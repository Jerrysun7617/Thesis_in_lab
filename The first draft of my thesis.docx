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236934" w14:textId="77777777" w:rsidR="0087014B" w:rsidRDefault="00D5184D">
      <w:pPr>
        <w:jc w:val="center"/>
        <w:rPr>
          <w:ins w:id="0" w:author="像个男人一样" w:date="2018-03-21T20:13:00Z"/>
        </w:rPr>
      </w:pPr>
      <w:bookmarkStart w:id="1" w:name="_Hlk478216576"/>
      <w:bookmarkStart w:id="2" w:name="_Hlk503290476"/>
      <w:bookmarkEnd w:id="1"/>
      <w:bookmarkEnd w:id="2"/>
      <w:ins w:id="3" w:author="像个男人一样" w:date="2018-03-21T20:13:00Z">
        <w:r>
          <w:rPr>
            <w:noProof/>
          </w:rPr>
          <w:drawing>
            <wp:inline distT="0" distB="0" distL="0" distR="0" wp14:anchorId="5B522440" wp14:editId="794587C9">
              <wp:extent cx="4166235" cy="1120140"/>
              <wp:effectExtent l="0" t="0" r="5715" b="3810"/>
              <wp:docPr id="45" name="Picture 1"/>
              <wp:cNvGraphicFramePr/>
              <a:graphic xmlns:a="http://schemas.openxmlformats.org/drawingml/2006/main">
                <a:graphicData uri="http://schemas.openxmlformats.org/drawingml/2006/picture">
                  <pic:pic xmlns:pic="http://schemas.openxmlformats.org/drawingml/2006/picture">
                    <pic:nvPicPr>
                      <pic:cNvPr id="45"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166235" cy="1120140"/>
                      </a:xfrm>
                      <a:prstGeom prst="rect">
                        <a:avLst/>
                      </a:prstGeom>
                      <a:noFill/>
                      <a:ln>
                        <a:noFill/>
                        <a:prstDash val="solid"/>
                      </a:ln>
                    </pic:spPr>
                  </pic:pic>
                </a:graphicData>
              </a:graphic>
            </wp:inline>
          </w:drawing>
        </w:r>
      </w:ins>
    </w:p>
    <w:p w14:paraId="0087B102" w14:textId="77777777" w:rsidR="0087014B" w:rsidRDefault="00D5184D">
      <w:pPr>
        <w:jc w:val="center"/>
        <w:rPr>
          <w:ins w:id="4" w:author="像个男人一样" w:date="2018-03-21T20:13:00Z"/>
        </w:rPr>
      </w:pPr>
      <w:ins w:id="5" w:author="像个男人一样" w:date="2018-03-21T20:13:00Z">
        <w:r>
          <w:tab/>
        </w:r>
        <w:r>
          <w:tab/>
        </w:r>
      </w:ins>
    </w:p>
    <w:p w14:paraId="709E4748" w14:textId="77777777" w:rsidR="0087014B" w:rsidRDefault="0087014B">
      <w:pPr>
        <w:pBdr>
          <w:bottom w:val="single" w:sz="4" w:space="1" w:color="auto"/>
        </w:pBdr>
        <w:jc w:val="center"/>
        <w:rPr>
          <w:ins w:id="6" w:author="像个男人一样" w:date="2018-03-21T20:13:00Z"/>
        </w:rPr>
      </w:pPr>
    </w:p>
    <w:p w14:paraId="032196C8" w14:textId="77777777" w:rsidR="0087014B" w:rsidRDefault="0087014B" w:rsidP="001B6DED">
      <w:pPr>
        <w:jc w:val="center"/>
        <w:rPr>
          <w:ins w:id="7" w:author="像个男人一样" w:date="2018-03-21T20:13:00Z"/>
        </w:rPr>
      </w:pPr>
      <w:bookmarkStart w:id="8" w:name="_GoBack"/>
    </w:p>
    <w:p w14:paraId="3AA2203E" w14:textId="77777777" w:rsidR="0087014B" w:rsidRDefault="00D5184D" w:rsidP="001B6DED">
      <w:pPr>
        <w:jc w:val="center"/>
        <w:rPr>
          <w:ins w:id="9" w:author="像个男人一样" w:date="2018-03-22T11:18:00Z"/>
          <w:sz w:val="44"/>
          <w:szCs w:val="44"/>
          <w:lang w:val="en-US"/>
        </w:rPr>
        <w:pPrChange w:id="10" w:author="像个男人一样" w:date="2018-03-21T20:14:00Z">
          <w:pPr>
            <w:pStyle w:val="Heading1"/>
            <w:numPr>
              <w:numId w:val="0"/>
            </w:numPr>
            <w:ind w:left="0" w:firstLine="0"/>
          </w:pPr>
        </w:pPrChange>
      </w:pPr>
      <w:bookmarkStart w:id="11" w:name="_Toc22882"/>
      <w:bookmarkStart w:id="12" w:name="_Toc18491"/>
      <w:bookmarkStart w:id="13" w:name="_Toc11884"/>
      <w:bookmarkStart w:id="14" w:name="_Toc4055"/>
      <w:ins w:id="15" w:author="像个男人一样" w:date="2018-03-22T11:19:00Z">
        <w:r>
          <w:rPr>
            <w:sz w:val="44"/>
            <w:szCs w:val="44"/>
            <w:lang w:val="en-US"/>
          </w:rPr>
          <w:t xml:space="preserve">Action Recognition </w:t>
        </w:r>
      </w:ins>
      <w:ins w:id="16" w:author="像个男人一样" w:date="2018-03-22T11:33:00Z">
        <w:r>
          <w:rPr>
            <w:rFonts w:hint="eastAsia"/>
            <w:sz w:val="44"/>
            <w:szCs w:val="44"/>
            <w:lang w:val="en-US"/>
          </w:rPr>
          <w:t>Algorithm</w:t>
        </w:r>
      </w:ins>
      <w:ins w:id="17" w:author="jie sun" w:date="2018-04-11T20:58:00Z">
        <w:r w:rsidR="001F421E">
          <w:rPr>
            <w:sz w:val="44"/>
            <w:szCs w:val="44"/>
            <w:lang w:val="en-US"/>
          </w:rPr>
          <w:t xml:space="preserve"> Research</w:t>
        </w:r>
      </w:ins>
      <w:ins w:id="18" w:author="像个男人一样" w:date="2018-03-22T11:33:00Z">
        <w:r>
          <w:rPr>
            <w:rFonts w:hint="eastAsia"/>
            <w:sz w:val="44"/>
            <w:szCs w:val="44"/>
            <w:lang w:val="en-US"/>
          </w:rPr>
          <w:t xml:space="preserve"> </w:t>
        </w:r>
      </w:ins>
      <w:ins w:id="19" w:author="像个男人一样" w:date="2018-03-22T11:31:00Z">
        <w:del w:id="20" w:author="jie sun" w:date="2018-04-11T20:57:00Z">
          <w:r w:rsidDel="001F421E">
            <w:rPr>
              <w:sz w:val="44"/>
              <w:szCs w:val="44"/>
              <w:lang w:val="en-US"/>
            </w:rPr>
            <w:delText>R</w:delText>
          </w:r>
        </w:del>
      </w:ins>
      <w:ins w:id="21" w:author="像个男人一样" w:date="2018-03-22T11:19:00Z">
        <w:del w:id="22" w:author="jie sun" w:date="2018-04-11T20:57:00Z">
          <w:r w:rsidDel="001F421E">
            <w:rPr>
              <w:sz w:val="44"/>
              <w:szCs w:val="44"/>
              <w:lang w:val="en-US"/>
            </w:rPr>
            <w:delText xml:space="preserve">esearch </w:delText>
          </w:r>
        </w:del>
        <w:r>
          <w:rPr>
            <w:sz w:val="44"/>
            <w:szCs w:val="44"/>
            <w:lang w:val="en-US"/>
          </w:rPr>
          <w:t>with</w:t>
        </w:r>
      </w:ins>
      <w:ins w:id="23" w:author="像个男人一样" w:date="2018-03-22T11:33:00Z">
        <w:r>
          <w:rPr>
            <w:rFonts w:hint="eastAsia"/>
            <w:sz w:val="44"/>
            <w:szCs w:val="44"/>
            <w:lang w:val="en-US"/>
          </w:rPr>
          <w:t xml:space="preserve"> </w:t>
        </w:r>
        <w:del w:id="24" w:author="jie sun" w:date="2018-04-11T20:57:00Z">
          <w:r w:rsidDel="001F421E">
            <w:rPr>
              <w:rFonts w:hint="eastAsia"/>
              <w:sz w:val="44"/>
              <w:szCs w:val="44"/>
              <w:lang w:val="en-US"/>
            </w:rPr>
            <w:delText>Multifunction</w:delText>
          </w:r>
        </w:del>
      </w:ins>
      <w:ins w:id="25" w:author="像个男人一样" w:date="2018-03-22T11:20:00Z">
        <w:del w:id="26" w:author="jie sun" w:date="2018-04-11T20:57:00Z">
          <w:r w:rsidDel="001F421E">
            <w:rPr>
              <w:sz w:val="44"/>
              <w:szCs w:val="44"/>
              <w:lang w:val="en-US"/>
            </w:rPr>
            <w:delText xml:space="preserve"> </w:delText>
          </w:r>
        </w:del>
      </w:ins>
      <w:ins w:id="27" w:author="像个男人一样" w:date="2018-03-22T11:32:00Z">
        <w:del w:id="28" w:author="jie sun" w:date="2018-04-11T20:57:00Z">
          <w:r w:rsidDel="001F421E">
            <w:rPr>
              <w:sz w:val="44"/>
              <w:szCs w:val="44"/>
              <w:lang w:val="en-US"/>
            </w:rPr>
            <w:delText>Glow-Stick</w:delText>
          </w:r>
        </w:del>
      </w:ins>
      <w:bookmarkEnd w:id="11"/>
      <w:bookmarkEnd w:id="12"/>
      <w:bookmarkEnd w:id="13"/>
      <w:bookmarkEnd w:id="14"/>
      <w:ins w:id="29" w:author="jie sun" w:date="2018-04-11T20:57:00Z">
        <w:r w:rsidR="001F421E">
          <w:rPr>
            <w:sz w:val="44"/>
            <w:szCs w:val="44"/>
            <w:lang w:val="en-US"/>
          </w:rPr>
          <w:t>G-sensor and Gyroscope</w:t>
        </w:r>
      </w:ins>
    </w:p>
    <w:bookmarkEnd w:id="8"/>
    <w:p w14:paraId="78BBBD18" w14:textId="77777777" w:rsidR="0087014B" w:rsidRDefault="00D5184D">
      <w:pPr>
        <w:jc w:val="both"/>
        <w:rPr>
          <w:ins w:id="30" w:author="像个男人一样" w:date="2018-03-21T20:13:00Z"/>
          <w:sz w:val="36"/>
          <w:szCs w:val="36"/>
        </w:rPr>
        <w:pPrChange w:id="31" w:author="像个男人一样" w:date="2018-03-22T11:33:00Z">
          <w:pPr>
            <w:jc w:val="center"/>
          </w:pPr>
        </w:pPrChange>
      </w:pPr>
      <w:ins w:id="32" w:author="像个男人一样" w:date="2018-03-21T20:13:00Z">
        <w:r>
          <w:tab/>
        </w:r>
        <w:r>
          <w:tab/>
        </w:r>
      </w:ins>
    </w:p>
    <w:p w14:paraId="55523901" w14:textId="77777777" w:rsidR="0087014B" w:rsidRDefault="0087014B">
      <w:pPr>
        <w:pBdr>
          <w:bottom w:val="single" w:sz="4" w:space="1" w:color="auto"/>
        </w:pBdr>
        <w:jc w:val="both"/>
        <w:rPr>
          <w:ins w:id="33" w:author="像个男人一样" w:date="2018-03-21T20:13:00Z"/>
          <w:sz w:val="36"/>
          <w:szCs w:val="36"/>
        </w:rPr>
        <w:pPrChange w:id="34" w:author="像个男人一样" w:date="2018-03-22T11:33:00Z">
          <w:pPr>
            <w:pBdr>
              <w:bottom w:val="single" w:sz="4" w:space="1" w:color="auto"/>
            </w:pBdr>
            <w:jc w:val="center"/>
          </w:pPr>
        </w:pPrChange>
      </w:pPr>
    </w:p>
    <w:p w14:paraId="4E61BBCC" w14:textId="77777777" w:rsidR="0087014B" w:rsidRDefault="0087014B">
      <w:pPr>
        <w:jc w:val="both"/>
        <w:rPr>
          <w:ins w:id="35" w:author="像个男人一样" w:date="2018-03-21T20:13:00Z"/>
        </w:rPr>
        <w:pPrChange w:id="36" w:author="像个男人一样" w:date="2018-03-21T20:14:00Z">
          <w:pPr>
            <w:jc w:val="center"/>
          </w:pPr>
        </w:pPrChange>
      </w:pPr>
    </w:p>
    <w:p w14:paraId="166E522F" w14:textId="77777777" w:rsidR="0087014B" w:rsidRDefault="0087014B">
      <w:pPr>
        <w:jc w:val="center"/>
        <w:rPr>
          <w:ins w:id="37" w:author="像个男人一样" w:date="2018-03-21T20:13:00Z"/>
        </w:rPr>
      </w:pPr>
    </w:p>
    <w:p w14:paraId="21539D15" w14:textId="77777777" w:rsidR="0087014B" w:rsidRDefault="00D5184D">
      <w:pPr>
        <w:jc w:val="center"/>
        <w:rPr>
          <w:ins w:id="38" w:author="像个男人一样" w:date="2018-03-21T20:13:00Z"/>
          <w:sz w:val="28"/>
          <w:szCs w:val="28"/>
        </w:rPr>
      </w:pPr>
      <w:ins w:id="39" w:author="像个男人一样" w:date="2018-03-21T20:13:00Z">
        <w:r>
          <w:rPr>
            <w:sz w:val="28"/>
            <w:szCs w:val="28"/>
          </w:rPr>
          <w:t>M.Sc. (Software Design and Development)</w:t>
        </w:r>
      </w:ins>
    </w:p>
    <w:p w14:paraId="1FBDF776" w14:textId="77777777" w:rsidR="0087014B" w:rsidRDefault="00D5184D">
      <w:pPr>
        <w:jc w:val="center"/>
        <w:rPr>
          <w:ins w:id="40" w:author="像个男人一样" w:date="2018-03-21T20:13:00Z"/>
          <w:sz w:val="28"/>
          <w:szCs w:val="28"/>
        </w:rPr>
      </w:pPr>
      <w:ins w:id="41" w:author="像个男人一样" w:date="2018-03-21T20:13:00Z">
        <w:r>
          <w:rPr>
            <w:sz w:val="28"/>
            <w:szCs w:val="28"/>
          </w:rPr>
          <w:t xml:space="preserve">National University </w:t>
        </w:r>
      </w:ins>
      <w:ins w:id="42" w:author="jie sun" w:date="2018-04-18T12:41:00Z">
        <w:r w:rsidR="0050162E">
          <w:rPr>
            <w:rFonts w:hint="eastAsia"/>
            <w:sz w:val="28"/>
            <w:szCs w:val="28"/>
          </w:rPr>
          <w:t>o</w:t>
        </w:r>
      </w:ins>
      <w:ins w:id="43" w:author="像个男人一样" w:date="2018-03-21T20:13:00Z">
        <w:del w:id="44" w:author="jie sun" w:date="2018-04-18T12:41:00Z">
          <w:r w:rsidDel="0050162E">
            <w:rPr>
              <w:sz w:val="28"/>
              <w:szCs w:val="28"/>
            </w:rPr>
            <w:delText>O</w:delText>
          </w:r>
        </w:del>
        <w:r>
          <w:rPr>
            <w:sz w:val="28"/>
            <w:szCs w:val="28"/>
          </w:rPr>
          <w:t>f Ireland, Galway</w:t>
        </w:r>
      </w:ins>
    </w:p>
    <w:p w14:paraId="55CB329F" w14:textId="77777777" w:rsidR="0087014B" w:rsidRDefault="00D5184D">
      <w:pPr>
        <w:jc w:val="center"/>
        <w:rPr>
          <w:ins w:id="45" w:author="像个男人一样" w:date="2018-03-21T20:13:00Z"/>
          <w:sz w:val="28"/>
          <w:szCs w:val="28"/>
        </w:rPr>
      </w:pPr>
      <w:ins w:id="46" w:author="像个男人一样" w:date="2018-03-21T20:13:00Z">
        <w:r>
          <w:rPr>
            <w:sz w:val="28"/>
            <w:szCs w:val="28"/>
          </w:rPr>
          <w:t>Discipline of Information Technology</w:t>
        </w:r>
      </w:ins>
    </w:p>
    <w:p w14:paraId="6F61E5E9" w14:textId="77777777" w:rsidR="0087014B" w:rsidRDefault="00D5184D">
      <w:pPr>
        <w:jc w:val="center"/>
        <w:rPr>
          <w:ins w:id="47" w:author="像个男人一样" w:date="2018-03-21T20:13:00Z"/>
          <w:sz w:val="28"/>
          <w:szCs w:val="28"/>
        </w:rPr>
      </w:pPr>
      <w:ins w:id="48" w:author="像个男人一样" w:date="2018-03-21T20:13:00Z">
        <w:r>
          <w:rPr>
            <w:sz w:val="28"/>
            <w:szCs w:val="28"/>
          </w:rPr>
          <w:t>College of Engineering &amp; Informatics</w:t>
        </w:r>
      </w:ins>
    </w:p>
    <w:p w14:paraId="19BE07EB" w14:textId="77777777" w:rsidR="0087014B" w:rsidRDefault="0087014B">
      <w:pPr>
        <w:rPr>
          <w:ins w:id="49" w:author="像个男人一样" w:date="2018-03-21T20:13:00Z"/>
          <w:sz w:val="36"/>
          <w:szCs w:val="36"/>
        </w:rPr>
      </w:pPr>
    </w:p>
    <w:p w14:paraId="2A4287FB" w14:textId="77777777" w:rsidR="0087014B" w:rsidRDefault="00D5184D">
      <w:pPr>
        <w:tabs>
          <w:tab w:val="left" w:pos="1485"/>
        </w:tabs>
        <w:rPr>
          <w:ins w:id="50" w:author="像个男人一样" w:date="2018-03-21T20:13:00Z"/>
          <w:sz w:val="28"/>
          <w:szCs w:val="28"/>
        </w:rPr>
      </w:pPr>
      <w:ins w:id="51" w:author="像个男人一样" w:date="2018-03-21T20:13:00Z">
        <w:r>
          <w:rPr>
            <w:sz w:val="28"/>
            <w:szCs w:val="28"/>
          </w:rPr>
          <w:tab/>
        </w:r>
        <w:r>
          <w:rPr>
            <w:sz w:val="28"/>
            <w:szCs w:val="28"/>
          </w:rPr>
          <w:tab/>
          <w:t xml:space="preserve"> Student: </w:t>
        </w:r>
        <w:r>
          <w:rPr>
            <w:sz w:val="28"/>
            <w:szCs w:val="28"/>
          </w:rPr>
          <w:tab/>
        </w:r>
        <w:r>
          <w:rPr>
            <w:sz w:val="28"/>
            <w:szCs w:val="28"/>
          </w:rPr>
          <w:tab/>
        </w:r>
        <w:r>
          <w:rPr>
            <w:sz w:val="28"/>
            <w:szCs w:val="28"/>
          </w:rPr>
          <w:tab/>
        </w:r>
      </w:ins>
      <w:ins w:id="52" w:author="像个男人一样" w:date="2018-03-21T23:32:00Z">
        <w:r>
          <w:rPr>
            <w:rFonts w:hint="eastAsia"/>
            <w:sz w:val="28"/>
            <w:szCs w:val="28"/>
            <w:lang w:val="en-US"/>
          </w:rPr>
          <w:tab/>
        </w:r>
      </w:ins>
      <w:ins w:id="53" w:author="像个男人一样" w:date="2018-03-21T20:13:00Z">
        <w:r>
          <w:rPr>
            <w:rFonts w:eastAsia="SimSun" w:hint="eastAsia"/>
            <w:sz w:val="28"/>
            <w:szCs w:val="28"/>
            <w:lang w:val="en-US"/>
          </w:rPr>
          <w:t>Jie Sun</w:t>
        </w:r>
      </w:ins>
    </w:p>
    <w:p w14:paraId="55677835" w14:textId="77777777" w:rsidR="0087014B" w:rsidRDefault="00D5184D">
      <w:pPr>
        <w:tabs>
          <w:tab w:val="left" w:pos="1485"/>
        </w:tabs>
        <w:rPr>
          <w:ins w:id="54" w:author="像个男人一样" w:date="2018-03-21T20:13:00Z"/>
          <w:sz w:val="28"/>
          <w:szCs w:val="28"/>
        </w:rPr>
      </w:pPr>
      <w:ins w:id="55" w:author="像个男人一样" w:date="2018-03-21T20:13:00Z">
        <w:r>
          <w:rPr>
            <w:sz w:val="28"/>
            <w:szCs w:val="28"/>
          </w:rPr>
          <w:tab/>
        </w:r>
        <w:r>
          <w:rPr>
            <w:sz w:val="28"/>
            <w:szCs w:val="28"/>
          </w:rPr>
          <w:tab/>
          <w:t xml:space="preserve">Student Number: </w:t>
        </w:r>
        <w:r>
          <w:rPr>
            <w:sz w:val="28"/>
            <w:szCs w:val="28"/>
          </w:rPr>
          <w:tab/>
        </w:r>
        <w:r>
          <w:rPr>
            <w:rFonts w:eastAsia="SimSun" w:hint="eastAsia"/>
            <w:sz w:val="28"/>
            <w:szCs w:val="28"/>
            <w:lang w:val="en-US"/>
          </w:rPr>
          <w:tab/>
          <w:t>16230972</w:t>
        </w:r>
      </w:ins>
    </w:p>
    <w:p w14:paraId="2CE86BC0" w14:textId="4493AD67" w:rsidR="000156E0" w:rsidRDefault="00D5184D" w:rsidP="001B6DED">
      <w:pPr>
        <w:ind w:left="1440" w:firstLine="720"/>
        <w:rPr>
          <w:sz w:val="28"/>
          <w:szCs w:val="28"/>
        </w:rPr>
        <w:sectPr w:rsidR="000156E0" w:rsidSect="009A6DCD">
          <w:footerReference w:type="default" r:id="rId10"/>
          <w:footerReference w:type="first" r:id="rId11"/>
          <w:endnotePr>
            <w:numFmt w:val="decimal"/>
          </w:endnotePr>
          <w:pgSz w:w="11906" w:h="16838"/>
          <w:pgMar w:top="1440" w:right="1440" w:bottom="1440" w:left="1440" w:header="708" w:footer="708" w:gutter="0"/>
          <w:pgNumType w:fmt="lowerRoman" w:start="1"/>
          <w:cols w:space="708"/>
          <w:titlePg/>
          <w:docGrid w:linePitch="360"/>
        </w:sectPr>
      </w:pPr>
      <w:ins w:id="56" w:author="像个男人一样" w:date="2018-03-21T20:13:00Z">
        <w:r>
          <w:rPr>
            <w:sz w:val="28"/>
            <w:szCs w:val="28"/>
          </w:rPr>
          <w:t xml:space="preserve">Academic Supervisor: </w:t>
        </w:r>
        <w:r>
          <w:rPr>
            <w:sz w:val="28"/>
            <w:szCs w:val="28"/>
          </w:rPr>
          <w:tab/>
          <w:t>Dr. Frank Glavin</w:t>
        </w:r>
      </w:ins>
    </w:p>
    <w:p w14:paraId="088D6BBD" w14:textId="75B6ABCD" w:rsidR="009A6DCD" w:rsidRDefault="009A6DCD" w:rsidP="000156E0">
      <w:pPr>
        <w:rPr>
          <w:sz w:val="28"/>
          <w:szCs w:val="28"/>
        </w:rPr>
        <w:sectPr w:rsidR="009A6DCD" w:rsidSect="000156E0">
          <w:endnotePr>
            <w:numFmt w:val="decimal"/>
          </w:endnotePr>
          <w:pgSz w:w="11906" w:h="16838"/>
          <w:pgMar w:top="1440" w:right="1440" w:bottom="1440" w:left="1440" w:header="708" w:footer="708" w:gutter="0"/>
          <w:pgNumType w:fmt="lowerRoman" w:start="1"/>
          <w:cols w:space="708"/>
          <w:docGrid w:linePitch="360"/>
        </w:sectPr>
      </w:pPr>
    </w:p>
    <w:p w14:paraId="504E8797" w14:textId="77777777" w:rsidR="000156E0" w:rsidRDefault="000156E0" w:rsidP="000156E0">
      <w:pPr>
        <w:rPr>
          <w:sz w:val="28"/>
          <w:szCs w:val="28"/>
        </w:rPr>
        <w:sectPr w:rsidR="000156E0" w:rsidSect="009A6DCD">
          <w:endnotePr>
            <w:numFmt w:val="decimal"/>
          </w:endnotePr>
          <w:type w:val="continuous"/>
          <w:pgSz w:w="11906" w:h="16838"/>
          <w:pgMar w:top="1440" w:right="1440" w:bottom="1440" w:left="1440" w:header="708" w:footer="708" w:gutter="0"/>
          <w:pgNumType w:fmt="lowerRoman" w:start="1"/>
          <w:cols w:space="708"/>
          <w:titlePg/>
          <w:docGrid w:linePitch="360"/>
        </w:sectPr>
      </w:pPr>
    </w:p>
    <w:p w14:paraId="661B2489" w14:textId="25D75116" w:rsidR="009A6DCD" w:rsidRDefault="009A6DCD" w:rsidP="00882E0F">
      <w:pPr>
        <w:ind w:left="1440" w:firstLine="720"/>
        <w:rPr>
          <w:sz w:val="28"/>
          <w:szCs w:val="28"/>
        </w:rPr>
      </w:pPr>
    </w:p>
    <w:sdt>
      <w:sdtPr>
        <w:id w:val="-166714246"/>
        <w:docPartObj>
          <w:docPartGallery w:val="Table of Contents"/>
          <w:docPartUnique/>
        </w:docPartObj>
      </w:sdtPr>
      <w:sdtEndPr>
        <w:rPr>
          <w:rFonts w:ascii="Microsoft JhengHei" w:eastAsiaTheme="minorEastAsia" w:hAnsi="Microsoft JhengHei" w:cstheme="minorBidi"/>
          <w:b/>
          <w:bCs/>
          <w:noProof/>
          <w:color w:val="auto"/>
          <w:sz w:val="24"/>
          <w:szCs w:val="22"/>
          <w:lang w:val="en-IE" w:eastAsia="zh-CN"/>
        </w:rPr>
      </w:sdtEndPr>
      <w:sdtContent>
        <w:p w14:paraId="4EE9A210" w14:textId="13A34E89" w:rsidR="001B6DED" w:rsidRDefault="001B6DED">
          <w:pPr>
            <w:pStyle w:val="TOCHeading"/>
          </w:pPr>
          <w:r>
            <w:t>Table of Contents</w:t>
          </w:r>
        </w:p>
        <w:p w14:paraId="266D5B99" w14:textId="4CF8083F" w:rsidR="001B6DED" w:rsidRDefault="001B6DED">
          <w:pPr>
            <w:pStyle w:val="TOC1"/>
            <w:tabs>
              <w:tab w:val="right" w:leader="dot" w:pos="9016"/>
            </w:tabs>
            <w:rPr>
              <w:rFonts w:asciiTheme="minorHAnsi" w:hAnsiTheme="minorHAnsi"/>
              <w:noProof/>
              <w:sz w:val="22"/>
            </w:rPr>
          </w:pPr>
          <w:r>
            <w:fldChar w:fldCharType="begin"/>
          </w:r>
          <w:r>
            <w:instrText xml:space="preserve"> TOC \o "1-3" \h \z \u </w:instrText>
          </w:r>
          <w:r>
            <w:fldChar w:fldCharType="separate"/>
          </w:r>
          <w:hyperlink w:anchor="_Toc517903992" w:history="1">
            <w:r w:rsidRPr="00770084">
              <w:rPr>
                <w:rStyle w:val="Hyperlink"/>
                <w:noProof/>
              </w:rPr>
              <w:t>Table Of Contents</w:t>
            </w:r>
            <w:r>
              <w:rPr>
                <w:noProof/>
                <w:webHidden/>
              </w:rPr>
              <w:tab/>
            </w:r>
            <w:r>
              <w:rPr>
                <w:noProof/>
                <w:webHidden/>
              </w:rPr>
              <w:fldChar w:fldCharType="begin"/>
            </w:r>
            <w:r>
              <w:rPr>
                <w:noProof/>
                <w:webHidden/>
              </w:rPr>
              <w:instrText xml:space="preserve"> PAGEREF _Toc517903992 \h </w:instrText>
            </w:r>
            <w:r>
              <w:rPr>
                <w:noProof/>
                <w:webHidden/>
              </w:rPr>
            </w:r>
            <w:r>
              <w:rPr>
                <w:noProof/>
                <w:webHidden/>
              </w:rPr>
              <w:fldChar w:fldCharType="separate"/>
            </w:r>
            <w:r>
              <w:rPr>
                <w:noProof/>
                <w:webHidden/>
              </w:rPr>
              <w:t>iv</w:t>
            </w:r>
            <w:r>
              <w:rPr>
                <w:noProof/>
                <w:webHidden/>
              </w:rPr>
              <w:fldChar w:fldCharType="end"/>
            </w:r>
          </w:hyperlink>
        </w:p>
        <w:p w14:paraId="4C5FB4DA" w14:textId="44587DDA" w:rsidR="001B6DED" w:rsidRDefault="001B6DED">
          <w:pPr>
            <w:pStyle w:val="TOC2"/>
            <w:tabs>
              <w:tab w:val="right" w:leader="dot" w:pos="9016"/>
            </w:tabs>
            <w:rPr>
              <w:rFonts w:asciiTheme="minorHAnsi" w:hAnsiTheme="minorHAnsi"/>
              <w:noProof/>
              <w:sz w:val="22"/>
            </w:rPr>
          </w:pPr>
          <w:hyperlink w:anchor="_Toc517903993" w:history="1">
            <w:r w:rsidRPr="00770084">
              <w:rPr>
                <w:rStyle w:val="Hyperlink"/>
                <w:rFonts w:eastAsia="Microsoft JhengHei"/>
                <w:noProof/>
              </w:rPr>
              <w:t>Declaration</w:t>
            </w:r>
            <w:r>
              <w:rPr>
                <w:noProof/>
                <w:webHidden/>
              </w:rPr>
              <w:tab/>
            </w:r>
            <w:r>
              <w:rPr>
                <w:noProof/>
                <w:webHidden/>
              </w:rPr>
              <w:fldChar w:fldCharType="begin"/>
            </w:r>
            <w:r>
              <w:rPr>
                <w:noProof/>
                <w:webHidden/>
              </w:rPr>
              <w:instrText xml:space="preserve"> PAGEREF _Toc517903993 \h </w:instrText>
            </w:r>
            <w:r>
              <w:rPr>
                <w:noProof/>
                <w:webHidden/>
              </w:rPr>
            </w:r>
            <w:r>
              <w:rPr>
                <w:noProof/>
                <w:webHidden/>
              </w:rPr>
              <w:fldChar w:fldCharType="separate"/>
            </w:r>
            <w:r>
              <w:rPr>
                <w:noProof/>
                <w:webHidden/>
              </w:rPr>
              <w:t>iv</w:t>
            </w:r>
            <w:r>
              <w:rPr>
                <w:noProof/>
                <w:webHidden/>
              </w:rPr>
              <w:fldChar w:fldCharType="end"/>
            </w:r>
          </w:hyperlink>
        </w:p>
        <w:p w14:paraId="0EA9F8D9" w14:textId="3D2E27B9" w:rsidR="001B6DED" w:rsidRDefault="001B6DED">
          <w:pPr>
            <w:pStyle w:val="TOC2"/>
            <w:tabs>
              <w:tab w:val="right" w:leader="dot" w:pos="9016"/>
            </w:tabs>
            <w:rPr>
              <w:rFonts w:asciiTheme="minorHAnsi" w:hAnsiTheme="minorHAnsi"/>
              <w:noProof/>
              <w:sz w:val="22"/>
            </w:rPr>
          </w:pPr>
          <w:hyperlink w:anchor="_Toc517903994" w:history="1">
            <w:r w:rsidRPr="00770084">
              <w:rPr>
                <w:rStyle w:val="Hyperlink"/>
                <w:rFonts w:eastAsia="Microsoft JhengHei"/>
                <w:noProof/>
                <w:lang w:val="en-US"/>
              </w:rPr>
              <w:t>List</w:t>
            </w:r>
            <w:r w:rsidRPr="00770084">
              <w:rPr>
                <w:rStyle w:val="Hyperlink"/>
                <w:rFonts w:eastAsia="Microsoft JhengHei"/>
                <w:noProof/>
              </w:rPr>
              <w:t xml:space="preserve"> Of Figures</w:t>
            </w:r>
            <w:r>
              <w:rPr>
                <w:noProof/>
                <w:webHidden/>
              </w:rPr>
              <w:tab/>
            </w:r>
            <w:r>
              <w:rPr>
                <w:noProof/>
                <w:webHidden/>
              </w:rPr>
              <w:fldChar w:fldCharType="begin"/>
            </w:r>
            <w:r>
              <w:rPr>
                <w:noProof/>
                <w:webHidden/>
              </w:rPr>
              <w:instrText xml:space="preserve"> PAGEREF _Toc517903994 \h </w:instrText>
            </w:r>
            <w:r>
              <w:rPr>
                <w:noProof/>
                <w:webHidden/>
              </w:rPr>
            </w:r>
            <w:r>
              <w:rPr>
                <w:noProof/>
                <w:webHidden/>
              </w:rPr>
              <w:fldChar w:fldCharType="separate"/>
            </w:r>
            <w:r>
              <w:rPr>
                <w:noProof/>
                <w:webHidden/>
              </w:rPr>
              <w:t>iv</w:t>
            </w:r>
            <w:r>
              <w:rPr>
                <w:noProof/>
                <w:webHidden/>
              </w:rPr>
              <w:fldChar w:fldCharType="end"/>
            </w:r>
          </w:hyperlink>
        </w:p>
        <w:p w14:paraId="29BC54A8" w14:textId="4BDBB2F3" w:rsidR="001B6DED" w:rsidRDefault="001B6DED">
          <w:pPr>
            <w:pStyle w:val="TOC2"/>
            <w:tabs>
              <w:tab w:val="right" w:leader="dot" w:pos="9016"/>
            </w:tabs>
            <w:rPr>
              <w:rFonts w:asciiTheme="minorHAnsi" w:hAnsiTheme="minorHAnsi"/>
              <w:noProof/>
              <w:sz w:val="22"/>
            </w:rPr>
          </w:pPr>
          <w:hyperlink w:anchor="_Toc517903995" w:history="1">
            <w:r w:rsidRPr="00770084">
              <w:rPr>
                <w:rStyle w:val="Hyperlink"/>
                <w:rFonts w:eastAsia="Microsoft JhengHei"/>
                <w:noProof/>
              </w:rPr>
              <w:t>List Of Tables</w:t>
            </w:r>
            <w:r>
              <w:rPr>
                <w:noProof/>
                <w:webHidden/>
              </w:rPr>
              <w:tab/>
            </w:r>
            <w:r>
              <w:rPr>
                <w:noProof/>
                <w:webHidden/>
              </w:rPr>
              <w:fldChar w:fldCharType="begin"/>
            </w:r>
            <w:r>
              <w:rPr>
                <w:noProof/>
                <w:webHidden/>
              </w:rPr>
              <w:instrText xml:space="preserve"> PAGEREF _Toc517903995 \h </w:instrText>
            </w:r>
            <w:r>
              <w:rPr>
                <w:noProof/>
                <w:webHidden/>
              </w:rPr>
            </w:r>
            <w:r>
              <w:rPr>
                <w:noProof/>
                <w:webHidden/>
              </w:rPr>
              <w:fldChar w:fldCharType="separate"/>
            </w:r>
            <w:r>
              <w:rPr>
                <w:noProof/>
                <w:webHidden/>
              </w:rPr>
              <w:t>vi</w:t>
            </w:r>
            <w:r>
              <w:rPr>
                <w:noProof/>
                <w:webHidden/>
              </w:rPr>
              <w:fldChar w:fldCharType="end"/>
            </w:r>
          </w:hyperlink>
        </w:p>
        <w:p w14:paraId="390870DF" w14:textId="24D5A389" w:rsidR="001B6DED" w:rsidRDefault="001B6DED">
          <w:pPr>
            <w:pStyle w:val="TOC2"/>
            <w:tabs>
              <w:tab w:val="right" w:leader="dot" w:pos="9016"/>
            </w:tabs>
            <w:rPr>
              <w:rFonts w:asciiTheme="minorHAnsi" w:hAnsiTheme="minorHAnsi"/>
              <w:noProof/>
              <w:sz w:val="22"/>
            </w:rPr>
          </w:pPr>
          <w:hyperlink w:anchor="_Toc517903996" w:history="1">
            <w:r w:rsidRPr="00770084">
              <w:rPr>
                <w:rStyle w:val="Hyperlink"/>
                <w:rFonts w:eastAsia="Microsoft JhengHei"/>
                <w:noProof/>
              </w:rPr>
              <w:t>Glossary Of Abbreviations</w:t>
            </w:r>
            <w:r>
              <w:rPr>
                <w:noProof/>
                <w:webHidden/>
              </w:rPr>
              <w:tab/>
            </w:r>
            <w:r>
              <w:rPr>
                <w:noProof/>
                <w:webHidden/>
              </w:rPr>
              <w:fldChar w:fldCharType="begin"/>
            </w:r>
            <w:r>
              <w:rPr>
                <w:noProof/>
                <w:webHidden/>
              </w:rPr>
              <w:instrText xml:space="preserve"> PAGEREF _Toc517903996 \h </w:instrText>
            </w:r>
            <w:r>
              <w:rPr>
                <w:noProof/>
                <w:webHidden/>
              </w:rPr>
            </w:r>
            <w:r>
              <w:rPr>
                <w:noProof/>
                <w:webHidden/>
              </w:rPr>
              <w:fldChar w:fldCharType="separate"/>
            </w:r>
            <w:r>
              <w:rPr>
                <w:noProof/>
                <w:webHidden/>
              </w:rPr>
              <w:t>vii</w:t>
            </w:r>
            <w:r>
              <w:rPr>
                <w:noProof/>
                <w:webHidden/>
              </w:rPr>
              <w:fldChar w:fldCharType="end"/>
            </w:r>
          </w:hyperlink>
        </w:p>
        <w:p w14:paraId="13DEEB90" w14:textId="0C0427F1" w:rsidR="001B6DED" w:rsidRDefault="001B6DED">
          <w:pPr>
            <w:pStyle w:val="TOC2"/>
            <w:tabs>
              <w:tab w:val="right" w:leader="dot" w:pos="9016"/>
            </w:tabs>
            <w:rPr>
              <w:rFonts w:asciiTheme="minorHAnsi" w:hAnsiTheme="minorHAnsi"/>
              <w:noProof/>
              <w:sz w:val="22"/>
            </w:rPr>
          </w:pPr>
          <w:hyperlink w:anchor="_Toc517903997" w:history="1">
            <w:r w:rsidRPr="00770084">
              <w:rPr>
                <w:rStyle w:val="Hyperlink"/>
                <w:rFonts w:eastAsia="Microsoft JhengHei"/>
                <w:noProof/>
              </w:rPr>
              <w:t>Abstract</w:t>
            </w:r>
            <w:r>
              <w:rPr>
                <w:noProof/>
                <w:webHidden/>
              </w:rPr>
              <w:tab/>
            </w:r>
            <w:r>
              <w:rPr>
                <w:noProof/>
                <w:webHidden/>
              </w:rPr>
              <w:fldChar w:fldCharType="begin"/>
            </w:r>
            <w:r>
              <w:rPr>
                <w:noProof/>
                <w:webHidden/>
              </w:rPr>
              <w:instrText xml:space="preserve"> PAGEREF _Toc517903997 \h </w:instrText>
            </w:r>
            <w:r>
              <w:rPr>
                <w:noProof/>
                <w:webHidden/>
              </w:rPr>
            </w:r>
            <w:r>
              <w:rPr>
                <w:noProof/>
                <w:webHidden/>
              </w:rPr>
              <w:fldChar w:fldCharType="separate"/>
            </w:r>
            <w:r>
              <w:rPr>
                <w:noProof/>
                <w:webHidden/>
              </w:rPr>
              <w:t>viii</w:t>
            </w:r>
            <w:r>
              <w:rPr>
                <w:noProof/>
                <w:webHidden/>
              </w:rPr>
              <w:fldChar w:fldCharType="end"/>
            </w:r>
          </w:hyperlink>
        </w:p>
        <w:p w14:paraId="69FFB0E7" w14:textId="7A88E663" w:rsidR="001B6DED" w:rsidRDefault="001B6DED">
          <w:pPr>
            <w:pStyle w:val="TOC2"/>
            <w:tabs>
              <w:tab w:val="right" w:leader="dot" w:pos="9016"/>
            </w:tabs>
            <w:rPr>
              <w:rFonts w:asciiTheme="minorHAnsi" w:hAnsiTheme="minorHAnsi"/>
              <w:noProof/>
              <w:sz w:val="22"/>
            </w:rPr>
          </w:pPr>
          <w:hyperlink w:anchor="_Toc517903998" w:history="1">
            <w:r w:rsidRPr="00770084">
              <w:rPr>
                <w:rStyle w:val="Hyperlink"/>
                <w:rFonts w:eastAsia="Microsoft JhengHei"/>
                <w:noProof/>
              </w:rPr>
              <w:t>Acknowledgement</w:t>
            </w:r>
            <w:r w:rsidRPr="00770084">
              <w:rPr>
                <w:rStyle w:val="Hyperlink"/>
                <w:rFonts w:eastAsia="Microsoft JhengHei"/>
                <w:noProof/>
                <w:lang w:val="en-US"/>
              </w:rPr>
              <w:t>s</w:t>
            </w:r>
            <w:r>
              <w:rPr>
                <w:noProof/>
                <w:webHidden/>
              </w:rPr>
              <w:tab/>
            </w:r>
            <w:r>
              <w:rPr>
                <w:noProof/>
                <w:webHidden/>
              </w:rPr>
              <w:fldChar w:fldCharType="begin"/>
            </w:r>
            <w:r>
              <w:rPr>
                <w:noProof/>
                <w:webHidden/>
              </w:rPr>
              <w:instrText xml:space="preserve"> PAGEREF _Toc517903998 \h </w:instrText>
            </w:r>
            <w:r>
              <w:rPr>
                <w:noProof/>
                <w:webHidden/>
              </w:rPr>
            </w:r>
            <w:r>
              <w:rPr>
                <w:noProof/>
                <w:webHidden/>
              </w:rPr>
              <w:fldChar w:fldCharType="separate"/>
            </w:r>
            <w:r>
              <w:rPr>
                <w:noProof/>
                <w:webHidden/>
              </w:rPr>
              <w:t>ix</w:t>
            </w:r>
            <w:r>
              <w:rPr>
                <w:noProof/>
                <w:webHidden/>
              </w:rPr>
              <w:fldChar w:fldCharType="end"/>
            </w:r>
          </w:hyperlink>
        </w:p>
        <w:p w14:paraId="11327399" w14:textId="5BF940D4" w:rsidR="001B6DED" w:rsidRDefault="001B6DED">
          <w:pPr>
            <w:pStyle w:val="TOC1"/>
            <w:tabs>
              <w:tab w:val="left" w:pos="480"/>
              <w:tab w:val="right" w:leader="dot" w:pos="9016"/>
            </w:tabs>
            <w:rPr>
              <w:rFonts w:asciiTheme="minorHAnsi" w:hAnsiTheme="minorHAnsi"/>
              <w:noProof/>
              <w:sz w:val="22"/>
            </w:rPr>
          </w:pPr>
          <w:hyperlink w:anchor="_Toc517903999" w:history="1">
            <w:r w:rsidRPr="00770084">
              <w:rPr>
                <w:rStyle w:val="Hyperlink"/>
                <w:noProof/>
              </w:rPr>
              <w:t>1</w:t>
            </w:r>
            <w:r>
              <w:rPr>
                <w:rFonts w:asciiTheme="minorHAnsi" w:hAnsiTheme="minorHAnsi"/>
                <w:noProof/>
                <w:sz w:val="22"/>
              </w:rPr>
              <w:tab/>
            </w:r>
            <w:r w:rsidRPr="00770084">
              <w:rPr>
                <w:rStyle w:val="Hyperlink"/>
                <w:noProof/>
              </w:rPr>
              <w:t>Introduction</w:t>
            </w:r>
            <w:r>
              <w:rPr>
                <w:noProof/>
                <w:webHidden/>
              </w:rPr>
              <w:tab/>
            </w:r>
            <w:r>
              <w:rPr>
                <w:noProof/>
                <w:webHidden/>
              </w:rPr>
              <w:fldChar w:fldCharType="begin"/>
            </w:r>
            <w:r>
              <w:rPr>
                <w:noProof/>
                <w:webHidden/>
              </w:rPr>
              <w:instrText xml:space="preserve"> PAGEREF _Toc517903999 \h </w:instrText>
            </w:r>
            <w:r>
              <w:rPr>
                <w:noProof/>
                <w:webHidden/>
              </w:rPr>
            </w:r>
            <w:r>
              <w:rPr>
                <w:noProof/>
                <w:webHidden/>
              </w:rPr>
              <w:fldChar w:fldCharType="separate"/>
            </w:r>
            <w:r>
              <w:rPr>
                <w:noProof/>
                <w:webHidden/>
              </w:rPr>
              <w:t>1</w:t>
            </w:r>
            <w:r>
              <w:rPr>
                <w:noProof/>
                <w:webHidden/>
              </w:rPr>
              <w:fldChar w:fldCharType="end"/>
            </w:r>
          </w:hyperlink>
        </w:p>
        <w:p w14:paraId="57897AB7" w14:textId="10B66CF2" w:rsidR="001B6DED" w:rsidRDefault="001B6DED">
          <w:pPr>
            <w:pStyle w:val="TOC2"/>
            <w:tabs>
              <w:tab w:val="left" w:pos="880"/>
              <w:tab w:val="right" w:leader="dot" w:pos="9016"/>
            </w:tabs>
            <w:rPr>
              <w:rFonts w:asciiTheme="minorHAnsi" w:hAnsiTheme="minorHAnsi"/>
              <w:noProof/>
              <w:sz w:val="22"/>
            </w:rPr>
          </w:pPr>
          <w:hyperlink w:anchor="_Toc517904000" w:history="1">
            <w:r w:rsidRPr="00770084">
              <w:rPr>
                <w:rStyle w:val="Hyperlink"/>
                <w:noProof/>
              </w:rPr>
              <w:t>1.1</w:t>
            </w:r>
            <w:r>
              <w:rPr>
                <w:rFonts w:asciiTheme="minorHAnsi" w:hAnsiTheme="minorHAnsi"/>
                <w:noProof/>
                <w:sz w:val="22"/>
              </w:rPr>
              <w:tab/>
            </w:r>
            <w:r w:rsidRPr="00770084">
              <w:rPr>
                <w:rStyle w:val="Hyperlink"/>
                <w:noProof/>
              </w:rPr>
              <w:t>Background Information</w:t>
            </w:r>
            <w:r>
              <w:rPr>
                <w:noProof/>
                <w:webHidden/>
              </w:rPr>
              <w:tab/>
            </w:r>
            <w:r>
              <w:rPr>
                <w:noProof/>
                <w:webHidden/>
              </w:rPr>
              <w:fldChar w:fldCharType="begin"/>
            </w:r>
            <w:r>
              <w:rPr>
                <w:noProof/>
                <w:webHidden/>
              </w:rPr>
              <w:instrText xml:space="preserve"> PAGEREF _Toc517904000 \h </w:instrText>
            </w:r>
            <w:r>
              <w:rPr>
                <w:noProof/>
                <w:webHidden/>
              </w:rPr>
            </w:r>
            <w:r>
              <w:rPr>
                <w:noProof/>
                <w:webHidden/>
              </w:rPr>
              <w:fldChar w:fldCharType="separate"/>
            </w:r>
            <w:r>
              <w:rPr>
                <w:noProof/>
                <w:webHidden/>
              </w:rPr>
              <w:t>1</w:t>
            </w:r>
            <w:r>
              <w:rPr>
                <w:noProof/>
                <w:webHidden/>
              </w:rPr>
              <w:fldChar w:fldCharType="end"/>
            </w:r>
          </w:hyperlink>
        </w:p>
        <w:p w14:paraId="503598EB" w14:textId="046CF4C1" w:rsidR="001B6DED" w:rsidRDefault="001B6DED">
          <w:pPr>
            <w:pStyle w:val="TOC1"/>
            <w:tabs>
              <w:tab w:val="left" w:pos="480"/>
              <w:tab w:val="right" w:leader="dot" w:pos="9016"/>
            </w:tabs>
            <w:rPr>
              <w:rFonts w:asciiTheme="minorHAnsi" w:hAnsiTheme="minorHAnsi"/>
              <w:noProof/>
              <w:sz w:val="22"/>
            </w:rPr>
          </w:pPr>
          <w:hyperlink w:anchor="_Toc517904001" w:history="1">
            <w:r w:rsidRPr="00770084">
              <w:rPr>
                <w:rStyle w:val="Hyperlink"/>
                <w:noProof/>
              </w:rPr>
              <w:t>2</w:t>
            </w:r>
            <w:r>
              <w:rPr>
                <w:rFonts w:asciiTheme="minorHAnsi" w:hAnsiTheme="minorHAnsi"/>
                <w:noProof/>
                <w:sz w:val="22"/>
              </w:rPr>
              <w:tab/>
            </w:r>
            <w:r w:rsidRPr="00770084">
              <w:rPr>
                <w:rStyle w:val="Hyperlink"/>
                <w:noProof/>
              </w:rPr>
              <w:t>Accelerometer With Steps Algorithm</w:t>
            </w:r>
            <w:r>
              <w:rPr>
                <w:noProof/>
                <w:webHidden/>
              </w:rPr>
              <w:tab/>
            </w:r>
            <w:r>
              <w:rPr>
                <w:noProof/>
                <w:webHidden/>
              </w:rPr>
              <w:fldChar w:fldCharType="begin"/>
            </w:r>
            <w:r>
              <w:rPr>
                <w:noProof/>
                <w:webHidden/>
              </w:rPr>
              <w:instrText xml:space="preserve"> PAGEREF _Toc517904001 \h </w:instrText>
            </w:r>
            <w:r>
              <w:rPr>
                <w:noProof/>
                <w:webHidden/>
              </w:rPr>
            </w:r>
            <w:r>
              <w:rPr>
                <w:noProof/>
                <w:webHidden/>
              </w:rPr>
              <w:fldChar w:fldCharType="separate"/>
            </w:r>
            <w:r>
              <w:rPr>
                <w:noProof/>
                <w:webHidden/>
              </w:rPr>
              <w:t>2</w:t>
            </w:r>
            <w:r>
              <w:rPr>
                <w:noProof/>
                <w:webHidden/>
              </w:rPr>
              <w:fldChar w:fldCharType="end"/>
            </w:r>
          </w:hyperlink>
        </w:p>
        <w:p w14:paraId="3338526D" w14:textId="331AF036" w:rsidR="001B6DED" w:rsidRDefault="001B6DED">
          <w:pPr>
            <w:pStyle w:val="TOC2"/>
            <w:tabs>
              <w:tab w:val="left" w:pos="880"/>
              <w:tab w:val="right" w:leader="dot" w:pos="9016"/>
            </w:tabs>
            <w:rPr>
              <w:rFonts w:asciiTheme="minorHAnsi" w:hAnsiTheme="minorHAnsi"/>
              <w:noProof/>
              <w:sz w:val="22"/>
            </w:rPr>
          </w:pPr>
          <w:hyperlink w:anchor="_Toc517904002" w:history="1">
            <w:r w:rsidRPr="00770084">
              <w:rPr>
                <w:rStyle w:val="Hyperlink"/>
                <w:noProof/>
              </w:rPr>
              <w:t>2.1</w:t>
            </w:r>
            <w:r>
              <w:rPr>
                <w:rFonts w:asciiTheme="minorHAnsi" w:hAnsiTheme="minorHAnsi"/>
                <w:noProof/>
                <w:sz w:val="22"/>
              </w:rPr>
              <w:tab/>
            </w:r>
            <w:r w:rsidRPr="00770084">
              <w:rPr>
                <w:rStyle w:val="Hyperlink"/>
                <w:noProof/>
              </w:rPr>
              <w:t>The Introduction And Working Principle Of An Accelerometer</w:t>
            </w:r>
            <w:r>
              <w:rPr>
                <w:noProof/>
                <w:webHidden/>
              </w:rPr>
              <w:tab/>
            </w:r>
            <w:r>
              <w:rPr>
                <w:noProof/>
                <w:webHidden/>
              </w:rPr>
              <w:fldChar w:fldCharType="begin"/>
            </w:r>
            <w:r>
              <w:rPr>
                <w:noProof/>
                <w:webHidden/>
              </w:rPr>
              <w:instrText xml:space="preserve"> PAGEREF _Toc517904002 \h </w:instrText>
            </w:r>
            <w:r>
              <w:rPr>
                <w:noProof/>
                <w:webHidden/>
              </w:rPr>
            </w:r>
            <w:r>
              <w:rPr>
                <w:noProof/>
                <w:webHidden/>
              </w:rPr>
              <w:fldChar w:fldCharType="separate"/>
            </w:r>
            <w:r>
              <w:rPr>
                <w:noProof/>
                <w:webHidden/>
              </w:rPr>
              <w:t>2</w:t>
            </w:r>
            <w:r>
              <w:rPr>
                <w:noProof/>
                <w:webHidden/>
              </w:rPr>
              <w:fldChar w:fldCharType="end"/>
            </w:r>
          </w:hyperlink>
        </w:p>
        <w:p w14:paraId="12BEFE63" w14:textId="6874C56C" w:rsidR="001B6DED" w:rsidRDefault="001B6DED">
          <w:pPr>
            <w:pStyle w:val="TOC3"/>
            <w:tabs>
              <w:tab w:val="left" w:pos="1320"/>
              <w:tab w:val="right" w:leader="dot" w:pos="9016"/>
            </w:tabs>
            <w:rPr>
              <w:rFonts w:asciiTheme="minorHAnsi" w:hAnsiTheme="minorHAnsi"/>
              <w:noProof/>
              <w:sz w:val="22"/>
            </w:rPr>
          </w:pPr>
          <w:hyperlink w:anchor="_Toc517904003" w:history="1">
            <w:r w:rsidRPr="00770084">
              <w:rPr>
                <w:rStyle w:val="Hyperlink"/>
                <w:noProof/>
              </w:rPr>
              <w:t>2.1.1</w:t>
            </w:r>
            <w:r>
              <w:rPr>
                <w:rFonts w:asciiTheme="minorHAnsi" w:hAnsiTheme="minorHAnsi"/>
                <w:noProof/>
                <w:sz w:val="22"/>
              </w:rPr>
              <w:tab/>
            </w:r>
            <w:r w:rsidRPr="00770084">
              <w:rPr>
                <w:rStyle w:val="Hyperlink"/>
                <w:noProof/>
              </w:rPr>
              <w:t>What Is An Accelerometer</w:t>
            </w:r>
            <w:r>
              <w:rPr>
                <w:noProof/>
                <w:webHidden/>
              </w:rPr>
              <w:tab/>
            </w:r>
            <w:r>
              <w:rPr>
                <w:noProof/>
                <w:webHidden/>
              </w:rPr>
              <w:fldChar w:fldCharType="begin"/>
            </w:r>
            <w:r>
              <w:rPr>
                <w:noProof/>
                <w:webHidden/>
              </w:rPr>
              <w:instrText xml:space="preserve"> PAGEREF _Toc517904003 \h </w:instrText>
            </w:r>
            <w:r>
              <w:rPr>
                <w:noProof/>
                <w:webHidden/>
              </w:rPr>
            </w:r>
            <w:r>
              <w:rPr>
                <w:noProof/>
                <w:webHidden/>
              </w:rPr>
              <w:fldChar w:fldCharType="separate"/>
            </w:r>
            <w:r>
              <w:rPr>
                <w:noProof/>
                <w:webHidden/>
              </w:rPr>
              <w:t>2</w:t>
            </w:r>
            <w:r>
              <w:rPr>
                <w:noProof/>
                <w:webHidden/>
              </w:rPr>
              <w:fldChar w:fldCharType="end"/>
            </w:r>
          </w:hyperlink>
        </w:p>
        <w:p w14:paraId="4431C6D3" w14:textId="1B824BCA" w:rsidR="001B6DED" w:rsidRDefault="001B6DED">
          <w:pPr>
            <w:pStyle w:val="TOC3"/>
            <w:tabs>
              <w:tab w:val="left" w:pos="1320"/>
              <w:tab w:val="right" w:leader="dot" w:pos="9016"/>
            </w:tabs>
            <w:rPr>
              <w:rFonts w:asciiTheme="minorHAnsi" w:hAnsiTheme="minorHAnsi"/>
              <w:noProof/>
              <w:sz w:val="22"/>
            </w:rPr>
          </w:pPr>
          <w:hyperlink w:anchor="_Toc517904004" w:history="1">
            <w:r w:rsidRPr="00770084">
              <w:rPr>
                <w:rStyle w:val="Hyperlink"/>
                <w:noProof/>
              </w:rPr>
              <w:t>2.1.2</w:t>
            </w:r>
            <w:r>
              <w:rPr>
                <w:rFonts w:asciiTheme="minorHAnsi" w:hAnsiTheme="minorHAnsi"/>
                <w:noProof/>
                <w:sz w:val="22"/>
              </w:rPr>
              <w:tab/>
            </w:r>
            <w:r w:rsidRPr="00770084">
              <w:rPr>
                <w:rStyle w:val="Hyperlink"/>
                <w:noProof/>
              </w:rPr>
              <w:t>Working Principle of an Accelerometer</w:t>
            </w:r>
            <w:r>
              <w:rPr>
                <w:noProof/>
                <w:webHidden/>
              </w:rPr>
              <w:tab/>
            </w:r>
            <w:r>
              <w:rPr>
                <w:noProof/>
                <w:webHidden/>
              </w:rPr>
              <w:fldChar w:fldCharType="begin"/>
            </w:r>
            <w:r>
              <w:rPr>
                <w:noProof/>
                <w:webHidden/>
              </w:rPr>
              <w:instrText xml:space="preserve"> PAGEREF _Toc517904004 \h </w:instrText>
            </w:r>
            <w:r>
              <w:rPr>
                <w:noProof/>
                <w:webHidden/>
              </w:rPr>
            </w:r>
            <w:r>
              <w:rPr>
                <w:noProof/>
                <w:webHidden/>
              </w:rPr>
              <w:fldChar w:fldCharType="separate"/>
            </w:r>
            <w:r>
              <w:rPr>
                <w:noProof/>
                <w:webHidden/>
              </w:rPr>
              <w:t>2</w:t>
            </w:r>
            <w:r>
              <w:rPr>
                <w:noProof/>
                <w:webHidden/>
              </w:rPr>
              <w:fldChar w:fldCharType="end"/>
            </w:r>
          </w:hyperlink>
        </w:p>
        <w:p w14:paraId="44A56298" w14:textId="659409BC" w:rsidR="001B6DED" w:rsidRDefault="001B6DED">
          <w:pPr>
            <w:pStyle w:val="TOC3"/>
            <w:tabs>
              <w:tab w:val="left" w:pos="1320"/>
              <w:tab w:val="right" w:leader="dot" w:pos="9016"/>
            </w:tabs>
            <w:rPr>
              <w:rFonts w:asciiTheme="minorHAnsi" w:hAnsiTheme="minorHAnsi"/>
              <w:noProof/>
              <w:sz w:val="22"/>
            </w:rPr>
          </w:pPr>
          <w:hyperlink w:anchor="_Toc517904005" w:history="1">
            <w:r w:rsidRPr="00770084">
              <w:rPr>
                <w:rStyle w:val="Hyperlink"/>
                <w:noProof/>
              </w:rPr>
              <w:t>2.1.3</w:t>
            </w:r>
            <w:r>
              <w:rPr>
                <w:rFonts w:asciiTheme="minorHAnsi" w:hAnsiTheme="minorHAnsi"/>
                <w:noProof/>
                <w:sz w:val="22"/>
              </w:rPr>
              <w:tab/>
            </w:r>
            <w:r w:rsidRPr="00770084">
              <w:rPr>
                <w:rStyle w:val="Hyperlink"/>
                <w:noProof/>
              </w:rPr>
              <w:t>How an Accelerometer Works In Mobile Phone.</w:t>
            </w:r>
            <w:r>
              <w:rPr>
                <w:noProof/>
                <w:webHidden/>
              </w:rPr>
              <w:tab/>
            </w:r>
            <w:r>
              <w:rPr>
                <w:noProof/>
                <w:webHidden/>
              </w:rPr>
              <w:fldChar w:fldCharType="begin"/>
            </w:r>
            <w:r>
              <w:rPr>
                <w:noProof/>
                <w:webHidden/>
              </w:rPr>
              <w:instrText xml:space="preserve"> PAGEREF _Toc517904005 \h </w:instrText>
            </w:r>
            <w:r>
              <w:rPr>
                <w:noProof/>
                <w:webHidden/>
              </w:rPr>
            </w:r>
            <w:r>
              <w:rPr>
                <w:noProof/>
                <w:webHidden/>
              </w:rPr>
              <w:fldChar w:fldCharType="separate"/>
            </w:r>
            <w:r>
              <w:rPr>
                <w:noProof/>
                <w:webHidden/>
              </w:rPr>
              <w:t>3</w:t>
            </w:r>
            <w:r>
              <w:rPr>
                <w:noProof/>
                <w:webHidden/>
              </w:rPr>
              <w:fldChar w:fldCharType="end"/>
            </w:r>
          </w:hyperlink>
        </w:p>
        <w:p w14:paraId="17C4482C" w14:textId="32E91932" w:rsidR="001B6DED" w:rsidRDefault="001B6DED">
          <w:pPr>
            <w:pStyle w:val="TOC2"/>
            <w:tabs>
              <w:tab w:val="left" w:pos="880"/>
              <w:tab w:val="right" w:leader="dot" w:pos="9016"/>
            </w:tabs>
            <w:rPr>
              <w:rFonts w:asciiTheme="minorHAnsi" w:hAnsiTheme="minorHAnsi"/>
              <w:noProof/>
              <w:sz w:val="22"/>
            </w:rPr>
          </w:pPr>
          <w:hyperlink w:anchor="_Toc517904008" w:history="1">
            <w:r w:rsidRPr="00770084">
              <w:rPr>
                <w:rStyle w:val="Hyperlink"/>
                <w:noProof/>
              </w:rPr>
              <w:t>2.2</w:t>
            </w:r>
            <w:r>
              <w:rPr>
                <w:rFonts w:asciiTheme="minorHAnsi" w:hAnsiTheme="minorHAnsi"/>
                <w:noProof/>
                <w:sz w:val="22"/>
              </w:rPr>
              <w:tab/>
            </w:r>
            <w:r w:rsidRPr="00770084">
              <w:rPr>
                <w:rStyle w:val="Hyperlink"/>
                <w:noProof/>
              </w:rPr>
              <w:t>The Principle Of Testing Steps</w:t>
            </w:r>
            <w:r>
              <w:rPr>
                <w:noProof/>
                <w:webHidden/>
              </w:rPr>
              <w:tab/>
            </w:r>
            <w:r>
              <w:rPr>
                <w:noProof/>
                <w:webHidden/>
              </w:rPr>
              <w:fldChar w:fldCharType="begin"/>
            </w:r>
            <w:r>
              <w:rPr>
                <w:noProof/>
                <w:webHidden/>
              </w:rPr>
              <w:instrText xml:space="preserve"> PAGEREF _Toc517904008 \h </w:instrText>
            </w:r>
            <w:r>
              <w:rPr>
                <w:noProof/>
                <w:webHidden/>
              </w:rPr>
            </w:r>
            <w:r>
              <w:rPr>
                <w:noProof/>
                <w:webHidden/>
              </w:rPr>
              <w:fldChar w:fldCharType="separate"/>
            </w:r>
            <w:r>
              <w:rPr>
                <w:noProof/>
                <w:webHidden/>
              </w:rPr>
              <w:t>5</w:t>
            </w:r>
            <w:r>
              <w:rPr>
                <w:noProof/>
                <w:webHidden/>
              </w:rPr>
              <w:fldChar w:fldCharType="end"/>
            </w:r>
          </w:hyperlink>
        </w:p>
        <w:p w14:paraId="6011897D" w14:textId="496FD828" w:rsidR="001B6DED" w:rsidRDefault="001B6DED">
          <w:pPr>
            <w:pStyle w:val="TOC3"/>
            <w:tabs>
              <w:tab w:val="left" w:pos="1320"/>
              <w:tab w:val="right" w:leader="dot" w:pos="9016"/>
            </w:tabs>
            <w:rPr>
              <w:rFonts w:asciiTheme="minorHAnsi" w:hAnsiTheme="minorHAnsi"/>
              <w:noProof/>
              <w:sz w:val="22"/>
            </w:rPr>
          </w:pPr>
          <w:hyperlink w:anchor="_Toc517904009" w:history="1">
            <w:r w:rsidRPr="00770084">
              <w:rPr>
                <w:rStyle w:val="Hyperlink"/>
                <w:noProof/>
              </w:rPr>
              <w:t>2.2.1</w:t>
            </w:r>
            <w:r>
              <w:rPr>
                <w:rFonts w:asciiTheme="minorHAnsi" w:hAnsiTheme="minorHAnsi"/>
                <w:noProof/>
                <w:sz w:val="22"/>
              </w:rPr>
              <w:tab/>
            </w:r>
            <w:r w:rsidRPr="00770084">
              <w:rPr>
                <w:rStyle w:val="Hyperlink"/>
                <w:noProof/>
              </w:rPr>
              <w:t>How An Accelerometer Works On Human Body</w:t>
            </w:r>
            <w:r>
              <w:rPr>
                <w:noProof/>
                <w:webHidden/>
              </w:rPr>
              <w:tab/>
            </w:r>
            <w:r>
              <w:rPr>
                <w:noProof/>
                <w:webHidden/>
              </w:rPr>
              <w:fldChar w:fldCharType="begin"/>
            </w:r>
            <w:r>
              <w:rPr>
                <w:noProof/>
                <w:webHidden/>
              </w:rPr>
              <w:instrText xml:space="preserve"> PAGEREF _Toc517904009 \h </w:instrText>
            </w:r>
            <w:r>
              <w:rPr>
                <w:noProof/>
                <w:webHidden/>
              </w:rPr>
            </w:r>
            <w:r>
              <w:rPr>
                <w:noProof/>
                <w:webHidden/>
              </w:rPr>
              <w:fldChar w:fldCharType="separate"/>
            </w:r>
            <w:r>
              <w:rPr>
                <w:noProof/>
                <w:webHidden/>
              </w:rPr>
              <w:t>5</w:t>
            </w:r>
            <w:r>
              <w:rPr>
                <w:noProof/>
                <w:webHidden/>
              </w:rPr>
              <w:fldChar w:fldCharType="end"/>
            </w:r>
          </w:hyperlink>
        </w:p>
        <w:p w14:paraId="1BD46185" w14:textId="7EE386B8" w:rsidR="001B6DED" w:rsidRDefault="001B6DED">
          <w:pPr>
            <w:pStyle w:val="TOC3"/>
            <w:tabs>
              <w:tab w:val="left" w:pos="1320"/>
              <w:tab w:val="right" w:leader="dot" w:pos="9016"/>
            </w:tabs>
            <w:rPr>
              <w:rFonts w:asciiTheme="minorHAnsi" w:hAnsiTheme="minorHAnsi"/>
              <w:noProof/>
              <w:sz w:val="22"/>
            </w:rPr>
          </w:pPr>
          <w:hyperlink w:anchor="_Toc517904010" w:history="1">
            <w:r w:rsidRPr="00770084">
              <w:rPr>
                <w:rStyle w:val="Hyperlink"/>
                <w:noProof/>
              </w:rPr>
              <w:t>2.2.2</w:t>
            </w:r>
            <w:r>
              <w:rPr>
                <w:rFonts w:asciiTheme="minorHAnsi" w:hAnsiTheme="minorHAnsi"/>
                <w:noProof/>
                <w:sz w:val="22"/>
              </w:rPr>
              <w:tab/>
            </w:r>
            <w:r w:rsidRPr="00770084">
              <w:rPr>
                <w:rStyle w:val="Hyperlink"/>
                <w:noProof/>
              </w:rPr>
              <w:t>The Features Of One Steps</w:t>
            </w:r>
            <w:r>
              <w:rPr>
                <w:noProof/>
                <w:webHidden/>
              </w:rPr>
              <w:tab/>
            </w:r>
            <w:r>
              <w:rPr>
                <w:noProof/>
                <w:webHidden/>
              </w:rPr>
              <w:fldChar w:fldCharType="begin"/>
            </w:r>
            <w:r>
              <w:rPr>
                <w:noProof/>
                <w:webHidden/>
              </w:rPr>
              <w:instrText xml:space="preserve"> PAGEREF _Toc517904010 \h </w:instrText>
            </w:r>
            <w:r>
              <w:rPr>
                <w:noProof/>
                <w:webHidden/>
              </w:rPr>
            </w:r>
            <w:r>
              <w:rPr>
                <w:noProof/>
                <w:webHidden/>
              </w:rPr>
              <w:fldChar w:fldCharType="separate"/>
            </w:r>
            <w:r>
              <w:rPr>
                <w:noProof/>
                <w:webHidden/>
              </w:rPr>
              <w:t>5</w:t>
            </w:r>
            <w:r>
              <w:rPr>
                <w:noProof/>
                <w:webHidden/>
              </w:rPr>
              <w:fldChar w:fldCharType="end"/>
            </w:r>
          </w:hyperlink>
        </w:p>
        <w:p w14:paraId="3DADEE61" w14:textId="31B8BA07" w:rsidR="001B6DED" w:rsidRDefault="001B6DED">
          <w:pPr>
            <w:pStyle w:val="TOC2"/>
            <w:tabs>
              <w:tab w:val="left" w:pos="880"/>
              <w:tab w:val="right" w:leader="dot" w:pos="9016"/>
            </w:tabs>
            <w:rPr>
              <w:rFonts w:asciiTheme="minorHAnsi" w:hAnsiTheme="minorHAnsi"/>
              <w:noProof/>
              <w:sz w:val="22"/>
            </w:rPr>
          </w:pPr>
          <w:hyperlink w:anchor="_Toc517904012" w:history="1">
            <w:r w:rsidRPr="00770084">
              <w:rPr>
                <w:rStyle w:val="Hyperlink"/>
                <w:noProof/>
              </w:rPr>
              <w:t>2.3</w:t>
            </w:r>
            <w:r>
              <w:rPr>
                <w:rFonts w:asciiTheme="minorHAnsi" w:hAnsiTheme="minorHAnsi"/>
                <w:noProof/>
                <w:sz w:val="22"/>
              </w:rPr>
              <w:tab/>
            </w:r>
            <w:r w:rsidRPr="00770084">
              <w:rPr>
                <w:rStyle w:val="Hyperlink"/>
                <w:noProof/>
              </w:rPr>
              <w:t>Key Algorithms Of Recording Steps</w:t>
            </w:r>
            <w:r>
              <w:rPr>
                <w:noProof/>
                <w:webHidden/>
              </w:rPr>
              <w:tab/>
            </w:r>
            <w:r>
              <w:rPr>
                <w:noProof/>
                <w:webHidden/>
              </w:rPr>
              <w:fldChar w:fldCharType="begin"/>
            </w:r>
            <w:r>
              <w:rPr>
                <w:noProof/>
                <w:webHidden/>
              </w:rPr>
              <w:instrText xml:space="preserve"> PAGEREF _Toc517904012 \h </w:instrText>
            </w:r>
            <w:r>
              <w:rPr>
                <w:noProof/>
                <w:webHidden/>
              </w:rPr>
            </w:r>
            <w:r>
              <w:rPr>
                <w:noProof/>
                <w:webHidden/>
              </w:rPr>
              <w:fldChar w:fldCharType="separate"/>
            </w:r>
            <w:r>
              <w:rPr>
                <w:noProof/>
                <w:webHidden/>
              </w:rPr>
              <w:t>7</w:t>
            </w:r>
            <w:r>
              <w:rPr>
                <w:noProof/>
                <w:webHidden/>
              </w:rPr>
              <w:fldChar w:fldCharType="end"/>
            </w:r>
          </w:hyperlink>
        </w:p>
        <w:p w14:paraId="549EC884" w14:textId="6BC1302A" w:rsidR="001B6DED" w:rsidRDefault="001B6DED">
          <w:pPr>
            <w:pStyle w:val="TOC3"/>
            <w:tabs>
              <w:tab w:val="left" w:pos="1320"/>
              <w:tab w:val="right" w:leader="dot" w:pos="9016"/>
            </w:tabs>
            <w:rPr>
              <w:rFonts w:asciiTheme="minorHAnsi" w:hAnsiTheme="minorHAnsi"/>
              <w:noProof/>
              <w:sz w:val="22"/>
            </w:rPr>
          </w:pPr>
          <w:hyperlink w:anchor="_Toc517904013" w:history="1">
            <w:r w:rsidRPr="00770084">
              <w:rPr>
                <w:rStyle w:val="Hyperlink"/>
                <w:noProof/>
                <w:lang w:val="en-US"/>
              </w:rPr>
              <w:t>2.3.1</w:t>
            </w:r>
            <w:r>
              <w:rPr>
                <w:rFonts w:asciiTheme="minorHAnsi" w:hAnsiTheme="minorHAnsi"/>
                <w:noProof/>
                <w:sz w:val="22"/>
              </w:rPr>
              <w:tab/>
            </w:r>
            <w:r w:rsidRPr="00770084">
              <w:rPr>
                <w:rStyle w:val="Hyperlink"/>
                <w:noProof/>
                <w:lang w:val="en-US"/>
              </w:rPr>
              <w:t>Peak Detection Algorithm</w:t>
            </w:r>
            <w:r>
              <w:rPr>
                <w:noProof/>
                <w:webHidden/>
              </w:rPr>
              <w:tab/>
            </w:r>
            <w:r>
              <w:rPr>
                <w:noProof/>
                <w:webHidden/>
              </w:rPr>
              <w:fldChar w:fldCharType="begin"/>
            </w:r>
            <w:r>
              <w:rPr>
                <w:noProof/>
                <w:webHidden/>
              </w:rPr>
              <w:instrText xml:space="preserve"> PAGEREF _Toc517904013 \h </w:instrText>
            </w:r>
            <w:r>
              <w:rPr>
                <w:noProof/>
                <w:webHidden/>
              </w:rPr>
            </w:r>
            <w:r>
              <w:rPr>
                <w:noProof/>
                <w:webHidden/>
              </w:rPr>
              <w:fldChar w:fldCharType="separate"/>
            </w:r>
            <w:r>
              <w:rPr>
                <w:noProof/>
                <w:webHidden/>
              </w:rPr>
              <w:t>7</w:t>
            </w:r>
            <w:r>
              <w:rPr>
                <w:noProof/>
                <w:webHidden/>
              </w:rPr>
              <w:fldChar w:fldCharType="end"/>
            </w:r>
          </w:hyperlink>
        </w:p>
        <w:p w14:paraId="6A7F6284" w14:textId="1DC66610" w:rsidR="001B6DED" w:rsidRDefault="001B6DED">
          <w:pPr>
            <w:pStyle w:val="TOC3"/>
            <w:tabs>
              <w:tab w:val="left" w:pos="1320"/>
              <w:tab w:val="right" w:leader="dot" w:pos="9016"/>
            </w:tabs>
            <w:rPr>
              <w:rFonts w:asciiTheme="minorHAnsi" w:hAnsiTheme="minorHAnsi"/>
              <w:noProof/>
              <w:sz w:val="22"/>
            </w:rPr>
          </w:pPr>
          <w:hyperlink w:anchor="_Toc517904014" w:history="1">
            <w:r w:rsidRPr="00770084">
              <w:rPr>
                <w:rStyle w:val="Hyperlink"/>
                <w:noProof/>
                <w:lang w:val="en-US"/>
              </w:rPr>
              <w:t>2.3.2</w:t>
            </w:r>
            <w:r>
              <w:rPr>
                <w:rFonts w:asciiTheme="minorHAnsi" w:hAnsiTheme="minorHAnsi"/>
                <w:noProof/>
                <w:sz w:val="22"/>
              </w:rPr>
              <w:tab/>
            </w:r>
            <w:r w:rsidRPr="00770084">
              <w:rPr>
                <w:rStyle w:val="Hyperlink"/>
                <w:noProof/>
                <w:lang w:val="en-US"/>
              </w:rPr>
              <w:t>Transform Domain Algorithm</w:t>
            </w:r>
            <w:r>
              <w:rPr>
                <w:noProof/>
                <w:webHidden/>
              </w:rPr>
              <w:tab/>
            </w:r>
            <w:r>
              <w:rPr>
                <w:noProof/>
                <w:webHidden/>
              </w:rPr>
              <w:fldChar w:fldCharType="begin"/>
            </w:r>
            <w:r>
              <w:rPr>
                <w:noProof/>
                <w:webHidden/>
              </w:rPr>
              <w:instrText xml:space="preserve"> PAGEREF _Toc517904014 \h </w:instrText>
            </w:r>
            <w:r>
              <w:rPr>
                <w:noProof/>
                <w:webHidden/>
              </w:rPr>
            </w:r>
            <w:r>
              <w:rPr>
                <w:noProof/>
                <w:webHidden/>
              </w:rPr>
              <w:fldChar w:fldCharType="separate"/>
            </w:r>
            <w:r>
              <w:rPr>
                <w:noProof/>
                <w:webHidden/>
              </w:rPr>
              <w:t>8</w:t>
            </w:r>
            <w:r>
              <w:rPr>
                <w:noProof/>
                <w:webHidden/>
              </w:rPr>
              <w:fldChar w:fldCharType="end"/>
            </w:r>
          </w:hyperlink>
        </w:p>
        <w:p w14:paraId="33F357BE" w14:textId="0BBC29D8" w:rsidR="001B6DED" w:rsidRDefault="001B6DED">
          <w:pPr>
            <w:pStyle w:val="TOC3"/>
            <w:tabs>
              <w:tab w:val="left" w:pos="1320"/>
              <w:tab w:val="right" w:leader="dot" w:pos="9016"/>
            </w:tabs>
            <w:rPr>
              <w:rFonts w:asciiTheme="minorHAnsi" w:hAnsiTheme="minorHAnsi"/>
              <w:noProof/>
              <w:sz w:val="22"/>
            </w:rPr>
          </w:pPr>
          <w:hyperlink w:anchor="_Toc517904015" w:history="1">
            <w:r w:rsidRPr="00770084">
              <w:rPr>
                <w:rStyle w:val="Hyperlink"/>
                <w:noProof/>
                <w:lang w:val="en-US"/>
              </w:rPr>
              <w:t>2.3.3</w:t>
            </w:r>
            <w:r>
              <w:rPr>
                <w:rFonts w:asciiTheme="minorHAnsi" w:hAnsiTheme="minorHAnsi"/>
                <w:noProof/>
                <w:sz w:val="22"/>
              </w:rPr>
              <w:tab/>
            </w:r>
            <w:r w:rsidRPr="00770084">
              <w:rPr>
                <w:rStyle w:val="Hyperlink"/>
                <w:noProof/>
                <w:lang w:val="en-US"/>
              </w:rPr>
              <w:t>Threshold Filtering Algorithm</w:t>
            </w:r>
            <w:r>
              <w:rPr>
                <w:noProof/>
                <w:webHidden/>
              </w:rPr>
              <w:tab/>
            </w:r>
            <w:r>
              <w:rPr>
                <w:noProof/>
                <w:webHidden/>
              </w:rPr>
              <w:fldChar w:fldCharType="begin"/>
            </w:r>
            <w:r>
              <w:rPr>
                <w:noProof/>
                <w:webHidden/>
              </w:rPr>
              <w:instrText xml:space="preserve"> PAGEREF _Toc517904015 \h </w:instrText>
            </w:r>
            <w:r>
              <w:rPr>
                <w:noProof/>
                <w:webHidden/>
              </w:rPr>
            </w:r>
            <w:r>
              <w:rPr>
                <w:noProof/>
                <w:webHidden/>
              </w:rPr>
              <w:fldChar w:fldCharType="separate"/>
            </w:r>
            <w:r>
              <w:rPr>
                <w:noProof/>
                <w:webHidden/>
              </w:rPr>
              <w:t>9</w:t>
            </w:r>
            <w:r>
              <w:rPr>
                <w:noProof/>
                <w:webHidden/>
              </w:rPr>
              <w:fldChar w:fldCharType="end"/>
            </w:r>
          </w:hyperlink>
        </w:p>
        <w:p w14:paraId="1979DC2F" w14:textId="4204B177" w:rsidR="001B6DED" w:rsidRDefault="001B6DED">
          <w:pPr>
            <w:pStyle w:val="TOC3"/>
            <w:tabs>
              <w:tab w:val="left" w:pos="1320"/>
              <w:tab w:val="right" w:leader="dot" w:pos="9016"/>
            </w:tabs>
            <w:rPr>
              <w:rFonts w:asciiTheme="minorHAnsi" w:hAnsiTheme="minorHAnsi"/>
              <w:noProof/>
              <w:sz w:val="22"/>
            </w:rPr>
          </w:pPr>
          <w:hyperlink w:anchor="_Toc517904016" w:history="1">
            <w:r w:rsidRPr="00770084">
              <w:rPr>
                <w:rStyle w:val="Hyperlink"/>
                <w:noProof/>
                <w:lang w:val="en-US"/>
              </w:rPr>
              <w:t>2.3.4</w:t>
            </w:r>
            <w:r>
              <w:rPr>
                <w:rFonts w:asciiTheme="minorHAnsi" w:hAnsiTheme="minorHAnsi"/>
                <w:noProof/>
                <w:sz w:val="22"/>
              </w:rPr>
              <w:tab/>
            </w:r>
            <w:r w:rsidRPr="00770084">
              <w:rPr>
                <w:rStyle w:val="Hyperlink"/>
                <w:noProof/>
                <w:lang w:val="en-US"/>
              </w:rPr>
              <w:t>Pattern Recognition Algorithm</w:t>
            </w:r>
            <w:r>
              <w:rPr>
                <w:noProof/>
                <w:webHidden/>
              </w:rPr>
              <w:tab/>
            </w:r>
            <w:r>
              <w:rPr>
                <w:noProof/>
                <w:webHidden/>
              </w:rPr>
              <w:fldChar w:fldCharType="begin"/>
            </w:r>
            <w:r>
              <w:rPr>
                <w:noProof/>
                <w:webHidden/>
              </w:rPr>
              <w:instrText xml:space="preserve"> PAGEREF _Toc517904016 \h </w:instrText>
            </w:r>
            <w:r>
              <w:rPr>
                <w:noProof/>
                <w:webHidden/>
              </w:rPr>
            </w:r>
            <w:r>
              <w:rPr>
                <w:noProof/>
                <w:webHidden/>
              </w:rPr>
              <w:fldChar w:fldCharType="separate"/>
            </w:r>
            <w:r>
              <w:rPr>
                <w:noProof/>
                <w:webHidden/>
              </w:rPr>
              <w:t>9</w:t>
            </w:r>
            <w:r>
              <w:rPr>
                <w:noProof/>
                <w:webHidden/>
              </w:rPr>
              <w:fldChar w:fldCharType="end"/>
            </w:r>
          </w:hyperlink>
        </w:p>
        <w:p w14:paraId="7300A77A" w14:textId="562CF1B1" w:rsidR="001B6DED" w:rsidRDefault="001B6DED">
          <w:pPr>
            <w:pStyle w:val="TOC2"/>
            <w:tabs>
              <w:tab w:val="left" w:pos="880"/>
              <w:tab w:val="right" w:leader="dot" w:pos="9016"/>
            </w:tabs>
            <w:rPr>
              <w:rFonts w:asciiTheme="minorHAnsi" w:hAnsiTheme="minorHAnsi"/>
              <w:noProof/>
              <w:sz w:val="22"/>
            </w:rPr>
          </w:pPr>
          <w:hyperlink w:anchor="_Toc517904017" w:history="1">
            <w:r w:rsidRPr="00770084">
              <w:rPr>
                <w:rStyle w:val="Hyperlink"/>
                <w:noProof/>
                <w:lang w:val="en-US"/>
              </w:rPr>
              <w:t>2.4</w:t>
            </w:r>
            <w:r>
              <w:rPr>
                <w:rFonts w:asciiTheme="minorHAnsi" w:hAnsiTheme="minorHAnsi"/>
                <w:noProof/>
                <w:sz w:val="22"/>
              </w:rPr>
              <w:tab/>
            </w:r>
            <w:r w:rsidRPr="00770084">
              <w:rPr>
                <w:rStyle w:val="Hyperlink"/>
                <w:noProof/>
                <w:lang w:val="en-US"/>
              </w:rPr>
              <w:t>The Pedometer Program</w:t>
            </w:r>
            <w:r>
              <w:rPr>
                <w:noProof/>
                <w:webHidden/>
              </w:rPr>
              <w:tab/>
            </w:r>
            <w:r>
              <w:rPr>
                <w:noProof/>
                <w:webHidden/>
              </w:rPr>
              <w:fldChar w:fldCharType="begin"/>
            </w:r>
            <w:r>
              <w:rPr>
                <w:noProof/>
                <w:webHidden/>
              </w:rPr>
              <w:instrText xml:space="preserve"> PAGEREF _Toc517904017 \h </w:instrText>
            </w:r>
            <w:r>
              <w:rPr>
                <w:noProof/>
                <w:webHidden/>
              </w:rPr>
            </w:r>
            <w:r>
              <w:rPr>
                <w:noProof/>
                <w:webHidden/>
              </w:rPr>
              <w:fldChar w:fldCharType="separate"/>
            </w:r>
            <w:r>
              <w:rPr>
                <w:noProof/>
                <w:webHidden/>
              </w:rPr>
              <w:t>10</w:t>
            </w:r>
            <w:r>
              <w:rPr>
                <w:noProof/>
                <w:webHidden/>
              </w:rPr>
              <w:fldChar w:fldCharType="end"/>
            </w:r>
          </w:hyperlink>
        </w:p>
        <w:p w14:paraId="7B25DA32" w14:textId="095ECFA1" w:rsidR="001B6DED" w:rsidRDefault="001B6DED">
          <w:pPr>
            <w:pStyle w:val="TOC3"/>
            <w:tabs>
              <w:tab w:val="left" w:pos="1320"/>
              <w:tab w:val="right" w:leader="dot" w:pos="9016"/>
            </w:tabs>
            <w:rPr>
              <w:rFonts w:asciiTheme="minorHAnsi" w:hAnsiTheme="minorHAnsi"/>
              <w:noProof/>
              <w:sz w:val="22"/>
            </w:rPr>
          </w:pPr>
          <w:hyperlink w:anchor="_Toc517904018" w:history="1">
            <w:r w:rsidRPr="00770084">
              <w:rPr>
                <w:rStyle w:val="Hyperlink"/>
                <w:noProof/>
                <w:lang w:val="en-US"/>
              </w:rPr>
              <w:t>2.4.1</w:t>
            </w:r>
            <w:r>
              <w:rPr>
                <w:rFonts w:asciiTheme="minorHAnsi" w:hAnsiTheme="minorHAnsi"/>
                <w:noProof/>
                <w:sz w:val="22"/>
              </w:rPr>
              <w:tab/>
            </w:r>
            <w:r w:rsidRPr="00770084">
              <w:rPr>
                <w:rStyle w:val="Hyperlink"/>
                <w:noProof/>
                <w:lang w:val="en-US"/>
              </w:rPr>
              <w:t>The Program Operation</w:t>
            </w:r>
            <w:r>
              <w:rPr>
                <w:noProof/>
                <w:webHidden/>
              </w:rPr>
              <w:tab/>
            </w:r>
            <w:r>
              <w:rPr>
                <w:noProof/>
                <w:webHidden/>
              </w:rPr>
              <w:fldChar w:fldCharType="begin"/>
            </w:r>
            <w:r>
              <w:rPr>
                <w:noProof/>
                <w:webHidden/>
              </w:rPr>
              <w:instrText xml:space="preserve"> PAGEREF _Toc517904018 \h </w:instrText>
            </w:r>
            <w:r>
              <w:rPr>
                <w:noProof/>
                <w:webHidden/>
              </w:rPr>
            </w:r>
            <w:r>
              <w:rPr>
                <w:noProof/>
                <w:webHidden/>
              </w:rPr>
              <w:fldChar w:fldCharType="separate"/>
            </w:r>
            <w:r>
              <w:rPr>
                <w:noProof/>
                <w:webHidden/>
              </w:rPr>
              <w:t>10</w:t>
            </w:r>
            <w:r>
              <w:rPr>
                <w:noProof/>
                <w:webHidden/>
              </w:rPr>
              <w:fldChar w:fldCharType="end"/>
            </w:r>
          </w:hyperlink>
        </w:p>
        <w:p w14:paraId="76309923" w14:textId="57185E9C" w:rsidR="001B6DED" w:rsidRDefault="001B6DED">
          <w:pPr>
            <w:pStyle w:val="TOC3"/>
            <w:tabs>
              <w:tab w:val="left" w:pos="1320"/>
              <w:tab w:val="right" w:leader="dot" w:pos="9016"/>
            </w:tabs>
            <w:rPr>
              <w:rFonts w:asciiTheme="minorHAnsi" w:hAnsiTheme="minorHAnsi"/>
              <w:noProof/>
              <w:sz w:val="22"/>
            </w:rPr>
          </w:pPr>
          <w:hyperlink w:anchor="_Toc517904019" w:history="1">
            <w:r w:rsidRPr="00770084">
              <w:rPr>
                <w:rStyle w:val="Hyperlink"/>
                <w:noProof/>
              </w:rPr>
              <w:t>2.4.2</w:t>
            </w:r>
            <w:r>
              <w:rPr>
                <w:rFonts w:asciiTheme="minorHAnsi" w:hAnsiTheme="minorHAnsi"/>
                <w:noProof/>
                <w:sz w:val="22"/>
              </w:rPr>
              <w:tab/>
            </w:r>
            <w:r w:rsidRPr="00770084">
              <w:rPr>
                <w:rStyle w:val="Hyperlink"/>
                <w:noProof/>
              </w:rPr>
              <w:t>The Accuracy Of Results</w:t>
            </w:r>
            <w:r>
              <w:rPr>
                <w:noProof/>
                <w:webHidden/>
              </w:rPr>
              <w:tab/>
            </w:r>
            <w:r>
              <w:rPr>
                <w:noProof/>
                <w:webHidden/>
              </w:rPr>
              <w:fldChar w:fldCharType="begin"/>
            </w:r>
            <w:r>
              <w:rPr>
                <w:noProof/>
                <w:webHidden/>
              </w:rPr>
              <w:instrText xml:space="preserve"> PAGEREF _Toc517904019 \h </w:instrText>
            </w:r>
            <w:r>
              <w:rPr>
                <w:noProof/>
                <w:webHidden/>
              </w:rPr>
            </w:r>
            <w:r>
              <w:rPr>
                <w:noProof/>
                <w:webHidden/>
              </w:rPr>
              <w:fldChar w:fldCharType="separate"/>
            </w:r>
            <w:r>
              <w:rPr>
                <w:noProof/>
                <w:webHidden/>
              </w:rPr>
              <w:t>11</w:t>
            </w:r>
            <w:r>
              <w:rPr>
                <w:noProof/>
                <w:webHidden/>
              </w:rPr>
              <w:fldChar w:fldCharType="end"/>
            </w:r>
          </w:hyperlink>
        </w:p>
        <w:p w14:paraId="416FBFFD" w14:textId="25EB6D95" w:rsidR="001B6DED" w:rsidRDefault="001B6DED">
          <w:pPr>
            <w:pStyle w:val="TOC1"/>
            <w:tabs>
              <w:tab w:val="left" w:pos="480"/>
              <w:tab w:val="right" w:leader="dot" w:pos="9016"/>
            </w:tabs>
            <w:rPr>
              <w:rFonts w:asciiTheme="minorHAnsi" w:hAnsiTheme="minorHAnsi"/>
              <w:noProof/>
              <w:sz w:val="22"/>
            </w:rPr>
          </w:pPr>
          <w:hyperlink w:anchor="_Toc517904089" w:history="1">
            <w:r w:rsidRPr="00770084">
              <w:rPr>
                <w:rStyle w:val="Hyperlink"/>
                <w:noProof/>
              </w:rPr>
              <w:t>3</w:t>
            </w:r>
            <w:r>
              <w:rPr>
                <w:rFonts w:asciiTheme="minorHAnsi" w:hAnsiTheme="minorHAnsi"/>
                <w:noProof/>
                <w:sz w:val="22"/>
              </w:rPr>
              <w:tab/>
            </w:r>
            <w:r w:rsidRPr="00770084">
              <w:rPr>
                <w:rStyle w:val="Hyperlink"/>
                <w:noProof/>
              </w:rPr>
              <w:t>Gyroscope With Balance Racing Game</w:t>
            </w:r>
            <w:r>
              <w:rPr>
                <w:noProof/>
                <w:webHidden/>
              </w:rPr>
              <w:tab/>
            </w:r>
            <w:r>
              <w:rPr>
                <w:noProof/>
                <w:webHidden/>
              </w:rPr>
              <w:fldChar w:fldCharType="begin"/>
            </w:r>
            <w:r>
              <w:rPr>
                <w:noProof/>
                <w:webHidden/>
              </w:rPr>
              <w:instrText xml:space="preserve"> PAGEREF _Toc517904089 \h </w:instrText>
            </w:r>
            <w:r>
              <w:rPr>
                <w:noProof/>
                <w:webHidden/>
              </w:rPr>
            </w:r>
            <w:r>
              <w:rPr>
                <w:noProof/>
                <w:webHidden/>
              </w:rPr>
              <w:fldChar w:fldCharType="separate"/>
            </w:r>
            <w:r>
              <w:rPr>
                <w:noProof/>
                <w:webHidden/>
              </w:rPr>
              <w:t>12</w:t>
            </w:r>
            <w:r>
              <w:rPr>
                <w:noProof/>
                <w:webHidden/>
              </w:rPr>
              <w:fldChar w:fldCharType="end"/>
            </w:r>
          </w:hyperlink>
        </w:p>
        <w:p w14:paraId="77251284" w14:textId="2A6B0F8A" w:rsidR="001B6DED" w:rsidRDefault="001B6DED">
          <w:pPr>
            <w:pStyle w:val="TOC2"/>
            <w:tabs>
              <w:tab w:val="left" w:pos="880"/>
              <w:tab w:val="right" w:leader="dot" w:pos="9016"/>
            </w:tabs>
            <w:rPr>
              <w:rFonts w:asciiTheme="minorHAnsi" w:hAnsiTheme="minorHAnsi"/>
              <w:noProof/>
              <w:sz w:val="22"/>
            </w:rPr>
          </w:pPr>
          <w:hyperlink w:anchor="_Toc517904090" w:history="1">
            <w:r w:rsidRPr="00770084">
              <w:rPr>
                <w:rStyle w:val="Hyperlink"/>
                <w:noProof/>
              </w:rPr>
              <w:t>3.1</w:t>
            </w:r>
            <w:r>
              <w:rPr>
                <w:rFonts w:asciiTheme="minorHAnsi" w:hAnsiTheme="minorHAnsi"/>
                <w:noProof/>
                <w:sz w:val="22"/>
              </w:rPr>
              <w:tab/>
            </w:r>
            <w:r w:rsidRPr="00770084">
              <w:rPr>
                <w:rStyle w:val="Hyperlink"/>
                <w:noProof/>
              </w:rPr>
              <w:t>The Introduction Of Gyroscope</w:t>
            </w:r>
            <w:r>
              <w:rPr>
                <w:noProof/>
                <w:webHidden/>
              </w:rPr>
              <w:tab/>
            </w:r>
            <w:r>
              <w:rPr>
                <w:noProof/>
                <w:webHidden/>
              </w:rPr>
              <w:fldChar w:fldCharType="begin"/>
            </w:r>
            <w:r>
              <w:rPr>
                <w:noProof/>
                <w:webHidden/>
              </w:rPr>
              <w:instrText xml:space="preserve"> PAGEREF _Toc517904090 \h </w:instrText>
            </w:r>
            <w:r>
              <w:rPr>
                <w:noProof/>
                <w:webHidden/>
              </w:rPr>
            </w:r>
            <w:r>
              <w:rPr>
                <w:noProof/>
                <w:webHidden/>
              </w:rPr>
              <w:fldChar w:fldCharType="separate"/>
            </w:r>
            <w:r>
              <w:rPr>
                <w:noProof/>
                <w:webHidden/>
              </w:rPr>
              <w:t>12</w:t>
            </w:r>
            <w:r>
              <w:rPr>
                <w:noProof/>
                <w:webHidden/>
              </w:rPr>
              <w:fldChar w:fldCharType="end"/>
            </w:r>
          </w:hyperlink>
        </w:p>
        <w:p w14:paraId="64444857" w14:textId="37E89661" w:rsidR="001B6DED" w:rsidRDefault="001B6DED">
          <w:pPr>
            <w:pStyle w:val="TOC3"/>
            <w:tabs>
              <w:tab w:val="left" w:pos="1320"/>
              <w:tab w:val="right" w:leader="dot" w:pos="9016"/>
            </w:tabs>
            <w:rPr>
              <w:rFonts w:asciiTheme="minorHAnsi" w:hAnsiTheme="minorHAnsi"/>
              <w:noProof/>
              <w:sz w:val="22"/>
            </w:rPr>
          </w:pPr>
          <w:hyperlink w:anchor="_Toc517904091" w:history="1">
            <w:r w:rsidRPr="00770084">
              <w:rPr>
                <w:rStyle w:val="Hyperlink"/>
                <w:noProof/>
              </w:rPr>
              <w:t>3.1.1</w:t>
            </w:r>
            <w:r>
              <w:rPr>
                <w:rFonts w:asciiTheme="minorHAnsi" w:hAnsiTheme="minorHAnsi"/>
                <w:noProof/>
                <w:sz w:val="22"/>
              </w:rPr>
              <w:tab/>
            </w:r>
            <w:r w:rsidRPr="00770084">
              <w:rPr>
                <w:rStyle w:val="Hyperlink"/>
                <w:noProof/>
              </w:rPr>
              <w:t>What Is A Gyroscope</w:t>
            </w:r>
            <w:r>
              <w:rPr>
                <w:noProof/>
                <w:webHidden/>
              </w:rPr>
              <w:tab/>
            </w:r>
            <w:r>
              <w:rPr>
                <w:noProof/>
                <w:webHidden/>
              </w:rPr>
              <w:fldChar w:fldCharType="begin"/>
            </w:r>
            <w:r>
              <w:rPr>
                <w:noProof/>
                <w:webHidden/>
              </w:rPr>
              <w:instrText xml:space="preserve"> PAGEREF _Toc517904091 \h </w:instrText>
            </w:r>
            <w:r>
              <w:rPr>
                <w:noProof/>
                <w:webHidden/>
              </w:rPr>
            </w:r>
            <w:r>
              <w:rPr>
                <w:noProof/>
                <w:webHidden/>
              </w:rPr>
              <w:fldChar w:fldCharType="separate"/>
            </w:r>
            <w:r>
              <w:rPr>
                <w:noProof/>
                <w:webHidden/>
              </w:rPr>
              <w:t>12</w:t>
            </w:r>
            <w:r>
              <w:rPr>
                <w:noProof/>
                <w:webHidden/>
              </w:rPr>
              <w:fldChar w:fldCharType="end"/>
            </w:r>
          </w:hyperlink>
        </w:p>
        <w:p w14:paraId="2A980B25" w14:textId="350AF771" w:rsidR="001B6DED" w:rsidRDefault="001B6DED">
          <w:pPr>
            <w:pStyle w:val="TOC3"/>
            <w:tabs>
              <w:tab w:val="left" w:pos="1320"/>
              <w:tab w:val="right" w:leader="dot" w:pos="9016"/>
            </w:tabs>
            <w:rPr>
              <w:rFonts w:asciiTheme="minorHAnsi" w:hAnsiTheme="minorHAnsi"/>
              <w:noProof/>
              <w:sz w:val="22"/>
            </w:rPr>
          </w:pPr>
          <w:hyperlink w:anchor="_Toc517904092" w:history="1">
            <w:r w:rsidRPr="00770084">
              <w:rPr>
                <w:rStyle w:val="Hyperlink"/>
                <w:noProof/>
              </w:rPr>
              <w:t>3.1.2</w:t>
            </w:r>
            <w:r>
              <w:rPr>
                <w:rFonts w:asciiTheme="minorHAnsi" w:hAnsiTheme="minorHAnsi"/>
                <w:noProof/>
                <w:sz w:val="22"/>
              </w:rPr>
              <w:tab/>
            </w:r>
            <w:r w:rsidRPr="00770084">
              <w:rPr>
                <w:rStyle w:val="Hyperlink"/>
                <w:noProof/>
              </w:rPr>
              <w:t>Working Principle Of A Gyroscope</w:t>
            </w:r>
            <w:r>
              <w:rPr>
                <w:noProof/>
                <w:webHidden/>
              </w:rPr>
              <w:tab/>
            </w:r>
            <w:r>
              <w:rPr>
                <w:noProof/>
                <w:webHidden/>
              </w:rPr>
              <w:fldChar w:fldCharType="begin"/>
            </w:r>
            <w:r>
              <w:rPr>
                <w:noProof/>
                <w:webHidden/>
              </w:rPr>
              <w:instrText xml:space="preserve"> PAGEREF _Toc517904092 \h </w:instrText>
            </w:r>
            <w:r>
              <w:rPr>
                <w:noProof/>
                <w:webHidden/>
              </w:rPr>
            </w:r>
            <w:r>
              <w:rPr>
                <w:noProof/>
                <w:webHidden/>
              </w:rPr>
              <w:fldChar w:fldCharType="separate"/>
            </w:r>
            <w:r>
              <w:rPr>
                <w:noProof/>
                <w:webHidden/>
              </w:rPr>
              <w:t>13</w:t>
            </w:r>
            <w:r>
              <w:rPr>
                <w:noProof/>
                <w:webHidden/>
              </w:rPr>
              <w:fldChar w:fldCharType="end"/>
            </w:r>
          </w:hyperlink>
        </w:p>
        <w:p w14:paraId="25F0669B" w14:textId="26C9C959" w:rsidR="001B6DED" w:rsidRDefault="001B6DED">
          <w:pPr>
            <w:pStyle w:val="TOC3"/>
            <w:tabs>
              <w:tab w:val="left" w:pos="1320"/>
              <w:tab w:val="right" w:leader="dot" w:pos="9016"/>
            </w:tabs>
            <w:rPr>
              <w:rFonts w:asciiTheme="minorHAnsi" w:hAnsiTheme="minorHAnsi"/>
              <w:noProof/>
              <w:sz w:val="22"/>
            </w:rPr>
          </w:pPr>
          <w:hyperlink w:anchor="_Toc517904093" w:history="1">
            <w:r w:rsidRPr="00770084">
              <w:rPr>
                <w:rStyle w:val="Hyperlink"/>
                <w:noProof/>
              </w:rPr>
              <w:t>3.1.3</w:t>
            </w:r>
            <w:r>
              <w:rPr>
                <w:rFonts w:asciiTheme="minorHAnsi" w:hAnsiTheme="minorHAnsi"/>
                <w:noProof/>
                <w:sz w:val="22"/>
              </w:rPr>
              <w:tab/>
            </w:r>
            <w:r w:rsidRPr="00770084">
              <w:rPr>
                <w:rStyle w:val="Hyperlink"/>
                <w:noProof/>
              </w:rPr>
              <w:t>The Relationship Between Gyroscope And Accelerometer</w:t>
            </w:r>
            <w:r>
              <w:rPr>
                <w:noProof/>
                <w:webHidden/>
              </w:rPr>
              <w:tab/>
            </w:r>
            <w:r>
              <w:rPr>
                <w:noProof/>
                <w:webHidden/>
              </w:rPr>
              <w:fldChar w:fldCharType="begin"/>
            </w:r>
            <w:r>
              <w:rPr>
                <w:noProof/>
                <w:webHidden/>
              </w:rPr>
              <w:instrText xml:space="preserve"> PAGEREF _Toc517904093 \h </w:instrText>
            </w:r>
            <w:r>
              <w:rPr>
                <w:noProof/>
                <w:webHidden/>
              </w:rPr>
            </w:r>
            <w:r>
              <w:rPr>
                <w:noProof/>
                <w:webHidden/>
              </w:rPr>
              <w:fldChar w:fldCharType="separate"/>
            </w:r>
            <w:r>
              <w:rPr>
                <w:noProof/>
                <w:webHidden/>
              </w:rPr>
              <w:t>14</w:t>
            </w:r>
            <w:r>
              <w:rPr>
                <w:noProof/>
                <w:webHidden/>
              </w:rPr>
              <w:fldChar w:fldCharType="end"/>
            </w:r>
          </w:hyperlink>
        </w:p>
        <w:p w14:paraId="129D0BD2" w14:textId="4150E0C9" w:rsidR="001B6DED" w:rsidRDefault="001B6DED">
          <w:pPr>
            <w:pStyle w:val="TOC2"/>
            <w:tabs>
              <w:tab w:val="left" w:pos="880"/>
              <w:tab w:val="right" w:leader="dot" w:pos="9016"/>
            </w:tabs>
            <w:rPr>
              <w:rFonts w:asciiTheme="minorHAnsi" w:hAnsiTheme="minorHAnsi"/>
              <w:noProof/>
              <w:sz w:val="22"/>
            </w:rPr>
          </w:pPr>
          <w:hyperlink w:anchor="_Toc517904094" w:history="1">
            <w:r w:rsidRPr="00770084">
              <w:rPr>
                <w:rStyle w:val="Hyperlink"/>
                <w:noProof/>
              </w:rPr>
              <w:t>3.2</w:t>
            </w:r>
            <w:r>
              <w:rPr>
                <w:rFonts w:asciiTheme="minorHAnsi" w:hAnsiTheme="minorHAnsi"/>
                <w:noProof/>
                <w:sz w:val="22"/>
              </w:rPr>
              <w:tab/>
            </w:r>
            <w:r w:rsidRPr="00770084">
              <w:rPr>
                <w:rStyle w:val="Hyperlink"/>
                <w:noProof/>
              </w:rPr>
              <w:t>The Racing Game With Gyroscope</w:t>
            </w:r>
            <w:r>
              <w:rPr>
                <w:noProof/>
                <w:webHidden/>
              </w:rPr>
              <w:tab/>
            </w:r>
            <w:r>
              <w:rPr>
                <w:noProof/>
                <w:webHidden/>
              </w:rPr>
              <w:fldChar w:fldCharType="begin"/>
            </w:r>
            <w:r>
              <w:rPr>
                <w:noProof/>
                <w:webHidden/>
              </w:rPr>
              <w:instrText xml:space="preserve"> PAGEREF _Toc517904094 \h </w:instrText>
            </w:r>
            <w:r>
              <w:rPr>
                <w:noProof/>
                <w:webHidden/>
              </w:rPr>
            </w:r>
            <w:r>
              <w:rPr>
                <w:noProof/>
                <w:webHidden/>
              </w:rPr>
              <w:fldChar w:fldCharType="separate"/>
            </w:r>
            <w:r>
              <w:rPr>
                <w:noProof/>
                <w:webHidden/>
              </w:rPr>
              <w:t>15</w:t>
            </w:r>
            <w:r>
              <w:rPr>
                <w:noProof/>
                <w:webHidden/>
              </w:rPr>
              <w:fldChar w:fldCharType="end"/>
            </w:r>
          </w:hyperlink>
        </w:p>
        <w:p w14:paraId="2DDB4404" w14:textId="046E1CCA" w:rsidR="001B6DED" w:rsidRDefault="001B6DED">
          <w:pPr>
            <w:pStyle w:val="TOC3"/>
            <w:tabs>
              <w:tab w:val="left" w:pos="1320"/>
              <w:tab w:val="right" w:leader="dot" w:pos="9016"/>
            </w:tabs>
            <w:rPr>
              <w:rFonts w:asciiTheme="minorHAnsi" w:hAnsiTheme="minorHAnsi"/>
              <w:noProof/>
              <w:sz w:val="22"/>
            </w:rPr>
          </w:pPr>
          <w:hyperlink w:anchor="_Toc517904095" w:history="1">
            <w:r w:rsidRPr="00770084">
              <w:rPr>
                <w:rStyle w:val="Hyperlink"/>
                <w:noProof/>
              </w:rPr>
              <w:t>3.2.1</w:t>
            </w:r>
            <w:r>
              <w:rPr>
                <w:rFonts w:asciiTheme="minorHAnsi" w:hAnsiTheme="minorHAnsi"/>
                <w:noProof/>
                <w:sz w:val="22"/>
              </w:rPr>
              <w:tab/>
            </w:r>
            <w:r w:rsidRPr="00770084">
              <w:rPr>
                <w:rStyle w:val="Hyperlink"/>
                <w:noProof/>
              </w:rPr>
              <w:t>How A Gyroscope Works In iPhone</w:t>
            </w:r>
            <w:r>
              <w:rPr>
                <w:noProof/>
                <w:webHidden/>
              </w:rPr>
              <w:tab/>
            </w:r>
            <w:r>
              <w:rPr>
                <w:noProof/>
                <w:webHidden/>
              </w:rPr>
              <w:fldChar w:fldCharType="begin"/>
            </w:r>
            <w:r>
              <w:rPr>
                <w:noProof/>
                <w:webHidden/>
              </w:rPr>
              <w:instrText xml:space="preserve"> PAGEREF _Toc517904095 \h </w:instrText>
            </w:r>
            <w:r>
              <w:rPr>
                <w:noProof/>
                <w:webHidden/>
              </w:rPr>
            </w:r>
            <w:r>
              <w:rPr>
                <w:noProof/>
                <w:webHidden/>
              </w:rPr>
              <w:fldChar w:fldCharType="separate"/>
            </w:r>
            <w:r>
              <w:rPr>
                <w:noProof/>
                <w:webHidden/>
              </w:rPr>
              <w:t>15</w:t>
            </w:r>
            <w:r>
              <w:rPr>
                <w:noProof/>
                <w:webHidden/>
              </w:rPr>
              <w:fldChar w:fldCharType="end"/>
            </w:r>
          </w:hyperlink>
        </w:p>
        <w:p w14:paraId="4FCD274B" w14:textId="2A26ABE4" w:rsidR="001B6DED" w:rsidRDefault="001B6DED">
          <w:pPr>
            <w:pStyle w:val="TOC3"/>
            <w:tabs>
              <w:tab w:val="left" w:pos="1320"/>
              <w:tab w:val="right" w:leader="dot" w:pos="9016"/>
            </w:tabs>
            <w:rPr>
              <w:rFonts w:asciiTheme="minorHAnsi" w:hAnsiTheme="minorHAnsi"/>
              <w:noProof/>
              <w:sz w:val="22"/>
            </w:rPr>
          </w:pPr>
          <w:hyperlink w:anchor="_Toc517904096" w:history="1">
            <w:r w:rsidRPr="00770084">
              <w:rPr>
                <w:rStyle w:val="Hyperlink"/>
                <w:noProof/>
              </w:rPr>
              <w:t>3.2.2</w:t>
            </w:r>
            <w:r>
              <w:rPr>
                <w:rFonts w:asciiTheme="minorHAnsi" w:hAnsiTheme="minorHAnsi"/>
                <w:noProof/>
                <w:sz w:val="22"/>
              </w:rPr>
              <w:tab/>
            </w:r>
            <w:r w:rsidRPr="00770084">
              <w:rPr>
                <w:rStyle w:val="Hyperlink"/>
                <w:noProof/>
              </w:rPr>
              <w:t>Get The Current Orientation Of Movement Of The Phone.</w:t>
            </w:r>
            <w:r>
              <w:rPr>
                <w:noProof/>
                <w:webHidden/>
              </w:rPr>
              <w:tab/>
            </w:r>
            <w:r>
              <w:rPr>
                <w:noProof/>
                <w:webHidden/>
              </w:rPr>
              <w:fldChar w:fldCharType="begin"/>
            </w:r>
            <w:r>
              <w:rPr>
                <w:noProof/>
                <w:webHidden/>
              </w:rPr>
              <w:instrText xml:space="preserve"> PAGEREF _Toc517904096 \h </w:instrText>
            </w:r>
            <w:r>
              <w:rPr>
                <w:noProof/>
                <w:webHidden/>
              </w:rPr>
            </w:r>
            <w:r>
              <w:rPr>
                <w:noProof/>
                <w:webHidden/>
              </w:rPr>
              <w:fldChar w:fldCharType="separate"/>
            </w:r>
            <w:r>
              <w:rPr>
                <w:noProof/>
                <w:webHidden/>
              </w:rPr>
              <w:t>15</w:t>
            </w:r>
            <w:r>
              <w:rPr>
                <w:noProof/>
                <w:webHidden/>
              </w:rPr>
              <w:fldChar w:fldCharType="end"/>
            </w:r>
          </w:hyperlink>
        </w:p>
        <w:p w14:paraId="0C6939EC" w14:textId="7706E750" w:rsidR="001B6DED" w:rsidRDefault="001B6DED">
          <w:pPr>
            <w:pStyle w:val="TOC3"/>
            <w:tabs>
              <w:tab w:val="left" w:pos="1320"/>
              <w:tab w:val="right" w:leader="dot" w:pos="9016"/>
            </w:tabs>
            <w:rPr>
              <w:rFonts w:asciiTheme="minorHAnsi" w:hAnsiTheme="minorHAnsi"/>
              <w:noProof/>
              <w:sz w:val="22"/>
            </w:rPr>
          </w:pPr>
          <w:hyperlink w:anchor="_Toc517904097" w:history="1">
            <w:r w:rsidRPr="00770084">
              <w:rPr>
                <w:rStyle w:val="Hyperlink"/>
                <w:noProof/>
              </w:rPr>
              <w:t>3.2.3</w:t>
            </w:r>
            <w:r>
              <w:rPr>
                <w:rFonts w:asciiTheme="minorHAnsi" w:hAnsiTheme="minorHAnsi"/>
                <w:noProof/>
                <w:sz w:val="22"/>
              </w:rPr>
              <w:tab/>
            </w:r>
            <w:r w:rsidRPr="00770084">
              <w:rPr>
                <w:rStyle w:val="Hyperlink"/>
                <w:noProof/>
              </w:rPr>
              <w:t xml:space="preserve">Calculating the Current Angle In </w:t>
            </w:r>
            <w:r w:rsidRPr="00770084">
              <w:rPr>
                <w:rStyle w:val="Hyperlink"/>
                <w:noProof/>
                <w:lang w:val="en-GB"/>
              </w:rPr>
              <w:t xml:space="preserve">Pitch </w:t>
            </w:r>
            <w:r w:rsidRPr="00770084">
              <w:rPr>
                <w:rStyle w:val="Hyperlink"/>
                <w:noProof/>
              </w:rPr>
              <w:t>Axis</w:t>
            </w:r>
            <w:r>
              <w:rPr>
                <w:noProof/>
                <w:webHidden/>
              </w:rPr>
              <w:tab/>
            </w:r>
            <w:r>
              <w:rPr>
                <w:noProof/>
                <w:webHidden/>
              </w:rPr>
              <w:fldChar w:fldCharType="begin"/>
            </w:r>
            <w:r>
              <w:rPr>
                <w:noProof/>
                <w:webHidden/>
              </w:rPr>
              <w:instrText xml:space="preserve"> PAGEREF _Toc517904097 \h </w:instrText>
            </w:r>
            <w:r>
              <w:rPr>
                <w:noProof/>
                <w:webHidden/>
              </w:rPr>
            </w:r>
            <w:r>
              <w:rPr>
                <w:noProof/>
                <w:webHidden/>
              </w:rPr>
              <w:fldChar w:fldCharType="separate"/>
            </w:r>
            <w:r>
              <w:rPr>
                <w:noProof/>
                <w:webHidden/>
              </w:rPr>
              <w:t>17</w:t>
            </w:r>
            <w:r>
              <w:rPr>
                <w:noProof/>
                <w:webHidden/>
              </w:rPr>
              <w:fldChar w:fldCharType="end"/>
            </w:r>
          </w:hyperlink>
        </w:p>
        <w:p w14:paraId="3BDFC5C3" w14:textId="30FFF2AC" w:rsidR="001B6DED" w:rsidRDefault="001B6DED">
          <w:pPr>
            <w:pStyle w:val="TOC3"/>
            <w:tabs>
              <w:tab w:val="left" w:pos="880"/>
              <w:tab w:val="right" w:leader="dot" w:pos="9016"/>
            </w:tabs>
            <w:rPr>
              <w:rFonts w:asciiTheme="minorHAnsi" w:hAnsiTheme="minorHAnsi"/>
              <w:noProof/>
              <w:sz w:val="22"/>
            </w:rPr>
          </w:pPr>
          <w:hyperlink w:anchor="_Toc517904098" w:history="1">
            <w:r>
              <w:rPr>
                <w:rFonts w:asciiTheme="minorHAnsi" w:hAnsiTheme="minorHAnsi"/>
                <w:noProof/>
                <w:sz w:val="22"/>
              </w:rPr>
              <w:tab/>
            </w:r>
            <w:r w:rsidRPr="00770084">
              <w:rPr>
                <w:rStyle w:val="Hyperlink"/>
                <w:noProof/>
              </w:rPr>
              <w:t>How A Gyroscope Works For The Racing Game</w:t>
            </w:r>
            <w:r>
              <w:rPr>
                <w:noProof/>
                <w:webHidden/>
              </w:rPr>
              <w:tab/>
            </w:r>
            <w:r>
              <w:rPr>
                <w:noProof/>
                <w:webHidden/>
              </w:rPr>
              <w:fldChar w:fldCharType="begin"/>
            </w:r>
            <w:r>
              <w:rPr>
                <w:noProof/>
                <w:webHidden/>
              </w:rPr>
              <w:instrText xml:space="preserve"> PAGEREF _Toc517904098 \h </w:instrText>
            </w:r>
            <w:r>
              <w:rPr>
                <w:noProof/>
                <w:webHidden/>
              </w:rPr>
            </w:r>
            <w:r>
              <w:rPr>
                <w:noProof/>
                <w:webHidden/>
              </w:rPr>
              <w:fldChar w:fldCharType="separate"/>
            </w:r>
            <w:r>
              <w:rPr>
                <w:noProof/>
                <w:webHidden/>
              </w:rPr>
              <w:t>17</w:t>
            </w:r>
            <w:r>
              <w:rPr>
                <w:noProof/>
                <w:webHidden/>
              </w:rPr>
              <w:fldChar w:fldCharType="end"/>
            </w:r>
          </w:hyperlink>
        </w:p>
        <w:p w14:paraId="12B29811" w14:textId="715FC8DB" w:rsidR="001B6DED" w:rsidRDefault="001B6DED">
          <w:pPr>
            <w:pStyle w:val="TOC3"/>
            <w:tabs>
              <w:tab w:val="right" w:leader="dot" w:pos="9016"/>
            </w:tabs>
            <w:rPr>
              <w:rFonts w:asciiTheme="minorHAnsi" w:hAnsiTheme="minorHAnsi"/>
              <w:noProof/>
              <w:sz w:val="22"/>
            </w:rPr>
          </w:pPr>
          <w:hyperlink w:anchor="_Toc517904100" w:history="1">
            <w:r w:rsidRPr="00770084">
              <w:rPr>
                <w:rStyle w:val="Hyperlink"/>
                <w:noProof/>
              </w:rPr>
              <w:t>3.2.4</w:t>
            </w:r>
            <w:r>
              <w:rPr>
                <w:noProof/>
                <w:webHidden/>
              </w:rPr>
              <w:tab/>
            </w:r>
            <w:r>
              <w:rPr>
                <w:noProof/>
                <w:webHidden/>
              </w:rPr>
              <w:fldChar w:fldCharType="begin"/>
            </w:r>
            <w:r>
              <w:rPr>
                <w:noProof/>
                <w:webHidden/>
              </w:rPr>
              <w:instrText xml:space="preserve"> PAGEREF _Toc517904100 \h </w:instrText>
            </w:r>
            <w:r>
              <w:rPr>
                <w:noProof/>
                <w:webHidden/>
              </w:rPr>
            </w:r>
            <w:r>
              <w:rPr>
                <w:noProof/>
                <w:webHidden/>
              </w:rPr>
              <w:fldChar w:fldCharType="separate"/>
            </w:r>
            <w:r>
              <w:rPr>
                <w:noProof/>
                <w:webHidden/>
              </w:rPr>
              <w:t>17</w:t>
            </w:r>
            <w:r>
              <w:rPr>
                <w:noProof/>
                <w:webHidden/>
              </w:rPr>
              <w:fldChar w:fldCharType="end"/>
            </w:r>
          </w:hyperlink>
        </w:p>
        <w:p w14:paraId="68808FED" w14:textId="7E67D9AC" w:rsidR="001B6DED" w:rsidRDefault="001B6DED">
          <w:pPr>
            <w:pStyle w:val="TOC1"/>
            <w:tabs>
              <w:tab w:val="left" w:pos="480"/>
              <w:tab w:val="right" w:leader="dot" w:pos="9016"/>
            </w:tabs>
            <w:rPr>
              <w:rFonts w:asciiTheme="minorHAnsi" w:hAnsiTheme="minorHAnsi"/>
              <w:noProof/>
              <w:sz w:val="22"/>
            </w:rPr>
          </w:pPr>
          <w:hyperlink w:anchor="_Toc517904101" w:history="1">
            <w:r w:rsidRPr="00770084">
              <w:rPr>
                <w:rStyle w:val="Hyperlink"/>
                <w:noProof/>
              </w:rPr>
              <w:t>4</w:t>
            </w:r>
            <w:r>
              <w:rPr>
                <w:rFonts w:asciiTheme="minorHAnsi" w:hAnsiTheme="minorHAnsi"/>
                <w:noProof/>
                <w:sz w:val="22"/>
              </w:rPr>
              <w:tab/>
            </w:r>
            <w:r w:rsidRPr="00770084">
              <w:rPr>
                <w:rStyle w:val="Hyperlink"/>
                <w:noProof/>
              </w:rPr>
              <w:t>A Glow Stick With Accelerometer and Gyroscope</w:t>
            </w:r>
            <w:r>
              <w:rPr>
                <w:noProof/>
                <w:webHidden/>
              </w:rPr>
              <w:tab/>
            </w:r>
            <w:r>
              <w:rPr>
                <w:noProof/>
                <w:webHidden/>
              </w:rPr>
              <w:fldChar w:fldCharType="begin"/>
            </w:r>
            <w:r>
              <w:rPr>
                <w:noProof/>
                <w:webHidden/>
              </w:rPr>
              <w:instrText xml:space="preserve"> PAGEREF _Toc517904101 \h </w:instrText>
            </w:r>
            <w:r>
              <w:rPr>
                <w:noProof/>
                <w:webHidden/>
              </w:rPr>
            </w:r>
            <w:r>
              <w:rPr>
                <w:noProof/>
                <w:webHidden/>
              </w:rPr>
              <w:fldChar w:fldCharType="separate"/>
            </w:r>
            <w:r>
              <w:rPr>
                <w:noProof/>
                <w:webHidden/>
              </w:rPr>
              <w:t>21</w:t>
            </w:r>
            <w:r>
              <w:rPr>
                <w:noProof/>
                <w:webHidden/>
              </w:rPr>
              <w:fldChar w:fldCharType="end"/>
            </w:r>
          </w:hyperlink>
        </w:p>
        <w:p w14:paraId="271E6971" w14:textId="5090C6DC" w:rsidR="001B6DED" w:rsidRDefault="001B6DED">
          <w:pPr>
            <w:pStyle w:val="TOC2"/>
            <w:tabs>
              <w:tab w:val="left" w:pos="880"/>
              <w:tab w:val="right" w:leader="dot" w:pos="9016"/>
            </w:tabs>
            <w:rPr>
              <w:rFonts w:asciiTheme="minorHAnsi" w:hAnsiTheme="minorHAnsi"/>
              <w:noProof/>
              <w:sz w:val="22"/>
            </w:rPr>
          </w:pPr>
          <w:hyperlink w:anchor="_Toc517904102" w:history="1">
            <w:r w:rsidRPr="00770084">
              <w:rPr>
                <w:rStyle w:val="Hyperlink"/>
                <w:noProof/>
              </w:rPr>
              <w:t>4.1</w:t>
            </w:r>
            <w:r>
              <w:rPr>
                <w:rFonts w:asciiTheme="minorHAnsi" w:hAnsiTheme="minorHAnsi"/>
                <w:noProof/>
                <w:sz w:val="22"/>
              </w:rPr>
              <w:tab/>
            </w:r>
            <w:r w:rsidRPr="00770084">
              <w:rPr>
                <w:rStyle w:val="Hyperlink"/>
                <w:noProof/>
              </w:rPr>
              <w:t>Appearance and Function Description</w:t>
            </w:r>
            <w:r>
              <w:rPr>
                <w:noProof/>
                <w:webHidden/>
              </w:rPr>
              <w:tab/>
            </w:r>
            <w:r>
              <w:rPr>
                <w:noProof/>
                <w:webHidden/>
              </w:rPr>
              <w:fldChar w:fldCharType="begin"/>
            </w:r>
            <w:r>
              <w:rPr>
                <w:noProof/>
                <w:webHidden/>
              </w:rPr>
              <w:instrText xml:space="preserve"> PAGEREF _Toc517904102 \h </w:instrText>
            </w:r>
            <w:r>
              <w:rPr>
                <w:noProof/>
                <w:webHidden/>
              </w:rPr>
            </w:r>
            <w:r>
              <w:rPr>
                <w:noProof/>
                <w:webHidden/>
              </w:rPr>
              <w:fldChar w:fldCharType="separate"/>
            </w:r>
            <w:r>
              <w:rPr>
                <w:noProof/>
                <w:webHidden/>
              </w:rPr>
              <w:t>21</w:t>
            </w:r>
            <w:r>
              <w:rPr>
                <w:noProof/>
                <w:webHidden/>
              </w:rPr>
              <w:fldChar w:fldCharType="end"/>
            </w:r>
          </w:hyperlink>
        </w:p>
        <w:p w14:paraId="54BFCE92" w14:textId="2E623D36" w:rsidR="001B6DED" w:rsidRDefault="001B6DED">
          <w:pPr>
            <w:pStyle w:val="TOC3"/>
            <w:tabs>
              <w:tab w:val="left" w:pos="1320"/>
              <w:tab w:val="right" w:leader="dot" w:pos="9016"/>
            </w:tabs>
            <w:rPr>
              <w:rFonts w:asciiTheme="minorHAnsi" w:hAnsiTheme="minorHAnsi"/>
              <w:noProof/>
              <w:sz w:val="22"/>
            </w:rPr>
          </w:pPr>
          <w:hyperlink w:anchor="_Toc517904103" w:history="1">
            <w:r w:rsidRPr="00770084">
              <w:rPr>
                <w:rStyle w:val="Hyperlink"/>
                <w:noProof/>
              </w:rPr>
              <w:t>4.1.1</w:t>
            </w:r>
            <w:r>
              <w:rPr>
                <w:rFonts w:asciiTheme="minorHAnsi" w:hAnsiTheme="minorHAnsi"/>
                <w:noProof/>
                <w:sz w:val="22"/>
              </w:rPr>
              <w:tab/>
            </w:r>
            <w:r w:rsidRPr="00770084">
              <w:rPr>
                <w:rStyle w:val="Hyperlink"/>
                <w:noProof/>
              </w:rPr>
              <w:t>A Normal Glow-Stick</w:t>
            </w:r>
            <w:r>
              <w:rPr>
                <w:noProof/>
                <w:webHidden/>
              </w:rPr>
              <w:tab/>
            </w:r>
            <w:r>
              <w:rPr>
                <w:noProof/>
                <w:webHidden/>
              </w:rPr>
              <w:fldChar w:fldCharType="begin"/>
            </w:r>
            <w:r>
              <w:rPr>
                <w:noProof/>
                <w:webHidden/>
              </w:rPr>
              <w:instrText xml:space="preserve"> PAGEREF _Toc517904103 \h </w:instrText>
            </w:r>
            <w:r>
              <w:rPr>
                <w:noProof/>
                <w:webHidden/>
              </w:rPr>
            </w:r>
            <w:r>
              <w:rPr>
                <w:noProof/>
                <w:webHidden/>
              </w:rPr>
              <w:fldChar w:fldCharType="separate"/>
            </w:r>
            <w:r>
              <w:rPr>
                <w:noProof/>
                <w:webHidden/>
              </w:rPr>
              <w:t>21</w:t>
            </w:r>
            <w:r>
              <w:rPr>
                <w:noProof/>
                <w:webHidden/>
              </w:rPr>
              <w:fldChar w:fldCharType="end"/>
            </w:r>
          </w:hyperlink>
        </w:p>
        <w:p w14:paraId="5D648B8F" w14:textId="4548AA47" w:rsidR="001B6DED" w:rsidRDefault="001B6DED">
          <w:pPr>
            <w:pStyle w:val="TOC3"/>
            <w:tabs>
              <w:tab w:val="left" w:pos="1320"/>
              <w:tab w:val="right" w:leader="dot" w:pos="9016"/>
            </w:tabs>
            <w:rPr>
              <w:rFonts w:asciiTheme="minorHAnsi" w:hAnsiTheme="minorHAnsi"/>
              <w:noProof/>
              <w:sz w:val="22"/>
            </w:rPr>
          </w:pPr>
          <w:hyperlink w:anchor="_Toc517904104" w:history="1">
            <w:r w:rsidRPr="00770084">
              <w:rPr>
                <w:rStyle w:val="Hyperlink"/>
                <w:noProof/>
              </w:rPr>
              <w:t>4.1.2</w:t>
            </w:r>
            <w:r>
              <w:rPr>
                <w:rFonts w:asciiTheme="minorHAnsi" w:hAnsiTheme="minorHAnsi"/>
                <w:noProof/>
                <w:sz w:val="22"/>
              </w:rPr>
              <w:tab/>
            </w:r>
            <w:r w:rsidRPr="00770084">
              <w:rPr>
                <w:rStyle w:val="Hyperlink"/>
                <w:noProof/>
              </w:rPr>
              <w:t xml:space="preserve">A </w:t>
            </w:r>
            <w:r w:rsidRPr="00770084">
              <w:rPr>
                <w:rStyle w:val="Hyperlink"/>
                <w:noProof/>
                <w:lang w:val="en-US"/>
              </w:rPr>
              <w:t xml:space="preserve">Multifunctional </w:t>
            </w:r>
            <w:r w:rsidRPr="00770084">
              <w:rPr>
                <w:rStyle w:val="Hyperlink"/>
                <w:noProof/>
              </w:rPr>
              <w:t>Glow-Stick</w:t>
            </w:r>
            <w:r>
              <w:rPr>
                <w:noProof/>
                <w:webHidden/>
              </w:rPr>
              <w:tab/>
            </w:r>
            <w:r>
              <w:rPr>
                <w:noProof/>
                <w:webHidden/>
              </w:rPr>
              <w:fldChar w:fldCharType="begin"/>
            </w:r>
            <w:r>
              <w:rPr>
                <w:noProof/>
                <w:webHidden/>
              </w:rPr>
              <w:instrText xml:space="preserve"> PAGEREF _Toc517904104 \h </w:instrText>
            </w:r>
            <w:r>
              <w:rPr>
                <w:noProof/>
                <w:webHidden/>
              </w:rPr>
            </w:r>
            <w:r>
              <w:rPr>
                <w:noProof/>
                <w:webHidden/>
              </w:rPr>
              <w:fldChar w:fldCharType="separate"/>
            </w:r>
            <w:r>
              <w:rPr>
                <w:noProof/>
                <w:webHidden/>
              </w:rPr>
              <w:t>22</w:t>
            </w:r>
            <w:r>
              <w:rPr>
                <w:noProof/>
                <w:webHidden/>
              </w:rPr>
              <w:fldChar w:fldCharType="end"/>
            </w:r>
          </w:hyperlink>
        </w:p>
        <w:p w14:paraId="754AC297" w14:textId="3CE3E59D" w:rsidR="001B6DED" w:rsidRDefault="001B6DED">
          <w:pPr>
            <w:pStyle w:val="TOC2"/>
            <w:tabs>
              <w:tab w:val="left" w:pos="880"/>
              <w:tab w:val="right" w:leader="dot" w:pos="9016"/>
            </w:tabs>
            <w:rPr>
              <w:rFonts w:asciiTheme="minorHAnsi" w:hAnsiTheme="minorHAnsi"/>
              <w:noProof/>
              <w:sz w:val="22"/>
            </w:rPr>
          </w:pPr>
          <w:hyperlink w:anchor="_Toc517904105" w:history="1">
            <w:r w:rsidRPr="00770084">
              <w:rPr>
                <w:rStyle w:val="Hyperlink"/>
                <w:noProof/>
              </w:rPr>
              <w:t>4.2</w:t>
            </w:r>
            <w:r>
              <w:rPr>
                <w:rFonts w:asciiTheme="minorHAnsi" w:hAnsiTheme="minorHAnsi"/>
                <w:noProof/>
                <w:sz w:val="22"/>
              </w:rPr>
              <w:tab/>
            </w:r>
            <w:r w:rsidRPr="00770084">
              <w:rPr>
                <w:rStyle w:val="Hyperlink"/>
                <w:noProof/>
              </w:rPr>
              <w:t>How and Why Need Accelerometer And Gyroscope</w:t>
            </w:r>
            <w:r>
              <w:rPr>
                <w:noProof/>
                <w:webHidden/>
              </w:rPr>
              <w:tab/>
            </w:r>
            <w:r>
              <w:rPr>
                <w:noProof/>
                <w:webHidden/>
              </w:rPr>
              <w:fldChar w:fldCharType="begin"/>
            </w:r>
            <w:r>
              <w:rPr>
                <w:noProof/>
                <w:webHidden/>
              </w:rPr>
              <w:instrText xml:space="preserve"> PAGEREF _Toc517904105 \h </w:instrText>
            </w:r>
            <w:r>
              <w:rPr>
                <w:noProof/>
                <w:webHidden/>
              </w:rPr>
            </w:r>
            <w:r>
              <w:rPr>
                <w:noProof/>
                <w:webHidden/>
              </w:rPr>
              <w:fldChar w:fldCharType="separate"/>
            </w:r>
            <w:r>
              <w:rPr>
                <w:noProof/>
                <w:webHidden/>
              </w:rPr>
              <w:t>23</w:t>
            </w:r>
            <w:r>
              <w:rPr>
                <w:noProof/>
                <w:webHidden/>
              </w:rPr>
              <w:fldChar w:fldCharType="end"/>
            </w:r>
          </w:hyperlink>
        </w:p>
        <w:p w14:paraId="50180C4C" w14:textId="4B760C6F" w:rsidR="001B6DED" w:rsidRDefault="001B6DED">
          <w:pPr>
            <w:pStyle w:val="TOC3"/>
            <w:tabs>
              <w:tab w:val="left" w:pos="1320"/>
              <w:tab w:val="right" w:leader="dot" w:pos="9016"/>
            </w:tabs>
            <w:rPr>
              <w:rFonts w:asciiTheme="minorHAnsi" w:hAnsiTheme="minorHAnsi"/>
              <w:noProof/>
              <w:sz w:val="22"/>
            </w:rPr>
          </w:pPr>
          <w:hyperlink w:anchor="_Toc517904106" w:history="1">
            <w:r w:rsidRPr="00770084">
              <w:rPr>
                <w:rStyle w:val="Hyperlink"/>
                <w:noProof/>
                <w:lang w:val="en-US"/>
              </w:rPr>
              <w:t>4.2.1</w:t>
            </w:r>
            <w:r>
              <w:rPr>
                <w:rFonts w:asciiTheme="minorHAnsi" w:hAnsiTheme="minorHAnsi"/>
                <w:noProof/>
                <w:sz w:val="22"/>
              </w:rPr>
              <w:tab/>
            </w:r>
            <w:r w:rsidRPr="00770084">
              <w:rPr>
                <w:rStyle w:val="Hyperlink"/>
                <w:noProof/>
                <w:lang w:val="en-US"/>
              </w:rPr>
              <w:t>The Gestures Recognition</w:t>
            </w:r>
            <w:r>
              <w:rPr>
                <w:noProof/>
                <w:webHidden/>
              </w:rPr>
              <w:tab/>
            </w:r>
            <w:r>
              <w:rPr>
                <w:noProof/>
                <w:webHidden/>
              </w:rPr>
              <w:fldChar w:fldCharType="begin"/>
            </w:r>
            <w:r>
              <w:rPr>
                <w:noProof/>
                <w:webHidden/>
              </w:rPr>
              <w:instrText xml:space="preserve"> PAGEREF _Toc517904106 \h </w:instrText>
            </w:r>
            <w:r>
              <w:rPr>
                <w:noProof/>
                <w:webHidden/>
              </w:rPr>
            </w:r>
            <w:r>
              <w:rPr>
                <w:noProof/>
                <w:webHidden/>
              </w:rPr>
              <w:fldChar w:fldCharType="separate"/>
            </w:r>
            <w:r>
              <w:rPr>
                <w:noProof/>
                <w:webHidden/>
              </w:rPr>
              <w:t>23</w:t>
            </w:r>
            <w:r>
              <w:rPr>
                <w:noProof/>
                <w:webHidden/>
              </w:rPr>
              <w:fldChar w:fldCharType="end"/>
            </w:r>
          </w:hyperlink>
        </w:p>
        <w:p w14:paraId="459C99C0" w14:textId="165AA287" w:rsidR="001B6DED" w:rsidRDefault="001B6DED">
          <w:pPr>
            <w:pStyle w:val="TOC2"/>
            <w:tabs>
              <w:tab w:val="left" w:pos="480"/>
              <w:tab w:val="right" w:leader="dot" w:pos="9016"/>
            </w:tabs>
            <w:rPr>
              <w:rFonts w:asciiTheme="minorHAnsi" w:hAnsiTheme="minorHAnsi"/>
              <w:noProof/>
              <w:sz w:val="22"/>
            </w:rPr>
          </w:pPr>
          <w:hyperlink w:anchor="_Toc517904107" w:history="1">
            <w:r>
              <w:rPr>
                <w:rFonts w:asciiTheme="minorHAnsi" w:hAnsiTheme="minorHAnsi"/>
                <w:noProof/>
                <w:sz w:val="22"/>
              </w:rPr>
              <w:tab/>
            </w:r>
            <w:r w:rsidRPr="00770084">
              <w:rPr>
                <w:rStyle w:val="Hyperlink"/>
                <w:noProof/>
              </w:rPr>
              <w:t>Action Recognition Algorithms</w:t>
            </w:r>
            <w:r>
              <w:rPr>
                <w:noProof/>
                <w:webHidden/>
              </w:rPr>
              <w:tab/>
            </w:r>
            <w:r>
              <w:rPr>
                <w:noProof/>
                <w:webHidden/>
              </w:rPr>
              <w:fldChar w:fldCharType="begin"/>
            </w:r>
            <w:r>
              <w:rPr>
                <w:noProof/>
                <w:webHidden/>
              </w:rPr>
              <w:instrText xml:space="preserve"> PAGEREF _Toc517904107 \h </w:instrText>
            </w:r>
            <w:r>
              <w:rPr>
                <w:noProof/>
                <w:webHidden/>
              </w:rPr>
            </w:r>
            <w:r>
              <w:rPr>
                <w:noProof/>
                <w:webHidden/>
              </w:rPr>
              <w:fldChar w:fldCharType="separate"/>
            </w:r>
            <w:r>
              <w:rPr>
                <w:noProof/>
                <w:webHidden/>
              </w:rPr>
              <w:t>30</w:t>
            </w:r>
            <w:r>
              <w:rPr>
                <w:noProof/>
                <w:webHidden/>
              </w:rPr>
              <w:fldChar w:fldCharType="end"/>
            </w:r>
          </w:hyperlink>
        </w:p>
        <w:p w14:paraId="23C321EF" w14:textId="405D631E" w:rsidR="001B6DED" w:rsidRDefault="001B6DED">
          <w:pPr>
            <w:pStyle w:val="TOC2"/>
            <w:tabs>
              <w:tab w:val="right" w:leader="dot" w:pos="9016"/>
            </w:tabs>
            <w:rPr>
              <w:rFonts w:asciiTheme="minorHAnsi" w:hAnsiTheme="minorHAnsi"/>
              <w:noProof/>
              <w:sz w:val="22"/>
            </w:rPr>
          </w:pPr>
          <w:hyperlink w:anchor="_Toc517904108" w:history="1">
            <w:r w:rsidRPr="00770084">
              <w:rPr>
                <w:rStyle w:val="Hyperlink"/>
                <w:noProof/>
                <w:lang w:val="en-GB"/>
              </w:rPr>
              <w:t>4.3</w:t>
            </w:r>
            <w:r>
              <w:rPr>
                <w:noProof/>
                <w:webHidden/>
              </w:rPr>
              <w:tab/>
            </w:r>
            <w:r>
              <w:rPr>
                <w:noProof/>
                <w:webHidden/>
              </w:rPr>
              <w:fldChar w:fldCharType="begin"/>
            </w:r>
            <w:r>
              <w:rPr>
                <w:noProof/>
                <w:webHidden/>
              </w:rPr>
              <w:instrText xml:space="preserve"> PAGEREF _Toc517904108 \h </w:instrText>
            </w:r>
            <w:r>
              <w:rPr>
                <w:noProof/>
                <w:webHidden/>
              </w:rPr>
            </w:r>
            <w:r>
              <w:rPr>
                <w:noProof/>
                <w:webHidden/>
              </w:rPr>
              <w:fldChar w:fldCharType="separate"/>
            </w:r>
            <w:r>
              <w:rPr>
                <w:noProof/>
                <w:webHidden/>
              </w:rPr>
              <w:t>30</w:t>
            </w:r>
            <w:r>
              <w:rPr>
                <w:noProof/>
                <w:webHidden/>
              </w:rPr>
              <w:fldChar w:fldCharType="end"/>
            </w:r>
          </w:hyperlink>
        </w:p>
        <w:p w14:paraId="0FF996BC" w14:textId="0B52C0C5" w:rsidR="001B6DED" w:rsidRDefault="001B6DED">
          <w:pPr>
            <w:pStyle w:val="TOC3"/>
            <w:tabs>
              <w:tab w:val="left" w:pos="1320"/>
              <w:tab w:val="right" w:leader="dot" w:pos="9016"/>
            </w:tabs>
            <w:rPr>
              <w:rFonts w:asciiTheme="minorHAnsi" w:hAnsiTheme="minorHAnsi"/>
              <w:noProof/>
              <w:sz w:val="22"/>
            </w:rPr>
          </w:pPr>
          <w:hyperlink w:anchor="_Toc517904109" w:history="1">
            <w:r w:rsidRPr="00770084">
              <w:rPr>
                <w:rStyle w:val="Hyperlink"/>
                <w:noProof/>
                <w:lang w:val="en-GB"/>
              </w:rPr>
              <w:t>4.3.1</w:t>
            </w:r>
            <w:r>
              <w:rPr>
                <w:rFonts w:asciiTheme="minorHAnsi" w:hAnsiTheme="minorHAnsi"/>
                <w:noProof/>
                <w:sz w:val="22"/>
              </w:rPr>
              <w:tab/>
            </w:r>
            <w:r w:rsidRPr="00770084">
              <w:rPr>
                <w:rStyle w:val="Hyperlink"/>
                <w:noProof/>
                <w:lang w:val="en-GB"/>
              </w:rPr>
              <w:t>Identifying Those Two Gestures by Two kinds of Angles</w:t>
            </w:r>
            <w:r>
              <w:rPr>
                <w:noProof/>
                <w:webHidden/>
              </w:rPr>
              <w:tab/>
            </w:r>
            <w:r>
              <w:rPr>
                <w:noProof/>
                <w:webHidden/>
              </w:rPr>
              <w:fldChar w:fldCharType="begin"/>
            </w:r>
            <w:r>
              <w:rPr>
                <w:noProof/>
                <w:webHidden/>
              </w:rPr>
              <w:instrText xml:space="preserve"> PAGEREF _Toc517904109 \h </w:instrText>
            </w:r>
            <w:r>
              <w:rPr>
                <w:noProof/>
                <w:webHidden/>
              </w:rPr>
            </w:r>
            <w:r>
              <w:rPr>
                <w:noProof/>
                <w:webHidden/>
              </w:rPr>
              <w:fldChar w:fldCharType="separate"/>
            </w:r>
            <w:r>
              <w:rPr>
                <w:noProof/>
                <w:webHidden/>
              </w:rPr>
              <w:t>30</w:t>
            </w:r>
            <w:r>
              <w:rPr>
                <w:noProof/>
                <w:webHidden/>
              </w:rPr>
              <w:fldChar w:fldCharType="end"/>
            </w:r>
          </w:hyperlink>
        </w:p>
        <w:p w14:paraId="751853A8" w14:textId="01F13FE7" w:rsidR="001B6DED" w:rsidRDefault="001B6DED">
          <w:pPr>
            <w:pStyle w:val="TOC3"/>
            <w:tabs>
              <w:tab w:val="left" w:pos="1320"/>
              <w:tab w:val="right" w:leader="dot" w:pos="9016"/>
            </w:tabs>
            <w:rPr>
              <w:rFonts w:asciiTheme="minorHAnsi" w:hAnsiTheme="minorHAnsi"/>
              <w:noProof/>
              <w:sz w:val="22"/>
            </w:rPr>
          </w:pPr>
          <w:hyperlink w:anchor="_Toc517904111" w:history="1">
            <w:r w:rsidRPr="00770084">
              <w:rPr>
                <w:rStyle w:val="Hyperlink"/>
                <w:noProof/>
                <w:lang w:val="en-GB"/>
              </w:rPr>
              <w:t>4.3.2</w:t>
            </w:r>
            <w:r>
              <w:rPr>
                <w:rFonts w:asciiTheme="minorHAnsi" w:hAnsiTheme="minorHAnsi"/>
                <w:noProof/>
                <w:sz w:val="22"/>
              </w:rPr>
              <w:tab/>
            </w:r>
            <w:r w:rsidRPr="00770084">
              <w:rPr>
                <w:rStyle w:val="Hyperlink"/>
                <w:noProof/>
                <w:lang w:val="en-GB"/>
              </w:rPr>
              <w:t>The Period of Data Collection and Faltering Noise</w:t>
            </w:r>
            <w:r>
              <w:rPr>
                <w:noProof/>
                <w:webHidden/>
              </w:rPr>
              <w:tab/>
            </w:r>
            <w:r>
              <w:rPr>
                <w:noProof/>
                <w:webHidden/>
              </w:rPr>
              <w:fldChar w:fldCharType="begin"/>
            </w:r>
            <w:r>
              <w:rPr>
                <w:noProof/>
                <w:webHidden/>
              </w:rPr>
              <w:instrText xml:space="preserve"> PAGEREF _Toc517904111 \h </w:instrText>
            </w:r>
            <w:r>
              <w:rPr>
                <w:noProof/>
                <w:webHidden/>
              </w:rPr>
            </w:r>
            <w:r>
              <w:rPr>
                <w:noProof/>
                <w:webHidden/>
              </w:rPr>
              <w:fldChar w:fldCharType="separate"/>
            </w:r>
            <w:r>
              <w:rPr>
                <w:noProof/>
                <w:webHidden/>
              </w:rPr>
              <w:t>30</w:t>
            </w:r>
            <w:r>
              <w:rPr>
                <w:noProof/>
                <w:webHidden/>
              </w:rPr>
              <w:fldChar w:fldCharType="end"/>
            </w:r>
          </w:hyperlink>
        </w:p>
        <w:p w14:paraId="414E3810" w14:textId="1BAF1A8A" w:rsidR="001B6DED" w:rsidRDefault="001B6DED">
          <w:pPr>
            <w:pStyle w:val="TOC3"/>
            <w:tabs>
              <w:tab w:val="left" w:pos="1320"/>
              <w:tab w:val="right" w:leader="dot" w:pos="9016"/>
            </w:tabs>
            <w:rPr>
              <w:rFonts w:asciiTheme="minorHAnsi" w:hAnsiTheme="minorHAnsi"/>
              <w:noProof/>
              <w:sz w:val="22"/>
            </w:rPr>
          </w:pPr>
          <w:hyperlink w:anchor="_Toc517904112" w:history="1">
            <w:r w:rsidRPr="00770084">
              <w:rPr>
                <w:rStyle w:val="Hyperlink"/>
                <w:noProof/>
              </w:rPr>
              <w:t>4.3.3</w:t>
            </w:r>
            <w:r>
              <w:rPr>
                <w:rFonts w:asciiTheme="minorHAnsi" w:hAnsiTheme="minorHAnsi"/>
                <w:noProof/>
                <w:sz w:val="22"/>
              </w:rPr>
              <w:tab/>
            </w:r>
            <w:r w:rsidRPr="00770084">
              <w:rPr>
                <w:rStyle w:val="Hyperlink"/>
                <w:noProof/>
              </w:rPr>
              <w:t>Collecting Data and Making Standards</w:t>
            </w:r>
            <w:r>
              <w:rPr>
                <w:noProof/>
                <w:webHidden/>
              </w:rPr>
              <w:tab/>
            </w:r>
            <w:r>
              <w:rPr>
                <w:noProof/>
                <w:webHidden/>
              </w:rPr>
              <w:fldChar w:fldCharType="begin"/>
            </w:r>
            <w:r>
              <w:rPr>
                <w:noProof/>
                <w:webHidden/>
              </w:rPr>
              <w:instrText xml:space="preserve"> PAGEREF _Toc517904112 \h </w:instrText>
            </w:r>
            <w:r>
              <w:rPr>
                <w:noProof/>
                <w:webHidden/>
              </w:rPr>
            </w:r>
            <w:r>
              <w:rPr>
                <w:noProof/>
                <w:webHidden/>
              </w:rPr>
              <w:fldChar w:fldCharType="separate"/>
            </w:r>
            <w:r>
              <w:rPr>
                <w:noProof/>
                <w:webHidden/>
              </w:rPr>
              <w:t>31</w:t>
            </w:r>
            <w:r>
              <w:rPr>
                <w:noProof/>
                <w:webHidden/>
              </w:rPr>
              <w:fldChar w:fldCharType="end"/>
            </w:r>
          </w:hyperlink>
        </w:p>
        <w:p w14:paraId="70C9842B" w14:textId="2E2DBD20" w:rsidR="001B6DED" w:rsidRDefault="001B6DED">
          <w:pPr>
            <w:pStyle w:val="TOC3"/>
            <w:tabs>
              <w:tab w:val="left" w:pos="1320"/>
              <w:tab w:val="right" w:leader="dot" w:pos="9016"/>
            </w:tabs>
            <w:rPr>
              <w:rFonts w:asciiTheme="minorHAnsi" w:hAnsiTheme="minorHAnsi"/>
              <w:noProof/>
              <w:sz w:val="22"/>
            </w:rPr>
          </w:pPr>
          <w:hyperlink w:anchor="_Toc517904113" w:history="1">
            <w:r w:rsidRPr="00770084">
              <w:rPr>
                <w:rStyle w:val="Hyperlink"/>
                <w:noProof/>
              </w:rPr>
              <w:t>4.3.4</w:t>
            </w:r>
            <w:r>
              <w:rPr>
                <w:rFonts w:asciiTheme="minorHAnsi" w:hAnsiTheme="minorHAnsi"/>
                <w:noProof/>
                <w:sz w:val="22"/>
              </w:rPr>
              <w:tab/>
            </w:r>
            <w:r w:rsidRPr="00770084">
              <w:rPr>
                <w:rStyle w:val="Hyperlink"/>
                <w:noProof/>
              </w:rPr>
              <w:t>Validating the Collection Data</w:t>
            </w:r>
            <w:r>
              <w:rPr>
                <w:noProof/>
                <w:webHidden/>
              </w:rPr>
              <w:tab/>
            </w:r>
            <w:r>
              <w:rPr>
                <w:noProof/>
                <w:webHidden/>
              </w:rPr>
              <w:fldChar w:fldCharType="begin"/>
            </w:r>
            <w:r>
              <w:rPr>
                <w:noProof/>
                <w:webHidden/>
              </w:rPr>
              <w:instrText xml:space="preserve"> PAGEREF _Toc517904113 \h </w:instrText>
            </w:r>
            <w:r>
              <w:rPr>
                <w:noProof/>
                <w:webHidden/>
              </w:rPr>
            </w:r>
            <w:r>
              <w:rPr>
                <w:noProof/>
                <w:webHidden/>
              </w:rPr>
              <w:fldChar w:fldCharType="separate"/>
            </w:r>
            <w:r>
              <w:rPr>
                <w:noProof/>
                <w:webHidden/>
              </w:rPr>
              <w:t>37</w:t>
            </w:r>
            <w:r>
              <w:rPr>
                <w:noProof/>
                <w:webHidden/>
              </w:rPr>
              <w:fldChar w:fldCharType="end"/>
            </w:r>
          </w:hyperlink>
        </w:p>
        <w:p w14:paraId="7DE054F6" w14:textId="61152D69" w:rsidR="001B6DED" w:rsidRDefault="001B6DED">
          <w:pPr>
            <w:pStyle w:val="TOC2"/>
            <w:tabs>
              <w:tab w:val="left" w:pos="880"/>
              <w:tab w:val="right" w:leader="dot" w:pos="9016"/>
            </w:tabs>
            <w:rPr>
              <w:rFonts w:asciiTheme="minorHAnsi" w:hAnsiTheme="minorHAnsi"/>
              <w:noProof/>
              <w:sz w:val="22"/>
            </w:rPr>
          </w:pPr>
          <w:hyperlink w:anchor="_Toc517904114" w:history="1">
            <w:r w:rsidRPr="00770084">
              <w:rPr>
                <w:rStyle w:val="Hyperlink"/>
                <w:noProof/>
                <w:lang w:val="en-US"/>
              </w:rPr>
              <w:t>4.4</w:t>
            </w:r>
            <w:r>
              <w:rPr>
                <w:rFonts w:asciiTheme="minorHAnsi" w:hAnsiTheme="minorHAnsi"/>
                <w:noProof/>
                <w:sz w:val="22"/>
              </w:rPr>
              <w:tab/>
            </w:r>
            <w:r w:rsidRPr="00770084">
              <w:rPr>
                <w:rStyle w:val="Hyperlink"/>
                <w:noProof/>
                <w:lang w:val="en-US"/>
              </w:rPr>
              <w:t>The Test Program of the Action Recognition</w:t>
            </w:r>
            <w:r>
              <w:rPr>
                <w:noProof/>
                <w:webHidden/>
              </w:rPr>
              <w:tab/>
            </w:r>
            <w:r>
              <w:rPr>
                <w:noProof/>
                <w:webHidden/>
              </w:rPr>
              <w:fldChar w:fldCharType="begin"/>
            </w:r>
            <w:r>
              <w:rPr>
                <w:noProof/>
                <w:webHidden/>
              </w:rPr>
              <w:instrText xml:space="preserve"> PAGEREF _Toc517904114 \h </w:instrText>
            </w:r>
            <w:r>
              <w:rPr>
                <w:noProof/>
                <w:webHidden/>
              </w:rPr>
            </w:r>
            <w:r>
              <w:rPr>
                <w:noProof/>
                <w:webHidden/>
              </w:rPr>
              <w:fldChar w:fldCharType="separate"/>
            </w:r>
            <w:r>
              <w:rPr>
                <w:noProof/>
                <w:webHidden/>
              </w:rPr>
              <w:t>38</w:t>
            </w:r>
            <w:r>
              <w:rPr>
                <w:noProof/>
                <w:webHidden/>
              </w:rPr>
              <w:fldChar w:fldCharType="end"/>
            </w:r>
          </w:hyperlink>
        </w:p>
        <w:p w14:paraId="22285E93" w14:textId="60D6EC93" w:rsidR="001B6DED" w:rsidRDefault="001B6DED">
          <w:pPr>
            <w:pStyle w:val="TOC3"/>
            <w:tabs>
              <w:tab w:val="left" w:pos="1320"/>
              <w:tab w:val="right" w:leader="dot" w:pos="9016"/>
            </w:tabs>
            <w:rPr>
              <w:rFonts w:asciiTheme="minorHAnsi" w:hAnsiTheme="minorHAnsi"/>
              <w:noProof/>
              <w:sz w:val="22"/>
            </w:rPr>
          </w:pPr>
          <w:hyperlink w:anchor="_Toc517904115" w:history="1">
            <w:r w:rsidRPr="00770084">
              <w:rPr>
                <w:rStyle w:val="Hyperlink"/>
                <w:noProof/>
              </w:rPr>
              <w:t>4.4.1</w:t>
            </w:r>
            <w:r>
              <w:rPr>
                <w:rFonts w:asciiTheme="minorHAnsi" w:hAnsiTheme="minorHAnsi"/>
                <w:noProof/>
                <w:sz w:val="22"/>
              </w:rPr>
              <w:tab/>
            </w:r>
            <w:r w:rsidRPr="00770084">
              <w:rPr>
                <w:rStyle w:val="Hyperlink"/>
                <w:noProof/>
              </w:rPr>
              <w:t>The Interface of the Program</w:t>
            </w:r>
            <w:r>
              <w:rPr>
                <w:noProof/>
                <w:webHidden/>
              </w:rPr>
              <w:tab/>
            </w:r>
            <w:r>
              <w:rPr>
                <w:noProof/>
                <w:webHidden/>
              </w:rPr>
              <w:fldChar w:fldCharType="begin"/>
            </w:r>
            <w:r>
              <w:rPr>
                <w:noProof/>
                <w:webHidden/>
              </w:rPr>
              <w:instrText xml:space="preserve"> PAGEREF _Toc517904115 \h </w:instrText>
            </w:r>
            <w:r>
              <w:rPr>
                <w:noProof/>
                <w:webHidden/>
              </w:rPr>
            </w:r>
            <w:r>
              <w:rPr>
                <w:noProof/>
                <w:webHidden/>
              </w:rPr>
              <w:fldChar w:fldCharType="separate"/>
            </w:r>
            <w:r>
              <w:rPr>
                <w:noProof/>
                <w:webHidden/>
              </w:rPr>
              <w:t>38</w:t>
            </w:r>
            <w:r>
              <w:rPr>
                <w:noProof/>
                <w:webHidden/>
              </w:rPr>
              <w:fldChar w:fldCharType="end"/>
            </w:r>
          </w:hyperlink>
        </w:p>
        <w:p w14:paraId="01C0F4F7" w14:textId="5D020BCA" w:rsidR="001B6DED" w:rsidRDefault="001B6DED">
          <w:pPr>
            <w:pStyle w:val="TOC3"/>
            <w:tabs>
              <w:tab w:val="left" w:pos="1320"/>
              <w:tab w:val="right" w:leader="dot" w:pos="9016"/>
            </w:tabs>
            <w:rPr>
              <w:rFonts w:asciiTheme="minorHAnsi" w:hAnsiTheme="minorHAnsi"/>
              <w:noProof/>
              <w:sz w:val="22"/>
            </w:rPr>
          </w:pPr>
          <w:hyperlink w:anchor="_Toc517904116" w:history="1">
            <w:r w:rsidRPr="00770084">
              <w:rPr>
                <w:rStyle w:val="Hyperlink"/>
                <w:noProof/>
              </w:rPr>
              <w:t>4.4.2</w:t>
            </w:r>
            <w:r>
              <w:rPr>
                <w:rFonts w:asciiTheme="minorHAnsi" w:hAnsiTheme="minorHAnsi"/>
                <w:noProof/>
                <w:sz w:val="22"/>
              </w:rPr>
              <w:tab/>
            </w:r>
            <w:r w:rsidRPr="00770084">
              <w:rPr>
                <w:rStyle w:val="Hyperlink"/>
                <w:noProof/>
              </w:rPr>
              <w:t>Gesture Recognition Accuracy Using This Tool</w:t>
            </w:r>
            <w:r>
              <w:rPr>
                <w:noProof/>
                <w:webHidden/>
              </w:rPr>
              <w:tab/>
            </w:r>
            <w:r>
              <w:rPr>
                <w:noProof/>
                <w:webHidden/>
              </w:rPr>
              <w:fldChar w:fldCharType="begin"/>
            </w:r>
            <w:r>
              <w:rPr>
                <w:noProof/>
                <w:webHidden/>
              </w:rPr>
              <w:instrText xml:space="preserve"> PAGEREF _Toc517904116 \h </w:instrText>
            </w:r>
            <w:r>
              <w:rPr>
                <w:noProof/>
                <w:webHidden/>
              </w:rPr>
            </w:r>
            <w:r>
              <w:rPr>
                <w:noProof/>
                <w:webHidden/>
              </w:rPr>
              <w:fldChar w:fldCharType="separate"/>
            </w:r>
            <w:r>
              <w:rPr>
                <w:noProof/>
                <w:webHidden/>
              </w:rPr>
              <w:t>38</w:t>
            </w:r>
            <w:r>
              <w:rPr>
                <w:noProof/>
                <w:webHidden/>
              </w:rPr>
              <w:fldChar w:fldCharType="end"/>
            </w:r>
          </w:hyperlink>
        </w:p>
        <w:p w14:paraId="628246C0" w14:textId="1BC67A0C" w:rsidR="001B6DED" w:rsidRDefault="001B6DED">
          <w:pPr>
            <w:pStyle w:val="TOC2"/>
            <w:tabs>
              <w:tab w:val="left" w:pos="880"/>
              <w:tab w:val="right" w:leader="dot" w:pos="9016"/>
            </w:tabs>
            <w:rPr>
              <w:rFonts w:asciiTheme="minorHAnsi" w:hAnsiTheme="minorHAnsi"/>
              <w:noProof/>
              <w:sz w:val="22"/>
            </w:rPr>
          </w:pPr>
          <w:hyperlink w:anchor="_Toc517904117" w:history="1">
            <w:r w:rsidRPr="00770084">
              <w:rPr>
                <w:rStyle w:val="Hyperlink"/>
                <w:noProof/>
                <w:lang w:val="en-US"/>
              </w:rPr>
              <w:t>4.5</w:t>
            </w:r>
            <w:r>
              <w:rPr>
                <w:rFonts w:asciiTheme="minorHAnsi" w:hAnsiTheme="minorHAnsi"/>
                <w:noProof/>
                <w:sz w:val="22"/>
              </w:rPr>
              <w:tab/>
            </w:r>
            <w:r w:rsidRPr="00770084">
              <w:rPr>
                <w:rStyle w:val="Hyperlink"/>
                <w:noProof/>
                <w:lang w:val="en-US"/>
              </w:rPr>
              <w:t>Summary</w:t>
            </w:r>
            <w:r>
              <w:rPr>
                <w:noProof/>
                <w:webHidden/>
              </w:rPr>
              <w:tab/>
            </w:r>
            <w:r>
              <w:rPr>
                <w:noProof/>
                <w:webHidden/>
              </w:rPr>
              <w:fldChar w:fldCharType="begin"/>
            </w:r>
            <w:r>
              <w:rPr>
                <w:noProof/>
                <w:webHidden/>
              </w:rPr>
              <w:instrText xml:space="preserve"> PAGEREF _Toc517904117 \h </w:instrText>
            </w:r>
            <w:r>
              <w:rPr>
                <w:noProof/>
                <w:webHidden/>
              </w:rPr>
            </w:r>
            <w:r>
              <w:rPr>
                <w:noProof/>
                <w:webHidden/>
              </w:rPr>
              <w:fldChar w:fldCharType="separate"/>
            </w:r>
            <w:r>
              <w:rPr>
                <w:noProof/>
                <w:webHidden/>
              </w:rPr>
              <w:t>42</w:t>
            </w:r>
            <w:r>
              <w:rPr>
                <w:noProof/>
                <w:webHidden/>
              </w:rPr>
              <w:fldChar w:fldCharType="end"/>
            </w:r>
          </w:hyperlink>
        </w:p>
        <w:p w14:paraId="3AE1153C" w14:textId="7CCCF743" w:rsidR="001B6DED" w:rsidRDefault="001B6DED">
          <w:pPr>
            <w:pStyle w:val="TOC1"/>
            <w:tabs>
              <w:tab w:val="left" w:pos="480"/>
              <w:tab w:val="right" w:leader="dot" w:pos="9016"/>
            </w:tabs>
            <w:rPr>
              <w:rFonts w:asciiTheme="minorHAnsi" w:hAnsiTheme="minorHAnsi"/>
              <w:noProof/>
              <w:sz w:val="22"/>
            </w:rPr>
          </w:pPr>
          <w:hyperlink w:anchor="_Toc517904118" w:history="1">
            <w:r w:rsidRPr="00770084">
              <w:rPr>
                <w:rStyle w:val="Hyperlink"/>
                <w:noProof/>
              </w:rPr>
              <w:t>5</w:t>
            </w:r>
            <w:r>
              <w:rPr>
                <w:rFonts w:asciiTheme="minorHAnsi" w:hAnsiTheme="minorHAnsi"/>
                <w:noProof/>
                <w:sz w:val="22"/>
              </w:rPr>
              <w:tab/>
            </w:r>
            <w:r w:rsidRPr="00770084">
              <w:rPr>
                <w:rStyle w:val="Hyperlink"/>
                <w:noProof/>
              </w:rPr>
              <w:t>Conclusion and future work</w:t>
            </w:r>
            <w:r>
              <w:rPr>
                <w:noProof/>
                <w:webHidden/>
              </w:rPr>
              <w:tab/>
            </w:r>
            <w:r>
              <w:rPr>
                <w:noProof/>
                <w:webHidden/>
              </w:rPr>
              <w:fldChar w:fldCharType="begin"/>
            </w:r>
            <w:r>
              <w:rPr>
                <w:noProof/>
                <w:webHidden/>
              </w:rPr>
              <w:instrText xml:space="preserve"> PAGEREF _Toc517904118 \h </w:instrText>
            </w:r>
            <w:r>
              <w:rPr>
                <w:noProof/>
                <w:webHidden/>
              </w:rPr>
            </w:r>
            <w:r>
              <w:rPr>
                <w:noProof/>
                <w:webHidden/>
              </w:rPr>
              <w:fldChar w:fldCharType="separate"/>
            </w:r>
            <w:r>
              <w:rPr>
                <w:noProof/>
                <w:webHidden/>
              </w:rPr>
              <w:t>43</w:t>
            </w:r>
            <w:r>
              <w:rPr>
                <w:noProof/>
                <w:webHidden/>
              </w:rPr>
              <w:fldChar w:fldCharType="end"/>
            </w:r>
          </w:hyperlink>
        </w:p>
        <w:p w14:paraId="67F87556" w14:textId="4308B1FA" w:rsidR="001B6DED" w:rsidRDefault="001B6DED">
          <w:pPr>
            <w:pStyle w:val="TOC2"/>
            <w:tabs>
              <w:tab w:val="left" w:pos="880"/>
              <w:tab w:val="right" w:leader="dot" w:pos="9016"/>
            </w:tabs>
            <w:rPr>
              <w:rFonts w:asciiTheme="minorHAnsi" w:hAnsiTheme="minorHAnsi"/>
              <w:noProof/>
              <w:sz w:val="22"/>
            </w:rPr>
          </w:pPr>
          <w:hyperlink w:anchor="_Toc517904119" w:history="1">
            <w:r w:rsidRPr="00770084">
              <w:rPr>
                <w:rStyle w:val="Hyperlink"/>
                <w:noProof/>
                <w:lang w:val="en-US"/>
              </w:rPr>
              <w:t>5.1</w:t>
            </w:r>
            <w:r>
              <w:rPr>
                <w:rFonts w:asciiTheme="minorHAnsi" w:hAnsiTheme="minorHAnsi"/>
                <w:noProof/>
                <w:sz w:val="22"/>
              </w:rPr>
              <w:tab/>
            </w:r>
            <w:r w:rsidRPr="00770084">
              <w:rPr>
                <w:rStyle w:val="Hyperlink"/>
                <w:noProof/>
                <w:lang w:val="en-US"/>
              </w:rPr>
              <w:t>The Summary of Research</w:t>
            </w:r>
            <w:r>
              <w:rPr>
                <w:noProof/>
                <w:webHidden/>
              </w:rPr>
              <w:tab/>
            </w:r>
            <w:r>
              <w:rPr>
                <w:noProof/>
                <w:webHidden/>
              </w:rPr>
              <w:fldChar w:fldCharType="begin"/>
            </w:r>
            <w:r>
              <w:rPr>
                <w:noProof/>
                <w:webHidden/>
              </w:rPr>
              <w:instrText xml:space="preserve"> PAGEREF _Toc517904119 \h </w:instrText>
            </w:r>
            <w:r>
              <w:rPr>
                <w:noProof/>
                <w:webHidden/>
              </w:rPr>
            </w:r>
            <w:r>
              <w:rPr>
                <w:noProof/>
                <w:webHidden/>
              </w:rPr>
              <w:fldChar w:fldCharType="separate"/>
            </w:r>
            <w:r>
              <w:rPr>
                <w:noProof/>
                <w:webHidden/>
              </w:rPr>
              <w:t>43</w:t>
            </w:r>
            <w:r>
              <w:rPr>
                <w:noProof/>
                <w:webHidden/>
              </w:rPr>
              <w:fldChar w:fldCharType="end"/>
            </w:r>
          </w:hyperlink>
        </w:p>
        <w:p w14:paraId="41BA5C94" w14:textId="090FFBB6" w:rsidR="001B6DED" w:rsidRDefault="001B6DED">
          <w:pPr>
            <w:pStyle w:val="TOC1"/>
            <w:tabs>
              <w:tab w:val="left" w:pos="480"/>
              <w:tab w:val="right" w:leader="dot" w:pos="9016"/>
            </w:tabs>
            <w:rPr>
              <w:rFonts w:asciiTheme="minorHAnsi" w:hAnsiTheme="minorHAnsi"/>
              <w:noProof/>
              <w:sz w:val="22"/>
            </w:rPr>
          </w:pPr>
          <w:hyperlink w:anchor="_Toc517904120" w:history="1">
            <w:r w:rsidRPr="00770084">
              <w:rPr>
                <w:rStyle w:val="Hyperlink"/>
                <w:noProof/>
              </w:rPr>
              <w:t>6</w:t>
            </w:r>
            <w:r>
              <w:rPr>
                <w:rFonts w:asciiTheme="minorHAnsi" w:hAnsiTheme="minorHAnsi"/>
                <w:noProof/>
                <w:sz w:val="22"/>
              </w:rPr>
              <w:tab/>
            </w:r>
            <w:r w:rsidRPr="00770084">
              <w:rPr>
                <w:rStyle w:val="Hyperlink"/>
                <w:noProof/>
              </w:rPr>
              <w:t>Bibliography</w:t>
            </w:r>
            <w:r>
              <w:rPr>
                <w:noProof/>
                <w:webHidden/>
              </w:rPr>
              <w:tab/>
            </w:r>
            <w:r>
              <w:rPr>
                <w:noProof/>
                <w:webHidden/>
              </w:rPr>
              <w:fldChar w:fldCharType="begin"/>
            </w:r>
            <w:r>
              <w:rPr>
                <w:noProof/>
                <w:webHidden/>
              </w:rPr>
              <w:instrText xml:space="preserve"> PAGEREF _Toc517904120 \h </w:instrText>
            </w:r>
            <w:r>
              <w:rPr>
                <w:noProof/>
                <w:webHidden/>
              </w:rPr>
            </w:r>
            <w:r>
              <w:rPr>
                <w:noProof/>
                <w:webHidden/>
              </w:rPr>
              <w:fldChar w:fldCharType="separate"/>
            </w:r>
            <w:r>
              <w:rPr>
                <w:noProof/>
                <w:webHidden/>
              </w:rPr>
              <w:t>44</w:t>
            </w:r>
            <w:r>
              <w:rPr>
                <w:noProof/>
                <w:webHidden/>
              </w:rPr>
              <w:fldChar w:fldCharType="end"/>
            </w:r>
          </w:hyperlink>
        </w:p>
        <w:p w14:paraId="73FB0CB0" w14:textId="712EAB45" w:rsidR="001B6DED" w:rsidRDefault="001B6DED">
          <w:r>
            <w:rPr>
              <w:b/>
              <w:bCs/>
              <w:noProof/>
            </w:rPr>
            <w:fldChar w:fldCharType="end"/>
          </w:r>
        </w:p>
      </w:sdtContent>
    </w:sdt>
    <w:p w14:paraId="2E5273DC" w14:textId="77777777" w:rsidR="0087014B" w:rsidRDefault="0087014B">
      <w:pPr>
        <w:pageBreakBefore/>
      </w:pPr>
    </w:p>
    <w:p w14:paraId="2C338DE6" w14:textId="77777777" w:rsidR="0087014B" w:rsidRDefault="0087014B">
      <w:pPr>
        <w:pStyle w:val="Heading1"/>
        <w:numPr>
          <w:ilvl w:val="0"/>
          <w:numId w:val="0"/>
        </w:numPr>
        <w:rPr>
          <w:del w:id="57" w:author="像个男人一样" w:date="2018-03-23T10:43:00Z"/>
        </w:rPr>
      </w:pPr>
    </w:p>
    <w:p w14:paraId="50D77543" w14:textId="0733C28C" w:rsidR="0087014B" w:rsidRDefault="00D5184D">
      <w:pPr>
        <w:pStyle w:val="Heading1"/>
        <w:numPr>
          <w:ilvl w:val="0"/>
          <w:numId w:val="0"/>
        </w:numPr>
      </w:pPr>
      <w:bookmarkStart w:id="58" w:name="_Toc17588"/>
      <w:bookmarkStart w:id="59" w:name="_Toc21389"/>
      <w:bookmarkStart w:id="60" w:name="_Toc9463"/>
      <w:bookmarkStart w:id="61" w:name="_Toc5213"/>
      <w:bookmarkStart w:id="62" w:name="_Toc26415"/>
      <w:bookmarkStart w:id="63" w:name="_Toc29487"/>
      <w:bookmarkStart w:id="64" w:name="_Toc22749"/>
      <w:bookmarkStart w:id="65" w:name="_Toc29056"/>
      <w:bookmarkStart w:id="66" w:name="_Toc6499"/>
      <w:bookmarkStart w:id="67" w:name="_Toc517903992"/>
      <w:r>
        <w:t xml:space="preserve">Table </w:t>
      </w:r>
      <w:ins w:id="68" w:author="jie sun" w:date="2018-04-16T21:31:00Z">
        <w:r w:rsidR="009525CF">
          <w:t>O</w:t>
        </w:r>
      </w:ins>
      <w:del w:id="69" w:author="jie sun" w:date="2018-04-16T21:31:00Z">
        <w:r w:rsidDel="009525CF">
          <w:delText>o</w:delText>
        </w:r>
      </w:del>
      <w:r>
        <w:t xml:space="preserve">f </w:t>
      </w:r>
      <w:ins w:id="70" w:author="jie sun" w:date="2018-04-16T21:31:00Z">
        <w:r w:rsidR="009525CF">
          <w:t>C</w:t>
        </w:r>
      </w:ins>
      <w:del w:id="71" w:author="jie sun" w:date="2018-04-16T21:31:00Z">
        <w:r w:rsidDel="009525CF">
          <w:delText>c</w:delText>
        </w:r>
      </w:del>
      <w:r>
        <w:t>ontents</w:t>
      </w:r>
      <w:bookmarkEnd w:id="58"/>
      <w:bookmarkEnd w:id="59"/>
      <w:bookmarkEnd w:id="60"/>
      <w:bookmarkEnd w:id="61"/>
      <w:bookmarkEnd w:id="62"/>
      <w:bookmarkEnd w:id="63"/>
      <w:bookmarkEnd w:id="64"/>
      <w:bookmarkEnd w:id="65"/>
      <w:bookmarkEnd w:id="66"/>
      <w:bookmarkEnd w:id="67"/>
    </w:p>
    <w:p w14:paraId="74BA7AD5" w14:textId="29603A10" w:rsidR="0087014B" w:rsidRDefault="00D5184D">
      <w:pPr>
        <w:pStyle w:val="Heading2"/>
        <w:numPr>
          <w:ilvl w:val="0"/>
          <w:numId w:val="0"/>
        </w:numPr>
        <w:rPr>
          <w:ins w:id="72" w:author="像个男人一样" w:date="2018-03-21T00:58:00Z"/>
          <w:rFonts w:eastAsia="Microsoft JhengHei"/>
        </w:rPr>
        <w:pPrChange w:id="73" w:author="像个男人一样" w:date="2018-03-23T10:43:00Z">
          <w:pPr>
            <w:pStyle w:val="Heading2"/>
            <w:numPr>
              <w:ilvl w:val="0"/>
              <w:numId w:val="0"/>
            </w:numPr>
            <w:ind w:left="144" w:firstLine="0"/>
          </w:pPr>
        </w:pPrChange>
      </w:pPr>
      <w:bookmarkStart w:id="74" w:name="_Toc14549"/>
      <w:bookmarkStart w:id="75" w:name="_Toc28908"/>
      <w:bookmarkStart w:id="76" w:name="_Toc25498"/>
      <w:bookmarkStart w:id="77" w:name="_Toc29920"/>
      <w:bookmarkStart w:id="78" w:name="_Toc6509"/>
      <w:bookmarkStart w:id="79" w:name="_Toc32376"/>
      <w:bookmarkStart w:id="80" w:name="_Toc25951"/>
      <w:bookmarkStart w:id="81" w:name="_Toc31484"/>
      <w:bookmarkStart w:id="82" w:name="_Toc4534"/>
      <w:bookmarkStart w:id="83" w:name="_Toc517903993"/>
      <w:r>
        <w:rPr>
          <w:rFonts w:eastAsia="Microsoft JhengHei"/>
        </w:rPr>
        <w:t>Declaration</w:t>
      </w:r>
      <w:bookmarkEnd w:id="74"/>
      <w:bookmarkEnd w:id="75"/>
      <w:bookmarkEnd w:id="76"/>
      <w:bookmarkEnd w:id="77"/>
      <w:bookmarkEnd w:id="78"/>
      <w:bookmarkEnd w:id="79"/>
      <w:bookmarkEnd w:id="80"/>
      <w:bookmarkEnd w:id="81"/>
      <w:bookmarkEnd w:id="82"/>
      <w:bookmarkEnd w:id="83"/>
    </w:p>
    <w:p w14:paraId="31072202" w14:textId="77777777" w:rsidR="0087014B" w:rsidRDefault="0087014B"/>
    <w:p w14:paraId="79B07E77" w14:textId="3A726E76" w:rsidR="0087014B" w:rsidRDefault="00D5184D">
      <w:pPr>
        <w:pStyle w:val="Heading2"/>
        <w:numPr>
          <w:ilvl w:val="255"/>
          <w:numId w:val="0"/>
        </w:numPr>
        <w:ind w:left="-864" w:firstLine="720"/>
        <w:pPrChange w:id="84" w:author="像个男人一样" w:date="2018-03-23T10:43:00Z">
          <w:pPr/>
        </w:pPrChange>
      </w:pPr>
      <w:bookmarkStart w:id="85" w:name="_Toc19905"/>
      <w:bookmarkStart w:id="86" w:name="_Toc2942"/>
      <w:bookmarkStart w:id="87" w:name="_Toc29192"/>
      <w:bookmarkStart w:id="88" w:name="_Toc21195"/>
      <w:bookmarkStart w:id="89" w:name="_Toc23635"/>
      <w:bookmarkStart w:id="90" w:name="_Toc9571"/>
      <w:bookmarkStart w:id="91" w:name="_Toc18495"/>
      <w:bookmarkStart w:id="92" w:name="_Toc32718"/>
      <w:bookmarkStart w:id="93" w:name="_Toc29603"/>
      <w:del w:id="94" w:author="像个男人一样" w:date="2018-03-21T00:57:00Z">
        <w:r w:rsidRPr="00606542">
          <w:rPr>
            <w:rFonts w:eastAsia="Microsoft JhengHei"/>
            <w:lang w:val="en-US"/>
          </w:rPr>
          <w:delText>Table</w:delText>
        </w:r>
      </w:del>
      <w:bookmarkStart w:id="95" w:name="_Toc517903994"/>
      <w:ins w:id="96" w:author="像个男人一样" w:date="2018-03-21T00:57:00Z">
        <w:r>
          <w:rPr>
            <w:rFonts w:eastAsia="Microsoft JhengHei"/>
            <w:lang w:val="en-US"/>
            <w:rPrChange w:id="97" w:author="像个男人一样" w:date="2018-03-23T10:43:00Z">
              <w:rPr>
                <w:rFonts w:eastAsia="SimSun"/>
                <w:b/>
                <w:lang w:val="en-US"/>
              </w:rPr>
            </w:rPrChange>
          </w:rPr>
          <w:t>List</w:t>
        </w:r>
      </w:ins>
      <w:r>
        <w:rPr>
          <w:rFonts w:eastAsia="Microsoft JhengHei"/>
        </w:rPr>
        <w:t xml:space="preserve"> </w:t>
      </w:r>
      <w:ins w:id="98" w:author="jie sun" w:date="2018-04-16T21:31:00Z">
        <w:r w:rsidR="00FB4EB3">
          <w:rPr>
            <w:rFonts w:eastAsia="Microsoft JhengHei"/>
          </w:rPr>
          <w:t>O</w:t>
        </w:r>
      </w:ins>
      <w:del w:id="99" w:author="jie sun" w:date="2018-04-16T21:31:00Z">
        <w:r w:rsidDel="00FB4EB3">
          <w:rPr>
            <w:rFonts w:eastAsia="Microsoft JhengHei"/>
          </w:rPr>
          <w:delText>o</w:delText>
        </w:r>
      </w:del>
      <w:r>
        <w:rPr>
          <w:rFonts w:eastAsia="Microsoft JhengHei"/>
        </w:rPr>
        <w:t>f Figures</w:t>
      </w:r>
      <w:bookmarkEnd w:id="85"/>
      <w:bookmarkEnd w:id="86"/>
      <w:bookmarkEnd w:id="87"/>
      <w:bookmarkEnd w:id="88"/>
      <w:bookmarkEnd w:id="89"/>
      <w:bookmarkEnd w:id="90"/>
      <w:bookmarkEnd w:id="91"/>
      <w:bookmarkEnd w:id="92"/>
      <w:bookmarkEnd w:id="93"/>
      <w:bookmarkEnd w:id="95"/>
    </w:p>
    <w:p w14:paraId="02F08FF9" w14:textId="77777777" w:rsidR="0087014B" w:rsidDel="00046079" w:rsidRDefault="00D5184D">
      <w:pPr>
        <w:pStyle w:val="TableofFigures"/>
        <w:tabs>
          <w:tab w:val="right" w:leader="dot" w:pos="9026"/>
        </w:tabs>
        <w:rPr>
          <w:ins w:id="100" w:author="像个男人一样" w:date="2018-03-22T12:32:00Z"/>
          <w:del w:id="101" w:author="jie sun" w:date="2018-04-11T17:15:00Z"/>
        </w:rPr>
      </w:pPr>
      <w:ins w:id="102" w:author="像个男人一样" w:date="2018-03-22T12:27:00Z">
        <w:del w:id="103" w:author="jie sun" w:date="2018-04-11T17:15:00Z">
          <w:r w:rsidDel="00046079">
            <w:rPr>
              <w:bCs/>
              <w:sz w:val="21"/>
            </w:rPr>
            <w:fldChar w:fldCharType="begin"/>
          </w:r>
          <w:r w:rsidDel="00046079">
            <w:rPr>
              <w:bCs/>
              <w:sz w:val="21"/>
            </w:rPr>
            <w:delInstrText>TOC \h \c "Figure"</w:delInstrText>
          </w:r>
          <w:r w:rsidDel="00046079">
            <w:rPr>
              <w:bCs/>
              <w:sz w:val="21"/>
            </w:rPr>
            <w:fldChar w:fldCharType="separate"/>
          </w:r>
        </w:del>
      </w:ins>
      <w:ins w:id="104" w:author="像个男人一样" w:date="2018-03-22T12:32:00Z">
        <w:del w:id="105" w:author="jie sun" w:date="2018-04-11T17:15:00Z">
          <w:r w:rsidDel="00046079">
            <w:rPr>
              <w:bCs/>
            </w:rPr>
            <w:fldChar w:fldCharType="begin"/>
          </w:r>
          <w:r w:rsidDel="00046079">
            <w:rPr>
              <w:bCs/>
            </w:rPr>
            <w:delInstrText xml:space="preserve"> HYPERLINK \l _Toc12496 </w:delInstrText>
          </w:r>
          <w:r w:rsidDel="00046079">
            <w:rPr>
              <w:bCs/>
            </w:rPr>
            <w:fldChar w:fldCharType="separate"/>
          </w:r>
          <w:r w:rsidDel="00046079">
            <w:delText>Figure 2</w:delText>
          </w:r>
          <w:r w:rsidDel="00046079">
            <w:rPr>
              <w:rFonts w:hint="eastAsia"/>
            </w:rPr>
            <w:delText>.</w:delText>
          </w:r>
          <w:r w:rsidDel="00046079">
            <w:delText xml:space="preserve">1 </w:delText>
          </w:r>
          <w:r w:rsidDel="00046079">
            <w:rPr>
              <w:rFonts w:hint="eastAsia"/>
            </w:rPr>
            <w:delText>:Working principle of a</w:delText>
          </w:r>
          <w:r w:rsidDel="00046079">
            <w:rPr>
              <w:rFonts w:hint="eastAsia"/>
              <w:lang w:val="en-US"/>
            </w:rPr>
            <w:delText xml:space="preserve"> capacitive </w:delText>
          </w:r>
          <w:r w:rsidDel="00046079">
            <w:rPr>
              <w:rFonts w:hint="eastAsia"/>
            </w:rPr>
            <w:delText>accelerometer</w:delText>
          </w:r>
          <w:r w:rsidDel="00046079">
            <w:tab/>
          </w:r>
          <w:r w:rsidDel="00046079">
            <w:fldChar w:fldCharType="begin"/>
          </w:r>
          <w:r w:rsidDel="00046079">
            <w:delInstrText xml:space="preserve"> PAGEREF _Toc12496 </w:delInstrText>
          </w:r>
          <w:r w:rsidDel="00046079">
            <w:fldChar w:fldCharType="separate"/>
          </w:r>
          <w:r w:rsidDel="00046079">
            <w:delText>12</w:delText>
          </w:r>
          <w:r w:rsidDel="00046079">
            <w:fldChar w:fldCharType="end"/>
          </w:r>
          <w:r w:rsidDel="00046079">
            <w:rPr>
              <w:bCs/>
            </w:rPr>
            <w:fldChar w:fldCharType="end"/>
          </w:r>
        </w:del>
      </w:ins>
    </w:p>
    <w:p w14:paraId="61CFF6EE" w14:textId="77777777" w:rsidR="0087014B" w:rsidDel="00046079" w:rsidRDefault="00D5184D">
      <w:pPr>
        <w:pStyle w:val="TableofFigures"/>
        <w:tabs>
          <w:tab w:val="right" w:leader="dot" w:pos="9026"/>
        </w:tabs>
        <w:rPr>
          <w:ins w:id="106" w:author="像个男人一样" w:date="2018-03-22T12:32:00Z"/>
          <w:del w:id="107" w:author="jie sun" w:date="2018-04-11T17:15:00Z"/>
        </w:rPr>
      </w:pPr>
      <w:ins w:id="108" w:author="像个男人一样" w:date="2018-03-22T12:32:00Z">
        <w:del w:id="109" w:author="jie sun" w:date="2018-04-11T17:15:00Z">
          <w:r w:rsidDel="00046079">
            <w:rPr>
              <w:bCs/>
            </w:rPr>
            <w:fldChar w:fldCharType="begin"/>
          </w:r>
          <w:r w:rsidDel="00046079">
            <w:rPr>
              <w:bCs/>
            </w:rPr>
            <w:delInstrText xml:space="preserve"> HYPERLINK \l _Toc29749 </w:delInstrText>
          </w:r>
          <w:r w:rsidDel="00046079">
            <w:rPr>
              <w:bCs/>
            </w:rPr>
            <w:fldChar w:fldCharType="separate"/>
          </w:r>
          <w:r w:rsidDel="00046079">
            <w:rPr>
              <w:rFonts w:hint="eastAsia"/>
              <w:iCs/>
              <w:szCs w:val="18"/>
            </w:rPr>
            <w:delText>Figure 2.</w:delText>
          </w:r>
          <w:r w:rsidDel="00046079">
            <w:delText xml:space="preserve">2 </w:delText>
          </w:r>
          <w:r w:rsidDel="00046079">
            <w:rPr>
              <w:rFonts w:hint="eastAsia"/>
              <w:iCs/>
              <w:szCs w:val="18"/>
            </w:rPr>
            <w:delText>: Accelerometer Theory &amp; Design</w:delText>
          </w:r>
          <w:r w:rsidDel="00046079">
            <w:rPr>
              <w:rFonts w:hint="eastAsia"/>
              <w:iCs/>
              <w:szCs w:val="18"/>
              <w:lang w:val="en-US"/>
            </w:rPr>
            <w:delText xml:space="preserve"> </w:delText>
          </w:r>
          <w:r w:rsidDel="00046079">
            <w:tab/>
          </w:r>
          <w:r w:rsidDel="00046079">
            <w:fldChar w:fldCharType="begin"/>
          </w:r>
          <w:r w:rsidDel="00046079">
            <w:delInstrText xml:space="preserve"> PAGEREF _Toc29749 </w:delInstrText>
          </w:r>
          <w:r w:rsidDel="00046079">
            <w:fldChar w:fldCharType="separate"/>
          </w:r>
          <w:r w:rsidDel="00046079">
            <w:delText>13</w:delText>
          </w:r>
          <w:r w:rsidDel="00046079">
            <w:fldChar w:fldCharType="end"/>
          </w:r>
          <w:r w:rsidDel="00046079">
            <w:rPr>
              <w:bCs/>
            </w:rPr>
            <w:fldChar w:fldCharType="end"/>
          </w:r>
        </w:del>
      </w:ins>
    </w:p>
    <w:p w14:paraId="02410081" w14:textId="77777777" w:rsidR="0087014B" w:rsidDel="00046079" w:rsidRDefault="00D5184D">
      <w:pPr>
        <w:pStyle w:val="TableofFigures"/>
        <w:tabs>
          <w:tab w:val="right" w:leader="dot" w:pos="9026"/>
        </w:tabs>
        <w:rPr>
          <w:ins w:id="110" w:author="像个男人一样" w:date="2018-03-22T12:32:00Z"/>
          <w:del w:id="111" w:author="jie sun" w:date="2018-04-11T17:15:00Z"/>
        </w:rPr>
      </w:pPr>
      <w:ins w:id="112" w:author="像个男人一样" w:date="2018-03-22T12:32:00Z">
        <w:del w:id="113" w:author="jie sun" w:date="2018-04-11T17:15:00Z">
          <w:r w:rsidDel="00046079">
            <w:rPr>
              <w:bCs/>
            </w:rPr>
            <w:fldChar w:fldCharType="begin"/>
          </w:r>
          <w:r w:rsidDel="00046079">
            <w:rPr>
              <w:bCs/>
            </w:rPr>
            <w:delInstrText xml:space="preserve"> HYPERLINK \l _Toc18541 </w:delInstrText>
          </w:r>
          <w:r w:rsidDel="00046079">
            <w:rPr>
              <w:bCs/>
            </w:rPr>
            <w:fldChar w:fldCharType="separate"/>
          </w:r>
          <w:r w:rsidDel="00046079">
            <w:delText>Figure 2</w:delText>
          </w:r>
          <w:r w:rsidDel="00046079">
            <w:rPr>
              <w:rFonts w:hint="eastAsia"/>
            </w:rPr>
            <w:delText>.</w:delText>
          </w:r>
          <w:r w:rsidDel="00046079">
            <w:delText xml:space="preserve">3 </w:delText>
          </w:r>
          <w:r w:rsidDel="00046079">
            <w:rPr>
              <w:rFonts w:hint="eastAsia"/>
            </w:rPr>
            <w:delText>:Using a Three-Axis Accelerometer and GPS Module in a Smart Phone to Measure Walking Steps and Distance</w:delText>
          </w:r>
          <w:r w:rsidDel="00046079">
            <w:tab/>
          </w:r>
          <w:r w:rsidDel="00046079">
            <w:fldChar w:fldCharType="begin"/>
          </w:r>
          <w:r w:rsidDel="00046079">
            <w:delInstrText xml:space="preserve"> PAGEREF _Toc18541 </w:delInstrText>
          </w:r>
          <w:r w:rsidDel="00046079">
            <w:fldChar w:fldCharType="separate"/>
          </w:r>
          <w:r w:rsidDel="00046079">
            <w:delText>14</w:delText>
          </w:r>
          <w:r w:rsidDel="00046079">
            <w:fldChar w:fldCharType="end"/>
          </w:r>
          <w:r w:rsidDel="00046079">
            <w:rPr>
              <w:bCs/>
            </w:rPr>
            <w:fldChar w:fldCharType="end"/>
          </w:r>
        </w:del>
      </w:ins>
    </w:p>
    <w:p w14:paraId="12BCF888" w14:textId="77777777" w:rsidR="0087014B" w:rsidDel="00046079" w:rsidRDefault="00D5184D">
      <w:pPr>
        <w:pStyle w:val="TableofFigures"/>
        <w:tabs>
          <w:tab w:val="right" w:leader="dot" w:pos="9026"/>
        </w:tabs>
        <w:rPr>
          <w:ins w:id="114" w:author="像个男人一样" w:date="2018-03-22T12:32:00Z"/>
          <w:del w:id="115" w:author="jie sun" w:date="2018-04-11T17:15:00Z"/>
        </w:rPr>
      </w:pPr>
      <w:ins w:id="116" w:author="像个男人一样" w:date="2018-03-22T12:32:00Z">
        <w:del w:id="117" w:author="jie sun" w:date="2018-04-11T17:15:00Z">
          <w:r w:rsidDel="00046079">
            <w:rPr>
              <w:bCs/>
            </w:rPr>
            <w:fldChar w:fldCharType="begin"/>
          </w:r>
          <w:r w:rsidDel="00046079">
            <w:rPr>
              <w:bCs/>
            </w:rPr>
            <w:delInstrText xml:space="preserve"> HYPERLINK \l _Toc9218 </w:delInstrText>
          </w:r>
          <w:r w:rsidDel="00046079">
            <w:rPr>
              <w:bCs/>
            </w:rPr>
            <w:fldChar w:fldCharType="separate"/>
          </w:r>
          <w:r w:rsidDel="00046079">
            <w:delText>Figure 2</w:delText>
          </w:r>
          <w:r w:rsidDel="00046079">
            <w:rPr>
              <w:rFonts w:hint="eastAsia"/>
            </w:rPr>
            <w:delText>.</w:delText>
          </w:r>
          <w:r w:rsidDel="00046079">
            <w:delText xml:space="preserve">4 </w:delText>
          </w:r>
          <w:r w:rsidDel="00046079">
            <w:rPr>
              <w:rFonts w:hint="eastAsia"/>
            </w:rPr>
            <w:delText>:Full-Featured Pedometer Design Realized with 3-Axis Digital Accelerometer</w:delText>
          </w:r>
          <w:r w:rsidDel="00046079">
            <w:tab/>
          </w:r>
          <w:r w:rsidDel="00046079">
            <w:fldChar w:fldCharType="begin"/>
          </w:r>
          <w:r w:rsidDel="00046079">
            <w:delInstrText xml:space="preserve"> PAGEREF _Toc9218 </w:delInstrText>
          </w:r>
          <w:r w:rsidDel="00046079">
            <w:fldChar w:fldCharType="separate"/>
          </w:r>
          <w:r w:rsidDel="00046079">
            <w:delText>15</w:delText>
          </w:r>
          <w:r w:rsidDel="00046079">
            <w:fldChar w:fldCharType="end"/>
          </w:r>
          <w:r w:rsidDel="00046079">
            <w:rPr>
              <w:bCs/>
            </w:rPr>
            <w:fldChar w:fldCharType="end"/>
          </w:r>
        </w:del>
      </w:ins>
    </w:p>
    <w:p w14:paraId="76973E90" w14:textId="77777777" w:rsidR="0087014B" w:rsidDel="00046079" w:rsidRDefault="00D5184D">
      <w:pPr>
        <w:pStyle w:val="TableofFigures"/>
        <w:tabs>
          <w:tab w:val="right" w:leader="dot" w:pos="9026"/>
        </w:tabs>
        <w:rPr>
          <w:ins w:id="118" w:author="像个男人一样" w:date="2018-03-22T12:32:00Z"/>
          <w:del w:id="119" w:author="jie sun" w:date="2018-04-11T17:15:00Z"/>
        </w:rPr>
      </w:pPr>
      <w:ins w:id="120" w:author="像个男人一样" w:date="2018-03-22T12:32:00Z">
        <w:del w:id="121" w:author="jie sun" w:date="2018-04-11T17:15:00Z">
          <w:r w:rsidDel="00046079">
            <w:rPr>
              <w:bCs/>
            </w:rPr>
            <w:fldChar w:fldCharType="begin"/>
          </w:r>
          <w:r w:rsidDel="00046079">
            <w:rPr>
              <w:bCs/>
            </w:rPr>
            <w:delInstrText xml:space="preserve"> HYPERLINK \l _Toc17701 </w:delInstrText>
          </w:r>
          <w:r w:rsidDel="00046079">
            <w:rPr>
              <w:bCs/>
            </w:rPr>
            <w:fldChar w:fldCharType="separate"/>
          </w:r>
          <w:r w:rsidDel="00046079">
            <w:delText>Figure 2</w:delText>
          </w:r>
          <w:r w:rsidDel="00046079">
            <w:rPr>
              <w:rFonts w:hint="eastAsia"/>
            </w:rPr>
            <w:delText>.</w:delText>
          </w:r>
          <w:r w:rsidDel="00046079">
            <w:delText xml:space="preserve">5 </w:delText>
          </w:r>
          <w:r w:rsidDel="00046079">
            <w:rPr>
              <w:rFonts w:hint="eastAsia"/>
            </w:rPr>
            <w:delText>:A Step, Stride and Heading Determination for the Pedestrian Navigation System</w:delText>
          </w:r>
          <w:r w:rsidDel="00046079">
            <w:tab/>
          </w:r>
          <w:r w:rsidDel="00046079">
            <w:fldChar w:fldCharType="begin"/>
          </w:r>
          <w:r w:rsidDel="00046079">
            <w:delInstrText xml:space="preserve"> PAGEREF _Toc17701 </w:delInstrText>
          </w:r>
          <w:r w:rsidDel="00046079">
            <w:fldChar w:fldCharType="separate"/>
          </w:r>
          <w:r w:rsidDel="00046079">
            <w:delText>15</w:delText>
          </w:r>
          <w:r w:rsidDel="00046079">
            <w:fldChar w:fldCharType="end"/>
          </w:r>
          <w:r w:rsidDel="00046079">
            <w:rPr>
              <w:bCs/>
            </w:rPr>
            <w:fldChar w:fldCharType="end"/>
          </w:r>
        </w:del>
      </w:ins>
    </w:p>
    <w:p w14:paraId="23482442" w14:textId="77777777" w:rsidR="0087014B" w:rsidDel="00046079" w:rsidRDefault="00D5184D">
      <w:pPr>
        <w:pStyle w:val="TableofFigures"/>
        <w:tabs>
          <w:tab w:val="right" w:leader="dot" w:pos="9026"/>
        </w:tabs>
        <w:rPr>
          <w:ins w:id="122" w:author="像个男人一样" w:date="2018-03-22T12:32:00Z"/>
          <w:del w:id="123" w:author="jie sun" w:date="2018-04-11T17:15:00Z"/>
        </w:rPr>
      </w:pPr>
      <w:ins w:id="124" w:author="像个男人一样" w:date="2018-03-22T12:32:00Z">
        <w:del w:id="125" w:author="jie sun" w:date="2018-04-11T17:15:00Z">
          <w:r w:rsidDel="00046079">
            <w:rPr>
              <w:bCs/>
            </w:rPr>
            <w:fldChar w:fldCharType="begin"/>
          </w:r>
          <w:r w:rsidDel="00046079">
            <w:rPr>
              <w:bCs/>
            </w:rPr>
            <w:delInstrText xml:space="preserve"> HYPERLINK \l _Toc10788 </w:delInstrText>
          </w:r>
          <w:r w:rsidDel="00046079">
            <w:rPr>
              <w:bCs/>
            </w:rPr>
            <w:fldChar w:fldCharType="separate"/>
          </w:r>
          <w:r w:rsidDel="00046079">
            <w:delText>Figure 2</w:delText>
          </w:r>
          <w:r w:rsidDel="00046079">
            <w:rPr>
              <w:rFonts w:hint="eastAsia"/>
            </w:rPr>
            <w:delText>.</w:delText>
          </w:r>
          <w:r w:rsidDel="00046079">
            <w:delText xml:space="preserve">6 </w:delText>
          </w:r>
          <w:r w:rsidDel="00046079">
            <w:rPr>
              <w:rFonts w:hint="eastAsia"/>
            </w:rPr>
            <w:delText>:The three axes data of the accelerometer from iPhone</w:delText>
          </w:r>
          <w:r w:rsidDel="00046079">
            <w:tab/>
          </w:r>
          <w:r w:rsidDel="00046079">
            <w:fldChar w:fldCharType="begin"/>
          </w:r>
          <w:r w:rsidDel="00046079">
            <w:delInstrText xml:space="preserve"> PAGEREF _Toc10788 </w:delInstrText>
          </w:r>
          <w:r w:rsidDel="00046079">
            <w:fldChar w:fldCharType="separate"/>
          </w:r>
          <w:r w:rsidDel="00046079">
            <w:delText>16</w:delText>
          </w:r>
          <w:r w:rsidDel="00046079">
            <w:fldChar w:fldCharType="end"/>
          </w:r>
          <w:r w:rsidDel="00046079">
            <w:rPr>
              <w:bCs/>
            </w:rPr>
            <w:fldChar w:fldCharType="end"/>
          </w:r>
        </w:del>
      </w:ins>
    </w:p>
    <w:p w14:paraId="21A3BAE4" w14:textId="77777777" w:rsidR="0087014B" w:rsidDel="00046079" w:rsidRDefault="00D5184D">
      <w:pPr>
        <w:pStyle w:val="TableofFigures"/>
        <w:tabs>
          <w:tab w:val="right" w:leader="dot" w:pos="9026"/>
        </w:tabs>
        <w:rPr>
          <w:ins w:id="126" w:author="像个男人一样" w:date="2018-03-22T12:32:00Z"/>
          <w:del w:id="127" w:author="jie sun" w:date="2018-04-11T17:15:00Z"/>
        </w:rPr>
      </w:pPr>
      <w:ins w:id="128" w:author="像个男人一样" w:date="2018-03-22T12:32:00Z">
        <w:del w:id="129" w:author="jie sun" w:date="2018-04-11T17:15:00Z">
          <w:r w:rsidDel="00046079">
            <w:rPr>
              <w:bCs/>
            </w:rPr>
            <w:fldChar w:fldCharType="begin"/>
          </w:r>
          <w:r w:rsidDel="00046079">
            <w:rPr>
              <w:bCs/>
            </w:rPr>
            <w:delInstrText xml:space="preserve"> HYPERLINK \l _Toc9809 </w:delInstrText>
          </w:r>
          <w:r w:rsidDel="00046079">
            <w:rPr>
              <w:bCs/>
            </w:rPr>
            <w:fldChar w:fldCharType="separate"/>
          </w:r>
          <w:r w:rsidDel="00046079">
            <w:rPr>
              <w:rFonts w:hint="eastAsia"/>
            </w:rPr>
            <w:delText>Figure 2</w:delText>
          </w:r>
          <w:r w:rsidDel="00046079">
            <w:delText>.7 :The total accelerometer data after calculation</w:delText>
          </w:r>
          <w:r w:rsidDel="00046079">
            <w:tab/>
          </w:r>
          <w:r w:rsidDel="00046079">
            <w:fldChar w:fldCharType="begin"/>
          </w:r>
          <w:r w:rsidDel="00046079">
            <w:delInstrText xml:space="preserve"> PAGEREF _Toc9809 </w:delInstrText>
          </w:r>
          <w:r w:rsidDel="00046079">
            <w:fldChar w:fldCharType="separate"/>
          </w:r>
          <w:r w:rsidDel="00046079">
            <w:delText>16</w:delText>
          </w:r>
          <w:r w:rsidDel="00046079">
            <w:fldChar w:fldCharType="end"/>
          </w:r>
          <w:r w:rsidDel="00046079">
            <w:rPr>
              <w:bCs/>
            </w:rPr>
            <w:fldChar w:fldCharType="end"/>
          </w:r>
        </w:del>
      </w:ins>
    </w:p>
    <w:p w14:paraId="2145782C" w14:textId="77777777" w:rsidR="0087014B" w:rsidDel="00046079" w:rsidRDefault="00D5184D">
      <w:pPr>
        <w:pStyle w:val="TableofFigures"/>
        <w:tabs>
          <w:tab w:val="right" w:leader="dot" w:pos="9026"/>
        </w:tabs>
        <w:rPr>
          <w:ins w:id="130" w:author="像个男人一样" w:date="2018-03-22T12:32:00Z"/>
          <w:del w:id="131" w:author="jie sun" w:date="2018-04-11T17:15:00Z"/>
        </w:rPr>
      </w:pPr>
      <w:ins w:id="132" w:author="像个男人一样" w:date="2018-03-22T12:32:00Z">
        <w:del w:id="133" w:author="jie sun" w:date="2018-04-11T17:15:00Z">
          <w:r w:rsidDel="00046079">
            <w:rPr>
              <w:bCs/>
            </w:rPr>
            <w:fldChar w:fldCharType="begin"/>
          </w:r>
          <w:r w:rsidDel="00046079">
            <w:rPr>
              <w:bCs/>
            </w:rPr>
            <w:delInstrText xml:space="preserve"> HYPERLINK \l _Toc16213 </w:delInstrText>
          </w:r>
          <w:r w:rsidDel="00046079">
            <w:rPr>
              <w:bCs/>
            </w:rPr>
            <w:fldChar w:fldCharType="separate"/>
          </w:r>
          <w:r w:rsidDel="00046079">
            <w:delText>Figure 2</w:delText>
          </w:r>
          <w:r w:rsidDel="00046079">
            <w:rPr>
              <w:rFonts w:hint="eastAsia"/>
            </w:rPr>
            <w:delText>.</w:delText>
          </w:r>
          <w:r w:rsidDel="00046079">
            <w:delText xml:space="preserve">8 </w:delText>
          </w:r>
          <w:r w:rsidDel="00046079">
            <w:rPr>
              <w:rFonts w:hint="eastAsia"/>
            </w:rPr>
            <w:delText xml:space="preserve">:The peak data of  the Accelerometer </w:delText>
          </w:r>
          <w:r w:rsidDel="00046079">
            <w:tab/>
          </w:r>
          <w:r w:rsidDel="00046079">
            <w:fldChar w:fldCharType="begin"/>
          </w:r>
          <w:r w:rsidDel="00046079">
            <w:delInstrText xml:space="preserve"> PAGEREF _Toc16213 </w:delInstrText>
          </w:r>
          <w:r w:rsidDel="00046079">
            <w:fldChar w:fldCharType="separate"/>
          </w:r>
          <w:r w:rsidDel="00046079">
            <w:delText>17</w:delText>
          </w:r>
          <w:r w:rsidDel="00046079">
            <w:fldChar w:fldCharType="end"/>
          </w:r>
          <w:r w:rsidDel="00046079">
            <w:rPr>
              <w:bCs/>
            </w:rPr>
            <w:fldChar w:fldCharType="end"/>
          </w:r>
        </w:del>
      </w:ins>
    </w:p>
    <w:p w14:paraId="0120046F" w14:textId="77777777" w:rsidR="0087014B" w:rsidDel="00046079" w:rsidRDefault="00D5184D">
      <w:pPr>
        <w:pStyle w:val="TableofFigures"/>
        <w:tabs>
          <w:tab w:val="right" w:leader="dot" w:pos="9026"/>
        </w:tabs>
        <w:rPr>
          <w:ins w:id="134" w:author="像个男人一样" w:date="2018-03-22T12:32:00Z"/>
          <w:del w:id="135" w:author="jie sun" w:date="2018-04-11T17:15:00Z"/>
        </w:rPr>
      </w:pPr>
      <w:ins w:id="136" w:author="像个男人一样" w:date="2018-03-22T12:32:00Z">
        <w:del w:id="137" w:author="jie sun" w:date="2018-04-11T17:15:00Z">
          <w:r w:rsidDel="00046079">
            <w:rPr>
              <w:bCs/>
            </w:rPr>
            <w:fldChar w:fldCharType="begin"/>
          </w:r>
          <w:r w:rsidDel="00046079">
            <w:rPr>
              <w:bCs/>
            </w:rPr>
            <w:delInstrText xml:space="preserve"> HYPERLINK \l _Toc7699 </w:delInstrText>
          </w:r>
          <w:r w:rsidDel="00046079">
            <w:rPr>
              <w:bCs/>
            </w:rPr>
            <w:fldChar w:fldCharType="separate"/>
          </w:r>
          <w:r w:rsidDel="00046079">
            <w:delText xml:space="preserve">Figure 2.9 :The intervals among the peaks </w:delText>
          </w:r>
          <w:r w:rsidDel="00046079">
            <w:tab/>
          </w:r>
          <w:r w:rsidDel="00046079">
            <w:fldChar w:fldCharType="begin"/>
          </w:r>
          <w:r w:rsidDel="00046079">
            <w:delInstrText xml:space="preserve"> PAGEREF _Toc7699 </w:delInstrText>
          </w:r>
          <w:r w:rsidDel="00046079">
            <w:fldChar w:fldCharType="separate"/>
          </w:r>
          <w:r w:rsidDel="00046079">
            <w:delText>18</w:delText>
          </w:r>
          <w:r w:rsidDel="00046079">
            <w:fldChar w:fldCharType="end"/>
          </w:r>
          <w:r w:rsidDel="00046079">
            <w:rPr>
              <w:bCs/>
            </w:rPr>
            <w:fldChar w:fldCharType="end"/>
          </w:r>
        </w:del>
      </w:ins>
    </w:p>
    <w:p w14:paraId="4456BEA3" w14:textId="77777777" w:rsidR="0087014B" w:rsidDel="00046079" w:rsidRDefault="00D5184D">
      <w:pPr>
        <w:pStyle w:val="TableofFigures"/>
        <w:tabs>
          <w:tab w:val="right" w:leader="dot" w:pos="9026"/>
        </w:tabs>
        <w:rPr>
          <w:ins w:id="138" w:author="像个男人一样" w:date="2018-03-22T12:32:00Z"/>
          <w:del w:id="139" w:author="jie sun" w:date="2018-04-11T17:15:00Z"/>
        </w:rPr>
      </w:pPr>
      <w:ins w:id="140" w:author="像个男人一样" w:date="2018-03-22T12:32:00Z">
        <w:del w:id="141" w:author="jie sun" w:date="2018-04-11T17:15:00Z">
          <w:r w:rsidDel="00046079">
            <w:rPr>
              <w:bCs/>
            </w:rPr>
            <w:fldChar w:fldCharType="begin"/>
          </w:r>
          <w:r w:rsidDel="00046079">
            <w:rPr>
              <w:bCs/>
            </w:rPr>
            <w:delInstrText xml:space="preserve"> HYPERLINK \l _Toc27167 </w:delInstrText>
          </w:r>
          <w:r w:rsidDel="00046079">
            <w:rPr>
              <w:bCs/>
            </w:rPr>
            <w:fldChar w:fldCharType="separate"/>
          </w:r>
          <w:r w:rsidDel="00046079">
            <w:delText>Figure 2</w:delText>
          </w:r>
          <w:r w:rsidDel="00046079">
            <w:rPr>
              <w:rFonts w:hint="eastAsia"/>
            </w:rPr>
            <w:delText>.</w:delText>
          </w:r>
          <w:r w:rsidDel="00046079">
            <w:delText xml:space="preserve">10 </w:delText>
          </w:r>
          <w:r w:rsidDel="00046079">
            <w:rPr>
              <w:rFonts w:hint="eastAsia"/>
            </w:rPr>
            <w:delText>:The threshold figure</w:delText>
          </w:r>
          <w:r w:rsidDel="00046079">
            <w:tab/>
          </w:r>
          <w:r w:rsidDel="00046079">
            <w:fldChar w:fldCharType="begin"/>
          </w:r>
          <w:r w:rsidDel="00046079">
            <w:delInstrText xml:space="preserve"> PAGEREF _Toc27167 </w:delInstrText>
          </w:r>
          <w:r w:rsidDel="00046079">
            <w:fldChar w:fldCharType="separate"/>
          </w:r>
          <w:r w:rsidDel="00046079">
            <w:delText>19</w:delText>
          </w:r>
          <w:r w:rsidDel="00046079">
            <w:fldChar w:fldCharType="end"/>
          </w:r>
          <w:r w:rsidDel="00046079">
            <w:rPr>
              <w:bCs/>
            </w:rPr>
            <w:fldChar w:fldCharType="end"/>
          </w:r>
        </w:del>
      </w:ins>
    </w:p>
    <w:p w14:paraId="4EDC426A" w14:textId="77777777" w:rsidR="0087014B" w:rsidDel="00046079" w:rsidRDefault="00D5184D">
      <w:pPr>
        <w:pStyle w:val="TableofFigures"/>
        <w:tabs>
          <w:tab w:val="right" w:leader="dot" w:pos="9026"/>
        </w:tabs>
        <w:rPr>
          <w:ins w:id="142" w:author="像个男人一样" w:date="2018-03-22T12:32:00Z"/>
          <w:del w:id="143" w:author="jie sun" w:date="2018-04-11T17:15:00Z"/>
        </w:rPr>
      </w:pPr>
      <w:ins w:id="144" w:author="像个男人一样" w:date="2018-03-22T12:32:00Z">
        <w:del w:id="145" w:author="jie sun" w:date="2018-04-11T17:15:00Z">
          <w:r w:rsidDel="00046079">
            <w:rPr>
              <w:bCs/>
            </w:rPr>
            <w:fldChar w:fldCharType="begin"/>
          </w:r>
          <w:r w:rsidDel="00046079">
            <w:rPr>
              <w:bCs/>
            </w:rPr>
            <w:delInstrText xml:space="preserve"> HYPERLINK \l _Toc16398 </w:delInstrText>
          </w:r>
          <w:r w:rsidDel="00046079">
            <w:rPr>
              <w:bCs/>
            </w:rPr>
            <w:fldChar w:fldCharType="separate"/>
          </w:r>
          <w:r w:rsidDel="00046079">
            <w:delText>Figure 2</w:delText>
          </w:r>
          <w:r w:rsidDel="00046079">
            <w:rPr>
              <w:rFonts w:hint="eastAsia"/>
            </w:rPr>
            <w:delText>.</w:delText>
          </w:r>
          <w:r w:rsidDel="00046079">
            <w:delText xml:space="preserve">11 </w:delText>
          </w:r>
          <w:r w:rsidDel="00046079">
            <w:rPr>
              <w:rFonts w:hint="eastAsia"/>
            </w:rPr>
            <w:delText xml:space="preserve">:The different Pattern data </w:delText>
          </w:r>
          <w:r w:rsidDel="00046079">
            <w:tab/>
          </w:r>
          <w:r w:rsidDel="00046079">
            <w:fldChar w:fldCharType="begin"/>
          </w:r>
          <w:r w:rsidDel="00046079">
            <w:delInstrText xml:space="preserve"> PAGEREF _Toc16398 </w:delInstrText>
          </w:r>
          <w:r w:rsidDel="00046079">
            <w:fldChar w:fldCharType="separate"/>
          </w:r>
          <w:r w:rsidDel="00046079">
            <w:delText>20</w:delText>
          </w:r>
          <w:r w:rsidDel="00046079">
            <w:fldChar w:fldCharType="end"/>
          </w:r>
          <w:r w:rsidDel="00046079">
            <w:rPr>
              <w:bCs/>
            </w:rPr>
            <w:fldChar w:fldCharType="end"/>
          </w:r>
        </w:del>
      </w:ins>
    </w:p>
    <w:p w14:paraId="72ECC195" w14:textId="77777777" w:rsidR="0087014B" w:rsidDel="00046079" w:rsidRDefault="00D5184D">
      <w:pPr>
        <w:pStyle w:val="TableofFigures"/>
        <w:tabs>
          <w:tab w:val="right" w:leader="dot" w:pos="9026"/>
        </w:tabs>
        <w:rPr>
          <w:ins w:id="146" w:author="像个男人一样" w:date="2018-03-22T12:32:00Z"/>
          <w:del w:id="147" w:author="jie sun" w:date="2018-04-11T17:15:00Z"/>
        </w:rPr>
      </w:pPr>
      <w:ins w:id="148" w:author="像个男人一样" w:date="2018-03-22T12:32:00Z">
        <w:del w:id="149" w:author="jie sun" w:date="2018-04-11T17:15:00Z">
          <w:r w:rsidDel="00046079">
            <w:rPr>
              <w:bCs/>
            </w:rPr>
            <w:fldChar w:fldCharType="begin"/>
          </w:r>
          <w:r w:rsidDel="00046079">
            <w:rPr>
              <w:bCs/>
            </w:rPr>
            <w:delInstrText xml:space="preserve"> HYPERLINK \l _Toc26382 </w:delInstrText>
          </w:r>
          <w:r w:rsidDel="00046079">
            <w:rPr>
              <w:bCs/>
            </w:rPr>
            <w:fldChar w:fldCharType="separate"/>
          </w:r>
          <w:r w:rsidDel="00046079">
            <w:delText>Figure 2</w:delText>
          </w:r>
          <w:r w:rsidDel="00046079">
            <w:rPr>
              <w:rFonts w:hint="eastAsia"/>
            </w:rPr>
            <w:delText>.</w:delText>
          </w:r>
          <w:r w:rsidDel="00046079">
            <w:delText xml:space="preserve">12 </w:delText>
          </w:r>
          <w:r w:rsidDel="00046079">
            <w:rPr>
              <w:rFonts w:hint="eastAsia"/>
            </w:rPr>
            <w:delText>:The program of calculating the steps</w:delText>
          </w:r>
          <w:r w:rsidDel="00046079">
            <w:tab/>
          </w:r>
          <w:r w:rsidDel="00046079">
            <w:fldChar w:fldCharType="begin"/>
          </w:r>
          <w:r w:rsidDel="00046079">
            <w:delInstrText xml:space="preserve"> PAGEREF _Toc26382 </w:delInstrText>
          </w:r>
          <w:r w:rsidDel="00046079">
            <w:fldChar w:fldCharType="separate"/>
          </w:r>
          <w:r w:rsidDel="00046079">
            <w:delText>21</w:delText>
          </w:r>
          <w:r w:rsidDel="00046079">
            <w:fldChar w:fldCharType="end"/>
          </w:r>
          <w:r w:rsidDel="00046079">
            <w:rPr>
              <w:bCs/>
            </w:rPr>
            <w:fldChar w:fldCharType="end"/>
          </w:r>
        </w:del>
      </w:ins>
    </w:p>
    <w:p w14:paraId="7FCB729A" w14:textId="77777777" w:rsidR="0087014B" w:rsidDel="00046079" w:rsidRDefault="00D5184D">
      <w:pPr>
        <w:pStyle w:val="TableofFigures"/>
        <w:tabs>
          <w:tab w:val="right" w:leader="dot" w:pos="9026"/>
        </w:tabs>
        <w:rPr>
          <w:ins w:id="150" w:author="像个男人一样" w:date="2018-03-22T12:32:00Z"/>
          <w:del w:id="151" w:author="jie sun" w:date="2018-04-11T17:15:00Z"/>
        </w:rPr>
      </w:pPr>
      <w:ins w:id="152" w:author="像个男人一样" w:date="2018-03-22T12:32:00Z">
        <w:del w:id="153" w:author="jie sun" w:date="2018-04-11T17:15:00Z">
          <w:r w:rsidDel="00046079">
            <w:rPr>
              <w:bCs/>
            </w:rPr>
            <w:fldChar w:fldCharType="begin"/>
          </w:r>
          <w:r w:rsidDel="00046079">
            <w:rPr>
              <w:bCs/>
            </w:rPr>
            <w:delInstrText xml:space="preserve"> HYPERLINK \l _Toc4301 </w:delInstrText>
          </w:r>
          <w:r w:rsidDel="00046079">
            <w:rPr>
              <w:bCs/>
            </w:rPr>
            <w:fldChar w:fldCharType="separate"/>
          </w:r>
          <w:r w:rsidDel="00046079">
            <w:delText>Figure 2</w:delText>
          </w:r>
          <w:r w:rsidDel="00046079">
            <w:rPr>
              <w:rFonts w:hint="eastAsia"/>
            </w:rPr>
            <w:delText>.</w:delText>
          </w:r>
          <w:r w:rsidDel="00046079">
            <w:delText xml:space="preserve">13 </w:delText>
          </w:r>
          <w:r w:rsidDel="00046079">
            <w:rPr>
              <w:rFonts w:hint="eastAsia"/>
            </w:rPr>
            <w:delText>:The accurate data of the step algroithm</w:delText>
          </w:r>
          <w:r w:rsidDel="00046079">
            <w:tab/>
          </w:r>
          <w:r w:rsidDel="00046079">
            <w:fldChar w:fldCharType="begin"/>
          </w:r>
          <w:r w:rsidDel="00046079">
            <w:delInstrText xml:space="preserve"> PAGEREF _Toc4301 </w:delInstrText>
          </w:r>
          <w:r w:rsidDel="00046079">
            <w:fldChar w:fldCharType="separate"/>
          </w:r>
          <w:r w:rsidDel="00046079">
            <w:delText>21</w:delText>
          </w:r>
          <w:r w:rsidDel="00046079">
            <w:fldChar w:fldCharType="end"/>
          </w:r>
          <w:r w:rsidDel="00046079">
            <w:rPr>
              <w:bCs/>
            </w:rPr>
            <w:fldChar w:fldCharType="end"/>
          </w:r>
        </w:del>
      </w:ins>
    </w:p>
    <w:p w14:paraId="3AF8795A" w14:textId="77777777" w:rsidR="0087014B" w:rsidDel="00046079" w:rsidRDefault="00D5184D">
      <w:pPr>
        <w:pStyle w:val="TableofFigures"/>
        <w:tabs>
          <w:tab w:val="right" w:leader="dot" w:pos="9026"/>
        </w:tabs>
        <w:rPr>
          <w:ins w:id="154" w:author="像个男人一样" w:date="2018-03-22T12:32:00Z"/>
          <w:del w:id="155" w:author="jie sun" w:date="2018-04-11T17:15:00Z"/>
        </w:rPr>
      </w:pPr>
      <w:ins w:id="156" w:author="像个男人一样" w:date="2018-03-22T12:32:00Z">
        <w:del w:id="157" w:author="jie sun" w:date="2018-04-11T17:15:00Z">
          <w:r w:rsidDel="00046079">
            <w:rPr>
              <w:bCs/>
            </w:rPr>
            <w:fldChar w:fldCharType="begin"/>
          </w:r>
          <w:r w:rsidDel="00046079">
            <w:rPr>
              <w:bCs/>
            </w:rPr>
            <w:delInstrText xml:space="preserve"> HYPERLINK \l _Toc10731 </w:delInstrText>
          </w:r>
          <w:r w:rsidDel="00046079">
            <w:rPr>
              <w:bCs/>
            </w:rPr>
            <w:fldChar w:fldCharType="separate"/>
          </w:r>
          <w:r w:rsidDel="00046079">
            <w:delText>Figure 3</w:delText>
          </w:r>
          <w:r w:rsidDel="00046079">
            <w:rPr>
              <w:rFonts w:hint="eastAsia"/>
            </w:rPr>
            <w:delText>.</w:delText>
          </w:r>
          <w:r w:rsidDel="00046079">
            <w:delText xml:space="preserve">1 </w:delText>
          </w:r>
          <w:r w:rsidDel="00046079">
            <w:rPr>
              <w:rFonts w:hint="eastAsia"/>
            </w:rPr>
            <w:delText xml:space="preserve">:Wikipedia </w:delText>
          </w:r>
          <w:r w:rsidDel="00046079">
            <w:tab/>
          </w:r>
          <w:r w:rsidDel="00046079">
            <w:fldChar w:fldCharType="begin"/>
          </w:r>
          <w:r w:rsidDel="00046079">
            <w:delInstrText xml:space="preserve"> PAGEREF _Toc10731 </w:delInstrText>
          </w:r>
          <w:r w:rsidDel="00046079">
            <w:fldChar w:fldCharType="separate"/>
          </w:r>
          <w:r w:rsidDel="00046079">
            <w:delText>22</w:delText>
          </w:r>
          <w:r w:rsidDel="00046079">
            <w:fldChar w:fldCharType="end"/>
          </w:r>
          <w:r w:rsidDel="00046079">
            <w:rPr>
              <w:bCs/>
            </w:rPr>
            <w:fldChar w:fldCharType="end"/>
          </w:r>
        </w:del>
      </w:ins>
    </w:p>
    <w:p w14:paraId="695451D3" w14:textId="77777777" w:rsidR="0087014B" w:rsidDel="00046079" w:rsidRDefault="00D5184D">
      <w:pPr>
        <w:pStyle w:val="TableofFigures"/>
        <w:tabs>
          <w:tab w:val="right" w:leader="dot" w:pos="9026"/>
        </w:tabs>
        <w:rPr>
          <w:ins w:id="158" w:author="像个男人一样" w:date="2018-03-22T12:32:00Z"/>
          <w:del w:id="159" w:author="jie sun" w:date="2018-04-11T17:15:00Z"/>
        </w:rPr>
      </w:pPr>
      <w:ins w:id="160" w:author="像个男人一样" w:date="2018-03-22T12:32:00Z">
        <w:del w:id="161" w:author="jie sun" w:date="2018-04-11T17:15:00Z">
          <w:r w:rsidDel="00046079">
            <w:rPr>
              <w:bCs/>
            </w:rPr>
            <w:fldChar w:fldCharType="begin"/>
          </w:r>
          <w:r w:rsidDel="00046079">
            <w:rPr>
              <w:bCs/>
            </w:rPr>
            <w:delInstrText xml:space="preserve"> HYPERLINK \l _Toc15644 </w:delInstrText>
          </w:r>
          <w:r w:rsidDel="00046079">
            <w:rPr>
              <w:bCs/>
            </w:rPr>
            <w:fldChar w:fldCharType="separate"/>
          </w:r>
          <w:r w:rsidDel="00046079">
            <w:delText>Figure 3</w:delText>
          </w:r>
          <w:r w:rsidDel="00046079">
            <w:rPr>
              <w:rFonts w:hint="eastAsia"/>
            </w:rPr>
            <w:delText>.</w:delText>
          </w:r>
          <w:r w:rsidDel="00046079">
            <w:delText xml:space="preserve">2 </w:delText>
          </w:r>
          <w:r w:rsidDel="00046079">
            <w:rPr>
              <w:rFonts w:hint="eastAsia"/>
            </w:rPr>
            <w:delText>:Gyroscope Principles</w:delText>
          </w:r>
          <w:r w:rsidDel="00046079">
            <w:tab/>
          </w:r>
          <w:r w:rsidDel="00046079">
            <w:fldChar w:fldCharType="begin"/>
          </w:r>
          <w:r w:rsidDel="00046079">
            <w:delInstrText xml:space="preserve"> PAGEREF _Toc15644 </w:delInstrText>
          </w:r>
          <w:r w:rsidDel="00046079">
            <w:fldChar w:fldCharType="separate"/>
          </w:r>
          <w:r w:rsidDel="00046079">
            <w:delText>23</w:delText>
          </w:r>
          <w:r w:rsidDel="00046079">
            <w:fldChar w:fldCharType="end"/>
          </w:r>
          <w:r w:rsidDel="00046079">
            <w:rPr>
              <w:bCs/>
            </w:rPr>
            <w:fldChar w:fldCharType="end"/>
          </w:r>
        </w:del>
      </w:ins>
    </w:p>
    <w:p w14:paraId="62D40D94" w14:textId="77777777" w:rsidR="0087014B" w:rsidDel="00046079" w:rsidRDefault="00D5184D">
      <w:pPr>
        <w:pStyle w:val="TableofFigures"/>
        <w:tabs>
          <w:tab w:val="right" w:leader="dot" w:pos="9026"/>
        </w:tabs>
        <w:rPr>
          <w:ins w:id="162" w:author="像个男人一样" w:date="2018-03-22T12:32:00Z"/>
          <w:del w:id="163" w:author="jie sun" w:date="2018-04-11T17:15:00Z"/>
        </w:rPr>
      </w:pPr>
      <w:ins w:id="164" w:author="像个男人一样" w:date="2018-03-22T12:32:00Z">
        <w:del w:id="165" w:author="jie sun" w:date="2018-04-11T17:15:00Z">
          <w:r w:rsidDel="00046079">
            <w:rPr>
              <w:bCs/>
            </w:rPr>
            <w:fldChar w:fldCharType="begin"/>
          </w:r>
          <w:r w:rsidDel="00046079">
            <w:rPr>
              <w:bCs/>
            </w:rPr>
            <w:delInstrText xml:space="preserve"> HYPERLINK \l _Toc19541 </w:delInstrText>
          </w:r>
          <w:r w:rsidDel="00046079">
            <w:rPr>
              <w:bCs/>
            </w:rPr>
            <w:fldChar w:fldCharType="separate"/>
          </w:r>
          <w:r w:rsidDel="00046079">
            <w:delText>Figure 3</w:delText>
          </w:r>
          <w:r w:rsidDel="00046079">
            <w:rPr>
              <w:rFonts w:hint="eastAsia"/>
            </w:rPr>
            <w:delText>.</w:delText>
          </w:r>
          <w:r w:rsidDel="00046079">
            <w:delText xml:space="preserve">3 </w:delText>
          </w:r>
          <w:r w:rsidDel="00046079">
            <w:rPr>
              <w:rFonts w:hint="eastAsia"/>
            </w:rPr>
            <w:delText>: MEMS Gyroscope</w:delText>
          </w:r>
          <w:r w:rsidDel="00046079">
            <w:tab/>
          </w:r>
          <w:r w:rsidDel="00046079">
            <w:fldChar w:fldCharType="begin"/>
          </w:r>
          <w:r w:rsidDel="00046079">
            <w:delInstrText xml:space="preserve"> PAGEREF _Toc19541 </w:delInstrText>
          </w:r>
          <w:r w:rsidDel="00046079">
            <w:fldChar w:fldCharType="separate"/>
          </w:r>
          <w:r w:rsidDel="00046079">
            <w:delText>24</w:delText>
          </w:r>
          <w:r w:rsidDel="00046079">
            <w:fldChar w:fldCharType="end"/>
          </w:r>
          <w:r w:rsidDel="00046079">
            <w:rPr>
              <w:bCs/>
            </w:rPr>
            <w:fldChar w:fldCharType="end"/>
          </w:r>
        </w:del>
      </w:ins>
    </w:p>
    <w:p w14:paraId="7C19BF41" w14:textId="77777777" w:rsidR="0087014B" w:rsidDel="00046079" w:rsidRDefault="00D5184D">
      <w:pPr>
        <w:pStyle w:val="TableofFigures"/>
        <w:tabs>
          <w:tab w:val="right" w:leader="dot" w:pos="9026"/>
        </w:tabs>
        <w:rPr>
          <w:ins w:id="166" w:author="像个男人一样" w:date="2018-03-22T12:32:00Z"/>
          <w:del w:id="167" w:author="jie sun" w:date="2018-04-11T17:15:00Z"/>
        </w:rPr>
      </w:pPr>
      <w:ins w:id="168" w:author="像个男人一样" w:date="2018-03-22T12:32:00Z">
        <w:del w:id="169" w:author="jie sun" w:date="2018-04-11T17:15:00Z">
          <w:r w:rsidDel="00046079">
            <w:rPr>
              <w:bCs/>
            </w:rPr>
            <w:fldChar w:fldCharType="begin"/>
          </w:r>
          <w:r w:rsidDel="00046079">
            <w:rPr>
              <w:bCs/>
            </w:rPr>
            <w:delInstrText xml:space="preserve"> HYPERLINK \l _Toc14497 </w:delInstrText>
          </w:r>
          <w:r w:rsidDel="00046079">
            <w:rPr>
              <w:bCs/>
            </w:rPr>
            <w:fldChar w:fldCharType="separate"/>
          </w:r>
          <w:r w:rsidDel="00046079">
            <w:delText>Figure 3</w:delText>
          </w:r>
          <w:r w:rsidDel="00046079">
            <w:rPr>
              <w:rFonts w:hint="eastAsia"/>
            </w:rPr>
            <w:delText>.</w:delText>
          </w:r>
          <w:r w:rsidDel="00046079">
            <w:delText xml:space="preserve">4 </w:delText>
          </w:r>
          <w:r w:rsidDel="00046079">
            <w:rPr>
              <w:rFonts w:hint="eastAsia"/>
            </w:rPr>
            <w:delText>: Gyroscope in iPhone</w:delText>
          </w:r>
          <w:r w:rsidDel="00046079">
            <w:tab/>
          </w:r>
          <w:r w:rsidDel="00046079">
            <w:fldChar w:fldCharType="begin"/>
          </w:r>
          <w:r w:rsidDel="00046079">
            <w:delInstrText xml:space="preserve"> PAGEREF _Toc14497 </w:delInstrText>
          </w:r>
          <w:r w:rsidDel="00046079">
            <w:fldChar w:fldCharType="separate"/>
          </w:r>
          <w:r w:rsidDel="00046079">
            <w:delText>25</w:delText>
          </w:r>
          <w:r w:rsidDel="00046079">
            <w:fldChar w:fldCharType="end"/>
          </w:r>
          <w:r w:rsidDel="00046079">
            <w:rPr>
              <w:bCs/>
            </w:rPr>
            <w:fldChar w:fldCharType="end"/>
          </w:r>
        </w:del>
      </w:ins>
    </w:p>
    <w:p w14:paraId="02CB0E50" w14:textId="77777777" w:rsidR="0087014B" w:rsidDel="00046079" w:rsidRDefault="00D5184D">
      <w:pPr>
        <w:pStyle w:val="TableofFigures"/>
        <w:tabs>
          <w:tab w:val="right" w:leader="dot" w:pos="9026"/>
        </w:tabs>
        <w:rPr>
          <w:ins w:id="170" w:author="像个男人一样" w:date="2018-03-22T12:32:00Z"/>
          <w:del w:id="171" w:author="jie sun" w:date="2018-04-11T17:15:00Z"/>
        </w:rPr>
      </w:pPr>
      <w:ins w:id="172" w:author="像个男人一样" w:date="2018-03-22T12:32:00Z">
        <w:del w:id="173" w:author="jie sun" w:date="2018-04-11T17:15:00Z">
          <w:r w:rsidDel="00046079">
            <w:rPr>
              <w:bCs/>
            </w:rPr>
            <w:fldChar w:fldCharType="begin"/>
          </w:r>
          <w:r w:rsidDel="00046079">
            <w:rPr>
              <w:bCs/>
            </w:rPr>
            <w:delInstrText xml:space="preserve"> HYPERLINK \l _Toc21832 </w:delInstrText>
          </w:r>
          <w:r w:rsidDel="00046079">
            <w:rPr>
              <w:bCs/>
            </w:rPr>
            <w:fldChar w:fldCharType="separate"/>
          </w:r>
          <w:r w:rsidDel="00046079">
            <w:delText>Figure 3</w:delText>
          </w:r>
          <w:r w:rsidDel="00046079">
            <w:rPr>
              <w:rFonts w:hint="eastAsia"/>
            </w:rPr>
            <w:delText>.</w:delText>
          </w:r>
          <w:r w:rsidDel="00046079">
            <w:delText xml:space="preserve">5 </w:delText>
          </w:r>
          <w:r w:rsidDel="00046079">
            <w:rPr>
              <w:rFonts w:hint="eastAsia"/>
            </w:rPr>
            <w:delText>: The angular velocities of three axes data of Gyroscope</w:delText>
          </w:r>
          <w:r w:rsidDel="00046079">
            <w:tab/>
          </w:r>
          <w:r w:rsidDel="00046079">
            <w:fldChar w:fldCharType="begin"/>
          </w:r>
          <w:r w:rsidDel="00046079">
            <w:delInstrText xml:space="preserve"> PAGEREF _Toc21832 </w:delInstrText>
          </w:r>
          <w:r w:rsidDel="00046079">
            <w:fldChar w:fldCharType="separate"/>
          </w:r>
          <w:r w:rsidDel="00046079">
            <w:delText>26</w:delText>
          </w:r>
          <w:r w:rsidDel="00046079">
            <w:fldChar w:fldCharType="end"/>
          </w:r>
          <w:r w:rsidDel="00046079">
            <w:rPr>
              <w:bCs/>
            </w:rPr>
            <w:fldChar w:fldCharType="end"/>
          </w:r>
        </w:del>
      </w:ins>
    </w:p>
    <w:p w14:paraId="42F0C38B" w14:textId="77777777" w:rsidR="0087014B" w:rsidDel="00046079" w:rsidRDefault="00D5184D">
      <w:pPr>
        <w:pStyle w:val="TableofFigures"/>
        <w:tabs>
          <w:tab w:val="right" w:leader="dot" w:pos="9026"/>
        </w:tabs>
        <w:rPr>
          <w:ins w:id="174" w:author="像个男人一样" w:date="2018-03-22T12:32:00Z"/>
          <w:del w:id="175" w:author="jie sun" w:date="2018-04-11T17:15:00Z"/>
        </w:rPr>
      </w:pPr>
      <w:ins w:id="176" w:author="像个男人一样" w:date="2018-03-22T12:32:00Z">
        <w:del w:id="177" w:author="jie sun" w:date="2018-04-11T17:15:00Z">
          <w:r w:rsidDel="00046079">
            <w:rPr>
              <w:bCs/>
            </w:rPr>
            <w:fldChar w:fldCharType="begin"/>
          </w:r>
          <w:r w:rsidDel="00046079">
            <w:rPr>
              <w:bCs/>
            </w:rPr>
            <w:delInstrText xml:space="preserve"> HYPERLINK \l _Toc26983 </w:delInstrText>
          </w:r>
          <w:r w:rsidDel="00046079">
            <w:rPr>
              <w:bCs/>
            </w:rPr>
            <w:fldChar w:fldCharType="separate"/>
          </w:r>
          <w:r w:rsidDel="00046079">
            <w:delText>Figure 3</w:delText>
          </w:r>
          <w:r w:rsidDel="00046079">
            <w:rPr>
              <w:rFonts w:hint="eastAsia"/>
            </w:rPr>
            <w:delText>.</w:delText>
          </w:r>
          <w:r w:rsidDel="00046079">
            <w:delText xml:space="preserve">6 </w:delText>
          </w:r>
          <w:r w:rsidDel="00046079">
            <w:rPr>
              <w:rFonts w:hint="eastAsia"/>
            </w:rPr>
            <w:delText>: Racing Game in iPhone</w:delText>
          </w:r>
          <w:r w:rsidDel="00046079">
            <w:tab/>
          </w:r>
          <w:r w:rsidDel="00046079">
            <w:fldChar w:fldCharType="begin"/>
          </w:r>
          <w:r w:rsidDel="00046079">
            <w:delInstrText xml:space="preserve"> PAGEREF _Toc26983 </w:delInstrText>
          </w:r>
          <w:r w:rsidDel="00046079">
            <w:fldChar w:fldCharType="separate"/>
          </w:r>
          <w:r w:rsidDel="00046079">
            <w:delText>27</w:delText>
          </w:r>
          <w:r w:rsidDel="00046079">
            <w:fldChar w:fldCharType="end"/>
          </w:r>
          <w:r w:rsidDel="00046079">
            <w:rPr>
              <w:bCs/>
            </w:rPr>
            <w:fldChar w:fldCharType="end"/>
          </w:r>
        </w:del>
      </w:ins>
    </w:p>
    <w:p w14:paraId="298A72FB" w14:textId="77777777" w:rsidR="0087014B" w:rsidDel="00046079" w:rsidRDefault="00D5184D">
      <w:pPr>
        <w:pStyle w:val="TableofFigures"/>
        <w:tabs>
          <w:tab w:val="right" w:leader="dot" w:pos="9026"/>
        </w:tabs>
        <w:rPr>
          <w:ins w:id="178" w:author="像个男人一样" w:date="2018-03-22T12:32:00Z"/>
          <w:del w:id="179" w:author="jie sun" w:date="2018-04-11T17:15:00Z"/>
        </w:rPr>
      </w:pPr>
      <w:ins w:id="180" w:author="像个男人一样" w:date="2018-03-22T12:32:00Z">
        <w:del w:id="181" w:author="jie sun" w:date="2018-04-11T17:15:00Z">
          <w:r w:rsidDel="00046079">
            <w:rPr>
              <w:bCs/>
            </w:rPr>
            <w:fldChar w:fldCharType="begin"/>
          </w:r>
          <w:r w:rsidDel="00046079">
            <w:rPr>
              <w:bCs/>
            </w:rPr>
            <w:delInstrText xml:space="preserve"> HYPERLINK \l _Toc15159 </w:delInstrText>
          </w:r>
          <w:r w:rsidDel="00046079">
            <w:rPr>
              <w:bCs/>
            </w:rPr>
            <w:fldChar w:fldCharType="separate"/>
          </w:r>
          <w:r w:rsidDel="00046079">
            <w:delText>Figure 3</w:delText>
          </w:r>
          <w:r w:rsidDel="00046079">
            <w:rPr>
              <w:rFonts w:hint="eastAsia"/>
            </w:rPr>
            <w:delText>.</w:delText>
          </w:r>
          <w:r w:rsidDel="00046079">
            <w:delText xml:space="preserve">7 </w:delText>
          </w:r>
          <w:r w:rsidDel="00046079">
            <w:rPr>
              <w:rFonts w:hint="eastAsia"/>
            </w:rPr>
            <w:delText>:</w:delText>
          </w:r>
          <w:r w:rsidDel="00046079">
            <w:rPr>
              <w:rFonts w:hint="eastAsia"/>
              <w:lang w:val="en-US"/>
            </w:rPr>
            <w:delText xml:space="preserve"> </w:delText>
          </w:r>
          <w:r w:rsidDel="00046079">
            <w:rPr>
              <w:rFonts w:hint="eastAsia"/>
            </w:rPr>
            <w:delText>Gyro in the iPhone</w:delText>
          </w:r>
          <w:r w:rsidDel="00046079">
            <w:tab/>
          </w:r>
          <w:r w:rsidDel="00046079">
            <w:fldChar w:fldCharType="begin"/>
          </w:r>
          <w:r w:rsidDel="00046079">
            <w:delInstrText xml:space="preserve"> PAGEREF _Toc15159 </w:delInstrText>
          </w:r>
          <w:r w:rsidDel="00046079">
            <w:fldChar w:fldCharType="separate"/>
          </w:r>
          <w:r w:rsidDel="00046079">
            <w:delText>28</w:delText>
          </w:r>
          <w:r w:rsidDel="00046079">
            <w:fldChar w:fldCharType="end"/>
          </w:r>
          <w:r w:rsidDel="00046079">
            <w:rPr>
              <w:bCs/>
            </w:rPr>
            <w:fldChar w:fldCharType="end"/>
          </w:r>
        </w:del>
      </w:ins>
    </w:p>
    <w:p w14:paraId="3F69DC9A" w14:textId="77777777" w:rsidR="0087014B" w:rsidDel="00046079" w:rsidRDefault="00D5184D">
      <w:pPr>
        <w:pStyle w:val="TableofFigures"/>
        <w:tabs>
          <w:tab w:val="right" w:leader="dot" w:pos="9026"/>
        </w:tabs>
        <w:rPr>
          <w:ins w:id="182" w:author="像个男人一样" w:date="2018-03-22T12:32:00Z"/>
          <w:del w:id="183" w:author="jie sun" w:date="2018-04-11T17:15:00Z"/>
        </w:rPr>
      </w:pPr>
      <w:ins w:id="184" w:author="像个男人一样" w:date="2018-03-22T12:32:00Z">
        <w:del w:id="185" w:author="jie sun" w:date="2018-04-11T17:15:00Z">
          <w:r w:rsidDel="00046079">
            <w:rPr>
              <w:bCs/>
            </w:rPr>
            <w:fldChar w:fldCharType="begin"/>
          </w:r>
          <w:r w:rsidDel="00046079">
            <w:rPr>
              <w:bCs/>
            </w:rPr>
            <w:delInstrText xml:space="preserve"> HYPERLINK \l _Toc23181 </w:delInstrText>
          </w:r>
          <w:r w:rsidDel="00046079">
            <w:rPr>
              <w:bCs/>
            </w:rPr>
            <w:fldChar w:fldCharType="separate"/>
          </w:r>
          <w:r w:rsidDel="00046079">
            <w:delText>Figure 3</w:delText>
          </w:r>
          <w:r w:rsidDel="00046079">
            <w:rPr>
              <w:rFonts w:hint="eastAsia"/>
            </w:rPr>
            <w:delText>.</w:delText>
          </w:r>
          <w:r w:rsidDel="00046079">
            <w:delText xml:space="preserve">8 </w:delText>
          </w:r>
          <w:r w:rsidDel="00046079">
            <w:rPr>
              <w:rFonts w:hint="eastAsia"/>
            </w:rPr>
            <w:delText>:Racing Gyro data of three axes</w:delText>
          </w:r>
          <w:r w:rsidDel="00046079">
            <w:tab/>
          </w:r>
          <w:r w:rsidDel="00046079">
            <w:fldChar w:fldCharType="begin"/>
          </w:r>
          <w:r w:rsidDel="00046079">
            <w:delInstrText xml:space="preserve"> PAGEREF _Toc23181 </w:delInstrText>
          </w:r>
          <w:r w:rsidDel="00046079">
            <w:fldChar w:fldCharType="separate"/>
          </w:r>
          <w:r w:rsidDel="00046079">
            <w:delText>29</w:delText>
          </w:r>
          <w:r w:rsidDel="00046079">
            <w:fldChar w:fldCharType="end"/>
          </w:r>
          <w:r w:rsidDel="00046079">
            <w:rPr>
              <w:bCs/>
            </w:rPr>
            <w:fldChar w:fldCharType="end"/>
          </w:r>
        </w:del>
      </w:ins>
    </w:p>
    <w:p w14:paraId="5B40DC7B" w14:textId="77777777" w:rsidR="0087014B" w:rsidDel="00046079" w:rsidRDefault="00D5184D">
      <w:pPr>
        <w:pStyle w:val="TableofFigures"/>
        <w:tabs>
          <w:tab w:val="right" w:leader="dot" w:pos="9026"/>
        </w:tabs>
        <w:rPr>
          <w:ins w:id="186" w:author="像个男人一样" w:date="2018-03-22T12:32:00Z"/>
          <w:del w:id="187" w:author="jie sun" w:date="2018-04-11T17:15:00Z"/>
        </w:rPr>
      </w:pPr>
      <w:ins w:id="188" w:author="像个男人一样" w:date="2018-03-22T12:32:00Z">
        <w:del w:id="189" w:author="jie sun" w:date="2018-04-11T17:15:00Z">
          <w:r w:rsidDel="00046079">
            <w:rPr>
              <w:bCs/>
            </w:rPr>
            <w:fldChar w:fldCharType="begin"/>
          </w:r>
          <w:r w:rsidDel="00046079">
            <w:rPr>
              <w:bCs/>
            </w:rPr>
            <w:delInstrText xml:space="preserve"> HYPERLINK \l _Toc19547 </w:delInstrText>
          </w:r>
          <w:r w:rsidDel="00046079">
            <w:rPr>
              <w:bCs/>
            </w:rPr>
            <w:fldChar w:fldCharType="separate"/>
          </w:r>
          <w:r w:rsidDel="00046079">
            <w:delText>Figure 3</w:delText>
          </w:r>
          <w:r w:rsidDel="00046079">
            <w:rPr>
              <w:rFonts w:hint="eastAsia"/>
            </w:rPr>
            <w:delText>.</w:delText>
          </w:r>
          <w:r w:rsidDel="00046079">
            <w:delText xml:space="preserve">9 </w:delText>
          </w:r>
          <w:r w:rsidDel="00046079">
            <w:rPr>
              <w:rFonts w:hint="eastAsia"/>
            </w:rPr>
            <w:delText>:The pitch angle offset from the racing game</w:delText>
          </w:r>
          <w:r w:rsidDel="00046079">
            <w:tab/>
          </w:r>
          <w:r w:rsidDel="00046079">
            <w:fldChar w:fldCharType="begin"/>
          </w:r>
          <w:r w:rsidDel="00046079">
            <w:delInstrText xml:space="preserve"> PAGEREF _Toc19547 </w:delInstrText>
          </w:r>
          <w:r w:rsidDel="00046079">
            <w:fldChar w:fldCharType="separate"/>
          </w:r>
          <w:r w:rsidDel="00046079">
            <w:delText>29</w:delText>
          </w:r>
          <w:r w:rsidDel="00046079">
            <w:fldChar w:fldCharType="end"/>
          </w:r>
          <w:r w:rsidDel="00046079">
            <w:rPr>
              <w:bCs/>
            </w:rPr>
            <w:fldChar w:fldCharType="end"/>
          </w:r>
        </w:del>
      </w:ins>
    </w:p>
    <w:p w14:paraId="62574109" w14:textId="77777777" w:rsidR="0087014B" w:rsidDel="00046079" w:rsidRDefault="00D5184D">
      <w:pPr>
        <w:pStyle w:val="TableofFigures"/>
        <w:tabs>
          <w:tab w:val="right" w:leader="dot" w:pos="9026"/>
        </w:tabs>
        <w:rPr>
          <w:ins w:id="190" w:author="像个男人一样" w:date="2018-03-22T12:32:00Z"/>
          <w:del w:id="191" w:author="jie sun" w:date="2018-04-11T17:15:00Z"/>
        </w:rPr>
      </w:pPr>
      <w:ins w:id="192" w:author="像个男人一样" w:date="2018-03-22T12:32:00Z">
        <w:del w:id="193" w:author="jie sun" w:date="2018-04-11T17:15:00Z">
          <w:r w:rsidDel="00046079">
            <w:rPr>
              <w:bCs/>
            </w:rPr>
            <w:fldChar w:fldCharType="begin"/>
          </w:r>
          <w:r w:rsidDel="00046079">
            <w:rPr>
              <w:bCs/>
            </w:rPr>
            <w:delInstrText xml:space="preserve"> HYPERLINK \l _Toc1851 </w:delInstrText>
          </w:r>
          <w:r w:rsidDel="00046079">
            <w:rPr>
              <w:bCs/>
            </w:rPr>
            <w:fldChar w:fldCharType="separate"/>
          </w:r>
          <w:r w:rsidDel="00046079">
            <w:delText>Figure 4</w:delText>
          </w:r>
          <w:r w:rsidDel="00046079">
            <w:rPr>
              <w:rFonts w:hint="eastAsia"/>
            </w:rPr>
            <w:delText>.</w:delText>
          </w:r>
          <w:r w:rsidDel="00046079">
            <w:delText xml:space="preserve">1 </w:delText>
          </w:r>
          <w:r w:rsidDel="00046079">
            <w:rPr>
              <w:rFonts w:hint="eastAsia"/>
            </w:rPr>
            <w:delText>: A kind of glow sticks</w:delText>
          </w:r>
          <w:r w:rsidDel="00046079">
            <w:tab/>
          </w:r>
          <w:r w:rsidDel="00046079">
            <w:fldChar w:fldCharType="begin"/>
          </w:r>
          <w:r w:rsidDel="00046079">
            <w:delInstrText xml:space="preserve"> PAGEREF _Toc1851 </w:delInstrText>
          </w:r>
          <w:r w:rsidDel="00046079">
            <w:fldChar w:fldCharType="separate"/>
          </w:r>
          <w:r w:rsidDel="00046079">
            <w:delText>30</w:delText>
          </w:r>
          <w:r w:rsidDel="00046079">
            <w:fldChar w:fldCharType="end"/>
          </w:r>
          <w:r w:rsidDel="00046079">
            <w:rPr>
              <w:bCs/>
            </w:rPr>
            <w:fldChar w:fldCharType="end"/>
          </w:r>
        </w:del>
      </w:ins>
    </w:p>
    <w:p w14:paraId="4866D4C1" w14:textId="77777777" w:rsidR="0087014B" w:rsidDel="00046079" w:rsidRDefault="00D5184D">
      <w:pPr>
        <w:pStyle w:val="TableofFigures"/>
        <w:tabs>
          <w:tab w:val="right" w:leader="dot" w:pos="9026"/>
        </w:tabs>
        <w:rPr>
          <w:ins w:id="194" w:author="像个男人一样" w:date="2018-03-22T12:32:00Z"/>
          <w:del w:id="195" w:author="jie sun" w:date="2018-04-11T17:15:00Z"/>
        </w:rPr>
      </w:pPr>
      <w:ins w:id="196" w:author="像个男人一样" w:date="2018-03-22T12:32:00Z">
        <w:del w:id="197" w:author="jie sun" w:date="2018-04-11T17:15:00Z">
          <w:r w:rsidDel="00046079">
            <w:rPr>
              <w:bCs/>
            </w:rPr>
            <w:fldChar w:fldCharType="begin"/>
          </w:r>
          <w:r w:rsidDel="00046079">
            <w:rPr>
              <w:bCs/>
            </w:rPr>
            <w:delInstrText xml:space="preserve"> HYPERLINK \l _Toc29002 </w:delInstrText>
          </w:r>
          <w:r w:rsidDel="00046079">
            <w:rPr>
              <w:bCs/>
            </w:rPr>
            <w:fldChar w:fldCharType="separate"/>
          </w:r>
          <w:r w:rsidDel="00046079">
            <w:delText>Figure 4</w:delText>
          </w:r>
          <w:r w:rsidDel="00046079">
            <w:rPr>
              <w:rFonts w:hint="eastAsia"/>
            </w:rPr>
            <w:delText>.</w:delText>
          </w:r>
          <w:r w:rsidDel="00046079">
            <w:delText xml:space="preserve">2 </w:delText>
          </w:r>
          <w:r w:rsidDel="00046079">
            <w:rPr>
              <w:rFonts w:hint="eastAsia"/>
            </w:rPr>
            <w:delText>:</w:delText>
          </w:r>
          <w:r w:rsidDel="00046079">
            <w:rPr>
              <w:rFonts w:hint="eastAsia"/>
              <w:lang w:val="en-US"/>
            </w:rPr>
            <w:delText xml:space="preserve"> A </w:delText>
          </w:r>
          <w:r w:rsidDel="00046079">
            <w:rPr>
              <w:rFonts w:hint="eastAsia"/>
            </w:rPr>
            <w:delText>Vocal Concert</w:delText>
          </w:r>
          <w:r w:rsidDel="00046079">
            <w:tab/>
          </w:r>
          <w:r w:rsidDel="00046079">
            <w:fldChar w:fldCharType="begin"/>
          </w:r>
          <w:r w:rsidDel="00046079">
            <w:delInstrText xml:space="preserve"> PAGEREF _Toc29002 </w:delInstrText>
          </w:r>
          <w:r w:rsidDel="00046079">
            <w:fldChar w:fldCharType="separate"/>
          </w:r>
          <w:r w:rsidDel="00046079">
            <w:delText>31</w:delText>
          </w:r>
          <w:r w:rsidDel="00046079">
            <w:fldChar w:fldCharType="end"/>
          </w:r>
          <w:r w:rsidDel="00046079">
            <w:rPr>
              <w:bCs/>
            </w:rPr>
            <w:fldChar w:fldCharType="end"/>
          </w:r>
        </w:del>
      </w:ins>
    </w:p>
    <w:p w14:paraId="2BFCCBD4" w14:textId="77777777" w:rsidR="0087014B" w:rsidDel="00046079" w:rsidRDefault="00D5184D">
      <w:pPr>
        <w:pStyle w:val="TableofFigures"/>
        <w:tabs>
          <w:tab w:val="right" w:leader="dot" w:pos="9026"/>
        </w:tabs>
        <w:rPr>
          <w:ins w:id="198" w:author="像个男人一样" w:date="2018-03-22T12:32:00Z"/>
          <w:del w:id="199" w:author="jie sun" w:date="2018-04-11T17:15:00Z"/>
        </w:rPr>
      </w:pPr>
      <w:ins w:id="200" w:author="像个男人一样" w:date="2018-03-22T12:32:00Z">
        <w:del w:id="201" w:author="jie sun" w:date="2018-04-11T17:15:00Z">
          <w:r w:rsidDel="00046079">
            <w:rPr>
              <w:bCs/>
            </w:rPr>
            <w:fldChar w:fldCharType="begin"/>
          </w:r>
          <w:r w:rsidDel="00046079">
            <w:rPr>
              <w:bCs/>
            </w:rPr>
            <w:delInstrText xml:space="preserve"> HYPERLINK \l _Toc20954 </w:delInstrText>
          </w:r>
          <w:r w:rsidDel="00046079">
            <w:rPr>
              <w:bCs/>
            </w:rPr>
            <w:fldChar w:fldCharType="separate"/>
          </w:r>
          <w:r w:rsidDel="00046079">
            <w:delText>Figure 4</w:delText>
          </w:r>
          <w:r w:rsidDel="00046079">
            <w:rPr>
              <w:rFonts w:hint="eastAsia"/>
            </w:rPr>
            <w:delText>.</w:delText>
          </w:r>
          <w:r w:rsidDel="00046079">
            <w:delText xml:space="preserve">3 </w:delText>
          </w:r>
          <w:r w:rsidDel="00046079">
            <w:rPr>
              <w:rFonts w:hint="eastAsia"/>
            </w:rPr>
            <w:delText>: Audiences shake glow sticks</w:delText>
          </w:r>
          <w:r w:rsidDel="00046079">
            <w:tab/>
          </w:r>
          <w:r w:rsidDel="00046079">
            <w:fldChar w:fldCharType="begin"/>
          </w:r>
          <w:r w:rsidDel="00046079">
            <w:delInstrText xml:space="preserve"> PAGEREF _Toc20954 </w:delInstrText>
          </w:r>
          <w:r w:rsidDel="00046079">
            <w:fldChar w:fldCharType="separate"/>
          </w:r>
          <w:r w:rsidDel="00046079">
            <w:delText>32</w:delText>
          </w:r>
          <w:r w:rsidDel="00046079">
            <w:fldChar w:fldCharType="end"/>
          </w:r>
          <w:r w:rsidDel="00046079">
            <w:rPr>
              <w:bCs/>
            </w:rPr>
            <w:fldChar w:fldCharType="end"/>
          </w:r>
        </w:del>
      </w:ins>
    </w:p>
    <w:p w14:paraId="1C244415" w14:textId="77777777" w:rsidR="0087014B" w:rsidDel="00046079" w:rsidRDefault="00D5184D">
      <w:pPr>
        <w:pStyle w:val="TableofFigures"/>
        <w:tabs>
          <w:tab w:val="right" w:leader="dot" w:pos="9026"/>
        </w:tabs>
        <w:rPr>
          <w:ins w:id="202" w:author="像个男人一样" w:date="2018-03-22T12:32:00Z"/>
          <w:del w:id="203" w:author="jie sun" w:date="2018-04-11T17:15:00Z"/>
        </w:rPr>
      </w:pPr>
      <w:ins w:id="204" w:author="像个男人一样" w:date="2018-03-22T12:32:00Z">
        <w:del w:id="205" w:author="jie sun" w:date="2018-04-11T17:15:00Z">
          <w:r w:rsidDel="00046079">
            <w:rPr>
              <w:bCs/>
            </w:rPr>
            <w:fldChar w:fldCharType="begin"/>
          </w:r>
          <w:r w:rsidDel="00046079">
            <w:rPr>
              <w:bCs/>
            </w:rPr>
            <w:delInstrText xml:space="preserve"> HYPERLINK \l _Toc32203 </w:delInstrText>
          </w:r>
          <w:r w:rsidDel="00046079">
            <w:rPr>
              <w:bCs/>
            </w:rPr>
            <w:fldChar w:fldCharType="separate"/>
          </w:r>
          <w:r w:rsidDel="00046079">
            <w:delText>Figure 4</w:delText>
          </w:r>
          <w:r w:rsidDel="00046079">
            <w:rPr>
              <w:rFonts w:hint="eastAsia"/>
            </w:rPr>
            <w:delText>.</w:delText>
          </w:r>
          <w:r w:rsidDel="00046079">
            <w:delText xml:space="preserve">4 </w:delText>
          </w:r>
          <w:r w:rsidDel="00046079">
            <w:rPr>
              <w:rFonts w:hint="eastAsia"/>
            </w:rPr>
            <w:delText>:Scanning rooms with an iPhone</w:delText>
          </w:r>
          <w:r w:rsidDel="00046079">
            <w:tab/>
          </w:r>
          <w:r w:rsidDel="00046079">
            <w:fldChar w:fldCharType="begin"/>
          </w:r>
          <w:r w:rsidDel="00046079">
            <w:delInstrText xml:space="preserve"> PAGEREF _Toc32203 </w:delInstrText>
          </w:r>
          <w:r w:rsidDel="00046079">
            <w:fldChar w:fldCharType="separate"/>
          </w:r>
          <w:r w:rsidDel="00046079">
            <w:delText>34</w:delText>
          </w:r>
          <w:r w:rsidDel="00046079">
            <w:fldChar w:fldCharType="end"/>
          </w:r>
          <w:r w:rsidDel="00046079">
            <w:rPr>
              <w:bCs/>
            </w:rPr>
            <w:fldChar w:fldCharType="end"/>
          </w:r>
        </w:del>
      </w:ins>
    </w:p>
    <w:p w14:paraId="365498B8" w14:textId="77777777" w:rsidR="0087014B" w:rsidDel="00046079" w:rsidRDefault="00D5184D">
      <w:pPr>
        <w:pStyle w:val="TableofFigures"/>
        <w:tabs>
          <w:tab w:val="right" w:leader="dot" w:pos="9026"/>
        </w:tabs>
        <w:rPr>
          <w:ins w:id="206" w:author="像个男人一样" w:date="2018-03-22T12:32:00Z"/>
          <w:del w:id="207" w:author="jie sun" w:date="2018-04-11T17:15:00Z"/>
        </w:rPr>
      </w:pPr>
      <w:ins w:id="208" w:author="像个男人一样" w:date="2018-03-22T12:32:00Z">
        <w:del w:id="209" w:author="jie sun" w:date="2018-04-11T17:15:00Z">
          <w:r w:rsidDel="00046079">
            <w:rPr>
              <w:bCs/>
            </w:rPr>
            <w:fldChar w:fldCharType="begin"/>
          </w:r>
          <w:r w:rsidDel="00046079">
            <w:rPr>
              <w:bCs/>
            </w:rPr>
            <w:delInstrText xml:space="preserve"> HYPERLINK \l _Toc31621 </w:delInstrText>
          </w:r>
          <w:r w:rsidDel="00046079">
            <w:rPr>
              <w:bCs/>
            </w:rPr>
            <w:fldChar w:fldCharType="separate"/>
          </w:r>
          <w:r w:rsidDel="00046079">
            <w:delText>Figure 4</w:delText>
          </w:r>
          <w:r w:rsidDel="00046079">
            <w:rPr>
              <w:rFonts w:hint="eastAsia"/>
            </w:rPr>
            <w:delText>.</w:delText>
          </w:r>
          <w:r w:rsidDel="00046079">
            <w:delText xml:space="preserve">5 </w:delText>
          </w:r>
          <w:r w:rsidDel="00046079">
            <w:rPr>
              <w:rFonts w:hint="eastAsia"/>
            </w:rPr>
            <w:delText>:Spinning Angle after High-pass algorithm</w:delText>
          </w:r>
          <w:r w:rsidDel="00046079">
            <w:tab/>
          </w:r>
          <w:r w:rsidDel="00046079">
            <w:fldChar w:fldCharType="begin"/>
          </w:r>
          <w:r w:rsidDel="00046079">
            <w:delInstrText xml:space="preserve"> PAGEREF _Toc31621 </w:delInstrText>
          </w:r>
          <w:r w:rsidDel="00046079">
            <w:fldChar w:fldCharType="separate"/>
          </w:r>
          <w:r w:rsidDel="00046079">
            <w:delText>35</w:delText>
          </w:r>
          <w:r w:rsidDel="00046079">
            <w:fldChar w:fldCharType="end"/>
          </w:r>
          <w:r w:rsidDel="00046079">
            <w:rPr>
              <w:bCs/>
            </w:rPr>
            <w:fldChar w:fldCharType="end"/>
          </w:r>
        </w:del>
      </w:ins>
    </w:p>
    <w:p w14:paraId="6673A26F" w14:textId="77777777" w:rsidR="0087014B" w:rsidDel="00046079" w:rsidRDefault="00D5184D">
      <w:pPr>
        <w:pStyle w:val="TableofFigures"/>
        <w:tabs>
          <w:tab w:val="right" w:leader="dot" w:pos="9026"/>
        </w:tabs>
        <w:rPr>
          <w:ins w:id="210" w:author="像个男人一样" w:date="2018-03-22T12:32:00Z"/>
          <w:del w:id="211" w:author="jie sun" w:date="2018-04-11T17:15:00Z"/>
        </w:rPr>
      </w:pPr>
      <w:ins w:id="212" w:author="像个男人一样" w:date="2018-03-22T12:32:00Z">
        <w:del w:id="213" w:author="jie sun" w:date="2018-04-11T17:15:00Z">
          <w:r w:rsidDel="00046079">
            <w:rPr>
              <w:bCs/>
            </w:rPr>
            <w:fldChar w:fldCharType="begin"/>
          </w:r>
          <w:r w:rsidDel="00046079">
            <w:rPr>
              <w:bCs/>
            </w:rPr>
            <w:delInstrText xml:space="preserve"> HYPERLINK \l _Toc1001 </w:delInstrText>
          </w:r>
          <w:r w:rsidDel="00046079">
            <w:rPr>
              <w:bCs/>
            </w:rPr>
            <w:fldChar w:fldCharType="separate"/>
          </w:r>
          <w:r w:rsidDel="00046079">
            <w:delText>Figure 4</w:delText>
          </w:r>
          <w:r w:rsidDel="00046079">
            <w:rPr>
              <w:rFonts w:hint="eastAsia"/>
            </w:rPr>
            <w:delText>.</w:delText>
          </w:r>
          <w:r w:rsidDel="00046079">
            <w:delText xml:space="preserve">6 </w:delText>
          </w:r>
          <w:r w:rsidDel="00046079">
            <w:rPr>
              <w:rFonts w:hint="eastAsia"/>
            </w:rPr>
            <w:delText>: The direction of the gravitational acceleration of an object</w:delText>
          </w:r>
          <w:r w:rsidDel="00046079">
            <w:tab/>
          </w:r>
          <w:r w:rsidDel="00046079">
            <w:fldChar w:fldCharType="begin"/>
          </w:r>
          <w:r w:rsidDel="00046079">
            <w:delInstrText xml:space="preserve"> PAGEREF _Toc1001 </w:delInstrText>
          </w:r>
          <w:r w:rsidDel="00046079">
            <w:fldChar w:fldCharType="separate"/>
          </w:r>
          <w:r w:rsidDel="00046079">
            <w:delText>36</w:delText>
          </w:r>
          <w:r w:rsidDel="00046079">
            <w:fldChar w:fldCharType="end"/>
          </w:r>
          <w:r w:rsidDel="00046079">
            <w:rPr>
              <w:bCs/>
            </w:rPr>
            <w:fldChar w:fldCharType="end"/>
          </w:r>
        </w:del>
      </w:ins>
    </w:p>
    <w:p w14:paraId="7D2B631F" w14:textId="77777777" w:rsidR="0087014B" w:rsidDel="00046079" w:rsidRDefault="00D5184D">
      <w:pPr>
        <w:pStyle w:val="TableofFigures"/>
        <w:tabs>
          <w:tab w:val="right" w:leader="dot" w:pos="9026"/>
        </w:tabs>
        <w:rPr>
          <w:ins w:id="214" w:author="像个男人一样" w:date="2018-03-22T12:32:00Z"/>
          <w:del w:id="215" w:author="jie sun" w:date="2018-04-11T17:15:00Z"/>
        </w:rPr>
      </w:pPr>
      <w:ins w:id="216" w:author="像个男人一样" w:date="2018-03-22T12:32:00Z">
        <w:del w:id="217" w:author="jie sun" w:date="2018-04-11T17:15:00Z">
          <w:r w:rsidDel="00046079">
            <w:rPr>
              <w:bCs/>
            </w:rPr>
            <w:fldChar w:fldCharType="begin"/>
          </w:r>
          <w:r w:rsidDel="00046079">
            <w:rPr>
              <w:bCs/>
            </w:rPr>
            <w:delInstrText xml:space="preserve"> HYPERLINK \l _Toc12218 </w:delInstrText>
          </w:r>
          <w:r w:rsidDel="00046079">
            <w:rPr>
              <w:bCs/>
            </w:rPr>
            <w:fldChar w:fldCharType="separate"/>
          </w:r>
          <w:r w:rsidDel="00046079">
            <w:delText>Figure 4</w:delText>
          </w:r>
          <w:r w:rsidDel="00046079">
            <w:rPr>
              <w:rFonts w:hint="eastAsia"/>
            </w:rPr>
            <w:delText>.</w:delText>
          </w:r>
          <w:r w:rsidDel="00046079">
            <w:delText xml:space="preserve">7 </w:delText>
          </w:r>
          <w:r w:rsidDel="00046079">
            <w:rPr>
              <w:rFonts w:hint="eastAsia"/>
            </w:rPr>
            <w:delText>:Put the phone up</w:delText>
          </w:r>
          <w:r w:rsidDel="00046079">
            <w:tab/>
          </w:r>
          <w:r w:rsidDel="00046079">
            <w:fldChar w:fldCharType="begin"/>
          </w:r>
          <w:r w:rsidDel="00046079">
            <w:delInstrText xml:space="preserve"> PAGEREF _Toc12218 </w:delInstrText>
          </w:r>
          <w:r w:rsidDel="00046079">
            <w:fldChar w:fldCharType="separate"/>
          </w:r>
          <w:r w:rsidDel="00046079">
            <w:delText>38</w:delText>
          </w:r>
          <w:r w:rsidDel="00046079">
            <w:fldChar w:fldCharType="end"/>
          </w:r>
          <w:r w:rsidDel="00046079">
            <w:rPr>
              <w:bCs/>
            </w:rPr>
            <w:fldChar w:fldCharType="end"/>
          </w:r>
        </w:del>
      </w:ins>
    </w:p>
    <w:p w14:paraId="0486A48F" w14:textId="77777777" w:rsidR="0087014B" w:rsidDel="00046079" w:rsidRDefault="00D5184D">
      <w:pPr>
        <w:pStyle w:val="TableofFigures"/>
        <w:tabs>
          <w:tab w:val="right" w:leader="dot" w:pos="9026"/>
        </w:tabs>
        <w:rPr>
          <w:ins w:id="218" w:author="像个男人一样" w:date="2018-03-22T12:32:00Z"/>
          <w:del w:id="219" w:author="jie sun" w:date="2018-04-11T17:15:00Z"/>
        </w:rPr>
      </w:pPr>
      <w:ins w:id="220" w:author="像个男人一样" w:date="2018-03-22T12:32:00Z">
        <w:del w:id="221" w:author="jie sun" w:date="2018-04-11T17:15:00Z">
          <w:r w:rsidDel="00046079">
            <w:rPr>
              <w:bCs/>
            </w:rPr>
            <w:fldChar w:fldCharType="begin"/>
          </w:r>
          <w:r w:rsidDel="00046079">
            <w:rPr>
              <w:bCs/>
            </w:rPr>
            <w:delInstrText xml:space="preserve"> HYPERLINK \l _Toc10284 </w:delInstrText>
          </w:r>
          <w:r w:rsidDel="00046079">
            <w:rPr>
              <w:bCs/>
            </w:rPr>
            <w:fldChar w:fldCharType="separate"/>
          </w:r>
          <w:r w:rsidDel="00046079">
            <w:delText>Figure 4</w:delText>
          </w:r>
          <w:r w:rsidDel="00046079">
            <w:rPr>
              <w:rFonts w:hint="eastAsia"/>
            </w:rPr>
            <w:delText>.</w:delText>
          </w:r>
          <w:r w:rsidDel="00046079">
            <w:delText xml:space="preserve">8 </w:delText>
          </w:r>
          <w:r w:rsidDel="00046079">
            <w:rPr>
              <w:rFonts w:hint="eastAsia"/>
            </w:rPr>
            <w:delText>:Gyro data chang</w:delText>
          </w:r>
          <w:r w:rsidDel="00046079">
            <w:tab/>
          </w:r>
          <w:r w:rsidDel="00046079">
            <w:fldChar w:fldCharType="begin"/>
          </w:r>
          <w:r w:rsidDel="00046079">
            <w:delInstrText xml:space="preserve"> PAGEREF _Toc10284 </w:delInstrText>
          </w:r>
          <w:r w:rsidDel="00046079">
            <w:fldChar w:fldCharType="separate"/>
          </w:r>
          <w:r w:rsidDel="00046079">
            <w:delText>39</w:delText>
          </w:r>
          <w:r w:rsidDel="00046079">
            <w:fldChar w:fldCharType="end"/>
          </w:r>
          <w:r w:rsidDel="00046079">
            <w:rPr>
              <w:bCs/>
            </w:rPr>
            <w:fldChar w:fldCharType="end"/>
          </w:r>
        </w:del>
      </w:ins>
    </w:p>
    <w:p w14:paraId="3C63C503" w14:textId="77777777" w:rsidR="0087014B" w:rsidDel="00046079" w:rsidRDefault="00D5184D">
      <w:pPr>
        <w:pStyle w:val="TableofFigures"/>
        <w:tabs>
          <w:tab w:val="right" w:leader="dot" w:pos="9026"/>
        </w:tabs>
        <w:rPr>
          <w:ins w:id="222" w:author="像个男人一样" w:date="2018-03-22T12:32:00Z"/>
          <w:del w:id="223" w:author="jie sun" w:date="2018-04-11T17:15:00Z"/>
        </w:rPr>
      </w:pPr>
      <w:ins w:id="224" w:author="像个男人一样" w:date="2018-03-22T12:32:00Z">
        <w:del w:id="225" w:author="jie sun" w:date="2018-04-11T17:15:00Z">
          <w:r w:rsidDel="00046079">
            <w:rPr>
              <w:bCs/>
            </w:rPr>
            <w:fldChar w:fldCharType="begin"/>
          </w:r>
          <w:r w:rsidDel="00046079">
            <w:rPr>
              <w:bCs/>
            </w:rPr>
            <w:delInstrText xml:space="preserve"> HYPERLINK \l _Toc22582 </w:delInstrText>
          </w:r>
          <w:r w:rsidDel="00046079">
            <w:rPr>
              <w:bCs/>
            </w:rPr>
            <w:fldChar w:fldCharType="separate"/>
          </w:r>
          <w:r w:rsidDel="00046079">
            <w:delText>Figure 4</w:delText>
          </w:r>
          <w:r w:rsidDel="00046079">
            <w:rPr>
              <w:rFonts w:hint="eastAsia"/>
            </w:rPr>
            <w:delText>.</w:delText>
          </w:r>
          <w:r w:rsidDel="00046079">
            <w:delText xml:space="preserve">9 </w:delText>
          </w:r>
          <w:r w:rsidDel="00046079">
            <w:rPr>
              <w:rFonts w:hint="eastAsia"/>
            </w:rPr>
            <w:delText>: Shank the Phone in action1</w:delText>
          </w:r>
          <w:r w:rsidDel="00046079">
            <w:tab/>
          </w:r>
          <w:r w:rsidDel="00046079">
            <w:fldChar w:fldCharType="begin"/>
          </w:r>
          <w:r w:rsidDel="00046079">
            <w:delInstrText xml:space="preserve"> PAGEREF _Toc22582 </w:delInstrText>
          </w:r>
          <w:r w:rsidDel="00046079">
            <w:fldChar w:fldCharType="separate"/>
          </w:r>
          <w:r w:rsidDel="00046079">
            <w:delText>40</w:delText>
          </w:r>
          <w:r w:rsidDel="00046079">
            <w:fldChar w:fldCharType="end"/>
          </w:r>
          <w:r w:rsidDel="00046079">
            <w:rPr>
              <w:bCs/>
            </w:rPr>
            <w:fldChar w:fldCharType="end"/>
          </w:r>
        </w:del>
      </w:ins>
    </w:p>
    <w:p w14:paraId="5A89CD5E" w14:textId="77777777" w:rsidR="0087014B" w:rsidDel="00046079" w:rsidRDefault="00D5184D">
      <w:pPr>
        <w:pStyle w:val="TableofFigures"/>
        <w:tabs>
          <w:tab w:val="right" w:leader="dot" w:pos="9026"/>
        </w:tabs>
        <w:rPr>
          <w:ins w:id="226" w:author="像个男人一样" w:date="2018-03-22T12:32:00Z"/>
          <w:del w:id="227" w:author="jie sun" w:date="2018-04-11T17:15:00Z"/>
        </w:rPr>
      </w:pPr>
      <w:ins w:id="228" w:author="像个男人一样" w:date="2018-03-22T12:32:00Z">
        <w:del w:id="229" w:author="jie sun" w:date="2018-04-11T17:15:00Z">
          <w:r w:rsidDel="00046079">
            <w:rPr>
              <w:bCs/>
            </w:rPr>
            <w:fldChar w:fldCharType="begin"/>
          </w:r>
          <w:r w:rsidDel="00046079">
            <w:rPr>
              <w:bCs/>
            </w:rPr>
            <w:delInstrText xml:space="preserve"> HYPERLINK \l _Toc21337 </w:delInstrText>
          </w:r>
          <w:r w:rsidDel="00046079">
            <w:rPr>
              <w:bCs/>
            </w:rPr>
            <w:fldChar w:fldCharType="separate"/>
          </w:r>
          <w:r w:rsidDel="00046079">
            <w:delText>Figure 4</w:delText>
          </w:r>
          <w:r w:rsidDel="00046079">
            <w:rPr>
              <w:rFonts w:hint="eastAsia"/>
            </w:rPr>
            <w:delText>.</w:delText>
          </w:r>
          <w:r w:rsidDel="00046079">
            <w:delText xml:space="preserve">10 </w:delText>
          </w:r>
          <w:r w:rsidDel="00046079">
            <w:rPr>
              <w:rFonts w:hint="eastAsia"/>
            </w:rPr>
            <w:delText>:Spinning angle changes</w:delText>
          </w:r>
          <w:r w:rsidDel="00046079">
            <w:rPr>
              <w:rFonts w:hint="eastAsia"/>
              <w:lang w:val="en-US"/>
            </w:rPr>
            <w:delText xml:space="preserve"> in action 1</w:delText>
          </w:r>
          <w:r w:rsidDel="00046079">
            <w:tab/>
          </w:r>
          <w:r w:rsidDel="00046079">
            <w:fldChar w:fldCharType="begin"/>
          </w:r>
          <w:r w:rsidDel="00046079">
            <w:delInstrText xml:space="preserve"> PAGEREF _Toc21337 </w:delInstrText>
          </w:r>
          <w:r w:rsidDel="00046079">
            <w:fldChar w:fldCharType="separate"/>
          </w:r>
          <w:r w:rsidDel="00046079">
            <w:delText>40</w:delText>
          </w:r>
          <w:r w:rsidDel="00046079">
            <w:fldChar w:fldCharType="end"/>
          </w:r>
          <w:r w:rsidDel="00046079">
            <w:rPr>
              <w:bCs/>
            </w:rPr>
            <w:fldChar w:fldCharType="end"/>
          </w:r>
        </w:del>
      </w:ins>
    </w:p>
    <w:p w14:paraId="739881B6" w14:textId="77777777" w:rsidR="0087014B" w:rsidDel="00046079" w:rsidRDefault="00D5184D">
      <w:pPr>
        <w:pStyle w:val="TableofFigures"/>
        <w:tabs>
          <w:tab w:val="right" w:leader="dot" w:pos="9026"/>
        </w:tabs>
        <w:rPr>
          <w:ins w:id="230" w:author="像个男人一样" w:date="2018-03-22T12:32:00Z"/>
          <w:del w:id="231" w:author="jie sun" w:date="2018-04-11T17:15:00Z"/>
        </w:rPr>
      </w:pPr>
      <w:ins w:id="232" w:author="像个男人一样" w:date="2018-03-22T12:32:00Z">
        <w:del w:id="233" w:author="jie sun" w:date="2018-04-11T17:15:00Z">
          <w:r w:rsidDel="00046079">
            <w:rPr>
              <w:bCs/>
            </w:rPr>
            <w:fldChar w:fldCharType="begin"/>
          </w:r>
          <w:r w:rsidDel="00046079">
            <w:rPr>
              <w:bCs/>
            </w:rPr>
            <w:delInstrText xml:space="preserve"> HYPERLINK \l _Toc17258 </w:delInstrText>
          </w:r>
          <w:r w:rsidDel="00046079">
            <w:rPr>
              <w:bCs/>
            </w:rPr>
            <w:fldChar w:fldCharType="separate"/>
          </w:r>
          <w:r w:rsidDel="00046079">
            <w:delText>Figure 4</w:delText>
          </w:r>
          <w:r w:rsidDel="00046079">
            <w:rPr>
              <w:rFonts w:hint="eastAsia"/>
            </w:rPr>
            <w:delText>.</w:delText>
          </w:r>
          <w:r w:rsidDel="00046079">
            <w:delText xml:space="preserve">11 </w:delText>
          </w:r>
          <w:r w:rsidDel="00046079">
            <w:rPr>
              <w:rFonts w:hint="eastAsia"/>
            </w:rPr>
            <w:delText>: Angles with the gravity changes</w:delText>
          </w:r>
          <w:r w:rsidDel="00046079">
            <w:rPr>
              <w:rFonts w:hint="eastAsia"/>
              <w:lang w:val="en-US"/>
            </w:rPr>
            <w:delText xml:space="preserve"> in action1</w:delText>
          </w:r>
          <w:r w:rsidDel="00046079">
            <w:tab/>
          </w:r>
          <w:r w:rsidDel="00046079">
            <w:fldChar w:fldCharType="begin"/>
          </w:r>
          <w:r w:rsidDel="00046079">
            <w:delInstrText xml:space="preserve"> PAGEREF _Toc17258 </w:delInstrText>
          </w:r>
          <w:r w:rsidDel="00046079">
            <w:fldChar w:fldCharType="separate"/>
          </w:r>
          <w:r w:rsidDel="00046079">
            <w:delText>41</w:delText>
          </w:r>
          <w:r w:rsidDel="00046079">
            <w:fldChar w:fldCharType="end"/>
          </w:r>
          <w:r w:rsidDel="00046079">
            <w:rPr>
              <w:bCs/>
            </w:rPr>
            <w:fldChar w:fldCharType="end"/>
          </w:r>
        </w:del>
      </w:ins>
    </w:p>
    <w:p w14:paraId="3CB518E8" w14:textId="77777777" w:rsidR="0087014B" w:rsidDel="00046079" w:rsidRDefault="00D5184D">
      <w:pPr>
        <w:pStyle w:val="TableofFigures"/>
        <w:tabs>
          <w:tab w:val="right" w:leader="dot" w:pos="9026"/>
        </w:tabs>
        <w:rPr>
          <w:ins w:id="234" w:author="像个男人一样" w:date="2018-03-22T12:32:00Z"/>
          <w:del w:id="235" w:author="jie sun" w:date="2018-04-11T17:15:00Z"/>
        </w:rPr>
      </w:pPr>
      <w:ins w:id="236" w:author="像个男人一样" w:date="2018-03-22T12:32:00Z">
        <w:del w:id="237" w:author="jie sun" w:date="2018-04-11T17:15:00Z">
          <w:r w:rsidDel="00046079">
            <w:rPr>
              <w:bCs/>
            </w:rPr>
            <w:fldChar w:fldCharType="begin"/>
          </w:r>
          <w:r w:rsidDel="00046079">
            <w:rPr>
              <w:bCs/>
            </w:rPr>
            <w:delInstrText xml:space="preserve"> HYPERLINK \l _Toc32003 </w:delInstrText>
          </w:r>
          <w:r w:rsidDel="00046079">
            <w:rPr>
              <w:bCs/>
            </w:rPr>
            <w:fldChar w:fldCharType="separate"/>
          </w:r>
          <w:r w:rsidDel="00046079">
            <w:delText>Figure 4</w:delText>
          </w:r>
          <w:r w:rsidDel="00046079">
            <w:rPr>
              <w:rFonts w:hint="eastAsia"/>
            </w:rPr>
            <w:delText>.</w:delText>
          </w:r>
          <w:r w:rsidDel="00046079">
            <w:delText xml:space="preserve">12 </w:delText>
          </w:r>
          <w:r w:rsidDel="00046079">
            <w:rPr>
              <w:rFonts w:hint="eastAsia"/>
            </w:rPr>
            <w:delText xml:space="preserve">:Spinning angle changes in action </w:delText>
          </w:r>
          <w:r w:rsidDel="00046079">
            <w:rPr>
              <w:rFonts w:hint="eastAsia"/>
              <w:lang w:val="en-US"/>
            </w:rPr>
            <w:delText>2</w:delText>
          </w:r>
          <w:r w:rsidDel="00046079">
            <w:tab/>
          </w:r>
          <w:r w:rsidDel="00046079">
            <w:fldChar w:fldCharType="begin"/>
          </w:r>
          <w:r w:rsidDel="00046079">
            <w:delInstrText xml:space="preserve"> PAGEREF _Toc32003 </w:delInstrText>
          </w:r>
          <w:r w:rsidDel="00046079">
            <w:fldChar w:fldCharType="separate"/>
          </w:r>
          <w:r w:rsidDel="00046079">
            <w:delText>42</w:delText>
          </w:r>
          <w:r w:rsidDel="00046079">
            <w:fldChar w:fldCharType="end"/>
          </w:r>
          <w:r w:rsidDel="00046079">
            <w:rPr>
              <w:bCs/>
            </w:rPr>
            <w:fldChar w:fldCharType="end"/>
          </w:r>
        </w:del>
      </w:ins>
    </w:p>
    <w:p w14:paraId="0A894471" w14:textId="77777777" w:rsidR="0087014B" w:rsidDel="00046079" w:rsidRDefault="00D5184D">
      <w:pPr>
        <w:pStyle w:val="TableofFigures"/>
        <w:tabs>
          <w:tab w:val="right" w:leader="dot" w:pos="9026"/>
        </w:tabs>
        <w:rPr>
          <w:ins w:id="238" w:author="像个男人一样" w:date="2018-03-22T12:32:00Z"/>
          <w:del w:id="239" w:author="jie sun" w:date="2018-04-11T17:15:00Z"/>
        </w:rPr>
      </w:pPr>
      <w:ins w:id="240" w:author="像个男人一样" w:date="2018-03-22T12:32:00Z">
        <w:del w:id="241" w:author="jie sun" w:date="2018-04-11T17:15:00Z">
          <w:r w:rsidDel="00046079">
            <w:rPr>
              <w:bCs/>
            </w:rPr>
            <w:fldChar w:fldCharType="begin"/>
          </w:r>
          <w:r w:rsidDel="00046079">
            <w:rPr>
              <w:bCs/>
            </w:rPr>
            <w:delInstrText xml:space="preserve"> HYPERLINK \l _Toc22226 </w:delInstrText>
          </w:r>
          <w:r w:rsidDel="00046079">
            <w:rPr>
              <w:bCs/>
            </w:rPr>
            <w:fldChar w:fldCharType="separate"/>
          </w:r>
          <w:r w:rsidDel="00046079">
            <w:delText>Figure 4</w:delText>
          </w:r>
          <w:r w:rsidDel="00046079">
            <w:rPr>
              <w:rFonts w:hint="eastAsia"/>
            </w:rPr>
            <w:delText>.</w:delText>
          </w:r>
          <w:r w:rsidDel="00046079">
            <w:delText xml:space="preserve">13 </w:delText>
          </w:r>
          <w:r w:rsidDel="00046079">
            <w:rPr>
              <w:rFonts w:hint="eastAsia"/>
            </w:rPr>
            <w:delText>: Angles with the gravity changes in action 2</w:delText>
          </w:r>
          <w:r w:rsidDel="00046079">
            <w:tab/>
          </w:r>
          <w:r w:rsidDel="00046079">
            <w:fldChar w:fldCharType="begin"/>
          </w:r>
          <w:r w:rsidDel="00046079">
            <w:delInstrText xml:space="preserve"> PAGEREF _Toc22226 </w:delInstrText>
          </w:r>
          <w:r w:rsidDel="00046079">
            <w:fldChar w:fldCharType="separate"/>
          </w:r>
          <w:r w:rsidDel="00046079">
            <w:delText>42</w:delText>
          </w:r>
          <w:r w:rsidDel="00046079">
            <w:fldChar w:fldCharType="end"/>
          </w:r>
          <w:r w:rsidDel="00046079">
            <w:rPr>
              <w:bCs/>
            </w:rPr>
            <w:fldChar w:fldCharType="end"/>
          </w:r>
        </w:del>
      </w:ins>
    </w:p>
    <w:p w14:paraId="4F135374" w14:textId="77777777" w:rsidR="0087014B" w:rsidDel="00046079" w:rsidRDefault="00D5184D">
      <w:pPr>
        <w:pStyle w:val="TableofFigures"/>
        <w:tabs>
          <w:tab w:val="right" w:leader="dot" w:pos="9026"/>
        </w:tabs>
        <w:rPr>
          <w:ins w:id="242" w:author="像个男人一样" w:date="2018-03-22T12:32:00Z"/>
          <w:del w:id="243" w:author="jie sun" w:date="2018-04-11T17:15:00Z"/>
        </w:rPr>
      </w:pPr>
      <w:ins w:id="244" w:author="像个男人一样" w:date="2018-03-22T12:32:00Z">
        <w:del w:id="245" w:author="jie sun" w:date="2018-04-11T17:15:00Z">
          <w:r w:rsidDel="00046079">
            <w:rPr>
              <w:bCs/>
            </w:rPr>
            <w:fldChar w:fldCharType="begin"/>
          </w:r>
          <w:r w:rsidDel="00046079">
            <w:rPr>
              <w:bCs/>
            </w:rPr>
            <w:delInstrText xml:space="preserve"> HYPERLINK \l _Toc17489 </w:delInstrText>
          </w:r>
          <w:r w:rsidDel="00046079">
            <w:rPr>
              <w:bCs/>
            </w:rPr>
            <w:fldChar w:fldCharType="separate"/>
          </w:r>
          <w:r w:rsidDel="00046079">
            <w:delText>Figure 4</w:delText>
          </w:r>
          <w:r w:rsidDel="00046079">
            <w:rPr>
              <w:rFonts w:hint="eastAsia"/>
            </w:rPr>
            <w:delText>.</w:delText>
          </w:r>
          <w:r w:rsidDel="00046079">
            <w:delText xml:space="preserve">14 </w:delText>
          </w:r>
          <w:r w:rsidDel="00046079">
            <w:rPr>
              <w:rFonts w:hint="eastAsia"/>
            </w:rPr>
            <w:delText>:</w:delText>
          </w:r>
          <w:r w:rsidDel="00046079">
            <w:rPr>
              <w:rFonts w:hint="eastAsia"/>
              <w:lang w:val="en-US"/>
            </w:rPr>
            <w:delText xml:space="preserve"> </w:delText>
          </w:r>
          <w:r w:rsidDel="00046079">
            <w:rPr>
              <w:rFonts w:hint="eastAsia"/>
            </w:rPr>
            <w:delText>Spinning angle changes in action 3</w:delText>
          </w:r>
          <w:r w:rsidDel="00046079">
            <w:tab/>
          </w:r>
          <w:r w:rsidDel="00046079">
            <w:fldChar w:fldCharType="begin"/>
          </w:r>
          <w:r w:rsidDel="00046079">
            <w:delInstrText xml:space="preserve"> PAGEREF _Toc17489 </w:delInstrText>
          </w:r>
          <w:r w:rsidDel="00046079">
            <w:fldChar w:fldCharType="separate"/>
          </w:r>
          <w:r w:rsidDel="00046079">
            <w:delText>43</w:delText>
          </w:r>
          <w:r w:rsidDel="00046079">
            <w:fldChar w:fldCharType="end"/>
          </w:r>
          <w:r w:rsidDel="00046079">
            <w:rPr>
              <w:bCs/>
            </w:rPr>
            <w:fldChar w:fldCharType="end"/>
          </w:r>
        </w:del>
      </w:ins>
    </w:p>
    <w:p w14:paraId="33757005" w14:textId="77777777" w:rsidR="0087014B" w:rsidDel="00046079" w:rsidRDefault="00D5184D">
      <w:pPr>
        <w:pStyle w:val="TableofFigures"/>
        <w:tabs>
          <w:tab w:val="right" w:leader="dot" w:pos="9026"/>
        </w:tabs>
        <w:rPr>
          <w:ins w:id="246" w:author="像个男人一样" w:date="2018-03-22T12:32:00Z"/>
          <w:del w:id="247" w:author="jie sun" w:date="2018-04-11T17:15:00Z"/>
        </w:rPr>
      </w:pPr>
      <w:ins w:id="248" w:author="像个男人一样" w:date="2018-03-22T12:32:00Z">
        <w:del w:id="249" w:author="jie sun" w:date="2018-04-11T17:15:00Z">
          <w:r w:rsidDel="00046079">
            <w:rPr>
              <w:bCs/>
            </w:rPr>
            <w:fldChar w:fldCharType="begin"/>
          </w:r>
          <w:r w:rsidDel="00046079">
            <w:rPr>
              <w:bCs/>
            </w:rPr>
            <w:delInstrText xml:space="preserve"> HYPERLINK \l _Toc5978 </w:delInstrText>
          </w:r>
          <w:r w:rsidDel="00046079">
            <w:rPr>
              <w:bCs/>
            </w:rPr>
            <w:fldChar w:fldCharType="separate"/>
          </w:r>
          <w:r w:rsidDel="00046079">
            <w:delText>Figure 4</w:delText>
          </w:r>
          <w:r w:rsidDel="00046079">
            <w:rPr>
              <w:rFonts w:hint="eastAsia"/>
            </w:rPr>
            <w:delText>.</w:delText>
          </w:r>
          <w:r w:rsidDel="00046079">
            <w:delText xml:space="preserve">15 </w:delText>
          </w:r>
          <w:r w:rsidDel="00046079">
            <w:rPr>
              <w:rFonts w:hint="eastAsia"/>
            </w:rPr>
            <w:delText>:  Angles with the gravity changes in action 3</w:delText>
          </w:r>
          <w:r w:rsidDel="00046079">
            <w:tab/>
          </w:r>
          <w:r w:rsidDel="00046079">
            <w:fldChar w:fldCharType="begin"/>
          </w:r>
          <w:r w:rsidDel="00046079">
            <w:delInstrText xml:space="preserve"> PAGEREF _Toc5978 </w:delInstrText>
          </w:r>
          <w:r w:rsidDel="00046079">
            <w:fldChar w:fldCharType="separate"/>
          </w:r>
          <w:r w:rsidDel="00046079">
            <w:delText>44</w:delText>
          </w:r>
          <w:r w:rsidDel="00046079">
            <w:fldChar w:fldCharType="end"/>
          </w:r>
          <w:r w:rsidDel="00046079">
            <w:rPr>
              <w:bCs/>
            </w:rPr>
            <w:fldChar w:fldCharType="end"/>
          </w:r>
        </w:del>
      </w:ins>
    </w:p>
    <w:p w14:paraId="3B57325A" w14:textId="77777777" w:rsidR="00982FB6" w:rsidRDefault="00D5184D">
      <w:pPr>
        <w:pStyle w:val="TableofFigures"/>
        <w:tabs>
          <w:tab w:val="right" w:leader="dot" w:pos="9016"/>
        </w:tabs>
        <w:rPr>
          <w:noProof/>
        </w:rPr>
      </w:pPr>
      <w:ins w:id="250" w:author="像个男人一样" w:date="2018-03-22T12:27:00Z">
        <w:del w:id="251" w:author="jie sun" w:date="2018-04-11T17:15:00Z">
          <w:r w:rsidDel="00046079">
            <w:rPr>
              <w:bCs/>
            </w:rPr>
            <w:fldChar w:fldCharType="end"/>
          </w:r>
        </w:del>
      </w:ins>
      <w:ins w:id="252" w:author="jie sun" w:date="2018-04-11T17:15:00Z">
        <w:r w:rsidR="00046079">
          <w:rPr>
            <w:bCs/>
          </w:rPr>
          <w:fldChar w:fldCharType="begin"/>
        </w:r>
        <w:r w:rsidR="00046079">
          <w:rPr>
            <w:bCs/>
          </w:rPr>
          <w:instrText xml:space="preserve"> TOC \h \z \c "Figure" </w:instrText>
        </w:r>
      </w:ins>
      <w:r w:rsidR="00046079">
        <w:rPr>
          <w:bCs/>
        </w:rPr>
        <w:fldChar w:fldCharType="separate"/>
      </w:r>
    </w:p>
    <w:p w14:paraId="1B338BED" w14:textId="77777777" w:rsidR="00982FB6" w:rsidRDefault="001B6DED">
      <w:pPr>
        <w:pStyle w:val="TableofFigures"/>
        <w:tabs>
          <w:tab w:val="right" w:leader="dot" w:pos="9016"/>
        </w:tabs>
        <w:rPr>
          <w:rFonts w:asciiTheme="minorHAnsi" w:hAnsiTheme="minorHAnsi"/>
          <w:noProof/>
          <w:sz w:val="22"/>
        </w:rPr>
      </w:pPr>
      <w:hyperlink w:anchor="_Toc517801871" w:history="1">
        <w:r w:rsidR="00982FB6" w:rsidRPr="001A6082">
          <w:rPr>
            <w:rStyle w:val="Hyperlink"/>
            <w:noProof/>
          </w:rPr>
          <w:t>Figure 2</w:t>
        </w:r>
        <w:r w:rsidR="00982FB6" w:rsidRPr="001A6082">
          <w:rPr>
            <w:rStyle w:val="Hyperlink"/>
            <w:noProof/>
          </w:rPr>
          <w:noBreakHyphen/>
          <w:t>1: Working Principle Of A</w:t>
        </w:r>
        <w:r w:rsidR="00982FB6" w:rsidRPr="001A6082">
          <w:rPr>
            <w:rStyle w:val="Hyperlink"/>
            <w:noProof/>
            <w:lang w:val="en-US"/>
          </w:rPr>
          <w:t xml:space="preserve"> Capacitive </w:t>
        </w:r>
        <w:r w:rsidR="00982FB6" w:rsidRPr="001A6082">
          <w:rPr>
            <w:rStyle w:val="Hyperlink"/>
            <w:noProof/>
          </w:rPr>
          <w:t>Accelerometer. (Nisticò, 2013)</w:t>
        </w:r>
        <w:r w:rsidR="00982FB6">
          <w:rPr>
            <w:noProof/>
            <w:webHidden/>
          </w:rPr>
          <w:tab/>
        </w:r>
        <w:r w:rsidR="00982FB6">
          <w:rPr>
            <w:noProof/>
            <w:webHidden/>
          </w:rPr>
          <w:fldChar w:fldCharType="begin"/>
        </w:r>
        <w:r w:rsidR="00982FB6">
          <w:rPr>
            <w:noProof/>
            <w:webHidden/>
          </w:rPr>
          <w:instrText xml:space="preserve"> PAGEREF _Toc517801871 \h </w:instrText>
        </w:r>
        <w:r w:rsidR="00982FB6">
          <w:rPr>
            <w:noProof/>
            <w:webHidden/>
          </w:rPr>
        </w:r>
        <w:r w:rsidR="00982FB6">
          <w:rPr>
            <w:noProof/>
            <w:webHidden/>
          </w:rPr>
          <w:fldChar w:fldCharType="separate"/>
        </w:r>
        <w:r w:rsidR="00982FB6">
          <w:rPr>
            <w:noProof/>
            <w:webHidden/>
          </w:rPr>
          <w:t>12</w:t>
        </w:r>
        <w:r w:rsidR="00982FB6">
          <w:rPr>
            <w:noProof/>
            <w:webHidden/>
          </w:rPr>
          <w:fldChar w:fldCharType="end"/>
        </w:r>
      </w:hyperlink>
    </w:p>
    <w:p w14:paraId="238BC5C9" w14:textId="77777777" w:rsidR="00982FB6" w:rsidRDefault="001B6DED">
      <w:pPr>
        <w:pStyle w:val="TableofFigures"/>
        <w:tabs>
          <w:tab w:val="right" w:leader="dot" w:pos="9016"/>
        </w:tabs>
        <w:rPr>
          <w:rFonts w:asciiTheme="minorHAnsi" w:hAnsiTheme="minorHAnsi"/>
          <w:noProof/>
          <w:sz w:val="22"/>
        </w:rPr>
      </w:pPr>
      <w:hyperlink w:anchor="_Toc517801872" w:history="1">
        <w:r w:rsidR="00982FB6" w:rsidRPr="001A6082">
          <w:rPr>
            <w:rStyle w:val="Hyperlink"/>
            <w:iCs/>
            <w:noProof/>
          </w:rPr>
          <w:t>Figure 2</w:t>
        </w:r>
        <w:r w:rsidR="00982FB6" w:rsidRPr="001A6082">
          <w:rPr>
            <w:rStyle w:val="Hyperlink"/>
            <w:iCs/>
            <w:noProof/>
          </w:rPr>
          <w:noBreakHyphen/>
          <w:t>2: Accelerometer Theory &amp; Design</w:t>
        </w:r>
        <w:r w:rsidR="00982FB6" w:rsidRPr="001A6082">
          <w:rPr>
            <w:rStyle w:val="Hyperlink"/>
            <w:iCs/>
            <w:noProof/>
            <w:lang w:val="en-US"/>
          </w:rPr>
          <w:t xml:space="preserve"> </w:t>
        </w:r>
        <w:r w:rsidR="00982FB6" w:rsidRPr="001A6082">
          <w:rPr>
            <w:rStyle w:val="Hyperlink"/>
            <w:noProof/>
            <w:lang w:val="en-US"/>
          </w:rPr>
          <w:t>(Nisticò, 2013)</w:t>
        </w:r>
        <w:r w:rsidR="00982FB6">
          <w:rPr>
            <w:noProof/>
            <w:webHidden/>
          </w:rPr>
          <w:tab/>
        </w:r>
        <w:r w:rsidR="00982FB6">
          <w:rPr>
            <w:noProof/>
            <w:webHidden/>
          </w:rPr>
          <w:fldChar w:fldCharType="begin"/>
        </w:r>
        <w:r w:rsidR="00982FB6">
          <w:rPr>
            <w:noProof/>
            <w:webHidden/>
          </w:rPr>
          <w:instrText xml:space="preserve"> PAGEREF _Toc517801872 \h </w:instrText>
        </w:r>
        <w:r w:rsidR="00982FB6">
          <w:rPr>
            <w:noProof/>
            <w:webHidden/>
          </w:rPr>
        </w:r>
        <w:r w:rsidR="00982FB6">
          <w:rPr>
            <w:noProof/>
            <w:webHidden/>
          </w:rPr>
          <w:fldChar w:fldCharType="separate"/>
        </w:r>
        <w:r w:rsidR="00982FB6">
          <w:rPr>
            <w:noProof/>
            <w:webHidden/>
          </w:rPr>
          <w:t>13</w:t>
        </w:r>
        <w:r w:rsidR="00982FB6">
          <w:rPr>
            <w:noProof/>
            <w:webHidden/>
          </w:rPr>
          <w:fldChar w:fldCharType="end"/>
        </w:r>
      </w:hyperlink>
    </w:p>
    <w:p w14:paraId="442F7CD2" w14:textId="77777777" w:rsidR="00982FB6" w:rsidRDefault="001B6DED">
      <w:pPr>
        <w:pStyle w:val="TableofFigures"/>
        <w:tabs>
          <w:tab w:val="right" w:leader="dot" w:pos="9016"/>
        </w:tabs>
        <w:rPr>
          <w:rFonts w:asciiTheme="minorHAnsi" w:hAnsiTheme="minorHAnsi"/>
          <w:noProof/>
          <w:sz w:val="22"/>
        </w:rPr>
      </w:pPr>
      <w:hyperlink w:anchor="_Toc517801873" w:history="1">
        <w:r w:rsidR="00982FB6" w:rsidRPr="001A6082">
          <w:rPr>
            <w:rStyle w:val="Hyperlink"/>
            <w:iCs/>
            <w:noProof/>
          </w:rPr>
          <w:t>Figure 2</w:t>
        </w:r>
        <w:r w:rsidR="00982FB6" w:rsidRPr="001A6082">
          <w:rPr>
            <w:rStyle w:val="Hyperlink"/>
            <w:iCs/>
            <w:noProof/>
          </w:rPr>
          <w:noBreakHyphen/>
          <w:t xml:space="preserve">3: Three-Axis Accelerometer In A Phone </w:t>
        </w:r>
        <w:r w:rsidR="00982FB6" w:rsidRPr="001A6082">
          <w:rPr>
            <w:rStyle w:val="Hyperlink"/>
            <w:noProof/>
          </w:rPr>
          <w:t>(YingWen, 2014)</w:t>
        </w:r>
        <w:r w:rsidR="00982FB6">
          <w:rPr>
            <w:noProof/>
            <w:webHidden/>
          </w:rPr>
          <w:tab/>
        </w:r>
        <w:r w:rsidR="00982FB6">
          <w:rPr>
            <w:noProof/>
            <w:webHidden/>
          </w:rPr>
          <w:fldChar w:fldCharType="begin"/>
        </w:r>
        <w:r w:rsidR="00982FB6">
          <w:rPr>
            <w:noProof/>
            <w:webHidden/>
          </w:rPr>
          <w:instrText xml:space="preserve"> PAGEREF _Toc517801873 \h </w:instrText>
        </w:r>
        <w:r w:rsidR="00982FB6">
          <w:rPr>
            <w:noProof/>
            <w:webHidden/>
          </w:rPr>
        </w:r>
        <w:r w:rsidR="00982FB6">
          <w:rPr>
            <w:noProof/>
            <w:webHidden/>
          </w:rPr>
          <w:fldChar w:fldCharType="separate"/>
        </w:r>
        <w:r w:rsidR="00982FB6">
          <w:rPr>
            <w:noProof/>
            <w:webHidden/>
          </w:rPr>
          <w:t>14</w:t>
        </w:r>
        <w:r w:rsidR="00982FB6">
          <w:rPr>
            <w:noProof/>
            <w:webHidden/>
          </w:rPr>
          <w:fldChar w:fldCharType="end"/>
        </w:r>
      </w:hyperlink>
    </w:p>
    <w:p w14:paraId="6CD46518" w14:textId="77777777" w:rsidR="00982FB6" w:rsidRDefault="001B6DED">
      <w:pPr>
        <w:pStyle w:val="TableofFigures"/>
        <w:tabs>
          <w:tab w:val="right" w:leader="dot" w:pos="9016"/>
        </w:tabs>
        <w:rPr>
          <w:rFonts w:asciiTheme="minorHAnsi" w:hAnsiTheme="minorHAnsi"/>
          <w:noProof/>
          <w:sz w:val="22"/>
        </w:rPr>
      </w:pPr>
      <w:hyperlink w:anchor="_Toc517801874" w:history="1">
        <w:r w:rsidR="00982FB6" w:rsidRPr="001A6082">
          <w:rPr>
            <w:rStyle w:val="Hyperlink"/>
            <w:noProof/>
          </w:rPr>
          <w:t>Figure 2</w:t>
        </w:r>
        <w:r w:rsidR="00982FB6" w:rsidRPr="001A6082">
          <w:rPr>
            <w:rStyle w:val="Hyperlink"/>
            <w:noProof/>
          </w:rPr>
          <w:noBreakHyphen/>
          <w:t>4: 3-Axis Digital Accelerometer (Zhao, 2008)</w:t>
        </w:r>
        <w:r w:rsidR="00982FB6">
          <w:rPr>
            <w:noProof/>
            <w:webHidden/>
          </w:rPr>
          <w:tab/>
        </w:r>
        <w:r w:rsidR="00982FB6">
          <w:rPr>
            <w:noProof/>
            <w:webHidden/>
          </w:rPr>
          <w:fldChar w:fldCharType="begin"/>
        </w:r>
        <w:r w:rsidR="00982FB6">
          <w:rPr>
            <w:noProof/>
            <w:webHidden/>
          </w:rPr>
          <w:instrText xml:space="preserve"> PAGEREF _Toc517801874 \h </w:instrText>
        </w:r>
        <w:r w:rsidR="00982FB6">
          <w:rPr>
            <w:noProof/>
            <w:webHidden/>
          </w:rPr>
        </w:r>
        <w:r w:rsidR="00982FB6">
          <w:rPr>
            <w:noProof/>
            <w:webHidden/>
          </w:rPr>
          <w:fldChar w:fldCharType="separate"/>
        </w:r>
        <w:r w:rsidR="00982FB6">
          <w:rPr>
            <w:noProof/>
            <w:webHidden/>
          </w:rPr>
          <w:t>15</w:t>
        </w:r>
        <w:r w:rsidR="00982FB6">
          <w:rPr>
            <w:noProof/>
            <w:webHidden/>
          </w:rPr>
          <w:fldChar w:fldCharType="end"/>
        </w:r>
      </w:hyperlink>
    </w:p>
    <w:p w14:paraId="2B373DA2" w14:textId="77777777" w:rsidR="00982FB6" w:rsidRDefault="001B6DED">
      <w:pPr>
        <w:pStyle w:val="TableofFigures"/>
        <w:tabs>
          <w:tab w:val="right" w:leader="dot" w:pos="9016"/>
        </w:tabs>
        <w:rPr>
          <w:rFonts w:asciiTheme="minorHAnsi" w:hAnsiTheme="minorHAnsi"/>
          <w:noProof/>
          <w:sz w:val="22"/>
        </w:rPr>
      </w:pPr>
      <w:hyperlink w:anchor="_Toc517801875" w:history="1">
        <w:r w:rsidR="00982FB6" w:rsidRPr="001A6082">
          <w:rPr>
            <w:rStyle w:val="Hyperlink"/>
            <w:noProof/>
          </w:rPr>
          <w:t>Figure 2</w:t>
        </w:r>
        <w:r w:rsidR="00982FB6" w:rsidRPr="001A6082">
          <w:rPr>
            <w:rStyle w:val="Hyperlink"/>
            <w:noProof/>
          </w:rPr>
          <w:noBreakHyphen/>
          <w:t>5:A Step, Stride and Heading Determination For The Pedestrian Navigation System</w:t>
        </w:r>
        <w:r w:rsidR="00982FB6">
          <w:rPr>
            <w:noProof/>
            <w:webHidden/>
          </w:rPr>
          <w:tab/>
        </w:r>
        <w:r w:rsidR="00982FB6">
          <w:rPr>
            <w:noProof/>
            <w:webHidden/>
          </w:rPr>
          <w:fldChar w:fldCharType="begin"/>
        </w:r>
        <w:r w:rsidR="00982FB6">
          <w:rPr>
            <w:noProof/>
            <w:webHidden/>
          </w:rPr>
          <w:instrText xml:space="preserve"> PAGEREF _Toc517801875 \h </w:instrText>
        </w:r>
        <w:r w:rsidR="00982FB6">
          <w:rPr>
            <w:noProof/>
            <w:webHidden/>
          </w:rPr>
        </w:r>
        <w:r w:rsidR="00982FB6">
          <w:rPr>
            <w:noProof/>
            <w:webHidden/>
          </w:rPr>
          <w:fldChar w:fldCharType="separate"/>
        </w:r>
        <w:r w:rsidR="00982FB6">
          <w:rPr>
            <w:noProof/>
            <w:webHidden/>
          </w:rPr>
          <w:t>16</w:t>
        </w:r>
        <w:r w:rsidR="00982FB6">
          <w:rPr>
            <w:noProof/>
            <w:webHidden/>
          </w:rPr>
          <w:fldChar w:fldCharType="end"/>
        </w:r>
      </w:hyperlink>
    </w:p>
    <w:p w14:paraId="014449B2" w14:textId="77777777" w:rsidR="00982FB6" w:rsidRDefault="001B6DED">
      <w:pPr>
        <w:pStyle w:val="TableofFigures"/>
        <w:tabs>
          <w:tab w:val="right" w:leader="dot" w:pos="9016"/>
        </w:tabs>
        <w:rPr>
          <w:rFonts w:asciiTheme="minorHAnsi" w:hAnsiTheme="minorHAnsi"/>
          <w:noProof/>
          <w:sz w:val="22"/>
        </w:rPr>
      </w:pPr>
      <w:hyperlink w:anchor="_Toc517801876" w:history="1">
        <w:r w:rsidR="00982FB6" w:rsidRPr="001A6082">
          <w:rPr>
            <w:rStyle w:val="Hyperlink"/>
            <w:noProof/>
          </w:rPr>
          <w:t>Figure 2</w:t>
        </w:r>
        <w:r w:rsidR="00982FB6" w:rsidRPr="001A6082">
          <w:rPr>
            <w:rStyle w:val="Hyperlink"/>
            <w:noProof/>
          </w:rPr>
          <w:noBreakHyphen/>
          <w:t>6:The Three Axes Data Of The Accelerometer From iPhone</w:t>
        </w:r>
        <w:r w:rsidR="00982FB6">
          <w:rPr>
            <w:noProof/>
            <w:webHidden/>
          </w:rPr>
          <w:tab/>
        </w:r>
        <w:r w:rsidR="00982FB6">
          <w:rPr>
            <w:noProof/>
            <w:webHidden/>
          </w:rPr>
          <w:fldChar w:fldCharType="begin"/>
        </w:r>
        <w:r w:rsidR="00982FB6">
          <w:rPr>
            <w:noProof/>
            <w:webHidden/>
          </w:rPr>
          <w:instrText xml:space="preserve"> PAGEREF _Toc517801876 \h </w:instrText>
        </w:r>
        <w:r w:rsidR="00982FB6">
          <w:rPr>
            <w:noProof/>
            <w:webHidden/>
          </w:rPr>
        </w:r>
        <w:r w:rsidR="00982FB6">
          <w:rPr>
            <w:noProof/>
            <w:webHidden/>
          </w:rPr>
          <w:fldChar w:fldCharType="separate"/>
        </w:r>
        <w:r w:rsidR="00982FB6">
          <w:rPr>
            <w:noProof/>
            <w:webHidden/>
          </w:rPr>
          <w:t>16</w:t>
        </w:r>
        <w:r w:rsidR="00982FB6">
          <w:rPr>
            <w:noProof/>
            <w:webHidden/>
          </w:rPr>
          <w:fldChar w:fldCharType="end"/>
        </w:r>
      </w:hyperlink>
    </w:p>
    <w:p w14:paraId="33CBDCF9" w14:textId="77777777" w:rsidR="00982FB6" w:rsidRDefault="001B6DED">
      <w:pPr>
        <w:pStyle w:val="TableofFigures"/>
        <w:tabs>
          <w:tab w:val="right" w:leader="dot" w:pos="9016"/>
        </w:tabs>
        <w:rPr>
          <w:rFonts w:asciiTheme="minorHAnsi" w:hAnsiTheme="minorHAnsi"/>
          <w:noProof/>
          <w:sz w:val="22"/>
        </w:rPr>
      </w:pPr>
      <w:hyperlink w:anchor="_Toc517801877" w:history="1">
        <w:r w:rsidR="00982FB6" w:rsidRPr="001A6082">
          <w:rPr>
            <w:rStyle w:val="Hyperlink"/>
            <w:noProof/>
          </w:rPr>
          <w:t>Figure 2</w:t>
        </w:r>
        <w:r w:rsidR="00982FB6" w:rsidRPr="001A6082">
          <w:rPr>
            <w:rStyle w:val="Hyperlink"/>
            <w:noProof/>
          </w:rPr>
          <w:noBreakHyphen/>
          <w:t>7:The Total Accelerometer Data After Calculation</w:t>
        </w:r>
        <w:r w:rsidR="00982FB6">
          <w:rPr>
            <w:noProof/>
            <w:webHidden/>
          </w:rPr>
          <w:tab/>
        </w:r>
        <w:r w:rsidR="00982FB6">
          <w:rPr>
            <w:noProof/>
            <w:webHidden/>
          </w:rPr>
          <w:fldChar w:fldCharType="begin"/>
        </w:r>
        <w:r w:rsidR="00982FB6">
          <w:rPr>
            <w:noProof/>
            <w:webHidden/>
          </w:rPr>
          <w:instrText xml:space="preserve"> PAGEREF _Toc517801877 \h </w:instrText>
        </w:r>
        <w:r w:rsidR="00982FB6">
          <w:rPr>
            <w:noProof/>
            <w:webHidden/>
          </w:rPr>
        </w:r>
        <w:r w:rsidR="00982FB6">
          <w:rPr>
            <w:noProof/>
            <w:webHidden/>
          </w:rPr>
          <w:fldChar w:fldCharType="separate"/>
        </w:r>
        <w:r w:rsidR="00982FB6">
          <w:rPr>
            <w:noProof/>
            <w:webHidden/>
          </w:rPr>
          <w:t>17</w:t>
        </w:r>
        <w:r w:rsidR="00982FB6">
          <w:rPr>
            <w:noProof/>
            <w:webHidden/>
          </w:rPr>
          <w:fldChar w:fldCharType="end"/>
        </w:r>
      </w:hyperlink>
    </w:p>
    <w:p w14:paraId="2EE915D9" w14:textId="77777777" w:rsidR="00982FB6" w:rsidRDefault="001B6DED">
      <w:pPr>
        <w:pStyle w:val="TableofFigures"/>
        <w:tabs>
          <w:tab w:val="right" w:leader="dot" w:pos="9016"/>
        </w:tabs>
        <w:rPr>
          <w:rFonts w:asciiTheme="minorHAnsi" w:hAnsiTheme="minorHAnsi"/>
          <w:noProof/>
          <w:sz w:val="22"/>
        </w:rPr>
      </w:pPr>
      <w:hyperlink w:anchor="_Toc517801878" w:history="1">
        <w:r w:rsidR="00982FB6" w:rsidRPr="001A6082">
          <w:rPr>
            <w:rStyle w:val="Hyperlink"/>
            <w:noProof/>
          </w:rPr>
          <w:t>Figure 2</w:t>
        </w:r>
        <w:r w:rsidR="00982FB6" w:rsidRPr="001A6082">
          <w:rPr>
            <w:rStyle w:val="Hyperlink"/>
            <w:noProof/>
          </w:rPr>
          <w:noBreakHyphen/>
          <w:t>8:The Peak Data Of  The Accelerometer</w:t>
        </w:r>
        <w:r w:rsidR="00982FB6">
          <w:rPr>
            <w:noProof/>
            <w:webHidden/>
          </w:rPr>
          <w:tab/>
        </w:r>
        <w:r w:rsidR="00982FB6">
          <w:rPr>
            <w:noProof/>
            <w:webHidden/>
          </w:rPr>
          <w:fldChar w:fldCharType="begin"/>
        </w:r>
        <w:r w:rsidR="00982FB6">
          <w:rPr>
            <w:noProof/>
            <w:webHidden/>
          </w:rPr>
          <w:instrText xml:space="preserve"> PAGEREF _Toc517801878 \h </w:instrText>
        </w:r>
        <w:r w:rsidR="00982FB6">
          <w:rPr>
            <w:noProof/>
            <w:webHidden/>
          </w:rPr>
        </w:r>
        <w:r w:rsidR="00982FB6">
          <w:rPr>
            <w:noProof/>
            <w:webHidden/>
          </w:rPr>
          <w:fldChar w:fldCharType="separate"/>
        </w:r>
        <w:r w:rsidR="00982FB6">
          <w:rPr>
            <w:noProof/>
            <w:webHidden/>
          </w:rPr>
          <w:t>18</w:t>
        </w:r>
        <w:r w:rsidR="00982FB6">
          <w:rPr>
            <w:noProof/>
            <w:webHidden/>
          </w:rPr>
          <w:fldChar w:fldCharType="end"/>
        </w:r>
      </w:hyperlink>
    </w:p>
    <w:p w14:paraId="3EF7FF8F" w14:textId="77777777" w:rsidR="00982FB6" w:rsidRDefault="001B6DED">
      <w:pPr>
        <w:pStyle w:val="TableofFigures"/>
        <w:tabs>
          <w:tab w:val="right" w:leader="dot" w:pos="9016"/>
        </w:tabs>
        <w:rPr>
          <w:rFonts w:asciiTheme="minorHAnsi" w:hAnsiTheme="minorHAnsi"/>
          <w:noProof/>
          <w:sz w:val="22"/>
        </w:rPr>
      </w:pPr>
      <w:hyperlink w:anchor="_Toc517801879" w:history="1">
        <w:r w:rsidR="00982FB6" w:rsidRPr="001A6082">
          <w:rPr>
            <w:rStyle w:val="Hyperlink"/>
            <w:noProof/>
          </w:rPr>
          <w:t>Figure 2</w:t>
        </w:r>
        <w:r w:rsidR="00982FB6" w:rsidRPr="001A6082">
          <w:rPr>
            <w:rStyle w:val="Hyperlink"/>
            <w:noProof/>
          </w:rPr>
          <w:noBreakHyphen/>
          <w:t>9:The Intervals Among The Peaks</w:t>
        </w:r>
        <w:r w:rsidR="00982FB6">
          <w:rPr>
            <w:noProof/>
            <w:webHidden/>
          </w:rPr>
          <w:tab/>
        </w:r>
        <w:r w:rsidR="00982FB6">
          <w:rPr>
            <w:noProof/>
            <w:webHidden/>
          </w:rPr>
          <w:fldChar w:fldCharType="begin"/>
        </w:r>
        <w:r w:rsidR="00982FB6">
          <w:rPr>
            <w:noProof/>
            <w:webHidden/>
          </w:rPr>
          <w:instrText xml:space="preserve"> PAGEREF _Toc517801879 \h </w:instrText>
        </w:r>
        <w:r w:rsidR="00982FB6">
          <w:rPr>
            <w:noProof/>
            <w:webHidden/>
          </w:rPr>
        </w:r>
        <w:r w:rsidR="00982FB6">
          <w:rPr>
            <w:noProof/>
            <w:webHidden/>
          </w:rPr>
          <w:fldChar w:fldCharType="separate"/>
        </w:r>
        <w:r w:rsidR="00982FB6">
          <w:rPr>
            <w:noProof/>
            <w:webHidden/>
          </w:rPr>
          <w:t>19</w:t>
        </w:r>
        <w:r w:rsidR="00982FB6">
          <w:rPr>
            <w:noProof/>
            <w:webHidden/>
          </w:rPr>
          <w:fldChar w:fldCharType="end"/>
        </w:r>
      </w:hyperlink>
    </w:p>
    <w:p w14:paraId="4B13EB5A" w14:textId="77777777" w:rsidR="00982FB6" w:rsidRDefault="001B6DED">
      <w:pPr>
        <w:pStyle w:val="TableofFigures"/>
        <w:tabs>
          <w:tab w:val="right" w:leader="dot" w:pos="9016"/>
        </w:tabs>
        <w:rPr>
          <w:rFonts w:asciiTheme="minorHAnsi" w:hAnsiTheme="minorHAnsi"/>
          <w:noProof/>
          <w:sz w:val="22"/>
        </w:rPr>
      </w:pPr>
      <w:hyperlink w:anchor="_Toc517801880" w:history="1">
        <w:r w:rsidR="00982FB6" w:rsidRPr="001A6082">
          <w:rPr>
            <w:rStyle w:val="Hyperlink"/>
            <w:noProof/>
          </w:rPr>
          <w:t>Figure 2</w:t>
        </w:r>
        <w:r w:rsidR="00982FB6" w:rsidRPr="001A6082">
          <w:rPr>
            <w:rStyle w:val="Hyperlink"/>
            <w:noProof/>
          </w:rPr>
          <w:noBreakHyphen/>
          <w:t>10:The Threshold Figure</w:t>
        </w:r>
        <w:r w:rsidR="00982FB6">
          <w:rPr>
            <w:noProof/>
            <w:webHidden/>
          </w:rPr>
          <w:tab/>
        </w:r>
        <w:r w:rsidR="00982FB6">
          <w:rPr>
            <w:noProof/>
            <w:webHidden/>
          </w:rPr>
          <w:fldChar w:fldCharType="begin"/>
        </w:r>
        <w:r w:rsidR="00982FB6">
          <w:rPr>
            <w:noProof/>
            <w:webHidden/>
          </w:rPr>
          <w:instrText xml:space="preserve"> PAGEREF _Toc517801880 \h </w:instrText>
        </w:r>
        <w:r w:rsidR="00982FB6">
          <w:rPr>
            <w:noProof/>
            <w:webHidden/>
          </w:rPr>
        </w:r>
        <w:r w:rsidR="00982FB6">
          <w:rPr>
            <w:noProof/>
            <w:webHidden/>
          </w:rPr>
          <w:fldChar w:fldCharType="separate"/>
        </w:r>
        <w:r w:rsidR="00982FB6">
          <w:rPr>
            <w:noProof/>
            <w:webHidden/>
          </w:rPr>
          <w:t>19</w:t>
        </w:r>
        <w:r w:rsidR="00982FB6">
          <w:rPr>
            <w:noProof/>
            <w:webHidden/>
          </w:rPr>
          <w:fldChar w:fldCharType="end"/>
        </w:r>
      </w:hyperlink>
    </w:p>
    <w:p w14:paraId="5638A81F" w14:textId="77777777" w:rsidR="00982FB6" w:rsidRDefault="001B6DED">
      <w:pPr>
        <w:pStyle w:val="TableofFigures"/>
        <w:tabs>
          <w:tab w:val="right" w:leader="dot" w:pos="9016"/>
        </w:tabs>
        <w:rPr>
          <w:rFonts w:asciiTheme="minorHAnsi" w:hAnsiTheme="minorHAnsi"/>
          <w:noProof/>
          <w:sz w:val="22"/>
        </w:rPr>
      </w:pPr>
      <w:hyperlink w:anchor="_Toc517801881" w:history="1">
        <w:r w:rsidR="00982FB6" w:rsidRPr="001A6082">
          <w:rPr>
            <w:rStyle w:val="Hyperlink"/>
            <w:noProof/>
          </w:rPr>
          <w:t>Figure 2</w:t>
        </w:r>
        <w:r w:rsidR="00982FB6" w:rsidRPr="001A6082">
          <w:rPr>
            <w:rStyle w:val="Hyperlink"/>
            <w:noProof/>
          </w:rPr>
          <w:noBreakHyphen/>
          <w:t>11:The Different Pattern Data</w:t>
        </w:r>
        <w:r w:rsidR="00982FB6">
          <w:rPr>
            <w:noProof/>
            <w:webHidden/>
          </w:rPr>
          <w:tab/>
        </w:r>
        <w:r w:rsidR="00982FB6">
          <w:rPr>
            <w:noProof/>
            <w:webHidden/>
          </w:rPr>
          <w:fldChar w:fldCharType="begin"/>
        </w:r>
        <w:r w:rsidR="00982FB6">
          <w:rPr>
            <w:noProof/>
            <w:webHidden/>
          </w:rPr>
          <w:instrText xml:space="preserve"> PAGEREF _Toc517801881 \h </w:instrText>
        </w:r>
        <w:r w:rsidR="00982FB6">
          <w:rPr>
            <w:noProof/>
            <w:webHidden/>
          </w:rPr>
        </w:r>
        <w:r w:rsidR="00982FB6">
          <w:rPr>
            <w:noProof/>
            <w:webHidden/>
          </w:rPr>
          <w:fldChar w:fldCharType="separate"/>
        </w:r>
        <w:r w:rsidR="00982FB6">
          <w:rPr>
            <w:noProof/>
            <w:webHidden/>
          </w:rPr>
          <w:t>20</w:t>
        </w:r>
        <w:r w:rsidR="00982FB6">
          <w:rPr>
            <w:noProof/>
            <w:webHidden/>
          </w:rPr>
          <w:fldChar w:fldCharType="end"/>
        </w:r>
      </w:hyperlink>
    </w:p>
    <w:p w14:paraId="56969197" w14:textId="77777777" w:rsidR="00982FB6" w:rsidRDefault="001B6DED">
      <w:pPr>
        <w:pStyle w:val="TableofFigures"/>
        <w:tabs>
          <w:tab w:val="right" w:leader="dot" w:pos="9016"/>
        </w:tabs>
        <w:rPr>
          <w:rFonts w:asciiTheme="minorHAnsi" w:hAnsiTheme="minorHAnsi"/>
          <w:noProof/>
          <w:sz w:val="22"/>
        </w:rPr>
      </w:pPr>
      <w:hyperlink w:anchor="_Toc517801882" w:history="1">
        <w:r w:rsidR="00982FB6" w:rsidRPr="001A6082">
          <w:rPr>
            <w:rStyle w:val="Hyperlink"/>
            <w:noProof/>
          </w:rPr>
          <w:t>Figure 2</w:t>
        </w:r>
        <w:r w:rsidR="00982FB6" w:rsidRPr="001A6082">
          <w:rPr>
            <w:rStyle w:val="Hyperlink"/>
            <w:noProof/>
          </w:rPr>
          <w:noBreakHyphen/>
          <w:t>12:The Program Of Calculating The Steps</w:t>
        </w:r>
        <w:r w:rsidR="00982FB6">
          <w:rPr>
            <w:noProof/>
            <w:webHidden/>
          </w:rPr>
          <w:tab/>
        </w:r>
        <w:r w:rsidR="00982FB6">
          <w:rPr>
            <w:noProof/>
            <w:webHidden/>
          </w:rPr>
          <w:fldChar w:fldCharType="begin"/>
        </w:r>
        <w:r w:rsidR="00982FB6">
          <w:rPr>
            <w:noProof/>
            <w:webHidden/>
          </w:rPr>
          <w:instrText xml:space="preserve"> PAGEREF _Toc517801882 \h </w:instrText>
        </w:r>
        <w:r w:rsidR="00982FB6">
          <w:rPr>
            <w:noProof/>
            <w:webHidden/>
          </w:rPr>
        </w:r>
        <w:r w:rsidR="00982FB6">
          <w:rPr>
            <w:noProof/>
            <w:webHidden/>
          </w:rPr>
          <w:fldChar w:fldCharType="separate"/>
        </w:r>
        <w:r w:rsidR="00982FB6">
          <w:rPr>
            <w:noProof/>
            <w:webHidden/>
          </w:rPr>
          <w:t>21</w:t>
        </w:r>
        <w:r w:rsidR="00982FB6">
          <w:rPr>
            <w:noProof/>
            <w:webHidden/>
          </w:rPr>
          <w:fldChar w:fldCharType="end"/>
        </w:r>
      </w:hyperlink>
    </w:p>
    <w:p w14:paraId="695C3002" w14:textId="77777777" w:rsidR="00982FB6" w:rsidRDefault="001B6DED">
      <w:pPr>
        <w:pStyle w:val="TableofFigures"/>
        <w:tabs>
          <w:tab w:val="right" w:leader="dot" w:pos="9016"/>
        </w:tabs>
        <w:rPr>
          <w:rFonts w:asciiTheme="minorHAnsi" w:hAnsiTheme="minorHAnsi"/>
          <w:noProof/>
          <w:sz w:val="22"/>
        </w:rPr>
      </w:pPr>
      <w:hyperlink w:anchor="_Toc517801883" w:history="1">
        <w:r w:rsidR="00982FB6" w:rsidRPr="001A6082">
          <w:rPr>
            <w:rStyle w:val="Hyperlink"/>
            <w:noProof/>
          </w:rPr>
          <w:t>Figure 2</w:t>
        </w:r>
        <w:r w:rsidR="00982FB6" w:rsidRPr="001A6082">
          <w:rPr>
            <w:rStyle w:val="Hyperlink"/>
            <w:noProof/>
          </w:rPr>
          <w:noBreakHyphen/>
          <w:t>13:The Accuracies Of The Step Algorithms</w:t>
        </w:r>
        <w:r w:rsidR="00982FB6">
          <w:rPr>
            <w:noProof/>
            <w:webHidden/>
          </w:rPr>
          <w:tab/>
        </w:r>
        <w:r w:rsidR="00982FB6">
          <w:rPr>
            <w:noProof/>
            <w:webHidden/>
          </w:rPr>
          <w:fldChar w:fldCharType="begin"/>
        </w:r>
        <w:r w:rsidR="00982FB6">
          <w:rPr>
            <w:noProof/>
            <w:webHidden/>
          </w:rPr>
          <w:instrText xml:space="preserve"> PAGEREF _Toc517801883 \h </w:instrText>
        </w:r>
        <w:r w:rsidR="00982FB6">
          <w:rPr>
            <w:noProof/>
            <w:webHidden/>
          </w:rPr>
        </w:r>
        <w:r w:rsidR="00982FB6">
          <w:rPr>
            <w:noProof/>
            <w:webHidden/>
          </w:rPr>
          <w:fldChar w:fldCharType="separate"/>
        </w:r>
        <w:r w:rsidR="00982FB6">
          <w:rPr>
            <w:noProof/>
            <w:webHidden/>
          </w:rPr>
          <w:t>22</w:t>
        </w:r>
        <w:r w:rsidR="00982FB6">
          <w:rPr>
            <w:noProof/>
            <w:webHidden/>
          </w:rPr>
          <w:fldChar w:fldCharType="end"/>
        </w:r>
      </w:hyperlink>
    </w:p>
    <w:p w14:paraId="10AABAFC" w14:textId="77777777" w:rsidR="00982FB6" w:rsidRDefault="001B6DED">
      <w:pPr>
        <w:pStyle w:val="TableofFigures"/>
        <w:tabs>
          <w:tab w:val="right" w:leader="dot" w:pos="9016"/>
        </w:tabs>
        <w:rPr>
          <w:rFonts w:asciiTheme="minorHAnsi" w:hAnsiTheme="minorHAnsi"/>
          <w:noProof/>
          <w:sz w:val="22"/>
        </w:rPr>
      </w:pPr>
      <w:hyperlink w:anchor="_Toc517801884" w:history="1">
        <w:r w:rsidR="00982FB6" w:rsidRPr="001A6082">
          <w:rPr>
            <w:rStyle w:val="Hyperlink"/>
            <w:noProof/>
          </w:rPr>
          <w:t>Figure 3</w:t>
        </w:r>
        <w:r w:rsidR="00982FB6" w:rsidRPr="001A6082">
          <w:rPr>
            <w:rStyle w:val="Hyperlink"/>
            <w:noProof/>
          </w:rPr>
          <w:noBreakHyphen/>
          <w:t>1:Wili Commons. (Wilimedia, 2006)</w:t>
        </w:r>
        <w:r w:rsidR="00982FB6">
          <w:rPr>
            <w:noProof/>
            <w:webHidden/>
          </w:rPr>
          <w:tab/>
        </w:r>
        <w:r w:rsidR="00982FB6">
          <w:rPr>
            <w:noProof/>
            <w:webHidden/>
          </w:rPr>
          <w:fldChar w:fldCharType="begin"/>
        </w:r>
        <w:r w:rsidR="00982FB6">
          <w:rPr>
            <w:noProof/>
            <w:webHidden/>
          </w:rPr>
          <w:instrText xml:space="preserve"> PAGEREF _Toc517801884 \h </w:instrText>
        </w:r>
        <w:r w:rsidR="00982FB6">
          <w:rPr>
            <w:noProof/>
            <w:webHidden/>
          </w:rPr>
        </w:r>
        <w:r w:rsidR="00982FB6">
          <w:rPr>
            <w:noProof/>
            <w:webHidden/>
          </w:rPr>
          <w:fldChar w:fldCharType="separate"/>
        </w:r>
        <w:r w:rsidR="00982FB6">
          <w:rPr>
            <w:noProof/>
            <w:webHidden/>
          </w:rPr>
          <w:t>23</w:t>
        </w:r>
        <w:r w:rsidR="00982FB6">
          <w:rPr>
            <w:noProof/>
            <w:webHidden/>
          </w:rPr>
          <w:fldChar w:fldCharType="end"/>
        </w:r>
      </w:hyperlink>
    </w:p>
    <w:p w14:paraId="00D40B80" w14:textId="77777777" w:rsidR="00982FB6" w:rsidRDefault="001B6DED">
      <w:pPr>
        <w:pStyle w:val="TableofFigures"/>
        <w:tabs>
          <w:tab w:val="right" w:leader="dot" w:pos="9016"/>
        </w:tabs>
        <w:rPr>
          <w:rFonts w:asciiTheme="minorHAnsi" w:hAnsiTheme="minorHAnsi"/>
          <w:noProof/>
          <w:sz w:val="22"/>
        </w:rPr>
      </w:pPr>
      <w:hyperlink w:anchor="_Toc517801885" w:history="1">
        <w:r w:rsidR="00982FB6" w:rsidRPr="001A6082">
          <w:rPr>
            <w:rStyle w:val="Hyperlink"/>
            <w:noProof/>
          </w:rPr>
          <w:t>Figure 3</w:t>
        </w:r>
        <w:r w:rsidR="00982FB6" w:rsidRPr="001A6082">
          <w:rPr>
            <w:rStyle w:val="Hyperlink"/>
            <w:noProof/>
          </w:rPr>
          <w:noBreakHyphen/>
          <w:t>2:Gyroscope Principles (Pigeon's nest, n.d.)</w:t>
        </w:r>
        <w:r w:rsidR="00982FB6">
          <w:rPr>
            <w:noProof/>
            <w:webHidden/>
          </w:rPr>
          <w:tab/>
        </w:r>
        <w:r w:rsidR="00982FB6">
          <w:rPr>
            <w:noProof/>
            <w:webHidden/>
          </w:rPr>
          <w:fldChar w:fldCharType="begin"/>
        </w:r>
        <w:r w:rsidR="00982FB6">
          <w:rPr>
            <w:noProof/>
            <w:webHidden/>
          </w:rPr>
          <w:instrText xml:space="preserve"> PAGEREF _Toc517801885 \h </w:instrText>
        </w:r>
        <w:r w:rsidR="00982FB6">
          <w:rPr>
            <w:noProof/>
            <w:webHidden/>
          </w:rPr>
        </w:r>
        <w:r w:rsidR="00982FB6">
          <w:rPr>
            <w:noProof/>
            <w:webHidden/>
          </w:rPr>
          <w:fldChar w:fldCharType="separate"/>
        </w:r>
        <w:r w:rsidR="00982FB6">
          <w:rPr>
            <w:noProof/>
            <w:webHidden/>
          </w:rPr>
          <w:t>24</w:t>
        </w:r>
        <w:r w:rsidR="00982FB6">
          <w:rPr>
            <w:noProof/>
            <w:webHidden/>
          </w:rPr>
          <w:fldChar w:fldCharType="end"/>
        </w:r>
      </w:hyperlink>
    </w:p>
    <w:p w14:paraId="61C9D895" w14:textId="77777777" w:rsidR="00982FB6" w:rsidRDefault="001B6DED">
      <w:pPr>
        <w:pStyle w:val="TableofFigures"/>
        <w:tabs>
          <w:tab w:val="right" w:leader="dot" w:pos="9016"/>
        </w:tabs>
        <w:rPr>
          <w:rFonts w:asciiTheme="minorHAnsi" w:hAnsiTheme="minorHAnsi"/>
          <w:noProof/>
          <w:sz w:val="22"/>
        </w:rPr>
      </w:pPr>
      <w:hyperlink w:anchor="_Toc517801886" w:history="1">
        <w:r w:rsidR="00982FB6" w:rsidRPr="001A6082">
          <w:rPr>
            <w:rStyle w:val="Hyperlink"/>
            <w:noProof/>
          </w:rPr>
          <w:t>Figure 3</w:t>
        </w:r>
        <w:r w:rsidR="00982FB6" w:rsidRPr="001A6082">
          <w:rPr>
            <w:rStyle w:val="Hyperlink"/>
            <w:noProof/>
          </w:rPr>
          <w:noBreakHyphen/>
          <w:t>3:  A Gyroscope Works In An Airplane (Mraz, 2014)</w:t>
        </w:r>
        <w:r w:rsidR="00982FB6">
          <w:rPr>
            <w:noProof/>
            <w:webHidden/>
          </w:rPr>
          <w:tab/>
        </w:r>
        <w:r w:rsidR="00982FB6">
          <w:rPr>
            <w:noProof/>
            <w:webHidden/>
          </w:rPr>
          <w:fldChar w:fldCharType="begin"/>
        </w:r>
        <w:r w:rsidR="00982FB6">
          <w:rPr>
            <w:noProof/>
            <w:webHidden/>
          </w:rPr>
          <w:instrText xml:space="preserve"> PAGEREF _Toc517801886 \h </w:instrText>
        </w:r>
        <w:r w:rsidR="00982FB6">
          <w:rPr>
            <w:noProof/>
            <w:webHidden/>
          </w:rPr>
        </w:r>
        <w:r w:rsidR="00982FB6">
          <w:rPr>
            <w:noProof/>
            <w:webHidden/>
          </w:rPr>
          <w:fldChar w:fldCharType="separate"/>
        </w:r>
        <w:r w:rsidR="00982FB6">
          <w:rPr>
            <w:noProof/>
            <w:webHidden/>
          </w:rPr>
          <w:t>25</w:t>
        </w:r>
        <w:r w:rsidR="00982FB6">
          <w:rPr>
            <w:noProof/>
            <w:webHidden/>
          </w:rPr>
          <w:fldChar w:fldCharType="end"/>
        </w:r>
      </w:hyperlink>
    </w:p>
    <w:p w14:paraId="1786B6FB" w14:textId="77777777" w:rsidR="00982FB6" w:rsidRDefault="001B6DED">
      <w:pPr>
        <w:pStyle w:val="TableofFigures"/>
        <w:tabs>
          <w:tab w:val="right" w:leader="dot" w:pos="9016"/>
        </w:tabs>
        <w:rPr>
          <w:rFonts w:asciiTheme="minorHAnsi" w:hAnsiTheme="minorHAnsi"/>
          <w:noProof/>
          <w:sz w:val="22"/>
        </w:rPr>
      </w:pPr>
      <w:hyperlink w:anchor="_Toc517801887" w:history="1">
        <w:r w:rsidR="00982FB6" w:rsidRPr="001A6082">
          <w:rPr>
            <w:rStyle w:val="Hyperlink"/>
            <w:noProof/>
          </w:rPr>
          <w:t>Figure 3</w:t>
        </w:r>
        <w:r w:rsidR="00982FB6" w:rsidRPr="001A6082">
          <w:rPr>
            <w:rStyle w:val="Hyperlink"/>
            <w:noProof/>
          </w:rPr>
          <w:noBreakHyphen/>
          <w:t>4: Gyroscope Sensor In A Phone (Kealy, 2017)</w:t>
        </w:r>
        <w:r w:rsidR="00982FB6">
          <w:rPr>
            <w:noProof/>
            <w:webHidden/>
          </w:rPr>
          <w:tab/>
        </w:r>
        <w:r w:rsidR="00982FB6">
          <w:rPr>
            <w:noProof/>
            <w:webHidden/>
          </w:rPr>
          <w:fldChar w:fldCharType="begin"/>
        </w:r>
        <w:r w:rsidR="00982FB6">
          <w:rPr>
            <w:noProof/>
            <w:webHidden/>
          </w:rPr>
          <w:instrText xml:space="preserve"> PAGEREF _Toc517801887 \h </w:instrText>
        </w:r>
        <w:r w:rsidR="00982FB6">
          <w:rPr>
            <w:noProof/>
            <w:webHidden/>
          </w:rPr>
        </w:r>
        <w:r w:rsidR="00982FB6">
          <w:rPr>
            <w:noProof/>
            <w:webHidden/>
          </w:rPr>
          <w:fldChar w:fldCharType="separate"/>
        </w:r>
        <w:r w:rsidR="00982FB6">
          <w:rPr>
            <w:noProof/>
            <w:webHidden/>
          </w:rPr>
          <w:t>26</w:t>
        </w:r>
        <w:r w:rsidR="00982FB6">
          <w:rPr>
            <w:noProof/>
            <w:webHidden/>
          </w:rPr>
          <w:fldChar w:fldCharType="end"/>
        </w:r>
      </w:hyperlink>
    </w:p>
    <w:p w14:paraId="26267AE0" w14:textId="77777777" w:rsidR="00982FB6" w:rsidRDefault="001B6DED">
      <w:pPr>
        <w:pStyle w:val="TableofFigures"/>
        <w:tabs>
          <w:tab w:val="right" w:leader="dot" w:pos="9016"/>
        </w:tabs>
        <w:rPr>
          <w:rFonts w:asciiTheme="minorHAnsi" w:hAnsiTheme="minorHAnsi"/>
          <w:noProof/>
          <w:sz w:val="22"/>
        </w:rPr>
      </w:pPr>
      <w:hyperlink w:anchor="_Toc517801888" w:history="1">
        <w:r w:rsidR="00982FB6" w:rsidRPr="001A6082">
          <w:rPr>
            <w:rStyle w:val="Hyperlink"/>
            <w:noProof/>
          </w:rPr>
          <w:t>Figure 3</w:t>
        </w:r>
        <w:r w:rsidR="00982FB6" w:rsidRPr="001A6082">
          <w:rPr>
            <w:rStyle w:val="Hyperlink"/>
            <w:noProof/>
          </w:rPr>
          <w:noBreakHyphen/>
          <w:t>5: The Angular Velocities Of Three Axes Data Of Gyroscope</w:t>
        </w:r>
        <w:r w:rsidR="00982FB6">
          <w:rPr>
            <w:noProof/>
            <w:webHidden/>
          </w:rPr>
          <w:tab/>
        </w:r>
        <w:r w:rsidR="00982FB6">
          <w:rPr>
            <w:noProof/>
            <w:webHidden/>
          </w:rPr>
          <w:fldChar w:fldCharType="begin"/>
        </w:r>
        <w:r w:rsidR="00982FB6">
          <w:rPr>
            <w:noProof/>
            <w:webHidden/>
          </w:rPr>
          <w:instrText xml:space="preserve"> PAGEREF _Toc517801888 \h </w:instrText>
        </w:r>
        <w:r w:rsidR="00982FB6">
          <w:rPr>
            <w:noProof/>
            <w:webHidden/>
          </w:rPr>
        </w:r>
        <w:r w:rsidR="00982FB6">
          <w:rPr>
            <w:noProof/>
            <w:webHidden/>
          </w:rPr>
          <w:fldChar w:fldCharType="separate"/>
        </w:r>
        <w:r w:rsidR="00982FB6">
          <w:rPr>
            <w:noProof/>
            <w:webHidden/>
          </w:rPr>
          <w:t>26</w:t>
        </w:r>
        <w:r w:rsidR="00982FB6">
          <w:rPr>
            <w:noProof/>
            <w:webHidden/>
          </w:rPr>
          <w:fldChar w:fldCharType="end"/>
        </w:r>
      </w:hyperlink>
    </w:p>
    <w:p w14:paraId="2D44A5FD" w14:textId="77777777" w:rsidR="00982FB6" w:rsidRDefault="001B6DED">
      <w:pPr>
        <w:pStyle w:val="TableofFigures"/>
        <w:tabs>
          <w:tab w:val="right" w:leader="dot" w:pos="9016"/>
        </w:tabs>
        <w:rPr>
          <w:rFonts w:asciiTheme="minorHAnsi" w:hAnsiTheme="minorHAnsi"/>
          <w:noProof/>
          <w:sz w:val="22"/>
        </w:rPr>
      </w:pPr>
      <w:hyperlink w:anchor="_Toc517801889" w:history="1">
        <w:r w:rsidR="00982FB6" w:rsidRPr="001A6082">
          <w:rPr>
            <w:rStyle w:val="Hyperlink"/>
            <w:noProof/>
          </w:rPr>
          <w:t>Figure 3</w:t>
        </w:r>
        <w:r w:rsidR="00982FB6" w:rsidRPr="001A6082">
          <w:rPr>
            <w:rStyle w:val="Hyperlink"/>
            <w:noProof/>
          </w:rPr>
          <w:noBreakHyphen/>
          <w:t>6: Racing Game In iPhone (H, 2010)</w:t>
        </w:r>
        <w:r w:rsidR="00982FB6">
          <w:rPr>
            <w:noProof/>
            <w:webHidden/>
          </w:rPr>
          <w:tab/>
        </w:r>
        <w:r w:rsidR="00982FB6">
          <w:rPr>
            <w:noProof/>
            <w:webHidden/>
          </w:rPr>
          <w:fldChar w:fldCharType="begin"/>
        </w:r>
        <w:r w:rsidR="00982FB6">
          <w:rPr>
            <w:noProof/>
            <w:webHidden/>
          </w:rPr>
          <w:instrText xml:space="preserve"> PAGEREF _Toc517801889 \h </w:instrText>
        </w:r>
        <w:r w:rsidR="00982FB6">
          <w:rPr>
            <w:noProof/>
            <w:webHidden/>
          </w:rPr>
        </w:r>
        <w:r w:rsidR="00982FB6">
          <w:rPr>
            <w:noProof/>
            <w:webHidden/>
          </w:rPr>
          <w:fldChar w:fldCharType="separate"/>
        </w:r>
        <w:r w:rsidR="00982FB6">
          <w:rPr>
            <w:noProof/>
            <w:webHidden/>
          </w:rPr>
          <w:t>28</w:t>
        </w:r>
        <w:r w:rsidR="00982FB6">
          <w:rPr>
            <w:noProof/>
            <w:webHidden/>
          </w:rPr>
          <w:fldChar w:fldCharType="end"/>
        </w:r>
      </w:hyperlink>
    </w:p>
    <w:p w14:paraId="3DA0A0BE" w14:textId="77777777" w:rsidR="00982FB6" w:rsidRDefault="001B6DED">
      <w:pPr>
        <w:pStyle w:val="TableofFigures"/>
        <w:tabs>
          <w:tab w:val="right" w:leader="dot" w:pos="9016"/>
        </w:tabs>
        <w:rPr>
          <w:rFonts w:asciiTheme="minorHAnsi" w:hAnsiTheme="minorHAnsi"/>
          <w:noProof/>
          <w:sz w:val="22"/>
        </w:rPr>
      </w:pPr>
      <w:hyperlink w:anchor="_Toc517801890" w:history="1">
        <w:r w:rsidR="00982FB6" w:rsidRPr="001A6082">
          <w:rPr>
            <w:rStyle w:val="Hyperlink"/>
            <w:noProof/>
          </w:rPr>
          <w:t>Figure 3</w:t>
        </w:r>
        <w:r w:rsidR="00982FB6" w:rsidRPr="001A6082">
          <w:rPr>
            <w:rStyle w:val="Hyperlink"/>
            <w:noProof/>
          </w:rPr>
          <w:noBreakHyphen/>
          <w:t>7: Gyro With Racing Game</w:t>
        </w:r>
        <w:r w:rsidR="00982FB6" w:rsidRPr="001A6082">
          <w:rPr>
            <w:rStyle w:val="Hyperlink"/>
            <w:iCs/>
            <w:noProof/>
          </w:rPr>
          <w:t xml:space="preserve"> </w:t>
        </w:r>
        <w:r w:rsidR="00982FB6" w:rsidRPr="001A6082">
          <w:rPr>
            <w:rStyle w:val="Hyperlink"/>
            <w:noProof/>
          </w:rPr>
          <w:t>(H, 2010)</w:t>
        </w:r>
        <w:r w:rsidR="00982FB6">
          <w:rPr>
            <w:noProof/>
            <w:webHidden/>
          </w:rPr>
          <w:tab/>
        </w:r>
        <w:r w:rsidR="00982FB6">
          <w:rPr>
            <w:noProof/>
            <w:webHidden/>
          </w:rPr>
          <w:fldChar w:fldCharType="begin"/>
        </w:r>
        <w:r w:rsidR="00982FB6">
          <w:rPr>
            <w:noProof/>
            <w:webHidden/>
          </w:rPr>
          <w:instrText xml:space="preserve"> PAGEREF _Toc517801890 \h </w:instrText>
        </w:r>
        <w:r w:rsidR="00982FB6">
          <w:rPr>
            <w:noProof/>
            <w:webHidden/>
          </w:rPr>
        </w:r>
        <w:r w:rsidR="00982FB6">
          <w:rPr>
            <w:noProof/>
            <w:webHidden/>
          </w:rPr>
          <w:fldChar w:fldCharType="separate"/>
        </w:r>
        <w:r w:rsidR="00982FB6">
          <w:rPr>
            <w:noProof/>
            <w:webHidden/>
          </w:rPr>
          <w:t>29</w:t>
        </w:r>
        <w:r w:rsidR="00982FB6">
          <w:rPr>
            <w:noProof/>
            <w:webHidden/>
          </w:rPr>
          <w:fldChar w:fldCharType="end"/>
        </w:r>
      </w:hyperlink>
    </w:p>
    <w:p w14:paraId="56437DF3" w14:textId="77777777" w:rsidR="00982FB6" w:rsidRDefault="001B6DED">
      <w:pPr>
        <w:pStyle w:val="TableofFigures"/>
        <w:tabs>
          <w:tab w:val="right" w:leader="dot" w:pos="9016"/>
        </w:tabs>
        <w:rPr>
          <w:rFonts w:asciiTheme="minorHAnsi" w:hAnsiTheme="minorHAnsi"/>
          <w:noProof/>
          <w:sz w:val="22"/>
        </w:rPr>
      </w:pPr>
      <w:hyperlink w:anchor="_Toc517801891" w:history="1">
        <w:r w:rsidR="00982FB6" w:rsidRPr="001A6082">
          <w:rPr>
            <w:rStyle w:val="Hyperlink"/>
            <w:iCs/>
            <w:noProof/>
          </w:rPr>
          <w:t>Figure 3</w:t>
        </w:r>
        <w:r w:rsidR="00982FB6" w:rsidRPr="001A6082">
          <w:rPr>
            <w:rStyle w:val="Hyperlink"/>
            <w:iCs/>
            <w:noProof/>
          </w:rPr>
          <w:noBreakHyphen/>
          <w:t>8:Racing Gyro Data Of Three Axes</w:t>
        </w:r>
        <w:r w:rsidR="00982FB6">
          <w:rPr>
            <w:noProof/>
            <w:webHidden/>
          </w:rPr>
          <w:tab/>
        </w:r>
        <w:r w:rsidR="00982FB6">
          <w:rPr>
            <w:noProof/>
            <w:webHidden/>
          </w:rPr>
          <w:fldChar w:fldCharType="begin"/>
        </w:r>
        <w:r w:rsidR="00982FB6">
          <w:rPr>
            <w:noProof/>
            <w:webHidden/>
          </w:rPr>
          <w:instrText xml:space="preserve"> PAGEREF _Toc517801891 \h </w:instrText>
        </w:r>
        <w:r w:rsidR="00982FB6">
          <w:rPr>
            <w:noProof/>
            <w:webHidden/>
          </w:rPr>
        </w:r>
        <w:r w:rsidR="00982FB6">
          <w:rPr>
            <w:noProof/>
            <w:webHidden/>
          </w:rPr>
          <w:fldChar w:fldCharType="separate"/>
        </w:r>
        <w:r w:rsidR="00982FB6">
          <w:rPr>
            <w:noProof/>
            <w:webHidden/>
          </w:rPr>
          <w:t>29</w:t>
        </w:r>
        <w:r w:rsidR="00982FB6">
          <w:rPr>
            <w:noProof/>
            <w:webHidden/>
          </w:rPr>
          <w:fldChar w:fldCharType="end"/>
        </w:r>
      </w:hyperlink>
    </w:p>
    <w:p w14:paraId="7643C6D0" w14:textId="77777777" w:rsidR="00982FB6" w:rsidRDefault="001B6DED">
      <w:pPr>
        <w:pStyle w:val="TableofFigures"/>
        <w:tabs>
          <w:tab w:val="right" w:leader="dot" w:pos="9016"/>
        </w:tabs>
        <w:rPr>
          <w:rFonts w:asciiTheme="minorHAnsi" w:hAnsiTheme="minorHAnsi"/>
          <w:noProof/>
          <w:sz w:val="22"/>
        </w:rPr>
      </w:pPr>
      <w:hyperlink w:anchor="_Toc517801892" w:history="1">
        <w:r w:rsidR="00982FB6" w:rsidRPr="001A6082">
          <w:rPr>
            <w:rStyle w:val="Hyperlink"/>
            <w:noProof/>
          </w:rPr>
          <w:t>Figure 3</w:t>
        </w:r>
        <w:r w:rsidR="00982FB6" w:rsidRPr="001A6082">
          <w:rPr>
            <w:rStyle w:val="Hyperlink"/>
            <w:noProof/>
          </w:rPr>
          <w:noBreakHyphen/>
          <w:t>9:The Pitch Angle Offset From The Racing Game</w:t>
        </w:r>
        <w:r w:rsidR="00982FB6">
          <w:rPr>
            <w:noProof/>
            <w:webHidden/>
          </w:rPr>
          <w:tab/>
        </w:r>
        <w:r w:rsidR="00982FB6">
          <w:rPr>
            <w:noProof/>
            <w:webHidden/>
          </w:rPr>
          <w:fldChar w:fldCharType="begin"/>
        </w:r>
        <w:r w:rsidR="00982FB6">
          <w:rPr>
            <w:noProof/>
            <w:webHidden/>
          </w:rPr>
          <w:instrText xml:space="preserve"> PAGEREF _Toc517801892 \h </w:instrText>
        </w:r>
        <w:r w:rsidR="00982FB6">
          <w:rPr>
            <w:noProof/>
            <w:webHidden/>
          </w:rPr>
        </w:r>
        <w:r w:rsidR="00982FB6">
          <w:rPr>
            <w:noProof/>
            <w:webHidden/>
          </w:rPr>
          <w:fldChar w:fldCharType="separate"/>
        </w:r>
        <w:r w:rsidR="00982FB6">
          <w:rPr>
            <w:noProof/>
            <w:webHidden/>
          </w:rPr>
          <w:t>30</w:t>
        </w:r>
        <w:r w:rsidR="00982FB6">
          <w:rPr>
            <w:noProof/>
            <w:webHidden/>
          </w:rPr>
          <w:fldChar w:fldCharType="end"/>
        </w:r>
      </w:hyperlink>
    </w:p>
    <w:p w14:paraId="212F1D37" w14:textId="77777777" w:rsidR="00982FB6" w:rsidRDefault="001B6DED">
      <w:pPr>
        <w:pStyle w:val="TableofFigures"/>
        <w:tabs>
          <w:tab w:val="right" w:leader="dot" w:pos="9016"/>
        </w:tabs>
        <w:rPr>
          <w:rFonts w:asciiTheme="minorHAnsi" w:hAnsiTheme="minorHAnsi"/>
          <w:noProof/>
          <w:sz w:val="22"/>
        </w:rPr>
      </w:pPr>
      <w:hyperlink w:anchor="_Toc517801893" w:history="1">
        <w:r w:rsidR="00982FB6" w:rsidRPr="001A6082">
          <w:rPr>
            <w:rStyle w:val="Hyperlink"/>
            <w:noProof/>
          </w:rPr>
          <w:t>Figure 4</w:t>
        </w:r>
        <w:r w:rsidR="00982FB6" w:rsidRPr="001A6082">
          <w:rPr>
            <w:rStyle w:val="Hyperlink"/>
            <w:noProof/>
          </w:rPr>
          <w:noBreakHyphen/>
          <w:t>1: A Kind Of Glow Sticks</w:t>
        </w:r>
        <w:r w:rsidR="00982FB6">
          <w:rPr>
            <w:noProof/>
            <w:webHidden/>
          </w:rPr>
          <w:tab/>
        </w:r>
        <w:r w:rsidR="00982FB6">
          <w:rPr>
            <w:noProof/>
            <w:webHidden/>
          </w:rPr>
          <w:fldChar w:fldCharType="begin"/>
        </w:r>
        <w:r w:rsidR="00982FB6">
          <w:rPr>
            <w:noProof/>
            <w:webHidden/>
          </w:rPr>
          <w:instrText xml:space="preserve"> PAGEREF _Toc517801893 \h </w:instrText>
        </w:r>
        <w:r w:rsidR="00982FB6">
          <w:rPr>
            <w:noProof/>
            <w:webHidden/>
          </w:rPr>
        </w:r>
        <w:r w:rsidR="00982FB6">
          <w:rPr>
            <w:noProof/>
            <w:webHidden/>
          </w:rPr>
          <w:fldChar w:fldCharType="separate"/>
        </w:r>
        <w:r w:rsidR="00982FB6">
          <w:rPr>
            <w:noProof/>
            <w:webHidden/>
          </w:rPr>
          <w:t>31</w:t>
        </w:r>
        <w:r w:rsidR="00982FB6">
          <w:rPr>
            <w:noProof/>
            <w:webHidden/>
          </w:rPr>
          <w:fldChar w:fldCharType="end"/>
        </w:r>
      </w:hyperlink>
    </w:p>
    <w:p w14:paraId="27808001" w14:textId="77777777" w:rsidR="00982FB6" w:rsidRDefault="001B6DED">
      <w:pPr>
        <w:pStyle w:val="TableofFigures"/>
        <w:tabs>
          <w:tab w:val="right" w:leader="dot" w:pos="9016"/>
        </w:tabs>
        <w:rPr>
          <w:rFonts w:asciiTheme="minorHAnsi" w:hAnsiTheme="minorHAnsi"/>
          <w:noProof/>
          <w:sz w:val="22"/>
        </w:rPr>
      </w:pPr>
      <w:hyperlink w:anchor="_Toc517801894" w:history="1">
        <w:r w:rsidR="00982FB6" w:rsidRPr="001A6082">
          <w:rPr>
            <w:rStyle w:val="Hyperlink"/>
            <w:noProof/>
          </w:rPr>
          <w:t>Figure 4</w:t>
        </w:r>
        <w:r w:rsidR="00982FB6" w:rsidRPr="001A6082">
          <w:rPr>
            <w:rStyle w:val="Hyperlink"/>
            <w:noProof/>
          </w:rPr>
          <w:noBreakHyphen/>
          <w:t>2:</w:t>
        </w:r>
        <w:r w:rsidR="00982FB6" w:rsidRPr="001A6082">
          <w:rPr>
            <w:rStyle w:val="Hyperlink"/>
            <w:noProof/>
            <w:lang w:val="en-US"/>
          </w:rPr>
          <w:t xml:space="preserve"> A </w:t>
        </w:r>
        <w:r w:rsidR="00982FB6" w:rsidRPr="001A6082">
          <w:rPr>
            <w:rStyle w:val="Hyperlink"/>
            <w:noProof/>
          </w:rPr>
          <w:t>Vocal Concert</w:t>
        </w:r>
        <w:r w:rsidR="00982FB6">
          <w:rPr>
            <w:noProof/>
            <w:webHidden/>
          </w:rPr>
          <w:tab/>
        </w:r>
        <w:r w:rsidR="00982FB6">
          <w:rPr>
            <w:noProof/>
            <w:webHidden/>
          </w:rPr>
          <w:fldChar w:fldCharType="begin"/>
        </w:r>
        <w:r w:rsidR="00982FB6">
          <w:rPr>
            <w:noProof/>
            <w:webHidden/>
          </w:rPr>
          <w:instrText xml:space="preserve"> PAGEREF _Toc517801894 \h </w:instrText>
        </w:r>
        <w:r w:rsidR="00982FB6">
          <w:rPr>
            <w:noProof/>
            <w:webHidden/>
          </w:rPr>
        </w:r>
        <w:r w:rsidR="00982FB6">
          <w:rPr>
            <w:noProof/>
            <w:webHidden/>
          </w:rPr>
          <w:fldChar w:fldCharType="separate"/>
        </w:r>
        <w:r w:rsidR="00982FB6">
          <w:rPr>
            <w:noProof/>
            <w:webHidden/>
          </w:rPr>
          <w:t>32</w:t>
        </w:r>
        <w:r w:rsidR="00982FB6">
          <w:rPr>
            <w:noProof/>
            <w:webHidden/>
          </w:rPr>
          <w:fldChar w:fldCharType="end"/>
        </w:r>
      </w:hyperlink>
    </w:p>
    <w:p w14:paraId="07BB629C" w14:textId="77777777" w:rsidR="00982FB6" w:rsidRDefault="001B6DED">
      <w:pPr>
        <w:pStyle w:val="TableofFigures"/>
        <w:tabs>
          <w:tab w:val="right" w:leader="dot" w:pos="9016"/>
        </w:tabs>
        <w:rPr>
          <w:rFonts w:asciiTheme="minorHAnsi" w:hAnsiTheme="minorHAnsi"/>
          <w:noProof/>
          <w:sz w:val="22"/>
        </w:rPr>
      </w:pPr>
      <w:hyperlink w:anchor="_Toc517801895" w:history="1">
        <w:r w:rsidR="00982FB6" w:rsidRPr="001A6082">
          <w:rPr>
            <w:rStyle w:val="Hyperlink"/>
            <w:noProof/>
          </w:rPr>
          <w:t>Figure 4</w:t>
        </w:r>
        <w:r w:rsidR="00982FB6" w:rsidRPr="001A6082">
          <w:rPr>
            <w:rStyle w:val="Hyperlink"/>
            <w:noProof/>
          </w:rPr>
          <w:noBreakHyphen/>
          <w:t>3: Audiences Shake Glow Sticks</w:t>
        </w:r>
        <w:r w:rsidR="00982FB6">
          <w:rPr>
            <w:noProof/>
            <w:webHidden/>
          </w:rPr>
          <w:tab/>
        </w:r>
        <w:r w:rsidR="00982FB6">
          <w:rPr>
            <w:noProof/>
            <w:webHidden/>
          </w:rPr>
          <w:fldChar w:fldCharType="begin"/>
        </w:r>
        <w:r w:rsidR="00982FB6">
          <w:rPr>
            <w:noProof/>
            <w:webHidden/>
          </w:rPr>
          <w:instrText xml:space="preserve"> PAGEREF _Toc517801895 \h </w:instrText>
        </w:r>
        <w:r w:rsidR="00982FB6">
          <w:rPr>
            <w:noProof/>
            <w:webHidden/>
          </w:rPr>
        </w:r>
        <w:r w:rsidR="00982FB6">
          <w:rPr>
            <w:noProof/>
            <w:webHidden/>
          </w:rPr>
          <w:fldChar w:fldCharType="separate"/>
        </w:r>
        <w:r w:rsidR="00982FB6">
          <w:rPr>
            <w:noProof/>
            <w:webHidden/>
          </w:rPr>
          <w:t>33</w:t>
        </w:r>
        <w:r w:rsidR="00982FB6">
          <w:rPr>
            <w:noProof/>
            <w:webHidden/>
          </w:rPr>
          <w:fldChar w:fldCharType="end"/>
        </w:r>
      </w:hyperlink>
    </w:p>
    <w:p w14:paraId="3AC2AFA6" w14:textId="77777777" w:rsidR="00982FB6" w:rsidRDefault="001B6DED">
      <w:pPr>
        <w:pStyle w:val="TableofFigures"/>
        <w:tabs>
          <w:tab w:val="right" w:leader="dot" w:pos="9016"/>
        </w:tabs>
        <w:rPr>
          <w:rFonts w:asciiTheme="minorHAnsi" w:hAnsiTheme="minorHAnsi"/>
          <w:noProof/>
          <w:sz w:val="22"/>
        </w:rPr>
      </w:pPr>
      <w:hyperlink w:anchor="_Toc517801896" w:history="1">
        <w:r w:rsidR="00982FB6" w:rsidRPr="001A6082">
          <w:rPr>
            <w:rStyle w:val="Hyperlink"/>
            <w:noProof/>
          </w:rPr>
          <w:t>Figure 4</w:t>
        </w:r>
        <w:r w:rsidR="00982FB6" w:rsidRPr="001A6082">
          <w:rPr>
            <w:rStyle w:val="Hyperlink"/>
            <w:noProof/>
          </w:rPr>
          <w:noBreakHyphen/>
          <w:t>4: Scanning Rooms With An iPhone. (Przemek, 2014)</w:t>
        </w:r>
        <w:r w:rsidR="00982FB6">
          <w:rPr>
            <w:noProof/>
            <w:webHidden/>
          </w:rPr>
          <w:tab/>
        </w:r>
        <w:r w:rsidR="00982FB6">
          <w:rPr>
            <w:noProof/>
            <w:webHidden/>
          </w:rPr>
          <w:fldChar w:fldCharType="begin"/>
        </w:r>
        <w:r w:rsidR="00982FB6">
          <w:rPr>
            <w:noProof/>
            <w:webHidden/>
          </w:rPr>
          <w:instrText xml:space="preserve"> PAGEREF _Toc517801896 \h </w:instrText>
        </w:r>
        <w:r w:rsidR="00982FB6">
          <w:rPr>
            <w:noProof/>
            <w:webHidden/>
          </w:rPr>
        </w:r>
        <w:r w:rsidR="00982FB6">
          <w:rPr>
            <w:noProof/>
            <w:webHidden/>
          </w:rPr>
          <w:fldChar w:fldCharType="separate"/>
        </w:r>
        <w:r w:rsidR="00982FB6">
          <w:rPr>
            <w:noProof/>
            <w:webHidden/>
          </w:rPr>
          <w:t>34</w:t>
        </w:r>
        <w:r w:rsidR="00982FB6">
          <w:rPr>
            <w:noProof/>
            <w:webHidden/>
          </w:rPr>
          <w:fldChar w:fldCharType="end"/>
        </w:r>
      </w:hyperlink>
    </w:p>
    <w:p w14:paraId="59D936E4" w14:textId="77777777" w:rsidR="00982FB6" w:rsidRDefault="001B6DED">
      <w:pPr>
        <w:pStyle w:val="TableofFigures"/>
        <w:tabs>
          <w:tab w:val="right" w:leader="dot" w:pos="9016"/>
        </w:tabs>
        <w:rPr>
          <w:rFonts w:asciiTheme="minorHAnsi" w:hAnsiTheme="minorHAnsi"/>
          <w:noProof/>
          <w:sz w:val="22"/>
        </w:rPr>
      </w:pPr>
      <w:hyperlink w:anchor="_Toc517801897" w:history="1">
        <w:r w:rsidR="00982FB6" w:rsidRPr="001A6082">
          <w:rPr>
            <w:rStyle w:val="Hyperlink"/>
            <w:noProof/>
          </w:rPr>
          <w:t>Figure 4</w:t>
        </w:r>
        <w:r w:rsidR="00982FB6" w:rsidRPr="001A6082">
          <w:rPr>
            <w:rStyle w:val="Hyperlink"/>
            <w:noProof/>
          </w:rPr>
          <w:noBreakHyphen/>
          <w:t>5:The angle change putting the phone on the flat table</w:t>
        </w:r>
        <w:r w:rsidR="00982FB6">
          <w:rPr>
            <w:noProof/>
            <w:webHidden/>
          </w:rPr>
          <w:tab/>
        </w:r>
        <w:r w:rsidR="00982FB6">
          <w:rPr>
            <w:noProof/>
            <w:webHidden/>
          </w:rPr>
          <w:fldChar w:fldCharType="begin"/>
        </w:r>
        <w:r w:rsidR="00982FB6">
          <w:rPr>
            <w:noProof/>
            <w:webHidden/>
          </w:rPr>
          <w:instrText xml:space="preserve"> PAGEREF _Toc517801897 \h </w:instrText>
        </w:r>
        <w:r w:rsidR="00982FB6">
          <w:rPr>
            <w:noProof/>
            <w:webHidden/>
          </w:rPr>
        </w:r>
        <w:r w:rsidR="00982FB6">
          <w:rPr>
            <w:noProof/>
            <w:webHidden/>
          </w:rPr>
          <w:fldChar w:fldCharType="separate"/>
        </w:r>
        <w:r w:rsidR="00982FB6">
          <w:rPr>
            <w:noProof/>
            <w:webHidden/>
          </w:rPr>
          <w:t>36</w:t>
        </w:r>
        <w:r w:rsidR="00982FB6">
          <w:rPr>
            <w:noProof/>
            <w:webHidden/>
          </w:rPr>
          <w:fldChar w:fldCharType="end"/>
        </w:r>
      </w:hyperlink>
    </w:p>
    <w:p w14:paraId="7D1B9C85" w14:textId="77777777" w:rsidR="00982FB6" w:rsidRDefault="001B6DED">
      <w:pPr>
        <w:pStyle w:val="TableofFigures"/>
        <w:tabs>
          <w:tab w:val="right" w:leader="dot" w:pos="9016"/>
        </w:tabs>
        <w:rPr>
          <w:rFonts w:asciiTheme="minorHAnsi" w:hAnsiTheme="minorHAnsi"/>
          <w:noProof/>
          <w:sz w:val="22"/>
        </w:rPr>
      </w:pPr>
      <w:hyperlink w:anchor="_Toc517801898" w:history="1">
        <w:r w:rsidR="00982FB6" w:rsidRPr="001A6082">
          <w:rPr>
            <w:rStyle w:val="Hyperlink"/>
            <w:noProof/>
          </w:rPr>
          <w:t>Figure 4</w:t>
        </w:r>
        <w:r w:rsidR="00982FB6" w:rsidRPr="001A6082">
          <w:rPr>
            <w:rStyle w:val="Hyperlink"/>
            <w:noProof/>
          </w:rPr>
          <w:noBreakHyphen/>
          <w:t>6: Removing drift after Complementary Filter</w:t>
        </w:r>
        <w:r w:rsidR="00982FB6">
          <w:rPr>
            <w:noProof/>
            <w:webHidden/>
          </w:rPr>
          <w:tab/>
        </w:r>
        <w:r w:rsidR="00982FB6">
          <w:rPr>
            <w:noProof/>
            <w:webHidden/>
          </w:rPr>
          <w:fldChar w:fldCharType="begin"/>
        </w:r>
        <w:r w:rsidR="00982FB6">
          <w:rPr>
            <w:noProof/>
            <w:webHidden/>
          </w:rPr>
          <w:instrText xml:space="preserve"> PAGEREF _Toc517801898 \h </w:instrText>
        </w:r>
        <w:r w:rsidR="00982FB6">
          <w:rPr>
            <w:noProof/>
            <w:webHidden/>
          </w:rPr>
        </w:r>
        <w:r w:rsidR="00982FB6">
          <w:rPr>
            <w:noProof/>
            <w:webHidden/>
          </w:rPr>
          <w:fldChar w:fldCharType="separate"/>
        </w:r>
        <w:r w:rsidR="00982FB6">
          <w:rPr>
            <w:noProof/>
            <w:webHidden/>
          </w:rPr>
          <w:t>36</w:t>
        </w:r>
        <w:r w:rsidR="00982FB6">
          <w:rPr>
            <w:noProof/>
            <w:webHidden/>
          </w:rPr>
          <w:fldChar w:fldCharType="end"/>
        </w:r>
      </w:hyperlink>
    </w:p>
    <w:p w14:paraId="27509666" w14:textId="77777777" w:rsidR="00982FB6" w:rsidRDefault="001B6DED">
      <w:pPr>
        <w:pStyle w:val="TableofFigures"/>
        <w:tabs>
          <w:tab w:val="right" w:leader="dot" w:pos="9016"/>
        </w:tabs>
        <w:rPr>
          <w:rFonts w:asciiTheme="minorHAnsi" w:hAnsiTheme="minorHAnsi"/>
          <w:noProof/>
          <w:sz w:val="22"/>
        </w:rPr>
      </w:pPr>
      <w:hyperlink w:anchor="_Toc517801899" w:history="1">
        <w:r w:rsidR="00982FB6" w:rsidRPr="001A6082">
          <w:rPr>
            <w:rStyle w:val="Hyperlink"/>
            <w:noProof/>
          </w:rPr>
          <w:t>Figure 4</w:t>
        </w:r>
        <w:r w:rsidR="00982FB6" w:rsidRPr="001A6082">
          <w:rPr>
            <w:rStyle w:val="Hyperlink"/>
            <w:noProof/>
          </w:rPr>
          <w:noBreakHyphen/>
          <w:t>7: The Direction Of The Gravitational Acceleration Of An Object (CSDN Blogs, 2014)</w:t>
        </w:r>
        <w:r w:rsidR="00982FB6">
          <w:rPr>
            <w:noProof/>
            <w:webHidden/>
          </w:rPr>
          <w:tab/>
        </w:r>
        <w:r w:rsidR="00982FB6">
          <w:rPr>
            <w:noProof/>
            <w:webHidden/>
          </w:rPr>
          <w:fldChar w:fldCharType="begin"/>
        </w:r>
        <w:r w:rsidR="00982FB6">
          <w:rPr>
            <w:noProof/>
            <w:webHidden/>
          </w:rPr>
          <w:instrText xml:space="preserve"> PAGEREF _Toc517801899 \h </w:instrText>
        </w:r>
        <w:r w:rsidR="00982FB6">
          <w:rPr>
            <w:noProof/>
            <w:webHidden/>
          </w:rPr>
        </w:r>
        <w:r w:rsidR="00982FB6">
          <w:rPr>
            <w:noProof/>
            <w:webHidden/>
          </w:rPr>
          <w:fldChar w:fldCharType="separate"/>
        </w:r>
        <w:r w:rsidR="00982FB6">
          <w:rPr>
            <w:noProof/>
            <w:webHidden/>
          </w:rPr>
          <w:t>37</w:t>
        </w:r>
        <w:r w:rsidR="00982FB6">
          <w:rPr>
            <w:noProof/>
            <w:webHidden/>
          </w:rPr>
          <w:fldChar w:fldCharType="end"/>
        </w:r>
      </w:hyperlink>
    </w:p>
    <w:p w14:paraId="59A6991A" w14:textId="77777777" w:rsidR="00982FB6" w:rsidRDefault="001B6DED">
      <w:pPr>
        <w:pStyle w:val="TableofFigures"/>
        <w:tabs>
          <w:tab w:val="right" w:leader="dot" w:pos="9016"/>
        </w:tabs>
        <w:rPr>
          <w:rFonts w:asciiTheme="minorHAnsi" w:hAnsiTheme="minorHAnsi"/>
          <w:noProof/>
          <w:sz w:val="22"/>
        </w:rPr>
      </w:pPr>
      <w:hyperlink w:anchor="_Toc517801900" w:history="1">
        <w:r w:rsidR="00982FB6" w:rsidRPr="001A6082">
          <w:rPr>
            <w:rStyle w:val="Hyperlink"/>
            <w:noProof/>
          </w:rPr>
          <w:t>Figure 4</w:t>
        </w:r>
        <w:r w:rsidR="00982FB6" w:rsidRPr="001A6082">
          <w:rPr>
            <w:rStyle w:val="Hyperlink"/>
            <w:noProof/>
          </w:rPr>
          <w:noBreakHyphen/>
          <w:t>8 The Inclination Of Each Axis With The Direction Of Gravity (CSDN Blogs, 2014)</w:t>
        </w:r>
        <w:r w:rsidR="00982FB6">
          <w:rPr>
            <w:noProof/>
            <w:webHidden/>
          </w:rPr>
          <w:tab/>
        </w:r>
        <w:r w:rsidR="00982FB6">
          <w:rPr>
            <w:noProof/>
            <w:webHidden/>
          </w:rPr>
          <w:fldChar w:fldCharType="begin"/>
        </w:r>
        <w:r w:rsidR="00982FB6">
          <w:rPr>
            <w:noProof/>
            <w:webHidden/>
          </w:rPr>
          <w:instrText xml:space="preserve"> PAGEREF _Toc517801900 \h </w:instrText>
        </w:r>
        <w:r w:rsidR="00982FB6">
          <w:rPr>
            <w:noProof/>
            <w:webHidden/>
          </w:rPr>
        </w:r>
        <w:r w:rsidR="00982FB6">
          <w:rPr>
            <w:noProof/>
            <w:webHidden/>
          </w:rPr>
          <w:fldChar w:fldCharType="separate"/>
        </w:r>
        <w:r w:rsidR="00982FB6">
          <w:rPr>
            <w:noProof/>
            <w:webHidden/>
          </w:rPr>
          <w:t>38</w:t>
        </w:r>
        <w:r w:rsidR="00982FB6">
          <w:rPr>
            <w:noProof/>
            <w:webHidden/>
          </w:rPr>
          <w:fldChar w:fldCharType="end"/>
        </w:r>
      </w:hyperlink>
    </w:p>
    <w:p w14:paraId="674C5050" w14:textId="77777777" w:rsidR="00982FB6" w:rsidRDefault="001B6DED">
      <w:pPr>
        <w:pStyle w:val="TableofFigures"/>
        <w:tabs>
          <w:tab w:val="right" w:leader="dot" w:pos="9016"/>
        </w:tabs>
        <w:rPr>
          <w:rFonts w:asciiTheme="minorHAnsi" w:hAnsiTheme="minorHAnsi"/>
          <w:noProof/>
          <w:sz w:val="22"/>
        </w:rPr>
      </w:pPr>
      <w:hyperlink w:anchor="_Toc517801901" w:history="1">
        <w:r w:rsidR="00982FB6" w:rsidRPr="001A6082">
          <w:rPr>
            <w:rStyle w:val="Hyperlink"/>
            <w:noProof/>
          </w:rPr>
          <w:t>Figure 4</w:t>
        </w:r>
        <w:r w:rsidR="00982FB6" w:rsidRPr="001A6082">
          <w:rPr>
            <w:rStyle w:val="Hyperlink"/>
            <w:noProof/>
          </w:rPr>
          <w:noBreakHyphen/>
          <w:t>9: Put The Phone Up</w:t>
        </w:r>
        <w:r w:rsidR="00982FB6">
          <w:rPr>
            <w:noProof/>
            <w:webHidden/>
          </w:rPr>
          <w:tab/>
        </w:r>
        <w:r w:rsidR="00982FB6">
          <w:rPr>
            <w:noProof/>
            <w:webHidden/>
          </w:rPr>
          <w:fldChar w:fldCharType="begin"/>
        </w:r>
        <w:r w:rsidR="00982FB6">
          <w:rPr>
            <w:noProof/>
            <w:webHidden/>
          </w:rPr>
          <w:instrText xml:space="preserve"> PAGEREF _Toc517801901 \h </w:instrText>
        </w:r>
        <w:r w:rsidR="00982FB6">
          <w:rPr>
            <w:noProof/>
            <w:webHidden/>
          </w:rPr>
        </w:r>
        <w:r w:rsidR="00982FB6">
          <w:rPr>
            <w:noProof/>
            <w:webHidden/>
          </w:rPr>
          <w:fldChar w:fldCharType="separate"/>
        </w:r>
        <w:r w:rsidR="00982FB6">
          <w:rPr>
            <w:noProof/>
            <w:webHidden/>
          </w:rPr>
          <w:t>39</w:t>
        </w:r>
        <w:r w:rsidR="00982FB6">
          <w:rPr>
            <w:noProof/>
            <w:webHidden/>
          </w:rPr>
          <w:fldChar w:fldCharType="end"/>
        </w:r>
      </w:hyperlink>
    </w:p>
    <w:p w14:paraId="75B1ED0B" w14:textId="77777777" w:rsidR="00982FB6" w:rsidRDefault="001B6DED">
      <w:pPr>
        <w:pStyle w:val="TableofFigures"/>
        <w:tabs>
          <w:tab w:val="right" w:leader="dot" w:pos="9016"/>
        </w:tabs>
        <w:rPr>
          <w:rFonts w:asciiTheme="minorHAnsi" w:hAnsiTheme="minorHAnsi"/>
          <w:noProof/>
          <w:sz w:val="22"/>
        </w:rPr>
      </w:pPr>
      <w:hyperlink w:anchor="_Toc517801902" w:history="1">
        <w:r w:rsidR="00982FB6" w:rsidRPr="001A6082">
          <w:rPr>
            <w:rStyle w:val="Hyperlink"/>
            <w:noProof/>
          </w:rPr>
          <w:t>Figure 4</w:t>
        </w:r>
        <w:r w:rsidR="00982FB6" w:rsidRPr="001A6082">
          <w:rPr>
            <w:rStyle w:val="Hyperlink"/>
            <w:noProof/>
          </w:rPr>
          <w:noBreakHyphen/>
          <w:t>10: Testing the change of the inclination when puttingc the phone up vertically</w:t>
        </w:r>
        <w:r w:rsidR="00982FB6">
          <w:rPr>
            <w:noProof/>
            <w:webHidden/>
          </w:rPr>
          <w:tab/>
        </w:r>
        <w:r w:rsidR="00982FB6">
          <w:rPr>
            <w:noProof/>
            <w:webHidden/>
          </w:rPr>
          <w:fldChar w:fldCharType="begin"/>
        </w:r>
        <w:r w:rsidR="00982FB6">
          <w:rPr>
            <w:noProof/>
            <w:webHidden/>
          </w:rPr>
          <w:instrText xml:space="preserve"> PAGEREF _Toc517801902 \h </w:instrText>
        </w:r>
        <w:r w:rsidR="00982FB6">
          <w:rPr>
            <w:noProof/>
            <w:webHidden/>
          </w:rPr>
        </w:r>
        <w:r w:rsidR="00982FB6">
          <w:rPr>
            <w:noProof/>
            <w:webHidden/>
          </w:rPr>
          <w:fldChar w:fldCharType="separate"/>
        </w:r>
        <w:r w:rsidR="00982FB6">
          <w:rPr>
            <w:noProof/>
            <w:webHidden/>
          </w:rPr>
          <w:t>39</w:t>
        </w:r>
        <w:r w:rsidR="00982FB6">
          <w:rPr>
            <w:noProof/>
            <w:webHidden/>
          </w:rPr>
          <w:fldChar w:fldCharType="end"/>
        </w:r>
      </w:hyperlink>
    </w:p>
    <w:p w14:paraId="45DFB2FC" w14:textId="77777777" w:rsidR="00982FB6" w:rsidRDefault="001B6DED">
      <w:pPr>
        <w:pStyle w:val="TableofFigures"/>
        <w:tabs>
          <w:tab w:val="right" w:leader="dot" w:pos="9016"/>
        </w:tabs>
        <w:rPr>
          <w:rFonts w:asciiTheme="minorHAnsi" w:hAnsiTheme="minorHAnsi"/>
          <w:noProof/>
          <w:sz w:val="22"/>
        </w:rPr>
      </w:pPr>
      <w:hyperlink w:anchor="_Toc517801903" w:history="1">
        <w:r w:rsidR="00982FB6" w:rsidRPr="001A6082">
          <w:rPr>
            <w:rStyle w:val="Hyperlink"/>
            <w:noProof/>
          </w:rPr>
          <w:t>Figure 4</w:t>
        </w:r>
        <w:r w:rsidR="00982FB6" w:rsidRPr="001A6082">
          <w:rPr>
            <w:rStyle w:val="Hyperlink"/>
            <w:noProof/>
          </w:rPr>
          <w:noBreakHyphen/>
          <w:t>11: Shank The Phone In Gesture1</w:t>
        </w:r>
        <w:r w:rsidR="00982FB6">
          <w:rPr>
            <w:noProof/>
            <w:webHidden/>
          </w:rPr>
          <w:tab/>
        </w:r>
        <w:r w:rsidR="00982FB6">
          <w:rPr>
            <w:noProof/>
            <w:webHidden/>
          </w:rPr>
          <w:fldChar w:fldCharType="begin"/>
        </w:r>
        <w:r w:rsidR="00982FB6">
          <w:rPr>
            <w:noProof/>
            <w:webHidden/>
          </w:rPr>
          <w:instrText xml:space="preserve"> PAGEREF _Toc517801903 \h </w:instrText>
        </w:r>
        <w:r w:rsidR="00982FB6">
          <w:rPr>
            <w:noProof/>
            <w:webHidden/>
          </w:rPr>
        </w:r>
        <w:r w:rsidR="00982FB6">
          <w:rPr>
            <w:noProof/>
            <w:webHidden/>
          </w:rPr>
          <w:fldChar w:fldCharType="separate"/>
        </w:r>
        <w:r w:rsidR="00982FB6">
          <w:rPr>
            <w:noProof/>
            <w:webHidden/>
          </w:rPr>
          <w:t>42</w:t>
        </w:r>
        <w:r w:rsidR="00982FB6">
          <w:rPr>
            <w:noProof/>
            <w:webHidden/>
          </w:rPr>
          <w:fldChar w:fldCharType="end"/>
        </w:r>
      </w:hyperlink>
    </w:p>
    <w:p w14:paraId="31E24E48" w14:textId="77777777" w:rsidR="00982FB6" w:rsidRDefault="001B6DED">
      <w:pPr>
        <w:pStyle w:val="TableofFigures"/>
        <w:tabs>
          <w:tab w:val="right" w:leader="dot" w:pos="9016"/>
        </w:tabs>
        <w:rPr>
          <w:rFonts w:asciiTheme="minorHAnsi" w:hAnsiTheme="minorHAnsi"/>
          <w:noProof/>
          <w:sz w:val="22"/>
        </w:rPr>
      </w:pPr>
      <w:hyperlink w:anchor="_Toc517801904" w:history="1">
        <w:r w:rsidR="00982FB6" w:rsidRPr="001A6082">
          <w:rPr>
            <w:rStyle w:val="Hyperlink"/>
            <w:noProof/>
          </w:rPr>
          <w:t>Figure 4</w:t>
        </w:r>
        <w:r w:rsidR="00982FB6" w:rsidRPr="001A6082">
          <w:rPr>
            <w:rStyle w:val="Hyperlink"/>
            <w:noProof/>
          </w:rPr>
          <w:noBreakHyphen/>
          <w:t>12: Spinning Angle Changes</w:t>
        </w:r>
        <w:r w:rsidR="00982FB6" w:rsidRPr="001A6082">
          <w:rPr>
            <w:rStyle w:val="Hyperlink"/>
            <w:noProof/>
            <w:lang w:val="en-US"/>
          </w:rPr>
          <w:t xml:space="preserve"> in Gesture 1</w:t>
        </w:r>
        <w:r w:rsidR="00982FB6">
          <w:rPr>
            <w:noProof/>
            <w:webHidden/>
          </w:rPr>
          <w:tab/>
        </w:r>
        <w:r w:rsidR="00982FB6">
          <w:rPr>
            <w:noProof/>
            <w:webHidden/>
          </w:rPr>
          <w:fldChar w:fldCharType="begin"/>
        </w:r>
        <w:r w:rsidR="00982FB6">
          <w:rPr>
            <w:noProof/>
            <w:webHidden/>
          </w:rPr>
          <w:instrText xml:space="preserve"> PAGEREF _Toc517801904 \h </w:instrText>
        </w:r>
        <w:r w:rsidR="00982FB6">
          <w:rPr>
            <w:noProof/>
            <w:webHidden/>
          </w:rPr>
        </w:r>
        <w:r w:rsidR="00982FB6">
          <w:rPr>
            <w:noProof/>
            <w:webHidden/>
          </w:rPr>
          <w:fldChar w:fldCharType="separate"/>
        </w:r>
        <w:r w:rsidR="00982FB6">
          <w:rPr>
            <w:noProof/>
            <w:webHidden/>
          </w:rPr>
          <w:t>42</w:t>
        </w:r>
        <w:r w:rsidR="00982FB6">
          <w:rPr>
            <w:noProof/>
            <w:webHidden/>
          </w:rPr>
          <w:fldChar w:fldCharType="end"/>
        </w:r>
      </w:hyperlink>
    </w:p>
    <w:p w14:paraId="51E1E6BD" w14:textId="77777777" w:rsidR="00982FB6" w:rsidRDefault="001B6DED">
      <w:pPr>
        <w:pStyle w:val="TableofFigures"/>
        <w:tabs>
          <w:tab w:val="right" w:leader="dot" w:pos="9016"/>
        </w:tabs>
        <w:rPr>
          <w:rFonts w:asciiTheme="minorHAnsi" w:hAnsiTheme="minorHAnsi"/>
          <w:noProof/>
          <w:sz w:val="22"/>
        </w:rPr>
      </w:pPr>
      <w:hyperlink w:anchor="_Toc517801905" w:history="1">
        <w:r w:rsidR="00982FB6" w:rsidRPr="001A6082">
          <w:rPr>
            <w:rStyle w:val="Hyperlink"/>
            <w:noProof/>
          </w:rPr>
          <w:t>Figure 4</w:t>
        </w:r>
        <w:r w:rsidR="00982FB6" w:rsidRPr="001A6082">
          <w:rPr>
            <w:rStyle w:val="Hyperlink"/>
            <w:noProof/>
          </w:rPr>
          <w:noBreakHyphen/>
          <w:t>13:  The Inclination angle change in Gesture 1</w:t>
        </w:r>
        <w:r w:rsidR="00982FB6">
          <w:rPr>
            <w:noProof/>
            <w:webHidden/>
          </w:rPr>
          <w:tab/>
        </w:r>
        <w:r w:rsidR="00982FB6">
          <w:rPr>
            <w:noProof/>
            <w:webHidden/>
          </w:rPr>
          <w:fldChar w:fldCharType="begin"/>
        </w:r>
        <w:r w:rsidR="00982FB6">
          <w:rPr>
            <w:noProof/>
            <w:webHidden/>
          </w:rPr>
          <w:instrText xml:space="preserve"> PAGEREF _Toc517801905 \h </w:instrText>
        </w:r>
        <w:r w:rsidR="00982FB6">
          <w:rPr>
            <w:noProof/>
            <w:webHidden/>
          </w:rPr>
        </w:r>
        <w:r w:rsidR="00982FB6">
          <w:rPr>
            <w:noProof/>
            <w:webHidden/>
          </w:rPr>
          <w:fldChar w:fldCharType="separate"/>
        </w:r>
        <w:r w:rsidR="00982FB6">
          <w:rPr>
            <w:noProof/>
            <w:webHidden/>
          </w:rPr>
          <w:t>44</w:t>
        </w:r>
        <w:r w:rsidR="00982FB6">
          <w:rPr>
            <w:noProof/>
            <w:webHidden/>
          </w:rPr>
          <w:fldChar w:fldCharType="end"/>
        </w:r>
      </w:hyperlink>
    </w:p>
    <w:p w14:paraId="625DBE8B" w14:textId="77777777" w:rsidR="00982FB6" w:rsidRDefault="001B6DED">
      <w:pPr>
        <w:pStyle w:val="TableofFigures"/>
        <w:tabs>
          <w:tab w:val="right" w:leader="dot" w:pos="9016"/>
        </w:tabs>
        <w:rPr>
          <w:rFonts w:asciiTheme="minorHAnsi" w:hAnsiTheme="minorHAnsi"/>
          <w:noProof/>
          <w:sz w:val="22"/>
        </w:rPr>
      </w:pPr>
      <w:hyperlink w:anchor="_Toc517801906" w:history="1">
        <w:r w:rsidR="00982FB6" w:rsidRPr="001A6082">
          <w:rPr>
            <w:rStyle w:val="Hyperlink"/>
            <w:noProof/>
          </w:rPr>
          <w:t>Figure 4</w:t>
        </w:r>
        <w:r w:rsidR="00982FB6" w:rsidRPr="001A6082">
          <w:rPr>
            <w:rStyle w:val="Hyperlink"/>
            <w:noProof/>
          </w:rPr>
          <w:noBreakHyphen/>
          <w:t xml:space="preserve">14: Spinning Angle Changes In Action </w:t>
        </w:r>
        <w:r w:rsidR="00982FB6" w:rsidRPr="001A6082">
          <w:rPr>
            <w:rStyle w:val="Hyperlink"/>
            <w:noProof/>
            <w:lang w:val="en-US"/>
          </w:rPr>
          <w:t>2</w:t>
        </w:r>
        <w:r w:rsidR="00982FB6">
          <w:rPr>
            <w:noProof/>
            <w:webHidden/>
          </w:rPr>
          <w:tab/>
        </w:r>
        <w:r w:rsidR="00982FB6">
          <w:rPr>
            <w:noProof/>
            <w:webHidden/>
          </w:rPr>
          <w:fldChar w:fldCharType="begin"/>
        </w:r>
        <w:r w:rsidR="00982FB6">
          <w:rPr>
            <w:noProof/>
            <w:webHidden/>
          </w:rPr>
          <w:instrText xml:space="preserve"> PAGEREF _Toc517801906 \h </w:instrText>
        </w:r>
        <w:r w:rsidR="00982FB6">
          <w:rPr>
            <w:noProof/>
            <w:webHidden/>
          </w:rPr>
        </w:r>
        <w:r w:rsidR="00982FB6">
          <w:rPr>
            <w:noProof/>
            <w:webHidden/>
          </w:rPr>
          <w:fldChar w:fldCharType="separate"/>
        </w:r>
        <w:r w:rsidR="00982FB6">
          <w:rPr>
            <w:noProof/>
            <w:webHidden/>
          </w:rPr>
          <w:t>45</w:t>
        </w:r>
        <w:r w:rsidR="00982FB6">
          <w:rPr>
            <w:noProof/>
            <w:webHidden/>
          </w:rPr>
          <w:fldChar w:fldCharType="end"/>
        </w:r>
      </w:hyperlink>
    </w:p>
    <w:p w14:paraId="4163CB30" w14:textId="77777777" w:rsidR="00982FB6" w:rsidRDefault="001B6DED">
      <w:pPr>
        <w:pStyle w:val="TableofFigures"/>
        <w:tabs>
          <w:tab w:val="right" w:leader="dot" w:pos="9016"/>
        </w:tabs>
        <w:rPr>
          <w:rFonts w:asciiTheme="minorHAnsi" w:hAnsiTheme="minorHAnsi"/>
          <w:noProof/>
          <w:sz w:val="22"/>
        </w:rPr>
      </w:pPr>
      <w:hyperlink w:anchor="_Toc517801907" w:history="1">
        <w:r w:rsidR="00982FB6" w:rsidRPr="001A6082">
          <w:rPr>
            <w:rStyle w:val="Hyperlink"/>
            <w:noProof/>
          </w:rPr>
          <w:t>Figure 4</w:t>
        </w:r>
        <w:r w:rsidR="00982FB6" w:rsidRPr="001A6082">
          <w:rPr>
            <w:rStyle w:val="Hyperlink"/>
            <w:noProof/>
          </w:rPr>
          <w:noBreakHyphen/>
          <w:t>15: The Change of Inclination Angles in Gesture 2</w:t>
        </w:r>
        <w:r w:rsidR="00982FB6">
          <w:rPr>
            <w:noProof/>
            <w:webHidden/>
          </w:rPr>
          <w:tab/>
        </w:r>
        <w:r w:rsidR="00982FB6">
          <w:rPr>
            <w:noProof/>
            <w:webHidden/>
          </w:rPr>
          <w:fldChar w:fldCharType="begin"/>
        </w:r>
        <w:r w:rsidR="00982FB6">
          <w:rPr>
            <w:noProof/>
            <w:webHidden/>
          </w:rPr>
          <w:instrText xml:space="preserve"> PAGEREF _Toc517801907 \h </w:instrText>
        </w:r>
        <w:r w:rsidR="00982FB6">
          <w:rPr>
            <w:noProof/>
            <w:webHidden/>
          </w:rPr>
        </w:r>
        <w:r w:rsidR="00982FB6">
          <w:rPr>
            <w:noProof/>
            <w:webHidden/>
          </w:rPr>
          <w:fldChar w:fldCharType="separate"/>
        </w:r>
        <w:r w:rsidR="00982FB6">
          <w:rPr>
            <w:noProof/>
            <w:webHidden/>
          </w:rPr>
          <w:t>46</w:t>
        </w:r>
        <w:r w:rsidR="00982FB6">
          <w:rPr>
            <w:noProof/>
            <w:webHidden/>
          </w:rPr>
          <w:fldChar w:fldCharType="end"/>
        </w:r>
      </w:hyperlink>
    </w:p>
    <w:p w14:paraId="2C76D179" w14:textId="77777777" w:rsidR="00982FB6" w:rsidRDefault="001B6DED">
      <w:pPr>
        <w:pStyle w:val="TableofFigures"/>
        <w:tabs>
          <w:tab w:val="right" w:leader="dot" w:pos="9016"/>
        </w:tabs>
        <w:rPr>
          <w:rFonts w:asciiTheme="minorHAnsi" w:hAnsiTheme="minorHAnsi"/>
          <w:noProof/>
          <w:sz w:val="22"/>
        </w:rPr>
      </w:pPr>
      <w:hyperlink w:anchor="_Toc517801908" w:history="1">
        <w:r w:rsidR="00982FB6" w:rsidRPr="001A6082">
          <w:rPr>
            <w:rStyle w:val="Hyperlink"/>
            <w:noProof/>
          </w:rPr>
          <w:t>Figure 4</w:t>
        </w:r>
        <w:r w:rsidR="00982FB6" w:rsidRPr="001A6082">
          <w:rPr>
            <w:rStyle w:val="Hyperlink"/>
            <w:noProof/>
          </w:rPr>
          <w:noBreakHyphen/>
          <w:t>18 Action Report Interface</w:t>
        </w:r>
        <w:r w:rsidR="00982FB6">
          <w:rPr>
            <w:noProof/>
            <w:webHidden/>
          </w:rPr>
          <w:tab/>
        </w:r>
        <w:r w:rsidR="00982FB6">
          <w:rPr>
            <w:noProof/>
            <w:webHidden/>
          </w:rPr>
          <w:fldChar w:fldCharType="begin"/>
        </w:r>
        <w:r w:rsidR="00982FB6">
          <w:rPr>
            <w:noProof/>
            <w:webHidden/>
          </w:rPr>
          <w:instrText xml:space="preserve"> PAGEREF _Toc517801908 \h </w:instrText>
        </w:r>
        <w:r w:rsidR="00982FB6">
          <w:rPr>
            <w:noProof/>
            <w:webHidden/>
          </w:rPr>
        </w:r>
        <w:r w:rsidR="00982FB6">
          <w:rPr>
            <w:noProof/>
            <w:webHidden/>
          </w:rPr>
          <w:fldChar w:fldCharType="separate"/>
        </w:r>
        <w:r w:rsidR="00982FB6">
          <w:rPr>
            <w:noProof/>
            <w:webHidden/>
          </w:rPr>
          <w:t>48</w:t>
        </w:r>
        <w:r w:rsidR="00982FB6">
          <w:rPr>
            <w:noProof/>
            <w:webHidden/>
          </w:rPr>
          <w:fldChar w:fldCharType="end"/>
        </w:r>
      </w:hyperlink>
    </w:p>
    <w:p w14:paraId="654ECB0C" w14:textId="77777777" w:rsidR="00982FB6" w:rsidRDefault="001B6DED">
      <w:pPr>
        <w:pStyle w:val="TableofFigures"/>
        <w:tabs>
          <w:tab w:val="right" w:leader="dot" w:pos="9016"/>
        </w:tabs>
        <w:rPr>
          <w:rFonts w:asciiTheme="minorHAnsi" w:hAnsiTheme="minorHAnsi"/>
          <w:noProof/>
          <w:sz w:val="22"/>
        </w:rPr>
      </w:pPr>
      <w:hyperlink w:anchor="_Toc517801909" w:history="1">
        <w:r w:rsidR="00982FB6" w:rsidRPr="001A6082">
          <w:rPr>
            <w:rStyle w:val="Hyperlink"/>
            <w:noProof/>
          </w:rPr>
          <w:t>Figure 4</w:t>
        </w:r>
        <w:r w:rsidR="00982FB6" w:rsidRPr="001A6082">
          <w:rPr>
            <w:rStyle w:val="Hyperlink"/>
            <w:noProof/>
          </w:rPr>
          <w:noBreakHyphen/>
          <w:t>19 Gesture 1 Gyro Data</w:t>
        </w:r>
        <w:r w:rsidR="00982FB6">
          <w:rPr>
            <w:noProof/>
            <w:webHidden/>
          </w:rPr>
          <w:tab/>
        </w:r>
        <w:r w:rsidR="00982FB6">
          <w:rPr>
            <w:noProof/>
            <w:webHidden/>
          </w:rPr>
          <w:fldChar w:fldCharType="begin"/>
        </w:r>
        <w:r w:rsidR="00982FB6">
          <w:rPr>
            <w:noProof/>
            <w:webHidden/>
          </w:rPr>
          <w:instrText xml:space="preserve"> PAGEREF _Toc517801909 \h </w:instrText>
        </w:r>
        <w:r w:rsidR="00982FB6">
          <w:rPr>
            <w:noProof/>
            <w:webHidden/>
          </w:rPr>
        </w:r>
        <w:r w:rsidR="00982FB6">
          <w:rPr>
            <w:noProof/>
            <w:webHidden/>
          </w:rPr>
          <w:fldChar w:fldCharType="separate"/>
        </w:r>
        <w:r w:rsidR="00982FB6">
          <w:rPr>
            <w:noProof/>
            <w:webHidden/>
          </w:rPr>
          <w:t>49</w:t>
        </w:r>
        <w:r w:rsidR="00982FB6">
          <w:rPr>
            <w:noProof/>
            <w:webHidden/>
          </w:rPr>
          <w:fldChar w:fldCharType="end"/>
        </w:r>
      </w:hyperlink>
    </w:p>
    <w:p w14:paraId="1AD07F20" w14:textId="77777777" w:rsidR="00982FB6" w:rsidRDefault="001B6DED">
      <w:pPr>
        <w:pStyle w:val="TableofFigures"/>
        <w:tabs>
          <w:tab w:val="right" w:leader="dot" w:pos="9016"/>
        </w:tabs>
        <w:rPr>
          <w:rFonts w:asciiTheme="minorHAnsi" w:hAnsiTheme="minorHAnsi"/>
          <w:noProof/>
          <w:sz w:val="22"/>
        </w:rPr>
      </w:pPr>
      <w:hyperlink w:anchor="_Toc517801910" w:history="1">
        <w:r w:rsidR="00982FB6" w:rsidRPr="001A6082">
          <w:rPr>
            <w:rStyle w:val="Hyperlink"/>
            <w:noProof/>
          </w:rPr>
          <w:t>Figure 4</w:t>
        </w:r>
        <w:r w:rsidR="00982FB6" w:rsidRPr="001A6082">
          <w:rPr>
            <w:rStyle w:val="Hyperlink"/>
            <w:noProof/>
          </w:rPr>
          <w:noBreakHyphen/>
          <w:t>20 : Gesture 1 Acceleration Data</w:t>
        </w:r>
        <w:r w:rsidR="00982FB6">
          <w:rPr>
            <w:noProof/>
            <w:webHidden/>
          </w:rPr>
          <w:tab/>
        </w:r>
        <w:r w:rsidR="00982FB6">
          <w:rPr>
            <w:noProof/>
            <w:webHidden/>
          </w:rPr>
          <w:fldChar w:fldCharType="begin"/>
        </w:r>
        <w:r w:rsidR="00982FB6">
          <w:rPr>
            <w:noProof/>
            <w:webHidden/>
          </w:rPr>
          <w:instrText xml:space="preserve"> PAGEREF _Toc517801910 \h </w:instrText>
        </w:r>
        <w:r w:rsidR="00982FB6">
          <w:rPr>
            <w:noProof/>
            <w:webHidden/>
          </w:rPr>
        </w:r>
        <w:r w:rsidR="00982FB6">
          <w:rPr>
            <w:noProof/>
            <w:webHidden/>
          </w:rPr>
          <w:fldChar w:fldCharType="separate"/>
        </w:r>
        <w:r w:rsidR="00982FB6">
          <w:rPr>
            <w:noProof/>
            <w:webHidden/>
          </w:rPr>
          <w:t>49</w:t>
        </w:r>
        <w:r w:rsidR="00982FB6">
          <w:rPr>
            <w:noProof/>
            <w:webHidden/>
          </w:rPr>
          <w:fldChar w:fldCharType="end"/>
        </w:r>
      </w:hyperlink>
    </w:p>
    <w:p w14:paraId="4BA9BA74" w14:textId="77777777" w:rsidR="00982FB6" w:rsidRDefault="001B6DED">
      <w:pPr>
        <w:pStyle w:val="TableofFigures"/>
        <w:tabs>
          <w:tab w:val="right" w:leader="dot" w:pos="9016"/>
        </w:tabs>
        <w:rPr>
          <w:rFonts w:asciiTheme="minorHAnsi" w:hAnsiTheme="minorHAnsi"/>
          <w:noProof/>
          <w:sz w:val="22"/>
        </w:rPr>
      </w:pPr>
      <w:hyperlink w:anchor="_Toc517801911" w:history="1">
        <w:r w:rsidR="00982FB6" w:rsidRPr="001A6082">
          <w:rPr>
            <w:rStyle w:val="Hyperlink"/>
            <w:noProof/>
          </w:rPr>
          <w:t>Figure 4</w:t>
        </w:r>
        <w:r w:rsidR="00982FB6" w:rsidRPr="001A6082">
          <w:rPr>
            <w:rStyle w:val="Hyperlink"/>
            <w:noProof/>
          </w:rPr>
          <w:noBreakHyphen/>
          <w:t>21 Action 1 Calculation Result</w:t>
        </w:r>
        <w:r w:rsidR="00982FB6">
          <w:rPr>
            <w:noProof/>
            <w:webHidden/>
          </w:rPr>
          <w:tab/>
        </w:r>
        <w:r w:rsidR="00982FB6">
          <w:rPr>
            <w:noProof/>
            <w:webHidden/>
          </w:rPr>
          <w:fldChar w:fldCharType="begin"/>
        </w:r>
        <w:r w:rsidR="00982FB6">
          <w:rPr>
            <w:noProof/>
            <w:webHidden/>
          </w:rPr>
          <w:instrText xml:space="preserve"> PAGEREF _Toc517801911 \h </w:instrText>
        </w:r>
        <w:r w:rsidR="00982FB6">
          <w:rPr>
            <w:noProof/>
            <w:webHidden/>
          </w:rPr>
        </w:r>
        <w:r w:rsidR="00982FB6">
          <w:rPr>
            <w:noProof/>
            <w:webHidden/>
          </w:rPr>
          <w:fldChar w:fldCharType="separate"/>
        </w:r>
        <w:r w:rsidR="00982FB6">
          <w:rPr>
            <w:noProof/>
            <w:webHidden/>
          </w:rPr>
          <w:t>50</w:t>
        </w:r>
        <w:r w:rsidR="00982FB6">
          <w:rPr>
            <w:noProof/>
            <w:webHidden/>
          </w:rPr>
          <w:fldChar w:fldCharType="end"/>
        </w:r>
      </w:hyperlink>
    </w:p>
    <w:p w14:paraId="4962C716" w14:textId="77777777" w:rsidR="00982FB6" w:rsidRDefault="001B6DED">
      <w:pPr>
        <w:pStyle w:val="TableofFigures"/>
        <w:tabs>
          <w:tab w:val="right" w:leader="dot" w:pos="9016"/>
        </w:tabs>
        <w:rPr>
          <w:rFonts w:asciiTheme="minorHAnsi" w:hAnsiTheme="minorHAnsi"/>
          <w:noProof/>
          <w:sz w:val="22"/>
        </w:rPr>
      </w:pPr>
      <w:hyperlink w:anchor="_Toc517801912" w:history="1">
        <w:r w:rsidR="00982FB6" w:rsidRPr="001A6082">
          <w:rPr>
            <w:rStyle w:val="Hyperlink"/>
            <w:noProof/>
          </w:rPr>
          <w:t>Figure 4</w:t>
        </w:r>
        <w:r w:rsidR="00982FB6" w:rsidRPr="001A6082">
          <w:rPr>
            <w:rStyle w:val="Hyperlink"/>
            <w:noProof/>
          </w:rPr>
          <w:noBreakHyphen/>
          <w:t>19 Gesture 2 Gyro Data</w:t>
        </w:r>
        <w:r w:rsidR="00982FB6">
          <w:rPr>
            <w:noProof/>
            <w:webHidden/>
          </w:rPr>
          <w:tab/>
        </w:r>
        <w:r w:rsidR="00982FB6">
          <w:rPr>
            <w:noProof/>
            <w:webHidden/>
          </w:rPr>
          <w:fldChar w:fldCharType="begin"/>
        </w:r>
        <w:r w:rsidR="00982FB6">
          <w:rPr>
            <w:noProof/>
            <w:webHidden/>
          </w:rPr>
          <w:instrText xml:space="preserve"> PAGEREF _Toc517801912 \h </w:instrText>
        </w:r>
        <w:r w:rsidR="00982FB6">
          <w:rPr>
            <w:noProof/>
            <w:webHidden/>
          </w:rPr>
        </w:r>
        <w:r w:rsidR="00982FB6">
          <w:rPr>
            <w:noProof/>
            <w:webHidden/>
          </w:rPr>
          <w:fldChar w:fldCharType="separate"/>
        </w:r>
        <w:r w:rsidR="00982FB6">
          <w:rPr>
            <w:noProof/>
            <w:webHidden/>
          </w:rPr>
          <w:t>51</w:t>
        </w:r>
        <w:r w:rsidR="00982FB6">
          <w:rPr>
            <w:noProof/>
            <w:webHidden/>
          </w:rPr>
          <w:fldChar w:fldCharType="end"/>
        </w:r>
      </w:hyperlink>
    </w:p>
    <w:p w14:paraId="6D7C73C0" w14:textId="77777777" w:rsidR="00982FB6" w:rsidRDefault="001B6DED">
      <w:pPr>
        <w:pStyle w:val="TableofFigures"/>
        <w:tabs>
          <w:tab w:val="right" w:leader="dot" w:pos="9016"/>
        </w:tabs>
        <w:rPr>
          <w:rFonts w:asciiTheme="minorHAnsi" w:hAnsiTheme="minorHAnsi"/>
          <w:noProof/>
          <w:sz w:val="22"/>
        </w:rPr>
      </w:pPr>
      <w:hyperlink w:anchor="_Toc517801913" w:history="1">
        <w:r w:rsidR="00982FB6" w:rsidRPr="001A6082">
          <w:rPr>
            <w:rStyle w:val="Hyperlink"/>
            <w:noProof/>
          </w:rPr>
          <w:t>Figure 4</w:t>
        </w:r>
        <w:r w:rsidR="00982FB6" w:rsidRPr="001A6082">
          <w:rPr>
            <w:rStyle w:val="Hyperlink"/>
            <w:noProof/>
          </w:rPr>
          <w:noBreakHyphen/>
          <w:t>20 : Gesture 2 Acceleration Data</w:t>
        </w:r>
        <w:r w:rsidR="00982FB6">
          <w:rPr>
            <w:noProof/>
            <w:webHidden/>
          </w:rPr>
          <w:tab/>
        </w:r>
        <w:r w:rsidR="00982FB6">
          <w:rPr>
            <w:noProof/>
            <w:webHidden/>
          </w:rPr>
          <w:fldChar w:fldCharType="begin"/>
        </w:r>
        <w:r w:rsidR="00982FB6">
          <w:rPr>
            <w:noProof/>
            <w:webHidden/>
          </w:rPr>
          <w:instrText xml:space="preserve"> PAGEREF _Toc517801913 \h </w:instrText>
        </w:r>
        <w:r w:rsidR="00982FB6">
          <w:rPr>
            <w:noProof/>
            <w:webHidden/>
          </w:rPr>
        </w:r>
        <w:r w:rsidR="00982FB6">
          <w:rPr>
            <w:noProof/>
            <w:webHidden/>
          </w:rPr>
          <w:fldChar w:fldCharType="separate"/>
        </w:r>
        <w:r w:rsidR="00982FB6">
          <w:rPr>
            <w:noProof/>
            <w:webHidden/>
          </w:rPr>
          <w:t>51</w:t>
        </w:r>
        <w:r w:rsidR="00982FB6">
          <w:rPr>
            <w:noProof/>
            <w:webHidden/>
          </w:rPr>
          <w:fldChar w:fldCharType="end"/>
        </w:r>
      </w:hyperlink>
    </w:p>
    <w:p w14:paraId="5A718801" w14:textId="77777777" w:rsidR="00982FB6" w:rsidRDefault="001B6DED">
      <w:pPr>
        <w:pStyle w:val="TableofFigures"/>
        <w:tabs>
          <w:tab w:val="right" w:leader="dot" w:pos="9016"/>
        </w:tabs>
        <w:rPr>
          <w:rFonts w:asciiTheme="minorHAnsi" w:hAnsiTheme="minorHAnsi"/>
          <w:noProof/>
          <w:sz w:val="22"/>
        </w:rPr>
      </w:pPr>
      <w:hyperlink w:anchor="_Toc517801914" w:history="1">
        <w:r w:rsidR="00982FB6" w:rsidRPr="001A6082">
          <w:rPr>
            <w:rStyle w:val="Hyperlink"/>
            <w:noProof/>
          </w:rPr>
          <w:t>Figure 4</w:t>
        </w:r>
        <w:r w:rsidR="00982FB6" w:rsidRPr="001A6082">
          <w:rPr>
            <w:rStyle w:val="Hyperlink"/>
            <w:noProof/>
          </w:rPr>
          <w:noBreakHyphen/>
          <w:t>21 Action 2 Calculation Result</w:t>
        </w:r>
        <w:r w:rsidR="00982FB6">
          <w:rPr>
            <w:noProof/>
            <w:webHidden/>
          </w:rPr>
          <w:tab/>
        </w:r>
        <w:r w:rsidR="00982FB6">
          <w:rPr>
            <w:noProof/>
            <w:webHidden/>
          </w:rPr>
          <w:fldChar w:fldCharType="begin"/>
        </w:r>
        <w:r w:rsidR="00982FB6">
          <w:rPr>
            <w:noProof/>
            <w:webHidden/>
          </w:rPr>
          <w:instrText xml:space="preserve"> PAGEREF _Toc517801914 \h </w:instrText>
        </w:r>
        <w:r w:rsidR="00982FB6">
          <w:rPr>
            <w:noProof/>
            <w:webHidden/>
          </w:rPr>
        </w:r>
        <w:r w:rsidR="00982FB6">
          <w:rPr>
            <w:noProof/>
            <w:webHidden/>
          </w:rPr>
          <w:fldChar w:fldCharType="separate"/>
        </w:r>
        <w:r w:rsidR="00982FB6">
          <w:rPr>
            <w:noProof/>
            <w:webHidden/>
          </w:rPr>
          <w:t>52</w:t>
        </w:r>
        <w:r w:rsidR="00982FB6">
          <w:rPr>
            <w:noProof/>
            <w:webHidden/>
          </w:rPr>
          <w:fldChar w:fldCharType="end"/>
        </w:r>
      </w:hyperlink>
    </w:p>
    <w:p w14:paraId="507B86EC" w14:textId="77777777" w:rsidR="0087014B" w:rsidRPr="0087014B" w:rsidRDefault="00046079">
      <w:pPr>
        <w:pStyle w:val="TOC2"/>
        <w:pageBreakBefore/>
        <w:tabs>
          <w:tab w:val="right" w:leader="dot" w:pos="9026"/>
        </w:tabs>
        <w:spacing w:line="192" w:lineRule="auto"/>
        <w:ind w:left="238"/>
        <w:rPr>
          <w:bCs/>
          <w:sz w:val="21"/>
          <w:rPrChange w:id="253" w:author="像个男人一样" w:date="2018-03-21T01:36:00Z">
            <w:rPr>
              <w:sz w:val="22"/>
            </w:rPr>
          </w:rPrChange>
        </w:rPr>
        <w:pPrChange w:id="254" w:author="像个男人一样" w:date="2018-03-21T20:16:00Z">
          <w:pPr>
            <w:spacing w:line="192" w:lineRule="auto"/>
          </w:pPr>
        </w:pPrChange>
      </w:pPr>
      <w:ins w:id="255" w:author="jie sun" w:date="2018-04-11T17:15:00Z">
        <w:r>
          <w:rPr>
            <w:bCs/>
          </w:rPr>
          <w:fldChar w:fldCharType="end"/>
        </w:r>
      </w:ins>
    </w:p>
    <w:p w14:paraId="2DF3EF8A" w14:textId="477E5BB4" w:rsidR="0087014B" w:rsidRDefault="00D5184D">
      <w:pPr>
        <w:pStyle w:val="Heading2"/>
        <w:numPr>
          <w:ilvl w:val="255"/>
          <w:numId w:val="0"/>
        </w:numPr>
        <w:rPr>
          <w:ins w:id="256" w:author="像个男人一样" w:date="2018-03-21T02:42:00Z"/>
          <w:rFonts w:eastAsia="Microsoft JhengHei"/>
        </w:rPr>
        <w:pPrChange w:id="257" w:author="像个男人一样" w:date="2018-03-23T10:43:00Z">
          <w:pPr>
            <w:pStyle w:val="Heading2"/>
            <w:numPr>
              <w:ilvl w:val="0"/>
              <w:numId w:val="0"/>
            </w:numPr>
            <w:ind w:left="144" w:firstLine="0"/>
          </w:pPr>
        </w:pPrChange>
      </w:pPr>
      <w:bookmarkStart w:id="258" w:name="_Toc223"/>
      <w:bookmarkStart w:id="259" w:name="_Toc18433"/>
      <w:bookmarkStart w:id="260" w:name="_Toc6264"/>
      <w:bookmarkStart w:id="261" w:name="_Toc2400"/>
      <w:bookmarkStart w:id="262" w:name="_Toc15812"/>
      <w:bookmarkStart w:id="263" w:name="_Toc9702"/>
      <w:bookmarkStart w:id="264" w:name="_Toc9742"/>
      <w:bookmarkStart w:id="265" w:name="_Toc19167"/>
      <w:bookmarkStart w:id="266" w:name="_Toc22605"/>
      <w:bookmarkStart w:id="267" w:name="_Toc517903995"/>
      <w:r>
        <w:rPr>
          <w:rFonts w:eastAsia="Microsoft JhengHei"/>
        </w:rPr>
        <w:t xml:space="preserve">List </w:t>
      </w:r>
      <w:ins w:id="268" w:author="jie sun" w:date="2018-04-16T21:31:00Z">
        <w:r w:rsidR="00935C33">
          <w:rPr>
            <w:rFonts w:eastAsia="Microsoft JhengHei"/>
          </w:rPr>
          <w:t>O</w:t>
        </w:r>
      </w:ins>
      <w:del w:id="269" w:author="jie sun" w:date="2018-04-16T21:31:00Z">
        <w:r w:rsidDel="00935C33">
          <w:rPr>
            <w:rFonts w:eastAsia="Microsoft JhengHei"/>
          </w:rPr>
          <w:delText>o</w:delText>
        </w:r>
      </w:del>
      <w:r>
        <w:rPr>
          <w:rFonts w:eastAsia="Microsoft JhengHei"/>
        </w:rPr>
        <w:t>f Tables</w:t>
      </w:r>
      <w:bookmarkEnd w:id="258"/>
      <w:bookmarkEnd w:id="259"/>
      <w:bookmarkEnd w:id="260"/>
      <w:bookmarkEnd w:id="261"/>
      <w:bookmarkEnd w:id="262"/>
      <w:bookmarkEnd w:id="263"/>
      <w:bookmarkEnd w:id="264"/>
      <w:bookmarkEnd w:id="265"/>
      <w:bookmarkEnd w:id="266"/>
      <w:bookmarkEnd w:id="267"/>
    </w:p>
    <w:p w14:paraId="023958E1" w14:textId="77777777" w:rsidR="000576B6" w:rsidRDefault="00D5184D">
      <w:pPr>
        <w:pStyle w:val="TableofFigures"/>
        <w:tabs>
          <w:tab w:val="right" w:leader="dot" w:pos="9016"/>
        </w:tabs>
        <w:rPr>
          <w:ins w:id="270" w:author="jie sun" w:date="2018-04-19T13:01:00Z"/>
          <w:rFonts w:asciiTheme="minorHAnsi" w:hAnsiTheme="minorHAnsi"/>
          <w:noProof/>
          <w:sz w:val="22"/>
          <w:lang w:val="en-US"/>
        </w:rPr>
      </w:pPr>
      <w:ins w:id="271" w:author="像个男人一样" w:date="2018-03-22T12:27:00Z">
        <w:r>
          <w:fldChar w:fldCharType="begin"/>
        </w:r>
        <w:r>
          <w:instrText>TOC \h \c "Table"</w:instrText>
        </w:r>
        <w:r>
          <w:fldChar w:fldCharType="separate"/>
        </w:r>
      </w:ins>
      <w:ins w:id="272" w:author="jie sun" w:date="2018-04-19T13:01:00Z">
        <w:r w:rsidR="000576B6" w:rsidRPr="00BC3BA2">
          <w:rPr>
            <w:rStyle w:val="Hyperlink"/>
            <w:noProof/>
          </w:rPr>
          <w:fldChar w:fldCharType="begin"/>
        </w:r>
        <w:r w:rsidR="000576B6" w:rsidRPr="00BC3BA2">
          <w:rPr>
            <w:rStyle w:val="Hyperlink"/>
            <w:noProof/>
          </w:rPr>
          <w:instrText xml:space="preserve"> </w:instrText>
        </w:r>
        <w:r w:rsidR="000576B6">
          <w:rPr>
            <w:noProof/>
          </w:rPr>
          <w:instrText>HYPERLINK \l "_Toc511906362"</w:instrText>
        </w:r>
        <w:r w:rsidR="000576B6" w:rsidRPr="00BC3BA2">
          <w:rPr>
            <w:rStyle w:val="Hyperlink"/>
            <w:noProof/>
          </w:rPr>
          <w:instrText xml:space="preserve"> </w:instrText>
        </w:r>
        <w:r w:rsidR="000576B6" w:rsidRPr="00BC3BA2">
          <w:rPr>
            <w:rStyle w:val="Hyperlink"/>
            <w:noProof/>
          </w:rPr>
          <w:fldChar w:fldCharType="separate"/>
        </w:r>
        <w:r w:rsidR="000576B6" w:rsidRPr="00BC3BA2">
          <w:rPr>
            <w:rStyle w:val="Hyperlink"/>
            <w:noProof/>
          </w:rPr>
          <w:t xml:space="preserve">Table 4.1:Spinning Angle  Restrictions </w:t>
        </w:r>
        <w:r w:rsidR="000576B6" w:rsidRPr="00BC3BA2">
          <w:rPr>
            <w:rStyle w:val="Hyperlink"/>
            <w:noProof/>
            <w:lang w:val="en-US"/>
          </w:rPr>
          <w:t>In Action 1</w:t>
        </w:r>
        <w:r w:rsidR="000576B6">
          <w:rPr>
            <w:noProof/>
          </w:rPr>
          <w:tab/>
        </w:r>
        <w:r w:rsidR="000576B6">
          <w:rPr>
            <w:noProof/>
          </w:rPr>
          <w:fldChar w:fldCharType="begin"/>
        </w:r>
        <w:r w:rsidR="000576B6">
          <w:rPr>
            <w:noProof/>
          </w:rPr>
          <w:instrText xml:space="preserve"> PAGEREF _Toc511906362 \h </w:instrText>
        </w:r>
      </w:ins>
      <w:r w:rsidR="000576B6">
        <w:rPr>
          <w:noProof/>
        </w:rPr>
      </w:r>
      <w:r w:rsidR="000576B6">
        <w:rPr>
          <w:noProof/>
        </w:rPr>
        <w:fldChar w:fldCharType="separate"/>
      </w:r>
      <w:r w:rsidR="00982FB6">
        <w:rPr>
          <w:noProof/>
        </w:rPr>
        <w:t>42</w:t>
      </w:r>
      <w:ins w:id="273" w:author="jie sun" w:date="2018-04-19T13:01:00Z">
        <w:r w:rsidR="000576B6">
          <w:rPr>
            <w:noProof/>
          </w:rPr>
          <w:fldChar w:fldCharType="end"/>
        </w:r>
        <w:r w:rsidR="000576B6" w:rsidRPr="00BC3BA2">
          <w:rPr>
            <w:rStyle w:val="Hyperlink"/>
            <w:noProof/>
          </w:rPr>
          <w:fldChar w:fldCharType="end"/>
        </w:r>
      </w:ins>
    </w:p>
    <w:p w14:paraId="6D1357BF" w14:textId="77777777" w:rsidR="000576B6" w:rsidRDefault="000576B6">
      <w:pPr>
        <w:pStyle w:val="TableofFigures"/>
        <w:tabs>
          <w:tab w:val="right" w:leader="dot" w:pos="9016"/>
        </w:tabs>
        <w:rPr>
          <w:ins w:id="274" w:author="jie sun" w:date="2018-04-19T13:01:00Z"/>
          <w:rFonts w:asciiTheme="minorHAnsi" w:hAnsiTheme="minorHAnsi"/>
          <w:noProof/>
          <w:sz w:val="22"/>
          <w:lang w:val="en-US"/>
        </w:rPr>
      </w:pPr>
      <w:ins w:id="275"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"_Toc511906363"</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4.2: Angles With The Gravity Restrictions In Action 1</w:t>
        </w:r>
        <w:r>
          <w:rPr>
            <w:noProof/>
          </w:rPr>
          <w:tab/>
        </w:r>
        <w:r>
          <w:rPr>
            <w:noProof/>
          </w:rPr>
          <w:fldChar w:fldCharType="begin"/>
        </w:r>
        <w:r>
          <w:rPr>
            <w:noProof/>
          </w:rPr>
          <w:instrText xml:space="preserve"> PAGEREF _Toc511906363 \h </w:instrText>
        </w:r>
      </w:ins>
      <w:r>
        <w:rPr>
          <w:noProof/>
        </w:rPr>
      </w:r>
      <w:r>
        <w:rPr>
          <w:noProof/>
        </w:rPr>
        <w:fldChar w:fldCharType="separate"/>
      </w:r>
      <w:r w:rsidR="00982FB6">
        <w:rPr>
          <w:noProof/>
        </w:rPr>
        <w:t>44</w:t>
      </w:r>
      <w:ins w:id="276" w:author="jie sun" w:date="2018-04-19T13:01:00Z">
        <w:r>
          <w:rPr>
            <w:noProof/>
          </w:rPr>
          <w:fldChar w:fldCharType="end"/>
        </w:r>
        <w:r w:rsidRPr="00BC3BA2">
          <w:rPr>
            <w:rStyle w:val="Hyperlink"/>
            <w:noProof/>
          </w:rPr>
          <w:fldChar w:fldCharType="end"/>
        </w:r>
      </w:ins>
    </w:p>
    <w:p w14:paraId="1A1A3A72" w14:textId="77777777" w:rsidR="000576B6" w:rsidRDefault="000576B6">
      <w:pPr>
        <w:pStyle w:val="TableofFigures"/>
        <w:tabs>
          <w:tab w:val="right" w:leader="dot" w:pos="9016"/>
        </w:tabs>
        <w:rPr>
          <w:ins w:id="277" w:author="jie sun" w:date="2018-04-19T13:01:00Z"/>
          <w:rFonts w:asciiTheme="minorHAnsi" w:hAnsiTheme="minorHAnsi"/>
          <w:noProof/>
          <w:sz w:val="22"/>
          <w:lang w:val="en-US"/>
        </w:rPr>
      </w:pPr>
      <w:ins w:id="278"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"_Toc511906364"</w:instrText>
        </w:r>
        <w:r w:rsidRPr="00BC3BA2">
          <w:rPr>
            <w:rStyle w:val="Hyperlink"/>
            <w:noProof/>
          </w:rPr>
          <w:instrText xml:space="preserve"> </w:instrText>
        </w:r>
        <w:r w:rsidRPr="00BC3BA2">
          <w:rPr>
            <w:rStyle w:val="Hyperlink"/>
            <w:noProof/>
          </w:rPr>
          <w:fldChar w:fldCharType="separate"/>
        </w:r>
        <w:r w:rsidRPr="00BC3BA2">
          <w:rPr>
            <w:rStyle w:val="Hyperlink"/>
            <w:noProof/>
          </w:rPr>
          <w:t xml:space="preserve">Table 4.3:Spinning Angle Restrictions In Action </w:t>
        </w:r>
        <w:r w:rsidRPr="00BC3BA2">
          <w:rPr>
            <w:rStyle w:val="Hyperlink"/>
            <w:noProof/>
            <w:lang w:val="en-US"/>
          </w:rPr>
          <w:t>2</w:t>
        </w:r>
        <w:r>
          <w:rPr>
            <w:noProof/>
          </w:rPr>
          <w:tab/>
        </w:r>
        <w:r>
          <w:rPr>
            <w:noProof/>
          </w:rPr>
          <w:fldChar w:fldCharType="begin"/>
        </w:r>
        <w:r>
          <w:rPr>
            <w:noProof/>
          </w:rPr>
          <w:instrText xml:space="preserve"> PAGEREF _Toc511906364 \h </w:instrText>
        </w:r>
      </w:ins>
      <w:r>
        <w:rPr>
          <w:noProof/>
        </w:rPr>
      </w:r>
      <w:r>
        <w:rPr>
          <w:noProof/>
        </w:rPr>
        <w:fldChar w:fldCharType="separate"/>
      </w:r>
      <w:r w:rsidR="00982FB6">
        <w:rPr>
          <w:noProof/>
        </w:rPr>
        <w:t>45</w:t>
      </w:r>
      <w:ins w:id="279" w:author="jie sun" w:date="2018-04-19T13:01:00Z">
        <w:r>
          <w:rPr>
            <w:noProof/>
          </w:rPr>
          <w:fldChar w:fldCharType="end"/>
        </w:r>
        <w:r w:rsidRPr="00BC3BA2">
          <w:rPr>
            <w:rStyle w:val="Hyperlink"/>
            <w:noProof/>
          </w:rPr>
          <w:fldChar w:fldCharType="end"/>
        </w:r>
      </w:ins>
    </w:p>
    <w:p w14:paraId="7B40DBC9" w14:textId="77777777" w:rsidR="000576B6" w:rsidRDefault="000576B6">
      <w:pPr>
        <w:pStyle w:val="TableofFigures"/>
        <w:tabs>
          <w:tab w:val="right" w:leader="dot" w:pos="9016"/>
        </w:tabs>
        <w:rPr>
          <w:ins w:id="280" w:author="jie sun" w:date="2018-04-19T13:01:00Z"/>
          <w:rFonts w:asciiTheme="minorHAnsi" w:hAnsiTheme="minorHAnsi"/>
          <w:noProof/>
          <w:sz w:val="22"/>
          <w:lang w:val="en-US"/>
        </w:rPr>
      </w:pPr>
      <w:ins w:id="281"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"_Toc511906365"</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4.4:Angles With The Gravity Restrictions In Action</w:t>
        </w:r>
        <w:r w:rsidRPr="00BC3BA2">
          <w:rPr>
            <w:rStyle w:val="Hyperlink"/>
            <w:noProof/>
            <w:lang w:val="en-US"/>
          </w:rPr>
          <w:t xml:space="preserve"> 2</w:t>
        </w:r>
        <w:r>
          <w:rPr>
            <w:noProof/>
          </w:rPr>
          <w:tab/>
        </w:r>
        <w:r>
          <w:rPr>
            <w:noProof/>
          </w:rPr>
          <w:fldChar w:fldCharType="begin"/>
        </w:r>
        <w:r>
          <w:rPr>
            <w:noProof/>
          </w:rPr>
          <w:instrText xml:space="preserve"> PAGEREF _Toc511906365 \h </w:instrText>
        </w:r>
      </w:ins>
      <w:r>
        <w:rPr>
          <w:noProof/>
        </w:rPr>
      </w:r>
      <w:r>
        <w:rPr>
          <w:noProof/>
        </w:rPr>
        <w:fldChar w:fldCharType="separate"/>
      </w:r>
      <w:r w:rsidR="00982FB6">
        <w:rPr>
          <w:noProof/>
        </w:rPr>
        <w:t>46</w:t>
      </w:r>
      <w:ins w:id="282" w:author="jie sun" w:date="2018-04-19T13:01:00Z">
        <w:r>
          <w:rPr>
            <w:noProof/>
          </w:rPr>
          <w:fldChar w:fldCharType="end"/>
        </w:r>
        <w:r w:rsidRPr="00BC3BA2">
          <w:rPr>
            <w:rStyle w:val="Hyperlink"/>
            <w:noProof/>
          </w:rPr>
          <w:fldChar w:fldCharType="end"/>
        </w:r>
      </w:ins>
    </w:p>
    <w:p w14:paraId="023CACF4" w14:textId="77777777" w:rsidR="000576B6" w:rsidRDefault="000576B6">
      <w:pPr>
        <w:pStyle w:val="TableofFigures"/>
        <w:tabs>
          <w:tab w:val="right" w:leader="dot" w:pos="9016"/>
        </w:tabs>
        <w:rPr>
          <w:ins w:id="283" w:author="jie sun" w:date="2018-04-19T13:01:00Z"/>
          <w:rFonts w:asciiTheme="minorHAnsi" w:hAnsiTheme="minorHAnsi"/>
          <w:noProof/>
          <w:sz w:val="22"/>
          <w:lang w:val="en-US"/>
        </w:rPr>
      </w:pPr>
      <w:ins w:id="284"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"_Toc511906366"</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4.5:</w:t>
        </w:r>
        <w:r w:rsidRPr="00BC3BA2">
          <w:rPr>
            <w:rStyle w:val="Hyperlink"/>
            <w:noProof/>
            <w:lang w:val="en-US"/>
          </w:rPr>
          <w:t xml:space="preserve"> </w:t>
        </w:r>
        <w:r w:rsidRPr="00BC3BA2">
          <w:rPr>
            <w:rStyle w:val="Hyperlink"/>
            <w:noProof/>
          </w:rPr>
          <w:t>Spinning Angle Restrictions In Action 3</w:t>
        </w:r>
        <w:r>
          <w:rPr>
            <w:noProof/>
          </w:rPr>
          <w:tab/>
        </w:r>
        <w:r>
          <w:rPr>
            <w:noProof/>
          </w:rPr>
          <w:fldChar w:fldCharType="begin"/>
        </w:r>
        <w:r>
          <w:rPr>
            <w:noProof/>
          </w:rPr>
          <w:instrText xml:space="preserve"> PAGEREF _Toc511906366 \h </w:instrText>
        </w:r>
      </w:ins>
      <w:r>
        <w:rPr>
          <w:noProof/>
        </w:rPr>
      </w:r>
      <w:r>
        <w:rPr>
          <w:noProof/>
        </w:rPr>
        <w:fldChar w:fldCharType="separate"/>
      </w:r>
      <w:r w:rsidR="00982FB6">
        <w:rPr>
          <w:noProof/>
        </w:rPr>
        <w:t>46</w:t>
      </w:r>
      <w:ins w:id="285" w:author="jie sun" w:date="2018-04-19T13:01:00Z">
        <w:r>
          <w:rPr>
            <w:noProof/>
          </w:rPr>
          <w:fldChar w:fldCharType="end"/>
        </w:r>
        <w:r w:rsidRPr="00BC3BA2">
          <w:rPr>
            <w:rStyle w:val="Hyperlink"/>
            <w:noProof/>
          </w:rPr>
          <w:fldChar w:fldCharType="end"/>
        </w:r>
      </w:ins>
    </w:p>
    <w:p w14:paraId="6CC3B4BA" w14:textId="77777777" w:rsidR="000576B6" w:rsidRDefault="000576B6">
      <w:pPr>
        <w:pStyle w:val="TableofFigures"/>
        <w:tabs>
          <w:tab w:val="right" w:leader="dot" w:pos="9016"/>
        </w:tabs>
        <w:rPr>
          <w:ins w:id="286" w:author="jie sun" w:date="2018-04-19T13:01:00Z"/>
          <w:rFonts w:asciiTheme="minorHAnsi" w:hAnsiTheme="minorHAnsi"/>
          <w:noProof/>
          <w:sz w:val="22"/>
          <w:lang w:val="en-US"/>
        </w:rPr>
      </w:pPr>
      <w:ins w:id="287"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"_Toc511906367"</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4.6:Angles With The Gravity Restrictions In Action 3</w:t>
        </w:r>
        <w:r>
          <w:rPr>
            <w:noProof/>
          </w:rPr>
          <w:tab/>
        </w:r>
        <w:r>
          <w:rPr>
            <w:noProof/>
          </w:rPr>
          <w:fldChar w:fldCharType="begin"/>
        </w:r>
        <w:r>
          <w:rPr>
            <w:noProof/>
          </w:rPr>
          <w:instrText xml:space="preserve"> PAGEREF _Toc511906367 \h </w:instrText>
        </w:r>
      </w:ins>
      <w:r>
        <w:rPr>
          <w:noProof/>
        </w:rPr>
      </w:r>
      <w:r>
        <w:rPr>
          <w:noProof/>
        </w:rPr>
        <w:fldChar w:fldCharType="separate"/>
      </w:r>
      <w:r w:rsidR="00982FB6">
        <w:rPr>
          <w:noProof/>
        </w:rPr>
        <w:t>47</w:t>
      </w:r>
      <w:ins w:id="288" w:author="jie sun" w:date="2018-04-19T13:01:00Z">
        <w:r>
          <w:rPr>
            <w:noProof/>
          </w:rPr>
          <w:fldChar w:fldCharType="end"/>
        </w:r>
        <w:r w:rsidRPr="00BC3BA2">
          <w:rPr>
            <w:rStyle w:val="Hyperlink"/>
            <w:noProof/>
          </w:rPr>
          <w:fldChar w:fldCharType="end"/>
        </w:r>
      </w:ins>
    </w:p>
    <w:p w14:paraId="2AF9243B" w14:textId="77777777" w:rsidR="0087014B" w:rsidDel="008E06FC" w:rsidRDefault="00D5184D">
      <w:pPr>
        <w:pStyle w:val="TableofFigures"/>
        <w:tabs>
          <w:tab w:val="right" w:leader="dot" w:pos="9026"/>
        </w:tabs>
        <w:rPr>
          <w:ins w:id="289" w:author="像个男人一样" w:date="2018-03-22T12:32:00Z"/>
          <w:del w:id="290" w:author="jie sun" w:date="2018-04-16T22:38:00Z"/>
          <w:noProof/>
        </w:rPr>
      </w:pPr>
      <w:ins w:id="291" w:author="像个男人一样" w:date="2018-03-22T12:32:00Z">
        <w:del w:id="292" w:author="jie sun" w:date="2018-04-16T22:38:00Z">
          <w:r w:rsidDel="008E06FC">
            <w:rPr>
              <w:noProof/>
            </w:rPr>
            <w:delText>Table 4</w:delText>
          </w:r>
          <w:r w:rsidDel="008E06FC">
            <w:rPr>
              <w:rFonts w:hint="eastAsia"/>
              <w:noProof/>
            </w:rPr>
            <w:delText>.</w:delText>
          </w:r>
          <w:r w:rsidDel="008E06FC">
            <w:rPr>
              <w:noProof/>
            </w:rPr>
            <w:delText xml:space="preserve">1 </w:delText>
          </w:r>
          <w:r w:rsidDel="008E06FC">
            <w:rPr>
              <w:rFonts w:hint="eastAsia"/>
              <w:noProof/>
            </w:rPr>
            <w:delText>:Spinning angle restri</w:delText>
          </w:r>
          <w:r w:rsidDel="008E06FC">
            <w:rPr>
              <w:rFonts w:hint="eastAsia"/>
              <w:noProof/>
              <w:lang w:val="en-US"/>
            </w:rPr>
            <w:delText>c</w:delText>
          </w:r>
          <w:r w:rsidDel="008E06FC">
            <w:rPr>
              <w:rFonts w:hint="eastAsia"/>
              <w:noProof/>
            </w:rPr>
            <w:delText>tions</w:delText>
          </w:r>
          <w:r w:rsidDel="008E06FC">
            <w:rPr>
              <w:rFonts w:hint="eastAsia"/>
              <w:noProof/>
              <w:lang w:val="en-US"/>
            </w:rPr>
            <w:delText xml:space="preserve"> in action 1</w:delText>
          </w:r>
          <w:r w:rsidDel="008E06FC">
            <w:rPr>
              <w:noProof/>
            </w:rPr>
            <w:tab/>
            <w:delText>40</w:delText>
          </w:r>
        </w:del>
      </w:ins>
    </w:p>
    <w:p w14:paraId="32EFC220" w14:textId="77777777" w:rsidR="0087014B" w:rsidDel="008E06FC" w:rsidRDefault="00D5184D">
      <w:pPr>
        <w:pStyle w:val="TableofFigures"/>
        <w:tabs>
          <w:tab w:val="right" w:leader="dot" w:pos="9026"/>
        </w:tabs>
        <w:rPr>
          <w:ins w:id="293" w:author="像个男人一样" w:date="2018-03-22T12:32:00Z"/>
          <w:del w:id="294" w:author="jie sun" w:date="2018-04-16T22:38:00Z"/>
          <w:noProof/>
        </w:rPr>
      </w:pPr>
      <w:ins w:id="295" w:author="像个男人一样" w:date="2018-03-22T12:32:00Z">
        <w:del w:id="296" w:author="jie sun" w:date="2018-04-16T22:38:00Z">
          <w:r w:rsidDel="008E06FC">
            <w:rPr>
              <w:noProof/>
            </w:rPr>
            <w:delText>Table 4</w:delText>
          </w:r>
          <w:r w:rsidDel="008E06FC">
            <w:rPr>
              <w:rFonts w:hint="eastAsia"/>
              <w:noProof/>
            </w:rPr>
            <w:delText>.</w:delText>
          </w:r>
          <w:r w:rsidDel="008E06FC">
            <w:rPr>
              <w:noProof/>
            </w:rPr>
            <w:delText xml:space="preserve">2 </w:delText>
          </w:r>
          <w:r w:rsidDel="008E06FC">
            <w:rPr>
              <w:rFonts w:hint="eastAsia"/>
              <w:noProof/>
            </w:rPr>
            <w:delText>: Angles with the gravity restrictions in action 1</w:delText>
          </w:r>
          <w:r w:rsidDel="008E06FC">
            <w:rPr>
              <w:noProof/>
            </w:rPr>
            <w:tab/>
            <w:delText>41</w:delText>
          </w:r>
        </w:del>
      </w:ins>
    </w:p>
    <w:p w14:paraId="32F72589" w14:textId="77777777" w:rsidR="0087014B" w:rsidDel="008E06FC" w:rsidRDefault="00D5184D">
      <w:pPr>
        <w:pStyle w:val="TableofFigures"/>
        <w:tabs>
          <w:tab w:val="right" w:leader="dot" w:pos="9026"/>
        </w:tabs>
        <w:rPr>
          <w:ins w:id="297" w:author="像个男人一样" w:date="2018-03-22T12:32:00Z"/>
          <w:del w:id="298" w:author="jie sun" w:date="2018-04-16T22:38:00Z"/>
          <w:noProof/>
        </w:rPr>
      </w:pPr>
      <w:ins w:id="299" w:author="像个男人一样" w:date="2018-03-22T12:32:00Z">
        <w:del w:id="300" w:author="jie sun" w:date="2018-04-16T22:38:00Z">
          <w:r w:rsidDel="008E06FC">
            <w:rPr>
              <w:noProof/>
            </w:rPr>
            <w:delText>Table 4</w:delText>
          </w:r>
          <w:r w:rsidDel="008E06FC">
            <w:rPr>
              <w:rFonts w:hint="eastAsia"/>
              <w:noProof/>
            </w:rPr>
            <w:delText>.</w:delText>
          </w:r>
          <w:r w:rsidDel="008E06FC">
            <w:rPr>
              <w:noProof/>
            </w:rPr>
            <w:delText xml:space="preserve">3 </w:delText>
          </w:r>
          <w:r w:rsidDel="008E06FC">
            <w:rPr>
              <w:rFonts w:hint="eastAsia"/>
              <w:noProof/>
            </w:rPr>
            <w:delText xml:space="preserve">:Spinning angle restrictions in action </w:delText>
          </w:r>
          <w:r w:rsidDel="008E06FC">
            <w:rPr>
              <w:rFonts w:hint="eastAsia"/>
              <w:noProof/>
              <w:lang w:val="en-US"/>
            </w:rPr>
            <w:delText>2</w:delText>
          </w:r>
          <w:r w:rsidDel="008E06FC">
            <w:rPr>
              <w:noProof/>
            </w:rPr>
            <w:tab/>
            <w:delText>42</w:delText>
          </w:r>
        </w:del>
      </w:ins>
    </w:p>
    <w:p w14:paraId="4E67BF6D" w14:textId="77777777" w:rsidR="0087014B" w:rsidDel="008E06FC" w:rsidRDefault="00D5184D">
      <w:pPr>
        <w:pStyle w:val="TableofFigures"/>
        <w:tabs>
          <w:tab w:val="right" w:leader="dot" w:pos="9026"/>
        </w:tabs>
        <w:rPr>
          <w:ins w:id="301" w:author="像个男人一样" w:date="2018-03-22T12:32:00Z"/>
          <w:del w:id="302" w:author="jie sun" w:date="2018-04-16T22:38:00Z"/>
          <w:noProof/>
        </w:rPr>
      </w:pPr>
      <w:ins w:id="303" w:author="像个男人一样" w:date="2018-03-22T12:32:00Z">
        <w:del w:id="304" w:author="jie sun" w:date="2018-04-16T22:38:00Z">
          <w:r w:rsidDel="008E06FC">
            <w:rPr>
              <w:noProof/>
            </w:rPr>
            <w:delText>Table 4</w:delText>
          </w:r>
          <w:r w:rsidDel="008E06FC">
            <w:rPr>
              <w:rFonts w:hint="eastAsia"/>
              <w:noProof/>
            </w:rPr>
            <w:delText>.</w:delText>
          </w:r>
          <w:r w:rsidDel="008E06FC">
            <w:rPr>
              <w:noProof/>
            </w:rPr>
            <w:delText xml:space="preserve">4 </w:delText>
          </w:r>
          <w:r w:rsidDel="008E06FC">
            <w:rPr>
              <w:rFonts w:hint="eastAsia"/>
              <w:noProof/>
            </w:rPr>
            <w:delText>:Angles with the gravity restrictions in action</w:delText>
          </w:r>
          <w:r w:rsidDel="008E06FC">
            <w:rPr>
              <w:rFonts w:hint="eastAsia"/>
              <w:noProof/>
              <w:lang w:val="en-US"/>
            </w:rPr>
            <w:delText xml:space="preserve"> 2</w:delText>
          </w:r>
          <w:r w:rsidDel="008E06FC">
            <w:rPr>
              <w:noProof/>
            </w:rPr>
            <w:tab/>
            <w:delText>42</w:delText>
          </w:r>
        </w:del>
      </w:ins>
    </w:p>
    <w:p w14:paraId="7D279D73" w14:textId="77777777" w:rsidR="0087014B" w:rsidDel="008E06FC" w:rsidRDefault="00D5184D">
      <w:pPr>
        <w:pStyle w:val="TableofFigures"/>
        <w:tabs>
          <w:tab w:val="right" w:leader="dot" w:pos="9026"/>
        </w:tabs>
        <w:rPr>
          <w:ins w:id="305" w:author="像个男人一样" w:date="2018-03-22T12:32:00Z"/>
          <w:del w:id="306" w:author="jie sun" w:date="2018-04-16T22:38:00Z"/>
          <w:noProof/>
        </w:rPr>
      </w:pPr>
      <w:ins w:id="307" w:author="像个男人一样" w:date="2018-03-22T12:32:00Z">
        <w:del w:id="308" w:author="jie sun" w:date="2018-04-16T22:38:00Z">
          <w:r w:rsidDel="008E06FC">
            <w:rPr>
              <w:noProof/>
            </w:rPr>
            <w:delText>Table 4</w:delText>
          </w:r>
          <w:r w:rsidDel="008E06FC">
            <w:rPr>
              <w:rFonts w:hint="eastAsia"/>
              <w:noProof/>
            </w:rPr>
            <w:delText>.</w:delText>
          </w:r>
          <w:r w:rsidDel="008E06FC">
            <w:rPr>
              <w:noProof/>
            </w:rPr>
            <w:delText xml:space="preserve">5 </w:delText>
          </w:r>
          <w:r w:rsidDel="008E06FC">
            <w:rPr>
              <w:rFonts w:hint="eastAsia"/>
              <w:noProof/>
            </w:rPr>
            <w:delText>:</w:delText>
          </w:r>
          <w:r w:rsidDel="008E06FC">
            <w:rPr>
              <w:rFonts w:hint="eastAsia"/>
              <w:noProof/>
              <w:lang w:val="en-US"/>
            </w:rPr>
            <w:delText xml:space="preserve"> </w:delText>
          </w:r>
          <w:r w:rsidDel="008E06FC">
            <w:rPr>
              <w:rFonts w:hint="eastAsia"/>
              <w:noProof/>
            </w:rPr>
            <w:delText>Spinning angle restrictions in action 3</w:delText>
          </w:r>
          <w:r w:rsidDel="008E06FC">
            <w:rPr>
              <w:noProof/>
            </w:rPr>
            <w:tab/>
            <w:delText>43</w:delText>
          </w:r>
        </w:del>
      </w:ins>
    </w:p>
    <w:p w14:paraId="73D03158" w14:textId="77777777" w:rsidR="0087014B" w:rsidDel="008E06FC" w:rsidRDefault="00D5184D">
      <w:pPr>
        <w:pStyle w:val="TableofFigures"/>
        <w:tabs>
          <w:tab w:val="right" w:leader="dot" w:pos="9026"/>
        </w:tabs>
        <w:rPr>
          <w:ins w:id="309" w:author="像个男人一样" w:date="2018-03-22T12:32:00Z"/>
          <w:del w:id="310" w:author="jie sun" w:date="2018-04-16T22:38:00Z"/>
          <w:noProof/>
        </w:rPr>
      </w:pPr>
      <w:ins w:id="311" w:author="像个男人一样" w:date="2018-03-22T12:32:00Z">
        <w:del w:id="312" w:author="jie sun" w:date="2018-04-16T22:38:00Z">
          <w:r w:rsidDel="008E06FC">
            <w:rPr>
              <w:noProof/>
            </w:rPr>
            <w:delText>Table 4</w:delText>
          </w:r>
          <w:r w:rsidDel="008E06FC">
            <w:rPr>
              <w:rFonts w:hint="eastAsia"/>
              <w:noProof/>
            </w:rPr>
            <w:delText>.</w:delText>
          </w:r>
          <w:r w:rsidDel="008E06FC">
            <w:rPr>
              <w:noProof/>
            </w:rPr>
            <w:delText xml:space="preserve">6 </w:delText>
          </w:r>
          <w:r w:rsidDel="008E06FC">
            <w:rPr>
              <w:rFonts w:hint="eastAsia"/>
              <w:noProof/>
            </w:rPr>
            <w:delText>:Angles with the gravity restrictions in action 3</w:delText>
          </w:r>
          <w:r w:rsidDel="008E06FC">
            <w:rPr>
              <w:noProof/>
            </w:rPr>
            <w:tab/>
            <w:delText>44</w:delText>
          </w:r>
        </w:del>
      </w:ins>
    </w:p>
    <w:p w14:paraId="150204D1" w14:textId="77777777" w:rsidR="0087014B" w:rsidRDefault="00D5184D">
      <w:ins w:id="313" w:author="像个男人一样" w:date="2018-03-22T12:27:00Z">
        <w:r>
          <w:fldChar w:fldCharType="end"/>
        </w:r>
      </w:ins>
    </w:p>
    <w:p w14:paraId="097F858B" w14:textId="77777777" w:rsidR="0087014B" w:rsidRDefault="0087014B">
      <w:pPr>
        <w:pageBreakBefore/>
        <w:pPrChange w:id="314" w:author="像个男人一样" w:date="2018-03-21T20:16:00Z">
          <w:pPr/>
        </w:pPrChange>
      </w:pPr>
    </w:p>
    <w:p w14:paraId="7C32E123" w14:textId="3C92CC75" w:rsidR="0087014B" w:rsidRDefault="00D5184D">
      <w:pPr>
        <w:pStyle w:val="Heading2"/>
        <w:numPr>
          <w:ilvl w:val="255"/>
          <w:numId w:val="0"/>
        </w:numPr>
        <w:ind w:left="-288"/>
        <w:rPr>
          <w:ins w:id="315" w:author="像个男人一样" w:date="2018-03-21T20:38:00Z"/>
          <w:rFonts w:eastAsia="Microsoft JhengHei"/>
        </w:rPr>
        <w:pPrChange w:id="316" w:author="像个男人一样" w:date="2018-03-21T20:38:00Z">
          <w:pPr/>
        </w:pPrChange>
      </w:pPr>
      <w:bookmarkStart w:id="317" w:name="_Toc9327"/>
      <w:bookmarkStart w:id="318" w:name="_Toc9058"/>
      <w:bookmarkStart w:id="319" w:name="_Toc25400"/>
      <w:bookmarkStart w:id="320" w:name="_Toc11157"/>
      <w:bookmarkStart w:id="321" w:name="_Toc19464"/>
      <w:bookmarkStart w:id="322" w:name="_Toc6061"/>
      <w:bookmarkStart w:id="323" w:name="_Toc32433"/>
      <w:bookmarkStart w:id="324" w:name="_Toc15959"/>
      <w:bookmarkStart w:id="325" w:name="_Toc5733"/>
      <w:bookmarkStart w:id="326" w:name="_Toc517903996"/>
      <w:r>
        <w:rPr>
          <w:rFonts w:eastAsia="Microsoft JhengHei"/>
        </w:rPr>
        <w:t xml:space="preserve">Glossary </w:t>
      </w:r>
      <w:ins w:id="327" w:author="jie sun" w:date="2018-04-16T21:31:00Z">
        <w:r w:rsidR="00514B35">
          <w:rPr>
            <w:rFonts w:eastAsia="Microsoft JhengHei"/>
          </w:rPr>
          <w:t>O</w:t>
        </w:r>
      </w:ins>
      <w:del w:id="328" w:author="jie sun" w:date="2018-04-16T21:31:00Z">
        <w:r w:rsidDel="00514B35">
          <w:rPr>
            <w:rFonts w:eastAsia="Microsoft JhengHei"/>
          </w:rPr>
          <w:delText>o</w:delText>
        </w:r>
      </w:del>
      <w:r>
        <w:rPr>
          <w:rFonts w:eastAsia="Microsoft JhengHei"/>
        </w:rPr>
        <w:t>f Abbreviations</w:t>
      </w:r>
      <w:bookmarkEnd w:id="317"/>
      <w:bookmarkEnd w:id="318"/>
      <w:bookmarkEnd w:id="319"/>
      <w:bookmarkEnd w:id="320"/>
      <w:bookmarkEnd w:id="321"/>
      <w:bookmarkEnd w:id="322"/>
      <w:bookmarkEnd w:id="323"/>
      <w:bookmarkEnd w:id="324"/>
      <w:bookmarkEnd w:id="325"/>
      <w:bookmarkEnd w:id="326"/>
    </w:p>
    <w:p w14:paraId="46F3EC08" w14:textId="77777777" w:rsidR="0087014B" w:rsidRDefault="0087014B">
      <w:pPr>
        <w:rPr>
          <w:ins w:id="329" w:author="像个男人一样" w:date="2018-03-21T20:37:00Z"/>
        </w:rPr>
      </w:pPr>
    </w:p>
    <w:tbl>
      <w:tblPr>
        <w:tblStyle w:val="TableGrid"/>
        <w:tblW w:w="9242" w:type="dxa"/>
        <w:tblLayout w:type="fixed"/>
        <w:tblLook w:val="04A0" w:firstRow="1" w:lastRow="0" w:firstColumn="1" w:lastColumn="0" w:noHBand="0" w:noVBand="1"/>
        <w:tblPrChange w:id="330" w:author="像个男人一样" w:date="2018-03-21T20:39:00Z">
          <w:tblPr>
            <w:tblStyle w:val="TableGrid"/>
            <w:tblW w:w="9242" w:type="dxa"/>
            <w:tblLayout w:type="fixed"/>
            <w:tblLook w:val="04A0" w:firstRow="1" w:lastRow="0" w:firstColumn="1" w:lastColumn="0" w:noHBand="0" w:noVBand="1"/>
          </w:tblPr>
        </w:tblPrChange>
      </w:tblPr>
      <w:tblGrid>
        <w:gridCol w:w="3212"/>
        <w:gridCol w:w="6030"/>
        <w:tblGridChange w:id="331">
          <w:tblGrid>
            <w:gridCol w:w="3212"/>
            <w:gridCol w:w="1409"/>
            <w:gridCol w:w="4621"/>
          </w:tblGrid>
        </w:tblGridChange>
      </w:tblGrid>
      <w:tr w:rsidR="0087014B" w14:paraId="2F85BE18" w14:textId="77777777" w:rsidTr="0087014B">
        <w:trPr>
          <w:ins w:id="332" w:author="像个男人一样" w:date="2018-03-21T20:38:00Z"/>
        </w:trPr>
        <w:tc>
          <w:tcPr>
            <w:tcW w:w="3212" w:type="dxa"/>
            <w:tcPrChange w:id="333" w:author="像个男人一样" w:date="2018-03-21T20:39:00Z">
              <w:tcPr>
                <w:tcW w:w="4621" w:type="dxa"/>
                <w:gridSpan w:val="2"/>
              </w:tcPr>
            </w:tcPrChange>
          </w:tcPr>
          <w:p w14:paraId="16B2D38A" w14:textId="77777777" w:rsidR="0087014B" w:rsidRPr="0087014B" w:rsidRDefault="00D5184D">
            <w:pPr>
              <w:jc w:val="center"/>
              <w:rPr>
                <w:ins w:id="334" w:author="像个男人一样" w:date="2018-03-21T20:38:00Z"/>
                <w:rFonts w:eastAsia="SimSun"/>
                <w:b/>
                <w:bCs/>
                <w:sz w:val="32"/>
                <w:szCs w:val="32"/>
                <w:lang w:val="en-US"/>
                <w:rPrChange w:id="335" w:author="像个男人一样" w:date="2018-03-21T20:38:00Z">
                  <w:rPr>
                    <w:ins w:id="336" w:author="像个男人一样" w:date="2018-03-21T20:38:00Z"/>
                    <w:rFonts w:eastAsia="SimSun"/>
                    <w:lang w:val="en-US"/>
                  </w:rPr>
                </w:rPrChange>
              </w:rPr>
              <w:pPrChange w:id="337" w:author="像个男人一样" w:date="2018-03-21T20:38:00Z">
                <w:pPr/>
              </w:pPrChange>
            </w:pPr>
            <w:ins w:id="338" w:author="像个男人一样" w:date="2018-03-21T20:38:00Z">
              <w:r>
                <w:rPr>
                  <w:rFonts w:eastAsia="SimSun"/>
                  <w:b/>
                  <w:bCs/>
                  <w:sz w:val="32"/>
                  <w:szCs w:val="32"/>
                  <w:lang w:val="en-US"/>
                  <w:rPrChange w:id="339" w:author="像个男人一样" w:date="2018-03-21T20:38:00Z">
                    <w:rPr>
                      <w:rFonts w:eastAsia="SimSun"/>
                      <w:lang w:val="en-US"/>
                    </w:rPr>
                  </w:rPrChange>
                </w:rPr>
                <w:t>Abbreviation</w:t>
              </w:r>
            </w:ins>
          </w:p>
        </w:tc>
        <w:tc>
          <w:tcPr>
            <w:tcW w:w="6030" w:type="dxa"/>
            <w:tcPrChange w:id="340" w:author="像个男人一样" w:date="2018-03-21T20:39:00Z">
              <w:tcPr>
                <w:tcW w:w="4621" w:type="dxa"/>
              </w:tcPr>
            </w:tcPrChange>
          </w:tcPr>
          <w:p w14:paraId="656A066F" w14:textId="77777777" w:rsidR="0087014B" w:rsidRPr="0087014B" w:rsidRDefault="00D5184D">
            <w:pPr>
              <w:jc w:val="center"/>
              <w:rPr>
                <w:ins w:id="341" w:author="像个男人一样" w:date="2018-03-21T20:38:00Z"/>
                <w:rFonts w:eastAsia="SimSun"/>
                <w:b/>
                <w:bCs/>
                <w:sz w:val="32"/>
                <w:szCs w:val="32"/>
                <w:lang w:val="en-US"/>
                <w:rPrChange w:id="342" w:author="像个男人一样" w:date="2018-03-21T20:38:00Z">
                  <w:rPr>
                    <w:ins w:id="343" w:author="像个男人一样" w:date="2018-03-21T20:38:00Z"/>
                    <w:rFonts w:eastAsia="SimSun"/>
                    <w:lang w:val="en-US"/>
                  </w:rPr>
                </w:rPrChange>
              </w:rPr>
              <w:pPrChange w:id="344" w:author="像个男人一样" w:date="2018-03-21T20:38:00Z">
                <w:pPr/>
              </w:pPrChange>
            </w:pPr>
            <w:ins w:id="345" w:author="像个男人一样" w:date="2018-03-21T20:38:00Z">
              <w:r>
                <w:rPr>
                  <w:rFonts w:eastAsia="SimSun"/>
                  <w:b/>
                  <w:bCs/>
                  <w:sz w:val="32"/>
                  <w:szCs w:val="32"/>
                  <w:lang w:val="en-US"/>
                  <w:rPrChange w:id="346" w:author="像个男人一样" w:date="2018-03-21T20:38:00Z">
                    <w:rPr>
                      <w:rFonts w:eastAsia="SimSun"/>
                      <w:lang w:val="en-US"/>
                    </w:rPr>
                  </w:rPrChange>
                </w:rPr>
                <w:t>Full Title</w:t>
              </w:r>
            </w:ins>
          </w:p>
        </w:tc>
      </w:tr>
      <w:tr w:rsidR="0087014B" w14:paraId="56A3B45B" w14:textId="77777777" w:rsidTr="0087014B">
        <w:trPr>
          <w:ins w:id="347" w:author="像个男人一样" w:date="2018-03-21T20:38:00Z"/>
        </w:trPr>
        <w:tc>
          <w:tcPr>
            <w:tcW w:w="3212" w:type="dxa"/>
            <w:tcPrChange w:id="348" w:author="像个男人一样" w:date="2018-03-21T20:39:00Z">
              <w:tcPr>
                <w:tcW w:w="4621" w:type="dxa"/>
                <w:gridSpan w:val="2"/>
              </w:tcPr>
            </w:tcPrChange>
          </w:tcPr>
          <w:p w14:paraId="38DA7C88" w14:textId="77777777" w:rsidR="0087014B" w:rsidRPr="0087014B" w:rsidRDefault="00D5184D">
            <w:pPr>
              <w:rPr>
                <w:ins w:id="349" w:author="像个男人一样" w:date="2018-03-21T20:38:00Z"/>
                <w:rFonts w:eastAsia="SimSun"/>
                <w:b/>
                <w:bCs/>
                <w:sz w:val="28"/>
                <w:szCs w:val="24"/>
                <w:lang w:val="en-US"/>
                <w:rPrChange w:id="350" w:author="像个男人一样" w:date="2018-03-21T20:39:00Z">
                  <w:rPr>
                    <w:ins w:id="351" w:author="像个男人一样" w:date="2018-03-21T20:38:00Z"/>
                    <w:rFonts w:eastAsia="SimSun"/>
                    <w:lang w:val="en-US"/>
                  </w:rPr>
                </w:rPrChange>
              </w:rPr>
            </w:pPr>
            <w:ins w:id="352" w:author="像个男人一样" w:date="2018-03-21T20:38:00Z">
              <w:r>
                <w:rPr>
                  <w:rFonts w:eastAsia="SimSun"/>
                  <w:b/>
                  <w:bCs/>
                  <w:sz w:val="28"/>
                  <w:szCs w:val="24"/>
                  <w:lang w:val="en-US"/>
                  <w:rPrChange w:id="353" w:author="像个男人一样" w:date="2018-03-21T20:39:00Z">
                    <w:rPr>
                      <w:rFonts w:eastAsia="SimSun"/>
                      <w:lang w:val="en-US"/>
                    </w:rPr>
                  </w:rPrChange>
                </w:rPr>
                <w:t>AI</w:t>
              </w:r>
            </w:ins>
          </w:p>
        </w:tc>
        <w:tc>
          <w:tcPr>
            <w:tcW w:w="6030" w:type="dxa"/>
            <w:tcPrChange w:id="354" w:author="像个男人一样" w:date="2018-03-21T20:39:00Z">
              <w:tcPr>
                <w:tcW w:w="4621" w:type="dxa"/>
              </w:tcPr>
            </w:tcPrChange>
          </w:tcPr>
          <w:p w14:paraId="30E830C5" w14:textId="77777777" w:rsidR="0087014B" w:rsidRPr="0087014B" w:rsidRDefault="00D5184D">
            <w:pPr>
              <w:rPr>
                <w:ins w:id="355" w:author="像个男人一样" w:date="2018-03-21T20:38:00Z"/>
                <w:rFonts w:eastAsia="SimSun"/>
                <w:b/>
                <w:bCs/>
                <w:sz w:val="28"/>
                <w:szCs w:val="24"/>
                <w:lang w:val="en-US"/>
                <w:rPrChange w:id="356" w:author="像个男人一样" w:date="2018-03-21T20:39:00Z">
                  <w:rPr>
                    <w:ins w:id="357" w:author="像个男人一样" w:date="2018-03-21T20:38:00Z"/>
                    <w:rFonts w:eastAsia="SimSun"/>
                    <w:lang w:val="en-US"/>
                  </w:rPr>
                </w:rPrChange>
              </w:rPr>
            </w:pPr>
            <w:ins w:id="358" w:author="像个男人一样" w:date="2018-03-21T20:39:00Z">
              <w:r>
                <w:rPr>
                  <w:rFonts w:eastAsia="SimSun"/>
                  <w:b/>
                  <w:bCs/>
                  <w:sz w:val="28"/>
                  <w:szCs w:val="24"/>
                  <w:lang w:val="en-US"/>
                  <w:rPrChange w:id="359" w:author="像个男人一样" w:date="2018-03-21T20:39:00Z">
                    <w:rPr>
                      <w:rFonts w:eastAsia="SimSun"/>
                      <w:lang w:val="en-US"/>
                    </w:rPr>
                  </w:rPrChange>
                </w:rPr>
                <w:t xml:space="preserve"> Artificial Intelligence</w:t>
              </w:r>
            </w:ins>
          </w:p>
        </w:tc>
      </w:tr>
      <w:tr w:rsidR="0087014B" w14:paraId="2D846F6F" w14:textId="77777777">
        <w:trPr>
          <w:ins w:id="360" w:author="像个男人一样" w:date="2018-03-21T20:52:00Z"/>
        </w:trPr>
        <w:tc>
          <w:tcPr>
            <w:tcW w:w="3212" w:type="dxa"/>
          </w:tcPr>
          <w:p w14:paraId="614AE923" w14:textId="77777777" w:rsidR="0087014B" w:rsidRDefault="00D5184D">
            <w:pPr>
              <w:rPr>
                <w:ins w:id="361" w:author="像个男人一样" w:date="2018-03-21T20:52:00Z"/>
                <w:rFonts w:eastAsia="SimSun"/>
                <w:b/>
                <w:bCs/>
                <w:sz w:val="28"/>
                <w:szCs w:val="24"/>
                <w:lang w:val="en-US"/>
              </w:rPr>
            </w:pPr>
            <w:ins w:id="362" w:author="像个男人一样" w:date="2018-03-21T20:52:00Z">
              <w:r>
                <w:rPr>
                  <w:rFonts w:eastAsia="SimSun"/>
                  <w:b/>
                  <w:bCs/>
                  <w:sz w:val="28"/>
                  <w:szCs w:val="24"/>
                  <w:lang w:val="en-US"/>
                  <w:rPrChange w:id="363" w:author="像个男人一样" w:date="2018-03-21T20:53:00Z">
                    <w:rPr>
                      <w:lang w:val="en-US"/>
                    </w:rPr>
                  </w:rPrChange>
                </w:rPr>
                <w:t>GPRS</w:t>
              </w:r>
            </w:ins>
          </w:p>
        </w:tc>
        <w:tc>
          <w:tcPr>
            <w:tcW w:w="6030" w:type="dxa"/>
          </w:tcPr>
          <w:p w14:paraId="11DEDB01" w14:textId="77777777" w:rsidR="0087014B" w:rsidRDefault="00D5184D">
            <w:pPr>
              <w:rPr>
                <w:ins w:id="364" w:author="像个男人一样" w:date="2018-03-21T20:52:00Z"/>
                <w:rFonts w:eastAsia="SimSun"/>
                <w:b/>
                <w:bCs/>
                <w:sz w:val="28"/>
                <w:szCs w:val="24"/>
                <w:lang w:val="en-US"/>
              </w:rPr>
            </w:pPr>
            <w:ins w:id="365" w:author="像个男人一样" w:date="2018-03-21T20:53:00Z">
              <w:r>
                <w:rPr>
                  <w:rFonts w:eastAsia="SimSun" w:hint="eastAsia"/>
                  <w:b/>
                  <w:bCs/>
                  <w:sz w:val="28"/>
                  <w:szCs w:val="24"/>
                  <w:lang w:val="en-US"/>
                </w:rPr>
                <w:t>General Packet Radio Service</w:t>
              </w:r>
            </w:ins>
          </w:p>
        </w:tc>
      </w:tr>
      <w:tr w:rsidR="0087014B" w14:paraId="4B1BD1A4" w14:textId="77777777">
        <w:trPr>
          <w:ins w:id="366" w:author="像个男人一样" w:date="2018-03-21T20:58:00Z"/>
        </w:trPr>
        <w:tc>
          <w:tcPr>
            <w:tcW w:w="3212" w:type="dxa"/>
          </w:tcPr>
          <w:p w14:paraId="4CB3C665" w14:textId="77777777" w:rsidR="0087014B" w:rsidRDefault="00D5184D">
            <w:pPr>
              <w:rPr>
                <w:ins w:id="367" w:author="像个男人一样" w:date="2018-03-21T20:58:00Z"/>
                <w:rFonts w:eastAsia="SimSun"/>
                <w:b/>
                <w:bCs/>
                <w:sz w:val="28"/>
                <w:szCs w:val="24"/>
                <w:lang w:val="en-US"/>
              </w:rPr>
            </w:pPr>
            <w:ins w:id="368" w:author="像个男人一样" w:date="2018-03-21T20:58:00Z">
              <w:r>
                <w:rPr>
                  <w:rFonts w:eastAsia="SimSun" w:hint="eastAsia"/>
                  <w:b/>
                  <w:bCs/>
                  <w:sz w:val="28"/>
                  <w:szCs w:val="24"/>
                  <w:lang w:val="en-US"/>
                </w:rPr>
                <w:t>Gyro</w:t>
              </w:r>
            </w:ins>
          </w:p>
        </w:tc>
        <w:tc>
          <w:tcPr>
            <w:tcW w:w="6030" w:type="dxa"/>
          </w:tcPr>
          <w:p w14:paraId="27CEFF10" w14:textId="77777777" w:rsidR="0087014B" w:rsidRDefault="00D5184D">
            <w:pPr>
              <w:rPr>
                <w:ins w:id="369" w:author="像个男人一样" w:date="2018-03-21T20:58:00Z"/>
                <w:rFonts w:eastAsia="SimSun"/>
                <w:b/>
                <w:bCs/>
                <w:sz w:val="28"/>
                <w:szCs w:val="24"/>
                <w:lang w:val="en-US"/>
              </w:rPr>
            </w:pPr>
            <w:ins w:id="370" w:author="像个男人一样" w:date="2018-03-21T20:58:00Z">
              <w:r>
                <w:rPr>
                  <w:rFonts w:eastAsia="SimSun" w:hint="eastAsia"/>
                  <w:b/>
                  <w:bCs/>
                  <w:sz w:val="28"/>
                  <w:szCs w:val="24"/>
                  <w:lang w:val="en-US"/>
                </w:rPr>
                <w:t>Gyroscope</w:t>
              </w:r>
            </w:ins>
          </w:p>
        </w:tc>
      </w:tr>
      <w:tr w:rsidR="0087014B" w14:paraId="4DC502D5" w14:textId="77777777">
        <w:trPr>
          <w:ins w:id="371" w:author="像个男人一样" w:date="2018-03-21T20:58:00Z"/>
        </w:trPr>
        <w:tc>
          <w:tcPr>
            <w:tcW w:w="3212" w:type="dxa"/>
          </w:tcPr>
          <w:p w14:paraId="05466FB3" w14:textId="77777777" w:rsidR="0087014B" w:rsidRDefault="00D5184D">
            <w:pPr>
              <w:rPr>
                <w:ins w:id="372" w:author="像个男人一样" w:date="2018-03-21T20:58:00Z"/>
                <w:rFonts w:eastAsia="SimSun"/>
                <w:b/>
                <w:bCs/>
                <w:sz w:val="28"/>
                <w:szCs w:val="24"/>
                <w:lang w:val="en-US"/>
              </w:rPr>
            </w:pPr>
            <w:ins w:id="373" w:author="像个男人一样" w:date="2018-03-21T20:58:00Z">
              <w:r>
                <w:rPr>
                  <w:rFonts w:eastAsia="SimSun" w:hint="eastAsia"/>
                  <w:b/>
                  <w:bCs/>
                  <w:sz w:val="28"/>
                  <w:szCs w:val="24"/>
                  <w:lang w:val="en-US"/>
                </w:rPr>
                <w:t>G-sensor</w:t>
              </w:r>
            </w:ins>
          </w:p>
        </w:tc>
        <w:tc>
          <w:tcPr>
            <w:tcW w:w="6030" w:type="dxa"/>
          </w:tcPr>
          <w:p w14:paraId="7A37E7D0" w14:textId="77777777" w:rsidR="0087014B" w:rsidRDefault="00D5184D">
            <w:pPr>
              <w:rPr>
                <w:ins w:id="374" w:author="像个男人一样" w:date="2018-03-21T20:58:00Z"/>
                <w:rFonts w:eastAsia="SimSun"/>
                <w:b/>
                <w:bCs/>
                <w:sz w:val="28"/>
                <w:szCs w:val="24"/>
                <w:lang w:val="en-US"/>
              </w:rPr>
            </w:pPr>
            <w:ins w:id="375" w:author="像个男人一样" w:date="2018-03-21T20:58:00Z">
              <w:r>
                <w:rPr>
                  <w:rFonts w:eastAsia="SimSun" w:hint="eastAsia"/>
                  <w:b/>
                  <w:bCs/>
                  <w:sz w:val="28"/>
                  <w:szCs w:val="24"/>
                  <w:lang w:val="en-US"/>
                </w:rPr>
                <w:t>Accelerometer</w:t>
              </w:r>
            </w:ins>
          </w:p>
        </w:tc>
      </w:tr>
      <w:tr w:rsidR="005A09FE" w14:paraId="4956E162" w14:textId="77777777" w:rsidTr="005A09FE">
        <w:trPr>
          <w:ins w:id="376" w:author="jie sun" w:date="2018-04-08T17:08:00Z"/>
        </w:trPr>
        <w:tc>
          <w:tcPr>
            <w:tcW w:w="3212" w:type="dxa"/>
          </w:tcPr>
          <w:p w14:paraId="1A0A915A" w14:textId="77777777" w:rsidR="005A09FE" w:rsidRDefault="005A09FE" w:rsidP="006709A5">
            <w:pPr>
              <w:rPr>
                <w:ins w:id="377" w:author="jie sun" w:date="2018-04-08T17:08:00Z"/>
                <w:rFonts w:eastAsia="SimSun"/>
                <w:b/>
                <w:bCs/>
                <w:sz w:val="28"/>
                <w:szCs w:val="24"/>
                <w:lang w:val="en-US"/>
              </w:rPr>
            </w:pPr>
            <w:ins w:id="378" w:author="jie sun" w:date="2018-04-08T17:08:00Z">
              <w:r>
                <w:rPr>
                  <w:rFonts w:eastAsia="SimSun"/>
                  <w:b/>
                  <w:bCs/>
                  <w:sz w:val="28"/>
                  <w:szCs w:val="24"/>
                  <w:lang w:val="en-US"/>
                </w:rPr>
                <w:t>APP</w:t>
              </w:r>
            </w:ins>
          </w:p>
        </w:tc>
        <w:tc>
          <w:tcPr>
            <w:tcW w:w="6030" w:type="dxa"/>
          </w:tcPr>
          <w:p w14:paraId="2276F9B9" w14:textId="77777777" w:rsidR="005A09FE" w:rsidRDefault="005A09FE" w:rsidP="006709A5">
            <w:pPr>
              <w:rPr>
                <w:ins w:id="379" w:author="jie sun" w:date="2018-04-08T17:08:00Z"/>
                <w:rFonts w:eastAsia="SimSun"/>
                <w:b/>
                <w:bCs/>
                <w:sz w:val="28"/>
                <w:szCs w:val="24"/>
                <w:lang w:val="en-US"/>
              </w:rPr>
            </w:pPr>
            <w:ins w:id="380" w:author="jie sun" w:date="2018-04-08T17:08:00Z">
              <w:r>
                <w:rPr>
                  <w:rFonts w:eastAsia="SimSun" w:hint="eastAsia"/>
                  <w:b/>
                  <w:bCs/>
                  <w:sz w:val="28"/>
                  <w:szCs w:val="24"/>
                  <w:lang w:val="en-US"/>
                </w:rPr>
                <w:t>A</w:t>
              </w:r>
              <w:r>
                <w:rPr>
                  <w:rFonts w:eastAsia="SimSun"/>
                  <w:b/>
                  <w:bCs/>
                  <w:sz w:val="28"/>
                  <w:szCs w:val="24"/>
                  <w:lang w:val="en-US"/>
                </w:rPr>
                <w:t>pplication</w:t>
              </w:r>
            </w:ins>
          </w:p>
        </w:tc>
      </w:tr>
    </w:tbl>
    <w:p w14:paraId="251148C4" w14:textId="77777777" w:rsidR="0087014B" w:rsidRDefault="0087014B">
      <w:pPr>
        <w:rPr>
          <w:ins w:id="381" w:author="像个男人一样" w:date="2018-03-21T20:37:00Z"/>
          <w:rFonts w:eastAsia="Microsoft JhengHei"/>
        </w:rPr>
      </w:pPr>
    </w:p>
    <w:p w14:paraId="23214AB7" w14:textId="77777777" w:rsidR="005B71B7" w:rsidRDefault="005B71B7">
      <w:pPr>
        <w:pStyle w:val="Heading2"/>
        <w:pageBreakBefore/>
        <w:numPr>
          <w:ilvl w:val="255"/>
          <w:numId w:val="0"/>
        </w:numPr>
        <w:ind w:left="-289" w:firstLineChars="100" w:firstLine="320"/>
        <w:rPr>
          <w:ins w:id="382" w:author="jie sun" w:date="2018-04-19T13:02:00Z"/>
          <w:rFonts w:eastAsia="Microsoft JhengHei"/>
        </w:rPr>
        <w:pPrChange w:id="383" w:author="jie sun" w:date="2018-04-19T13:02:00Z">
          <w:pPr>
            <w:pStyle w:val="Heading2"/>
            <w:numPr>
              <w:ilvl w:val="255"/>
              <w:numId w:val="0"/>
            </w:numPr>
            <w:ind w:left="-288" w:firstLineChars="100" w:firstLine="320"/>
          </w:pPr>
        </w:pPrChange>
      </w:pPr>
    </w:p>
    <w:p w14:paraId="4F3C1B35" w14:textId="384410AF" w:rsidR="005B71B7" w:rsidRDefault="005B71B7" w:rsidP="005B71B7">
      <w:pPr>
        <w:pStyle w:val="Heading2"/>
        <w:numPr>
          <w:ilvl w:val="255"/>
          <w:numId w:val="0"/>
        </w:numPr>
        <w:ind w:left="-288" w:firstLineChars="100" w:firstLine="320"/>
        <w:rPr>
          <w:ins w:id="384" w:author="jie sun" w:date="2018-04-19T13:02:00Z"/>
          <w:rFonts w:eastAsia="Microsoft JhengHei"/>
        </w:rPr>
      </w:pPr>
      <w:bookmarkStart w:id="385" w:name="_Toc517903997"/>
      <w:ins w:id="386" w:author="jie sun" w:date="2018-04-19T13:02:00Z">
        <w:r>
          <w:rPr>
            <w:rFonts w:eastAsia="Microsoft JhengHei"/>
          </w:rPr>
          <w:t>Abstract</w:t>
        </w:r>
        <w:bookmarkEnd w:id="385"/>
      </w:ins>
    </w:p>
    <w:p w14:paraId="4FEC9A18" w14:textId="77777777" w:rsidR="005B71B7" w:rsidRDefault="005B71B7" w:rsidP="005B71B7">
      <w:pPr>
        <w:ind w:left="144"/>
        <w:rPr>
          <w:ins w:id="387" w:author="jie sun" w:date="2018-04-19T13:02:00Z"/>
        </w:rPr>
      </w:pPr>
      <w:ins w:id="388" w:author="jie sun" w:date="2018-04-19T13:02:00Z">
        <w:r w:rsidRPr="001F1EDA">
          <w:t xml:space="preserve">Nowadays, Artificial Intelligence (AI) has become more and more popular, and the action recognition algorithm is a very important part and researched by more and more experts.  Exactly, the action recognition algorithm is not a strangle thing that has been used not only on a robot, but also </w:t>
        </w:r>
        <w:r>
          <w:t>in</w:t>
        </w:r>
        <w:r w:rsidRPr="001F1EDA">
          <w:t xml:space="preserve"> our daily lives, such as iPhone, iPad</w:t>
        </w:r>
        <w:r>
          <w:t>,</w:t>
        </w:r>
        <w:r w:rsidRPr="001F1EDA">
          <w:t xml:space="preserve"> smart watch and smart pen etc.  In this thesis, we are going to study two devices, Accelerometer and Gyroscope, how they work</w:t>
        </w:r>
        <w:r>
          <w:rPr>
            <w:rFonts w:hint="eastAsia"/>
            <w:lang w:val="en-US"/>
          </w:rPr>
          <w:t xml:space="preserve"> </w:t>
        </w:r>
        <w:r w:rsidRPr="001F1EDA">
          <w:t>and how they are used with some recognition algorithms, and the most important part is the last chapter which discuss a hypothesis</w:t>
        </w:r>
        <w:r>
          <w:t xml:space="preserve"> </w:t>
        </w:r>
        <w:r w:rsidRPr="001F1EDA">
          <w:t xml:space="preserve">which tries to use those two devices with some recognition algorithm to make sure a multiple function glow sticks. </w:t>
        </w:r>
      </w:ins>
    </w:p>
    <w:p w14:paraId="42E05C64" w14:textId="77777777" w:rsidR="0087014B" w:rsidRDefault="0087014B">
      <w:pPr>
        <w:pageBreakBefore/>
        <w:rPr>
          <w:rFonts w:eastAsia="Microsoft JhengHei"/>
        </w:rPr>
        <w:pPrChange w:id="389" w:author="像个男人一样" w:date="2018-03-21T22:59:00Z">
          <w:pPr/>
        </w:pPrChange>
      </w:pPr>
    </w:p>
    <w:p w14:paraId="344541B8" w14:textId="77777777" w:rsidR="0087014B" w:rsidRPr="0087014B" w:rsidDel="005B71B7" w:rsidRDefault="00D5184D">
      <w:pPr>
        <w:pStyle w:val="Heading2"/>
        <w:numPr>
          <w:ilvl w:val="255"/>
          <w:numId w:val="0"/>
        </w:numPr>
        <w:ind w:left="142"/>
        <w:rPr>
          <w:ins w:id="390" w:author="像个男人一样" w:date="2018-03-21T20:19:00Z"/>
          <w:del w:id="391" w:author="jie sun" w:date="2018-04-19T13:02:00Z"/>
          <w:rFonts w:eastAsia="Microsoft JhengHei"/>
          <w:lang w:val="en-US"/>
          <w:rPrChange w:id="392" w:author="像个男人一样" w:date="2018-03-23T10:42:00Z">
            <w:rPr>
              <w:ins w:id="393" w:author="像个男人一样" w:date="2018-03-21T20:19:00Z"/>
              <w:del w:id="394" w:author="jie sun" w:date="2018-04-19T13:02:00Z"/>
              <w:rFonts w:eastAsia="SimSun"/>
              <w:lang w:val="en-US"/>
            </w:rPr>
          </w:rPrChange>
        </w:rPr>
        <w:pPrChange w:id="395" w:author="jie sun" w:date="2018-04-19T13:02:00Z">
          <w:pPr/>
        </w:pPrChange>
      </w:pPr>
      <w:bookmarkStart w:id="396" w:name="_Toc18176"/>
      <w:bookmarkStart w:id="397" w:name="_Toc7844"/>
      <w:bookmarkStart w:id="398" w:name="_Toc32232"/>
      <w:bookmarkStart w:id="399" w:name="_Toc2724"/>
      <w:bookmarkStart w:id="400" w:name="_Toc27583"/>
      <w:bookmarkStart w:id="401" w:name="_Toc10498"/>
      <w:bookmarkStart w:id="402" w:name="_Toc19716"/>
      <w:bookmarkStart w:id="403" w:name="_Toc32352"/>
      <w:bookmarkStart w:id="404" w:name="_Toc27579"/>
      <w:del w:id="405" w:author="jie sun" w:date="2018-04-19T13:02:00Z">
        <w:r w:rsidRPr="00606542" w:rsidDel="005B71B7">
          <w:rPr>
            <w:rFonts w:eastAsia="Microsoft JhengHei"/>
          </w:rPr>
          <w:delText>Acknowledgement</w:delText>
        </w:r>
      </w:del>
      <w:ins w:id="406" w:author="像个男人一样" w:date="2018-03-21T20:19:00Z">
        <w:del w:id="407" w:author="jie sun" w:date="2018-04-19T13:02:00Z">
          <w:r w:rsidDel="005B71B7">
            <w:rPr>
              <w:rFonts w:eastAsia="Microsoft JhengHei"/>
              <w:b w:val="0"/>
              <w:lang w:val="en-US"/>
              <w:rPrChange w:id="408" w:author="像个男人一样" w:date="2018-03-23T10:42:00Z">
                <w:rPr>
                  <w:rFonts w:eastAsia="SimSun"/>
                  <w:b/>
                  <w:lang w:val="en-US"/>
                </w:rPr>
              </w:rPrChange>
            </w:rPr>
            <w:delText>s</w:delText>
          </w:r>
          <w:bookmarkEnd w:id="396"/>
          <w:bookmarkEnd w:id="397"/>
          <w:bookmarkEnd w:id="398"/>
          <w:bookmarkEnd w:id="399"/>
          <w:bookmarkEnd w:id="400"/>
          <w:bookmarkEnd w:id="401"/>
          <w:bookmarkEnd w:id="402"/>
          <w:bookmarkEnd w:id="403"/>
        </w:del>
      </w:ins>
    </w:p>
    <w:p w14:paraId="5FF6FE11" w14:textId="77777777" w:rsidR="003A652C" w:rsidRPr="0087014B" w:rsidDel="005B71B7" w:rsidRDefault="00D5184D">
      <w:pPr>
        <w:ind w:left="142"/>
        <w:rPr>
          <w:ins w:id="409" w:author="像个男人一样" w:date="2018-03-21T20:19:00Z"/>
          <w:del w:id="410" w:author="jie sun" w:date="2018-04-19T13:02:00Z"/>
          <w:rPrChange w:id="411" w:author="像个男人一样" w:date="2018-03-21T23:35:00Z">
            <w:rPr>
              <w:ins w:id="412" w:author="像个男人一样" w:date="2018-03-21T20:19:00Z"/>
              <w:del w:id="413" w:author="jie sun" w:date="2018-04-19T13:02:00Z"/>
              <w:rFonts w:eastAsia="SimSun"/>
              <w:lang w:val="en-US"/>
            </w:rPr>
          </w:rPrChange>
        </w:rPr>
        <w:pPrChange w:id="414" w:author="jie sun" w:date="2018-04-19T13:02:00Z">
          <w:pPr>
            <w:pStyle w:val="Heading2"/>
            <w:numPr>
              <w:ilvl w:val="0"/>
              <w:numId w:val="0"/>
            </w:numPr>
            <w:ind w:left="144" w:firstLine="0"/>
          </w:pPr>
        </w:pPrChange>
      </w:pPr>
      <w:bookmarkStart w:id="415" w:name="_Toc13948"/>
      <w:bookmarkStart w:id="416" w:name="_Toc12245"/>
      <w:ins w:id="417" w:author="像个男人一样" w:date="2018-03-21T20:19:00Z">
        <w:del w:id="418" w:author="jie sun" w:date="2018-04-19T13:02:00Z">
          <w:r w:rsidDel="005B71B7">
            <w:rPr>
              <w:rPrChange w:id="419" w:author="像个男人一样" w:date="2018-03-21T23:35:00Z">
                <w:rPr>
                  <w:rFonts w:eastAsia="SimSun"/>
                  <w:lang w:val="en-US"/>
                </w:rPr>
              </w:rPrChange>
            </w:rPr>
            <w:delText>F</w:delText>
          </w:r>
        </w:del>
      </w:ins>
      <w:ins w:id="420" w:author="像个男人一样" w:date="2018-03-21T20:53:00Z">
        <w:del w:id="421" w:author="jie sun" w:date="2018-04-19T13:02:00Z">
          <w:r w:rsidDel="005B71B7">
            <w:rPr>
              <w:rPrChange w:id="422" w:author="像个男人一样" w:date="2018-03-21T23:35:00Z">
                <w:rPr>
                  <w:lang w:val="en-US"/>
                </w:rPr>
              </w:rPrChange>
            </w:rPr>
            <w:delText>ir</w:delText>
          </w:r>
        </w:del>
      </w:ins>
      <w:ins w:id="423" w:author="像个男人一样" w:date="2018-03-21T20:19:00Z">
        <w:del w:id="424" w:author="jie sun" w:date="2018-04-19T13:02:00Z">
          <w:r w:rsidDel="005B71B7">
            <w:rPr>
              <w:rPrChange w:id="425" w:author="像个男人一样" w:date="2018-03-21T23:35:00Z">
                <w:rPr>
                  <w:rFonts w:eastAsia="SimSun"/>
                  <w:lang w:val="en-US"/>
                </w:rPr>
              </w:rPrChange>
            </w:rPr>
            <w:delText xml:space="preserve">st and foremost I would like </w:delText>
          </w:r>
        </w:del>
      </w:ins>
      <w:ins w:id="426" w:author="像个男人一样" w:date="2018-03-21T20:20:00Z">
        <w:del w:id="427" w:author="jie sun" w:date="2018-04-19T13:02:00Z">
          <w:r w:rsidDel="005B71B7">
            <w:rPr>
              <w:rPrChange w:id="428" w:author="像个男人一样" w:date="2018-03-21T23:35:00Z">
                <w:rPr>
                  <w:rFonts w:eastAsia="SimSun"/>
                  <w:lang w:val="en-US"/>
                </w:rPr>
              </w:rPrChange>
            </w:rPr>
            <w:delText>to thank my supervisor,Dr</w:delText>
          </w:r>
        </w:del>
      </w:ins>
      <w:ins w:id="429" w:author="像个男人一样" w:date="2018-03-21T20:22:00Z">
        <w:del w:id="430" w:author="jie sun" w:date="2018-04-19T13:02:00Z">
          <w:r w:rsidDel="005B71B7">
            <w:rPr>
              <w:rPrChange w:id="431" w:author="像个男人一样" w:date="2018-03-21T23:35:00Z">
                <w:rPr>
                  <w:rFonts w:eastAsia="SimSun"/>
                  <w:lang w:val="en-US"/>
                </w:rPr>
              </w:rPrChange>
            </w:rPr>
            <w:delText xml:space="preserve">. Frank Glavin for his </w:delText>
          </w:r>
        </w:del>
      </w:ins>
      <w:ins w:id="432" w:author="像个男人一样" w:date="2018-03-21T20:23:00Z">
        <w:del w:id="433" w:author="jie sun" w:date="2018-04-19T13:02:00Z">
          <w:r w:rsidDel="005B71B7">
            <w:rPr>
              <w:rPrChange w:id="434" w:author="像个男人一样" w:date="2018-03-21T23:35:00Z">
                <w:rPr>
                  <w:rFonts w:eastAsia="SimSun"/>
                  <w:lang w:val="en-US"/>
                </w:rPr>
              </w:rPrChange>
            </w:rPr>
            <w:delText>continued support</w:delText>
          </w:r>
        </w:del>
        <w:del w:id="435" w:author="jie sun" w:date="2018-04-08T14:56:00Z">
          <w:r w:rsidDel="004061F9">
            <w:rPr>
              <w:rPrChange w:id="436" w:author="像个男人一样" w:date="2018-03-21T23:35:00Z">
                <w:rPr>
                  <w:rFonts w:eastAsia="SimSun"/>
                  <w:lang w:val="en-US"/>
                </w:rPr>
              </w:rPrChange>
            </w:rPr>
            <w:delText xml:space="preserve">, </w:delText>
          </w:r>
        </w:del>
        <w:del w:id="437" w:author="jie sun" w:date="2018-04-19T13:02:00Z">
          <w:r w:rsidDel="005B71B7">
            <w:rPr>
              <w:rPrChange w:id="438" w:author="像个男人一样" w:date="2018-03-21T23:35:00Z">
                <w:rPr>
                  <w:rFonts w:eastAsia="SimSun"/>
                  <w:lang w:val="en-US"/>
                </w:rPr>
              </w:rPrChange>
            </w:rPr>
            <w:delText xml:space="preserve">specially for me, since I nearly did my internship in some company for </w:delText>
          </w:r>
        </w:del>
      </w:ins>
      <w:ins w:id="439" w:author="像个男人一样" w:date="2018-03-21T20:24:00Z">
        <w:del w:id="440" w:author="jie sun" w:date="2018-04-19T13:02:00Z">
          <w:r w:rsidDel="005B71B7">
            <w:rPr>
              <w:rPrChange w:id="441" w:author="像个男人一样" w:date="2018-03-21T23:35:00Z">
                <w:rPr>
                  <w:rFonts w:eastAsia="SimSun"/>
                  <w:lang w:val="en-US"/>
                </w:rPr>
              </w:rPrChange>
            </w:rPr>
            <w:delText xml:space="preserve">more than </w:delText>
          </w:r>
        </w:del>
      </w:ins>
      <w:ins w:id="442" w:author="像个男人一样" w:date="2018-04-07T21:22:00Z">
        <w:del w:id="443" w:author="jie sun" w:date="2018-04-08T17:55:00Z">
          <w:r w:rsidDel="009438D9">
            <w:rPr>
              <w:rFonts w:hint="eastAsia"/>
              <w:lang w:val="en-US"/>
            </w:rPr>
            <w:delText xml:space="preserve">an </w:delText>
          </w:r>
        </w:del>
      </w:ins>
      <w:ins w:id="444" w:author="像个男人一样" w:date="2018-03-21T20:24:00Z">
        <w:del w:id="445" w:author="jie sun" w:date="2018-04-19T13:02:00Z">
          <w:r w:rsidDel="005B71B7">
            <w:rPr>
              <w:rPrChange w:id="446" w:author="像个男人一样" w:date="2018-03-21T23:35:00Z">
                <w:rPr>
                  <w:rFonts w:eastAsia="SimSun"/>
                  <w:lang w:val="en-US"/>
                </w:rPr>
              </w:rPrChange>
            </w:rPr>
            <w:delText xml:space="preserve">half year </w:delText>
          </w:r>
        </w:del>
        <w:del w:id="447" w:author="jie sun" w:date="2018-04-08T14:57:00Z">
          <w:r w:rsidDel="008D5450">
            <w:rPr>
              <w:rPrChange w:id="448" w:author="像个男人一样" w:date="2018-03-21T23:35:00Z">
                <w:rPr>
                  <w:rFonts w:eastAsia="SimSun"/>
                  <w:lang w:val="en-US"/>
                </w:rPr>
              </w:rPrChange>
            </w:rPr>
            <w:delText xml:space="preserve"> </w:delText>
          </w:r>
        </w:del>
        <w:del w:id="449" w:author="jie sun" w:date="2018-04-19T13:02:00Z">
          <w:r w:rsidDel="005B71B7">
            <w:rPr>
              <w:rPrChange w:id="450" w:author="像个男人一样" w:date="2018-03-21T23:35:00Z">
                <w:rPr>
                  <w:rFonts w:eastAsia="SimSun"/>
                  <w:lang w:val="en-US"/>
                </w:rPr>
              </w:rPrChange>
            </w:rPr>
            <w:delText xml:space="preserve">in the second academic year. </w:delText>
          </w:r>
        </w:del>
      </w:ins>
      <w:ins w:id="451" w:author="像个男人一样" w:date="2018-03-21T20:25:00Z">
        <w:del w:id="452" w:author="jie sun" w:date="2018-04-19T13:02:00Z">
          <w:r w:rsidDel="005B71B7">
            <w:rPr>
              <w:rPrChange w:id="453" w:author="像个男人一样" w:date="2018-03-21T23:35:00Z">
                <w:rPr>
                  <w:rFonts w:eastAsia="SimSun"/>
                  <w:lang w:val="en-US"/>
                </w:rPr>
              </w:rPrChange>
            </w:rPr>
            <w:delText xml:space="preserve"> However, it is still going well due to Dr.Frank paying lots atten</w:delText>
          </w:r>
        </w:del>
      </w:ins>
      <w:ins w:id="454" w:author="像个男人一样" w:date="2018-03-21T20:26:00Z">
        <w:del w:id="455" w:author="jie sun" w:date="2018-04-19T13:02:00Z">
          <w:r w:rsidDel="005B71B7">
            <w:rPr>
              <w:rPrChange w:id="456" w:author="像个男人一样" w:date="2018-03-21T23:35:00Z">
                <w:rPr>
                  <w:rFonts w:eastAsia="SimSun"/>
                  <w:lang w:val="en-US"/>
                </w:rPr>
              </w:rPrChange>
            </w:rPr>
            <w:delText xml:space="preserve">tion to me and checking the progress almost once a week, </w:delText>
          </w:r>
        </w:del>
      </w:ins>
      <w:ins w:id="457" w:author="像个男人一样" w:date="2018-03-21T20:27:00Z">
        <w:del w:id="458" w:author="jie sun" w:date="2018-04-19T13:02:00Z">
          <w:r w:rsidDel="005B71B7">
            <w:rPr>
              <w:rPrChange w:id="459" w:author="像个男人一样" w:date="2018-03-21T23:35:00Z">
                <w:rPr>
                  <w:rFonts w:eastAsia="SimSun"/>
                  <w:lang w:val="en-US"/>
                </w:rPr>
              </w:rPrChange>
            </w:rPr>
            <w:delText>that I appreciate so much.</w:delText>
          </w:r>
          <w:bookmarkEnd w:id="415"/>
          <w:bookmarkEnd w:id="416"/>
          <w:r w:rsidDel="005B71B7">
            <w:rPr>
              <w:rPrChange w:id="460" w:author="像个男人一样" w:date="2018-03-21T23:35:00Z">
                <w:rPr>
                  <w:rFonts w:eastAsia="SimSun"/>
                  <w:lang w:val="en-US"/>
                </w:rPr>
              </w:rPrChange>
            </w:rPr>
            <w:delText xml:space="preserve"> </w:delText>
          </w:r>
        </w:del>
      </w:ins>
    </w:p>
    <w:p w14:paraId="217DC44B" w14:textId="77777777" w:rsidR="0087014B" w:rsidDel="005B71B7" w:rsidRDefault="00D5184D">
      <w:pPr>
        <w:pStyle w:val="Heading2"/>
        <w:pageBreakBefore/>
        <w:numPr>
          <w:ilvl w:val="0"/>
          <w:numId w:val="0"/>
          <w:ins w:id="461" w:author="像个男人一样" w:date="1900-01-01T00:00:00Z"/>
        </w:numPr>
        <w:ind w:left="142"/>
        <w:rPr>
          <w:del w:id="462" w:author="jie sun" w:date="2018-04-19T13:02:00Z"/>
          <w:rFonts w:eastAsia="Microsoft JhengHei"/>
        </w:rPr>
        <w:pPrChange w:id="463" w:author="jie sun" w:date="2018-04-19T13:02:00Z">
          <w:pPr>
            <w:pStyle w:val="Heading2"/>
            <w:numPr>
              <w:ilvl w:val="0"/>
              <w:numId w:val="0"/>
            </w:numPr>
            <w:ind w:left="144" w:firstLine="0"/>
          </w:pPr>
        </w:pPrChange>
      </w:pPr>
      <w:bookmarkStart w:id="464" w:name="_Toc21509"/>
      <w:bookmarkStart w:id="465" w:name="_Toc32255"/>
      <w:bookmarkStart w:id="466" w:name="_Toc21510"/>
      <w:bookmarkStart w:id="467" w:name="_Toc17542"/>
      <w:bookmarkStart w:id="468" w:name="_Toc11628"/>
      <w:bookmarkStart w:id="469" w:name="_Toc1224"/>
      <w:bookmarkStart w:id="470" w:name="_Toc11434"/>
      <w:bookmarkStart w:id="471" w:name="_Toc15101"/>
      <w:bookmarkStart w:id="472" w:name="_Toc16571"/>
      <w:del w:id="473" w:author="像个男人一样" w:date="2018-03-21T20:18:00Z">
        <w:r>
          <w:rPr>
            <w:rFonts w:eastAsia="SimSun" w:hint="eastAsia"/>
          </w:rPr>
          <w:delText>：</w:delText>
        </w:r>
      </w:del>
      <w:bookmarkEnd w:id="404"/>
      <w:bookmarkEnd w:id="464"/>
      <w:bookmarkEnd w:id="465"/>
      <w:bookmarkEnd w:id="466"/>
      <w:bookmarkEnd w:id="467"/>
      <w:bookmarkEnd w:id="468"/>
      <w:bookmarkEnd w:id="469"/>
      <w:bookmarkEnd w:id="470"/>
      <w:bookmarkEnd w:id="471"/>
      <w:bookmarkEnd w:id="472"/>
    </w:p>
    <w:p w14:paraId="70E03D39" w14:textId="77777777" w:rsidR="0087014B" w:rsidDel="005B71B7" w:rsidRDefault="00D5184D">
      <w:pPr>
        <w:pStyle w:val="Heading2"/>
        <w:numPr>
          <w:ilvl w:val="255"/>
          <w:numId w:val="0"/>
        </w:numPr>
        <w:ind w:left="142" w:firstLine="240"/>
        <w:rPr>
          <w:ins w:id="474" w:author="像个男人一样" w:date="2018-03-21T20:33:00Z"/>
          <w:del w:id="475" w:author="jie sun" w:date="2018-04-19T13:02:00Z"/>
          <w:rFonts w:eastAsia="Microsoft JhengHei"/>
        </w:rPr>
        <w:pPrChange w:id="476" w:author="jie sun" w:date="2018-04-19T13:02:00Z">
          <w:pPr>
            <w:pStyle w:val="Heading2"/>
            <w:numPr>
              <w:ilvl w:val="0"/>
              <w:numId w:val="0"/>
            </w:numPr>
            <w:ind w:left="144" w:firstLine="0"/>
          </w:pPr>
        </w:pPrChange>
      </w:pPr>
      <w:bookmarkStart w:id="477" w:name="_Toc17437"/>
      <w:bookmarkStart w:id="478" w:name="_Toc28407"/>
      <w:bookmarkStart w:id="479" w:name="_Toc22896"/>
      <w:bookmarkStart w:id="480" w:name="_Toc15158"/>
      <w:bookmarkStart w:id="481" w:name="_Toc20397"/>
      <w:bookmarkStart w:id="482" w:name="_Toc29505"/>
      <w:bookmarkStart w:id="483" w:name="_Toc30591"/>
      <w:bookmarkStart w:id="484" w:name="_Toc24662"/>
      <w:bookmarkStart w:id="485" w:name="_Toc29068"/>
      <w:del w:id="486" w:author="jie sun" w:date="2018-04-19T13:02:00Z">
        <w:r w:rsidDel="005B71B7">
          <w:rPr>
            <w:rFonts w:eastAsia="Microsoft JhengHei"/>
          </w:rPr>
          <w:delText>Abstract</w:delText>
        </w:r>
      </w:del>
      <w:bookmarkEnd w:id="477"/>
      <w:bookmarkEnd w:id="478"/>
      <w:bookmarkEnd w:id="479"/>
      <w:bookmarkEnd w:id="480"/>
      <w:bookmarkEnd w:id="481"/>
      <w:bookmarkEnd w:id="482"/>
      <w:bookmarkEnd w:id="483"/>
      <w:bookmarkEnd w:id="484"/>
      <w:bookmarkEnd w:id="485"/>
    </w:p>
    <w:p w14:paraId="65999496" w14:textId="77777777" w:rsidR="005B71B7" w:rsidRDefault="00D5184D">
      <w:pPr>
        <w:ind w:left="142"/>
        <w:rPr>
          <w:ins w:id="487" w:author="jie sun" w:date="2018-04-19T13:02:00Z"/>
        </w:rPr>
        <w:pPrChange w:id="488" w:author="jie sun" w:date="2018-04-19T13:02:00Z">
          <w:pPr>
            <w:ind w:left="144"/>
          </w:pPr>
        </w:pPrChange>
      </w:pPr>
      <w:bookmarkStart w:id="489" w:name="_Toc17360"/>
      <w:bookmarkStart w:id="490" w:name="_Toc2039"/>
      <w:ins w:id="491" w:author="像个男人一样" w:date="2018-03-21T20:39:00Z">
        <w:del w:id="492" w:author="jie sun" w:date="2018-04-19T13:02:00Z">
          <w:r w:rsidDel="005B71B7">
            <w:rPr>
              <w:rPrChange w:id="493" w:author="像个男人一样" w:date="2018-03-21T23:34:00Z">
                <w:rPr>
                  <w:rFonts w:eastAsia="SimSun" w:cstheme="majorBidi"/>
                  <w:b/>
                  <w:color w:val="000000" w:themeColor="text1"/>
                  <w:sz w:val="32"/>
                  <w:szCs w:val="26"/>
                  <w:lang w:val="en-US"/>
                </w:rPr>
              </w:rPrChange>
            </w:rPr>
            <w:delText xml:space="preserve">Nowadays, </w:delText>
          </w:r>
        </w:del>
      </w:ins>
      <w:ins w:id="494" w:author="像个男人一样" w:date="2018-03-21T20:40:00Z">
        <w:del w:id="495" w:author="jie sun" w:date="2018-04-19T13:02:00Z">
          <w:r w:rsidDel="005B71B7">
            <w:rPr>
              <w:rPrChange w:id="496" w:author="像个男人一样" w:date="2018-03-21T23:34:00Z">
                <w:rPr>
                  <w:rFonts w:eastAsia="SimSun" w:cstheme="majorBidi"/>
                  <w:b/>
                  <w:color w:val="000000" w:themeColor="text1"/>
                  <w:sz w:val="32"/>
                  <w:szCs w:val="26"/>
                  <w:lang w:val="en-US"/>
                </w:rPr>
              </w:rPrChange>
            </w:rPr>
            <w:delText>Artificial Intelligence (</w:delText>
          </w:r>
        </w:del>
      </w:ins>
      <w:ins w:id="497" w:author="像个男人一样" w:date="2018-03-21T20:41:00Z">
        <w:del w:id="498" w:author="jie sun" w:date="2018-04-19T13:02:00Z">
          <w:r w:rsidDel="005B71B7">
            <w:rPr>
              <w:rPrChange w:id="499" w:author="像个男人一样" w:date="2018-03-21T23:34:00Z">
                <w:rPr>
                  <w:rFonts w:eastAsia="SimSun" w:cstheme="majorBidi"/>
                  <w:b/>
                  <w:color w:val="000000" w:themeColor="text1"/>
                  <w:sz w:val="32"/>
                  <w:szCs w:val="26"/>
                  <w:lang w:val="en-US"/>
                </w:rPr>
              </w:rPrChange>
            </w:rPr>
            <w:delText>AI</w:delText>
          </w:r>
        </w:del>
      </w:ins>
      <w:ins w:id="500" w:author="像个男人一样" w:date="2018-03-21T20:40:00Z">
        <w:del w:id="501" w:author="jie sun" w:date="2018-04-19T13:02:00Z">
          <w:r w:rsidDel="005B71B7">
            <w:rPr>
              <w:rPrChange w:id="502" w:author="像个男人一样" w:date="2018-03-21T23:34:00Z">
                <w:rPr>
                  <w:rFonts w:eastAsia="SimSun" w:cstheme="majorBidi"/>
                  <w:b/>
                  <w:color w:val="000000" w:themeColor="text1"/>
                  <w:sz w:val="32"/>
                  <w:szCs w:val="26"/>
                  <w:lang w:val="en-US"/>
                </w:rPr>
              </w:rPrChange>
            </w:rPr>
            <w:delText>)</w:delText>
          </w:r>
        </w:del>
      </w:ins>
      <w:ins w:id="503" w:author="像个男人一样" w:date="2018-03-21T20:41:00Z">
        <w:del w:id="504" w:author="jie sun" w:date="2018-04-19T13:02:00Z">
          <w:r w:rsidDel="005B71B7">
            <w:rPr>
              <w:rPrChange w:id="505" w:author="像个男人一样" w:date="2018-03-21T23:34:00Z">
                <w:rPr>
                  <w:rFonts w:eastAsia="SimSun" w:cstheme="majorBidi"/>
                  <w:b/>
                  <w:color w:val="000000" w:themeColor="text1"/>
                  <w:sz w:val="32"/>
                  <w:szCs w:val="26"/>
                  <w:lang w:val="en-US"/>
                </w:rPr>
              </w:rPrChange>
            </w:rPr>
            <w:delText xml:space="preserve"> </w:delText>
          </w:r>
        </w:del>
      </w:ins>
      <w:ins w:id="506" w:author="像个男人一样" w:date="2018-03-21T20:42:00Z">
        <w:del w:id="507" w:author="jie sun" w:date="2018-04-19T13:02:00Z">
          <w:r w:rsidDel="005B71B7">
            <w:rPr>
              <w:rPrChange w:id="508" w:author="像个男人一样" w:date="2018-03-21T23:34:00Z">
                <w:rPr>
                  <w:rFonts w:eastAsia="SimSun" w:cstheme="majorBidi"/>
                  <w:b/>
                  <w:color w:val="000000" w:themeColor="text1"/>
                  <w:sz w:val="32"/>
                  <w:szCs w:val="26"/>
                  <w:lang w:val="en-US"/>
                </w:rPr>
              </w:rPrChange>
            </w:rPr>
            <w:delText>has become more and m</w:delText>
          </w:r>
        </w:del>
      </w:ins>
      <w:ins w:id="509" w:author="像个男人一样" w:date="2018-03-21T20:43:00Z">
        <w:del w:id="510" w:author="jie sun" w:date="2018-04-19T13:02:00Z">
          <w:r w:rsidDel="005B71B7">
            <w:rPr>
              <w:rPrChange w:id="511" w:author="像个男人一样" w:date="2018-03-21T23:34:00Z">
                <w:rPr>
                  <w:rFonts w:eastAsia="SimSun" w:cstheme="majorBidi"/>
                  <w:b/>
                  <w:color w:val="000000" w:themeColor="text1"/>
                  <w:sz w:val="32"/>
                  <w:szCs w:val="26"/>
                  <w:lang w:val="en-US"/>
                </w:rPr>
              </w:rPrChange>
            </w:rPr>
            <w:delText xml:space="preserve">ore popular, and the action recognition </w:delText>
          </w:r>
        </w:del>
      </w:ins>
      <w:ins w:id="512" w:author="像个男人一样" w:date="2018-03-21T20:45:00Z">
        <w:del w:id="513" w:author="jie sun" w:date="2018-04-19T13:02:00Z">
          <w:r w:rsidDel="005B71B7">
            <w:rPr>
              <w:rPrChange w:id="514" w:author="像个男人一样" w:date="2018-03-21T23:34:00Z">
                <w:rPr>
                  <w:rFonts w:eastAsiaTheme="majorEastAsia" w:cstheme="majorBidi"/>
                  <w:color w:val="000000" w:themeColor="text1"/>
                  <w:sz w:val="32"/>
                  <w:szCs w:val="26"/>
                  <w:lang w:val="en-US"/>
                </w:rPr>
              </w:rPrChange>
            </w:rPr>
            <w:delText>algorithm is a very important part and researched by more and more experts.  Exactly, the action recognition algor</w:delText>
          </w:r>
        </w:del>
      </w:ins>
      <w:ins w:id="515" w:author="像个男人一样" w:date="2018-03-21T20:46:00Z">
        <w:del w:id="516" w:author="jie sun" w:date="2018-04-19T13:02:00Z">
          <w:r w:rsidDel="005B71B7">
            <w:rPr>
              <w:rPrChange w:id="517" w:author="像个男人一样" w:date="2018-03-21T23:34:00Z">
                <w:rPr>
                  <w:rFonts w:eastAsiaTheme="majorEastAsia" w:cstheme="majorBidi"/>
                  <w:color w:val="000000" w:themeColor="text1"/>
                  <w:sz w:val="32"/>
                  <w:szCs w:val="26"/>
                  <w:lang w:val="en-US"/>
                </w:rPr>
              </w:rPrChange>
            </w:rPr>
            <w:delText>ithm is not</w:delText>
          </w:r>
        </w:del>
      </w:ins>
      <w:ins w:id="518" w:author="像个男人一样" w:date="2018-03-21T20:57:00Z">
        <w:del w:id="519" w:author="jie sun" w:date="2018-04-19T13:02:00Z">
          <w:r w:rsidDel="005B71B7">
            <w:rPr>
              <w:rPrChange w:id="520" w:author="像个男人一样" w:date="2018-03-21T23:34:00Z">
                <w:rPr>
                  <w:rFonts w:eastAsiaTheme="majorEastAsia" w:cstheme="majorBidi"/>
                  <w:color w:val="000000" w:themeColor="text1"/>
                  <w:sz w:val="32"/>
                  <w:szCs w:val="26"/>
                  <w:lang w:val="en-US"/>
                </w:rPr>
              </w:rPrChange>
            </w:rPr>
            <w:delText xml:space="preserve"> a </w:delText>
          </w:r>
        </w:del>
      </w:ins>
      <w:ins w:id="521" w:author="像个男人一样" w:date="2018-03-21T20:46:00Z">
        <w:del w:id="522" w:author="jie sun" w:date="2018-04-19T13:02:00Z">
          <w:r w:rsidDel="005B71B7">
            <w:rPr>
              <w:rPrChange w:id="523" w:author="像个男人一样" w:date="2018-03-21T23:34:00Z">
                <w:rPr>
                  <w:rFonts w:eastAsiaTheme="majorEastAsia" w:cstheme="majorBidi"/>
                  <w:color w:val="000000" w:themeColor="text1"/>
                  <w:sz w:val="32"/>
                  <w:szCs w:val="26"/>
                  <w:lang w:val="en-US"/>
                </w:rPr>
              </w:rPrChange>
            </w:rPr>
            <w:delText xml:space="preserve">strangle </w:delText>
          </w:r>
        </w:del>
      </w:ins>
      <w:ins w:id="524" w:author="像个男人一样" w:date="2018-03-21T20:47:00Z">
        <w:del w:id="525" w:author="jie sun" w:date="2018-04-19T13:02:00Z">
          <w:r w:rsidDel="005B71B7">
            <w:rPr>
              <w:rPrChange w:id="526" w:author="像个男人一样" w:date="2018-03-21T23:34:00Z">
                <w:rPr>
                  <w:rFonts w:eastAsiaTheme="majorEastAsia" w:cstheme="majorBidi"/>
                  <w:color w:val="000000" w:themeColor="text1"/>
                  <w:sz w:val="32"/>
                  <w:szCs w:val="26"/>
                  <w:lang w:val="en-US"/>
                </w:rPr>
              </w:rPrChange>
            </w:rPr>
            <w:delText xml:space="preserve">thing that has been used not only on a </w:delText>
          </w:r>
        </w:del>
      </w:ins>
      <w:ins w:id="527" w:author="像个男人一样" w:date="2018-03-21T20:48:00Z">
        <w:del w:id="528" w:author="jie sun" w:date="2018-04-19T13:02:00Z">
          <w:r w:rsidDel="005B71B7">
            <w:rPr>
              <w:rPrChange w:id="529" w:author="像个男人一样" w:date="2018-03-21T23:34:00Z">
                <w:rPr>
                  <w:rFonts w:eastAsiaTheme="majorEastAsia" w:cstheme="majorBidi"/>
                  <w:color w:val="000000" w:themeColor="text1"/>
                  <w:sz w:val="32"/>
                  <w:szCs w:val="26"/>
                  <w:lang w:val="en-US"/>
                </w:rPr>
              </w:rPrChange>
            </w:rPr>
            <w:delText xml:space="preserve">robot, but also </w:delText>
          </w:r>
        </w:del>
      </w:ins>
      <w:ins w:id="530" w:author="像个男人一样" w:date="2018-03-21T20:57:00Z">
        <w:del w:id="531" w:author="jie sun" w:date="2018-04-19T01:30:00Z">
          <w:r w:rsidDel="00D27F5B">
            <w:rPr>
              <w:rPrChange w:id="532" w:author="像个男人一样" w:date="2018-03-21T23:34:00Z">
                <w:rPr>
                  <w:rFonts w:eastAsiaTheme="majorEastAsia" w:cstheme="majorBidi"/>
                  <w:color w:val="000000" w:themeColor="text1"/>
                  <w:sz w:val="32"/>
                  <w:szCs w:val="26"/>
                  <w:lang w:val="en-US"/>
                </w:rPr>
              </w:rPrChange>
            </w:rPr>
            <w:delText>n</w:delText>
          </w:r>
        </w:del>
        <w:del w:id="533" w:author="jie sun" w:date="2018-04-19T13:02:00Z">
          <w:r w:rsidDel="005B71B7">
            <w:rPr>
              <w:rPrChange w:id="534" w:author="像个男人一样" w:date="2018-03-21T23:34:00Z">
                <w:rPr>
                  <w:rFonts w:eastAsiaTheme="majorEastAsia" w:cstheme="majorBidi"/>
                  <w:color w:val="000000" w:themeColor="text1"/>
                  <w:sz w:val="32"/>
                  <w:szCs w:val="26"/>
                  <w:lang w:val="en-US"/>
                </w:rPr>
              </w:rPrChange>
            </w:rPr>
            <w:delText xml:space="preserve"> </w:delText>
          </w:r>
        </w:del>
      </w:ins>
      <w:ins w:id="535" w:author="像个男人一样" w:date="2018-03-21T20:48:00Z">
        <w:del w:id="536" w:author="jie sun" w:date="2018-04-19T13:02:00Z">
          <w:r w:rsidDel="005B71B7">
            <w:rPr>
              <w:rPrChange w:id="537" w:author="像个男人一样" w:date="2018-03-21T23:34:00Z">
                <w:rPr>
                  <w:rFonts w:eastAsiaTheme="majorEastAsia" w:cstheme="majorBidi"/>
                  <w:color w:val="000000" w:themeColor="text1"/>
                  <w:sz w:val="32"/>
                  <w:szCs w:val="26"/>
                  <w:lang w:val="en-US"/>
                </w:rPr>
              </w:rPrChange>
            </w:rPr>
            <w:delText>our daily lives, such as iPhone</w:delText>
          </w:r>
        </w:del>
      </w:ins>
      <w:ins w:id="538" w:author="像个男人一样" w:date="2018-03-21T20:56:00Z">
        <w:del w:id="539" w:author="jie sun" w:date="2018-04-19T13:02:00Z">
          <w:r w:rsidDel="005B71B7">
            <w:rPr>
              <w:rPrChange w:id="540" w:author="像个男人一样" w:date="2018-03-21T23:34:00Z">
                <w:rPr>
                  <w:rFonts w:eastAsiaTheme="majorEastAsia" w:cstheme="majorBidi"/>
                  <w:color w:val="000000" w:themeColor="text1"/>
                  <w:sz w:val="32"/>
                  <w:szCs w:val="26"/>
                  <w:lang w:val="en-US"/>
                </w:rPr>
              </w:rPrChange>
            </w:rPr>
            <w:delText>, iPad</w:delText>
          </w:r>
        </w:del>
        <w:del w:id="541" w:author="jie sun" w:date="2018-04-08T14:56:00Z">
          <w:r w:rsidDel="00D650DD">
            <w:rPr>
              <w:rPrChange w:id="542" w:author="像个男人一样" w:date="2018-03-21T23:34:00Z">
                <w:rPr>
                  <w:rFonts w:eastAsiaTheme="majorEastAsia" w:cstheme="majorBidi"/>
                  <w:color w:val="000000" w:themeColor="text1"/>
                  <w:sz w:val="32"/>
                  <w:szCs w:val="26"/>
                  <w:lang w:val="en-US"/>
                </w:rPr>
              </w:rPrChange>
            </w:rPr>
            <w:delText xml:space="preserve"> ,</w:delText>
          </w:r>
        </w:del>
        <w:del w:id="543" w:author="jie sun" w:date="2018-04-19T13:02:00Z">
          <w:r w:rsidDel="005B71B7">
            <w:rPr>
              <w:rPrChange w:id="544" w:author="像个男人一样" w:date="2018-03-21T23:34:00Z">
                <w:rPr>
                  <w:rFonts w:eastAsiaTheme="majorEastAsia" w:cstheme="majorBidi"/>
                  <w:color w:val="000000" w:themeColor="text1"/>
                  <w:sz w:val="32"/>
                  <w:szCs w:val="26"/>
                  <w:lang w:val="en-US"/>
                </w:rPr>
              </w:rPrChange>
            </w:rPr>
            <w:delText xml:space="preserve"> smart watch and smart pen</w:delText>
          </w:r>
        </w:del>
      </w:ins>
      <w:ins w:id="545" w:author="像个男人一样" w:date="2018-03-21T20:57:00Z">
        <w:del w:id="546" w:author="jie sun" w:date="2018-04-19T13:02:00Z">
          <w:r w:rsidDel="005B71B7">
            <w:rPr>
              <w:rPrChange w:id="547" w:author="像个男人一样" w:date="2018-03-21T23:34:00Z">
                <w:rPr>
                  <w:rFonts w:eastAsiaTheme="majorEastAsia" w:cstheme="majorBidi"/>
                  <w:color w:val="000000" w:themeColor="text1"/>
                  <w:sz w:val="32"/>
                  <w:szCs w:val="26"/>
                  <w:lang w:val="en-US"/>
                </w:rPr>
              </w:rPrChange>
            </w:rPr>
            <w:delText xml:space="preserve"> etc.  In this thesis, we are going to study two </w:delText>
          </w:r>
        </w:del>
      </w:ins>
      <w:ins w:id="548" w:author="像个男人一样" w:date="2018-03-21T20:58:00Z">
        <w:del w:id="549" w:author="jie sun" w:date="2018-04-19T13:02:00Z">
          <w:r w:rsidDel="005B71B7">
            <w:rPr>
              <w:rPrChange w:id="550" w:author="像个男人一样" w:date="2018-03-21T23:34:00Z">
                <w:rPr>
                  <w:rFonts w:eastAsiaTheme="majorEastAsia" w:cstheme="majorBidi"/>
                  <w:color w:val="000000" w:themeColor="text1"/>
                  <w:sz w:val="32"/>
                  <w:szCs w:val="26"/>
                  <w:lang w:val="en-US"/>
                </w:rPr>
              </w:rPrChange>
            </w:rPr>
            <w:delText>devices, Accelerometer and Gyroscope</w:delText>
          </w:r>
        </w:del>
        <w:del w:id="551" w:author="jie sun" w:date="2018-04-08T14:56:00Z">
          <w:r w:rsidDel="00D650DD">
            <w:rPr>
              <w:rPrChange w:id="552" w:author="像个男人一样" w:date="2018-03-21T23:34:00Z">
                <w:rPr>
                  <w:rFonts w:eastAsiaTheme="majorEastAsia" w:cstheme="majorBidi"/>
                  <w:color w:val="000000" w:themeColor="text1"/>
                  <w:sz w:val="32"/>
                  <w:szCs w:val="26"/>
                  <w:lang w:val="en-US"/>
                </w:rPr>
              </w:rPrChange>
            </w:rPr>
            <w:delText xml:space="preserve"> </w:delText>
          </w:r>
        </w:del>
        <w:del w:id="553" w:author="jie sun" w:date="2018-04-19T13:02:00Z">
          <w:r w:rsidDel="005B71B7">
            <w:rPr>
              <w:rPrChange w:id="554" w:author="像个男人一样" w:date="2018-03-21T23:34:00Z">
                <w:rPr>
                  <w:rFonts w:eastAsiaTheme="majorEastAsia" w:cstheme="majorBidi"/>
                  <w:color w:val="000000" w:themeColor="text1"/>
                  <w:sz w:val="32"/>
                  <w:szCs w:val="26"/>
                  <w:lang w:val="en-US"/>
                </w:rPr>
              </w:rPrChange>
            </w:rPr>
            <w:delText>, how they work</w:delText>
          </w:r>
        </w:del>
      </w:ins>
      <w:ins w:id="555" w:author="像个男人一样" w:date="2018-03-23T10:48:00Z">
        <w:del w:id="556" w:author="jie sun" w:date="2018-04-19T13:02:00Z">
          <w:r w:rsidDel="005B71B7">
            <w:rPr>
              <w:rFonts w:hint="eastAsia"/>
              <w:lang w:val="en-US"/>
            </w:rPr>
            <w:delText xml:space="preserve"> </w:delText>
          </w:r>
        </w:del>
      </w:ins>
      <w:ins w:id="557" w:author="像个男人一样" w:date="2018-03-21T20:58:00Z">
        <w:del w:id="558" w:author="jie sun" w:date="2018-04-19T13:02:00Z">
          <w:r w:rsidDel="005B71B7">
            <w:rPr>
              <w:rPrChange w:id="559" w:author="像个男人一样" w:date="2018-03-21T23:34:00Z">
                <w:rPr>
                  <w:rFonts w:eastAsiaTheme="majorEastAsia" w:cstheme="majorBidi"/>
                  <w:color w:val="000000" w:themeColor="text1"/>
                  <w:sz w:val="32"/>
                  <w:szCs w:val="26"/>
                  <w:lang w:val="en-US"/>
                </w:rPr>
              </w:rPrChange>
            </w:rPr>
            <w:delText xml:space="preserve">and how </w:delText>
          </w:r>
        </w:del>
      </w:ins>
      <w:ins w:id="560" w:author="像个男人一样" w:date="2018-03-21T20:59:00Z">
        <w:del w:id="561" w:author="jie sun" w:date="2018-04-19T13:02:00Z">
          <w:r w:rsidDel="005B71B7">
            <w:rPr>
              <w:rPrChange w:id="562" w:author="像个男人一样" w:date="2018-03-21T23:34:00Z">
                <w:rPr>
                  <w:rFonts w:eastAsiaTheme="majorEastAsia" w:cstheme="majorBidi"/>
                  <w:color w:val="000000" w:themeColor="text1"/>
                  <w:sz w:val="32"/>
                  <w:szCs w:val="26"/>
                  <w:lang w:val="en-US"/>
                </w:rPr>
              </w:rPrChange>
            </w:rPr>
            <w:delText xml:space="preserve">they are used </w:delText>
          </w:r>
        </w:del>
      </w:ins>
      <w:ins w:id="563" w:author="像个男人一样" w:date="2018-03-21T21:00:00Z">
        <w:del w:id="564" w:author="jie sun" w:date="2018-04-19T13:02:00Z">
          <w:r w:rsidDel="005B71B7">
            <w:rPr>
              <w:rPrChange w:id="565" w:author="像个男人一样" w:date="2018-03-21T23:34:00Z">
                <w:rPr>
                  <w:rFonts w:eastAsiaTheme="majorEastAsia" w:cstheme="majorBidi"/>
                  <w:color w:val="000000" w:themeColor="text1"/>
                  <w:sz w:val="32"/>
                  <w:szCs w:val="26"/>
                  <w:lang w:val="en-US"/>
                </w:rPr>
              </w:rPrChange>
            </w:rPr>
            <w:delText>with some recognition algorith</w:delText>
          </w:r>
        </w:del>
      </w:ins>
      <w:ins w:id="566" w:author="像个男人一样" w:date="2018-03-21T21:01:00Z">
        <w:del w:id="567" w:author="jie sun" w:date="2018-04-19T13:02:00Z">
          <w:r w:rsidDel="005B71B7">
            <w:rPr>
              <w:rPrChange w:id="568" w:author="像个男人一样" w:date="2018-03-21T23:34:00Z">
                <w:rPr>
                  <w:rFonts w:eastAsiaTheme="majorEastAsia" w:cstheme="majorBidi"/>
                  <w:color w:val="000000" w:themeColor="text1"/>
                  <w:sz w:val="32"/>
                  <w:szCs w:val="26"/>
                  <w:lang w:val="en-US"/>
                </w:rPr>
              </w:rPrChange>
            </w:rPr>
            <w:delText>ms, and the most important part is the last chapter which discuss a</w:delText>
          </w:r>
        </w:del>
      </w:ins>
      <w:ins w:id="569" w:author="像个男人一样" w:date="2018-03-21T21:06:00Z">
        <w:del w:id="570" w:author="jie sun" w:date="2018-04-19T13:02:00Z">
          <w:r w:rsidDel="005B71B7">
            <w:rPr>
              <w:rPrChange w:id="571" w:author="像个男人一样" w:date="2018-03-21T23:34:00Z">
                <w:rPr>
                  <w:rFonts w:eastAsiaTheme="majorEastAsia" w:cstheme="majorBidi"/>
                  <w:color w:val="000000" w:themeColor="text1"/>
                  <w:sz w:val="32"/>
                  <w:szCs w:val="26"/>
                  <w:lang w:val="en-US"/>
                </w:rPr>
              </w:rPrChange>
            </w:rPr>
            <w:delText xml:space="preserve"> hypothesis</w:delText>
          </w:r>
        </w:del>
        <w:del w:id="572" w:author="jie sun" w:date="2018-04-19T01:31:00Z">
          <w:r w:rsidDel="001E320F">
            <w:rPr>
              <w:rPrChange w:id="573" w:author="像个男人一样" w:date="2018-03-21T23:34:00Z">
                <w:rPr>
                  <w:rFonts w:eastAsiaTheme="majorEastAsia" w:cstheme="majorBidi"/>
                  <w:color w:val="000000" w:themeColor="text1"/>
                  <w:sz w:val="32"/>
                  <w:szCs w:val="26"/>
                  <w:lang w:val="en-US"/>
                </w:rPr>
              </w:rPrChange>
            </w:rPr>
            <w:delText xml:space="preserve"> </w:delText>
          </w:r>
        </w:del>
        <w:del w:id="574" w:author="jie sun" w:date="2018-04-19T13:02:00Z">
          <w:r w:rsidDel="005B71B7">
            <w:rPr>
              <w:rPrChange w:id="575" w:author="像个男人一样" w:date="2018-03-21T23:34:00Z">
                <w:rPr>
                  <w:rFonts w:eastAsiaTheme="majorEastAsia" w:cstheme="majorBidi"/>
                  <w:color w:val="000000" w:themeColor="text1"/>
                  <w:sz w:val="32"/>
                  <w:szCs w:val="26"/>
                  <w:lang w:val="en-US"/>
                </w:rPr>
              </w:rPrChange>
            </w:rPr>
            <w:delText>which tries to use those two devices with some recognition algorithm to make sure a</w:delText>
          </w:r>
        </w:del>
      </w:ins>
      <w:ins w:id="576" w:author="像个男人一样" w:date="2018-03-21T21:07:00Z">
        <w:del w:id="577" w:author="jie sun" w:date="2018-04-19T13:02:00Z">
          <w:r w:rsidDel="005B71B7">
            <w:rPr>
              <w:rPrChange w:id="578" w:author="像个男人一样" w:date="2018-03-21T23:34:00Z">
                <w:rPr>
                  <w:rFonts w:eastAsiaTheme="majorEastAsia" w:cstheme="majorBidi"/>
                  <w:color w:val="000000" w:themeColor="text1"/>
                  <w:sz w:val="32"/>
                  <w:szCs w:val="26"/>
                  <w:lang w:val="en-US"/>
                </w:rPr>
              </w:rPrChange>
            </w:rPr>
            <w:delText xml:space="preserve"> multiple function glow sticks.</w:delText>
          </w:r>
          <w:bookmarkEnd w:id="489"/>
          <w:bookmarkEnd w:id="490"/>
          <w:r w:rsidDel="005B71B7">
            <w:rPr>
              <w:rPrChange w:id="579" w:author="像个男人一样" w:date="2018-03-21T23:34:00Z">
                <w:rPr>
                  <w:rFonts w:eastAsiaTheme="majorEastAsia" w:cstheme="majorBidi"/>
                  <w:color w:val="000000" w:themeColor="text1"/>
                  <w:sz w:val="32"/>
                  <w:szCs w:val="26"/>
                  <w:lang w:val="en-US"/>
                </w:rPr>
              </w:rPrChange>
            </w:rPr>
            <w:delText xml:space="preserve"> </w:delText>
          </w:r>
        </w:del>
      </w:ins>
    </w:p>
    <w:p w14:paraId="4FE63973" w14:textId="5B8D3887" w:rsidR="005B71B7" w:rsidRPr="001F1EDA" w:rsidRDefault="005B71B7" w:rsidP="005B71B7">
      <w:pPr>
        <w:pStyle w:val="Heading2"/>
        <w:numPr>
          <w:ilvl w:val="255"/>
          <w:numId w:val="0"/>
        </w:numPr>
        <w:rPr>
          <w:ins w:id="580" w:author="jie sun" w:date="2018-04-19T13:02:00Z"/>
          <w:rFonts w:eastAsia="Microsoft JhengHei"/>
          <w:lang w:val="en-US"/>
        </w:rPr>
      </w:pPr>
      <w:bookmarkStart w:id="581" w:name="_Toc517903998"/>
      <w:ins w:id="582" w:author="jie sun" w:date="2018-04-19T13:02:00Z">
        <w:r w:rsidRPr="00606542">
          <w:rPr>
            <w:rFonts w:eastAsia="Microsoft JhengHei"/>
          </w:rPr>
          <w:t>Acknowledgement</w:t>
        </w:r>
        <w:r w:rsidRPr="001F1EDA">
          <w:rPr>
            <w:rFonts w:eastAsia="Microsoft JhengHei"/>
            <w:lang w:val="en-US"/>
          </w:rPr>
          <w:t>s</w:t>
        </w:r>
        <w:bookmarkEnd w:id="581"/>
      </w:ins>
    </w:p>
    <w:p w14:paraId="4E36CD63" w14:textId="77777777" w:rsidR="005B71B7" w:rsidRDefault="005B71B7" w:rsidP="005B71B7">
      <w:pPr>
        <w:ind w:left="144"/>
        <w:rPr>
          <w:ins w:id="583" w:author="jie sun" w:date="2018-04-19T13:02:00Z"/>
        </w:rPr>
      </w:pPr>
      <w:ins w:id="584" w:author="jie sun" w:date="2018-04-19T13:02:00Z">
        <w:r w:rsidRPr="001F1EDA">
          <w:t>First and foremost</w:t>
        </w:r>
        <w:r>
          <w:t>,</w:t>
        </w:r>
        <w:r w:rsidRPr="001F1EDA">
          <w:t xml:space="preserve"> I would like to thank my supervisor,</w:t>
        </w:r>
        <w:r>
          <w:t xml:space="preserve"> </w:t>
        </w:r>
        <w:r w:rsidRPr="001F1EDA">
          <w:t>Dr. Frank Glavin for his continued support</w:t>
        </w:r>
        <w:r>
          <w:t>, e</w:t>
        </w:r>
        <w:r w:rsidRPr="001F1EDA">
          <w:t>specially for me, since I nearly did my internship in some company for more than half year in the second academic year.  However, it is still going well due to Dr.Frank paying lots attention to me and checking the progress almost once a week</w:t>
        </w:r>
      </w:ins>
      <w:ins w:id="585" w:author="JIE  SUN" w:date="2018-06-25T15:58:00Z">
        <w:r w:rsidR="00642E86">
          <w:t xml:space="preserve"> </w:t>
        </w:r>
      </w:ins>
      <w:ins w:id="586" w:author="jie sun" w:date="2018-04-19T13:02:00Z">
        <w:del w:id="587" w:author="JIE  SUN" w:date="2018-06-25T15:58:00Z">
          <w:r w:rsidRPr="001F1EDA" w:rsidDel="00642E86">
            <w:delText xml:space="preserve">, </w:delText>
          </w:r>
        </w:del>
        <w:r w:rsidRPr="001F1EDA">
          <w:t xml:space="preserve">that I appreciate so much. </w:t>
        </w:r>
      </w:ins>
    </w:p>
    <w:p w14:paraId="27723C49" w14:textId="77777777" w:rsidR="005B71B7" w:rsidRPr="0087014B" w:rsidRDefault="005B71B7">
      <w:pPr>
        <w:ind w:left="144"/>
        <w:rPr>
          <w:rPrChange w:id="588" w:author="像个男人一样" w:date="2018-03-21T23:34:00Z">
            <w:rPr>
              <w:rFonts w:eastAsia="SimSun"/>
              <w:lang w:val="en-US"/>
            </w:rPr>
          </w:rPrChange>
        </w:rPr>
        <w:pPrChange w:id="589" w:author="像个男人一样" w:date="2018-03-21T23:34:00Z">
          <w:pPr>
            <w:pStyle w:val="Heading2"/>
            <w:numPr>
              <w:ilvl w:val="0"/>
              <w:numId w:val="0"/>
            </w:numPr>
            <w:ind w:left="144" w:firstLine="0"/>
          </w:pPr>
        </w:pPrChange>
      </w:pPr>
    </w:p>
    <w:p w14:paraId="647F96E2" w14:textId="77777777" w:rsidR="0044101A" w:rsidRDefault="0044101A" w:rsidP="0044101A">
      <w:pPr>
        <w:sectPr w:rsidR="0044101A" w:rsidSect="009A6DCD">
          <w:endnotePr>
            <w:numFmt w:val="decimal"/>
          </w:endnotePr>
          <w:type w:val="continuous"/>
          <w:pgSz w:w="11906" w:h="16838"/>
          <w:pgMar w:top="1440" w:right="1440" w:bottom="1440" w:left="1440" w:header="708" w:footer="708" w:gutter="0"/>
          <w:pgNumType w:fmt="lowerRoman" w:start="1"/>
          <w:cols w:space="708"/>
          <w:titlePg/>
          <w:docGrid w:linePitch="360"/>
        </w:sectPr>
      </w:pPr>
    </w:p>
    <w:p w14:paraId="0DCC3831" w14:textId="77777777" w:rsidR="0087014B" w:rsidRDefault="0087014B" w:rsidP="0044101A"/>
    <w:p w14:paraId="6E946C57" w14:textId="0F080BB6" w:rsidR="0087014B" w:rsidRDefault="00D5184D">
      <w:pPr>
        <w:pStyle w:val="Heading1"/>
      </w:pPr>
      <w:bookmarkStart w:id="590" w:name="_Toc6887"/>
      <w:bookmarkStart w:id="591" w:name="_Toc6089"/>
      <w:bookmarkStart w:id="592" w:name="_Toc5511"/>
      <w:bookmarkStart w:id="593" w:name="_Toc8365"/>
      <w:bookmarkStart w:id="594" w:name="_Toc10224"/>
      <w:bookmarkStart w:id="595" w:name="_Toc11972"/>
      <w:bookmarkStart w:id="596" w:name="_Toc14479"/>
      <w:bookmarkStart w:id="597" w:name="_Toc6364"/>
      <w:bookmarkStart w:id="598" w:name="_Toc4165"/>
      <w:bookmarkStart w:id="599" w:name="_Toc517903999"/>
      <w:r>
        <w:t>Introduction</w:t>
      </w:r>
      <w:bookmarkEnd w:id="590"/>
      <w:bookmarkEnd w:id="591"/>
      <w:bookmarkEnd w:id="592"/>
      <w:bookmarkEnd w:id="593"/>
      <w:bookmarkEnd w:id="594"/>
      <w:bookmarkEnd w:id="595"/>
      <w:bookmarkEnd w:id="596"/>
      <w:bookmarkEnd w:id="597"/>
      <w:bookmarkEnd w:id="598"/>
      <w:bookmarkEnd w:id="599"/>
    </w:p>
    <w:p w14:paraId="4F0D3CD1" w14:textId="2821427D" w:rsidR="0087014B" w:rsidRDefault="00D5184D">
      <w:pPr>
        <w:pStyle w:val="Heading2"/>
      </w:pPr>
      <w:bookmarkStart w:id="600" w:name="_Toc20180"/>
      <w:bookmarkStart w:id="601" w:name="_Toc15649"/>
      <w:bookmarkStart w:id="602" w:name="_Toc21989"/>
      <w:bookmarkStart w:id="603" w:name="_Toc29909"/>
      <w:bookmarkStart w:id="604" w:name="_Toc4817"/>
      <w:bookmarkStart w:id="605" w:name="_Toc29902"/>
      <w:bookmarkStart w:id="606" w:name="_Toc9730"/>
      <w:bookmarkStart w:id="607" w:name="_Toc24188"/>
      <w:bookmarkStart w:id="608" w:name="_Toc2162"/>
      <w:bookmarkStart w:id="609" w:name="_Toc517904000"/>
      <w:r>
        <w:t>Background Information</w:t>
      </w:r>
      <w:bookmarkEnd w:id="600"/>
      <w:bookmarkEnd w:id="601"/>
      <w:bookmarkEnd w:id="602"/>
      <w:bookmarkEnd w:id="603"/>
      <w:bookmarkEnd w:id="604"/>
      <w:bookmarkEnd w:id="605"/>
      <w:bookmarkEnd w:id="606"/>
      <w:bookmarkEnd w:id="607"/>
      <w:bookmarkEnd w:id="608"/>
      <w:bookmarkEnd w:id="609"/>
    </w:p>
    <w:p w14:paraId="49E2F777" w14:textId="77777777" w:rsidR="0087014B" w:rsidRDefault="00D5184D">
      <w:pPr>
        <w:rPr>
          <w:lang w:val="en-US"/>
        </w:rPr>
      </w:pPr>
      <w:r>
        <w:rPr>
          <w:rFonts w:hint="eastAsia"/>
        </w:rPr>
        <w:t>Now</w:t>
      </w:r>
      <w:r>
        <w:t xml:space="preserve">adays, the rapid development of science and technology has brought lots of conveniences to human daily life and one kind of technologies, </w:t>
      </w:r>
      <w:bookmarkStart w:id="610" w:name="OLE_LINK12"/>
      <w:r>
        <w:t>action recognition technique</w:t>
      </w:r>
      <w:bookmarkEnd w:id="610"/>
      <w:r>
        <w:t xml:space="preserve">, starts to </w:t>
      </w:r>
      <w:bookmarkStart w:id="611" w:name="OLE_LINK38"/>
      <w:r>
        <w:t xml:space="preserve">permeate </w:t>
      </w:r>
      <w:bookmarkEnd w:id="611"/>
      <w:r>
        <w:t>every corner of our lives. Maybe you still haven’t noticed it yet, but exactly you have high possibility of using it before. There are some examples of the applications in our daily lives of this technique: health</w:t>
      </w:r>
      <w:ins w:id="612" w:author="像个男人一样" w:date="2018-03-23T10:52:00Z">
        <w:r>
          <w:rPr>
            <w:rFonts w:hint="eastAsia"/>
            <w:lang w:val="en-US"/>
          </w:rPr>
          <w:t>y</w:t>
        </w:r>
      </w:ins>
      <w:r>
        <w:t xml:space="preserve"> smart watch that help</w:t>
      </w:r>
      <w:ins w:id="613" w:author="像个男人一样" w:date="2018-03-23T10:52:00Z">
        <w:r>
          <w:rPr>
            <w:rFonts w:hint="eastAsia"/>
            <w:lang w:val="en-US"/>
          </w:rPr>
          <w:t>s</w:t>
        </w:r>
      </w:ins>
      <w:r>
        <w:t xml:space="preserve"> us to record</w:t>
      </w:r>
      <w:del w:id="614" w:author="像个男人一样" w:date="2018-03-23T10:52:00Z">
        <w:r>
          <w:rPr>
            <w:lang w:val="en-US"/>
          </w:rPr>
          <w:delText>in</w:delText>
        </w:r>
      </w:del>
      <w:ins w:id="615" w:author="像个男人一样" w:date="2018-03-23T10:52:00Z">
        <w:r>
          <w:rPr>
            <w:rFonts w:hint="eastAsia"/>
            <w:lang w:val="en-US"/>
          </w:rPr>
          <w:t>e</w:t>
        </w:r>
      </w:ins>
      <w:del w:id="616" w:author="像个男人一样" w:date="2018-03-23T10:52:00Z">
        <w:r>
          <w:delText>g</w:delText>
        </w:r>
      </w:del>
      <w:r>
        <w:t xml:space="preserve"> the steps every day we walk; robots that can simulate some actions of human; racing game that you just need to move your hands to play games.  </w:t>
      </w:r>
      <w:r>
        <w:rPr>
          <w:rFonts w:hint="eastAsia"/>
        </w:rPr>
        <w:t>Ab</w:t>
      </w:r>
      <w:r>
        <w:t>solutely, action recognition</w:t>
      </w:r>
      <w:r>
        <w:rPr>
          <w:rFonts w:hint="eastAsia"/>
          <w:lang w:val="en-US"/>
        </w:rPr>
        <w:t xml:space="preserve"> </w:t>
      </w:r>
      <w:r>
        <w:t xml:space="preserve">technique is not </w:t>
      </w:r>
      <w:r>
        <w:rPr>
          <w:rFonts w:hint="eastAsia"/>
          <w:lang w:val="en-US"/>
        </w:rPr>
        <w:t xml:space="preserve">only </w:t>
      </w:r>
      <w:r>
        <w:t xml:space="preserve">just those, </w:t>
      </w:r>
      <w:r>
        <w:rPr>
          <w:rFonts w:hint="eastAsia"/>
          <w:lang w:val="en-US"/>
        </w:rPr>
        <w:t xml:space="preserve">in this thesis, it shows a possibility to use the gyro and accelerometer to another field and create </w:t>
      </w:r>
      <w:del w:id="617" w:author="jie sun" w:date="2018-04-19T00:56:00Z">
        <w:r w:rsidDel="0090293C">
          <w:rPr>
            <w:rFonts w:hint="eastAsia"/>
            <w:lang w:val="en-US"/>
          </w:rPr>
          <w:delText xml:space="preserve">some </w:delText>
        </w:r>
      </w:del>
      <w:ins w:id="618" w:author="jie sun" w:date="2018-04-19T00:56:00Z">
        <w:r w:rsidR="0090293C">
          <w:rPr>
            <w:lang w:val="en-US"/>
          </w:rPr>
          <w:t>a</w:t>
        </w:r>
        <w:r w:rsidR="0090293C">
          <w:rPr>
            <w:rFonts w:hint="eastAsia"/>
            <w:lang w:val="en-US"/>
          </w:rPr>
          <w:t xml:space="preserve"> </w:t>
        </w:r>
      </w:ins>
      <w:r>
        <w:rPr>
          <w:rFonts w:hint="eastAsia"/>
          <w:lang w:val="en-US"/>
        </w:rPr>
        <w:t>new product</w:t>
      </w:r>
      <w:ins w:id="619" w:author="jie sun" w:date="2018-04-19T01:09:00Z">
        <w:r w:rsidR="0040338A">
          <w:rPr>
            <w:lang w:val="en-US"/>
          </w:rPr>
          <w:t xml:space="preserve">, a </w:t>
        </w:r>
      </w:ins>
      <w:ins w:id="620" w:author="jie sun" w:date="2018-04-19T01:10:00Z">
        <w:r w:rsidR="0040338A">
          <w:rPr>
            <w:lang w:val="en-US"/>
          </w:rPr>
          <w:t>multiple function glow-stick</w:t>
        </w:r>
      </w:ins>
      <w:r>
        <w:rPr>
          <w:rFonts w:hint="eastAsia"/>
          <w:lang w:val="en-US"/>
        </w:rPr>
        <w:t xml:space="preserve"> maybe it will appear in </w:t>
      </w:r>
      <w:del w:id="621" w:author="jie sun" w:date="2018-04-08T14:56:00Z">
        <w:r w:rsidDel="004A50B7">
          <w:rPr>
            <w:rFonts w:hint="eastAsia"/>
            <w:lang w:val="en-US"/>
          </w:rPr>
          <w:delText xml:space="preserve">the </w:delText>
        </w:r>
      </w:del>
      <w:r>
        <w:rPr>
          <w:rFonts w:hint="eastAsia"/>
          <w:lang w:val="en-US"/>
        </w:rPr>
        <w:t>near future.</w:t>
      </w:r>
    </w:p>
    <w:p w14:paraId="233C6C65" w14:textId="77777777" w:rsidR="0087014B" w:rsidRDefault="00D5184D">
      <w:pPr>
        <w:rPr>
          <w:lang w:val="en-US"/>
        </w:rPr>
      </w:pPr>
      <w:r>
        <w:rPr>
          <w:rFonts w:hint="eastAsia"/>
          <w:lang w:val="en-US"/>
        </w:rPr>
        <w:t>There two purposes for this thesis, one is to introduce what the gyro</w:t>
      </w:r>
      <w:ins w:id="622" w:author="jie sun" w:date="2018-04-19T00:47:00Z">
        <w:r w:rsidR="009306FF">
          <w:rPr>
            <w:lang w:val="en-US"/>
          </w:rPr>
          <w:t xml:space="preserve">scope and </w:t>
        </w:r>
      </w:ins>
      <w:del w:id="623" w:author="jie sun" w:date="2018-04-19T00:47:00Z">
        <w:r w:rsidDel="009306FF">
          <w:rPr>
            <w:rFonts w:hint="eastAsia"/>
            <w:lang w:val="en-US"/>
          </w:rPr>
          <w:delText>,</w:delText>
        </w:r>
      </w:del>
      <w:r>
        <w:rPr>
          <w:rFonts w:hint="eastAsia"/>
          <w:lang w:val="en-US"/>
        </w:rPr>
        <w:t xml:space="preserve"> accelerometer are and how they work</w:t>
      </w:r>
      <w:del w:id="624" w:author="像个男人一样" w:date="2018-04-07T21:24:00Z">
        <w:r>
          <w:rPr>
            <w:rFonts w:hint="eastAsia"/>
            <w:lang w:val="en-US"/>
          </w:rPr>
          <w:delText>s</w:delText>
        </w:r>
      </w:del>
      <w:r>
        <w:rPr>
          <w:rFonts w:hint="eastAsia"/>
          <w:lang w:val="en-US"/>
        </w:rPr>
        <w:t xml:space="preserve"> and some basic application in our daily lives; </w:t>
      </w:r>
      <w:del w:id="625" w:author="JIE  SUN" w:date="2018-06-25T15:58:00Z">
        <w:r w:rsidDel="00BD3EFF">
          <w:rPr>
            <w:rFonts w:hint="eastAsia"/>
            <w:lang w:val="en-US"/>
          </w:rPr>
          <w:delText xml:space="preserve">the </w:delText>
        </w:r>
      </w:del>
      <w:r>
        <w:rPr>
          <w:rFonts w:hint="eastAsia"/>
          <w:lang w:val="en-US"/>
        </w:rPr>
        <w:t>another is to put forward a hypothesis for some new product using those two devices and some basic algorithms. The author is really interested in this technology and hope to do something for helping some</w:t>
      </w:r>
      <w:del w:id="626" w:author="jie sun" w:date="2018-04-08T14:56:00Z">
        <w:r w:rsidDel="004A50B7">
          <w:rPr>
            <w:rFonts w:hint="eastAsia"/>
            <w:lang w:val="en-US"/>
          </w:rPr>
          <w:delText xml:space="preserve"> </w:delText>
        </w:r>
      </w:del>
      <w:r>
        <w:rPr>
          <w:rFonts w:hint="eastAsia"/>
          <w:lang w:val="en-US"/>
        </w:rPr>
        <w:t xml:space="preserve">one who is </w:t>
      </w:r>
      <w:ins w:id="627" w:author="jie sun" w:date="2018-04-19T00:47:00Z">
        <w:r w:rsidR="009306FF">
          <w:rPr>
            <w:lang w:val="en-US"/>
          </w:rPr>
          <w:t xml:space="preserve">also </w:t>
        </w:r>
      </w:ins>
      <w:r>
        <w:rPr>
          <w:rFonts w:hint="eastAsia"/>
          <w:lang w:val="en-US"/>
        </w:rPr>
        <w:t>interested and want</w:t>
      </w:r>
      <w:ins w:id="628" w:author="jie sun" w:date="2018-04-19T00:47:00Z">
        <w:r w:rsidR="009306FF">
          <w:rPr>
            <w:lang w:val="en-US"/>
          </w:rPr>
          <w:t>s</w:t>
        </w:r>
      </w:ins>
      <w:r>
        <w:rPr>
          <w:rFonts w:hint="eastAsia"/>
          <w:lang w:val="en-US"/>
        </w:rPr>
        <w:t xml:space="preserve"> to study to get a basic principle for those two devices.</w:t>
      </w:r>
    </w:p>
    <w:p w14:paraId="60172233" w14:textId="77777777" w:rsidR="0087014B" w:rsidRDefault="00D5184D">
      <w:pPr>
        <w:rPr>
          <w:lang w:val="en-US"/>
        </w:rPr>
      </w:pPr>
      <w:del w:id="629" w:author="JIE  SUN" w:date="2018-06-25T15:58:00Z">
        <w:r w:rsidDel="00BD3EFF">
          <w:rPr>
            <w:rFonts w:hint="eastAsia"/>
            <w:lang w:val="en-US"/>
          </w:rPr>
          <w:delText>The</w:delText>
        </w:r>
      </w:del>
      <w:ins w:id="630" w:author="JIE  SUN" w:date="2018-06-25T15:58:00Z">
        <w:r w:rsidR="00BD3EFF">
          <w:rPr>
            <w:lang w:val="en-US"/>
          </w:rPr>
          <w:t xml:space="preserve"> </w:t>
        </w:r>
      </w:ins>
      <w:del w:id="631" w:author="JIE  SUN" w:date="2018-06-25T15:58:00Z">
        <w:r w:rsidDel="00BD3EFF">
          <w:rPr>
            <w:rFonts w:hint="eastAsia"/>
            <w:lang w:val="en-US"/>
          </w:rPr>
          <w:delText xml:space="preserve"> </w:delText>
        </w:r>
      </w:del>
      <w:del w:id="632" w:author="jie sun" w:date="2018-04-19T01:17:00Z">
        <w:r w:rsidDel="00C5586A">
          <w:rPr>
            <w:rFonts w:hint="eastAsia"/>
            <w:lang w:val="en-US"/>
          </w:rPr>
          <w:delText>most important is that the hypothesis</w:delText>
        </w:r>
      </w:del>
      <w:ins w:id="633" w:author="JIE  SUN" w:date="2018-06-25T15:58:00Z">
        <w:r w:rsidR="00BD3EFF">
          <w:rPr>
            <w:rFonts w:hint="eastAsia"/>
            <w:lang w:val="en-US"/>
          </w:rPr>
          <w:t>A</w:t>
        </w:r>
      </w:ins>
      <w:ins w:id="634" w:author="jie sun" w:date="2018-04-19T01:17:00Z">
        <w:del w:id="635" w:author="JIE  SUN" w:date="2018-06-25T15:58:00Z">
          <w:r w:rsidR="00C5586A" w:rsidDel="00BD3EFF">
            <w:rPr>
              <w:lang w:val="en-US"/>
            </w:rPr>
            <w:delText>a</w:delText>
          </w:r>
        </w:del>
        <w:r w:rsidR="00C5586A">
          <w:rPr>
            <w:lang w:val="en-US"/>
          </w:rPr>
          <w:t xml:space="preserve">nother one is the concept of </w:t>
        </w:r>
      </w:ins>
      <w:del w:id="636" w:author="jie sun" w:date="2018-05-22T11:47:00Z">
        <w:r w:rsidDel="007C62E3">
          <w:rPr>
            <w:rFonts w:hint="eastAsia"/>
            <w:lang w:val="en-US"/>
          </w:rPr>
          <w:delText xml:space="preserve"> </w:delText>
        </w:r>
      </w:del>
      <w:ins w:id="637" w:author="jie sun" w:date="2018-04-19T01:17:00Z">
        <w:r w:rsidR="00C5586A">
          <w:rPr>
            <w:lang w:val="en-US"/>
          </w:rPr>
          <w:t xml:space="preserve">new function glow stick </w:t>
        </w:r>
      </w:ins>
      <w:r>
        <w:rPr>
          <w:rFonts w:hint="eastAsia"/>
          <w:lang w:val="en-US"/>
        </w:rPr>
        <w:t xml:space="preserve">can be </w:t>
      </w:r>
      <w:ins w:id="638" w:author="jie sun" w:date="2018-04-19T01:18:00Z">
        <w:r w:rsidR="00C5586A">
          <w:rPr>
            <w:lang w:val="en-US"/>
          </w:rPr>
          <w:t>proven and may appear</w:t>
        </w:r>
      </w:ins>
      <w:del w:id="639" w:author="jie sun" w:date="2018-04-19T01:18:00Z">
        <w:r w:rsidDel="00C5586A">
          <w:rPr>
            <w:rFonts w:hint="eastAsia"/>
            <w:lang w:val="en-US"/>
          </w:rPr>
          <w:delText>made sure</w:delText>
        </w:r>
      </w:del>
      <w:r>
        <w:rPr>
          <w:rFonts w:hint="eastAsia"/>
          <w:lang w:val="en-US"/>
        </w:rPr>
        <w:t xml:space="preserve"> in </w:t>
      </w:r>
      <w:del w:id="640" w:author="jie sun" w:date="2018-04-08T14:56:00Z">
        <w:r w:rsidDel="004A50B7">
          <w:rPr>
            <w:rFonts w:hint="eastAsia"/>
            <w:lang w:val="en-US"/>
          </w:rPr>
          <w:delText xml:space="preserve">the </w:delText>
        </w:r>
      </w:del>
      <w:r>
        <w:rPr>
          <w:rFonts w:hint="eastAsia"/>
          <w:lang w:val="en-US"/>
        </w:rPr>
        <w:t>near future and this product can be used in some areas for people having some fun or any other functions.</w:t>
      </w:r>
      <w:ins w:id="641" w:author="jie sun" w:date="2018-04-19T01:19:00Z">
        <w:r w:rsidR="00D67C80">
          <w:rPr>
            <w:lang w:val="en-US"/>
          </w:rPr>
          <w:t xml:space="preserve"> Something special for it is this glow stick has action recognition function</w:t>
        </w:r>
        <w:r w:rsidR="003B2570">
          <w:rPr>
            <w:lang w:val="en-US"/>
          </w:rPr>
          <w:t xml:space="preserve"> and can shows differen</w:t>
        </w:r>
      </w:ins>
      <w:ins w:id="642" w:author="jie sun" w:date="2018-04-19T01:20:00Z">
        <w:r w:rsidR="003B2570">
          <w:rPr>
            <w:lang w:val="en-US"/>
          </w:rPr>
          <w:t xml:space="preserve">t colors in </w:t>
        </w:r>
      </w:ins>
      <w:ins w:id="643" w:author="jie sun" w:date="2018-04-19T01:28:00Z">
        <w:r w:rsidR="00606928">
          <w:rPr>
            <w:lang w:val="en-US"/>
          </w:rPr>
          <w:t xml:space="preserve">some specific </w:t>
        </w:r>
      </w:ins>
      <w:commentRangeStart w:id="644"/>
      <w:ins w:id="645" w:author="jie sun" w:date="2018-04-19T01:27:00Z">
        <w:r w:rsidR="003B2570">
          <w:rPr>
            <w:lang w:val="en-US"/>
          </w:rPr>
          <w:t>actions</w:t>
        </w:r>
      </w:ins>
      <w:commentRangeEnd w:id="644"/>
      <w:r w:rsidR="0044101A">
        <w:rPr>
          <w:rStyle w:val="CommentReference"/>
        </w:rPr>
        <w:commentReference w:id="644"/>
      </w:r>
      <w:ins w:id="646" w:author="jie sun" w:date="2018-04-19T01:20:00Z">
        <w:r w:rsidR="003B2570">
          <w:rPr>
            <w:lang w:val="en-US"/>
          </w:rPr>
          <w:t>.</w:t>
        </w:r>
      </w:ins>
    </w:p>
    <w:p w14:paraId="7287F19D" w14:textId="77777777" w:rsidR="0044101A" w:rsidRDefault="0044101A">
      <w:pPr>
        <w:sectPr w:rsidR="0044101A" w:rsidSect="0044101A">
          <w:endnotePr>
            <w:numFmt w:val="decimal"/>
          </w:endnotePr>
          <w:pgSz w:w="11906" w:h="16838"/>
          <w:pgMar w:top="1440" w:right="1440" w:bottom="1440" w:left="1440" w:header="708" w:footer="708" w:gutter="0"/>
          <w:pgNumType w:start="1"/>
          <w:cols w:space="708"/>
          <w:docGrid w:linePitch="360"/>
        </w:sectPr>
      </w:pPr>
    </w:p>
    <w:p w14:paraId="644D143C" w14:textId="77777777" w:rsidR="0087014B" w:rsidRDefault="0087014B">
      <w:pPr>
        <w:rPr>
          <w:ins w:id="647" w:author="像个男人一样" w:date="2018-03-21T20:32:00Z"/>
        </w:rPr>
      </w:pPr>
    </w:p>
    <w:p w14:paraId="7C0E39E7" w14:textId="77777777" w:rsidR="0087014B" w:rsidRDefault="0087014B">
      <w:pPr>
        <w:rPr>
          <w:ins w:id="648" w:author="像个男人一样" w:date="2018-03-21T20:32:00Z"/>
        </w:rPr>
      </w:pPr>
    </w:p>
    <w:p w14:paraId="48D059A4" w14:textId="77777777" w:rsidR="0087014B" w:rsidRDefault="0087014B">
      <w:pPr>
        <w:rPr>
          <w:ins w:id="649" w:author="像个男人一样" w:date="2018-03-21T20:32:00Z"/>
        </w:rPr>
      </w:pPr>
    </w:p>
    <w:p w14:paraId="7C0BB2D4" w14:textId="77777777" w:rsidR="0087014B" w:rsidRDefault="0087014B">
      <w:pPr>
        <w:rPr>
          <w:del w:id="650" w:author="像个男人一样" w:date="2018-03-21T20:32:00Z"/>
        </w:rPr>
      </w:pPr>
    </w:p>
    <w:p w14:paraId="67D86F71" w14:textId="77777777" w:rsidR="0087014B" w:rsidRDefault="00D5184D">
      <w:pPr>
        <w:pStyle w:val="Heading2"/>
        <w:rPr>
          <w:del w:id="651" w:author="像个男人一样" w:date="2018-03-21T20:32:00Z"/>
        </w:rPr>
      </w:pPr>
      <w:bookmarkStart w:id="652" w:name="_Toc5726"/>
      <w:bookmarkStart w:id="653" w:name="_Toc29394"/>
      <w:bookmarkStart w:id="654" w:name="_Toc1185"/>
      <w:bookmarkStart w:id="655" w:name="_Toc10574"/>
      <w:bookmarkStart w:id="656" w:name="_Toc10252"/>
      <w:bookmarkStart w:id="657" w:name="_Toc31769"/>
      <w:bookmarkStart w:id="658" w:name="_Toc20302"/>
      <w:bookmarkStart w:id="659" w:name="_Toc9225"/>
      <w:bookmarkStart w:id="660" w:name="_Toc3093"/>
      <w:bookmarkStart w:id="661" w:name="_Toc10917"/>
      <w:del w:id="662" w:author="像个男人一样" w:date="2018-03-21T20:32:00Z">
        <w:r>
          <w:delText>Acknowledgement</w:delText>
        </w:r>
        <w:bookmarkEnd w:id="652"/>
        <w:bookmarkEnd w:id="653"/>
        <w:bookmarkEnd w:id="654"/>
        <w:bookmarkEnd w:id="655"/>
        <w:bookmarkEnd w:id="656"/>
        <w:bookmarkEnd w:id="657"/>
        <w:bookmarkEnd w:id="658"/>
        <w:bookmarkEnd w:id="659"/>
        <w:bookmarkEnd w:id="660"/>
        <w:bookmarkEnd w:id="661"/>
      </w:del>
    </w:p>
    <w:p w14:paraId="753828C6" w14:textId="77777777" w:rsidR="0087014B" w:rsidRDefault="0087014B"/>
    <w:p w14:paraId="06813542" w14:textId="77777777" w:rsidR="0087014B" w:rsidRDefault="0087014B"/>
    <w:p w14:paraId="25E4EC3C" w14:textId="6B70E8E9" w:rsidR="0087014B" w:rsidRDefault="00D5184D">
      <w:pPr>
        <w:pStyle w:val="Heading1"/>
      </w:pPr>
      <w:bookmarkStart w:id="663" w:name="_Toc1628"/>
      <w:bookmarkStart w:id="664" w:name="_Toc17398"/>
      <w:bookmarkStart w:id="665" w:name="_Toc19668"/>
      <w:bookmarkStart w:id="666" w:name="_Toc5031"/>
      <w:bookmarkStart w:id="667" w:name="_Toc9354"/>
      <w:bookmarkStart w:id="668" w:name="_Toc23936"/>
      <w:bookmarkStart w:id="669" w:name="_Toc15078"/>
      <w:bookmarkStart w:id="670" w:name="_Toc15291"/>
      <w:bookmarkStart w:id="671" w:name="_Toc26378"/>
      <w:bookmarkStart w:id="672" w:name="_Toc517904001"/>
      <w:r>
        <w:t xml:space="preserve">Accelerometer </w:t>
      </w:r>
      <w:ins w:id="673" w:author="jie sun" w:date="2018-04-16T21:12:00Z">
        <w:r w:rsidR="003A7DD6">
          <w:rPr>
            <w:rFonts w:hint="eastAsia"/>
          </w:rPr>
          <w:t>W</w:t>
        </w:r>
      </w:ins>
      <w:del w:id="674" w:author="jie sun" w:date="2018-04-16T21:12:00Z">
        <w:r w:rsidDel="003A7DD6">
          <w:delText>w</w:delText>
        </w:r>
      </w:del>
      <w:r>
        <w:t xml:space="preserve">ith </w:t>
      </w:r>
      <w:ins w:id="675" w:author="jie sun" w:date="2018-04-16T21:03:00Z">
        <w:r w:rsidR="0065293C">
          <w:rPr>
            <w:rFonts w:hint="eastAsia"/>
          </w:rPr>
          <w:t>S</w:t>
        </w:r>
      </w:ins>
      <w:del w:id="676" w:author="jie sun" w:date="2018-04-16T21:03:00Z">
        <w:r w:rsidDel="0065293C">
          <w:delText>s</w:delText>
        </w:r>
      </w:del>
      <w:r>
        <w:t xml:space="preserve">teps </w:t>
      </w:r>
      <w:ins w:id="677" w:author="jie sun" w:date="2018-04-16T21:03:00Z">
        <w:r w:rsidR="0065293C">
          <w:t>A</w:t>
        </w:r>
      </w:ins>
      <w:del w:id="678" w:author="jie sun" w:date="2018-04-16T21:03:00Z">
        <w:r w:rsidDel="0065293C">
          <w:delText>a</w:delText>
        </w:r>
      </w:del>
      <w:r>
        <w:t>lgorithm</w:t>
      </w:r>
      <w:bookmarkEnd w:id="663"/>
      <w:bookmarkEnd w:id="664"/>
      <w:bookmarkEnd w:id="665"/>
      <w:bookmarkEnd w:id="666"/>
      <w:bookmarkEnd w:id="667"/>
      <w:bookmarkEnd w:id="668"/>
      <w:bookmarkEnd w:id="669"/>
      <w:bookmarkEnd w:id="670"/>
      <w:bookmarkEnd w:id="671"/>
      <w:bookmarkEnd w:id="672"/>
      <w:r>
        <w:t xml:space="preserve"> </w:t>
      </w:r>
    </w:p>
    <w:p w14:paraId="5A4789AB" w14:textId="55550196" w:rsidR="0087014B" w:rsidRDefault="00D5184D">
      <w:pPr>
        <w:pStyle w:val="Heading2"/>
      </w:pPr>
      <w:bookmarkStart w:id="679" w:name="_Toc24701"/>
      <w:bookmarkStart w:id="680" w:name="_Toc18569"/>
      <w:bookmarkStart w:id="681" w:name="_Toc31120"/>
      <w:bookmarkStart w:id="682" w:name="_Toc26027"/>
      <w:bookmarkStart w:id="683" w:name="_Toc2838"/>
      <w:bookmarkStart w:id="684" w:name="_Toc7401"/>
      <w:bookmarkStart w:id="685" w:name="_Toc23474"/>
      <w:bookmarkStart w:id="686" w:name="_Toc10943"/>
      <w:bookmarkStart w:id="687" w:name="_Toc3004"/>
      <w:bookmarkStart w:id="688" w:name="_Toc517904002"/>
      <w:r>
        <w:t xml:space="preserve">The </w:t>
      </w:r>
      <w:ins w:id="689" w:author="jie sun" w:date="2018-04-16T21:04:00Z">
        <w:r w:rsidR="002539C6">
          <w:t>I</w:t>
        </w:r>
      </w:ins>
      <w:del w:id="690" w:author="jie sun" w:date="2018-04-16T21:04:00Z">
        <w:r w:rsidDel="002539C6">
          <w:delText>i</w:delText>
        </w:r>
      </w:del>
      <w:r>
        <w:t xml:space="preserve">ntroduction </w:t>
      </w:r>
      <w:ins w:id="691" w:author="jie sun" w:date="2018-04-16T21:12:00Z">
        <w:r w:rsidR="006B73E8">
          <w:rPr>
            <w:rFonts w:hint="eastAsia"/>
          </w:rPr>
          <w:t>A</w:t>
        </w:r>
      </w:ins>
      <w:del w:id="692" w:author="jie sun" w:date="2018-04-16T21:12:00Z">
        <w:r w:rsidDel="006B73E8">
          <w:delText>a</w:delText>
        </w:r>
      </w:del>
      <w:r>
        <w:t xml:space="preserve">nd </w:t>
      </w:r>
      <w:ins w:id="693" w:author="jie sun" w:date="2018-04-16T21:04:00Z">
        <w:r w:rsidR="002539C6">
          <w:t>W</w:t>
        </w:r>
      </w:ins>
      <w:del w:id="694" w:author="jie sun" w:date="2018-04-16T21:04:00Z">
        <w:r w:rsidDel="002539C6">
          <w:delText>w</w:delText>
        </w:r>
      </w:del>
      <w:r>
        <w:t xml:space="preserve">orking </w:t>
      </w:r>
      <w:ins w:id="695" w:author="jie sun" w:date="2018-04-16T21:04:00Z">
        <w:r w:rsidR="002539C6">
          <w:t>P</w:t>
        </w:r>
      </w:ins>
      <w:del w:id="696" w:author="jie sun" w:date="2018-04-16T21:04:00Z">
        <w:r w:rsidDel="002539C6">
          <w:delText>p</w:delText>
        </w:r>
      </w:del>
      <w:r>
        <w:t xml:space="preserve">rinciple </w:t>
      </w:r>
      <w:ins w:id="697" w:author="jie sun" w:date="2018-04-16T21:12:00Z">
        <w:r w:rsidR="00F56A93">
          <w:rPr>
            <w:rFonts w:hint="eastAsia"/>
          </w:rPr>
          <w:t>O</w:t>
        </w:r>
      </w:ins>
      <w:del w:id="698" w:author="jie sun" w:date="2018-04-16T21:12:00Z">
        <w:r w:rsidDel="00F56A93">
          <w:delText>o</w:delText>
        </w:r>
      </w:del>
      <w:r>
        <w:t xml:space="preserve">f </w:t>
      </w:r>
      <w:ins w:id="699" w:author="jie sun" w:date="2018-04-16T21:04:00Z">
        <w:r w:rsidR="002539C6">
          <w:t>A</w:t>
        </w:r>
      </w:ins>
      <w:del w:id="700" w:author="jie sun" w:date="2018-04-16T21:04:00Z">
        <w:r w:rsidDel="002539C6">
          <w:delText>a</w:delText>
        </w:r>
      </w:del>
      <w:r>
        <w:t xml:space="preserve">n </w:t>
      </w:r>
      <w:ins w:id="701" w:author="jie sun" w:date="2018-04-16T21:04:00Z">
        <w:r w:rsidR="002539C6">
          <w:t>A</w:t>
        </w:r>
      </w:ins>
      <w:del w:id="702" w:author="jie sun" w:date="2018-04-16T21:04:00Z">
        <w:r w:rsidDel="002539C6">
          <w:delText>a</w:delText>
        </w:r>
      </w:del>
      <w:r>
        <w:t>ccelerometer</w:t>
      </w:r>
      <w:bookmarkEnd w:id="679"/>
      <w:bookmarkEnd w:id="680"/>
      <w:bookmarkEnd w:id="681"/>
      <w:bookmarkEnd w:id="682"/>
      <w:bookmarkEnd w:id="683"/>
      <w:bookmarkEnd w:id="684"/>
      <w:bookmarkEnd w:id="685"/>
      <w:bookmarkEnd w:id="686"/>
      <w:bookmarkEnd w:id="687"/>
      <w:bookmarkEnd w:id="688"/>
    </w:p>
    <w:p w14:paraId="05795717" w14:textId="7D2E6754" w:rsidR="0087014B" w:rsidRDefault="00D5184D">
      <w:pPr>
        <w:pStyle w:val="Heading3"/>
      </w:pPr>
      <w:bookmarkStart w:id="703" w:name="_Toc19401"/>
      <w:bookmarkStart w:id="704" w:name="_Toc8353"/>
      <w:bookmarkStart w:id="705" w:name="_Toc8396"/>
      <w:bookmarkStart w:id="706" w:name="_Toc19526"/>
      <w:bookmarkStart w:id="707" w:name="_Toc10745"/>
      <w:bookmarkStart w:id="708" w:name="_Toc29599"/>
      <w:bookmarkStart w:id="709" w:name="_Toc1324"/>
      <w:bookmarkStart w:id="710" w:name="_Toc9057"/>
      <w:bookmarkStart w:id="711" w:name="_Toc4955"/>
      <w:bookmarkStart w:id="712" w:name="_Toc517904003"/>
      <w:r>
        <w:t xml:space="preserve">What </w:t>
      </w:r>
      <w:ins w:id="713" w:author="jie sun" w:date="2018-04-16T21:12:00Z">
        <w:r w:rsidR="00F46C8C">
          <w:rPr>
            <w:rFonts w:hint="eastAsia"/>
          </w:rPr>
          <w:t>I</w:t>
        </w:r>
      </w:ins>
      <w:del w:id="714" w:author="jie sun" w:date="2018-04-16T21:04:00Z">
        <w:r w:rsidDel="004E1542">
          <w:delText>i</w:delText>
        </w:r>
      </w:del>
      <w:r>
        <w:t xml:space="preserve">s </w:t>
      </w:r>
      <w:ins w:id="715" w:author="jie sun" w:date="2018-04-16T21:04:00Z">
        <w:r w:rsidR="004E1542">
          <w:t>A</w:t>
        </w:r>
      </w:ins>
      <w:del w:id="716" w:author="jie sun" w:date="2018-04-16T21:04:00Z">
        <w:r w:rsidDel="004E1542">
          <w:delText>a</w:delText>
        </w:r>
      </w:del>
      <w:r>
        <w:t xml:space="preserve">n </w:t>
      </w:r>
      <w:ins w:id="717" w:author="jie sun" w:date="2018-04-16T21:04:00Z">
        <w:r w:rsidR="004E1542">
          <w:t>A</w:t>
        </w:r>
      </w:ins>
      <w:del w:id="718" w:author="jie sun" w:date="2018-04-16T21:04:00Z">
        <w:r w:rsidDel="004E1542">
          <w:delText>a</w:delText>
        </w:r>
      </w:del>
      <w:r>
        <w:t>ccelerometer</w:t>
      </w:r>
      <w:bookmarkEnd w:id="703"/>
      <w:bookmarkEnd w:id="704"/>
      <w:bookmarkEnd w:id="705"/>
      <w:bookmarkEnd w:id="706"/>
      <w:bookmarkEnd w:id="707"/>
      <w:bookmarkEnd w:id="708"/>
      <w:bookmarkEnd w:id="709"/>
      <w:bookmarkEnd w:id="710"/>
      <w:bookmarkEnd w:id="711"/>
      <w:bookmarkEnd w:id="712"/>
    </w:p>
    <w:p w14:paraId="1B0ECB66" w14:textId="77777777" w:rsidR="0087014B" w:rsidRDefault="00D5184D">
      <w:r>
        <w:t>Wikipedia explains</w:t>
      </w:r>
      <w:del w:id="719" w:author="jie sun" w:date="2018-04-08T14:45:00Z">
        <w:r w:rsidDel="00F041EB">
          <w:delText xml:space="preserve"> </w:delText>
        </w:r>
        <w:bookmarkStart w:id="720" w:name="OLE_LINK2"/>
        <w:bookmarkStart w:id="721" w:name="OLE_LINK1"/>
        <w:r w:rsidDel="00F041EB">
          <w:delText>:</w:delText>
        </w:r>
      </w:del>
      <w:ins w:id="722" w:author="jie sun" w:date="2018-04-08T14:45:00Z">
        <w:r w:rsidR="00F041EB">
          <w:t>:</w:t>
        </w:r>
      </w:ins>
      <w:r>
        <w:t xml:space="preserve"> “An accelerometer is a device that measures proper acceleration. Proper acceleration, being the acceleration of a body in its own instantaneous rest frame, is not the same as coordinate acceleration, being the acceleration in a fixed coordinate system</w:t>
      </w:r>
      <w:bookmarkEnd w:id="720"/>
      <w:bookmarkEnd w:id="721"/>
      <w:r>
        <w:t xml:space="preserve">”. Exactly, an accelerometer is not hard to </w:t>
      </w:r>
      <w:del w:id="723" w:author="jie sun" w:date="2018-04-08T14:55:00Z">
        <w:r w:rsidDel="00D5184D">
          <w:delText xml:space="preserve">understand </w:delText>
        </w:r>
      </w:del>
      <w:ins w:id="724" w:author="jie sun" w:date="2018-04-08T14:55:00Z">
        <w:r>
          <w:t>be underst</w:t>
        </w:r>
        <w:r w:rsidR="00053383">
          <w:t>ood</w:t>
        </w:r>
        <w:r>
          <w:t xml:space="preserve"> </w:t>
        </w:r>
      </w:ins>
      <w:r>
        <w:t xml:space="preserve">and </w:t>
      </w:r>
      <w:del w:id="725" w:author="jie sun" w:date="2018-04-08T14:55:00Z">
        <w:r w:rsidDel="00053383">
          <w:delText xml:space="preserve">you </w:delText>
        </w:r>
      </w:del>
      <w:r>
        <w:t>just need to know it is used to test the physical acceleration, which is taught in high school physics course and is the rate of change of velocity of an object.</w:t>
      </w:r>
    </w:p>
    <w:p w14:paraId="219DCAD1" w14:textId="6BAB0C3F" w:rsidR="0087014B" w:rsidRDefault="00D5184D">
      <w:pPr>
        <w:pStyle w:val="Heading3"/>
      </w:pPr>
      <w:bookmarkStart w:id="726" w:name="_Toc32677"/>
      <w:bookmarkStart w:id="727" w:name="_Toc22005"/>
      <w:bookmarkStart w:id="728" w:name="_Toc28753"/>
      <w:bookmarkStart w:id="729" w:name="_Toc26054"/>
      <w:bookmarkStart w:id="730" w:name="_Toc13916"/>
      <w:bookmarkStart w:id="731" w:name="_Toc26585"/>
      <w:bookmarkStart w:id="732" w:name="_Toc1923"/>
      <w:bookmarkStart w:id="733" w:name="_Toc4047"/>
      <w:bookmarkStart w:id="734" w:name="_Toc23596"/>
      <w:bookmarkStart w:id="735" w:name="_Toc517904004"/>
      <w:r>
        <w:t xml:space="preserve">Working </w:t>
      </w:r>
      <w:ins w:id="736" w:author="jie sun" w:date="2018-04-16T21:04:00Z">
        <w:r w:rsidR="008B70F3">
          <w:t>P</w:t>
        </w:r>
      </w:ins>
      <w:del w:id="737" w:author="jie sun" w:date="2018-04-16T21:04:00Z">
        <w:r w:rsidDel="008B70F3">
          <w:delText>p</w:delText>
        </w:r>
      </w:del>
      <w:r>
        <w:t xml:space="preserve">rinciple </w:t>
      </w:r>
      <w:ins w:id="738" w:author="JIE  SUN" w:date="2018-06-25T15:59:00Z">
        <w:r w:rsidR="00C773A2">
          <w:t>o</w:t>
        </w:r>
      </w:ins>
      <w:ins w:id="739" w:author="jie sun" w:date="2018-04-16T21:12:00Z">
        <w:del w:id="740" w:author="JIE  SUN" w:date="2018-06-25T15:59:00Z">
          <w:r w:rsidR="002B0076" w:rsidDel="00C773A2">
            <w:rPr>
              <w:rFonts w:hint="eastAsia"/>
            </w:rPr>
            <w:delText>O</w:delText>
          </w:r>
        </w:del>
      </w:ins>
      <w:del w:id="741" w:author="jie sun" w:date="2018-04-16T21:12:00Z">
        <w:r w:rsidDel="002B0076">
          <w:delText>o</w:delText>
        </w:r>
      </w:del>
      <w:r>
        <w:t xml:space="preserve">f </w:t>
      </w:r>
      <w:del w:id="742" w:author="jie sun" w:date="2018-04-08T14:45:00Z">
        <w:r w:rsidDel="00F041EB">
          <w:delText xml:space="preserve"> </w:delText>
        </w:r>
      </w:del>
      <w:ins w:id="743" w:author="JIE  SUN" w:date="2018-06-25T15:59:00Z">
        <w:r w:rsidR="00C773A2">
          <w:rPr>
            <w:rFonts w:hint="eastAsia"/>
          </w:rPr>
          <w:t>a</w:t>
        </w:r>
      </w:ins>
      <w:ins w:id="744" w:author="jie sun" w:date="2018-04-16T21:04:00Z">
        <w:del w:id="745" w:author="JIE  SUN" w:date="2018-06-25T15:59:00Z">
          <w:r w:rsidR="008B70F3" w:rsidDel="00C773A2">
            <w:delText>A</w:delText>
          </w:r>
        </w:del>
      </w:ins>
      <w:del w:id="746" w:author="jie sun" w:date="2018-04-16T21:04:00Z">
        <w:r w:rsidDel="008B70F3">
          <w:delText>a</w:delText>
        </w:r>
      </w:del>
      <w:r>
        <w:t xml:space="preserve">n </w:t>
      </w:r>
      <w:ins w:id="747" w:author="jie sun" w:date="2018-04-16T21:04:00Z">
        <w:r w:rsidR="008B70F3">
          <w:t>A</w:t>
        </w:r>
      </w:ins>
      <w:del w:id="748" w:author="jie sun" w:date="2018-04-16T21:04:00Z">
        <w:r w:rsidDel="008B70F3">
          <w:delText>a</w:delText>
        </w:r>
      </w:del>
      <w:r>
        <w:t>ccelerometer</w:t>
      </w:r>
      <w:bookmarkEnd w:id="726"/>
      <w:bookmarkEnd w:id="727"/>
      <w:bookmarkEnd w:id="728"/>
      <w:bookmarkEnd w:id="729"/>
      <w:bookmarkEnd w:id="730"/>
      <w:bookmarkEnd w:id="731"/>
      <w:bookmarkEnd w:id="732"/>
      <w:bookmarkEnd w:id="733"/>
      <w:bookmarkEnd w:id="734"/>
      <w:bookmarkEnd w:id="735"/>
    </w:p>
    <w:p w14:paraId="3D7A87B2" w14:textId="77777777" w:rsidR="0087014B" w:rsidRDefault="00D5184D">
      <w:r>
        <w:t xml:space="preserve">As I mentioned before </w:t>
      </w:r>
      <w:r>
        <w:rPr>
          <w:rFonts w:hint="eastAsia"/>
        </w:rPr>
        <w:t>t</w:t>
      </w:r>
      <w:r>
        <w:t xml:space="preserve">hat an accelerometer is used to test the acceleration of an object.  What is the acceleration here? </w:t>
      </w:r>
      <w:del w:id="749" w:author="jie sun" w:date="2018-04-19T13:03:00Z">
        <w:r w:rsidDel="00BC6D83">
          <w:delText xml:space="preserve">Actually </w:delText>
        </w:r>
      </w:del>
      <w:ins w:id="750" w:author="jie sun" w:date="2018-04-19T13:03:00Z">
        <w:r w:rsidR="00BC6D83">
          <w:t xml:space="preserve">Exactly, </w:t>
        </w:r>
      </w:ins>
      <w:r>
        <w:t>it is the change rate of the velocity of an object</w:t>
      </w:r>
      <w:ins w:id="751" w:author="jie sun" w:date="2018-04-19T13:03:00Z">
        <w:r w:rsidR="00BC6D83">
          <w:t xml:space="preserve"> </w:t>
        </w:r>
      </w:ins>
      <w:del w:id="752" w:author="jie sun" w:date="2018-04-19T13:03:00Z">
        <w:r w:rsidDel="00BC6D83">
          <w:delText xml:space="preserve">, </w:delText>
        </w:r>
      </w:del>
      <w:r>
        <w:t xml:space="preserve">and can be described as   the ‘a’ in formula: F=-kx=ma, we studied in middle or high school courses. </w:t>
      </w:r>
      <w:customXmlInsRangeStart w:id="753" w:author="jie sun" w:date="2018-04-08T15:39:00Z"/>
      <w:sdt>
        <w:sdtPr>
          <w:id w:val="2069070334"/>
          <w:citation/>
        </w:sdtPr>
        <w:sdtEndPr/>
        <w:sdtContent>
          <w:customXmlInsRangeEnd w:id="753"/>
          <w:ins w:id="754" w:author="jie sun" w:date="2018-04-08T15:39:00Z">
            <w:r w:rsidR="00DA0F8B">
              <w:fldChar w:fldCharType="begin"/>
            </w:r>
            <w:r w:rsidR="00DA0F8B">
              <w:instrText xml:space="preserve"> </w:instrText>
            </w:r>
            <w:r w:rsidR="00DA0F8B">
              <w:rPr>
                <w:rFonts w:hint="eastAsia"/>
              </w:rPr>
              <w:instrText>CITATION And \l 2052</w:instrText>
            </w:r>
            <w:r w:rsidR="00DA0F8B">
              <w:instrText xml:space="preserve"> </w:instrText>
            </w:r>
          </w:ins>
          <w:r w:rsidR="00DA0F8B">
            <w:fldChar w:fldCharType="separate"/>
          </w:r>
          <w:r w:rsidR="006116D1">
            <w:rPr>
              <w:noProof/>
            </w:rPr>
            <w:t>(Nisticò, 2013)</w:t>
          </w:r>
          <w:ins w:id="755" w:author="jie sun" w:date="2018-04-08T15:39:00Z">
            <w:r w:rsidR="00DA0F8B">
              <w:fldChar w:fldCharType="end"/>
            </w:r>
          </w:ins>
          <w:customXmlInsRangeStart w:id="756" w:author="jie sun" w:date="2018-04-08T15:39:00Z"/>
        </w:sdtContent>
      </w:sdt>
      <w:customXmlInsRangeEnd w:id="756"/>
      <w:del w:id="757" w:author="jie sun" w:date="2018-04-08T15:38:00Z">
        <w:r w:rsidDel="00DA0F8B">
          <w:delText xml:space="preserve"> </w:delText>
        </w:r>
      </w:del>
      <w:ins w:id="758" w:author="像个男人一样" w:date="2018-03-22T12:06:00Z">
        <w:del w:id="759" w:author="jie sun" w:date="2018-04-08T15:38:00Z">
          <w:r w:rsidDel="00DA0F8B">
            <w:rPr>
              <w:rStyle w:val="EndnoteReference"/>
            </w:rPr>
            <w:delText>[</w:delText>
          </w:r>
        </w:del>
      </w:ins>
      <w:ins w:id="760" w:author="像个男人一样" w:date="2018-03-22T12:05:00Z">
        <w:del w:id="761" w:author="jie sun" w:date="2018-04-08T15:38:00Z">
          <w:r w:rsidDel="00DA0F8B">
            <w:rPr>
              <w:rStyle w:val="EndnoteReference"/>
            </w:rPr>
            <w:endnoteReference w:id="1"/>
          </w:r>
        </w:del>
      </w:ins>
      <w:ins w:id="826" w:author="像个男人一样" w:date="2018-03-22T12:06:00Z">
        <w:del w:id="827" w:author="jie sun" w:date="2018-04-08T15:38:00Z">
          <w:r w:rsidDel="00DA0F8B">
            <w:rPr>
              <w:rStyle w:val="EndnoteReference"/>
            </w:rPr>
            <w:delText>]</w:delText>
          </w:r>
        </w:del>
      </w:ins>
    </w:p>
    <w:p w14:paraId="20B4945A" w14:textId="77777777" w:rsidR="0087014B" w:rsidRDefault="00D5184D">
      <w:pPr>
        <w:pStyle w:val="Caption"/>
        <w:rPr>
          <w:del w:id="828" w:author="像个男人一样" w:date="2018-03-21T01:18:00Z"/>
        </w:rPr>
        <w:pPrChange w:id="829" w:author="像个男人一样" w:date="2018-03-21T01:01:00Z">
          <w:pPr>
            <w:pStyle w:val="Subtitle"/>
          </w:pPr>
        </w:pPrChange>
      </w:pPr>
      <w:bookmarkStart w:id="830" w:name="_Toc505290347"/>
      <w:del w:id="831" w:author="像个男人一样" w:date="2018-03-22T11:59:00Z">
        <w:r>
          <w:delText xml:space="preserve">Figure 2. </w:delText>
        </w:r>
        <w:r>
          <w:rPr>
            <w:iCs w:val="0"/>
          </w:rPr>
          <w:fldChar w:fldCharType="begin"/>
        </w:r>
        <w:r>
          <w:delInstrText xml:space="preserve"> SEQ Figure_2. \* ARABIC </w:delInstrText>
        </w:r>
        <w:r>
          <w:rPr>
            <w:iCs w:val="0"/>
          </w:rPr>
          <w:fldChar w:fldCharType="separate"/>
        </w:r>
      </w:del>
      <w:ins w:id="832" w:author="像个男人一样" w:date="2018-03-22T11:51:00Z">
        <w:del w:id="833" w:author="像个男人一样" w:date="2018-03-22T11:59:00Z">
          <w:r>
            <w:rPr>
              <w:b/>
            </w:rPr>
            <w:delText>错误！未指定顺序。</w:delText>
          </w:r>
        </w:del>
      </w:ins>
      <w:ins w:id="834" w:author="像个男人一样" w:date="2018-03-21T23:39:00Z">
        <w:del w:id="835" w:author="像个男人一样" w:date="2018-03-22T11:59:00Z">
          <w:r>
            <w:rPr>
              <w:b/>
            </w:rPr>
            <w:delText>错误！未指定顺序。</w:delText>
          </w:r>
        </w:del>
      </w:ins>
      <w:ins w:id="836" w:author="像个男人一样" w:date="2018-03-21T23:10:00Z">
        <w:del w:id="837" w:author="像个男人一样" w:date="2018-03-22T11:59:00Z">
          <w:r>
            <w:rPr>
              <w:b/>
            </w:rPr>
            <w:delText>错误！未指定顺序。</w:delText>
          </w:r>
        </w:del>
      </w:ins>
      <w:ins w:id="838" w:author="像个男人一样" w:date="2018-03-21T23:08:00Z">
        <w:del w:id="839" w:author="像个男人一样" w:date="2018-03-22T11:59:00Z">
          <w:r>
            <w:rPr>
              <w:b/>
            </w:rPr>
            <w:delText>错误！未指定顺序。</w:delText>
          </w:r>
        </w:del>
      </w:ins>
      <w:ins w:id="840" w:author="像个男人一样" w:date="2018-03-21T02:33:00Z">
        <w:del w:id="841" w:author="像个男人一样" w:date="2018-03-22T11:59:00Z">
          <w:r>
            <w:rPr>
              <w:b/>
            </w:rPr>
            <w:delText>错误！未指定顺序。错误！未指定顺序。</w:delText>
          </w:r>
        </w:del>
      </w:ins>
      <w:ins w:id="842" w:author="像个男人一样" w:date="2018-03-21T02:31:00Z">
        <w:del w:id="843" w:author="像个男人一样" w:date="2018-03-22T11:59:00Z">
          <w:r>
            <w:rPr>
              <w:b/>
            </w:rPr>
            <w:delText>错误！未指定顺序。</w:delText>
          </w:r>
        </w:del>
      </w:ins>
      <w:ins w:id="844" w:author="像个男人一样" w:date="2018-03-21T02:30:00Z">
        <w:del w:id="845" w:author="像个男人一样" w:date="2018-03-22T11:59:00Z">
          <w:r>
            <w:rPr>
              <w:b/>
            </w:rPr>
            <w:delText>错误！未指定顺序。</w:delText>
          </w:r>
        </w:del>
      </w:ins>
      <w:ins w:id="846" w:author="像个男人一样" w:date="2018-03-21T02:29:00Z">
        <w:del w:id="847" w:author="像个男人一样" w:date="2018-03-22T11:59:00Z">
          <w:r>
            <w:rPr>
              <w:b/>
            </w:rPr>
            <w:delText>错误！未指定顺序。错误！未指定顺序。</w:delText>
          </w:r>
        </w:del>
      </w:ins>
      <w:ins w:id="848" w:author="像个男人一样" w:date="2018-03-21T02:26:00Z">
        <w:del w:id="849" w:author="像个男人一样" w:date="2018-03-22T11:59:00Z">
          <w:r>
            <w:rPr>
              <w:b/>
            </w:rPr>
            <w:delText>错误！未指定顺序。</w:delText>
          </w:r>
        </w:del>
      </w:ins>
      <w:ins w:id="850" w:author="像个男人一样" w:date="2018-03-21T02:25:00Z">
        <w:del w:id="851" w:author="像个男人一样" w:date="2018-03-22T11:59:00Z">
          <w:r>
            <w:rPr>
              <w:b/>
            </w:rPr>
            <w:delText>错误！未指定顺序。</w:delText>
          </w:r>
        </w:del>
      </w:ins>
      <w:ins w:id="852" w:author="像个男人一样" w:date="2018-03-21T02:24:00Z">
        <w:del w:id="853" w:author="像个男人一样" w:date="2018-03-22T11:59:00Z">
          <w:r>
            <w:rPr>
              <w:b/>
            </w:rPr>
            <w:delText>错误！未指定顺序。</w:delText>
          </w:r>
        </w:del>
      </w:ins>
      <w:ins w:id="854" w:author="像个男人一样" w:date="2018-03-21T02:23:00Z">
        <w:del w:id="855" w:author="像个男人一样" w:date="2018-03-22T11:59:00Z">
          <w:r>
            <w:rPr>
              <w:b/>
            </w:rPr>
            <w:delText>错误！未指定顺序。</w:delText>
          </w:r>
        </w:del>
      </w:ins>
      <w:ins w:id="856" w:author="像个男人一样" w:date="2018-03-21T02:22:00Z">
        <w:del w:id="857" w:author="像个男人一样" w:date="2018-03-22T11:59:00Z">
          <w:r>
            <w:rPr>
              <w:b/>
            </w:rPr>
            <w:delText>错误！未指定顺序。</w:delText>
          </w:r>
        </w:del>
      </w:ins>
      <w:ins w:id="858" w:author="像个男人一样" w:date="2018-03-21T02:17:00Z">
        <w:del w:id="859" w:author="像个男人一样" w:date="2018-03-22T11:59:00Z">
          <w:r>
            <w:rPr>
              <w:b/>
            </w:rPr>
            <w:delText>错误！未指定顺序。错误！未指定顺序。错误！未指定顺序。</w:delText>
          </w:r>
        </w:del>
      </w:ins>
      <w:ins w:id="860" w:author="像个男人一样" w:date="2018-03-21T02:15:00Z">
        <w:del w:id="861" w:author="像个男人一样" w:date="2018-03-22T11:59:00Z">
          <w:r>
            <w:rPr>
              <w:b/>
            </w:rPr>
            <w:delText>错误！未指定顺序。</w:delText>
          </w:r>
        </w:del>
      </w:ins>
      <w:ins w:id="862" w:author="像个男人一样" w:date="2018-03-21T02:14:00Z">
        <w:del w:id="863" w:author="像个男人一样" w:date="2018-03-22T11:59:00Z">
          <w:r>
            <w:rPr>
              <w:b/>
            </w:rPr>
            <w:delText>错误！未指定顺序。</w:delText>
          </w:r>
        </w:del>
      </w:ins>
      <w:ins w:id="864" w:author="像个男人一样" w:date="2018-03-21T02:13:00Z">
        <w:del w:id="865" w:author="像个男人一样" w:date="2018-03-22T11:59:00Z">
          <w:r>
            <w:rPr>
              <w:b/>
            </w:rPr>
            <w:delText>错误！未指定顺序。</w:delText>
          </w:r>
        </w:del>
      </w:ins>
      <w:ins w:id="866" w:author="像个男人一样" w:date="2018-03-21T02:12:00Z">
        <w:del w:id="867" w:author="像个男人一样" w:date="2018-03-22T11:59:00Z">
          <w:r>
            <w:rPr>
              <w:b/>
            </w:rPr>
            <w:delText>错误！未指定顺序。</w:delText>
          </w:r>
        </w:del>
      </w:ins>
      <w:ins w:id="868" w:author="像个男人一样" w:date="2018-03-21T02:02:00Z">
        <w:del w:id="869" w:author="像个男人一样" w:date="2018-03-22T11:59:00Z">
          <w:r>
            <w:rPr>
              <w:b/>
            </w:rPr>
            <w:delText>错误！未指定顺序。错误！未指定顺序。</w:delText>
          </w:r>
        </w:del>
      </w:ins>
      <w:ins w:id="870" w:author="像个男人一样" w:date="2018-03-21T02:01:00Z">
        <w:del w:id="871" w:author="像个男人一样" w:date="2018-03-22T11:59:00Z">
          <w:r>
            <w:rPr>
              <w:b/>
            </w:rPr>
            <w:delText>错误！未指定顺序。</w:delText>
          </w:r>
        </w:del>
      </w:ins>
      <w:ins w:id="872" w:author="像个男人一样" w:date="2018-03-21T02:00:00Z">
        <w:del w:id="873" w:author="像个男人一样" w:date="2018-03-22T11:59:00Z">
          <w:r>
            <w:rPr>
              <w:b/>
            </w:rPr>
            <w:delText>错误！未指定顺序。</w:delText>
          </w:r>
        </w:del>
      </w:ins>
      <w:ins w:id="874" w:author="像个男人一样" w:date="2018-03-21T01:59:00Z">
        <w:del w:id="875" w:author="像个男人一样" w:date="2018-03-22T11:59:00Z">
          <w:r>
            <w:rPr>
              <w:b/>
            </w:rPr>
            <w:delText>错误！未指定顺序。</w:delText>
          </w:r>
        </w:del>
      </w:ins>
      <w:ins w:id="876" w:author="像个男人一样" w:date="2018-03-21T01:58:00Z">
        <w:del w:id="877" w:author="像个男人一样" w:date="2018-03-22T11:59:00Z">
          <w:r>
            <w:rPr>
              <w:b/>
            </w:rPr>
            <w:delText>错误！未指定顺序。错误！未指定顺序。</w:delText>
          </w:r>
        </w:del>
      </w:ins>
      <w:ins w:id="878" w:author="像个男人一样" w:date="2018-03-21T01:57:00Z">
        <w:del w:id="879" w:author="像个男人一样" w:date="2018-03-22T11:59:00Z">
          <w:r>
            <w:rPr>
              <w:b/>
            </w:rPr>
            <w:delText>错误！未指定顺序。</w:delText>
          </w:r>
        </w:del>
      </w:ins>
      <w:ins w:id="880" w:author="像个男人一样" w:date="2018-03-21T01:48:00Z">
        <w:del w:id="881" w:author="像个男人一样" w:date="2018-03-22T11:59:00Z">
          <w:r>
            <w:rPr>
              <w:b/>
            </w:rPr>
            <w:delText>错误！未指定顺序。错误！未指定顺序。</w:delText>
          </w:r>
        </w:del>
      </w:ins>
      <w:ins w:id="882" w:author="像个男人一样" w:date="2018-03-21T01:47:00Z">
        <w:del w:id="883" w:author="像个男人一样" w:date="2018-03-22T11:59:00Z">
          <w:r>
            <w:rPr>
              <w:b/>
            </w:rPr>
            <w:delText>错误！未指定顺序。</w:delText>
          </w:r>
        </w:del>
      </w:ins>
      <w:ins w:id="884" w:author="像个男人一样" w:date="2018-03-21T01:46:00Z">
        <w:del w:id="885" w:author="像个男人一样" w:date="2018-03-22T11:59:00Z">
          <w:r>
            <w:rPr>
              <w:b/>
            </w:rPr>
            <w:delText>错误！未指定顺序。</w:delText>
          </w:r>
        </w:del>
      </w:ins>
      <w:ins w:id="886" w:author="像个男人一样" w:date="2018-03-21T01:45:00Z">
        <w:del w:id="887" w:author="像个男人一样" w:date="2018-03-22T11:59:00Z">
          <w:r>
            <w:rPr>
              <w:b/>
            </w:rPr>
            <w:delText>错误！未指定顺序。错误！未指定顺序。</w:delText>
          </w:r>
        </w:del>
      </w:ins>
      <w:ins w:id="888" w:author="像个男人一样" w:date="2018-03-21T01:43:00Z">
        <w:del w:id="889" w:author="像个男人一样" w:date="2018-03-22T11:59:00Z">
          <w:r>
            <w:rPr>
              <w:b/>
            </w:rPr>
            <w:delText>错误！未指定顺序。</w:delText>
          </w:r>
        </w:del>
      </w:ins>
      <w:ins w:id="890" w:author="像个男人一样" w:date="2018-03-21T01:42:00Z">
        <w:del w:id="891" w:author="像个男人一样" w:date="2018-03-22T11:59:00Z">
          <w:r>
            <w:rPr>
              <w:b/>
            </w:rPr>
            <w:delText>错误！未指定顺序。</w:delText>
          </w:r>
        </w:del>
      </w:ins>
      <w:ins w:id="892" w:author="像个男人一样" w:date="2018-03-21T01:40:00Z">
        <w:del w:id="893" w:author="像个男人一样" w:date="2018-03-22T11:59:00Z">
          <w:r>
            <w:rPr>
              <w:b/>
            </w:rPr>
            <w:delText>错误！未指定顺序。错误！未指定顺序。</w:delText>
          </w:r>
        </w:del>
      </w:ins>
      <w:ins w:id="894" w:author="像个男人一样" w:date="2018-03-21T01:39:00Z">
        <w:del w:id="895" w:author="像个男人一样" w:date="2018-03-22T11:59:00Z">
          <w:r>
            <w:rPr>
              <w:b/>
            </w:rPr>
            <w:delText>错误！未指定顺序。</w:delText>
          </w:r>
        </w:del>
      </w:ins>
      <w:ins w:id="896" w:author="像个男人一样" w:date="2018-03-21T01:38:00Z">
        <w:del w:id="897" w:author="像个男人一样" w:date="2018-03-22T11:59:00Z">
          <w:r>
            <w:rPr>
              <w:b/>
            </w:rPr>
            <w:delText>错误！未指定顺序。</w:delText>
          </w:r>
        </w:del>
      </w:ins>
      <w:ins w:id="898" w:author="像个男人一样" w:date="2018-03-21T01:37:00Z">
        <w:del w:id="899" w:author="像个男人一样" w:date="2018-03-22T11:59:00Z">
          <w:r>
            <w:rPr>
              <w:b/>
            </w:rPr>
            <w:delText>错误！未指定顺序。</w:delText>
          </w:r>
        </w:del>
      </w:ins>
      <w:ins w:id="900" w:author="像个男人一样" w:date="2018-03-21T01:36:00Z">
        <w:del w:id="901" w:author="像个男人一样" w:date="2018-03-22T11:59:00Z">
          <w:r>
            <w:rPr>
              <w:b/>
            </w:rPr>
            <w:delText>错误！未指定顺序。</w:delText>
          </w:r>
        </w:del>
      </w:ins>
      <w:ins w:id="902" w:author="像个男人一样" w:date="2018-03-21T01:35:00Z">
        <w:del w:id="903" w:author="像个男人一样" w:date="2018-03-22T11:59:00Z">
          <w:r>
            <w:rPr>
              <w:b/>
            </w:rPr>
            <w:delText>错误！未指定顺序。</w:delText>
          </w:r>
        </w:del>
      </w:ins>
      <w:ins w:id="904" w:author="像个男人一样" w:date="2018-03-21T01:34:00Z">
        <w:del w:id="905" w:author="像个男人一样" w:date="2018-03-22T11:59:00Z">
          <w:r>
            <w:rPr>
              <w:b/>
            </w:rPr>
            <w:delText>错误！未指定顺序。</w:delText>
          </w:r>
        </w:del>
      </w:ins>
      <w:ins w:id="906" w:author="像个男人一样" w:date="2018-03-21T01:27:00Z">
        <w:del w:id="907" w:author="像个男人一样" w:date="2018-03-22T11:59:00Z">
          <w:r>
            <w:rPr>
              <w:b/>
            </w:rPr>
            <w:delText>错误！未指定顺序。</w:delText>
          </w:r>
        </w:del>
      </w:ins>
      <w:ins w:id="908" w:author="像个男人一样" w:date="2018-03-21T01:18:00Z">
        <w:del w:id="909" w:author="像个男人一样" w:date="2018-03-22T11:59:00Z">
          <w:r>
            <w:rPr>
              <w:b/>
            </w:rPr>
            <w:delText>错误！未指定顺序。</w:delText>
          </w:r>
        </w:del>
      </w:ins>
      <w:ins w:id="910" w:author="像个男人一样" w:date="2018-03-21T01:09:00Z">
        <w:del w:id="911" w:author="像个男人一样" w:date="2018-03-22T11:59:00Z">
          <w:r>
            <w:rPr>
              <w:b/>
            </w:rPr>
            <w:delText>错误！未指定顺序。</w:delText>
          </w:r>
        </w:del>
      </w:ins>
      <w:ins w:id="912" w:author="像个男人一样" w:date="2018-03-21T01:08:00Z">
        <w:del w:id="913" w:author="像个男人一样" w:date="2018-03-22T11:59:00Z">
          <w:r>
            <w:rPr>
              <w:b/>
            </w:rPr>
            <w:delText>错误！未指定顺序。</w:delText>
          </w:r>
        </w:del>
      </w:ins>
      <w:del w:id="914" w:author="像个男人一样" w:date="2018-03-22T11:59:00Z">
        <w:r>
          <w:delText>1</w:delText>
        </w:r>
        <w:r>
          <w:rPr>
            <w:iCs w:val="0"/>
          </w:rPr>
          <w:fldChar w:fldCharType="end"/>
        </w:r>
      </w:del>
      <w:del w:id="915" w:author="像个男人一样" w:date="2018-03-21T01:18:00Z">
        <w:r>
          <w:delText xml:space="preserve"> Working principle of a capacitive accelerometer(Andrea Nisticò)</w:delText>
        </w:r>
        <w:bookmarkEnd w:id="830"/>
      </w:del>
    </w:p>
    <w:p w14:paraId="4AAC0E9F" w14:textId="77777777" w:rsidR="0087014B" w:rsidRDefault="00D5184D">
      <w:pPr>
        <w:pStyle w:val="Caption"/>
        <w:jc w:val="center"/>
        <w:rPr>
          <w:ins w:id="916" w:author="像个男人一样" w:date="2018-03-21T01:18:00Z"/>
        </w:rPr>
        <w:pPrChange w:id="917" w:author="jie sun" w:date="2018-04-16T21:32:00Z">
          <w:pPr/>
        </w:pPrChange>
      </w:pPr>
      <w:del w:id="918" w:author="像个男人一样" w:date="2018-03-22T11:59:00Z">
        <w:r>
          <w:rPr>
            <w:noProof/>
          </w:rPr>
          <w:drawing>
            <wp:inline distT="0" distB="0" distL="0" distR="0" wp14:anchorId="49136EEE" wp14:editId="0993895D">
              <wp:extent cx="3467100" cy="19951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3496016" cy="2012242"/>
                      </a:xfrm>
                      <a:prstGeom prst="rect">
                        <a:avLst/>
                      </a:prstGeom>
                    </pic:spPr>
                  </pic:pic>
                </a:graphicData>
              </a:graphic>
            </wp:inline>
          </w:drawing>
        </w:r>
      </w:del>
      <w:ins w:id="919" w:author="像个男人一样" w:date="2018-03-22T11:59:00Z">
        <w:r>
          <w:rPr>
            <w:noProof/>
          </w:rPr>
          <w:drawing>
            <wp:inline distT="0" distB="0" distL="0" distR="0" wp14:anchorId="7C0973A6" wp14:editId="11A6905B">
              <wp:extent cx="3467100" cy="1995170"/>
              <wp:effectExtent l="0" t="0" r="0" b="508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
                      <pic:cNvPicPr>
                        <a:picLocks noChangeAspect="1"/>
                      </pic:cNvPicPr>
                    </pic:nvPicPr>
                    <pic:blipFill>
                      <a:blip r:embed="rId14"/>
                      <a:stretch>
                        <a:fillRect/>
                      </a:stretch>
                    </pic:blipFill>
                    <pic:spPr>
                      <a:xfrm>
                        <a:off x="0" y="0"/>
                        <a:ext cx="3496016" cy="2012242"/>
                      </a:xfrm>
                      <a:prstGeom prst="rect">
                        <a:avLst/>
                      </a:prstGeom>
                    </pic:spPr>
                  </pic:pic>
                </a:graphicData>
              </a:graphic>
            </wp:inline>
          </w:drawing>
        </w:r>
      </w:ins>
    </w:p>
    <w:p w14:paraId="45B9C001" w14:textId="77777777" w:rsidR="0087014B" w:rsidRDefault="00D5184D">
      <w:pPr>
        <w:pStyle w:val="Caption"/>
        <w:jc w:val="center"/>
        <w:rPr>
          <w:del w:id="920" w:author="像个男人一样" w:date="2018-03-22T12:02:00Z"/>
        </w:rPr>
        <w:pPrChange w:id="921" w:author="jie sun" w:date="2018-04-16T21:32:00Z">
          <w:pPr/>
        </w:pPrChange>
      </w:pPr>
      <w:bookmarkStart w:id="922" w:name="_Toc517801871"/>
      <w:ins w:id="923" w:author="像个男人一样" w:date="2018-03-21T01:35:00Z">
        <w:r>
          <w:t xml:space="preserve">Figure </w:t>
        </w:r>
      </w:ins>
      <w:ins w:id="924" w:author="JIE  SUN" w:date="2018-06-21T13:36:00Z">
        <w:r w:rsidR="00A64E7B">
          <w:fldChar w:fldCharType="begin"/>
        </w:r>
        <w:r w:rsidR="00A64E7B">
          <w:instrText xml:space="preserve"> STYLEREF 1 \s </w:instrText>
        </w:r>
      </w:ins>
      <w:r w:rsidR="00A64E7B">
        <w:fldChar w:fldCharType="separate"/>
      </w:r>
      <w:r w:rsidR="00A64E7B">
        <w:rPr>
          <w:noProof/>
        </w:rPr>
        <w:t>2</w:t>
      </w:r>
      <w:ins w:id="92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926" w:author="JIE  SUN" w:date="2018-06-21T13:36:00Z">
        <w:r w:rsidR="00A64E7B">
          <w:rPr>
            <w:noProof/>
          </w:rPr>
          <w:t>1</w:t>
        </w:r>
        <w:r w:rsidR="00A64E7B">
          <w:fldChar w:fldCharType="end"/>
        </w:r>
      </w:ins>
      <w:ins w:id="927" w:author="jie sun" w:date="2018-04-19T13:00:00Z">
        <w:del w:id="928" w:author="JIE  SUN" w:date="2018-06-21T13:34:00Z">
          <w:r w:rsidR="00083FE7" w:rsidDel="00A64E7B">
            <w:fldChar w:fldCharType="begin"/>
          </w:r>
          <w:r w:rsidR="00083FE7" w:rsidDel="00A64E7B">
            <w:delInstrText xml:space="preserve"> STYLEREF 1 \s </w:delInstrText>
          </w:r>
        </w:del>
      </w:ins>
      <w:del w:id="929" w:author="JIE  SUN" w:date="2018-06-21T13:34:00Z">
        <w:r w:rsidR="00083FE7" w:rsidDel="00A64E7B">
          <w:fldChar w:fldCharType="separate"/>
        </w:r>
        <w:r w:rsidR="00083FE7" w:rsidDel="00A64E7B">
          <w:rPr>
            <w:noProof/>
          </w:rPr>
          <w:delText>2</w:delText>
        </w:r>
      </w:del>
      <w:ins w:id="930" w:author="jie sun" w:date="2018-04-19T13:00:00Z">
        <w:del w:id="93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932" w:author="JIE  SUN" w:date="2018-06-21T13:34:00Z">
        <w:r w:rsidR="00083FE7" w:rsidDel="00A64E7B">
          <w:fldChar w:fldCharType="separate"/>
        </w:r>
      </w:del>
      <w:ins w:id="933" w:author="jie sun" w:date="2018-04-19T13:00:00Z">
        <w:del w:id="934" w:author="JIE  SUN" w:date="2018-06-21T13:34:00Z">
          <w:r w:rsidR="00083FE7" w:rsidDel="00A64E7B">
            <w:rPr>
              <w:noProof/>
            </w:rPr>
            <w:delText>1</w:delText>
          </w:r>
          <w:r w:rsidR="00083FE7" w:rsidDel="00A64E7B">
            <w:fldChar w:fldCharType="end"/>
          </w:r>
        </w:del>
      </w:ins>
      <w:ins w:id="935" w:author="像个男人一样" w:date="2018-03-21T01:35:00Z">
        <w:del w:id="936" w:author="jie sun" w:date="2018-04-10T21:45:00Z">
          <w:r w:rsidDel="00454521">
            <w:rPr>
              <w:iCs w:val="0"/>
            </w:rPr>
            <w:fldChar w:fldCharType="begin"/>
          </w:r>
          <w:r w:rsidDel="00454521">
            <w:delInstrText xml:space="preserve"> STYLEREF 1 \s </w:delInstrText>
          </w:r>
          <w:r w:rsidDel="00454521">
            <w:rPr>
              <w:iCs w:val="0"/>
            </w:rPr>
            <w:fldChar w:fldCharType="separate"/>
          </w:r>
          <w:r w:rsidDel="00454521">
            <w:delText>2</w:delText>
          </w:r>
          <w:r w:rsidDel="00454521">
            <w:rPr>
              <w:iCs w:val="0"/>
            </w:rPr>
            <w:fldChar w:fldCharType="end"/>
          </w:r>
          <w:r w:rsidDel="00454521">
            <w:rPr>
              <w:rFonts w:hint="eastAsia"/>
            </w:rPr>
            <w:delText>.</w:delText>
          </w:r>
          <w:r w:rsidDel="00454521">
            <w:rPr>
              <w:iCs w:val="0"/>
            </w:rPr>
            <w:fldChar w:fldCharType="begin"/>
          </w:r>
          <w:r w:rsidDel="00454521">
            <w:delInstrText xml:space="preserve"> SEQ Figure \* ARABIC \s 1 </w:delInstrText>
          </w:r>
          <w:r w:rsidDel="00454521">
            <w:rPr>
              <w:iCs w:val="0"/>
            </w:rPr>
            <w:fldChar w:fldCharType="separate"/>
          </w:r>
        </w:del>
      </w:ins>
      <w:ins w:id="937" w:author="像个男人一样" w:date="2018-03-22T11:51:00Z">
        <w:del w:id="938" w:author="jie sun" w:date="2018-04-10T21:45:00Z">
          <w:r w:rsidDel="00454521">
            <w:delText>1</w:delText>
          </w:r>
        </w:del>
      </w:ins>
      <w:ins w:id="939" w:author="像个男人一样" w:date="2018-03-21T01:35:00Z">
        <w:del w:id="940" w:author="jie sun" w:date="2018-04-10T21:45:00Z">
          <w:r w:rsidDel="00454521">
            <w:rPr>
              <w:iCs w:val="0"/>
            </w:rPr>
            <w:fldChar w:fldCharType="end"/>
          </w:r>
        </w:del>
        <w:bookmarkStart w:id="941" w:name="_Toc10475"/>
        <w:bookmarkStart w:id="942" w:name="_Toc6148"/>
        <w:bookmarkStart w:id="943" w:name="_Toc12906"/>
        <w:bookmarkStart w:id="944" w:name="_Toc19892"/>
        <w:bookmarkStart w:id="945" w:name="_Toc15089"/>
        <w:bookmarkStart w:id="946" w:name="_Toc21004"/>
        <w:bookmarkStart w:id="947" w:name="_Toc11334"/>
        <w:bookmarkStart w:id="948" w:name="_Toc6172"/>
        <w:bookmarkStart w:id="949" w:name="_Toc1852"/>
        <w:bookmarkStart w:id="950" w:name="_Toc5921"/>
        <w:bookmarkStart w:id="951" w:name="_Toc27397"/>
        <w:bookmarkStart w:id="952" w:name="_Toc18937"/>
        <w:bookmarkStart w:id="953" w:name="_Toc3005"/>
        <w:bookmarkStart w:id="954" w:name="_Toc5828"/>
        <w:bookmarkStart w:id="955" w:name="_Toc4929"/>
        <w:bookmarkStart w:id="956" w:name="_Toc2448"/>
        <w:bookmarkStart w:id="957" w:name="_Toc27128"/>
        <w:bookmarkStart w:id="958" w:name="_Toc11540"/>
        <w:bookmarkStart w:id="959" w:name="_Toc1308"/>
        <w:bookmarkStart w:id="960" w:name="_Toc5603"/>
        <w:bookmarkStart w:id="961" w:name="_Toc29467"/>
        <w:bookmarkStart w:id="962" w:name="_Toc16468"/>
        <w:bookmarkStart w:id="963" w:name="_Toc27146"/>
        <w:bookmarkStart w:id="964" w:name="_Toc13310"/>
        <w:bookmarkStart w:id="965" w:name="_Toc691"/>
        <w:bookmarkStart w:id="966" w:name="_Toc6496"/>
        <w:bookmarkStart w:id="967" w:name="_Toc27117"/>
        <w:r>
          <w:rPr>
            <w:rFonts w:hint="eastAsia"/>
          </w:rPr>
          <w:t>:</w:t>
        </w:r>
      </w:ins>
      <w:ins w:id="968" w:author="JIE  SUN" w:date="2018-06-25T15:59:00Z">
        <w:r w:rsidR="004720C7">
          <w:t xml:space="preserve"> </w:t>
        </w:r>
      </w:ins>
      <w:ins w:id="969" w:author="像个男人一样" w:date="2018-03-21T01:35:00Z">
        <w:r>
          <w:rPr>
            <w:rFonts w:hint="eastAsia"/>
          </w:rPr>
          <w:t xml:space="preserve">Working </w:t>
        </w:r>
      </w:ins>
      <w:ins w:id="970" w:author="jie sun" w:date="2018-04-16T22:25:00Z">
        <w:r w:rsidR="002B4584">
          <w:t>P</w:t>
        </w:r>
      </w:ins>
      <w:ins w:id="971" w:author="像个男人一样" w:date="2018-03-21T01:35:00Z">
        <w:del w:id="972" w:author="jie sun" w:date="2018-04-16T22:25:00Z">
          <w:r w:rsidDel="002B4584">
            <w:rPr>
              <w:rFonts w:hint="eastAsia"/>
            </w:rPr>
            <w:delText>p</w:delText>
          </w:r>
        </w:del>
        <w:r>
          <w:rPr>
            <w:rFonts w:hint="eastAsia"/>
          </w:rPr>
          <w:t xml:space="preserve">rinciple </w:t>
        </w:r>
      </w:ins>
      <w:ins w:id="973" w:author="jie sun" w:date="2018-04-16T22:25:00Z">
        <w:r w:rsidR="002B4584">
          <w:t>O</w:t>
        </w:r>
      </w:ins>
      <w:ins w:id="974" w:author="像个男人一样" w:date="2018-03-21T01:35:00Z">
        <w:del w:id="975" w:author="jie sun" w:date="2018-04-16T22:25:00Z">
          <w:r w:rsidDel="002B4584">
            <w:rPr>
              <w:rFonts w:hint="eastAsia"/>
            </w:rPr>
            <w:delText>o</w:delText>
          </w:r>
        </w:del>
        <w:r>
          <w:rPr>
            <w:rFonts w:hint="eastAsia"/>
          </w:rPr>
          <w:t xml:space="preserve">f </w:t>
        </w:r>
      </w:ins>
      <w:ins w:id="976" w:author="jie sun" w:date="2018-04-16T22:25:00Z">
        <w:r w:rsidR="002B4584">
          <w:t>A</w:t>
        </w:r>
      </w:ins>
      <w:ins w:id="977" w:author="像个男人一样" w:date="2018-03-21T01:35:00Z">
        <w:del w:id="978" w:author="jie sun" w:date="2018-04-16T22:25:00Z">
          <w:r w:rsidDel="002B4584">
            <w:rPr>
              <w:rFonts w:hint="eastAsia"/>
            </w:rPr>
            <w:delText>a</w:delText>
          </w:r>
        </w:del>
      </w:ins>
      <w:ins w:id="979" w:author="像个男人一样" w:date="2018-03-22T12:00:00Z">
        <w:r>
          <w:rPr>
            <w:rFonts w:hint="eastAsia"/>
            <w:lang w:val="en-US"/>
          </w:rPr>
          <w:t xml:space="preserve"> </w:t>
        </w:r>
      </w:ins>
      <w:ins w:id="980" w:author="jie sun" w:date="2018-04-16T22:25:00Z">
        <w:r w:rsidR="002B4584">
          <w:rPr>
            <w:lang w:val="en-US"/>
          </w:rPr>
          <w:t>C</w:t>
        </w:r>
      </w:ins>
      <w:ins w:id="981" w:author="像个男人一样" w:date="2018-03-22T12:00:00Z">
        <w:del w:id="982" w:author="jie sun" w:date="2018-04-16T22:25:00Z">
          <w:r w:rsidDel="002B4584">
            <w:rPr>
              <w:rFonts w:hint="eastAsia"/>
              <w:lang w:val="en-US"/>
            </w:rPr>
            <w:delText>c</w:delText>
          </w:r>
        </w:del>
        <w:r>
          <w:rPr>
            <w:rFonts w:hint="eastAsia"/>
            <w:lang w:val="en-US"/>
          </w:rPr>
          <w:t xml:space="preserve">apacitive </w:t>
        </w:r>
      </w:ins>
      <w:ins w:id="983" w:author="jie sun" w:date="2018-04-16T22:25:00Z">
        <w:r w:rsidR="002B4584">
          <w:t>A</w:t>
        </w:r>
      </w:ins>
      <w:ins w:id="984" w:author="像个男人一样" w:date="2018-03-21T01:35:00Z">
        <w:del w:id="985" w:author="jie sun" w:date="2018-04-16T22:25:00Z">
          <w:r w:rsidDel="002B4584">
            <w:rPr>
              <w:rFonts w:hint="eastAsia"/>
            </w:rPr>
            <w:delText>a</w:delText>
          </w:r>
        </w:del>
        <w:r>
          <w:rPr>
            <w:rFonts w:hint="eastAsia"/>
          </w:rPr>
          <w:t>ccelerometer</w:t>
        </w:r>
      </w:ins>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ins w:id="986" w:author="jie sun" w:date="2018-04-08T15:39:00Z">
        <w:r w:rsidR="00DA0F8B">
          <w:t xml:space="preserve">. </w:t>
        </w:r>
      </w:ins>
      <w:customXmlInsRangeStart w:id="987" w:author="jie sun" w:date="2018-04-08T15:39:00Z"/>
      <w:sdt>
        <w:sdtPr>
          <w:id w:val="-344016397"/>
          <w:citation/>
        </w:sdtPr>
        <w:sdtEndPr/>
        <w:sdtContent>
          <w:customXmlInsRangeEnd w:id="987"/>
          <w:ins w:id="988" w:author="jie sun" w:date="2018-04-08T15:39:00Z">
            <w:r w:rsidR="00DA0F8B">
              <w:fldChar w:fldCharType="begin"/>
            </w:r>
            <w:r w:rsidR="00DA0F8B">
              <w:instrText xml:space="preserve"> </w:instrText>
            </w:r>
            <w:r w:rsidR="00DA0F8B">
              <w:rPr>
                <w:rFonts w:hint="eastAsia"/>
              </w:rPr>
              <w:instrText>CITATION And \l 2052</w:instrText>
            </w:r>
            <w:r w:rsidR="00DA0F8B">
              <w:instrText xml:space="preserve"> </w:instrText>
            </w:r>
          </w:ins>
          <w:r w:rsidR="00DA0F8B">
            <w:fldChar w:fldCharType="separate"/>
          </w:r>
          <w:r w:rsidR="006116D1">
            <w:rPr>
              <w:noProof/>
            </w:rPr>
            <w:t>(Nisticò, 2013)</w:t>
          </w:r>
          <w:ins w:id="989" w:author="jie sun" w:date="2018-04-08T15:39:00Z">
            <w:r w:rsidR="00DA0F8B">
              <w:fldChar w:fldCharType="end"/>
            </w:r>
          </w:ins>
          <w:customXmlInsRangeStart w:id="990" w:author="jie sun" w:date="2018-04-08T15:39:00Z"/>
        </w:sdtContent>
      </w:sdt>
      <w:customXmlInsRangeEnd w:id="990"/>
      <w:bookmarkEnd w:id="922"/>
    </w:p>
    <w:p w14:paraId="0207C2D4" w14:textId="77777777" w:rsidR="0087014B" w:rsidRDefault="00D5184D">
      <w:pPr>
        <w:pStyle w:val="Caption"/>
        <w:jc w:val="center"/>
        <w:pPrChange w:id="991" w:author="jie sun" w:date="2018-04-16T21:32:00Z">
          <w:pPr>
            <w:pStyle w:val="Subtitle"/>
          </w:pPr>
        </w:pPrChange>
      </w:pPr>
      <w:bookmarkStart w:id="992" w:name="_Toc505290348"/>
      <w:del w:id="993" w:author="像个男人一样" w:date="2018-03-22T12:02:00Z">
        <w:r>
          <w:delText xml:space="preserve">Figure 2. </w:delText>
        </w:r>
        <w:r>
          <w:fldChar w:fldCharType="begin"/>
        </w:r>
        <w:r>
          <w:delInstrText xml:space="preserve"> SEQ Figure_2. \* ARABIC </w:delInstrText>
        </w:r>
        <w:r>
          <w:fldChar w:fldCharType="separate"/>
        </w:r>
      </w:del>
      <w:ins w:id="994" w:author="像个男人一样" w:date="2018-03-22T11:51:00Z">
        <w:del w:id="995" w:author="像个男人一样" w:date="2018-03-22T12:02:00Z">
          <w:r>
            <w:rPr>
              <w:b/>
            </w:rPr>
            <w:delText>错误！未指定顺序。</w:delText>
          </w:r>
        </w:del>
      </w:ins>
      <w:ins w:id="996" w:author="像个男人一样" w:date="2018-03-21T23:39:00Z">
        <w:del w:id="997" w:author="像个男人一样" w:date="2018-03-22T12:02:00Z">
          <w:r>
            <w:rPr>
              <w:b/>
            </w:rPr>
            <w:delText>错误！未指定顺序。</w:delText>
          </w:r>
        </w:del>
      </w:ins>
      <w:ins w:id="998" w:author="像个男人一样" w:date="2018-03-21T23:10:00Z">
        <w:del w:id="999" w:author="像个男人一样" w:date="2018-03-22T12:02:00Z">
          <w:r>
            <w:rPr>
              <w:b/>
            </w:rPr>
            <w:delText>错误！未指定顺序。</w:delText>
          </w:r>
        </w:del>
      </w:ins>
      <w:ins w:id="1000" w:author="像个男人一样" w:date="2018-03-21T23:08:00Z">
        <w:del w:id="1001" w:author="像个男人一样" w:date="2018-03-22T12:02:00Z">
          <w:r>
            <w:rPr>
              <w:b/>
            </w:rPr>
            <w:delText>错误！未指定顺序。</w:delText>
          </w:r>
        </w:del>
      </w:ins>
      <w:ins w:id="1002" w:author="像个男人一样" w:date="2018-03-21T02:33:00Z">
        <w:del w:id="1003" w:author="像个男人一样" w:date="2018-03-22T12:02:00Z">
          <w:r>
            <w:rPr>
              <w:b/>
            </w:rPr>
            <w:delText>错误！未指定顺序。错误！未指定顺序。</w:delText>
          </w:r>
        </w:del>
      </w:ins>
      <w:ins w:id="1004" w:author="像个男人一样" w:date="2018-03-21T02:31:00Z">
        <w:del w:id="1005" w:author="像个男人一样" w:date="2018-03-22T12:02:00Z">
          <w:r>
            <w:rPr>
              <w:b/>
            </w:rPr>
            <w:delText>错误！未指定顺序。</w:delText>
          </w:r>
        </w:del>
      </w:ins>
      <w:ins w:id="1006" w:author="像个男人一样" w:date="2018-03-21T02:30:00Z">
        <w:del w:id="1007" w:author="像个男人一样" w:date="2018-03-22T12:02:00Z">
          <w:r>
            <w:rPr>
              <w:b/>
            </w:rPr>
            <w:delText>错误！未指定顺序。</w:delText>
          </w:r>
        </w:del>
      </w:ins>
      <w:ins w:id="1008" w:author="像个男人一样" w:date="2018-03-21T02:29:00Z">
        <w:del w:id="1009" w:author="像个男人一样" w:date="2018-03-22T12:02:00Z">
          <w:r>
            <w:rPr>
              <w:b/>
            </w:rPr>
            <w:delText>错误！未指定顺序。错误！未指定顺序。</w:delText>
          </w:r>
        </w:del>
      </w:ins>
      <w:ins w:id="1010" w:author="像个男人一样" w:date="2018-03-21T02:26:00Z">
        <w:del w:id="1011" w:author="像个男人一样" w:date="2018-03-22T12:02:00Z">
          <w:r>
            <w:rPr>
              <w:b/>
            </w:rPr>
            <w:delText>错误！未指定顺序。</w:delText>
          </w:r>
        </w:del>
      </w:ins>
      <w:ins w:id="1012" w:author="像个男人一样" w:date="2018-03-21T02:25:00Z">
        <w:del w:id="1013" w:author="像个男人一样" w:date="2018-03-22T12:02:00Z">
          <w:r>
            <w:rPr>
              <w:b/>
            </w:rPr>
            <w:delText>错误！未指定顺序。</w:delText>
          </w:r>
        </w:del>
      </w:ins>
      <w:ins w:id="1014" w:author="像个男人一样" w:date="2018-03-21T02:24:00Z">
        <w:del w:id="1015" w:author="像个男人一样" w:date="2018-03-22T12:02:00Z">
          <w:r>
            <w:rPr>
              <w:b/>
            </w:rPr>
            <w:delText>错误！未指定顺序。</w:delText>
          </w:r>
        </w:del>
      </w:ins>
      <w:ins w:id="1016" w:author="像个男人一样" w:date="2018-03-21T02:23:00Z">
        <w:del w:id="1017" w:author="像个男人一样" w:date="2018-03-22T12:02:00Z">
          <w:r>
            <w:rPr>
              <w:b/>
            </w:rPr>
            <w:delText>错误！未指定顺序。</w:delText>
          </w:r>
        </w:del>
      </w:ins>
      <w:ins w:id="1018" w:author="像个男人一样" w:date="2018-03-21T02:22:00Z">
        <w:del w:id="1019" w:author="像个男人一样" w:date="2018-03-22T12:02:00Z">
          <w:r>
            <w:rPr>
              <w:b/>
            </w:rPr>
            <w:delText>错误！未指定顺序。</w:delText>
          </w:r>
        </w:del>
      </w:ins>
      <w:ins w:id="1020" w:author="像个男人一样" w:date="2018-03-21T02:17:00Z">
        <w:del w:id="1021" w:author="像个男人一样" w:date="2018-03-22T12:02:00Z">
          <w:r>
            <w:rPr>
              <w:b/>
            </w:rPr>
            <w:delText>错误！未指定顺序。错误！未指定顺序。错误！未指定顺序。</w:delText>
          </w:r>
        </w:del>
      </w:ins>
      <w:ins w:id="1022" w:author="像个男人一样" w:date="2018-03-21T02:15:00Z">
        <w:del w:id="1023" w:author="像个男人一样" w:date="2018-03-22T12:02:00Z">
          <w:r>
            <w:rPr>
              <w:b/>
            </w:rPr>
            <w:delText>错误！未指定顺序。</w:delText>
          </w:r>
        </w:del>
      </w:ins>
      <w:ins w:id="1024" w:author="像个男人一样" w:date="2018-03-21T02:14:00Z">
        <w:del w:id="1025" w:author="像个男人一样" w:date="2018-03-22T12:02:00Z">
          <w:r>
            <w:rPr>
              <w:b/>
            </w:rPr>
            <w:delText>错误！未指定顺序。</w:delText>
          </w:r>
        </w:del>
      </w:ins>
      <w:ins w:id="1026" w:author="像个男人一样" w:date="2018-03-21T02:13:00Z">
        <w:del w:id="1027" w:author="像个男人一样" w:date="2018-03-22T12:02:00Z">
          <w:r>
            <w:rPr>
              <w:b/>
            </w:rPr>
            <w:delText>错误！未指定顺序。</w:delText>
          </w:r>
        </w:del>
      </w:ins>
      <w:ins w:id="1028" w:author="像个男人一样" w:date="2018-03-21T02:12:00Z">
        <w:del w:id="1029" w:author="像个男人一样" w:date="2018-03-22T12:02:00Z">
          <w:r>
            <w:rPr>
              <w:b/>
            </w:rPr>
            <w:delText>错误！未指定顺序。</w:delText>
          </w:r>
        </w:del>
      </w:ins>
      <w:ins w:id="1030" w:author="像个男人一样" w:date="2018-03-21T02:02:00Z">
        <w:del w:id="1031" w:author="像个男人一样" w:date="2018-03-22T12:02:00Z">
          <w:r>
            <w:rPr>
              <w:b/>
            </w:rPr>
            <w:delText>错误！未指定顺序。错误！未指定顺序。</w:delText>
          </w:r>
        </w:del>
      </w:ins>
      <w:ins w:id="1032" w:author="像个男人一样" w:date="2018-03-21T02:01:00Z">
        <w:del w:id="1033" w:author="像个男人一样" w:date="2018-03-22T12:02:00Z">
          <w:r>
            <w:rPr>
              <w:b/>
            </w:rPr>
            <w:delText>错误！未指定顺序。</w:delText>
          </w:r>
        </w:del>
      </w:ins>
      <w:ins w:id="1034" w:author="像个男人一样" w:date="2018-03-21T02:00:00Z">
        <w:del w:id="1035" w:author="像个男人一样" w:date="2018-03-22T12:02:00Z">
          <w:r>
            <w:rPr>
              <w:b/>
            </w:rPr>
            <w:delText>错误！未指定顺序。</w:delText>
          </w:r>
        </w:del>
      </w:ins>
      <w:ins w:id="1036" w:author="像个男人一样" w:date="2018-03-21T01:59:00Z">
        <w:del w:id="1037" w:author="像个男人一样" w:date="2018-03-22T12:02:00Z">
          <w:r>
            <w:rPr>
              <w:b/>
            </w:rPr>
            <w:delText>错误！未指定顺序。</w:delText>
          </w:r>
        </w:del>
      </w:ins>
      <w:ins w:id="1038" w:author="像个男人一样" w:date="2018-03-21T01:58:00Z">
        <w:del w:id="1039" w:author="像个男人一样" w:date="2018-03-22T12:02:00Z">
          <w:r>
            <w:rPr>
              <w:b/>
            </w:rPr>
            <w:delText>错误！未指定顺序。错误！未指定顺序。</w:delText>
          </w:r>
        </w:del>
      </w:ins>
      <w:ins w:id="1040" w:author="像个男人一样" w:date="2018-03-21T01:57:00Z">
        <w:del w:id="1041" w:author="像个男人一样" w:date="2018-03-22T12:02:00Z">
          <w:r>
            <w:rPr>
              <w:b/>
            </w:rPr>
            <w:delText>错误！未指定顺序。</w:delText>
          </w:r>
        </w:del>
      </w:ins>
      <w:ins w:id="1042" w:author="像个男人一样" w:date="2018-03-21T01:48:00Z">
        <w:del w:id="1043" w:author="像个男人一样" w:date="2018-03-22T12:02:00Z">
          <w:r>
            <w:rPr>
              <w:b/>
            </w:rPr>
            <w:delText>错误！未指定顺序。错误！未指定顺序。</w:delText>
          </w:r>
        </w:del>
      </w:ins>
      <w:ins w:id="1044" w:author="像个男人一样" w:date="2018-03-21T01:47:00Z">
        <w:del w:id="1045" w:author="像个男人一样" w:date="2018-03-22T12:02:00Z">
          <w:r>
            <w:rPr>
              <w:b/>
            </w:rPr>
            <w:delText>错误！未指定顺序。</w:delText>
          </w:r>
        </w:del>
      </w:ins>
      <w:ins w:id="1046" w:author="像个男人一样" w:date="2018-03-21T01:46:00Z">
        <w:del w:id="1047" w:author="像个男人一样" w:date="2018-03-22T12:02:00Z">
          <w:r>
            <w:rPr>
              <w:b/>
            </w:rPr>
            <w:delText>错误！未指定顺序。</w:delText>
          </w:r>
        </w:del>
      </w:ins>
      <w:ins w:id="1048" w:author="像个男人一样" w:date="2018-03-21T01:45:00Z">
        <w:del w:id="1049" w:author="像个男人一样" w:date="2018-03-22T12:02:00Z">
          <w:r>
            <w:rPr>
              <w:b/>
            </w:rPr>
            <w:delText>错误！未指定顺序。错误！未指定顺序。</w:delText>
          </w:r>
        </w:del>
      </w:ins>
      <w:ins w:id="1050" w:author="像个男人一样" w:date="2018-03-21T01:43:00Z">
        <w:del w:id="1051" w:author="像个男人一样" w:date="2018-03-22T12:02:00Z">
          <w:r>
            <w:rPr>
              <w:b/>
            </w:rPr>
            <w:delText>错误！未指定顺序。</w:delText>
          </w:r>
        </w:del>
      </w:ins>
      <w:ins w:id="1052" w:author="像个男人一样" w:date="2018-03-21T01:42:00Z">
        <w:del w:id="1053" w:author="像个男人一样" w:date="2018-03-22T12:02:00Z">
          <w:r>
            <w:rPr>
              <w:b/>
            </w:rPr>
            <w:delText>错误！未指定顺序。</w:delText>
          </w:r>
        </w:del>
      </w:ins>
      <w:ins w:id="1054" w:author="像个男人一样" w:date="2018-03-21T01:40:00Z">
        <w:del w:id="1055" w:author="像个男人一样" w:date="2018-03-22T12:02:00Z">
          <w:r>
            <w:rPr>
              <w:b/>
            </w:rPr>
            <w:delText>错误！未指定顺序。错误！未指定顺序。</w:delText>
          </w:r>
        </w:del>
      </w:ins>
      <w:ins w:id="1056" w:author="像个男人一样" w:date="2018-03-21T01:39:00Z">
        <w:del w:id="1057" w:author="像个男人一样" w:date="2018-03-22T12:02:00Z">
          <w:r>
            <w:rPr>
              <w:b/>
            </w:rPr>
            <w:delText>错误！未指定顺序。</w:delText>
          </w:r>
        </w:del>
      </w:ins>
      <w:ins w:id="1058" w:author="像个男人一样" w:date="2018-03-21T01:38:00Z">
        <w:del w:id="1059" w:author="像个男人一样" w:date="2018-03-22T12:02:00Z">
          <w:r>
            <w:rPr>
              <w:b/>
            </w:rPr>
            <w:delText>错误！未指定顺序。</w:delText>
          </w:r>
        </w:del>
      </w:ins>
      <w:ins w:id="1060" w:author="像个男人一样" w:date="2018-03-21T01:37:00Z">
        <w:del w:id="1061" w:author="像个男人一样" w:date="2018-03-22T12:02:00Z">
          <w:r>
            <w:rPr>
              <w:b/>
            </w:rPr>
            <w:delText>错误！未指定顺序。</w:delText>
          </w:r>
        </w:del>
      </w:ins>
      <w:ins w:id="1062" w:author="像个男人一样" w:date="2018-03-21T01:36:00Z">
        <w:del w:id="1063" w:author="像个男人一样" w:date="2018-03-22T12:02:00Z">
          <w:r>
            <w:rPr>
              <w:b/>
            </w:rPr>
            <w:delText>错误！未指定顺序。</w:delText>
          </w:r>
        </w:del>
      </w:ins>
      <w:ins w:id="1064" w:author="像个男人一样" w:date="2018-03-21T01:35:00Z">
        <w:del w:id="1065" w:author="像个男人一样" w:date="2018-03-22T12:02:00Z">
          <w:r>
            <w:rPr>
              <w:b/>
            </w:rPr>
            <w:delText>错误！未指定顺序。</w:delText>
          </w:r>
        </w:del>
      </w:ins>
      <w:ins w:id="1066" w:author="像个男人一样" w:date="2018-03-21T01:34:00Z">
        <w:del w:id="1067" w:author="像个男人一样" w:date="2018-03-22T12:02:00Z">
          <w:r>
            <w:rPr>
              <w:b/>
            </w:rPr>
            <w:delText>错误！未指定顺序。</w:delText>
          </w:r>
        </w:del>
      </w:ins>
      <w:ins w:id="1068" w:author="像个男人一样" w:date="2018-03-21T01:27:00Z">
        <w:del w:id="1069" w:author="像个男人一样" w:date="2018-03-22T12:02:00Z">
          <w:r>
            <w:rPr>
              <w:b/>
            </w:rPr>
            <w:delText>错误！未指定顺序。</w:delText>
          </w:r>
        </w:del>
      </w:ins>
      <w:del w:id="1070" w:author="像个男人一样" w:date="2018-03-22T12:02:00Z">
        <w:r>
          <w:delText>2</w:delText>
        </w:r>
        <w:r>
          <w:fldChar w:fldCharType="end"/>
        </w:r>
      </w:del>
      <w:del w:id="1071" w:author="像个男人一样" w:date="2018-03-21T01:27:00Z">
        <w:r>
          <w:delText xml:space="preserve"> Accelerometer Theory &amp; Design</w:delText>
        </w:r>
      </w:del>
      <w:bookmarkEnd w:id="992"/>
    </w:p>
    <w:p w14:paraId="7EC9F808" w14:textId="77777777" w:rsidR="0087014B" w:rsidRDefault="00D5184D">
      <w:pPr>
        <w:pStyle w:val="Default"/>
        <w:jc w:val="center"/>
        <w:rPr>
          <w:ins w:id="1072" w:author="像个男人一样" w:date="2018-03-21T01:27:00Z"/>
        </w:rPr>
        <w:pPrChange w:id="1073" w:author="jie sun" w:date="2018-04-16T21:33:00Z">
          <w:pPr>
            <w:pStyle w:val="Default"/>
          </w:pPr>
        </w:pPrChange>
      </w:pPr>
      <w:del w:id="1074" w:author="像个男人一样" w:date="2018-03-21T01:27:00Z">
        <w:r>
          <w:rPr>
            <w:noProof/>
          </w:rPr>
          <w:drawing>
            <wp:inline distT="0" distB="0" distL="0" distR="0" wp14:anchorId="3DFCC003" wp14:editId="245EFB79">
              <wp:extent cx="5148580"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5164793" cy="2828079"/>
                      </a:xfrm>
                      <a:prstGeom prst="rect">
                        <a:avLst/>
                      </a:prstGeom>
                    </pic:spPr>
                  </pic:pic>
                </a:graphicData>
              </a:graphic>
            </wp:inline>
          </w:drawing>
        </w:r>
      </w:del>
      <w:ins w:id="1075" w:author="像个男人一样" w:date="2018-03-21T01:27:00Z">
        <w:del w:id="1076" w:author="jie sun" w:date="2018-04-08T15:42:00Z">
          <w:r w:rsidDel="00AC0F62">
            <w:rPr>
              <w:noProof/>
            </w:rPr>
            <w:drawing>
              <wp:inline distT="0" distB="0" distL="0" distR="0" wp14:anchorId="6AE21643" wp14:editId="7E7D0937">
                <wp:extent cx="5148580" cy="2819400"/>
                <wp:effectExtent l="0" t="0" r="1397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15"/>
                        <a:stretch>
                          <a:fillRect/>
                        </a:stretch>
                      </pic:blipFill>
                      <pic:spPr>
                        <a:xfrm>
                          <a:off x="0" y="0"/>
                          <a:ext cx="5164793" cy="2828079"/>
                        </a:xfrm>
                        <a:prstGeom prst="rect">
                          <a:avLst/>
                        </a:prstGeom>
                      </pic:spPr>
                    </pic:pic>
                  </a:graphicData>
                </a:graphic>
              </wp:inline>
            </w:drawing>
          </w:r>
        </w:del>
      </w:ins>
      <w:ins w:id="1077" w:author="jie sun" w:date="2018-04-08T15:42:00Z">
        <w:r w:rsidR="00AC0F62" w:rsidRPr="00AC0F62">
          <w:rPr>
            <w:noProof/>
          </w:rPr>
          <w:drawing>
            <wp:inline distT="0" distB="0" distL="0" distR="0" wp14:anchorId="1DD76D02" wp14:editId="6C7D9A19">
              <wp:extent cx="4140200" cy="338155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4839" cy="3385344"/>
                      </a:xfrm>
                      <a:prstGeom prst="rect">
                        <a:avLst/>
                      </a:prstGeom>
                      <a:noFill/>
                      <a:ln>
                        <a:noFill/>
                      </a:ln>
                    </pic:spPr>
                  </pic:pic>
                </a:graphicData>
              </a:graphic>
            </wp:inline>
          </w:drawing>
        </w:r>
      </w:ins>
    </w:p>
    <w:p w14:paraId="253D53E1" w14:textId="77777777" w:rsidR="0087014B" w:rsidRPr="0087014B" w:rsidRDefault="00D5184D">
      <w:pPr>
        <w:pStyle w:val="Default"/>
        <w:jc w:val="center"/>
        <w:rPr>
          <w:rFonts w:ascii="Microsoft JhengHei" w:hAnsi="Microsoft JhengHei" w:cstheme="minorBidi"/>
          <w:iCs/>
          <w:color w:val="44546A" w:themeColor="text2"/>
          <w:sz w:val="21"/>
          <w:szCs w:val="18"/>
          <w:rPrChange w:id="1078" w:author="像个男人一样" w:date="2018-03-21T22:59:00Z">
            <w:rPr/>
          </w:rPrChange>
        </w:rPr>
        <w:pPrChange w:id="1079" w:author="jie sun" w:date="2018-04-16T21:33:00Z">
          <w:pPr>
            <w:pStyle w:val="Default"/>
          </w:pPr>
        </w:pPrChange>
      </w:pPr>
      <w:bookmarkStart w:id="1080" w:name="_Toc517801872"/>
      <w:ins w:id="1081" w:author="像个男人一样" w:date="2018-03-21T01:27:00Z">
        <w:r>
          <w:rPr>
            <w:rFonts w:ascii="Microsoft JhengHei" w:hAnsi="Microsoft JhengHei" w:cstheme="minorBidi"/>
            <w:iCs/>
            <w:color w:val="44546A" w:themeColor="text2"/>
            <w:sz w:val="21"/>
            <w:szCs w:val="18"/>
            <w:rPrChange w:id="1082" w:author="像个男人一样" w:date="2018-03-21T22:59:00Z">
              <w:rPr/>
            </w:rPrChange>
          </w:rPr>
          <w:t xml:space="preserve">Figure </w:t>
        </w:r>
      </w:ins>
      <w:ins w:id="1083" w:author="JIE  SUN" w:date="2018-06-21T13:36:00Z">
        <w:r w:rsidR="00A64E7B">
          <w:rPr>
            <w:rFonts w:ascii="Microsoft JhengHei" w:hAnsi="Microsoft JhengHei" w:cstheme="minorBidi"/>
            <w:iCs/>
            <w:color w:val="44546A" w:themeColor="text2"/>
            <w:sz w:val="21"/>
            <w:szCs w:val="18"/>
          </w:rPr>
          <w:fldChar w:fldCharType="begin"/>
        </w:r>
        <w:r w:rsidR="00A64E7B">
          <w:rPr>
            <w:rFonts w:ascii="Microsoft JhengHei" w:hAnsi="Microsoft JhengHei" w:cstheme="minorBidi"/>
            <w:iCs/>
            <w:color w:val="44546A" w:themeColor="text2"/>
            <w:sz w:val="21"/>
            <w:szCs w:val="18"/>
          </w:rPr>
          <w:instrText xml:space="preserve"> STYLEREF 1 \s </w:instrText>
        </w:r>
      </w:ins>
      <w:r w:rsidR="00A64E7B">
        <w:rPr>
          <w:rFonts w:ascii="Microsoft JhengHei" w:hAnsi="Microsoft JhengHei" w:cstheme="minorBidi"/>
          <w:iCs/>
          <w:color w:val="44546A" w:themeColor="text2"/>
          <w:sz w:val="21"/>
          <w:szCs w:val="18"/>
        </w:rPr>
        <w:fldChar w:fldCharType="separate"/>
      </w:r>
      <w:r w:rsidR="00A64E7B">
        <w:rPr>
          <w:rFonts w:ascii="Microsoft JhengHei" w:hAnsi="Microsoft JhengHei" w:cstheme="minorBidi"/>
          <w:iCs/>
          <w:noProof/>
          <w:color w:val="44546A" w:themeColor="text2"/>
          <w:sz w:val="21"/>
          <w:szCs w:val="18"/>
        </w:rPr>
        <w:t>2</w:t>
      </w:r>
      <w:ins w:id="1084" w:author="JIE  SUN" w:date="2018-06-21T13:36:00Z">
        <w:r w:rsidR="00A64E7B">
          <w:rPr>
            <w:rFonts w:ascii="Microsoft JhengHei" w:hAnsi="Microsoft JhengHei" w:cstheme="minorBidi"/>
            <w:iCs/>
            <w:color w:val="44546A" w:themeColor="text2"/>
            <w:sz w:val="21"/>
            <w:szCs w:val="18"/>
          </w:rPr>
          <w:fldChar w:fldCharType="end"/>
        </w:r>
        <w:r w:rsidR="00A64E7B">
          <w:rPr>
            <w:rFonts w:ascii="Microsoft JhengHei" w:hAnsi="Microsoft JhengHei" w:cstheme="minorBidi"/>
            <w:iCs/>
            <w:color w:val="44546A" w:themeColor="text2"/>
            <w:sz w:val="21"/>
            <w:szCs w:val="18"/>
          </w:rPr>
          <w:noBreakHyphen/>
        </w:r>
        <w:r w:rsidR="00A64E7B">
          <w:rPr>
            <w:rFonts w:ascii="Microsoft JhengHei" w:hAnsi="Microsoft JhengHei" w:cstheme="minorBidi"/>
            <w:iCs/>
            <w:color w:val="44546A" w:themeColor="text2"/>
            <w:sz w:val="21"/>
            <w:szCs w:val="18"/>
          </w:rPr>
          <w:fldChar w:fldCharType="begin"/>
        </w:r>
        <w:r w:rsidR="00A64E7B">
          <w:rPr>
            <w:rFonts w:ascii="Microsoft JhengHei" w:hAnsi="Microsoft JhengHei" w:cstheme="minorBidi"/>
            <w:iCs/>
            <w:color w:val="44546A" w:themeColor="text2"/>
            <w:sz w:val="21"/>
            <w:szCs w:val="18"/>
          </w:rPr>
          <w:instrText xml:space="preserve"> SEQ Figure \* ARABIC \s 1 </w:instrText>
        </w:r>
      </w:ins>
      <w:r w:rsidR="00A64E7B">
        <w:rPr>
          <w:rFonts w:ascii="Microsoft JhengHei" w:hAnsi="Microsoft JhengHei" w:cstheme="minorBidi"/>
          <w:iCs/>
          <w:color w:val="44546A" w:themeColor="text2"/>
          <w:sz w:val="21"/>
          <w:szCs w:val="18"/>
        </w:rPr>
        <w:fldChar w:fldCharType="separate"/>
      </w:r>
      <w:ins w:id="1085" w:author="JIE  SUN" w:date="2018-06-21T13:36:00Z">
        <w:r w:rsidR="00A64E7B">
          <w:rPr>
            <w:rFonts w:ascii="Microsoft JhengHei" w:hAnsi="Microsoft JhengHei" w:cstheme="minorBidi"/>
            <w:iCs/>
            <w:noProof/>
            <w:color w:val="44546A" w:themeColor="text2"/>
            <w:sz w:val="21"/>
            <w:szCs w:val="18"/>
          </w:rPr>
          <w:t>2</w:t>
        </w:r>
        <w:r w:rsidR="00A64E7B">
          <w:rPr>
            <w:rFonts w:ascii="Microsoft JhengHei" w:hAnsi="Microsoft JhengHei" w:cstheme="minorBidi"/>
            <w:iCs/>
            <w:color w:val="44546A" w:themeColor="text2"/>
            <w:sz w:val="21"/>
            <w:szCs w:val="18"/>
          </w:rPr>
          <w:fldChar w:fldCharType="end"/>
        </w:r>
      </w:ins>
      <w:ins w:id="1086" w:author="jie sun" w:date="2018-04-19T13:00:00Z">
        <w:del w:id="1087" w:author="JIE  SUN" w:date="2018-06-21T13:34:00Z">
          <w:r w:rsidR="00083FE7" w:rsidDel="00A64E7B">
            <w:rPr>
              <w:rFonts w:ascii="Microsoft JhengHei" w:hAnsi="Microsoft JhengHei" w:cstheme="minorBidi"/>
              <w:iCs/>
              <w:color w:val="44546A" w:themeColor="text2"/>
              <w:sz w:val="21"/>
              <w:szCs w:val="18"/>
            </w:rPr>
            <w:fldChar w:fldCharType="begin"/>
          </w:r>
          <w:r w:rsidR="00083FE7" w:rsidDel="00A64E7B">
            <w:rPr>
              <w:rFonts w:ascii="Microsoft JhengHei" w:hAnsi="Microsoft JhengHei" w:cstheme="minorBidi"/>
              <w:iCs/>
              <w:color w:val="44546A" w:themeColor="text2"/>
              <w:sz w:val="21"/>
              <w:szCs w:val="18"/>
            </w:rPr>
            <w:delInstrText xml:space="preserve"> STYLEREF 1 \s </w:delInstrText>
          </w:r>
        </w:del>
      </w:ins>
      <w:del w:id="1088" w:author="JIE  SUN" w:date="2018-06-21T13:34:00Z">
        <w:r w:rsidR="00083FE7" w:rsidDel="00A64E7B">
          <w:rPr>
            <w:rFonts w:ascii="Microsoft JhengHei" w:hAnsi="Microsoft JhengHei" w:cstheme="minorBidi"/>
            <w:iCs/>
            <w:color w:val="44546A" w:themeColor="text2"/>
            <w:sz w:val="21"/>
            <w:szCs w:val="18"/>
          </w:rPr>
          <w:fldChar w:fldCharType="separate"/>
        </w:r>
        <w:r w:rsidR="00083FE7" w:rsidDel="00A64E7B">
          <w:rPr>
            <w:rFonts w:ascii="Microsoft JhengHei" w:hAnsi="Microsoft JhengHei" w:cstheme="minorBidi"/>
            <w:iCs/>
            <w:noProof/>
            <w:color w:val="44546A" w:themeColor="text2"/>
            <w:sz w:val="21"/>
            <w:szCs w:val="18"/>
          </w:rPr>
          <w:delText>2</w:delText>
        </w:r>
      </w:del>
      <w:ins w:id="1089" w:author="jie sun" w:date="2018-04-19T13:00:00Z">
        <w:del w:id="1090" w:author="JIE  SUN" w:date="2018-06-21T13:34:00Z">
          <w:r w:rsidR="00083FE7" w:rsidDel="00A64E7B">
            <w:rPr>
              <w:rFonts w:ascii="Microsoft JhengHei" w:hAnsi="Microsoft JhengHei" w:cstheme="minorBidi"/>
              <w:iCs/>
              <w:color w:val="44546A" w:themeColor="text2"/>
              <w:sz w:val="21"/>
              <w:szCs w:val="18"/>
            </w:rPr>
            <w:fldChar w:fldCharType="end"/>
          </w:r>
          <w:r w:rsidR="00083FE7" w:rsidDel="00A64E7B">
            <w:rPr>
              <w:rFonts w:ascii="Microsoft JhengHei" w:hAnsi="Microsoft JhengHei" w:cstheme="minorBidi"/>
              <w:iCs/>
              <w:color w:val="44546A" w:themeColor="text2"/>
              <w:sz w:val="21"/>
              <w:szCs w:val="18"/>
            </w:rPr>
            <w:delText>.</w:delText>
          </w:r>
          <w:r w:rsidR="00083FE7" w:rsidDel="00A64E7B">
            <w:rPr>
              <w:rFonts w:ascii="Microsoft JhengHei" w:hAnsi="Microsoft JhengHei" w:cstheme="minorBidi"/>
              <w:iCs/>
              <w:color w:val="44546A" w:themeColor="text2"/>
              <w:sz w:val="21"/>
              <w:szCs w:val="18"/>
            </w:rPr>
            <w:fldChar w:fldCharType="begin"/>
          </w:r>
          <w:r w:rsidR="00083FE7" w:rsidDel="00A64E7B">
            <w:rPr>
              <w:rFonts w:ascii="Microsoft JhengHei" w:hAnsi="Microsoft JhengHei" w:cstheme="minorBidi"/>
              <w:iCs/>
              <w:color w:val="44546A" w:themeColor="text2"/>
              <w:sz w:val="21"/>
              <w:szCs w:val="18"/>
            </w:rPr>
            <w:delInstrText xml:space="preserve"> SEQ Figure \* ARABIC \s 1 </w:delInstrText>
          </w:r>
        </w:del>
      </w:ins>
      <w:del w:id="1091" w:author="JIE  SUN" w:date="2018-06-21T13:34:00Z">
        <w:r w:rsidR="00083FE7" w:rsidDel="00A64E7B">
          <w:rPr>
            <w:rFonts w:ascii="Microsoft JhengHei" w:hAnsi="Microsoft JhengHei" w:cstheme="minorBidi"/>
            <w:iCs/>
            <w:color w:val="44546A" w:themeColor="text2"/>
            <w:sz w:val="21"/>
            <w:szCs w:val="18"/>
          </w:rPr>
          <w:fldChar w:fldCharType="separate"/>
        </w:r>
      </w:del>
      <w:ins w:id="1092" w:author="jie sun" w:date="2018-04-19T13:00:00Z">
        <w:del w:id="1093" w:author="JIE  SUN" w:date="2018-06-21T13:34:00Z">
          <w:r w:rsidR="00083FE7" w:rsidDel="00A64E7B">
            <w:rPr>
              <w:rFonts w:ascii="Microsoft JhengHei" w:hAnsi="Microsoft JhengHei" w:cstheme="minorBidi"/>
              <w:iCs/>
              <w:noProof/>
              <w:color w:val="44546A" w:themeColor="text2"/>
              <w:sz w:val="21"/>
              <w:szCs w:val="18"/>
            </w:rPr>
            <w:delText>2</w:delText>
          </w:r>
          <w:r w:rsidR="00083FE7" w:rsidDel="00A64E7B">
            <w:rPr>
              <w:rFonts w:ascii="Microsoft JhengHei" w:hAnsi="Microsoft JhengHei" w:cstheme="minorBidi"/>
              <w:iCs/>
              <w:color w:val="44546A" w:themeColor="text2"/>
              <w:sz w:val="21"/>
              <w:szCs w:val="18"/>
            </w:rPr>
            <w:fldChar w:fldCharType="end"/>
          </w:r>
        </w:del>
      </w:ins>
      <w:ins w:id="1094" w:author="像个男人一样" w:date="2018-03-21T01:27:00Z">
        <w:del w:id="1095" w:author="jie sun" w:date="2018-04-10T21:45:00Z">
          <w:r w:rsidDel="00454521">
            <w:rPr>
              <w:rFonts w:ascii="Microsoft JhengHei" w:hAnsi="Microsoft JhengHei" w:cstheme="minorBidi"/>
              <w:iCs/>
              <w:color w:val="44546A" w:themeColor="text2"/>
              <w:sz w:val="21"/>
              <w:szCs w:val="18"/>
              <w:rPrChange w:id="1096" w:author="像个男人一样" w:date="2018-03-21T22:59:00Z">
                <w:rPr/>
              </w:rPrChange>
            </w:rPr>
            <w:fldChar w:fldCharType="begin"/>
          </w:r>
          <w:r w:rsidDel="00454521">
            <w:rPr>
              <w:rFonts w:ascii="Microsoft JhengHei" w:hAnsi="Microsoft JhengHei" w:cstheme="minorBidi"/>
              <w:iCs/>
              <w:color w:val="44546A" w:themeColor="text2"/>
              <w:sz w:val="21"/>
              <w:szCs w:val="18"/>
              <w:rPrChange w:id="1097" w:author="像个男人一样" w:date="2018-03-21T22:59:00Z">
                <w:rPr/>
              </w:rPrChange>
            </w:rPr>
            <w:delInstrText xml:space="preserve"> STYLEREF 1 \s </w:delInstrText>
          </w:r>
          <w:r w:rsidDel="00454521">
            <w:rPr>
              <w:rFonts w:ascii="Microsoft JhengHei" w:hAnsi="Microsoft JhengHei" w:cstheme="minorBidi"/>
              <w:iCs/>
              <w:color w:val="44546A" w:themeColor="text2"/>
              <w:sz w:val="21"/>
              <w:szCs w:val="18"/>
              <w:rPrChange w:id="1098" w:author="像个男人一样" w:date="2018-03-21T22:59:00Z">
                <w:rPr/>
              </w:rPrChange>
            </w:rPr>
            <w:fldChar w:fldCharType="separate"/>
          </w:r>
          <w:r w:rsidDel="00454521">
            <w:rPr>
              <w:rFonts w:ascii="Microsoft JhengHei" w:hAnsi="Microsoft JhengHei" w:cstheme="minorBidi"/>
              <w:iCs/>
              <w:color w:val="44546A" w:themeColor="text2"/>
              <w:sz w:val="21"/>
              <w:szCs w:val="18"/>
              <w:rPrChange w:id="1099" w:author="像个男人一样" w:date="2018-03-21T22:59:00Z">
                <w:rPr/>
              </w:rPrChange>
            </w:rPr>
            <w:delText>2</w:delText>
          </w:r>
          <w:r w:rsidDel="00454521">
            <w:rPr>
              <w:rFonts w:ascii="Microsoft JhengHei" w:hAnsi="Microsoft JhengHei" w:cstheme="minorBidi"/>
              <w:iCs/>
              <w:color w:val="44546A" w:themeColor="text2"/>
              <w:sz w:val="21"/>
              <w:szCs w:val="18"/>
              <w:rPrChange w:id="1100" w:author="像个男人一样" w:date="2018-03-21T22:59:00Z">
                <w:rPr/>
              </w:rPrChange>
            </w:rPr>
            <w:fldChar w:fldCharType="end"/>
          </w:r>
          <w:r w:rsidDel="00454521">
            <w:rPr>
              <w:rFonts w:ascii="Microsoft JhengHei" w:hAnsi="Microsoft JhengHei" w:cstheme="minorBidi"/>
              <w:iCs/>
              <w:color w:val="44546A" w:themeColor="text2"/>
              <w:sz w:val="21"/>
              <w:szCs w:val="18"/>
              <w:rPrChange w:id="1101" w:author="像个男人一样" w:date="2018-03-21T22:59:00Z">
                <w:rPr/>
              </w:rPrChange>
            </w:rPr>
            <w:delText>.</w:delText>
          </w:r>
          <w:r w:rsidDel="00454521">
            <w:rPr>
              <w:rFonts w:ascii="Microsoft JhengHei" w:hAnsi="Microsoft JhengHei" w:cstheme="minorBidi"/>
              <w:iCs/>
              <w:color w:val="44546A" w:themeColor="text2"/>
              <w:sz w:val="21"/>
              <w:szCs w:val="18"/>
              <w:rPrChange w:id="1102" w:author="像个男人一样" w:date="2018-03-21T22:59:00Z">
                <w:rPr/>
              </w:rPrChange>
            </w:rPr>
            <w:fldChar w:fldCharType="begin"/>
          </w:r>
          <w:r w:rsidDel="00454521">
            <w:rPr>
              <w:rFonts w:ascii="Microsoft JhengHei" w:hAnsi="Microsoft JhengHei" w:cstheme="minorBidi"/>
              <w:iCs/>
              <w:color w:val="44546A" w:themeColor="text2"/>
              <w:sz w:val="21"/>
              <w:szCs w:val="18"/>
              <w:rPrChange w:id="1103" w:author="像个男人一样" w:date="2018-03-21T22:59:00Z">
                <w:rPr/>
              </w:rPrChange>
            </w:rPr>
            <w:delInstrText xml:space="preserve"> SEQ Figure \* ARABIC \s 1 </w:delInstrText>
          </w:r>
          <w:r w:rsidDel="00454521">
            <w:rPr>
              <w:rFonts w:ascii="Microsoft JhengHei" w:hAnsi="Microsoft JhengHei" w:cstheme="minorBidi"/>
              <w:iCs/>
              <w:color w:val="44546A" w:themeColor="text2"/>
              <w:sz w:val="21"/>
              <w:szCs w:val="18"/>
              <w:rPrChange w:id="1104" w:author="像个男人一样" w:date="2018-03-21T22:59:00Z">
                <w:rPr/>
              </w:rPrChange>
            </w:rPr>
            <w:fldChar w:fldCharType="separate"/>
          </w:r>
        </w:del>
      </w:ins>
      <w:ins w:id="1105" w:author="像个男人一样" w:date="2018-03-22T11:51:00Z">
        <w:del w:id="1106" w:author="jie sun" w:date="2018-04-10T21:45:00Z">
          <w:r w:rsidDel="00454521">
            <w:rPr>
              <w:rFonts w:ascii="Microsoft JhengHei" w:hAnsi="Microsoft JhengHei" w:cstheme="minorBidi" w:hint="eastAsia"/>
              <w:iCs/>
              <w:color w:val="44546A" w:themeColor="text2"/>
              <w:sz w:val="21"/>
              <w:szCs w:val="18"/>
            </w:rPr>
            <w:delText>2</w:delText>
          </w:r>
        </w:del>
      </w:ins>
      <w:ins w:id="1107" w:author="像个男人一样" w:date="2018-03-21T01:27:00Z">
        <w:del w:id="1108" w:author="jie sun" w:date="2018-04-10T21:45:00Z">
          <w:r w:rsidDel="00454521">
            <w:rPr>
              <w:rFonts w:ascii="Microsoft JhengHei" w:hAnsi="Microsoft JhengHei" w:cstheme="minorBidi"/>
              <w:iCs/>
              <w:color w:val="44546A" w:themeColor="text2"/>
              <w:sz w:val="21"/>
              <w:szCs w:val="18"/>
              <w:rPrChange w:id="1109" w:author="像个男人一样" w:date="2018-03-21T22:59:00Z">
                <w:rPr/>
              </w:rPrChange>
            </w:rPr>
            <w:fldChar w:fldCharType="end"/>
          </w:r>
        </w:del>
      </w:ins>
      <w:bookmarkStart w:id="1110" w:name="_Toc24974"/>
      <w:bookmarkStart w:id="1111" w:name="_Toc7054"/>
      <w:bookmarkStart w:id="1112" w:name="_Toc13571"/>
      <w:bookmarkStart w:id="1113" w:name="_Toc11554"/>
      <w:bookmarkStart w:id="1114" w:name="_Toc30245"/>
      <w:bookmarkStart w:id="1115" w:name="_Toc9992"/>
      <w:bookmarkStart w:id="1116" w:name="_Toc963"/>
      <w:bookmarkStart w:id="1117" w:name="_Toc19019"/>
      <w:bookmarkStart w:id="1118" w:name="_Toc11582"/>
      <w:bookmarkStart w:id="1119" w:name="_Toc28645"/>
      <w:bookmarkStart w:id="1120" w:name="_Toc19280"/>
      <w:bookmarkStart w:id="1121" w:name="_Toc10078"/>
      <w:bookmarkStart w:id="1122" w:name="_Toc5761"/>
      <w:bookmarkStart w:id="1123" w:name="_Toc22427"/>
      <w:bookmarkStart w:id="1124" w:name="_Toc3864"/>
      <w:bookmarkStart w:id="1125" w:name="_Toc24448"/>
      <w:bookmarkStart w:id="1126" w:name="_Toc306"/>
      <w:bookmarkStart w:id="1127" w:name="_Toc17765"/>
      <w:bookmarkStart w:id="1128" w:name="_Toc28567"/>
      <w:bookmarkStart w:id="1129" w:name="_Toc25190"/>
      <w:bookmarkStart w:id="1130" w:name="_Toc17323"/>
      <w:bookmarkStart w:id="1131" w:name="_Toc8338"/>
      <w:bookmarkStart w:id="1132" w:name="_Toc18503"/>
      <w:bookmarkStart w:id="1133" w:name="_Toc20164"/>
      <w:bookmarkStart w:id="1134" w:name="_Toc15380"/>
      <w:bookmarkStart w:id="1135" w:name="_Toc13482"/>
      <w:bookmarkStart w:id="1136" w:name="_Toc26373"/>
      <w:ins w:id="1137" w:author="像个男人一样" w:date="2018-03-21T01:33:00Z">
        <w:r>
          <w:rPr>
            <w:rFonts w:ascii="Microsoft JhengHei" w:hAnsi="Microsoft JhengHei" w:cstheme="minorBidi"/>
            <w:iCs/>
            <w:color w:val="44546A" w:themeColor="text2"/>
            <w:sz w:val="21"/>
            <w:szCs w:val="18"/>
            <w:rPrChange w:id="1138" w:author="像个男人一样" w:date="2018-03-21T22:59:00Z">
              <w:rPr>
                <w:rFonts w:ascii="Microsoft JhengHei" w:hAnsi="Microsoft JhengHei" w:cstheme="minorBidi"/>
                <w:i/>
                <w:iCs/>
                <w:color w:val="44546A" w:themeColor="text2"/>
                <w:sz w:val="18"/>
                <w:szCs w:val="18"/>
                <w:lang w:val="en-US"/>
              </w:rPr>
            </w:rPrChange>
          </w:rPr>
          <w:t xml:space="preserve">: </w:t>
        </w:r>
      </w:ins>
      <w:ins w:id="1139" w:author="像个男人一样" w:date="2018-03-21T01:27:00Z">
        <w:r>
          <w:rPr>
            <w:rFonts w:ascii="Microsoft JhengHei" w:hAnsi="Microsoft JhengHei" w:cstheme="minorBidi"/>
            <w:iCs/>
            <w:color w:val="44546A" w:themeColor="text2"/>
            <w:sz w:val="21"/>
            <w:szCs w:val="18"/>
            <w:rPrChange w:id="1140" w:author="像个男人一样" w:date="2018-03-21T22:59:00Z">
              <w:rPr/>
            </w:rPrChange>
          </w:rPr>
          <w:t>Accelerometer Theory &amp; Design</w:t>
        </w:r>
      </w:ins>
      <w:bookmarkEnd w:id="1110"/>
      <w:bookmarkEnd w:id="1111"/>
      <w:bookmarkEnd w:id="1112"/>
      <w:bookmarkEnd w:id="1113"/>
      <w:bookmarkEnd w:id="1114"/>
      <w:bookmarkEnd w:id="1115"/>
      <w:bookmarkEnd w:id="1116"/>
      <w:bookmarkEnd w:id="1117"/>
      <w:bookmarkEnd w:id="1118"/>
      <w:bookmarkEnd w:id="1119"/>
      <w:bookmarkEnd w:id="1120"/>
      <w:ins w:id="1141" w:author="像个男人一样" w:date="2018-03-21T22:59:00Z">
        <w:r>
          <w:rPr>
            <w:rFonts w:ascii="Microsoft JhengHei" w:hAnsi="Microsoft JhengHei" w:cstheme="minorBidi" w:hint="eastAsia"/>
            <w:iCs/>
            <w:color w:val="44546A" w:themeColor="text2"/>
            <w:sz w:val="21"/>
            <w:szCs w:val="18"/>
            <w:lang w:val="en-US"/>
          </w:rPr>
          <w:t xml:space="preserve"> </w:t>
        </w:r>
      </w:ins>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customXmlInsRangeStart w:id="1142" w:author="jie sun" w:date="2018-04-08T15:39:00Z"/>
      <w:sdt>
        <w:sdtPr>
          <w:rPr>
            <w:rFonts w:ascii="Microsoft JhengHei" w:hAnsi="Microsoft JhengHei" w:cstheme="minorBidi" w:hint="eastAsia"/>
            <w:iCs/>
            <w:color w:val="44546A" w:themeColor="text2"/>
            <w:sz w:val="21"/>
            <w:szCs w:val="18"/>
            <w:lang w:val="en-US"/>
          </w:rPr>
          <w:id w:val="535618033"/>
          <w:citation/>
        </w:sdtPr>
        <w:sdtEndPr/>
        <w:sdtContent>
          <w:customXmlInsRangeEnd w:id="1142"/>
          <w:ins w:id="1143" w:author="jie sun" w:date="2018-04-08T15:39:00Z">
            <w:r w:rsidR="00DA0F8B">
              <w:rPr>
                <w:rFonts w:ascii="Microsoft JhengHei" w:hAnsi="Microsoft JhengHei" w:cstheme="minorBidi"/>
                <w:iCs/>
                <w:color w:val="44546A" w:themeColor="text2"/>
                <w:sz w:val="21"/>
                <w:szCs w:val="18"/>
                <w:lang w:val="en-US"/>
              </w:rPr>
              <w:fldChar w:fldCharType="begin"/>
            </w:r>
            <w:r w:rsidR="00DA0F8B">
              <w:rPr>
                <w:rFonts w:ascii="Microsoft JhengHei" w:hAnsi="Microsoft JhengHei" w:cstheme="minorBidi"/>
                <w:iCs/>
                <w:color w:val="44546A" w:themeColor="text2"/>
                <w:sz w:val="21"/>
                <w:szCs w:val="18"/>
                <w:lang w:val="en-US"/>
              </w:rPr>
              <w:instrText xml:space="preserve"> </w:instrText>
            </w:r>
            <w:r w:rsidR="00DA0F8B">
              <w:rPr>
                <w:rFonts w:ascii="Microsoft JhengHei" w:hAnsi="Microsoft JhengHei" w:cstheme="minorBidi" w:hint="eastAsia"/>
                <w:iCs/>
                <w:color w:val="44546A" w:themeColor="text2"/>
                <w:sz w:val="21"/>
                <w:szCs w:val="18"/>
                <w:lang w:val="en-US"/>
              </w:rPr>
              <w:instrText>CITATION And \l 2052</w:instrText>
            </w:r>
            <w:r w:rsidR="00DA0F8B">
              <w:rPr>
                <w:rFonts w:ascii="Microsoft JhengHei" w:hAnsi="Microsoft JhengHei" w:cstheme="minorBidi"/>
                <w:iCs/>
                <w:color w:val="44546A" w:themeColor="text2"/>
                <w:sz w:val="21"/>
                <w:szCs w:val="18"/>
                <w:lang w:val="en-US"/>
              </w:rPr>
              <w:instrText xml:space="preserve"> </w:instrText>
            </w:r>
          </w:ins>
          <w:r w:rsidR="00DA0F8B">
            <w:rPr>
              <w:rFonts w:ascii="Microsoft JhengHei" w:hAnsi="Microsoft JhengHei" w:cstheme="minorBidi"/>
              <w:iCs/>
              <w:color w:val="44546A" w:themeColor="text2"/>
              <w:sz w:val="21"/>
              <w:szCs w:val="18"/>
              <w:lang w:val="en-US"/>
            </w:rPr>
            <w:fldChar w:fldCharType="separate"/>
          </w:r>
          <w:r w:rsidR="006116D1" w:rsidRPr="006116D1">
            <w:rPr>
              <w:rFonts w:ascii="Microsoft JhengHei" w:hAnsi="Microsoft JhengHei" w:cstheme="minorBidi"/>
              <w:noProof/>
              <w:color w:val="44546A" w:themeColor="text2"/>
              <w:sz w:val="21"/>
              <w:szCs w:val="18"/>
              <w:lang w:val="en-US"/>
            </w:rPr>
            <w:t>(Nisticò, 2013)</w:t>
          </w:r>
          <w:ins w:id="1144" w:author="jie sun" w:date="2018-04-08T15:39:00Z">
            <w:r w:rsidR="00DA0F8B">
              <w:rPr>
                <w:rFonts w:ascii="Microsoft JhengHei" w:hAnsi="Microsoft JhengHei" w:cstheme="minorBidi"/>
                <w:iCs/>
                <w:color w:val="44546A" w:themeColor="text2"/>
                <w:sz w:val="21"/>
                <w:szCs w:val="18"/>
                <w:lang w:val="en-US"/>
              </w:rPr>
              <w:fldChar w:fldCharType="end"/>
            </w:r>
          </w:ins>
          <w:customXmlInsRangeStart w:id="1145" w:author="jie sun" w:date="2018-04-08T15:39:00Z"/>
        </w:sdtContent>
      </w:sdt>
      <w:customXmlInsRangeEnd w:id="1145"/>
      <w:bookmarkEnd w:id="1080"/>
    </w:p>
    <w:p w14:paraId="3CC7AACB" w14:textId="77777777" w:rsidR="0087014B" w:rsidRDefault="00D5184D">
      <w:pPr>
        <w:pStyle w:val="Subtitle"/>
        <w:rPr>
          <w:del w:id="1146" w:author="像个男人一样" w:date="2018-03-21T01:27:00Z"/>
        </w:rPr>
      </w:pPr>
      <w:del w:id="1147" w:author="像个男人一样" w:date="2018-03-21T01:27:00Z">
        <w:r>
          <w:delText xml:space="preserve">(Picture 2.1.2.2  </w:delText>
        </w:r>
        <w:bookmarkStart w:id="1148" w:name="OLE_LINK14"/>
        <w:r>
          <w:delText>Accelerometer Theory &amp; Design</w:delText>
        </w:r>
        <w:bookmarkEnd w:id="1148"/>
        <w:r>
          <w:delText>)</w:delText>
        </w:r>
      </w:del>
    </w:p>
    <w:p w14:paraId="52EFEF3C" w14:textId="77777777" w:rsidR="00084FC2" w:rsidRDefault="00D5184D">
      <w:pPr>
        <w:rPr>
          <w:ins w:id="1149" w:author="jie sun" w:date="2018-04-08T16:24:00Z"/>
        </w:rPr>
      </w:pPr>
      <w:r>
        <w:rPr>
          <w:rFonts w:hint="eastAsia"/>
        </w:rPr>
        <w:t>As</w:t>
      </w:r>
      <w:r>
        <w:t xml:space="preserve"> </w:t>
      </w:r>
      <w:del w:id="1150" w:author="jie sun" w:date="2018-04-08T17:56:00Z">
        <w:r w:rsidDel="009438D9">
          <w:rPr>
            <w:rFonts w:hint="eastAsia"/>
          </w:rPr>
          <w:delText>the picture</w:delText>
        </w:r>
      </w:del>
      <w:ins w:id="1151" w:author="jie sun" w:date="2018-04-08T17:56:00Z">
        <w:r w:rsidR="009438D9">
          <w:rPr>
            <w:rFonts w:hint="eastAsia"/>
          </w:rPr>
          <w:t>Figure</w:t>
        </w:r>
        <w:r w:rsidR="009438D9">
          <w:t xml:space="preserve"> </w:t>
        </w:r>
      </w:ins>
      <w:r>
        <w:t>2.2</w:t>
      </w:r>
      <w:del w:id="1152" w:author="像个男人一样" w:date="2018-03-21T01:28:00Z">
        <w:r>
          <w:delText>.2</w:delText>
        </w:r>
      </w:del>
      <w:r>
        <w:t xml:space="preserve"> above shows</w:t>
      </w:r>
      <w:ins w:id="1153" w:author="jie sun" w:date="2018-04-08T17:57:00Z">
        <w:r w:rsidR="005D0092">
          <w:t xml:space="preserve"> the</w:t>
        </w:r>
      </w:ins>
      <w:r>
        <w:t xml:space="preserve"> </w:t>
      </w:r>
      <w:ins w:id="1154" w:author="jie sun" w:date="2018-04-08T17:57:00Z">
        <w:r w:rsidR="005D0092">
          <w:t xml:space="preserve">inner structure </w:t>
        </w:r>
      </w:ins>
      <w:del w:id="1155" w:author="jie sun" w:date="2018-04-08T17:57:00Z">
        <w:r w:rsidDel="005D0092">
          <w:delText xml:space="preserve">the schematic </w:delText>
        </w:r>
      </w:del>
      <w:r>
        <w:t>of a</w:t>
      </w:r>
      <w:ins w:id="1156" w:author="jie sun" w:date="2018-04-08T16:08:00Z">
        <w:r w:rsidR="00C75EBF">
          <w:t xml:space="preserve"> kind of</w:t>
        </w:r>
      </w:ins>
      <w:del w:id="1157" w:author="jie sun" w:date="2018-04-08T16:08:00Z">
        <w:r w:rsidDel="00C75EBF">
          <w:delText>n</w:delText>
        </w:r>
      </w:del>
      <w:r>
        <w:t xml:space="preserve"> accelerometer</w:t>
      </w:r>
      <w:ins w:id="1158" w:author="jie sun" w:date="2018-04-08T16:08:00Z">
        <w:r w:rsidR="00C75EBF">
          <w:t>s</w:t>
        </w:r>
      </w:ins>
      <w:r>
        <w:t xml:space="preserve">, which be comprised of </w:t>
      </w:r>
      <w:ins w:id="1159" w:author="jie sun" w:date="2018-04-08T15:44:00Z">
        <w:r w:rsidR="00F11374">
          <w:t>Seismic</w:t>
        </w:r>
      </w:ins>
      <w:del w:id="1160" w:author="jie sun" w:date="2018-04-08T15:44:00Z">
        <w:r w:rsidDel="00F11374">
          <w:delText>a</w:delText>
        </w:r>
      </w:del>
      <w:r>
        <w:t xml:space="preserve"> mass</w:t>
      </w:r>
      <w:del w:id="1161" w:author="jie sun" w:date="2018-04-08T15:44:00Z">
        <w:r w:rsidDel="00F11374">
          <w:delText xml:space="preserve"> (m)</w:delText>
        </w:r>
      </w:del>
      <w:r>
        <w:t xml:space="preserve">, </w:t>
      </w:r>
      <w:ins w:id="1162" w:author="jie sun" w:date="2018-04-08T15:46:00Z">
        <w:r w:rsidR="001840BB">
          <w:t xml:space="preserve">a Damping element, </w:t>
        </w:r>
      </w:ins>
      <w:r>
        <w:t>a spring</w:t>
      </w:r>
      <w:ins w:id="1163" w:author="jie sun" w:date="2018-04-08T15:45:00Z">
        <w:r w:rsidR="00E73FE0">
          <w:t xml:space="preserve"> (Elastic element)</w:t>
        </w:r>
      </w:ins>
      <w:del w:id="1164" w:author="jie sun" w:date="2018-04-08T15:45:00Z">
        <w:r w:rsidDel="00E73FE0">
          <w:delText xml:space="preserve"> (k)</w:delText>
        </w:r>
      </w:del>
      <w:ins w:id="1165" w:author="jie sun" w:date="2018-04-08T16:03:00Z">
        <w:r w:rsidR="00E46597">
          <w:t xml:space="preserve">, External reference and </w:t>
        </w:r>
      </w:ins>
      <w:del w:id="1166" w:author="jie sun" w:date="2018-04-08T16:03:00Z">
        <w:r w:rsidDel="00E46597">
          <w:delText xml:space="preserve"> and </w:delText>
        </w:r>
      </w:del>
      <w:del w:id="1167" w:author="jie sun" w:date="2018-04-08T15:45:00Z">
        <w:r w:rsidDel="00E73FE0">
          <w:delText>a dash</w:delText>
        </w:r>
      </w:del>
      <w:ins w:id="1168" w:author="像个男人一样" w:date="2018-03-21T01:29:00Z">
        <w:del w:id="1169" w:author="jie sun" w:date="2018-04-08T15:45:00Z">
          <w:r w:rsidDel="00E73FE0">
            <w:rPr>
              <w:rFonts w:hint="eastAsia"/>
              <w:lang w:val="en-US"/>
            </w:rPr>
            <w:delText xml:space="preserve"> </w:delText>
          </w:r>
        </w:del>
      </w:ins>
      <w:del w:id="1170" w:author="jie sun" w:date="2018-04-08T15:45:00Z">
        <w:r w:rsidDel="00E73FE0">
          <w:delText>pot</w:delText>
        </w:r>
      </w:del>
      <w:ins w:id="1171" w:author="jie sun" w:date="2018-04-08T15:45:00Z">
        <w:r w:rsidR="00E73FE0">
          <w:t>Internal reference frame</w:t>
        </w:r>
      </w:ins>
      <w:r>
        <w:t xml:space="preserve">.  </w:t>
      </w:r>
      <w:r>
        <w:rPr>
          <w:rFonts w:hint="eastAsia"/>
        </w:rPr>
        <w:t>When</w:t>
      </w:r>
      <w:r>
        <w:t xml:space="preserve"> the</w:t>
      </w:r>
      <w:ins w:id="1172" w:author="jie sun" w:date="2018-04-08T16:04:00Z">
        <w:r w:rsidR="00E46597">
          <w:t xml:space="preserve"> vehicle is </w:t>
        </w:r>
      </w:ins>
      <w:del w:id="1173" w:author="jie sun" w:date="2018-04-08T16:04:00Z">
        <w:r w:rsidDel="00E46597">
          <w:delText xml:space="preserve"> object </w:delText>
        </w:r>
      </w:del>
      <w:r>
        <w:t>mov</w:t>
      </w:r>
      <w:del w:id="1174" w:author="jie sun" w:date="2018-04-08T16:06:00Z">
        <w:r w:rsidDel="00C75EBF">
          <w:delText>e</w:delText>
        </w:r>
      </w:del>
      <w:ins w:id="1175" w:author="jie sun" w:date="2018-04-08T16:04:00Z">
        <w:r w:rsidR="00E46597">
          <w:t>ed</w:t>
        </w:r>
      </w:ins>
      <w:del w:id="1176" w:author="jie sun" w:date="2018-04-08T16:04:00Z">
        <w:r w:rsidDel="00E46597">
          <w:delText>s</w:delText>
        </w:r>
      </w:del>
      <w:r>
        <w:t xml:space="preserve"> </w:t>
      </w:r>
      <w:ins w:id="1177" w:author="jie sun" w:date="2018-04-08T18:02:00Z">
        <w:r w:rsidR="005D0092">
          <w:t xml:space="preserve">with </w:t>
        </w:r>
      </w:ins>
      <w:del w:id="1178" w:author="jie sun" w:date="2018-04-08T18:02:00Z">
        <w:r w:rsidDel="005D0092">
          <w:delText xml:space="preserve">and has </w:delText>
        </w:r>
      </w:del>
      <w:r>
        <w:t>an acceleration</w:t>
      </w:r>
      <w:del w:id="1179" w:author="jie sun" w:date="2018-04-08T15:39:00Z">
        <w:r w:rsidDel="00AC0F62">
          <w:delText>s</w:delText>
        </w:r>
      </w:del>
      <w:r>
        <w:t>, the mass</w:t>
      </w:r>
      <w:ins w:id="1180" w:author="jie sun" w:date="2018-04-08T18:02:00Z">
        <w:r w:rsidR="005D0092">
          <w:t xml:space="preserve"> will</w:t>
        </w:r>
      </w:ins>
      <w:r>
        <w:t xml:space="preserve"> move</w:t>
      </w:r>
      <w:del w:id="1181" w:author="jie sun" w:date="2018-04-08T18:02:00Z">
        <w:r w:rsidDel="005D0092">
          <w:delText>s</w:delText>
        </w:r>
      </w:del>
      <w:r>
        <w:t xml:space="preserve"> to another position, the spring</w:t>
      </w:r>
      <w:del w:id="1182" w:author="jie sun" w:date="2018-04-08T16:09:00Z">
        <w:r w:rsidDel="00C75EBF">
          <w:delText xml:space="preserve"> (k)</w:delText>
        </w:r>
      </w:del>
      <w:r>
        <w:t xml:space="preserve"> will stretches and </w:t>
      </w:r>
      <w:ins w:id="1183" w:author="jie sun" w:date="2018-04-08T16:11:00Z">
        <w:r w:rsidR="00C75EBF">
          <w:t>x and y, Internal reference and External reference, will change</w:t>
        </w:r>
      </w:ins>
      <w:ins w:id="1184" w:author="jie sun" w:date="2018-04-08T16:29:00Z">
        <w:r w:rsidR="00306C7B">
          <w:t xml:space="preserve">, so </w:t>
        </w:r>
      </w:ins>
      <w:ins w:id="1185" w:author="jie sun" w:date="2018-04-08T16:21:00Z">
        <w:r w:rsidR="00084FC2">
          <w:t>there</w:t>
        </w:r>
      </w:ins>
      <w:ins w:id="1186" w:author="jie sun" w:date="2018-04-08T16:22:00Z">
        <w:r w:rsidR="00084FC2">
          <w:t xml:space="preserve"> is </w:t>
        </w:r>
      </w:ins>
      <w:ins w:id="1187" w:author="jie sun" w:date="2018-04-08T16:25:00Z">
        <w:r w:rsidR="0005799F">
          <w:t xml:space="preserve">a </w:t>
        </w:r>
      </w:ins>
      <w:ins w:id="1188" w:author="jie sun" w:date="2018-04-08T16:22:00Z">
        <w:r w:rsidR="00084FC2">
          <w:t xml:space="preserve">relationship happened between the </w:t>
        </w:r>
      </w:ins>
      <w:ins w:id="1189" w:author="jie sun" w:date="2018-04-08T16:23:00Z">
        <w:r w:rsidR="00084FC2">
          <w:t>vehicle</w:t>
        </w:r>
      </w:ins>
      <w:ins w:id="1190" w:author="jie sun" w:date="2018-04-08T16:24:00Z">
        <w:r w:rsidR="00084FC2">
          <w:rPr>
            <w:rFonts w:hint="eastAsia"/>
          </w:rPr>
          <w:t xml:space="preserve"> </w:t>
        </w:r>
        <w:r w:rsidR="00084FC2">
          <w:t>acceleration and the references of x and y.</w:t>
        </w:r>
      </w:ins>
    </w:p>
    <w:p w14:paraId="59B9A132" w14:textId="77777777" w:rsidR="0087014B" w:rsidDel="00C75EBF" w:rsidRDefault="00084FC2">
      <w:pPr>
        <w:rPr>
          <w:del w:id="1191" w:author="像个男人一样" w:date="2018-03-21T01:28:00Z"/>
        </w:rPr>
      </w:pPr>
      <w:ins w:id="1192" w:author="jie sun" w:date="2018-04-08T16:22:00Z">
        <w:r>
          <w:t xml:space="preserve"> </w:t>
        </w:r>
      </w:ins>
      <w:del w:id="1193" w:author="jie sun" w:date="2018-04-08T16:10:00Z">
        <w:r w:rsidR="00D5184D" w:rsidDel="00C75EBF">
          <w:delText>the dash</w:delText>
        </w:r>
      </w:del>
      <w:ins w:id="1194" w:author="像个男人一样" w:date="2018-03-21T01:29:00Z">
        <w:del w:id="1195" w:author="jie sun" w:date="2018-04-08T16:10:00Z">
          <w:r w:rsidR="00D5184D" w:rsidDel="00C75EBF">
            <w:rPr>
              <w:rFonts w:hint="eastAsia"/>
              <w:lang w:val="en-US"/>
            </w:rPr>
            <w:delText xml:space="preserve"> </w:delText>
          </w:r>
        </w:del>
      </w:ins>
      <w:del w:id="1196" w:author="jie sun" w:date="2018-04-08T16:10:00Z">
        <w:r w:rsidR="00D5184D" w:rsidDel="00C75EBF">
          <w:delText>pot will produce a</w:delText>
        </w:r>
      </w:del>
      <w:del w:id="1197" w:author="jie sun" w:date="2018-04-08T15:46:00Z">
        <w:r w:rsidR="00D5184D" w:rsidDel="001840BB">
          <w:delText>n</w:delText>
        </w:r>
      </w:del>
      <w:del w:id="1198" w:author="jie sun" w:date="2018-04-08T16:10:00Z">
        <w:r w:rsidR="00D5184D" w:rsidDel="00C75EBF">
          <w:delText xml:space="preserve"> relative damping coefficient</w:delText>
        </w:r>
        <w:r w:rsidR="00D5184D" w:rsidDel="00C75EBF">
          <w:rPr>
            <w:rFonts w:hint="eastAsia"/>
          </w:rPr>
          <w:delText>(</w:delText>
        </w:r>
        <w:r w:rsidR="00D5184D" w:rsidDel="00C75EBF">
          <w:delText xml:space="preserve">c) and the value (c) can be transfer to a digital signal or number which can be used directly. </w:delText>
        </w:r>
      </w:del>
    </w:p>
    <w:p w14:paraId="4169D12F" w14:textId="77777777" w:rsidR="00C75EBF" w:rsidRDefault="00C75EBF">
      <w:pPr>
        <w:rPr>
          <w:ins w:id="1199" w:author="jie sun" w:date="2018-04-08T16:10:00Z"/>
        </w:rPr>
      </w:pPr>
    </w:p>
    <w:p w14:paraId="138ABFA2" w14:textId="77777777" w:rsidR="0087014B" w:rsidDel="00C75EBF" w:rsidRDefault="005D0092">
      <w:pPr>
        <w:rPr>
          <w:del w:id="1200" w:author="jie sun" w:date="2018-04-08T16:10:00Z"/>
        </w:rPr>
      </w:pPr>
      <w:ins w:id="1201" w:author="jie sun" w:date="2018-04-08T18:03:00Z">
        <w:r>
          <w:t>I</w:t>
        </w:r>
      </w:ins>
    </w:p>
    <w:p w14:paraId="4CE66F3C" w14:textId="77777777" w:rsidR="0087014B" w:rsidDel="00171ADE" w:rsidRDefault="00D5184D">
      <w:pPr>
        <w:rPr>
          <w:del w:id="1202" w:author="像个男人一样" w:date="2018-03-21T01:28:00Z"/>
        </w:rPr>
      </w:pPr>
      <w:del w:id="1203" w:author="jie sun" w:date="2018-04-08T16:10:00Z">
        <w:r w:rsidDel="00C75EBF">
          <w:delText>T</w:delText>
        </w:r>
      </w:del>
      <w:del w:id="1204" w:author="jie sun" w:date="2018-04-08T18:03:00Z">
        <w:r w:rsidDel="005D0092">
          <w:delText xml:space="preserve">he </w:delText>
        </w:r>
      </w:del>
      <w:del w:id="1205" w:author="jie sun" w:date="2018-04-08T16:24:00Z">
        <w:r w:rsidDel="00084FC2">
          <w:delText>exact</w:delText>
        </w:r>
      </w:del>
      <w:del w:id="1206" w:author="jie sun" w:date="2018-04-08T18:03:00Z">
        <w:r w:rsidDel="005D0092">
          <w:delText xml:space="preserve"> inner structure of an accelerometer is </w:delText>
        </w:r>
      </w:del>
      <w:del w:id="1207" w:author="jie sun" w:date="2018-04-08T16:24:00Z">
        <w:r w:rsidDel="00084FC2">
          <w:delText>just like this, absolutely not</w:delText>
        </w:r>
      </w:del>
      <w:del w:id="1208" w:author="jie sun" w:date="2018-04-08T18:03:00Z">
        <w:r w:rsidDel="005D0092">
          <w:delText>, i</w:delText>
        </w:r>
      </w:del>
      <w:r>
        <w:t>n our daily life, the most popular type of accelerometer</w:t>
      </w:r>
      <w:del w:id="1209" w:author="像个男人一样" w:date="2018-03-21T01:30:00Z">
        <w:r>
          <w:delText>s</w:delText>
        </w:r>
      </w:del>
      <w:r>
        <w:t xml:space="preserve"> is the Three-Axis Acceleration Sensor </w:t>
      </w:r>
      <w:del w:id="1210" w:author="jie sun" w:date="2018-04-08T18:06:00Z">
        <w:r w:rsidDel="00E012ED">
          <w:delText xml:space="preserve">such as </w:delText>
        </w:r>
        <w:r w:rsidDel="00E012ED">
          <w:rPr>
            <w:rFonts w:hint="eastAsia"/>
          </w:rPr>
          <w:delText>i</w:delText>
        </w:r>
        <w:r w:rsidDel="00E012ED">
          <w:delText>Phone</w:delText>
        </w:r>
      </w:del>
      <w:del w:id="1211" w:author="jie sun" w:date="2018-04-08T18:05:00Z">
        <w:r w:rsidDel="006709A5">
          <w:delText xml:space="preserve"> installing i</w:delText>
        </w:r>
      </w:del>
      <w:ins w:id="1212" w:author="jie sun" w:date="2018-04-08T18:06:00Z">
        <w:r w:rsidR="00E012ED">
          <w:t>in the market.</w:t>
        </w:r>
      </w:ins>
      <w:ins w:id="1213" w:author="jie sun" w:date="2018-04-08T18:05:00Z">
        <w:r w:rsidR="006709A5">
          <w:t xml:space="preserve"> </w:t>
        </w:r>
      </w:ins>
      <w:del w:id="1214" w:author="jie sun" w:date="2018-04-08T18:05:00Z">
        <w:r w:rsidDel="006709A5">
          <w:delText xml:space="preserve">t.  </w:delText>
        </w:r>
      </w:del>
      <w:r>
        <w:t>Just as its name implies, the three-axis accelerometer does not only test one direction’s acceleration, but three directions’ accelerations</w:t>
      </w:r>
      <w:r>
        <w:rPr>
          <w:rFonts w:hint="eastAsia"/>
        </w:rPr>
        <w:t>:</w:t>
      </w:r>
      <w:r>
        <w:t xml:space="preserve"> </w:t>
      </w:r>
      <w:r>
        <w:rPr>
          <w:rFonts w:hint="eastAsia"/>
        </w:rPr>
        <w:t>X,</w:t>
      </w:r>
      <w:r>
        <w:t xml:space="preserve"> Y and Z. </w:t>
      </w:r>
    </w:p>
    <w:p w14:paraId="3F463247" w14:textId="77777777" w:rsidR="0087014B" w:rsidDel="007370FE" w:rsidRDefault="0087014B">
      <w:pPr>
        <w:rPr>
          <w:del w:id="1215" w:author="像个男人一样" w:date="2018-03-21T01:28:00Z"/>
        </w:rPr>
      </w:pPr>
    </w:p>
    <w:p w14:paraId="0303B3B3" w14:textId="77777777" w:rsidR="007370FE" w:rsidRDefault="007370FE">
      <w:pPr>
        <w:rPr>
          <w:ins w:id="1216" w:author="jie sun" w:date="2018-05-22T11:48:00Z"/>
          <w:rFonts w:ascii="Calibri" w:hAnsi="Calibri" w:cs="Calibri"/>
        </w:rPr>
      </w:pPr>
    </w:p>
    <w:p w14:paraId="40118EB4" w14:textId="77777777" w:rsidR="0087014B" w:rsidRDefault="0087014B">
      <w:pPr>
        <w:rPr>
          <w:sz w:val="22"/>
        </w:rPr>
      </w:pPr>
    </w:p>
    <w:p w14:paraId="7C9C5D77" w14:textId="7C4C1231" w:rsidR="0087014B" w:rsidRDefault="00D5184D">
      <w:pPr>
        <w:pStyle w:val="Heading3"/>
      </w:pPr>
      <w:bookmarkStart w:id="1217" w:name="_Toc3023"/>
      <w:bookmarkStart w:id="1218" w:name="_Toc13091"/>
      <w:bookmarkStart w:id="1219" w:name="_Toc5006"/>
      <w:bookmarkStart w:id="1220" w:name="_Toc1099"/>
      <w:bookmarkStart w:id="1221" w:name="_Toc29817"/>
      <w:bookmarkStart w:id="1222" w:name="_Toc1258"/>
      <w:bookmarkStart w:id="1223" w:name="_Toc31469"/>
      <w:bookmarkStart w:id="1224" w:name="_Toc8202"/>
      <w:bookmarkStart w:id="1225" w:name="_Toc30516"/>
      <w:bookmarkStart w:id="1226" w:name="_Toc517904005"/>
      <w:r>
        <w:t xml:space="preserve">How </w:t>
      </w:r>
      <w:r w:rsidR="00982FB6">
        <w:t>a</w:t>
      </w:r>
      <w:del w:id="1227" w:author="jie sun" w:date="2018-04-16T21:08:00Z">
        <w:r w:rsidDel="002B45ED">
          <w:delText>a</w:delText>
        </w:r>
      </w:del>
      <w:r>
        <w:t xml:space="preserve">n </w:t>
      </w:r>
      <w:ins w:id="1228" w:author="jie sun" w:date="2018-04-16T21:08:00Z">
        <w:r w:rsidR="002B45ED">
          <w:t>A</w:t>
        </w:r>
      </w:ins>
      <w:del w:id="1229" w:author="jie sun" w:date="2018-04-16T21:08:00Z">
        <w:r w:rsidDel="002B45ED">
          <w:delText>a</w:delText>
        </w:r>
      </w:del>
      <w:r>
        <w:t xml:space="preserve">ccelerometer </w:t>
      </w:r>
      <w:ins w:id="1230" w:author="jie sun" w:date="2018-04-16T21:08:00Z">
        <w:r w:rsidR="002B45ED">
          <w:t>W</w:t>
        </w:r>
      </w:ins>
      <w:del w:id="1231" w:author="jie sun" w:date="2018-04-16T21:08:00Z">
        <w:r w:rsidDel="002B45ED">
          <w:delText>w</w:delText>
        </w:r>
      </w:del>
      <w:r>
        <w:t xml:space="preserve">orks </w:t>
      </w:r>
      <w:ins w:id="1232" w:author="jie sun" w:date="2018-04-16T21:08:00Z">
        <w:r w:rsidR="002B45ED">
          <w:t>I</w:t>
        </w:r>
      </w:ins>
      <w:del w:id="1233" w:author="jie sun" w:date="2018-04-16T21:08:00Z">
        <w:r w:rsidDel="002B45ED">
          <w:delText>i</w:delText>
        </w:r>
      </w:del>
      <w:r>
        <w:t xml:space="preserve">n </w:t>
      </w:r>
      <w:ins w:id="1234" w:author="jie sun" w:date="2018-04-16T21:08:00Z">
        <w:r w:rsidR="002B45ED">
          <w:t>M</w:t>
        </w:r>
      </w:ins>
      <w:del w:id="1235" w:author="jie sun" w:date="2018-04-16T21:08:00Z">
        <w:r w:rsidDel="002B45ED">
          <w:delText>m</w:delText>
        </w:r>
      </w:del>
      <w:r>
        <w:t xml:space="preserve">obile </w:t>
      </w:r>
      <w:ins w:id="1236" w:author="jie sun" w:date="2018-04-16T21:08:00Z">
        <w:r w:rsidR="002B45ED">
          <w:t>P</w:t>
        </w:r>
      </w:ins>
      <w:del w:id="1237" w:author="jie sun" w:date="2018-04-16T21:08:00Z">
        <w:r w:rsidDel="002B45ED">
          <w:delText>p</w:delText>
        </w:r>
      </w:del>
      <w:r>
        <w:t>hone.</w:t>
      </w:r>
      <w:bookmarkEnd w:id="1217"/>
      <w:bookmarkEnd w:id="1218"/>
      <w:bookmarkEnd w:id="1219"/>
      <w:bookmarkEnd w:id="1220"/>
      <w:bookmarkEnd w:id="1221"/>
      <w:bookmarkEnd w:id="1222"/>
      <w:bookmarkEnd w:id="1223"/>
      <w:bookmarkEnd w:id="1224"/>
      <w:bookmarkEnd w:id="1225"/>
      <w:bookmarkEnd w:id="1226"/>
      <w:r>
        <w:t xml:space="preserve"> </w:t>
      </w:r>
    </w:p>
    <w:p w14:paraId="15BA996A" w14:textId="77777777" w:rsidR="0087014B" w:rsidDel="00A668A3" w:rsidRDefault="00D5184D">
      <w:pPr>
        <w:rPr>
          <w:del w:id="1238" w:author="jie sun" w:date="2018-04-08T16:57:00Z"/>
        </w:rPr>
      </w:pPr>
      <w:r>
        <w:t xml:space="preserve">Here, we just use the three-axis accelerometer of an iPhone as an example to describe how an accelerometer works in an iPhone. </w:t>
      </w:r>
    </w:p>
    <w:p w14:paraId="329C42A9" w14:textId="77777777" w:rsidR="0087014B" w:rsidRDefault="00D5184D">
      <w:pPr>
        <w:rPr>
          <w:ins w:id="1239" w:author="jie sun" w:date="2018-04-08T16:57:00Z"/>
        </w:rPr>
      </w:pPr>
      <w:r>
        <w:t xml:space="preserve">As we mentioned before, a three -axis accelerometer is used to test three different directions’ acceleration. There are two </w:t>
      </w:r>
      <w:del w:id="1240" w:author="jie sun" w:date="2018-04-08T16:55:00Z">
        <w:r w:rsidDel="00803B81">
          <w:delText xml:space="preserve">pictures </w:delText>
        </w:r>
      </w:del>
      <w:ins w:id="1241" w:author="jie sun" w:date="2018-04-08T16:55:00Z">
        <w:r w:rsidR="00803B81">
          <w:t>figures</w:t>
        </w:r>
      </w:ins>
      <w:customXmlInsRangeStart w:id="1242" w:author="jie sun" w:date="2018-04-08T17:04:00Z"/>
      <w:sdt>
        <w:sdtPr>
          <w:id w:val="675156440"/>
          <w:citation/>
        </w:sdtPr>
        <w:sdtEndPr/>
        <w:sdtContent>
          <w:customXmlInsRangeEnd w:id="1242"/>
          <w:ins w:id="1243" w:author="jie sun" w:date="2018-04-08T17:04:00Z">
            <w:r w:rsidR="00F41DEB">
              <w:fldChar w:fldCharType="begin"/>
            </w:r>
            <w:r w:rsidR="00F41DEB">
              <w:instrText xml:space="preserve"> </w:instrText>
            </w:r>
            <w:r w:rsidR="00F41DEB">
              <w:rPr>
                <w:rFonts w:hint="eastAsia"/>
              </w:rPr>
              <w:instrText>CITATION Yin14 \l 2052</w:instrText>
            </w:r>
            <w:r w:rsidR="00F41DEB">
              <w:instrText xml:space="preserve"> </w:instrText>
            </w:r>
          </w:ins>
          <w:r w:rsidR="00F41DEB">
            <w:fldChar w:fldCharType="separate"/>
          </w:r>
          <w:r w:rsidR="006116D1">
            <w:rPr>
              <w:rFonts w:hint="eastAsia"/>
              <w:noProof/>
            </w:rPr>
            <w:t xml:space="preserve"> </w:t>
          </w:r>
          <w:r w:rsidR="006116D1">
            <w:rPr>
              <w:noProof/>
            </w:rPr>
            <w:t>(YingWen, 2014)</w:t>
          </w:r>
          <w:ins w:id="1244" w:author="jie sun" w:date="2018-04-08T17:04:00Z">
            <w:r w:rsidR="00F41DEB">
              <w:fldChar w:fldCharType="end"/>
            </w:r>
          </w:ins>
          <w:customXmlInsRangeStart w:id="1245" w:author="jie sun" w:date="2018-04-08T17:04:00Z"/>
        </w:sdtContent>
      </w:sdt>
      <w:customXmlInsRangeEnd w:id="1245"/>
      <w:del w:id="1246" w:author="jie sun" w:date="2018-04-08T17:04:00Z">
        <w:r w:rsidDel="00F41DEB">
          <w:delText>below</w:delText>
        </w:r>
      </w:del>
      <w:r>
        <w:t>, which show three</w:t>
      </w:r>
      <w:ins w:id="1247" w:author="jie sun" w:date="2018-04-08T16:29:00Z">
        <w:r w:rsidR="00DF27A1">
          <w:t>-</w:t>
        </w:r>
      </w:ins>
      <w:del w:id="1248" w:author="jie sun" w:date="2018-04-08T16:29:00Z">
        <w:r w:rsidDel="00DF27A1">
          <w:delText xml:space="preserve"> </w:delText>
        </w:r>
      </w:del>
      <w:r>
        <w:t>dimensional axis and the acceleration of every axis can be tested by the accelerometer installed in the phone.</w:t>
      </w:r>
    </w:p>
    <w:p w14:paraId="2FB62E5A" w14:textId="77777777" w:rsidR="00F67079" w:rsidRPr="00FB0B14" w:rsidRDefault="00F67079">
      <w:pPr>
        <w:rPr>
          <w:ins w:id="1249" w:author="jie sun" w:date="2018-04-08T16:57:00Z"/>
        </w:rPr>
      </w:pPr>
    </w:p>
    <w:p w14:paraId="7B1D0E2E" w14:textId="77777777" w:rsidR="00A72A55" w:rsidRPr="000642A2" w:rsidRDefault="00A72A55" w:rsidP="00A72A55">
      <w:pPr>
        <w:rPr>
          <w:ins w:id="1250" w:author="jie sun" w:date="2018-04-08T16:57:00Z"/>
        </w:rPr>
      </w:pPr>
      <w:ins w:id="1251" w:author="jie sun" w:date="2018-04-08T16:57:00Z">
        <w:r>
          <w:t xml:space="preserve">When an object is in static condition, it has </w:t>
        </w:r>
        <w:r w:rsidRPr="000642A2">
          <w:t>only the gravitational acceleration</w:t>
        </w:r>
        <w:r>
          <w:t xml:space="preserve"> in perpendicular direction with the ground.  The two figures below</w:t>
        </w:r>
      </w:ins>
      <w:ins w:id="1252" w:author="jie sun" w:date="2018-04-08T18:08:00Z">
        <w:r w:rsidR="00FB0B14">
          <w:t xml:space="preserve"> </w:t>
        </w:r>
      </w:ins>
      <w:ins w:id="1253" w:author="jie sun" w:date="2018-04-08T16:57:00Z">
        <w:r>
          <w:t>show</w:t>
        </w:r>
      </w:ins>
      <w:ins w:id="1254" w:author="jie sun" w:date="2018-04-08T18:08:00Z">
        <w:r w:rsidR="00FB0B14">
          <w:t xml:space="preserve"> </w:t>
        </w:r>
      </w:ins>
      <w:ins w:id="1255" w:author="jie sun" w:date="2018-04-08T16:57:00Z">
        <w:r>
          <w:t>the acceleration</w:t>
        </w:r>
      </w:ins>
      <w:ins w:id="1256" w:author="jie sun" w:date="2018-04-08T18:09:00Z">
        <w:r w:rsidR="00FB0B14">
          <w:t xml:space="preserve">s </w:t>
        </w:r>
      </w:ins>
      <w:ins w:id="1257" w:author="jie sun" w:date="2018-04-08T16:57:00Z">
        <w:r>
          <w:t xml:space="preserve">of a phone in </w:t>
        </w:r>
      </w:ins>
      <w:ins w:id="1258" w:author="jie sun" w:date="2018-04-08T18:09:00Z">
        <w:r w:rsidR="00FB0B14">
          <w:t>static condition</w:t>
        </w:r>
      </w:ins>
      <w:ins w:id="1259" w:author="jie sun" w:date="2018-04-08T16:57:00Z">
        <w:r>
          <w:t xml:space="preserve">, and it just prove that no matter the accelerometer put in which direction, in </w:t>
        </w:r>
        <w:bookmarkStart w:id="1260" w:name="OLE_LINK27"/>
        <w:r>
          <w:t>static condition</w:t>
        </w:r>
        <w:bookmarkEnd w:id="1260"/>
        <w:r>
          <w:t xml:space="preserve"> that it only be affected by gravity. </w:t>
        </w:r>
      </w:ins>
    </w:p>
    <w:p w14:paraId="24B5F299" w14:textId="77777777" w:rsidR="00A72A55" w:rsidRDefault="00A72A55">
      <w:pPr>
        <w:jc w:val="center"/>
        <w:rPr>
          <w:ins w:id="1261" w:author="jie sun" w:date="2018-04-08T16:57:00Z"/>
        </w:rPr>
        <w:pPrChange w:id="1262" w:author="jie sun" w:date="2018-04-16T21:33:00Z">
          <w:pPr/>
        </w:pPrChange>
      </w:pPr>
      <w:ins w:id="1263" w:author="jie sun" w:date="2018-04-08T16:57:00Z">
        <w:r>
          <w:rPr>
            <w:noProof/>
          </w:rPr>
          <w:drawing>
            <wp:inline distT="0" distB="0" distL="0" distR="0" wp14:anchorId="298DB003" wp14:editId="3BA6318A">
              <wp:extent cx="2470785" cy="2464435"/>
              <wp:effectExtent l="0" t="0" r="5715" b="0"/>
              <wp:docPr id="55" name="Picture 55" descr="C:\Users\jsun\AppData\Local\Temp\1515521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jsun\AppData\Local\Temp\1515521697(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490749" cy="2484248"/>
                      </a:xfrm>
                      <a:prstGeom prst="rect">
                        <a:avLst/>
                      </a:prstGeom>
                      <a:noFill/>
                      <a:ln>
                        <a:noFill/>
                      </a:ln>
                    </pic:spPr>
                  </pic:pic>
                </a:graphicData>
              </a:graphic>
            </wp:inline>
          </w:drawing>
        </w:r>
        <w:r>
          <w:rPr>
            <w:noProof/>
          </w:rPr>
          <w:drawing>
            <wp:inline distT="0" distB="0" distL="0" distR="0" wp14:anchorId="71C75BCA" wp14:editId="08193A5D">
              <wp:extent cx="2791460" cy="2420620"/>
              <wp:effectExtent l="0" t="0" r="8890" b="0"/>
              <wp:docPr id="56" name="Picture 56" descr="C:\Users\jsun\AppData\Local\Temp\15155217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jsun\AppData\Local\Temp\151552171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813635" cy="2439948"/>
                      </a:xfrm>
                      <a:prstGeom prst="rect">
                        <a:avLst/>
                      </a:prstGeom>
                      <a:noFill/>
                      <a:ln>
                        <a:noFill/>
                      </a:ln>
                    </pic:spPr>
                  </pic:pic>
                </a:graphicData>
              </a:graphic>
            </wp:inline>
          </w:drawing>
        </w:r>
      </w:ins>
    </w:p>
    <w:p w14:paraId="7328A308" w14:textId="77777777" w:rsidR="00A72A55" w:rsidRDefault="00A72A55">
      <w:pPr>
        <w:jc w:val="center"/>
        <w:rPr>
          <w:ins w:id="1264" w:author="jie sun" w:date="2018-04-08T16:57:00Z"/>
          <w:iCs/>
          <w:color w:val="44546A" w:themeColor="text2"/>
          <w:sz w:val="21"/>
          <w:szCs w:val="18"/>
        </w:rPr>
        <w:pPrChange w:id="1265" w:author="jie sun" w:date="2018-04-16T21:33:00Z">
          <w:pPr/>
        </w:pPrChange>
      </w:pPr>
      <w:bookmarkStart w:id="1266" w:name="_Toc517801873"/>
      <w:ins w:id="1267" w:author="jie sun" w:date="2018-04-08T16:57:00Z">
        <w:r w:rsidRPr="000642A2">
          <w:rPr>
            <w:iCs/>
            <w:color w:val="44546A" w:themeColor="text2"/>
            <w:sz w:val="21"/>
            <w:szCs w:val="18"/>
          </w:rPr>
          <w:t xml:space="preserve">Figure </w:t>
        </w:r>
      </w:ins>
      <w:ins w:id="1268" w:author="JIE  SUN" w:date="2018-06-21T13:36:00Z">
        <w:r w:rsidR="00A64E7B">
          <w:rPr>
            <w:iCs/>
            <w:color w:val="44546A" w:themeColor="text2"/>
            <w:sz w:val="21"/>
            <w:szCs w:val="18"/>
          </w:rPr>
          <w:fldChar w:fldCharType="begin"/>
        </w:r>
        <w:r w:rsidR="00A64E7B">
          <w:rPr>
            <w:iCs/>
            <w:color w:val="44546A" w:themeColor="text2"/>
            <w:sz w:val="21"/>
            <w:szCs w:val="18"/>
          </w:rPr>
          <w:instrText xml:space="preserve"> STYLEREF 1 \s </w:instrText>
        </w:r>
      </w:ins>
      <w:r w:rsidR="00A64E7B">
        <w:rPr>
          <w:iCs/>
          <w:color w:val="44546A" w:themeColor="text2"/>
          <w:sz w:val="21"/>
          <w:szCs w:val="18"/>
        </w:rPr>
        <w:fldChar w:fldCharType="separate"/>
      </w:r>
      <w:r w:rsidR="00A64E7B">
        <w:rPr>
          <w:iCs/>
          <w:noProof/>
          <w:color w:val="44546A" w:themeColor="text2"/>
          <w:sz w:val="21"/>
          <w:szCs w:val="18"/>
        </w:rPr>
        <w:t>2</w:t>
      </w:r>
      <w:ins w:id="1269" w:author="JIE  SUN" w:date="2018-06-21T13:36:00Z">
        <w:r w:rsidR="00A64E7B">
          <w:rPr>
            <w:iCs/>
            <w:color w:val="44546A" w:themeColor="text2"/>
            <w:sz w:val="21"/>
            <w:szCs w:val="18"/>
          </w:rPr>
          <w:fldChar w:fldCharType="end"/>
        </w:r>
        <w:r w:rsidR="00A64E7B">
          <w:rPr>
            <w:iCs/>
            <w:color w:val="44546A" w:themeColor="text2"/>
            <w:sz w:val="21"/>
            <w:szCs w:val="18"/>
          </w:rPr>
          <w:noBreakHyphen/>
        </w:r>
        <w:r w:rsidR="00A64E7B">
          <w:rPr>
            <w:iCs/>
            <w:color w:val="44546A" w:themeColor="text2"/>
            <w:sz w:val="21"/>
            <w:szCs w:val="18"/>
          </w:rPr>
          <w:fldChar w:fldCharType="begin"/>
        </w:r>
        <w:r w:rsidR="00A64E7B">
          <w:rPr>
            <w:iCs/>
            <w:color w:val="44546A" w:themeColor="text2"/>
            <w:sz w:val="21"/>
            <w:szCs w:val="18"/>
          </w:rPr>
          <w:instrText xml:space="preserve"> SEQ Figure \* ARABIC \s 1 </w:instrText>
        </w:r>
      </w:ins>
      <w:r w:rsidR="00A64E7B">
        <w:rPr>
          <w:iCs/>
          <w:color w:val="44546A" w:themeColor="text2"/>
          <w:sz w:val="21"/>
          <w:szCs w:val="18"/>
        </w:rPr>
        <w:fldChar w:fldCharType="separate"/>
      </w:r>
      <w:ins w:id="1270" w:author="JIE  SUN" w:date="2018-06-21T13:36:00Z">
        <w:r w:rsidR="00A64E7B">
          <w:rPr>
            <w:iCs/>
            <w:noProof/>
            <w:color w:val="44546A" w:themeColor="text2"/>
            <w:sz w:val="21"/>
            <w:szCs w:val="18"/>
          </w:rPr>
          <w:t>3</w:t>
        </w:r>
        <w:r w:rsidR="00A64E7B">
          <w:rPr>
            <w:iCs/>
            <w:color w:val="44546A" w:themeColor="text2"/>
            <w:sz w:val="21"/>
            <w:szCs w:val="18"/>
          </w:rPr>
          <w:fldChar w:fldCharType="end"/>
        </w:r>
      </w:ins>
      <w:ins w:id="1271" w:author="jie sun" w:date="2018-04-19T13:00:00Z">
        <w:del w:id="1272" w:author="JIE  SUN" w:date="2018-06-21T13:34:00Z">
          <w:r w:rsidR="00083FE7" w:rsidDel="00A64E7B">
            <w:rPr>
              <w:iCs/>
              <w:color w:val="44546A" w:themeColor="text2"/>
              <w:sz w:val="21"/>
              <w:szCs w:val="18"/>
            </w:rPr>
            <w:fldChar w:fldCharType="begin"/>
          </w:r>
          <w:r w:rsidR="00083FE7" w:rsidDel="00A64E7B">
            <w:rPr>
              <w:iCs/>
              <w:color w:val="44546A" w:themeColor="text2"/>
              <w:sz w:val="21"/>
              <w:szCs w:val="18"/>
            </w:rPr>
            <w:delInstrText xml:space="preserve"> STYLEREF 1 \s </w:delInstrText>
          </w:r>
        </w:del>
      </w:ins>
      <w:del w:id="1273" w:author="JIE  SUN" w:date="2018-06-21T13:34:00Z">
        <w:r w:rsidR="00083FE7" w:rsidDel="00A64E7B">
          <w:rPr>
            <w:iCs/>
            <w:color w:val="44546A" w:themeColor="text2"/>
            <w:sz w:val="21"/>
            <w:szCs w:val="18"/>
          </w:rPr>
          <w:fldChar w:fldCharType="separate"/>
        </w:r>
        <w:r w:rsidR="00083FE7" w:rsidDel="00A64E7B">
          <w:rPr>
            <w:iCs/>
            <w:noProof/>
            <w:color w:val="44546A" w:themeColor="text2"/>
            <w:sz w:val="21"/>
            <w:szCs w:val="18"/>
          </w:rPr>
          <w:delText>2</w:delText>
        </w:r>
      </w:del>
      <w:ins w:id="1274" w:author="jie sun" w:date="2018-04-19T13:00:00Z">
        <w:del w:id="1275" w:author="JIE  SUN" w:date="2018-06-21T13:34:00Z">
          <w:r w:rsidR="00083FE7" w:rsidDel="00A64E7B">
            <w:rPr>
              <w:iCs/>
              <w:color w:val="44546A" w:themeColor="text2"/>
              <w:sz w:val="21"/>
              <w:szCs w:val="18"/>
            </w:rPr>
            <w:fldChar w:fldCharType="end"/>
          </w:r>
          <w:r w:rsidR="00083FE7" w:rsidDel="00A64E7B">
            <w:rPr>
              <w:iCs/>
              <w:color w:val="44546A" w:themeColor="text2"/>
              <w:sz w:val="21"/>
              <w:szCs w:val="18"/>
            </w:rPr>
            <w:delText>.</w:delText>
          </w:r>
          <w:r w:rsidR="00083FE7" w:rsidDel="00A64E7B">
            <w:rPr>
              <w:iCs/>
              <w:color w:val="44546A" w:themeColor="text2"/>
              <w:sz w:val="21"/>
              <w:szCs w:val="18"/>
            </w:rPr>
            <w:fldChar w:fldCharType="begin"/>
          </w:r>
          <w:r w:rsidR="00083FE7" w:rsidDel="00A64E7B">
            <w:rPr>
              <w:iCs/>
              <w:color w:val="44546A" w:themeColor="text2"/>
              <w:sz w:val="21"/>
              <w:szCs w:val="18"/>
            </w:rPr>
            <w:delInstrText xml:space="preserve"> SEQ Figure \* ARABIC \s 1 </w:delInstrText>
          </w:r>
        </w:del>
      </w:ins>
      <w:del w:id="1276" w:author="JIE  SUN" w:date="2018-06-21T13:34:00Z">
        <w:r w:rsidR="00083FE7" w:rsidDel="00A64E7B">
          <w:rPr>
            <w:iCs/>
            <w:color w:val="44546A" w:themeColor="text2"/>
            <w:sz w:val="21"/>
            <w:szCs w:val="18"/>
          </w:rPr>
          <w:fldChar w:fldCharType="separate"/>
        </w:r>
      </w:del>
      <w:ins w:id="1277" w:author="jie sun" w:date="2018-04-19T13:00:00Z">
        <w:del w:id="1278" w:author="JIE  SUN" w:date="2018-06-21T13:34:00Z">
          <w:r w:rsidR="00083FE7" w:rsidDel="00A64E7B">
            <w:rPr>
              <w:iCs/>
              <w:noProof/>
              <w:color w:val="44546A" w:themeColor="text2"/>
              <w:sz w:val="21"/>
              <w:szCs w:val="18"/>
            </w:rPr>
            <w:delText>3</w:delText>
          </w:r>
          <w:r w:rsidR="00083FE7" w:rsidDel="00A64E7B">
            <w:rPr>
              <w:iCs/>
              <w:color w:val="44546A" w:themeColor="text2"/>
              <w:sz w:val="21"/>
              <w:szCs w:val="18"/>
            </w:rPr>
            <w:fldChar w:fldCharType="end"/>
          </w:r>
        </w:del>
      </w:ins>
      <w:ins w:id="1279" w:author="jie sun" w:date="2018-04-08T16:57:00Z">
        <w:r w:rsidRPr="000642A2">
          <w:rPr>
            <w:rFonts w:hint="eastAsia"/>
            <w:iCs/>
            <w:color w:val="44546A" w:themeColor="text2"/>
            <w:sz w:val="21"/>
            <w:szCs w:val="18"/>
          </w:rPr>
          <w:t>:</w:t>
        </w:r>
        <w:bookmarkStart w:id="1280" w:name="OLE_LINK28"/>
        <w:r w:rsidRPr="000642A2">
          <w:rPr>
            <w:rFonts w:hint="eastAsia"/>
            <w:iCs/>
            <w:color w:val="44546A" w:themeColor="text2"/>
            <w:sz w:val="21"/>
            <w:szCs w:val="18"/>
          </w:rPr>
          <w:t xml:space="preserve"> Three-Axis Accelerometer</w:t>
        </w:r>
      </w:ins>
      <w:ins w:id="1281" w:author="jie sun" w:date="2018-04-08T17:02:00Z">
        <w:r w:rsidR="000A497F">
          <w:rPr>
            <w:iCs/>
            <w:color w:val="44546A" w:themeColor="text2"/>
            <w:sz w:val="21"/>
            <w:szCs w:val="18"/>
          </w:rPr>
          <w:t xml:space="preserve"> </w:t>
        </w:r>
      </w:ins>
      <w:ins w:id="1282" w:author="jie sun" w:date="2018-04-16T22:25:00Z">
        <w:r w:rsidR="000E4E5A">
          <w:rPr>
            <w:iCs/>
            <w:color w:val="44546A" w:themeColor="text2"/>
            <w:sz w:val="21"/>
            <w:szCs w:val="18"/>
          </w:rPr>
          <w:t>I</w:t>
        </w:r>
      </w:ins>
      <w:ins w:id="1283" w:author="jie sun" w:date="2018-04-08T17:02:00Z">
        <w:r w:rsidR="000A497F">
          <w:rPr>
            <w:iCs/>
            <w:color w:val="44546A" w:themeColor="text2"/>
            <w:sz w:val="21"/>
            <w:szCs w:val="18"/>
          </w:rPr>
          <w:t xml:space="preserve">n </w:t>
        </w:r>
      </w:ins>
      <w:ins w:id="1284" w:author="jie sun" w:date="2018-04-16T22:25:00Z">
        <w:r w:rsidR="000E4E5A">
          <w:rPr>
            <w:iCs/>
            <w:color w:val="44546A" w:themeColor="text2"/>
            <w:sz w:val="21"/>
            <w:szCs w:val="18"/>
          </w:rPr>
          <w:t>A</w:t>
        </w:r>
      </w:ins>
      <w:ins w:id="1285" w:author="jie sun" w:date="2018-04-08T17:02:00Z">
        <w:r w:rsidR="000A497F">
          <w:rPr>
            <w:iCs/>
            <w:color w:val="44546A" w:themeColor="text2"/>
            <w:sz w:val="21"/>
            <w:szCs w:val="18"/>
          </w:rPr>
          <w:t xml:space="preserve"> </w:t>
        </w:r>
      </w:ins>
      <w:ins w:id="1286" w:author="jie sun" w:date="2018-04-16T22:25:00Z">
        <w:r w:rsidR="000E4E5A">
          <w:rPr>
            <w:iCs/>
            <w:color w:val="44546A" w:themeColor="text2"/>
            <w:sz w:val="21"/>
            <w:szCs w:val="18"/>
          </w:rPr>
          <w:t>P</w:t>
        </w:r>
      </w:ins>
      <w:ins w:id="1287" w:author="jie sun" w:date="2018-04-08T17:02:00Z">
        <w:r w:rsidR="000A497F">
          <w:rPr>
            <w:iCs/>
            <w:color w:val="44546A" w:themeColor="text2"/>
            <w:sz w:val="21"/>
            <w:szCs w:val="18"/>
          </w:rPr>
          <w:t>hone</w:t>
        </w:r>
      </w:ins>
      <w:ins w:id="1288" w:author="jie sun" w:date="2018-04-08T17:03:00Z">
        <w:r w:rsidR="00F41DEB">
          <w:rPr>
            <w:iCs/>
            <w:color w:val="44546A" w:themeColor="text2"/>
            <w:sz w:val="21"/>
            <w:szCs w:val="18"/>
          </w:rPr>
          <w:t xml:space="preserve"> </w:t>
        </w:r>
      </w:ins>
      <w:customXmlInsRangeStart w:id="1289" w:author="jie sun" w:date="2018-04-08T17:03:00Z"/>
      <w:sdt>
        <w:sdtPr>
          <w:rPr>
            <w:iCs/>
            <w:color w:val="44546A" w:themeColor="text2"/>
            <w:sz w:val="21"/>
            <w:szCs w:val="18"/>
          </w:rPr>
          <w:id w:val="-1610819101"/>
          <w:citation/>
        </w:sdtPr>
        <w:sdtEndPr/>
        <w:sdtContent>
          <w:customXmlInsRangeEnd w:id="1289"/>
          <w:ins w:id="1290" w:author="jie sun" w:date="2018-04-08T17:03:00Z">
            <w:r w:rsidR="00F41DEB">
              <w:rPr>
                <w:iCs/>
                <w:color w:val="44546A" w:themeColor="text2"/>
                <w:sz w:val="21"/>
                <w:szCs w:val="18"/>
              </w:rPr>
              <w:fldChar w:fldCharType="begin"/>
            </w:r>
          </w:ins>
          <w:ins w:id="1291" w:author="jie sun" w:date="2018-04-08T17:04:00Z">
            <w:r w:rsidR="00F41DEB">
              <w:rPr>
                <w:iCs/>
                <w:color w:val="44546A" w:themeColor="text2"/>
                <w:sz w:val="21"/>
                <w:szCs w:val="18"/>
              </w:rPr>
              <w:instrText xml:space="preserve">CITATION Yin14 \l 2052 </w:instrText>
            </w:r>
          </w:ins>
          <w:r w:rsidR="00F41DEB">
            <w:rPr>
              <w:iCs/>
              <w:color w:val="44546A" w:themeColor="text2"/>
              <w:sz w:val="21"/>
              <w:szCs w:val="18"/>
            </w:rPr>
            <w:fldChar w:fldCharType="separate"/>
          </w:r>
          <w:r w:rsidR="006116D1" w:rsidRPr="006116D1">
            <w:rPr>
              <w:noProof/>
              <w:color w:val="44546A" w:themeColor="text2"/>
              <w:sz w:val="21"/>
              <w:szCs w:val="18"/>
            </w:rPr>
            <w:t>(YingWen, 2014)</w:t>
          </w:r>
          <w:ins w:id="1292" w:author="jie sun" w:date="2018-04-08T17:03:00Z">
            <w:r w:rsidR="00F41DEB">
              <w:rPr>
                <w:iCs/>
                <w:color w:val="44546A" w:themeColor="text2"/>
                <w:sz w:val="21"/>
                <w:szCs w:val="18"/>
              </w:rPr>
              <w:fldChar w:fldCharType="end"/>
            </w:r>
          </w:ins>
          <w:customXmlInsRangeStart w:id="1293" w:author="jie sun" w:date="2018-04-08T17:03:00Z"/>
        </w:sdtContent>
      </w:sdt>
      <w:customXmlInsRangeEnd w:id="1293"/>
      <w:bookmarkEnd w:id="1266"/>
    </w:p>
    <w:bookmarkEnd w:id="1280"/>
    <w:p w14:paraId="790366BC" w14:textId="77777777" w:rsidR="00F67079" w:rsidRPr="00A72A55" w:rsidRDefault="00F67079">
      <w:pPr>
        <w:rPr>
          <w:iCs/>
          <w:color w:val="44546A" w:themeColor="text2"/>
          <w:sz w:val="21"/>
          <w:szCs w:val="18"/>
          <w:rPrChange w:id="1294" w:author="jie sun" w:date="2018-04-08T16:57:00Z">
            <w:rPr/>
          </w:rPrChange>
        </w:rPr>
      </w:pPr>
    </w:p>
    <w:p w14:paraId="12892BD1" w14:textId="77777777" w:rsidR="0087014B" w:rsidDel="008E1261" w:rsidRDefault="00D5184D">
      <w:pPr>
        <w:rPr>
          <w:del w:id="1295" w:author="jie sun" w:date="2018-04-08T16:35:00Z"/>
        </w:rPr>
      </w:pPr>
      <w:r>
        <w:t>And maybe some beginners will ask how to get the three axes data from an iPhone. Exactly, there are</w:t>
      </w:r>
      <w:ins w:id="1296" w:author="jie sun" w:date="2018-04-08T17:07:00Z">
        <w:r w:rsidR="008D25AB">
          <w:t xml:space="preserve"> some A</w:t>
        </w:r>
      </w:ins>
      <w:ins w:id="1297" w:author="jie sun" w:date="2018-04-08T17:08:00Z">
        <w:r w:rsidR="008D25AB">
          <w:t>PP</w:t>
        </w:r>
        <w:r w:rsidR="00094865">
          <w:t>s</w:t>
        </w:r>
      </w:ins>
      <w:del w:id="1298" w:author="jie sun" w:date="2018-04-08T17:07:00Z">
        <w:r w:rsidDel="008D25AB">
          <w:delText xml:space="preserve"> lots of app</w:delText>
        </w:r>
      </w:del>
      <w:r>
        <w:t xml:space="preserve"> creating the function to catch the efficient data directly from the phone</w:t>
      </w:r>
      <w:del w:id="1299" w:author="jie sun" w:date="2018-04-08T16:31:00Z">
        <w:r w:rsidDel="0017772C">
          <w:delText xml:space="preserve">. Introducing one free iPhone </w:delText>
        </w:r>
        <w:r w:rsidDel="0017772C">
          <w:rPr>
            <w:rFonts w:hint="eastAsia"/>
          </w:rPr>
          <w:delText>APP</w:delText>
        </w:r>
        <w:r w:rsidDel="0017772C">
          <w:delText xml:space="preserve"> named </w:delText>
        </w:r>
      </w:del>
      <w:del w:id="1300" w:author="jie sun" w:date="2018-04-08T16:30:00Z">
        <w:r w:rsidDel="004B637B">
          <w:delText>“</w:delText>
        </w:r>
      </w:del>
      <w:del w:id="1301" w:author="jie sun" w:date="2018-04-08T16:31:00Z">
        <w:r w:rsidDel="0017772C">
          <w:delText>Physics Toolbox Sensor Suite</w:delText>
        </w:r>
      </w:del>
      <w:del w:id="1302" w:author="jie sun" w:date="2018-04-08T16:30:00Z">
        <w:r w:rsidDel="004B637B">
          <w:delText>”</w:delText>
        </w:r>
      </w:del>
      <w:r>
        <w:t>, which can get not only the data of accelerometer from the iPhone to email to your email box, but also Gyroscope</w:t>
      </w:r>
      <w:ins w:id="1303" w:author="jie sun" w:date="2018-04-08T16:31:00Z">
        <w:r w:rsidR="0017772C">
          <w:t xml:space="preserve"> data</w:t>
        </w:r>
      </w:ins>
      <w:r>
        <w:t xml:space="preserve"> which will be discuss in next chapter and Magnetometer sensor. </w:t>
      </w:r>
      <w:del w:id="1304" w:author="jie sun" w:date="2018-04-08T16:32:00Z">
        <w:r w:rsidDel="008E1261">
          <w:delText>The data of accelerometer and gyroscope from an iPhone in this thesis is almost caught by this APP.</w:delText>
        </w:r>
      </w:del>
    </w:p>
    <w:p w14:paraId="3362AB99" w14:textId="77777777" w:rsidR="0087014B" w:rsidDel="008E1261" w:rsidRDefault="0087014B">
      <w:pPr>
        <w:rPr>
          <w:del w:id="1305" w:author="jie sun" w:date="2018-04-08T16:35:00Z"/>
        </w:rPr>
      </w:pPr>
    </w:p>
    <w:p w14:paraId="6B5DC8AC" w14:textId="77777777" w:rsidR="0087014B" w:rsidDel="008E1261" w:rsidRDefault="0087014B">
      <w:pPr>
        <w:rPr>
          <w:del w:id="1306" w:author="jie sun" w:date="2018-04-08T16:35:00Z"/>
        </w:rPr>
      </w:pPr>
    </w:p>
    <w:p w14:paraId="07E86241" w14:textId="77777777" w:rsidR="0087014B" w:rsidDel="008E1261" w:rsidRDefault="00D5184D">
      <w:pPr>
        <w:rPr>
          <w:del w:id="1307" w:author="jie sun" w:date="2018-04-08T16:35:00Z"/>
        </w:rPr>
        <w:pPrChange w:id="1308" w:author="jie sun" w:date="2018-04-08T16:35:00Z">
          <w:pPr>
            <w:pStyle w:val="Subtitle"/>
          </w:pPr>
        </w:pPrChange>
      </w:pPr>
      <w:del w:id="1309" w:author="jie sun" w:date="2018-04-08T16:35:00Z">
        <w:r w:rsidDel="008E1261">
          <w:delText xml:space="preserve">Figure 2. </w:delText>
        </w:r>
        <w:r w:rsidDel="008E1261">
          <w:rPr>
            <w:iCs/>
          </w:rPr>
          <w:fldChar w:fldCharType="begin"/>
        </w:r>
        <w:r w:rsidDel="008E1261">
          <w:delInstrText xml:space="preserve"> SEQ Figure_2. \* ARABIC </w:delInstrText>
        </w:r>
        <w:r w:rsidDel="008E1261">
          <w:rPr>
            <w:iCs/>
          </w:rPr>
          <w:fldChar w:fldCharType="separate"/>
        </w:r>
      </w:del>
      <w:ins w:id="1310" w:author="像个男人一样" w:date="2018-03-22T11:51:00Z">
        <w:del w:id="1311" w:author="jie sun" w:date="2018-04-08T16:35:00Z">
          <w:r w:rsidDel="008E1261">
            <w:rPr>
              <w:b/>
            </w:rPr>
            <w:delText>错误！未指定顺序。</w:delText>
          </w:r>
        </w:del>
      </w:ins>
      <w:ins w:id="1312" w:author="像个男人一样" w:date="2018-03-21T23:39:00Z">
        <w:del w:id="1313" w:author="jie sun" w:date="2018-04-08T16:35:00Z">
          <w:r w:rsidDel="008E1261">
            <w:rPr>
              <w:b/>
            </w:rPr>
            <w:delText>错误！未指定顺序。</w:delText>
          </w:r>
        </w:del>
      </w:ins>
      <w:ins w:id="1314" w:author="像个男人一样" w:date="2018-03-21T23:10:00Z">
        <w:del w:id="1315" w:author="jie sun" w:date="2018-04-08T16:35:00Z">
          <w:r w:rsidDel="008E1261">
            <w:rPr>
              <w:b/>
            </w:rPr>
            <w:delText>错误！未指定顺序。</w:delText>
          </w:r>
        </w:del>
      </w:ins>
      <w:ins w:id="1316" w:author="像个男人一样" w:date="2018-03-21T23:08:00Z">
        <w:del w:id="1317" w:author="jie sun" w:date="2018-04-08T16:35:00Z">
          <w:r w:rsidDel="008E1261">
            <w:rPr>
              <w:b/>
            </w:rPr>
            <w:delText>错误！未指定顺序。</w:delText>
          </w:r>
        </w:del>
      </w:ins>
      <w:ins w:id="1318" w:author="像个男人一样" w:date="2018-03-21T02:33:00Z">
        <w:del w:id="1319" w:author="jie sun" w:date="2018-04-08T16:35:00Z">
          <w:r w:rsidDel="008E1261">
            <w:rPr>
              <w:b/>
            </w:rPr>
            <w:delText>错误！未指定顺序。错误！未指定顺序。</w:delText>
          </w:r>
        </w:del>
      </w:ins>
      <w:ins w:id="1320" w:author="像个男人一样" w:date="2018-03-21T02:31:00Z">
        <w:del w:id="1321" w:author="jie sun" w:date="2018-04-08T16:35:00Z">
          <w:r w:rsidDel="008E1261">
            <w:rPr>
              <w:b/>
            </w:rPr>
            <w:delText>错误！未指定顺序。</w:delText>
          </w:r>
        </w:del>
      </w:ins>
      <w:ins w:id="1322" w:author="像个男人一样" w:date="2018-03-21T02:30:00Z">
        <w:del w:id="1323" w:author="jie sun" w:date="2018-04-08T16:35:00Z">
          <w:r w:rsidDel="008E1261">
            <w:rPr>
              <w:b/>
            </w:rPr>
            <w:delText>错误！未指定顺序。</w:delText>
          </w:r>
        </w:del>
      </w:ins>
      <w:ins w:id="1324" w:author="像个男人一样" w:date="2018-03-21T02:29:00Z">
        <w:del w:id="1325" w:author="jie sun" w:date="2018-04-08T16:35:00Z">
          <w:r w:rsidDel="008E1261">
            <w:rPr>
              <w:b/>
            </w:rPr>
            <w:delText>错误！未指定顺序。错误！未指定顺序。</w:delText>
          </w:r>
        </w:del>
      </w:ins>
      <w:ins w:id="1326" w:author="像个男人一样" w:date="2018-03-21T02:26:00Z">
        <w:del w:id="1327" w:author="jie sun" w:date="2018-04-08T16:35:00Z">
          <w:r w:rsidDel="008E1261">
            <w:rPr>
              <w:b/>
            </w:rPr>
            <w:delText>错误！未指定顺序。</w:delText>
          </w:r>
        </w:del>
      </w:ins>
      <w:ins w:id="1328" w:author="像个男人一样" w:date="2018-03-21T02:25:00Z">
        <w:del w:id="1329" w:author="jie sun" w:date="2018-04-08T16:35:00Z">
          <w:r w:rsidDel="008E1261">
            <w:rPr>
              <w:b/>
            </w:rPr>
            <w:delText>错误！未指定顺序。</w:delText>
          </w:r>
        </w:del>
      </w:ins>
      <w:ins w:id="1330" w:author="像个男人一样" w:date="2018-03-21T02:24:00Z">
        <w:del w:id="1331" w:author="jie sun" w:date="2018-04-08T16:35:00Z">
          <w:r w:rsidDel="008E1261">
            <w:rPr>
              <w:b/>
            </w:rPr>
            <w:delText>错误！未指定顺序。</w:delText>
          </w:r>
        </w:del>
      </w:ins>
      <w:ins w:id="1332" w:author="像个男人一样" w:date="2018-03-21T02:23:00Z">
        <w:del w:id="1333" w:author="jie sun" w:date="2018-04-08T16:35:00Z">
          <w:r w:rsidDel="008E1261">
            <w:rPr>
              <w:b/>
            </w:rPr>
            <w:delText>错误！未指定顺序。</w:delText>
          </w:r>
        </w:del>
      </w:ins>
      <w:ins w:id="1334" w:author="像个男人一样" w:date="2018-03-21T02:22:00Z">
        <w:del w:id="1335" w:author="jie sun" w:date="2018-04-08T16:35:00Z">
          <w:r w:rsidDel="008E1261">
            <w:rPr>
              <w:b/>
            </w:rPr>
            <w:delText>错误！未指定顺序。</w:delText>
          </w:r>
        </w:del>
      </w:ins>
      <w:ins w:id="1336" w:author="像个男人一样" w:date="2018-03-21T02:17:00Z">
        <w:del w:id="1337" w:author="jie sun" w:date="2018-04-08T16:35:00Z">
          <w:r w:rsidDel="008E1261">
            <w:rPr>
              <w:b/>
            </w:rPr>
            <w:delText>错误！未指定顺序。错误！未指定顺序。错误！未指定顺序。</w:delText>
          </w:r>
        </w:del>
      </w:ins>
      <w:ins w:id="1338" w:author="像个男人一样" w:date="2018-03-21T02:15:00Z">
        <w:del w:id="1339" w:author="jie sun" w:date="2018-04-08T16:35:00Z">
          <w:r w:rsidDel="008E1261">
            <w:rPr>
              <w:b/>
            </w:rPr>
            <w:delText>错误！未指定顺序。</w:delText>
          </w:r>
        </w:del>
      </w:ins>
      <w:ins w:id="1340" w:author="像个男人一样" w:date="2018-03-21T02:14:00Z">
        <w:del w:id="1341" w:author="jie sun" w:date="2018-04-08T16:35:00Z">
          <w:r w:rsidDel="008E1261">
            <w:rPr>
              <w:b/>
            </w:rPr>
            <w:delText>错误！未指定顺序。</w:delText>
          </w:r>
        </w:del>
      </w:ins>
      <w:ins w:id="1342" w:author="像个男人一样" w:date="2018-03-21T02:13:00Z">
        <w:del w:id="1343" w:author="jie sun" w:date="2018-04-08T16:35:00Z">
          <w:r w:rsidDel="008E1261">
            <w:rPr>
              <w:b/>
            </w:rPr>
            <w:delText>错误！未指定顺序。</w:delText>
          </w:r>
        </w:del>
      </w:ins>
      <w:ins w:id="1344" w:author="像个男人一样" w:date="2018-03-21T02:12:00Z">
        <w:del w:id="1345" w:author="jie sun" w:date="2018-04-08T16:35:00Z">
          <w:r w:rsidDel="008E1261">
            <w:rPr>
              <w:b/>
            </w:rPr>
            <w:delText>错误！未指定顺序。</w:delText>
          </w:r>
        </w:del>
      </w:ins>
      <w:ins w:id="1346" w:author="像个男人一样" w:date="2018-03-21T02:02:00Z">
        <w:del w:id="1347" w:author="jie sun" w:date="2018-04-08T16:35:00Z">
          <w:r w:rsidDel="008E1261">
            <w:rPr>
              <w:b/>
            </w:rPr>
            <w:delText>错误！未指定顺序。错误！未指定顺序。</w:delText>
          </w:r>
        </w:del>
      </w:ins>
      <w:ins w:id="1348" w:author="像个男人一样" w:date="2018-03-21T02:01:00Z">
        <w:del w:id="1349" w:author="jie sun" w:date="2018-04-08T16:35:00Z">
          <w:r w:rsidDel="008E1261">
            <w:rPr>
              <w:b/>
            </w:rPr>
            <w:delText>错误！未指定顺序。</w:delText>
          </w:r>
        </w:del>
      </w:ins>
      <w:ins w:id="1350" w:author="像个男人一样" w:date="2018-03-21T02:00:00Z">
        <w:del w:id="1351" w:author="jie sun" w:date="2018-04-08T16:35:00Z">
          <w:r w:rsidDel="008E1261">
            <w:rPr>
              <w:b/>
            </w:rPr>
            <w:delText>错误！未指定顺序。</w:delText>
          </w:r>
        </w:del>
      </w:ins>
      <w:ins w:id="1352" w:author="像个男人一样" w:date="2018-03-21T01:59:00Z">
        <w:del w:id="1353" w:author="jie sun" w:date="2018-04-08T16:35:00Z">
          <w:r w:rsidDel="008E1261">
            <w:rPr>
              <w:b/>
            </w:rPr>
            <w:delText>错误！未指定顺序。</w:delText>
          </w:r>
        </w:del>
      </w:ins>
      <w:ins w:id="1354" w:author="像个男人一样" w:date="2018-03-21T01:58:00Z">
        <w:del w:id="1355" w:author="jie sun" w:date="2018-04-08T16:35:00Z">
          <w:r w:rsidDel="008E1261">
            <w:rPr>
              <w:b/>
            </w:rPr>
            <w:delText>错误！未指定顺序。错误！未指定顺序。</w:delText>
          </w:r>
        </w:del>
      </w:ins>
      <w:ins w:id="1356" w:author="像个男人一样" w:date="2018-03-21T01:57:00Z">
        <w:del w:id="1357" w:author="jie sun" w:date="2018-04-08T16:35:00Z">
          <w:r w:rsidDel="008E1261">
            <w:rPr>
              <w:b/>
            </w:rPr>
            <w:delText>错误！未指定顺序。</w:delText>
          </w:r>
        </w:del>
      </w:ins>
      <w:ins w:id="1358" w:author="像个男人一样" w:date="2018-03-21T01:48:00Z">
        <w:del w:id="1359" w:author="jie sun" w:date="2018-04-08T16:35:00Z">
          <w:r w:rsidDel="008E1261">
            <w:rPr>
              <w:b/>
            </w:rPr>
            <w:delText>错误！未指定顺序。错误！未指定顺序。</w:delText>
          </w:r>
        </w:del>
      </w:ins>
      <w:ins w:id="1360" w:author="像个男人一样" w:date="2018-03-21T01:47:00Z">
        <w:del w:id="1361" w:author="jie sun" w:date="2018-04-08T16:35:00Z">
          <w:r w:rsidDel="008E1261">
            <w:rPr>
              <w:b/>
            </w:rPr>
            <w:delText>错误！未指定顺序。</w:delText>
          </w:r>
        </w:del>
      </w:ins>
      <w:ins w:id="1362" w:author="像个男人一样" w:date="2018-03-21T01:46:00Z">
        <w:del w:id="1363" w:author="jie sun" w:date="2018-04-08T16:35:00Z">
          <w:r w:rsidDel="008E1261">
            <w:rPr>
              <w:b/>
            </w:rPr>
            <w:delText>错误！未指定顺序。</w:delText>
          </w:r>
        </w:del>
      </w:ins>
      <w:ins w:id="1364" w:author="像个男人一样" w:date="2018-03-21T01:45:00Z">
        <w:del w:id="1365" w:author="jie sun" w:date="2018-04-08T16:35:00Z">
          <w:r w:rsidDel="008E1261">
            <w:rPr>
              <w:b/>
            </w:rPr>
            <w:delText>错误！未指定顺序。错误！未指定顺序。</w:delText>
          </w:r>
        </w:del>
      </w:ins>
      <w:ins w:id="1366" w:author="像个男人一样" w:date="2018-03-21T01:43:00Z">
        <w:del w:id="1367" w:author="jie sun" w:date="2018-04-08T16:35:00Z">
          <w:r w:rsidDel="008E1261">
            <w:rPr>
              <w:b/>
            </w:rPr>
            <w:delText>错误！未指定顺序。</w:delText>
          </w:r>
        </w:del>
      </w:ins>
      <w:ins w:id="1368" w:author="像个男人一样" w:date="2018-03-21T01:42:00Z">
        <w:del w:id="1369" w:author="jie sun" w:date="2018-04-08T16:35:00Z">
          <w:r w:rsidDel="008E1261">
            <w:rPr>
              <w:b/>
            </w:rPr>
            <w:delText>错误！未指定顺序。</w:delText>
          </w:r>
        </w:del>
      </w:ins>
      <w:ins w:id="1370" w:author="像个男人一样" w:date="2018-03-21T01:40:00Z">
        <w:del w:id="1371" w:author="jie sun" w:date="2018-04-08T16:35:00Z">
          <w:r w:rsidDel="008E1261">
            <w:rPr>
              <w:b/>
            </w:rPr>
            <w:delText>错误！未指定顺序。错误！未指定顺序。</w:delText>
          </w:r>
        </w:del>
      </w:ins>
      <w:ins w:id="1372" w:author="像个男人一样" w:date="2018-03-21T01:39:00Z">
        <w:del w:id="1373" w:author="jie sun" w:date="2018-04-08T16:35:00Z">
          <w:r w:rsidDel="008E1261">
            <w:rPr>
              <w:b/>
            </w:rPr>
            <w:delText>错误！未指定顺序。</w:delText>
          </w:r>
        </w:del>
      </w:ins>
      <w:ins w:id="1374" w:author="像个男人一样" w:date="2018-03-21T01:38:00Z">
        <w:del w:id="1375" w:author="jie sun" w:date="2018-04-08T16:35:00Z">
          <w:r w:rsidDel="008E1261">
            <w:rPr>
              <w:b/>
            </w:rPr>
            <w:delText>错误！未指定顺序。</w:delText>
          </w:r>
        </w:del>
      </w:ins>
      <w:ins w:id="1376" w:author="像个男人一样" w:date="2018-03-21T01:37:00Z">
        <w:del w:id="1377" w:author="jie sun" w:date="2018-04-08T16:35:00Z">
          <w:r w:rsidDel="008E1261">
            <w:rPr>
              <w:b/>
            </w:rPr>
            <w:delText>错误！未指定顺序。</w:delText>
          </w:r>
        </w:del>
      </w:ins>
      <w:ins w:id="1378" w:author="像个男人一样" w:date="2018-03-21T01:36:00Z">
        <w:del w:id="1379" w:author="jie sun" w:date="2018-04-08T16:35:00Z">
          <w:r w:rsidDel="008E1261">
            <w:rPr>
              <w:b/>
            </w:rPr>
            <w:delText>错误！未指定顺序。</w:delText>
          </w:r>
        </w:del>
      </w:ins>
      <w:ins w:id="1380" w:author="像个男人一样" w:date="2018-03-21T01:35:00Z">
        <w:del w:id="1381" w:author="jie sun" w:date="2018-04-08T16:35:00Z">
          <w:r w:rsidDel="008E1261">
            <w:rPr>
              <w:b/>
            </w:rPr>
            <w:delText>错误！未指定顺序。</w:delText>
          </w:r>
        </w:del>
      </w:ins>
      <w:ins w:id="1382" w:author="像个男人一样" w:date="2018-03-21T01:34:00Z">
        <w:del w:id="1383" w:author="jie sun" w:date="2018-04-08T16:35:00Z">
          <w:r w:rsidDel="008E1261">
            <w:rPr>
              <w:b/>
            </w:rPr>
            <w:delText>错误！未指定顺序。</w:delText>
          </w:r>
        </w:del>
      </w:ins>
      <w:del w:id="1384" w:author="jie sun" w:date="2018-04-08T16:35:00Z">
        <w:r w:rsidDel="008E1261">
          <w:delText>3</w:delText>
        </w:r>
        <w:r w:rsidDel="008E1261">
          <w:rPr>
            <w:iCs/>
          </w:rPr>
          <w:fldChar w:fldCharType="end"/>
        </w:r>
        <w:r w:rsidDel="008E1261">
          <w:delText xml:space="preserve"> Using a Three-Axis Accelerometer and GPS Module in a Smart Phone to Measure Walking Steps and Distance(Ying-Wen Bai, Chia-Hao Yu and Siao-Cian Wu)</w:delText>
        </w:r>
      </w:del>
    </w:p>
    <w:p w14:paraId="790DFD26" w14:textId="77777777" w:rsidR="0087014B" w:rsidRDefault="00D5184D">
      <w:pPr>
        <w:rPr>
          <w:ins w:id="1385" w:author="像个男人一样" w:date="2018-03-21T01:34:00Z"/>
        </w:rPr>
      </w:pPr>
      <w:del w:id="1386" w:author="jie sun" w:date="2018-04-08T16:35:00Z">
        <w:r w:rsidDel="008E1261">
          <w:rPr>
            <w:noProof/>
          </w:rPr>
          <w:drawing>
            <wp:inline distT="0" distB="0" distL="0" distR="0" wp14:anchorId="4AE0BD81" wp14:editId="2AD2CECA">
              <wp:extent cx="2470785" cy="2464435"/>
              <wp:effectExtent l="0" t="0" r="5715" b="0"/>
              <wp:docPr id="2" name="Picture 2" descr="C:\Users\jsun\AppData\Local\Temp\1515521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jsun\AppData\Local\Temp\1515521697(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490749" cy="2484248"/>
                      </a:xfrm>
                      <a:prstGeom prst="rect">
                        <a:avLst/>
                      </a:prstGeom>
                      <a:noFill/>
                      <a:ln>
                        <a:noFill/>
                      </a:ln>
                    </pic:spPr>
                  </pic:pic>
                </a:graphicData>
              </a:graphic>
            </wp:inline>
          </w:drawing>
        </w:r>
        <w:r w:rsidRPr="00606542" w:rsidDel="008E1261">
          <w:rPr>
            <w:rFonts w:ascii="Times New Roman" w:eastAsia="Times New Roman" w:hAnsi="Times New Roman" w:cs="Times New Roman"/>
            <w:snapToGrid w:val="0"/>
            <w:color w:val="000000"/>
            <w:w w:val="0"/>
            <w:sz w:val="0"/>
            <w:szCs w:val="0"/>
            <w:u w:color="000000"/>
            <w:shd w:val="clear" w:color="000000" w:fill="000000"/>
            <w:lang w:val="en-US" w:bidi="zh-CN"/>
            <w:rPrChange w:id="1387" w:author="jie sun" w:date="2018-04-08T14:40:00Z">
              <w:rPr>
                <w:rFonts w:ascii="Times New Roman" w:eastAsia="Times New Roman" w:hAnsi="Times New Roman" w:cs="Times New Roman"/>
                <w:snapToGrid w:val="0"/>
                <w:color w:val="000000"/>
                <w:w w:val="0"/>
                <w:sz w:val="0"/>
                <w:szCs w:val="0"/>
                <w:u w:color="000000"/>
                <w:shd w:val="clear" w:color="000000" w:fill="000000"/>
                <w:lang w:val="zh-CN" w:bidi="zh-CN"/>
              </w:rPr>
            </w:rPrChange>
          </w:rPr>
          <w:delText xml:space="preserve"> </w:delText>
        </w:r>
        <w:r w:rsidDel="008E1261">
          <w:delText xml:space="preserve">     </w:delText>
        </w:r>
        <w:r w:rsidDel="008E1261">
          <w:rPr>
            <w:noProof/>
          </w:rPr>
          <w:drawing>
            <wp:inline distT="0" distB="0" distL="0" distR="0" wp14:anchorId="7453D573" wp14:editId="4F309436">
              <wp:extent cx="2791460" cy="2420620"/>
              <wp:effectExtent l="0" t="0" r="8890" b="0"/>
              <wp:docPr id="3" name="Picture 3" descr="C:\Users\jsun\AppData\Local\Temp\15155217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jsun\AppData\Local\Temp\151552171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813635" cy="2439948"/>
                      </a:xfrm>
                      <a:prstGeom prst="rect">
                        <a:avLst/>
                      </a:prstGeom>
                      <a:noFill/>
                      <a:ln>
                        <a:noFill/>
                      </a:ln>
                    </pic:spPr>
                  </pic:pic>
                </a:graphicData>
              </a:graphic>
            </wp:inline>
          </w:drawing>
        </w:r>
      </w:del>
    </w:p>
    <w:p w14:paraId="28B59B15" w14:textId="77777777" w:rsidR="0087014B" w:rsidDel="008E1261" w:rsidRDefault="008E1261">
      <w:pPr>
        <w:pStyle w:val="Caption"/>
        <w:rPr>
          <w:moveFrom w:id="1388" w:author="jie sun" w:date="2018-04-08T16:36:00Z"/>
        </w:rPr>
        <w:pPrChange w:id="1389" w:author="像个男人一样" w:date="2018-03-21T01:34:00Z">
          <w:pPr/>
        </w:pPrChange>
      </w:pPr>
      <w:ins w:id="1390" w:author="jie sun" w:date="2018-04-08T16:36:00Z">
        <w:r w:rsidDel="008E1261">
          <w:t xml:space="preserve"> </w:t>
        </w:r>
      </w:ins>
      <w:moveFromRangeStart w:id="1391" w:author="jie sun" w:date="2018-04-08T16:36:00Z" w:name="move510968692"/>
      <w:moveFrom w:id="1392" w:author="jie sun" w:date="2018-04-08T16:36:00Z">
        <w:ins w:id="1393" w:author="像个男人一样" w:date="2018-03-21T01:34:00Z">
          <w:r w:rsidR="00D5184D" w:rsidDel="008E1261">
            <w:t xml:space="preserve">Figure </w:t>
          </w:r>
          <w:r w:rsidR="00D5184D" w:rsidDel="008E1261">
            <w:fldChar w:fldCharType="begin"/>
          </w:r>
          <w:r w:rsidR="00D5184D" w:rsidDel="008E1261">
            <w:instrText xml:space="preserve"> STYLEREF 1 \s </w:instrText>
          </w:r>
          <w:r w:rsidR="00D5184D" w:rsidDel="008E1261">
            <w:fldChar w:fldCharType="separate"/>
          </w:r>
          <w:r w:rsidR="00D5184D" w:rsidDel="008E1261">
            <w:t>2</w:t>
          </w:r>
          <w:r w:rsidR="00D5184D" w:rsidDel="008E1261">
            <w:fldChar w:fldCharType="end"/>
          </w:r>
          <w:r w:rsidR="00D5184D" w:rsidDel="008E1261">
            <w:rPr>
              <w:rFonts w:hint="eastAsia"/>
            </w:rPr>
            <w:t>.</w:t>
          </w:r>
          <w:r w:rsidR="00D5184D" w:rsidDel="008E1261">
            <w:fldChar w:fldCharType="begin"/>
          </w:r>
          <w:r w:rsidR="00D5184D" w:rsidDel="008E1261">
            <w:instrText xml:space="preserve"> SEQ Figure \* ARABIC \s 1 </w:instrText>
          </w:r>
          <w:r w:rsidR="00D5184D" w:rsidDel="008E1261">
            <w:fldChar w:fldCharType="separate"/>
          </w:r>
        </w:ins>
        <w:ins w:id="1394" w:author="像个男人一样" w:date="2018-03-22T11:51:00Z">
          <w:r w:rsidR="00D5184D" w:rsidDel="008E1261">
            <w:t>3</w:t>
          </w:r>
        </w:ins>
        <w:ins w:id="1395" w:author="像个男人一样" w:date="2018-03-21T01:34:00Z">
          <w:r w:rsidR="00D5184D" w:rsidDel="008E1261">
            <w:fldChar w:fldCharType="end"/>
          </w:r>
          <w:bookmarkStart w:id="1396" w:name="_Toc3583"/>
          <w:bookmarkStart w:id="1397" w:name="_Toc5349"/>
          <w:bookmarkStart w:id="1398" w:name="_Toc2527"/>
          <w:bookmarkStart w:id="1399" w:name="_Toc29426"/>
          <w:bookmarkStart w:id="1400" w:name="_Toc17627"/>
          <w:bookmarkStart w:id="1401" w:name="_Toc17465"/>
          <w:bookmarkStart w:id="1402" w:name="_Toc7732"/>
          <w:bookmarkStart w:id="1403" w:name="_Toc1450"/>
          <w:bookmarkStart w:id="1404" w:name="_Toc30310"/>
          <w:bookmarkStart w:id="1405" w:name="_Toc20841"/>
          <w:bookmarkStart w:id="1406" w:name="_Toc16481"/>
          <w:bookmarkStart w:id="1407" w:name="_Toc13307"/>
          <w:bookmarkStart w:id="1408" w:name="_Toc989"/>
          <w:bookmarkStart w:id="1409" w:name="_Toc796"/>
          <w:bookmarkStart w:id="1410" w:name="_Toc17666"/>
          <w:bookmarkStart w:id="1411" w:name="_Toc2592"/>
          <w:bookmarkStart w:id="1412" w:name="_Toc20988"/>
          <w:bookmarkStart w:id="1413" w:name="_Toc25964"/>
          <w:bookmarkStart w:id="1414" w:name="_Toc22109"/>
          <w:bookmarkStart w:id="1415" w:name="_Toc25818"/>
          <w:bookmarkStart w:id="1416" w:name="_Toc17915"/>
          <w:bookmarkStart w:id="1417" w:name="_Toc21653"/>
          <w:bookmarkStart w:id="1418" w:name="_Toc19511"/>
          <w:bookmarkStart w:id="1419" w:name="_Toc1942"/>
          <w:bookmarkStart w:id="1420" w:name="_Toc9038"/>
          <w:bookmarkStart w:id="1421" w:name="_Toc1228"/>
          <w:bookmarkStart w:id="1422" w:name="_Toc28027"/>
          <w:r w:rsidR="00D5184D" w:rsidDel="008E1261">
            <w:rPr>
              <w:rFonts w:hint="eastAsia"/>
            </w:rPr>
            <w:t>:Using a Three-Axis Accelerometer and GPS Module in a Smart Phone to Measure Walking Steps and Distance</w:t>
          </w:r>
        </w:ins>
        <w:bookmarkStart w:id="1423" w:name="_Toc511230175"/>
        <w:bookmarkStart w:id="1424" w:name="_Toc511295625"/>
        <w:bookmarkStart w:id="1425" w:name="_Toc511677508"/>
        <w:bookmarkStart w:id="1426" w:name="_Toc511677677"/>
        <w:bookmarkStart w:id="1427" w:name="_Toc511677729"/>
        <w:bookmarkStart w:id="1428" w:name="_Toc511906213"/>
        <w:bookmarkStart w:id="1429" w:name="_Toc517801761"/>
        <w:bookmarkStart w:id="1430" w:name="_Toc517813670"/>
        <w:bookmarkStart w:id="1431" w:name="_Toc517899085"/>
        <w:bookmarkStart w:id="1432" w:name="_Toc517899606"/>
        <w:bookmarkStart w:id="1433" w:name="_Toc517900214"/>
        <w:bookmarkStart w:id="1434" w:name="_Toc517900394"/>
        <w:bookmarkStart w:id="1435" w:name="_Toc517900663"/>
        <w:bookmarkStart w:id="1436" w:name="_Toc517900799"/>
        <w:bookmarkStart w:id="1437" w:name="_Toc517900931"/>
        <w:bookmarkStart w:id="1438" w:name="_Toc517902446"/>
        <w:bookmarkStart w:id="1439" w:name="_Toc517902896"/>
        <w:bookmarkStart w:id="1440" w:name="_Toc517903463"/>
        <w:bookmarkStart w:id="1441" w:name="_Toc517903599"/>
        <w:bookmarkStart w:id="1442" w:name="_Toc517903871"/>
        <w:bookmarkStart w:id="1443" w:name="_Toc517904006"/>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moveFrom>
    </w:p>
    <w:moveFromRangeEnd w:id="1391"/>
    <w:p w14:paraId="5A0B4D45" w14:textId="77777777" w:rsidR="0087014B" w:rsidRDefault="00D5184D">
      <w:pPr>
        <w:pStyle w:val="Subtitle"/>
        <w:rPr>
          <w:del w:id="1444" w:author="像个男人一样" w:date="2018-03-21T01:33:00Z"/>
        </w:rPr>
      </w:pPr>
      <w:del w:id="1445" w:author="像个男人一样" w:date="2018-03-21T01:33:00Z">
        <w:r>
          <w:delText>(Picture 2.1.3.1 and 2  Using a Three-Axis Accelerometer and GPS Module in a Smart Phone to Measure Walking Steps and Distance(Ying-Wen Bai, Chia-Hao Yu and Siao-Cian Wu))</w:delText>
        </w:r>
        <w:bookmarkStart w:id="1446" w:name="_Toc511230176"/>
        <w:bookmarkStart w:id="1447" w:name="_Toc511295626"/>
        <w:bookmarkStart w:id="1448" w:name="_Toc511677509"/>
        <w:bookmarkStart w:id="1449" w:name="_Toc511677678"/>
        <w:bookmarkStart w:id="1450" w:name="_Toc511677730"/>
        <w:bookmarkStart w:id="1451" w:name="_Toc511906214"/>
        <w:bookmarkStart w:id="1452" w:name="_Toc517801762"/>
        <w:bookmarkStart w:id="1453" w:name="_Toc517813671"/>
        <w:bookmarkStart w:id="1454" w:name="_Toc517899086"/>
        <w:bookmarkStart w:id="1455" w:name="_Toc517899607"/>
        <w:bookmarkStart w:id="1456" w:name="_Toc517900215"/>
        <w:bookmarkStart w:id="1457" w:name="_Toc517900395"/>
        <w:bookmarkStart w:id="1458" w:name="_Toc517900664"/>
        <w:bookmarkStart w:id="1459" w:name="_Toc517900800"/>
        <w:bookmarkStart w:id="1460" w:name="_Toc517900932"/>
        <w:bookmarkStart w:id="1461" w:name="_Toc517902447"/>
        <w:bookmarkStart w:id="1462" w:name="_Toc517902897"/>
        <w:bookmarkStart w:id="1463" w:name="_Toc517903464"/>
        <w:bookmarkStart w:id="1464" w:name="_Toc517903600"/>
        <w:bookmarkStart w:id="1465" w:name="_Toc517903872"/>
        <w:bookmarkStart w:id="1466" w:name="_Toc517904007"/>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del>
    </w:p>
    <w:p w14:paraId="7EA02555" w14:textId="6D96250C" w:rsidR="0087014B" w:rsidRDefault="00D5184D">
      <w:pPr>
        <w:pStyle w:val="Heading2"/>
      </w:pPr>
      <w:bookmarkStart w:id="1467" w:name="_Toc25506"/>
      <w:bookmarkStart w:id="1468" w:name="_Toc22790"/>
      <w:bookmarkStart w:id="1469" w:name="_Toc23097"/>
      <w:bookmarkStart w:id="1470" w:name="_Toc12305"/>
      <w:bookmarkStart w:id="1471" w:name="_Toc10128"/>
      <w:bookmarkStart w:id="1472" w:name="_Toc31844"/>
      <w:bookmarkStart w:id="1473" w:name="_Toc5746"/>
      <w:bookmarkStart w:id="1474" w:name="_Toc27681"/>
      <w:bookmarkStart w:id="1475" w:name="_Toc20510"/>
      <w:bookmarkStart w:id="1476" w:name="_Toc517904008"/>
      <w:r>
        <w:t xml:space="preserve">The </w:t>
      </w:r>
      <w:ins w:id="1477" w:author="jie sun" w:date="2018-04-16T21:12:00Z">
        <w:r w:rsidR="00202879">
          <w:rPr>
            <w:rFonts w:hint="eastAsia"/>
          </w:rPr>
          <w:t>P</w:t>
        </w:r>
      </w:ins>
      <w:del w:id="1478" w:author="jie sun" w:date="2018-04-16T21:12:00Z">
        <w:r w:rsidDel="00202879">
          <w:delText>p</w:delText>
        </w:r>
      </w:del>
      <w:r>
        <w:t xml:space="preserve">rinciple </w:t>
      </w:r>
      <w:ins w:id="1479" w:author="jie sun" w:date="2018-04-16T21:12:00Z">
        <w:r w:rsidR="005512CD">
          <w:rPr>
            <w:rFonts w:hint="eastAsia"/>
          </w:rPr>
          <w:t>O</w:t>
        </w:r>
      </w:ins>
      <w:del w:id="1480" w:author="jie sun" w:date="2018-04-16T21:12:00Z">
        <w:r w:rsidDel="005512CD">
          <w:delText>o</w:delText>
        </w:r>
      </w:del>
      <w:r>
        <w:t xml:space="preserve">f </w:t>
      </w:r>
      <w:ins w:id="1481" w:author="jie sun" w:date="2018-04-16T21:12:00Z">
        <w:r w:rsidR="00DD5E1B">
          <w:rPr>
            <w:rFonts w:hint="eastAsia"/>
          </w:rPr>
          <w:t>T</w:t>
        </w:r>
      </w:ins>
      <w:del w:id="1482" w:author="jie sun" w:date="2018-04-16T21:12:00Z">
        <w:r w:rsidDel="00DD5E1B">
          <w:delText>t</w:delText>
        </w:r>
      </w:del>
      <w:r>
        <w:t xml:space="preserve">esting </w:t>
      </w:r>
      <w:ins w:id="1483" w:author="jie sun" w:date="2018-04-16T21:16:00Z">
        <w:r w:rsidR="00FF0552">
          <w:t>S</w:t>
        </w:r>
      </w:ins>
      <w:del w:id="1484" w:author="jie sun" w:date="2018-04-16T21:16:00Z">
        <w:r w:rsidDel="00FF0552">
          <w:delText>s</w:delText>
        </w:r>
      </w:del>
      <w:r>
        <w:t>teps</w:t>
      </w:r>
      <w:bookmarkEnd w:id="1467"/>
      <w:bookmarkEnd w:id="1468"/>
      <w:bookmarkEnd w:id="1469"/>
      <w:bookmarkEnd w:id="1470"/>
      <w:bookmarkEnd w:id="1471"/>
      <w:bookmarkEnd w:id="1472"/>
      <w:bookmarkEnd w:id="1473"/>
      <w:bookmarkEnd w:id="1474"/>
      <w:bookmarkEnd w:id="1475"/>
      <w:bookmarkEnd w:id="1476"/>
      <w:r>
        <w:t xml:space="preserve"> </w:t>
      </w:r>
    </w:p>
    <w:p w14:paraId="60C522D7" w14:textId="28E47B73" w:rsidR="008E1261" w:rsidRPr="008E1261" w:rsidRDefault="00D5184D">
      <w:pPr>
        <w:pStyle w:val="Heading3"/>
      </w:pPr>
      <w:bookmarkStart w:id="1485" w:name="_Toc30965"/>
      <w:bookmarkStart w:id="1486" w:name="_Toc27127"/>
      <w:bookmarkStart w:id="1487" w:name="_Toc15193"/>
      <w:bookmarkStart w:id="1488" w:name="_Toc13773"/>
      <w:bookmarkStart w:id="1489" w:name="_Toc9093"/>
      <w:bookmarkStart w:id="1490" w:name="_Toc31503"/>
      <w:bookmarkStart w:id="1491" w:name="_Toc22047"/>
      <w:bookmarkStart w:id="1492" w:name="_Toc9767"/>
      <w:bookmarkStart w:id="1493" w:name="_Toc27046"/>
      <w:bookmarkStart w:id="1494" w:name="_Toc517904009"/>
      <w:r>
        <w:t xml:space="preserve">How </w:t>
      </w:r>
      <w:ins w:id="1495" w:author="jie sun" w:date="2018-04-16T21:16:00Z">
        <w:r w:rsidR="005E63B6">
          <w:t>A</w:t>
        </w:r>
      </w:ins>
      <w:del w:id="1496" w:author="jie sun" w:date="2018-04-16T21:16:00Z">
        <w:r w:rsidDel="005E63B6">
          <w:delText>a</w:delText>
        </w:r>
      </w:del>
      <w:r>
        <w:t xml:space="preserve">n </w:t>
      </w:r>
      <w:ins w:id="1497" w:author="jie sun" w:date="2018-04-16T21:16:00Z">
        <w:r w:rsidR="005E63B6">
          <w:t>A</w:t>
        </w:r>
      </w:ins>
      <w:del w:id="1498" w:author="jie sun" w:date="2018-04-16T21:16:00Z">
        <w:r w:rsidDel="005E63B6">
          <w:delText>a</w:delText>
        </w:r>
      </w:del>
      <w:r>
        <w:t xml:space="preserve">ccelerometer </w:t>
      </w:r>
      <w:ins w:id="1499" w:author="jie sun" w:date="2018-04-16T21:16:00Z">
        <w:r w:rsidR="005E63B6">
          <w:t>W</w:t>
        </w:r>
      </w:ins>
      <w:del w:id="1500" w:author="jie sun" w:date="2018-04-16T21:16:00Z">
        <w:r w:rsidDel="005E63B6">
          <w:delText>w</w:delText>
        </w:r>
      </w:del>
      <w:r>
        <w:t xml:space="preserve">orks </w:t>
      </w:r>
      <w:ins w:id="1501" w:author="jie sun" w:date="2018-04-16T21:17:00Z">
        <w:r w:rsidR="00980F03">
          <w:t>O</w:t>
        </w:r>
      </w:ins>
      <w:del w:id="1502" w:author="jie sun" w:date="2018-04-16T21:16:00Z">
        <w:r w:rsidDel="005E63B6">
          <w:delText>i</w:delText>
        </w:r>
      </w:del>
      <w:r>
        <w:t xml:space="preserve">n </w:t>
      </w:r>
      <w:ins w:id="1503" w:author="jie sun" w:date="2018-04-16T21:16:00Z">
        <w:r w:rsidR="00980F03">
          <w:t>H</w:t>
        </w:r>
      </w:ins>
      <w:del w:id="1504" w:author="jie sun" w:date="2018-04-16T21:16:00Z">
        <w:r w:rsidDel="00980F03">
          <w:delText>h</w:delText>
        </w:r>
      </w:del>
      <w:r>
        <w:t xml:space="preserve">uman </w:t>
      </w:r>
      <w:ins w:id="1505" w:author="jie sun" w:date="2018-04-16T21:17:00Z">
        <w:r w:rsidR="00980F03">
          <w:t>B</w:t>
        </w:r>
      </w:ins>
      <w:del w:id="1506" w:author="jie sun" w:date="2018-04-16T21:16:00Z">
        <w:r w:rsidDel="00980F03">
          <w:delText>b</w:delText>
        </w:r>
      </w:del>
      <w:r>
        <w:t>ody</w:t>
      </w:r>
      <w:bookmarkEnd w:id="1485"/>
      <w:bookmarkEnd w:id="1486"/>
      <w:bookmarkEnd w:id="1487"/>
      <w:bookmarkEnd w:id="1488"/>
      <w:bookmarkEnd w:id="1489"/>
      <w:bookmarkEnd w:id="1490"/>
      <w:bookmarkEnd w:id="1491"/>
      <w:bookmarkEnd w:id="1492"/>
      <w:bookmarkEnd w:id="1493"/>
      <w:bookmarkEnd w:id="1494"/>
    </w:p>
    <w:p w14:paraId="05D680C7" w14:textId="77777777" w:rsidR="0087014B" w:rsidRDefault="005D55E2">
      <w:pPr>
        <w:rPr>
          <w:del w:id="1507" w:author="像个男人一样" w:date="2018-03-22T11:58:00Z"/>
          <w:lang w:val="en-US"/>
        </w:rPr>
      </w:pPr>
      <w:ins w:id="1508" w:author="jie sun" w:date="2018-04-08T17:10:00Z">
        <w:r>
          <w:rPr>
            <w:lang w:val="en-US"/>
          </w:rPr>
          <w:t xml:space="preserve">The figure below </w:t>
        </w:r>
      </w:ins>
      <w:ins w:id="1509" w:author="jie sun" w:date="2018-04-08T16:49:00Z">
        <w:r w:rsidR="00A556A3">
          <w:rPr>
            <w:lang w:val="en-US"/>
          </w:rPr>
          <w:t xml:space="preserve">shows a pedestrian </w:t>
        </w:r>
      </w:ins>
      <w:ins w:id="1510" w:author="jie sun" w:date="2018-04-08T16:50:00Z">
        <w:r w:rsidR="00A556A3">
          <w:rPr>
            <w:lang w:val="en-US"/>
          </w:rPr>
          <w:t xml:space="preserve">with an accelerometer. </w:t>
        </w:r>
      </w:ins>
      <w:r w:rsidR="00D5184D">
        <w:rPr>
          <w:lang w:val="en-US"/>
        </w:rPr>
        <w:t xml:space="preserve">When a pedestrian is walking on the road, the accelerometer will divide the motion acceleration by three directions, </w:t>
      </w:r>
      <w:del w:id="1511" w:author="jie sun" w:date="2018-04-08T16:49:00Z">
        <w:r w:rsidR="00D5184D" w:rsidDel="00A556A3">
          <w:rPr>
            <w:lang w:val="en-US"/>
          </w:rPr>
          <w:delText>as we can see in the picture</w:delText>
        </w:r>
      </w:del>
      <w:ins w:id="1512" w:author="像个男人一样" w:date="2018-03-22T12:09:00Z">
        <w:del w:id="1513" w:author="jie sun" w:date="2018-04-08T16:49:00Z">
          <w:r w:rsidR="00D5184D" w:rsidDel="00A556A3">
            <w:rPr>
              <w:rFonts w:hint="eastAsia"/>
              <w:lang w:val="en-US"/>
            </w:rPr>
            <w:delText>Figure</w:delText>
          </w:r>
        </w:del>
      </w:ins>
      <w:del w:id="1514" w:author="jie sun" w:date="2018-04-08T16:49:00Z">
        <w:r w:rsidR="00D5184D" w:rsidDel="00A556A3">
          <w:rPr>
            <w:lang w:val="en-US"/>
          </w:rPr>
          <w:delText xml:space="preserve"> 2.2.1.1 </w:delText>
        </w:r>
      </w:del>
      <w:ins w:id="1515" w:author="像个男人一样" w:date="2018-03-22T11:44:00Z">
        <w:del w:id="1516" w:author="jie sun" w:date="2018-04-08T16:49:00Z">
          <w:r w:rsidR="00D5184D" w:rsidDel="00A556A3">
            <w:rPr>
              <w:rFonts w:hint="eastAsia"/>
              <w:lang w:val="en-US"/>
            </w:rPr>
            <w:delText>4</w:delText>
          </w:r>
        </w:del>
      </w:ins>
      <w:ins w:id="1517" w:author="像个男人一样" w:date="2018-03-22T12:08:00Z">
        <w:del w:id="1518" w:author="jie sun" w:date="2018-04-08T16:49:00Z">
          <w:r w:rsidR="00D5184D" w:rsidDel="00A556A3">
            <w:rPr>
              <w:rStyle w:val="EndnoteReference"/>
              <w:rFonts w:hint="eastAsia"/>
              <w:lang w:val="en-US"/>
            </w:rPr>
            <w:delText>[</w:delText>
          </w:r>
          <w:r w:rsidR="00D5184D" w:rsidDel="00A556A3">
            <w:rPr>
              <w:rStyle w:val="EndnoteReference"/>
              <w:rFonts w:hint="eastAsia"/>
              <w:lang w:val="en-US"/>
            </w:rPr>
            <w:endnoteReference w:id="2"/>
          </w:r>
          <w:r w:rsidR="00D5184D" w:rsidDel="00A556A3">
            <w:rPr>
              <w:rStyle w:val="EndnoteReference"/>
              <w:rFonts w:hint="eastAsia"/>
              <w:lang w:val="en-US"/>
            </w:rPr>
            <w:delText>]</w:delText>
          </w:r>
        </w:del>
      </w:ins>
      <w:del w:id="1529" w:author="jie sun" w:date="2018-04-08T16:49:00Z">
        <w:r w:rsidR="00D5184D" w:rsidDel="00A556A3">
          <w:rPr>
            <w:lang w:val="en-US"/>
          </w:rPr>
          <w:delText xml:space="preserve">below: </w:delText>
        </w:r>
      </w:del>
      <w:r w:rsidR="00D5184D">
        <w:rPr>
          <w:lang w:val="en-US"/>
        </w:rPr>
        <w:t>Vertical Direction, Forward Direction and Side Direction, which can be also called: X, Y and Z Axis.</w:t>
      </w:r>
      <w:ins w:id="1530" w:author="jie sun" w:date="2018-04-08T16:38:00Z">
        <w:r w:rsidR="008E1261">
          <w:rPr>
            <w:lang w:val="en-US"/>
          </w:rPr>
          <w:t xml:space="preserve"> </w:t>
        </w:r>
      </w:ins>
    </w:p>
    <w:p w14:paraId="111710A3" w14:textId="77777777" w:rsidR="0087014B" w:rsidRDefault="00D5184D">
      <w:pPr>
        <w:pPrChange w:id="1531" w:author="像个男人一样" w:date="2018-03-21T01:37:00Z">
          <w:pPr>
            <w:pStyle w:val="Subtitle"/>
          </w:pPr>
        </w:pPrChange>
      </w:pPr>
      <w:del w:id="1532" w:author="像个男人一样" w:date="2018-03-22T11:58:00Z">
        <w:r>
          <w:delText xml:space="preserve">Figure 2. </w:delText>
        </w:r>
        <w:r>
          <w:fldChar w:fldCharType="begin"/>
        </w:r>
        <w:r>
          <w:delInstrText xml:space="preserve"> SEQ Figure_2. \* ARABIC </w:delInstrText>
        </w:r>
        <w:r>
          <w:fldChar w:fldCharType="separate"/>
        </w:r>
      </w:del>
      <w:ins w:id="1533" w:author="像个男人一样" w:date="2018-03-22T11:51:00Z">
        <w:del w:id="1534" w:author="像个男人一样" w:date="2018-03-22T11:58:00Z">
          <w:r>
            <w:rPr>
              <w:b/>
            </w:rPr>
            <w:delText>错误！未指定顺序。</w:delText>
          </w:r>
        </w:del>
      </w:ins>
      <w:ins w:id="1535" w:author="像个男人一样" w:date="2018-03-21T23:39:00Z">
        <w:del w:id="1536" w:author="像个男人一样" w:date="2018-03-22T11:58:00Z">
          <w:r>
            <w:rPr>
              <w:b/>
            </w:rPr>
            <w:delText>错误！未指定顺序。</w:delText>
          </w:r>
        </w:del>
      </w:ins>
      <w:ins w:id="1537" w:author="像个男人一样" w:date="2018-03-21T23:10:00Z">
        <w:del w:id="1538" w:author="像个男人一样" w:date="2018-03-22T11:58:00Z">
          <w:r>
            <w:rPr>
              <w:b/>
            </w:rPr>
            <w:delText>错误！未指定顺序。</w:delText>
          </w:r>
        </w:del>
      </w:ins>
      <w:ins w:id="1539" w:author="像个男人一样" w:date="2018-03-21T23:08:00Z">
        <w:del w:id="1540" w:author="像个男人一样" w:date="2018-03-22T11:58:00Z">
          <w:r>
            <w:rPr>
              <w:b/>
            </w:rPr>
            <w:delText>错误！未指定顺序。</w:delText>
          </w:r>
        </w:del>
      </w:ins>
      <w:ins w:id="1541" w:author="像个男人一样" w:date="2018-03-21T02:33:00Z">
        <w:del w:id="1542" w:author="像个男人一样" w:date="2018-03-22T11:58:00Z">
          <w:r>
            <w:rPr>
              <w:b/>
            </w:rPr>
            <w:delText>错误！未指定顺序。错误！未指定顺序。</w:delText>
          </w:r>
        </w:del>
      </w:ins>
      <w:ins w:id="1543" w:author="像个男人一样" w:date="2018-03-21T02:31:00Z">
        <w:del w:id="1544" w:author="像个男人一样" w:date="2018-03-22T11:58:00Z">
          <w:r>
            <w:rPr>
              <w:b/>
            </w:rPr>
            <w:delText>错误！未指定顺序。</w:delText>
          </w:r>
        </w:del>
      </w:ins>
      <w:ins w:id="1545" w:author="像个男人一样" w:date="2018-03-21T02:30:00Z">
        <w:del w:id="1546" w:author="像个男人一样" w:date="2018-03-22T11:58:00Z">
          <w:r>
            <w:rPr>
              <w:b/>
            </w:rPr>
            <w:delText>错误！未指定顺序。</w:delText>
          </w:r>
        </w:del>
      </w:ins>
      <w:ins w:id="1547" w:author="像个男人一样" w:date="2018-03-21T02:29:00Z">
        <w:del w:id="1548" w:author="像个男人一样" w:date="2018-03-22T11:58:00Z">
          <w:r>
            <w:rPr>
              <w:b/>
            </w:rPr>
            <w:delText>错误！未指定顺序。错误！未指定顺序。</w:delText>
          </w:r>
        </w:del>
      </w:ins>
      <w:ins w:id="1549" w:author="像个男人一样" w:date="2018-03-21T02:26:00Z">
        <w:del w:id="1550" w:author="像个男人一样" w:date="2018-03-22T11:58:00Z">
          <w:r>
            <w:rPr>
              <w:b/>
            </w:rPr>
            <w:delText>错误！未指定顺序。</w:delText>
          </w:r>
        </w:del>
      </w:ins>
      <w:ins w:id="1551" w:author="像个男人一样" w:date="2018-03-21T02:25:00Z">
        <w:del w:id="1552" w:author="像个男人一样" w:date="2018-03-22T11:58:00Z">
          <w:r>
            <w:rPr>
              <w:b/>
            </w:rPr>
            <w:delText>错误！未指定顺序。</w:delText>
          </w:r>
        </w:del>
      </w:ins>
      <w:ins w:id="1553" w:author="像个男人一样" w:date="2018-03-21T02:24:00Z">
        <w:del w:id="1554" w:author="像个男人一样" w:date="2018-03-22T11:58:00Z">
          <w:r>
            <w:rPr>
              <w:b/>
            </w:rPr>
            <w:delText>错误！未指定顺序。</w:delText>
          </w:r>
        </w:del>
      </w:ins>
      <w:ins w:id="1555" w:author="像个男人一样" w:date="2018-03-21T02:23:00Z">
        <w:del w:id="1556" w:author="像个男人一样" w:date="2018-03-22T11:58:00Z">
          <w:r>
            <w:rPr>
              <w:b/>
            </w:rPr>
            <w:delText>错误！未指定顺序。</w:delText>
          </w:r>
        </w:del>
      </w:ins>
      <w:ins w:id="1557" w:author="像个男人一样" w:date="2018-03-21T02:22:00Z">
        <w:del w:id="1558" w:author="像个男人一样" w:date="2018-03-22T11:58:00Z">
          <w:r>
            <w:rPr>
              <w:b/>
            </w:rPr>
            <w:delText>错误！未指定顺序。</w:delText>
          </w:r>
        </w:del>
      </w:ins>
      <w:ins w:id="1559" w:author="像个男人一样" w:date="2018-03-21T02:17:00Z">
        <w:del w:id="1560" w:author="像个男人一样" w:date="2018-03-22T11:58:00Z">
          <w:r>
            <w:rPr>
              <w:b/>
            </w:rPr>
            <w:delText>错误！未指定顺序。错误！未指定顺序。错误！未指定顺序。</w:delText>
          </w:r>
        </w:del>
      </w:ins>
      <w:ins w:id="1561" w:author="像个男人一样" w:date="2018-03-21T02:15:00Z">
        <w:del w:id="1562" w:author="像个男人一样" w:date="2018-03-22T11:58:00Z">
          <w:r>
            <w:rPr>
              <w:b/>
            </w:rPr>
            <w:delText>错误！未指定顺序。</w:delText>
          </w:r>
        </w:del>
      </w:ins>
      <w:ins w:id="1563" w:author="像个男人一样" w:date="2018-03-21T02:14:00Z">
        <w:del w:id="1564" w:author="像个男人一样" w:date="2018-03-22T11:58:00Z">
          <w:r>
            <w:rPr>
              <w:b/>
            </w:rPr>
            <w:delText>错误！未指定顺序。</w:delText>
          </w:r>
        </w:del>
      </w:ins>
      <w:ins w:id="1565" w:author="像个男人一样" w:date="2018-03-21T02:13:00Z">
        <w:del w:id="1566" w:author="像个男人一样" w:date="2018-03-22T11:58:00Z">
          <w:r>
            <w:rPr>
              <w:b/>
            </w:rPr>
            <w:delText>错误！未指定顺序。</w:delText>
          </w:r>
        </w:del>
      </w:ins>
      <w:ins w:id="1567" w:author="像个男人一样" w:date="2018-03-21T02:12:00Z">
        <w:del w:id="1568" w:author="像个男人一样" w:date="2018-03-22T11:58:00Z">
          <w:r>
            <w:rPr>
              <w:b/>
            </w:rPr>
            <w:delText>错误！未指定顺序。</w:delText>
          </w:r>
        </w:del>
      </w:ins>
      <w:ins w:id="1569" w:author="像个男人一样" w:date="2018-03-21T02:02:00Z">
        <w:del w:id="1570" w:author="像个男人一样" w:date="2018-03-22T11:58:00Z">
          <w:r>
            <w:rPr>
              <w:b/>
            </w:rPr>
            <w:delText>错误！未指定顺序。错误！未指定顺序。</w:delText>
          </w:r>
        </w:del>
      </w:ins>
      <w:ins w:id="1571" w:author="像个男人一样" w:date="2018-03-21T02:01:00Z">
        <w:del w:id="1572" w:author="像个男人一样" w:date="2018-03-22T11:58:00Z">
          <w:r>
            <w:rPr>
              <w:b/>
            </w:rPr>
            <w:delText>错误！未指定顺序。</w:delText>
          </w:r>
        </w:del>
      </w:ins>
      <w:ins w:id="1573" w:author="像个男人一样" w:date="2018-03-21T02:00:00Z">
        <w:del w:id="1574" w:author="像个男人一样" w:date="2018-03-22T11:58:00Z">
          <w:r>
            <w:rPr>
              <w:b/>
            </w:rPr>
            <w:delText>错误！未指定顺序。</w:delText>
          </w:r>
        </w:del>
      </w:ins>
      <w:ins w:id="1575" w:author="像个男人一样" w:date="2018-03-21T01:59:00Z">
        <w:del w:id="1576" w:author="像个男人一样" w:date="2018-03-22T11:58:00Z">
          <w:r>
            <w:rPr>
              <w:b/>
            </w:rPr>
            <w:delText>错误！未指定顺序。</w:delText>
          </w:r>
        </w:del>
      </w:ins>
      <w:ins w:id="1577" w:author="像个男人一样" w:date="2018-03-21T01:58:00Z">
        <w:del w:id="1578" w:author="像个男人一样" w:date="2018-03-22T11:58:00Z">
          <w:r>
            <w:rPr>
              <w:b/>
            </w:rPr>
            <w:delText>错误！未指定顺序。错误！未指定顺序。</w:delText>
          </w:r>
        </w:del>
      </w:ins>
      <w:ins w:id="1579" w:author="像个男人一样" w:date="2018-03-21T01:57:00Z">
        <w:del w:id="1580" w:author="像个男人一样" w:date="2018-03-22T11:58:00Z">
          <w:r>
            <w:rPr>
              <w:b/>
            </w:rPr>
            <w:delText>错误！未指定顺序。</w:delText>
          </w:r>
        </w:del>
      </w:ins>
      <w:ins w:id="1581" w:author="像个男人一样" w:date="2018-03-21T01:48:00Z">
        <w:del w:id="1582" w:author="像个男人一样" w:date="2018-03-22T11:58:00Z">
          <w:r>
            <w:rPr>
              <w:b/>
            </w:rPr>
            <w:delText>错误！未指定顺序。错误！未指定顺序。</w:delText>
          </w:r>
        </w:del>
      </w:ins>
      <w:ins w:id="1583" w:author="像个男人一样" w:date="2018-03-21T01:47:00Z">
        <w:del w:id="1584" w:author="像个男人一样" w:date="2018-03-22T11:58:00Z">
          <w:r>
            <w:rPr>
              <w:b/>
            </w:rPr>
            <w:delText>错误！未指定顺序。</w:delText>
          </w:r>
        </w:del>
      </w:ins>
      <w:ins w:id="1585" w:author="像个男人一样" w:date="2018-03-21T01:46:00Z">
        <w:del w:id="1586" w:author="像个男人一样" w:date="2018-03-22T11:58:00Z">
          <w:r>
            <w:rPr>
              <w:b/>
            </w:rPr>
            <w:delText>错误！未指定顺序。</w:delText>
          </w:r>
        </w:del>
      </w:ins>
      <w:ins w:id="1587" w:author="像个男人一样" w:date="2018-03-21T01:45:00Z">
        <w:del w:id="1588" w:author="像个男人一样" w:date="2018-03-22T11:58:00Z">
          <w:r>
            <w:rPr>
              <w:b/>
            </w:rPr>
            <w:delText>错误！未指定顺序。错误！未指定顺序。</w:delText>
          </w:r>
        </w:del>
      </w:ins>
      <w:ins w:id="1589" w:author="像个男人一样" w:date="2018-03-21T01:43:00Z">
        <w:del w:id="1590" w:author="像个男人一样" w:date="2018-03-22T11:58:00Z">
          <w:r>
            <w:rPr>
              <w:b/>
            </w:rPr>
            <w:delText>错误！未指定顺序。</w:delText>
          </w:r>
        </w:del>
      </w:ins>
      <w:ins w:id="1591" w:author="像个男人一样" w:date="2018-03-21T01:42:00Z">
        <w:del w:id="1592" w:author="像个男人一样" w:date="2018-03-22T11:58:00Z">
          <w:r>
            <w:rPr>
              <w:b/>
            </w:rPr>
            <w:delText>错误！未指定顺序。</w:delText>
          </w:r>
        </w:del>
      </w:ins>
      <w:ins w:id="1593" w:author="像个男人一样" w:date="2018-03-21T01:40:00Z">
        <w:del w:id="1594" w:author="像个男人一样" w:date="2018-03-22T11:58:00Z">
          <w:r>
            <w:rPr>
              <w:b/>
            </w:rPr>
            <w:delText>错误！未指定顺序。错误！未指定顺序。</w:delText>
          </w:r>
        </w:del>
      </w:ins>
      <w:ins w:id="1595" w:author="像个男人一样" w:date="2018-03-21T01:39:00Z">
        <w:del w:id="1596" w:author="像个男人一样" w:date="2018-03-22T11:58:00Z">
          <w:r>
            <w:rPr>
              <w:b/>
            </w:rPr>
            <w:delText>错误！未指定顺序。</w:delText>
          </w:r>
        </w:del>
      </w:ins>
      <w:ins w:id="1597" w:author="像个男人一样" w:date="2018-03-21T01:38:00Z">
        <w:del w:id="1598" w:author="像个男人一样" w:date="2018-03-22T11:58:00Z">
          <w:r>
            <w:rPr>
              <w:b/>
            </w:rPr>
            <w:delText>错误！未指定顺序。</w:delText>
          </w:r>
        </w:del>
      </w:ins>
      <w:ins w:id="1599" w:author="像个男人一样" w:date="2018-03-21T01:37:00Z">
        <w:del w:id="1600" w:author="像个男人一样" w:date="2018-03-22T11:58:00Z">
          <w:r>
            <w:rPr>
              <w:b/>
            </w:rPr>
            <w:delText>错误！未指定顺序。</w:delText>
          </w:r>
        </w:del>
      </w:ins>
      <w:del w:id="1601" w:author="像个男人一样" w:date="2018-03-22T11:58:00Z">
        <w:r>
          <w:delText>4</w:delText>
        </w:r>
        <w:r>
          <w:fldChar w:fldCharType="end"/>
        </w:r>
      </w:del>
      <w:del w:id="1602" w:author="像个男人一样" w:date="2018-03-21T01:37:00Z">
        <w:r>
          <w:delText xml:space="preserve"> </w:delText>
        </w:r>
      </w:del>
      <w:del w:id="1603" w:author="像个男人一样" w:date="2018-03-21T01:36:00Z">
        <w:r>
          <w:delText>Full-Featured Pedometer Design Realized with 3-Axis Digital Accelerometer</w:delText>
        </w:r>
      </w:del>
    </w:p>
    <w:p w14:paraId="3CE5F57D" w14:textId="77777777" w:rsidR="0087014B" w:rsidRDefault="00D5184D">
      <w:pPr>
        <w:jc w:val="center"/>
        <w:rPr>
          <w:ins w:id="1604" w:author="像个男人一样" w:date="2018-03-21T01:36:00Z"/>
        </w:rPr>
        <w:pPrChange w:id="1605" w:author="jie sun" w:date="2018-04-16T21:33:00Z">
          <w:pPr/>
        </w:pPrChange>
      </w:pPr>
      <w:del w:id="1606" w:author="像个男人一样" w:date="2018-03-21T01:36:00Z">
        <w:r>
          <w:rPr>
            <w:noProof/>
          </w:rPr>
          <w:drawing>
            <wp:inline distT="0" distB="0" distL="0" distR="0" wp14:anchorId="15B2CA24" wp14:editId="0701777C">
              <wp:extent cx="2667000" cy="2819400"/>
              <wp:effectExtent l="0" t="0" r="0" b="0"/>
              <wp:docPr id="5" name="Picture 5" descr="C:\Users\jsun\AppData\Local\Temp\1515524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jsun\AppData\Local\Temp\1515524226(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671709" cy="2824378"/>
                      </a:xfrm>
                      <a:prstGeom prst="rect">
                        <a:avLst/>
                      </a:prstGeom>
                      <a:noFill/>
                      <a:ln>
                        <a:noFill/>
                      </a:ln>
                    </pic:spPr>
                  </pic:pic>
                </a:graphicData>
              </a:graphic>
            </wp:inline>
          </w:drawing>
        </w:r>
      </w:del>
      <w:ins w:id="1607" w:author="像个男人一样" w:date="2018-03-21T01:36:00Z">
        <w:r>
          <w:rPr>
            <w:noProof/>
          </w:rPr>
          <w:drawing>
            <wp:inline distT="0" distB="0" distL="0" distR="0" wp14:anchorId="5E51908F" wp14:editId="7A23A6D8">
              <wp:extent cx="2667000" cy="2819400"/>
              <wp:effectExtent l="0" t="0" r="0" b="0"/>
              <wp:docPr id="47" name="Picture 5" descr="C:\Users\jsun\AppData\Local\Temp\1515524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 descr="C:\Users\jsun\AppData\Local\Temp\1515524226(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671709" cy="2824378"/>
                      </a:xfrm>
                      <a:prstGeom prst="rect">
                        <a:avLst/>
                      </a:prstGeom>
                      <a:noFill/>
                      <a:ln>
                        <a:noFill/>
                      </a:ln>
                    </pic:spPr>
                  </pic:pic>
                </a:graphicData>
              </a:graphic>
            </wp:inline>
          </w:drawing>
        </w:r>
      </w:ins>
    </w:p>
    <w:p w14:paraId="5D077FB2" w14:textId="77777777" w:rsidR="008E1261" w:rsidDel="008E1261" w:rsidRDefault="00D5184D">
      <w:pPr>
        <w:pStyle w:val="Caption"/>
        <w:jc w:val="center"/>
        <w:rPr>
          <w:del w:id="1608" w:author="jie sun" w:date="2018-04-08T16:36:00Z"/>
          <w:moveTo w:id="1609" w:author="jie sun" w:date="2018-04-08T16:36:00Z"/>
        </w:rPr>
        <w:pPrChange w:id="1610" w:author="jie sun" w:date="2018-04-16T21:33:00Z">
          <w:pPr>
            <w:pStyle w:val="Caption"/>
          </w:pPr>
        </w:pPrChange>
      </w:pPr>
      <w:bookmarkStart w:id="1611" w:name="_Toc517801874"/>
      <w:ins w:id="1612" w:author="像个男人一样" w:date="2018-03-21T01:36:00Z">
        <w:r>
          <w:t xml:space="preserve">Figure </w:t>
        </w:r>
      </w:ins>
      <w:ins w:id="1613" w:author="JIE  SUN" w:date="2018-06-21T13:36:00Z">
        <w:r w:rsidR="00A64E7B">
          <w:fldChar w:fldCharType="begin"/>
        </w:r>
        <w:r w:rsidR="00A64E7B">
          <w:instrText xml:space="preserve"> STYLEREF 1 \s </w:instrText>
        </w:r>
      </w:ins>
      <w:r w:rsidR="00A64E7B">
        <w:fldChar w:fldCharType="separate"/>
      </w:r>
      <w:r w:rsidR="00A64E7B">
        <w:rPr>
          <w:noProof/>
        </w:rPr>
        <w:t>2</w:t>
      </w:r>
      <w:ins w:id="161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1615" w:author="JIE  SUN" w:date="2018-06-21T13:36:00Z">
        <w:r w:rsidR="00A64E7B">
          <w:rPr>
            <w:noProof/>
          </w:rPr>
          <w:t>4</w:t>
        </w:r>
        <w:r w:rsidR="00A64E7B">
          <w:fldChar w:fldCharType="end"/>
        </w:r>
      </w:ins>
      <w:ins w:id="1616" w:author="jie sun" w:date="2018-04-19T13:00:00Z">
        <w:del w:id="1617" w:author="JIE  SUN" w:date="2018-06-21T13:34:00Z">
          <w:r w:rsidR="00083FE7" w:rsidDel="00A64E7B">
            <w:fldChar w:fldCharType="begin"/>
          </w:r>
          <w:r w:rsidR="00083FE7" w:rsidDel="00A64E7B">
            <w:delInstrText xml:space="preserve"> STYLEREF 1 \s </w:delInstrText>
          </w:r>
        </w:del>
      </w:ins>
      <w:del w:id="1618" w:author="JIE  SUN" w:date="2018-06-21T13:34:00Z">
        <w:r w:rsidR="00083FE7" w:rsidDel="00A64E7B">
          <w:fldChar w:fldCharType="separate"/>
        </w:r>
        <w:r w:rsidR="00083FE7" w:rsidDel="00A64E7B">
          <w:rPr>
            <w:noProof/>
          </w:rPr>
          <w:delText>2</w:delText>
        </w:r>
      </w:del>
      <w:ins w:id="1619" w:author="jie sun" w:date="2018-04-19T13:00:00Z">
        <w:del w:id="162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1621" w:author="JIE  SUN" w:date="2018-06-21T13:34:00Z">
        <w:r w:rsidR="00083FE7" w:rsidDel="00A64E7B">
          <w:fldChar w:fldCharType="separate"/>
        </w:r>
      </w:del>
      <w:ins w:id="1622" w:author="jie sun" w:date="2018-04-19T13:00:00Z">
        <w:del w:id="1623" w:author="JIE  SUN" w:date="2018-06-21T13:34:00Z">
          <w:r w:rsidR="00083FE7" w:rsidDel="00A64E7B">
            <w:rPr>
              <w:noProof/>
            </w:rPr>
            <w:delText>4</w:delText>
          </w:r>
          <w:r w:rsidR="00083FE7" w:rsidDel="00A64E7B">
            <w:fldChar w:fldCharType="end"/>
          </w:r>
        </w:del>
      </w:ins>
      <w:ins w:id="1624" w:author="像个男人一样" w:date="2018-03-21T01:36:00Z">
        <w:del w:id="1625"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1626" w:author="像个男人一样" w:date="2018-03-22T11:51:00Z">
        <w:del w:id="1627" w:author="jie sun" w:date="2018-04-10T21:45:00Z">
          <w:r w:rsidDel="00454521">
            <w:delText>4</w:delText>
          </w:r>
        </w:del>
      </w:ins>
      <w:ins w:id="1628" w:author="像个男人一样" w:date="2018-03-21T01:36:00Z">
        <w:del w:id="1629" w:author="jie sun" w:date="2018-04-10T21:45:00Z">
          <w:r w:rsidDel="00454521">
            <w:fldChar w:fldCharType="end"/>
          </w:r>
        </w:del>
        <w:bookmarkStart w:id="1630" w:name="_Toc1202"/>
        <w:bookmarkStart w:id="1631" w:name="_Toc2734"/>
        <w:bookmarkStart w:id="1632" w:name="_Toc10552"/>
        <w:bookmarkStart w:id="1633" w:name="_Toc17225"/>
        <w:bookmarkStart w:id="1634" w:name="_Toc18446"/>
        <w:bookmarkStart w:id="1635" w:name="_Toc4936"/>
        <w:bookmarkStart w:id="1636" w:name="_Toc18682"/>
        <w:bookmarkStart w:id="1637" w:name="_Toc24664"/>
        <w:bookmarkStart w:id="1638" w:name="_Toc16771"/>
        <w:bookmarkStart w:id="1639" w:name="_Toc25883"/>
        <w:bookmarkStart w:id="1640" w:name="_Toc24151"/>
        <w:bookmarkStart w:id="1641" w:name="_Toc29017"/>
        <w:bookmarkStart w:id="1642" w:name="_Toc26972"/>
        <w:bookmarkStart w:id="1643" w:name="_Toc8557"/>
        <w:bookmarkStart w:id="1644" w:name="_Toc19311"/>
        <w:bookmarkStart w:id="1645" w:name="_Toc30235"/>
        <w:bookmarkStart w:id="1646" w:name="_Toc2403"/>
        <w:bookmarkStart w:id="1647" w:name="_Toc2541"/>
        <w:bookmarkStart w:id="1648" w:name="_Toc28924"/>
        <w:bookmarkStart w:id="1649" w:name="_Toc14547"/>
        <w:bookmarkStart w:id="1650" w:name="_Toc15960"/>
        <w:bookmarkStart w:id="1651" w:name="_Toc1003"/>
        <w:bookmarkStart w:id="1652" w:name="_Toc15502"/>
        <w:bookmarkStart w:id="1653" w:name="_Toc3626"/>
        <w:bookmarkStart w:id="1654" w:name="_Toc20220"/>
        <w:r>
          <w:rPr>
            <w:rFonts w:hint="eastAsia"/>
          </w:rPr>
          <w:t>:</w:t>
        </w:r>
        <w:bookmarkStart w:id="1655" w:name="OLE_LINK29"/>
        <w:del w:id="1656" w:author="jie sun" w:date="2018-04-08T17:17:00Z">
          <w:r w:rsidDel="00682C61">
            <w:rPr>
              <w:rFonts w:hint="eastAsia"/>
            </w:rPr>
            <w:delText>Full-Featured Pedometer Design Realized with</w:delText>
          </w:r>
        </w:del>
        <w:r>
          <w:rPr>
            <w:rFonts w:hint="eastAsia"/>
          </w:rPr>
          <w:t xml:space="preserve"> 3-Axis Digital Accelerometer</w:t>
        </w:r>
      </w:ins>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customXmlInsRangeStart w:id="1657" w:author="jie sun" w:date="2018-04-08T17:17:00Z"/>
      <w:sdt>
        <w:sdtPr>
          <w:rPr>
            <w:rFonts w:hint="eastAsia"/>
          </w:rPr>
          <w:id w:val="2022048482"/>
          <w:citation/>
        </w:sdtPr>
        <w:sdtEndPr/>
        <w:sdtContent>
          <w:customXmlInsRangeEnd w:id="1657"/>
          <w:ins w:id="1658" w:author="jie sun" w:date="2018-04-08T17:17:00Z">
            <w:r w:rsidR="00682C61">
              <w:fldChar w:fldCharType="begin"/>
            </w:r>
            <w:r w:rsidR="00682C61">
              <w:instrText xml:space="preserve"> </w:instrText>
            </w:r>
            <w:r w:rsidR="00682C61">
              <w:rPr>
                <w:rFonts w:hint="eastAsia"/>
              </w:rPr>
              <w:instrText>CITATION Zha08 \l 2052</w:instrText>
            </w:r>
            <w:r w:rsidR="00682C61">
              <w:instrText xml:space="preserve"> </w:instrText>
            </w:r>
          </w:ins>
          <w:r w:rsidR="00682C61">
            <w:fldChar w:fldCharType="separate"/>
          </w:r>
          <w:r w:rsidR="006116D1">
            <w:rPr>
              <w:rFonts w:hint="eastAsia"/>
              <w:noProof/>
            </w:rPr>
            <w:t xml:space="preserve"> </w:t>
          </w:r>
          <w:r w:rsidR="006116D1">
            <w:rPr>
              <w:noProof/>
            </w:rPr>
            <w:t>(Zhao, 2008)</w:t>
          </w:r>
          <w:ins w:id="1659" w:author="jie sun" w:date="2018-04-08T17:17:00Z">
            <w:r w:rsidR="00682C61">
              <w:fldChar w:fldCharType="end"/>
            </w:r>
          </w:ins>
          <w:customXmlInsRangeStart w:id="1660" w:author="jie sun" w:date="2018-04-08T17:17:00Z"/>
        </w:sdtContent>
      </w:sdt>
      <w:customXmlInsRangeEnd w:id="1660"/>
      <w:bookmarkEnd w:id="1611"/>
      <w:moveToRangeStart w:id="1661" w:author="jie sun" w:date="2018-04-08T16:36:00Z" w:name="move510968692"/>
      <w:moveTo w:id="1662" w:author="jie sun" w:date="2018-04-08T16:36:00Z">
        <w:del w:id="1663" w:author="jie sun" w:date="2018-04-08T16:39:00Z">
          <w:r w:rsidR="008E1261" w:rsidDel="008E1261">
            <w:delText xml:space="preserve">Figure </w:delText>
          </w:r>
          <w:r w:rsidR="008E1261" w:rsidDel="008E1261">
            <w:fldChar w:fldCharType="begin"/>
          </w:r>
          <w:r w:rsidR="008E1261" w:rsidDel="008E1261">
            <w:delInstrText xml:space="preserve"> STYLEREF 1 \s </w:delInstrText>
          </w:r>
          <w:r w:rsidR="008E1261" w:rsidDel="008E1261">
            <w:fldChar w:fldCharType="separate"/>
          </w:r>
          <w:r w:rsidR="008E1261" w:rsidDel="008E1261">
            <w:delText>2</w:delText>
          </w:r>
          <w:r w:rsidR="008E1261" w:rsidDel="008E1261">
            <w:fldChar w:fldCharType="end"/>
          </w:r>
          <w:r w:rsidR="008E1261" w:rsidDel="008E1261">
            <w:rPr>
              <w:rFonts w:hint="eastAsia"/>
            </w:rPr>
            <w:delText>.</w:delText>
          </w:r>
          <w:r w:rsidR="008E1261" w:rsidDel="008E1261">
            <w:fldChar w:fldCharType="begin"/>
          </w:r>
          <w:r w:rsidR="008E1261" w:rsidDel="008E1261">
            <w:delInstrText xml:space="preserve"> SEQ Figure \* ARABIC \s 1 </w:delInstrText>
          </w:r>
          <w:r w:rsidR="008E1261" w:rsidDel="008E1261">
            <w:fldChar w:fldCharType="separate"/>
          </w:r>
          <w:r w:rsidR="008E1261" w:rsidDel="008E1261">
            <w:delText>3</w:delText>
          </w:r>
          <w:r w:rsidR="008E1261" w:rsidDel="008E1261">
            <w:fldChar w:fldCharType="end"/>
          </w:r>
          <w:r w:rsidR="008E1261" w:rsidDel="008E1261">
            <w:rPr>
              <w:rFonts w:hint="eastAsia"/>
            </w:rPr>
            <w:delText>:Using a Three-Axis Accelerometer and GPS Module in a Smart Phone to Measure Walking Steps and Distance</w:delText>
          </w:r>
        </w:del>
      </w:moveTo>
    </w:p>
    <w:moveToRangeEnd w:id="1661"/>
    <w:p w14:paraId="03BAADDA" w14:textId="77777777" w:rsidR="008E1261" w:rsidRPr="003149DC" w:rsidRDefault="008E1261">
      <w:pPr>
        <w:pStyle w:val="Caption"/>
        <w:jc w:val="center"/>
        <w:pPrChange w:id="1664" w:author="jie sun" w:date="2018-04-16T21:33:00Z">
          <w:pPr/>
        </w:pPrChange>
      </w:pPr>
    </w:p>
    <w:p w14:paraId="2BAC4409" w14:textId="25AD6015" w:rsidR="0087014B" w:rsidRDefault="00D5184D">
      <w:pPr>
        <w:pStyle w:val="Heading3"/>
      </w:pPr>
      <w:bookmarkStart w:id="1665" w:name="_Toc1674"/>
      <w:bookmarkStart w:id="1666" w:name="_Toc25656"/>
      <w:bookmarkStart w:id="1667" w:name="_Toc1555"/>
      <w:bookmarkStart w:id="1668" w:name="_Toc22777"/>
      <w:bookmarkStart w:id="1669" w:name="_Toc9290"/>
      <w:bookmarkStart w:id="1670" w:name="_Toc14576"/>
      <w:bookmarkStart w:id="1671" w:name="_Toc21151"/>
      <w:bookmarkStart w:id="1672" w:name="_Toc22631"/>
      <w:bookmarkStart w:id="1673" w:name="_Toc18698"/>
      <w:bookmarkStart w:id="1674" w:name="_Toc517904010"/>
      <w:bookmarkEnd w:id="1655"/>
      <w:r>
        <w:t xml:space="preserve">The </w:t>
      </w:r>
      <w:ins w:id="1675" w:author="jie sun" w:date="2018-04-16T21:17:00Z">
        <w:r w:rsidR="006A5EA7">
          <w:t>F</w:t>
        </w:r>
      </w:ins>
      <w:del w:id="1676" w:author="jie sun" w:date="2018-04-16T21:17:00Z">
        <w:r w:rsidDel="006A5EA7">
          <w:delText>f</w:delText>
        </w:r>
      </w:del>
      <w:r>
        <w:t xml:space="preserve">eatures </w:t>
      </w:r>
      <w:ins w:id="1677" w:author="jie sun" w:date="2018-04-16T21:17:00Z">
        <w:r w:rsidR="006A5EA7">
          <w:t>O</w:t>
        </w:r>
      </w:ins>
      <w:del w:id="1678" w:author="jie sun" w:date="2018-04-16T21:17:00Z">
        <w:r w:rsidDel="006A5EA7">
          <w:delText>o</w:delText>
        </w:r>
      </w:del>
      <w:r>
        <w:t xml:space="preserve">f </w:t>
      </w:r>
      <w:ins w:id="1679" w:author="jie sun" w:date="2018-04-16T21:17:00Z">
        <w:r w:rsidR="006A5EA7">
          <w:t>O</w:t>
        </w:r>
      </w:ins>
      <w:del w:id="1680" w:author="jie sun" w:date="2018-04-16T21:17:00Z">
        <w:r w:rsidDel="006A5EA7">
          <w:delText>o</w:delText>
        </w:r>
      </w:del>
      <w:r>
        <w:t xml:space="preserve">ne </w:t>
      </w:r>
      <w:ins w:id="1681" w:author="jie sun" w:date="2018-04-16T21:17:00Z">
        <w:r w:rsidR="006A5EA7">
          <w:t>S</w:t>
        </w:r>
      </w:ins>
      <w:del w:id="1682" w:author="jie sun" w:date="2018-04-16T21:17:00Z">
        <w:r w:rsidDel="006A5EA7">
          <w:delText>s</w:delText>
        </w:r>
      </w:del>
      <w:r>
        <w:t>teps</w:t>
      </w:r>
      <w:bookmarkEnd w:id="1665"/>
      <w:bookmarkEnd w:id="1666"/>
      <w:bookmarkEnd w:id="1667"/>
      <w:bookmarkEnd w:id="1668"/>
      <w:bookmarkEnd w:id="1669"/>
      <w:bookmarkEnd w:id="1670"/>
      <w:bookmarkEnd w:id="1671"/>
      <w:bookmarkEnd w:id="1672"/>
      <w:bookmarkEnd w:id="1673"/>
      <w:bookmarkEnd w:id="1674"/>
    </w:p>
    <w:p w14:paraId="0ABADDD2" w14:textId="286D6243" w:rsidR="0087014B" w:rsidRDefault="00D5184D">
      <w:pPr>
        <w:rPr>
          <w:del w:id="1683" w:author="像个男人一样" w:date="2018-03-22T11:58:00Z"/>
        </w:rPr>
      </w:pPr>
      <w:r>
        <w:t xml:space="preserve">There is a swing phase showed in </w:t>
      </w:r>
      <w:ins w:id="1684" w:author="jie sun" w:date="2018-04-08T16:50:00Z">
        <w:r w:rsidR="00120EDD">
          <w:rPr>
            <w:lang w:val="en-US"/>
          </w:rPr>
          <w:t xml:space="preserve">the Figure </w:t>
        </w:r>
      </w:ins>
      <w:ins w:id="1685" w:author="像个男人一样" w:date="2018-03-22T12:09:00Z">
        <w:del w:id="1686" w:author="jie sun" w:date="2018-04-08T16:50:00Z">
          <w:r w:rsidDel="00120EDD">
            <w:rPr>
              <w:rFonts w:hint="eastAsia"/>
              <w:lang w:val="en-US"/>
            </w:rPr>
            <w:delText xml:space="preserve">Figure 2.5 </w:delText>
          </w:r>
        </w:del>
        <w:r>
          <w:rPr>
            <w:rFonts w:hint="eastAsia"/>
            <w:lang w:val="en-US"/>
          </w:rPr>
          <w:t>below</w:t>
        </w:r>
      </w:ins>
      <w:r w:rsidR="00BC3636">
        <w:rPr>
          <w:lang w:val="en-US"/>
        </w:rPr>
        <w:t xml:space="preserve">, </w:t>
      </w:r>
      <w:del w:id="1687" w:author="像个男人一样" w:date="2018-03-22T12:09:00Z">
        <w:r>
          <w:delText>picture 2.2.2</w:delText>
        </w:r>
      </w:del>
      <w:r>
        <w:t xml:space="preserve">which is a step period during people movement. </w:t>
      </w:r>
      <w:r>
        <w:rPr>
          <w:rFonts w:hint="eastAsia"/>
        </w:rPr>
        <w:t>Ab</w:t>
      </w:r>
      <w:r>
        <w:t>solutely, there is a change process of speed of the leg movement during one step period, so we can catch the acceleration</w:t>
      </w:r>
      <w:ins w:id="1688" w:author="jie sun" w:date="2018-04-08T18:11:00Z">
        <w:r w:rsidR="006A2BB0">
          <w:t xml:space="preserve"> in </w:t>
        </w:r>
      </w:ins>
      <w:ins w:id="1689" w:author="jie sun" w:date="2018-04-08T18:12:00Z">
        <w:r w:rsidR="006A2BB0">
          <w:t>three directions</w:t>
        </w:r>
      </w:ins>
      <w:r>
        <w:t xml:space="preserve"> using the accelerometer.</w:t>
      </w:r>
    </w:p>
    <w:p w14:paraId="3DDC7EE1" w14:textId="77777777" w:rsidR="0087014B" w:rsidRDefault="00D5184D">
      <w:pPr>
        <w:pPrChange w:id="1690" w:author="像个男人一样" w:date="2018-03-21T01:38:00Z">
          <w:pPr>
            <w:pStyle w:val="Subtitle"/>
          </w:pPr>
        </w:pPrChange>
      </w:pPr>
      <w:del w:id="1691" w:author="像个男人一样" w:date="2018-03-22T11:58:00Z">
        <w:r>
          <w:delText xml:space="preserve">Figure 2. </w:delText>
        </w:r>
        <w:r>
          <w:fldChar w:fldCharType="begin"/>
        </w:r>
        <w:r>
          <w:delInstrText xml:space="preserve"> SEQ Figure_2. \* ARABIC </w:delInstrText>
        </w:r>
        <w:r>
          <w:fldChar w:fldCharType="separate"/>
        </w:r>
      </w:del>
      <w:ins w:id="1692" w:author="像个男人一样" w:date="2018-03-22T11:51:00Z">
        <w:del w:id="1693" w:author="像个男人一样" w:date="2018-03-22T11:58:00Z">
          <w:r>
            <w:rPr>
              <w:b/>
            </w:rPr>
            <w:delText>错误！未指定顺序。</w:delText>
          </w:r>
        </w:del>
      </w:ins>
      <w:ins w:id="1694" w:author="像个男人一样" w:date="2018-03-21T23:39:00Z">
        <w:del w:id="1695" w:author="像个男人一样" w:date="2018-03-22T11:58:00Z">
          <w:r>
            <w:rPr>
              <w:b/>
            </w:rPr>
            <w:delText>错误！未指定顺序。</w:delText>
          </w:r>
        </w:del>
      </w:ins>
      <w:ins w:id="1696" w:author="像个男人一样" w:date="2018-03-21T23:10:00Z">
        <w:del w:id="1697" w:author="像个男人一样" w:date="2018-03-22T11:58:00Z">
          <w:r>
            <w:rPr>
              <w:b/>
            </w:rPr>
            <w:delText>错误！未指定顺序。</w:delText>
          </w:r>
        </w:del>
      </w:ins>
      <w:ins w:id="1698" w:author="像个男人一样" w:date="2018-03-21T23:08:00Z">
        <w:del w:id="1699" w:author="像个男人一样" w:date="2018-03-22T11:58:00Z">
          <w:r>
            <w:rPr>
              <w:b/>
            </w:rPr>
            <w:delText>错误！未指定顺序。</w:delText>
          </w:r>
        </w:del>
      </w:ins>
      <w:ins w:id="1700" w:author="像个男人一样" w:date="2018-03-21T02:33:00Z">
        <w:del w:id="1701" w:author="像个男人一样" w:date="2018-03-22T11:58:00Z">
          <w:r>
            <w:rPr>
              <w:b/>
            </w:rPr>
            <w:delText>错误！未指定顺序。错误！未指定顺序。</w:delText>
          </w:r>
        </w:del>
      </w:ins>
      <w:ins w:id="1702" w:author="像个男人一样" w:date="2018-03-21T02:31:00Z">
        <w:del w:id="1703" w:author="像个男人一样" w:date="2018-03-22T11:58:00Z">
          <w:r>
            <w:rPr>
              <w:b/>
            </w:rPr>
            <w:delText>错误！未指定顺序。</w:delText>
          </w:r>
        </w:del>
      </w:ins>
      <w:ins w:id="1704" w:author="像个男人一样" w:date="2018-03-21T02:30:00Z">
        <w:del w:id="1705" w:author="像个男人一样" w:date="2018-03-22T11:58:00Z">
          <w:r>
            <w:rPr>
              <w:b/>
            </w:rPr>
            <w:delText>错误！未指定顺序。</w:delText>
          </w:r>
        </w:del>
      </w:ins>
      <w:ins w:id="1706" w:author="像个男人一样" w:date="2018-03-21T02:29:00Z">
        <w:del w:id="1707" w:author="像个男人一样" w:date="2018-03-22T11:58:00Z">
          <w:r>
            <w:rPr>
              <w:b/>
            </w:rPr>
            <w:delText>错误！未指定顺序。错误！未指定顺序。</w:delText>
          </w:r>
        </w:del>
      </w:ins>
      <w:ins w:id="1708" w:author="像个男人一样" w:date="2018-03-21T02:26:00Z">
        <w:del w:id="1709" w:author="像个男人一样" w:date="2018-03-22T11:58:00Z">
          <w:r>
            <w:rPr>
              <w:b/>
            </w:rPr>
            <w:delText>错误！未指定顺序。</w:delText>
          </w:r>
        </w:del>
      </w:ins>
      <w:ins w:id="1710" w:author="像个男人一样" w:date="2018-03-21T02:25:00Z">
        <w:del w:id="1711" w:author="像个男人一样" w:date="2018-03-22T11:58:00Z">
          <w:r>
            <w:rPr>
              <w:b/>
            </w:rPr>
            <w:delText>错误！未指定顺序。</w:delText>
          </w:r>
        </w:del>
      </w:ins>
      <w:ins w:id="1712" w:author="像个男人一样" w:date="2018-03-21T02:24:00Z">
        <w:del w:id="1713" w:author="像个男人一样" w:date="2018-03-22T11:58:00Z">
          <w:r>
            <w:rPr>
              <w:b/>
            </w:rPr>
            <w:delText>错误！未指定顺序。</w:delText>
          </w:r>
        </w:del>
      </w:ins>
      <w:ins w:id="1714" w:author="像个男人一样" w:date="2018-03-21T02:23:00Z">
        <w:del w:id="1715" w:author="像个男人一样" w:date="2018-03-22T11:58:00Z">
          <w:r>
            <w:rPr>
              <w:b/>
            </w:rPr>
            <w:delText>错误！未指定顺序。</w:delText>
          </w:r>
        </w:del>
      </w:ins>
      <w:ins w:id="1716" w:author="像个男人一样" w:date="2018-03-21T02:22:00Z">
        <w:del w:id="1717" w:author="像个男人一样" w:date="2018-03-22T11:58:00Z">
          <w:r>
            <w:rPr>
              <w:b/>
            </w:rPr>
            <w:delText>错误！未指定顺序。</w:delText>
          </w:r>
        </w:del>
      </w:ins>
      <w:ins w:id="1718" w:author="像个男人一样" w:date="2018-03-21T02:17:00Z">
        <w:del w:id="1719" w:author="像个男人一样" w:date="2018-03-22T11:58:00Z">
          <w:r>
            <w:rPr>
              <w:b/>
            </w:rPr>
            <w:delText>错误！未指定顺序。错误！未指定顺序。错误！未指定顺序。</w:delText>
          </w:r>
        </w:del>
      </w:ins>
      <w:ins w:id="1720" w:author="像个男人一样" w:date="2018-03-21T02:15:00Z">
        <w:del w:id="1721" w:author="像个男人一样" w:date="2018-03-22T11:58:00Z">
          <w:r>
            <w:rPr>
              <w:b/>
            </w:rPr>
            <w:delText>错误！未指定顺序。</w:delText>
          </w:r>
        </w:del>
      </w:ins>
      <w:ins w:id="1722" w:author="像个男人一样" w:date="2018-03-21T02:14:00Z">
        <w:del w:id="1723" w:author="像个男人一样" w:date="2018-03-22T11:58:00Z">
          <w:r>
            <w:rPr>
              <w:b/>
            </w:rPr>
            <w:delText>错误！未指定顺序。</w:delText>
          </w:r>
        </w:del>
      </w:ins>
      <w:ins w:id="1724" w:author="像个男人一样" w:date="2018-03-21T02:13:00Z">
        <w:del w:id="1725" w:author="像个男人一样" w:date="2018-03-22T11:58:00Z">
          <w:r>
            <w:rPr>
              <w:b/>
            </w:rPr>
            <w:delText>错误！未指定顺序。</w:delText>
          </w:r>
        </w:del>
      </w:ins>
      <w:ins w:id="1726" w:author="像个男人一样" w:date="2018-03-21T02:12:00Z">
        <w:del w:id="1727" w:author="像个男人一样" w:date="2018-03-22T11:58:00Z">
          <w:r>
            <w:rPr>
              <w:b/>
            </w:rPr>
            <w:delText>错误！未指定顺序。</w:delText>
          </w:r>
        </w:del>
      </w:ins>
      <w:ins w:id="1728" w:author="像个男人一样" w:date="2018-03-21T02:02:00Z">
        <w:del w:id="1729" w:author="像个男人一样" w:date="2018-03-22T11:58:00Z">
          <w:r>
            <w:rPr>
              <w:b/>
            </w:rPr>
            <w:delText>错误！未指定顺序。错误！未指定顺序。</w:delText>
          </w:r>
        </w:del>
      </w:ins>
      <w:ins w:id="1730" w:author="像个男人一样" w:date="2018-03-21T02:01:00Z">
        <w:del w:id="1731" w:author="像个男人一样" w:date="2018-03-22T11:58:00Z">
          <w:r>
            <w:rPr>
              <w:b/>
            </w:rPr>
            <w:delText>错误！未指定顺序。</w:delText>
          </w:r>
        </w:del>
      </w:ins>
      <w:ins w:id="1732" w:author="像个男人一样" w:date="2018-03-21T02:00:00Z">
        <w:del w:id="1733" w:author="像个男人一样" w:date="2018-03-22T11:58:00Z">
          <w:r>
            <w:rPr>
              <w:b/>
            </w:rPr>
            <w:delText>错误！未指定顺序。</w:delText>
          </w:r>
        </w:del>
      </w:ins>
      <w:ins w:id="1734" w:author="像个男人一样" w:date="2018-03-21T01:59:00Z">
        <w:del w:id="1735" w:author="像个男人一样" w:date="2018-03-22T11:58:00Z">
          <w:r>
            <w:rPr>
              <w:b/>
            </w:rPr>
            <w:delText>错误！未指定顺序。</w:delText>
          </w:r>
        </w:del>
      </w:ins>
      <w:ins w:id="1736" w:author="像个男人一样" w:date="2018-03-21T01:58:00Z">
        <w:del w:id="1737" w:author="像个男人一样" w:date="2018-03-22T11:58:00Z">
          <w:r>
            <w:rPr>
              <w:b/>
            </w:rPr>
            <w:delText>错误！未指定顺序。错误！未指定顺序。</w:delText>
          </w:r>
        </w:del>
      </w:ins>
      <w:ins w:id="1738" w:author="像个男人一样" w:date="2018-03-21T01:57:00Z">
        <w:del w:id="1739" w:author="像个男人一样" w:date="2018-03-22T11:58:00Z">
          <w:r>
            <w:rPr>
              <w:b/>
            </w:rPr>
            <w:delText>错误！未指定顺序。</w:delText>
          </w:r>
        </w:del>
      </w:ins>
      <w:ins w:id="1740" w:author="像个男人一样" w:date="2018-03-21T01:48:00Z">
        <w:del w:id="1741" w:author="像个男人一样" w:date="2018-03-22T11:58:00Z">
          <w:r>
            <w:rPr>
              <w:b/>
            </w:rPr>
            <w:delText>错误！未指定顺序。错误！未指定顺序。</w:delText>
          </w:r>
        </w:del>
      </w:ins>
      <w:ins w:id="1742" w:author="像个男人一样" w:date="2018-03-21T01:47:00Z">
        <w:del w:id="1743" w:author="像个男人一样" w:date="2018-03-22T11:58:00Z">
          <w:r>
            <w:rPr>
              <w:b/>
            </w:rPr>
            <w:delText>错误！未指定顺序。</w:delText>
          </w:r>
        </w:del>
      </w:ins>
      <w:ins w:id="1744" w:author="像个男人一样" w:date="2018-03-21T01:46:00Z">
        <w:del w:id="1745" w:author="像个男人一样" w:date="2018-03-22T11:58:00Z">
          <w:r>
            <w:rPr>
              <w:b/>
            </w:rPr>
            <w:delText>错误！未指定顺序。</w:delText>
          </w:r>
        </w:del>
      </w:ins>
      <w:ins w:id="1746" w:author="像个男人一样" w:date="2018-03-21T01:45:00Z">
        <w:del w:id="1747" w:author="像个男人一样" w:date="2018-03-22T11:58:00Z">
          <w:r>
            <w:rPr>
              <w:b/>
            </w:rPr>
            <w:delText>错误！未指定顺序。错误！未指定顺序。</w:delText>
          </w:r>
        </w:del>
      </w:ins>
      <w:ins w:id="1748" w:author="像个男人一样" w:date="2018-03-21T01:43:00Z">
        <w:del w:id="1749" w:author="像个男人一样" w:date="2018-03-22T11:58:00Z">
          <w:r>
            <w:rPr>
              <w:b/>
            </w:rPr>
            <w:delText>错误！未指定顺序。</w:delText>
          </w:r>
        </w:del>
      </w:ins>
      <w:ins w:id="1750" w:author="像个男人一样" w:date="2018-03-21T01:42:00Z">
        <w:del w:id="1751" w:author="像个男人一样" w:date="2018-03-22T11:58:00Z">
          <w:r>
            <w:rPr>
              <w:b/>
            </w:rPr>
            <w:delText>错误！未指定顺序。</w:delText>
          </w:r>
        </w:del>
      </w:ins>
      <w:ins w:id="1752" w:author="像个男人一样" w:date="2018-03-21T01:40:00Z">
        <w:del w:id="1753" w:author="像个男人一样" w:date="2018-03-22T11:58:00Z">
          <w:r>
            <w:rPr>
              <w:b/>
            </w:rPr>
            <w:delText>错误！未指定顺序。错误！未指定顺序。</w:delText>
          </w:r>
        </w:del>
      </w:ins>
      <w:ins w:id="1754" w:author="像个男人一样" w:date="2018-03-21T01:39:00Z">
        <w:del w:id="1755" w:author="像个男人一样" w:date="2018-03-22T11:58:00Z">
          <w:r>
            <w:rPr>
              <w:b/>
            </w:rPr>
            <w:delText>错误！未指定顺序。</w:delText>
          </w:r>
        </w:del>
      </w:ins>
      <w:ins w:id="1756" w:author="像个男人一样" w:date="2018-03-21T01:38:00Z">
        <w:del w:id="1757" w:author="像个男人一样" w:date="2018-03-22T11:58:00Z">
          <w:r>
            <w:rPr>
              <w:b/>
            </w:rPr>
            <w:delText>错误！未指定顺序。</w:delText>
          </w:r>
        </w:del>
      </w:ins>
      <w:del w:id="1758" w:author="像个男人一样" w:date="2018-03-22T11:58:00Z">
        <w:r>
          <w:delText>5</w:delText>
        </w:r>
        <w:r>
          <w:fldChar w:fldCharType="end"/>
        </w:r>
      </w:del>
      <w:del w:id="1759" w:author="像个男人一样" w:date="2018-03-21T01:38:00Z">
        <w:r>
          <w:delText xml:space="preserve"> </w:delText>
        </w:r>
      </w:del>
      <w:del w:id="1760" w:author="像个男人一样" w:date="2018-03-21T01:37:00Z">
        <w:r>
          <w:delText>A Step, Stride and Heading Determination for the Pedestrian Navigation System</w:delText>
        </w:r>
      </w:del>
    </w:p>
    <w:p w14:paraId="4EFC636A" w14:textId="77777777" w:rsidR="0087014B" w:rsidRDefault="00D5184D">
      <w:pPr>
        <w:jc w:val="center"/>
        <w:rPr>
          <w:ins w:id="1761" w:author="像个男人一样" w:date="2018-03-21T01:37:00Z"/>
        </w:rPr>
        <w:pPrChange w:id="1762" w:author="jie sun" w:date="2018-04-16T21:33:00Z">
          <w:pPr/>
        </w:pPrChange>
      </w:pPr>
      <w:del w:id="1763" w:author="像个男人一样" w:date="2018-03-21T01:37:00Z">
        <w:r>
          <w:rPr>
            <w:noProof/>
          </w:rPr>
          <w:drawing>
            <wp:inline distT="0" distB="0" distL="0" distR="0" wp14:anchorId="44C4B80F" wp14:editId="49D60093">
              <wp:extent cx="5731510" cy="3362325"/>
              <wp:effectExtent l="0" t="0" r="2540" b="9525"/>
              <wp:docPr id="6" name="Picture 6" descr="C:\Users\jsun\AppData\Local\Temp\1515524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jsun\AppData\Local\Temp\1515524725(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31510" cy="3362703"/>
                      </a:xfrm>
                      <a:prstGeom prst="rect">
                        <a:avLst/>
                      </a:prstGeom>
                      <a:noFill/>
                      <a:ln>
                        <a:noFill/>
                      </a:ln>
                    </pic:spPr>
                  </pic:pic>
                </a:graphicData>
              </a:graphic>
            </wp:inline>
          </w:drawing>
        </w:r>
      </w:del>
      <w:ins w:id="1764" w:author="像个男人一样" w:date="2018-03-21T01:37:00Z">
        <w:r>
          <w:rPr>
            <w:noProof/>
          </w:rPr>
          <w:drawing>
            <wp:inline distT="0" distB="0" distL="0" distR="0" wp14:anchorId="31E0DB2C" wp14:editId="1A4503AC">
              <wp:extent cx="5731510" cy="3362325"/>
              <wp:effectExtent l="0" t="0" r="2540" b="9525"/>
              <wp:docPr id="48" name="Picture 6" descr="C:\Users\jsun\AppData\Local\Temp\1515524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descr="C:\Users\jsun\AppData\Local\Temp\1515524725(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31510" cy="3362703"/>
                      </a:xfrm>
                      <a:prstGeom prst="rect">
                        <a:avLst/>
                      </a:prstGeom>
                      <a:noFill/>
                      <a:ln>
                        <a:noFill/>
                      </a:ln>
                    </pic:spPr>
                  </pic:pic>
                </a:graphicData>
              </a:graphic>
            </wp:inline>
          </w:drawing>
        </w:r>
      </w:ins>
    </w:p>
    <w:p w14:paraId="437EC601" w14:textId="77777777" w:rsidR="0087014B" w:rsidRDefault="00D5184D">
      <w:pPr>
        <w:pStyle w:val="Heading5"/>
        <w:numPr>
          <w:ilvl w:val="255"/>
          <w:numId w:val="0"/>
        </w:numPr>
        <w:jc w:val="center"/>
        <w:pPrChange w:id="1765" w:author="jie sun" w:date="2018-04-16T21:33:00Z">
          <w:pPr/>
        </w:pPrChange>
      </w:pPr>
      <w:bookmarkStart w:id="1766" w:name="_Toc517801875"/>
      <w:ins w:id="1767" w:author="像个男人一样" w:date="2018-03-21T01:37:00Z">
        <w:r>
          <w:t xml:space="preserve">Figure </w:t>
        </w:r>
      </w:ins>
      <w:ins w:id="1768" w:author="JIE  SUN" w:date="2018-06-21T13:36:00Z">
        <w:r w:rsidR="00A64E7B">
          <w:fldChar w:fldCharType="begin"/>
        </w:r>
        <w:r w:rsidR="00A64E7B">
          <w:instrText xml:space="preserve"> STYLEREF 1 \s </w:instrText>
        </w:r>
      </w:ins>
      <w:r w:rsidR="00A64E7B">
        <w:fldChar w:fldCharType="separate"/>
      </w:r>
      <w:r w:rsidR="00A64E7B">
        <w:rPr>
          <w:noProof/>
        </w:rPr>
        <w:t>2</w:t>
      </w:r>
      <w:ins w:id="176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1770" w:author="JIE  SUN" w:date="2018-06-21T13:36:00Z">
        <w:r w:rsidR="00A64E7B">
          <w:rPr>
            <w:noProof/>
          </w:rPr>
          <w:t>5</w:t>
        </w:r>
        <w:r w:rsidR="00A64E7B">
          <w:fldChar w:fldCharType="end"/>
        </w:r>
      </w:ins>
      <w:ins w:id="1771" w:author="jie sun" w:date="2018-04-19T13:00:00Z">
        <w:del w:id="1772" w:author="JIE  SUN" w:date="2018-06-21T13:34:00Z">
          <w:r w:rsidR="00083FE7" w:rsidDel="00A64E7B">
            <w:fldChar w:fldCharType="begin"/>
          </w:r>
          <w:r w:rsidR="00083FE7" w:rsidDel="00A64E7B">
            <w:delInstrText xml:space="preserve"> STYLEREF 1 \s </w:delInstrText>
          </w:r>
        </w:del>
      </w:ins>
      <w:del w:id="1773" w:author="JIE  SUN" w:date="2018-06-21T13:34:00Z">
        <w:r w:rsidR="00083FE7" w:rsidDel="00A64E7B">
          <w:fldChar w:fldCharType="separate"/>
        </w:r>
        <w:r w:rsidR="00083FE7" w:rsidDel="00A64E7B">
          <w:rPr>
            <w:noProof/>
          </w:rPr>
          <w:delText>2</w:delText>
        </w:r>
      </w:del>
      <w:ins w:id="1774" w:author="jie sun" w:date="2018-04-19T13:00:00Z">
        <w:del w:id="177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1776" w:author="JIE  SUN" w:date="2018-06-21T13:34:00Z">
        <w:r w:rsidR="00083FE7" w:rsidDel="00A64E7B">
          <w:fldChar w:fldCharType="separate"/>
        </w:r>
      </w:del>
      <w:ins w:id="1777" w:author="jie sun" w:date="2018-04-19T13:00:00Z">
        <w:del w:id="1778" w:author="JIE  SUN" w:date="2018-06-21T13:34:00Z">
          <w:r w:rsidR="00083FE7" w:rsidDel="00A64E7B">
            <w:rPr>
              <w:noProof/>
            </w:rPr>
            <w:delText>5</w:delText>
          </w:r>
          <w:r w:rsidR="00083FE7" w:rsidDel="00A64E7B">
            <w:fldChar w:fldCharType="end"/>
          </w:r>
        </w:del>
      </w:ins>
      <w:ins w:id="1779" w:author="像个男人一样" w:date="2018-03-21T01:37:00Z">
        <w:del w:id="1780"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1781" w:author="像个男人一样" w:date="2018-03-22T11:51:00Z">
        <w:del w:id="1782" w:author="jie sun" w:date="2018-04-10T21:45:00Z">
          <w:r w:rsidDel="00454521">
            <w:delText>5</w:delText>
          </w:r>
        </w:del>
      </w:ins>
      <w:ins w:id="1783" w:author="像个男人一样" w:date="2018-03-21T01:37:00Z">
        <w:del w:id="1784" w:author="jie sun" w:date="2018-04-10T21:45:00Z">
          <w:r w:rsidDel="00454521">
            <w:fldChar w:fldCharType="end"/>
          </w:r>
        </w:del>
        <w:bookmarkStart w:id="1785" w:name="_Toc18127"/>
        <w:bookmarkStart w:id="1786" w:name="_Toc26578"/>
        <w:bookmarkStart w:id="1787" w:name="_Toc8412"/>
        <w:bookmarkStart w:id="1788" w:name="_Toc12599"/>
        <w:bookmarkStart w:id="1789" w:name="_Toc21837"/>
        <w:bookmarkStart w:id="1790" w:name="_Toc8559"/>
        <w:bookmarkStart w:id="1791" w:name="_Toc27490"/>
        <w:bookmarkStart w:id="1792" w:name="_Toc25197"/>
        <w:bookmarkStart w:id="1793" w:name="_Toc9765"/>
        <w:bookmarkStart w:id="1794" w:name="_Toc13735"/>
        <w:bookmarkStart w:id="1795" w:name="_Toc26171"/>
        <w:bookmarkStart w:id="1796" w:name="_Toc707"/>
        <w:bookmarkStart w:id="1797" w:name="_Toc2189"/>
        <w:bookmarkStart w:id="1798" w:name="_Toc30708"/>
        <w:bookmarkStart w:id="1799" w:name="_Toc17006"/>
        <w:bookmarkStart w:id="1800" w:name="_Toc2991"/>
        <w:bookmarkStart w:id="1801" w:name="_Toc1939"/>
        <w:bookmarkStart w:id="1802" w:name="_Toc3934"/>
        <w:bookmarkStart w:id="1803" w:name="_Toc26875"/>
        <w:bookmarkStart w:id="1804" w:name="_Toc19886"/>
        <w:bookmarkStart w:id="1805" w:name="_Toc2765"/>
        <w:bookmarkStart w:id="1806" w:name="_Toc16096"/>
        <w:bookmarkStart w:id="1807" w:name="_Toc15710"/>
        <w:bookmarkStart w:id="1808" w:name="_Toc20115"/>
        <w:bookmarkStart w:id="1809" w:name="_Toc10748"/>
        <w:r>
          <w:rPr>
            <w:rFonts w:hint="eastAsia"/>
          </w:rPr>
          <w:t xml:space="preserve">:A Step, Stride and Heading Determination </w:t>
        </w:r>
      </w:ins>
      <w:ins w:id="1810" w:author="jie sun" w:date="2018-04-16T22:25:00Z">
        <w:r w:rsidR="00857059">
          <w:rPr>
            <w:rFonts w:hint="eastAsia"/>
          </w:rPr>
          <w:t>F</w:t>
        </w:r>
      </w:ins>
      <w:ins w:id="1811" w:author="像个男人一样" w:date="2018-03-21T01:37:00Z">
        <w:del w:id="1812" w:author="jie sun" w:date="2018-04-16T22:25:00Z">
          <w:r w:rsidDel="00857059">
            <w:rPr>
              <w:rFonts w:hint="eastAsia"/>
            </w:rPr>
            <w:delText>f</w:delText>
          </w:r>
        </w:del>
        <w:r>
          <w:rPr>
            <w:rFonts w:hint="eastAsia"/>
          </w:rPr>
          <w:t xml:space="preserve">or </w:t>
        </w:r>
      </w:ins>
      <w:ins w:id="1813" w:author="jie sun" w:date="2018-04-16T22:25:00Z">
        <w:r w:rsidR="00857059">
          <w:rPr>
            <w:rFonts w:hint="eastAsia"/>
          </w:rPr>
          <w:t>T</w:t>
        </w:r>
      </w:ins>
      <w:ins w:id="1814" w:author="像个男人一样" w:date="2018-03-21T01:37:00Z">
        <w:del w:id="1815" w:author="jie sun" w:date="2018-04-16T22:25:00Z">
          <w:r w:rsidDel="00857059">
            <w:rPr>
              <w:rFonts w:hint="eastAsia"/>
            </w:rPr>
            <w:delText>t</w:delText>
          </w:r>
        </w:del>
        <w:r>
          <w:rPr>
            <w:rFonts w:hint="eastAsia"/>
          </w:rPr>
          <w:t>he Pedestrian Navigation System</w:t>
        </w:r>
      </w:ins>
      <w:bookmarkEnd w:id="1766"/>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p>
    <w:p w14:paraId="717EEECD" w14:textId="77777777" w:rsidR="0087014B" w:rsidRDefault="0087014B"/>
    <w:p w14:paraId="2D9C1188" w14:textId="77777777" w:rsidR="0087014B" w:rsidRDefault="00D5184D">
      <w:pPr>
        <w:rPr>
          <w:del w:id="1816" w:author="像个男人一样" w:date="2018-03-22T11:58:00Z"/>
        </w:rPr>
      </w:pPr>
      <w:del w:id="1817" w:author="像个男人一样" w:date="2018-03-21T01:38:00Z">
        <w:r>
          <w:rPr>
            <w:lang w:val="en-US"/>
          </w:rPr>
          <w:delText xml:space="preserve">Picture </w:delText>
        </w:r>
      </w:del>
      <w:ins w:id="1818" w:author="像个男人一样" w:date="2018-03-21T01:38:00Z">
        <w:r>
          <w:rPr>
            <w:rFonts w:hint="eastAsia"/>
            <w:lang w:val="en-US"/>
          </w:rPr>
          <w:t xml:space="preserve">Figure </w:t>
        </w:r>
      </w:ins>
      <w:r>
        <w:t>2.</w:t>
      </w:r>
      <w:del w:id="1819" w:author="像个男人一样" w:date="2018-03-21T01:38:00Z">
        <w:r>
          <w:rPr>
            <w:lang w:val="en-US"/>
          </w:rPr>
          <w:delText>2.2.2</w:delText>
        </w:r>
      </w:del>
      <w:ins w:id="1820" w:author="jie sun" w:date="2018-04-08T18:15:00Z">
        <w:r w:rsidR="00DD7B04">
          <w:rPr>
            <w:lang w:val="en-US"/>
          </w:rPr>
          <w:t>6</w:t>
        </w:r>
      </w:ins>
      <w:del w:id="1821" w:author="像个男人一样" w:date="2018-03-21T01:38:00Z">
        <w:r>
          <w:rPr>
            <w:lang w:val="en-US"/>
          </w:rPr>
          <w:delText xml:space="preserve"> </w:delText>
        </w:r>
      </w:del>
      <w:ins w:id="1822" w:author="像个男人一样" w:date="2018-03-21T01:38:00Z">
        <w:del w:id="1823" w:author="jie sun" w:date="2018-04-08T18:15:00Z">
          <w:r w:rsidDel="00DD7B04">
            <w:rPr>
              <w:rFonts w:hint="eastAsia"/>
              <w:lang w:val="en-US"/>
            </w:rPr>
            <w:delText>5</w:delText>
          </w:r>
        </w:del>
      </w:ins>
      <w:ins w:id="1824" w:author="jie sun" w:date="2018-04-08T17:22:00Z">
        <w:r w:rsidR="003138CC">
          <w:rPr>
            <w:lang w:val="en-US"/>
          </w:rPr>
          <w:t xml:space="preserve"> </w:t>
        </w:r>
      </w:ins>
      <w:del w:id="1825" w:author="jie sun" w:date="2018-04-08T18:12:00Z">
        <w:r w:rsidDel="006827B3">
          <w:delText>below</w:delText>
        </w:r>
      </w:del>
      <w:ins w:id="1826" w:author="jie sun" w:date="2018-04-08T18:15:00Z">
        <w:r w:rsidR="00DD7B04">
          <w:t>below</w:t>
        </w:r>
      </w:ins>
      <w:del w:id="1827" w:author="jie sun" w:date="2018-04-08T18:12:00Z">
        <w:r w:rsidDel="006827B3">
          <w:delText xml:space="preserve"> </w:delText>
        </w:r>
      </w:del>
      <w:ins w:id="1828" w:author="jie sun" w:date="2018-04-08T18:12:00Z">
        <w:r w:rsidR="006827B3">
          <w:t xml:space="preserve"> </w:t>
        </w:r>
      </w:ins>
      <w:r>
        <w:t xml:space="preserve">shows the typical three axes, x, y and z (matching vertical, forward and side acceleration) data of the accelerometer in my iPhone during walking, and what conclusion can be </w:t>
      </w:r>
      <w:del w:id="1829" w:author="jie sun" w:date="2018-04-08T18:12:00Z">
        <w:r w:rsidDel="00DD7B04">
          <w:delText xml:space="preserve">judged </w:delText>
        </w:r>
      </w:del>
      <w:ins w:id="1830" w:author="jie sun" w:date="2018-04-08T18:12:00Z">
        <w:r w:rsidR="00DD7B04">
          <w:t xml:space="preserve">got </w:t>
        </w:r>
      </w:ins>
      <w:r>
        <w:t>from this picture</w:t>
      </w:r>
      <w:del w:id="1831" w:author="jie sun" w:date="2018-04-08T17:23:00Z">
        <w:r w:rsidDel="003138CC">
          <w:delText>. S</w:delText>
        </w:r>
      </w:del>
      <w:ins w:id="1832" w:author="jie sun" w:date="2018-04-08T17:23:00Z">
        <w:r w:rsidR="003138CC">
          <w:t>, s</w:t>
        </w:r>
      </w:ins>
      <w:r>
        <w:t xml:space="preserve">o no matter how the pedometer wears the phone, there is at least one axis data have sharply periodic changes (this picture shows the Y axis changing sharply). </w:t>
      </w:r>
    </w:p>
    <w:p w14:paraId="575946FA" w14:textId="77777777" w:rsidR="0087014B" w:rsidRDefault="00D5184D">
      <w:pPr>
        <w:pPrChange w:id="1833" w:author="像个男人一样" w:date="2018-03-21T01:38:00Z">
          <w:pPr>
            <w:pStyle w:val="Subtitle"/>
          </w:pPr>
        </w:pPrChange>
      </w:pPr>
      <w:del w:id="1834" w:author="像个男人一样" w:date="2018-03-22T11:58:00Z">
        <w:r>
          <w:delText xml:space="preserve">Figure 2. </w:delText>
        </w:r>
        <w:r>
          <w:fldChar w:fldCharType="begin"/>
        </w:r>
        <w:r>
          <w:delInstrText xml:space="preserve"> SEQ Figure_2. \* ARABIC </w:delInstrText>
        </w:r>
        <w:r>
          <w:fldChar w:fldCharType="separate"/>
        </w:r>
      </w:del>
      <w:ins w:id="1835" w:author="像个男人一样" w:date="2018-03-22T11:51:00Z">
        <w:del w:id="1836" w:author="像个男人一样" w:date="2018-03-22T11:58:00Z">
          <w:r>
            <w:rPr>
              <w:b/>
            </w:rPr>
            <w:delText>错误！未指定顺序。</w:delText>
          </w:r>
        </w:del>
      </w:ins>
      <w:ins w:id="1837" w:author="像个男人一样" w:date="2018-03-21T23:39:00Z">
        <w:del w:id="1838" w:author="像个男人一样" w:date="2018-03-22T11:58:00Z">
          <w:r>
            <w:rPr>
              <w:b/>
            </w:rPr>
            <w:delText>错误！未指定顺序。</w:delText>
          </w:r>
        </w:del>
      </w:ins>
      <w:ins w:id="1839" w:author="像个男人一样" w:date="2018-03-21T23:10:00Z">
        <w:del w:id="1840" w:author="像个男人一样" w:date="2018-03-22T11:58:00Z">
          <w:r>
            <w:rPr>
              <w:b/>
            </w:rPr>
            <w:delText>错误！未指定顺序。</w:delText>
          </w:r>
        </w:del>
      </w:ins>
      <w:ins w:id="1841" w:author="像个男人一样" w:date="2018-03-21T23:08:00Z">
        <w:del w:id="1842" w:author="像个男人一样" w:date="2018-03-22T11:58:00Z">
          <w:r>
            <w:rPr>
              <w:b/>
            </w:rPr>
            <w:delText>错误！未指定顺序。</w:delText>
          </w:r>
        </w:del>
      </w:ins>
      <w:ins w:id="1843" w:author="像个男人一样" w:date="2018-03-21T02:33:00Z">
        <w:del w:id="1844" w:author="像个男人一样" w:date="2018-03-22T11:58:00Z">
          <w:r>
            <w:rPr>
              <w:b/>
            </w:rPr>
            <w:delText>错误！未指定顺序。错误！未指定顺序。</w:delText>
          </w:r>
        </w:del>
      </w:ins>
      <w:ins w:id="1845" w:author="像个男人一样" w:date="2018-03-21T02:31:00Z">
        <w:del w:id="1846" w:author="像个男人一样" w:date="2018-03-22T11:58:00Z">
          <w:r>
            <w:rPr>
              <w:b/>
            </w:rPr>
            <w:delText>错误！未指定顺序。</w:delText>
          </w:r>
        </w:del>
      </w:ins>
      <w:ins w:id="1847" w:author="像个男人一样" w:date="2018-03-21T02:30:00Z">
        <w:del w:id="1848" w:author="像个男人一样" w:date="2018-03-22T11:58:00Z">
          <w:r>
            <w:rPr>
              <w:b/>
            </w:rPr>
            <w:delText>错误！未指定顺序。</w:delText>
          </w:r>
        </w:del>
      </w:ins>
      <w:ins w:id="1849" w:author="像个男人一样" w:date="2018-03-21T02:29:00Z">
        <w:del w:id="1850" w:author="像个男人一样" w:date="2018-03-22T11:58:00Z">
          <w:r>
            <w:rPr>
              <w:b/>
            </w:rPr>
            <w:delText>错误！未指定顺序。错误！未指定顺序。</w:delText>
          </w:r>
        </w:del>
      </w:ins>
      <w:ins w:id="1851" w:author="像个男人一样" w:date="2018-03-21T02:26:00Z">
        <w:del w:id="1852" w:author="像个男人一样" w:date="2018-03-22T11:58:00Z">
          <w:r>
            <w:rPr>
              <w:b/>
            </w:rPr>
            <w:delText>错误！未指定顺序。</w:delText>
          </w:r>
        </w:del>
      </w:ins>
      <w:ins w:id="1853" w:author="像个男人一样" w:date="2018-03-21T02:25:00Z">
        <w:del w:id="1854" w:author="像个男人一样" w:date="2018-03-22T11:58:00Z">
          <w:r>
            <w:rPr>
              <w:b/>
            </w:rPr>
            <w:delText>错误！未指定顺序。</w:delText>
          </w:r>
        </w:del>
      </w:ins>
      <w:ins w:id="1855" w:author="像个男人一样" w:date="2018-03-21T02:24:00Z">
        <w:del w:id="1856" w:author="像个男人一样" w:date="2018-03-22T11:58:00Z">
          <w:r>
            <w:rPr>
              <w:b/>
            </w:rPr>
            <w:delText>错误！未指定顺序。</w:delText>
          </w:r>
        </w:del>
      </w:ins>
      <w:ins w:id="1857" w:author="像个男人一样" w:date="2018-03-21T02:23:00Z">
        <w:del w:id="1858" w:author="像个男人一样" w:date="2018-03-22T11:58:00Z">
          <w:r>
            <w:rPr>
              <w:b/>
            </w:rPr>
            <w:delText>错误！未指定顺序。</w:delText>
          </w:r>
        </w:del>
      </w:ins>
      <w:ins w:id="1859" w:author="像个男人一样" w:date="2018-03-21T02:22:00Z">
        <w:del w:id="1860" w:author="像个男人一样" w:date="2018-03-22T11:58:00Z">
          <w:r>
            <w:rPr>
              <w:b/>
            </w:rPr>
            <w:delText>错误！未指定顺序。</w:delText>
          </w:r>
        </w:del>
      </w:ins>
      <w:ins w:id="1861" w:author="像个男人一样" w:date="2018-03-21T02:17:00Z">
        <w:del w:id="1862" w:author="像个男人一样" w:date="2018-03-22T11:58:00Z">
          <w:r>
            <w:rPr>
              <w:b/>
            </w:rPr>
            <w:delText>错误！未指定顺序。错误！未指定顺序。错误！未指定顺序。</w:delText>
          </w:r>
        </w:del>
      </w:ins>
      <w:ins w:id="1863" w:author="像个男人一样" w:date="2018-03-21T02:15:00Z">
        <w:del w:id="1864" w:author="像个男人一样" w:date="2018-03-22T11:58:00Z">
          <w:r>
            <w:rPr>
              <w:b/>
            </w:rPr>
            <w:delText>错误！未指定顺序。</w:delText>
          </w:r>
        </w:del>
      </w:ins>
      <w:ins w:id="1865" w:author="像个男人一样" w:date="2018-03-21T02:14:00Z">
        <w:del w:id="1866" w:author="像个男人一样" w:date="2018-03-22T11:58:00Z">
          <w:r>
            <w:rPr>
              <w:b/>
            </w:rPr>
            <w:delText>错误！未指定顺序。</w:delText>
          </w:r>
        </w:del>
      </w:ins>
      <w:ins w:id="1867" w:author="像个男人一样" w:date="2018-03-21T02:13:00Z">
        <w:del w:id="1868" w:author="像个男人一样" w:date="2018-03-22T11:58:00Z">
          <w:r>
            <w:rPr>
              <w:b/>
            </w:rPr>
            <w:delText>错误！未指定顺序。</w:delText>
          </w:r>
        </w:del>
      </w:ins>
      <w:ins w:id="1869" w:author="像个男人一样" w:date="2018-03-21T02:12:00Z">
        <w:del w:id="1870" w:author="像个男人一样" w:date="2018-03-22T11:58:00Z">
          <w:r>
            <w:rPr>
              <w:b/>
            </w:rPr>
            <w:delText>错误！未指定顺序。</w:delText>
          </w:r>
        </w:del>
      </w:ins>
      <w:ins w:id="1871" w:author="像个男人一样" w:date="2018-03-21T02:02:00Z">
        <w:del w:id="1872" w:author="像个男人一样" w:date="2018-03-22T11:58:00Z">
          <w:r>
            <w:rPr>
              <w:b/>
            </w:rPr>
            <w:delText>错误！未指定顺序。错误！未指定顺序。</w:delText>
          </w:r>
        </w:del>
      </w:ins>
      <w:ins w:id="1873" w:author="像个男人一样" w:date="2018-03-21T02:01:00Z">
        <w:del w:id="1874" w:author="像个男人一样" w:date="2018-03-22T11:58:00Z">
          <w:r>
            <w:rPr>
              <w:b/>
            </w:rPr>
            <w:delText>错误！未指定顺序。</w:delText>
          </w:r>
        </w:del>
      </w:ins>
      <w:ins w:id="1875" w:author="像个男人一样" w:date="2018-03-21T02:00:00Z">
        <w:del w:id="1876" w:author="像个男人一样" w:date="2018-03-22T11:58:00Z">
          <w:r>
            <w:rPr>
              <w:b/>
            </w:rPr>
            <w:delText>错误！未指定顺序。</w:delText>
          </w:r>
        </w:del>
      </w:ins>
      <w:ins w:id="1877" w:author="像个男人一样" w:date="2018-03-21T01:59:00Z">
        <w:del w:id="1878" w:author="像个男人一样" w:date="2018-03-22T11:58:00Z">
          <w:r>
            <w:rPr>
              <w:b/>
            </w:rPr>
            <w:delText>错误！未指定顺序。</w:delText>
          </w:r>
        </w:del>
      </w:ins>
      <w:ins w:id="1879" w:author="像个男人一样" w:date="2018-03-21T01:58:00Z">
        <w:del w:id="1880" w:author="像个男人一样" w:date="2018-03-22T11:58:00Z">
          <w:r>
            <w:rPr>
              <w:b/>
            </w:rPr>
            <w:delText>错误！未指定顺序。错误！未指定顺序。</w:delText>
          </w:r>
        </w:del>
      </w:ins>
      <w:ins w:id="1881" w:author="像个男人一样" w:date="2018-03-21T01:57:00Z">
        <w:del w:id="1882" w:author="像个男人一样" w:date="2018-03-22T11:58:00Z">
          <w:r>
            <w:rPr>
              <w:b/>
            </w:rPr>
            <w:delText>错误！未指定顺序。</w:delText>
          </w:r>
        </w:del>
      </w:ins>
      <w:ins w:id="1883" w:author="像个男人一样" w:date="2018-03-21T01:48:00Z">
        <w:del w:id="1884" w:author="像个男人一样" w:date="2018-03-22T11:58:00Z">
          <w:r>
            <w:rPr>
              <w:b/>
            </w:rPr>
            <w:delText>错误！未指定顺序。错误！未指定顺序。</w:delText>
          </w:r>
        </w:del>
      </w:ins>
      <w:ins w:id="1885" w:author="像个男人一样" w:date="2018-03-21T01:47:00Z">
        <w:del w:id="1886" w:author="像个男人一样" w:date="2018-03-22T11:58:00Z">
          <w:r>
            <w:rPr>
              <w:b/>
            </w:rPr>
            <w:delText>错误！未指定顺序。</w:delText>
          </w:r>
        </w:del>
      </w:ins>
      <w:ins w:id="1887" w:author="像个男人一样" w:date="2018-03-21T01:46:00Z">
        <w:del w:id="1888" w:author="像个男人一样" w:date="2018-03-22T11:58:00Z">
          <w:r>
            <w:rPr>
              <w:b/>
            </w:rPr>
            <w:delText>错误！未指定顺序。</w:delText>
          </w:r>
        </w:del>
      </w:ins>
      <w:ins w:id="1889" w:author="像个男人一样" w:date="2018-03-21T01:45:00Z">
        <w:del w:id="1890" w:author="像个男人一样" w:date="2018-03-22T11:58:00Z">
          <w:r>
            <w:rPr>
              <w:b/>
            </w:rPr>
            <w:delText>错误！未指定顺序。错误！未指定顺序。</w:delText>
          </w:r>
        </w:del>
      </w:ins>
      <w:ins w:id="1891" w:author="像个男人一样" w:date="2018-03-21T01:43:00Z">
        <w:del w:id="1892" w:author="像个男人一样" w:date="2018-03-22T11:58:00Z">
          <w:r>
            <w:rPr>
              <w:b/>
            </w:rPr>
            <w:delText>错误！未指定顺序。</w:delText>
          </w:r>
        </w:del>
      </w:ins>
      <w:ins w:id="1893" w:author="像个男人一样" w:date="2018-03-21T01:42:00Z">
        <w:del w:id="1894" w:author="像个男人一样" w:date="2018-03-22T11:58:00Z">
          <w:r>
            <w:rPr>
              <w:b/>
            </w:rPr>
            <w:delText>错误！未指定顺序。</w:delText>
          </w:r>
        </w:del>
      </w:ins>
      <w:ins w:id="1895" w:author="像个男人一样" w:date="2018-03-21T01:40:00Z">
        <w:del w:id="1896" w:author="像个男人一样" w:date="2018-03-22T11:58:00Z">
          <w:r>
            <w:rPr>
              <w:b/>
            </w:rPr>
            <w:delText>错误！未指定顺序。错误！未指定顺序。</w:delText>
          </w:r>
        </w:del>
      </w:ins>
      <w:ins w:id="1897" w:author="像个男人一样" w:date="2018-03-21T01:39:00Z">
        <w:del w:id="1898" w:author="像个男人一样" w:date="2018-03-22T11:58:00Z">
          <w:r>
            <w:rPr>
              <w:b/>
            </w:rPr>
            <w:delText>错误！未指定顺序。</w:delText>
          </w:r>
        </w:del>
      </w:ins>
      <w:del w:id="1899" w:author="像个男人一样" w:date="2018-03-22T11:58:00Z">
        <w:r>
          <w:delText>6</w:delText>
        </w:r>
        <w:r>
          <w:fldChar w:fldCharType="end"/>
        </w:r>
      </w:del>
      <w:del w:id="1900" w:author="像个男人一样" w:date="2018-03-21T01:38:00Z">
        <w:r>
          <w:delText xml:space="preserve"> The three axes data of the accelerometer from iPhone</w:delText>
        </w:r>
      </w:del>
    </w:p>
    <w:p w14:paraId="1704C3FB" w14:textId="77777777" w:rsidR="0087014B" w:rsidRDefault="00D5184D">
      <w:pPr>
        <w:jc w:val="center"/>
        <w:rPr>
          <w:ins w:id="1901" w:author="像个男人一样" w:date="2018-03-21T01:38:00Z"/>
        </w:rPr>
        <w:pPrChange w:id="1902" w:author="jie sun" w:date="2018-04-16T21:33:00Z">
          <w:pPr/>
        </w:pPrChange>
      </w:pPr>
      <w:r>
        <w:rPr>
          <w:noProof/>
        </w:rPr>
        <w:drawing>
          <wp:inline distT="0" distB="0" distL="0" distR="0" wp14:anchorId="64AAAB68" wp14:editId="027EB164">
            <wp:extent cx="5349875" cy="2743200"/>
            <wp:effectExtent l="0" t="0" r="3175"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CDF41E3" w14:textId="77777777" w:rsidR="0087014B" w:rsidRDefault="00D5184D">
      <w:pPr>
        <w:pStyle w:val="Caption"/>
        <w:jc w:val="center"/>
        <w:pPrChange w:id="1903" w:author="jie sun" w:date="2018-04-16T21:33:00Z">
          <w:pPr/>
        </w:pPrChange>
      </w:pPr>
      <w:bookmarkStart w:id="1904" w:name="_Toc517801876"/>
      <w:ins w:id="1905" w:author="像个男人一样" w:date="2018-03-21T01:38:00Z">
        <w:r>
          <w:t xml:space="preserve">Figure </w:t>
        </w:r>
      </w:ins>
      <w:ins w:id="1906" w:author="JIE  SUN" w:date="2018-06-21T13:36:00Z">
        <w:r w:rsidR="00A64E7B">
          <w:fldChar w:fldCharType="begin"/>
        </w:r>
        <w:r w:rsidR="00A64E7B">
          <w:instrText xml:space="preserve"> STYLEREF 1 \s </w:instrText>
        </w:r>
      </w:ins>
      <w:r w:rsidR="00A64E7B">
        <w:fldChar w:fldCharType="separate"/>
      </w:r>
      <w:r w:rsidR="00A64E7B">
        <w:rPr>
          <w:noProof/>
        </w:rPr>
        <w:t>2</w:t>
      </w:r>
      <w:ins w:id="1907"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1908" w:author="JIE  SUN" w:date="2018-06-21T13:36:00Z">
        <w:r w:rsidR="00A64E7B">
          <w:rPr>
            <w:noProof/>
          </w:rPr>
          <w:t>6</w:t>
        </w:r>
        <w:r w:rsidR="00A64E7B">
          <w:fldChar w:fldCharType="end"/>
        </w:r>
      </w:ins>
      <w:ins w:id="1909" w:author="jie sun" w:date="2018-04-19T13:00:00Z">
        <w:del w:id="1910" w:author="JIE  SUN" w:date="2018-06-21T13:34:00Z">
          <w:r w:rsidR="00083FE7" w:rsidDel="00A64E7B">
            <w:fldChar w:fldCharType="begin"/>
          </w:r>
          <w:r w:rsidR="00083FE7" w:rsidDel="00A64E7B">
            <w:delInstrText xml:space="preserve"> STYLEREF 1 \s </w:delInstrText>
          </w:r>
        </w:del>
      </w:ins>
      <w:del w:id="1911" w:author="JIE  SUN" w:date="2018-06-21T13:34:00Z">
        <w:r w:rsidR="00083FE7" w:rsidDel="00A64E7B">
          <w:fldChar w:fldCharType="separate"/>
        </w:r>
        <w:r w:rsidR="00083FE7" w:rsidDel="00A64E7B">
          <w:rPr>
            <w:noProof/>
          </w:rPr>
          <w:delText>2</w:delText>
        </w:r>
      </w:del>
      <w:ins w:id="1912" w:author="jie sun" w:date="2018-04-19T13:00:00Z">
        <w:del w:id="1913"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1914" w:author="JIE  SUN" w:date="2018-06-21T13:34:00Z">
        <w:r w:rsidR="00083FE7" w:rsidDel="00A64E7B">
          <w:fldChar w:fldCharType="separate"/>
        </w:r>
      </w:del>
      <w:ins w:id="1915" w:author="jie sun" w:date="2018-04-19T13:00:00Z">
        <w:del w:id="1916" w:author="JIE  SUN" w:date="2018-06-21T13:34:00Z">
          <w:r w:rsidR="00083FE7" w:rsidDel="00A64E7B">
            <w:rPr>
              <w:noProof/>
            </w:rPr>
            <w:delText>6</w:delText>
          </w:r>
          <w:r w:rsidR="00083FE7" w:rsidDel="00A64E7B">
            <w:fldChar w:fldCharType="end"/>
          </w:r>
        </w:del>
      </w:ins>
      <w:ins w:id="1917" w:author="像个男人一样" w:date="2018-03-21T01:38:00Z">
        <w:del w:id="1918"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1919" w:author="像个男人一样" w:date="2018-03-22T11:51:00Z">
        <w:del w:id="1920" w:author="jie sun" w:date="2018-04-10T21:45:00Z">
          <w:r w:rsidDel="00454521">
            <w:delText>6</w:delText>
          </w:r>
        </w:del>
      </w:ins>
      <w:ins w:id="1921" w:author="像个男人一样" w:date="2018-03-21T01:38:00Z">
        <w:del w:id="1922" w:author="jie sun" w:date="2018-04-10T21:45:00Z">
          <w:r w:rsidDel="00454521">
            <w:fldChar w:fldCharType="end"/>
          </w:r>
        </w:del>
        <w:bookmarkStart w:id="1923" w:name="_Toc9582"/>
        <w:bookmarkStart w:id="1924" w:name="_Toc29940"/>
        <w:bookmarkStart w:id="1925" w:name="_Toc1696"/>
        <w:bookmarkStart w:id="1926" w:name="_Toc19466"/>
        <w:bookmarkStart w:id="1927" w:name="_Toc387"/>
        <w:bookmarkStart w:id="1928" w:name="_Toc28628"/>
        <w:bookmarkStart w:id="1929" w:name="_Toc15491"/>
        <w:bookmarkStart w:id="1930" w:name="_Toc1656"/>
        <w:bookmarkStart w:id="1931" w:name="_Toc2452"/>
        <w:bookmarkStart w:id="1932" w:name="_Toc17438"/>
        <w:bookmarkStart w:id="1933" w:name="_Toc1373"/>
        <w:bookmarkStart w:id="1934" w:name="_Toc30426"/>
        <w:bookmarkStart w:id="1935" w:name="_Toc12246"/>
        <w:bookmarkStart w:id="1936" w:name="_Toc7459"/>
        <w:bookmarkStart w:id="1937" w:name="_Toc10065"/>
        <w:bookmarkStart w:id="1938" w:name="_Toc3980"/>
        <w:bookmarkStart w:id="1939" w:name="_Toc343"/>
        <w:bookmarkStart w:id="1940" w:name="_Toc13466"/>
        <w:bookmarkStart w:id="1941" w:name="_Toc15005"/>
        <w:bookmarkStart w:id="1942" w:name="_Toc10603"/>
        <w:bookmarkStart w:id="1943" w:name="_Toc11415"/>
        <w:bookmarkStart w:id="1944" w:name="_Toc3963"/>
        <w:bookmarkStart w:id="1945" w:name="_Toc12811"/>
        <w:bookmarkStart w:id="1946" w:name="_Toc6237"/>
        <w:bookmarkStart w:id="1947" w:name="_Toc23021"/>
        <w:r>
          <w:rPr>
            <w:rFonts w:hint="eastAsia"/>
          </w:rPr>
          <w:t xml:space="preserve">:The </w:t>
        </w:r>
      </w:ins>
      <w:ins w:id="1948" w:author="jie sun" w:date="2018-04-16T22:26:00Z">
        <w:r w:rsidR="00AD0BC6">
          <w:rPr>
            <w:rFonts w:hint="eastAsia"/>
          </w:rPr>
          <w:t>T</w:t>
        </w:r>
      </w:ins>
      <w:ins w:id="1949" w:author="像个男人一样" w:date="2018-03-21T01:38:00Z">
        <w:del w:id="1950" w:author="jie sun" w:date="2018-04-16T22:26:00Z">
          <w:r w:rsidDel="00AD0BC6">
            <w:rPr>
              <w:rFonts w:hint="eastAsia"/>
            </w:rPr>
            <w:delText>t</w:delText>
          </w:r>
        </w:del>
        <w:r>
          <w:rPr>
            <w:rFonts w:hint="eastAsia"/>
          </w:rPr>
          <w:t>hree</w:t>
        </w:r>
      </w:ins>
      <w:ins w:id="1951" w:author="jie sun" w:date="2018-04-16T22:26:00Z">
        <w:r w:rsidR="00AD0BC6">
          <w:t xml:space="preserve"> </w:t>
        </w:r>
        <w:r w:rsidR="00AD0BC6">
          <w:rPr>
            <w:rFonts w:hint="eastAsia"/>
          </w:rPr>
          <w:t>A</w:t>
        </w:r>
      </w:ins>
      <w:ins w:id="1952" w:author="像个男人一样" w:date="2018-03-21T01:38:00Z">
        <w:del w:id="1953" w:author="jie sun" w:date="2018-04-16T22:26:00Z">
          <w:r w:rsidDel="00AD0BC6">
            <w:rPr>
              <w:rFonts w:hint="eastAsia"/>
            </w:rPr>
            <w:delText xml:space="preserve"> a</w:delText>
          </w:r>
        </w:del>
        <w:r>
          <w:rPr>
            <w:rFonts w:hint="eastAsia"/>
          </w:rPr>
          <w:t xml:space="preserve">xes </w:t>
        </w:r>
      </w:ins>
      <w:ins w:id="1954" w:author="jie sun" w:date="2018-04-16T22:26:00Z">
        <w:r w:rsidR="00AD0BC6">
          <w:rPr>
            <w:rFonts w:hint="eastAsia"/>
          </w:rPr>
          <w:t>D</w:t>
        </w:r>
      </w:ins>
      <w:ins w:id="1955" w:author="像个男人一样" w:date="2018-03-21T01:38:00Z">
        <w:del w:id="1956" w:author="jie sun" w:date="2018-04-16T22:26:00Z">
          <w:r w:rsidDel="00AD0BC6">
            <w:rPr>
              <w:rFonts w:hint="eastAsia"/>
            </w:rPr>
            <w:delText>d</w:delText>
          </w:r>
        </w:del>
        <w:r>
          <w:rPr>
            <w:rFonts w:hint="eastAsia"/>
          </w:rPr>
          <w:t xml:space="preserve">ata </w:t>
        </w:r>
      </w:ins>
      <w:ins w:id="1957" w:author="jie sun" w:date="2018-04-16T22:26:00Z">
        <w:r w:rsidR="00AD0BC6">
          <w:rPr>
            <w:rFonts w:hint="eastAsia"/>
          </w:rPr>
          <w:t>O</w:t>
        </w:r>
      </w:ins>
      <w:ins w:id="1958" w:author="像个男人一样" w:date="2018-03-21T01:38:00Z">
        <w:del w:id="1959" w:author="jie sun" w:date="2018-04-16T22:26:00Z">
          <w:r w:rsidDel="00AD0BC6">
            <w:rPr>
              <w:rFonts w:hint="eastAsia"/>
            </w:rPr>
            <w:delText>o</w:delText>
          </w:r>
        </w:del>
        <w:r>
          <w:rPr>
            <w:rFonts w:hint="eastAsia"/>
          </w:rPr>
          <w:t xml:space="preserve">f </w:t>
        </w:r>
      </w:ins>
      <w:ins w:id="1960" w:author="jie sun" w:date="2018-04-16T22:26:00Z">
        <w:r w:rsidR="00AD0BC6">
          <w:rPr>
            <w:rFonts w:hint="eastAsia"/>
          </w:rPr>
          <w:t>T</w:t>
        </w:r>
      </w:ins>
      <w:ins w:id="1961" w:author="像个男人一样" w:date="2018-03-21T01:38:00Z">
        <w:del w:id="1962" w:author="jie sun" w:date="2018-04-16T22:26:00Z">
          <w:r w:rsidDel="00AD0BC6">
            <w:rPr>
              <w:rFonts w:hint="eastAsia"/>
            </w:rPr>
            <w:delText>t</w:delText>
          </w:r>
        </w:del>
        <w:r>
          <w:rPr>
            <w:rFonts w:hint="eastAsia"/>
          </w:rPr>
          <w:t xml:space="preserve">he </w:t>
        </w:r>
      </w:ins>
      <w:ins w:id="1963" w:author="jie sun" w:date="2018-04-16T22:26:00Z">
        <w:r w:rsidR="00AD0BC6">
          <w:rPr>
            <w:rFonts w:hint="eastAsia"/>
          </w:rPr>
          <w:t>A</w:t>
        </w:r>
      </w:ins>
      <w:ins w:id="1964" w:author="像个男人一样" w:date="2018-03-21T01:38:00Z">
        <w:del w:id="1965" w:author="jie sun" w:date="2018-04-16T22:26:00Z">
          <w:r w:rsidDel="00AD0BC6">
            <w:rPr>
              <w:rFonts w:hint="eastAsia"/>
            </w:rPr>
            <w:delText>a</w:delText>
          </w:r>
        </w:del>
        <w:r>
          <w:rPr>
            <w:rFonts w:hint="eastAsia"/>
          </w:rPr>
          <w:t xml:space="preserve">ccelerometer </w:t>
        </w:r>
      </w:ins>
      <w:ins w:id="1966" w:author="jie sun" w:date="2018-04-16T22:26:00Z">
        <w:r w:rsidR="00AD0BC6">
          <w:rPr>
            <w:rFonts w:hint="eastAsia"/>
          </w:rPr>
          <w:t>F</w:t>
        </w:r>
      </w:ins>
      <w:ins w:id="1967" w:author="像个男人一样" w:date="2018-03-21T01:38:00Z">
        <w:del w:id="1968" w:author="jie sun" w:date="2018-04-16T22:26:00Z">
          <w:r w:rsidDel="00AD0BC6">
            <w:rPr>
              <w:rFonts w:hint="eastAsia"/>
            </w:rPr>
            <w:delText>f</w:delText>
          </w:r>
        </w:del>
        <w:r>
          <w:rPr>
            <w:rFonts w:hint="eastAsia"/>
          </w:rPr>
          <w:t>rom iPhone</w:t>
        </w:r>
      </w:ins>
      <w:bookmarkEnd w:id="1904"/>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p>
    <w:p w14:paraId="0BEF62CE" w14:textId="77777777" w:rsidR="0087014B" w:rsidDel="00172B7C" w:rsidRDefault="00172B7C">
      <w:pPr>
        <w:rPr>
          <w:del w:id="1969" w:author="jie sun" w:date="2018-04-08T18:21:00Z"/>
        </w:rPr>
      </w:pPr>
      <w:ins w:id="1970" w:author="jie sun" w:date="2018-04-08T18:19:00Z">
        <w:r>
          <w:t>Even</w:t>
        </w:r>
        <w:r w:rsidR="004256CC">
          <w:t xml:space="preserve"> the direction of the phone in the pocket is unpredictable, the </w:t>
        </w:r>
      </w:ins>
      <w:ins w:id="1971" w:author="jie sun" w:date="2018-04-08T18:20:00Z">
        <w:r>
          <w:t>general tend</w:t>
        </w:r>
      </w:ins>
      <w:ins w:id="1972" w:author="jie sun" w:date="2018-06-09T16:48:00Z">
        <w:r w:rsidR="007768FC">
          <w:t>s</w:t>
        </w:r>
      </w:ins>
      <w:ins w:id="1973" w:author="jie sun" w:date="2018-04-08T18:20:00Z">
        <w:r>
          <w:t xml:space="preserve"> can be got.</w:t>
        </w:r>
        <w:r>
          <w:rPr>
            <w:rFonts w:hint="eastAsia"/>
          </w:rPr>
          <w:t xml:space="preserve"> </w:t>
        </w:r>
      </w:ins>
      <w:r w:rsidR="00D5184D">
        <w:t xml:space="preserve">Normally, </w:t>
      </w:r>
      <w:del w:id="1974" w:author="jie sun" w:date="2018-04-08T18:21:00Z">
        <w:r w:rsidR="00D5184D" w:rsidDel="00FC1DF2">
          <w:delText>we can calculate a peak value and a bottom value during one step.</w:delText>
        </w:r>
      </w:del>
    </w:p>
    <w:p w14:paraId="79AE3B4B" w14:textId="77777777" w:rsidR="0087014B" w:rsidRDefault="00D5184D">
      <w:pPr>
        <w:rPr>
          <w:del w:id="1975" w:author="像个男人一样" w:date="2018-03-22T11:58:00Z"/>
        </w:rPr>
      </w:pPr>
      <w:del w:id="1976" w:author="jie sun" w:date="2018-04-08T18:21:00Z">
        <w:r w:rsidDel="00FC1DF2">
          <w:delText xml:space="preserve">And </w:delText>
        </w:r>
      </w:del>
      <w:r>
        <w:t xml:space="preserve">we can use the sum formula </w:t>
      </w:r>
      <w:r>
        <w:rPr>
          <w:rPrChange w:id="1977" w:author="像个男人一样" w:date="2018-03-22T11:58:00Z">
            <w:rPr>
              <w:bCs/>
              <w:sz w:val="28"/>
              <w:szCs w:val="28"/>
            </w:rPr>
          </w:rPrChange>
        </w:rPr>
        <w:t xml:space="preserve">to get </w:t>
      </w:r>
      <w:r>
        <w:t>a diagram below picture. As a valid step must have only one peak value and one bottom value.</w:t>
      </w:r>
    </w:p>
    <w:p w14:paraId="2C25B0DF" w14:textId="77777777" w:rsidR="0087014B" w:rsidRDefault="00D5184D">
      <w:pPr>
        <w:pPrChange w:id="1978" w:author="jie sun" w:date="2018-04-08T18:21:00Z">
          <w:pPr>
            <w:pStyle w:val="Subtitle"/>
          </w:pPr>
        </w:pPrChange>
      </w:pPr>
      <w:del w:id="1979" w:author="像个男人一样" w:date="2018-03-22T11:58:00Z">
        <w:r>
          <w:delText xml:space="preserve">Figure 2. </w:delText>
        </w:r>
        <w:r>
          <w:fldChar w:fldCharType="begin"/>
        </w:r>
        <w:r>
          <w:delInstrText xml:space="preserve"> SEQ Figure_2. \* ARABIC </w:delInstrText>
        </w:r>
        <w:r>
          <w:fldChar w:fldCharType="separate"/>
        </w:r>
      </w:del>
      <w:ins w:id="1980" w:author="像个男人一样" w:date="2018-03-22T11:51:00Z">
        <w:del w:id="1981" w:author="像个男人一样" w:date="2018-03-22T11:58:00Z">
          <w:r>
            <w:rPr>
              <w:b/>
            </w:rPr>
            <w:delText>错误！未指定顺序。</w:delText>
          </w:r>
        </w:del>
      </w:ins>
      <w:ins w:id="1982" w:author="像个男人一样" w:date="2018-03-21T23:39:00Z">
        <w:del w:id="1983" w:author="像个男人一样" w:date="2018-03-22T11:58:00Z">
          <w:r>
            <w:rPr>
              <w:b/>
            </w:rPr>
            <w:delText>错误！未指定顺序。</w:delText>
          </w:r>
        </w:del>
      </w:ins>
      <w:ins w:id="1984" w:author="像个男人一样" w:date="2018-03-21T23:10:00Z">
        <w:del w:id="1985" w:author="像个男人一样" w:date="2018-03-22T11:58:00Z">
          <w:r>
            <w:rPr>
              <w:b/>
            </w:rPr>
            <w:delText>错误！未指定顺序。</w:delText>
          </w:r>
        </w:del>
      </w:ins>
      <w:ins w:id="1986" w:author="像个男人一样" w:date="2018-03-21T23:08:00Z">
        <w:del w:id="1987" w:author="像个男人一样" w:date="2018-03-22T11:58:00Z">
          <w:r>
            <w:rPr>
              <w:b/>
            </w:rPr>
            <w:delText>错误！未指定顺序。</w:delText>
          </w:r>
        </w:del>
      </w:ins>
      <w:ins w:id="1988" w:author="像个男人一样" w:date="2018-03-21T02:33:00Z">
        <w:del w:id="1989" w:author="像个男人一样" w:date="2018-03-22T11:58:00Z">
          <w:r>
            <w:rPr>
              <w:b/>
            </w:rPr>
            <w:delText>错误！未指定顺序。错误！未指定顺序。</w:delText>
          </w:r>
        </w:del>
      </w:ins>
      <w:ins w:id="1990" w:author="像个男人一样" w:date="2018-03-21T02:31:00Z">
        <w:del w:id="1991" w:author="像个男人一样" w:date="2018-03-22T11:58:00Z">
          <w:r>
            <w:rPr>
              <w:b/>
            </w:rPr>
            <w:delText>错误！未指定顺序。</w:delText>
          </w:r>
        </w:del>
      </w:ins>
      <w:ins w:id="1992" w:author="像个男人一样" w:date="2018-03-21T02:30:00Z">
        <w:del w:id="1993" w:author="像个男人一样" w:date="2018-03-22T11:58:00Z">
          <w:r>
            <w:rPr>
              <w:b/>
            </w:rPr>
            <w:delText>错误！未指定顺序。</w:delText>
          </w:r>
        </w:del>
      </w:ins>
      <w:ins w:id="1994" w:author="像个男人一样" w:date="2018-03-21T02:29:00Z">
        <w:del w:id="1995" w:author="像个男人一样" w:date="2018-03-22T11:58:00Z">
          <w:r>
            <w:rPr>
              <w:b/>
            </w:rPr>
            <w:delText>错误！未指定顺序。错误！未指定顺序。</w:delText>
          </w:r>
        </w:del>
      </w:ins>
      <w:ins w:id="1996" w:author="像个男人一样" w:date="2018-03-21T02:26:00Z">
        <w:del w:id="1997" w:author="像个男人一样" w:date="2018-03-22T11:58:00Z">
          <w:r>
            <w:rPr>
              <w:b/>
            </w:rPr>
            <w:delText>错误！未指定顺序。</w:delText>
          </w:r>
        </w:del>
      </w:ins>
      <w:ins w:id="1998" w:author="像个男人一样" w:date="2018-03-21T02:25:00Z">
        <w:del w:id="1999" w:author="像个男人一样" w:date="2018-03-22T11:58:00Z">
          <w:r>
            <w:rPr>
              <w:b/>
            </w:rPr>
            <w:delText>错误！未指定顺序。</w:delText>
          </w:r>
        </w:del>
      </w:ins>
      <w:ins w:id="2000" w:author="像个男人一样" w:date="2018-03-21T02:24:00Z">
        <w:del w:id="2001" w:author="像个男人一样" w:date="2018-03-22T11:58:00Z">
          <w:r>
            <w:rPr>
              <w:b/>
            </w:rPr>
            <w:delText>错误！未指定顺序。</w:delText>
          </w:r>
        </w:del>
      </w:ins>
      <w:ins w:id="2002" w:author="像个男人一样" w:date="2018-03-21T02:23:00Z">
        <w:del w:id="2003" w:author="像个男人一样" w:date="2018-03-22T11:58:00Z">
          <w:r>
            <w:rPr>
              <w:b/>
            </w:rPr>
            <w:delText>错误！未指定顺序。</w:delText>
          </w:r>
        </w:del>
      </w:ins>
      <w:ins w:id="2004" w:author="像个男人一样" w:date="2018-03-21T02:22:00Z">
        <w:del w:id="2005" w:author="像个男人一样" w:date="2018-03-22T11:58:00Z">
          <w:r>
            <w:rPr>
              <w:b/>
            </w:rPr>
            <w:delText>错误！未指定顺序。</w:delText>
          </w:r>
        </w:del>
      </w:ins>
      <w:ins w:id="2006" w:author="像个男人一样" w:date="2018-03-21T02:17:00Z">
        <w:del w:id="2007" w:author="像个男人一样" w:date="2018-03-22T11:58:00Z">
          <w:r>
            <w:rPr>
              <w:b/>
            </w:rPr>
            <w:delText>错误！未指定顺序。错误！未指定顺序。错误！未指定顺序。</w:delText>
          </w:r>
        </w:del>
      </w:ins>
      <w:ins w:id="2008" w:author="像个男人一样" w:date="2018-03-21T02:15:00Z">
        <w:del w:id="2009" w:author="像个男人一样" w:date="2018-03-22T11:58:00Z">
          <w:r>
            <w:rPr>
              <w:b/>
            </w:rPr>
            <w:delText>错误！未指定顺序。</w:delText>
          </w:r>
        </w:del>
      </w:ins>
      <w:ins w:id="2010" w:author="像个男人一样" w:date="2018-03-21T02:14:00Z">
        <w:del w:id="2011" w:author="像个男人一样" w:date="2018-03-22T11:58:00Z">
          <w:r>
            <w:rPr>
              <w:b/>
            </w:rPr>
            <w:delText>错误！未指定顺序。</w:delText>
          </w:r>
        </w:del>
      </w:ins>
      <w:ins w:id="2012" w:author="像个男人一样" w:date="2018-03-21T02:13:00Z">
        <w:del w:id="2013" w:author="像个男人一样" w:date="2018-03-22T11:58:00Z">
          <w:r>
            <w:rPr>
              <w:b/>
            </w:rPr>
            <w:delText>错误！未指定顺序。</w:delText>
          </w:r>
        </w:del>
      </w:ins>
      <w:ins w:id="2014" w:author="像个男人一样" w:date="2018-03-21T02:12:00Z">
        <w:del w:id="2015" w:author="像个男人一样" w:date="2018-03-22T11:58:00Z">
          <w:r>
            <w:rPr>
              <w:b/>
            </w:rPr>
            <w:delText>错误！未指定顺序。</w:delText>
          </w:r>
        </w:del>
      </w:ins>
      <w:ins w:id="2016" w:author="像个男人一样" w:date="2018-03-21T02:02:00Z">
        <w:del w:id="2017" w:author="像个男人一样" w:date="2018-03-22T11:58:00Z">
          <w:r>
            <w:rPr>
              <w:b/>
            </w:rPr>
            <w:delText>错误！未指定顺序。错误！未指定顺序。</w:delText>
          </w:r>
        </w:del>
      </w:ins>
      <w:ins w:id="2018" w:author="像个男人一样" w:date="2018-03-21T02:01:00Z">
        <w:del w:id="2019" w:author="像个男人一样" w:date="2018-03-22T11:58:00Z">
          <w:r>
            <w:rPr>
              <w:b/>
            </w:rPr>
            <w:delText>错误！未指定顺序。</w:delText>
          </w:r>
        </w:del>
      </w:ins>
      <w:ins w:id="2020" w:author="像个男人一样" w:date="2018-03-21T02:00:00Z">
        <w:del w:id="2021" w:author="像个男人一样" w:date="2018-03-22T11:58:00Z">
          <w:r>
            <w:rPr>
              <w:b/>
            </w:rPr>
            <w:delText>错误！未指定顺序。</w:delText>
          </w:r>
        </w:del>
      </w:ins>
      <w:ins w:id="2022" w:author="像个男人一样" w:date="2018-03-21T01:59:00Z">
        <w:del w:id="2023" w:author="像个男人一样" w:date="2018-03-22T11:58:00Z">
          <w:r>
            <w:rPr>
              <w:b/>
            </w:rPr>
            <w:delText>错误！未指定顺序。</w:delText>
          </w:r>
        </w:del>
      </w:ins>
      <w:ins w:id="2024" w:author="像个男人一样" w:date="2018-03-21T01:58:00Z">
        <w:del w:id="2025" w:author="像个男人一样" w:date="2018-03-22T11:58:00Z">
          <w:r>
            <w:rPr>
              <w:b/>
            </w:rPr>
            <w:delText>错误！未指定顺序。错误！未指定顺序。</w:delText>
          </w:r>
        </w:del>
      </w:ins>
      <w:ins w:id="2026" w:author="像个男人一样" w:date="2018-03-21T01:57:00Z">
        <w:del w:id="2027" w:author="像个男人一样" w:date="2018-03-22T11:58:00Z">
          <w:r>
            <w:rPr>
              <w:b/>
            </w:rPr>
            <w:delText>错误！未指定顺序。</w:delText>
          </w:r>
        </w:del>
      </w:ins>
      <w:ins w:id="2028" w:author="像个男人一样" w:date="2018-03-21T01:48:00Z">
        <w:del w:id="2029" w:author="像个男人一样" w:date="2018-03-22T11:58:00Z">
          <w:r>
            <w:rPr>
              <w:b/>
            </w:rPr>
            <w:delText>错误！未指定顺序。错误！未指定顺序。</w:delText>
          </w:r>
        </w:del>
      </w:ins>
      <w:ins w:id="2030" w:author="像个男人一样" w:date="2018-03-21T01:47:00Z">
        <w:del w:id="2031" w:author="像个男人一样" w:date="2018-03-22T11:58:00Z">
          <w:r>
            <w:rPr>
              <w:b/>
            </w:rPr>
            <w:delText>错误！未指定顺序。</w:delText>
          </w:r>
        </w:del>
      </w:ins>
      <w:ins w:id="2032" w:author="像个男人一样" w:date="2018-03-21T01:46:00Z">
        <w:del w:id="2033" w:author="像个男人一样" w:date="2018-03-22T11:58:00Z">
          <w:r>
            <w:rPr>
              <w:b/>
            </w:rPr>
            <w:delText>错误！未指定顺序。</w:delText>
          </w:r>
        </w:del>
      </w:ins>
      <w:ins w:id="2034" w:author="像个男人一样" w:date="2018-03-21T01:45:00Z">
        <w:del w:id="2035" w:author="像个男人一样" w:date="2018-03-22T11:58:00Z">
          <w:r>
            <w:rPr>
              <w:b/>
            </w:rPr>
            <w:delText>错误！未指定顺序。错误！未指定顺序。</w:delText>
          </w:r>
        </w:del>
      </w:ins>
      <w:ins w:id="2036" w:author="像个男人一样" w:date="2018-03-21T01:43:00Z">
        <w:del w:id="2037" w:author="像个男人一样" w:date="2018-03-22T11:58:00Z">
          <w:r>
            <w:rPr>
              <w:b/>
            </w:rPr>
            <w:delText>错误！未指定顺序。</w:delText>
          </w:r>
        </w:del>
      </w:ins>
      <w:ins w:id="2038" w:author="像个男人一样" w:date="2018-03-21T01:42:00Z">
        <w:del w:id="2039" w:author="像个男人一样" w:date="2018-03-22T11:58:00Z">
          <w:r>
            <w:rPr>
              <w:b/>
            </w:rPr>
            <w:delText>错误！未指定顺序。</w:delText>
          </w:r>
        </w:del>
      </w:ins>
      <w:ins w:id="2040" w:author="像个男人一样" w:date="2018-03-21T01:40:00Z">
        <w:del w:id="2041" w:author="像个男人一样" w:date="2018-03-22T11:58:00Z">
          <w:r>
            <w:rPr>
              <w:b/>
            </w:rPr>
            <w:delText>错误！未指定顺序。错误！未指定顺序。</w:delText>
          </w:r>
        </w:del>
      </w:ins>
      <w:del w:id="2042" w:author="像个男人一样" w:date="2018-03-22T11:58:00Z">
        <w:r>
          <w:delText>7</w:delText>
        </w:r>
        <w:r>
          <w:fldChar w:fldCharType="end"/>
        </w:r>
      </w:del>
      <w:del w:id="2043" w:author="像个男人一样" w:date="2018-03-21T01:39:00Z">
        <w:r>
          <w:delText xml:space="preserve"> The total accelerometer data after calculation</w:delText>
        </w:r>
      </w:del>
    </w:p>
    <w:p w14:paraId="3CFF21F8" w14:textId="77777777" w:rsidR="0087014B" w:rsidRDefault="00D5184D">
      <w:pPr>
        <w:jc w:val="center"/>
        <w:rPr>
          <w:ins w:id="2044" w:author="像个男人一样" w:date="2018-03-21T01:39:00Z"/>
        </w:rPr>
        <w:pPrChange w:id="2045" w:author="jie sun" w:date="2018-04-16T21:33:00Z">
          <w:pPr/>
        </w:pPrChange>
      </w:pPr>
      <w:r>
        <w:rPr>
          <w:noProof/>
        </w:rPr>
        <w:drawing>
          <wp:inline distT="0" distB="0" distL="0" distR="0" wp14:anchorId="5167FF6D" wp14:editId="1DBED7FC">
            <wp:extent cx="5524500" cy="27432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2C70176" w14:textId="77777777" w:rsidR="0087014B" w:rsidRPr="00806241" w:rsidRDefault="00D5184D">
      <w:pPr>
        <w:pStyle w:val="Caption"/>
        <w:jc w:val="center"/>
        <w:pPrChange w:id="2046" w:author="jie sun" w:date="2018-04-16T21:33:00Z">
          <w:pPr/>
        </w:pPrChange>
      </w:pPr>
      <w:bookmarkStart w:id="2047" w:name="_Toc517801877"/>
      <w:ins w:id="2048" w:author="像个男人一样" w:date="2018-03-21T01:39:00Z">
        <w:r w:rsidRPr="00606542">
          <w:t xml:space="preserve">Figure </w:t>
        </w:r>
      </w:ins>
      <w:ins w:id="2049" w:author="JIE  SUN" w:date="2018-06-21T13:36:00Z">
        <w:r w:rsidR="00A64E7B">
          <w:fldChar w:fldCharType="begin"/>
        </w:r>
        <w:r w:rsidR="00A64E7B">
          <w:instrText xml:space="preserve"> STYLEREF 1 \s </w:instrText>
        </w:r>
      </w:ins>
      <w:r w:rsidR="00A64E7B">
        <w:fldChar w:fldCharType="separate"/>
      </w:r>
      <w:r w:rsidR="00A64E7B">
        <w:rPr>
          <w:noProof/>
        </w:rPr>
        <w:t>2</w:t>
      </w:r>
      <w:ins w:id="2050"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2051" w:author="JIE  SUN" w:date="2018-06-21T13:36:00Z">
        <w:r w:rsidR="00A64E7B">
          <w:rPr>
            <w:noProof/>
          </w:rPr>
          <w:t>7</w:t>
        </w:r>
        <w:r w:rsidR="00A64E7B">
          <w:fldChar w:fldCharType="end"/>
        </w:r>
      </w:ins>
      <w:ins w:id="2052" w:author="jie sun" w:date="2018-04-19T13:00:00Z">
        <w:del w:id="2053" w:author="JIE  SUN" w:date="2018-06-21T13:34:00Z">
          <w:r w:rsidR="00083FE7" w:rsidDel="00A64E7B">
            <w:fldChar w:fldCharType="begin"/>
          </w:r>
          <w:r w:rsidR="00083FE7" w:rsidDel="00A64E7B">
            <w:delInstrText xml:space="preserve"> STYLEREF 1 \s </w:delInstrText>
          </w:r>
        </w:del>
      </w:ins>
      <w:del w:id="2054" w:author="JIE  SUN" w:date="2018-06-21T13:34:00Z">
        <w:r w:rsidR="00083FE7" w:rsidDel="00A64E7B">
          <w:fldChar w:fldCharType="separate"/>
        </w:r>
        <w:r w:rsidR="00083FE7" w:rsidDel="00A64E7B">
          <w:rPr>
            <w:noProof/>
          </w:rPr>
          <w:delText>2</w:delText>
        </w:r>
      </w:del>
      <w:ins w:id="2055" w:author="jie sun" w:date="2018-04-19T13:00:00Z">
        <w:del w:id="2056"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057" w:author="JIE  SUN" w:date="2018-06-21T13:34:00Z">
        <w:r w:rsidR="00083FE7" w:rsidDel="00A64E7B">
          <w:fldChar w:fldCharType="separate"/>
        </w:r>
      </w:del>
      <w:ins w:id="2058" w:author="jie sun" w:date="2018-04-19T13:00:00Z">
        <w:del w:id="2059" w:author="JIE  SUN" w:date="2018-06-21T13:34:00Z">
          <w:r w:rsidR="00083FE7" w:rsidDel="00A64E7B">
            <w:rPr>
              <w:noProof/>
            </w:rPr>
            <w:delText>7</w:delText>
          </w:r>
          <w:r w:rsidR="00083FE7" w:rsidDel="00A64E7B">
            <w:fldChar w:fldCharType="end"/>
          </w:r>
        </w:del>
      </w:ins>
      <w:ins w:id="2060" w:author="像个男人一样" w:date="2018-03-21T01:39:00Z">
        <w:del w:id="2061" w:author="jie sun" w:date="2018-04-10T21:45:00Z">
          <w:r w:rsidRPr="0044101A" w:rsidDel="00454521">
            <w:fldChar w:fldCharType="begin"/>
          </w:r>
          <w:r w:rsidRPr="0044101A" w:rsidDel="00454521">
            <w:delInstrText xml:space="preserve"> STYLEREF 1 \s </w:delInstrText>
          </w:r>
          <w:r w:rsidRPr="0044101A" w:rsidDel="00454521">
            <w:fldChar w:fldCharType="separate"/>
          </w:r>
          <w:r w:rsidRPr="0044101A" w:rsidDel="00454521">
            <w:delText>2</w:delText>
          </w:r>
          <w:r w:rsidRPr="0044101A" w:rsidDel="00454521">
            <w:fldChar w:fldCharType="end"/>
          </w:r>
          <w:r w:rsidRPr="0044101A" w:rsidDel="00454521">
            <w:delText>.</w:delText>
          </w:r>
          <w:r w:rsidRPr="0044101A" w:rsidDel="00454521">
            <w:fldChar w:fldCharType="begin"/>
          </w:r>
          <w:r w:rsidRPr="0044101A" w:rsidDel="00454521">
            <w:delInstrText xml:space="preserve"> SEQ Figure \* ARABIC \s 1 </w:delInstrText>
          </w:r>
          <w:r w:rsidRPr="0044101A" w:rsidDel="00454521">
            <w:fldChar w:fldCharType="separate"/>
          </w:r>
        </w:del>
      </w:ins>
      <w:ins w:id="2062" w:author="像个男人一样" w:date="2018-03-22T11:51:00Z">
        <w:del w:id="2063" w:author="jie sun" w:date="2018-04-10T21:45:00Z">
          <w:r w:rsidDel="00454521">
            <w:rPr>
              <w:rFonts w:hint="eastAsia"/>
            </w:rPr>
            <w:delText>7</w:delText>
          </w:r>
        </w:del>
      </w:ins>
      <w:ins w:id="2064" w:author="像个男人一样" w:date="2018-03-21T01:39:00Z">
        <w:del w:id="2065" w:author="jie sun" w:date="2018-04-10T21:45:00Z">
          <w:r w:rsidRPr="0044101A" w:rsidDel="00454521">
            <w:fldChar w:fldCharType="end"/>
          </w:r>
        </w:del>
        <w:bookmarkStart w:id="2066" w:name="_Toc29481"/>
        <w:bookmarkStart w:id="2067" w:name="_Toc19452"/>
        <w:bookmarkStart w:id="2068" w:name="_Toc1592"/>
        <w:bookmarkStart w:id="2069" w:name="_Toc10661"/>
        <w:bookmarkStart w:id="2070" w:name="_Toc21462"/>
        <w:bookmarkStart w:id="2071" w:name="_Toc29518"/>
        <w:bookmarkStart w:id="2072" w:name="_Toc5794"/>
        <w:bookmarkStart w:id="2073" w:name="_Toc8346"/>
        <w:bookmarkStart w:id="2074" w:name="_Toc28156"/>
        <w:bookmarkStart w:id="2075" w:name="_Toc10212"/>
        <w:bookmarkStart w:id="2076" w:name="_Toc32211"/>
        <w:bookmarkStart w:id="2077" w:name="_Toc13538"/>
        <w:bookmarkStart w:id="2078" w:name="_Toc1991"/>
        <w:bookmarkStart w:id="2079" w:name="_Toc16992"/>
        <w:bookmarkStart w:id="2080" w:name="_Toc7798"/>
        <w:bookmarkStart w:id="2081" w:name="_Toc6022"/>
        <w:bookmarkStart w:id="2082" w:name="_Toc14482"/>
        <w:bookmarkStart w:id="2083" w:name="_Toc20726"/>
        <w:bookmarkStart w:id="2084" w:name="_Toc2000"/>
        <w:bookmarkStart w:id="2085" w:name="_Toc5819"/>
        <w:bookmarkStart w:id="2086" w:name="_Toc15439"/>
        <w:bookmarkStart w:id="2087" w:name="_Toc25116"/>
        <w:bookmarkStart w:id="2088" w:name="_Toc2240"/>
        <w:bookmarkStart w:id="2089" w:name="_Toc13189"/>
        <w:bookmarkStart w:id="2090" w:name="_Toc17023"/>
        <w:r w:rsidRPr="0044101A">
          <w:t>:</w:t>
        </w:r>
      </w:ins>
      <w:r w:rsidR="00BB419E">
        <w:t xml:space="preserve"> </w:t>
      </w:r>
      <w:ins w:id="2091" w:author="像个男人一样" w:date="2018-03-21T01:39:00Z">
        <w:r w:rsidRPr="0044101A">
          <w:t xml:space="preserve">The </w:t>
        </w:r>
      </w:ins>
      <w:ins w:id="2092" w:author="jie sun" w:date="2018-04-16T22:26:00Z">
        <w:r w:rsidR="002910AD">
          <w:rPr>
            <w:rFonts w:hint="eastAsia"/>
          </w:rPr>
          <w:t>T</w:t>
        </w:r>
      </w:ins>
      <w:ins w:id="2093" w:author="像个男人一样" w:date="2018-03-21T01:39:00Z">
        <w:del w:id="2094" w:author="jie sun" w:date="2018-04-16T22:26:00Z">
          <w:r w:rsidRPr="00495DE5" w:rsidDel="002910AD">
            <w:delText>t</w:delText>
          </w:r>
        </w:del>
        <w:r w:rsidRPr="00134162">
          <w:t xml:space="preserve">otal </w:t>
        </w:r>
      </w:ins>
      <w:ins w:id="2095" w:author="jie sun" w:date="2018-04-16T22:26:00Z">
        <w:r w:rsidR="002910AD">
          <w:t>A</w:t>
        </w:r>
      </w:ins>
      <w:ins w:id="2096" w:author="像个男人一样" w:date="2018-03-21T01:39:00Z">
        <w:del w:id="2097" w:author="jie sun" w:date="2018-04-16T22:26:00Z">
          <w:r w:rsidRPr="00495DE5" w:rsidDel="002910AD">
            <w:delText>a</w:delText>
          </w:r>
        </w:del>
        <w:r w:rsidRPr="00134162">
          <w:t xml:space="preserve">ccelerometer </w:t>
        </w:r>
      </w:ins>
      <w:ins w:id="2098" w:author="jie sun" w:date="2018-04-16T22:26:00Z">
        <w:r w:rsidR="002910AD">
          <w:t>D</w:t>
        </w:r>
      </w:ins>
      <w:ins w:id="2099" w:author="像个男人一样" w:date="2018-03-21T01:39:00Z">
        <w:del w:id="2100" w:author="jie sun" w:date="2018-04-16T22:26:00Z">
          <w:r w:rsidRPr="00495DE5" w:rsidDel="002910AD">
            <w:delText>d</w:delText>
          </w:r>
        </w:del>
        <w:r w:rsidRPr="00134162">
          <w:t xml:space="preserve">ata </w:t>
        </w:r>
      </w:ins>
      <w:ins w:id="2101" w:author="jie sun" w:date="2018-04-16T22:26:00Z">
        <w:r w:rsidR="002910AD">
          <w:t>A</w:t>
        </w:r>
      </w:ins>
      <w:ins w:id="2102" w:author="像个男人一样" w:date="2018-03-21T01:39:00Z">
        <w:del w:id="2103" w:author="jie sun" w:date="2018-04-16T22:26:00Z">
          <w:r w:rsidRPr="00495DE5" w:rsidDel="002910AD">
            <w:delText>a</w:delText>
          </w:r>
        </w:del>
        <w:r w:rsidRPr="00134162">
          <w:t xml:space="preserve">fter </w:t>
        </w:r>
      </w:ins>
      <w:ins w:id="2104" w:author="jie sun" w:date="2018-04-16T22:26:00Z">
        <w:r w:rsidR="002910AD">
          <w:t>C</w:t>
        </w:r>
      </w:ins>
      <w:ins w:id="2105" w:author="像个男人一样" w:date="2018-03-21T01:39:00Z">
        <w:del w:id="2106" w:author="jie sun" w:date="2018-04-16T22:26:00Z">
          <w:r w:rsidRPr="00495DE5" w:rsidDel="002910AD">
            <w:delText>c</w:delText>
          </w:r>
        </w:del>
        <w:r w:rsidRPr="00134162">
          <w:t>alculation</w:t>
        </w:r>
      </w:ins>
      <w:bookmarkEnd w:id="2047"/>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p>
    <w:p w14:paraId="478FC197" w14:textId="77777777" w:rsidR="0087014B" w:rsidRDefault="00D5184D">
      <w:pPr>
        <w:pStyle w:val="Subtitle"/>
        <w:rPr>
          <w:del w:id="2107" w:author="像个男人一样" w:date="2018-03-21T01:39:00Z"/>
        </w:rPr>
      </w:pPr>
      <w:del w:id="2108" w:author="像个男人一样" w:date="2018-03-21T01:39:00Z">
        <w:r>
          <w:delText>Picture 2.2.2.3</w:delText>
        </w:r>
        <w:bookmarkStart w:id="2109" w:name="_Toc511230180"/>
        <w:bookmarkStart w:id="2110" w:name="_Toc511295630"/>
        <w:bookmarkStart w:id="2111" w:name="_Toc511677513"/>
        <w:bookmarkStart w:id="2112" w:name="_Toc511677682"/>
        <w:bookmarkStart w:id="2113" w:name="_Toc511677734"/>
        <w:bookmarkStart w:id="2114" w:name="_Toc511906218"/>
        <w:bookmarkStart w:id="2115" w:name="_Toc517801766"/>
        <w:bookmarkStart w:id="2116" w:name="_Toc517813675"/>
        <w:bookmarkStart w:id="2117" w:name="_Toc517899090"/>
        <w:bookmarkStart w:id="2118" w:name="_Toc517899611"/>
        <w:bookmarkStart w:id="2119" w:name="_Toc517900219"/>
        <w:bookmarkStart w:id="2120" w:name="_Toc517900399"/>
        <w:bookmarkStart w:id="2121" w:name="_Toc517900668"/>
        <w:bookmarkStart w:id="2122" w:name="_Toc517900804"/>
        <w:bookmarkStart w:id="2123" w:name="_Toc517900936"/>
        <w:bookmarkStart w:id="2124" w:name="_Toc517902451"/>
        <w:bookmarkStart w:id="2125" w:name="_Toc517902901"/>
        <w:bookmarkStart w:id="2126" w:name="_Toc517903468"/>
        <w:bookmarkStart w:id="2127" w:name="_Toc517903604"/>
        <w:bookmarkStart w:id="2128" w:name="_Toc517903876"/>
        <w:bookmarkStart w:id="2129" w:name="_Toc517904011"/>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del>
    </w:p>
    <w:p w14:paraId="7102A0C2" w14:textId="4C977187" w:rsidR="0087014B" w:rsidRDefault="00D5184D">
      <w:pPr>
        <w:pStyle w:val="Heading2"/>
      </w:pPr>
      <w:bookmarkStart w:id="2130" w:name="_Toc29813"/>
      <w:bookmarkStart w:id="2131" w:name="_Toc16250"/>
      <w:bookmarkStart w:id="2132" w:name="_Toc31781"/>
      <w:bookmarkStart w:id="2133" w:name="_Toc3853"/>
      <w:bookmarkStart w:id="2134" w:name="_Toc16309"/>
      <w:bookmarkStart w:id="2135" w:name="_Toc1838"/>
      <w:bookmarkStart w:id="2136" w:name="_Toc22456"/>
      <w:bookmarkStart w:id="2137" w:name="_Toc19662"/>
      <w:bookmarkStart w:id="2138" w:name="_Toc29507"/>
      <w:bookmarkStart w:id="2139" w:name="_Toc517904012"/>
      <w:r>
        <w:t xml:space="preserve">Key </w:t>
      </w:r>
      <w:ins w:id="2140" w:author="jie sun" w:date="2018-04-16T21:17:00Z">
        <w:r w:rsidR="00F51DEF">
          <w:t>A</w:t>
        </w:r>
      </w:ins>
      <w:del w:id="2141" w:author="jie sun" w:date="2018-04-16T21:17:00Z">
        <w:r w:rsidDel="00F51DEF">
          <w:delText>a</w:delText>
        </w:r>
      </w:del>
      <w:r>
        <w:t xml:space="preserve">lgorithms </w:t>
      </w:r>
      <w:ins w:id="2142" w:author="jie sun" w:date="2018-04-16T21:17:00Z">
        <w:r w:rsidR="00F51DEF">
          <w:rPr>
            <w:rFonts w:hint="eastAsia"/>
          </w:rPr>
          <w:t>O</w:t>
        </w:r>
      </w:ins>
      <w:del w:id="2143" w:author="jie sun" w:date="2018-04-16T21:17:00Z">
        <w:r w:rsidDel="00F51DEF">
          <w:delText>o</w:delText>
        </w:r>
      </w:del>
      <w:r>
        <w:t xml:space="preserve">f </w:t>
      </w:r>
      <w:ins w:id="2144" w:author="jie sun" w:date="2018-04-16T21:17:00Z">
        <w:r w:rsidR="00F51DEF">
          <w:t>R</w:t>
        </w:r>
      </w:ins>
      <w:del w:id="2145" w:author="jie sun" w:date="2018-04-16T21:17:00Z">
        <w:r w:rsidDel="00F51DEF">
          <w:delText>r</w:delText>
        </w:r>
      </w:del>
      <w:r>
        <w:t xml:space="preserve">ecording </w:t>
      </w:r>
      <w:ins w:id="2146" w:author="jie sun" w:date="2018-04-16T21:17:00Z">
        <w:r w:rsidR="00F51DEF">
          <w:rPr>
            <w:rFonts w:hint="eastAsia"/>
          </w:rPr>
          <w:t>S</w:t>
        </w:r>
      </w:ins>
      <w:del w:id="2147" w:author="jie sun" w:date="2018-04-16T21:17:00Z">
        <w:r w:rsidDel="00F51DEF">
          <w:delText>s</w:delText>
        </w:r>
      </w:del>
      <w:r>
        <w:t>teps</w:t>
      </w:r>
      <w:bookmarkEnd w:id="2130"/>
      <w:bookmarkEnd w:id="2131"/>
      <w:bookmarkEnd w:id="2132"/>
      <w:bookmarkEnd w:id="2133"/>
      <w:bookmarkEnd w:id="2134"/>
      <w:bookmarkEnd w:id="2135"/>
      <w:bookmarkEnd w:id="2136"/>
      <w:bookmarkEnd w:id="2137"/>
      <w:bookmarkEnd w:id="2138"/>
      <w:bookmarkEnd w:id="2139"/>
    </w:p>
    <w:p w14:paraId="0CDE29B1" w14:textId="26109BA8" w:rsidR="0087014B" w:rsidRDefault="00D5184D">
      <w:pPr>
        <w:pStyle w:val="Heading3"/>
        <w:rPr>
          <w:lang w:val="en-US"/>
        </w:rPr>
      </w:pPr>
      <w:bookmarkStart w:id="2148" w:name="_Toc22200"/>
      <w:bookmarkStart w:id="2149" w:name="_Toc28199"/>
      <w:bookmarkStart w:id="2150" w:name="_Toc9920"/>
      <w:bookmarkStart w:id="2151" w:name="_Toc28871"/>
      <w:bookmarkStart w:id="2152" w:name="_Toc25463"/>
      <w:bookmarkStart w:id="2153" w:name="_Toc6443"/>
      <w:bookmarkStart w:id="2154" w:name="_Toc28083"/>
      <w:bookmarkStart w:id="2155" w:name="_Toc1242"/>
      <w:bookmarkStart w:id="2156" w:name="_Toc10075"/>
      <w:bookmarkStart w:id="2157" w:name="_Toc517904013"/>
      <w:r>
        <w:rPr>
          <w:rFonts w:hint="eastAsia"/>
          <w:lang w:val="en-US"/>
        </w:rPr>
        <w:t>Peak Detection Algorithm</w:t>
      </w:r>
      <w:bookmarkEnd w:id="2148"/>
      <w:bookmarkEnd w:id="2149"/>
      <w:bookmarkEnd w:id="2150"/>
      <w:bookmarkEnd w:id="2151"/>
      <w:bookmarkEnd w:id="2152"/>
      <w:bookmarkEnd w:id="2153"/>
      <w:bookmarkEnd w:id="2154"/>
      <w:bookmarkEnd w:id="2155"/>
      <w:bookmarkEnd w:id="2156"/>
      <w:bookmarkEnd w:id="2157"/>
    </w:p>
    <w:p w14:paraId="41F21E7A" w14:textId="77777777" w:rsidR="0087014B" w:rsidRDefault="00D5184D">
      <w:pPr>
        <w:rPr>
          <w:lang w:val="en-US"/>
        </w:rPr>
      </w:pPr>
      <w:r>
        <w:t>Four Basic Condition</w:t>
      </w:r>
      <w:r>
        <w:rPr>
          <w:lang w:val="en-US"/>
        </w:rPr>
        <w:t>s can be used: (the frequency of the</w:t>
      </w:r>
      <w:r>
        <w:rPr>
          <w:rFonts w:hint="eastAsia"/>
          <w:lang w:val="en-US"/>
        </w:rPr>
        <w:t xml:space="preserve"> </w:t>
      </w:r>
      <w:r>
        <w:rPr>
          <w:lang w:val="en-US"/>
        </w:rPr>
        <w:t>data caught in this chapter is in 50Hz)</w:t>
      </w:r>
    </w:p>
    <w:tbl>
      <w:tblPr>
        <w:tblStyle w:val="TableGrid"/>
        <w:tblW w:w="9016" w:type="dxa"/>
        <w:tblLayout w:type="fixed"/>
        <w:tblLook w:val="04A0" w:firstRow="1" w:lastRow="0" w:firstColumn="1" w:lastColumn="0" w:noHBand="0" w:noVBand="1"/>
      </w:tblPr>
      <w:tblGrid>
        <w:gridCol w:w="9016"/>
      </w:tblGrid>
      <w:tr w:rsidR="0087014B" w14:paraId="6CC70CAD" w14:textId="77777777">
        <w:tc>
          <w:tcPr>
            <w:tcW w:w="9016" w:type="dxa"/>
          </w:tcPr>
          <w:p w14:paraId="00880A7C" w14:textId="77777777" w:rsidR="0087014B" w:rsidRDefault="00D5184D">
            <w:r>
              <w:rPr>
                <w:lang w:val="en-US"/>
              </w:rPr>
              <w:t>1.</w:t>
            </w:r>
            <w:ins w:id="2158" w:author="JIE  SUN" w:date="2018-06-25T16:01:00Z">
              <w:r w:rsidR="003350A8">
                <w:rPr>
                  <w:lang w:val="en-US"/>
                </w:rPr>
                <w:t xml:space="preserve"> </w:t>
              </w:r>
            </w:ins>
            <w:r>
              <w:rPr>
                <w:lang w:val="en-US"/>
              </w:rPr>
              <w:t>Current point is going down.</w:t>
            </w:r>
            <w:ins w:id="2159" w:author="jie sun" w:date="2018-04-08T18:24:00Z">
              <w:r w:rsidR="00980452">
                <w:rPr>
                  <w:lang w:val="en-US"/>
                </w:rPr>
                <w:t xml:space="preserve"> </w:t>
              </w:r>
            </w:ins>
            <w:r>
              <w:rPr>
                <w:lang w:val="en-US"/>
              </w:rPr>
              <w:t>(The Red Point in the following diagram)</w:t>
            </w:r>
          </w:p>
          <w:p w14:paraId="7E06FA8E" w14:textId="77777777" w:rsidR="0087014B" w:rsidRDefault="00D5184D">
            <w:r>
              <w:t>2. The previous point is going up.</w:t>
            </w:r>
            <w:ins w:id="2160" w:author="jie sun" w:date="2018-04-08T18:24:00Z">
              <w:r w:rsidR="00980452">
                <w:t xml:space="preserve"> </w:t>
              </w:r>
            </w:ins>
            <w:r>
              <w:t>(The Black Point)</w:t>
            </w:r>
          </w:p>
        </w:tc>
      </w:tr>
      <w:tr w:rsidR="0087014B" w14:paraId="0B8037C6" w14:textId="77777777">
        <w:tc>
          <w:tcPr>
            <w:tcW w:w="9016" w:type="dxa"/>
          </w:tcPr>
          <w:p w14:paraId="2B3E2E3A" w14:textId="77777777" w:rsidR="0087014B" w:rsidRDefault="00D5184D">
            <w:r>
              <w:t>3. At least going up twice before coming to positive peak.</w:t>
            </w:r>
            <w:ins w:id="2161" w:author="jie sun" w:date="2018-04-08T18:24:00Z">
              <w:r w:rsidR="00980452">
                <w:t xml:space="preserve"> </w:t>
              </w:r>
            </w:ins>
            <w:r>
              <w:t>(The pink lines).</w:t>
            </w:r>
          </w:p>
        </w:tc>
      </w:tr>
      <w:tr w:rsidR="0087014B" w14:paraId="7ABC1227" w14:textId="77777777">
        <w:tc>
          <w:tcPr>
            <w:tcW w:w="9016" w:type="dxa"/>
          </w:tcPr>
          <w:p w14:paraId="50E84C18" w14:textId="77777777" w:rsidR="0087014B" w:rsidRDefault="00D5184D">
            <w:r>
              <w:t>4. The value of the positive peak should be bigger than 1.5g</w:t>
            </w:r>
          </w:p>
        </w:tc>
      </w:tr>
    </w:tbl>
    <w:p w14:paraId="1C114F6A" w14:textId="77777777" w:rsidR="0087014B" w:rsidRDefault="00D5184D">
      <w:pPr>
        <w:rPr>
          <w:del w:id="2162" w:author="像个男人一样" w:date="2018-03-22T11:58:00Z"/>
        </w:rPr>
      </w:pPr>
      <w:r>
        <w:t>And we can go on to understand this algorithm by referring to the following diagram.</w:t>
      </w:r>
    </w:p>
    <w:p w14:paraId="5F20690D" w14:textId="77777777" w:rsidR="0087014B" w:rsidRDefault="00D5184D">
      <w:pPr>
        <w:pPrChange w:id="2163" w:author="像个男人一样" w:date="2018-03-21T01:40:00Z">
          <w:pPr>
            <w:pStyle w:val="Subtitle"/>
          </w:pPr>
        </w:pPrChange>
      </w:pPr>
      <w:del w:id="2164" w:author="像个男人一样" w:date="2018-03-22T11:58:00Z">
        <w:r>
          <w:delText xml:space="preserve">Figure 2. </w:delText>
        </w:r>
        <w:r>
          <w:fldChar w:fldCharType="begin"/>
        </w:r>
        <w:r>
          <w:delInstrText xml:space="preserve"> SEQ Figure_2. \* ARABIC </w:delInstrText>
        </w:r>
        <w:r>
          <w:fldChar w:fldCharType="separate"/>
        </w:r>
      </w:del>
      <w:ins w:id="2165" w:author="像个男人一样" w:date="2018-03-22T11:51:00Z">
        <w:del w:id="2166" w:author="像个男人一样" w:date="2018-03-22T11:58:00Z">
          <w:r>
            <w:rPr>
              <w:b/>
            </w:rPr>
            <w:delText>错误！未指定顺序。</w:delText>
          </w:r>
        </w:del>
      </w:ins>
      <w:ins w:id="2167" w:author="像个男人一样" w:date="2018-03-21T23:39:00Z">
        <w:del w:id="2168" w:author="像个男人一样" w:date="2018-03-22T11:58:00Z">
          <w:r>
            <w:rPr>
              <w:b/>
            </w:rPr>
            <w:delText>错误！未指定顺序。</w:delText>
          </w:r>
        </w:del>
      </w:ins>
      <w:ins w:id="2169" w:author="像个男人一样" w:date="2018-03-21T23:10:00Z">
        <w:del w:id="2170" w:author="像个男人一样" w:date="2018-03-22T11:58:00Z">
          <w:r>
            <w:rPr>
              <w:b/>
            </w:rPr>
            <w:delText>错误！未指定顺序。</w:delText>
          </w:r>
        </w:del>
      </w:ins>
      <w:ins w:id="2171" w:author="像个男人一样" w:date="2018-03-21T23:08:00Z">
        <w:del w:id="2172" w:author="像个男人一样" w:date="2018-03-22T11:58:00Z">
          <w:r>
            <w:rPr>
              <w:b/>
            </w:rPr>
            <w:delText>错误！未指定顺序。</w:delText>
          </w:r>
        </w:del>
      </w:ins>
      <w:ins w:id="2173" w:author="像个男人一样" w:date="2018-03-21T02:33:00Z">
        <w:del w:id="2174" w:author="像个男人一样" w:date="2018-03-22T11:58:00Z">
          <w:r>
            <w:rPr>
              <w:b/>
            </w:rPr>
            <w:delText>错误！未指定顺序。错误！未指定顺序。</w:delText>
          </w:r>
        </w:del>
      </w:ins>
      <w:ins w:id="2175" w:author="像个男人一样" w:date="2018-03-21T02:31:00Z">
        <w:del w:id="2176" w:author="像个男人一样" w:date="2018-03-22T11:58:00Z">
          <w:r>
            <w:rPr>
              <w:b/>
            </w:rPr>
            <w:delText>错误！未指定顺序。</w:delText>
          </w:r>
        </w:del>
      </w:ins>
      <w:ins w:id="2177" w:author="像个男人一样" w:date="2018-03-21T02:30:00Z">
        <w:del w:id="2178" w:author="像个男人一样" w:date="2018-03-22T11:58:00Z">
          <w:r>
            <w:rPr>
              <w:b/>
            </w:rPr>
            <w:delText>错误！未指定顺序。</w:delText>
          </w:r>
        </w:del>
      </w:ins>
      <w:ins w:id="2179" w:author="像个男人一样" w:date="2018-03-21T02:29:00Z">
        <w:del w:id="2180" w:author="像个男人一样" w:date="2018-03-22T11:58:00Z">
          <w:r>
            <w:rPr>
              <w:b/>
            </w:rPr>
            <w:delText>错误！未指定顺序。错误！未指定顺序。</w:delText>
          </w:r>
        </w:del>
      </w:ins>
      <w:ins w:id="2181" w:author="像个男人一样" w:date="2018-03-21T02:26:00Z">
        <w:del w:id="2182" w:author="像个男人一样" w:date="2018-03-22T11:58:00Z">
          <w:r>
            <w:rPr>
              <w:b/>
            </w:rPr>
            <w:delText>错误！未指定顺序。</w:delText>
          </w:r>
        </w:del>
      </w:ins>
      <w:ins w:id="2183" w:author="像个男人一样" w:date="2018-03-21T02:25:00Z">
        <w:del w:id="2184" w:author="像个男人一样" w:date="2018-03-22T11:58:00Z">
          <w:r>
            <w:rPr>
              <w:b/>
            </w:rPr>
            <w:delText>错误！未指定顺序。</w:delText>
          </w:r>
        </w:del>
      </w:ins>
      <w:ins w:id="2185" w:author="像个男人一样" w:date="2018-03-21T02:24:00Z">
        <w:del w:id="2186" w:author="像个男人一样" w:date="2018-03-22T11:58:00Z">
          <w:r>
            <w:rPr>
              <w:b/>
            </w:rPr>
            <w:delText>错误！未指定顺序。</w:delText>
          </w:r>
        </w:del>
      </w:ins>
      <w:ins w:id="2187" w:author="像个男人一样" w:date="2018-03-21T02:23:00Z">
        <w:del w:id="2188" w:author="像个男人一样" w:date="2018-03-22T11:58:00Z">
          <w:r>
            <w:rPr>
              <w:b/>
            </w:rPr>
            <w:delText>错误！未指定顺序。</w:delText>
          </w:r>
        </w:del>
      </w:ins>
      <w:ins w:id="2189" w:author="像个男人一样" w:date="2018-03-21T02:22:00Z">
        <w:del w:id="2190" w:author="像个男人一样" w:date="2018-03-22T11:58:00Z">
          <w:r>
            <w:rPr>
              <w:b/>
            </w:rPr>
            <w:delText>错误！未指定顺序。</w:delText>
          </w:r>
        </w:del>
      </w:ins>
      <w:ins w:id="2191" w:author="像个男人一样" w:date="2018-03-21T02:17:00Z">
        <w:del w:id="2192" w:author="像个男人一样" w:date="2018-03-22T11:58:00Z">
          <w:r>
            <w:rPr>
              <w:b/>
            </w:rPr>
            <w:delText>错误！未指定顺序。错误！未指定顺序。错误！未指定顺序。</w:delText>
          </w:r>
        </w:del>
      </w:ins>
      <w:ins w:id="2193" w:author="像个男人一样" w:date="2018-03-21T02:15:00Z">
        <w:del w:id="2194" w:author="像个男人一样" w:date="2018-03-22T11:58:00Z">
          <w:r>
            <w:rPr>
              <w:b/>
            </w:rPr>
            <w:delText>错误！未指定顺序。</w:delText>
          </w:r>
        </w:del>
      </w:ins>
      <w:ins w:id="2195" w:author="像个男人一样" w:date="2018-03-21T02:14:00Z">
        <w:del w:id="2196" w:author="像个男人一样" w:date="2018-03-22T11:58:00Z">
          <w:r>
            <w:rPr>
              <w:b/>
            </w:rPr>
            <w:delText>错误！未指定顺序。</w:delText>
          </w:r>
        </w:del>
      </w:ins>
      <w:ins w:id="2197" w:author="像个男人一样" w:date="2018-03-21T02:13:00Z">
        <w:del w:id="2198" w:author="像个男人一样" w:date="2018-03-22T11:58:00Z">
          <w:r>
            <w:rPr>
              <w:b/>
            </w:rPr>
            <w:delText>错误！未指定顺序。</w:delText>
          </w:r>
        </w:del>
      </w:ins>
      <w:ins w:id="2199" w:author="像个男人一样" w:date="2018-03-21T02:12:00Z">
        <w:del w:id="2200" w:author="像个男人一样" w:date="2018-03-22T11:58:00Z">
          <w:r>
            <w:rPr>
              <w:b/>
            </w:rPr>
            <w:delText>错误！未指定顺序。</w:delText>
          </w:r>
        </w:del>
      </w:ins>
      <w:ins w:id="2201" w:author="像个男人一样" w:date="2018-03-21T02:02:00Z">
        <w:del w:id="2202" w:author="像个男人一样" w:date="2018-03-22T11:58:00Z">
          <w:r>
            <w:rPr>
              <w:b/>
            </w:rPr>
            <w:delText>错误！未指定顺序。错误！未指定顺序。</w:delText>
          </w:r>
        </w:del>
      </w:ins>
      <w:ins w:id="2203" w:author="像个男人一样" w:date="2018-03-21T02:01:00Z">
        <w:del w:id="2204" w:author="像个男人一样" w:date="2018-03-22T11:58:00Z">
          <w:r>
            <w:rPr>
              <w:b/>
            </w:rPr>
            <w:delText>错误！未指定顺序。</w:delText>
          </w:r>
        </w:del>
      </w:ins>
      <w:ins w:id="2205" w:author="像个男人一样" w:date="2018-03-21T02:00:00Z">
        <w:del w:id="2206" w:author="像个男人一样" w:date="2018-03-22T11:58:00Z">
          <w:r>
            <w:rPr>
              <w:b/>
            </w:rPr>
            <w:delText>错误！未指定顺序。</w:delText>
          </w:r>
        </w:del>
      </w:ins>
      <w:ins w:id="2207" w:author="像个男人一样" w:date="2018-03-21T01:59:00Z">
        <w:del w:id="2208" w:author="像个男人一样" w:date="2018-03-22T11:58:00Z">
          <w:r>
            <w:rPr>
              <w:b/>
            </w:rPr>
            <w:delText>错误！未指定顺序。</w:delText>
          </w:r>
        </w:del>
      </w:ins>
      <w:ins w:id="2209" w:author="像个男人一样" w:date="2018-03-21T01:58:00Z">
        <w:del w:id="2210" w:author="像个男人一样" w:date="2018-03-22T11:58:00Z">
          <w:r>
            <w:rPr>
              <w:b/>
            </w:rPr>
            <w:delText>错误！未指定顺序。错误！未指定顺序。</w:delText>
          </w:r>
        </w:del>
      </w:ins>
      <w:ins w:id="2211" w:author="像个男人一样" w:date="2018-03-21T01:57:00Z">
        <w:del w:id="2212" w:author="像个男人一样" w:date="2018-03-22T11:58:00Z">
          <w:r>
            <w:rPr>
              <w:b/>
            </w:rPr>
            <w:delText>错误！未指定顺序。</w:delText>
          </w:r>
        </w:del>
      </w:ins>
      <w:ins w:id="2213" w:author="像个男人一样" w:date="2018-03-21T01:48:00Z">
        <w:del w:id="2214" w:author="像个男人一样" w:date="2018-03-22T11:58:00Z">
          <w:r>
            <w:rPr>
              <w:b/>
            </w:rPr>
            <w:delText>错误！未指定顺序。错误！未指定顺序。</w:delText>
          </w:r>
        </w:del>
      </w:ins>
      <w:ins w:id="2215" w:author="像个男人一样" w:date="2018-03-21T01:47:00Z">
        <w:del w:id="2216" w:author="像个男人一样" w:date="2018-03-22T11:58:00Z">
          <w:r>
            <w:rPr>
              <w:b/>
            </w:rPr>
            <w:delText>错误！未指定顺序。</w:delText>
          </w:r>
        </w:del>
      </w:ins>
      <w:ins w:id="2217" w:author="像个男人一样" w:date="2018-03-21T01:46:00Z">
        <w:del w:id="2218" w:author="像个男人一样" w:date="2018-03-22T11:58:00Z">
          <w:r>
            <w:rPr>
              <w:b/>
            </w:rPr>
            <w:delText>错误！未指定顺序。</w:delText>
          </w:r>
        </w:del>
      </w:ins>
      <w:ins w:id="2219" w:author="像个男人一样" w:date="2018-03-21T01:45:00Z">
        <w:del w:id="2220" w:author="像个男人一样" w:date="2018-03-22T11:58:00Z">
          <w:r>
            <w:rPr>
              <w:b/>
            </w:rPr>
            <w:delText>错误！未指定顺序。错误！未指定顺序。</w:delText>
          </w:r>
        </w:del>
      </w:ins>
      <w:ins w:id="2221" w:author="像个男人一样" w:date="2018-03-21T01:43:00Z">
        <w:del w:id="2222" w:author="像个男人一样" w:date="2018-03-22T11:58:00Z">
          <w:r>
            <w:rPr>
              <w:b/>
            </w:rPr>
            <w:delText>错误！未指定顺序。</w:delText>
          </w:r>
        </w:del>
      </w:ins>
      <w:ins w:id="2223" w:author="像个男人一样" w:date="2018-03-21T01:42:00Z">
        <w:del w:id="2224" w:author="像个男人一样" w:date="2018-03-22T11:58:00Z">
          <w:r>
            <w:rPr>
              <w:b/>
            </w:rPr>
            <w:delText>错误！未指定顺序。</w:delText>
          </w:r>
        </w:del>
      </w:ins>
      <w:ins w:id="2225" w:author="像个男人一样" w:date="2018-03-21T01:40:00Z">
        <w:del w:id="2226" w:author="像个男人一样" w:date="2018-03-22T11:58:00Z">
          <w:r>
            <w:rPr>
              <w:b/>
            </w:rPr>
            <w:delText>错误！未指定顺序。</w:delText>
          </w:r>
        </w:del>
      </w:ins>
      <w:del w:id="2227" w:author="像个男人一样" w:date="2018-03-22T11:58:00Z">
        <w:r>
          <w:delText>8</w:delText>
        </w:r>
        <w:r>
          <w:fldChar w:fldCharType="end"/>
        </w:r>
      </w:del>
      <w:del w:id="2228" w:author="像个男人一样" w:date="2018-03-21T01:40:00Z">
        <w:r>
          <w:delText xml:space="preserve"> </w:delText>
        </w:r>
      </w:del>
      <w:del w:id="2229" w:author="像个男人一样" w:date="2018-03-21T01:39:00Z">
        <w:r>
          <w:delText xml:space="preserve">The peak data of  the Accelerometer </w:delText>
        </w:r>
      </w:del>
    </w:p>
    <w:p w14:paraId="796B05DD" w14:textId="77777777" w:rsidR="0087014B" w:rsidRDefault="00D5184D">
      <w:pPr>
        <w:jc w:val="center"/>
        <w:rPr>
          <w:ins w:id="2230" w:author="像个男人一样" w:date="2018-03-21T01:39:00Z"/>
        </w:rPr>
        <w:pPrChange w:id="2231" w:author="jie sun" w:date="2018-04-16T21:33:00Z">
          <w:pPr/>
        </w:pPrChange>
      </w:pPr>
      <w:r>
        <w:rPr>
          <w:noProof/>
        </w:rPr>
        <w:drawing>
          <wp:inline distT="0" distB="0" distL="0" distR="0" wp14:anchorId="3D70B1CB" wp14:editId="27618B05">
            <wp:extent cx="4754245" cy="3558540"/>
            <wp:effectExtent l="0" t="0" r="8255" b="381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9CCEFF1" w14:textId="77777777" w:rsidR="0087014B" w:rsidRDefault="00D5184D">
      <w:pPr>
        <w:pStyle w:val="Caption"/>
        <w:jc w:val="center"/>
        <w:pPrChange w:id="2232" w:author="jie sun" w:date="2018-04-16T21:33:00Z">
          <w:pPr/>
        </w:pPrChange>
      </w:pPr>
      <w:bookmarkStart w:id="2233" w:name="_Toc517801878"/>
      <w:ins w:id="2234" w:author="像个男人一样" w:date="2018-03-21T01:40:00Z">
        <w:r>
          <w:t xml:space="preserve">Figure </w:t>
        </w:r>
      </w:ins>
      <w:ins w:id="2235" w:author="JIE  SUN" w:date="2018-06-21T13:36:00Z">
        <w:r w:rsidR="00A64E7B">
          <w:fldChar w:fldCharType="begin"/>
        </w:r>
        <w:r w:rsidR="00A64E7B">
          <w:instrText xml:space="preserve"> STYLEREF 1 \s </w:instrText>
        </w:r>
      </w:ins>
      <w:r w:rsidR="00A64E7B">
        <w:fldChar w:fldCharType="separate"/>
      </w:r>
      <w:r w:rsidR="00A64E7B">
        <w:rPr>
          <w:noProof/>
        </w:rPr>
        <w:t>2</w:t>
      </w:r>
      <w:ins w:id="223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2237" w:author="JIE  SUN" w:date="2018-06-21T13:36:00Z">
        <w:r w:rsidR="00A64E7B">
          <w:rPr>
            <w:noProof/>
          </w:rPr>
          <w:t>8</w:t>
        </w:r>
        <w:r w:rsidR="00A64E7B">
          <w:fldChar w:fldCharType="end"/>
        </w:r>
      </w:ins>
      <w:ins w:id="2238" w:author="jie sun" w:date="2018-04-19T13:00:00Z">
        <w:del w:id="2239" w:author="JIE  SUN" w:date="2018-06-21T13:34:00Z">
          <w:r w:rsidR="00083FE7" w:rsidDel="00A64E7B">
            <w:fldChar w:fldCharType="begin"/>
          </w:r>
          <w:r w:rsidR="00083FE7" w:rsidDel="00A64E7B">
            <w:delInstrText xml:space="preserve"> STYLEREF 1 \s </w:delInstrText>
          </w:r>
        </w:del>
      </w:ins>
      <w:del w:id="2240" w:author="JIE  SUN" w:date="2018-06-21T13:34:00Z">
        <w:r w:rsidR="00083FE7" w:rsidDel="00A64E7B">
          <w:fldChar w:fldCharType="separate"/>
        </w:r>
        <w:r w:rsidR="00083FE7" w:rsidDel="00A64E7B">
          <w:rPr>
            <w:noProof/>
          </w:rPr>
          <w:delText>2</w:delText>
        </w:r>
      </w:del>
      <w:ins w:id="2241" w:author="jie sun" w:date="2018-04-19T13:00:00Z">
        <w:del w:id="2242"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243" w:author="JIE  SUN" w:date="2018-06-21T13:34:00Z">
        <w:r w:rsidR="00083FE7" w:rsidDel="00A64E7B">
          <w:fldChar w:fldCharType="separate"/>
        </w:r>
      </w:del>
      <w:ins w:id="2244" w:author="jie sun" w:date="2018-04-19T13:00:00Z">
        <w:del w:id="2245" w:author="JIE  SUN" w:date="2018-06-21T13:34:00Z">
          <w:r w:rsidR="00083FE7" w:rsidDel="00A64E7B">
            <w:rPr>
              <w:noProof/>
            </w:rPr>
            <w:delText>8</w:delText>
          </w:r>
          <w:r w:rsidR="00083FE7" w:rsidDel="00A64E7B">
            <w:fldChar w:fldCharType="end"/>
          </w:r>
        </w:del>
      </w:ins>
      <w:ins w:id="2246" w:author="像个男人一样" w:date="2018-03-21T01:40:00Z">
        <w:del w:id="2247"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248" w:author="像个男人一样" w:date="2018-03-22T11:51:00Z">
        <w:del w:id="2249" w:author="jie sun" w:date="2018-04-10T21:45:00Z">
          <w:r w:rsidDel="00454521">
            <w:delText>8</w:delText>
          </w:r>
        </w:del>
      </w:ins>
      <w:ins w:id="2250" w:author="像个男人一样" w:date="2018-03-21T01:40:00Z">
        <w:del w:id="2251" w:author="jie sun" w:date="2018-04-10T21:45:00Z">
          <w:r w:rsidDel="00454521">
            <w:fldChar w:fldCharType="end"/>
          </w:r>
        </w:del>
        <w:bookmarkStart w:id="2252" w:name="_Toc29145"/>
        <w:bookmarkStart w:id="2253" w:name="_Toc2528"/>
        <w:bookmarkStart w:id="2254" w:name="_Toc2835"/>
        <w:bookmarkStart w:id="2255" w:name="_Toc25101"/>
        <w:bookmarkStart w:id="2256" w:name="_Toc16909"/>
        <w:bookmarkStart w:id="2257" w:name="_Toc2200"/>
        <w:bookmarkStart w:id="2258" w:name="_Toc17088"/>
        <w:bookmarkStart w:id="2259" w:name="_Toc4890"/>
        <w:bookmarkStart w:id="2260" w:name="_Toc11094"/>
        <w:bookmarkStart w:id="2261" w:name="_Toc19752"/>
        <w:bookmarkStart w:id="2262" w:name="_Toc22277"/>
        <w:bookmarkStart w:id="2263" w:name="_Toc7209"/>
        <w:bookmarkStart w:id="2264" w:name="_Toc2792"/>
        <w:bookmarkStart w:id="2265" w:name="_Toc4832"/>
        <w:bookmarkStart w:id="2266" w:name="_Toc20218"/>
        <w:bookmarkStart w:id="2267" w:name="_Toc22115"/>
        <w:bookmarkStart w:id="2268" w:name="_Toc14172"/>
        <w:bookmarkStart w:id="2269" w:name="_Toc435"/>
        <w:bookmarkStart w:id="2270" w:name="_Toc12522"/>
        <w:bookmarkStart w:id="2271" w:name="_Toc27786"/>
        <w:bookmarkStart w:id="2272" w:name="_Toc27317"/>
        <w:bookmarkStart w:id="2273" w:name="_Toc2481"/>
        <w:bookmarkStart w:id="2274" w:name="_Toc16876"/>
        <w:bookmarkStart w:id="2275" w:name="_Toc32553"/>
        <w:bookmarkStart w:id="2276" w:name="_Toc4186"/>
        <w:r>
          <w:rPr>
            <w:rFonts w:hint="eastAsia"/>
          </w:rPr>
          <w:t xml:space="preserve">:The </w:t>
        </w:r>
      </w:ins>
      <w:ins w:id="2277" w:author="jie sun" w:date="2018-04-16T22:26:00Z">
        <w:r w:rsidR="00EC735C">
          <w:t>P</w:t>
        </w:r>
      </w:ins>
      <w:ins w:id="2278" w:author="像个男人一样" w:date="2018-03-21T01:40:00Z">
        <w:del w:id="2279" w:author="jie sun" w:date="2018-04-16T22:26:00Z">
          <w:r w:rsidDel="00EC735C">
            <w:rPr>
              <w:rFonts w:hint="eastAsia"/>
            </w:rPr>
            <w:delText>p</w:delText>
          </w:r>
        </w:del>
        <w:r>
          <w:rPr>
            <w:rFonts w:hint="eastAsia"/>
          </w:rPr>
          <w:t xml:space="preserve">eak </w:t>
        </w:r>
      </w:ins>
      <w:ins w:id="2280" w:author="jie sun" w:date="2018-04-16T22:26:00Z">
        <w:r w:rsidR="00EC735C">
          <w:t>D</w:t>
        </w:r>
      </w:ins>
      <w:ins w:id="2281" w:author="像个男人一样" w:date="2018-03-21T01:40:00Z">
        <w:del w:id="2282" w:author="jie sun" w:date="2018-04-16T22:26:00Z">
          <w:r w:rsidDel="00EC735C">
            <w:rPr>
              <w:rFonts w:hint="eastAsia"/>
            </w:rPr>
            <w:delText>d</w:delText>
          </w:r>
        </w:del>
        <w:r>
          <w:rPr>
            <w:rFonts w:hint="eastAsia"/>
          </w:rPr>
          <w:t xml:space="preserve">ata </w:t>
        </w:r>
      </w:ins>
      <w:ins w:id="2283" w:author="jie sun" w:date="2018-04-16T22:26:00Z">
        <w:r w:rsidR="00EC735C">
          <w:t>O</w:t>
        </w:r>
      </w:ins>
      <w:ins w:id="2284" w:author="像个男人一样" w:date="2018-03-21T01:40:00Z">
        <w:del w:id="2285" w:author="jie sun" w:date="2018-04-16T22:26:00Z">
          <w:r w:rsidDel="00EC735C">
            <w:rPr>
              <w:rFonts w:hint="eastAsia"/>
            </w:rPr>
            <w:delText>o</w:delText>
          </w:r>
        </w:del>
        <w:r>
          <w:rPr>
            <w:rFonts w:hint="eastAsia"/>
          </w:rPr>
          <w:t xml:space="preserve">f  </w:t>
        </w:r>
      </w:ins>
      <w:ins w:id="2286" w:author="jie sun" w:date="2018-04-16T22:26:00Z">
        <w:r w:rsidR="00EC735C">
          <w:t>T</w:t>
        </w:r>
      </w:ins>
      <w:ins w:id="2287" w:author="像个男人一样" w:date="2018-03-21T01:40:00Z">
        <w:del w:id="2288" w:author="jie sun" w:date="2018-04-16T22:26:00Z">
          <w:r w:rsidDel="00EC735C">
            <w:rPr>
              <w:rFonts w:hint="eastAsia"/>
            </w:rPr>
            <w:delText>t</w:delText>
          </w:r>
        </w:del>
        <w:r>
          <w:rPr>
            <w:rFonts w:hint="eastAsia"/>
          </w:rPr>
          <w:t>he Accelerometer</w:t>
        </w:r>
      </w:ins>
      <w:bookmarkEnd w:id="2233"/>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p>
    <w:p w14:paraId="661D9F61" w14:textId="5079F51F" w:rsidR="0087014B" w:rsidRDefault="00D5184D">
      <w:pPr>
        <w:pStyle w:val="Heading3"/>
        <w:rPr>
          <w:lang w:val="en-US"/>
        </w:rPr>
      </w:pPr>
      <w:bookmarkStart w:id="2289" w:name="_Toc24657"/>
      <w:bookmarkStart w:id="2290" w:name="_Toc6479"/>
      <w:bookmarkStart w:id="2291" w:name="_Toc13413"/>
      <w:bookmarkStart w:id="2292" w:name="_Toc28675"/>
      <w:bookmarkStart w:id="2293" w:name="_Toc25906"/>
      <w:bookmarkStart w:id="2294" w:name="_Toc15449"/>
      <w:bookmarkStart w:id="2295" w:name="_Toc20709"/>
      <w:bookmarkStart w:id="2296" w:name="_Toc2699"/>
      <w:bookmarkStart w:id="2297" w:name="_Toc1697"/>
      <w:bookmarkStart w:id="2298" w:name="_Toc517904014"/>
      <w:r>
        <w:rPr>
          <w:rFonts w:hint="eastAsia"/>
          <w:lang w:val="en-US"/>
        </w:rPr>
        <w:t>Transform Domain Algorithm</w:t>
      </w:r>
      <w:bookmarkEnd w:id="2289"/>
      <w:bookmarkEnd w:id="2290"/>
      <w:bookmarkEnd w:id="2291"/>
      <w:bookmarkEnd w:id="2292"/>
      <w:bookmarkEnd w:id="2293"/>
      <w:bookmarkEnd w:id="2294"/>
      <w:bookmarkEnd w:id="2295"/>
      <w:bookmarkEnd w:id="2296"/>
      <w:bookmarkEnd w:id="2297"/>
      <w:bookmarkEnd w:id="2298"/>
    </w:p>
    <w:p w14:paraId="19783A3C" w14:textId="77777777" w:rsidR="0087014B" w:rsidRDefault="00D5184D">
      <w:pPr>
        <w:rPr>
          <w:lang w:val="en-US"/>
        </w:rPr>
      </w:pPr>
      <w:r>
        <w:rPr>
          <w:lang w:val="en-US"/>
        </w:rPr>
        <w:t>One condition can be used to exclude invalid data.</w:t>
      </w:r>
    </w:p>
    <w:p w14:paraId="345EDC26" w14:textId="77777777" w:rsidR="0087014B" w:rsidDel="00E90B93" w:rsidRDefault="00D5184D">
      <w:pPr>
        <w:numPr>
          <w:ilvl w:val="0"/>
          <w:numId w:val="2"/>
        </w:numPr>
        <w:rPr>
          <w:del w:id="2299" w:author="jie sun" w:date="2018-04-08T19:16:00Z"/>
          <w:lang w:val="en-US"/>
        </w:rPr>
      </w:pPr>
      <w:r>
        <w:rPr>
          <w:lang w:val="en-US"/>
        </w:rPr>
        <w:t>The duration of</w:t>
      </w:r>
      <w:del w:id="2300" w:author="jie sun" w:date="2018-04-08T18:24:00Z">
        <w:r w:rsidDel="003D7089">
          <w:rPr>
            <w:lang w:val="en-US"/>
          </w:rPr>
          <w:delText xml:space="preserve"> </w:delText>
        </w:r>
      </w:del>
      <w:r>
        <w:rPr>
          <w:lang w:val="en-US"/>
        </w:rPr>
        <w:t xml:space="preserve"> two effective adjacent peaks must be longer than 0.2S and shorter than 2s. (Based on common sense)</w:t>
      </w:r>
    </w:p>
    <w:p w14:paraId="36307B2B" w14:textId="77777777" w:rsidR="0087014B" w:rsidRPr="00437182" w:rsidRDefault="00D5184D">
      <w:pPr>
        <w:numPr>
          <w:ilvl w:val="0"/>
          <w:numId w:val="2"/>
        </w:numPr>
        <w:rPr>
          <w:lang w:val="en-US"/>
        </w:rPr>
        <w:pPrChange w:id="2301" w:author="像个男人一样" w:date="2018-03-21T01:40:00Z">
          <w:pPr>
            <w:pStyle w:val="Subtitle"/>
          </w:pPr>
        </w:pPrChange>
      </w:pPr>
      <w:del w:id="2302" w:author="像个男人一样" w:date="2018-03-22T11:58:00Z">
        <w:r>
          <w:delText xml:space="preserve">Figure 2. </w:delText>
        </w:r>
        <w:r>
          <w:fldChar w:fldCharType="begin"/>
        </w:r>
        <w:r>
          <w:delInstrText xml:space="preserve"> SEQ Figure_2. \* ARABIC </w:delInstrText>
        </w:r>
        <w:r>
          <w:fldChar w:fldCharType="separate"/>
        </w:r>
      </w:del>
      <w:ins w:id="2303" w:author="像个男人一样" w:date="2018-03-22T11:51:00Z">
        <w:del w:id="2304" w:author="像个男人一样" w:date="2018-03-22T11:58:00Z">
          <w:r w:rsidRPr="00E90B93">
            <w:rPr>
              <w:rFonts w:hint="eastAsia"/>
              <w:b/>
              <w:rPrChange w:id="2305" w:author="jie sun" w:date="2018-04-08T19:16:00Z">
                <w:rPr>
                  <w:rFonts w:hint="eastAsia"/>
                </w:rPr>
              </w:rPrChange>
            </w:rPr>
            <w:delText>错误！未指定顺序。</w:delText>
          </w:r>
        </w:del>
      </w:ins>
      <w:ins w:id="2306" w:author="像个男人一样" w:date="2018-03-21T23:39:00Z">
        <w:del w:id="2307" w:author="像个男人一样" w:date="2018-03-22T11:58:00Z">
          <w:r w:rsidRPr="00E90B93">
            <w:rPr>
              <w:rFonts w:hint="eastAsia"/>
              <w:b/>
              <w:rPrChange w:id="2308" w:author="jie sun" w:date="2018-04-08T19:16:00Z">
                <w:rPr>
                  <w:rFonts w:hint="eastAsia"/>
                </w:rPr>
              </w:rPrChange>
            </w:rPr>
            <w:delText>错误！未指定顺序。</w:delText>
          </w:r>
        </w:del>
      </w:ins>
      <w:ins w:id="2309" w:author="像个男人一样" w:date="2018-03-21T23:10:00Z">
        <w:del w:id="2310" w:author="像个男人一样" w:date="2018-03-22T11:58:00Z">
          <w:r w:rsidRPr="00E90B93">
            <w:rPr>
              <w:rFonts w:hint="eastAsia"/>
              <w:b/>
              <w:rPrChange w:id="2311" w:author="jie sun" w:date="2018-04-08T19:16:00Z">
                <w:rPr>
                  <w:rFonts w:hint="eastAsia"/>
                </w:rPr>
              </w:rPrChange>
            </w:rPr>
            <w:delText>错误！未指定顺序。</w:delText>
          </w:r>
        </w:del>
      </w:ins>
      <w:ins w:id="2312" w:author="像个男人一样" w:date="2018-03-21T23:08:00Z">
        <w:del w:id="2313" w:author="像个男人一样" w:date="2018-03-22T11:58:00Z">
          <w:r w:rsidRPr="00E90B93">
            <w:rPr>
              <w:rFonts w:hint="eastAsia"/>
              <w:b/>
              <w:rPrChange w:id="2314" w:author="jie sun" w:date="2018-04-08T19:16:00Z">
                <w:rPr>
                  <w:rFonts w:hint="eastAsia"/>
                </w:rPr>
              </w:rPrChange>
            </w:rPr>
            <w:delText>错误！未指定顺序。</w:delText>
          </w:r>
        </w:del>
      </w:ins>
      <w:ins w:id="2315" w:author="像个男人一样" w:date="2018-03-21T02:33:00Z">
        <w:del w:id="2316" w:author="像个男人一样" w:date="2018-03-22T11:58:00Z">
          <w:r w:rsidRPr="00E90B93">
            <w:rPr>
              <w:rFonts w:hint="eastAsia"/>
              <w:b/>
              <w:rPrChange w:id="2317" w:author="jie sun" w:date="2018-04-08T19:16:00Z">
                <w:rPr>
                  <w:rFonts w:hint="eastAsia"/>
                </w:rPr>
              </w:rPrChange>
            </w:rPr>
            <w:delText>错误！未指定顺序。错误！未指定顺序。</w:delText>
          </w:r>
        </w:del>
      </w:ins>
      <w:ins w:id="2318" w:author="像个男人一样" w:date="2018-03-21T02:31:00Z">
        <w:del w:id="2319" w:author="像个男人一样" w:date="2018-03-22T11:58:00Z">
          <w:r w:rsidRPr="00E90B93">
            <w:rPr>
              <w:rFonts w:hint="eastAsia"/>
              <w:b/>
              <w:rPrChange w:id="2320" w:author="jie sun" w:date="2018-04-08T19:16:00Z">
                <w:rPr>
                  <w:rFonts w:hint="eastAsia"/>
                </w:rPr>
              </w:rPrChange>
            </w:rPr>
            <w:delText>错误！未指定顺序。</w:delText>
          </w:r>
        </w:del>
      </w:ins>
      <w:ins w:id="2321" w:author="像个男人一样" w:date="2018-03-21T02:30:00Z">
        <w:del w:id="2322" w:author="像个男人一样" w:date="2018-03-22T11:58:00Z">
          <w:r w:rsidRPr="00E90B93">
            <w:rPr>
              <w:rFonts w:hint="eastAsia"/>
              <w:b/>
              <w:rPrChange w:id="2323" w:author="jie sun" w:date="2018-04-08T19:16:00Z">
                <w:rPr>
                  <w:rFonts w:hint="eastAsia"/>
                </w:rPr>
              </w:rPrChange>
            </w:rPr>
            <w:delText>错误！未指定顺序。</w:delText>
          </w:r>
        </w:del>
      </w:ins>
      <w:ins w:id="2324" w:author="像个男人一样" w:date="2018-03-21T02:29:00Z">
        <w:del w:id="2325" w:author="像个男人一样" w:date="2018-03-22T11:58:00Z">
          <w:r w:rsidRPr="00E90B93">
            <w:rPr>
              <w:rFonts w:hint="eastAsia"/>
              <w:b/>
              <w:rPrChange w:id="2326" w:author="jie sun" w:date="2018-04-08T19:16:00Z">
                <w:rPr>
                  <w:rFonts w:hint="eastAsia"/>
                </w:rPr>
              </w:rPrChange>
            </w:rPr>
            <w:delText>错误！未指定顺序。错误！未指定顺序。</w:delText>
          </w:r>
        </w:del>
      </w:ins>
      <w:ins w:id="2327" w:author="像个男人一样" w:date="2018-03-21T02:26:00Z">
        <w:del w:id="2328" w:author="像个男人一样" w:date="2018-03-22T11:58:00Z">
          <w:r w:rsidRPr="00E90B93">
            <w:rPr>
              <w:rFonts w:hint="eastAsia"/>
              <w:b/>
              <w:rPrChange w:id="2329" w:author="jie sun" w:date="2018-04-08T19:16:00Z">
                <w:rPr>
                  <w:rFonts w:hint="eastAsia"/>
                </w:rPr>
              </w:rPrChange>
            </w:rPr>
            <w:delText>错误！未指定顺序。</w:delText>
          </w:r>
        </w:del>
      </w:ins>
      <w:ins w:id="2330" w:author="像个男人一样" w:date="2018-03-21T02:25:00Z">
        <w:del w:id="2331" w:author="像个男人一样" w:date="2018-03-22T11:58:00Z">
          <w:r w:rsidRPr="00E90B93">
            <w:rPr>
              <w:rFonts w:hint="eastAsia"/>
              <w:b/>
              <w:rPrChange w:id="2332" w:author="jie sun" w:date="2018-04-08T19:16:00Z">
                <w:rPr>
                  <w:rFonts w:hint="eastAsia"/>
                </w:rPr>
              </w:rPrChange>
            </w:rPr>
            <w:delText>错误！未指定顺序。</w:delText>
          </w:r>
        </w:del>
      </w:ins>
      <w:ins w:id="2333" w:author="像个男人一样" w:date="2018-03-21T02:24:00Z">
        <w:del w:id="2334" w:author="像个男人一样" w:date="2018-03-22T11:58:00Z">
          <w:r w:rsidRPr="00E90B93">
            <w:rPr>
              <w:rFonts w:hint="eastAsia"/>
              <w:b/>
              <w:rPrChange w:id="2335" w:author="jie sun" w:date="2018-04-08T19:16:00Z">
                <w:rPr>
                  <w:rFonts w:hint="eastAsia"/>
                </w:rPr>
              </w:rPrChange>
            </w:rPr>
            <w:delText>错误！未指定顺序。</w:delText>
          </w:r>
        </w:del>
      </w:ins>
      <w:ins w:id="2336" w:author="像个男人一样" w:date="2018-03-21T02:23:00Z">
        <w:del w:id="2337" w:author="像个男人一样" w:date="2018-03-22T11:58:00Z">
          <w:r w:rsidRPr="00E90B93">
            <w:rPr>
              <w:rFonts w:hint="eastAsia"/>
              <w:b/>
              <w:rPrChange w:id="2338" w:author="jie sun" w:date="2018-04-08T19:16:00Z">
                <w:rPr>
                  <w:rFonts w:hint="eastAsia"/>
                </w:rPr>
              </w:rPrChange>
            </w:rPr>
            <w:delText>错误！未指定顺序。</w:delText>
          </w:r>
        </w:del>
      </w:ins>
      <w:ins w:id="2339" w:author="像个男人一样" w:date="2018-03-21T02:22:00Z">
        <w:del w:id="2340" w:author="像个男人一样" w:date="2018-03-22T11:58:00Z">
          <w:r w:rsidRPr="00E90B93">
            <w:rPr>
              <w:rFonts w:hint="eastAsia"/>
              <w:b/>
              <w:rPrChange w:id="2341" w:author="jie sun" w:date="2018-04-08T19:16:00Z">
                <w:rPr>
                  <w:rFonts w:hint="eastAsia"/>
                </w:rPr>
              </w:rPrChange>
            </w:rPr>
            <w:delText>错误！未指定顺序。</w:delText>
          </w:r>
        </w:del>
      </w:ins>
      <w:ins w:id="2342" w:author="像个男人一样" w:date="2018-03-21T02:17:00Z">
        <w:del w:id="2343" w:author="像个男人一样" w:date="2018-03-22T11:58:00Z">
          <w:r w:rsidRPr="00E90B93">
            <w:rPr>
              <w:rFonts w:hint="eastAsia"/>
              <w:b/>
              <w:rPrChange w:id="2344" w:author="jie sun" w:date="2018-04-08T19:16:00Z">
                <w:rPr>
                  <w:rFonts w:hint="eastAsia"/>
                </w:rPr>
              </w:rPrChange>
            </w:rPr>
            <w:delText>错误！未指定顺序。错误！未指定顺序。错误！未指定顺序。</w:delText>
          </w:r>
        </w:del>
      </w:ins>
      <w:ins w:id="2345" w:author="像个男人一样" w:date="2018-03-21T02:15:00Z">
        <w:del w:id="2346" w:author="像个男人一样" w:date="2018-03-22T11:58:00Z">
          <w:r w:rsidRPr="00E90B93">
            <w:rPr>
              <w:rFonts w:hint="eastAsia"/>
              <w:b/>
              <w:rPrChange w:id="2347" w:author="jie sun" w:date="2018-04-08T19:16:00Z">
                <w:rPr>
                  <w:rFonts w:hint="eastAsia"/>
                </w:rPr>
              </w:rPrChange>
            </w:rPr>
            <w:delText>错误！未指定顺序。</w:delText>
          </w:r>
        </w:del>
      </w:ins>
      <w:ins w:id="2348" w:author="像个男人一样" w:date="2018-03-21T02:14:00Z">
        <w:del w:id="2349" w:author="像个男人一样" w:date="2018-03-22T11:58:00Z">
          <w:r w:rsidRPr="00E90B93">
            <w:rPr>
              <w:rFonts w:hint="eastAsia"/>
              <w:b/>
              <w:rPrChange w:id="2350" w:author="jie sun" w:date="2018-04-08T19:16:00Z">
                <w:rPr>
                  <w:rFonts w:hint="eastAsia"/>
                </w:rPr>
              </w:rPrChange>
            </w:rPr>
            <w:delText>错误！未指定顺序。</w:delText>
          </w:r>
        </w:del>
      </w:ins>
      <w:ins w:id="2351" w:author="像个男人一样" w:date="2018-03-21T02:13:00Z">
        <w:del w:id="2352" w:author="像个男人一样" w:date="2018-03-22T11:58:00Z">
          <w:r w:rsidRPr="00E90B93">
            <w:rPr>
              <w:rFonts w:hint="eastAsia"/>
              <w:b/>
              <w:rPrChange w:id="2353" w:author="jie sun" w:date="2018-04-08T19:16:00Z">
                <w:rPr>
                  <w:rFonts w:hint="eastAsia"/>
                </w:rPr>
              </w:rPrChange>
            </w:rPr>
            <w:delText>错误！未指定顺序。</w:delText>
          </w:r>
        </w:del>
      </w:ins>
      <w:ins w:id="2354" w:author="像个男人一样" w:date="2018-03-21T02:12:00Z">
        <w:del w:id="2355" w:author="像个男人一样" w:date="2018-03-22T11:58:00Z">
          <w:r w:rsidRPr="00E90B93">
            <w:rPr>
              <w:rFonts w:hint="eastAsia"/>
              <w:b/>
              <w:rPrChange w:id="2356" w:author="jie sun" w:date="2018-04-08T19:16:00Z">
                <w:rPr>
                  <w:rFonts w:hint="eastAsia"/>
                </w:rPr>
              </w:rPrChange>
            </w:rPr>
            <w:delText>错误！未指定顺序。</w:delText>
          </w:r>
        </w:del>
      </w:ins>
      <w:ins w:id="2357" w:author="像个男人一样" w:date="2018-03-21T02:02:00Z">
        <w:del w:id="2358" w:author="像个男人一样" w:date="2018-03-22T11:58:00Z">
          <w:r w:rsidRPr="00E90B93">
            <w:rPr>
              <w:rFonts w:hint="eastAsia"/>
              <w:b/>
              <w:rPrChange w:id="2359" w:author="jie sun" w:date="2018-04-08T19:16:00Z">
                <w:rPr>
                  <w:rFonts w:hint="eastAsia"/>
                </w:rPr>
              </w:rPrChange>
            </w:rPr>
            <w:delText>错误！未指定顺序。错误！未指定顺序。</w:delText>
          </w:r>
        </w:del>
      </w:ins>
      <w:ins w:id="2360" w:author="像个男人一样" w:date="2018-03-21T02:01:00Z">
        <w:del w:id="2361" w:author="像个男人一样" w:date="2018-03-22T11:58:00Z">
          <w:r w:rsidRPr="00E90B93">
            <w:rPr>
              <w:rFonts w:hint="eastAsia"/>
              <w:b/>
              <w:rPrChange w:id="2362" w:author="jie sun" w:date="2018-04-08T19:16:00Z">
                <w:rPr>
                  <w:rFonts w:hint="eastAsia"/>
                </w:rPr>
              </w:rPrChange>
            </w:rPr>
            <w:delText>错误！未指定顺序。</w:delText>
          </w:r>
        </w:del>
      </w:ins>
      <w:ins w:id="2363" w:author="像个男人一样" w:date="2018-03-21T02:00:00Z">
        <w:del w:id="2364" w:author="像个男人一样" w:date="2018-03-22T11:58:00Z">
          <w:r w:rsidRPr="00E90B93">
            <w:rPr>
              <w:rFonts w:hint="eastAsia"/>
              <w:b/>
              <w:rPrChange w:id="2365" w:author="jie sun" w:date="2018-04-08T19:16:00Z">
                <w:rPr>
                  <w:rFonts w:hint="eastAsia"/>
                </w:rPr>
              </w:rPrChange>
            </w:rPr>
            <w:delText>错误！未指定顺序。</w:delText>
          </w:r>
        </w:del>
      </w:ins>
      <w:ins w:id="2366" w:author="像个男人一样" w:date="2018-03-21T01:59:00Z">
        <w:del w:id="2367" w:author="像个男人一样" w:date="2018-03-22T11:58:00Z">
          <w:r w:rsidRPr="00E90B93">
            <w:rPr>
              <w:rFonts w:hint="eastAsia"/>
              <w:b/>
              <w:rPrChange w:id="2368" w:author="jie sun" w:date="2018-04-08T19:16:00Z">
                <w:rPr>
                  <w:rFonts w:hint="eastAsia"/>
                </w:rPr>
              </w:rPrChange>
            </w:rPr>
            <w:delText>错误！未指定顺序。</w:delText>
          </w:r>
        </w:del>
      </w:ins>
      <w:ins w:id="2369" w:author="像个男人一样" w:date="2018-03-21T01:58:00Z">
        <w:del w:id="2370" w:author="像个男人一样" w:date="2018-03-22T11:58:00Z">
          <w:r w:rsidRPr="00E90B93">
            <w:rPr>
              <w:rFonts w:hint="eastAsia"/>
              <w:b/>
              <w:rPrChange w:id="2371" w:author="jie sun" w:date="2018-04-08T19:16:00Z">
                <w:rPr>
                  <w:rFonts w:hint="eastAsia"/>
                </w:rPr>
              </w:rPrChange>
            </w:rPr>
            <w:delText>错误！未指定顺序。错误！未指定顺序。</w:delText>
          </w:r>
        </w:del>
      </w:ins>
      <w:ins w:id="2372" w:author="像个男人一样" w:date="2018-03-21T01:57:00Z">
        <w:del w:id="2373" w:author="像个男人一样" w:date="2018-03-22T11:58:00Z">
          <w:r w:rsidRPr="00E90B93">
            <w:rPr>
              <w:rFonts w:hint="eastAsia"/>
              <w:b/>
              <w:rPrChange w:id="2374" w:author="jie sun" w:date="2018-04-08T19:16:00Z">
                <w:rPr>
                  <w:rFonts w:hint="eastAsia"/>
                </w:rPr>
              </w:rPrChange>
            </w:rPr>
            <w:delText>错误！未指定顺序。</w:delText>
          </w:r>
        </w:del>
      </w:ins>
      <w:ins w:id="2375" w:author="像个男人一样" w:date="2018-03-21T01:48:00Z">
        <w:del w:id="2376" w:author="像个男人一样" w:date="2018-03-22T11:58:00Z">
          <w:r w:rsidRPr="00E90B93">
            <w:rPr>
              <w:rFonts w:hint="eastAsia"/>
              <w:b/>
              <w:rPrChange w:id="2377" w:author="jie sun" w:date="2018-04-08T19:16:00Z">
                <w:rPr>
                  <w:rFonts w:hint="eastAsia"/>
                </w:rPr>
              </w:rPrChange>
            </w:rPr>
            <w:delText>错误！未指定顺序。错误！未指定顺序。</w:delText>
          </w:r>
        </w:del>
      </w:ins>
      <w:ins w:id="2378" w:author="像个男人一样" w:date="2018-03-21T01:47:00Z">
        <w:del w:id="2379" w:author="像个男人一样" w:date="2018-03-22T11:58:00Z">
          <w:r w:rsidRPr="00E90B93">
            <w:rPr>
              <w:rFonts w:hint="eastAsia"/>
              <w:b/>
              <w:rPrChange w:id="2380" w:author="jie sun" w:date="2018-04-08T19:16:00Z">
                <w:rPr>
                  <w:rFonts w:hint="eastAsia"/>
                </w:rPr>
              </w:rPrChange>
            </w:rPr>
            <w:delText>错误！未指定顺序。</w:delText>
          </w:r>
        </w:del>
      </w:ins>
      <w:ins w:id="2381" w:author="像个男人一样" w:date="2018-03-21T01:46:00Z">
        <w:del w:id="2382" w:author="像个男人一样" w:date="2018-03-22T11:58:00Z">
          <w:r w:rsidRPr="00E90B93">
            <w:rPr>
              <w:rFonts w:hint="eastAsia"/>
              <w:b/>
              <w:rPrChange w:id="2383" w:author="jie sun" w:date="2018-04-08T19:16:00Z">
                <w:rPr>
                  <w:rFonts w:hint="eastAsia"/>
                </w:rPr>
              </w:rPrChange>
            </w:rPr>
            <w:delText>错误！未指定顺序。</w:delText>
          </w:r>
        </w:del>
      </w:ins>
      <w:ins w:id="2384" w:author="像个男人一样" w:date="2018-03-21T01:45:00Z">
        <w:del w:id="2385" w:author="像个男人一样" w:date="2018-03-22T11:58:00Z">
          <w:r w:rsidRPr="00E90B93">
            <w:rPr>
              <w:rFonts w:hint="eastAsia"/>
              <w:b/>
              <w:rPrChange w:id="2386" w:author="jie sun" w:date="2018-04-08T19:16:00Z">
                <w:rPr>
                  <w:rFonts w:hint="eastAsia"/>
                </w:rPr>
              </w:rPrChange>
            </w:rPr>
            <w:delText>错误！未指定顺序。错误！未指定顺序。</w:delText>
          </w:r>
        </w:del>
      </w:ins>
      <w:ins w:id="2387" w:author="像个男人一样" w:date="2018-03-21T01:43:00Z">
        <w:del w:id="2388" w:author="像个男人一样" w:date="2018-03-22T11:58:00Z">
          <w:r w:rsidRPr="00E90B93">
            <w:rPr>
              <w:rFonts w:hint="eastAsia"/>
              <w:b/>
              <w:rPrChange w:id="2389" w:author="jie sun" w:date="2018-04-08T19:16:00Z">
                <w:rPr>
                  <w:rFonts w:hint="eastAsia"/>
                </w:rPr>
              </w:rPrChange>
            </w:rPr>
            <w:delText>错误！未指定顺序。</w:delText>
          </w:r>
        </w:del>
      </w:ins>
      <w:ins w:id="2390" w:author="像个男人一样" w:date="2018-03-21T01:42:00Z">
        <w:del w:id="2391" w:author="像个男人一样" w:date="2018-03-22T11:58:00Z">
          <w:r w:rsidRPr="00E90B93">
            <w:rPr>
              <w:rFonts w:hint="eastAsia"/>
              <w:b/>
              <w:rPrChange w:id="2392" w:author="jie sun" w:date="2018-04-08T19:16:00Z">
                <w:rPr>
                  <w:rFonts w:hint="eastAsia"/>
                </w:rPr>
              </w:rPrChange>
            </w:rPr>
            <w:delText>错误！未指定顺序。</w:delText>
          </w:r>
        </w:del>
      </w:ins>
      <w:del w:id="2393" w:author="像个男人一样" w:date="2018-03-22T11:58:00Z">
        <w:r>
          <w:delText>9</w:delText>
        </w:r>
        <w:r>
          <w:fldChar w:fldCharType="end"/>
        </w:r>
      </w:del>
      <w:del w:id="2394" w:author="像个男人一样" w:date="2018-03-21T01:41:00Z">
        <w:r>
          <w:delText xml:space="preserve"> The intervals among the peaks </w:delText>
        </w:r>
      </w:del>
    </w:p>
    <w:p w14:paraId="7CF1E088" w14:textId="77777777" w:rsidR="0087014B" w:rsidRDefault="00D5184D">
      <w:pPr>
        <w:jc w:val="center"/>
        <w:rPr>
          <w:ins w:id="2395" w:author="像个男人一样" w:date="2018-03-21T01:41:00Z"/>
        </w:rPr>
        <w:pPrChange w:id="2396" w:author="jie sun" w:date="2018-04-16T21:34:00Z">
          <w:pPr/>
        </w:pPrChange>
      </w:pPr>
      <w:r>
        <w:rPr>
          <w:noProof/>
        </w:rPr>
        <w:drawing>
          <wp:inline distT="0" distB="0" distL="0" distR="0" wp14:anchorId="641F0339" wp14:editId="14CB9BB1">
            <wp:extent cx="4942205" cy="3190875"/>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63FBF49" w14:textId="42BC557A" w:rsidR="0087014B" w:rsidRDefault="00D5184D">
      <w:pPr>
        <w:pStyle w:val="Caption"/>
        <w:jc w:val="center"/>
        <w:pPrChange w:id="2397" w:author="jie sun" w:date="2018-04-16T21:34:00Z">
          <w:pPr/>
        </w:pPrChange>
      </w:pPr>
      <w:bookmarkStart w:id="2398" w:name="_Toc517801879"/>
      <w:ins w:id="2399" w:author="像个男人一样" w:date="2018-03-21T01:41:00Z">
        <w:r>
          <w:t xml:space="preserve">Figure </w:t>
        </w:r>
      </w:ins>
      <w:ins w:id="2400" w:author="JIE  SUN" w:date="2018-06-21T13:36:00Z">
        <w:r w:rsidR="00A64E7B">
          <w:fldChar w:fldCharType="begin"/>
        </w:r>
        <w:r w:rsidR="00A64E7B">
          <w:instrText xml:space="preserve"> STYLEREF 1 \s </w:instrText>
        </w:r>
      </w:ins>
      <w:r w:rsidR="00A64E7B">
        <w:fldChar w:fldCharType="separate"/>
      </w:r>
      <w:r w:rsidR="00A64E7B">
        <w:rPr>
          <w:noProof/>
        </w:rPr>
        <w:t>2</w:t>
      </w:r>
      <w:ins w:id="2401"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2402" w:author="JIE  SUN" w:date="2018-06-21T13:36:00Z">
        <w:r w:rsidR="00A64E7B">
          <w:rPr>
            <w:noProof/>
          </w:rPr>
          <w:t>9</w:t>
        </w:r>
        <w:r w:rsidR="00A64E7B">
          <w:fldChar w:fldCharType="end"/>
        </w:r>
      </w:ins>
      <w:ins w:id="2403" w:author="jie sun" w:date="2018-04-19T13:00:00Z">
        <w:del w:id="2404" w:author="JIE  SUN" w:date="2018-06-21T13:34:00Z">
          <w:r w:rsidR="00083FE7" w:rsidDel="00A64E7B">
            <w:fldChar w:fldCharType="begin"/>
          </w:r>
          <w:r w:rsidR="00083FE7" w:rsidDel="00A64E7B">
            <w:delInstrText xml:space="preserve"> STYLEREF 1 \s </w:delInstrText>
          </w:r>
        </w:del>
      </w:ins>
      <w:del w:id="2405" w:author="JIE  SUN" w:date="2018-06-21T13:34:00Z">
        <w:r w:rsidR="00083FE7" w:rsidDel="00A64E7B">
          <w:fldChar w:fldCharType="separate"/>
        </w:r>
        <w:r w:rsidR="00083FE7" w:rsidDel="00A64E7B">
          <w:rPr>
            <w:noProof/>
          </w:rPr>
          <w:delText>2</w:delText>
        </w:r>
      </w:del>
      <w:ins w:id="2406" w:author="jie sun" w:date="2018-04-19T13:00:00Z">
        <w:del w:id="2407"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408" w:author="JIE  SUN" w:date="2018-06-21T13:34:00Z">
        <w:r w:rsidR="00083FE7" w:rsidDel="00A64E7B">
          <w:fldChar w:fldCharType="separate"/>
        </w:r>
      </w:del>
      <w:ins w:id="2409" w:author="jie sun" w:date="2018-04-19T13:00:00Z">
        <w:del w:id="2410" w:author="JIE  SUN" w:date="2018-06-21T13:34:00Z">
          <w:r w:rsidR="00083FE7" w:rsidDel="00A64E7B">
            <w:rPr>
              <w:noProof/>
            </w:rPr>
            <w:delText>9</w:delText>
          </w:r>
          <w:r w:rsidR="00083FE7" w:rsidDel="00A64E7B">
            <w:fldChar w:fldCharType="end"/>
          </w:r>
        </w:del>
      </w:ins>
      <w:ins w:id="2411" w:author="像个男人一样" w:date="2018-03-21T01:41:00Z">
        <w:del w:id="2412"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RPr="00606542" w:rsidDel="00454521">
            <w:delText>.</w:delText>
          </w:r>
          <w:r w:rsidDel="00454521">
            <w:fldChar w:fldCharType="begin"/>
          </w:r>
          <w:r w:rsidDel="00454521">
            <w:delInstrText xml:space="preserve"> SEQ Figure \* ARABIC \s 1 </w:delInstrText>
          </w:r>
          <w:r w:rsidDel="00454521">
            <w:fldChar w:fldCharType="separate"/>
          </w:r>
        </w:del>
      </w:ins>
      <w:ins w:id="2413" w:author="像个男人一样" w:date="2018-03-22T11:51:00Z">
        <w:del w:id="2414" w:author="jie sun" w:date="2018-04-10T21:45:00Z">
          <w:r w:rsidDel="00454521">
            <w:delText>9</w:delText>
          </w:r>
        </w:del>
      </w:ins>
      <w:ins w:id="2415" w:author="像个男人一样" w:date="2018-03-21T01:41:00Z">
        <w:del w:id="2416" w:author="jie sun" w:date="2018-04-10T21:45:00Z">
          <w:r w:rsidDel="00454521">
            <w:fldChar w:fldCharType="end"/>
          </w:r>
        </w:del>
        <w:bookmarkStart w:id="2417" w:name="_Toc28630"/>
        <w:bookmarkStart w:id="2418" w:name="_Toc20181"/>
        <w:bookmarkStart w:id="2419" w:name="_Toc1368"/>
        <w:bookmarkStart w:id="2420" w:name="_Toc1985"/>
        <w:bookmarkStart w:id="2421" w:name="_Toc473"/>
        <w:bookmarkStart w:id="2422" w:name="_Toc30065"/>
        <w:bookmarkStart w:id="2423" w:name="_Toc6461"/>
        <w:bookmarkStart w:id="2424" w:name="_Toc27155"/>
        <w:bookmarkStart w:id="2425" w:name="_Toc28664"/>
        <w:bookmarkStart w:id="2426" w:name="_Toc23526"/>
        <w:bookmarkStart w:id="2427" w:name="_Toc23073"/>
        <w:bookmarkStart w:id="2428" w:name="_Toc31468"/>
        <w:bookmarkStart w:id="2429" w:name="_Toc18099"/>
        <w:bookmarkStart w:id="2430" w:name="_Toc12438"/>
        <w:bookmarkStart w:id="2431" w:name="_Toc6829"/>
        <w:bookmarkStart w:id="2432" w:name="_Toc20173"/>
        <w:bookmarkStart w:id="2433" w:name="_Toc32110"/>
        <w:bookmarkStart w:id="2434" w:name="_Toc29089"/>
        <w:bookmarkStart w:id="2435" w:name="_Toc26482"/>
        <w:bookmarkStart w:id="2436" w:name="_Toc21016"/>
        <w:bookmarkStart w:id="2437" w:name="_Toc12772"/>
        <w:bookmarkStart w:id="2438" w:name="_Toc21350"/>
        <w:bookmarkStart w:id="2439" w:name="_Toc29483"/>
        <w:bookmarkStart w:id="2440" w:name="_Toc5366"/>
        <w:bookmarkStart w:id="2441" w:name="_Toc5328"/>
        <w:r w:rsidRPr="00606542">
          <w:t>:</w:t>
        </w:r>
      </w:ins>
      <w:r w:rsidR="0093575E">
        <w:t xml:space="preserve"> </w:t>
      </w:r>
      <w:ins w:id="2442" w:author="像个男人一样" w:date="2018-03-21T01:41:00Z">
        <w:r w:rsidRPr="00606542">
          <w:t xml:space="preserve">The </w:t>
        </w:r>
      </w:ins>
      <w:ins w:id="2443" w:author="jie sun" w:date="2018-04-16T22:26:00Z">
        <w:r w:rsidR="00727BC8">
          <w:t>I</w:t>
        </w:r>
      </w:ins>
      <w:ins w:id="2444" w:author="像个男人一样" w:date="2018-03-21T01:41:00Z">
        <w:del w:id="2445" w:author="jie sun" w:date="2018-04-16T22:26:00Z">
          <w:r w:rsidRPr="00606542" w:rsidDel="00727BC8">
            <w:delText>i</w:delText>
          </w:r>
        </w:del>
        <w:r w:rsidRPr="00606542">
          <w:t xml:space="preserve">ntervals </w:t>
        </w:r>
      </w:ins>
      <w:ins w:id="2446" w:author="jie sun" w:date="2018-04-16T22:26:00Z">
        <w:r w:rsidR="00727BC8">
          <w:t>A</w:t>
        </w:r>
      </w:ins>
      <w:ins w:id="2447" w:author="像个男人一样" w:date="2018-03-21T01:41:00Z">
        <w:del w:id="2448" w:author="jie sun" w:date="2018-04-16T22:26:00Z">
          <w:r w:rsidRPr="00606542" w:rsidDel="00727BC8">
            <w:delText>a</w:delText>
          </w:r>
        </w:del>
        <w:r w:rsidRPr="00606542">
          <w:t xml:space="preserve">mong </w:t>
        </w:r>
      </w:ins>
      <w:ins w:id="2449" w:author="jie sun" w:date="2018-04-16T22:27:00Z">
        <w:r w:rsidR="00727BC8">
          <w:t>T</w:t>
        </w:r>
      </w:ins>
      <w:ins w:id="2450" w:author="像个男人一样" w:date="2018-03-21T01:41:00Z">
        <w:del w:id="2451" w:author="jie sun" w:date="2018-04-16T22:27:00Z">
          <w:r w:rsidRPr="00606542" w:rsidDel="00727BC8">
            <w:delText>t</w:delText>
          </w:r>
        </w:del>
        <w:r w:rsidRPr="00606542">
          <w:t xml:space="preserve">he </w:t>
        </w:r>
      </w:ins>
      <w:ins w:id="2452" w:author="jie sun" w:date="2018-04-16T22:27:00Z">
        <w:r w:rsidR="00727BC8">
          <w:t>P</w:t>
        </w:r>
      </w:ins>
      <w:ins w:id="2453" w:author="像个男人一样" w:date="2018-03-21T01:41:00Z">
        <w:del w:id="2454" w:author="jie sun" w:date="2018-04-16T22:27:00Z">
          <w:r w:rsidRPr="00606542" w:rsidDel="00727BC8">
            <w:delText>p</w:delText>
          </w:r>
        </w:del>
        <w:r w:rsidRPr="00606542">
          <w:t>eaks</w:t>
        </w:r>
      </w:ins>
      <w:bookmarkEnd w:id="2398"/>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p>
    <w:p w14:paraId="369A335B" w14:textId="77777777" w:rsidR="0087014B" w:rsidRDefault="00D5184D">
      <w:pPr>
        <w:rPr>
          <w:ins w:id="2455" w:author="jie sun" w:date="2018-04-08T18:25:00Z"/>
        </w:rPr>
      </w:pPr>
      <w:del w:id="2456" w:author="jie sun" w:date="2018-04-16T21:34:00Z">
        <w:r w:rsidDel="007057AF">
          <w:rPr>
            <w:rFonts w:hint="eastAsia"/>
          </w:rPr>
          <w:delText>So</w:delText>
        </w:r>
        <w:r w:rsidDel="00D61186">
          <w:delText xml:space="preserve"> </w:delText>
        </w:r>
      </w:del>
      <w:ins w:id="2457" w:author="jie sun" w:date="2018-04-16T21:34:00Z">
        <w:r w:rsidR="00D61186">
          <w:rPr>
            <w:rFonts w:hint="eastAsia"/>
          </w:rPr>
          <w:t>W</w:t>
        </w:r>
      </w:ins>
      <w:del w:id="2458" w:author="jie sun" w:date="2018-04-16T21:34:00Z">
        <w:r w:rsidDel="00D61186">
          <w:delText>w</w:delText>
        </w:r>
      </w:del>
      <w:r>
        <w:t>e can see the two red peak values are invalid using this algorithm.</w:t>
      </w:r>
    </w:p>
    <w:p w14:paraId="54B0E9BF" w14:textId="77777777" w:rsidR="00743184" w:rsidRDefault="00743184"/>
    <w:p w14:paraId="22042D5D" w14:textId="03169B4F" w:rsidR="0087014B" w:rsidRDefault="00D5184D">
      <w:pPr>
        <w:pStyle w:val="Heading3"/>
        <w:rPr>
          <w:lang w:val="en-US"/>
        </w:rPr>
      </w:pPr>
      <w:bookmarkStart w:id="2459" w:name="_Toc3264"/>
      <w:bookmarkStart w:id="2460" w:name="_Toc22958"/>
      <w:bookmarkStart w:id="2461" w:name="_Toc18539"/>
      <w:bookmarkStart w:id="2462" w:name="_Toc23908"/>
      <w:bookmarkStart w:id="2463" w:name="_Toc236"/>
      <w:bookmarkStart w:id="2464" w:name="_Toc30131"/>
      <w:bookmarkStart w:id="2465" w:name="_Toc11068"/>
      <w:bookmarkStart w:id="2466" w:name="_Toc25229"/>
      <w:bookmarkStart w:id="2467" w:name="_Toc440"/>
      <w:bookmarkStart w:id="2468" w:name="_Toc517904015"/>
      <w:r>
        <w:rPr>
          <w:lang w:val="en-US"/>
        </w:rPr>
        <w:t xml:space="preserve">Threshold </w:t>
      </w:r>
      <w:r>
        <w:rPr>
          <w:rFonts w:hint="eastAsia"/>
          <w:lang w:val="en-US"/>
        </w:rPr>
        <w:t>Filtering Algorithm</w:t>
      </w:r>
      <w:bookmarkEnd w:id="2459"/>
      <w:bookmarkEnd w:id="2460"/>
      <w:bookmarkEnd w:id="2461"/>
      <w:bookmarkEnd w:id="2462"/>
      <w:bookmarkEnd w:id="2463"/>
      <w:bookmarkEnd w:id="2464"/>
      <w:bookmarkEnd w:id="2465"/>
      <w:bookmarkEnd w:id="2466"/>
      <w:bookmarkEnd w:id="2467"/>
      <w:bookmarkEnd w:id="2468"/>
    </w:p>
    <w:p w14:paraId="154D0E9F" w14:textId="77777777" w:rsidR="0087014B" w:rsidRDefault="00D5184D">
      <w:pPr>
        <w:rPr>
          <w:lang w:val="en-US"/>
        </w:rPr>
      </w:pPr>
      <w:r>
        <w:t>Two Basic Conditions</w:t>
      </w:r>
      <w:r>
        <w:rPr>
          <w:lang w:val="en-US"/>
        </w:rPr>
        <w:t>:</w:t>
      </w:r>
    </w:p>
    <w:tbl>
      <w:tblPr>
        <w:tblStyle w:val="TableGrid"/>
        <w:tblW w:w="9016" w:type="dxa"/>
        <w:tblLayout w:type="fixed"/>
        <w:tblLook w:val="04A0" w:firstRow="1" w:lastRow="0" w:firstColumn="1" w:lastColumn="0" w:noHBand="0" w:noVBand="1"/>
      </w:tblPr>
      <w:tblGrid>
        <w:gridCol w:w="9016"/>
      </w:tblGrid>
      <w:tr w:rsidR="0087014B" w14:paraId="73E46BB0" w14:textId="77777777">
        <w:tc>
          <w:tcPr>
            <w:tcW w:w="9016" w:type="dxa"/>
          </w:tcPr>
          <w:p w14:paraId="4836A854" w14:textId="77777777" w:rsidR="0087014B" w:rsidRDefault="00D5184D">
            <w:pPr>
              <w:spacing w:after="0"/>
            </w:pPr>
            <w:r>
              <w:t>1.</w:t>
            </w:r>
            <w:r>
              <w:rPr>
                <w:lang w:val="en-US"/>
              </w:rPr>
              <w:t xml:space="preserve"> The current peak value minus the last valley value must be bigger than the threshold. </w:t>
            </w:r>
          </w:p>
        </w:tc>
      </w:tr>
      <w:tr w:rsidR="0087014B" w:rsidRPr="008F4478" w14:paraId="477B53E0" w14:textId="77777777">
        <w:tc>
          <w:tcPr>
            <w:tcW w:w="9016" w:type="dxa"/>
          </w:tcPr>
          <w:p w14:paraId="1D044297" w14:textId="77777777" w:rsidR="0087014B" w:rsidRPr="008F4478" w:rsidRDefault="00D5184D">
            <w:pPr>
              <w:spacing w:after="0"/>
              <w:rPr>
                <w:lang w:val="en-US"/>
                <w:rPrChange w:id="2469" w:author="jie sun" w:date="2018-04-15T19:24:00Z">
                  <w:rPr/>
                </w:rPrChange>
              </w:rPr>
            </w:pPr>
            <w:r w:rsidRPr="008F4478">
              <w:rPr>
                <w:lang w:val="en-US"/>
                <w:rPrChange w:id="2470" w:author="jie sun" w:date="2018-04-15T19:24:00Z">
                  <w:rPr/>
                </w:rPrChange>
              </w:rPr>
              <w:t>2.</w:t>
            </w:r>
            <w:r>
              <w:rPr>
                <w:lang w:val="en-US"/>
              </w:rPr>
              <w:t xml:space="preserve"> The Threshold is Dynamic and related with different walking patterns. </w:t>
            </w:r>
            <w:del w:id="2471" w:author="jie sun" w:date="2018-04-15T19:28:00Z">
              <w:r w:rsidRPr="008F4478" w:rsidDel="00122733">
                <w:rPr>
                  <w:lang w:val="en-US"/>
                  <w:rPrChange w:id="2472" w:author="jie sun" w:date="2018-04-15T19:24:00Z">
                    <w:rPr/>
                  </w:rPrChange>
                </w:rPr>
                <w:delText>(</w:delText>
              </w:r>
            </w:del>
            <w:r w:rsidRPr="008F4478">
              <w:rPr>
                <w:lang w:val="en-US"/>
                <w:rPrChange w:id="2473" w:author="jie sun" w:date="2018-04-15T19:24:00Z">
                  <w:rPr/>
                </w:rPrChange>
              </w:rPr>
              <w:t>There is one red peak datum being filtered.</w:t>
            </w:r>
            <w:del w:id="2474" w:author="jie sun" w:date="2018-04-15T19:28:00Z">
              <w:r w:rsidRPr="008F4478" w:rsidDel="00122733">
                <w:rPr>
                  <w:lang w:val="en-US"/>
                  <w:rPrChange w:id="2475" w:author="jie sun" w:date="2018-04-15T19:24:00Z">
                    <w:rPr/>
                  </w:rPrChange>
                </w:rPr>
                <w:delText>)</w:delText>
              </w:r>
            </w:del>
          </w:p>
        </w:tc>
      </w:tr>
    </w:tbl>
    <w:p w14:paraId="614D9AFB" w14:textId="77777777" w:rsidR="0087014B" w:rsidRPr="00DA038E" w:rsidRDefault="00D5184D">
      <w:pPr>
        <w:pStyle w:val="Caption"/>
        <w:rPr>
          <w:del w:id="2476" w:author="像个男人一样" w:date="2018-03-22T11:58:00Z"/>
        </w:rPr>
        <w:pPrChange w:id="2477" w:author="像个男人一样" w:date="2018-03-21T01:42:00Z">
          <w:pPr/>
        </w:pPrChange>
      </w:pPr>
      <w:r w:rsidRPr="00DA038E">
        <w:t xml:space="preserve">The following </w:t>
      </w:r>
      <w:del w:id="2478" w:author="jie sun" w:date="2018-04-08T18:25:00Z">
        <w:r w:rsidRPr="00DA038E" w:rsidDel="006C170B">
          <w:delText xml:space="preserve">diagram </w:delText>
        </w:r>
      </w:del>
      <w:ins w:id="2479" w:author="jie sun" w:date="2018-04-08T18:25:00Z">
        <w:r w:rsidR="006C170B" w:rsidRPr="00DA038E">
          <w:t xml:space="preserve">figure </w:t>
        </w:r>
      </w:ins>
      <w:r w:rsidRPr="00DA038E">
        <w:t>can be an example for this algorithm.</w:t>
      </w:r>
    </w:p>
    <w:p w14:paraId="793F6A85" w14:textId="77777777" w:rsidR="0087014B" w:rsidRDefault="00D5184D">
      <w:pPr>
        <w:pStyle w:val="Caption"/>
        <w:pPrChange w:id="2480" w:author="像个男人一样" w:date="2018-03-21T01:42:00Z">
          <w:pPr>
            <w:pStyle w:val="Subtitle"/>
          </w:pPr>
        </w:pPrChange>
      </w:pPr>
      <w:del w:id="2481" w:author="像个男人一样" w:date="2018-03-22T11:58:00Z">
        <w:r>
          <w:delText xml:space="preserve">Figure 2. </w:delText>
        </w:r>
        <w:r>
          <w:fldChar w:fldCharType="begin"/>
        </w:r>
        <w:r>
          <w:delInstrText xml:space="preserve"> SEQ Figure_2. \* ARABIC </w:delInstrText>
        </w:r>
        <w:r>
          <w:fldChar w:fldCharType="separate"/>
        </w:r>
      </w:del>
      <w:ins w:id="2482" w:author="像个男人一样" w:date="2018-03-22T11:51:00Z">
        <w:del w:id="2483" w:author="像个男人一样" w:date="2018-03-22T11:58:00Z">
          <w:r>
            <w:rPr>
              <w:b/>
            </w:rPr>
            <w:delText>错误！未指定顺序。</w:delText>
          </w:r>
        </w:del>
      </w:ins>
      <w:ins w:id="2484" w:author="像个男人一样" w:date="2018-03-21T23:39:00Z">
        <w:del w:id="2485" w:author="像个男人一样" w:date="2018-03-22T11:58:00Z">
          <w:r>
            <w:rPr>
              <w:b/>
            </w:rPr>
            <w:delText>错误！未指定顺序。</w:delText>
          </w:r>
        </w:del>
      </w:ins>
      <w:ins w:id="2486" w:author="像个男人一样" w:date="2018-03-21T23:10:00Z">
        <w:del w:id="2487" w:author="像个男人一样" w:date="2018-03-22T11:58:00Z">
          <w:r>
            <w:rPr>
              <w:b/>
            </w:rPr>
            <w:delText>错误！未指定顺序。</w:delText>
          </w:r>
        </w:del>
      </w:ins>
      <w:ins w:id="2488" w:author="像个男人一样" w:date="2018-03-21T23:08:00Z">
        <w:del w:id="2489" w:author="像个男人一样" w:date="2018-03-22T11:58:00Z">
          <w:r>
            <w:rPr>
              <w:b/>
            </w:rPr>
            <w:delText>错误！未指定顺序。</w:delText>
          </w:r>
        </w:del>
      </w:ins>
      <w:ins w:id="2490" w:author="像个男人一样" w:date="2018-03-21T02:33:00Z">
        <w:del w:id="2491" w:author="像个男人一样" w:date="2018-03-22T11:58:00Z">
          <w:r>
            <w:rPr>
              <w:b/>
            </w:rPr>
            <w:delText>错误！未指定顺序。错误！未指定顺序。</w:delText>
          </w:r>
        </w:del>
      </w:ins>
      <w:ins w:id="2492" w:author="像个男人一样" w:date="2018-03-21T02:31:00Z">
        <w:del w:id="2493" w:author="像个男人一样" w:date="2018-03-22T11:58:00Z">
          <w:r>
            <w:rPr>
              <w:b/>
            </w:rPr>
            <w:delText>错误！未指定顺序。</w:delText>
          </w:r>
        </w:del>
      </w:ins>
      <w:ins w:id="2494" w:author="像个男人一样" w:date="2018-03-21T02:30:00Z">
        <w:del w:id="2495" w:author="像个男人一样" w:date="2018-03-22T11:58:00Z">
          <w:r>
            <w:rPr>
              <w:b/>
            </w:rPr>
            <w:delText>错误！未指定顺序。</w:delText>
          </w:r>
        </w:del>
      </w:ins>
      <w:ins w:id="2496" w:author="像个男人一样" w:date="2018-03-21T02:29:00Z">
        <w:del w:id="2497" w:author="像个男人一样" w:date="2018-03-22T11:58:00Z">
          <w:r>
            <w:rPr>
              <w:b/>
            </w:rPr>
            <w:delText>错误！未指定顺序。错误！未指定顺序。</w:delText>
          </w:r>
        </w:del>
      </w:ins>
      <w:ins w:id="2498" w:author="像个男人一样" w:date="2018-03-21T02:26:00Z">
        <w:del w:id="2499" w:author="像个男人一样" w:date="2018-03-22T11:58:00Z">
          <w:r>
            <w:rPr>
              <w:b/>
            </w:rPr>
            <w:delText>错误！未指定顺序。</w:delText>
          </w:r>
        </w:del>
      </w:ins>
      <w:ins w:id="2500" w:author="像个男人一样" w:date="2018-03-21T02:25:00Z">
        <w:del w:id="2501" w:author="像个男人一样" w:date="2018-03-22T11:58:00Z">
          <w:r>
            <w:rPr>
              <w:b/>
            </w:rPr>
            <w:delText>错误！未指定顺序。</w:delText>
          </w:r>
        </w:del>
      </w:ins>
      <w:ins w:id="2502" w:author="像个男人一样" w:date="2018-03-21T02:24:00Z">
        <w:del w:id="2503" w:author="像个男人一样" w:date="2018-03-22T11:58:00Z">
          <w:r>
            <w:rPr>
              <w:b/>
            </w:rPr>
            <w:delText>错误！未指定顺序。</w:delText>
          </w:r>
        </w:del>
      </w:ins>
      <w:ins w:id="2504" w:author="像个男人一样" w:date="2018-03-21T02:23:00Z">
        <w:del w:id="2505" w:author="像个男人一样" w:date="2018-03-22T11:58:00Z">
          <w:r>
            <w:rPr>
              <w:b/>
            </w:rPr>
            <w:delText>错误！未指定顺序。</w:delText>
          </w:r>
        </w:del>
      </w:ins>
      <w:ins w:id="2506" w:author="像个男人一样" w:date="2018-03-21T02:22:00Z">
        <w:del w:id="2507" w:author="像个男人一样" w:date="2018-03-22T11:58:00Z">
          <w:r>
            <w:rPr>
              <w:b/>
            </w:rPr>
            <w:delText>错误！未指定顺序。</w:delText>
          </w:r>
        </w:del>
      </w:ins>
      <w:ins w:id="2508" w:author="像个男人一样" w:date="2018-03-21T02:17:00Z">
        <w:del w:id="2509" w:author="像个男人一样" w:date="2018-03-22T11:58:00Z">
          <w:r>
            <w:rPr>
              <w:b/>
            </w:rPr>
            <w:delText>错误！未指定顺序。错误！未指定顺序。错误！未指定顺序。</w:delText>
          </w:r>
        </w:del>
      </w:ins>
      <w:ins w:id="2510" w:author="像个男人一样" w:date="2018-03-21T02:15:00Z">
        <w:del w:id="2511" w:author="像个男人一样" w:date="2018-03-22T11:58:00Z">
          <w:r>
            <w:rPr>
              <w:b/>
            </w:rPr>
            <w:delText>错误！未指定顺序。</w:delText>
          </w:r>
        </w:del>
      </w:ins>
      <w:ins w:id="2512" w:author="像个男人一样" w:date="2018-03-21T02:14:00Z">
        <w:del w:id="2513" w:author="像个男人一样" w:date="2018-03-22T11:58:00Z">
          <w:r>
            <w:rPr>
              <w:b/>
            </w:rPr>
            <w:delText>错误！未指定顺序。</w:delText>
          </w:r>
        </w:del>
      </w:ins>
      <w:ins w:id="2514" w:author="像个男人一样" w:date="2018-03-21T02:13:00Z">
        <w:del w:id="2515" w:author="像个男人一样" w:date="2018-03-22T11:58:00Z">
          <w:r>
            <w:rPr>
              <w:b/>
            </w:rPr>
            <w:delText>错误！未指定顺序。</w:delText>
          </w:r>
        </w:del>
      </w:ins>
      <w:ins w:id="2516" w:author="像个男人一样" w:date="2018-03-21T02:12:00Z">
        <w:del w:id="2517" w:author="像个男人一样" w:date="2018-03-22T11:58:00Z">
          <w:r>
            <w:rPr>
              <w:b/>
            </w:rPr>
            <w:delText>错误！未指定顺序。</w:delText>
          </w:r>
        </w:del>
      </w:ins>
      <w:ins w:id="2518" w:author="像个男人一样" w:date="2018-03-21T02:02:00Z">
        <w:del w:id="2519" w:author="像个男人一样" w:date="2018-03-22T11:58:00Z">
          <w:r>
            <w:rPr>
              <w:b/>
            </w:rPr>
            <w:delText>错误！未指定顺序。错误！未指定顺序。</w:delText>
          </w:r>
        </w:del>
      </w:ins>
      <w:ins w:id="2520" w:author="像个男人一样" w:date="2018-03-21T02:01:00Z">
        <w:del w:id="2521" w:author="像个男人一样" w:date="2018-03-22T11:58:00Z">
          <w:r>
            <w:rPr>
              <w:b/>
            </w:rPr>
            <w:delText>错误！未指定顺序。</w:delText>
          </w:r>
        </w:del>
      </w:ins>
      <w:ins w:id="2522" w:author="像个男人一样" w:date="2018-03-21T02:00:00Z">
        <w:del w:id="2523" w:author="像个男人一样" w:date="2018-03-22T11:58:00Z">
          <w:r>
            <w:rPr>
              <w:b/>
            </w:rPr>
            <w:delText>错误！未指定顺序。</w:delText>
          </w:r>
        </w:del>
      </w:ins>
      <w:ins w:id="2524" w:author="像个男人一样" w:date="2018-03-21T01:59:00Z">
        <w:del w:id="2525" w:author="像个男人一样" w:date="2018-03-22T11:58:00Z">
          <w:r>
            <w:rPr>
              <w:b/>
            </w:rPr>
            <w:delText>错误！未指定顺序。</w:delText>
          </w:r>
        </w:del>
      </w:ins>
      <w:ins w:id="2526" w:author="像个男人一样" w:date="2018-03-21T01:58:00Z">
        <w:del w:id="2527" w:author="像个男人一样" w:date="2018-03-22T11:58:00Z">
          <w:r>
            <w:rPr>
              <w:b/>
            </w:rPr>
            <w:delText>错误！未指定顺序。错误！未指定顺序。</w:delText>
          </w:r>
        </w:del>
      </w:ins>
      <w:ins w:id="2528" w:author="像个男人一样" w:date="2018-03-21T01:57:00Z">
        <w:del w:id="2529" w:author="像个男人一样" w:date="2018-03-22T11:58:00Z">
          <w:r>
            <w:rPr>
              <w:b/>
            </w:rPr>
            <w:delText>错误！未指定顺序。</w:delText>
          </w:r>
        </w:del>
      </w:ins>
      <w:ins w:id="2530" w:author="像个男人一样" w:date="2018-03-21T01:48:00Z">
        <w:del w:id="2531" w:author="像个男人一样" w:date="2018-03-22T11:58:00Z">
          <w:r>
            <w:rPr>
              <w:b/>
            </w:rPr>
            <w:delText>错误！未指定顺序。错误！未指定顺序。</w:delText>
          </w:r>
        </w:del>
      </w:ins>
      <w:ins w:id="2532" w:author="像个男人一样" w:date="2018-03-21T01:47:00Z">
        <w:del w:id="2533" w:author="像个男人一样" w:date="2018-03-22T11:58:00Z">
          <w:r>
            <w:rPr>
              <w:b/>
            </w:rPr>
            <w:delText>错误！未指定顺序。</w:delText>
          </w:r>
        </w:del>
      </w:ins>
      <w:ins w:id="2534" w:author="像个男人一样" w:date="2018-03-21T01:46:00Z">
        <w:del w:id="2535" w:author="像个男人一样" w:date="2018-03-22T11:58:00Z">
          <w:r>
            <w:rPr>
              <w:b/>
            </w:rPr>
            <w:delText>错误！未指定顺序。</w:delText>
          </w:r>
        </w:del>
      </w:ins>
      <w:ins w:id="2536" w:author="像个男人一样" w:date="2018-03-21T01:45:00Z">
        <w:del w:id="2537" w:author="像个男人一样" w:date="2018-03-22T11:58:00Z">
          <w:r>
            <w:rPr>
              <w:b/>
            </w:rPr>
            <w:delText>错误！未指定顺序。错误！未指定顺序。</w:delText>
          </w:r>
        </w:del>
      </w:ins>
      <w:ins w:id="2538" w:author="像个男人一样" w:date="2018-03-21T01:43:00Z">
        <w:del w:id="2539" w:author="像个男人一样" w:date="2018-03-22T11:58:00Z">
          <w:r>
            <w:rPr>
              <w:b/>
            </w:rPr>
            <w:delText>错误！未指定顺序。</w:delText>
          </w:r>
        </w:del>
      </w:ins>
      <w:del w:id="2540" w:author="像个男人一样" w:date="2018-03-22T11:58:00Z">
        <w:r>
          <w:delText>10</w:delText>
        </w:r>
        <w:r>
          <w:fldChar w:fldCharType="end"/>
        </w:r>
      </w:del>
      <w:del w:id="2541" w:author="像个男人一样" w:date="2018-03-21T01:42:00Z">
        <w:r>
          <w:delText xml:space="preserve"> </w:delText>
        </w:r>
      </w:del>
      <w:del w:id="2542" w:author="像个男人一样" w:date="2018-03-21T01:41:00Z">
        <w:r>
          <w:delText>The threshold figure</w:delText>
        </w:r>
      </w:del>
    </w:p>
    <w:p w14:paraId="10E65A45" w14:textId="77777777" w:rsidR="0087014B" w:rsidRDefault="00D5184D">
      <w:pPr>
        <w:jc w:val="center"/>
        <w:rPr>
          <w:ins w:id="2543" w:author="像个男人一样" w:date="2018-03-21T01:42:00Z"/>
        </w:rPr>
        <w:pPrChange w:id="2544" w:author="jie sun" w:date="2018-04-16T21:34:00Z">
          <w:pPr/>
        </w:pPrChange>
      </w:pPr>
      <w:del w:id="2545" w:author="像个男人一样" w:date="2018-03-21T01:41:00Z">
        <w:r>
          <w:rPr>
            <w:noProof/>
          </w:rPr>
          <w:drawing>
            <wp:inline distT="0" distB="0" distL="0" distR="0" wp14:anchorId="6220A40C" wp14:editId="19425CE5">
              <wp:extent cx="4658995" cy="2879090"/>
              <wp:effectExtent l="0" t="0" r="8255" b="1651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del>
      <w:ins w:id="2546" w:author="像个男人一样" w:date="2018-03-21T01:41:00Z">
        <w:r>
          <w:rPr>
            <w:noProof/>
          </w:rPr>
          <w:drawing>
            <wp:inline distT="0" distB="0" distL="0" distR="0" wp14:anchorId="21F26C53" wp14:editId="6C32694B">
              <wp:extent cx="4658995" cy="2879090"/>
              <wp:effectExtent l="4445" t="4445" r="22860" b="12065"/>
              <wp:docPr id="49"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ins>
    </w:p>
    <w:p w14:paraId="7021B68C" w14:textId="449984C1" w:rsidR="0087014B" w:rsidRDefault="00D5184D">
      <w:pPr>
        <w:pStyle w:val="Caption"/>
        <w:jc w:val="center"/>
        <w:rPr>
          <w:lang w:val="en-US"/>
        </w:rPr>
        <w:pPrChange w:id="2547" w:author="jie sun" w:date="2018-04-16T21:34:00Z">
          <w:pPr/>
        </w:pPrChange>
      </w:pPr>
      <w:bookmarkStart w:id="2548" w:name="_Toc517801880"/>
      <w:ins w:id="2549" w:author="像个男人一样" w:date="2018-03-21T01:42:00Z">
        <w:r>
          <w:t xml:space="preserve">Figure </w:t>
        </w:r>
      </w:ins>
      <w:ins w:id="2550" w:author="JIE  SUN" w:date="2018-06-21T13:36:00Z">
        <w:r w:rsidR="00A64E7B">
          <w:fldChar w:fldCharType="begin"/>
        </w:r>
        <w:r w:rsidR="00A64E7B">
          <w:instrText xml:space="preserve"> STYLEREF 1 \s </w:instrText>
        </w:r>
      </w:ins>
      <w:r w:rsidR="00A64E7B">
        <w:fldChar w:fldCharType="separate"/>
      </w:r>
      <w:r w:rsidR="00A64E7B">
        <w:rPr>
          <w:noProof/>
        </w:rPr>
        <w:t>2</w:t>
      </w:r>
      <w:ins w:id="2551"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2552" w:author="JIE  SUN" w:date="2018-06-21T13:36:00Z">
        <w:r w:rsidR="00A64E7B">
          <w:rPr>
            <w:noProof/>
          </w:rPr>
          <w:t>10</w:t>
        </w:r>
        <w:r w:rsidR="00A64E7B">
          <w:fldChar w:fldCharType="end"/>
        </w:r>
      </w:ins>
      <w:ins w:id="2553" w:author="jie sun" w:date="2018-04-19T13:00:00Z">
        <w:del w:id="2554" w:author="JIE  SUN" w:date="2018-06-21T13:34:00Z">
          <w:r w:rsidR="00083FE7" w:rsidDel="00A64E7B">
            <w:fldChar w:fldCharType="begin"/>
          </w:r>
          <w:r w:rsidR="00083FE7" w:rsidDel="00A64E7B">
            <w:delInstrText xml:space="preserve"> STYLEREF 1 \s </w:delInstrText>
          </w:r>
        </w:del>
      </w:ins>
      <w:del w:id="2555" w:author="JIE  SUN" w:date="2018-06-21T13:34:00Z">
        <w:r w:rsidR="00083FE7" w:rsidDel="00A64E7B">
          <w:fldChar w:fldCharType="separate"/>
        </w:r>
        <w:r w:rsidR="00083FE7" w:rsidDel="00A64E7B">
          <w:rPr>
            <w:noProof/>
          </w:rPr>
          <w:delText>2</w:delText>
        </w:r>
      </w:del>
      <w:ins w:id="2556" w:author="jie sun" w:date="2018-04-19T13:00:00Z">
        <w:del w:id="2557"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558" w:author="JIE  SUN" w:date="2018-06-21T13:34:00Z">
        <w:r w:rsidR="00083FE7" w:rsidDel="00A64E7B">
          <w:fldChar w:fldCharType="separate"/>
        </w:r>
      </w:del>
      <w:ins w:id="2559" w:author="jie sun" w:date="2018-04-19T13:00:00Z">
        <w:del w:id="2560" w:author="JIE  SUN" w:date="2018-06-21T13:34:00Z">
          <w:r w:rsidR="00083FE7" w:rsidDel="00A64E7B">
            <w:rPr>
              <w:noProof/>
            </w:rPr>
            <w:delText>10</w:delText>
          </w:r>
          <w:r w:rsidR="00083FE7" w:rsidDel="00A64E7B">
            <w:fldChar w:fldCharType="end"/>
          </w:r>
        </w:del>
      </w:ins>
      <w:ins w:id="2561" w:author="像个男人一样" w:date="2018-03-21T01:42:00Z">
        <w:del w:id="2562"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563" w:author="像个男人一样" w:date="2018-03-22T11:51:00Z">
        <w:del w:id="2564" w:author="jie sun" w:date="2018-04-10T21:45:00Z">
          <w:r w:rsidDel="00454521">
            <w:delText>10</w:delText>
          </w:r>
        </w:del>
      </w:ins>
      <w:ins w:id="2565" w:author="像个男人一样" w:date="2018-03-21T01:42:00Z">
        <w:del w:id="2566" w:author="jie sun" w:date="2018-04-10T21:45:00Z">
          <w:r w:rsidDel="00454521">
            <w:fldChar w:fldCharType="end"/>
          </w:r>
        </w:del>
        <w:bookmarkStart w:id="2567" w:name="_Toc5409"/>
        <w:bookmarkStart w:id="2568" w:name="_Toc1166"/>
        <w:bookmarkStart w:id="2569" w:name="_Toc6554"/>
        <w:bookmarkStart w:id="2570" w:name="_Toc13454"/>
        <w:bookmarkStart w:id="2571" w:name="_Toc21765"/>
        <w:bookmarkStart w:id="2572" w:name="_Toc23823"/>
        <w:bookmarkStart w:id="2573" w:name="_Toc29933"/>
        <w:bookmarkStart w:id="2574" w:name="_Toc730"/>
        <w:bookmarkStart w:id="2575" w:name="_Toc12423"/>
        <w:bookmarkStart w:id="2576" w:name="_Toc29736"/>
        <w:bookmarkStart w:id="2577" w:name="_Toc7802"/>
        <w:bookmarkStart w:id="2578" w:name="_Toc14551"/>
        <w:bookmarkStart w:id="2579" w:name="_Toc12117"/>
        <w:bookmarkStart w:id="2580" w:name="_Toc25358"/>
        <w:bookmarkStart w:id="2581" w:name="_Toc30572"/>
        <w:bookmarkStart w:id="2582" w:name="_Toc8461"/>
        <w:bookmarkStart w:id="2583" w:name="_Toc22751"/>
        <w:bookmarkStart w:id="2584" w:name="_Toc5984"/>
        <w:bookmarkStart w:id="2585" w:name="_Toc11656"/>
        <w:bookmarkStart w:id="2586" w:name="_Toc15753"/>
        <w:bookmarkStart w:id="2587" w:name="_Toc7503"/>
        <w:bookmarkStart w:id="2588" w:name="_Toc227"/>
        <w:bookmarkStart w:id="2589" w:name="_Toc2081"/>
        <w:bookmarkStart w:id="2590" w:name="_Toc22325"/>
        <w:bookmarkStart w:id="2591" w:name="_Toc5034"/>
        <w:r>
          <w:rPr>
            <w:rFonts w:hint="eastAsia"/>
          </w:rPr>
          <w:t>:</w:t>
        </w:r>
      </w:ins>
      <w:r w:rsidR="0093575E">
        <w:t xml:space="preserve"> </w:t>
      </w:r>
      <w:ins w:id="2592" w:author="像个男人一样" w:date="2018-03-21T01:42:00Z">
        <w:r>
          <w:rPr>
            <w:rFonts w:hint="eastAsia"/>
          </w:rPr>
          <w:t xml:space="preserve">The </w:t>
        </w:r>
      </w:ins>
      <w:ins w:id="2593" w:author="jie sun" w:date="2018-04-16T22:27:00Z">
        <w:r w:rsidR="00BB4424">
          <w:t>T</w:t>
        </w:r>
      </w:ins>
      <w:ins w:id="2594" w:author="像个男人一样" w:date="2018-03-21T01:42:00Z">
        <w:del w:id="2595" w:author="jie sun" w:date="2018-04-16T22:27:00Z">
          <w:r w:rsidDel="00BB4424">
            <w:rPr>
              <w:rFonts w:hint="eastAsia"/>
            </w:rPr>
            <w:delText>t</w:delText>
          </w:r>
        </w:del>
        <w:r>
          <w:rPr>
            <w:rFonts w:hint="eastAsia"/>
          </w:rPr>
          <w:t xml:space="preserve">hreshold </w:t>
        </w:r>
      </w:ins>
      <w:ins w:id="2596" w:author="jie sun" w:date="2018-04-16T22:27:00Z">
        <w:r w:rsidR="00BB4424">
          <w:t>F</w:t>
        </w:r>
      </w:ins>
      <w:ins w:id="2597" w:author="像个男人一样" w:date="2018-03-21T01:42:00Z">
        <w:del w:id="2598" w:author="jie sun" w:date="2018-04-16T22:27:00Z">
          <w:r w:rsidDel="00BB4424">
            <w:rPr>
              <w:rFonts w:hint="eastAsia"/>
            </w:rPr>
            <w:delText>f</w:delText>
          </w:r>
        </w:del>
        <w:r>
          <w:rPr>
            <w:rFonts w:hint="eastAsia"/>
          </w:rPr>
          <w:t>igure</w:t>
        </w:r>
      </w:ins>
      <w:bookmarkEnd w:id="2548"/>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p>
    <w:p w14:paraId="5864FC83" w14:textId="44B3C6D6" w:rsidR="0087014B" w:rsidRDefault="00D5184D">
      <w:pPr>
        <w:pStyle w:val="Heading3"/>
        <w:rPr>
          <w:lang w:val="en-US"/>
        </w:rPr>
      </w:pPr>
      <w:bookmarkStart w:id="2599" w:name="_Toc14406"/>
      <w:bookmarkStart w:id="2600" w:name="_Toc11047"/>
      <w:bookmarkStart w:id="2601" w:name="_Toc5176"/>
      <w:bookmarkStart w:id="2602" w:name="_Toc28426"/>
      <w:bookmarkStart w:id="2603" w:name="_Toc32033"/>
      <w:bookmarkStart w:id="2604" w:name="_Toc24111"/>
      <w:bookmarkStart w:id="2605" w:name="_Toc11901"/>
      <w:bookmarkStart w:id="2606" w:name="_Toc23423"/>
      <w:bookmarkStart w:id="2607" w:name="_Toc15273"/>
      <w:bookmarkStart w:id="2608" w:name="_Toc517904016"/>
      <w:r>
        <w:rPr>
          <w:rFonts w:hint="eastAsia"/>
          <w:lang w:val="en-US"/>
        </w:rPr>
        <w:t>Pattern Recognition Algorithm</w:t>
      </w:r>
      <w:bookmarkEnd w:id="2599"/>
      <w:bookmarkEnd w:id="2600"/>
      <w:bookmarkEnd w:id="2601"/>
      <w:bookmarkEnd w:id="2602"/>
      <w:bookmarkEnd w:id="2603"/>
      <w:bookmarkEnd w:id="2604"/>
      <w:bookmarkEnd w:id="2605"/>
      <w:bookmarkEnd w:id="2606"/>
      <w:bookmarkEnd w:id="2607"/>
      <w:bookmarkEnd w:id="2608"/>
    </w:p>
    <w:p w14:paraId="35381DE9" w14:textId="77777777" w:rsidR="0087014B" w:rsidRDefault="00D5184D">
      <w:pPr>
        <w:rPr>
          <w:lang w:val="en-US"/>
        </w:rPr>
      </w:pPr>
      <w:r>
        <w:rPr>
          <w:lang w:val="en-US"/>
        </w:rPr>
        <w:t xml:space="preserve">One regulation </w:t>
      </w:r>
      <w:r>
        <w:rPr>
          <w:rFonts w:hint="eastAsia"/>
          <w:lang w:val="en-US"/>
        </w:rPr>
        <w:t>is</w:t>
      </w:r>
      <w:r>
        <w:rPr>
          <w:lang w:val="en-US"/>
        </w:rPr>
        <w:t>:</w:t>
      </w:r>
    </w:p>
    <w:tbl>
      <w:tblPr>
        <w:tblStyle w:val="TableGrid"/>
        <w:tblW w:w="9016" w:type="dxa"/>
        <w:tblLayout w:type="fixed"/>
        <w:tblLook w:val="04A0" w:firstRow="1" w:lastRow="0" w:firstColumn="1" w:lastColumn="0" w:noHBand="0" w:noVBand="1"/>
      </w:tblPr>
      <w:tblGrid>
        <w:gridCol w:w="9016"/>
      </w:tblGrid>
      <w:tr w:rsidR="0087014B" w14:paraId="4D32605C" w14:textId="77777777">
        <w:tc>
          <w:tcPr>
            <w:tcW w:w="9016" w:type="dxa"/>
          </w:tcPr>
          <w:p w14:paraId="44E031D6" w14:textId="77777777" w:rsidR="0087014B" w:rsidRDefault="00D5184D">
            <w:pPr>
              <w:spacing w:after="0"/>
            </w:pPr>
            <w:r>
              <w:t>For examples:</w:t>
            </w:r>
            <w:r>
              <w:rPr>
                <w:rFonts w:hint="eastAsia"/>
              </w:rPr>
              <w:t>(the</w:t>
            </w:r>
            <w:r>
              <w:t xml:space="preserve"> walking patterns</w:t>
            </w:r>
            <w:r>
              <w:rPr>
                <w:rFonts w:hint="eastAsia"/>
              </w:rPr>
              <w:t>)</w:t>
            </w:r>
          </w:p>
          <w:p w14:paraId="67E4AF70" w14:textId="77777777" w:rsidR="0087014B" w:rsidRDefault="00D5184D">
            <w:pPr>
              <w:numPr>
                <w:ilvl w:val="0"/>
                <w:numId w:val="3"/>
              </w:numPr>
              <w:spacing w:after="0"/>
            </w:pPr>
            <w:r>
              <w:rPr>
                <w:lang w:val="en-US"/>
              </w:rPr>
              <w:t>Walking, phone in pocket.</w:t>
            </w:r>
          </w:p>
          <w:p w14:paraId="4B2B4D94" w14:textId="77777777" w:rsidR="0087014B" w:rsidRDefault="00D5184D">
            <w:pPr>
              <w:numPr>
                <w:ilvl w:val="0"/>
                <w:numId w:val="3"/>
              </w:numPr>
              <w:spacing w:after="0"/>
            </w:pPr>
            <w:r>
              <w:rPr>
                <w:lang w:val="en-US"/>
              </w:rPr>
              <w:t>Walking, phone in hands.</w:t>
            </w:r>
          </w:p>
          <w:p w14:paraId="574C0433" w14:textId="77777777" w:rsidR="0087014B" w:rsidRDefault="00D5184D">
            <w:pPr>
              <w:numPr>
                <w:ilvl w:val="0"/>
                <w:numId w:val="3"/>
              </w:numPr>
              <w:spacing w:after="0"/>
            </w:pPr>
            <w:r>
              <w:rPr>
                <w:lang w:val="en-US"/>
              </w:rPr>
              <w:t>Walking, phone beside ear.</w:t>
            </w:r>
          </w:p>
          <w:p w14:paraId="1A4A05C7" w14:textId="77777777" w:rsidR="0087014B" w:rsidRDefault="00D5184D">
            <w:pPr>
              <w:numPr>
                <w:ilvl w:val="0"/>
                <w:numId w:val="3"/>
              </w:numPr>
              <w:spacing w:after="0"/>
            </w:pPr>
            <w:r>
              <w:rPr>
                <w:lang w:val="en-US"/>
              </w:rPr>
              <w:t>Running, phone in pocket.</w:t>
            </w:r>
          </w:p>
          <w:p w14:paraId="24CC5054" w14:textId="77777777" w:rsidR="0087014B" w:rsidRDefault="00D5184D">
            <w:pPr>
              <w:pStyle w:val="Caption"/>
              <w:spacing w:after="0"/>
              <w:pPrChange w:id="2609" w:author="像个男人一样" w:date="2018-03-21T01:43:00Z">
                <w:pPr>
                  <w:spacing w:after="0"/>
                </w:pPr>
              </w:pPrChange>
            </w:pPr>
            <w:del w:id="2610" w:author="像个男人一样" w:date="2018-03-22T11:57:00Z">
              <w:r w:rsidRPr="009276F8">
                <w:rPr>
                  <w:iCs w:val="0"/>
                  <w:color w:val="auto"/>
                  <w:sz w:val="24"/>
                  <w:szCs w:val="22"/>
                  <w:lang w:val="en-US"/>
                  <w:rPrChange w:id="2611" w:author="jie sun" w:date="2018-04-08T15:17:00Z">
                    <w:rPr>
                      <w:iCs/>
                    </w:rPr>
                  </w:rPrChange>
                </w:rPr>
                <w:delText>1.</w:delText>
              </w:r>
            </w:del>
            <w:del w:id="2612" w:author="像个男人一样" w:date="2018-03-22T11:58:00Z">
              <w:r w:rsidRPr="009276F8">
                <w:rPr>
                  <w:iCs w:val="0"/>
                  <w:color w:val="auto"/>
                  <w:sz w:val="24"/>
                  <w:szCs w:val="22"/>
                  <w:lang w:val="en-US"/>
                  <w:rPrChange w:id="2613" w:author="jie sun" w:date="2018-04-08T15:17:00Z">
                    <w:rPr>
                      <w:iCs/>
                    </w:rPr>
                  </w:rPrChange>
                </w:rPr>
                <w:delText xml:space="preserve"> </w:delText>
              </w:r>
            </w:del>
            <w:r w:rsidRPr="009276F8">
              <w:rPr>
                <w:iCs w:val="0"/>
                <w:color w:val="auto"/>
                <w:sz w:val="24"/>
                <w:szCs w:val="22"/>
                <w:lang w:val="en-US"/>
                <w:rPrChange w:id="2614" w:author="jie sun" w:date="2018-04-08T15:17:00Z">
                  <w:rPr>
                    <w:iCs/>
                  </w:rPr>
                </w:rPrChange>
              </w:rPr>
              <w:t>In different patterns, you can see the distinction of the wave variation of accel</w:t>
            </w:r>
            <w:ins w:id="2615" w:author="像个男人一样" w:date="2018-03-22T11:57:00Z">
              <w:r w:rsidRPr="009276F8">
                <w:rPr>
                  <w:iCs w:val="0"/>
                  <w:color w:val="auto"/>
                  <w:sz w:val="24"/>
                  <w:szCs w:val="22"/>
                  <w:lang w:val="en-US"/>
                </w:rPr>
                <w:t>e</w:t>
              </w:r>
            </w:ins>
            <w:ins w:id="2616" w:author="像个男人一样" w:date="2018-03-22T11:58:00Z">
              <w:r w:rsidRPr="009276F8">
                <w:rPr>
                  <w:iCs w:val="0"/>
                  <w:color w:val="auto"/>
                  <w:sz w:val="24"/>
                  <w:szCs w:val="22"/>
                  <w:lang w:val="en-US"/>
                </w:rPr>
                <w:t xml:space="preserve">rometer </w:t>
              </w:r>
            </w:ins>
            <w:del w:id="2617" w:author="jie sun" w:date="2018-04-08T15:17:00Z">
              <w:r w:rsidRPr="009276F8" w:rsidDel="009276F8">
                <w:rPr>
                  <w:iCs w:val="0"/>
                  <w:color w:val="auto"/>
                  <w:sz w:val="24"/>
                  <w:szCs w:val="22"/>
                  <w:lang w:val="en-US"/>
                  <w:rPrChange w:id="2618" w:author="jie sun" w:date="2018-04-08T15:17:00Z">
                    <w:rPr>
                      <w:iCs/>
                    </w:rPr>
                  </w:rPrChange>
                </w:rPr>
                <w:delText xml:space="preserve"> </w:delText>
              </w:r>
            </w:del>
            <w:r w:rsidRPr="009276F8">
              <w:rPr>
                <w:iCs w:val="0"/>
                <w:color w:val="auto"/>
                <w:sz w:val="24"/>
                <w:szCs w:val="22"/>
                <w:lang w:val="en-US"/>
                <w:rPrChange w:id="2619" w:author="jie sun" w:date="2018-04-08T15:17:00Z">
                  <w:rPr>
                    <w:iCs/>
                  </w:rPr>
                </w:rPrChange>
              </w:rPr>
              <w:t xml:space="preserve">value from the picture on the </w:t>
            </w:r>
            <w:r w:rsidRPr="009276F8">
              <w:rPr>
                <w:iCs w:val="0"/>
                <w:color w:val="auto"/>
                <w:sz w:val="24"/>
                <w:szCs w:val="22"/>
                <w:lang w:val="en-US"/>
              </w:rPr>
              <w:t>right</w:t>
            </w:r>
            <w:r w:rsidRPr="009276F8">
              <w:rPr>
                <w:iCs w:val="0"/>
                <w:color w:val="auto"/>
                <w:sz w:val="24"/>
                <w:szCs w:val="22"/>
                <w:lang w:val="en-US"/>
                <w:rPrChange w:id="2620" w:author="jie sun" w:date="2018-04-08T15:17:00Z">
                  <w:rPr>
                    <w:iCs/>
                  </w:rPr>
                </w:rPrChange>
              </w:rPr>
              <w:t>. The following diagram shows the difference between the pattern of walking with the phone in the pocket and the pattern of running with the phone in the pocket.</w:t>
            </w:r>
          </w:p>
        </w:tc>
      </w:tr>
    </w:tbl>
    <w:p w14:paraId="20A78BF4" w14:textId="77777777" w:rsidR="0087014B" w:rsidRDefault="0087014B">
      <w:pPr>
        <w:rPr>
          <w:del w:id="2621" w:author="像个男人一样" w:date="2018-03-22T11:57:00Z"/>
          <w:lang w:val="en-US"/>
        </w:rPr>
      </w:pPr>
    </w:p>
    <w:p w14:paraId="56B0E402" w14:textId="77777777" w:rsidR="0087014B" w:rsidRDefault="00D5184D">
      <w:pPr>
        <w:pStyle w:val="Subtitle"/>
        <w:rPr>
          <w:del w:id="2622" w:author="像个男人一样" w:date="2018-03-21T01:43:00Z"/>
          <w:lang w:val="en-US"/>
        </w:rPr>
      </w:pPr>
      <w:del w:id="2623" w:author="像个男人一样" w:date="2018-03-22T11:57:00Z">
        <w:r>
          <w:delText xml:space="preserve">Figure 2. </w:delText>
        </w:r>
        <w:r>
          <w:fldChar w:fldCharType="begin"/>
        </w:r>
        <w:r>
          <w:delInstrText xml:space="preserve"> SEQ Figure_2. \* ARABIC </w:delInstrText>
        </w:r>
        <w:r>
          <w:fldChar w:fldCharType="separate"/>
        </w:r>
      </w:del>
      <w:ins w:id="2624" w:author="像个男人一样" w:date="2018-03-22T11:51:00Z">
        <w:del w:id="2625" w:author="像个男人一样" w:date="2018-03-22T11:57:00Z">
          <w:r>
            <w:rPr>
              <w:b/>
            </w:rPr>
            <w:delText>错误！未指定顺序。</w:delText>
          </w:r>
        </w:del>
      </w:ins>
      <w:ins w:id="2626" w:author="像个男人一样" w:date="2018-03-21T23:39:00Z">
        <w:del w:id="2627" w:author="像个男人一样" w:date="2018-03-22T11:57:00Z">
          <w:r>
            <w:rPr>
              <w:b/>
            </w:rPr>
            <w:delText>错误！未指定顺序。</w:delText>
          </w:r>
        </w:del>
      </w:ins>
      <w:ins w:id="2628" w:author="像个男人一样" w:date="2018-03-21T23:10:00Z">
        <w:del w:id="2629" w:author="像个男人一样" w:date="2018-03-22T11:57:00Z">
          <w:r>
            <w:rPr>
              <w:b/>
            </w:rPr>
            <w:delText>错误！未指定顺序。</w:delText>
          </w:r>
        </w:del>
      </w:ins>
      <w:ins w:id="2630" w:author="像个男人一样" w:date="2018-03-21T23:08:00Z">
        <w:del w:id="2631" w:author="像个男人一样" w:date="2018-03-22T11:57:00Z">
          <w:r>
            <w:rPr>
              <w:b/>
            </w:rPr>
            <w:delText>错误！未指定顺序。</w:delText>
          </w:r>
        </w:del>
      </w:ins>
      <w:ins w:id="2632" w:author="像个男人一样" w:date="2018-03-21T02:33:00Z">
        <w:del w:id="2633" w:author="像个男人一样" w:date="2018-03-22T11:57:00Z">
          <w:r>
            <w:rPr>
              <w:b/>
            </w:rPr>
            <w:delText>错误！未指定顺序。错误！未指定顺序。</w:delText>
          </w:r>
        </w:del>
      </w:ins>
      <w:ins w:id="2634" w:author="像个男人一样" w:date="2018-03-21T02:31:00Z">
        <w:del w:id="2635" w:author="像个男人一样" w:date="2018-03-22T11:57:00Z">
          <w:r>
            <w:rPr>
              <w:b/>
            </w:rPr>
            <w:delText>错误！未指定顺序。</w:delText>
          </w:r>
        </w:del>
      </w:ins>
      <w:ins w:id="2636" w:author="像个男人一样" w:date="2018-03-21T02:30:00Z">
        <w:del w:id="2637" w:author="像个男人一样" w:date="2018-03-22T11:57:00Z">
          <w:r>
            <w:rPr>
              <w:b/>
            </w:rPr>
            <w:delText>错误！未指定顺序。</w:delText>
          </w:r>
        </w:del>
      </w:ins>
      <w:ins w:id="2638" w:author="像个男人一样" w:date="2018-03-21T02:29:00Z">
        <w:del w:id="2639" w:author="像个男人一样" w:date="2018-03-22T11:57:00Z">
          <w:r>
            <w:rPr>
              <w:b/>
            </w:rPr>
            <w:delText>错误！未指定顺序。错误！未指定顺序。</w:delText>
          </w:r>
        </w:del>
      </w:ins>
      <w:ins w:id="2640" w:author="像个男人一样" w:date="2018-03-21T02:26:00Z">
        <w:del w:id="2641" w:author="像个男人一样" w:date="2018-03-22T11:57:00Z">
          <w:r>
            <w:rPr>
              <w:b/>
            </w:rPr>
            <w:delText>错误！未指定顺序。</w:delText>
          </w:r>
        </w:del>
      </w:ins>
      <w:ins w:id="2642" w:author="像个男人一样" w:date="2018-03-21T02:25:00Z">
        <w:del w:id="2643" w:author="像个男人一样" w:date="2018-03-22T11:57:00Z">
          <w:r>
            <w:rPr>
              <w:b/>
            </w:rPr>
            <w:delText>错误！未指定顺序。</w:delText>
          </w:r>
        </w:del>
      </w:ins>
      <w:ins w:id="2644" w:author="像个男人一样" w:date="2018-03-21T02:24:00Z">
        <w:del w:id="2645" w:author="像个男人一样" w:date="2018-03-22T11:57:00Z">
          <w:r>
            <w:rPr>
              <w:b/>
            </w:rPr>
            <w:delText>错误！未指定顺序。</w:delText>
          </w:r>
        </w:del>
      </w:ins>
      <w:ins w:id="2646" w:author="像个男人一样" w:date="2018-03-21T02:23:00Z">
        <w:del w:id="2647" w:author="像个男人一样" w:date="2018-03-22T11:57:00Z">
          <w:r>
            <w:rPr>
              <w:b/>
            </w:rPr>
            <w:delText>错误！未指定顺序。</w:delText>
          </w:r>
        </w:del>
      </w:ins>
      <w:ins w:id="2648" w:author="像个男人一样" w:date="2018-03-21T02:22:00Z">
        <w:del w:id="2649" w:author="像个男人一样" w:date="2018-03-22T11:57:00Z">
          <w:r>
            <w:rPr>
              <w:b/>
            </w:rPr>
            <w:delText>错误！未指定顺序。</w:delText>
          </w:r>
        </w:del>
      </w:ins>
      <w:ins w:id="2650" w:author="像个男人一样" w:date="2018-03-21T02:17:00Z">
        <w:del w:id="2651" w:author="像个男人一样" w:date="2018-03-22T11:57:00Z">
          <w:r>
            <w:rPr>
              <w:b/>
            </w:rPr>
            <w:delText>错误！未指定顺序。错误！未指定顺序。错误！未指定顺序。</w:delText>
          </w:r>
        </w:del>
      </w:ins>
      <w:ins w:id="2652" w:author="像个男人一样" w:date="2018-03-21T02:15:00Z">
        <w:del w:id="2653" w:author="像个男人一样" w:date="2018-03-22T11:57:00Z">
          <w:r>
            <w:rPr>
              <w:b/>
            </w:rPr>
            <w:delText>错误！未指定顺序。</w:delText>
          </w:r>
        </w:del>
      </w:ins>
      <w:ins w:id="2654" w:author="像个男人一样" w:date="2018-03-21T02:14:00Z">
        <w:del w:id="2655" w:author="像个男人一样" w:date="2018-03-22T11:57:00Z">
          <w:r>
            <w:rPr>
              <w:b/>
            </w:rPr>
            <w:delText>错误！未指定顺序。</w:delText>
          </w:r>
        </w:del>
      </w:ins>
      <w:ins w:id="2656" w:author="像个男人一样" w:date="2018-03-21T02:13:00Z">
        <w:del w:id="2657" w:author="像个男人一样" w:date="2018-03-22T11:57:00Z">
          <w:r>
            <w:rPr>
              <w:b/>
            </w:rPr>
            <w:delText>错误！未指定顺序。</w:delText>
          </w:r>
        </w:del>
      </w:ins>
      <w:ins w:id="2658" w:author="像个男人一样" w:date="2018-03-21T02:12:00Z">
        <w:del w:id="2659" w:author="像个男人一样" w:date="2018-03-22T11:57:00Z">
          <w:r>
            <w:rPr>
              <w:b/>
            </w:rPr>
            <w:delText>错误！未指定顺序。</w:delText>
          </w:r>
        </w:del>
      </w:ins>
      <w:ins w:id="2660" w:author="像个男人一样" w:date="2018-03-21T02:02:00Z">
        <w:del w:id="2661" w:author="像个男人一样" w:date="2018-03-22T11:57:00Z">
          <w:r>
            <w:rPr>
              <w:b/>
            </w:rPr>
            <w:delText>错误！未指定顺序。错误！未指定顺序。</w:delText>
          </w:r>
        </w:del>
      </w:ins>
      <w:ins w:id="2662" w:author="像个男人一样" w:date="2018-03-21T02:01:00Z">
        <w:del w:id="2663" w:author="像个男人一样" w:date="2018-03-22T11:57:00Z">
          <w:r>
            <w:rPr>
              <w:b/>
            </w:rPr>
            <w:delText>错误！未指定顺序。</w:delText>
          </w:r>
        </w:del>
      </w:ins>
      <w:ins w:id="2664" w:author="像个男人一样" w:date="2018-03-21T02:00:00Z">
        <w:del w:id="2665" w:author="像个男人一样" w:date="2018-03-22T11:57:00Z">
          <w:r>
            <w:rPr>
              <w:b/>
            </w:rPr>
            <w:delText>错误！未指定顺序。</w:delText>
          </w:r>
        </w:del>
      </w:ins>
      <w:ins w:id="2666" w:author="像个男人一样" w:date="2018-03-21T01:59:00Z">
        <w:del w:id="2667" w:author="像个男人一样" w:date="2018-03-22T11:57:00Z">
          <w:r>
            <w:rPr>
              <w:b/>
            </w:rPr>
            <w:delText>错误！未指定顺序。</w:delText>
          </w:r>
        </w:del>
      </w:ins>
      <w:ins w:id="2668" w:author="像个男人一样" w:date="2018-03-21T01:58:00Z">
        <w:del w:id="2669" w:author="像个男人一样" w:date="2018-03-22T11:57:00Z">
          <w:r>
            <w:rPr>
              <w:b/>
            </w:rPr>
            <w:delText>错误！未指定顺序。错误！未指定顺序。</w:delText>
          </w:r>
        </w:del>
      </w:ins>
      <w:ins w:id="2670" w:author="像个男人一样" w:date="2018-03-21T01:57:00Z">
        <w:del w:id="2671" w:author="像个男人一样" w:date="2018-03-22T11:57:00Z">
          <w:r>
            <w:rPr>
              <w:b/>
            </w:rPr>
            <w:delText>错误！未指定顺序。</w:delText>
          </w:r>
        </w:del>
      </w:ins>
      <w:ins w:id="2672" w:author="像个男人一样" w:date="2018-03-21T01:48:00Z">
        <w:del w:id="2673" w:author="像个男人一样" w:date="2018-03-22T11:57:00Z">
          <w:r>
            <w:rPr>
              <w:b/>
            </w:rPr>
            <w:delText>错误！未指定顺序。错误！未指定顺序。</w:delText>
          </w:r>
        </w:del>
      </w:ins>
      <w:ins w:id="2674" w:author="像个男人一样" w:date="2018-03-21T01:47:00Z">
        <w:del w:id="2675" w:author="像个男人一样" w:date="2018-03-22T11:57:00Z">
          <w:r>
            <w:rPr>
              <w:b/>
            </w:rPr>
            <w:delText>错误！未指定顺序。</w:delText>
          </w:r>
        </w:del>
      </w:ins>
      <w:ins w:id="2676" w:author="像个男人一样" w:date="2018-03-21T01:46:00Z">
        <w:del w:id="2677" w:author="像个男人一样" w:date="2018-03-22T11:57:00Z">
          <w:r>
            <w:rPr>
              <w:b/>
            </w:rPr>
            <w:delText>错误！未指定顺序。</w:delText>
          </w:r>
        </w:del>
      </w:ins>
      <w:ins w:id="2678" w:author="像个男人一样" w:date="2018-03-21T01:45:00Z">
        <w:del w:id="2679" w:author="像个男人一样" w:date="2018-03-22T11:57:00Z">
          <w:r>
            <w:rPr>
              <w:b/>
            </w:rPr>
            <w:delText>错误！未指定顺序。错误！未指定顺序。</w:delText>
          </w:r>
        </w:del>
      </w:ins>
      <w:del w:id="2680" w:author="像个男人一样" w:date="2018-03-22T11:57:00Z">
        <w:r>
          <w:delText>11</w:delText>
        </w:r>
        <w:r>
          <w:fldChar w:fldCharType="end"/>
        </w:r>
      </w:del>
      <w:del w:id="2681" w:author="像个男人一样" w:date="2018-03-21T01:43:00Z">
        <w:r>
          <w:delText xml:space="preserve"> </w:delText>
        </w:r>
      </w:del>
      <w:del w:id="2682" w:author="像个男人一样" w:date="2018-03-21T01:42:00Z">
        <w:r>
          <w:delText xml:space="preserve">The different Pattern data </w:delText>
        </w:r>
      </w:del>
    </w:p>
    <w:p w14:paraId="5B280ECB" w14:textId="77777777" w:rsidR="0087014B" w:rsidRDefault="00D5184D">
      <w:pPr>
        <w:pStyle w:val="Subtitle"/>
        <w:jc w:val="center"/>
        <w:rPr>
          <w:ins w:id="2683" w:author="像个男人一样" w:date="2018-03-21T01:42:00Z"/>
        </w:rPr>
        <w:pPrChange w:id="2684" w:author="jie sun" w:date="2018-04-16T21:34:00Z">
          <w:pPr/>
        </w:pPrChange>
      </w:pPr>
      <w:r>
        <w:rPr>
          <w:noProof/>
        </w:rPr>
        <w:drawing>
          <wp:inline distT="0" distB="0" distL="0" distR="0" wp14:anchorId="64FE447A" wp14:editId="0995DB42">
            <wp:extent cx="4995545" cy="3219450"/>
            <wp:effectExtent l="0" t="0" r="14605"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ACC7B6E" w14:textId="77777777" w:rsidR="0087014B" w:rsidRDefault="00D5184D">
      <w:pPr>
        <w:pStyle w:val="Caption"/>
        <w:jc w:val="center"/>
        <w:rPr>
          <w:lang w:val="en-US"/>
        </w:rPr>
        <w:pPrChange w:id="2685" w:author="jie sun" w:date="2018-04-16T21:34:00Z">
          <w:pPr/>
        </w:pPrChange>
      </w:pPr>
      <w:bookmarkStart w:id="2686" w:name="_Toc517801881"/>
      <w:ins w:id="2687" w:author="像个男人一样" w:date="2018-03-21T01:43:00Z">
        <w:r>
          <w:t xml:space="preserve">Figure </w:t>
        </w:r>
      </w:ins>
      <w:ins w:id="2688" w:author="JIE  SUN" w:date="2018-06-21T13:36:00Z">
        <w:r w:rsidR="00A64E7B">
          <w:fldChar w:fldCharType="begin"/>
        </w:r>
        <w:r w:rsidR="00A64E7B">
          <w:instrText xml:space="preserve"> STYLEREF 1 \s </w:instrText>
        </w:r>
      </w:ins>
      <w:r w:rsidR="00A64E7B">
        <w:fldChar w:fldCharType="separate"/>
      </w:r>
      <w:r w:rsidR="00A64E7B">
        <w:rPr>
          <w:noProof/>
        </w:rPr>
        <w:t>2</w:t>
      </w:r>
      <w:ins w:id="268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2690" w:author="JIE  SUN" w:date="2018-06-21T13:36:00Z">
        <w:r w:rsidR="00A64E7B">
          <w:rPr>
            <w:noProof/>
          </w:rPr>
          <w:t>11</w:t>
        </w:r>
        <w:r w:rsidR="00A64E7B">
          <w:fldChar w:fldCharType="end"/>
        </w:r>
      </w:ins>
      <w:ins w:id="2691" w:author="jie sun" w:date="2018-04-19T13:00:00Z">
        <w:del w:id="2692" w:author="JIE  SUN" w:date="2018-06-21T13:34:00Z">
          <w:r w:rsidR="00083FE7" w:rsidDel="00A64E7B">
            <w:fldChar w:fldCharType="begin"/>
          </w:r>
          <w:r w:rsidR="00083FE7" w:rsidDel="00A64E7B">
            <w:delInstrText xml:space="preserve"> STYLEREF 1 \s </w:delInstrText>
          </w:r>
        </w:del>
      </w:ins>
      <w:del w:id="2693" w:author="JIE  SUN" w:date="2018-06-21T13:34:00Z">
        <w:r w:rsidR="00083FE7" w:rsidDel="00A64E7B">
          <w:fldChar w:fldCharType="separate"/>
        </w:r>
        <w:r w:rsidR="00083FE7" w:rsidDel="00A64E7B">
          <w:rPr>
            <w:noProof/>
          </w:rPr>
          <w:delText>2</w:delText>
        </w:r>
      </w:del>
      <w:ins w:id="2694" w:author="jie sun" w:date="2018-04-19T13:00:00Z">
        <w:del w:id="269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696" w:author="JIE  SUN" w:date="2018-06-21T13:34:00Z">
        <w:r w:rsidR="00083FE7" w:rsidDel="00A64E7B">
          <w:fldChar w:fldCharType="separate"/>
        </w:r>
      </w:del>
      <w:ins w:id="2697" w:author="jie sun" w:date="2018-04-19T13:00:00Z">
        <w:del w:id="2698" w:author="JIE  SUN" w:date="2018-06-21T13:34:00Z">
          <w:r w:rsidR="00083FE7" w:rsidDel="00A64E7B">
            <w:rPr>
              <w:noProof/>
            </w:rPr>
            <w:delText>11</w:delText>
          </w:r>
          <w:r w:rsidR="00083FE7" w:rsidDel="00A64E7B">
            <w:fldChar w:fldCharType="end"/>
          </w:r>
        </w:del>
      </w:ins>
      <w:ins w:id="2699" w:author="像个男人一样" w:date="2018-03-21T01:43:00Z">
        <w:del w:id="2700"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701" w:author="像个男人一样" w:date="2018-03-22T11:51:00Z">
        <w:del w:id="2702" w:author="jie sun" w:date="2018-04-10T21:45:00Z">
          <w:r w:rsidDel="00454521">
            <w:delText>11</w:delText>
          </w:r>
        </w:del>
      </w:ins>
      <w:ins w:id="2703" w:author="像个男人一样" w:date="2018-03-21T01:43:00Z">
        <w:del w:id="2704" w:author="jie sun" w:date="2018-04-10T21:45:00Z">
          <w:r w:rsidDel="00454521">
            <w:fldChar w:fldCharType="end"/>
          </w:r>
        </w:del>
        <w:bookmarkStart w:id="2705" w:name="_Toc24867"/>
        <w:bookmarkStart w:id="2706" w:name="_Toc3603"/>
        <w:bookmarkStart w:id="2707" w:name="_Toc2334"/>
        <w:bookmarkStart w:id="2708" w:name="_Toc15096"/>
        <w:bookmarkStart w:id="2709" w:name="_Toc16716"/>
        <w:bookmarkStart w:id="2710" w:name="_Toc28126"/>
        <w:bookmarkStart w:id="2711" w:name="_Toc5849"/>
        <w:bookmarkStart w:id="2712" w:name="_Toc25770"/>
        <w:bookmarkStart w:id="2713" w:name="_Toc28705"/>
        <w:bookmarkStart w:id="2714" w:name="_Toc4822"/>
        <w:bookmarkStart w:id="2715" w:name="_Toc10644"/>
        <w:bookmarkStart w:id="2716" w:name="_Toc13567"/>
        <w:bookmarkStart w:id="2717" w:name="_Toc32615"/>
        <w:bookmarkStart w:id="2718" w:name="_Toc8298"/>
        <w:bookmarkStart w:id="2719" w:name="_Toc30948"/>
        <w:bookmarkStart w:id="2720" w:name="_Toc28309"/>
        <w:bookmarkStart w:id="2721" w:name="_Toc16860"/>
        <w:bookmarkStart w:id="2722" w:name="_Toc6168"/>
        <w:bookmarkStart w:id="2723" w:name="_Toc16944"/>
        <w:bookmarkStart w:id="2724" w:name="_Toc18388"/>
        <w:bookmarkStart w:id="2725" w:name="_Toc3052"/>
        <w:bookmarkStart w:id="2726" w:name="_Toc14041"/>
        <w:bookmarkStart w:id="2727" w:name="_Toc20676"/>
        <w:bookmarkStart w:id="2728" w:name="_Toc19676"/>
        <w:bookmarkStart w:id="2729" w:name="_Toc24715"/>
        <w:r>
          <w:rPr>
            <w:rFonts w:hint="eastAsia"/>
          </w:rPr>
          <w:t xml:space="preserve">:The </w:t>
        </w:r>
      </w:ins>
      <w:ins w:id="2730" w:author="jie sun" w:date="2018-04-16T22:27:00Z">
        <w:r w:rsidR="001D281C">
          <w:t>D</w:t>
        </w:r>
      </w:ins>
      <w:ins w:id="2731" w:author="像个男人一样" w:date="2018-03-21T01:43:00Z">
        <w:del w:id="2732" w:author="jie sun" w:date="2018-04-16T22:27:00Z">
          <w:r w:rsidDel="001D281C">
            <w:rPr>
              <w:rFonts w:hint="eastAsia"/>
            </w:rPr>
            <w:delText>d</w:delText>
          </w:r>
        </w:del>
        <w:r>
          <w:rPr>
            <w:rFonts w:hint="eastAsia"/>
          </w:rPr>
          <w:t xml:space="preserve">ifferent Pattern </w:t>
        </w:r>
      </w:ins>
      <w:ins w:id="2733" w:author="jie sun" w:date="2018-04-16T22:27:00Z">
        <w:r w:rsidR="001D281C">
          <w:t>D</w:t>
        </w:r>
      </w:ins>
      <w:ins w:id="2734" w:author="像个男人一样" w:date="2018-03-21T01:43:00Z">
        <w:del w:id="2735" w:author="jie sun" w:date="2018-04-16T22:27:00Z">
          <w:r w:rsidDel="001D281C">
            <w:rPr>
              <w:rFonts w:hint="eastAsia"/>
            </w:rPr>
            <w:delText>d</w:delText>
          </w:r>
        </w:del>
        <w:r>
          <w:rPr>
            <w:rFonts w:hint="eastAsia"/>
          </w:rPr>
          <w:t>ata</w:t>
        </w:r>
      </w:ins>
      <w:bookmarkEnd w:id="2686"/>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p>
    <w:p w14:paraId="01A80434" w14:textId="35642477" w:rsidR="0087014B" w:rsidRDefault="00D5184D">
      <w:pPr>
        <w:pStyle w:val="Heading2"/>
        <w:rPr>
          <w:lang w:val="en-US"/>
        </w:rPr>
      </w:pPr>
      <w:bookmarkStart w:id="2736" w:name="_Toc27060"/>
      <w:bookmarkStart w:id="2737" w:name="_Toc9407"/>
      <w:bookmarkStart w:id="2738" w:name="_Toc32328"/>
      <w:bookmarkStart w:id="2739" w:name="_Toc13077"/>
      <w:bookmarkStart w:id="2740" w:name="_Toc11478"/>
      <w:bookmarkStart w:id="2741" w:name="_Toc11816"/>
      <w:bookmarkStart w:id="2742" w:name="_Toc28969"/>
      <w:bookmarkStart w:id="2743" w:name="_Toc32457"/>
      <w:bookmarkStart w:id="2744" w:name="_Toc19703"/>
      <w:del w:id="2745" w:author="jie sun" w:date="2018-04-16T21:18:00Z">
        <w:r w:rsidDel="00CE2B4F">
          <w:rPr>
            <w:rFonts w:hint="eastAsia"/>
            <w:lang w:val="en-US"/>
          </w:rPr>
          <w:delText xml:space="preserve">My </w:delText>
        </w:r>
      </w:del>
      <w:bookmarkStart w:id="2746" w:name="_Toc517904017"/>
      <w:ins w:id="2747" w:author="jie sun" w:date="2018-04-16T21:18:00Z">
        <w:r w:rsidR="00CE2B4F">
          <w:rPr>
            <w:rFonts w:hint="eastAsia"/>
            <w:lang w:val="en-US"/>
          </w:rPr>
          <w:t>The</w:t>
        </w:r>
        <w:r w:rsidR="00CE2B4F">
          <w:rPr>
            <w:lang w:val="en-US"/>
          </w:rPr>
          <w:t xml:space="preserve"> </w:t>
        </w:r>
      </w:ins>
      <w:ins w:id="2748" w:author="jie sun" w:date="2018-04-16T21:17:00Z">
        <w:r w:rsidR="003C5DE6">
          <w:rPr>
            <w:rFonts w:hint="eastAsia"/>
            <w:lang w:val="en-US"/>
          </w:rPr>
          <w:t>P</w:t>
        </w:r>
      </w:ins>
      <w:del w:id="2749" w:author="jie sun" w:date="2018-04-16T21:17:00Z">
        <w:r w:rsidDel="003C5DE6">
          <w:rPr>
            <w:lang w:val="en-US"/>
          </w:rPr>
          <w:delText>p</w:delText>
        </w:r>
      </w:del>
      <w:r>
        <w:rPr>
          <w:lang w:val="en-US"/>
        </w:rPr>
        <w:t xml:space="preserve">edometer </w:t>
      </w:r>
      <w:ins w:id="2750" w:author="jie sun" w:date="2018-04-16T21:17:00Z">
        <w:r w:rsidR="003C5DE6">
          <w:rPr>
            <w:rFonts w:hint="eastAsia"/>
            <w:lang w:val="en-US"/>
          </w:rPr>
          <w:t>P</w:t>
        </w:r>
      </w:ins>
      <w:ins w:id="2751" w:author="jie sun" w:date="2018-04-15T19:31:00Z">
        <w:r w:rsidR="00506E82">
          <w:rPr>
            <w:lang w:val="en-US"/>
          </w:rPr>
          <w:t>rogram</w:t>
        </w:r>
      </w:ins>
      <w:bookmarkEnd w:id="2746"/>
      <w:del w:id="2752" w:author="jie sun" w:date="2018-04-15T19:31:00Z">
        <w:r w:rsidDel="00506E82">
          <w:rPr>
            <w:lang w:val="en-US"/>
          </w:rPr>
          <w:delText>program</w:delText>
        </w:r>
      </w:del>
      <w:bookmarkEnd w:id="2736"/>
      <w:bookmarkEnd w:id="2737"/>
      <w:bookmarkEnd w:id="2738"/>
      <w:bookmarkEnd w:id="2739"/>
      <w:bookmarkEnd w:id="2740"/>
      <w:bookmarkEnd w:id="2741"/>
      <w:bookmarkEnd w:id="2742"/>
      <w:bookmarkEnd w:id="2743"/>
      <w:bookmarkEnd w:id="2744"/>
    </w:p>
    <w:p w14:paraId="25B5FF2E" w14:textId="7BAE9E15" w:rsidR="0087014B" w:rsidRDefault="00D5184D">
      <w:pPr>
        <w:pStyle w:val="Heading3"/>
        <w:rPr>
          <w:lang w:val="en-US"/>
        </w:rPr>
      </w:pPr>
      <w:bookmarkStart w:id="2753" w:name="_Toc31093"/>
      <w:bookmarkStart w:id="2754" w:name="_Toc7971"/>
      <w:bookmarkStart w:id="2755" w:name="_Toc27947"/>
      <w:bookmarkStart w:id="2756" w:name="_Toc22341"/>
      <w:bookmarkStart w:id="2757" w:name="_Toc28904"/>
      <w:bookmarkStart w:id="2758" w:name="_Toc17001"/>
      <w:bookmarkStart w:id="2759" w:name="_Toc14458"/>
      <w:bookmarkStart w:id="2760" w:name="_Toc12214"/>
      <w:bookmarkStart w:id="2761" w:name="_Toc23909"/>
      <w:bookmarkStart w:id="2762" w:name="_Toc517904018"/>
      <w:r>
        <w:rPr>
          <w:lang w:val="en-US"/>
        </w:rPr>
        <w:t xml:space="preserve">The </w:t>
      </w:r>
      <w:ins w:id="2763" w:author="jie sun" w:date="2018-04-16T21:18:00Z">
        <w:r w:rsidR="0071591E">
          <w:rPr>
            <w:rFonts w:hint="eastAsia"/>
            <w:lang w:val="en-US"/>
          </w:rPr>
          <w:t>P</w:t>
        </w:r>
      </w:ins>
      <w:del w:id="2764" w:author="jie sun" w:date="2018-04-16T21:18:00Z">
        <w:r w:rsidDel="0071591E">
          <w:rPr>
            <w:lang w:val="en-US"/>
          </w:rPr>
          <w:delText>p</w:delText>
        </w:r>
      </w:del>
      <w:r>
        <w:rPr>
          <w:lang w:val="en-US"/>
        </w:rPr>
        <w:t xml:space="preserve">rogram </w:t>
      </w:r>
      <w:ins w:id="2765" w:author="jie sun" w:date="2018-04-16T21:18:00Z">
        <w:r w:rsidR="0071591E">
          <w:rPr>
            <w:rFonts w:hint="eastAsia"/>
            <w:lang w:val="en-US"/>
          </w:rPr>
          <w:t>O</w:t>
        </w:r>
      </w:ins>
      <w:del w:id="2766" w:author="jie sun" w:date="2018-04-16T21:18:00Z">
        <w:r w:rsidDel="0071591E">
          <w:rPr>
            <w:lang w:val="en-US"/>
          </w:rPr>
          <w:delText>o</w:delText>
        </w:r>
      </w:del>
      <w:r>
        <w:rPr>
          <w:lang w:val="en-US"/>
        </w:rPr>
        <w:t>peration</w:t>
      </w:r>
      <w:bookmarkEnd w:id="2753"/>
      <w:bookmarkEnd w:id="2754"/>
      <w:bookmarkEnd w:id="2755"/>
      <w:bookmarkEnd w:id="2756"/>
      <w:bookmarkEnd w:id="2757"/>
      <w:bookmarkEnd w:id="2758"/>
      <w:bookmarkEnd w:id="2759"/>
      <w:bookmarkEnd w:id="2760"/>
      <w:bookmarkEnd w:id="2761"/>
      <w:bookmarkEnd w:id="2762"/>
    </w:p>
    <w:p w14:paraId="520B5BB5" w14:textId="77777777" w:rsidR="0087014B" w:rsidRDefault="00D5184D">
      <w:pPr>
        <w:rPr>
          <w:lang w:val="en-US"/>
        </w:rPr>
      </w:pPr>
      <w:r>
        <w:rPr>
          <w:lang w:val="en-US"/>
        </w:rPr>
        <w:t xml:space="preserve">To run this program showed in follow </w:t>
      </w:r>
      <w:del w:id="2767" w:author="jie sun" w:date="2018-04-08T15:16:00Z">
        <w:r w:rsidDel="00EE45CE">
          <w:rPr>
            <w:lang w:val="en-US"/>
          </w:rPr>
          <w:delText xml:space="preserve"> </w:delText>
        </w:r>
      </w:del>
      <w:r>
        <w:rPr>
          <w:lang w:val="en-US"/>
        </w:rPr>
        <w:t>picture, you can get the exact steps and the accuracy of steps calculation. How to use this program to calculate the steps, there are two procedures below should be done</w:t>
      </w:r>
      <w:del w:id="2768" w:author="jie sun" w:date="2018-04-08T15:16:00Z">
        <w:r w:rsidDel="00EE45CE">
          <w:rPr>
            <w:lang w:val="en-US"/>
          </w:rPr>
          <w:delText xml:space="preserve"> </w:delText>
        </w:r>
      </w:del>
      <w:r>
        <w:rPr>
          <w:lang w:val="en-US"/>
        </w:rPr>
        <w:t>:</w:t>
      </w:r>
    </w:p>
    <w:p w14:paraId="18CA057C" w14:textId="77777777" w:rsidR="0087014B" w:rsidRDefault="00D5184D">
      <w:pPr>
        <w:numPr>
          <w:ilvl w:val="0"/>
          <w:numId w:val="4"/>
        </w:numPr>
      </w:pPr>
      <w:r>
        <w:rPr>
          <w:lang w:val="en-US"/>
        </w:rPr>
        <w:t xml:space="preserve">Fill out </w:t>
      </w:r>
      <w:del w:id="2769" w:author="jie sun" w:date="2018-04-08T15:16:00Z">
        <w:r w:rsidDel="00EE45CE">
          <w:rPr>
            <w:lang w:val="en-US"/>
          </w:rPr>
          <w:delText xml:space="preserve"> </w:delText>
        </w:r>
      </w:del>
      <w:r>
        <w:rPr>
          <w:lang w:val="en-US"/>
        </w:rPr>
        <w:t>the path of excel file of Accelerometer data and the test frequency before click Running.</w:t>
      </w:r>
    </w:p>
    <w:p w14:paraId="19413639" w14:textId="77777777" w:rsidR="0087014B" w:rsidRDefault="00D5184D">
      <w:pPr>
        <w:numPr>
          <w:ilvl w:val="0"/>
          <w:numId w:val="4"/>
        </w:numPr>
        <w:rPr>
          <w:del w:id="2770" w:author="像个男人一样" w:date="2018-03-22T11:57:00Z"/>
        </w:rPr>
      </w:pPr>
      <w:r>
        <w:rPr>
          <w:lang w:val="en-US"/>
        </w:rPr>
        <w:t>Fill in the exact count steps in the Exact Steps</w:t>
      </w:r>
      <w:ins w:id="2771" w:author="jie sun" w:date="2018-04-08T15:16:00Z">
        <w:r w:rsidR="00EE45CE">
          <w:rPr>
            <w:lang w:val="en-US"/>
          </w:rPr>
          <w:t xml:space="preserve"> </w:t>
        </w:r>
      </w:ins>
      <w:del w:id="2772" w:author="jie sun" w:date="2018-04-08T15:16:00Z">
        <w:r w:rsidDel="00EE45CE">
          <w:rPr>
            <w:lang w:val="en-US"/>
          </w:rPr>
          <w:delText xml:space="preserve">, </w:delText>
        </w:r>
      </w:del>
      <w:del w:id="2773" w:author="jie sun" w:date="2018-04-08T15:17:00Z">
        <w:r w:rsidDel="00EE45CE">
          <w:rPr>
            <w:lang w:val="en-US"/>
          </w:rPr>
          <w:delText>a</w:delText>
        </w:r>
        <w:r w:rsidDel="00EE45CE">
          <w:delText>nd</w:delText>
        </w:r>
      </w:del>
      <w:ins w:id="2774" w:author="jie sun" w:date="2018-04-08T15:17:00Z">
        <w:r w:rsidR="00EE45CE">
          <w:rPr>
            <w:lang w:val="en-US"/>
          </w:rPr>
          <w:t>and</w:t>
        </w:r>
      </w:ins>
      <w:r>
        <w:t xml:space="preserve"> </w:t>
      </w:r>
      <w:r>
        <w:rPr>
          <w:lang w:val="en-US"/>
        </w:rPr>
        <w:t>click Calculating</w:t>
      </w:r>
      <w:ins w:id="2775" w:author="像个男人一样" w:date="2018-03-22T11:57:00Z">
        <w:r>
          <w:rPr>
            <w:rFonts w:hint="eastAsia"/>
            <w:lang w:val="en-US"/>
          </w:rPr>
          <w:t>.</w:t>
        </w:r>
      </w:ins>
      <w:del w:id="2776" w:author="像个男人一样" w:date="2018-03-22T11:57:00Z">
        <w:r>
          <w:rPr>
            <w:lang w:val="en-US"/>
          </w:rPr>
          <w:delText>.</w:delText>
        </w:r>
      </w:del>
    </w:p>
    <w:p w14:paraId="75C9E9D1" w14:textId="77777777" w:rsidR="0087014B" w:rsidRDefault="0087014B">
      <w:pPr>
        <w:numPr>
          <w:ilvl w:val="0"/>
          <w:numId w:val="4"/>
        </w:numPr>
        <w:rPr>
          <w:del w:id="2777" w:author="像个男人一样" w:date="2018-03-22T11:57:00Z"/>
        </w:rPr>
        <w:pPrChange w:id="2778" w:author="像个男人一样" w:date="2018-03-21T01:44:00Z">
          <w:pPr/>
        </w:pPrChange>
      </w:pPr>
    </w:p>
    <w:p w14:paraId="5E1BF135" w14:textId="77777777" w:rsidR="0087014B" w:rsidRDefault="00D5184D">
      <w:pPr>
        <w:numPr>
          <w:ilvl w:val="0"/>
          <w:numId w:val="4"/>
        </w:numPr>
        <w:pPrChange w:id="2779" w:author="像个男人一样" w:date="2018-03-21T01:44:00Z">
          <w:pPr>
            <w:pStyle w:val="Subtitle"/>
          </w:pPr>
        </w:pPrChange>
      </w:pPr>
      <w:del w:id="2780" w:author="像个男人一样" w:date="2018-03-22T11:57:00Z">
        <w:r>
          <w:delText xml:space="preserve">Figure 2. </w:delText>
        </w:r>
        <w:r>
          <w:fldChar w:fldCharType="begin"/>
        </w:r>
        <w:r>
          <w:delInstrText xml:space="preserve"> SEQ Figure_2. \* ARABIC </w:delInstrText>
        </w:r>
        <w:r>
          <w:fldChar w:fldCharType="separate"/>
        </w:r>
      </w:del>
      <w:ins w:id="2781" w:author="像个男人一样" w:date="2018-03-22T11:51:00Z">
        <w:del w:id="2782" w:author="像个男人一样" w:date="2018-03-22T11:57:00Z">
          <w:r>
            <w:rPr>
              <w:b/>
            </w:rPr>
            <w:delText>错误！未指定顺序。</w:delText>
          </w:r>
        </w:del>
      </w:ins>
      <w:ins w:id="2783" w:author="像个男人一样" w:date="2018-03-21T23:39:00Z">
        <w:del w:id="2784" w:author="像个男人一样" w:date="2018-03-22T11:57:00Z">
          <w:r>
            <w:rPr>
              <w:b/>
            </w:rPr>
            <w:delText>错误！未指定顺序。</w:delText>
          </w:r>
        </w:del>
      </w:ins>
      <w:ins w:id="2785" w:author="像个男人一样" w:date="2018-03-21T23:10:00Z">
        <w:del w:id="2786" w:author="像个男人一样" w:date="2018-03-22T11:57:00Z">
          <w:r>
            <w:rPr>
              <w:b/>
            </w:rPr>
            <w:delText>错误！未指定顺序。</w:delText>
          </w:r>
        </w:del>
      </w:ins>
      <w:ins w:id="2787" w:author="像个男人一样" w:date="2018-03-21T23:08:00Z">
        <w:del w:id="2788" w:author="像个男人一样" w:date="2018-03-22T11:57:00Z">
          <w:r>
            <w:rPr>
              <w:b/>
            </w:rPr>
            <w:delText>错误！未指定顺序。</w:delText>
          </w:r>
        </w:del>
      </w:ins>
      <w:ins w:id="2789" w:author="像个男人一样" w:date="2018-03-21T02:33:00Z">
        <w:del w:id="2790" w:author="像个男人一样" w:date="2018-03-22T11:57:00Z">
          <w:r>
            <w:rPr>
              <w:b/>
            </w:rPr>
            <w:delText>错误！未指定顺序。错误！未指定顺序。</w:delText>
          </w:r>
        </w:del>
      </w:ins>
      <w:ins w:id="2791" w:author="像个男人一样" w:date="2018-03-21T02:31:00Z">
        <w:del w:id="2792" w:author="像个男人一样" w:date="2018-03-22T11:57:00Z">
          <w:r>
            <w:rPr>
              <w:b/>
            </w:rPr>
            <w:delText>错误！未指定顺序。</w:delText>
          </w:r>
        </w:del>
      </w:ins>
      <w:ins w:id="2793" w:author="像个男人一样" w:date="2018-03-21T02:30:00Z">
        <w:del w:id="2794" w:author="像个男人一样" w:date="2018-03-22T11:57:00Z">
          <w:r>
            <w:rPr>
              <w:b/>
            </w:rPr>
            <w:delText>错误！未指定顺序。</w:delText>
          </w:r>
        </w:del>
      </w:ins>
      <w:ins w:id="2795" w:author="像个男人一样" w:date="2018-03-21T02:29:00Z">
        <w:del w:id="2796" w:author="像个男人一样" w:date="2018-03-22T11:57:00Z">
          <w:r>
            <w:rPr>
              <w:b/>
            </w:rPr>
            <w:delText>错误！未指定顺序。错误！未指定顺序。</w:delText>
          </w:r>
        </w:del>
      </w:ins>
      <w:ins w:id="2797" w:author="像个男人一样" w:date="2018-03-21T02:26:00Z">
        <w:del w:id="2798" w:author="像个男人一样" w:date="2018-03-22T11:57:00Z">
          <w:r>
            <w:rPr>
              <w:b/>
            </w:rPr>
            <w:delText>错误！未指定顺序。</w:delText>
          </w:r>
        </w:del>
      </w:ins>
      <w:ins w:id="2799" w:author="像个男人一样" w:date="2018-03-21T02:25:00Z">
        <w:del w:id="2800" w:author="像个男人一样" w:date="2018-03-22T11:57:00Z">
          <w:r>
            <w:rPr>
              <w:b/>
            </w:rPr>
            <w:delText>错误！未指定顺序。</w:delText>
          </w:r>
        </w:del>
      </w:ins>
      <w:ins w:id="2801" w:author="像个男人一样" w:date="2018-03-21T02:24:00Z">
        <w:del w:id="2802" w:author="像个男人一样" w:date="2018-03-22T11:57:00Z">
          <w:r>
            <w:rPr>
              <w:b/>
            </w:rPr>
            <w:delText>错误！未指定顺序。</w:delText>
          </w:r>
        </w:del>
      </w:ins>
      <w:ins w:id="2803" w:author="像个男人一样" w:date="2018-03-21T02:23:00Z">
        <w:del w:id="2804" w:author="像个男人一样" w:date="2018-03-22T11:57:00Z">
          <w:r>
            <w:rPr>
              <w:b/>
            </w:rPr>
            <w:delText>错误！未指定顺序。</w:delText>
          </w:r>
        </w:del>
      </w:ins>
      <w:ins w:id="2805" w:author="像个男人一样" w:date="2018-03-21T02:22:00Z">
        <w:del w:id="2806" w:author="像个男人一样" w:date="2018-03-22T11:57:00Z">
          <w:r>
            <w:rPr>
              <w:b/>
            </w:rPr>
            <w:delText>错误！未指定顺序。</w:delText>
          </w:r>
        </w:del>
      </w:ins>
      <w:ins w:id="2807" w:author="像个男人一样" w:date="2018-03-21T02:17:00Z">
        <w:del w:id="2808" w:author="像个男人一样" w:date="2018-03-22T11:57:00Z">
          <w:r>
            <w:rPr>
              <w:b/>
            </w:rPr>
            <w:delText>错误！未指定顺序。错误！未指定顺序。错误！未指定顺序。</w:delText>
          </w:r>
        </w:del>
      </w:ins>
      <w:ins w:id="2809" w:author="像个男人一样" w:date="2018-03-21T02:15:00Z">
        <w:del w:id="2810" w:author="像个男人一样" w:date="2018-03-22T11:57:00Z">
          <w:r>
            <w:rPr>
              <w:b/>
            </w:rPr>
            <w:delText>错误！未指定顺序。</w:delText>
          </w:r>
        </w:del>
      </w:ins>
      <w:ins w:id="2811" w:author="像个男人一样" w:date="2018-03-21T02:14:00Z">
        <w:del w:id="2812" w:author="像个男人一样" w:date="2018-03-22T11:57:00Z">
          <w:r>
            <w:rPr>
              <w:b/>
            </w:rPr>
            <w:delText>错误！未指定顺序。</w:delText>
          </w:r>
        </w:del>
      </w:ins>
      <w:ins w:id="2813" w:author="像个男人一样" w:date="2018-03-21T02:13:00Z">
        <w:del w:id="2814" w:author="像个男人一样" w:date="2018-03-22T11:57:00Z">
          <w:r>
            <w:rPr>
              <w:b/>
            </w:rPr>
            <w:delText>错误！未指定顺序。</w:delText>
          </w:r>
        </w:del>
      </w:ins>
      <w:ins w:id="2815" w:author="像个男人一样" w:date="2018-03-21T02:12:00Z">
        <w:del w:id="2816" w:author="像个男人一样" w:date="2018-03-22T11:57:00Z">
          <w:r>
            <w:rPr>
              <w:b/>
            </w:rPr>
            <w:delText>错误！未指定顺序。</w:delText>
          </w:r>
        </w:del>
      </w:ins>
      <w:ins w:id="2817" w:author="像个男人一样" w:date="2018-03-21T02:02:00Z">
        <w:del w:id="2818" w:author="像个男人一样" w:date="2018-03-22T11:57:00Z">
          <w:r>
            <w:rPr>
              <w:b/>
            </w:rPr>
            <w:delText>错误！未指定顺序。错误！未指定顺序。</w:delText>
          </w:r>
        </w:del>
      </w:ins>
      <w:ins w:id="2819" w:author="像个男人一样" w:date="2018-03-21T02:01:00Z">
        <w:del w:id="2820" w:author="像个男人一样" w:date="2018-03-22T11:57:00Z">
          <w:r>
            <w:rPr>
              <w:b/>
            </w:rPr>
            <w:delText>错误！未指定顺序。</w:delText>
          </w:r>
        </w:del>
      </w:ins>
      <w:ins w:id="2821" w:author="像个男人一样" w:date="2018-03-21T02:00:00Z">
        <w:del w:id="2822" w:author="像个男人一样" w:date="2018-03-22T11:57:00Z">
          <w:r>
            <w:rPr>
              <w:b/>
            </w:rPr>
            <w:delText>错误！未指定顺序。</w:delText>
          </w:r>
        </w:del>
      </w:ins>
      <w:ins w:id="2823" w:author="像个男人一样" w:date="2018-03-21T01:59:00Z">
        <w:del w:id="2824" w:author="像个男人一样" w:date="2018-03-22T11:57:00Z">
          <w:r>
            <w:rPr>
              <w:b/>
            </w:rPr>
            <w:delText>错误！未指定顺序。</w:delText>
          </w:r>
        </w:del>
      </w:ins>
      <w:ins w:id="2825" w:author="像个男人一样" w:date="2018-03-21T01:58:00Z">
        <w:del w:id="2826" w:author="像个男人一样" w:date="2018-03-22T11:57:00Z">
          <w:r>
            <w:rPr>
              <w:b/>
            </w:rPr>
            <w:delText>错误！未指定顺序。错误！未指定顺序。</w:delText>
          </w:r>
        </w:del>
      </w:ins>
      <w:ins w:id="2827" w:author="像个男人一样" w:date="2018-03-21T01:57:00Z">
        <w:del w:id="2828" w:author="像个男人一样" w:date="2018-03-22T11:57:00Z">
          <w:r>
            <w:rPr>
              <w:b/>
            </w:rPr>
            <w:delText>错误！未指定顺序。</w:delText>
          </w:r>
        </w:del>
      </w:ins>
      <w:ins w:id="2829" w:author="像个男人一样" w:date="2018-03-21T01:48:00Z">
        <w:del w:id="2830" w:author="像个男人一样" w:date="2018-03-22T11:57:00Z">
          <w:r>
            <w:rPr>
              <w:b/>
            </w:rPr>
            <w:delText>错误！未指定顺序。错误！未指定顺序。</w:delText>
          </w:r>
        </w:del>
      </w:ins>
      <w:ins w:id="2831" w:author="像个男人一样" w:date="2018-03-21T01:47:00Z">
        <w:del w:id="2832" w:author="像个男人一样" w:date="2018-03-22T11:57:00Z">
          <w:r>
            <w:rPr>
              <w:b/>
            </w:rPr>
            <w:delText>错误！未指定顺序。</w:delText>
          </w:r>
        </w:del>
      </w:ins>
      <w:ins w:id="2833" w:author="像个男人一样" w:date="2018-03-21T01:46:00Z">
        <w:del w:id="2834" w:author="像个男人一样" w:date="2018-03-22T11:57:00Z">
          <w:r>
            <w:rPr>
              <w:b/>
            </w:rPr>
            <w:delText>错误！未指定顺序。</w:delText>
          </w:r>
        </w:del>
      </w:ins>
      <w:ins w:id="2835" w:author="像个男人一样" w:date="2018-03-21T01:45:00Z">
        <w:del w:id="2836" w:author="像个男人一样" w:date="2018-03-22T11:57:00Z">
          <w:r>
            <w:rPr>
              <w:b/>
            </w:rPr>
            <w:delText>错误！未指定顺序。错误！未指定顺序。</w:delText>
          </w:r>
        </w:del>
      </w:ins>
      <w:del w:id="2837" w:author="像个男人一样" w:date="2018-03-22T11:57:00Z">
        <w:r>
          <w:delText>12</w:delText>
        </w:r>
        <w:r>
          <w:fldChar w:fldCharType="end"/>
        </w:r>
      </w:del>
      <w:del w:id="2838" w:author="像个男人一样" w:date="2018-03-21T01:44:00Z">
        <w:r>
          <w:delText xml:space="preserve"> </w:delText>
        </w:r>
      </w:del>
      <w:del w:id="2839" w:author="像个男人一样" w:date="2018-03-21T01:43:00Z">
        <w:r>
          <w:delText>The program of calculating the steps</w:delText>
        </w:r>
      </w:del>
    </w:p>
    <w:p w14:paraId="710168E0" w14:textId="77777777" w:rsidR="0087014B" w:rsidRDefault="00D5184D">
      <w:pPr>
        <w:jc w:val="center"/>
        <w:rPr>
          <w:ins w:id="2840" w:author="像个男人一样" w:date="2018-03-21T01:44:00Z"/>
        </w:rPr>
        <w:pPrChange w:id="2841" w:author="jie sun" w:date="2018-04-16T21:34:00Z">
          <w:pPr/>
        </w:pPrChange>
      </w:pPr>
      <w:r>
        <w:rPr>
          <w:noProof/>
        </w:rPr>
        <w:drawing>
          <wp:inline distT="0" distB="0" distL="0" distR="0" wp14:anchorId="55092BC5" wp14:editId="5BE118A1">
            <wp:extent cx="4968815" cy="2613779"/>
            <wp:effectExtent l="0" t="0" r="381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995210" cy="2627664"/>
                    </a:xfrm>
                    <a:prstGeom prst="rect">
                      <a:avLst/>
                    </a:prstGeom>
                  </pic:spPr>
                </pic:pic>
              </a:graphicData>
            </a:graphic>
          </wp:inline>
        </w:drawing>
      </w:r>
    </w:p>
    <w:p w14:paraId="5E21456C" w14:textId="77777777" w:rsidR="0087014B" w:rsidRDefault="00D5184D">
      <w:pPr>
        <w:pStyle w:val="Caption"/>
        <w:jc w:val="center"/>
        <w:rPr>
          <w:ins w:id="2842" w:author="jie sun" w:date="2018-04-18T00:25:00Z"/>
        </w:rPr>
      </w:pPr>
      <w:bookmarkStart w:id="2843" w:name="_Toc517801882"/>
      <w:ins w:id="2844" w:author="像个男人一样" w:date="2018-03-21T01:44:00Z">
        <w:r>
          <w:t xml:space="preserve">Figure </w:t>
        </w:r>
      </w:ins>
      <w:ins w:id="2845" w:author="JIE  SUN" w:date="2018-06-21T13:36:00Z">
        <w:r w:rsidR="00A64E7B">
          <w:fldChar w:fldCharType="begin"/>
        </w:r>
        <w:r w:rsidR="00A64E7B">
          <w:instrText xml:space="preserve"> STYLEREF 1 \s </w:instrText>
        </w:r>
      </w:ins>
      <w:r w:rsidR="00A64E7B">
        <w:fldChar w:fldCharType="separate"/>
      </w:r>
      <w:r w:rsidR="00A64E7B">
        <w:rPr>
          <w:noProof/>
        </w:rPr>
        <w:t>2</w:t>
      </w:r>
      <w:ins w:id="284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2847" w:author="JIE  SUN" w:date="2018-06-21T13:36:00Z">
        <w:r w:rsidR="00A64E7B">
          <w:rPr>
            <w:noProof/>
          </w:rPr>
          <w:t>12</w:t>
        </w:r>
        <w:r w:rsidR="00A64E7B">
          <w:fldChar w:fldCharType="end"/>
        </w:r>
      </w:ins>
      <w:ins w:id="2848" w:author="jie sun" w:date="2018-04-19T13:00:00Z">
        <w:del w:id="2849" w:author="JIE  SUN" w:date="2018-06-21T13:34:00Z">
          <w:r w:rsidR="00083FE7" w:rsidDel="00A64E7B">
            <w:fldChar w:fldCharType="begin"/>
          </w:r>
          <w:r w:rsidR="00083FE7" w:rsidDel="00A64E7B">
            <w:delInstrText xml:space="preserve"> STYLEREF 1 \s </w:delInstrText>
          </w:r>
        </w:del>
      </w:ins>
      <w:del w:id="2850" w:author="JIE  SUN" w:date="2018-06-21T13:34:00Z">
        <w:r w:rsidR="00083FE7" w:rsidDel="00A64E7B">
          <w:fldChar w:fldCharType="separate"/>
        </w:r>
        <w:r w:rsidR="00083FE7" w:rsidDel="00A64E7B">
          <w:rPr>
            <w:noProof/>
          </w:rPr>
          <w:delText>2</w:delText>
        </w:r>
      </w:del>
      <w:ins w:id="2851" w:author="jie sun" w:date="2018-04-19T13:00:00Z">
        <w:del w:id="2852"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853" w:author="JIE  SUN" w:date="2018-06-21T13:34:00Z">
        <w:r w:rsidR="00083FE7" w:rsidDel="00A64E7B">
          <w:fldChar w:fldCharType="separate"/>
        </w:r>
      </w:del>
      <w:ins w:id="2854" w:author="jie sun" w:date="2018-04-19T13:00:00Z">
        <w:del w:id="2855" w:author="JIE  SUN" w:date="2018-06-21T13:34:00Z">
          <w:r w:rsidR="00083FE7" w:rsidDel="00A64E7B">
            <w:rPr>
              <w:noProof/>
            </w:rPr>
            <w:delText>12</w:delText>
          </w:r>
          <w:r w:rsidR="00083FE7" w:rsidDel="00A64E7B">
            <w:fldChar w:fldCharType="end"/>
          </w:r>
        </w:del>
      </w:ins>
      <w:ins w:id="2856" w:author="像个男人一样" w:date="2018-03-21T01:44:00Z">
        <w:del w:id="2857"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858" w:author="像个男人一样" w:date="2018-03-22T11:51:00Z">
        <w:del w:id="2859" w:author="jie sun" w:date="2018-04-10T21:45:00Z">
          <w:r w:rsidDel="00454521">
            <w:delText>12</w:delText>
          </w:r>
        </w:del>
      </w:ins>
      <w:ins w:id="2860" w:author="像个男人一样" w:date="2018-03-21T01:44:00Z">
        <w:del w:id="2861" w:author="jie sun" w:date="2018-04-10T21:45:00Z">
          <w:r w:rsidDel="00454521">
            <w:fldChar w:fldCharType="end"/>
          </w:r>
        </w:del>
        <w:bookmarkStart w:id="2862" w:name="_Toc3925"/>
        <w:bookmarkStart w:id="2863" w:name="_Toc21674"/>
        <w:bookmarkStart w:id="2864" w:name="_Toc27267"/>
        <w:bookmarkStart w:id="2865" w:name="_Toc24804"/>
        <w:bookmarkStart w:id="2866" w:name="_Toc19265"/>
        <w:bookmarkStart w:id="2867" w:name="_Toc6766"/>
        <w:bookmarkStart w:id="2868" w:name="_Toc31458"/>
        <w:bookmarkStart w:id="2869" w:name="_Toc13309"/>
        <w:bookmarkStart w:id="2870" w:name="_Toc7119"/>
        <w:bookmarkStart w:id="2871" w:name="_Toc16526"/>
        <w:bookmarkStart w:id="2872" w:name="_Toc1057"/>
        <w:bookmarkStart w:id="2873" w:name="_Toc24307"/>
        <w:bookmarkStart w:id="2874" w:name="_Toc2233"/>
        <w:bookmarkStart w:id="2875" w:name="_Toc23335"/>
        <w:bookmarkStart w:id="2876" w:name="_Toc4134"/>
        <w:bookmarkStart w:id="2877" w:name="_Toc2105"/>
        <w:bookmarkStart w:id="2878" w:name="_Toc624"/>
        <w:bookmarkStart w:id="2879" w:name="_Toc31611"/>
        <w:bookmarkStart w:id="2880" w:name="_Toc9890"/>
        <w:bookmarkStart w:id="2881" w:name="_Toc3"/>
        <w:bookmarkStart w:id="2882" w:name="_Toc14186"/>
        <w:bookmarkStart w:id="2883" w:name="_Toc30015"/>
        <w:bookmarkStart w:id="2884" w:name="_Toc19416"/>
        <w:bookmarkStart w:id="2885" w:name="_Toc16263"/>
        <w:bookmarkStart w:id="2886" w:name="_Toc28772"/>
        <w:r>
          <w:rPr>
            <w:rFonts w:hint="eastAsia"/>
          </w:rPr>
          <w:t xml:space="preserve">:The </w:t>
        </w:r>
      </w:ins>
      <w:ins w:id="2887" w:author="jie sun" w:date="2018-04-16T22:27:00Z">
        <w:r w:rsidR="00924B19">
          <w:t>P</w:t>
        </w:r>
      </w:ins>
      <w:ins w:id="2888" w:author="像个男人一样" w:date="2018-03-21T01:44:00Z">
        <w:del w:id="2889" w:author="jie sun" w:date="2018-04-16T22:27:00Z">
          <w:r w:rsidDel="00924B19">
            <w:rPr>
              <w:rFonts w:hint="eastAsia"/>
            </w:rPr>
            <w:delText>p</w:delText>
          </w:r>
        </w:del>
        <w:r>
          <w:rPr>
            <w:rFonts w:hint="eastAsia"/>
          </w:rPr>
          <w:t xml:space="preserve">rogram </w:t>
        </w:r>
      </w:ins>
      <w:ins w:id="2890" w:author="jie sun" w:date="2018-04-16T22:27:00Z">
        <w:r w:rsidR="00924B19">
          <w:t>O</w:t>
        </w:r>
      </w:ins>
      <w:ins w:id="2891" w:author="像个男人一样" w:date="2018-03-21T01:44:00Z">
        <w:del w:id="2892" w:author="jie sun" w:date="2018-04-16T22:27:00Z">
          <w:r w:rsidDel="00924B19">
            <w:rPr>
              <w:rFonts w:hint="eastAsia"/>
            </w:rPr>
            <w:delText>o</w:delText>
          </w:r>
        </w:del>
        <w:r>
          <w:rPr>
            <w:rFonts w:hint="eastAsia"/>
          </w:rPr>
          <w:t xml:space="preserve">f </w:t>
        </w:r>
      </w:ins>
      <w:ins w:id="2893" w:author="jie sun" w:date="2018-04-16T22:27:00Z">
        <w:r w:rsidR="00924B19">
          <w:t>C</w:t>
        </w:r>
      </w:ins>
      <w:ins w:id="2894" w:author="像个男人一样" w:date="2018-03-21T01:44:00Z">
        <w:del w:id="2895" w:author="jie sun" w:date="2018-04-16T22:27:00Z">
          <w:r w:rsidDel="00924B19">
            <w:rPr>
              <w:rFonts w:hint="eastAsia"/>
            </w:rPr>
            <w:delText>c</w:delText>
          </w:r>
        </w:del>
        <w:r>
          <w:rPr>
            <w:rFonts w:hint="eastAsia"/>
          </w:rPr>
          <w:t xml:space="preserve">alculating </w:t>
        </w:r>
      </w:ins>
      <w:ins w:id="2896" w:author="jie sun" w:date="2018-04-16T22:27:00Z">
        <w:r w:rsidR="00924B19">
          <w:t>T</w:t>
        </w:r>
      </w:ins>
      <w:ins w:id="2897" w:author="像个男人一样" w:date="2018-03-21T01:44:00Z">
        <w:del w:id="2898" w:author="jie sun" w:date="2018-04-16T22:27:00Z">
          <w:r w:rsidDel="00924B19">
            <w:rPr>
              <w:rFonts w:hint="eastAsia"/>
            </w:rPr>
            <w:delText>t</w:delText>
          </w:r>
        </w:del>
        <w:r>
          <w:rPr>
            <w:rFonts w:hint="eastAsia"/>
          </w:rPr>
          <w:t xml:space="preserve">he </w:t>
        </w:r>
      </w:ins>
      <w:ins w:id="2899" w:author="jie sun" w:date="2018-04-16T22:27:00Z">
        <w:r w:rsidR="00924B19">
          <w:rPr>
            <w:rFonts w:hint="eastAsia"/>
          </w:rPr>
          <w:t>S</w:t>
        </w:r>
      </w:ins>
      <w:ins w:id="2900" w:author="像个男人一样" w:date="2018-03-21T01:44:00Z">
        <w:del w:id="2901" w:author="jie sun" w:date="2018-04-16T22:27:00Z">
          <w:r w:rsidDel="00924B19">
            <w:rPr>
              <w:rFonts w:hint="eastAsia"/>
            </w:rPr>
            <w:delText>s</w:delText>
          </w:r>
        </w:del>
        <w:r>
          <w:rPr>
            <w:rFonts w:hint="eastAsia"/>
          </w:rPr>
          <w:t>teps</w:t>
        </w:r>
      </w:ins>
      <w:bookmarkEnd w:id="2843"/>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p>
    <w:p w14:paraId="3D711760" w14:textId="77777777" w:rsidR="0026271D" w:rsidRPr="0026271D" w:rsidRDefault="0026271D">
      <w:pPr>
        <w:rPr>
          <w:rPrChange w:id="2902" w:author="jie sun" w:date="2018-04-18T00:25:00Z">
            <w:rPr>
              <w:lang w:val="en-US"/>
            </w:rPr>
          </w:rPrChange>
        </w:rPr>
      </w:pPr>
    </w:p>
    <w:p w14:paraId="369AA13B" w14:textId="64B624FA" w:rsidR="0087014B" w:rsidRDefault="00D5184D">
      <w:pPr>
        <w:pStyle w:val="Heading3"/>
      </w:pPr>
      <w:bookmarkStart w:id="2903" w:name="_Toc27776"/>
      <w:bookmarkStart w:id="2904" w:name="_Toc3378"/>
      <w:bookmarkStart w:id="2905" w:name="_Toc19861"/>
      <w:bookmarkStart w:id="2906" w:name="_Toc9129"/>
      <w:bookmarkStart w:id="2907" w:name="_Toc20356"/>
      <w:bookmarkStart w:id="2908" w:name="_Toc28951"/>
      <w:bookmarkStart w:id="2909" w:name="_Toc32112"/>
      <w:bookmarkStart w:id="2910" w:name="_Toc16134"/>
      <w:bookmarkStart w:id="2911" w:name="_Toc10472"/>
      <w:bookmarkStart w:id="2912" w:name="_Toc517904019"/>
      <w:r>
        <w:t xml:space="preserve">The </w:t>
      </w:r>
      <w:ins w:id="2913" w:author="jie sun" w:date="2018-04-16T21:18:00Z">
        <w:r w:rsidR="00562CE6">
          <w:rPr>
            <w:rFonts w:hint="eastAsia"/>
          </w:rPr>
          <w:t>A</w:t>
        </w:r>
      </w:ins>
      <w:del w:id="2914" w:author="jie sun" w:date="2018-04-16T21:18:00Z">
        <w:r w:rsidDel="00562CE6">
          <w:delText>a</w:delText>
        </w:r>
      </w:del>
      <w:r>
        <w:rPr>
          <w:rFonts w:hint="eastAsia"/>
        </w:rPr>
        <w:t xml:space="preserve">ccuracy </w:t>
      </w:r>
      <w:ins w:id="2915" w:author="jie sun" w:date="2018-04-16T21:18:00Z">
        <w:r w:rsidR="00562CE6">
          <w:rPr>
            <w:rFonts w:hint="eastAsia"/>
          </w:rPr>
          <w:t>O</w:t>
        </w:r>
      </w:ins>
      <w:del w:id="2916" w:author="jie sun" w:date="2018-04-16T21:18:00Z">
        <w:r w:rsidDel="00562CE6">
          <w:delText>o</w:delText>
        </w:r>
      </w:del>
      <w:r>
        <w:t xml:space="preserve">f </w:t>
      </w:r>
      <w:ins w:id="2917" w:author="jie sun" w:date="2018-04-16T21:18:00Z">
        <w:r w:rsidR="00562CE6">
          <w:rPr>
            <w:rFonts w:hint="eastAsia"/>
          </w:rPr>
          <w:t>R</w:t>
        </w:r>
      </w:ins>
      <w:del w:id="2918" w:author="jie sun" w:date="2018-04-16T21:18:00Z">
        <w:r w:rsidDel="00562CE6">
          <w:delText>r</w:delText>
        </w:r>
      </w:del>
      <w:r>
        <w:rPr>
          <w:rFonts w:hint="eastAsia"/>
        </w:rPr>
        <w:t>esults</w:t>
      </w:r>
      <w:bookmarkEnd w:id="2903"/>
      <w:bookmarkEnd w:id="2904"/>
      <w:bookmarkEnd w:id="2905"/>
      <w:bookmarkEnd w:id="2906"/>
      <w:bookmarkEnd w:id="2907"/>
      <w:bookmarkEnd w:id="2908"/>
      <w:bookmarkEnd w:id="2909"/>
      <w:bookmarkEnd w:id="2910"/>
      <w:bookmarkEnd w:id="2911"/>
      <w:bookmarkEnd w:id="2912"/>
      <w:r>
        <w:rPr>
          <w:rFonts w:hint="eastAsia"/>
        </w:rPr>
        <w:t xml:space="preserve"> </w:t>
      </w:r>
    </w:p>
    <w:p w14:paraId="652828BA" w14:textId="77777777" w:rsidR="0026271D" w:rsidRPr="007E13D1" w:rsidRDefault="00D5184D">
      <w:pPr>
        <w:spacing w:before="240" w:after="0"/>
        <w:rPr>
          <w:ins w:id="2919" w:author="jie sun" w:date="2018-04-18T00:25:00Z"/>
        </w:rPr>
        <w:pPrChange w:id="2920" w:author="jie sun" w:date="2018-04-18T00:26:00Z">
          <w:pPr>
            <w:spacing w:after="0" w:line="360" w:lineRule="auto"/>
          </w:pPr>
        </w:pPrChange>
      </w:pPr>
      <w:r w:rsidRPr="007E13D1">
        <w:t>We can get the accuracy of this program and this algorithm showed in following form. Of course, there is not the most accurate program or algorithm, and the purpose is to show the method for calculating step</w:t>
      </w:r>
      <w:ins w:id="2921" w:author="jie sun" w:date="2018-04-18T00:26:00Z">
        <w:r w:rsidR="007E13D1" w:rsidRPr="007E13D1">
          <w:rPr>
            <w:rPrChange w:id="2922" w:author="jie sun" w:date="2018-04-18T00:26:00Z">
              <w:rPr>
                <w:lang w:val="en-US"/>
              </w:rPr>
            </w:rPrChange>
          </w:rPr>
          <w:t>s.</w:t>
        </w:r>
      </w:ins>
      <w:del w:id="2923" w:author="jie sun" w:date="2018-04-18T00:26:00Z">
        <w:r w:rsidRPr="007E13D1" w:rsidDel="007E13D1">
          <w:delText>s</w:delText>
        </w:r>
      </w:del>
    </w:p>
    <w:p w14:paraId="50AF4EAC" w14:textId="77777777" w:rsidR="007E13D1" w:rsidRDefault="007E13D1">
      <w:pPr>
        <w:spacing w:after="0" w:line="360" w:lineRule="auto"/>
        <w:rPr>
          <w:ins w:id="2924" w:author="jie sun" w:date="2018-04-18T00:27:00Z"/>
        </w:rPr>
      </w:pPr>
    </w:p>
    <w:p w14:paraId="7069F3EC" w14:textId="77777777" w:rsidR="007E13D1" w:rsidRDefault="007E13D1">
      <w:pPr>
        <w:spacing w:after="0" w:line="360" w:lineRule="auto"/>
        <w:rPr>
          <w:ins w:id="2925" w:author="jie sun" w:date="2018-04-18T00:27:00Z"/>
        </w:rPr>
      </w:pPr>
    </w:p>
    <w:p w14:paraId="2BBFA3F7" w14:textId="77777777" w:rsidR="007E13D1" w:rsidRDefault="007E13D1">
      <w:pPr>
        <w:spacing w:after="0" w:line="360" w:lineRule="auto"/>
        <w:rPr>
          <w:ins w:id="2926" w:author="jie sun" w:date="2018-04-18T00:27:00Z"/>
        </w:rPr>
      </w:pPr>
    </w:p>
    <w:p w14:paraId="7201FEB0" w14:textId="77777777" w:rsidR="007E13D1" w:rsidRDefault="007E13D1">
      <w:pPr>
        <w:spacing w:after="0" w:line="360" w:lineRule="auto"/>
        <w:rPr>
          <w:ins w:id="2927" w:author="jie sun" w:date="2018-04-18T00:27:00Z"/>
        </w:rPr>
      </w:pPr>
    </w:p>
    <w:p w14:paraId="51949C79" w14:textId="77777777" w:rsidR="007E13D1" w:rsidRDefault="007E13D1">
      <w:pPr>
        <w:spacing w:after="0" w:line="360" w:lineRule="auto"/>
        <w:rPr>
          <w:ins w:id="2928" w:author="jie sun" w:date="2018-04-18T00:27:00Z"/>
        </w:rPr>
      </w:pPr>
    </w:p>
    <w:p w14:paraId="4D43B595" w14:textId="77777777" w:rsidR="007E13D1" w:rsidRDefault="007E13D1">
      <w:pPr>
        <w:spacing w:after="0" w:line="360" w:lineRule="auto"/>
        <w:rPr>
          <w:ins w:id="2929" w:author="jie sun" w:date="2018-04-18T00:27:00Z"/>
        </w:rPr>
      </w:pPr>
    </w:p>
    <w:p w14:paraId="3999F6FC" w14:textId="77777777" w:rsidR="007E13D1" w:rsidRDefault="007E13D1">
      <w:pPr>
        <w:spacing w:after="0" w:line="360" w:lineRule="auto"/>
        <w:rPr>
          <w:ins w:id="2930" w:author="jie sun" w:date="2018-04-18T00:27:00Z"/>
        </w:rPr>
      </w:pPr>
    </w:p>
    <w:p w14:paraId="62A503ED" w14:textId="77777777" w:rsidR="007E13D1" w:rsidRDefault="007E13D1">
      <w:pPr>
        <w:spacing w:after="0" w:line="360" w:lineRule="auto"/>
        <w:rPr>
          <w:ins w:id="2931" w:author="jie sun" w:date="2018-04-18T00:27:00Z"/>
        </w:rPr>
      </w:pPr>
    </w:p>
    <w:p w14:paraId="6F9487E4" w14:textId="77777777" w:rsidR="007E13D1" w:rsidRDefault="007E13D1">
      <w:pPr>
        <w:spacing w:after="0" w:line="360" w:lineRule="auto"/>
        <w:rPr>
          <w:ins w:id="2932" w:author="jie sun" w:date="2018-04-18T00:25:00Z"/>
        </w:rPr>
      </w:pPr>
    </w:p>
    <w:tbl>
      <w:tblPr>
        <w:tblpPr w:leftFromText="180" w:rightFromText="180" w:vertAnchor="text" w:horzAnchor="margin" w:tblpXSpec="center" w:tblpY="40"/>
        <w:tblW w:w="8201" w:type="dxa"/>
        <w:tblLayout w:type="fixed"/>
        <w:tblLook w:val="04A0" w:firstRow="1" w:lastRow="0" w:firstColumn="1" w:lastColumn="0" w:noHBand="0" w:noVBand="1"/>
      </w:tblPr>
      <w:tblGrid>
        <w:gridCol w:w="827"/>
        <w:gridCol w:w="1106"/>
        <w:gridCol w:w="675"/>
        <w:gridCol w:w="710"/>
        <w:gridCol w:w="477"/>
        <w:gridCol w:w="898"/>
        <w:gridCol w:w="899"/>
        <w:gridCol w:w="828"/>
        <w:gridCol w:w="882"/>
        <w:gridCol w:w="899"/>
      </w:tblGrid>
      <w:tr w:rsidR="003E79FB" w14:paraId="3808F13B" w14:textId="77777777" w:rsidTr="003E79FB">
        <w:trPr>
          <w:trHeight w:val="954"/>
          <w:ins w:id="2933" w:author="jie sun" w:date="2018-04-18T00:26:00Z"/>
        </w:trPr>
        <w:tc>
          <w:tcPr>
            <w:tcW w:w="827" w:type="dxa"/>
            <w:tcBorders>
              <w:top w:val="single" w:sz="8" w:space="0" w:color="FFFFFF"/>
              <w:left w:val="single" w:sz="8" w:space="0" w:color="FFFFFF"/>
              <w:bottom w:val="single" w:sz="12" w:space="0" w:color="FFFFFF"/>
              <w:right w:val="single" w:sz="8" w:space="0" w:color="FFFFFF"/>
            </w:tcBorders>
            <w:shd w:val="clear" w:color="000000" w:fill="00B0F0"/>
            <w:vAlign w:val="center"/>
          </w:tcPr>
          <w:p w14:paraId="302E2C24" w14:textId="77777777" w:rsidR="007E13D1" w:rsidRDefault="007E13D1" w:rsidP="007E13D1">
            <w:pPr>
              <w:spacing w:after="0" w:line="360" w:lineRule="auto"/>
              <w:rPr>
                <w:ins w:id="2934" w:author="jie sun" w:date="2018-04-18T00:26:00Z"/>
                <w:rFonts w:ascii="Arial" w:eastAsia="Times New Roman" w:hAnsi="Arial" w:cs="Arial"/>
                <w:b/>
                <w:bCs/>
                <w:color w:val="FFFFFF"/>
                <w:sz w:val="20"/>
                <w:szCs w:val="14"/>
              </w:rPr>
            </w:pPr>
          </w:p>
          <w:p w14:paraId="766033B9" w14:textId="77777777" w:rsidR="007E13D1" w:rsidRDefault="007E13D1" w:rsidP="007E13D1">
            <w:pPr>
              <w:spacing w:after="0"/>
              <w:jc w:val="center"/>
              <w:rPr>
                <w:ins w:id="2935" w:author="jie sun" w:date="2018-04-18T00:26:00Z"/>
                <w:rFonts w:ascii="Arial" w:eastAsia="Times New Roman" w:hAnsi="Arial" w:cs="Arial"/>
                <w:b/>
                <w:bCs/>
                <w:color w:val="FFFFFF"/>
                <w:sz w:val="20"/>
                <w:szCs w:val="14"/>
              </w:rPr>
            </w:pPr>
            <w:ins w:id="2936" w:author="jie sun" w:date="2018-04-18T00:26:00Z">
              <w:r>
                <w:rPr>
                  <w:rFonts w:ascii="Arial" w:eastAsia="Times New Roman" w:hAnsi="Arial" w:cs="Arial"/>
                  <w:b/>
                  <w:bCs/>
                  <w:color w:val="FFFFFF"/>
                  <w:sz w:val="20"/>
                  <w:szCs w:val="14"/>
                </w:rPr>
                <w:t>Action pattern</w:t>
              </w:r>
            </w:ins>
          </w:p>
        </w:tc>
        <w:tc>
          <w:tcPr>
            <w:tcW w:w="1106" w:type="dxa"/>
            <w:tcBorders>
              <w:top w:val="single" w:sz="8" w:space="0" w:color="FFFFFF"/>
              <w:left w:val="nil"/>
              <w:bottom w:val="single" w:sz="12" w:space="0" w:color="FFFFFF"/>
              <w:right w:val="single" w:sz="8" w:space="0" w:color="FFFFFF"/>
            </w:tcBorders>
            <w:shd w:val="clear" w:color="000000" w:fill="00B0F0"/>
            <w:vAlign w:val="center"/>
          </w:tcPr>
          <w:p w14:paraId="63AD2775" w14:textId="77777777" w:rsidR="007E13D1" w:rsidRDefault="007E13D1" w:rsidP="007E13D1">
            <w:pPr>
              <w:spacing w:after="0"/>
              <w:jc w:val="center"/>
              <w:rPr>
                <w:ins w:id="2937" w:author="jie sun" w:date="2018-04-18T00:26:00Z"/>
                <w:rFonts w:ascii="Arial" w:eastAsia="Times New Roman" w:hAnsi="Arial" w:cs="Arial"/>
                <w:b/>
                <w:bCs/>
                <w:color w:val="FFFFFF"/>
                <w:sz w:val="20"/>
                <w:szCs w:val="14"/>
              </w:rPr>
            </w:pPr>
            <w:ins w:id="2938" w:author="jie sun" w:date="2018-04-18T00:26:00Z">
              <w:r>
                <w:rPr>
                  <w:rFonts w:ascii="Arial" w:eastAsia="Times New Roman" w:hAnsi="Arial" w:cs="Arial"/>
                  <w:b/>
                  <w:bCs/>
                  <w:color w:val="FFFFFF"/>
                  <w:sz w:val="20"/>
                  <w:szCs w:val="14"/>
                </w:rPr>
                <w:t>Placement of Iphone</w:t>
              </w:r>
            </w:ins>
          </w:p>
        </w:tc>
        <w:tc>
          <w:tcPr>
            <w:tcW w:w="675" w:type="dxa"/>
            <w:tcBorders>
              <w:top w:val="single" w:sz="8" w:space="0" w:color="FFFFFF"/>
              <w:left w:val="nil"/>
              <w:bottom w:val="single" w:sz="12" w:space="0" w:color="FFFFFF"/>
              <w:right w:val="single" w:sz="8" w:space="0" w:color="FFFFFF"/>
            </w:tcBorders>
            <w:shd w:val="clear" w:color="000000" w:fill="00B0F0"/>
            <w:vAlign w:val="center"/>
          </w:tcPr>
          <w:p w14:paraId="04CF9909" w14:textId="77777777" w:rsidR="007E13D1" w:rsidRDefault="007E13D1" w:rsidP="007E13D1">
            <w:pPr>
              <w:spacing w:after="0"/>
              <w:jc w:val="center"/>
              <w:rPr>
                <w:ins w:id="2939" w:author="jie sun" w:date="2018-04-18T00:26:00Z"/>
                <w:rFonts w:ascii="Arial" w:eastAsia="Times New Roman" w:hAnsi="Arial" w:cs="Arial"/>
                <w:b/>
                <w:bCs/>
                <w:color w:val="FFFFFF"/>
                <w:sz w:val="20"/>
                <w:szCs w:val="14"/>
              </w:rPr>
            </w:pPr>
            <w:ins w:id="2940" w:author="jie sun" w:date="2018-04-18T00:26:00Z">
              <w:r>
                <w:rPr>
                  <w:rFonts w:ascii="Arial" w:eastAsia="Times New Roman" w:hAnsi="Arial" w:cs="Arial"/>
                  <w:b/>
                  <w:bCs/>
                  <w:color w:val="FFFFFF"/>
                  <w:sz w:val="20"/>
                  <w:szCs w:val="14"/>
                </w:rPr>
                <w:t>Height</w:t>
              </w:r>
            </w:ins>
          </w:p>
        </w:tc>
        <w:tc>
          <w:tcPr>
            <w:tcW w:w="710" w:type="dxa"/>
            <w:tcBorders>
              <w:top w:val="single" w:sz="8" w:space="0" w:color="FFFFFF"/>
              <w:left w:val="nil"/>
              <w:bottom w:val="single" w:sz="12" w:space="0" w:color="FFFFFF"/>
              <w:right w:val="single" w:sz="8" w:space="0" w:color="FFFFFF"/>
            </w:tcBorders>
            <w:shd w:val="clear" w:color="000000" w:fill="00B0F0"/>
            <w:vAlign w:val="center"/>
          </w:tcPr>
          <w:p w14:paraId="2B2EA678" w14:textId="77777777" w:rsidR="007E13D1" w:rsidRDefault="007E13D1" w:rsidP="007E13D1">
            <w:pPr>
              <w:spacing w:after="0"/>
              <w:jc w:val="center"/>
              <w:rPr>
                <w:ins w:id="2941" w:author="jie sun" w:date="2018-04-18T00:26:00Z"/>
                <w:rFonts w:ascii="Arial" w:eastAsia="Times New Roman" w:hAnsi="Arial" w:cs="Arial"/>
                <w:b/>
                <w:bCs/>
                <w:color w:val="FFFFFF"/>
                <w:sz w:val="20"/>
                <w:szCs w:val="14"/>
              </w:rPr>
            </w:pPr>
            <w:ins w:id="2942" w:author="jie sun" w:date="2018-04-18T00:26:00Z">
              <w:r>
                <w:rPr>
                  <w:rFonts w:ascii="Arial" w:eastAsia="Times New Roman" w:hAnsi="Arial" w:cs="Arial"/>
                  <w:b/>
                  <w:bCs/>
                  <w:color w:val="FFFFFF"/>
                  <w:sz w:val="20"/>
                  <w:szCs w:val="14"/>
                </w:rPr>
                <w:t>Weight</w:t>
              </w:r>
            </w:ins>
          </w:p>
        </w:tc>
        <w:tc>
          <w:tcPr>
            <w:tcW w:w="477" w:type="dxa"/>
            <w:tcBorders>
              <w:top w:val="single" w:sz="8" w:space="0" w:color="FFFFFF"/>
              <w:left w:val="nil"/>
              <w:bottom w:val="single" w:sz="12" w:space="0" w:color="FFFFFF"/>
              <w:right w:val="single" w:sz="8" w:space="0" w:color="FFFFFF"/>
            </w:tcBorders>
            <w:shd w:val="clear" w:color="000000" w:fill="00B0F0"/>
            <w:vAlign w:val="center"/>
          </w:tcPr>
          <w:p w14:paraId="37B505E9" w14:textId="77777777" w:rsidR="007E13D1" w:rsidRDefault="007E13D1" w:rsidP="007E13D1">
            <w:pPr>
              <w:spacing w:after="0"/>
              <w:jc w:val="center"/>
              <w:rPr>
                <w:ins w:id="2943" w:author="jie sun" w:date="2018-04-18T00:26:00Z"/>
                <w:rFonts w:ascii="Arial" w:eastAsia="Times New Roman" w:hAnsi="Arial" w:cs="Arial"/>
                <w:b/>
                <w:bCs/>
                <w:color w:val="FFFFFF"/>
                <w:sz w:val="20"/>
                <w:szCs w:val="14"/>
              </w:rPr>
            </w:pPr>
            <w:ins w:id="2944" w:author="jie sun" w:date="2018-04-18T00:26:00Z">
              <w:r>
                <w:rPr>
                  <w:rFonts w:ascii="Arial" w:eastAsia="Times New Roman" w:hAnsi="Arial" w:cs="Arial"/>
                  <w:b/>
                  <w:bCs/>
                  <w:color w:val="FFFFFF"/>
                  <w:sz w:val="20"/>
                  <w:szCs w:val="14"/>
                </w:rPr>
                <w:t>Age</w:t>
              </w:r>
            </w:ins>
          </w:p>
        </w:tc>
        <w:tc>
          <w:tcPr>
            <w:tcW w:w="898" w:type="dxa"/>
            <w:tcBorders>
              <w:top w:val="single" w:sz="8" w:space="0" w:color="FFFFFF"/>
              <w:left w:val="nil"/>
              <w:bottom w:val="single" w:sz="12" w:space="0" w:color="FFFFFF"/>
              <w:right w:val="single" w:sz="8" w:space="0" w:color="FFFFFF"/>
            </w:tcBorders>
            <w:shd w:val="clear" w:color="000000" w:fill="00B0F0"/>
            <w:vAlign w:val="center"/>
          </w:tcPr>
          <w:p w14:paraId="36B09DF4" w14:textId="77777777" w:rsidR="007E13D1" w:rsidRDefault="007E13D1" w:rsidP="007E13D1">
            <w:pPr>
              <w:spacing w:after="0"/>
              <w:jc w:val="center"/>
              <w:rPr>
                <w:ins w:id="2945" w:author="jie sun" w:date="2018-04-18T00:26:00Z"/>
                <w:rFonts w:ascii="Arial" w:eastAsia="Times New Roman" w:hAnsi="Arial" w:cs="Arial"/>
                <w:b/>
                <w:bCs/>
                <w:color w:val="FFFFFF"/>
                <w:sz w:val="20"/>
                <w:szCs w:val="14"/>
              </w:rPr>
            </w:pPr>
            <w:ins w:id="2946" w:author="jie sun" w:date="2018-04-18T00:26:00Z">
              <w:r>
                <w:rPr>
                  <w:rFonts w:ascii="Arial" w:eastAsia="Times New Roman" w:hAnsi="Arial" w:cs="Arial"/>
                  <w:b/>
                  <w:bCs/>
                  <w:color w:val="FFFFFF"/>
                  <w:sz w:val="20"/>
                  <w:szCs w:val="14"/>
                </w:rPr>
                <w:t>ground condition</w:t>
              </w:r>
            </w:ins>
          </w:p>
        </w:tc>
        <w:tc>
          <w:tcPr>
            <w:tcW w:w="899" w:type="dxa"/>
            <w:tcBorders>
              <w:top w:val="single" w:sz="8" w:space="0" w:color="FFFFFF"/>
              <w:left w:val="nil"/>
              <w:bottom w:val="single" w:sz="12" w:space="0" w:color="FFFFFF"/>
              <w:right w:val="single" w:sz="8" w:space="0" w:color="FFFFFF"/>
            </w:tcBorders>
            <w:shd w:val="clear" w:color="000000" w:fill="00B0F0"/>
            <w:vAlign w:val="center"/>
          </w:tcPr>
          <w:p w14:paraId="30A8591B" w14:textId="77777777" w:rsidR="007E13D1" w:rsidRDefault="007E13D1" w:rsidP="007E13D1">
            <w:pPr>
              <w:spacing w:after="0"/>
              <w:jc w:val="center"/>
              <w:rPr>
                <w:ins w:id="2947" w:author="jie sun" w:date="2018-04-18T00:26:00Z"/>
                <w:rFonts w:ascii="Arial" w:eastAsia="Times New Roman" w:hAnsi="Arial" w:cs="Arial"/>
                <w:b/>
                <w:bCs/>
                <w:color w:val="FFFFFF"/>
                <w:sz w:val="20"/>
                <w:szCs w:val="14"/>
              </w:rPr>
            </w:pPr>
            <w:ins w:id="2948" w:author="jie sun" w:date="2018-04-18T00:26:00Z">
              <w:r>
                <w:rPr>
                  <w:rFonts w:ascii="Arial" w:eastAsia="Times New Roman" w:hAnsi="Arial" w:cs="Arial"/>
                  <w:b/>
                  <w:bCs/>
                  <w:color w:val="FFFFFF"/>
                  <w:sz w:val="20"/>
                  <w:szCs w:val="14"/>
                </w:rPr>
                <w:t>Frequncy</w:t>
              </w:r>
            </w:ins>
          </w:p>
        </w:tc>
        <w:tc>
          <w:tcPr>
            <w:tcW w:w="828" w:type="dxa"/>
            <w:tcBorders>
              <w:top w:val="single" w:sz="8" w:space="0" w:color="FFFFFF"/>
              <w:left w:val="nil"/>
              <w:bottom w:val="single" w:sz="12" w:space="0" w:color="FFFFFF"/>
              <w:right w:val="single" w:sz="8" w:space="0" w:color="FFFFFF"/>
            </w:tcBorders>
            <w:shd w:val="clear" w:color="000000" w:fill="00B0F0"/>
            <w:vAlign w:val="center"/>
          </w:tcPr>
          <w:p w14:paraId="456F34E1" w14:textId="77777777" w:rsidR="007E13D1" w:rsidRDefault="007E13D1" w:rsidP="007E13D1">
            <w:pPr>
              <w:spacing w:after="0"/>
              <w:jc w:val="center"/>
              <w:rPr>
                <w:ins w:id="2949" w:author="jie sun" w:date="2018-04-18T00:26:00Z"/>
                <w:rFonts w:ascii="Arial" w:eastAsia="Times New Roman" w:hAnsi="Arial" w:cs="Arial"/>
                <w:b/>
                <w:bCs/>
                <w:color w:val="FFFFFF"/>
                <w:sz w:val="20"/>
                <w:szCs w:val="14"/>
              </w:rPr>
            </w:pPr>
            <w:ins w:id="2950" w:author="jie sun" w:date="2018-04-18T00:26:00Z">
              <w:r>
                <w:rPr>
                  <w:rFonts w:ascii="Arial" w:eastAsia="Times New Roman" w:hAnsi="Arial" w:cs="Arial"/>
                  <w:b/>
                  <w:bCs/>
                  <w:color w:val="FFFFFF"/>
                  <w:sz w:val="20"/>
                  <w:szCs w:val="14"/>
                </w:rPr>
                <w:t>Number of step (exactly)</w:t>
              </w:r>
            </w:ins>
          </w:p>
        </w:tc>
        <w:tc>
          <w:tcPr>
            <w:tcW w:w="882" w:type="dxa"/>
            <w:tcBorders>
              <w:top w:val="single" w:sz="8" w:space="0" w:color="FFFFFF"/>
              <w:left w:val="nil"/>
              <w:bottom w:val="single" w:sz="12" w:space="0" w:color="FFFFFF"/>
              <w:right w:val="single" w:sz="8" w:space="0" w:color="FFFFFF"/>
            </w:tcBorders>
            <w:shd w:val="clear" w:color="000000" w:fill="00B0F0"/>
            <w:vAlign w:val="center"/>
          </w:tcPr>
          <w:p w14:paraId="564C6DEF" w14:textId="77777777" w:rsidR="007E13D1" w:rsidRDefault="007E13D1" w:rsidP="007E13D1">
            <w:pPr>
              <w:spacing w:after="0"/>
              <w:jc w:val="center"/>
              <w:rPr>
                <w:ins w:id="2951" w:author="jie sun" w:date="2018-04-18T00:26:00Z"/>
                <w:rFonts w:ascii="Arial" w:eastAsia="Times New Roman" w:hAnsi="Arial" w:cs="Arial"/>
                <w:b/>
                <w:bCs/>
                <w:color w:val="FFFFFF"/>
                <w:sz w:val="20"/>
                <w:szCs w:val="14"/>
              </w:rPr>
            </w:pPr>
            <w:ins w:id="2952" w:author="jie sun" w:date="2018-04-18T00:26:00Z">
              <w:r>
                <w:rPr>
                  <w:rFonts w:ascii="Arial" w:eastAsia="Times New Roman" w:hAnsi="Arial" w:cs="Arial"/>
                  <w:b/>
                  <w:bCs/>
                  <w:color w:val="FFFFFF"/>
                  <w:sz w:val="20"/>
                  <w:szCs w:val="14"/>
                </w:rPr>
                <w:t>number of steps (by program)</w:t>
              </w:r>
            </w:ins>
          </w:p>
        </w:tc>
        <w:tc>
          <w:tcPr>
            <w:tcW w:w="899" w:type="dxa"/>
            <w:tcBorders>
              <w:top w:val="single" w:sz="8" w:space="0" w:color="FFFFFF"/>
              <w:left w:val="nil"/>
              <w:bottom w:val="single" w:sz="12" w:space="0" w:color="FFFFFF"/>
              <w:right w:val="single" w:sz="8" w:space="0" w:color="FFFFFF"/>
            </w:tcBorders>
            <w:shd w:val="clear" w:color="000000" w:fill="00B0F0"/>
            <w:vAlign w:val="center"/>
          </w:tcPr>
          <w:p w14:paraId="4D224DA1" w14:textId="77777777" w:rsidR="007E13D1" w:rsidRDefault="007E13D1" w:rsidP="007E13D1">
            <w:pPr>
              <w:spacing w:after="0"/>
              <w:jc w:val="center"/>
              <w:rPr>
                <w:ins w:id="2953" w:author="jie sun" w:date="2018-04-18T00:26:00Z"/>
                <w:rFonts w:ascii="Arial" w:eastAsia="Times New Roman" w:hAnsi="Arial" w:cs="Arial"/>
                <w:b/>
                <w:bCs/>
                <w:color w:val="FFFFFF"/>
                <w:sz w:val="20"/>
                <w:szCs w:val="14"/>
              </w:rPr>
            </w:pPr>
            <w:ins w:id="2954" w:author="jie sun" w:date="2018-04-18T00:26:00Z">
              <w:r>
                <w:rPr>
                  <w:rFonts w:ascii="Arial" w:eastAsia="Times New Roman" w:hAnsi="Arial" w:cs="Arial"/>
                  <w:b/>
                  <w:bCs/>
                  <w:color w:val="FFFFFF"/>
                  <w:sz w:val="20"/>
                  <w:szCs w:val="14"/>
                </w:rPr>
                <w:t>Accuracy</w:t>
              </w:r>
            </w:ins>
          </w:p>
        </w:tc>
      </w:tr>
      <w:tr w:rsidR="003E79FB" w14:paraId="33CC159C" w14:textId="77777777" w:rsidTr="003E79FB">
        <w:trPr>
          <w:trHeight w:val="849"/>
          <w:ins w:id="2955"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14:paraId="4A1B32CF" w14:textId="77777777" w:rsidR="007E13D1" w:rsidRDefault="007E13D1" w:rsidP="007E13D1">
            <w:pPr>
              <w:spacing w:after="0"/>
              <w:jc w:val="center"/>
              <w:rPr>
                <w:ins w:id="2956" w:author="jie sun" w:date="2018-04-18T00:26:00Z"/>
                <w:rFonts w:ascii="Arial" w:eastAsia="Times New Roman" w:hAnsi="Arial" w:cs="Arial"/>
                <w:b/>
                <w:bCs/>
                <w:color w:val="FFFFFF"/>
                <w:sz w:val="20"/>
                <w:szCs w:val="14"/>
              </w:rPr>
            </w:pPr>
            <w:ins w:id="2957" w:author="jie sun" w:date="2018-04-18T00:26:00Z">
              <w:r>
                <w:rPr>
                  <w:rFonts w:ascii="Arial" w:eastAsia="Times New Roman" w:hAnsi="Arial" w:cs="Arial"/>
                  <w:b/>
                  <w:bCs/>
                  <w:color w:val="FFFFFF"/>
                  <w:sz w:val="20"/>
                  <w:szCs w:val="14"/>
                </w:rPr>
                <w:t xml:space="preserve">Walking </w:t>
              </w:r>
            </w:ins>
          </w:p>
        </w:tc>
        <w:tc>
          <w:tcPr>
            <w:tcW w:w="1106" w:type="dxa"/>
            <w:tcBorders>
              <w:top w:val="nil"/>
              <w:left w:val="nil"/>
              <w:bottom w:val="single" w:sz="8" w:space="0" w:color="FFFFFF"/>
              <w:right w:val="single" w:sz="8" w:space="0" w:color="FFFFFF"/>
            </w:tcBorders>
            <w:shd w:val="clear" w:color="000000" w:fill="CBE4F9"/>
            <w:vAlign w:val="center"/>
          </w:tcPr>
          <w:p w14:paraId="107908E4" w14:textId="77777777" w:rsidR="007E13D1" w:rsidRDefault="007E13D1" w:rsidP="007E13D1">
            <w:pPr>
              <w:spacing w:after="0"/>
              <w:jc w:val="center"/>
              <w:rPr>
                <w:ins w:id="2958" w:author="jie sun" w:date="2018-04-18T00:26:00Z"/>
                <w:rFonts w:ascii="Arial" w:eastAsia="Times New Roman" w:hAnsi="Arial" w:cs="Arial"/>
                <w:color w:val="000000"/>
                <w:sz w:val="20"/>
                <w:szCs w:val="14"/>
              </w:rPr>
            </w:pPr>
            <w:ins w:id="2959" w:author="jie sun" w:date="2018-04-18T00:26:00Z">
              <w:r>
                <w:rPr>
                  <w:rFonts w:ascii="Arial" w:eastAsia="Times New Roman" w:hAnsi="Arial" w:cs="Arial"/>
                  <w:color w:val="000000"/>
                  <w:sz w:val="20"/>
                  <w:szCs w:val="14"/>
                </w:rPr>
                <w:t>in pocket of pants</w:t>
              </w:r>
            </w:ins>
          </w:p>
        </w:tc>
        <w:tc>
          <w:tcPr>
            <w:tcW w:w="675" w:type="dxa"/>
            <w:tcBorders>
              <w:top w:val="nil"/>
              <w:left w:val="nil"/>
              <w:bottom w:val="single" w:sz="8" w:space="0" w:color="FFFFFF"/>
              <w:right w:val="single" w:sz="8" w:space="0" w:color="FFFFFF"/>
            </w:tcBorders>
            <w:shd w:val="clear" w:color="000000" w:fill="CBE4F9"/>
            <w:vAlign w:val="center"/>
          </w:tcPr>
          <w:p w14:paraId="0E56D691" w14:textId="77777777" w:rsidR="007E13D1" w:rsidRDefault="007E13D1" w:rsidP="007E13D1">
            <w:pPr>
              <w:spacing w:after="0"/>
              <w:jc w:val="center"/>
              <w:rPr>
                <w:ins w:id="2960" w:author="jie sun" w:date="2018-04-18T00:26:00Z"/>
                <w:rFonts w:ascii="Arial" w:eastAsia="Times New Roman" w:hAnsi="Arial" w:cs="Arial"/>
                <w:color w:val="000000"/>
                <w:sz w:val="20"/>
                <w:szCs w:val="14"/>
              </w:rPr>
            </w:pPr>
            <w:ins w:id="2961"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CBE4F9"/>
            <w:vAlign w:val="center"/>
          </w:tcPr>
          <w:p w14:paraId="347233F2" w14:textId="77777777" w:rsidR="007E13D1" w:rsidRDefault="007E13D1" w:rsidP="007E13D1">
            <w:pPr>
              <w:spacing w:after="0"/>
              <w:jc w:val="center"/>
              <w:rPr>
                <w:ins w:id="2962" w:author="jie sun" w:date="2018-04-18T00:26:00Z"/>
                <w:rFonts w:ascii="Arial" w:eastAsia="Times New Roman" w:hAnsi="Arial" w:cs="Arial"/>
                <w:color w:val="000000"/>
                <w:sz w:val="20"/>
                <w:szCs w:val="14"/>
              </w:rPr>
            </w:pPr>
            <w:ins w:id="2963"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CBE4F9"/>
            <w:vAlign w:val="center"/>
          </w:tcPr>
          <w:p w14:paraId="1C3F9864" w14:textId="77777777" w:rsidR="007E13D1" w:rsidRDefault="007E13D1" w:rsidP="007E13D1">
            <w:pPr>
              <w:spacing w:after="0"/>
              <w:jc w:val="center"/>
              <w:rPr>
                <w:ins w:id="2964" w:author="jie sun" w:date="2018-04-18T00:26:00Z"/>
                <w:rFonts w:ascii="Arial" w:eastAsia="Times New Roman" w:hAnsi="Arial" w:cs="Arial"/>
                <w:color w:val="000000"/>
                <w:sz w:val="20"/>
                <w:szCs w:val="14"/>
              </w:rPr>
            </w:pPr>
            <w:ins w:id="2965"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CBE4F9"/>
            <w:vAlign w:val="center"/>
          </w:tcPr>
          <w:p w14:paraId="4EC60720" w14:textId="77777777" w:rsidR="007E13D1" w:rsidRDefault="007E13D1" w:rsidP="007E13D1">
            <w:pPr>
              <w:spacing w:after="0"/>
              <w:rPr>
                <w:ins w:id="2966" w:author="jie sun" w:date="2018-04-18T00:26:00Z"/>
                <w:rFonts w:ascii="Arial" w:eastAsia="Times New Roman" w:hAnsi="Arial" w:cs="Arial"/>
                <w:color w:val="000000"/>
                <w:sz w:val="20"/>
                <w:szCs w:val="14"/>
              </w:rPr>
            </w:pPr>
            <w:ins w:id="2967"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CBE4F9"/>
            <w:vAlign w:val="center"/>
          </w:tcPr>
          <w:p w14:paraId="1E0C2574" w14:textId="77777777" w:rsidR="007E13D1" w:rsidRDefault="007E13D1" w:rsidP="007E13D1">
            <w:pPr>
              <w:spacing w:after="0"/>
              <w:jc w:val="center"/>
              <w:rPr>
                <w:ins w:id="2968" w:author="jie sun" w:date="2018-04-18T00:26:00Z"/>
                <w:rFonts w:ascii="Arial" w:eastAsia="Times New Roman" w:hAnsi="Arial" w:cs="Arial"/>
                <w:color w:val="000000"/>
                <w:sz w:val="20"/>
                <w:szCs w:val="14"/>
              </w:rPr>
            </w:pPr>
            <w:ins w:id="2969" w:author="jie sun" w:date="2018-04-18T00:26:00Z">
              <w:r>
                <w:rPr>
                  <w:rFonts w:ascii="Arial" w:eastAsia="Times New Roman" w:hAnsi="Arial" w:cs="Arial"/>
                  <w:color w:val="000000"/>
                  <w:sz w:val="20"/>
                  <w:szCs w:val="14"/>
                </w:rPr>
                <w:t xml:space="preserve">25Hz </w:t>
              </w:r>
            </w:ins>
          </w:p>
        </w:tc>
        <w:tc>
          <w:tcPr>
            <w:tcW w:w="828" w:type="dxa"/>
            <w:tcBorders>
              <w:top w:val="nil"/>
              <w:left w:val="nil"/>
              <w:bottom w:val="single" w:sz="8" w:space="0" w:color="FFFFFF"/>
              <w:right w:val="single" w:sz="8" w:space="0" w:color="FFFFFF"/>
            </w:tcBorders>
            <w:shd w:val="clear" w:color="000000" w:fill="CBE4F9"/>
            <w:vAlign w:val="center"/>
          </w:tcPr>
          <w:p w14:paraId="530589EA" w14:textId="77777777" w:rsidR="007E13D1" w:rsidRDefault="007E13D1" w:rsidP="007E13D1">
            <w:pPr>
              <w:spacing w:after="0"/>
              <w:jc w:val="center"/>
              <w:rPr>
                <w:ins w:id="2970" w:author="jie sun" w:date="2018-04-18T00:26:00Z"/>
                <w:rFonts w:ascii="Arial" w:eastAsia="Times New Roman" w:hAnsi="Arial" w:cs="Arial"/>
                <w:color w:val="000000"/>
                <w:sz w:val="20"/>
                <w:szCs w:val="14"/>
              </w:rPr>
            </w:pPr>
            <w:ins w:id="2971" w:author="jie sun" w:date="2018-04-18T00:26:00Z">
              <w:r>
                <w:rPr>
                  <w:rFonts w:ascii="Arial" w:eastAsia="Times New Roman" w:hAnsi="Arial" w:cs="Arial"/>
                  <w:color w:val="000000"/>
                  <w:sz w:val="20"/>
                  <w:szCs w:val="14"/>
                </w:rPr>
                <w:t>150</w:t>
              </w:r>
            </w:ins>
          </w:p>
        </w:tc>
        <w:tc>
          <w:tcPr>
            <w:tcW w:w="882" w:type="dxa"/>
            <w:tcBorders>
              <w:top w:val="nil"/>
              <w:left w:val="nil"/>
              <w:bottom w:val="single" w:sz="8" w:space="0" w:color="FFFFFF"/>
              <w:right w:val="single" w:sz="8" w:space="0" w:color="FFFFFF"/>
            </w:tcBorders>
            <w:shd w:val="clear" w:color="000000" w:fill="CBE4F9"/>
            <w:vAlign w:val="center"/>
          </w:tcPr>
          <w:p w14:paraId="1688A762" w14:textId="77777777" w:rsidR="007E13D1" w:rsidRDefault="007E13D1" w:rsidP="007E13D1">
            <w:pPr>
              <w:spacing w:after="0"/>
              <w:jc w:val="center"/>
              <w:rPr>
                <w:ins w:id="2972" w:author="jie sun" w:date="2018-04-18T00:26:00Z"/>
                <w:rFonts w:ascii="Arial" w:eastAsia="Times New Roman" w:hAnsi="Arial" w:cs="Arial"/>
                <w:color w:val="000000"/>
                <w:sz w:val="20"/>
                <w:szCs w:val="14"/>
              </w:rPr>
            </w:pPr>
            <w:ins w:id="2973"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CBE4F9"/>
            <w:vAlign w:val="center"/>
          </w:tcPr>
          <w:p w14:paraId="138A181F" w14:textId="77777777" w:rsidR="007E13D1" w:rsidRDefault="007E13D1" w:rsidP="007E13D1">
            <w:pPr>
              <w:spacing w:after="0"/>
              <w:jc w:val="center"/>
              <w:rPr>
                <w:ins w:id="2974" w:author="jie sun" w:date="2018-04-18T00:26:00Z"/>
                <w:rFonts w:ascii="Arial" w:eastAsia="Times New Roman" w:hAnsi="Arial" w:cs="Arial"/>
                <w:color w:val="000000"/>
                <w:sz w:val="20"/>
                <w:szCs w:val="14"/>
              </w:rPr>
            </w:pPr>
            <w:ins w:id="2975" w:author="jie sun" w:date="2018-04-18T00:26:00Z">
              <w:r>
                <w:rPr>
                  <w:rFonts w:ascii="Arial" w:eastAsia="Times New Roman" w:hAnsi="Arial" w:cs="Arial"/>
                  <w:color w:val="000000"/>
                  <w:sz w:val="20"/>
                  <w:szCs w:val="14"/>
                </w:rPr>
                <w:t>0.6</w:t>
              </w:r>
            </w:ins>
          </w:p>
        </w:tc>
      </w:tr>
      <w:tr w:rsidR="003E79FB" w14:paraId="73190A06" w14:textId="77777777" w:rsidTr="003E79FB">
        <w:trPr>
          <w:trHeight w:val="996"/>
          <w:ins w:id="2976"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14:paraId="3765CBED" w14:textId="77777777" w:rsidR="007E13D1" w:rsidRDefault="007E13D1" w:rsidP="007E13D1">
            <w:pPr>
              <w:spacing w:after="0"/>
              <w:jc w:val="center"/>
              <w:rPr>
                <w:ins w:id="2977" w:author="jie sun" w:date="2018-04-18T00:26:00Z"/>
                <w:rFonts w:ascii="Arial" w:eastAsia="Times New Roman" w:hAnsi="Arial" w:cs="Arial"/>
                <w:b/>
                <w:bCs/>
                <w:color w:val="FFFFFF"/>
                <w:sz w:val="20"/>
                <w:szCs w:val="14"/>
              </w:rPr>
            </w:pPr>
            <w:ins w:id="2978" w:author="jie sun" w:date="2018-04-18T00:26:00Z">
              <w:r>
                <w:rPr>
                  <w:rFonts w:ascii="Arial" w:eastAsia="Times New Roman" w:hAnsi="Arial" w:cs="Arial"/>
                  <w:b/>
                  <w:bCs/>
                  <w:color w:val="FFFFFF"/>
                  <w:sz w:val="20"/>
                  <w:szCs w:val="14"/>
                </w:rPr>
                <w:t>Walking</w:t>
              </w:r>
            </w:ins>
          </w:p>
        </w:tc>
        <w:tc>
          <w:tcPr>
            <w:tcW w:w="1106" w:type="dxa"/>
            <w:tcBorders>
              <w:top w:val="nil"/>
              <w:left w:val="nil"/>
              <w:bottom w:val="single" w:sz="8" w:space="0" w:color="FFFFFF"/>
              <w:right w:val="single" w:sz="8" w:space="0" w:color="FFFFFF"/>
            </w:tcBorders>
            <w:shd w:val="clear" w:color="000000" w:fill="E7F2FC"/>
            <w:vAlign w:val="center"/>
          </w:tcPr>
          <w:p w14:paraId="574D1D29" w14:textId="77777777" w:rsidR="007E13D1" w:rsidRDefault="007E13D1" w:rsidP="007E13D1">
            <w:pPr>
              <w:spacing w:after="0"/>
              <w:jc w:val="center"/>
              <w:rPr>
                <w:ins w:id="2979" w:author="jie sun" w:date="2018-04-18T00:26:00Z"/>
                <w:rFonts w:ascii="Arial" w:eastAsia="Times New Roman" w:hAnsi="Arial" w:cs="Arial"/>
                <w:color w:val="000000"/>
                <w:sz w:val="20"/>
                <w:szCs w:val="14"/>
              </w:rPr>
            </w:pPr>
            <w:ins w:id="2980" w:author="jie sun" w:date="2018-04-18T00:26:00Z">
              <w:r>
                <w:rPr>
                  <w:rFonts w:ascii="Arial" w:eastAsia="Times New Roman" w:hAnsi="Arial" w:cs="Arial"/>
                  <w:color w:val="000000"/>
                  <w:sz w:val="20"/>
                  <w:szCs w:val="14"/>
                </w:rPr>
                <w:t>in pocket of pants</w:t>
              </w:r>
            </w:ins>
          </w:p>
        </w:tc>
        <w:tc>
          <w:tcPr>
            <w:tcW w:w="675" w:type="dxa"/>
            <w:tcBorders>
              <w:top w:val="nil"/>
              <w:left w:val="nil"/>
              <w:bottom w:val="single" w:sz="8" w:space="0" w:color="FFFFFF"/>
              <w:right w:val="single" w:sz="8" w:space="0" w:color="FFFFFF"/>
            </w:tcBorders>
            <w:shd w:val="clear" w:color="000000" w:fill="E7F2FC"/>
            <w:vAlign w:val="center"/>
          </w:tcPr>
          <w:p w14:paraId="44649479" w14:textId="77777777" w:rsidR="007E13D1" w:rsidRDefault="007E13D1" w:rsidP="007E13D1">
            <w:pPr>
              <w:spacing w:after="0"/>
              <w:jc w:val="center"/>
              <w:rPr>
                <w:ins w:id="2981" w:author="jie sun" w:date="2018-04-18T00:26:00Z"/>
                <w:rFonts w:ascii="Arial" w:eastAsia="Times New Roman" w:hAnsi="Arial" w:cs="Arial"/>
                <w:color w:val="000000"/>
                <w:sz w:val="20"/>
                <w:szCs w:val="14"/>
              </w:rPr>
            </w:pPr>
            <w:ins w:id="2982"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E7F2FC"/>
            <w:vAlign w:val="center"/>
          </w:tcPr>
          <w:p w14:paraId="61A0B2FB" w14:textId="77777777" w:rsidR="007E13D1" w:rsidRDefault="007E13D1" w:rsidP="007E13D1">
            <w:pPr>
              <w:spacing w:after="0"/>
              <w:jc w:val="center"/>
              <w:rPr>
                <w:ins w:id="2983" w:author="jie sun" w:date="2018-04-18T00:26:00Z"/>
                <w:rFonts w:ascii="Arial" w:eastAsia="Times New Roman" w:hAnsi="Arial" w:cs="Arial"/>
                <w:color w:val="000000"/>
                <w:sz w:val="20"/>
                <w:szCs w:val="14"/>
              </w:rPr>
            </w:pPr>
            <w:ins w:id="2984"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E7F2FC"/>
            <w:vAlign w:val="center"/>
          </w:tcPr>
          <w:p w14:paraId="6CFF3CE5" w14:textId="77777777" w:rsidR="007E13D1" w:rsidRDefault="007E13D1" w:rsidP="007E13D1">
            <w:pPr>
              <w:spacing w:after="0"/>
              <w:jc w:val="center"/>
              <w:rPr>
                <w:ins w:id="2985" w:author="jie sun" w:date="2018-04-18T00:26:00Z"/>
                <w:rFonts w:ascii="Arial" w:eastAsia="Times New Roman" w:hAnsi="Arial" w:cs="Arial"/>
                <w:color w:val="000000"/>
                <w:sz w:val="20"/>
                <w:szCs w:val="14"/>
              </w:rPr>
            </w:pPr>
            <w:ins w:id="2986"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E7F2FC"/>
            <w:vAlign w:val="center"/>
          </w:tcPr>
          <w:p w14:paraId="16D004BF" w14:textId="77777777" w:rsidR="007E13D1" w:rsidRDefault="007E13D1" w:rsidP="007E13D1">
            <w:pPr>
              <w:spacing w:after="0"/>
              <w:jc w:val="center"/>
              <w:rPr>
                <w:ins w:id="2987" w:author="jie sun" w:date="2018-04-18T00:26:00Z"/>
                <w:rFonts w:ascii="Arial" w:eastAsia="Times New Roman" w:hAnsi="Arial" w:cs="Arial"/>
                <w:color w:val="000000"/>
                <w:sz w:val="20"/>
                <w:szCs w:val="14"/>
              </w:rPr>
            </w:pPr>
            <w:ins w:id="2988"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E7F2FC"/>
            <w:vAlign w:val="center"/>
          </w:tcPr>
          <w:p w14:paraId="4552C810" w14:textId="77777777" w:rsidR="007E13D1" w:rsidRDefault="007E13D1" w:rsidP="007E13D1">
            <w:pPr>
              <w:spacing w:after="0"/>
              <w:jc w:val="center"/>
              <w:rPr>
                <w:ins w:id="2989" w:author="jie sun" w:date="2018-04-18T00:26:00Z"/>
                <w:rFonts w:ascii="Arial" w:eastAsia="Times New Roman" w:hAnsi="Arial" w:cs="Arial"/>
                <w:color w:val="000000"/>
                <w:sz w:val="20"/>
                <w:szCs w:val="14"/>
              </w:rPr>
            </w:pPr>
            <w:ins w:id="2990"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E7F2FC"/>
            <w:vAlign w:val="center"/>
          </w:tcPr>
          <w:p w14:paraId="13D1DBE4" w14:textId="77777777" w:rsidR="007E13D1" w:rsidRDefault="007E13D1" w:rsidP="007E13D1">
            <w:pPr>
              <w:spacing w:after="0"/>
              <w:jc w:val="center"/>
              <w:rPr>
                <w:ins w:id="2991" w:author="jie sun" w:date="2018-04-18T00:26:00Z"/>
                <w:rFonts w:ascii="Arial" w:eastAsia="Times New Roman" w:hAnsi="Arial" w:cs="Arial"/>
                <w:color w:val="000000"/>
                <w:sz w:val="20"/>
                <w:szCs w:val="14"/>
              </w:rPr>
            </w:pPr>
            <w:ins w:id="2992" w:author="jie sun" w:date="2018-04-18T00:26:00Z">
              <w:r>
                <w:rPr>
                  <w:rFonts w:ascii="Arial" w:eastAsia="Times New Roman" w:hAnsi="Arial" w:cs="Arial"/>
                  <w:color w:val="000000"/>
                  <w:sz w:val="20"/>
                  <w:szCs w:val="14"/>
                </w:rPr>
                <w:t>235</w:t>
              </w:r>
            </w:ins>
          </w:p>
        </w:tc>
        <w:tc>
          <w:tcPr>
            <w:tcW w:w="882" w:type="dxa"/>
            <w:tcBorders>
              <w:top w:val="nil"/>
              <w:left w:val="nil"/>
              <w:bottom w:val="single" w:sz="8" w:space="0" w:color="FFFFFF"/>
              <w:right w:val="single" w:sz="8" w:space="0" w:color="FFFFFF"/>
            </w:tcBorders>
            <w:shd w:val="clear" w:color="000000" w:fill="E7F2FC"/>
            <w:vAlign w:val="center"/>
          </w:tcPr>
          <w:p w14:paraId="74ED77A4" w14:textId="77777777" w:rsidR="007E13D1" w:rsidRDefault="007E13D1" w:rsidP="007E13D1">
            <w:pPr>
              <w:spacing w:after="0"/>
              <w:jc w:val="center"/>
              <w:rPr>
                <w:ins w:id="2993" w:author="jie sun" w:date="2018-04-18T00:26:00Z"/>
                <w:rFonts w:ascii="Arial" w:eastAsia="Times New Roman" w:hAnsi="Arial" w:cs="Arial"/>
                <w:color w:val="000000"/>
                <w:sz w:val="20"/>
                <w:szCs w:val="14"/>
              </w:rPr>
            </w:pPr>
            <w:ins w:id="2994"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E7F2FC"/>
            <w:vAlign w:val="center"/>
          </w:tcPr>
          <w:p w14:paraId="5513C929" w14:textId="77777777" w:rsidR="007E13D1" w:rsidRDefault="007E13D1" w:rsidP="007E13D1">
            <w:pPr>
              <w:spacing w:after="0"/>
              <w:jc w:val="center"/>
              <w:rPr>
                <w:ins w:id="2995" w:author="jie sun" w:date="2018-04-18T00:26:00Z"/>
                <w:rFonts w:ascii="Arial" w:eastAsia="Times New Roman" w:hAnsi="Arial" w:cs="Arial"/>
                <w:color w:val="000000"/>
                <w:sz w:val="20"/>
                <w:szCs w:val="14"/>
              </w:rPr>
            </w:pPr>
            <w:ins w:id="2996" w:author="jie sun" w:date="2018-04-18T00:26:00Z">
              <w:r>
                <w:rPr>
                  <w:rFonts w:ascii="Arial" w:eastAsia="Times New Roman" w:hAnsi="Arial" w:cs="Arial"/>
                  <w:color w:val="000000"/>
                  <w:sz w:val="20"/>
                  <w:szCs w:val="14"/>
                </w:rPr>
                <w:t>0.94</w:t>
              </w:r>
            </w:ins>
          </w:p>
        </w:tc>
      </w:tr>
      <w:tr w:rsidR="003E79FB" w14:paraId="34E53946" w14:textId="77777777" w:rsidTr="003E79FB">
        <w:trPr>
          <w:trHeight w:val="698"/>
          <w:ins w:id="2997"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14:paraId="22A28A1C" w14:textId="77777777" w:rsidR="007E13D1" w:rsidRDefault="007E13D1" w:rsidP="007E13D1">
            <w:pPr>
              <w:spacing w:after="0"/>
              <w:jc w:val="center"/>
              <w:rPr>
                <w:ins w:id="2998" w:author="jie sun" w:date="2018-04-18T00:26:00Z"/>
                <w:rFonts w:ascii="Arial" w:eastAsia="Times New Roman" w:hAnsi="Arial" w:cs="Arial"/>
                <w:b/>
                <w:bCs/>
                <w:color w:val="FFFFFF"/>
                <w:sz w:val="20"/>
                <w:szCs w:val="14"/>
              </w:rPr>
            </w:pPr>
            <w:ins w:id="2999" w:author="jie sun" w:date="2018-04-18T00:26:00Z">
              <w:r>
                <w:rPr>
                  <w:rFonts w:ascii="Arial" w:eastAsia="Times New Roman" w:hAnsi="Arial" w:cs="Arial"/>
                  <w:b/>
                  <w:bCs/>
                  <w:color w:val="FFFFFF"/>
                  <w:sz w:val="20"/>
                  <w:szCs w:val="14"/>
                </w:rPr>
                <w:t xml:space="preserve">walking </w:t>
              </w:r>
            </w:ins>
          </w:p>
        </w:tc>
        <w:tc>
          <w:tcPr>
            <w:tcW w:w="1106" w:type="dxa"/>
            <w:tcBorders>
              <w:top w:val="nil"/>
              <w:left w:val="nil"/>
              <w:bottom w:val="single" w:sz="8" w:space="0" w:color="FFFFFF"/>
              <w:right w:val="single" w:sz="8" w:space="0" w:color="FFFFFF"/>
            </w:tcBorders>
            <w:shd w:val="clear" w:color="000000" w:fill="CBE4F9"/>
            <w:vAlign w:val="center"/>
          </w:tcPr>
          <w:p w14:paraId="50990673" w14:textId="77777777" w:rsidR="007E13D1" w:rsidRDefault="007E13D1" w:rsidP="007E13D1">
            <w:pPr>
              <w:spacing w:after="0"/>
              <w:jc w:val="center"/>
              <w:rPr>
                <w:ins w:id="3000" w:author="jie sun" w:date="2018-04-18T00:26:00Z"/>
                <w:rFonts w:ascii="Arial" w:eastAsia="Times New Roman" w:hAnsi="Arial" w:cs="Arial"/>
                <w:color w:val="000000"/>
                <w:sz w:val="20"/>
                <w:szCs w:val="14"/>
              </w:rPr>
            </w:pPr>
            <w:ins w:id="3001" w:author="jie sun" w:date="2018-04-18T00:26:00Z">
              <w:r>
                <w:rPr>
                  <w:rFonts w:ascii="Arial" w:eastAsia="Times New Roman" w:hAnsi="Arial" w:cs="Arial"/>
                  <w:color w:val="000000"/>
                  <w:sz w:val="20"/>
                  <w:szCs w:val="14"/>
                </w:rPr>
                <w:t>in hand(Natural Vertical)</w:t>
              </w:r>
            </w:ins>
          </w:p>
        </w:tc>
        <w:tc>
          <w:tcPr>
            <w:tcW w:w="675" w:type="dxa"/>
            <w:tcBorders>
              <w:top w:val="nil"/>
              <w:left w:val="nil"/>
              <w:bottom w:val="single" w:sz="8" w:space="0" w:color="FFFFFF"/>
              <w:right w:val="single" w:sz="8" w:space="0" w:color="FFFFFF"/>
            </w:tcBorders>
            <w:shd w:val="clear" w:color="000000" w:fill="CBE4F9"/>
            <w:vAlign w:val="center"/>
          </w:tcPr>
          <w:p w14:paraId="19993F0C" w14:textId="77777777" w:rsidR="007E13D1" w:rsidRDefault="007E13D1" w:rsidP="007E13D1">
            <w:pPr>
              <w:spacing w:after="0"/>
              <w:jc w:val="center"/>
              <w:rPr>
                <w:ins w:id="3002" w:author="jie sun" w:date="2018-04-18T00:26:00Z"/>
                <w:rFonts w:ascii="Arial" w:eastAsia="Times New Roman" w:hAnsi="Arial" w:cs="Arial"/>
                <w:color w:val="000000"/>
                <w:sz w:val="20"/>
                <w:szCs w:val="14"/>
              </w:rPr>
            </w:pPr>
            <w:ins w:id="3003"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CBE4F9"/>
            <w:vAlign w:val="center"/>
          </w:tcPr>
          <w:p w14:paraId="27147DF6" w14:textId="77777777" w:rsidR="007E13D1" w:rsidRDefault="007E13D1" w:rsidP="007E13D1">
            <w:pPr>
              <w:spacing w:after="0"/>
              <w:jc w:val="center"/>
              <w:rPr>
                <w:ins w:id="3004" w:author="jie sun" w:date="2018-04-18T00:26:00Z"/>
                <w:rFonts w:ascii="Arial" w:eastAsia="Times New Roman" w:hAnsi="Arial" w:cs="Arial"/>
                <w:color w:val="000000"/>
                <w:sz w:val="20"/>
                <w:szCs w:val="14"/>
              </w:rPr>
            </w:pPr>
            <w:ins w:id="3005"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CBE4F9"/>
            <w:vAlign w:val="center"/>
          </w:tcPr>
          <w:p w14:paraId="58310E99" w14:textId="77777777" w:rsidR="007E13D1" w:rsidRDefault="007E13D1" w:rsidP="007E13D1">
            <w:pPr>
              <w:spacing w:after="0"/>
              <w:jc w:val="center"/>
              <w:rPr>
                <w:ins w:id="3006" w:author="jie sun" w:date="2018-04-18T00:26:00Z"/>
                <w:rFonts w:ascii="Arial" w:eastAsia="Times New Roman" w:hAnsi="Arial" w:cs="Arial"/>
                <w:color w:val="000000"/>
                <w:sz w:val="20"/>
                <w:szCs w:val="14"/>
              </w:rPr>
            </w:pPr>
            <w:ins w:id="3007"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CBE4F9"/>
            <w:vAlign w:val="center"/>
          </w:tcPr>
          <w:p w14:paraId="6D09E151" w14:textId="77777777" w:rsidR="007E13D1" w:rsidRDefault="007E13D1" w:rsidP="007E13D1">
            <w:pPr>
              <w:spacing w:after="0"/>
              <w:jc w:val="center"/>
              <w:rPr>
                <w:ins w:id="3008" w:author="jie sun" w:date="2018-04-18T00:26:00Z"/>
                <w:rFonts w:ascii="Arial" w:eastAsia="Times New Roman" w:hAnsi="Arial" w:cs="Arial"/>
                <w:color w:val="000000"/>
                <w:sz w:val="20"/>
                <w:szCs w:val="14"/>
              </w:rPr>
            </w:pPr>
            <w:ins w:id="3009"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CBE4F9"/>
            <w:vAlign w:val="center"/>
          </w:tcPr>
          <w:p w14:paraId="2F15C32F" w14:textId="77777777" w:rsidR="007E13D1" w:rsidRDefault="007E13D1" w:rsidP="007E13D1">
            <w:pPr>
              <w:spacing w:after="0"/>
              <w:jc w:val="center"/>
              <w:rPr>
                <w:ins w:id="3010" w:author="jie sun" w:date="2018-04-18T00:26:00Z"/>
                <w:rFonts w:ascii="Arial" w:eastAsia="Times New Roman" w:hAnsi="Arial" w:cs="Arial"/>
                <w:color w:val="000000"/>
                <w:sz w:val="20"/>
                <w:szCs w:val="14"/>
              </w:rPr>
            </w:pPr>
            <w:ins w:id="3011"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CBE4F9"/>
            <w:vAlign w:val="center"/>
          </w:tcPr>
          <w:p w14:paraId="70EDA522" w14:textId="77777777" w:rsidR="007E13D1" w:rsidRDefault="007E13D1" w:rsidP="007E13D1">
            <w:pPr>
              <w:spacing w:after="0"/>
              <w:jc w:val="center"/>
              <w:rPr>
                <w:ins w:id="3012" w:author="jie sun" w:date="2018-04-18T00:26:00Z"/>
                <w:rFonts w:ascii="Arial" w:eastAsia="Times New Roman" w:hAnsi="Arial" w:cs="Arial"/>
                <w:color w:val="000000"/>
                <w:sz w:val="20"/>
                <w:szCs w:val="14"/>
              </w:rPr>
            </w:pPr>
            <w:ins w:id="3013" w:author="jie sun" w:date="2018-04-18T00:26:00Z">
              <w:r>
                <w:rPr>
                  <w:rFonts w:ascii="Arial" w:eastAsia="Times New Roman" w:hAnsi="Arial" w:cs="Arial"/>
                  <w:color w:val="000000"/>
                  <w:sz w:val="20"/>
                  <w:szCs w:val="14"/>
                </w:rPr>
                <w:t>243</w:t>
              </w:r>
            </w:ins>
          </w:p>
        </w:tc>
        <w:tc>
          <w:tcPr>
            <w:tcW w:w="882" w:type="dxa"/>
            <w:tcBorders>
              <w:top w:val="nil"/>
              <w:left w:val="nil"/>
              <w:bottom w:val="single" w:sz="8" w:space="0" w:color="FFFFFF"/>
              <w:right w:val="single" w:sz="8" w:space="0" w:color="FFFFFF"/>
            </w:tcBorders>
            <w:shd w:val="clear" w:color="000000" w:fill="CBE4F9"/>
            <w:vAlign w:val="center"/>
          </w:tcPr>
          <w:p w14:paraId="67E4F8FE" w14:textId="77777777" w:rsidR="007E13D1" w:rsidRDefault="007E13D1" w:rsidP="007E13D1">
            <w:pPr>
              <w:spacing w:after="0"/>
              <w:jc w:val="center"/>
              <w:rPr>
                <w:ins w:id="3014" w:author="jie sun" w:date="2018-04-18T00:26:00Z"/>
                <w:rFonts w:ascii="Arial" w:eastAsia="Times New Roman" w:hAnsi="Arial" w:cs="Arial"/>
                <w:color w:val="000000"/>
                <w:sz w:val="20"/>
                <w:szCs w:val="14"/>
              </w:rPr>
            </w:pPr>
            <w:ins w:id="3015" w:author="jie sun" w:date="2018-04-18T00:26:00Z">
              <w:r>
                <w:rPr>
                  <w:rFonts w:ascii="Arial" w:eastAsia="Times New Roman" w:hAnsi="Arial" w:cs="Arial"/>
                  <w:color w:val="000000"/>
                  <w:sz w:val="20"/>
                  <w:szCs w:val="14"/>
                </w:rPr>
                <w:t>258</w:t>
              </w:r>
            </w:ins>
          </w:p>
        </w:tc>
        <w:tc>
          <w:tcPr>
            <w:tcW w:w="899" w:type="dxa"/>
            <w:tcBorders>
              <w:top w:val="nil"/>
              <w:left w:val="nil"/>
              <w:bottom w:val="single" w:sz="8" w:space="0" w:color="FFFFFF"/>
              <w:right w:val="single" w:sz="8" w:space="0" w:color="FFFFFF"/>
            </w:tcBorders>
            <w:shd w:val="clear" w:color="000000" w:fill="CBE4F9"/>
            <w:vAlign w:val="center"/>
          </w:tcPr>
          <w:p w14:paraId="56311AFD" w14:textId="77777777" w:rsidR="007E13D1" w:rsidRDefault="007E13D1" w:rsidP="007E13D1">
            <w:pPr>
              <w:spacing w:after="0"/>
              <w:jc w:val="center"/>
              <w:rPr>
                <w:ins w:id="3016" w:author="jie sun" w:date="2018-04-18T00:26:00Z"/>
                <w:rFonts w:ascii="Arial" w:eastAsia="Times New Roman" w:hAnsi="Arial" w:cs="Arial"/>
                <w:color w:val="000000"/>
                <w:sz w:val="20"/>
                <w:szCs w:val="14"/>
              </w:rPr>
            </w:pPr>
            <w:ins w:id="3017" w:author="jie sun" w:date="2018-04-18T00:26:00Z">
              <w:r>
                <w:rPr>
                  <w:rFonts w:ascii="Arial" w:eastAsia="Times New Roman" w:hAnsi="Arial" w:cs="Arial"/>
                  <w:color w:val="000000"/>
                  <w:sz w:val="20"/>
                  <w:szCs w:val="14"/>
                </w:rPr>
                <w:t>0.94</w:t>
              </w:r>
            </w:ins>
          </w:p>
        </w:tc>
      </w:tr>
      <w:tr w:rsidR="003E79FB" w14:paraId="406A9461" w14:textId="77777777" w:rsidTr="003E79FB">
        <w:trPr>
          <w:trHeight w:val="40"/>
          <w:ins w:id="3018"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14:paraId="58D2F258" w14:textId="77777777" w:rsidR="007E13D1" w:rsidRDefault="007E13D1" w:rsidP="007E13D1">
            <w:pPr>
              <w:spacing w:after="0"/>
              <w:jc w:val="center"/>
              <w:rPr>
                <w:ins w:id="3019" w:author="jie sun" w:date="2018-04-18T00:26:00Z"/>
                <w:rFonts w:ascii="Arial" w:eastAsia="Times New Roman" w:hAnsi="Arial" w:cs="Arial"/>
                <w:b/>
                <w:bCs/>
                <w:color w:val="FFFFFF"/>
                <w:sz w:val="20"/>
                <w:szCs w:val="14"/>
              </w:rPr>
            </w:pPr>
            <w:ins w:id="3020" w:author="jie sun" w:date="2018-04-18T00:26:00Z">
              <w:r>
                <w:rPr>
                  <w:rFonts w:ascii="Arial" w:eastAsia="Times New Roman" w:hAnsi="Arial" w:cs="Arial"/>
                  <w:b/>
                  <w:bCs/>
                  <w:color w:val="FFFFFF"/>
                  <w:sz w:val="20"/>
                  <w:szCs w:val="14"/>
                </w:rPr>
                <w:t>Walking</w:t>
              </w:r>
            </w:ins>
          </w:p>
        </w:tc>
        <w:tc>
          <w:tcPr>
            <w:tcW w:w="1106" w:type="dxa"/>
            <w:tcBorders>
              <w:top w:val="nil"/>
              <w:left w:val="nil"/>
              <w:bottom w:val="single" w:sz="8" w:space="0" w:color="FFFFFF"/>
              <w:right w:val="single" w:sz="8" w:space="0" w:color="FFFFFF"/>
            </w:tcBorders>
            <w:shd w:val="clear" w:color="000000" w:fill="E7F2FC"/>
            <w:vAlign w:val="center"/>
          </w:tcPr>
          <w:p w14:paraId="2FA7F17C" w14:textId="77777777" w:rsidR="007E13D1" w:rsidRDefault="007E13D1" w:rsidP="007E13D1">
            <w:pPr>
              <w:spacing w:after="0"/>
              <w:jc w:val="center"/>
              <w:rPr>
                <w:ins w:id="3021" w:author="jie sun" w:date="2018-04-18T00:26:00Z"/>
                <w:rFonts w:ascii="Arial" w:eastAsia="Times New Roman" w:hAnsi="Arial" w:cs="Arial"/>
                <w:color w:val="000000"/>
                <w:sz w:val="20"/>
                <w:szCs w:val="14"/>
              </w:rPr>
            </w:pPr>
            <w:ins w:id="3022" w:author="jie sun" w:date="2018-04-18T00:26:00Z">
              <w:r>
                <w:rPr>
                  <w:rFonts w:ascii="Arial" w:eastAsia="Times New Roman" w:hAnsi="Arial" w:cs="Arial"/>
                  <w:color w:val="000000"/>
                  <w:sz w:val="20"/>
                  <w:szCs w:val="14"/>
                </w:rPr>
                <w:t>Put the Phone Beside Ear (to answer the phone call)</w:t>
              </w:r>
            </w:ins>
          </w:p>
        </w:tc>
        <w:tc>
          <w:tcPr>
            <w:tcW w:w="675" w:type="dxa"/>
            <w:tcBorders>
              <w:top w:val="nil"/>
              <w:left w:val="nil"/>
              <w:bottom w:val="single" w:sz="8" w:space="0" w:color="FFFFFF"/>
              <w:right w:val="single" w:sz="8" w:space="0" w:color="FFFFFF"/>
            </w:tcBorders>
            <w:shd w:val="clear" w:color="000000" w:fill="E7F2FC"/>
            <w:vAlign w:val="center"/>
          </w:tcPr>
          <w:p w14:paraId="58E801E1" w14:textId="77777777" w:rsidR="007E13D1" w:rsidRDefault="007E13D1" w:rsidP="007E13D1">
            <w:pPr>
              <w:pStyle w:val="Caption"/>
              <w:spacing w:after="0"/>
              <w:jc w:val="center"/>
              <w:rPr>
                <w:ins w:id="3023" w:author="jie sun" w:date="2018-04-18T00:26:00Z"/>
                <w:rFonts w:ascii="Arial" w:eastAsia="Times New Roman" w:hAnsi="Arial" w:cs="Arial"/>
                <w:color w:val="000000"/>
                <w:sz w:val="20"/>
                <w:szCs w:val="14"/>
              </w:rPr>
            </w:pPr>
            <w:ins w:id="3024"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E7F2FC"/>
            <w:vAlign w:val="center"/>
          </w:tcPr>
          <w:p w14:paraId="579CFACA" w14:textId="77777777" w:rsidR="007E13D1" w:rsidRDefault="007E13D1" w:rsidP="007E13D1">
            <w:pPr>
              <w:spacing w:after="0"/>
              <w:jc w:val="center"/>
              <w:rPr>
                <w:ins w:id="3025" w:author="jie sun" w:date="2018-04-18T00:26:00Z"/>
                <w:rFonts w:ascii="Arial" w:eastAsia="Times New Roman" w:hAnsi="Arial" w:cs="Arial"/>
                <w:color w:val="000000"/>
                <w:sz w:val="20"/>
                <w:szCs w:val="14"/>
              </w:rPr>
            </w:pPr>
            <w:ins w:id="3026"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E7F2FC"/>
            <w:vAlign w:val="center"/>
          </w:tcPr>
          <w:p w14:paraId="3C4E005C" w14:textId="77777777" w:rsidR="007E13D1" w:rsidRDefault="007E13D1" w:rsidP="007E13D1">
            <w:pPr>
              <w:spacing w:after="0"/>
              <w:jc w:val="center"/>
              <w:rPr>
                <w:ins w:id="3027" w:author="jie sun" w:date="2018-04-18T00:26:00Z"/>
                <w:rFonts w:ascii="Arial" w:eastAsia="Times New Roman" w:hAnsi="Arial" w:cs="Arial"/>
                <w:color w:val="000000"/>
                <w:sz w:val="20"/>
                <w:szCs w:val="14"/>
              </w:rPr>
            </w:pPr>
            <w:ins w:id="3028"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E7F2FC"/>
            <w:vAlign w:val="center"/>
          </w:tcPr>
          <w:p w14:paraId="17708F42" w14:textId="77777777" w:rsidR="007E13D1" w:rsidRDefault="007E13D1" w:rsidP="007E13D1">
            <w:pPr>
              <w:spacing w:after="0"/>
              <w:jc w:val="center"/>
              <w:rPr>
                <w:ins w:id="3029" w:author="jie sun" w:date="2018-04-18T00:26:00Z"/>
                <w:rFonts w:ascii="Arial" w:eastAsia="Times New Roman" w:hAnsi="Arial" w:cs="Arial"/>
                <w:color w:val="000000"/>
                <w:sz w:val="20"/>
                <w:szCs w:val="14"/>
              </w:rPr>
            </w:pPr>
            <w:ins w:id="3030"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E7F2FC"/>
            <w:vAlign w:val="center"/>
          </w:tcPr>
          <w:p w14:paraId="5434958A" w14:textId="77777777" w:rsidR="007E13D1" w:rsidRDefault="007E13D1" w:rsidP="007E13D1">
            <w:pPr>
              <w:spacing w:after="0"/>
              <w:jc w:val="center"/>
              <w:rPr>
                <w:ins w:id="3031" w:author="jie sun" w:date="2018-04-18T00:26:00Z"/>
                <w:rFonts w:ascii="Arial" w:eastAsia="Times New Roman" w:hAnsi="Arial" w:cs="Arial"/>
                <w:color w:val="000000"/>
                <w:sz w:val="20"/>
                <w:szCs w:val="14"/>
              </w:rPr>
            </w:pPr>
            <w:ins w:id="3032"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E7F2FC"/>
            <w:vAlign w:val="center"/>
          </w:tcPr>
          <w:p w14:paraId="0059C2AD" w14:textId="77777777" w:rsidR="007E13D1" w:rsidRDefault="007E13D1" w:rsidP="007E13D1">
            <w:pPr>
              <w:spacing w:after="0"/>
              <w:jc w:val="center"/>
              <w:rPr>
                <w:ins w:id="3033" w:author="jie sun" w:date="2018-04-18T00:26:00Z"/>
                <w:rFonts w:ascii="Arial" w:eastAsia="Times New Roman" w:hAnsi="Arial" w:cs="Arial"/>
                <w:color w:val="000000"/>
                <w:sz w:val="20"/>
                <w:szCs w:val="14"/>
              </w:rPr>
            </w:pPr>
            <w:ins w:id="3034" w:author="jie sun" w:date="2018-04-18T00:26:00Z">
              <w:r>
                <w:rPr>
                  <w:rFonts w:ascii="Arial" w:eastAsia="Times New Roman" w:hAnsi="Arial" w:cs="Arial"/>
                  <w:color w:val="000000"/>
                  <w:sz w:val="20"/>
                  <w:szCs w:val="14"/>
                </w:rPr>
                <w:t>192</w:t>
              </w:r>
            </w:ins>
          </w:p>
        </w:tc>
        <w:tc>
          <w:tcPr>
            <w:tcW w:w="882" w:type="dxa"/>
            <w:tcBorders>
              <w:top w:val="nil"/>
              <w:left w:val="nil"/>
              <w:bottom w:val="single" w:sz="8" w:space="0" w:color="FFFFFF"/>
              <w:right w:val="single" w:sz="8" w:space="0" w:color="FFFFFF"/>
            </w:tcBorders>
            <w:shd w:val="clear" w:color="000000" w:fill="E7F2FC"/>
            <w:vAlign w:val="center"/>
          </w:tcPr>
          <w:p w14:paraId="0E8E1DC6" w14:textId="77777777" w:rsidR="007E13D1" w:rsidRDefault="007E13D1" w:rsidP="007E13D1">
            <w:pPr>
              <w:spacing w:after="0"/>
              <w:jc w:val="center"/>
              <w:rPr>
                <w:ins w:id="3035" w:author="jie sun" w:date="2018-04-18T00:26:00Z"/>
                <w:rFonts w:ascii="Arial" w:eastAsia="Times New Roman" w:hAnsi="Arial" w:cs="Arial"/>
                <w:color w:val="000000"/>
                <w:sz w:val="20"/>
                <w:szCs w:val="14"/>
              </w:rPr>
            </w:pPr>
            <w:ins w:id="3036"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E7F2FC"/>
            <w:vAlign w:val="center"/>
          </w:tcPr>
          <w:p w14:paraId="7D18EDE0" w14:textId="77777777" w:rsidR="007E13D1" w:rsidRDefault="007E13D1" w:rsidP="007E13D1">
            <w:pPr>
              <w:spacing w:after="0"/>
              <w:jc w:val="center"/>
              <w:rPr>
                <w:ins w:id="3037" w:author="jie sun" w:date="2018-04-18T00:26:00Z"/>
                <w:rFonts w:ascii="Arial" w:eastAsia="Times New Roman" w:hAnsi="Arial" w:cs="Arial"/>
                <w:color w:val="000000"/>
                <w:sz w:val="20"/>
                <w:szCs w:val="14"/>
              </w:rPr>
            </w:pPr>
            <w:ins w:id="3038" w:author="jie sun" w:date="2018-04-18T00:26:00Z">
              <w:r>
                <w:rPr>
                  <w:rFonts w:ascii="Arial" w:eastAsia="Times New Roman" w:hAnsi="Arial" w:cs="Arial"/>
                  <w:color w:val="000000"/>
                  <w:sz w:val="20"/>
                  <w:szCs w:val="14"/>
                </w:rPr>
                <w:t>0.77</w:t>
              </w:r>
            </w:ins>
          </w:p>
        </w:tc>
      </w:tr>
      <w:tr w:rsidR="003E79FB" w14:paraId="5432A2C0" w14:textId="77777777" w:rsidTr="003E79FB">
        <w:trPr>
          <w:trHeight w:val="744"/>
          <w:ins w:id="3039"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14:paraId="53CB2FC5" w14:textId="77777777" w:rsidR="007E13D1" w:rsidRDefault="007E13D1" w:rsidP="007E13D1">
            <w:pPr>
              <w:spacing w:after="0"/>
              <w:jc w:val="center"/>
              <w:rPr>
                <w:ins w:id="3040" w:author="jie sun" w:date="2018-04-18T00:26:00Z"/>
                <w:rFonts w:ascii="Arial" w:eastAsia="Times New Roman" w:hAnsi="Arial" w:cs="Arial"/>
                <w:b/>
                <w:bCs/>
                <w:color w:val="FFFFFF"/>
                <w:sz w:val="20"/>
                <w:szCs w:val="14"/>
              </w:rPr>
            </w:pPr>
            <w:ins w:id="3041" w:author="jie sun" w:date="2018-04-18T00:26:00Z">
              <w:r>
                <w:rPr>
                  <w:rFonts w:ascii="Arial" w:eastAsia="Times New Roman" w:hAnsi="Arial" w:cs="Arial"/>
                  <w:b/>
                  <w:bCs/>
                  <w:color w:val="FFFFFF"/>
                  <w:sz w:val="20"/>
                  <w:szCs w:val="14"/>
                </w:rPr>
                <w:t>Running</w:t>
              </w:r>
            </w:ins>
          </w:p>
        </w:tc>
        <w:tc>
          <w:tcPr>
            <w:tcW w:w="1106" w:type="dxa"/>
            <w:tcBorders>
              <w:top w:val="nil"/>
              <w:left w:val="nil"/>
              <w:bottom w:val="single" w:sz="8" w:space="0" w:color="FFFFFF"/>
              <w:right w:val="single" w:sz="8" w:space="0" w:color="FFFFFF"/>
            </w:tcBorders>
            <w:shd w:val="clear" w:color="000000" w:fill="CBE4F9"/>
            <w:vAlign w:val="center"/>
          </w:tcPr>
          <w:p w14:paraId="34F46CF0" w14:textId="77777777" w:rsidR="007E13D1" w:rsidRDefault="007E13D1" w:rsidP="007E13D1">
            <w:pPr>
              <w:spacing w:after="0"/>
              <w:jc w:val="center"/>
              <w:rPr>
                <w:ins w:id="3042" w:author="jie sun" w:date="2018-04-18T00:26:00Z"/>
                <w:rFonts w:ascii="Arial" w:eastAsia="Times New Roman" w:hAnsi="Arial" w:cs="Arial"/>
                <w:color w:val="000000"/>
                <w:sz w:val="20"/>
                <w:szCs w:val="14"/>
              </w:rPr>
            </w:pPr>
            <w:ins w:id="3043" w:author="jie sun" w:date="2018-04-18T00:26:00Z">
              <w:r>
                <w:rPr>
                  <w:rFonts w:ascii="Arial" w:eastAsia="Times New Roman" w:hAnsi="Arial" w:cs="Arial"/>
                  <w:color w:val="000000"/>
                  <w:sz w:val="20"/>
                  <w:szCs w:val="14"/>
                </w:rPr>
                <w:t>In pocket of Pants</w:t>
              </w:r>
            </w:ins>
          </w:p>
        </w:tc>
        <w:tc>
          <w:tcPr>
            <w:tcW w:w="675" w:type="dxa"/>
            <w:tcBorders>
              <w:top w:val="nil"/>
              <w:left w:val="nil"/>
              <w:bottom w:val="single" w:sz="8" w:space="0" w:color="FFFFFF"/>
              <w:right w:val="single" w:sz="8" w:space="0" w:color="FFFFFF"/>
            </w:tcBorders>
            <w:shd w:val="clear" w:color="000000" w:fill="CBE4F9"/>
            <w:vAlign w:val="center"/>
          </w:tcPr>
          <w:p w14:paraId="2003FAE5" w14:textId="77777777" w:rsidR="007E13D1" w:rsidRDefault="007E13D1" w:rsidP="007E13D1">
            <w:pPr>
              <w:spacing w:after="0"/>
              <w:jc w:val="center"/>
              <w:rPr>
                <w:ins w:id="3044" w:author="jie sun" w:date="2018-04-18T00:26:00Z"/>
                <w:rFonts w:ascii="Arial" w:eastAsia="Times New Roman" w:hAnsi="Arial" w:cs="Arial"/>
                <w:color w:val="000000"/>
                <w:sz w:val="20"/>
                <w:szCs w:val="14"/>
              </w:rPr>
            </w:pPr>
            <w:ins w:id="3045"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CBE4F9"/>
            <w:vAlign w:val="center"/>
          </w:tcPr>
          <w:p w14:paraId="53BCF683" w14:textId="77777777" w:rsidR="007E13D1" w:rsidRDefault="007E13D1" w:rsidP="007E13D1">
            <w:pPr>
              <w:spacing w:after="0"/>
              <w:jc w:val="center"/>
              <w:rPr>
                <w:ins w:id="3046" w:author="jie sun" w:date="2018-04-18T00:26:00Z"/>
                <w:rFonts w:ascii="Arial" w:eastAsia="Times New Roman" w:hAnsi="Arial" w:cs="Arial"/>
                <w:color w:val="000000"/>
                <w:sz w:val="20"/>
                <w:szCs w:val="14"/>
              </w:rPr>
            </w:pPr>
            <w:ins w:id="3047"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CBE4F9"/>
            <w:vAlign w:val="center"/>
          </w:tcPr>
          <w:p w14:paraId="1349D8D5" w14:textId="77777777" w:rsidR="007E13D1" w:rsidRDefault="007E13D1" w:rsidP="007E13D1">
            <w:pPr>
              <w:spacing w:after="0"/>
              <w:jc w:val="center"/>
              <w:rPr>
                <w:ins w:id="3048" w:author="jie sun" w:date="2018-04-18T00:26:00Z"/>
                <w:rFonts w:ascii="Arial" w:eastAsia="Times New Roman" w:hAnsi="Arial" w:cs="Arial"/>
                <w:color w:val="000000"/>
                <w:sz w:val="20"/>
                <w:szCs w:val="14"/>
              </w:rPr>
            </w:pPr>
            <w:ins w:id="3049"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CBE4F9"/>
            <w:vAlign w:val="center"/>
          </w:tcPr>
          <w:p w14:paraId="131023AC" w14:textId="77777777" w:rsidR="007E13D1" w:rsidRDefault="007E13D1" w:rsidP="007E13D1">
            <w:pPr>
              <w:spacing w:after="0"/>
              <w:jc w:val="center"/>
              <w:rPr>
                <w:ins w:id="3050" w:author="jie sun" w:date="2018-04-18T00:26:00Z"/>
                <w:rFonts w:ascii="Arial" w:eastAsia="Times New Roman" w:hAnsi="Arial" w:cs="Arial"/>
                <w:color w:val="000000"/>
                <w:sz w:val="20"/>
                <w:szCs w:val="14"/>
              </w:rPr>
            </w:pPr>
            <w:ins w:id="3051"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CBE4F9"/>
            <w:vAlign w:val="center"/>
          </w:tcPr>
          <w:p w14:paraId="6D352B1D" w14:textId="77777777" w:rsidR="007E13D1" w:rsidRDefault="007E13D1" w:rsidP="007E13D1">
            <w:pPr>
              <w:spacing w:after="0"/>
              <w:jc w:val="center"/>
              <w:rPr>
                <w:ins w:id="3052" w:author="jie sun" w:date="2018-04-18T00:26:00Z"/>
                <w:rFonts w:ascii="Arial" w:eastAsia="Times New Roman" w:hAnsi="Arial" w:cs="Arial"/>
                <w:color w:val="000000"/>
                <w:sz w:val="20"/>
                <w:szCs w:val="14"/>
              </w:rPr>
            </w:pPr>
            <w:ins w:id="3053"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CBE4F9"/>
            <w:vAlign w:val="center"/>
          </w:tcPr>
          <w:p w14:paraId="2BC3E921" w14:textId="77777777" w:rsidR="007E13D1" w:rsidRDefault="007E13D1" w:rsidP="007E13D1">
            <w:pPr>
              <w:spacing w:after="0"/>
              <w:jc w:val="center"/>
              <w:rPr>
                <w:ins w:id="3054" w:author="jie sun" w:date="2018-04-18T00:26:00Z"/>
                <w:rFonts w:ascii="Arial" w:eastAsia="Times New Roman" w:hAnsi="Arial" w:cs="Arial"/>
                <w:color w:val="000000"/>
                <w:sz w:val="20"/>
                <w:szCs w:val="14"/>
              </w:rPr>
            </w:pPr>
            <w:ins w:id="3055" w:author="jie sun" w:date="2018-04-18T00:26:00Z">
              <w:r>
                <w:rPr>
                  <w:rFonts w:ascii="Arial" w:eastAsia="Times New Roman" w:hAnsi="Arial" w:cs="Arial"/>
                  <w:color w:val="000000"/>
                  <w:sz w:val="20"/>
                  <w:szCs w:val="14"/>
                </w:rPr>
                <w:t>258</w:t>
              </w:r>
            </w:ins>
          </w:p>
        </w:tc>
        <w:tc>
          <w:tcPr>
            <w:tcW w:w="882" w:type="dxa"/>
            <w:tcBorders>
              <w:top w:val="nil"/>
              <w:left w:val="nil"/>
              <w:bottom w:val="single" w:sz="8" w:space="0" w:color="FFFFFF"/>
              <w:right w:val="single" w:sz="8" w:space="0" w:color="FFFFFF"/>
            </w:tcBorders>
            <w:shd w:val="clear" w:color="000000" w:fill="CBE4F9"/>
            <w:vAlign w:val="center"/>
          </w:tcPr>
          <w:p w14:paraId="15D3588E" w14:textId="77777777" w:rsidR="007E13D1" w:rsidRDefault="007E13D1" w:rsidP="007E13D1">
            <w:pPr>
              <w:spacing w:after="0"/>
              <w:jc w:val="center"/>
              <w:rPr>
                <w:ins w:id="3056" w:author="jie sun" w:date="2018-04-18T00:26:00Z"/>
                <w:rFonts w:ascii="Arial" w:eastAsia="Times New Roman" w:hAnsi="Arial" w:cs="Arial"/>
                <w:color w:val="000000"/>
                <w:sz w:val="20"/>
                <w:szCs w:val="14"/>
              </w:rPr>
            </w:pPr>
            <w:ins w:id="3057"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CBE4F9"/>
            <w:vAlign w:val="center"/>
          </w:tcPr>
          <w:p w14:paraId="67F8F096" w14:textId="77777777" w:rsidR="007E13D1" w:rsidRDefault="007E13D1" w:rsidP="007E13D1">
            <w:pPr>
              <w:spacing w:after="0"/>
              <w:jc w:val="center"/>
              <w:rPr>
                <w:ins w:id="3058" w:author="jie sun" w:date="2018-04-18T00:26:00Z"/>
                <w:rFonts w:ascii="Arial" w:eastAsia="Times New Roman" w:hAnsi="Arial" w:cs="Arial"/>
                <w:color w:val="000000"/>
                <w:sz w:val="20"/>
                <w:szCs w:val="14"/>
              </w:rPr>
            </w:pPr>
            <w:ins w:id="3059" w:author="jie sun" w:date="2018-04-18T00:26:00Z">
              <w:r>
                <w:rPr>
                  <w:rFonts w:ascii="Arial" w:eastAsia="Times New Roman" w:hAnsi="Arial" w:cs="Arial"/>
                  <w:color w:val="000000"/>
                  <w:sz w:val="20"/>
                  <w:szCs w:val="14"/>
                </w:rPr>
                <w:t>0.97</w:t>
              </w:r>
            </w:ins>
          </w:p>
        </w:tc>
      </w:tr>
    </w:tbl>
    <w:p w14:paraId="359A8E0C" w14:textId="77777777" w:rsidR="0087014B" w:rsidDel="0043018A" w:rsidRDefault="00D5184D">
      <w:pPr>
        <w:rPr>
          <w:del w:id="3060" w:author="像个男人一样" w:date="2018-03-22T11:57:00Z"/>
        </w:rPr>
      </w:pPr>
      <w:r>
        <w:t>.</w:t>
      </w:r>
    </w:p>
    <w:p w14:paraId="0548243A" w14:textId="77777777" w:rsidR="0087014B" w:rsidRDefault="00285914">
      <w:pPr>
        <w:pStyle w:val="Caption"/>
        <w:jc w:val="center"/>
        <w:pPrChange w:id="3061" w:author="jie sun" w:date="2018-04-16T21:37:00Z">
          <w:pPr>
            <w:pStyle w:val="Subtitle"/>
          </w:pPr>
        </w:pPrChange>
      </w:pPr>
      <w:bookmarkStart w:id="3062" w:name="_Toc517801883"/>
      <w:ins w:id="3063" w:author="jie sun" w:date="2018-04-16T21:37:00Z">
        <w:r>
          <w:t xml:space="preserve">Figure </w:t>
        </w:r>
      </w:ins>
      <w:ins w:id="3064" w:author="JIE  SUN" w:date="2018-06-21T13:36:00Z">
        <w:r w:rsidR="00A64E7B">
          <w:fldChar w:fldCharType="begin"/>
        </w:r>
        <w:r w:rsidR="00A64E7B">
          <w:instrText xml:space="preserve"> STYLEREF 1 \s </w:instrText>
        </w:r>
      </w:ins>
      <w:r w:rsidR="00A64E7B">
        <w:fldChar w:fldCharType="separate"/>
      </w:r>
      <w:r w:rsidR="00A64E7B">
        <w:rPr>
          <w:noProof/>
        </w:rPr>
        <w:t>2</w:t>
      </w:r>
      <w:ins w:id="306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3066" w:author="JIE  SUN" w:date="2018-06-21T13:36:00Z">
        <w:r w:rsidR="00A64E7B">
          <w:rPr>
            <w:noProof/>
          </w:rPr>
          <w:t>13</w:t>
        </w:r>
        <w:r w:rsidR="00A64E7B">
          <w:fldChar w:fldCharType="end"/>
        </w:r>
      </w:ins>
      <w:ins w:id="3067" w:author="jie sun" w:date="2018-04-19T13:00:00Z">
        <w:del w:id="3068" w:author="JIE  SUN" w:date="2018-06-21T13:34:00Z">
          <w:r w:rsidR="00083FE7" w:rsidDel="00A64E7B">
            <w:fldChar w:fldCharType="begin"/>
          </w:r>
          <w:r w:rsidR="00083FE7" w:rsidDel="00A64E7B">
            <w:delInstrText xml:space="preserve"> STYLEREF 1 \s </w:delInstrText>
          </w:r>
        </w:del>
      </w:ins>
      <w:del w:id="3069" w:author="JIE  SUN" w:date="2018-06-21T13:34:00Z">
        <w:r w:rsidR="00083FE7" w:rsidDel="00A64E7B">
          <w:fldChar w:fldCharType="separate"/>
        </w:r>
        <w:r w:rsidR="00083FE7" w:rsidDel="00A64E7B">
          <w:rPr>
            <w:noProof/>
          </w:rPr>
          <w:delText>2</w:delText>
        </w:r>
      </w:del>
      <w:ins w:id="3070" w:author="jie sun" w:date="2018-04-19T13:00:00Z">
        <w:del w:id="307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3072" w:author="JIE  SUN" w:date="2018-06-21T13:34:00Z">
        <w:r w:rsidR="00083FE7" w:rsidDel="00A64E7B">
          <w:fldChar w:fldCharType="separate"/>
        </w:r>
      </w:del>
      <w:ins w:id="3073" w:author="jie sun" w:date="2018-04-19T13:00:00Z">
        <w:del w:id="3074" w:author="JIE  SUN" w:date="2018-06-21T13:34:00Z">
          <w:r w:rsidR="00083FE7" w:rsidDel="00A64E7B">
            <w:rPr>
              <w:noProof/>
            </w:rPr>
            <w:delText>13</w:delText>
          </w:r>
          <w:r w:rsidR="00083FE7" w:rsidDel="00A64E7B">
            <w:fldChar w:fldCharType="end"/>
          </w:r>
        </w:del>
      </w:ins>
      <w:ins w:id="3075" w:author="jie sun" w:date="2018-04-16T21:37:00Z">
        <w:r>
          <w:rPr>
            <w:rFonts w:hint="eastAsia"/>
          </w:rPr>
          <w:t xml:space="preserve">:The </w:t>
        </w:r>
      </w:ins>
      <w:ins w:id="3076" w:author="jie sun" w:date="2018-04-16T22:27:00Z">
        <w:r w:rsidR="001403E8">
          <w:rPr>
            <w:rFonts w:hint="eastAsia"/>
          </w:rPr>
          <w:t>A</w:t>
        </w:r>
      </w:ins>
      <w:ins w:id="3077" w:author="jie sun" w:date="2018-04-16T21:37:00Z">
        <w:r>
          <w:rPr>
            <w:rFonts w:hint="eastAsia"/>
          </w:rPr>
          <w:t>ccura</w:t>
        </w:r>
        <w:r>
          <w:t xml:space="preserve">cies </w:t>
        </w:r>
      </w:ins>
      <w:ins w:id="3078" w:author="jie sun" w:date="2018-04-16T22:27:00Z">
        <w:r w:rsidR="001403E8">
          <w:rPr>
            <w:rFonts w:hint="eastAsia"/>
          </w:rPr>
          <w:t>O</w:t>
        </w:r>
      </w:ins>
      <w:ins w:id="3079" w:author="jie sun" w:date="2018-04-16T21:37:00Z">
        <w:r>
          <w:rPr>
            <w:rFonts w:hint="eastAsia"/>
          </w:rPr>
          <w:t xml:space="preserve">f </w:t>
        </w:r>
      </w:ins>
      <w:ins w:id="3080" w:author="jie sun" w:date="2018-04-16T22:27:00Z">
        <w:r w:rsidR="001403E8">
          <w:rPr>
            <w:rFonts w:hint="eastAsia"/>
          </w:rPr>
          <w:t>T</w:t>
        </w:r>
      </w:ins>
      <w:ins w:id="3081" w:author="jie sun" w:date="2018-04-16T21:37:00Z">
        <w:r>
          <w:rPr>
            <w:rFonts w:hint="eastAsia"/>
          </w:rPr>
          <w:t xml:space="preserve">he </w:t>
        </w:r>
      </w:ins>
      <w:ins w:id="3082" w:author="jie sun" w:date="2018-04-16T22:28:00Z">
        <w:r w:rsidR="001403E8">
          <w:rPr>
            <w:rFonts w:hint="eastAsia"/>
          </w:rPr>
          <w:t>S</w:t>
        </w:r>
      </w:ins>
      <w:ins w:id="3083" w:author="jie sun" w:date="2018-04-16T21:37:00Z">
        <w:r>
          <w:rPr>
            <w:rFonts w:hint="eastAsia"/>
          </w:rPr>
          <w:t xml:space="preserve">tep </w:t>
        </w:r>
      </w:ins>
      <w:ins w:id="3084" w:author="jie sun" w:date="2018-04-16T22:28:00Z">
        <w:r w:rsidR="008F143B">
          <w:t>A</w:t>
        </w:r>
      </w:ins>
      <w:ins w:id="3085" w:author="jie sun" w:date="2018-04-16T21:37:00Z">
        <w:r>
          <w:rPr>
            <w:rFonts w:hint="eastAsia"/>
          </w:rPr>
          <w:t>lgo</w:t>
        </w:r>
        <w:r>
          <w:t>r</w:t>
        </w:r>
        <w:r>
          <w:rPr>
            <w:rFonts w:hint="eastAsia"/>
          </w:rPr>
          <w:t>ithm</w:t>
        </w:r>
        <w:r>
          <w:t>s</w:t>
        </w:r>
      </w:ins>
      <w:bookmarkEnd w:id="3062"/>
      <w:del w:id="3086" w:author="像个男人一样" w:date="2018-03-22T11:57:00Z">
        <w:r w:rsidR="00D5184D">
          <w:delText xml:space="preserve">Table 2. </w:delText>
        </w:r>
        <w:r w:rsidR="00D5184D">
          <w:fldChar w:fldCharType="begin"/>
        </w:r>
        <w:r w:rsidR="00D5184D">
          <w:delInstrText xml:space="preserve"> SEQ Table_2. \* ARABIC </w:delInstrText>
        </w:r>
        <w:r w:rsidR="00D5184D">
          <w:fldChar w:fldCharType="separate"/>
        </w:r>
      </w:del>
      <w:ins w:id="3087" w:author="像个男人一样" w:date="2018-03-22T11:51:00Z">
        <w:del w:id="3088" w:author="像个男人一样" w:date="2018-03-22T11:57:00Z">
          <w:r w:rsidR="00D5184D">
            <w:rPr>
              <w:b/>
            </w:rPr>
            <w:delText>错误！未指定顺序。</w:delText>
          </w:r>
        </w:del>
      </w:ins>
      <w:ins w:id="3089" w:author="像个男人一样" w:date="2018-03-21T23:39:00Z">
        <w:del w:id="3090" w:author="像个男人一样" w:date="2018-03-22T11:57:00Z">
          <w:r w:rsidR="00D5184D">
            <w:rPr>
              <w:b/>
            </w:rPr>
            <w:delText>错误！未指定顺序。</w:delText>
          </w:r>
        </w:del>
      </w:ins>
      <w:ins w:id="3091" w:author="像个男人一样" w:date="2018-03-21T23:10:00Z">
        <w:del w:id="3092" w:author="像个男人一样" w:date="2018-03-22T11:57:00Z">
          <w:r w:rsidR="00D5184D">
            <w:rPr>
              <w:b/>
            </w:rPr>
            <w:delText>错误！未指定顺序。</w:delText>
          </w:r>
        </w:del>
      </w:ins>
      <w:ins w:id="3093" w:author="像个男人一样" w:date="2018-03-21T23:08:00Z">
        <w:del w:id="3094" w:author="像个男人一样" w:date="2018-03-22T11:57:00Z">
          <w:r w:rsidR="00D5184D">
            <w:rPr>
              <w:b/>
            </w:rPr>
            <w:delText>错误！未指定顺序。</w:delText>
          </w:r>
        </w:del>
      </w:ins>
      <w:ins w:id="3095" w:author="像个男人一样" w:date="2018-03-21T02:33:00Z">
        <w:del w:id="3096" w:author="像个男人一样" w:date="2018-03-22T11:57:00Z">
          <w:r w:rsidR="00D5184D">
            <w:rPr>
              <w:b/>
            </w:rPr>
            <w:delText>错误！未指定顺序。错误！未指定顺序。</w:delText>
          </w:r>
        </w:del>
      </w:ins>
      <w:ins w:id="3097" w:author="像个男人一样" w:date="2018-03-21T02:31:00Z">
        <w:del w:id="3098" w:author="像个男人一样" w:date="2018-03-22T11:57:00Z">
          <w:r w:rsidR="00D5184D">
            <w:rPr>
              <w:b/>
            </w:rPr>
            <w:delText>错误！未指定顺序。</w:delText>
          </w:r>
        </w:del>
      </w:ins>
      <w:ins w:id="3099" w:author="像个男人一样" w:date="2018-03-21T02:30:00Z">
        <w:del w:id="3100" w:author="像个男人一样" w:date="2018-03-22T11:57:00Z">
          <w:r w:rsidR="00D5184D">
            <w:rPr>
              <w:b/>
            </w:rPr>
            <w:delText>错误！未指定顺序。</w:delText>
          </w:r>
        </w:del>
      </w:ins>
      <w:ins w:id="3101" w:author="像个男人一样" w:date="2018-03-21T02:29:00Z">
        <w:del w:id="3102" w:author="像个男人一样" w:date="2018-03-22T11:57:00Z">
          <w:r w:rsidR="00D5184D">
            <w:rPr>
              <w:b/>
            </w:rPr>
            <w:delText>错误！未指定顺序。错误！未指定顺序。</w:delText>
          </w:r>
        </w:del>
      </w:ins>
      <w:ins w:id="3103" w:author="像个男人一样" w:date="2018-03-21T02:26:00Z">
        <w:del w:id="3104" w:author="像个男人一样" w:date="2018-03-22T11:57:00Z">
          <w:r w:rsidR="00D5184D">
            <w:rPr>
              <w:b/>
            </w:rPr>
            <w:delText>错误！未指定顺序。</w:delText>
          </w:r>
        </w:del>
      </w:ins>
      <w:ins w:id="3105" w:author="像个男人一样" w:date="2018-03-21T02:25:00Z">
        <w:del w:id="3106" w:author="像个男人一样" w:date="2018-03-22T11:57:00Z">
          <w:r w:rsidR="00D5184D">
            <w:rPr>
              <w:b/>
            </w:rPr>
            <w:delText>错误！未指定顺序。</w:delText>
          </w:r>
        </w:del>
      </w:ins>
      <w:ins w:id="3107" w:author="像个男人一样" w:date="2018-03-21T02:24:00Z">
        <w:del w:id="3108" w:author="像个男人一样" w:date="2018-03-22T11:57:00Z">
          <w:r w:rsidR="00D5184D">
            <w:rPr>
              <w:b/>
            </w:rPr>
            <w:delText>错误！未指定顺序。</w:delText>
          </w:r>
        </w:del>
      </w:ins>
      <w:ins w:id="3109" w:author="像个男人一样" w:date="2018-03-21T02:23:00Z">
        <w:del w:id="3110" w:author="像个男人一样" w:date="2018-03-22T11:57:00Z">
          <w:r w:rsidR="00D5184D">
            <w:rPr>
              <w:b/>
            </w:rPr>
            <w:delText>错误！未指定顺序。</w:delText>
          </w:r>
        </w:del>
      </w:ins>
      <w:ins w:id="3111" w:author="像个男人一样" w:date="2018-03-21T02:22:00Z">
        <w:del w:id="3112" w:author="像个男人一样" w:date="2018-03-22T11:57:00Z">
          <w:r w:rsidR="00D5184D">
            <w:rPr>
              <w:b/>
            </w:rPr>
            <w:delText>错误！未指定顺序。</w:delText>
          </w:r>
        </w:del>
      </w:ins>
      <w:ins w:id="3113" w:author="像个男人一样" w:date="2018-03-21T02:17:00Z">
        <w:del w:id="3114" w:author="像个男人一样" w:date="2018-03-22T11:57:00Z">
          <w:r w:rsidR="00D5184D">
            <w:rPr>
              <w:b/>
            </w:rPr>
            <w:delText>错误！未指定顺序。错误！未指定顺序。错误！未指定顺序。</w:delText>
          </w:r>
        </w:del>
      </w:ins>
      <w:ins w:id="3115" w:author="像个男人一样" w:date="2018-03-21T02:15:00Z">
        <w:del w:id="3116" w:author="像个男人一样" w:date="2018-03-22T11:57:00Z">
          <w:r w:rsidR="00D5184D">
            <w:rPr>
              <w:b/>
            </w:rPr>
            <w:delText>错误！未指定顺序。</w:delText>
          </w:r>
        </w:del>
      </w:ins>
      <w:ins w:id="3117" w:author="像个男人一样" w:date="2018-03-21T02:14:00Z">
        <w:del w:id="3118" w:author="像个男人一样" w:date="2018-03-22T11:57:00Z">
          <w:r w:rsidR="00D5184D">
            <w:rPr>
              <w:b/>
            </w:rPr>
            <w:delText>错误！未指定顺序。</w:delText>
          </w:r>
        </w:del>
      </w:ins>
      <w:ins w:id="3119" w:author="像个男人一样" w:date="2018-03-21T02:13:00Z">
        <w:del w:id="3120" w:author="像个男人一样" w:date="2018-03-22T11:57:00Z">
          <w:r w:rsidR="00D5184D">
            <w:rPr>
              <w:b/>
            </w:rPr>
            <w:delText>错误！未指定顺序。</w:delText>
          </w:r>
        </w:del>
      </w:ins>
      <w:ins w:id="3121" w:author="像个男人一样" w:date="2018-03-21T02:12:00Z">
        <w:del w:id="3122" w:author="像个男人一样" w:date="2018-03-22T11:57:00Z">
          <w:r w:rsidR="00D5184D">
            <w:rPr>
              <w:b/>
            </w:rPr>
            <w:delText>错误！未指定顺序。</w:delText>
          </w:r>
        </w:del>
      </w:ins>
      <w:ins w:id="3123" w:author="像个男人一样" w:date="2018-03-21T02:02:00Z">
        <w:del w:id="3124" w:author="像个男人一样" w:date="2018-03-22T11:57:00Z">
          <w:r w:rsidR="00D5184D">
            <w:rPr>
              <w:b/>
            </w:rPr>
            <w:delText>错误！未指定顺序。错误！未指定顺序。</w:delText>
          </w:r>
        </w:del>
      </w:ins>
      <w:ins w:id="3125" w:author="像个男人一样" w:date="2018-03-21T02:01:00Z">
        <w:del w:id="3126" w:author="像个男人一样" w:date="2018-03-22T11:57:00Z">
          <w:r w:rsidR="00D5184D">
            <w:rPr>
              <w:b/>
            </w:rPr>
            <w:delText>错误！未指定顺序。</w:delText>
          </w:r>
        </w:del>
      </w:ins>
      <w:ins w:id="3127" w:author="像个男人一样" w:date="2018-03-21T02:00:00Z">
        <w:del w:id="3128" w:author="像个男人一样" w:date="2018-03-22T11:57:00Z">
          <w:r w:rsidR="00D5184D">
            <w:rPr>
              <w:b/>
            </w:rPr>
            <w:delText>错误！未指定顺序。</w:delText>
          </w:r>
        </w:del>
      </w:ins>
      <w:ins w:id="3129" w:author="像个男人一样" w:date="2018-03-21T01:59:00Z">
        <w:del w:id="3130" w:author="像个男人一样" w:date="2018-03-22T11:57:00Z">
          <w:r w:rsidR="00D5184D">
            <w:rPr>
              <w:b/>
            </w:rPr>
            <w:delText>错误！未指定顺序。</w:delText>
          </w:r>
        </w:del>
      </w:ins>
      <w:ins w:id="3131" w:author="像个男人一样" w:date="2018-03-21T01:58:00Z">
        <w:del w:id="3132" w:author="像个男人一样" w:date="2018-03-22T11:57:00Z">
          <w:r w:rsidR="00D5184D">
            <w:rPr>
              <w:b/>
            </w:rPr>
            <w:delText>错误！未指定顺序。错误！未指定顺序。</w:delText>
          </w:r>
        </w:del>
      </w:ins>
      <w:ins w:id="3133" w:author="像个男人一样" w:date="2018-03-21T01:57:00Z">
        <w:del w:id="3134" w:author="像个男人一样" w:date="2018-03-22T11:57:00Z">
          <w:r w:rsidR="00D5184D">
            <w:rPr>
              <w:b/>
            </w:rPr>
            <w:delText>错误！未指定顺序。</w:delText>
          </w:r>
        </w:del>
      </w:ins>
      <w:ins w:id="3135" w:author="像个男人一样" w:date="2018-03-21T01:48:00Z">
        <w:del w:id="3136" w:author="像个男人一样" w:date="2018-03-22T11:57:00Z">
          <w:r w:rsidR="00D5184D">
            <w:rPr>
              <w:b/>
            </w:rPr>
            <w:delText>错误！未指定顺序。错误！未指定顺序。</w:delText>
          </w:r>
        </w:del>
      </w:ins>
      <w:ins w:id="3137" w:author="像个男人一样" w:date="2018-03-21T01:47:00Z">
        <w:del w:id="3138" w:author="像个男人一样" w:date="2018-03-22T11:57:00Z">
          <w:r w:rsidR="00D5184D">
            <w:rPr>
              <w:b/>
            </w:rPr>
            <w:delText>错误！未指定顺序。</w:delText>
          </w:r>
        </w:del>
      </w:ins>
      <w:ins w:id="3139" w:author="像个男人一样" w:date="2018-03-21T01:46:00Z">
        <w:del w:id="3140" w:author="像个男人一样" w:date="2018-03-22T11:57:00Z">
          <w:r w:rsidR="00D5184D">
            <w:rPr>
              <w:b/>
            </w:rPr>
            <w:delText>错误！未指定顺序。</w:delText>
          </w:r>
        </w:del>
      </w:ins>
      <w:ins w:id="3141" w:author="像个男人一样" w:date="2018-03-21T01:45:00Z">
        <w:del w:id="3142" w:author="像个男人一样" w:date="2018-03-22T11:57:00Z">
          <w:r w:rsidR="00D5184D">
            <w:rPr>
              <w:b/>
            </w:rPr>
            <w:delText>错误！未指定顺序。错误！未指定顺序。</w:delText>
          </w:r>
        </w:del>
      </w:ins>
      <w:del w:id="3143" w:author="像个男人一样" w:date="2018-03-22T11:57:00Z">
        <w:r w:rsidR="00D5184D">
          <w:delText>1</w:delText>
        </w:r>
        <w:r w:rsidR="00D5184D">
          <w:fldChar w:fldCharType="end"/>
        </w:r>
      </w:del>
      <w:del w:id="3144" w:author="像个男人一样" w:date="2018-03-21T01:44:00Z">
        <w:r w:rsidR="00D5184D">
          <w:delText xml:space="preserve"> The accurate data of the step algroithm</w:delText>
        </w:r>
      </w:del>
    </w:p>
    <w:tbl>
      <w:tblPr>
        <w:tblStyle w:val="TableGrid"/>
        <w:tblW w:w="10185" w:type="dxa"/>
        <w:tblInd w:w="-854" w:type="dxa"/>
        <w:tblLayout w:type="fixed"/>
        <w:tblLook w:val="04A0" w:firstRow="1" w:lastRow="0" w:firstColumn="1" w:lastColumn="0" w:noHBand="0" w:noVBand="1"/>
      </w:tblPr>
      <w:tblGrid>
        <w:gridCol w:w="10185"/>
      </w:tblGrid>
      <w:tr w:rsidR="0087014B" w:rsidDel="00D05427" w14:paraId="3D596397" w14:textId="77777777">
        <w:trPr>
          <w:del w:id="3145" w:author="jie sun" w:date="2018-04-16T21:37:00Z"/>
        </w:trPr>
        <w:tc>
          <w:tcPr>
            <w:tcW w:w="10185" w:type="dxa"/>
          </w:tcPr>
          <w:tbl>
            <w:tblPr>
              <w:tblW w:w="10188" w:type="dxa"/>
              <w:tblLayout w:type="fixed"/>
              <w:tblLook w:val="04A0" w:firstRow="1" w:lastRow="0" w:firstColumn="1" w:lastColumn="0" w:noHBand="0" w:noVBand="1"/>
            </w:tblPr>
            <w:tblGrid>
              <w:gridCol w:w="1027"/>
              <w:gridCol w:w="1373"/>
              <w:gridCol w:w="839"/>
              <w:gridCol w:w="883"/>
              <w:gridCol w:w="594"/>
              <w:gridCol w:w="1116"/>
              <w:gridCol w:w="1117"/>
              <w:gridCol w:w="1028"/>
              <w:gridCol w:w="1094"/>
              <w:gridCol w:w="1117"/>
            </w:tblGrid>
            <w:tr w:rsidR="0087014B" w:rsidDel="00D05427" w14:paraId="34207A46" w14:textId="77777777">
              <w:trPr>
                <w:trHeight w:val="1092"/>
                <w:del w:id="3146" w:author="jie sun" w:date="2018-04-16T21:37:00Z"/>
              </w:trPr>
              <w:tc>
                <w:tcPr>
                  <w:tcW w:w="1027" w:type="dxa"/>
                  <w:tcBorders>
                    <w:top w:val="single" w:sz="8" w:space="0" w:color="FFFFFF"/>
                    <w:left w:val="single" w:sz="8" w:space="0" w:color="FFFFFF"/>
                    <w:bottom w:val="single" w:sz="12" w:space="0" w:color="FFFFFF"/>
                    <w:right w:val="single" w:sz="8" w:space="0" w:color="FFFFFF"/>
                  </w:tcBorders>
                  <w:shd w:val="clear" w:color="000000" w:fill="00B0F0"/>
                  <w:vAlign w:val="center"/>
                </w:tcPr>
                <w:p w14:paraId="3BA26B96" w14:textId="77777777" w:rsidR="0087014B" w:rsidDel="00D05427" w:rsidRDefault="00D5184D">
                  <w:pPr>
                    <w:spacing w:after="0"/>
                    <w:jc w:val="center"/>
                    <w:rPr>
                      <w:del w:id="3147" w:author="jie sun" w:date="2018-04-16T21:37:00Z"/>
                      <w:rFonts w:ascii="Arial" w:eastAsia="Times New Roman" w:hAnsi="Arial" w:cs="Arial"/>
                      <w:b/>
                      <w:bCs/>
                      <w:color w:val="FFFFFF"/>
                      <w:sz w:val="20"/>
                      <w:szCs w:val="14"/>
                    </w:rPr>
                  </w:pPr>
                  <w:del w:id="3148" w:author="jie sun" w:date="2018-04-16T21:37:00Z">
                    <w:r w:rsidDel="00D05427">
                      <w:rPr>
                        <w:rFonts w:ascii="Arial" w:eastAsia="Times New Roman" w:hAnsi="Arial" w:cs="Arial"/>
                        <w:b/>
                        <w:bCs/>
                        <w:color w:val="FFFFFF"/>
                        <w:sz w:val="20"/>
                        <w:szCs w:val="14"/>
                      </w:rPr>
                      <w:delText>Action pattern</w:delText>
                    </w:r>
                    <w:bookmarkStart w:id="3149" w:name="_Toc511906227"/>
                    <w:bookmarkStart w:id="3150" w:name="_Toc517801775"/>
                    <w:bookmarkStart w:id="3151" w:name="_Toc517813684"/>
                    <w:bookmarkStart w:id="3152" w:name="_Toc517899099"/>
                    <w:bookmarkStart w:id="3153" w:name="_Toc517899620"/>
                    <w:bookmarkStart w:id="3154" w:name="_Toc517900228"/>
                    <w:bookmarkStart w:id="3155" w:name="_Toc517900408"/>
                    <w:bookmarkStart w:id="3156" w:name="_Toc517900677"/>
                    <w:bookmarkStart w:id="3157" w:name="_Toc517900813"/>
                    <w:bookmarkStart w:id="3158" w:name="_Toc517900945"/>
                    <w:bookmarkStart w:id="3159" w:name="_Toc517902460"/>
                    <w:bookmarkStart w:id="3160" w:name="_Toc517902910"/>
                    <w:bookmarkStart w:id="3161" w:name="_Toc517903477"/>
                    <w:bookmarkStart w:id="3162" w:name="_Toc517903613"/>
                    <w:bookmarkStart w:id="3163" w:name="_Toc517903885"/>
                    <w:bookmarkStart w:id="3164" w:name="_Toc517904020"/>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del>
                </w:p>
              </w:tc>
              <w:tc>
                <w:tcPr>
                  <w:tcW w:w="1373" w:type="dxa"/>
                  <w:tcBorders>
                    <w:top w:val="single" w:sz="8" w:space="0" w:color="FFFFFF"/>
                    <w:left w:val="nil"/>
                    <w:bottom w:val="single" w:sz="12" w:space="0" w:color="FFFFFF"/>
                    <w:right w:val="single" w:sz="8" w:space="0" w:color="FFFFFF"/>
                  </w:tcBorders>
                  <w:shd w:val="clear" w:color="000000" w:fill="00B0F0"/>
                  <w:vAlign w:val="center"/>
                </w:tcPr>
                <w:p w14:paraId="61061AE7" w14:textId="77777777" w:rsidR="0087014B" w:rsidDel="00D05427" w:rsidRDefault="00D5184D">
                  <w:pPr>
                    <w:spacing w:after="0"/>
                    <w:jc w:val="center"/>
                    <w:rPr>
                      <w:del w:id="3165" w:author="jie sun" w:date="2018-04-16T21:37:00Z"/>
                      <w:rFonts w:ascii="Arial" w:eastAsia="Times New Roman" w:hAnsi="Arial" w:cs="Arial"/>
                      <w:b/>
                      <w:bCs/>
                      <w:color w:val="FFFFFF"/>
                      <w:sz w:val="20"/>
                      <w:szCs w:val="14"/>
                    </w:rPr>
                  </w:pPr>
                  <w:del w:id="3166" w:author="jie sun" w:date="2018-04-16T21:37:00Z">
                    <w:r w:rsidDel="00D05427">
                      <w:rPr>
                        <w:rFonts w:ascii="Arial" w:eastAsia="Times New Roman" w:hAnsi="Arial" w:cs="Arial"/>
                        <w:b/>
                        <w:bCs/>
                        <w:color w:val="FFFFFF"/>
                        <w:sz w:val="20"/>
                        <w:szCs w:val="14"/>
                      </w:rPr>
                      <w:delText>Placement of Iphone</w:delText>
                    </w:r>
                    <w:bookmarkStart w:id="3167" w:name="_Toc511906228"/>
                    <w:bookmarkStart w:id="3168" w:name="_Toc517801776"/>
                    <w:bookmarkStart w:id="3169" w:name="_Toc517813685"/>
                    <w:bookmarkStart w:id="3170" w:name="_Toc517899100"/>
                    <w:bookmarkStart w:id="3171" w:name="_Toc517899621"/>
                    <w:bookmarkStart w:id="3172" w:name="_Toc517900229"/>
                    <w:bookmarkStart w:id="3173" w:name="_Toc517900409"/>
                    <w:bookmarkStart w:id="3174" w:name="_Toc517900678"/>
                    <w:bookmarkStart w:id="3175" w:name="_Toc517900814"/>
                    <w:bookmarkStart w:id="3176" w:name="_Toc517900946"/>
                    <w:bookmarkStart w:id="3177" w:name="_Toc517902461"/>
                    <w:bookmarkStart w:id="3178" w:name="_Toc517902911"/>
                    <w:bookmarkStart w:id="3179" w:name="_Toc517903478"/>
                    <w:bookmarkStart w:id="3180" w:name="_Toc517903614"/>
                    <w:bookmarkStart w:id="3181" w:name="_Toc517903886"/>
                    <w:bookmarkStart w:id="3182" w:name="_Toc517904021"/>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del>
                </w:p>
              </w:tc>
              <w:tc>
                <w:tcPr>
                  <w:tcW w:w="839" w:type="dxa"/>
                  <w:tcBorders>
                    <w:top w:val="single" w:sz="8" w:space="0" w:color="FFFFFF"/>
                    <w:left w:val="nil"/>
                    <w:bottom w:val="single" w:sz="12" w:space="0" w:color="FFFFFF"/>
                    <w:right w:val="single" w:sz="8" w:space="0" w:color="FFFFFF"/>
                  </w:tcBorders>
                  <w:shd w:val="clear" w:color="000000" w:fill="00B0F0"/>
                  <w:vAlign w:val="center"/>
                </w:tcPr>
                <w:p w14:paraId="4242FFB6" w14:textId="77777777" w:rsidR="0087014B" w:rsidDel="00D05427" w:rsidRDefault="00D5184D">
                  <w:pPr>
                    <w:spacing w:after="0"/>
                    <w:jc w:val="center"/>
                    <w:rPr>
                      <w:del w:id="3183" w:author="jie sun" w:date="2018-04-16T21:37:00Z"/>
                      <w:rFonts w:ascii="Arial" w:eastAsia="Times New Roman" w:hAnsi="Arial" w:cs="Arial"/>
                      <w:b/>
                      <w:bCs/>
                      <w:color w:val="FFFFFF"/>
                      <w:sz w:val="20"/>
                      <w:szCs w:val="14"/>
                    </w:rPr>
                  </w:pPr>
                  <w:del w:id="3184" w:author="jie sun" w:date="2018-04-16T21:37:00Z">
                    <w:r w:rsidDel="00D05427">
                      <w:rPr>
                        <w:rFonts w:ascii="Arial" w:eastAsia="Times New Roman" w:hAnsi="Arial" w:cs="Arial"/>
                        <w:b/>
                        <w:bCs/>
                        <w:color w:val="FFFFFF"/>
                        <w:sz w:val="20"/>
                        <w:szCs w:val="14"/>
                      </w:rPr>
                      <w:delText>Height</w:delText>
                    </w:r>
                    <w:bookmarkStart w:id="3185" w:name="_Toc511906229"/>
                    <w:bookmarkStart w:id="3186" w:name="_Toc517801777"/>
                    <w:bookmarkStart w:id="3187" w:name="_Toc517813686"/>
                    <w:bookmarkStart w:id="3188" w:name="_Toc517899101"/>
                    <w:bookmarkStart w:id="3189" w:name="_Toc517899622"/>
                    <w:bookmarkStart w:id="3190" w:name="_Toc517900230"/>
                    <w:bookmarkStart w:id="3191" w:name="_Toc517900410"/>
                    <w:bookmarkStart w:id="3192" w:name="_Toc517900679"/>
                    <w:bookmarkStart w:id="3193" w:name="_Toc517900815"/>
                    <w:bookmarkStart w:id="3194" w:name="_Toc517900947"/>
                    <w:bookmarkStart w:id="3195" w:name="_Toc517902462"/>
                    <w:bookmarkStart w:id="3196" w:name="_Toc517902912"/>
                    <w:bookmarkStart w:id="3197" w:name="_Toc517903479"/>
                    <w:bookmarkStart w:id="3198" w:name="_Toc517903615"/>
                    <w:bookmarkStart w:id="3199" w:name="_Toc517903887"/>
                    <w:bookmarkStart w:id="3200" w:name="_Toc517904022"/>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del>
                </w:p>
              </w:tc>
              <w:tc>
                <w:tcPr>
                  <w:tcW w:w="883" w:type="dxa"/>
                  <w:tcBorders>
                    <w:top w:val="single" w:sz="8" w:space="0" w:color="FFFFFF"/>
                    <w:left w:val="nil"/>
                    <w:bottom w:val="single" w:sz="12" w:space="0" w:color="FFFFFF"/>
                    <w:right w:val="single" w:sz="8" w:space="0" w:color="FFFFFF"/>
                  </w:tcBorders>
                  <w:shd w:val="clear" w:color="000000" w:fill="00B0F0"/>
                  <w:vAlign w:val="center"/>
                </w:tcPr>
                <w:p w14:paraId="1F58C342" w14:textId="77777777" w:rsidR="0087014B" w:rsidDel="00D05427" w:rsidRDefault="00D5184D">
                  <w:pPr>
                    <w:spacing w:after="0"/>
                    <w:jc w:val="center"/>
                    <w:rPr>
                      <w:del w:id="3201" w:author="jie sun" w:date="2018-04-16T21:37:00Z"/>
                      <w:rFonts w:ascii="Arial" w:eastAsia="Times New Roman" w:hAnsi="Arial" w:cs="Arial"/>
                      <w:b/>
                      <w:bCs/>
                      <w:color w:val="FFFFFF"/>
                      <w:sz w:val="20"/>
                      <w:szCs w:val="14"/>
                    </w:rPr>
                  </w:pPr>
                  <w:del w:id="3202" w:author="jie sun" w:date="2018-04-16T21:37:00Z">
                    <w:r w:rsidDel="00D05427">
                      <w:rPr>
                        <w:rFonts w:ascii="Arial" w:eastAsia="Times New Roman" w:hAnsi="Arial" w:cs="Arial"/>
                        <w:b/>
                        <w:bCs/>
                        <w:color w:val="FFFFFF"/>
                        <w:sz w:val="20"/>
                        <w:szCs w:val="14"/>
                      </w:rPr>
                      <w:delText>Weight</w:delText>
                    </w:r>
                    <w:bookmarkStart w:id="3203" w:name="_Toc511906230"/>
                    <w:bookmarkStart w:id="3204" w:name="_Toc517801778"/>
                    <w:bookmarkStart w:id="3205" w:name="_Toc517813687"/>
                    <w:bookmarkStart w:id="3206" w:name="_Toc517899102"/>
                    <w:bookmarkStart w:id="3207" w:name="_Toc517899623"/>
                    <w:bookmarkStart w:id="3208" w:name="_Toc517900231"/>
                    <w:bookmarkStart w:id="3209" w:name="_Toc517900411"/>
                    <w:bookmarkStart w:id="3210" w:name="_Toc517900680"/>
                    <w:bookmarkStart w:id="3211" w:name="_Toc517900816"/>
                    <w:bookmarkStart w:id="3212" w:name="_Toc517900948"/>
                    <w:bookmarkStart w:id="3213" w:name="_Toc517902463"/>
                    <w:bookmarkStart w:id="3214" w:name="_Toc517902913"/>
                    <w:bookmarkStart w:id="3215" w:name="_Toc517903480"/>
                    <w:bookmarkStart w:id="3216" w:name="_Toc517903616"/>
                    <w:bookmarkStart w:id="3217" w:name="_Toc517903888"/>
                    <w:bookmarkStart w:id="3218" w:name="_Toc517904023"/>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del>
                </w:p>
              </w:tc>
              <w:tc>
                <w:tcPr>
                  <w:tcW w:w="594" w:type="dxa"/>
                  <w:tcBorders>
                    <w:top w:val="single" w:sz="8" w:space="0" w:color="FFFFFF"/>
                    <w:left w:val="nil"/>
                    <w:bottom w:val="single" w:sz="12" w:space="0" w:color="FFFFFF"/>
                    <w:right w:val="single" w:sz="8" w:space="0" w:color="FFFFFF"/>
                  </w:tcBorders>
                  <w:shd w:val="clear" w:color="000000" w:fill="00B0F0"/>
                  <w:vAlign w:val="center"/>
                </w:tcPr>
                <w:p w14:paraId="2B478229" w14:textId="77777777" w:rsidR="0087014B" w:rsidDel="00D05427" w:rsidRDefault="00D5184D">
                  <w:pPr>
                    <w:spacing w:after="0"/>
                    <w:jc w:val="center"/>
                    <w:rPr>
                      <w:del w:id="3219" w:author="jie sun" w:date="2018-04-16T21:37:00Z"/>
                      <w:rFonts w:ascii="Arial" w:eastAsia="Times New Roman" w:hAnsi="Arial" w:cs="Arial"/>
                      <w:b/>
                      <w:bCs/>
                      <w:color w:val="FFFFFF"/>
                      <w:sz w:val="20"/>
                      <w:szCs w:val="14"/>
                    </w:rPr>
                  </w:pPr>
                  <w:del w:id="3220" w:author="jie sun" w:date="2018-04-16T21:37:00Z">
                    <w:r w:rsidDel="00D05427">
                      <w:rPr>
                        <w:rFonts w:ascii="Arial" w:eastAsia="Times New Roman" w:hAnsi="Arial" w:cs="Arial"/>
                        <w:b/>
                        <w:bCs/>
                        <w:color w:val="FFFFFF"/>
                        <w:sz w:val="20"/>
                        <w:szCs w:val="14"/>
                      </w:rPr>
                      <w:delText>Age</w:delText>
                    </w:r>
                    <w:bookmarkStart w:id="3221" w:name="_Toc511906231"/>
                    <w:bookmarkStart w:id="3222" w:name="_Toc517801779"/>
                    <w:bookmarkStart w:id="3223" w:name="_Toc517813688"/>
                    <w:bookmarkStart w:id="3224" w:name="_Toc517899103"/>
                    <w:bookmarkStart w:id="3225" w:name="_Toc517899624"/>
                    <w:bookmarkStart w:id="3226" w:name="_Toc517900232"/>
                    <w:bookmarkStart w:id="3227" w:name="_Toc517900412"/>
                    <w:bookmarkStart w:id="3228" w:name="_Toc517900681"/>
                    <w:bookmarkStart w:id="3229" w:name="_Toc517900817"/>
                    <w:bookmarkStart w:id="3230" w:name="_Toc517900949"/>
                    <w:bookmarkStart w:id="3231" w:name="_Toc517902464"/>
                    <w:bookmarkStart w:id="3232" w:name="_Toc517902914"/>
                    <w:bookmarkStart w:id="3233" w:name="_Toc517903481"/>
                    <w:bookmarkStart w:id="3234" w:name="_Toc517903617"/>
                    <w:bookmarkStart w:id="3235" w:name="_Toc517903889"/>
                    <w:bookmarkStart w:id="3236" w:name="_Toc517904024"/>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del>
                </w:p>
              </w:tc>
              <w:tc>
                <w:tcPr>
                  <w:tcW w:w="1116" w:type="dxa"/>
                  <w:tcBorders>
                    <w:top w:val="single" w:sz="8" w:space="0" w:color="FFFFFF"/>
                    <w:left w:val="nil"/>
                    <w:bottom w:val="single" w:sz="12" w:space="0" w:color="FFFFFF"/>
                    <w:right w:val="single" w:sz="8" w:space="0" w:color="FFFFFF"/>
                  </w:tcBorders>
                  <w:shd w:val="clear" w:color="000000" w:fill="00B0F0"/>
                  <w:vAlign w:val="center"/>
                </w:tcPr>
                <w:p w14:paraId="715927CC" w14:textId="77777777" w:rsidR="0087014B" w:rsidDel="00D05427" w:rsidRDefault="00D5184D">
                  <w:pPr>
                    <w:spacing w:after="0"/>
                    <w:jc w:val="center"/>
                    <w:rPr>
                      <w:del w:id="3237" w:author="jie sun" w:date="2018-04-16T21:37:00Z"/>
                      <w:rFonts w:ascii="Arial" w:eastAsia="Times New Roman" w:hAnsi="Arial" w:cs="Arial"/>
                      <w:b/>
                      <w:bCs/>
                      <w:color w:val="FFFFFF"/>
                      <w:sz w:val="20"/>
                      <w:szCs w:val="14"/>
                    </w:rPr>
                  </w:pPr>
                  <w:del w:id="3238" w:author="jie sun" w:date="2018-04-16T21:37:00Z">
                    <w:r w:rsidDel="00D05427">
                      <w:rPr>
                        <w:rFonts w:ascii="Arial" w:eastAsia="Times New Roman" w:hAnsi="Arial" w:cs="Arial"/>
                        <w:b/>
                        <w:bCs/>
                        <w:color w:val="FFFFFF"/>
                        <w:sz w:val="20"/>
                        <w:szCs w:val="14"/>
                      </w:rPr>
                      <w:delText>ground condition</w:delText>
                    </w:r>
                    <w:bookmarkStart w:id="3239" w:name="_Toc511906232"/>
                    <w:bookmarkStart w:id="3240" w:name="_Toc517801780"/>
                    <w:bookmarkStart w:id="3241" w:name="_Toc517813689"/>
                    <w:bookmarkStart w:id="3242" w:name="_Toc517899104"/>
                    <w:bookmarkStart w:id="3243" w:name="_Toc517899625"/>
                    <w:bookmarkStart w:id="3244" w:name="_Toc517900233"/>
                    <w:bookmarkStart w:id="3245" w:name="_Toc517900413"/>
                    <w:bookmarkStart w:id="3246" w:name="_Toc517900682"/>
                    <w:bookmarkStart w:id="3247" w:name="_Toc517900818"/>
                    <w:bookmarkStart w:id="3248" w:name="_Toc517900950"/>
                    <w:bookmarkStart w:id="3249" w:name="_Toc517902465"/>
                    <w:bookmarkStart w:id="3250" w:name="_Toc517902915"/>
                    <w:bookmarkStart w:id="3251" w:name="_Toc517903482"/>
                    <w:bookmarkStart w:id="3252" w:name="_Toc517903618"/>
                    <w:bookmarkStart w:id="3253" w:name="_Toc517903890"/>
                    <w:bookmarkStart w:id="3254" w:name="_Toc517904025"/>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del>
                </w:p>
              </w:tc>
              <w:tc>
                <w:tcPr>
                  <w:tcW w:w="1117" w:type="dxa"/>
                  <w:tcBorders>
                    <w:top w:val="single" w:sz="8" w:space="0" w:color="FFFFFF"/>
                    <w:left w:val="nil"/>
                    <w:bottom w:val="single" w:sz="12" w:space="0" w:color="FFFFFF"/>
                    <w:right w:val="single" w:sz="8" w:space="0" w:color="FFFFFF"/>
                  </w:tcBorders>
                  <w:shd w:val="clear" w:color="000000" w:fill="00B0F0"/>
                  <w:vAlign w:val="center"/>
                </w:tcPr>
                <w:p w14:paraId="0458B333" w14:textId="77777777" w:rsidR="0087014B" w:rsidDel="00D05427" w:rsidRDefault="00D5184D">
                  <w:pPr>
                    <w:spacing w:after="0"/>
                    <w:jc w:val="center"/>
                    <w:rPr>
                      <w:del w:id="3255" w:author="jie sun" w:date="2018-04-16T21:37:00Z"/>
                      <w:rFonts w:ascii="Arial" w:eastAsia="Times New Roman" w:hAnsi="Arial" w:cs="Arial"/>
                      <w:b/>
                      <w:bCs/>
                      <w:color w:val="FFFFFF"/>
                      <w:sz w:val="20"/>
                      <w:szCs w:val="14"/>
                    </w:rPr>
                  </w:pPr>
                  <w:del w:id="3256" w:author="jie sun" w:date="2018-04-16T21:37:00Z">
                    <w:r w:rsidDel="00D05427">
                      <w:rPr>
                        <w:rFonts w:ascii="Arial" w:eastAsia="Times New Roman" w:hAnsi="Arial" w:cs="Arial"/>
                        <w:b/>
                        <w:bCs/>
                        <w:color w:val="FFFFFF"/>
                        <w:sz w:val="20"/>
                        <w:szCs w:val="14"/>
                      </w:rPr>
                      <w:delText>Frequncy</w:delText>
                    </w:r>
                    <w:bookmarkStart w:id="3257" w:name="_Toc511906233"/>
                    <w:bookmarkStart w:id="3258" w:name="_Toc517801781"/>
                    <w:bookmarkStart w:id="3259" w:name="_Toc517813690"/>
                    <w:bookmarkStart w:id="3260" w:name="_Toc517899105"/>
                    <w:bookmarkStart w:id="3261" w:name="_Toc517899626"/>
                    <w:bookmarkStart w:id="3262" w:name="_Toc517900234"/>
                    <w:bookmarkStart w:id="3263" w:name="_Toc517900414"/>
                    <w:bookmarkStart w:id="3264" w:name="_Toc517900683"/>
                    <w:bookmarkStart w:id="3265" w:name="_Toc517900819"/>
                    <w:bookmarkStart w:id="3266" w:name="_Toc517900951"/>
                    <w:bookmarkStart w:id="3267" w:name="_Toc517902466"/>
                    <w:bookmarkStart w:id="3268" w:name="_Toc517902916"/>
                    <w:bookmarkStart w:id="3269" w:name="_Toc517903483"/>
                    <w:bookmarkStart w:id="3270" w:name="_Toc517903619"/>
                    <w:bookmarkStart w:id="3271" w:name="_Toc517903891"/>
                    <w:bookmarkStart w:id="3272" w:name="_Toc51790402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del>
                </w:p>
              </w:tc>
              <w:tc>
                <w:tcPr>
                  <w:tcW w:w="1028" w:type="dxa"/>
                  <w:tcBorders>
                    <w:top w:val="single" w:sz="8" w:space="0" w:color="FFFFFF"/>
                    <w:left w:val="nil"/>
                    <w:bottom w:val="single" w:sz="12" w:space="0" w:color="FFFFFF"/>
                    <w:right w:val="single" w:sz="8" w:space="0" w:color="FFFFFF"/>
                  </w:tcBorders>
                  <w:shd w:val="clear" w:color="000000" w:fill="00B0F0"/>
                  <w:vAlign w:val="center"/>
                </w:tcPr>
                <w:p w14:paraId="59DF6931" w14:textId="77777777" w:rsidR="0087014B" w:rsidDel="00D05427" w:rsidRDefault="00D5184D">
                  <w:pPr>
                    <w:spacing w:after="0"/>
                    <w:jc w:val="center"/>
                    <w:rPr>
                      <w:del w:id="3273" w:author="jie sun" w:date="2018-04-16T21:37:00Z"/>
                      <w:rFonts w:ascii="Arial" w:eastAsia="Times New Roman" w:hAnsi="Arial" w:cs="Arial"/>
                      <w:b/>
                      <w:bCs/>
                      <w:color w:val="FFFFFF"/>
                      <w:sz w:val="20"/>
                      <w:szCs w:val="14"/>
                    </w:rPr>
                  </w:pPr>
                  <w:del w:id="3274" w:author="jie sun" w:date="2018-04-16T21:37:00Z">
                    <w:r w:rsidDel="00D05427">
                      <w:rPr>
                        <w:rFonts w:ascii="Arial" w:eastAsia="Times New Roman" w:hAnsi="Arial" w:cs="Arial"/>
                        <w:b/>
                        <w:bCs/>
                        <w:color w:val="FFFFFF"/>
                        <w:sz w:val="20"/>
                        <w:szCs w:val="14"/>
                      </w:rPr>
                      <w:delText>Number of step (exactly)</w:delText>
                    </w:r>
                    <w:bookmarkStart w:id="3275" w:name="_Toc511906234"/>
                    <w:bookmarkStart w:id="3276" w:name="_Toc517801782"/>
                    <w:bookmarkStart w:id="3277" w:name="_Toc517813691"/>
                    <w:bookmarkStart w:id="3278" w:name="_Toc517899106"/>
                    <w:bookmarkStart w:id="3279" w:name="_Toc517899627"/>
                    <w:bookmarkStart w:id="3280" w:name="_Toc517900235"/>
                    <w:bookmarkStart w:id="3281" w:name="_Toc517900415"/>
                    <w:bookmarkStart w:id="3282" w:name="_Toc517900684"/>
                    <w:bookmarkStart w:id="3283" w:name="_Toc517900820"/>
                    <w:bookmarkStart w:id="3284" w:name="_Toc517900952"/>
                    <w:bookmarkStart w:id="3285" w:name="_Toc517902467"/>
                    <w:bookmarkStart w:id="3286" w:name="_Toc517902917"/>
                    <w:bookmarkStart w:id="3287" w:name="_Toc517903484"/>
                    <w:bookmarkStart w:id="3288" w:name="_Toc517903620"/>
                    <w:bookmarkStart w:id="3289" w:name="_Toc517903892"/>
                    <w:bookmarkStart w:id="3290" w:name="_Toc517904027"/>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tc>
              <w:tc>
                <w:tcPr>
                  <w:tcW w:w="1094" w:type="dxa"/>
                  <w:tcBorders>
                    <w:top w:val="single" w:sz="8" w:space="0" w:color="FFFFFF"/>
                    <w:left w:val="nil"/>
                    <w:bottom w:val="single" w:sz="12" w:space="0" w:color="FFFFFF"/>
                    <w:right w:val="single" w:sz="8" w:space="0" w:color="FFFFFF"/>
                  </w:tcBorders>
                  <w:shd w:val="clear" w:color="000000" w:fill="00B0F0"/>
                  <w:vAlign w:val="center"/>
                </w:tcPr>
                <w:p w14:paraId="6AD36972" w14:textId="77777777" w:rsidR="0087014B" w:rsidDel="00D05427" w:rsidRDefault="00D5184D">
                  <w:pPr>
                    <w:spacing w:after="0"/>
                    <w:jc w:val="center"/>
                    <w:rPr>
                      <w:del w:id="3291" w:author="jie sun" w:date="2018-04-16T21:37:00Z"/>
                      <w:rFonts w:ascii="Arial" w:eastAsia="Times New Roman" w:hAnsi="Arial" w:cs="Arial"/>
                      <w:b/>
                      <w:bCs/>
                      <w:color w:val="FFFFFF"/>
                      <w:sz w:val="20"/>
                      <w:szCs w:val="14"/>
                    </w:rPr>
                  </w:pPr>
                  <w:del w:id="3292" w:author="jie sun" w:date="2018-04-16T21:37:00Z">
                    <w:r w:rsidDel="00D05427">
                      <w:rPr>
                        <w:rFonts w:ascii="Arial" w:eastAsia="Times New Roman" w:hAnsi="Arial" w:cs="Arial"/>
                        <w:b/>
                        <w:bCs/>
                        <w:color w:val="FFFFFF"/>
                        <w:sz w:val="20"/>
                        <w:szCs w:val="14"/>
                      </w:rPr>
                      <w:delText>number of steps(by program)</w:delText>
                    </w:r>
                    <w:bookmarkStart w:id="3293" w:name="_Toc511906235"/>
                    <w:bookmarkStart w:id="3294" w:name="_Toc517801783"/>
                    <w:bookmarkStart w:id="3295" w:name="_Toc517813692"/>
                    <w:bookmarkStart w:id="3296" w:name="_Toc517899107"/>
                    <w:bookmarkStart w:id="3297" w:name="_Toc517899628"/>
                    <w:bookmarkStart w:id="3298" w:name="_Toc517900236"/>
                    <w:bookmarkStart w:id="3299" w:name="_Toc517900416"/>
                    <w:bookmarkStart w:id="3300" w:name="_Toc517900685"/>
                    <w:bookmarkStart w:id="3301" w:name="_Toc517900821"/>
                    <w:bookmarkStart w:id="3302" w:name="_Toc517900953"/>
                    <w:bookmarkStart w:id="3303" w:name="_Toc517902468"/>
                    <w:bookmarkStart w:id="3304" w:name="_Toc517902918"/>
                    <w:bookmarkStart w:id="3305" w:name="_Toc517903485"/>
                    <w:bookmarkStart w:id="3306" w:name="_Toc517903621"/>
                    <w:bookmarkStart w:id="3307" w:name="_Toc517903893"/>
                    <w:bookmarkStart w:id="3308" w:name="_Toc517904028"/>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del>
                </w:p>
              </w:tc>
              <w:tc>
                <w:tcPr>
                  <w:tcW w:w="1117" w:type="dxa"/>
                  <w:tcBorders>
                    <w:top w:val="single" w:sz="8" w:space="0" w:color="FFFFFF"/>
                    <w:left w:val="nil"/>
                    <w:bottom w:val="single" w:sz="12" w:space="0" w:color="FFFFFF"/>
                    <w:right w:val="single" w:sz="8" w:space="0" w:color="FFFFFF"/>
                  </w:tcBorders>
                  <w:shd w:val="clear" w:color="000000" w:fill="00B0F0"/>
                  <w:vAlign w:val="center"/>
                </w:tcPr>
                <w:p w14:paraId="4B8122CA" w14:textId="77777777" w:rsidR="0087014B" w:rsidDel="00D05427" w:rsidRDefault="00D5184D">
                  <w:pPr>
                    <w:spacing w:after="0"/>
                    <w:jc w:val="center"/>
                    <w:rPr>
                      <w:del w:id="3309" w:author="jie sun" w:date="2018-04-16T21:37:00Z"/>
                      <w:rFonts w:ascii="Arial" w:eastAsia="Times New Roman" w:hAnsi="Arial" w:cs="Arial"/>
                      <w:b/>
                      <w:bCs/>
                      <w:color w:val="FFFFFF"/>
                      <w:sz w:val="20"/>
                      <w:szCs w:val="14"/>
                    </w:rPr>
                  </w:pPr>
                  <w:del w:id="3310" w:author="jie sun" w:date="2018-04-16T21:37:00Z">
                    <w:r w:rsidDel="00D05427">
                      <w:rPr>
                        <w:rFonts w:ascii="Arial" w:eastAsia="Times New Roman" w:hAnsi="Arial" w:cs="Arial"/>
                        <w:b/>
                        <w:bCs/>
                        <w:color w:val="FFFFFF"/>
                        <w:sz w:val="20"/>
                        <w:szCs w:val="14"/>
                      </w:rPr>
                      <w:delText>Accuracy</w:delText>
                    </w:r>
                    <w:bookmarkStart w:id="3311" w:name="_Toc511906236"/>
                    <w:bookmarkStart w:id="3312" w:name="_Toc517801784"/>
                    <w:bookmarkStart w:id="3313" w:name="_Toc517813693"/>
                    <w:bookmarkStart w:id="3314" w:name="_Toc517899108"/>
                    <w:bookmarkStart w:id="3315" w:name="_Toc517899629"/>
                    <w:bookmarkStart w:id="3316" w:name="_Toc517900237"/>
                    <w:bookmarkStart w:id="3317" w:name="_Toc517900417"/>
                    <w:bookmarkStart w:id="3318" w:name="_Toc517900686"/>
                    <w:bookmarkStart w:id="3319" w:name="_Toc517900822"/>
                    <w:bookmarkStart w:id="3320" w:name="_Toc517900954"/>
                    <w:bookmarkStart w:id="3321" w:name="_Toc517902469"/>
                    <w:bookmarkStart w:id="3322" w:name="_Toc517902919"/>
                    <w:bookmarkStart w:id="3323" w:name="_Toc517903486"/>
                    <w:bookmarkStart w:id="3324" w:name="_Toc517903622"/>
                    <w:bookmarkStart w:id="3325" w:name="_Toc517903894"/>
                    <w:bookmarkStart w:id="3326" w:name="_Toc517904029"/>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del>
                </w:p>
              </w:tc>
              <w:bookmarkStart w:id="3327" w:name="_Toc511906237"/>
              <w:bookmarkStart w:id="3328" w:name="_Toc517801785"/>
              <w:bookmarkStart w:id="3329" w:name="_Toc517813694"/>
              <w:bookmarkStart w:id="3330" w:name="_Toc517899109"/>
              <w:bookmarkStart w:id="3331" w:name="_Toc517899630"/>
              <w:bookmarkStart w:id="3332" w:name="_Toc517900238"/>
              <w:bookmarkStart w:id="3333" w:name="_Toc517900418"/>
              <w:bookmarkStart w:id="3334" w:name="_Toc517900687"/>
              <w:bookmarkStart w:id="3335" w:name="_Toc517900823"/>
              <w:bookmarkStart w:id="3336" w:name="_Toc517900955"/>
              <w:bookmarkStart w:id="3337" w:name="_Toc517902470"/>
              <w:bookmarkStart w:id="3338" w:name="_Toc517902920"/>
              <w:bookmarkStart w:id="3339" w:name="_Toc517903487"/>
              <w:bookmarkStart w:id="3340" w:name="_Toc517903623"/>
              <w:bookmarkStart w:id="3341" w:name="_Toc517903895"/>
              <w:bookmarkStart w:id="3342" w:name="_Toc517904030"/>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tr>
            <w:tr w:rsidR="0087014B" w:rsidDel="00D05427" w14:paraId="54F9956E" w14:textId="77777777">
              <w:trPr>
                <w:trHeight w:val="971"/>
                <w:del w:id="3343"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14:paraId="5CFF8F91" w14:textId="77777777" w:rsidR="0087014B" w:rsidDel="00D05427" w:rsidRDefault="00D5184D">
                  <w:pPr>
                    <w:spacing w:after="0"/>
                    <w:jc w:val="center"/>
                    <w:rPr>
                      <w:del w:id="3344" w:author="jie sun" w:date="2018-04-16T21:37:00Z"/>
                      <w:rFonts w:ascii="Arial" w:eastAsia="Times New Roman" w:hAnsi="Arial" w:cs="Arial"/>
                      <w:b/>
                      <w:bCs/>
                      <w:color w:val="FFFFFF"/>
                      <w:sz w:val="20"/>
                      <w:szCs w:val="14"/>
                    </w:rPr>
                  </w:pPr>
                  <w:del w:id="3345" w:author="jie sun" w:date="2018-04-16T21:37:00Z">
                    <w:r w:rsidDel="00D05427">
                      <w:rPr>
                        <w:rFonts w:ascii="Arial" w:eastAsia="Times New Roman" w:hAnsi="Arial" w:cs="Arial"/>
                        <w:b/>
                        <w:bCs/>
                        <w:color w:val="FFFFFF"/>
                        <w:sz w:val="20"/>
                        <w:szCs w:val="14"/>
                      </w:rPr>
                      <w:delText xml:space="preserve">Walking </w:delText>
                    </w:r>
                    <w:bookmarkStart w:id="3346" w:name="_Toc511906238"/>
                    <w:bookmarkStart w:id="3347" w:name="_Toc517801786"/>
                    <w:bookmarkStart w:id="3348" w:name="_Toc517813695"/>
                    <w:bookmarkStart w:id="3349" w:name="_Toc517899110"/>
                    <w:bookmarkStart w:id="3350" w:name="_Toc517899631"/>
                    <w:bookmarkStart w:id="3351" w:name="_Toc517900239"/>
                    <w:bookmarkStart w:id="3352" w:name="_Toc517900419"/>
                    <w:bookmarkStart w:id="3353" w:name="_Toc517900688"/>
                    <w:bookmarkStart w:id="3354" w:name="_Toc517900824"/>
                    <w:bookmarkStart w:id="3355" w:name="_Toc517900956"/>
                    <w:bookmarkStart w:id="3356" w:name="_Toc517902471"/>
                    <w:bookmarkStart w:id="3357" w:name="_Toc517902921"/>
                    <w:bookmarkStart w:id="3358" w:name="_Toc517903488"/>
                    <w:bookmarkStart w:id="3359" w:name="_Toc517903624"/>
                    <w:bookmarkStart w:id="3360" w:name="_Toc517903896"/>
                    <w:bookmarkStart w:id="3361" w:name="_Toc517904031"/>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del>
                </w:p>
              </w:tc>
              <w:tc>
                <w:tcPr>
                  <w:tcW w:w="1373" w:type="dxa"/>
                  <w:tcBorders>
                    <w:top w:val="nil"/>
                    <w:left w:val="nil"/>
                    <w:bottom w:val="single" w:sz="8" w:space="0" w:color="FFFFFF"/>
                    <w:right w:val="single" w:sz="8" w:space="0" w:color="FFFFFF"/>
                  </w:tcBorders>
                  <w:shd w:val="clear" w:color="000000" w:fill="CBE4F9"/>
                  <w:vAlign w:val="center"/>
                </w:tcPr>
                <w:p w14:paraId="53339A19" w14:textId="77777777" w:rsidR="0087014B" w:rsidDel="00D05427" w:rsidRDefault="00D5184D">
                  <w:pPr>
                    <w:spacing w:after="0"/>
                    <w:jc w:val="center"/>
                    <w:rPr>
                      <w:del w:id="3362" w:author="jie sun" w:date="2018-04-16T21:37:00Z"/>
                      <w:rFonts w:ascii="Arial" w:eastAsia="Times New Roman" w:hAnsi="Arial" w:cs="Arial"/>
                      <w:color w:val="000000"/>
                      <w:sz w:val="20"/>
                      <w:szCs w:val="14"/>
                    </w:rPr>
                  </w:pPr>
                  <w:del w:id="3363" w:author="jie sun" w:date="2018-04-16T21:37:00Z">
                    <w:r w:rsidDel="00D05427">
                      <w:rPr>
                        <w:rFonts w:ascii="Arial" w:eastAsia="Times New Roman" w:hAnsi="Arial" w:cs="Arial"/>
                        <w:color w:val="000000"/>
                        <w:sz w:val="20"/>
                        <w:szCs w:val="14"/>
                      </w:rPr>
                      <w:delText>in pocket of pants</w:delText>
                    </w:r>
                    <w:bookmarkStart w:id="3364" w:name="_Toc511906239"/>
                    <w:bookmarkStart w:id="3365" w:name="_Toc517801787"/>
                    <w:bookmarkStart w:id="3366" w:name="_Toc517813696"/>
                    <w:bookmarkStart w:id="3367" w:name="_Toc517899111"/>
                    <w:bookmarkStart w:id="3368" w:name="_Toc517899632"/>
                    <w:bookmarkStart w:id="3369" w:name="_Toc517900240"/>
                    <w:bookmarkStart w:id="3370" w:name="_Toc517900420"/>
                    <w:bookmarkStart w:id="3371" w:name="_Toc517900689"/>
                    <w:bookmarkStart w:id="3372" w:name="_Toc517900825"/>
                    <w:bookmarkStart w:id="3373" w:name="_Toc517900957"/>
                    <w:bookmarkStart w:id="3374" w:name="_Toc517902472"/>
                    <w:bookmarkStart w:id="3375" w:name="_Toc517902922"/>
                    <w:bookmarkStart w:id="3376" w:name="_Toc517903489"/>
                    <w:bookmarkStart w:id="3377" w:name="_Toc517903625"/>
                    <w:bookmarkStart w:id="3378" w:name="_Toc517903897"/>
                    <w:bookmarkStart w:id="3379" w:name="_Toc517904032"/>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del>
                </w:p>
              </w:tc>
              <w:tc>
                <w:tcPr>
                  <w:tcW w:w="839" w:type="dxa"/>
                  <w:tcBorders>
                    <w:top w:val="nil"/>
                    <w:left w:val="nil"/>
                    <w:bottom w:val="single" w:sz="8" w:space="0" w:color="FFFFFF"/>
                    <w:right w:val="single" w:sz="8" w:space="0" w:color="FFFFFF"/>
                  </w:tcBorders>
                  <w:shd w:val="clear" w:color="000000" w:fill="CBE4F9"/>
                  <w:vAlign w:val="center"/>
                </w:tcPr>
                <w:p w14:paraId="7DAB848C" w14:textId="77777777" w:rsidR="0087014B" w:rsidDel="00D05427" w:rsidRDefault="00D5184D">
                  <w:pPr>
                    <w:spacing w:after="0"/>
                    <w:jc w:val="center"/>
                    <w:rPr>
                      <w:del w:id="3380" w:author="jie sun" w:date="2018-04-16T21:37:00Z"/>
                      <w:rFonts w:ascii="Arial" w:eastAsia="Times New Roman" w:hAnsi="Arial" w:cs="Arial"/>
                      <w:color w:val="000000"/>
                      <w:sz w:val="20"/>
                      <w:szCs w:val="14"/>
                    </w:rPr>
                  </w:pPr>
                  <w:del w:id="3381" w:author="jie sun" w:date="2018-04-16T21:37:00Z">
                    <w:r w:rsidDel="00D05427">
                      <w:rPr>
                        <w:rFonts w:ascii="Arial" w:eastAsia="Times New Roman" w:hAnsi="Arial" w:cs="Arial"/>
                        <w:color w:val="000000"/>
                        <w:sz w:val="20"/>
                        <w:szCs w:val="14"/>
                      </w:rPr>
                      <w:delText>173cm</w:delText>
                    </w:r>
                    <w:bookmarkStart w:id="3382" w:name="_Toc511906240"/>
                    <w:bookmarkStart w:id="3383" w:name="_Toc517801788"/>
                    <w:bookmarkStart w:id="3384" w:name="_Toc517813697"/>
                    <w:bookmarkStart w:id="3385" w:name="_Toc517899112"/>
                    <w:bookmarkStart w:id="3386" w:name="_Toc517899633"/>
                    <w:bookmarkStart w:id="3387" w:name="_Toc517900241"/>
                    <w:bookmarkStart w:id="3388" w:name="_Toc517900421"/>
                    <w:bookmarkStart w:id="3389" w:name="_Toc517900690"/>
                    <w:bookmarkStart w:id="3390" w:name="_Toc517900826"/>
                    <w:bookmarkStart w:id="3391" w:name="_Toc517900958"/>
                    <w:bookmarkStart w:id="3392" w:name="_Toc517902473"/>
                    <w:bookmarkStart w:id="3393" w:name="_Toc517902923"/>
                    <w:bookmarkStart w:id="3394" w:name="_Toc517903490"/>
                    <w:bookmarkStart w:id="3395" w:name="_Toc517903626"/>
                    <w:bookmarkStart w:id="3396" w:name="_Toc517903898"/>
                    <w:bookmarkStart w:id="3397" w:name="_Toc517904033"/>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del>
                </w:p>
              </w:tc>
              <w:tc>
                <w:tcPr>
                  <w:tcW w:w="883" w:type="dxa"/>
                  <w:tcBorders>
                    <w:top w:val="nil"/>
                    <w:left w:val="nil"/>
                    <w:bottom w:val="single" w:sz="8" w:space="0" w:color="FFFFFF"/>
                    <w:right w:val="single" w:sz="8" w:space="0" w:color="FFFFFF"/>
                  </w:tcBorders>
                  <w:shd w:val="clear" w:color="000000" w:fill="CBE4F9"/>
                  <w:vAlign w:val="center"/>
                </w:tcPr>
                <w:p w14:paraId="3808FC66" w14:textId="77777777" w:rsidR="0087014B" w:rsidDel="00D05427" w:rsidRDefault="00D5184D">
                  <w:pPr>
                    <w:spacing w:after="0"/>
                    <w:jc w:val="center"/>
                    <w:rPr>
                      <w:del w:id="3398" w:author="jie sun" w:date="2018-04-16T21:37:00Z"/>
                      <w:rFonts w:ascii="Arial" w:eastAsia="Times New Roman" w:hAnsi="Arial" w:cs="Arial"/>
                      <w:color w:val="000000"/>
                      <w:sz w:val="20"/>
                      <w:szCs w:val="14"/>
                    </w:rPr>
                  </w:pPr>
                  <w:del w:id="3399" w:author="jie sun" w:date="2018-04-16T21:37:00Z">
                    <w:r w:rsidDel="00D05427">
                      <w:rPr>
                        <w:rFonts w:ascii="Arial" w:eastAsia="Times New Roman" w:hAnsi="Arial" w:cs="Arial"/>
                        <w:color w:val="000000"/>
                        <w:sz w:val="20"/>
                        <w:szCs w:val="14"/>
                      </w:rPr>
                      <w:delText>60 Kilo</w:delText>
                    </w:r>
                    <w:bookmarkStart w:id="3400" w:name="_Toc511906241"/>
                    <w:bookmarkStart w:id="3401" w:name="_Toc517801789"/>
                    <w:bookmarkStart w:id="3402" w:name="_Toc517813698"/>
                    <w:bookmarkStart w:id="3403" w:name="_Toc517899113"/>
                    <w:bookmarkStart w:id="3404" w:name="_Toc517899634"/>
                    <w:bookmarkStart w:id="3405" w:name="_Toc517900242"/>
                    <w:bookmarkStart w:id="3406" w:name="_Toc517900422"/>
                    <w:bookmarkStart w:id="3407" w:name="_Toc517900691"/>
                    <w:bookmarkStart w:id="3408" w:name="_Toc517900827"/>
                    <w:bookmarkStart w:id="3409" w:name="_Toc517900959"/>
                    <w:bookmarkStart w:id="3410" w:name="_Toc517902474"/>
                    <w:bookmarkStart w:id="3411" w:name="_Toc517902924"/>
                    <w:bookmarkStart w:id="3412" w:name="_Toc517903491"/>
                    <w:bookmarkStart w:id="3413" w:name="_Toc517903627"/>
                    <w:bookmarkStart w:id="3414" w:name="_Toc517903899"/>
                    <w:bookmarkStart w:id="3415" w:name="_Toc517904034"/>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del>
                </w:p>
              </w:tc>
              <w:tc>
                <w:tcPr>
                  <w:tcW w:w="594" w:type="dxa"/>
                  <w:tcBorders>
                    <w:top w:val="nil"/>
                    <w:left w:val="nil"/>
                    <w:bottom w:val="single" w:sz="8" w:space="0" w:color="FFFFFF"/>
                    <w:right w:val="single" w:sz="8" w:space="0" w:color="FFFFFF"/>
                  </w:tcBorders>
                  <w:shd w:val="clear" w:color="000000" w:fill="CBE4F9"/>
                  <w:vAlign w:val="center"/>
                </w:tcPr>
                <w:p w14:paraId="4BC7B38A" w14:textId="77777777" w:rsidR="0087014B" w:rsidDel="00D05427" w:rsidRDefault="00D5184D">
                  <w:pPr>
                    <w:spacing w:after="0"/>
                    <w:jc w:val="center"/>
                    <w:rPr>
                      <w:del w:id="3416" w:author="jie sun" w:date="2018-04-16T21:37:00Z"/>
                      <w:rFonts w:ascii="Arial" w:eastAsia="Times New Roman" w:hAnsi="Arial" w:cs="Arial"/>
                      <w:color w:val="000000"/>
                      <w:sz w:val="20"/>
                      <w:szCs w:val="14"/>
                    </w:rPr>
                  </w:pPr>
                  <w:del w:id="3417" w:author="jie sun" w:date="2018-04-16T21:37:00Z">
                    <w:r w:rsidDel="00D05427">
                      <w:rPr>
                        <w:rFonts w:ascii="Arial" w:eastAsia="Times New Roman" w:hAnsi="Arial" w:cs="Arial"/>
                        <w:color w:val="000000"/>
                        <w:sz w:val="20"/>
                        <w:szCs w:val="14"/>
                      </w:rPr>
                      <w:delText>28</w:delText>
                    </w:r>
                    <w:bookmarkStart w:id="3418" w:name="_Toc511906242"/>
                    <w:bookmarkStart w:id="3419" w:name="_Toc517801790"/>
                    <w:bookmarkStart w:id="3420" w:name="_Toc517813699"/>
                    <w:bookmarkStart w:id="3421" w:name="_Toc517899114"/>
                    <w:bookmarkStart w:id="3422" w:name="_Toc517899635"/>
                    <w:bookmarkStart w:id="3423" w:name="_Toc517900243"/>
                    <w:bookmarkStart w:id="3424" w:name="_Toc517900423"/>
                    <w:bookmarkStart w:id="3425" w:name="_Toc517900692"/>
                    <w:bookmarkStart w:id="3426" w:name="_Toc517900828"/>
                    <w:bookmarkStart w:id="3427" w:name="_Toc517900960"/>
                    <w:bookmarkStart w:id="3428" w:name="_Toc517902475"/>
                    <w:bookmarkStart w:id="3429" w:name="_Toc517902925"/>
                    <w:bookmarkStart w:id="3430" w:name="_Toc517903492"/>
                    <w:bookmarkStart w:id="3431" w:name="_Toc517903628"/>
                    <w:bookmarkStart w:id="3432" w:name="_Toc517903900"/>
                    <w:bookmarkStart w:id="3433" w:name="_Toc517904035"/>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del>
                </w:p>
              </w:tc>
              <w:tc>
                <w:tcPr>
                  <w:tcW w:w="1116" w:type="dxa"/>
                  <w:tcBorders>
                    <w:top w:val="nil"/>
                    <w:left w:val="nil"/>
                    <w:bottom w:val="single" w:sz="8" w:space="0" w:color="FFFFFF"/>
                    <w:right w:val="single" w:sz="8" w:space="0" w:color="FFFFFF"/>
                  </w:tcBorders>
                  <w:shd w:val="clear" w:color="000000" w:fill="CBE4F9"/>
                  <w:vAlign w:val="center"/>
                </w:tcPr>
                <w:p w14:paraId="473F90D8" w14:textId="77777777" w:rsidR="0087014B" w:rsidDel="00D05427" w:rsidRDefault="00D5184D">
                  <w:pPr>
                    <w:spacing w:after="0"/>
                    <w:rPr>
                      <w:del w:id="3434" w:author="jie sun" w:date="2018-04-16T21:37:00Z"/>
                      <w:rFonts w:ascii="Arial" w:eastAsia="Times New Roman" w:hAnsi="Arial" w:cs="Arial"/>
                      <w:color w:val="000000"/>
                      <w:sz w:val="20"/>
                      <w:szCs w:val="14"/>
                    </w:rPr>
                    <w:pPrChange w:id="3435" w:author="jie sun" w:date="2018-04-16T21:34:00Z">
                      <w:pPr>
                        <w:spacing w:after="0"/>
                        <w:jc w:val="center"/>
                      </w:pPr>
                    </w:pPrChange>
                  </w:pPr>
                  <w:del w:id="3436" w:author="jie sun" w:date="2018-04-16T21:37:00Z">
                    <w:r w:rsidDel="00D05427">
                      <w:rPr>
                        <w:rFonts w:ascii="Arial" w:eastAsia="Times New Roman" w:hAnsi="Arial" w:cs="Arial"/>
                        <w:color w:val="000000"/>
                        <w:sz w:val="20"/>
                        <w:szCs w:val="14"/>
                      </w:rPr>
                      <w:delText>Flat</w:delText>
                    </w:r>
                    <w:bookmarkStart w:id="3437" w:name="_Toc511906243"/>
                    <w:bookmarkStart w:id="3438" w:name="_Toc517801791"/>
                    <w:bookmarkStart w:id="3439" w:name="_Toc517813700"/>
                    <w:bookmarkStart w:id="3440" w:name="_Toc517899115"/>
                    <w:bookmarkStart w:id="3441" w:name="_Toc517899636"/>
                    <w:bookmarkStart w:id="3442" w:name="_Toc517900244"/>
                    <w:bookmarkStart w:id="3443" w:name="_Toc517900424"/>
                    <w:bookmarkStart w:id="3444" w:name="_Toc517900693"/>
                    <w:bookmarkStart w:id="3445" w:name="_Toc517900829"/>
                    <w:bookmarkStart w:id="3446" w:name="_Toc517900961"/>
                    <w:bookmarkStart w:id="3447" w:name="_Toc517902476"/>
                    <w:bookmarkStart w:id="3448" w:name="_Toc517902926"/>
                    <w:bookmarkStart w:id="3449" w:name="_Toc517903493"/>
                    <w:bookmarkStart w:id="3450" w:name="_Toc517903629"/>
                    <w:bookmarkStart w:id="3451" w:name="_Toc517903901"/>
                    <w:bookmarkStart w:id="3452" w:name="_Toc5179040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del>
                </w:p>
              </w:tc>
              <w:tc>
                <w:tcPr>
                  <w:tcW w:w="1117" w:type="dxa"/>
                  <w:tcBorders>
                    <w:top w:val="nil"/>
                    <w:left w:val="nil"/>
                    <w:bottom w:val="single" w:sz="8" w:space="0" w:color="FFFFFF"/>
                    <w:right w:val="single" w:sz="8" w:space="0" w:color="FFFFFF"/>
                  </w:tcBorders>
                  <w:shd w:val="clear" w:color="000000" w:fill="CBE4F9"/>
                  <w:vAlign w:val="center"/>
                </w:tcPr>
                <w:p w14:paraId="6CA494E5" w14:textId="77777777" w:rsidR="0087014B" w:rsidDel="00D05427" w:rsidRDefault="00D5184D">
                  <w:pPr>
                    <w:spacing w:after="0"/>
                    <w:jc w:val="center"/>
                    <w:rPr>
                      <w:del w:id="3453" w:author="jie sun" w:date="2018-04-16T21:37:00Z"/>
                      <w:rFonts w:ascii="Arial" w:eastAsia="Times New Roman" w:hAnsi="Arial" w:cs="Arial"/>
                      <w:color w:val="000000"/>
                      <w:sz w:val="20"/>
                      <w:szCs w:val="14"/>
                    </w:rPr>
                  </w:pPr>
                  <w:del w:id="3454" w:author="jie sun" w:date="2018-04-16T21:37:00Z">
                    <w:r w:rsidDel="00D05427">
                      <w:rPr>
                        <w:rFonts w:ascii="Arial" w:eastAsia="Times New Roman" w:hAnsi="Arial" w:cs="Arial"/>
                        <w:color w:val="000000"/>
                        <w:sz w:val="20"/>
                        <w:szCs w:val="14"/>
                      </w:rPr>
                      <w:delText xml:space="preserve">25Hz </w:delText>
                    </w:r>
                    <w:bookmarkStart w:id="3455" w:name="_Toc511906244"/>
                    <w:bookmarkStart w:id="3456" w:name="_Toc517801792"/>
                    <w:bookmarkStart w:id="3457" w:name="_Toc517813701"/>
                    <w:bookmarkStart w:id="3458" w:name="_Toc517899116"/>
                    <w:bookmarkStart w:id="3459" w:name="_Toc517899637"/>
                    <w:bookmarkStart w:id="3460" w:name="_Toc517900245"/>
                    <w:bookmarkStart w:id="3461" w:name="_Toc517900425"/>
                    <w:bookmarkStart w:id="3462" w:name="_Toc517900694"/>
                    <w:bookmarkStart w:id="3463" w:name="_Toc517900830"/>
                    <w:bookmarkStart w:id="3464" w:name="_Toc517900962"/>
                    <w:bookmarkStart w:id="3465" w:name="_Toc517902477"/>
                    <w:bookmarkStart w:id="3466" w:name="_Toc517902927"/>
                    <w:bookmarkStart w:id="3467" w:name="_Toc517903494"/>
                    <w:bookmarkStart w:id="3468" w:name="_Toc517903630"/>
                    <w:bookmarkStart w:id="3469" w:name="_Toc517903902"/>
                    <w:bookmarkStart w:id="3470" w:name="_Toc517904037"/>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del>
                </w:p>
              </w:tc>
              <w:tc>
                <w:tcPr>
                  <w:tcW w:w="1028" w:type="dxa"/>
                  <w:tcBorders>
                    <w:top w:val="nil"/>
                    <w:left w:val="nil"/>
                    <w:bottom w:val="single" w:sz="8" w:space="0" w:color="FFFFFF"/>
                    <w:right w:val="single" w:sz="8" w:space="0" w:color="FFFFFF"/>
                  </w:tcBorders>
                  <w:shd w:val="clear" w:color="000000" w:fill="CBE4F9"/>
                  <w:vAlign w:val="center"/>
                </w:tcPr>
                <w:p w14:paraId="00F0FAA6" w14:textId="77777777" w:rsidR="0087014B" w:rsidDel="00D05427" w:rsidRDefault="00D5184D">
                  <w:pPr>
                    <w:spacing w:after="0"/>
                    <w:jc w:val="center"/>
                    <w:rPr>
                      <w:del w:id="3471" w:author="jie sun" w:date="2018-04-16T21:37:00Z"/>
                      <w:rFonts w:ascii="Arial" w:eastAsia="Times New Roman" w:hAnsi="Arial" w:cs="Arial"/>
                      <w:color w:val="000000"/>
                      <w:sz w:val="20"/>
                      <w:szCs w:val="14"/>
                    </w:rPr>
                  </w:pPr>
                  <w:del w:id="3472" w:author="jie sun" w:date="2018-04-16T21:37:00Z">
                    <w:r w:rsidDel="00D05427">
                      <w:rPr>
                        <w:rFonts w:ascii="Arial" w:eastAsia="Times New Roman" w:hAnsi="Arial" w:cs="Arial"/>
                        <w:color w:val="000000"/>
                        <w:sz w:val="20"/>
                        <w:szCs w:val="14"/>
                      </w:rPr>
                      <w:delText>150</w:delText>
                    </w:r>
                    <w:bookmarkStart w:id="3473" w:name="_Toc511906245"/>
                    <w:bookmarkStart w:id="3474" w:name="_Toc517801793"/>
                    <w:bookmarkStart w:id="3475" w:name="_Toc517813702"/>
                    <w:bookmarkStart w:id="3476" w:name="_Toc517899117"/>
                    <w:bookmarkStart w:id="3477" w:name="_Toc517899638"/>
                    <w:bookmarkStart w:id="3478" w:name="_Toc517900246"/>
                    <w:bookmarkStart w:id="3479" w:name="_Toc517900426"/>
                    <w:bookmarkStart w:id="3480" w:name="_Toc517900695"/>
                    <w:bookmarkStart w:id="3481" w:name="_Toc517900831"/>
                    <w:bookmarkStart w:id="3482" w:name="_Toc517900963"/>
                    <w:bookmarkStart w:id="3483" w:name="_Toc517902478"/>
                    <w:bookmarkStart w:id="3484" w:name="_Toc517902928"/>
                    <w:bookmarkStart w:id="3485" w:name="_Toc517903495"/>
                    <w:bookmarkStart w:id="3486" w:name="_Toc517903631"/>
                    <w:bookmarkStart w:id="3487" w:name="_Toc517903903"/>
                    <w:bookmarkStart w:id="3488" w:name="_Toc517904038"/>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del>
                </w:p>
              </w:tc>
              <w:tc>
                <w:tcPr>
                  <w:tcW w:w="1094" w:type="dxa"/>
                  <w:tcBorders>
                    <w:top w:val="nil"/>
                    <w:left w:val="nil"/>
                    <w:bottom w:val="single" w:sz="8" w:space="0" w:color="FFFFFF"/>
                    <w:right w:val="single" w:sz="8" w:space="0" w:color="FFFFFF"/>
                  </w:tcBorders>
                  <w:shd w:val="clear" w:color="000000" w:fill="CBE4F9"/>
                  <w:vAlign w:val="center"/>
                </w:tcPr>
                <w:p w14:paraId="37CC63AF" w14:textId="77777777" w:rsidR="0087014B" w:rsidDel="00D05427" w:rsidRDefault="00D5184D">
                  <w:pPr>
                    <w:spacing w:after="0"/>
                    <w:jc w:val="center"/>
                    <w:rPr>
                      <w:del w:id="3489" w:author="jie sun" w:date="2018-04-16T21:37:00Z"/>
                      <w:rFonts w:ascii="Arial" w:eastAsia="Times New Roman" w:hAnsi="Arial" w:cs="Arial"/>
                      <w:color w:val="000000"/>
                      <w:sz w:val="20"/>
                      <w:szCs w:val="14"/>
                    </w:rPr>
                  </w:pPr>
                  <w:del w:id="3490" w:author="jie sun" w:date="2018-04-16T21:37:00Z">
                    <w:r w:rsidDel="00D05427">
                      <w:rPr>
                        <w:rFonts w:ascii="Arial" w:eastAsia="Times New Roman" w:hAnsi="Arial" w:cs="Arial"/>
                        <w:color w:val="000000"/>
                        <w:sz w:val="20"/>
                        <w:szCs w:val="14"/>
                      </w:rPr>
                      <w:delText>250</w:delText>
                    </w:r>
                    <w:bookmarkStart w:id="3491" w:name="_Toc511906246"/>
                    <w:bookmarkStart w:id="3492" w:name="_Toc517801794"/>
                    <w:bookmarkStart w:id="3493" w:name="_Toc517813703"/>
                    <w:bookmarkStart w:id="3494" w:name="_Toc517899118"/>
                    <w:bookmarkStart w:id="3495" w:name="_Toc517899639"/>
                    <w:bookmarkStart w:id="3496" w:name="_Toc517900247"/>
                    <w:bookmarkStart w:id="3497" w:name="_Toc517900427"/>
                    <w:bookmarkStart w:id="3498" w:name="_Toc517900696"/>
                    <w:bookmarkStart w:id="3499" w:name="_Toc517900832"/>
                    <w:bookmarkStart w:id="3500" w:name="_Toc517900964"/>
                    <w:bookmarkStart w:id="3501" w:name="_Toc517902479"/>
                    <w:bookmarkStart w:id="3502" w:name="_Toc517902929"/>
                    <w:bookmarkStart w:id="3503" w:name="_Toc517903496"/>
                    <w:bookmarkStart w:id="3504" w:name="_Toc517903632"/>
                    <w:bookmarkStart w:id="3505" w:name="_Toc517903904"/>
                    <w:bookmarkStart w:id="3506" w:name="_Toc517904039"/>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del>
                </w:p>
              </w:tc>
              <w:tc>
                <w:tcPr>
                  <w:tcW w:w="1117" w:type="dxa"/>
                  <w:tcBorders>
                    <w:top w:val="nil"/>
                    <w:left w:val="nil"/>
                    <w:bottom w:val="single" w:sz="8" w:space="0" w:color="FFFFFF"/>
                    <w:right w:val="single" w:sz="8" w:space="0" w:color="FFFFFF"/>
                  </w:tcBorders>
                  <w:shd w:val="clear" w:color="000000" w:fill="CBE4F9"/>
                  <w:vAlign w:val="center"/>
                </w:tcPr>
                <w:p w14:paraId="3718FEF4" w14:textId="77777777" w:rsidR="0087014B" w:rsidDel="00D05427" w:rsidRDefault="00D5184D">
                  <w:pPr>
                    <w:spacing w:after="0"/>
                    <w:jc w:val="center"/>
                    <w:rPr>
                      <w:del w:id="3507" w:author="jie sun" w:date="2018-04-16T21:37:00Z"/>
                      <w:rFonts w:ascii="Arial" w:eastAsia="Times New Roman" w:hAnsi="Arial" w:cs="Arial"/>
                      <w:color w:val="000000"/>
                      <w:sz w:val="20"/>
                      <w:szCs w:val="14"/>
                    </w:rPr>
                  </w:pPr>
                  <w:del w:id="3508" w:author="jie sun" w:date="2018-04-16T21:37:00Z">
                    <w:r w:rsidDel="00D05427">
                      <w:rPr>
                        <w:rFonts w:ascii="Arial" w:eastAsia="Times New Roman" w:hAnsi="Arial" w:cs="Arial"/>
                        <w:color w:val="000000"/>
                        <w:sz w:val="20"/>
                        <w:szCs w:val="14"/>
                      </w:rPr>
                      <w:delText>0.6</w:delText>
                    </w:r>
                    <w:bookmarkStart w:id="3509" w:name="_Toc511906247"/>
                    <w:bookmarkStart w:id="3510" w:name="_Toc517801795"/>
                    <w:bookmarkStart w:id="3511" w:name="_Toc517813704"/>
                    <w:bookmarkStart w:id="3512" w:name="_Toc517899119"/>
                    <w:bookmarkStart w:id="3513" w:name="_Toc517899640"/>
                    <w:bookmarkStart w:id="3514" w:name="_Toc517900248"/>
                    <w:bookmarkStart w:id="3515" w:name="_Toc517900428"/>
                    <w:bookmarkStart w:id="3516" w:name="_Toc517900697"/>
                    <w:bookmarkStart w:id="3517" w:name="_Toc517900833"/>
                    <w:bookmarkStart w:id="3518" w:name="_Toc517900965"/>
                    <w:bookmarkStart w:id="3519" w:name="_Toc517902480"/>
                    <w:bookmarkStart w:id="3520" w:name="_Toc517902930"/>
                    <w:bookmarkStart w:id="3521" w:name="_Toc517903497"/>
                    <w:bookmarkStart w:id="3522" w:name="_Toc517903633"/>
                    <w:bookmarkStart w:id="3523" w:name="_Toc517903905"/>
                    <w:bookmarkStart w:id="3524" w:name="_Toc517904040"/>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del>
                </w:p>
              </w:tc>
              <w:bookmarkStart w:id="3525" w:name="_Toc511906248"/>
              <w:bookmarkStart w:id="3526" w:name="_Toc517801796"/>
              <w:bookmarkStart w:id="3527" w:name="_Toc517813705"/>
              <w:bookmarkStart w:id="3528" w:name="_Toc517899120"/>
              <w:bookmarkStart w:id="3529" w:name="_Toc517899641"/>
              <w:bookmarkStart w:id="3530" w:name="_Toc517900249"/>
              <w:bookmarkStart w:id="3531" w:name="_Toc517900429"/>
              <w:bookmarkStart w:id="3532" w:name="_Toc517900698"/>
              <w:bookmarkStart w:id="3533" w:name="_Toc517900834"/>
              <w:bookmarkStart w:id="3534" w:name="_Toc517900966"/>
              <w:bookmarkStart w:id="3535" w:name="_Toc517902481"/>
              <w:bookmarkStart w:id="3536" w:name="_Toc517902931"/>
              <w:bookmarkStart w:id="3537" w:name="_Toc517903498"/>
              <w:bookmarkStart w:id="3538" w:name="_Toc517903634"/>
              <w:bookmarkStart w:id="3539" w:name="_Toc517903906"/>
              <w:bookmarkStart w:id="3540" w:name="_Toc517904041"/>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tr>
            <w:tr w:rsidR="0087014B" w:rsidDel="00D05427" w14:paraId="36C0B8A2" w14:textId="77777777">
              <w:trPr>
                <w:trHeight w:val="1140"/>
                <w:del w:id="3541"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14:paraId="05E67F0C" w14:textId="77777777" w:rsidR="0087014B" w:rsidDel="00D05427" w:rsidRDefault="00D5184D">
                  <w:pPr>
                    <w:spacing w:after="0"/>
                    <w:jc w:val="center"/>
                    <w:rPr>
                      <w:del w:id="3542" w:author="jie sun" w:date="2018-04-16T21:37:00Z"/>
                      <w:rFonts w:ascii="Arial" w:eastAsia="Times New Roman" w:hAnsi="Arial" w:cs="Arial"/>
                      <w:b/>
                      <w:bCs/>
                      <w:color w:val="FFFFFF"/>
                      <w:sz w:val="20"/>
                      <w:szCs w:val="14"/>
                    </w:rPr>
                  </w:pPr>
                  <w:del w:id="3543" w:author="jie sun" w:date="2018-04-16T21:37:00Z">
                    <w:r w:rsidDel="00D05427">
                      <w:rPr>
                        <w:rFonts w:ascii="Arial" w:eastAsia="Times New Roman" w:hAnsi="Arial" w:cs="Arial"/>
                        <w:b/>
                        <w:bCs/>
                        <w:color w:val="FFFFFF"/>
                        <w:sz w:val="20"/>
                        <w:szCs w:val="14"/>
                      </w:rPr>
                      <w:delText>Walking</w:delText>
                    </w:r>
                    <w:bookmarkStart w:id="3544" w:name="_Toc511906249"/>
                    <w:bookmarkStart w:id="3545" w:name="_Toc517801797"/>
                    <w:bookmarkStart w:id="3546" w:name="_Toc517813706"/>
                    <w:bookmarkStart w:id="3547" w:name="_Toc517899121"/>
                    <w:bookmarkStart w:id="3548" w:name="_Toc517899642"/>
                    <w:bookmarkStart w:id="3549" w:name="_Toc517900250"/>
                    <w:bookmarkStart w:id="3550" w:name="_Toc517900430"/>
                    <w:bookmarkStart w:id="3551" w:name="_Toc517900699"/>
                    <w:bookmarkStart w:id="3552" w:name="_Toc517900835"/>
                    <w:bookmarkStart w:id="3553" w:name="_Toc517900967"/>
                    <w:bookmarkStart w:id="3554" w:name="_Toc517902482"/>
                    <w:bookmarkStart w:id="3555" w:name="_Toc517902932"/>
                    <w:bookmarkStart w:id="3556" w:name="_Toc517903499"/>
                    <w:bookmarkStart w:id="3557" w:name="_Toc517903635"/>
                    <w:bookmarkStart w:id="3558" w:name="_Toc517903907"/>
                    <w:bookmarkStart w:id="3559" w:name="_Toc517904042"/>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del>
                </w:p>
              </w:tc>
              <w:tc>
                <w:tcPr>
                  <w:tcW w:w="1373" w:type="dxa"/>
                  <w:tcBorders>
                    <w:top w:val="nil"/>
                    <w:left w:val="nil"/>
                    <w:bottom w:val="single" w:sz="8" w:space="0" w:color="FFFFFF"/>
                    <w:right w:val="single" w:sz="8" w:space="0" w:color="FFFFFF"/>
                  </w:tcBorders>
                  <w:shd w:val="clear" w:color="000000" w:fill="E7F2FC"/>
                  <w:vAlign w:val="center"/>
                </w:tcPr>
                <w:p w14:paraId="76A499EA" w14:textId="77777777" w:rsidR="0087014B" w:rsidDel="00D05427" w:rsidRDefault="00D5184D">
                  <w:pPr>
                    <w:spacing w:after="0"/>
                    <w:jc w:val="center"/>
                    <w:rPr>
                      <w:del w:id="3560" w:author="jie sun" w:date="2018-04-16T21:37:00Z"/>
                      <w:rFonts w:ascii="Arial" w:eastAsia="Times New Roman" w:hAnsi="Arial" w:cs="Arial"/>
                      <w:color w:val="000000"/>
                      <w:sz w:val="20"/>
                      <w:szCs w:val="14"/>
                    </w:rPr>
                  </w:pPr>
                  <w:del w:id="3561" w:author="jie sun" w:date="2018-04-16T21:37:00Z">
                    <w:r w:rsidDel="00D05427">
                      <w:rPr>
                        <w:rFonts w:ascii="Arial" w:eastAsia="Times New Roman" w:hAnsi="Arial" w:cs="Arial"/>
                        <w:color w:val="000000"/>
                        <w:sz w:val="20"/>
                        <w:szCs w:val="14"/>
                      </w:rPr>
                      <w:delText>in pocket of pants</w:delText>
                    </w:r>
                    <w:bookmarkStart w:id="3562" w:name="_Toc511906250"/>
                    <w:bookmarkStart w:id="3563" w:name="_Toc517801798"/>
                    <w:bookmarkStart w:id="3564" w:name="_Toc517813707"/>
                    <w:bookmarkStart w:id="3565" w:name="_Toc517899122"/>
                    <w:bookmarkStart w:id="3566" w:name="_Toc517899643"/>
                    <w:bookmarkStart w:id="3567" w:name="_Toc517900251"/>
                    <w:bookmarkStart w:id="3568" w:name="_Toc517900431"/>
                    <w:bookmarkStart w:id="3569" w:name="_Toc517900700"/>
                    <w:bookmarkStart w:id="3570" w:name="_Toc517900836"/>
                    <w:bookmarkStart w:id="3571" w:name="_Toc517900968"/>
                    <w:bookmarkStart w:id="3572" w:name="_Toc517902483"/>
                    <w:bookmarkStart w:id="3573" w:name="_Toc517902933"/>
                    <w:bookmarkStart w:id="3574" w:name="_Toc517903500"/>
                    <w:bookmarkStart w:id="3575" w:name="_Toc517903636"/>
                    <w:bookmarkStart w:id="3576" w:name="_Toc517903908"/>
                    <w:bookmarkStart w:id="3577" w:name="_Toc517904043"/>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tc>
              <w:tc>
                <w:tcPr>
                  <w:tcW w:w="839" w:type="dxa"/>
                  <w:tcBorders>
                    <w:top w:val="nil"/>
                    <w:left w:val="nil"/>
                    <w:bottom w:val="single" w:sz="8" w:space="0" w:color="FFFFFF"/>
                    <w:right w:val="single" w:sz="8" w:space="0" w:color="FFFFFF"/>
                  </w:tcBorders>
                  <w:shd w:val="clear" w:color="000000" w:fill="E7F2FC"/>
                  <w:vAlign w:val="center"/>
                </w:tcPr>
                <w:p w14:paraId="23B1ACCE" w14:textId="77777777" w:rsidR="0087014B" w:rsidDel="00D05427" w:rsidRDefault="00D5184D">
                  <w:pPr>
                    <w:spacing w:after="0"/>
                    <w:jc w:val="center"/>
                    <w:rPr>
                      <w:del w:id="3578" w:author="jie sun" w:date="2018-04-16T21:37:00Z"/>
                      <w:rFonts w:ascii="Arial" w:eastAsia="Times New Roman" w:hAnsi="Arial" w:cs="Arial"/>
                      <w:color w:val="000000"/>
                      <w:sz w:val="20"/>
                      <w:szCs w:val="14"/>
                    </w:rPr>
                  </w:pPr>
                  <w:del w:id="3579" w:author="jie sun" w:date="2018-04-16T21:37:00Z">
                    <w:r w:rsidDel="00D05427">
                      <w:rPr>
                        <w:rFonts w:ascii="Arial" w:eastAsia="Times New Roman" w:hAnsi="Arial" w:cs="Arial"/>
                        <w:color w:val="000000"/>
                        <w:sz w:val="20"/>
                        <w:szCs w:val="14"/>
                      </w:rPr>
                      <w:delText>173cm</w:delText>
                    </w:r>
                    <w:bookmarkStart w:id="3580" w:name="_Toc511906251"/>
                    <w:bookmarkStart w:id="3581" w:name="_Toc517801799"/>
                    <w:bookmarkStart w:id="3582" w:name="_Toc517813708"/>
                    <w:bookmarkStart w:id="3583" w:name="_Toc517899123"/>
                    <w:bookmarkStart w:id="3584" w:name="_Toc517899644"/>
                    <w:bookmarkStart w:id="3585" w:name="_Toc517900252"/>
                    <w:bookmarkStart w:id="3586" w:name="_Toc517900432"/>
                    <w:bookmarkStart w:id="3587" w:name="_Toc517900701"/>
                    <w:bookmarkStart w:id="3588" w:name="_Toc517900837"/>
                    <w:bookmarkStart w:id="3589" w:name="_Toc517900969"/>
                    <w:bookmarkStart w:id="3590" w:name="_Toc517902484"/>
                    <w:bookmarkStart w:id="3591" w:name="_Toc517902934"/>
                    <w:bookmarkStart w:id="3592" w:name="_Toc517903501"/>
                    <w:bookmarkStart w:id="3593" w:name="_Toc517903637"/>
                    <w:bookmarkStart w:id="3594" w:name="_Toc517903909"/>
                    <w:bookmarkStart w:id="3595" w:name="_Toc517904044"/>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del>
                </w:p>
              </w:tc>
              <w:tc>
                <w:tcPr>
                  <w:tcW w:w="883" w:type="dxa"/>
                  <w:tcBorders>
                    <w:top w:val="nil"/>
                    <w:left w:val="nil"/>
                    <w:bottom w:val="single" w:sz="8" w:space="0" w:color="FFFFFF"/>
                    <w:right w:val="single" w:sz="8" w:space="0" w:color="FFFFFF"/>
                  </w:tcBorders>
                  <w:shd w:val="clear" w:color="000000" w:fill="E7F2FC"/>
                  <w:vAlign w:val="center"/>
                </w:tcPr>
                <w:p w14:paraId="723F2BFB" w14:textId="77777777" w:rsidR="0087014B" w:rsidDel="00D05427" w:rsidRDefault="00D5184D">
                  <w:pPr>
                    <w:spacing w:after="0"/>
                    <w:jc w:val="center"/>
                    <w:rPr>
                      <w:del w:id="3596" w:author="jie sun" w:date="2018-04-16T21:37:00Z"/>
                      <w:rFonts w:ascii="Arial" w:eastAsia="Times New Roman" w:hAnsi="Arial" w:cs="Arial"/>
                      <w:color w:val="000000"/>
                      <w:sz w:val="20"/>
                      <w:szCs w:val="14"/>
                    </w:rPr>
                  </w:pPr>
                  <w:del w:id="3597" w:author="jie sun" w:date="2018-04-16T21:37:00Z">
                    <w:r w:rsidDel="00D05427">
                      <w:rPr>
                        <w:rFonts w:ascii="Arial" w:eastAsia="Times New Roman" w:hAnsi="Arial" w:cs="Arial"/>
                        <w:color w:val="000000"/>
                        <w:sz w:val="20"/>
                        <w:szCs w:val="14"/>
                      </w:rPr>
                      <w:delText>60 Kilo</w:delText>
                    </w:r>
                    <w:bookmarkStart w:id="3598" w:name="_Toc511906252"/>
                    <w:bookmarkStart w:id="3599" w:name="_Toc517801800"/>
                    <w:bookmarkStart w:id="3600" w:name="_Toc517813709"/>
                    <w:bookmarkStart w:id="3601" w:name="_Toc517899124"/>
                    <w:bookmarkStart w:id="3602" w:name="_Toc517899645"/>
                    <w:bookmarkStart w:id="3603" w:name="_Toc517900253"/>
                    <w:bookmarkStart w:id="3604" w:name="_Toc517900433"/>
                    <w:bookmarkStart w:id="3605" w:name="_Toc517900702"/>
                    <w:bookmarkStart w:id="3606" w:name="_Toc517900838"/>
                    <w:bookmarkStart w:id="3607" w:name="_Toc517900970"/>
                    <w:bookmarkStart w:id="3608" w:name="_Toc517902485"/>
                    <w:bookmarkStart w:id="3609" w:name="_Toc517902935"/>
                    <w:bookmarkStart w:id="3610" w:name="_Toc517903502"/>
                    <w:bookmarkStart w:id="3611" w:name="_Toc517903638"/>
                    <w:bookmarkStart w:id="3612" w:name="_Toc517903910"/>
                    <w:bookmarkStart w:id="3613" w:name="_Toc517904045"/>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del>
                </w:p>
              </w:tc>
              <w:tc>
                <w:tcPr>
                  <w:tcW w:w="594" w:type="dxa"/>
                  <w:tcBorders>
                    <w:top w:val="nil"/>
                    <w:left w:val="nil"/>
                    <w:bottom w:val="single" w:sz="8" w:space="0" w:color="FFFFFF"/>
                    <w:right w:val="single" w:sz="8" w:space="0" w:color="FFFFFF"/>
                  </w:tcBorders>
                  <w:shd w:val="clear" w:color="000000" w:fill="E7F2FC"/>
                  <w:vAlign w:val="center"/>
                </w:tcPr>
                <w:p w14:paraId="7C873185" w14:textId="77777777" w:rsidR="0087014B" w:rsidDel="00D05427" w:rsidRDefault="00D5184D">
                  <w:pPr>
                    <w:spacing w:after="0"/>
                    <w:jc w:val="center"/>
                    <w:rPr>
                      <w:del w:id="3614" w:author="jie sun" w:date="2018-04-16T21:37:00Z"/>
                      <w:rFonts w:ascii="Arial" w:eastAsia="Times New Roman" w:hAnsi="Arial" w:cs="Arial"/>
                      <w:color w:val="000000"/>
                      <w:sz w:val="20"/>
                      <w:szCs w:val="14"/>
                    </w:rPr>
                  </w:pPr>
                  <w:del w:id="3615" w:author="jie sun" w:date="2018-04-16T21:37:00Z">
                    <w:r w:rsidDel="00D05427">
                      <w:rPr>
                        <w:rFonts w:ascii="Arial" w:eastAsia="Times New Roman" w:hAnsi="Arial" w:cs="Arial"/>
                        <w:color w:val="000000"/>
                        <w:sz w:val="20"/>
                        <w:szCs w:val="14"/>
                      </w:rPr>
                      <w:delText>28</w:delText>
                    </w:r>
                    <w:bookmarkStart w:id="3616" w:name="_Toc511906253"/>
                    <w:bookmarkStart w:id="3617" w:name="_Toc517801801"/>
                    <w:bookmarkStart w:id="3618" w:name="_Toc517813710"/>
                    <w:bookmarkStart w:id="3619" w:name="_Toc517899125"/>
                    <w:bookmarkStart w:id="3620" w:name="_Toc517899646"/>
                    <w:bookmarkStart w:id="3621" w:name="_Toc517900254"/>
                    <w:bookmarkStart w:id="3622" w:name="_Toc517900434"/>
                    <w:bookmarkStart w:id="3623" w:name="_Toc517900703"/>
                    <w:bookmarkStart w:id="3624" w:name="_Toc517900839"/>
                    <w:bookmarkStart w:id="3625" w:name="_Toc517900971"/>
                    <w:bookmarkStart w:id="3626" w:name="_Toc517902486"/>
                    <w:bookmarkStart w:id="3627" w:name="_Toc517902936"/>
                    <w:bookmarkStart w:id="3628" w:name="_Toc517903503"/>
                    <w:bookmarkStart w:id="3629" w:name="_Toc517903639"/>
                    <w:bookmarkStart w:id="3630" w:name="_Toc517903911"/>
                    <w:bookmarkStart w:id="3631" w:name="_Toc517904046"/>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del>
                </w:p>
              </w:tc>
              <w:tc>
                <w:tcPr>
                  <w:tcW w:w="1116" w:type="dxa"/>
                  <w:tcBorders>
                    <w:top w:val="nil"/>
                    <w:left w:val="nil"/>
                    <w:bottom w:val="single" w:sz="8" w:space="0" w:color="FFFFFF"/>
                    <w:right w:val="single" w:sz="8" w:space="0" w:color="FFFFFF"/>
                  </w:tcBorders>
                  <w:shd w:val="clear" w:color="000000" w:fill="E7F2FC"/>
                  <w:vAlign w:val="center"/>
                </w:tcPr>
                <w:p w14:paraId="6983A689" w14:textId="77777777" w:rsidR="0087014B" w:rsidDel="00D05427" w:rsidRDefault="00D5184D">
                  <w:pPr>
                    <w:spacing w:after="0"/>
                    <w:jc w:val="center"/>
                    <w:rPr>
                      <w:del w:id="3632" w:author="jie sun" w:date="2018-04-16T21:37:00Z"/>
                      <w:rFonts w:ascii="Arial" w:eastAsia="Times New Roman" w:hAnsi="Arial" w:cs="Arial"/>
                      <w:color w:val="000000"/>
                      <w:sz w:val="20"/>
                      <w:szCs w:val="14"/>
                    </w:rPr>
                  </w:pPr>
                  <w:del w:id="3633" w:author="jie sun" w:date="2018-04-16T21:37:00Z">
                    <w:r w:rsidDel="00D05427">
                      <w:rPr>
                        <w:rFonts w:ascii="Arial" w:eastAsia="Times New Roman" w:hAnsi="Arial" w:cs="Arial"/>
                        <w:color w:val="000000"/>
                        <w:sz w:val="20"/>
                        <w:szCs w:val="14"/>
                      </w:rPr>
                      <w:delText>Flat</w:delText>
                    </w:r>
                    <w:bookmarkStart w:id="3634" w:name="_Toc511906254"/>
                    <w:bookmarkStart w:id="3635" w:name="_Toc517801802"/>
                    <w:bookmarkStart w:id="3636" w:name="_Toc517813711"/>
                    <w:bookmarkStart w:id="3637" w:name="_Toc517899126"/>
                    <w:bookmarkStart w:id="3638" w:name="_Toc517899647"/>
                    <w:bookmarkStart w:id="3639" w:name="_Toc517900255"/>
                    <w:bookmarkStart w:id="3640" w:name="_Toc517900435"/>
                    <w:bookmarkStart w:id="3641" w:name="_Toc517900704"/>
                    <w:bookmarkStart w:id="3642" w:name="_Toc517900840"/>
                    <w:bookmarkStart w:id="3643" w:name="_Toc517900972"/>
                    <w:bookmarkStart w:id="3644" w:name="_Toc517902487"/>
                    <w:bookmarkStart w:id="3645" w:name="_Toc517902937"/>
                    <w:bookmarkStart w:id="3646" w:name="_Toc517903504"/>
                    <w:bookmarkStart w:id="3647" w:name="_Toc517903640"/>
                    <w:bookmarkStart w:id="3648" w:name="_Toc517903912"/>
                    <w:bookmarkStart w:id="3649" w:name="_Toc517904047"/>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del>
                </w:p>
              </w:tc>
              <w:tc>
                <w:tcPr>
                  <w:tcW w:w="1117" w:type="dxa"/>
                  <w:tcBorders>
                    <w:top w:val="nil"/>
                    <w:left w:val="nil"/>
                    <w:bottom w:val="single" w:sz="8" w:space="0" w:color="FFFFFF"/>
                    <w:right w:val="single" w:sz="8" w:space="0" w:color="FFFFFF"/>
                  </w:tcBorders>
                  <w:shd w:val="clear" w:color="000000" w:fill="E7F2FC"/>
                  <w:vAlign w:val="center"/>
                </w:tcPr>
                <w:p w14:paraId="7A98D345" w14:textId="77777777" w:rsidR="0087014B" w:rsidDel="00D05427" w:rsidRDefault="00D5184D">
                  <w:pPr>
                    <w:spacing w:after="0"/>
                    <w:jc w:val="center"/>
                    <w:rPr>
                      <w:del w:id="3650" w:author="jie sun" w:date="2018-04-16T21:37:00Z"/>
                      <w:rFonts w:ascii="Arial" w:eastAsia="Times New Roman" w:hAnsi="Arial" w:cs="Arial"/>
                      <w:color w:val="000000"/>
                      <w:sz w:val="20"/>
                      <w:szCs w:val="14"/>
                    </w:rPr>
                  </w:pPr>
                  <w:del w:id="3651" w:author="jie sun" w:date="2018-04-16T21:37:00Z">
                    <w:r w:rsidDel="00D05427">
                      <w:rPr>
                        <w:rFonts w:ascii="Arial" w:eastAsia="Times New Roman" w:hAnsi="Arial" w:cs="Arial"/>
                        <w:color w:val="000000"/>
                        <w:sz w:val="20"/>
                        <w:szCs w:val="14"/>
                      </w:rPr>
                      <w:delText xml:space="preserve">50Hz </w:delText>
                    </w:r>
                    <w:bookmarkStart w:id="3652" w:name="_Toc511906255"/>
                    <w:bookmarkStart w:id="3653" w:name="_Toc517801803"/>
                    <w:bookmarkStart w:id="3654" w:name="_Toc517813712"/>
                    <w:bookmarkStart w:id="3655" w:name="_Toc517899127"/>
                    <w:bookmarkStart w:id="3656" w:name="_Toc517899648"/>
                    <w:bookmarkStart w:id="3657" w:name="_Toc517900256"/>
                    <w:bookmarkStart w:id="3658" w:name="_Toc517900436"/>
                    <w:bookmarkStart w:id="3659" w:name="_Toc517900705"/>
                    <w:bookmarkStart w:id="3660" w:name="_Toc517900841"/>
                    <w:bookmarkStart w:id="3661" w:name="_Toc517900973"/>
                    <w:bookmarkStart w:id="3662" w:name="_Toc517902488"/>
                    <w:bookmarkStart w:id="3663" w:name="_Toc517902938"/>
                    <w:bookmarkStart w:id="3664" w:name="_Toc517903505"/>
                    <w:bookmarkStart w:id="3665" w:name="_Toc517903641"/>
                    <w:bookmarkStart w:id="3666" w:name="_Toc517903913"/>
                    <w:bookmarkStart w:id="3667" w:name="_Toc517904048"/>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del>
                </w:p>
              </w:tc>
              <w:tc>
                <w:tcPr>
                  <w:tcW w:w="1028" w:type="dxa"/>
                  <w:tcBorders>
                    <w:top w:val="nil"/>
                    <w:left w:val="nil"/>
                    <w:bottom w:val="single" w:sz="8" w:space="0" w:color="FFFFFF"/>
                    <w:right w:val="single" w:sz="8" w:space="0" w:color="FFFFFF"/>
                  </w:tcBorders>
                  <w:shd w:val="clear" w:color="000000" w:fill="E7F2FC"/>
                  <w:vAlign w:val="center"/>
                </w:tcPr>
                <w:p w14:paraId="53EE07C9" w14:textId="77777777" w:rsidR="0087014B" w:rsidDel="00D05427" w:rsidRDefault="00D5184D">
                  <w:pPr>
                    <w:spacing w:after="0"/>
                    <w:jc w:val="center"/>
                    <w:rPr>
                      <w:del w:id="3668" w:author="jie sun" w:date="2018-04-16T21:37:00Z"/>
                      <w:rFonts w:ascii="Arial" w:eastAsia="Times New Roman" w:hAnsi="Arial" w:cs="Arial"/>
                      <w:color w:val="000000"/>
                      <w:sz w:val="20"/>
                      <w:szCs w:val="14"/>
                    </w:rPr>
                  </w:pPr>
                  <w:del w:id="3669" w:author="jie sun" w:date="2018-04-16T21:37:00Z">
                    <w:r w:rsidDel="00D05427">
                      <w:rPr>
                        <w:rFonts w:ascii="Arial" w:eastAsia="Times New Roman" w:hAnsi="Arial" w:cs="Arial"/>
                        <w:color w:val="000000"/>
                        <w:sz w:val="20"/>
                        <w:szCs w:val="14"/>
                      </w:rPr>
                      <w:delText>235</w:delText>
                    </w:r>
                    <w:bookmarkStart w:id="3670" w:name="_Toc511906256"/>
                    <w:bookmarkStart w:id="3671" w:name="_Toc517801804"/>
                    <w:bookmarkStart w:id="3672" w:name="_Toc517813713"/>
                    <w:bookmarkStart w:id="3673" w:name="_Toc517899128"/>
                    <w:bookmarkStart w:id="3674" w:name="_Toc517899649"/>
                    <w:bookmarkStart w:id="3675" w:name="_Toc517900257"/>
                    <w:bookmarkStart w:id="3676" w:name="_Toc517900437"/>
                    <w:bookmarkStart w:id="3677" w:name="_Toc517900706"/>
                    <w:bookmarkStart w:id="3678" w:name="_Toc517900842"/>
                    <w:bookmarkStart w:id="3679" w:name="_Toc517900974"/>
                    <w:bookmarkStart w:id="3680" w:name="_Toc517902489"/>
                    <w:bookmarkStart w:id="3681" w:name="_Toc517902939"/>
                    <w:bookmarkStart w:id="3682" w:name="_Toc517903506"/>
                    <w:bookmarkStart w:id="3683" w:name="_Toc517903642"/>
                    <w:bookmarkStart w:id="3684" w:name="_Toc517903914"/>
                    <w:bookmarkStart w:id="3685" w:name="_Toc51790404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del>
                </w:p>
              </w:tc>
              <w:tc>
                <w:tcPr>
                  <w:tcW w:w="1094" w:type="dxa"/>
                  <w:tcBorders>
                    <w:top w:val="nil"/>
                    <w:left w:val="nil"/>
                    <w:bottom w:val="single" w:sz="8" w:space="0" w:color="FFFFFF"/>
                    <w:right w:val="single" w:sz="8" w:space="0" w:color="FFFFFF"/>
                  </w:tcBorders>
                  <w:shd w:val="clear" w:color="000000" w:fill="E7F2FC"/>
                  <w:vAlign w:val="center"/>
                </w:tcPr>
                <w:p w14:paraId="6DAD7E76" w14:textId="77777777" w:rsidR="0087014B" w:rsidDel="00D05427" w:rsidRDefault="00D5184D">
                  <w:pPr>
                    <w:spacing w:after="0"/>
                    <w:jc w:val="center"/>
                    <w:rPr>
                      <w:del w:id="3686" w:author="jie sun" w:date="2018-04-16T21:37:00Z"/>
                      <w:rFonts w:ascii="Arial" w:eastAsia="Times New Roman" w:hAnsi="Arial" w:cs="Arial"/>
                      <w:color w:val="000000"/>
                      <w:sz w:val="20"/>
                      <w:szCs w:val="14"/>
                    </w:rPr>
                  </w:pPr>
                  <w:del w:id="3687" w:author="jie sun" w:date="2018-04-16T21:37:00Z">
                    <w:r w:rsidDel="00D05427">
                      <w:rPr>
                        <w:rFonts w:ascii="Arial" w:eastAsia="Times New Roman" w:hAnsi="Arial" w:cs="Arial"/>
                        <w:color w:val="000000"/>
                        <w:sz w:val="20"/>
                        <w:szCs w:val="14"/>
                      </w:rPr>
                      <w:delText>250</w:delText>
                    </w:r>
                    <w:bookmarkStart w:id="3688" w:name="_Toc511906257"/>
                    <w:bookmarkStart w:id="3689" w:name="_Toc517801805"/>
                    <w:bookmarkStart w:id="3690" w:name="_Toc517813714"/>
                    <w:bookmarkStart w:id="3691" w:name="_Toc517899129"/>
                    <w:bookmarkStart w:id="3692" w:name="_Toc517899650"/>
                    <w:bookmarkStart w:id="3693" w:name="_Toc517900258"/>
                    <w:bookmarkStart w:id="3694" w:name="_Toc517900438"/>
                    <w:bookmarkStart w:id="3695" w:name="_Toc517900707"/>
                    <w:bookmarkStart w:id="3696" w:name="_Toc517900843"/>
                    <w:bookmarkStart w:id="3697" w:name="_Toc517900975"/>
                    <w:bookmarkStart w:id="3698" w:name="_Toc517902490"/>
                    <w:bookmarkStart w:id="3699" w:name="_Toc517902940"/>
                    <w:bookmarkStart w:id="3700" w:name="_Toc517903507"/>
                    <w:bookmarkStart w:id="3701" w:name="_Toc517903643"/>
                    <w:bookmarkStart w:id="3702" w:name="_Toc517903915"/>
                    <w:bookmarkStart w:id="3703" w:name="_Toc517904050"/>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del>
                </w:p>
              </w:tc>
              <w:tc>
                <w:tcPr>
                  <w:tcW w:w="1117" w:type="dxa"/>
                  <w:tcBorders>
                    <w:top w:val="nil"/>
                    <w:left w:val="nil"/>
                    <w:bottom w:val="single" w:sz="8" w:space="0" w:color="FFFFFF"/>
                    <w:right w:val="single" w:sz="8" w:space="0" w:color="FFFFFF"/>
                  </w:tcBorders>
                  <w:shd w:val="clear" w:color="000000" w:fill="E7F2FC"/>
                  <w:vAlign w:val="center"/>
                </w:tcPr>
                <w:p w14:paraId="33D969E8" w14:textId="77777777" w:rsidR="0087014B" w:rsidDel="00D05427" w:rsidRDefault="00D5184D">
                  <w:pPr>
                    <w:spacing w:after="0"/>
                    <w:jc w:val="center"/>
                    <w:rPr>
                      <w:del w:id="3704" w:author="jie sun" w:date="2018-04-16T21:37:00Z"/>
                      <w:rFonts w:ascii="Arial" w:eastAsia="Times New Roman" w:hAnsi="Arial" w:cs="Arial"/>
                      <w:color w:val="000000"/>
                      <w:sz w:val="20"/>
                      <w:szCs w:val="14"/>
                    </w:rPr>
                  </w:pPr>
                  <w:del w:id="3705" w:author="jie sun" w:date="2018-04-16T21:37:00Z">
                    <w:r w:rsidDel="00D05427">
                      <w:rPr>
                        <w:rFonts w:ascii="Arial" w:eastAsia="Times New Roman" w:hAnsi="Arial" w:cs="Arial"/>
                        <w:color w:val="000000"/>
                        <w:sz w:val="20"/>
                        <w:szCs w:val="14"/>
                      </w:rPr>
                      <w:delText>0.94</w:delText>
                    </w:r>
                    <w:bookmarkStart w:id="3706" w:name="_Toc511906258"/>
                    <w:bookmarkStart w:id="3707" w:name="_Toc517801806"/>
                    <w:bookmarkStart w:id="3708" w:name="_Toc517813715"/>
                    <w:bookmarkStart w:id="3709" w:name="_Toc517899130"/>
                    <w:bookmarkStart w:id="3710" w:name="_Toc517899651"/>
                    <w:bookmarkStart w:id="3711" w:name="_Toc517900259"/>
                    <w:bookmarkStart w:id="3712" w:name="_Toc517900439"/>
                    <w:bookmarkStart w:id="3713" w:name="_Toc517900708"/>
                    <w:bookmarkStart w:id="3714" w:name="_Toc517900844"/>
                    <w:bookmarkStart w:id="3715" w:name="_Toc517900976"/>
                    <w:bookmarkStart w:id="3716" w:name="_Toc517902491"/>
                    <w:bookmarkStart w:id="3717" w:name="_Toc517902941"/>
                    <w:bookmarkStart w:id="3718" w:name="_Toc517903508"/>
                    <w:bookmarkStart w:id="3719" w:name="_Toc517903644"/>
                    <w:bookmarkStart w:id="3720" w:name="_Toc517903916"/>
                    <w:bookmarkStart w:id="3721" w:name="_Toc517904051"/>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del>
                </w:p>
              </w:tc>
              <w:bookmarkStart w:id="3722" w:name="_Toc511906259"/>
              <w:bookmarkStart w:id="3723" w:name="_Toc517801807"/>
              <w:bookmarkStart w:id="3724" w:name="_Toc517813716"/>
              <w:bookmarkStart w:id="3725" w:name="_Toc517899131"/>
              <w:bookmarkStart w:id="3726" w:name="_Toc517899652"/>
              <w:bookmarkStart w:id="3727" w:name="_Toc517900260"/>
              <w:bookmarkStart w:id="3728" w:name="_Toc517900440"/>
              <w:bookmarkStart w:id="3729" w:name="_Toc517900709"/>
              <w:bookmarkStart w:id="3730" w:name="_Toc517900845"/>
              <w:bookmarkStart w:id="3731" w:name="_Toc517900977"/>
              <w:bookmarkStart w:id="3732" w:name="_Toc517902492"/>
              <w:bookmarkStart w:id="3733" w:name="_Toc517902942"/>
              <w:bookmarkStart w:id="3734" w:name="_Toc517903509"/>
              <w:bookmarkStart w:id="3735" w:name="_Toc517903645"/>
              <w:bookmarkStart w:id="3736" w:name="_Toc517903917"/>
              <w:bookmarkStart w:id="3737" w:name="_Toc517904052"/>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tr>
            <w:tr w:rsidR="0087014B" w:rsidDel="00D05427" w14:paraId="579BD9E4" w14:textId="77777777">
              <w:trPr>
                <w:trHeight w:val="800"/>
                <w:del w:id="3738"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14:paraId="1A77E00B" w14:textId="77777777" w:rsidR="0087014B" w:rsidDel="00D05427" w:rsidRDefault="00D5184D">
                  <w:pPr>
                    <w:spacing w:after="0"/>
                    <w:jc w:val="center"/>
                    <w:rPr>
                      <w:del w:id="3739" w:author="jie sun" w:date="2018-04-16T21:37:00Z"/>
                      <w:rFonts w:ascii="Arial" w:eastAsia="Times New Roman" w:hAnsi="Arial" w:cs="Arial"/>
                      <w:b/>
                      <w:bCs/>
                      <w:color w:val="FFFFFF"/>
                      <w:sz w:val="20"/>
                      <w:szCs w:val="14"/>
                    </w:rPr>
                  </w:pPr>
                  <w:del w:id="3740" w:author="jie sun" w:date="2018-04-16T21:37:00Z">
                    <w:r w:rsidDel="00D05427">
                      <w:rPr>
                        <w:rFonts w:ascii="Arial" w:eastAsia="Times New Roman" w:hAnsi="Arial" w:cs="Arial"/>
                        <w:b/>
                        <w:bCs/>
                        <w:color w:val="FFFFFF"/>
                        <w:sz w:val="20"/>
                        <w:szCs w:val="14"/>
                      </w:rPr>
                      <w:delText xml:space="preserve">walking </w:delText>
                    </w:r>
                    <w:bookmarkStart w:id="3741" w:name="_Toc511906260"/>
                    <w:bookmarkStart w:id="3742" w:name="_Toc517801808"/>
                    <w:bookmarkStart w:id="3743" w:name="_Toc517813717"/>
                    <w:bookmarkStart w:id="3744" w:name="_Toc517899132"/>
                    <w:bookmarkStart w:id="3745" w:name="_Toc517899653"/>
                    <w:bookmarkStart w:id="3746" w:name="_Toc517900261"/>
                    <w:bookmarkStart w:id="3747" w:name="_Toc517900441"/>
                    <w:bookmarkStart w:id="3748" w:name="_Toc517900710"/>
                    <w:bookmarkStart w:id="3749" w:name="_Toc517900846"/>
                    <w:bookmarkStart w:id="3750" w:name="_Toc517900978"/>
                    <w:bookmarkStart w:id="3751" w:name="_Toc517902493"/>
                    <w:bookmarkStart w:id="3752" w:name="_Toc517902943"/>
                    <w:bookmarkStart w:id="3753" w:name="_Toc517903510"/>
                    <w:bookmarkStart w:id="3754" w:name="_Toc517903646"/>
                    <w:bookmarkStart w:id="3755" w:name="_Toc517903918"/>
                    <w:bookmarkStart w:id="3756" w:name="_Toc517904053"/>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del>
                </w:p>
              </w:tc>
              <w:tc>
                <w:tcPr>
                  <w:tcW w:w="1373" w:type="dxa"/>
                  <w:tcBorders>
                    <w:top w:val="nil"/>
                    <w:left w:val="nil"/>
                    <w:bottom w:val="single" w:sz="8" w:space="0" w:color="FFFFFF"/>
                    <w:right w:val="single" w:sz="8" w:space="0" w:color="FFFFFF"/>
                  </w:tcBorders>
                  <w:shd w:val="clear" w:color="000000" w:fill="CBE4F9"/>
                  <w:vAlign w:val="center"/>
                </w:tcPr>
                <w:p w14:paraId="03DABA86" w14:textId="77777777" w:rsidR="0087014B" w:rsidDel="00D05427" w:rsidRDefault="00D5184D">
                  <w:pPr>
                    <w:spacing w:after="0"/>
                    <w:jc w:val="center"/>
                    <w:rPr>
                      <w:del w:id="3757" w:author="jie sun" w:date="2018-04-16T21:37:00Z"/>
                      <w:rFonts w:ascii="Arial" w:eastAsia="Times New Roman" w:hAnsi="Arial" w:cs="Arial"/>
                      <w:color w:val="000000"/>
                      <w:sz w:val="20"/>
                      <w:szCs w:val="14"/>
                    </w:rPr>
                  </w:pPr>
                  <w:del w:id="3758" w:author="jie sun" w:date="2018-04-16T21:37:00Z">
                    <w:r w:rsidDel="00D05427">
                      <w:rPr>
                        <w:rFonts w:ascii="Arial" w:eastAsia="Times New Roman" w:hAnsi="Arial" w:cs="Arial"/>
                        <w:color w:val="000000"/>
                        <w:sz w:val="20"/>
                        <w:szCs w:val="14"/>
                      </w:rPr>
                      <w:delText>in hand(Natural Vertical)</w:delText>
                    </w:r>
                    <w:bookmarkStart w:id="3759" w:name="_Toc511906261"/>
                    <w:bookmarkStart w:id="3760" w:name="_Toc517801809"/>
                    <w:bookmarkStart w:id="3761" w:name="_Toc517813718"/>
                    <w:bookmarkStart w:id="3762" w:name="_Toc517899133"/>
                    <w:bookmarkStart w:id="3763" w:name="_Toc517899654"/>
                    <w:bookmarkStart w:id="3764" w:name="_Toc517900262"/>
                    <w:bookmarkStart w:id="3765" w:name="_Toc517900442"/>
                    <w:bookmarkStart w:id="3766" w:name="_Toc517900711"/>
                    <w:bookmarkStart w:id="3767" w:name="_Toc517900847"/>
                    <w:bookmarkStart w:id="3768" w:name="_Toc517900979"/>
                    <w:bookmarkStart w:id="3769" w:name="_Toc517902494"/>
                    <w:bookmarkStart w:id="3770" w:name="_Toc517902944"/>
                    <w:bookmarkStart w:id="3771" w:name="_Toc517903511"/>
                    <w:bookmarkStart w:id="3772" w:name="_Toc517903647"/>
                    <w:bookmarkStart w:id="3773" w:name="_Toc517903919"/>
                    <w:bookmarkStart w:id="3774" w:name="_Toc517904054"/>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del>
                </w:p>
              </w:tc>
              <w:tc>
                <w:tcPr>
                  <w:tcW w:w="839" w:type="dxa"/>
                  <w:tcBorders>
                    <w:top w:val="nil"/>
                    <w:left w:val="nil"/>
                    <w:bottom w:val="single" w:sz="8" w:space="0" w:color="FFFFFF"/>
                    <w:right w:val="single" w:sz="8" w:space="0" w:color="FFFFFF"/>
                  </w:tcBorders>
                  <w:shd w:val="clear" w:color="000000" w:fill="CBE4F9"/>
                  <w:vAlign w:val="center"/>
                </w:tcPr>
                <w:p w14:paraId="793266D1" w14:textId="77777777" w:rsidR="0087014B" w:rsidDel="00D05427" w:rsidRDefault="00D5184D">
                  <w:pPr>
                    <w:spacing w:after="0"/>
                    <w:jc w:val="center"/>
                    <w:rPr>
                      <w:del w:id="3775" w:author="jie sun" w:date="2018-04-16T21:37:00Z"/>
                      <w:rFonts w:ascii="Arial" w:eastAsia="Times New Roman" w:hAnsi="Arial" w:cs="Arial"/>
                      <w:color w:val="000000"/>
                      <w:sz w:val="20"/>
                      <w:szCs w:val="14"/>
                    </w:rPr>
                  </w:pPr>
                  <w:del w:id="3776" w:author="jie sun" w:date="2018-04-16T21:37:00Z">
                    <w:r w:rsidDel="00D05427">
                      <w:rPr>
                        <w:rFonts w:ascii="Arial" w:eastAsia="Times New Roman" w:hAnsi="Arial" w:cs="Arial"/>
                        <w:color w:val="000000"/>
                        <w:sz w:val="20"/>
                        <w:szCs w:val="14"/>
                      </w:rPr>
                      <w:delText>173cm</w:delText>
                    </w:r>
                    <w:bookmarkStart w:id="3777" w:name="_Toc511906262"/>
                    <w:bookmarkStart w:id="3778" w:name="_Toc517801810"/>
                    <w:bookmarkStart w:id="3779" w:name="_Toc517813719"/>
                    <w:bookmarkStart w:id="3780" w:name="_Toc517899134"/>
                    <w:bookmarkStart w:id="3781" w:name="_Toc517899655"/>
                    <w:bookmarkStart w:id="3782" w:name="_Toc517900263"/>
                    <w:bookmarkStart w:id="3783" w:name="_Toc517900443"/>
                    <w:bookmarkStart w:id="3784" w:name="_Toc517900712"/>
                    <w:bookmarkStart w:id="3785" w:name="_Toc517900848"/>
                    <w:bookmarkStart w:id="3786" w:name="_Toc517900980"/>
                    <w:bookmarkStart w:id="3787" w:name="_Toc517902495"/>
                    <w:bookmarkStart w:id="3788" w:name="_Toc517902945"/>
                    <w:bookmarkStart w:id="3789" w:name="_Toc517903512"/>
                    <w:bookmarkStart w:id="3790" w:name="_Toc517903648"/>
                    <w:bookmarkStart w:id="3791" w:name="_Toc517903920"/>
                    <w:bookmarkStart w:id="3792" w:name="_Toc517904055"/>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del>
                </w:p>
              </w:tc>
              <w:tc>
                <w:tcPr>
                  <w:tcW w:w="883" w:type="dxa"/>
                  <w:tcBorders>
                    <w:top w:val="nil"/>
                    <w:left w:val="nil"/>
                    <w:bottom w:val="single" w:sz="8" w:space="0" w:color="FFFFFF"/>
                    <w:right w:val="single" w:sz="8" w:space="0" w:color="FFFFFF"/>
                  </w:tcBorders>
                  <w:shd w:val="clear" w:color="000000" w:fill="CBE4F9"/>
                  <w:vAlign w:val="center"/>
                </w:tcPr>
                <w:p w14:paraId="1D9F4C59" w14:textId="77777777" w:rsidR="0087014B" w:rsidDel="00D05427" w:rsidRDefault="00D5184D">
                  <w:pPr>
                    <w:spacing w:after="0"/>
                    <w:jc w:val="center"/>
                    <w:rPr>
                      <w:del w:id="3793" w:author="jie sun" w:date="2018-04-16T21:37:00Z"/>
                      <w:rFonts w:ascii="Arial" w:eastAsia="Times New Roman" w:hAnsi="Arial" w:cs="Arial"/>
                      <w:color w:val="000000"/>
                      <w:sz w:val="20"/>
                      <w:szCs w:val="14"/>
                    </w:rPr>
                  </w:pPr>
                  <w:del w:id="3794" w:author="jie sun" w:date="2018-04-16T21:37:00Z">
                    <w:r w:rsidDel="00D05427">
                      <w:rPr>
                        <w:rFonts w:ascii="Arial" w:eastAsia="Times New Roman" w:hAnsi="Arial" w:cs="Arial"/>
                        <w:color w:val="000000"/>
                        <w:sz w:val="20"/>
                        <w:szCs w:val="14"/>
                      </w:rPr>
                      <w:delText>60 Kilo</w:delText>
                    </w:r>
                    <w:bookmarkStart w:id="3795" w:name="_Toc511906263"/>
                    <w:bookmarkStart w:id="3796" w:name="_Toc517801811"/>
                    <w:bookmarkStart w:id="3797" w:name="_Toc517813720"/>
                    <w:bookmarkStart w:id="3798" w:name="_Toc517899135"/>
                    <w:bookmarkStart w:id="3799" w:name="_Toc517899656"/>
                    <w:bookmarkStart w:id="3800" w:name="_Toc517900264"/>
                    <w:bookmarkStart w:id="3801" w:name="_Toc517900444"/>
                    <w:bookmarkStart w:id="3802" w:name="_Toc517900713"/>
                    <w:bookmarkStart w:id="3803" w:name="_Toc517900849"/>
                    <w:bookmarkStart w:id="3804" w:name="_Toc517900981"/>
                    <w:bookmarkStart w:id="3805" w:name="_Toc517902496"/>
                    <w:bookmarkStart w:id="3806" w:name="_Toc517902946"/>
                    <w:bookmarkStart w:id="3807" w:name="_Toc517903513"/>
                    <w:bookmarkStart w:id="3808" w:name="_Toc517903649"/>
                    <w:bookmarkStart w:id="3809" w:name="_Toc517903921"/>
                    <w:bookmarkStart w:id="3810" w:name="_Toc517904056"/>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del>
                </w:p>
              </w:tc>
              <w:tc>
                <w:tcPr>
                  <w:tcW w:w="594" w:type="dxa"/>
                  <w:tcBorders>
                    <w:top w:val="nil"/>
                    <w:left w:val="nil"/>
                    <w:bottom w:val="single" w:sz="8" w:space="0" w:color="FFFFFF"/>
                    <w:right w:val="single" w:sz="8" w:space="0" w:color="FFFFFF"/>
                  </w:tcBorders>
                  <w:shd w:val="clear" w:color="000000" w:fill="CBE4F9"/>
                  <w:vAlign w:val="center"/>
                </w:tcPr>
                <w:p w14:paraId="0340C5E2" w14:textId="77777777" w:rsidR="0087014B" w:rsidDel="00D05427" w:rsidRDefault="00D5184D">
                  <w:pPr>
                    <w:spacing w:after="0"/>
                    <w:jc w:val="center"/>
                    <w:rPr>
                      <w:del w:id="3811" w:author="jie sun" w:date="2018-04-16T21:37:00Z"/>
                      <w:rFonts w:ascii="Arial" w:eastAsia="Times New Roman" w:hAnsi="Arial" w:cs="Arial"/>
                      <w:color w:val="000000"/>
                      <w:sz w:val="20"/>
                      <w:szCs w:val="14"/>
                    </w:rPr>
                  </w:pPr>
                  <w:del w:id="3812" w:author="jie sun" w:date="2018-04-16T21:37:00Z">
                    <w:r w:rsidDel="00D05427">
                      <w:rPr>
                        <w:rFonts w:ascii="Arial" w:eastAsia="Times New Roman" w:hAnsi="Arial" w:cs="Arial"/>
                        <w:color w:val="000000"/>
                        <w:sz w:val="20"/>
                        <w:szCs w:val="14"/>
                      </w:rPr>
                      <w:delText>28</w:delText>
                    </w:r>
                    <w:bookmarkStart w:id="3813" w:name="_Toc511906264"/>
                    <w:bookmarkStart w:id="3814" w:name="_Toc517801812"/>
                    <w:bookmarkStart w:id="3815" w:name="_Toc517813721"/>
                    <w:bookmarkStart w:id="3816" w:name="_Toc517899136"/>
                    <w:bookmarkStart w:id="3817" w:name="_Toc517899657"/>
                    <w:bookmarkStart w:id="3818" w:name="_Toc517900265"/>
                    <w:bookmarkStart w:id="3819" w:name="_Toc517900445"/>
                    <w:bookmarkStart w:id="3820" w:name="_Toc517900714"/>
                    <w:bookmarkStart w:id="3821" w:name="_Toc517900850"/>
                    <w:bookmarkStart w:id="3822" w:name="_Toc517900982"/>
                    <w:bookmarkStart w:id="3823" w:name="_Toc517902497"/>
                    <w:bookmarkStart w:id="3824" w:name="_Toc517902947"/>
                    <w:bookmarkStart w:id="3825" w:name="_Toc517903514"/>
                    <w:bookmarkStart w:id="3826" w:name="_Toc517903650"/>
                    <w:bookmarkStart w:id="3827" w:name="_Toc517903922"/>
                    <w:bookmarkStart w:id="3828" w:name="_Toc517904057"/>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del>
                </w:p>
              </w:tc>
              <w:tc>
                <w:tcPr>
                  <w:tcW w:w="1116" w:type="dxa"/>
                  <w:tcBorders>
                    <w:top w:val="nil"/>
                    <w:left w:val="nil"/>
                    <w:bottom w:val="single" w:sz="8" w:space="0" w:color="FFFFFF"/>
                    <w:right w:val="single" w:sz="8" w:space="0" w:color="FFFFFF"/>
                  </w:tcBorders>
                  <w:shd w:val="clear" w:color="000000" w:fill="CBE4F9"/>
                  <w:vAlign w:val="center"/>
                </w:tcPr>
                <w:p w14:paraId="66F41084" w14:textId="77777777" w:rsidR="0087014B" w:rsidDel="00D05427" w:rsidRDefault="00D5184D">
                  <w:pPr>
                    <w:spacing w:after="0"/>
                    <w:jc w:val="center"/>
                    <w:rPr>
                      <w:del w:id="3829" w:author="jie sun" w:date="2018-04-16T21:37:00Z"/>
                      <w:rFonts w:ascii="Arial" w:eastAsia="Times New Roman" w:hAnsi="Arial" w:cs="Arial"/>
                      <w:color w:val="000000"/>
                      <w:sz w:val="20"/>
                      <w:szCs w:val="14"/>
                    </w:rPr>
                  </w:pPr>
                  <w:del w:id="3830" w:author="jie sun" w:date="2018-04-16T21:37:00Z">
                    <w:r w:rsidDel="00D05427">
                      <w:rPr>
                        <w:rFonts w:ascii="Arial" w:eastAsia="Times New Roman" w:hAnsi="Arial" w:cs="Arial"/>
                        <w:color w:val="000000"/>
                        <w:sz w:val="20"/>
                        <w:szCs w:val="14"/>
                      </w:rPr>
                      <w:delText>Flat</w:delText>
                    </w:r>
                    <w:bookmarkStart w:id="3831" w:name="_Toc511906265"/>
                    <w:bookmarkStart w:id="3832" w:name="_Toc517801813"/>
                    <w:bookmarkStart w:id="3833" w:name="_Toc517813722"/>
                    <w:bookmarkStart w:id="3834" w:name="_Toc517899137"/>
                    <w:bookmarkStart w:id="3835" w:name="_Toc517899658"/>
                    <w:bookmarkStart w:id="3836" w:name="_Toc517900266"/>
                    <w:bookmarkStart w:id="3837" w:name="_Toc517900446"/>
                    <w:bookmarkStart w:id="3838" w:name="_Toc517900715"/>
                    <w:bookmarkStart w:id="3839" w:name="_Toc517900851"/>
                    <w:bookmarkStart w:id="3840" w:name="_Toc517900983"/>
                    <w:bookmarkStart w:id="3841" w:name="_Toc517902498"/>
                    <w:bookmarkStart w:id="3842" w:name="_Toc517902948"/>
                    <w:bookmarkStart w:id="3843" w:name="_Toc517903515"/>
                    <w:bookmarkStart w:id="3844" w:name="_Toc517903651"/>
                    <w:bookmarkStart w:id="3845" w:name="_Toc517903923"/>
                    <w:bookmarkStart w:id="3846" w:name="_Toc517904058"/>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del>
                </w:p>
              </w:tc>
              <w:tc>
                <w:tcPr>
                  <w:tcW w:w="1117" w:type="dxa"/>
                  <w:tcBorders>
                    <w:top w:val="nil"/>
                    <w:left w:val="nil"/>
                    <w:bottom w:val="single" w:sz="8" w:space="0" w:color="FFFFFF"/>
                    <w:right w:val="single" w:sz="8" w:space="0" w:color="FFFFFF"/>
                  </w:tcBorders>
                  <w:shd w:val="clear" w:color="000000" w:fill="CBE4F9"/>
                  <w:vAlign w:val="center"/>
                </w:tcPr>
                <w:p w14:paraId="3C2A989C" w14:textId="77777777" w:rsidR="0087014B" w:rsidDel="00D05427" w:rsidRDefault="00D5184D">
                  <w:pPr>
                    <w:spacing w:after="0"/>
                    <w:jc w:val="center"/>
                    <w:rPr>
                      <w:del w:id="3847" w:author="jie sun" w:date="2018-04-16T21:37:00Z"/>
                      <w:rFonts w:ascii="Arial" w:eastAsia="Times New Roman" w:hAnsi="Arial" w:cs="Arial"/>
                      <w:color w:val="000000"/>
                      <w:sz w:val="20"/>
                      <w:szCs w:val="14"/>
                    </w:rPr>
                  </w:pPr>
                  <w:del w:id="3848" w:author="jie sun" w:date="2018-04-16T21:37:00Z">
                    <w:r w:rsidDel="00D05427">
                      <w:rPr>
                        <w:rFonts w:ascii="Arial" w:eastAsia="Times New Roman" w:hAnsi="Arial" w:cs="Arial"/>
                        <w:color w:val="000000"/>
                        <w:sz w:val="20"/>
                        <w:szCs w:val="14"/>
                      </w:rPr>
                      <w:delText xml:space="preserve">50Hz </w:delText>
                    </w:r>
                    <w:bookmarkStart w:id="3849" w:name="_Toc511906266"/>
                    <w:bookmarkStart w:id="3850" w:name="_Toc517801814"/>
                    <w:bookmarkStart w:id="3851" w:name="_Toc517813723"/>
                    <w:bookmarkStart w:id="3852" w:name="_Toc517899138"/>
                    <w:bookmarkStart w:id="3853" w:name="_Toc517899659"/>
                    <w:bookmarkStart w:id="3854" w:name="_Toc517900267"/>
                    <w:bookmarkStart w:id="3855" w:name="_Toc517900447"/>
                    <w:bookmarkStart w:id="3856" w:name="_Toc517900716"/>
                    <w:bookmarkStart w:id="3857" w:name="_Toc517900852"/>
                    <w:bookmarkStart w:id="3858" w:name="_Toc517900984"/>
                    <w:bookmarkStart w:id="3859" w:name="_Toc517902499"/>
                    <w:bookmarkStart w:id="3860" w:name="_Toc517902949"/>
                    <w:bookmarkStart w:id="3861" w:name="_Toc517903516"/>
                    <w:bookmarkStart w:id="3862" w:name="_Toc517903652"/>
                    <w:bookmarkStart w:id="3863" w:name="_Toc517903924"/>
                    <w:bookmarkStart w:id="3864" w:name="_Toc517904059"/>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del>
                </w:p>
              </w:tc>
              <w:tc>
                <w:tcPr>
                  <w:tcW w:w="1028" w:type="dxa"/>
                  <w:tcBorders>
                    <w:top w:val="nil"/>
                    <w:left w:val="nil"/>
                    <w:bottom w:val="single" w:sz="8" w:space="0" w:color="FFFFFF"/>
                    <w:right w:val="single" w:sz="8" w:space="0" w:color="FFFFFF"/>
                  </w:tcBorders>
                  <w:shd w:val="clear" w:color="000000" w:fill="CBE4F9"/>
                  <w:vAlign w:val="center"/>
                </w:tcPr>
                <w:p w14:paraId="492D5E6E" w14:textId="77777777" w:rsidR="0087014B" w:rsidDel="00D05427" w:rsidRDefault="00D5184D">
                  <w:pPr>
                    <w:spacing w:after="0"/>
                    <w:jc w:val="center"/>
                    <w:rPr>
                      <w:del w:id="3865" w:author="jie sun" w:date="2018-04-16T21:37:00Z"/>
                      <w:rFonts w:ascii="Arial" w:eastAsia="Times New Roman" w:hAnsi="Arial" w:cs="Arial"/>
                      <w:color w:val="000000"/>
                      <w:sz w:val="20"/>
                      <w:szCs w:val="14"/>
                    </w:rPr>
                  </w:pPr>
                  <w:del w:id="3866" w:author="jie sun" w:date="2018-04-16T21:37:00Z">
                    <w:r w:rsidDel="00D05427">
                      <w:rPr>
                        <w:rFonts w:ascii="Arial" w:eastAsia="Times New Roman" w:hAnsi="Arial" w:cs="Arial"/>
                        <w:color w:val="000000"/>
                        <w:sz w:val="20"/>
                        <w:szCs w:val="14"/>
                      </w:rPr>
                      <w:delText>243</w:delText>
                    </w:r>
                    <w:bookmarkStart w:id="3867" w:name="_Toc511906267"/>
                    <w:bookmarkStart w:id="3868" w:name="_Toc517801815"/>
                    <w:bookmarkStart w:id="3869" w:name="_Toc517813724"/>
                    <w:bookmarkStart w:id="3870" w:name="_Toc517899139"/>
                    <w:bookmarkStart w:id="3871" w:name="_Toc517899660"/>
                    <w:bookmarkStart w:id="3872" w:name="_Toc517900268"/>
                    <w:bookmarkStart w:id="3873" w:name="_Toc517900448"/>
                    <w:bookmarkStart w:id="3874" w:name="_Toc517900717"/>
                    <w:bookmarkStart w:id="3875" w:name="_Toc517900853"/>
                    <w:bookmarkStart w:id="3876" w:name="_Toc517900985"/>
                    <w:bookmarkStart w:id="3877" w:name="_Toc517902500"/>
                    <w:bookmarkStart w:id="3878" w:name="_Toc517902950"/>
                    <w:bookmarkStart w:id="3879" w:name="_Toc517903517"/>
                    <w:bookmarkStart w:id="3880" w:name="_Toc517903653"/>
                    <w:bookmarkStart w:id="3881" w:name="_Toc517903925"/>
                    <w:bookmarkStart w:id="3882" w:name="_Toc517904060"/>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del>
                </w:p>
              </w:tc>
              <w:tc>
                <w:tcPr>
                  <w:tcW w:w="1094" w:type="dxa"/>
                  <w:tcBorders>
                    <w:top w:val="nil"/>
                    <w:left w:val="nil"/>
                    <w:bottom w:val="single" w:sz="8" w:space="0" w:color="FFFFFF"/>
                    <w:right w:val="single" w:sz="8" w:space="0" w:color="FFFFFF"/>
                  </w:tcBorders>
                  <w:shd w:val="clear" w:color="000000" w:fill="CBE4F9"/>
                  <w:vAlign w:val="center"/>
                </w:tcPr>
                <w:p w14:paraId="6C8C7FEB" w14:textId="77777777" w:rsidR="0087014B" w:rsidDel="00D05427" w:rsidRDefault="00D5184D">
                  <w:pPr>
                    <w:spacing w:after="0"/>
                    <w:jc w:val="center"/>
                    <w:rPr>
                      <w:del w:id="3883" w:author="jie sun" w:date="2018-04-16T21:37:00Z"/>
                      <w:rFonts w:ascii="Arial" w:eastAsia="Times New Roman" w:hAnsi="Arial" w:cs="Arial"/>
                      <w:color w:val="000000"/>
                      <w:sz w:val="20"/>
                      <w:szCs w:val="14"/>
                    </w:rPr>
                  </w:pPr>
                  <w:del w:id="3884" w:author="jie sun" w:date="2018-04-16T21:37:00Z">
                    <w:r w:rsidDel="00D05427">
                      <w:rPr>
                        <w:rFonts w:ascii="Arial" w:eastAsia="Times New Roman" w:hAnsi="Arial" w:cs="Arial"/>
                        <w:color w:val="000000"/>
                        <w:sz w:val="20"/>
                        <w:szCs w:val="14"/>
                      </w:rPr>
                      <w:delText>258</w:delText>
                    </w:r>
                    <w:bookmarkStart w:id="3885" w:name="_Toc511906268"/>
                    <w:bookmarkStart w:id="3886" w:name="_Toc517801816"/>
                    <w:bookmarkStart w:id="3887" w:name="_Toc517813725"/>
                    <w:bookmarkStart w:id="3888" w:name="_Toc517899140"/>
                    <w:bookmarkStart w:id="3889" w:name="_Toc517899661"/>
                    <w:bookmarkStart w:id="3890" w:name="_Toc517900269"/>
                    <w:bookmarkStart w:id="3891" w:name="_Toc517900449"/>
                    <w:bookmarkStart w:id="3892" w:name="_Toc517900718"/>
                    <w:bookmarkStart w:id="3893" w:name="_Toc517900854"/>
                    <w:bookmarkStart w:id="3894" w:name="_Toc517900986"/>
                    <w:bookmarkStart w:id="3895" w:name="_Toc517902501"/>
                    <w:bookmarkStart w:id="3896" w:name="_Toc517902951"/>
                    <w:bookmarkStart w:id="3897" w:name="_Toc517903518"/>
                    <w:bookmarkStart w:id="3898" w:name="_Toc517903654"/>
                    <w:bookmarkStart w:id="3899" w:name="_Toc517903926"/>
                    <w:bookmarkStart w:id="3900" w:name="_Toc517904061"/>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del>
                </w:p>
              </w:tc>
              <w:tc>
                <w:tcPr>
                  <w:tcW w:w="1117" w:type="dxa"/>
                  <w:tcBorders>
                    <w:top w:val="nil"/>
                    <w:left w:val="nil"/>
                    <w:bottom w:val="single" w:sz="8" w:space="0" w:color="FFFFFF"/>
                    <w:right w:val="single" w:sz="8" w:space="0" w:color="FFFFFF"/>
                  </w:tcBorders>
                  <w:shd w:val="clear" w:color="000000" w:fill="CBE4F9"/>
                  <w:vAlign w:val="center"/>
                </w:tcPr>
                <w:p w14:paraId="65145208" w14:textId="77777777" w:rsidR="0087014B" w:rsidDel="00D05427" w:rsidRDefault="00D5184D">
                  <w:pPr>
                    <w:spacing w:after="0"/>
                    <w:jc w:val="center"/>
                    <w:rPr>
                      <w:del w:id="3901" w:author="jie sun" w:date="2018-04-16T21:37:00Z"/>
                      <w:rFonts w:ascii="Arial" w:eastAsia="Times New Roman" w:hAnsi="Arial" w:cs="Arial"/>
                      <w:color w:val="000000"/>
                      <w:sz w:val="20"/>
                      <w:szCs w:val="14"/>
                    </w:rPr>
                  </w:pPr>
                  <w:del w:id="3902" w:author="jie sun" w:date="2018-04-16T21:37:00Z">
                    <w:r w:rsidDel="00D05427">
                      <w:rPr>
                        <w:rFonts w:ascii="Arial" w:eastAsia="Times New Roman" w:hAnsi="Arial" w:cs="Arial"/>
                        <w:color w:val="000000"/>
                        <w:sz w:val="20"/>
                        <w:szCs w:val="14"/>
                      </w:rPr>
                      <w:delText>0.94</w:delText>
                    </w:r>
                    <w:bookmarkStart w:id="3903" w:name="_Toc511906269"/>
                    <w:bookmarkStart w:id="3904" w:name="_Toc517801817"/>
                    <w:bookmarkStart w:id="3905" w:name="_Toc517813726"/>
                    <w:bookmarkStart w:id="3906" w:name="_Toc517899141"/>
                    <w:bookmarkStart w:id="3907" w:name="_Toc517899662"/>
                    <w:bookmarkStart w:id="3908" w:name="_Toc517900270"/>
                    <w:bookmarkStart w:id="3909" w:name="_Toc517900450"/>
                    <w:bookmarkStart w:id="3910" w:name="_Toc517900719"/>
                    <w:bookmarkStart w:id="3911" w:name="_Toc517900855"/>
                    <w:bookmarkStart w:id="3912" w:name="_Toc517900987"/>
                    <w:bookmarkStart w:id="3913" w:name="_Toc517902502"/>
                    <w:bookmarkStart w:id="3914" w:name="_Toc517902952"/>
                    <w:bookmarkStart w:id="3915" w:name="_Toc517903519"/>
                    <w:bookmarkStart w:id="3916" w:name="_Toc517903655"/>
                    <w:bookmarkStart w:id="3917" w:name="_Toc517903927"/>
                    <w:bookmarkStart w:id="3918" w:name="_Toc51790406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del>
                </w:p>
              </w:tc>
              <w:bookmarkStart w:id="3919" w:name="_Toc511906270"/>
              <w:bookmarkStart w:id="3920" w:name="_Toc517801818"/>
              <w:bookmarkStart w:id="3921" w:name="_Toc517813727"/>
              <w:bookmarkStart w:id="3922" w:name="_Toc517899142"/>
              <w:bookmarkStart w:id="3923" w:name="_Toc517899663"/>
              <w:bookmarkStart w:id="3924" w:name="_Toc517900271"/>
              <w:bookmarkStart w:id="3925" w:name="_Toc517900451"/>
              <w:bookmarkStart w:id="3926" w:name="_Toc517900720"/>
              <w:bookmarkStart w:id="3927" w:name="_Toc517900856"/>
              <w:bookmarkStart w:id="3928" w:name="_Toc517900988"/>
              <w:bookmarkStart w:id="3929" w:name="_Toc517902503"/>
              <w:bookmarkStart w:id="3930" w:name="_Toc517902953"/>
              <w:bookmarkStart w:id="3931" w:name="_Toc517903520"/>
              <w:bookmarkStart w:id="3932" w:name="_Toc517903656"/>
              <w:bookmarkStart w:id="3933" w:name="_Toc517903928"/>
              <w:bookmarkStart w:id="3934" w:name="_Toc517904063"/>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tr>
            <w:tr w:rsidR="0087014B" w:rsidDel="00D05427" w14:paraId="23ACF149" w14:textId="77777777">
              <w:trPr>
                <w:trHeight w:val="48"/>
                <w:del w:id="3935"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14:paraId="1102E9A1" w14:textId="77777777" w:rsidR="0087014B" w:rsidDel="00D05427" w:rsidRDefault="00D5184D">
                  <w:pPr>
                    <w:spacing w:after="0"/>
                    <w:jc w:val="center"/>
                    <w:rPr>
                      <w:del w:id="3936" w:author="jie sun" w:date="2018-04-16T21:37:00Z"/>
                      <w:rFonts w:ascii="Arial" w:eastAsia="Times New Roman" w:hAnsi="Arial" w:cs="Arial"/>
                      <w:b/>
                      <w:bCs/>
                      <w:color w:val="FFFFFF"/>
                      <w:sz w:val="20"/>
                      <w:szCs w:val="14"/>
                    </w:rPr>
                  </w:pPr>
                  <w:del w:id="3937" w:author="jie sun" w:date="2018-04-16T21:37:00Z">
                    <w:r w:rsidDel="00D05427">
                      <w:rPr>
                        <w:rFonts w:ascii="Arial" w:eastAsia="Times New Roman" w:hAnsi="Arial" w:cs="Arial"/>
                        <w:b/>
                        <w:bCs/>
                        <w:color w:val="FFFFFF"/>
                        <w:sz w:val="20"/>
                        <w:szCs w:val="14"/>
                      </w:rPr>
                      <w:delText>Walking</w:delText>
                    </w:r>
                    <w:bookmarkStart w:id="3938" w:name="_Toc511906271"/>
                    <w:bookmarkStart w:id="3939" w:name="_Toc517801819"/>
                    <w:bookmarkStart w:id="3940" w:name="_Toc517813728"/>
                    <w:bookmarkStart w:id="3941" w:name="_Toc517899143"/>
                    <w:bookmarkStart w:id="3942" w:name="_Toc517899664"/>
                    <w:bookmarkStart w:id="3943" w:name="_Toc517900272"/>
                    <w:bookmarkStart w:id="3944" w:name="_Toc517900452"/>
                    <w:bookmarkStart w:id="3945" w:name="_Toc517900721"/>
                    <w:bookmarkStart w:id="3946" w:name="_Toc517900857"/>
                    <w:bookmarkStart w:id="3947" w:name="_Toc517900989"/>
                    <w:bookmarkStart w:id="3948" w:name="_Toc517902504"/>
                    <w:bookmarkStart w:id="3949" w:name="_Toc517902954"/>
                    <w:bookmarkStart w:id="3950" w:name="_Toc517903521"/>
                    <w:bookmarkStart w:id="3951" w:name="_Toc517903657"/>
                    <w:bookmarkStart w:id="3952" w:name="_Toc517903929"/>
                    <w:bookmarkStart w:id="3953" w:name="_Toc517904064"/>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del>
                </w:p>
              </w:tc>
              <w:tc>
                <w:tcPr>
                  <w:tcW w:w="1373" w:type="dxa"/>
                  <w:tcBorders>
                    <w:top w:val="nil"/>
                    <w:left w:val="nil"/>
                    <w:bottom w:val="single" w:sz="8" w:space="0" w:color="FFFFFF"/>
                    <w:right w:val="single" w:sz="8" w:space="0" w:color="FFFFFF"/>
                  </w:tcBorders>
                  <w:shd w:val="clear" w:color="000000" w:fill="E7F2FC"/>
                  <w:vAlign w:val="center"/>
                </w:tcPr>
                <w:p w14:paraId="37C98B3F" w14:textId="77777777" w:rsidR="0087014B" w:rsidDel="00D05427" w:rsidRDefault="00D5184D">
                  <w:pPr>
                    <w:spacing w:after="0"/>
                    <w:jc w:val="center"/>
                    <w:rPr>
                      <w:del w:id="3954" w:author="jie sun" w:date="2018-04-16T21:37:00Z"/>
                      <w:rFonts w:ascii="Arial" w:eastAsia="Times New Roman" w:hAnsi="Arial" w:cs="Arial"/>
                      <w:color w:val="000000"/>
                      <w:sz w:val="20"/>
                      <w:szCs w:val="14"/>
                    </w:rPr>
                  </w:pPr>
                  <w:del w:id="3955" w:author="jie sun" w:date="2018-04-16T21:37:00Z">
                    <w:r w:rsidDel="00D05427">
                      <w:rPr>
                        <w:rFonts w:ascii="Arial" w:eastAsia="Times New Roman" w:hAnsi="Arial" w:cs="Arial"/>
                        <w:color w:val="000000"/>
                        <w:sz w:val="20"/>
                        <w:szCs w:val="14"/>
                      </w:rPr>
                      <w:delText>Put the Phone Beside Ear (to answer the phone call)</w:delText>
                    </w:r>
                    <w:bookmarkStart w:id="3956" w:name="_Toc511906272"/>
                    <w:bookmarkStart w:id="3957" w:name="_Toc517801820"/>
                    <w:bookmarkStart w:id="3958" w:name="_Toc517813729"/>
                    <w:bookmarkStart w:id="3959" w:name="_Toc517899144"/>
                    <w:bookmarkStart w:id="3960" w:name="_Toc517899665"/>
                    <w:bookmarkStart w:id="3961" w:name="_Toc517900273"/>
                    <w:bookmarkStart w:id="3962" w:name="_Toc517900453"/>
                    <w:bookmarkStart w:id="3963" w:name="_Toc517900722"/>
                    <w:bookmarkStart w:id="3964" w:name="_Toc517900858"/>
                    <w:bookmarkStart w:id="3965" w:name="_Toc517900990"/>
                    <w:bookmarkStart w:id="3966" w:name="_Toc517902505"/>
                    <w:bookmarkStart w:id="3967" w:name="_Toc517902955"/>
                    <w:bookmarkStart w:id="3968" w:name="_Toc517903522"/>
                    <w:bookmarkStart w:id="3969" w:name="_Toc517903658"/>
                    <w:bookmarkStart w:id="3970" w:name="_Toc517903930"/>
                    <w:bookmarkStart w:id="3971" w:name="_Toc51790406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tc>
              <w:tc>
                <w:tcPr>
                  <w:tcW w:w="839" w:type="dxa"/>
                  <w:tcBorders>
                    <w:top w:val="nil"/>
                    <w:left w:val="nil"/>
                    <w:bottom w:val="single" w:sz="8" w:space="0" w:color="FFFFFF"/>
                    <w:right w:val="single" w:sz="8" w:space="0" w:color="FFFFFF"/>
                  </w:tcBorders>
                  <w:shd w:val="clear" w:color="000000" w:fill="E7F2FC"/>
                  <w:vAlign w:val="center"/>
                </w:tcPr>
                <w:p w14:paraId="49EFCDD9" w14:textId="77777777" w:rsidR="0087014B" w:rsidDel="00D05427" w:rsidRDefault="00D5184D">
                  <w:pPr>
                    <w:pStyle w:val="Caption"/>
                    <w:spacing w:after="0"/>
                    <w:jc w:val="center"/>
                    <w:rPr>
                      <w:del w:id="3972" w:author="jie sun" w:date="2018-04-16T21:37:00Z"/>
                      <w:rFonts w:ascii="Arial" w:eastAsia="Times New Roman" w:hAnsi="Arial" w:cs="Arial"/>
                      <w:color w:val="000000"/>
                      <w:sz w:val="20"/>
                      <w:szCs w:val="14"/>
                    </w:rPr>
                    <w:pPrChange w:id="3973" w:author="像个男人一样" w:date="2018-03-21T01:45:00Z">
                      <w:pPr>
                        <w:spacing w:after="0"/>
                        <w:jc w:val="center"/>
                      </w:pPr>
                    </w:pPrChange>
                  </w:pPr>
                  <w:del w:id="3974" w:author="jie sun" w:date="2018-04-16T21:37:00Z">
                    <w:r w:rsidDel="00D05427">
                      <w:rPr>
                        <w:rFonts w:ascii="Arial" w:eastAsia="Times New Roman" w:hAnsi="Arial" w:cs="Arial"/>
                        <w:color w:val="000000"/>
                        <w:sz w:val="20"/>
                        <w:szCs w:val="14"/>
                      </w:rPr>
                      <w:delText>173cm</w:delText>
                    </w:r>
                    <w:bookmarkStart w:id="3975" w:name="_Toc511906273"/>
                    <w:bookmarkStart w:id="3976" w:name="_Toc517801821"/>
                    <w:bookmarkStart w:id="3977" w:name="_Toc517813730"/>
                    <w:bookmarkStart w:id="3978" w:name="_Toc517899145"/>
                    <w:bookmarkStart w:id="3979" w:name="_Toc517899666"/>
                    <w:bookmarkStart w:id="3980" w:name="_Toc517900274"/>
                    <w:bookmarkStart w:id="3981" w:name="_Toc517900454"/>
                    <w:bookmarkStart w:id="3982" w:name="_Toc517900723"/>
                    <w:bookmarkStart w:id="3983" w:name="_Toc517900859"/>
                    <w:bookmarkStart w:id="3984" w:name="_Toc517900991"/>
                    <w:bookmarkStart w:id="3985" w:name="_Toc517902506"/>
                    <w:bookmarkStart w:id="3986" w:name="_Toc517902956"/>
                    <w:bookmarkStart w:id="3987" w:name="_Toc517903523"/>
                    <w:bookmarkStart w:id="3988" w:name="_Toc517903659"/>
                    <w:bookmarkStart w:id="3989" w:name="_Toc517903931"/>
                    <w:bookmarkStart w:id="3990" w:name="_Toc517904066"/>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del>
                </w:p>
              </w:tc>
              <w:tc>
                <w:tcPr>
                  <w:tcW w:w="883" w:type="dxa"/>
                  <w:tcBorders>
                    <w:top w:val="nil"/>
                    <w:left w:val="nil"/>
                    <w:bottom w:val="single" w:sz="8" w:space="0" w:color="FFFFFF"/>
                    <w:right w:val="single" w:sz="8" w:space="0" w:color="FFFFFF"/>
                  </w:tcBorders>
                  <w:shd w:val="clear" w:color="000000" w:fill="E7F2FC"/>
                  <w:vAlign w:val="center"/>
                </w:tcPr>
                <w:p w14:paraId="0FB8CF22" w14:textId="77777777" w:rsidR="0087014B" w:rsidDel="00D05427" w:rsidRDefault="00D5184D">
                  <w:pPr>
                    <w:spacing w:after="0"/>
                    <w:jc w:val="center"/>
                    <w:rPr>
                      <w:del w:id="3991" w:author="jie sun" w:date="2018-04-16T21:37:00Z"/>
                      <w:rFonts w:ascii="Arial" w:eastAsia="Times New Roman" w:hAnsi="Arial" w:cs="Arial"/>
                      <w:color w:val="000000"/>
                      <w:sz w:val="20"/>
                      <w:szCs w:val="14"/>
                    </w:rPr>
                  </w:pPr>
                  <w:del w:id="3992" w:author="jie sun" w:date="2018-04-16T21:37:00Z">
                    <w:r w:rsidDel="00D05427">
                      <w:rPr>
                        <w:rFonts w:ascii="Arial" w:eastAsia="Times New Roman" w:hAnsi="Arial" w:cs="Arial"/>
                        <w:color w:val="000000"/>
                        <w:sz w:val="20"/>
                        <w:szCs w:val="14"/>
                      </w:rPr>
                      <w:delText>60 Kilo</w:delText>
                    </w:r>
                    <w:bookmarkStart w:id="3993" w:name="_Toc511906274"/>
                    <w:bookmarkStart w:id="3994" w:name="_Toc517801822"/>
                    <w:bookmarkStart w:id="3995" w:name="_Toc517813731"/>
                    <w:bookmarkStart w:id="3996" w:name="_Toc517899146"/>
                    <w:bookmarkStart w:id="3997" w:name="_Toc517899667"/>
                    <w:bookmarkStart w:id="3998" w:name="_Toc517900275"/>
                    <w:bookmarkStart w:id="3999" w:name="_Toc517900455"/>
                    <w:bookmarkStart w:id="4000" w:name="_Toc517900724"/>
                    <w:bookmarkStart w:id="4001" w:name="_Toc517900860"/>
                    <w:bookmarkStart w:id="4002" w:name="_Toc517900992"/>
                    <w:bookmarkStart w:id="4003" w:name="_Toc517902507"/>
                    <w:bookmarkStart w:id="4004" w:name="_Toc517902957"/>
                    <w:bookmarkStart w:id="4005" w:name="_Toc517903524"/>
                    <w:bookmarkStart w:id="4006" w:name="_Toc517903660"/>
                    <w:bookmarkStart w:id="4007" w:name="_Toc517903932"/>
                    <w:bookmarkStart w:id="4008" w:name="_Toc517904067"/>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del>
                </w:p>
              </w:tc>
              <w:tc>
                <w:tcPr>
                  <w:tcW w:w="594" w:type="dxa"/>
                  <w:tcBorders>
                    <w:top w:val="nil"/>
                    <w:left w:val="nil"/>
                    <w:bottom w:val="single" w:sz="8" w:space="0" w:color="FFFFFF"/>
                    <w:right w:val="single" w:sz="8" w:space="0" w:color="FFFFFF"/>
                  </w:tcBorders>
                  <w:shd w:val="clear" w:color="000000" w:fill="E7F2FC"/>
                  <w:vAlign w:val="center"/>
                </w:tcPr>
                <w:p w14:paraId="3FEF01E6" w14:textId="77777777" w:rsidR="0087014B" w:rsidDel="00D05427" w:rsidRDefault="00D5184D">
                  <w:pPr>
                    <w:spacing w:after="0"/>
                    <w:jc w:val="center"/>
                    <w:rPr>
                      <w:del w:id="4009" w:author="jie sun" w:date="2018-04-16T21:37:00Z"/>
                      <w:rFonts w:ascii="Arial" w:eastAsia="Times New Roman" w:hAnsi="Arial" w:cs="Arial"/>
                      <w:color w:val="000000"/>
                      <w:sz w:val="20"/>
                      <w:szCs w:val="14"/>
                    </w:rPr>
                  </w:pPr>
                  <w:del w:id="4010" w:author="jie sun" w:date="2018-04-16T21:37:00Z">
                    <w:r w:rsidDel="00D05427">
                      <w:rPr>
                        <w:rFonts w:ascii="Arial" w:eastAsia="Times New Roman" w:hAnsi="Arial" w:cs="Arial"/>
                        <w:color w:val="000000"/>
                        <w:sz w:val="20"/>
                        <w:szCs w:val="14"/>
                      </w:rPr>
                      <w:delText>28</w:delText>
                    </w:r>
                    <w:bookmarkStart w:id="4011" w:name="_Toc511906275"/>
                    <w:bookmarkStart w:id="4012" w:name="_Toc517801823"/>
                    <w:bookmarkStart w:id="4013" w:name="_Toc517813732"/>
                    <w:bookmarkStart w:id="4014" w:name="_Toc517899147"/>
                    <w:bookmarkStart w:id="4015" w:name="_Toc517899668"/>
                    <w:bookmarkStart w:id="4016" w:name="_Toc517900276"/>
                    <w:bookmarkStart w:id="4017" w:name="_Toc517900456"/>
                    <w:bookmarkStart w:id="4018" w:name="_Toc517900725"/>
                    <w:bookmarkStart w:id="4019" w:name="_Toc517900861"/>
                    <w:bookmarkStart w:id="4020" w:name="_Toc517900993"/>
                    <w:bookmarkStart w:id="4021" w:name="_Toc517902508"/>
                    <w:bookmarkStart w:id="4022" w:name="_Toc517902958"/>
                    <w:bookmarkStart w:id="4023" w:name="_Toc517903525"/>
                    <w:bookmarkStart w:id="4024" w:name="_Toc517903661"/>
                    <w:bookmarkStart w:id="4025" w:name="_Toc517903933"/>
                    <w:bookmarkStart w:id="4026" w:name="_Toc517904068"/>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del>
                </w:p>
              </w:tc>
              <w:tc>
                <w:tcPr>
                  <w:tcW w:w="1116" w:type="dxa"/>
                  <w:tcBorders>
                    <w:top w:val="nil"/>
                    <w:left w:val="nil"/>
                    <w:bottom w:val="single" w:sz="8" w:space="0" w:color="FFFFFF"/>
                    <w:right w:val="single" w:sz="8" w:space="0" w:color="FFFFFF"/>
                  </w:tcBorders>
                  <w:shd w:val="clear" w:color="000000" w:fill="E7F2FC"/>
                  <w:vAlign w:val="center"/>
                </w:tcPr>
                <w:p w14:paraId="4F28B762" w14:textId="77777777" w:rsidR="0087014B" w:rsidDel="00D05427" w:rsidRDefault="00D5184D">
                  <w:pPr>
                    <w:spacing w:after="0"/>
                    <w:jc w:val="center"/>
                    <w:rPr>
                      <w:del w:id="4027" w:author="jie sun" w:date="2018-04-16T21:37:00Z"/>
                      <w:rFonts w:ascii="Arial" w:eastAsia="Times New Roman" w:hAnsi="Arial" w:cs="Arial"/>
                      <w:color w:val="000000"/>
                      <w:sz w:val="20"/>
                      <w:szCs w:val="14"/>
                    </w:rPr>
                  </w:pPr>
                  <w:del w:id="4028" w:author="jie sun" w:date="2018-04-16T21:37:00Z">
                    <w:r w:rsidDel="00D05427">
                      <w:rPr>
                        <w:rFonts w:ascii="Arial" w:eastAsia="Times New Roman" w:hAnsi="Arial" w:cs="Arial"/>
                        <w:color w:val="000000"/>
                        <w:sz w:val="20"/>
                        <w:szCs w:val="14"/>
                      </w:rPr>
                      <w:delText>Flat</w:delText>
                    </w:r>
                    <w:bookmarkStart w:id="4029" w:name="_Toc511906276"/>
                    <w:bookmarkStart w:id="4030" w:name="_Toc517801824"/>
                    <w:bookmarkStart w:id="4031" w:name="_Toc517813733"/>
                    <w:bookmarkStart w:id="4032" w:name="_Toc517899148"/>
                    <w:bookmarkStart w:id="4033" w:name="_Toc517899669"/>
                    <w:bookmarkStart w:id="4034" w:name="_Toc517900277"/>
                    <w:bookmarkStart w:id="4035" w:name="_Toc517900457"/>
                    <w:bookmarkStart w:id="4036" w:name="_Toc517900726"/>
                    <w:bookmarkStart w:id="4037" w:name="_Toc517900862"/>
                    <w:bookmarkStart w:id="4038" w:name="_Toc517900994"/>
                    <w:bookmarkStart w:id="4039" w:name="_Toc517902509"/>
                    <w:bookmarkStart w:id="4040" w:name="_Toc517902959"/>
                    <w:bookmarkStart w:id="4041" w:name="_Toc517903526"/>
                    <w:bookmarkStart w:id="4042" w:name="_Toc517903662"/>
                    <w:bookmarkStart w:id="4043" w:name="_Toc517903934"/>
                    <w:bookmarkStart w:id="4044" w:name="_Toc517904069"/>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del>
                </w:p>
              </w:tc>
              <w:tc>
                <w:tcPr>
                  <w:tcW w:w="1117" w:type="dxa"/>
                  <w:tcBorders>
                    <w:top w:val="nil"/>
                    <w:left w:val="nil"/>
                    <w:bottom w:val="single" w:sz="8" w:space="0" w:color="FFFFFF"/>
                    <w:right w:val="single" w:sz="8" w:space="0" w:color="FFFFFF"/>
                  </w:tcBorders>
                  <w:shd w:val="clear" w:color="000000" w:fill="E7F2FC"/>
                  <w:vAlign w:val="center"/>
                </w:tcPr>
                <w:p w14:paraId="68101AD8" w14:textId="77777777" w:rsidR="0087014B" w:rsidDel="00D05427" w:rsidRDefault="00D5184D">
                  <w:pPr>
                    <w:spacing w:after="0"/>
                    <w:jc w:val="center"/>
                    <w:rPr>
                      <w:del w:id="4045" w:author="jie sun" w:date="2018-04-16T21:37:00Z"/>
                      <w:rFonts w:ascii="Arial" w:eastAsia="Times New Roman" w:hAnsi="Arial" w:cs="Arial"/>
                      <w:color w:val="000000"/>
                      <w:sz w:val="20"/>
                      <w:szCs w:val="14"/>
                    </w:rPr>
                  </w:pPr>
                  <w:del w:id="4046" w:author="jie sun" w:date="2018-04-16T21:37:00Z">
                    <w:r w:rsidDel="00D05427">
                      <w:rPr>
                        <w:rFonts w:ascii="Arial" w:eastAsia="Times New Roman" w:hAnsi="Arial" w:cs="Arial"/>
                        <w:color w:val="000000"/>
                        <w:sz w:val="20"/>
                        <w:szCs w:val="14"/>
                      </w:rPr>
                      <w:delText xml:space="preserve">50Hz </w:delText>
                    </w:r>
                    <w:bookmarkStart w:id="4047" w:name="_Toc511906277"/>
                    <w:bookmarkStart w:id="4048" w:name="_Toc517801825"/>
                    <w:bookmarkStart w:id="4049" w:name="_Toc517813734"/>
                    <w:bookmarkStart w:id="4050" w:name="_Toc517899149"/>
                    <w:bookmarkStart w:id="4051" w:name="_Toc517899670"/>
                    <w:bookmarkStart w:id="4052" w:name="_Toc517900278"/>
                    <w:bookmarkStart w:id="4053" w:name="_Toc517900458"/>
                    <w:bookmarkStart w:id="4054" w:name="_Toc517900727"/>
                    <w:bookmarkStart w:id="4055" w:name="_Toc517900863"/>
                    <w:bookmarkStart w:id="4056" w:name="_Toc517900995"/>
                    <w:bookmarkStart w:id="4057" w:name="_Toc517902510"/>
                    <w:bookmarkStart w:id="4058" w:name="_Toc517902960"/>
                    <w:bookmarkStart w:id="4059" w:name="_Toc517903527"/>
                    <w:bookmarkStart w:id="4060" w:name="_Toc517903663"/>
                    <w:bookmarkStart w:id="4061" w:name="_Toc517903935"/>
                    <w:bookmarkStart w:id="4062" w:name="_Toc517904070"/>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del>
                </w:p>
              </w:tc>
              <w:tc>
                <w:tcPr>
                  <w:tcW w:w="1028" w:type="dxa"/>
                  <w:tcBorders>
                    <w:top w:val="nil"/>
                    <w:left w:val="nil"/>
                    <w:bottom w:val="single" w:sz="8" w:space="0" w:color="FFFFFF"/>
                    <w:right w:val="single" w:sz="8" w:space="0" w:color="FFFFFF"/>
                  </w:tcBorders>
                  <w:shd w:val="clear" w:color="000000" w:fill="E7F2FC"/>
                  <w:vAlign w:val="center"/>
                </w:tcPr>
                <w:p w14:paraId="4CE2AE0E" w14:textId="77777777" w:rsidR="0087014B" w:rsidDel="00D05427" w:rsidRDefault="00D5184D">
                  <w:pPr>
                    <w:spacing w:after="0"/>
                    <w:jc w:val="center"/>
                    <w:rPr>
                      <w:del w:id="4063" w:author="jie sun" w:date="2018-04-16T21:37:00Z"/>
                      <w:rFonts w:ascii="Arial" w:eastAsia="Times New Roman" w:hAnsi="Arial" w:cs="Arial"/>
                      <w:color w:val="000000"/>
                      <w:sz w:val="20"/>
                      <w:szCs w:val="14"/>
                    </w:rPr>
                  </w:pPr>
                  <w:del w:id="4064" w:author="jie sun" w:date="2018-04-16T21:37:00Z">
                    <w:r w:rsidDel="00D05427">
                      <w:rPr>
                        <w:rFonts w:ascii="Arial" w:eastAsia="Times New Roman" w:hAnsi="Arial" w:cs="Arial"/>
                        <w:color w:val="000000"/>
                        <w:sz w:val="20"/>
                        <w:szCs w:val="14"/>
                      </w:rPr>
                      <w:delText>192</w:delText>
                    </w:r>
                    <w:bookmarkStart w:id="4065" w:name="_Toc511906278"/>
                    <w:bookmarkStart w:id="4066" w:name="_Toc517801826"/>
                    <w:bookmarkStart w:id="4067" w:name="_Toc517813735"/>
                    <w:bookmarkStart w:id="4068" w:name="_Toc517899150"/>
                    <w:bookmarkStart w:id="4069" w:name="_Toc517899671"/>
                    <w:bookmarkStart w:id="4070" w:name="_Toc517900279"/>
                    <w:bookmarkStart w:id="4071" w:name="_Toc517900459"/>
                    <w:bookmarkStart w:id="4072" w:name="_Toc517900728"/>
                    <w:bookmarkStart w:id="4073" w:name="_Toc517900864"/>
                    <w:bookmarkStart w:id="4074" w:name="_Toc517900996"/>
                    <w:bookmarkStart w:id="4075" w:name="_Toc517902511"/>
                    <w:bookmarkStart w:id="4076" w:name="_Toc517902961"/>
                    <w:bookmarkStart w:id="4077" w:name="_Toc517903528"/>
                    <w:bookmarkStart w:id="4078" w:name="_Toc517903664"/>
                    <w:bookmarkStart w:id="4079" w:name="_Toc517903936"/>
                    <w:bookmarkStart w:id="4080" w:name="_Toc517904071"/>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del>
                </w:p>
              </w:tc>
              <w:tc>
                <w:tcPr>
                  <w:tcW w:w="1094" w:type="dxa"/>
                  <w:tcBorders>
                    <w:top w:val="nil"/>
                    <w:left w:val="nil"/>
                    <w:bottom w:val="single" w:sz="8" w:space="0" w:color="FFFFFF"/>
                    <w:right w:val="single" w:sz="8" w:space="0" w:color="FFFFFF"/>
                  </w:tcBorders>
                  <w:shd w:val="clear" w:color="000000" w:fill="E7F2FC"/>
                  <w:vAlign w:val="center"/>
                </w:tcPr>
                <w:p w14:paraId="2F3C23E8" w14:textId="77777777" w:rsidR="0087014B" w:rsidDel="00D05427" w:rsidRDefault="00D5184D">
                  <w:pPr>
                    <w:spacing w:after="0"/>
                    <w:jc w:val="center"/>
                    <w:rPr>
                      <w:del w:id="4081" w:author="jie sun" w:date="2018-04-16T21:37:00Z"/>
                      <w:rFonts w:ascii="Arial" w:eastAsia="Times New Roman" w:hAnsi="Arial" w:cs="Arial"/>
                      <w:color w:val="000000"/>
                      <w:sz w:val="20"/>
                      <w:szCs w:val="14"/>
                    </w:rPr>
                  </w:pPr>
                  <w:del w:id="4082" w:author="jie sun" w:date="2018-04-16T21:37:00Z">
                    <w:r w:rsidDel="00D05427">
                      <w:rPr>
                        <w:rFonts w:ascii="Arial" w:eastAsia="Times New Roman" w:hAnsi="Arial" w:cs="Arial"/>
                        <w:color w:val="000000"/>
                        <w:sz w:val="20"/>
                        <w:szCs w:val="14"/>
                      </w:rPr>
                      <w:delText>250</w:delText>
                    </w:r>
                    <w:bookmarkStart w:id="4083" w:name="_Toc511906279"/>
                    <w:bookmarkStart w:id="4084" w:name="_Toc517801827"/>
                    <w:bookmarkStart w:id="4085" w:name="_Toc517813736"/>
                    <w:bookmarkStart w:id="4086" w:name="_Toc517899151"/>
                    <w:bookmarkStart w:id="4087" w:name="_Toc517899672"/>
                    <w:bookmarkStart w:id="4088" w:name="_Toc517900280"/>
                    <w:bookmarkStart w:id="4089" w:name="_Toc517900460"/>
                    <w:bookmarkStart w:id="4090" w:name="_Toc517900729"/>
                    <w:bookmarkStart w:id="4091" w:name="_Toc517900865"/>
                    <w:bookmarkStart w:id="4092" w:name="_Toc517900997"/>
                    <w:bookmarkStart w:id="4093" w:name="_Toc517902512"/>
                    <w:bookmarkStart w:id="4094" w:name="_Toc517902962"/>
                    <w:bookmarkStart w:id="4095" w:name="_Toc517903529"/>
                    <w:bookmarkStart w:id="4096" w:name="_Toc517903665"/>
                    <w:bookmarkStart w:id="4097" w:name="_Toc517903937"/>
                    <w:bookmarkStart w:id="4098" w:name="_Toc51790407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del>
                </w:p>
              </w:tc>
              <w:tc>
                <w:tcPr>
                  <w:tcW w:w="1117" w:type="dxa"/>
                  <w:tcBorders>
                    <w:top w:val="nil"/>
                    <w:left w:val="nil"/>
                    <w:bottom w:val="single" w:sz="8" w:space="0" w:color="FFFFFF"/>
                    <w:right w:val="single" w:sz="8" w:space="0" w:color="FFFFFF"/>
                  </w:tcBorders>
                  <w:shd w:val="clear" w:color="000000" w:fill="E7F2FC"/>
                  <w:vAlign w:val="center"/>
                </w:tcPr>
                <w:p w14:paraId="313A4670" w14:textId="77777777" w:rsidR="0087014B" w:rsidDel="00D05427" w:rsidRDefault="00D5184D">
                  <w:pPr>
                    <w:spacing w:after="0"/>
                    <w:jc w:val="center"/>
                    <w:rPr>
                      <w:del w:id="4099" w:author="jie sun" w:date="2018-04-16T21:37:00Z"/>
                      <w:rFonts w:ascii="Arial" w:eastAsia="Times New Roman" w:hAnsi="Arial" w:cs="Arial"/>
                      <w:color w:val="000000"/>
                      <w:sz w:val="20"/>
                      <w:szCs w:val="14"/>
                    </w:rPr>
                  </w:pPr>
                  <w:del w:id="4100" w:author="jie sun" w:date="2018-04-16T21:37:00Z">
                    <w:r w:rsidDel="00D05427">
                      <w:rPr>
                        <w:rFonts w:ascii="Arial" w:eastAsia="Times New Roman" w:hAnsi="Arial" w:cs="Arial"/>
                        <w:color w:val="000000"/>
                        <w:sz w:val="20"/>
                        <w:szCs w:val="14"/>
                      </w:rPr>
                      <w:delText>0.77</w:delText>
                    </w:r>
                    <w:bookmarkStart w:id="4101" w:name="_Toc511906280"/>
                    <w:bookmarkStart w:id="4102" w:name="_Toc517801828"/>
                    <w:bookmarkStart w:id="4103" w:name="_Toc517813737"/>
                    <w:bookmarkStart w:id="4104" w:name="_Toc517899152"/>
                    <w:bookmarkStart w:id="4105" w:name="_Toc517899673"/>
                    <w:bookmarkStart w:id="4106" w:name="_Toc517900281"/>
                    <w:bookmarkStart w:id="4107" w:name="_Toc517900461"/>
                    <w:bookmarkStart w:id="4108" w:name="_Toc517900730"/>
                    <w:bookmarkStart w:id="4109" w:name="_Toc517900866"/>
                    <w:bookmarkStart w:id="4110" w:name="_Toc517900998"/>
                    <w:bookmarkStart w:id="4111" w:name="_Toc517902513"/>
                    <w:bookmarkStart w:id="4112" w:name="_Toc517902963"/>
                    <w:bookmarkStart w:id="4113" w:name="_Toc517903530"/>
                    <w:bookmarkStart w:id="4114" w:name="_Toc517903666"/>
                    <w:bookmarkStart w:id="4115" w:name="_Toc517903938"/>
                    <w:bookmarkStart w:id="4116" w:name="_Toc517904073"/>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del>
                </w:p>
              </w:tc>
              <w:bookmarkStart w:id="4117" w:name="_Toc511906281"/>
              <w:bookmarkStart w:id="4118" w:name="_Toc517801829"/>
              <w:bookmarkStart w:id="4119" w:name="_Toc517813738"/>
              <w:bookmarkStart w:id="4120" w:name="_Toc517899153"/>
              <w:bookmarkStart w:id="4121" w:name="_Toc517899674"/>
              <w:bookmarkStart w:id="4122" w:name="_Toc517900282"/>
              <w:bookmarkStart w:id="4123" w:name="_Toc517900462"/>
              <w:bookmarkStart w:id="4124" w:name="_Toc517900731"/>
              <w:bookmarkStart w:id="4125" w:name="_Toc517900867"/>
              <w:bookmarkStart w:id="4126" w:name="_Toc517900999"/>
              <w:bookmarkStart w:id="4127" w:name="_Toc517902514"/>
              <w:bookmarkStart w:id="4128" w:name="_Toc517902964"/>
              <w:bookmarkStart w:id="4129" w:name="_Toc517903531"/>
              <w:bookmarkStart w:id="4130" w:name="_Toc517903667"/>
              <w:bookmarkStart w:id="4131" w:name="_Toc517903939"/>
              <w:bookmarkStart w:id="4132" w:name="_Toc517904074"/>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tr>
            <w:tr w:rsidR="0087014B" w:rsidDel="00D05427" w14:paraId="7CB3C37B" w14:textId="77777777">
              <w:trPr>
                <w:trHeight w:val="852"/>
                <w:del w:id="4133"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14:paraId="3CB132A5" w14:textId="77777777" w:rsidR="0087014B" w:rsidDel="00D05427" w:rsidRDefault="00D5184D">
                  <w:pPr>
                    <w:spacing w:after="0"/>
                    <w:jc w:val="center"/>
                    <w:rPr>
                      <w:del w:id="4134" w:author="jie sun" w:date="2018-04-16T21:37:00Z"/>
                      <w:rFonts w:ascii="Arial" w:eastAsia="Times New Roman" w:hAnsi="Arial" w:cs="Arial"/>
                      <w:b/>
                      <w:bCs/>
                      <w:color w:val="FFFFFF"/>
                      <w:sz w:val="20"/>
                      <w:szCs w:val="14"/>
                    </w:rPr>
                  </w:pPr>
                  <w:del w:id="4135" w:author="jie sun" w:date="2018-04-16T21:37:00Z">
                    <w:r w:rsidDel="00D05427">
                      <w:rPr>
                        <w:rFonts w:ascii="Arial" w:eastAsia="Times New Roman" w:hAnsi="Arial" w:cs="Arial"/>
                        <w:b/>
                        <w:bCs/>
                        <w:color w:val="FFFFFF"/>
                        <w:sz w:val="20"/>
                        <w:szCs w:val="14"/>
                      </w:rPr>
                      <w:delText>Running</w:delText>
                    </w:r>
                    <w:bookmarkStart w:id="4136" w:name="_Toc511906282"/>
                    <w:bookmarkStart w:id="4137" w:name="_Toc517801830"/>
                    <w:bookmarkStart w:id="4138" w:name="_Toc517813739"/>
                    <w:bookmarkStart w:id="4139" w:name="_Toc517899154"/>
                    <w:bookmarkStart w:id="4140" w:name="_Toc517899675"/>
                    <w:bookmarkStart w:id="4141" w:name="_Toc517900283"/>
                    <w:bookmarkStart w:id="4142" w:name="_Toc517900463"/>
                    <w:bookmarkStart w:id="4143" w:name="_Toc517900732"/>
                    <w:bookmarkStart w:id="4144" w:name="_Toc517900868"/>
                    <w:bookmarkStart w:id="4145" w:name="_Toc517901000"/>
                    <w:bookmarkStart w:id="4146" w:name="_Toc517902515"/>
                    <w:bookmarkStart w:id="4147" w:name="_Toc517902965"/>
                    <w:bookmarkStart w:id="4148" w:name="_Toc517903532"/>
                    <w:bookmarkStart w:id="4149" w:name="_Toc517903668"/>
                    <w:bookmarkStart w:id="4150" w:name="_Toc517903940"/>
                    <w:bookmarkStart w:id="4151" w:name="_Toc51790407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del>
                </w:p>
              </w:tc>
              <w:tc>
                <w:tcPr>
                  <w:tcW w:w="1373" w:type="dxa"/>
                  <w:tcBorders>
                    <w:top w:val="nil"/>
                    <w:left w:val="nil"/>
                    <w:bottom w:val="single" w:sz="8" w:space="0" w:color="FFFFFF"/>
                    <w:right w:val="single" w:sz="8" w:space="0" w:color="FFFFFF"/>
                  </w:tcBorders>
                  <w:shd w:val="clear" w:color="000000" w:fill="CBE4F9"/>
                  <w:vAlign w:val="center"/>
                </w:tcPr>
                <w:p w14:paraId="74F0B576" w14:textId="77777777" w:rsidR="0087014B" w:rsidDel="00D05427" w:rsidRDefault="00D5184D">
                  <w:pPr>
                    <w:spacing w:after="0"/>
                    <w:jc w:val="center"/>
                    <w:rPr>
                      <w:del w:id="4152" w:author="jie sun" w:date="2018-04-16T21:37:00Z"/>
                      <w:rFonts w:ascii="Arial" w:eastAsia="Times New Roman" w:hAnsi="Arial" w:cs="Arial"/>
                      <w:color w:val="000000"/>
                      <w:sz w:val="20"/>
                      <w:szCs w:val="14"/>
                    </w:rPr>
                  </w:pPr>
                  <w:del w:id="4153" w:author="jie sun" w:date="2018-04-16T21:37:00Z">
                    <w:r w:rsidDel="00D05427">
                      <w:rPr>
                        <w:rFonts w:ascii="Arial" w:eastAsia="Times New Roman" w:hAnsi="Arial" w:cs="Arial"/>
                        <w:color w:val="000000"/>
                        <w:sz w:val="20"/>
                        <w:szCs w:val="14"/>
                      </w:rPr>
                      <w:delText>In pocket of Pants</w:delText>
                    </w:r>
                    <w:bookmarkStart w:id="4154" w:name="_Toc511906283"/>
                    <w:bookmarkStart w:id="4155" w:name="_Toc517801831"/>
                    <w:bookmarkStart w:id="4156" w:name="_Toc517813740"/>
                    <w:bookmarkStart w:id="4157" w:name="_Toc517899155"/>
                    <w:bookmarkStart w:id="4158" w:name="_Toc517899676"/>
                    <w:bookmarkStart w:id="4159" w:name="_Toc517900284"/>
                    <w:bookmarkStart w:id="4160" w:name="_Toc517900464"/>
                    <w:bookmarkStart w:id="4161" w:name="_Toc517900733"/>
                    <w:bookmarkStart w:id="4162" w:name="_Toc517900869"/>
                    <w:bookmarkStart w:id="4163" w:name="_Toc517901001"/>
                    <w:bookmarkStart w:id="4164" w:name="_Toc517902516"/>
                    <w:bookmarkStart w:id="4165" w:name="_Toc517902966"/>
                    <w:bookmarkStart w:id="4166" w:name="_Toc517903533"/>
                    <w:bookmarkStart w:id="4167" w:name="_Toc517903669"/>
                    <w:bookmarkStart w:id="4168" w:name="_Toc517903941"/>
                    <w:bookmarkStart w:id="4169" w:name="_Toc517904076"/>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del>
                </w:p>
              </w:tc>
              <w:tc>
                <w:tcPr>
                  <w:tcW w:w="839" w:type="dxa"/>
                  <w:tcBorders>
                    <w:top w:val="nil"/>
                    <w:left w:val="nil"/>
                    <w:bottom w:val="single" w:sz="8" w:space="0" w:color="FFFFFF"/>
                    <w:right w:val="single" w:sz="8" w:space="0" w:color="FFFFFF"/>
                  </w:tcBorders>
                  <w:shd w:val="clear" w:color="000000" w:fill="CBE4F9"/>
                  <w:vAlign w:val="center"/>
                </w:tcPr>
                <w:p w14:paraId="516E61AF" w14:textId="77777777" w:rsidR="0087014B" w:rsidDel="00D05427" w:rsidRDefault="00D5184D">
                  <w:pPr>
                    <w:spacing w:after="0"/>
                    <w:jc w:val="center"/>
                    <w:rPr>
                      <w:del w:id="4170" w:author="jie sun" w:date="2018-04-16T21:37:00Z"/>
                      <w:rFonts w:ascii="Arial" w:eastAsia="Times New Roman" w:hAnsi="Arial" w:cs="Arial"/>
                      <w:color w:val="000000"/>
                      <w:sz w:val="20"/>
                      <w:szCs w:val="14"/>
                    </w:rPr>
                  </w:pPr>
                  <w:del w:id="4171" w:author="jie sun" w:date="2018-04-16T21:37:00Z">
                    <w:r w:rsidDel="00D05427">
                      <w:rPr>
                        <w:rFonts w:ascii="Arial" w:eastAsia="Times New Roman" w:hAnsi="Arial" w:cs="Arial"/>
                        <w:color w:val="000000"/>
                        <w:sz w:val="20"/>
                        <w:szCs w:val="14"/>
                      </w:rPr>
                      <w:delText>173cm</w:delText>
                    </w:r>
                    <w:bookmarkStart w:id="4172" w:name="_Toc511906284"/>
                    <w:bookmarkStart w:id="4173" w:name="_Toc517801832"/>
                    <w:bookmarkStart w:id="4174" w:name="_Toc517813741"/>
                    <w:bookmarkStart w:id="4175" w:name="_Toc517899156"/>
                    <w:bookmarkStart w:id="4176" w:name="_Toc517899677"/>
                    <w:bookmarkStart w:id="4177" w:name="_Toc517900285"/>
                    <w:bookmarkStart w:id="4178" w:name="_Toc517900465"/>
                    <w:bookmarkStart w:id="4179" w:name="_Toc517900734"/>
                    <w:bookmarkStart w:id="4180" w:name="_Toc517900870"/>
                    <w:bookmarkStart w:id="4181" w:name="_Toc517901002"/>
                    <w:bookmarkStart w:id="4182" w:name="_Toc517902517"/>
                    <w:bookmarkStart w:id="4183" w:name="_Toc517902967"/>
                    <w:bookmarkStart w:id="4184" w:name="_Toc517903534"/>
                    <w:bookmarkStart w:id="4185" w:name="_Toc517903670"/>
                    <w:bookmarkStart w:id="4186" w:name="_Toc517903942"/>
                    <w:bookmarkStart w:id="4187" w:name="_Toc517904077"/>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del>
                </w:p>
              </w:tc>
              <w:tc>
                <w:tcPr>
                  <w:tcW w:w="883" w:type="dxa"/>
                  <w:tcBorders>
                    <w:top w:val="nil"/>
                    <w:left w:val="nil"/>
                    <w:bottom w:val="single" w:sz="8" w:space="0" w:color="FFFFFF"/>
                    <w:right w:val="single" w:sz="8" w:space="0" w:color="FFFFFF"/>
                  </w:tcBorders>
                  <w:shd w:val="clear" w:color="000000" w:fill="CBE4F9"/>
                  <w:vAlign w:val="center"/>
                </w:tcPr>
                <w:p w14:paraId="12A64D1F" w14:textId="77777777" w:rsidR="0087014B" w:rsidDel="00D05427" w:rsidRDefault="00D5184D">
                  <w:pPr>
                    <w:spacing w:after="0"/>
                    <w:jc w:val="center"/>
                    <w:rPr>
                      <w:del w:id="4188" w:author="jie sun" w:date="2018-04-16T21:37:00Z"/>
                      <w:rFonts w:ascii="Arial" w:eastAsia="Times New Roman" w:hAnsi="Arial" w:cs="Arial"/>
                      <w:color w:val="000000"/>
                      <w:sz w:val="20"/>
                      <w:szCs w:val="14"/>
                    </w:rPr>
                  </w:pPr>
                  <w:del w:id="4189" w:author="jie sun" w:date="2018-04-16T21:37:00Z">
                    <w:r w:rsidDel="00D05427">
                      <w:rPr>
                        <w:rFonts w:ascii="Arial" w:eastAsia="Times New Roman" w:hAnsi="Arial" w:cs="Arial"/>
                        <w:color w:val="000000"/>
                        <w:sz w:val="20"/>
                        <w:szCs w:val="14"/>
                      </w:rPr>
                      <w:delText>60 Kilo</w:delText>
                    </w:r>
                    <w:bookmarkStart w:id="4190" w:name="_Toc511906285"/>
                    <w:bookmarkStart w:id="4191" w:name="_Toc517801833"/>
                    <w:bookmarkStart w:id="4192" w:name="_Toc517813742"/>
                    <w:bookmarkStart w:id="4193" w:name="_Toc517899157"/>
                    <w:bookmarkStart w:id="4194" w:name="_Toc517899678"/>
                    <w:bookmarkStart w:id="4195" w:name="_Toc517900286"/>
                    <w:bookmarkStart w:id="4196" w:name="_Toc517900466"/>
                    <w:bookmarkStart w:id="4197" w:name="_Toc517900735"/>
                    <w:bookmarkStart w:id="4198" w:name="_Toc517900871"/>
                    <w:bookmarkStart w:id="4199" w:name="_Toc517901003"/>
                    <w:bookmarkStart w:id="4200" w:name="_Toc517902518"/>
                    <w:bookmarkStart w:id="4201" w:name="_Toc517902968"/>
                    <w:bookmarkStart w:id="4202" w:name="_Toc517903535"/>
                    <w:bookmarkStart w:id="4203" w:name="_Toc517903671"/>
                    <w:bookmarkStart w:id="4204" w:name="_Toc517903943"/>
                    <w:bookmarkStart w:id="4205" w:name="_Toc517904078"/>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del>
                </w:p>
              </w:tc>
              <w:tc>
                <w:tcPr>
                  <w:tcW w:w="594" w:type="dxa"/>
                  <w:tcBorders>
                    <w:top w:val="nil"/>
                    <w:left w:val="nil"/>
                    <w:bottom w:val="single" w:sz="8" w:space="0" w:color="FFFFFF"/>
                    <w:right w:val="single" w:sz="8" w:space="0" w:color="FFFFFF"/>
                  </w:tcBorders>
                  <w:shd w:val="clear" w:color="000000" w:fill="CBE4F9"/>
                  <w:vAlign w:val="center"/>
                </w:tcPr>
                <w:p w14:paraId="10E949E0" w14:textId="77777777" w:rsidR="0087014B" w:rsidDel="00D05427" w:rsidRDefault="00D5184D">
                  <w:pPr>
                    <w:spacing w:after="0"/>
                    <w:jc w:val="center"/>
                    <w:rPr>
                      <w:del w:id="4206" w:author="jie sun" w:date="2018-04-16T21:37:00Z"/>
                      <w:rFonts w:ascii="Arial" w:eastAsia="Times New Roman" w:hAnsi="Arial" w:cs="Arial"/>
                      <w:color w:val="000000"/>
                      <w:sz w:val="20"/>
                      <w:szCs w:val="14"/>
                    </w:rPr>
                  </w:pPr>
                  <w:del w:id="4207" w:author="jie sun" w:date="2018-04-16T21:37:00Z">
                    <w:r w:rsidDel="00D05427">
                      <w:rPr>
                        <w:rFonts w:ascii="Arial" w:eastAsia="Times New Roman" w:hAnsi="Arial" w:cs="Arial"/>
                        <w:color w:val="000000"/>
                        <w:sz w:val="20"/>
                        <w:szCs w:val="14"/>
                      </w:rPr>
                      <w:delText>28</w:delText>
                    </w:r>
                    <w:bookmarkStart w:id="4208" w:name="_Toc511906286"/>
                    <w:bookmarkStart w:id="4209" w:name="_Toc517801834"/>
                    <w:bookmarkStart w:id="4210" w:name="_Toc517813743"/>
                    <w:bookmarkStart w:id="4211" w:name="_Toc517899158"/>
                    <w:bookmarkStart w:id="4212" w:name="_Toc517899679"/>
                    <w:bookmarkStart w:id="4213" w:name="_Toc517900287"/>
                    <w:bookmarkStart w:id="4214" w:name="_Toc517900467"/>
                    <w:bookmarkStart w:id="4215" w:name="_Toc517900736"/>
                    <w:bookmarkStart w:id="4216" w:name="_Toc517900872"/>
                    <w:bookmarkStart w:id="4217" w:name="_Toc517901004"/>
                    <w:bookmarkStart w:id="4218" w:name="_Toc517902519"/>
                    <w:bookmarkStart w:id="4219" w:name="_Toc517902969"/>
                    <w:bookmarkStart w:id="4220" w:name="_Toc517903536"/>
                    <w:bookmarkStart w:id="4221" w:name="_Toc517903672"/>
                    <w:bookmarkStart w:id="4222" w:name="_Toc517903944"/>
                    <w:bookmarkStart w:id="4223" w:name="_Toc517904079"/>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del>
                </w:p>
              </w:tc>
              <w:tc>
                <w:tcPr>
                  <w:tcW w:w="1116" w:type="dxa"/>
                  <w:tcBorders>
                    <w:top w:val="nil"/>
                    <w:left w:val="nil"/>
                    <w:bottom w:val="single" w:sz="8" w:space="0" w:color="FFFFFF"/>
                    <w:right w:val="single" w:sz="8" w:space="0" w:color="FFFFFF"/>
                  </w:tcBorders>
                  <w:shd w:val="clear" w:color="000000" w:fill="CBE4F9"/>
                  <w:vAlign w:val="center"/>
                </w:tcPr>
                <w:p w14:paraId="60C3BEE9" w14:textId="77777777" w:rsidR="0087014B" w:rsidDel="00D05427" w:rsidRDefault="00D5184D">
                  <w:pPr>
                    <w:spacing w:after="0"/>
                    <w:jc w:val="center"/>
                    <w:rPr>
                      <w:del w:id="4224" w:author="jie sun" w:date="2018-04-16T21:37:00Z"/>
                      <w:rFonts w:ascii="Arial" w:eastAsia="Times New Roman" w:hAnsi="Arial" w:cs="Arial"/>
                      <w:color w:val="000000"/>
                      <w:sz w:val="20"/>
                      <w:szCs w:val="14"/>
                    </w:rPr>
                  </w:pPr>
                  <w:del w:id="4225" w:author="jie sun" w:date="2018-04-16T21:37:00Z">
                    <w:r w:rsidDel="00D05427">
                      <w:rPr>
                        <w:rFonts w:ascii="Arial" w:eastAsia="Times New Roman" w:hAnsi="Arial" w:cs="Arial"/>
                        <w:color w:val="000000"/>
                        <w:sz w:val="20"/>
                        <w:szCs w:val="14"/>
                      </w:rPr>
                      <w:delText>Flat</w:delText>
                    </w:r>
                    <w:bookmarkStart w:id="4226" w:name="_Toc511906287"/>
                    <w:bookmarkStart w:id="4227" w:name="_Toc517801835"/>
                    <w:bookmarkStart w:id="4228" w:name="_Toc517813744"/>
                    <w:bookmarkStart w:id="4229" w:name="_Toc517899159"/>
                    <w:bookmarkStart w:id="4230" w:name="_Toc517899680"/>
                    <w:bookmarkStart w:id="4231" w:name="_Toc517900288"/>
                    <w:bookmarkStart w:id="4232" w:name="_Toc517900468"/>
                    <w:bookmarkStart w:id="4233" w:name="_Toc517900737"/>
                    <w:bookmarkStart w:id="4234" w:name="_Toc517900873"/>
                    <w:bookmarkStart w:id="4235" w:name="_Toc517901005"/>
                    <w:bookmarkStart w:id="4236" w:name="_Toc517902520"/>
                    <w:bookmarkStart w:id="4237" w:name="_Toc517902970"/>
                    <w:bookmarkStart w:id="4238" w:name="_Toc517903537"/>
                    <w:bookmarkStart w:id="4239" w:name="_Toc517903673"/>
                    <w:bookmarkStart w:id="4240" w:name="_Toc517903945"/>
                    <w:bookmarkStart w:id="4241" w:name="_Toc517904080"/>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del>
                </w:p>
              </w:tc>
              <w:tc>
                <w:tcPr>
                  <w:tcW w:w="1117" w:type="dxa"/>
                  <w:tcBorders>
                    <w:top w:val="nil"/>
                    <w:left w:val="nil"/>
                    <w:bottom w:val="single" w:sz="8" w:space="0" w:color="FFFFFF"/>
                    <w:right w:val="single" w:sz="8" w:space="0" w:color="FFFFFF"/>
                  </w:tcBorders>
                  <w:shd w:val="clear" w:color="000000" w:fill="CBE4F9"/>
                  <w:vAlign w:val="center"/>
                </w:tcPr>
                <w:p w14:paraId="507FD4C0" w14:textId="77777777" w:rsidR="0087014B" w:rsidDel="00D05427" w:rsidRDefault="00D5184D">
                  <w:pPr>
                    <w:spacing w:after="0"/>
                    <w:jc w:val="center"/>
                    <w:rPr>
                      <w:del w:id="4242" w:author="jie sun" w:date="2018-04-16T21:37:00Z"/>
                      <w:rFonts w:ascii="Arial" w:eastAsia="Times New Roman" w:hAnsi="Arial" w:cs="Arial"/>
                      <w:color w:val="000000"/>
                      <w:sz w:val="20"/>
                      <w:szCs w:val="14"/>
                    </w:rPr>
                  </w:pPr>
                  <w:del w:id="4243" w:author="jie sun" w:date="2018-04-16T21:37:00Z">
                    <w:r w:rsidDel="00D05427">
                      <w:rPr>
                        <w:rFonts w:ascii="Arial" w:eastAsia="Times New Roman" w:hAnsi="Arial" w:cs="Arial"/>
                        <w:color w:val="000000"/>
                        <w:sz w:val="20"/>
                        <w:szCs w:val="14"/>
                      </w:rPr>
                      <w:delText xml:space="preserve">50Hz </w:delText>
                    </w:r>
                    <w:bookmarkStart w:id="4244" w:name="_Toc511906288"/>
                    <w:bookmarkStart w:id="4245" w:name="_Toc517801836"/>
                    <w:bookmarkStart w:id="4246" w:name="_Toc517813745"/>
                    <w:bookmarkStart w:id="4247" w:name="_Toc517899160"/>
                    <w:bookmarkStart w:id="4248" w:name="_Toc517899681"/>
                    <w:bookmarkStart w:id="4249" w:name="_Toc517900289"/>
                    <w:bookmarkStart w:id="4250" w:name="_Toc517900469"/>
                    <w:bookmarkStart w:id="4251" w:name="_Toc517900738"/>
                    <w:bookmarkStart w:id="4252" w:name="_Toc517900874"/>
                    <w:bookmarkStart w:id="4253" w:name="_Toc517901006"/>
                    <w:bookmarkStart w:id="4254" w:name="_Toc517902521"/>
                    <w:bookmarkStart w:id="4255" w:name="_Toc517902971"/>
                    <w:bookmarkStart w:id="4256" w:name="_Toc517903538"/>
                    <w:bookmarkStart w:id="4257" w:name="_Toc517903674"/>
                    <w:bookmarkStart w:id="4258" w:name="_Toc517903946"/>
                    <w:bookmarkStart w:id="4259" w:name="_Toc517904081"/>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del>
                </w:p>
              </w:tc>
              <w:tc>
                <w:tcPr>
                  <w:tcW w:w="1028" w:type="dxa"/>
                  <w:tcBorders>
                    <w:top w:val="nil"/>
                    <w:left w:val="nil"/>
                    <w:bottom w:val="single" w:sz="8" w:space="0" w:color="FFFFFF"/>
                    <w:right w:val="single" w:sz="8" w:space="0" w:color="FFFFFF"/>
                  </w:tcBorders>
                  <w:shd w:val="clear" w:color="000000" w:fill="CBE4F9"/>
                  <w:vAlign w:val="center"/>
                </w:tcPr>
                <w:p w14:paraId="53119700" w14:textId="77777777" w:rsidR="0087014B" w:rsidDel="00D05427" w:rsidRDefault="00D5184D">
                  <w:pPr>
                    <w:spacing w:after="0"/>
                    <w:jc w:val="center"/>
                    <w:rPr>
                      <w:del w:id="4260" w:author="jie sun" w:date="2018-04-16T21:37:00Z"/>
                      <w:rFonts w:ascii="Arial" w:eastAsia="Times New Roman" w:hAnsi="Arial" w:cs="Arial"/>
                      <w:color w:val="000000"/>
                      <w:sz w:val="20"/>
                      <w:szCs w:val="14"/>
                    </w:rPr>
                  </w:pPr>
                  <w:del w:id="4261" w:author="jie sun" w:date="2018-04-16T21:37:00Z">
                    <w:r w:rsidDel="00D05427">
                      <w:rPr>
                        <w:rFonts w:ascii="Arial" w:eastAsia="Times New Roman" w:hAnsi="Arial" w:cs="Arial"/>
                        <w:color w:val="000000"/>
                        <w:sz w:val="20"/>
                        <w:szCs w:val="14"/>
                      </w:rPr>
                      <w:delText>258</w:delText>
                    </w:r>
                    <w:bookmarkStart w:id="4262" w:name="_Toc511906289"/>
                    <w:bookmarkStart w:id="4263" w:name="_Toc517801837"/>
                    <w:bookmarkStart w:id="4264" w:name="_Toc517813746"/>
                    <w:bookmarkStart w:id="4265" w:name="_Toc517899161"/>
                    <w:bookmarkStart w:id="4266" w:name="_Toc517899682"/>
                    <w:bookmarkStart w:id="4267" w:name="_Toc517900290"/>
                    <w:bookmarkStart w:id="4268" w:name="_Toc517900470"/>
                    <w:bookmarkStart w:id="4269" w:name="_Toc517900739"/>
                    <w:bookmarkStart w:id="4270" w:name="_Toc517900875"/>
                    <w:bookmarkStart w:id="4271" w:name="_Toc517901007"/>
                    <w:bookmarkStart w:id="4272" w:name="_Toc517902522"/>
                    <w:bookmarkStart w:id="4273" w:name="_Toc517902972"/>
                    <w:bookmarkStart w:id="4274" w:name="_Toc517903539"/>
                    <w:bookmarkStart w:id="4275" w:name="_Toc517903675"/>
                    <w:bookmarkStart w:id="4276" w:name="_Toc517903947"/>
                    <w:bookmarkStart w:id="4277" w:name="_Toc517904082"/>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del>
                </w:p>
              </w:tc>
              <w:tc>
                <w:tcPr>
                  <w:tcW w:w="1094" w:type="dxa"/>
                  <w:tcBorders>
                    <w:top w:val="nil"/>
                    <w:left w:val="nil"/>
                    <w:bottom w:val="single" w:sz="8" w:space="0" w:color="FFFFFF"/>
                    <w:right w:val="single" w:sz="8" w:space="0" w:color="FFFFFF"/>
                  </w:tcBorders>
                  <w:shd w:val="clear" w:color="000000" w:fill="CBE4F9"/>
                  <w:vAlign w:val="center"/>
                </w:tcPr>
                <w:p w14:paraId="64DABF41" w14:textId="77777777" w:rsidR="0087014B" w:rsidDel="00D05427" w:rsidRDefault="00D5184D">
                  <w:pPr>
                    <w:spacing w:after="0"/>
                    <w:jc w:val="center"/>
                    <w:rPr>
                      <w:del w:id="4278" w:author="jie sun" w:date="2018-04-16T21:37:00Z"/>
                      <w:rFonts w:ascii="Arial" w:eastAsia="Times New Roman" w:hAnsi="Arial" w:cs="Arial"/>
                      <w:color w:val="000000"/>
                      <w:sz w:val="20"/>
                      <w:szCs w:val="14"/>
                    </w:rPr>
                  </w:pPr>
                  <w:del w:id="4279" w:author="jie sun" w:date="2018-04-16T21:37:00Z">
                    <w:r w:rsidDel="00D05427">
                      <w:rPr>
                        <w:rFonts w:ascii="Arial" w:eastAsia="Times New Roman" w:hAnsi="Arial" w:cs="Arial"/>
                        <w:color w:val="000000"/>
                        <w:sz w:val="20"/>
                        <w:szCs w:val="14"/>
                      </w:rPr>
                      <w:delText>250</w:delText>
                    </w:r>
                    <w:bookmarkStart w:id="4280" w:name="_Toc511906290"/>
                    <w:bookmarkStart w:id="4281" w:name="_Toc517801838"/>
                    <w:bookmarkStart w:id="4282" w:name="_Toc517813747"/>
                    <w:bookmarkStart w:id="4283" w:name="_Toc517899162"/>
                    <w:bookmarkStart w:id="4284" w:name="_Toc517899683"/>
                    <w:bookmarkStart w:id="4285" w:name="_Toc517900291"/>
                    <w:bookmarkStart w:id="4286" w:name="_Toc517900471"/>
                    <w:bookmarkStart w:id="4287" w:name="_Toc517900740"/>
                    <w:bookmarkStart w:id="4288" w:name="_Toc517900876"/>
                    <w:bookmarkStart w:id="4289" w:name="_Toc517901008"/>
                    <w:bookmarkStart w:id="4290" w:name="_Toc517902523"/>
                    <w:bookmarkStart w:id="4291" w:name="_Toc517902973"/>
                    <w:bookmarkStart w:id="4292" w:name="_Toc517903540"/>
                    <w:bookmarkStart w:id="4293" w:name="_Toc517903676"/>
                    <w:bookmarkStart w:id="4294" w:name="_Toc517903948"/>
                    <w:bookmarkStart w:id="4295" w:name="_Toc517904083"/>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del>
                </w:p>
              </w:tc>
              <w:tc>
                <w:tcPr>
                  <w:tcW w:w="1117" w:type="dxa"/>
                  <w:tcBorders>
                    <w:top w:val="nil"/>
                    <w:left w:val="nil"/>
                    <w:bottom w:val="single" w:sz="8" w:space="0" w:color="FFFFFF"/>
                    <w:right w:val="single" w:sz="8" w:space="0" w:color="FFFFFF"/>
                  </w:tcBorders>
                  <w:shd w:val="clear" w:color="000000" w:fill="CBE4F9"/>
                  <w:vAlign w:val="center"/>
                </w:tcPr>
                <w:p w14:paraId="36E7FBCD" w14:textId="77777777" w:rsidR="0087014B" w:rsidDel="00D05427" w:rsidRDefault="00D5184D">
                  <w:pPr>
                    <w:spacing w:after="0"/>
                    <w:jc w:val="center"/>
                    <w:rPr>
                      <w:del w:id="4296" w:author="jie sun" w:date="2018-04-16T21:37:00Z"/>
                      <w:rFonts w:ascii="Arial" w:eastAsia="Times New Roman" w:hAnsi="Arial" w:cs="Arial"/>
                      <w:color w:val="000000"/>
                      <w:sz w:val="20"/>
                      <w:szCs w:val="14"/>
                    </w:rPr>
                  </w:pPr>
                  <w:del w:id="4297" w:author="jie sun" w:date="2018-04-16T21:37:00Z">
                    <w:r w:rsidDel="00D05427">
                      <w:rPr>
                        <w:rFonts w:ascii="Arial" w:eastAsia="Times New Roman" w:hAnsi="Arial" w:cs="Arial"/>
                        <w:color w:val="000000"/>
                        <w:sz w:val="20"/>
                        <w:szCs w:val="14"/>
                      </w:rPr>
                      <w:delText>0.97</w:delText>
                    </w:r>
                    <w:bookmarkStart w:id="4298" w:name="_Toc511906291"/>
                    <w:bookmarkStart w:id="4299" w:name="_Toc517801839"/>
                    <w:bookmarkStart w:id="4300" w:name="_Toc517813748"/>
                    <w:bookmarkStart w:id="4301" w:name="_Toc517899163"/>
                    <w:bookmarkStart w:id="4302" w:name="_Toc517899684"/>
                    <w:bookmarkStart w:id="4303" w:name="_Toc517900292"/>
                    <w:bookmarkStart w:id="4304" w:name="_Toc517900472"/>
                    <w:bookmarkStart w:id="4305" w:name="_Toc517900741"/>
                    <w:bookmarkStart w:id="4306" w:name="_Toc517900877"/>
                    <w:bookmarkStart w:id="4307" w:name="_Toc517901009"/>
                    <w:bookmarkStart w:id="4308" w:name="_Toc517902524"/>
                    <w:bookmarkStart w:id="4309" w:name="_Toc517902974"/>
                    <w:bookmarkStart w:id="4310" w:name="_Toc517903541"/>
                    <w:bookmarkStart w:id="4311" w:name="_Toc517903677"/>
                    <w:bookmarkStart w:id="4312" w:name="_Toc517903949"/>
                    <w:bookmarkStart w:id="4313" w:name="_Toc517904084"/>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del>
                </w:p>
              </w:tc>
              <w:bookmarkStart w:id="4314" w:name="_Toc511906292"/>
              <w:bookmarkStart w:id="4315" w:name="_Toc517801840"/>
              <w:bookmarkStart w:id="4316" w:name="_Toc517813749"/>
              <w:bookmarkStart w:id="4317" w:name="_Toc517899164"/>
              <w:bookmarkStart w:id="4318" w:name="_Toc517899685"/>
              <w:bookmarkStart w:id="4319" w:name="_Toc517900293"/>
              <w:bookmarkStart w:id="4320" w:name="_Toc517900473"/>
              <w:bookmarkStart w:id="4321" w:name="_Toc517900742"/>
              <w:bookmarkStart w:id="4322" w:name="_Toc517900878"/>
              <w:bookmarkStart w:id="4323" w:name="_Toc517901010"/>
              <w:bookmarkStart w:id="4324" w:name="_Toc517902525"/>
              <w:bookmarkStart w:id="4325" w:name="_Toc517902975"/>
              <w:bookmarkStart w:id="4326" w:name="_Toc517903542"/>
              <w:bookmarkStart w:id="4327" w:name="_Toc517903678"/>
              <w:bookmarkStart w:id="4328" w:name="_Toc517903950"/>
              <w:bookmarkStart w:id="4329" w:name="_Toc517904085"/>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tr>
          </w:tbl>
          <w:p w14:paraId="175F47FD" w14:textId="77777777" w:rsidR="0087014B" w:rsidDel="00D05427" w:rsidRDefault="0087014B">
            <w:pPr>
              <w:spacing w:after="0"/>
              <w:rPr>
                <w:del w:id="4330" w:author="jie sun" w:date="2018-04-16T21:37:00Z"/>
              </w:rPr>
            </w:pPr>
            <w:bookmarkStart w:id="4331" w:name="_Toc511906293"/>
            <w:bookmarkStart w:id="4332" w:name="_Toc517801841"/>
            <w:bookmarkStart w:id="4333" w:name="_Toc517813750"/>
            <w:bookmarkStart w:id="4334" w:name="_Toc517899165"/>
            <w:bookmarkStart w:id="4335" w:name="_Toc517899686"/>
            <w:bookmarkStart w:id="4336" w:name="_Toc517900294"/>
            <w:bookmarkStart w:id="4337" w:name="_Toc517900474"/>
            <w:bookmarkStart w:id="4338" w:name="_Toc517900743"/>
            <w:bookmarkStart w:id="4339" w:name="_Toc517900879"/>
            <w:bookmarkStart w:id="4340" w:name="_Toc517901011"/>
            <w:bookmarkStart w:id="4341" w:name="_Toc517902526"/>
            <w:bookmarkStart w:id="4342" w:name="_Toc517902976"/>
            <w:bookmarkStart w:id="4343" w:name="_Toc517903543"/>
            <w:bookmarkStart w:id="4344" w:name="_Toc517903679"/>
            <w:bookmarkStart w:id="4345" w:name="_Toc517903951"/>
            <w:bookmarkStart w:id="4346" w:name="_Toc517904086"/>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p>
        </w:tc>
        <w:bookmarkStart w:id="4347" w:name="_Toc511906294"/>
        <w:bookmarkStart w:id="4348" w:name="_Toc517801842"/>
        <w:bookmarkStart w:id="4349" w:name="_Toc517813751"/>
        <w:bookmarkStart w:id="4350" w:name="_Toc517899166"/>
        <w:bookmarkStart w:id="4351" w:name="_Toc517899687"/>
        <w:bookmarkStart w:id="4352" w:name="_Toc517900295"/>
        <w:bookmarkStart w:id="4353" w:name="_Toc517900475"/>
        <w:bookmarkStart w:id="4354" w:name="_Toc517900744"/>
        <w:bookmarkStart w:id="4355" w:name="_Toc517900880"/>
        <w:bookmarkStart w:id="4356" w:name="_Toc517901012"/>
        <w:bookmarkStart w:id="4357" w:name="_Toc517902527"/>
        <w:bookmarkStart w:id="4358" w:name="_Toc517902977"/>
        <w:bookmarkStart w:id="4359" w:name="_Toc517903544"/>
        <w:bookmarkStart w:id="4360" w:name="_Toc517903680"/>
        <w:bookmarkStart w:id="4361" w:name="_Toc517903952"/>
        <w:bookmarkStart w:id="4362" w:name="_Toc517904087"/>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tr>
    </w:tbl>
    <w:p w14:paraId="294E77EA" w14:textId="77777777" w:rsidR="0087014B" w:rsidDel="00285914" w:rsidRDefault="00D5184D">
      <w:pPr>
        <w:pStyle w:val="Caption"/>
        <w:rPr>
          <w:del w:id="4363" w:author="jie sun" w:date="2018-04-16T21:37:00Z"/>
        </w:rPr>
        <w:pPrChange w:id="4364" w:author="像个男人一样" w:date="2018-03-21T01:45:00Z">
          <w:pPr/>
        </w:pPrChange>
      </w:pPr>
      <w:ins w:id="4365" w:author="像个男人一样" w:date="2018-03-21T01:45:00Z">
        <w:del w:id="4366" w:author="jie sun" w:date="2018-04-16T21:37:00Z">
          <w:r w:rsidDel="00285914">
            <w:delText xml:space="preserve">Figure </w:delText>
          </w:r>
        </w:del>
        <w:del w:id="4367"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4368" w:author="像个男人一样" w:date="2018-03-22T11:51:00Z">
        <w:del w:id="4369" w:author="jie sun" w:date="2018-04-10T21:45:00Z">
          <w:r w:rsidDel="00454521">
            <w:delText>13</w:delText>
          </w:r>
        </w:del>
      </w:ins>
      <w:ins w:id="4370" w:author="像个男人一样" w:date="2018-03-21T01:45:00Z">
        <w:del w:id="4371" w:author="jie sun" w:date="2018-04-10T21:45:00Z">
          <w:r w:rsidDel="00454521">
            <w:fldChar w:fldCharType="end"/>
          </w:r>
        </w:del>
        <w:bookmarkStart w:id="4372" w:name="_Toc12737"/>
        <w:bookmarkStart w:id="4373" w:name="_Toc26798"/>
        <w:bookmarkStart w:id="4374" w:name="_Toc11990"/>
        <w:bookmarkStart w:id="4375" w:name="_Toc27493"/>
        <w:bookmarkStart w:id="4376" w:name="_Toc14739"/>
        <w:bookmarkStart w:id="4377" w:name="_Toc4444"/>
        <w:bookmarkStart w:id="4378" w:name="_Toc23789"/>
        <w:bookmarkStart w:id="4379" w:name="_Toc25292"/>
        <w:bookmarkStart w:id="4380" w:name="_Toc12028"/>
        <w:bookmarkStart w:id="4381" w:name="_Toc30571"/>
        <w:bookmarkStart w:id="4382" w:name="_Toc4698"/>
        <w:bookmarkStart w:id="4383" w:name="_Toc12795"/>
        <w:bookmarkStart w:id="4384" w:name="_Toc2493"/>
        <w:bookmarkStart w:id="4385" w:name="_Toc17291"/>
        <w:bookmarkStart w:id="4386" w:name="_Toc19860"/>
        <w:bookmarkStart w:id="4387" w:name="_Toc7391"/>
        <w:bookmarkStart w:id="4388" w:name="_Toc24774"/>
        <w:bookmarkStart w:id="4389" w:name="_Toc32674"/>
        <w:bookmarkStart w:id="4390" w:name="_Toc12211"/>
        <w:bookmarkStart w:id="4391" w:name="_Toc5945"/>
        <w:bookmarkStart w:id="4392" w:name="_Toc15073"/>
        <w:bookmarkStart w:id="4393" w:name="_Toc30976"/>
        <w:bookmarkStart w:id="4394" w:name="_Toc29649"/>
        <w:bookmarkStart w:id="4395" w:name="_Toc2511"/>
        <w:bookmarkStart w:id="4396" w:name="_Toc16930"/>
        <w:del w:id="4397" w:author="jie sun" w:date="2018-04-16T21:37:00Z">
          <w:r w:rsidDel="00285914">
            <w:rPr>
              <w:rFonts w:hint="eastAsia"/>
            </w:rPr>
            <w:delText>:The accura</w:delText>
          </w:r>
        </w:del>
        <w:del w:id="4398" w:author="jie sun" w:date="2018-04-15T19:32:00Z">
          <w:r w:rsidDel="009445D9">
            <w:rPr>
              <w:rFonts w:hint="eastAsia"/>
            </w:rPr>
            <w:delText xml:space="preserve">te data </w:delText>
          </w:r>
        </w:del>
        <w:del w:id="4399" w:author="jie sun" w:date="2018-04-16T21:37:00Z">
          <w:r w:rsidDel="00285914">
            <w:rPr>
              <w:rFonts w:hint="eastAsia"/>
            </w:rPr>
            <w:delText>of the step alg</w:delText>
          </w:r>
        </w:del>
        <w:del w:id="4400" w:author="jie sun" w:date="2018-04-15T19:32:00Z">
          <w:r w:rsidDel="000F5689">
            <w:rPr>
              <w:rFonts w:hint="eastAsia"/>
            </w:rPr>
            <w:delText>r</w:delText>
          </w:r>
        </w:del>
        <w:del w:id="4401" w:author="jie sun" w:date="2018-04-16T21:37:00Z">
          <w:r w:rsidDel="00285914">
            <w:rPr>
              <w:rFonts w:hint="eastAsia"/>
            </w:rPr>
            <w:delText>oithm</w:delText>
          </w:r>
        </w:del>
      </w:ins>
      <w:bookmarkStart w:id="4402" w:name="_Toc511906295"/>
      <w:bookmarkStart w:id="4403" w:name="_Toc517801843"/>
      <w:bookmarkStart w:id="4404" w:name="_Toc517813752"/>
      <w:bookmarkStart w:id="4405" w:name="_Toc517899167"/>
      <w:bookmarkStart w:id="4406" w:name="_Toc517899688"/>
      <w:bookmarkStart w:id="4407" w:name="_Toc517900296"/>
      <w:bookmarkStart w:id="4408" w:name="_Toc517900476"/>
      <w:bookmarkStart w:id="4409" w:name="_Toc517900745"/>
      <w:bookmarkStart w:id="4410" w:name="_Toc517900881"/>
      <w:bookmarkStart w:id="4411" w:name="_Toc517901013"/>
      <w:bookmarkStart w:id="4412" w:name="_Toc517902528"/>
      <w:bookmarkStart w:id="4413" w:name="_Toc517902978"/>
      <w:bookmarkStart w:id="4414" w:name="_Toc517903545"/>
      <w:bookmarkStart w:id="4415" w:name="_Toc517903681"/>
      <w:bookmarkStart w:id="4416" w:name="_Toc517903953"/>
      <w:bookmarkStart w:id="4417" w:name="_Toc517904088"/>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p>
    <w:p w14:paraId="425B209A" w14:textId="6D94435C" w:rsidR="0087014B" w:rsidRDefault="00D5184D">
      <w:pPr>
        <w:pStyle w:val="Heading1"/>
      </w:pPr>
      <w:bookmarkStart w:id="4418" w:name="_Toc31151"/>
      <w:bookmarkStart w:id="4419" w:name="_Toc16562"/>
      <w:bookmarkStart w:id="4420" w:name="_Toc28581"/>
      <w:bookmarkStart w:id="4421" w:name="_Toc8642"/>
      <w:bookmarkStart w:id="4422" w:name="_Toc10149"/>
      <w:bookmarkStart w:id="4423" w:name="_Toc27157"/>
      <w:bookmarkStart w:id="4424" w:name="_Toc6683"/>
      <w:bookmarkStart w:id="4425" w:name="_Toc22142"/>
      <w:bookmarkStart w:id="4426" w:name="_Toc2853"/>
      <w:bookmarkStart w:id="4427" w:name="_Toc517904089"/>
      <w:r>
        <w:t xml:space="preserve">Gyroscope </w:t>
      </w:r>
      <w:ins w:id="4428" w:author="jie sun" w:date="2018-04-16T21:18:00Z">
        <w:r w:rsidR="008D006D">
          <w:rPr>
            <w:rFonts w:hint="eastAsia"/>
          </w:rPr>
          <w:t>W</w:t>
        </w:r>
      </w:ins>
      <w:del w:id="4429" w:author="jie sun" w:date="2018-04-16T21:18:00Z">
        <w:r w:rsidDel="008D006D">
          <w:delText>w</w:delText>
        </w:r>
      </w:del>
      <w:r>
        <w:t xml:space="preserve">ith </w:t>
      </w:r>
      <w:ins w:id="4430" w:author="jie sun" w:date="2018-04-16T21:18:00Z">
        <w:r w:rsidR="008D006D">
          <w:rPr>
            <w:rFonts w:hint="eastAsia"/>
          </w:rPr>
          <w:t>B</w:t>
        </w:r>
      </w:ins>
      <w:del w:id="4431" w:author="jie sun" w:date="2018-04-16T21:18:00Z">
        <w:r w:rsidDel="008D006D">
          <w:delText>b</w:delText>
        </w:r>
      </w:del>
      <w:r>
        <w:t xml:space="preserve">alance </w:t>
      </w:r>
      <w:ins w:id="4432" w:author="jie sun" w:date="2018-04-16T21:18:00Z">
        <w:r w:rsidR="008D006D">
          <w:t>R</w:t>
        </w:r>
      </w:ins>
      <w:del w:id="4433" w:author="jie sun" w:date="2018-04-16T21:18:00Z">
        <w:r w:rsidDel="008D006D">
          <w:delText>r</w:delText>
        </w:r>
      </w:del>
      <w:r>
        <w:t xml:space="preserve">acing </w:t>
      </w:r>
      <w:del w:id="4434" w:author="jie sun" w:date="2018-04-16T21:18:00Z">
        <w:r w:rsidDel="008D006D">
          <w:delText>game</w:delText>
        </w:r>
      </w:del>
      <w:bookmarkEnd w:id="4418"/>
      <w:bookmarkEnd w:id="4419"/>
      <w:bookmarkEnd w:id="4420"/>
      <w:bookmarkEnd w:id="4421"/>
      <w:bookmarkEnd w:id="4422"/>
      <w:bookmarkEnd w:id="4423"/>
      <w:bookmarkEnd w:id="4424"/>
      <w:bookmarkEnd w:id="4425"/>
      <w:bookmarkEnd w:id="4426"/>
      <w:ins w:id="4435" w:author="jie sun" w:date="2018-04-16T21:18:00Z">
        <w:r w:rsidR="008D006D">
          <w:t>Game</w:t>
        </w:r>
      </w:ins>
      <w:bookmarkEnd w:id="4427"/>
    </w:p>
    <w:p w14:paraId="3CFE908F" w14:textId="55DF7C0E" w:rsidR="0087014B" w:rsidRDefault="00D5184D">
      <w:pPr>
        <w:pStyle w:val="Heading2"/>
      </w:pPr>
      <w:bookmarkStart w:id="4436" w:name="_Toc31208"/>
      <w:bookmarkStart w:id="4437" w:name="_Toc6505"/>
      <w:bookmarkStart w:id="4438" w:name="_Toc6243"/>
      <w:bookmarkStart w:id="4439" w:name="_Toc1933"/>
      <w:bookmarkStart w:id="4440" w:name="_Toc2009"/>
      <w:bookmarkStart w:id="4441" w:name="_Toc4652"/>
      <w:bookmarkStart w:id="4442" w:name="_Toc28225"/>
      <w:bookmarkStart w:id="4443" w:name="_Toc163"/>
      <w:bookmarkStart w:id="4444" w:name="_Toc24796"/>
      <w:bookmarkStart w:id="4445" w:name="_Toc517904090"/>
      <w:r>
        <w:t xml:space="preserve">The </w:t>
      </w:r>
      <w:ins w:id="4446" w:author="jie sun" w:date="2018-04-16T21:19:00Z">
        <w:r w:rsidR="00FE12EC">
          <w:t>I</w:t>
        </w:r>
      </w:ins>
      <w:del w:id="4447" w:author="jie sun" w:date="2018-04-16T21:19:00Z">
        <w:r w:rsidDel="00FE12EC">
          <w:delText>i</w:delText>
        </w:r>
      </w:del>
      <w:r>
        <w:t xml:space="preserve">ntroduction </w:t>
      </w:r>
      <w:ins w:id="4448" w:author="jie sun" w:date="2018-04-16T21:19:00Z">
        <w:r w:rsidR="00FE12EC">
          <w:t>O</w:t>
        </w:r>
      </w:ins>
      <w:del w:id="4449" w:author="jie sun" w:date="2018-04-16T21:19:00Z">
        <w:r w:rsidDel="00FE12EC">
          <w:delText>o</w:delText>
        </w:r>
      </w:del>
      <w:r>
        <w:t>f Gyroscope</w:t>
      </w:r>
      <w:bookmarkEnd w:id="4436"/>
      <w:bookmarkEnd w:id="4437"/>
      <w:bookmarkEnd w:id="4438"/>
      <w:bookmarkEnd w:id="4439"/>
      <w:bookmarkEnd w:id="4440"/>
      <w:bookmarkEnd w:id="4441"/>
      <w:bookmarkEnd w:id="4442"/>
      <w:bookmarkEnd w:id="4443"/>
      <w:bookmarkEnd w:id="4444"/>
      <w:bookmarkEnd w:id="4445"/>
    </w:p>
    <w:p w14:paraId="0CFC84E9" w14:textId="7351BA20" w:rsidR="0087014B" w:rsidRDefault="00D5184D">
      <w:pPr>
        <w:pStyle w:val="Heading3"/>
      </w:pPr>
      <w:bookmarkStart w:id="4450" w:name="_Toc12468"/>
      <w:bookmarkStart w:id="4451" w:name="_Toc26398"/>
      <w:bookmarkStart w:id="4452" w:name="_Toc20123"/>
      <w:bookmarkStart w:id="4453" w:name="_Toc17193"/>
      <w:bookmarkStart w:id="4454" w:name="_Toc22542"/>
      <w:bookmarkStart w:id="4455" w:name="_Toc27333"/>
      <w:bookmarkStart w:id="4456" w:name="_Toc11096"/>
      <w:bookmarkStart w:id="4457" w:name="_Toc18867"/>
      <w:bookmarkStart w:id="4458" w:name="_Toc16319"/>
      <w:bookmarkStart w:id="4459" w:name="_Toc517904091"/>
      <w:r>
        <w:t xml:space="preserve">What </w:t>
      </w:r>
      <w:ins w:id="4460" w:author="jie sun" w:date="2018-04-16T21:19:00Z">
        <w:r w:rsidR="00FE12EC">
          <w:t>I</w:t>
        </w:r>
      </w:ins>
      <w:del w:id="4461" w:author="jie sun" w:date="2018-04-16T21:19:00Z">
        <w:r w:rsidDel="00FE12EC">
          <w:delText>i</w:delText>
        </w:r>
      </w:del>
      <w:r>
        <w:t xml:space="preserve">s </w:t>
      </w:r>
      <w:ins w:id="4462" w:author="jie sun" w:date="2018-04-16T21:19:00Z">
        <w:r w:rsidR="00FE12EC">
          <w:t>A</w:t>
        </w:r>
      </w:ins>
      <w:del w:id="4463" w:author="jie sun" w:date="2018-04-16T21:19:00Z">
        <w:r w:rsidDel="00FE12EC">
          <w:delText>a</w:delText>
        </w:r>
      </w:del>
      <w:r>
        <w:t xml:space="preserve"> </w:t>
      </w:r>
      <w:ins w:id="4464" w:author="jie sun" w:date="2018-04-16T21:19:00Z">
        <w:r w:rsidR="00FE12EC">
          <w:t>G</w:t>
        </w:r>
      </w:ins>
      <w:del w:id="4465" w:author="jie sun" w:date="2018-04-16T21:19:00Z">
        <w:r w:rsidDel="00FE12EC">
          <w:delText>g</w:delText>
        </w:r>
      </w:del>
      <w:r>
        <w:t>yroscope</w:t>
      </w:r>
      <w:bookmarkEnd w:id="4450"/>
      <w:bookmarkEnd w:id="4451"/>
      <w:bookmarkEnd w:id="4452"/>
      <w:bookmarkEnd w:id="4453"/>
      <w:bookmarkEnd w:id="4454"/>
      <w:bookmarkEnd w:id="4455"/>
      <w:bookmarkEnd w:id="4456"/>
      <w:bookmarkEnd w:id="4457"/>
      <w:bookmarkEnd w:id="4458"/>
      <w:bookmarkEnd w:id="4459"/>
    </w:p>
    <w:p w14:paraId="4E8392A5" w14:textId="77777777" w:rsidR="0087014B" w:rsidRDefault="00D5184D">
      <w:r>
        <w:t>According to the </w:t>
      </w:r>
      <w:hyperlink r:id="rId29" w:tgtFrame="https://interestingengineering.com/_blank" w:history="1">
        <w:r>
          <w:t>English Oxford Dictionary</w:t>
        </w:r>
      </w:hyperlink>
      <w:ins w:id="4466" w:author="jie sun" w:date="2018-04-08T19:03:00Z">
        <w:r w:rsidR="00F462E4">
          <w:t xml:space="preserve"> </w:t>
        </w:r>
      </w:ins>
      <w:customXmlInsRangeStart w:id="4467" w:author="jie sun" w:date="2018-04-08T19:03:00Z"/>
      <w:sdt>
        <w:sdtPr>
          <w:id w:val="936173672"/>
          <w:citation/>
        </w:sdtPr>
        <w:sdtEndPr/>
        <w:sdtContent>
          <w:customXmlInsRangeEnd w:id="4467"/>
          <w:ins w:id="4468" w:author="jie sun" w:date="2018-04-08T19:03:00Z">
            <w:r w:rsidR="00F462E4">
              <w:fldChar w:fldCharType="begin"/>
            </w:r>
          </w:ins>
          <w:ins w:id="4469" w:author="jie sun" w:date="2018-04-08T19:12:00Z">
            <w:r w:rsidR="004569C7">
              <w:instrText xml:space="preserve">CITATION oxf \l 2052 </w:instrText>
            </w:r>
          </w:ins>
          <w:r w:rsidR="00F462E4">
            <w:fldChar w:fldCharType="separate"/>
          </w:r>
          <w:r w:rsidR="006116D1">
            <w:rPr>
              <w:noProof/>
            </w:rPr>
            <w:t>(Oxforddictionaries, Mid 19th century)</w:t>
          </w:r>
          <w:ins w:id="4470" w:author="jie sun" w:date="2018-04-08T19:03:00Z">
            <w:r w:rsidR="00F462E4">
              <w:fldChar w:fldCharType="end"/>
            </w:r>
          </w:ins>
          <w:customXmlInsRangeStart w:id="4471" w:author="jie sun" w:date="2018-04-08T19:03:00Z"/>
        </w:sdtContent>
      </w:sdt>
      <w:customXmlInsRangeEnd w:id="4471"/>
      <w:r>
        <w:t>, a Gyroscope is a "device consisting of a wheel or disc mounted so that it can spin rapidly about an axis which is itself free to alter in direction. The orientation of the axis is not affected by tilting of the mounting."</w:t>
      </w:r>
      <w:r>
        <w:rPr>
          <w:b/>
          <w:bCs/>
          <w:lang w:val="en-US"/>
          <w:rPrChange w:id="4472" w:author="像个男人一样" w:date="2018-03-21T23:21:00Z">
            <w:rPr>
              <w:lang w:val="en-US"/>
            </w:rPr>
          </w:rPrChange>
        </w:rPr>
        <w:t xml:space="preserve"> </w:t>
      </w:r>
      <w:ins w:id="4473" w:author="像个男人一样" w:date="2018-03-22T12:11:00Z">
        <w:del w:id="4474" w:author="jie sun" w:date="2018-04-08T19:01:00Z">
          <w:r w:rsidDel="005C2108">
            <w:rPr>
              <w:rStyle w:val="EndnoteReference"/>
              <w:b/>
              <w:bCs/>
              <w:lang w:val="en-US"/>
            </w:rPr>
            <w:delText>[</w:delText>
          </w:r>
          <w:r w:rsidDel="005C2108">
            <w:rPr>
              <w:rStyle w:val="EndnoteReference"/>
              <w:b/>
              <w:bCs/>
              <w:lang w:val="en-US"/>
            </w:rPr>
            <w:endnoteReference w:id="3"/>
          </w:r>
          <w:r w:rsidDel="005C2108">
            <w:rPr>
              <w:rStyle w:val="EndnoteReference"/>
              <w:b/>
              <w:bCs/>
              <w:lang w:val="en-US"/>
            </w:rPr>
            <w:delText>]</w:delText>
          </w:r>
        </w:del>
      </w:ins>
      <w:r>
        <w:rPr>
          <w:rFonts w:hint="eastAsia"/>
          <w:lang w:val="en-US"/>
        </w:rPr>
        <w:t xml:space="preserve"> </w:t>
      </w:r>
      <w:r>
        <w:t xml:space="preserve">Exactly, gyroscope is often used to detect the orientation that has similar function with compass.  </w:t>
      </w:r>
      <w:r>
        <w:rPr>
          <w:rFonts w:hint="eastAsia"/>
        </w:rPr>
        <w:t>Nowaday</w:t>
      </w:r>
      <w:r>
        <w:t>s the gyroscope becomes more and more popular and it has many applications such as used in inertial navigation systems and gyro</w:t>
      </w:r>
      <w:r>
        <w:rPr>
          <w:rFonts w:hint="eastAsia"/>
          <w:lang w:val="en-US"/>
        </w:rPr>
        <w:t xml:space="preserve"> </w:t>
      </w:r>
      <w:r>
        <w:t>compasses.</w:t>
      </w:r>
    </w:p>
    <w:p w14:paraId="289DA008" w14:textId="77777777" w:rsidR="0087014B" w:rsidRDefault="00D5184D">
      <w:r>
        <w:t xml:space="preserve">The most popular application is to be installed in the mobile phone. For example, it can work together with GPS in phones to help people navigate easier and more precise. </w:t>
      </w:r>
    </w:p>
    <w:p w14:paraId="42110F73" w14:textId="07EDE2EB" w:rsidR="0087014B" w:rsidRDefault="00D5184D">
      <w:pPr>
        <w:pStyle w:val="Heading3"/>
      </w:pPr>
      <w:bookmarkStart w:id="4485" w:name="_Toc9783"/>
      <w:bookmarkStart w:id="4486" w:name="_Toc15918"/>
      <w:bookmarkStart w:id="4487" w:name="_Toc14164"/>
      <w:bookmarkStart w:id="4488" w:name="_Toc14964"/>
      <w:bookmarkStart w:id="4489" w:name="_Toc21959"/>
      <w:bookmarkStart w:id="4490" w:name="_Toc21386"/>
      <w:bookmarkStart w:id="4491" w:name="_Toc28325"/>
      <w:bookmarkStart w:id="4492" w:name="_Toc16790"/>
      <w:bookmarkStart w:id="4493" w:name="_Toc17578"/>
      <w:bookmarkStart w:id="4494" w:name="_Toc517904092"/>
      <w:r>
        <w:t xml:space="preserve">Working </w:t>
      </w:r>
      <w:ins w:id="4495" w:author="jie sun" w:date="2018-04-16T21:19:00Z">
        <w:r w:rsidR="00FE12EC">
          <w:t>P</w:t>
        </w:r>
      </w:ins>
      <w:del w:id="4496" w:author="jie sun" w:date="2018-04-16T21:19:00Z">
        <w:r w:rsidDel="00FE12EC">
          <w:delText>p</w:delText>
        </w:r>
      </w:del>
      <w:r>
        <w:t xml:space="preserve">rinciple </w:t>
      </w:r>
      <w:ins w:id="4497" w:author="jie sun" w:date="2018-04-16T21:19:00Z">
        <w:r w:rsidR="00FE12EC">
          <w:t>O</w:t>
        </w:r>
      </w:ins>
      <w:del w:id="4498" w:author="jie sun" w:date="2018-04-16T21:19:00Z">
        <w:r w:rsidDel="00FE12EC">
          <w:delText>o</w:delText>
        </w:r>
      </w:del>
      <w:r>
        <w:t xml:space="preserve">f </w:t>
      </w:r>
      <w:ins w:id="4499" w:author="jie sun" w:date="2018-04-16T21:19:00Z">
        <w:r w:rsidR="00FE12EC">
          <w:t>A</w:t>
        </w:r>
      </w:ins>
      <w:del w:id="4500" w:author="jie sun" w:date="2018-04-16T21:19:00Z">
        <w:r w:rsidDel="00FE12EC">
          <w:delText>a</w:delText>
        </w:r>
      </w:del>
      <w:r>
        <w:t xml:space="preserve"> </w:t>
      </w:r>
      <w:ins w:id="4501" w:author="jie sun" w:date="2018-04-16T21:19:00Z">
        <w:r w:rsidR="00FE12EC">
          <w:t>G</w:t>
        </w:r>
      </w:ins>
      <w:del w:id="4502" w:author="jie sun" w:date="2018-04-16T21:19:00Z">
        <w:r w:rsidDel="00FE12EC">
          <w:delText>g</w:delText>
        </w:r>
      </w:del>
      <w:r>
        <w:t>yroscope</w:t>
      </w:r>
      <w:bookmarkEnd w:id="4485"/>
      <w:bookmarkEnd w:id="4486"/>
      <w:bookmarkEnd w:id="4487"/>
      <w:bookmarkEnd w:id="4488"/>
      <w:bookmarkEnd w:id="4489"/>
      <w:bookmarkEnd w:id="4490"/>
      <w:bookmarkEnd w:id="4491"/>
      <w:bookmarkEnd w:id="4492"/>
      <w:bookmarkEnd w:id="4493"/>
      <w:bookmarkEnd w:id="4494"/>
    </w:p>
    <w:p w14:paraId="238A7FA1" w14:textId="77777777" w:rsidR="0087014B" w:rsidDel="007C4453" w:rsidRDefault="00D5184D">
      <w:pPr>
        <w:pStyle w:val="Caption"/>
        <w:rPr>
          <w:del w:id="4503" w:author="像个男人一样" w:date="2018-03-22T11:57:00Z"/>
        </w:rPr>
      </w:pPr>
      <w:r w:rsidRPr="00086E71">
        <w:t>There are different kinds of gyroscopes, such as MEMS gyroscope</w:t>
      </w:r>
      <w:r w:rsidRPr="00086E71">
        <w:rPr>
          <w:rFonts w:hint="eastAsia"/>
        </w:rPr>
        <w:t>、</w:t>
      </w:r>
      <w:r w:rsidRPr="00086E71">
        <w:t>fibre optic gyroscope and the sensitive quantum gyroscope. Different types base on different principles of operation, and in this thesis, we just introduce the working principle of the most popular one used in iPhone.</w:t>
      </w:r>
      <w:r w:rsidRPr="00816B3B">
        <w:t xml:space="preserve"> </w:t>
      </w:r>
    </w:p>
    <w:p w14:paraId="134EF698" w14:textId="77777777" w:rsidR="007C4453" w:rsidRPr="007C4453" w:rsidRDefault="007C4453">
      <w:pPr>
        <w:rPr>
          <w:ins w:id="4504" w:author="jie sun" w:date="2018-04-16T22:28:00Z"/>
        </w:rPr>
      </w:pPr>
    </w:p>
    <w:p w14:paraId="5756D40C" w14:textId="77777777" w:rsidR="0087014B" w:rsidRDefault="00D5184D">
      <w:pPr>
        <w:pStyle w:val="Caption"/>
        <w:pPrChange w:id="4505" w:author="像个男人一样" w:date="2018-03-21T01:45:00Z">
          <w:pPr>
            <w:pStyle w:val="Subtitle"/>
          </w:pPr>
        </w:pPrChange>
      </w:pPr>
      <w:bookmarkStart w:id="4506" w:name="_Toc505291906"/>
      <w:del w:id="4507" w:author="像个男人一样" w:date="2018-03-22T11:57:00Z">
        <w:r>
          <w:delText xml:space="preserve">Figure 3. </w:delText>
        </w:r>
        <w:r>
          <w:fldChar w:fldCharType="begin"/>
        </w:r>
        <w:r>
          <w:delInstrText xml:space="preserve"> SEQ Figure_3. \* ARABIC </w:delInstrText>
        </w:r>
        <w:r>
          <w:fldChar w:fldCharType="separate"/>
        </w:r>
      </w:del>
      <w:ins w:id="4508" w:author="像个男人一样" w:date="2018-03-22T11:51:00Z">
        <w:del w:id="4509" w:author="像个男人一样" w:date="2018-03-22T11:57:00Z">
          <w:r>
            <w:rPr>
              <w:b/>
            </w:rPr>
            <w:delText>错误！未指定顺序。</w:delText>
          </w:r>
        </w:del>
      </w:ins>
      <w:ins w:id="4510" w:author="像个男人一样" w:date="2018-03-21T23:39:00Z">
        <w:del w:id="4511" w:author="像个男人一样" w:date="2018-03-22T11:57:00Z">
          <w:r>
            <w:rPr>
              <w:b/>
            </w:rPr>
            <w:delText>错误！未指定顺序。</w:delText>
          </w:r>
        </w:del>
      </w:ins>
      <w:ins w:id="4512" w:author="像个男人一样" w:date="2018-03-21T23:10:00Z">
        <w:del w:id="4513" w:author="像个男人一样" w:date="2018-03-22T11:57:00Z">
          <w:r>
            <w:rPr>
              <w:b/>
            </w:rPr>
            <w:delText>错误！未指定顺序。</w:delText>
          </w:r>
        </w:del>
      </w:ins>
      <w:ins w:id="4514" w:author="像个男人一样" w:date="2018-03-21T23:08:00Z">
        <w:del w:id="4515" w:author="像个男人一样" w:date="2018-03-22T11:57:00Z">
          <w:r>
            <w:rPr>
              <w:b/>
            </w:rPr>
            <w:delText>错误！未指定顺序。</w:delText>
          </w:r>
        </w:del>
      </w:ins>
      <w:ins w:id="4516" w:author="像个男人一样" w:date="2018-03-21T02:33:00Z">
        <w:del w:id="4517" w:author="像个男人一样" w:date="2018-03-22T11:57:00Z">
          <w:r>
            <w:rPr>
              <w:b/>
            </w:rPr>
            <w:delText>错误！未指定顺序。错误！未指定顺序。</w:delText>
          </w:r>
        </w:del>
      </w:ins>
      <w:ins w:id="4518" w:author="像个男人一样" w:date="2018-03-21T02:31:00Z">
        <w:del w:id="4519" w:author="像个男人一样" w:date="2018-03-22T11:57:00Z">
          <w:r>
            <w:rPr>
              <w:b/>
            </w:rPr>
            <w:delText>错误！未指定顺序。</w:delText>
          </w:r>
        </w:del>
      </w:ins>
      <w:ins w:id="4520" w:author="像个男人一样" w:date="2018-03-21T02:30:00Z">
        <w:del w:id="4521" w:author="像个男人一样" w:date="2018-03-22T11:57:00Z">
          <w:r>
            <w:rPr>
              <w:b/>
            </w:rPr>
            <w:delText>错误！未指定顺序。</w:delText>
          </w:r>
        </w:del>
      </w:ins>
      <w:ins w:id="4522" w:author="像个男人一样" w:date="2018-03-21T02:29:00Z">
        <w:del w:id="4523" w:author="像个男人一样" w:date="2018-03-22T11:57:00Z">
          <w:r>
            <w:rPr>
              <w:b/>
            </w:rPr>
            <w:delText>错误！未指定顺序。错误！未指定顺序。</w:delText>
          </w:r>
        </w:del>
      </w:ins>
      <w:ins w:id="4524" w:author="像个男人一样" w:date="2018-03-21T02:26:00Z">
        <w:del w:id="4525" w:author="像个男人一样" w:date="2018-03-22T11:57:00Z">
          <w:r>
            <w:rPr>
              <w:b/>
            </w:rPr>
            <w:delText>错误！未指定顺序。</w:delText>
          </w:r>
        </w:del>
      </w:ins>
      <w:ins w:id="4526" w:author="像个男人一样" w:date="2018-03-21T02:25:00Z">
        <w:del w:id="4527" w:author="像个男人一样" w:date="2018-03-22T11:57:00Z">
          <w:r>
            <w:rPr>
              <w:b/>
            </w:rPr>
            <w:delText>错误！未指定顺序。</w:delText>
          </w:r>
        </w:del>
      </w:ins>
      <w:ins w:id="4528" w:author="像个男人一样" w:date="2018-03-21T02:24:00Z">
        <w:del w:id="4529" w:author="像个男人一样" w:date="2018-03-22T11:57:00Z">
          <w:r>
            <w:rPr>
              <w:b/>
            </w:rPr>
            <w:delText>错误！未指定顺序。</w:delText>
          </w:r>
        </w:del>
      </w:ins>
      <w:ins w:id="4530" w:author="像个男人一样" w:date="2018-03-21T02:23:00Z">
        <w:del w:id="4531" w:author="像个男人一样" w:date="2018-03-22T11:57:00Z">
          <w:r>
            <w:rPr>
              <w:b/>
            </w:rPr>
            <w:delText>错误！未指定顺序。</w:delText>
          </w:r>
        </w:del>
      </w:ins>
      <w:ins w:id="4532" w:author="像个男人一样" w:date="2018-03-21T02:22:00Z">
        <w:del w:id="4533" w:author="像个男人一样" w:date="2018-03-22T11:57:00Z">
          <w:r>
            <w:rPr>
              <w:b/>
            </w:rPr>
            <w:delText>错误！未指定顺序。</w:delText>
          </w:r>
        </w:del>
      </w:ins>
      <w:ins w:id="4534" w:author="像个男人一样" w:date="2018-03-21T02:17:00Z">
        <w:del w:id="4535" w:author="像个男人一样" w:date="2018-03-22T11:57:00Z">
          <w:r>
            <w:rPr>
              <w:b/>
            </w:rPr>
            <w:delText>错误！未指定顺序。错误！未指定顺序。错误！未指定顺序。</w:delText>
          </w:r>
        </w:del>
      </w:ins>
      <w:ins w:id="4536" w:author="像个男人一样" w:date="2018-03-21T02:15:00Z">
        <w:del w:id="4537" w:author="像个男人一样" w:date="2018-03-22T11:57:00Z">
          <w:r>
            <w:rPr>
              <w:b/>
            </w:rPr>
            <w:delText>错误！未指定顺序。</w:delText>
          </w:r>
        </w:del>
      </w:ins>
      <w:ins w:id="4538" w:author="像个男人一样" w:date="2018-03-21T02:14:00Z">
        <w:del w:id="4539" w:author="像个男人一样" w:date="2018-03-22T11:57:00Z">
          <w:r>
            <w:rPr>
              <w:b/>
            </w:rPr>
            <w:delText>错误！未指定顺序。</w:delText>
          </w:r>
        </w:del>
      </w:ins>
      <w:ins w:id="4540" w:author="像个男人一样" w:date="2018-03-21T02:13:00Z">
        <w:del w:id="4541" w:author="像个男人一样" w:date="2018-03-22T11:57:00Z">
          <w:r>
            <w:rPr>
              <w:b/>
            </w:rPr>
            <w:delText>错误！未指定顺序。</w:delText>
          </w:r>
        </w:del>
      </w:ins>
      <w:ins w:id="4542" w:author="像个男人一样" w:date="2018-03-21T02:12:00Z">
        <w:del w:id="4543" w:author="像个男人一样" w:date="2018-03-22T11:57:00Z">
          <w:r>
            <w:rPr>
              <w:b/>
            </w:rPr>
            <w:delText>错误！未指定顺序。</w:delText>
          </w:r>
        </w:del>
      </w:ins>
      <w:ins w:id="4544" w:author="像个男人一样" w:date="2018-03-21T02:02:00Z">
        <w:del w:id="4545" w:author="像个男人一样" w:date="2018-03-22T11:57:00Z">
          <w:r>
            <w:rPr>
              <w:b/>
            </w:rPr>
            <w:delText>错误！未指定顺序。错误！未指定顺序。</w:delText>
          </w:r>
        </w:del>
      </w:ins>
      <w:ins w:id="4546" w:author="像个男人一样" w:date="2018-03-21T02:01:00Z">
        <w:del w:id="4547" w:author="像个男人一样" w:date="2018-03-22T11:57:00Z">
          <w:r>
            <w:rPr>
              <w:b/>
            </w:rPr>
            <w:delText>错误！未指定顺序。</w:delText>
          </w:r>
        </w:del>
      </w:ins>
      <w:ins w:id="4548" w:author="像个男人一样" w:date="2018-03-21T02:00:00Z">
        <w:del w:id="4549" w:author="像个男人一样" w:date="2018-03-22T11:57:00Z">
          <w:r>
            <w:rPr>
              <w:b/>
            </w:rPr>
            <w:delText>错误！未指定顺序。</w:delText>
          </w:r>
        </w:del>
      </w:ins>
      <w:ins w:id="4550" w:author="像个男人一样" w:date="2018-03-21T01:59:00Z">
        <w:del w:id="4551" w:author="像个男人一样" w:date="2018-03-22T11:57:00Z">
          <w:r>
            <w:rPr>
              <w:b/>
            </w:rPr>
            <w:delText>错误！未指定顺序。</w:delText>
          </w:r>
        </w:del>
      </w:ins>
      <w:ins w:id="4552" w:author="像个男人一样" w:date="2018-03-21T01:58:00Z">
        <w:del w:id="4553" w:author="像个男人一样" w:date="2018-03-22T11:57:00Z">
          <w:r>
            <w:rPr>
              <w:b/>
            </w:rPr>
            <w:delText>错误！未指定顺序。错误！未指定顺序。</w:delText>
          </w:r>
        </w:del>
      </w:ins>
      <w:ins w:id="4554" w:author="像个男人一样" w:date="2018-03-21T01:57:00Z">
        <w:del w:id="4555" w:author="像个男人一样" w:date="2018-03-22T11:57:00Z">
          <w:r>
            <w:rPr>
              <w:b/>
            </w:rPr>
            <w:delText>错误！未指定顺序。</w:delText>
          </w:r>
        </w:del>
      </w:ins>
      <w:ins w:id="4556" w:author="像个男人一样" w:date="2018-03-21T01:48:00Z">
        <w:del w:id="4557" w:author="像个男人一样" w:date="2018-03-22T11:57:00Z">
          <w:r>
            <w:rPr>
              <w:b/>
            </w:rPr>
            <w:delText>错误！未指定顺序。错误！未指定顺序。</w:delText>
          </w:r>
        </w:del>
      </w:ins>
      <w:ins w:id="4558" w:author="像个男人一样" w:date="2018-03-21T01:47:00Z">
        <w:del w:id="4559" w:author="像个男人一样" w:date="2018-03-22T11:57:00Z">
          <w:r>
            <w:rPr>
              <w:b/>
            </w:rPr>
            <w:delText>错误！未指定顺序。</w:delText>
          </w:r>
        </w:del>
      </w:ins>
      <w:ins w:id="4560" w:author="像个男人一样" w:date="2018-03-21T01:46:00Z">
        <w:del w:id="4561" w:author="像个男人一样" w:date="2018-03-22T11:57:00Z">
          <w:r>
            <w:rPr>
              <w:b/>
            </w:rPr>
            <w:delText>错误！未指定顺序。</w:delText>
          </w:r>
        </w:del>
      </w:ins>
      <w:del w:id="4562" w:author="像个男人一样" w:date="2018-03-22T11:57:00Z">
        <w:r>
          <w:delText>1</w:delText>
        </w:r>
        <w:r>
          <w:fldChar w:fldCharType="end"/>
        </w:r>
      </w:del>
      <w:del w:id="4563" w:author="像个男人一样" w:date="2018-03-21T01:45:00Z">
        <w:r>
          <w:delText xml:space="preserve"> Wikipedia</w:delText>
        </w:r>
        <w:bookmarkEnd w:id="4506"/>
        <w:r>
          <w:delText xml:space="preserve"> </w:delText>
        </w:r>
      </w:del>
    </w:p>
    <w:p w14:paraId="3911BE5B" w14:textId="77777777" w:rsidR="0087014B" w:rsidRDefault="00D5184D">
      <w:pPr>
        <w:jc w:val="center"/>
        <w:rPr>
          <w:ins w:id="4564" w:author="像个男人一样" w:date="2018-03-21T01:45:00Z"/>
        </w:rPr>
        <w:pPrChange w:id="4565" w:author="jie sun" w:date="2018-04-16T21:37:00Z">
          <w:pPr/>
        </w:pPrChange>
      </w:pPr>
      <w:r>
        <w:rPr>
          <w:noProof/>
        </w:rPr>
        <w:drawing>
          <wp:inline distT="0" distB="0" distL="0" distR="0" wp14:anchorId="657AC030" wp14:editId="312BDA43">
            <wp:extent cx="2381250" cy="1790700"/>
            <wp:effectExtent l="0" t="0" r="0" b="0"/>
            <wp:docPr id="8" name="Picture 8" descr="https://upload.wikimedia.org/wikipedia/commons/thumb/e/e2/3D_Gyroscope.png/250px-3D_Gyro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upload.wikimedia.org/wikipedia/commons/thumb/e/e2/3D_Gyroscope.png/250px-3D_Gyroscop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381250" cy="1790700"/>
                    </a:xfrm>
                    <a:prstGeom prst="rect">
                      <a:avLst/>
                    </a:prstGeom>
                    <a:noFill/>
                    <a:ln>
                      <a:noFill/>
                    </a:ln>
                  </pic:spPr>
                </pic:pic>
              </a:graphicData>
            </a:graphic>
          </wp:inline>
        </w:drawing>
      </w:r>
    </w:p>
    <w:p w14:paraId="78C07568" w14:textId="77777777" w:rsidR="0087014B" w:rsidRDefault="00D5184D">
      <w:pPr>
        <w:pStyle w:val="Caption"/>
        <w:jc w:val="center"/>
        <w:rPr>
          <w:ins w:id="4566" w:author="像个男人一样" w:date="2018-03-21T01:45:00Z"/>
        </w:rPr>
        <w:pPrChange w:id="4567" w:author="jie sun" w:date="2018-04-16T21:37:00Z">
          <w:pPr/>
        </w:pPrChange>
      </w:pPr>
      <w:bookmarkStart w:id="4568" w:name="_Toc517801884"/>
      <w:ins w:id="4569" w:author="像个男人一样" w:date="2018-03-21T01:45:00Z">
        <w:r>
          <w:t xml:space="preserve">Figure </w:t>
        </w:r>
      </w:ins>
      <w:ins w:id="4570" w:author="JIE  SUN" w:date="2018-06-21T13:36:00Z">
        <w:r w:rsidR="00A64E7B">
          <w:fldChar w:fldCharType="begin"/>
        </w:r>
        <w:r w:rsidR="00A64E7B">
          <w:instrText xml:space="preserve"> STYLEREF 1 \s </w:instrText>
        </w:r>
      </w:ins>
      <w:r w:rsidR="00A64E7B">
        <w:fldChar w:fldCharType="separate"/>
      </w:r>
      <w:r w:rsidR="00A64E7B">
        <w:rPr>
          <w:noProof/>
        </w:rPr>
        <w:t>3</w:t>
      </w:r>
      <w:ins w:id="4571"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4572" w:author="JIE  SUN" w:date="2018-06-21T13:36:00Z">
        <w:r w:rsidR="00A64E7B">
          <w:rPr>
            <w:noProof/>
          </w:rPr>
          <w:t>1</w:t>
        </w:r>
        <w:r w:rsidR="00A64E7B">
          <w:fldChar w:fldCharType="end"/>
        </w:r>
      </w:ins>
      <w:ins w:id="4573" w:author="jie sun" w:date="2018-04-19T13:00:00Z">
        <w:del w:id="4574" w:author="JIE  SUN" w:date="2018-06-21T13:34:00Z">
          <w:r w:rsidR="00083FE7" w:rsidDel="00A64E7B">
            <w:fldChar w:fldCharType="begin"/>
          </w:r>
          <w:r w:rsidR="00083FE7" w:rsidDel="00A64E7B">
            <w:delInstrText xml:space="preserve"> STYLEREF 1 \s </w:delInstrText>
          </w:r>
        </w:del>
      </w:ins>
      <w:del w:id="4575" w:author="JIE  SUN" w:date="2018-06-21T13:34:00Z">
        <w:r w:rsidR="00083FE7" w:rsidDel="00A64E7B">
          <w:fldChar w:fldCharType="separate"/>
        </w:r>
        <w:r w:rsidR="00083FE7" w:rsidDel="00A64E7B">
          <w:rPr>
            <w:noProof/>
          </w:rPr>
          <w:delText>3</w:delText>
        </w:r>
      </w:del>
      <w:ins w:id="4576" w:author="jie sun" w:date="2018-04-19T13:00:00Z">
        <w:del w:id="4577"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4578" w:author="JIE  SUN" w:date="2018-06-21T13:34:00Z">
        <w:r w:rsidR="00083FE7" w:rsidDel="00A64E7B">
          <w:fldChar w:fldCharType="separate"/>
        </w:r>
      </w:del>
      <w:ins w:id="4579" w:author="jie sun" w:date="2018-04-19T13:00:00Z">
        <w:del w:id="4580" w:author="JIE  SUN" w:date="2018-06-21T13:34:00Z">
          <w:r w:rsidR="00083FE7" w:rsidDel="00A64E7B">
            <w:rPr>
              <w:noProof/>
            </w:rPr>
            <w:delText>1</w:delText>
          </w:r>
          <w:r w:rsidR="00083FE7" w:rsidDel="00A64E7B">
            <w:fldChar w:fldCharType="end"/>
          </w:r>
        </w:del>
      </w:ins>
      <w:ins w:id="4581" w:author="像个男人一样" w:date="2018-03-21T01:45:00Z">
        <w:del w:id="4582"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4583" w:author="像个男人一样" w:date="2018-03-22T11:51:00Z">
        <w:del w:id="4584" w:author="jie sun" w:date="2018-04-10T21:45:00Z">
          <w:r w:rsidDel="00454521">
            <w:delText>1</w:delText>
          </w:r>
        </w:del>
      </w:ins>
      <w:ins w:id="4585" w:author="像个男人一样" w:date="2018-03-21T01:45:00Z">
        <w:del w:id="4586" w:author="jie sun" w:date="2018-04-10T21:45:00Z">
          <w:r w:rsidDel="00454521">
            <w:fldChar w:fldCharType="end"/>
          </w:r>
        </w:del>
        <w:bookmarkStart w:id="4587" w:name="_Toc12187"/>
        <w:bookmarkStart w:id="4588" w:name="_Toc29963"/>
        <w:bookmarkStart w:id="4589" w:name="_Toc6340"/>
        <w:bookmarkStart w:id="4590" w:name="_Toc29172"/>
        <w:bookmarkStart w:id="4591" w:name="_Toc18162"/>
        <w:bookmarkStart w:id="4592" w:name="_Toc826"/>
        <w:bookmarkStart w:id="4593" w:name="_Toc6323"/>
        <w:bookmarkStart w:id="4594" w:name="_Toc20606"/>
        <w:bookmarkStart w:id="4595" w:name="_Toc32008"/>
        <w:bookmarkStart w:id="4596" w:name="_Toc24821"/>
        <w:bookmarkStart w:id="4597" w:name="_Toc19850"/>
        <w:bookmarkStart w:id="4598" w:name="_Toc5692"/>
        <w:bookmarkStart w:id="4599" w:name="_Toc9632"/>
        <w:bookmarkStart w:id="4600" w:name="_Toc24399"/>
        <w:bookmarkStart w:id="4601" w:name="_Toc2185"/>
        <w:bookmarkStart w:id="4602" w:name="_Toc675"/>
        <w:bookmarkStart w:id="4603" w:name="_Toc31801"/>
        <w:bookmarkStart w:id="4604" w:name="_Toc29624"/>
        <w:bookmarkStart w:id="4605" w:name="_Toc16800"/>
        <w:bookmarkStart w:id="4606" w:name="_Toc8264"/>
        <w:bookmarkStart w:id="4607" w:name="_Toc30521"/>
        <w:bookmarkStart w:id="4608" w:name="_Toc358"/>
        <w:bookmarkStart w:id="4609" w:name="_Toc27877"/>
        <w:bookmarkStart w:id="4610" w:name="_Toc20897"/>
        <w:bookmarkStart w:id="4611" w:name="_Toc1639"/>
        <w:r>
          <w:rPr>
            <w:rFonts w:hint="eastAsia"/>
          </w:rPr>
          <w:t>:Wi</w:t>
        </w:r>
        <w:del w:id="4612" w:author="jie sun" w:date="2018-04-08T18:49:00Z">
          <w:r w:rsidDel="00E64FB4">
            <w:rPr>
              <w:rFonts w:hint="eastAsia"/>
            </w:rPr>
            <w:delText xml:space="preserve">kipedia </w:delText>
          </w:r>
        </w:del>
      </w:ins>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ins w:id="4613" w:author="jie sun" w:date="2018-04-08T18:49:00Z">
        <w:r w:rsidR="00E64FB4">
          <w:t>li Commons</w:t>
        </w:r>
      </w:ins>
      <w:ins w:id="4614" w:author="jie sun" w:date="2018-04-08T18:51:00Z">
        <w:r w:rsidR="0022000B">
          <w:t>.</w:t>
        </w:r>
      </w:ins>
      <w:customXmlInsRangeStart w:id="4615" w:author="jie sun" w:date="2018-04-08T18:51:00Z"/>
      <w:sdt>
        <w:sdtPr>
          <w:id w:val="-612363004"/>
          <w:citation/>
        </w:sdtPr>
        <w:sdtEndPr/>
        <w:sdtContent>
          <w:customXmlInsRangeEnd w:id="4615"/>
          <w:ins w:id="4616" w:author="jie sun" w:date="2018-04-08T18:51:00Z">
            <w:r w:rsidR="0022000B">
              <w:fldChar w:fldCharType="begin"/>
            </w:r>
          </w:ins>
          <w:ins w:id="4617" w:author="jie sun" w:date="2018-04-08T18:52:00Z">
            <w:r w:rsidR="007428CE">
              <w:instrText xml:space="preserve">CITATION Wil \l 2052 </w:instrText>
            </w:r>
          </w:ins>
          <w:r w:rsidR="0022000B">
            <w:fldChar w:fldCharType="separate"/>
          </w:r>
          <w:r w:rsidR="006116D1">
            <w:rPr>
              <w:noProof/>
            </w:rPr>
            <w:t xml:space="preserve"> (Wilimedia, 2006)</w:t>
          </w:r>
          <w:ins w:id="4618" w:author="jie sun" w:date="2018-04-08T18:51:00Z">
            <w:r w:rsidR="0022000B">
              <w:fldChar w:fldCharType="end"/>
            </w:r>
          </w:ins>
          <w:customXmlInsRangeStart w:id="4619" w:author="jie sun" w:date="2018-04-08T18:51:00Z"/>
        </w:sdtContent>
      </w:sdt>
      <w:customXmlInsRangeEnd w:id="4619"/>
      <w:bookmarkEnd w:id="4568"/>
    </w:p>
    <w:p w14:paraId="0A651A82" w14:textId="77777777" w:rsidR="0087014B" w:rsidRDefault="0087014B"/>
    <w:p w14:paraId="63B6AD4A" w14:textId="77777777" w:rsidR="0087014B" w:rsidDel="00D27CA4" w:rsidRDefault="00D5184D">
      <w:pPr>
        <w:rPr>
          <w:del w:id="4620" w:author="jie sun" w:date="2018-04-15T19:33:00Z"/>
        </w:rPr>
      </w:pPr>
      <w:r>
        <w:t xml:space="preserve">As you can see </w:t>
      </w:r>
      <w:ins w:id="4621" w:author="像个男人一样" w:date="2018-03-21T02:37:00Z">
        <w:r>
          <w:rPr>
            <w:rFonts w:hint="eastAsia"/>
            <w:lang w:val="en-US"/>
          </w:rPr>
          <w:t>the figure above</w:t>
        </w:r>
        <w:del w:id="4622" w:author="jie sun" w:date="2018-06-03T21:28:00Z">
          <w:r w:rsidDel="0031424B">
            <w:rPr>
              <w:rFonts w:hint="eastAsia"/>
              <w:lang w:val="en-US"/>
            </w:rPr>
            <w:delText xml:space="preserve"> </w:delText>
          </w:r>
        </w:del>
      </w:ins>
      <w:del w:id="4623" w:author="像个男人一样" w:date="2018-03-21T02:37:00Z">
        <w:r>
          <w:delText xml:space="preserve">from </w:delText>
        </w:r>
        <w:bookmarkStart w:id="4624" w:name="_Toc12109"/>
        <w:bookmarkStart w:id="4625" w:name="_Toc2624"/>
        <w:r>
          <w:delText>picture 3.1.2.1</w:delText>
        </w:r>
      </w:del>
      <w:del w:id="4626" w:author="jie sun" w:date="2018-06-03T21:27:00Z">
        <w:r w:rsidDel="00CD4D88">
          <w:delText xml:space="preserve"> above</w:delText>
        </w:r>
      </w:del>
      <w:r>
        <w:t>, there is a Rotor which can spin freely 360 degrees around a Spin axis in a Gyroscope frame and a Gimbal</w:t>
      </w:r>
      <w:r>
        <w:rPr>
          <w:rFonts w:hint="eastAsia"/>
          <w:lang w:val="en-US"/>
        </w:rPr>
        <w:t>.</w:t>
      </w:r>
      <w:r>
        <w:t xml:space="preserve">  This is a basic frame of the Gyroscope and the angular velocity in each direction can be detected by the free rotation of the rotor. </w:t>
      </w:r>
      <w:bookmarkEnd w:id="4624"/>
      <w:bookmarkEnd w:id="4625"/>
    </w:p>
    <w:p w14:paraId="7222D555" w14:textId="77777777" w:rsidR="0087014B" w:rsidRDefault="0087014B"/>
    <w:p w14:paraId="3D5F1BD5" w14:textId="77777777" w:rsidR="0087014B" w:rsidDel="00952027" w:rsidRDefault="00D5184D">
      <w:pPr>
        <w:pStyle w:val="Caption"/>
        <w:rPr>
          <w:del w:id="4627" w:author="像个男人一样" w:date="2018-03-22T11:56:00Z"/>
        </w:rPr>
      </w:pPr>
      <w:r w:rsidRPr="004B17BB">
        <w:t xml:space="preserve">There is another picture below, </w:t>
      </w:r>
      <w:bookmarkStart w:id="4628" w:name="_Toc7764"/>
      <w:bookmarkStart w:id="4629" w:name="_Toc14662"/>
      <w:ins w:id="4630" w:author="像个男人一样" w:date="2018-03-21T02:37:00Z">
        <w:r w:rsidRPr="00731687">
          <w:rPr>
            <w:color w:val="auto"/>
            <w:sz w:val="24"/>
            <w:szCs w:val="22"/>
            <w:rPrChange w:id="4631" w:author="jie sun" w:date="2018-04-16T22:43:00Z">
              <w:rPr>
                <w:lang w:val="en-US"/>
              </w:rPr>
            </w:rPrChange>
          </w:rPr>
          <w:t>figure</w:t>
        </w:r>
        <w:r w:rsidRPr="00731687">
          <w:rPr>
            <w:color w:val="auto"/>
            <w:sz w:val="24"/>
            <w:szCs w:val="22"/>
            <w:rPrChange w:id="4632" w:author="jie sun" w:date="2018-04-16T22:44:00Z">
              <w:rPr>
                <w:lang w:val="en-US"/>
              </w:rPr>
            </w:rPrChange>
          </w:rPr>
          <w:t xml:space="preserve"> 3.2</w:t>
        </w:r>
      </w:ins>
      <w:ins w:id="4633" w:author="jie sun" w:date="2018-04-16T22:43:00Z">
        <w:r w:rsidR="00731687">
          <w:rPr>
            <w:iCs w:val="0"/>
          </w:rPr>
          <w:t xml:space="preserve"> </w:t>
        </w:r>
      </w:ins>
      <w:customXmlInsRangeStart w:id="4634" w:author="jie sun" w:date="2018-04-08T19:29:00Z"/>
      <w:sdt>
        <w:sdtPr>
          <w:rPr>
            <w:iCs w:val="0"/>
          </w:rPr>
          <w:id w:val="1717156383"/>
          <w:citation/>
        </w:sdtPr>
        <w:sdtEndPr/>
        <w:sdtContent>
          <w:customXmlInsRangeEnd w:id="4634"/>
          <w:ins w:id="4635" w:author="jie sun" w:date="2018-04-08T19:29:00Z">
            <w:r w:rsidR="00DC498F" w:rsidRPr="00134162">
              <w:rPr>
                <w:iCs w:val="0"/>
              </w:rPr>
              <w:fldChar w:fldCharType="begin"/>
            </w:r>
            <w:r w:rsidR="00DC498F" w:rsidRPr="004B17BB">
              <w:rPr>
                <w:iCs w:val="0"/>
              </w:rPr>
              <w:instrText xml:space="preserve"> CITATION Pig \l 2052 </w:instrText>
            </w:r>
          </w:ins>
          <w:r w:rsidR="00DC498F" w:rsidRPr="00134162">
            <w:rPr>
              <w:iCs w:val="0"/>
            </w:rPr>
            <w:fldChar w:fldCharType="separate"/>
          </w:r>
          <w:r w:rsidR="006116D1">
            <w:rPr>
              <w:noProof/>
            </w:rPr>
            <w:t>(Pigeon's nest, n.d.)</w:t>
          </w:r>
          <w:ins w:id="4636" w:author="jie sun" w:date="2018-04-08T19:29:00Z">
            <w:r w:rsidR="00DC498F" w:rsidRPr="00134162">
              <w:rPr>
                <w:iCs w:val="0"/>
              </w:rPr>
              <w:fldChar w:fldCharType="end"/>
            </w:r>
          </w:ins>
          <w:customXmlInsRangeStart w:id="4637" w:author="jie sun" w:date="2018-04-08T19:29:00Z"/>
        </w:sdtContent>
      </w:sdt>
      <w:customXmlInsRangeEnd w:id="4637"/>
      <w:del w:id="4638" w:author="像个男人一样" w:date="2018-03-21T01:47:00Z">
        <w:r w:rsidRPr="004B17BB">
          <w:delText>Picture 3.1.2.2</w:delText>
        </w:r>
      </w:del>
      <w:r w:rsidRPr="004B17BB">
        <w:t>, there is a clear space match between the gyroscope frame and coordinate graphs. Based on angular momentum the Rotor resists to changes in orientation, thereby allowing to measure the changes of the angles.  The rotation or the angle changes in different directions or positions will affect a change of resistance of a gyroscope and in this way, we can calculate the angular velocity in those three-axes orientations, so this is a basic principle of how the gyroscope works</w:t>
      </w:r>
      <w:ins w:id="4639" w:author="像个男人一样" w:date="2018-03-22T11:56:00Z">
        <w:r w:rsidRPr="004B17BB">
          <w:rPr>
            <w:rPrChange w:id="4640" w:author="jie sun" w:date="2018-04-16T22:21:00Z">
              <w:rPr>
                <w:lang w:val="en-US"/>
              </w:rPr>
            </w:rPrChange>
          </w:rPr>
          <w:t>.</w:t>
        </w:r>
      </w:ins>
      <w:del w:id="4641" w:author="像个男人一样" w:date="2018-03-22T11:56:00Z">
        <w:r w:rsidRPr="004B17BB">
          <w:delText xml:space="preserve">. </w:delText>
        </w:r>
        <w:bookmarkEnd w:id="4628"/>
        <w:bookmarkEnd w:id="4629"/>
      </w:del>
    </w:p>
    <w:p w14:paraId="04BBA142" w14:textId="77777777" w:rsidR="00952027" w:rsidRPr="00952027" w:rsidRDefault="00952027">
      <w:pPr>
        <w:rPr>
          <w:ins w:id="4642" w:author="jie sun" w:date="2018-04-16T22:28:00Z"/>
        </w:rPr>
      </w:pPr>
    </w:p>
    <w:p w14:paraId="2D262384" w14:textId="77777777" w:rsidR="0087014B" w:rsidRDefault="00D5184D">
      <w:pPr>
        <w:pStyle w:val="Caption"/>
        <w:pPrChange w:id="4643" w:author="像个男人一样" w:date="2018-03-21T01:46:00Z">
          <w:pPr>
            <w:pStyle w:val="Subtitle"/>
          </w:pPr>
        </w:pPrChange>
      </w:pPr>
      <w:bookmarkStart w:id="4644" w:name="_Toc505291907"/>
      <w:del w:id="4645" w:author="像个男人一样" w:date="2018-03-22T11:56:00Z">
        <w:r>
          <w:delText xml:space="preserve">Figure 3. </w:delText>
        </w:r>
        <w:r>
          <w:fldChar w:fldCharType="begin"/>
        </w:r>
        <w:r>
          <w:delInstrText xml:space="preserve"> SEQ Figure_3. \* ARABIC </w:delInstrText>
        </w:r>
        <w:r>
          <w:fldChar w:fldCharType="separate"/>
        </w:r>
      </w:del>
      <w:ins w:id="4646" w:author="像个男人一样" w:date="2018-03-22T11:51:00Z">
        <w:del w:id="4647" w:author="像个男人一样" w:date="2018-03-22T11:56:00Z">
          <w:r>
            <w:rPr>
              <w:b/>
            </w:rPr>
            <w:delText>错误！未指定顺序。</w:delText>
          </w:r>
        </w:del>
      </w:ins>
      <w:ins w:id="4648" w:author="像个男人一样" w:date="2018-03-21T23:39:00Z">
        <w:del w:id="4649" w:author="像个男人一样" w:date="2018-03-22T11:56:00Z">
          <w:r>
            <w:rPr>
              <w:b/>
            </w:rPr>
            <w:delText>错误！未指定顺序。</w:delText>
          </w:r>
        </w:del>
      </w:ins>
      <w:ins w:id="4650" w:author="像个男人一样" w:date="2018-03-21T23:10:00Z">
        <w:del w:id="4651" w:author="像个男人一样" w:date="2018-03-22T11:56:00Z">
          <w:r>
            <w:rPr>
              <w:b/>
            </w:rPr>
            <w:delText>错误！未指定顺序。</w:delText>
          </w:r>
        </w:del>
      </w:ins>
      <w:ins w:id="4652" w:author="像个男人一样" w:date="2018-03-21T23:08:00Z">
        <w:del w:id="4653" w:author="像个男人一样" w:date="2018-03-22T11:56:00Z">
          <w:r>
            <w:rPr>
              <w:b/>
            </w:rPr>
            <w:delText>错误！未指定顺序。</w:delText>
          </w:r>
        </w:del>
      </w:ins>
      <w:ins w:id="4654" w:author="像个男人一样" w:date="2018-03-21T02:33:00Z">
        <w:del w:id="4655" w:author="像个男人一样" w:date="2018-03-22T11:56:00Z">
          <w:r>
            <w:rPr>
              <w:b/>
            </w:rPr>
            <w:delText>错误！未指定顺序。错误！未指定顺序。</w:delText>
          </w:r>
        </w:del>
      </w:ins>
      <w:ins w:id="4656" w:author="像个男人一样" w:date="2018-03-21T02:31:00Z">
        <w:del w:id="4657" w:author="像个男人一样" w:date="2018-03-22T11:56:00Z">
          <w:r>
            <w:rPr>
              <w:b/>
            </w:rPr>
            <w:delText>错误！未指定顺序。</w:delText>
          </w:r>
        </w:del>
      </w:ins>
      <w:ins w:id="4658" w:author="像个男人一样" w:date="2018-03-21T02:30:00Z">
        <w:del w:id="4659" w:author="像个男人一样" w:date="2018-03-22T11:56:00Z">
          <w:r>
            <w:rPr>
              <w:b/>
            </w:rPr>
            <w:delText>错误！未指定顺序。</w:delText>
          </w:r>
        </w:del>
      </w:ins>
      <w:ins w:id="4660" w:author="像个男人一样" w:date="2018-03-21T02:29:00Z">
        <w:del w:id="4661" w:author="像个男人一样" w:date="2018-03-22T11:56:00Z">
          <w:r>
            <w:rPr>
              <w:b/>
            </w:rPr>
            <w:delText>错误！未指定顺序。错误！未指定顺序。</w:delText>
          </w:r>
        </w:del>
      </w:ins>
      <w:ins w:id="4662" w:author="像个男人一样" w:date="2018-03-21T02:26:00Z">
        <w:del w:id="4663" w:author="像个男人一样" w:date="2018-03-22T11:56:00Z">
          <w:r>
            <w:rPr>
              <w:b/>
            </w:rPr>
            <w:delText>错误！未指定顺序。</w:delText>
          </w:r>
        </w:del>
      </w:ins>
      <w:ins w:id="4664" w:author="像个男人一样" w:date="2018-03-21T02:25:00Z">
        <w:del w:id="4665" w:author="像个男人一样" w:date="2018-03-22T11:56:00Z">
          <w:r>
            <w:rPr>
              <w:b/>
            </w:rPr>
            <w:delText>错误！未指定顺序。</w:delText>
          </w:r>
        </w:del>
      </w:ins>
      <w:ins w:id="4666" w:author="像个男人一样" w:date="2018-03-21T02:24:00Z">
        <w:del w:id="4667" w:author="像个男人一样" w:date="2018-03-22T11:56:00Z">
          <w:r>
            <w:rPr>
              <w:b/>
            </w:rPr>
            <w:delText>错误！未指定顺序。</w:delText>
          </w:r>
        </w:del>
      </w:ins>
      <w:ins w:id="4668" w:author="像个男人一样" w:date="2018-03-21T02:23:00Z">
        <w:del w:id="4669" w:author="像个男人一样" w:date="2018-03-22T11:56:00Z">
          <w:r>
            <w:rPr>
              <w:b/>
            </w:rPr>
            <w:delText>错误！未指定顺序。</w:delText>
          </w:r>
        </w:del>
      </w:ins>
      <w:ins w:id="4670" w:author="像个男人一样" w:date="2018-03-21T02:22:00Z">
        <w:del w:id="4671" w:author="像个男人一样" w:date="2018-03-22T11:56:00Z">
          <w:r>
            <w:rPr>
              <w:b/>
            </w:rPr>
            <w:delText>错误！未指定顺序。</w:delText>
          </w:r>
        </w:del>
      </w:ins>
      <w:ins w:id="4672" w:author="像个男人一样" w:date="2018-03-21T02:17:00Z">
        <w:del w:id="4673" w:author="像个男人一样" w:date="2018-03-22T11:56:00Z">
          <w:r>
            <w:rPr>
              <w:b/>
            </w:rPr>
            <w:delText>错误！未指定顺序。错误！未指定顺序。错误！未指定顺序。</w:delText>
          </w:r>
        </w:del>
      </w:ins>
      <w:ins w:id="4674" w:author="像个男人一样" w:date="2018-03-21T02:15:00Z">
        <w:del w:id="4675" w:author="像个男人一样" w:date="2018-03-22T11:56:00Z">
          <w:r>
            <w:rPr>
              <w:b/>
            </w:rPr>
            <w:delText>错误！未指定顺序。</w:delText>
          </w:r>
        </w:del>
      </w:ins>
      <w:ins w:id="4676" w:author="像个男人一样" w:date="2018-03-21T02:14:00Z">
        <w:del w:id="4677" w:author="像个男人一样" w:date="2018-03-22T11:56:00Z">
          <w:r>
            <w:rPr>
              <w:b/>
            </w:rPr>
            <w:delText>错误！未指定顺序。</w:delText>
          </w:r>
        </w:del>
      </w:ins>
      <w:ins w:id="4678" w:author="像个男人一样" w:date="2018-03-21T02:13:00Z">
        <w:del w:id="4679" w:author="像个男人一样" w:date="2018-03-22T11:56:00Z">
          <w:r>
            <w:rPr>
              <w:b/>
            </w:rPr>
            <w:delText>错误！未指定顺序。</w:delText>
          </w:r>
        </w:del>
      </w:ins>
      <w:ins w:id="4680" w:author="像个男人一样" w:date="2018-03-21T02:12:00Z">
        <w:del w:id="4681" w:author="像个男人一样" w:date="2018-03-22T11:56:00Z">
          <w:r>
            <w:rPr>
              <w:b/>
            </w:rPr>
            <w:delText>错误！未指定顺序。</w:delText>
          </w:r>
        </w:del>
      </w:ins>
      <w:ins w:id="4682" w:author="像个男人一样" w:date="2018-03-21T02:02:00Z">
        <w:del w:id="4683" w:author="像个男人一样" w:date="2018-03-22T11:56:00Z">
          <w:r>
            <w:rPr>
              <w:b/>
            </w:rPr>
            <w:delText>错误！未指定顺序。错误！未指定顺序。</w:delText>
          </w:r>
        </w:del>
      </w:ins>
      <w:ins w:id="4684" w:author="像个男人一样" w:date="2018-03-21T02:01:00Z">
        <w:del w:id="4685" w:author="像个男人一样" w:date="2018-03-22T11:56:00Z">
          <w:r>
            <w:rPr>
              <w:b/>
            </w:rPr>
            <w:delText>错误！未指定顺序。</w:delText>
          </w:r>
        </w:del>
      </w:ins>
      <w:ins w:id="4686" w:author="像个男人一样" w:date="2018-03-21T02:00:00Z">
        <w:del w:id="4687" w:author="像个男人一样" w:date="2018-03-22T11:56:00Z">
          <w:r>
            <w:rPr>
              <w:b/>
            </w:rPr>
            <w:delText>错误！未指定顺序。</w:delText>
          </w:r>
        </w:del>
      </w:ins>
      <w:ins w:id="4688" w:author="像个男人一样" w:date="2018-03-21T01:59:00Z">
        <w:del w:id="4689" w:author="像个男人一样" w:date="2018-03-22T11:56:00Z">
          <w:r>
            <w:rPr>
              <w:b/>
            </w:rPr>
            <w:delText>错误！未指定顺序。</w:delText>
          </w:r>
        </w:del>
      </w:ins>
      <w:ins w:id="4690" w:author="像个男人一样" w:date="2018-03-21T01:58:00Z">
        <w:del w:id="4691" w:author="像个男人一样" w:date="2018-03-22T11:56:00Z">
          <w:r>
            <w:rPr>
              <w:b/>
            </w:rPr>
            <w:delText>错误！未指定顺序。错误！未指定顺序。</w:delText>
          </w:r>
        </w:del>
      </w:ins>
      <w:ins w:id="4692" w:author="像个男人一样" w:date="2018-03-21T01:57:00Z">
        <w:del w:id="4693" w:author="像个男人一样" w:date="2018-03-22T11:56:00Z">
          <w:r>
            <w:rPr>
              <w:b/>
            </w:rPr>
            <w:delText>错误！未指定顺序。</w:delText>
          </w:r>
        </w:del>
      </w:ins>
      <w:ins w:id="4694" w:author="像个男人一样" w:date="2018-03-21T01:48:00Z">
        <w:del w:id="4695" w:author="像个男人一样" w:date="2018-03-22T11:56:00Z">
          <w:r>
            <w:rPr>
              <w:b/>
            </w:rPr>
            <w:delText>错误！未指定顺序。错误！未指定顺序。</w:delText>
          </w:r>
        </w:del>
      </w:ins>
      <w:ins w:id="4696" w:author="像个男人一样" w:date="2018-03-21T01:47:00Z">
        <w:del w:id="4697" w:author="像个男人一样" w:date="2018-03-22T11:56:00Z">
          <w:r>
            <w:rPr>
              <w:b/>
            </w:rPr>
            <w:delText>错误！未指定顺序。</w:delText>
          </w:r>
        </w:del>
      </w:ins>
      <w:del w:id="4698" w:author="像个男人一样" w:date="2018-03-22T11:56:00Z">
        <w:r>
          <w:delText>2</w:delText>
        </w:r>
        <w:r>
          <w:fldChar w:fldCharType="end"/>
        </w:r>
      </w:del>
      <w:del w:id="4699" w:author="像个男人一样" w:date="2018-03-21T01:46:00Z">
        <w:r>
          <w:delText xml:space="preserve"> Gyroscope Principles</w:delText>
        </w:r>
      </w:del>
      <w:bookmarkEnd w:id="4644"/>
    </w:p>
    <w:p w14:paraId="2B2D3DD2" w14:textId="77777777" w:rsidR="0087014B" w:rsidRDefault="00D5184D">
      <w:pPr>
        <w:jc w:val="center"/>
        <w:rPr>
          <w:ins w:id="4700" w:author="像个男人一样" w:date="2018-03-21T01:46:00Z"/>
          <w:rFonts w:ascii="Microsoft Sans Serif" w:hAnsi="Microsoft Sans Serif"/>
          <w:spacing w:val="15"/>
          <w:sz w:val="20"/>
        </w:rPr>
        <w:pPrChange w:id="4701" w:author="jie sun" w:date="2018-04-16T21:37:00Z">
          <w:pPr/>
        </w:pPrChange>
      </w:pPr>
      <w:r>
        <w:rPr>
          <w:rFonts w:ascii="Microsoft Sans Serif" w:hAnsi="Microsoft Sans Serif"/>
          <w:noProof/>
          <w:spacing w:val="15"/>
          <w:sz w:val="20"/>
        </w:rPr>
        <w:drawing>
          <wp:inline distT="0" distB="0" distL="0" distR="0" wp14:anchorId="7A611A99" wp14:editId="7A464CC0">
            <wp:extent cx="4704421" cy="3096883"/>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709271" cy="3100076"/>
                    </a:xfrm>
                    <a:prstGeom prst="rect">
                      <a:avLst/>
                    </a:prstGeom>
                    <a:noFill/>
                    <a:ln>
                      <a:noFill/>
                    </a:ln>
                  </pic:spPr>
                </pic:pic>
              </a:graphicData>
            </a:graphic>
          </wp:inline>
        </w:drawing>
      </w:r>
    </w:p>
    <w:p w14:paraId="01A963FB" w14:textId="77777777" w:rsidR="0087014B" w:rsidRDefault="00D5184D">
      <w:pPr>
        <w:pStyle w:val="Caption"/>
        <w:jc w:val="center"/>
        <w:pPrChange w:id="4702" w:author="jie sun" w:date="2018-04-16T21:37:00Z">
          <w:pPr/>
        </w:pPrChange>
      </w:pPr>
      <w:bookmarkStart w:id="4703" w:name="_Toc517801885"/>
      <w:ins w:id="4704" w:author="像个男人一样" w:date="2018-03-21T01:46:00Z">
        <w:r>
          <w:t xml:space="preserve">Figure </w:t>
        </w:r>
      </w:ins>
      <w:ins w:id="4705" w:author="JIE  SUN" w:date="2018-06-21T13:36:00Z">
        <w:r w:rsidR="00A64E7B">
          <w:fldChar w:fldCharType="begin"/>
        </w:r>
        <w:r w:rsidR="00A64E7B">
          <w:instrText xml:space="preserve"> STYLEREF 1 \s </w:instrText>
        </w:r>
      </w:ins>
      <w:r w:rsidR="00A64E7B">
        <w:fldChar w:fldCharType="separate"/>
      </w:r>
      <w:r w:rsidR="00A64E7B">
        <w:rPr>
          <w:noProof/>
        </w:rPr>
        <w:t>3</w:t>
      </w:r>
      <w:ins w:id="470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4707" w:author="JIE  SUN" w:date="2018-06-21T13:36:00Z">
        <w:r w:rsidR="00A64E7B">
          <w:rPr>
            <w:noProof/>
          </w:rPr>
          <w:t>2</w:t>
        </w:r>
        <w:r w:rsidR="00A64E7B">
          <w:fldChar w:fldCharType="end"/>
        </w:r>
      </w:ins>
      <w:ins w:id="4708" w:author="jie sun" w:date="2018-04-19T13:00:00Z">
        <w:del w:id="4709" w:author="JIE  SUN" w:date="2018-06-21T13:34:00Z">
          <w:r w:rsidR="00083FE7" w:rsidDel="00A64E7B">
            <w:fldChar w:fldCharType="begin"/>
          </w:r>
          <w:r w:rsidR="00083FE7" w:rsidDel="00A64E7B">
            <w:delInstrText xml:space="preserve"> STYLEREF 1 \s </w:delInstrText>
          </w:r>
        </w:del>
      </w:ins>
      <w:del w:id="4710" w:author="JIE  SUN" w:date="2018-06-21T13:34:00Z">
        <w:r w:rsidR="00083FE7" w:rsidDel="00A64E7B">
          <w:fldChar w:fldCharType="separate"/>
        </w:r>
        <w:r w:rsidR="00083FE7" w:rsidDel="00A64E7B">
          <w:rPr>
            <w:noProof/>
          </w:rPr>
          <w:delText>3</w:delText>
        </w:r>
      </w:del>
      <w:ins w:id="4711" w:author="jie sun" w:date="2018-04-19T13:00:00Z">
        <w:del w:id="4712"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4713" w:author="JIE  SUN" w:date="2018-06-21T13:34:00Z">
        <w:r w:rsidR="00083FE7" w:rsidDel="00A64E7B">
          <w:fldChar w:fldCharType="separate"/>
        </w:r>
      </w:del>
      <w:ins w:id="4714" w:author="jie sun" w:date="2018-04-19T13:00:00Z">
        <w:del w:id="4715" w:author="JIE  SUN" w:date="2018-06-21T13:34:00Z">
          <w:r w:rsidR="00083FE7" w:rsidDel="00A64E7B">
            <w:rPr>
              <w:noProof/>
            </w:rPr>
            <w:delText>2</w:delText>
          </w:r>
          <w:r w:rsidR="00083FE7" w:rsidDel="00A64E7B">
            <w:fldChar w:fldCharType="end"/>
          </w:r>
        </w:del>
      </w:ins>
      <w:ins w:id="4716" w:author="像个男人一样" w:date="2018-03-21T01:46:00Z">
        <w:del w:id="4717"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4718" w:author="像个男人一样" w:date="2018-03-22T11:51:00Z">
        <w:del w:id="4719" w:author="jie sun" w:date="2018-04-10T21:45:00Z">
          <w:r w:rsidDel="00454521">
            <w:delText>2</w:delText>
          </w:r>
        </w:del>
      </w:ins>
      <w:ins w:id="4720" w:author="像个男人一样" w:date="2018-03-21T01:46:00Z">
        <w:del w:id="4721" w:author="jie sun" w:date="2018-04-10T21:45:00Z">
          <w:r w:rsidDel="00454521">
            <w:fldChar w:fldCharType="end"/>
          </w:r>
        </w:del>
        <w:bookmarkStart w:id="4722" w:name="_Toc13768"/>
        <w:bookmarkStart w:id="4723" w:name="_Toc1447"/>
        <w:bookmarkStart w:id="4724" w:name="_Toc9110"/>
        <w:bookmarkStart w:id="4725" w:name="_Toc24012"/>
        <w:bookmarkStart w:id="4726" w:name="_Toc14331"/>
        <w:bookmarkStart w:id="4727" w:name="_Toc17677"/>
        <w:bookmarkStart w:id="4728" w:name="_Toc12994"/>
        <w:bookmarkStart w:id="4729" w:name="_Toc28435"/>
        <w:bookmarkStart w:id="4730" w:name="_Toc31128"/>
        <w:bookmarkStart w:id="4731" w:name="_Toc9827"/>
        <w:bookmarkStart w:id="4732" w:name="_Toc25273"/>
        <w:bookmarkStart w:id="4733" w:name="_Toc16579"/>
        <w:bookmarkStart w:id="4734" w:name="_Toc10938"/>
        <w:bookmarkStart w:id="4735" w:name="_Toc26310"/>
        <w:bookmarkStart w:id="4736" w:name="_Toc5802"/>
        <w:bookmarkStart w:id="4737" w:name="_Toc10473"/>
        <w:bookmarkStart w:id="4738" w:name="_Toc31649"/>
        <w:bookmarkStart w:id="4739" w:name="_Toc13075"/>
        <w:bookmarkStart w:id="4740" w:name="_Toc4702"/>
        <w:bookmarkStart w:id="4741" w:name="_Toc8528"/>
        <w:bookmarkStart w:id="4742" w:name="_Toc141"/>
        <w:bookmarkStart w:id="4743" w:name="_Toc12905"/>
        <w:bookmarkStart w:id="4744" w:name="_Toc7597"/>
        <w:bookmarkStart w:id="4745" w:name="_Toc17319"/>
        <w:bookmarkStart w:id="4746" w:name="_Toc12773"/>
        <w:r>
          <w:rPr>
            <w:rFonts w:hint="eastAsia"/>
          </w:rPr>
          <w:t>:</w:t>
        </w:r>
        <w:bookmarkStart w:id="4747" w:name="OLE_LINK31"/>
        <w:bookmarkStart w:id="4748" w:name="OLE_LINK32"/>
        <w:r>
          <w:rPr>
            <w:rFonts w:hint="eastAsia"/>
          </w:rPr>
          <w:t>Gyroscope Principles</w:t>
        </w:r>
      </w:ins>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ins w:id="4749" w:author="jie sun" w:date="2018-04-18T00:28:00Z">
        <w:r w:rsidR="00A7783C">
          <w:t xml:space="preserve"> </w:t>
        </w:r>
      </w:ins>
      <w:customXmlInsRangeStart w:id="4750" w:author="jie sun" w:date="2018-04-18T00:28:00Z"/>
      <w:sdt>
        <w:sdtPr>
          <w:id w:val="-520248411"/>
          <w:citation/>
        </w:sdtPr>
        <w:sdtEndPr/>
        <w:sdtContent>
          <w:customXmlInsRangeEnd w:id="4750"/>
          <w:ins w:id="4751" w:author="jie sun" w:date="2018-04-18T00:28:00Z">
            <w:r w:rsidR="00A7783C">
              <w:fldChar w:fldCharType="begin"/>
            </w:r>
            <w:r w:rsidR="00A7783C">
              <w:instrText xml:space="preserve"> </w:instrText>
            </w:r>
            <w:r w:rsidR="00A7783C">
              <w:rPr>
                <w:rFonts w:hint="eastAsia"/>
              </w:rPr>
              <w:instrText>CITATION Pig \l 2052</w:instrText>
            </w:r>
            <w:r w:rsidR="00A7783C">
              <w:instrText xml:space="preserve"> </w:instrText>
            </w:r>
          </w:ins>
          <w:r w:rsidR="00A7783C">
            <w:fldChar w:fldCharType="separate"/>
          </w:r>
          <w:r w:rsidR="006116D1">
            <w:rPr>
              <w:noProof/>
            </w:rPr>
            <w:t>(Pigeon's nest, n.d.)</w:t>
          </w:r>
          <w:ins w:id="4752" w:author="jie sun" w:date="2018-04-18T00:28:00Z">
            <w:r w:rsidR="00A7783C">
              <w:fldChar w:fldCharType="end"/>
            </w:r>
          </w:ins>
          <w:customXmlInsRangeStart w:id="4753" w:author="jie sun" w:date="2018-04-18T00:28:00Z"/>
        </w:sdtContent>
      </w:sdt>
      <w:customXmlInsRangeEnd w:id="4753"/>
      <w:bookmarkEnd w:id="4703"/>
    </w:p>
    <w:p w14:paraId="5A6D3A9F" w14:textId="26D7C3B1" w:rsidR="0087014B" w:rsidRDefault="00D5184D">
      <w:pPr>
        <w:pStyle w:val="Heading3"/>
      </w:pPr>
      <w:bookmarkStart w:id="4754" w:name="_Toc7473"/>
      <w:bookmarkStart w:id="4755" w:name="_Toc16709"/>
      <w:bookmarkStart w:id="4756" w:name="_Toc17402"/>
      <w:bookmarkStart w:id="4757" w:name="_Toc8608"/>
      <w:bookmarkStart w:id="4758" w:name="_Toc302"/>
      <w:bookmarkStart w:id="4759" w:name="_Toc31236"/>
      <w:bookmarkStart w:id="4760" w:name="_Toc31214"/>
      <w:bookmarkStart w:id="4761" w:name="_Toc14251"/>
      <w:bookmarkStart w:id="4762" w:name="_Toc16460"/>
      <w:bookmarkStart w:id="4763" w:name="_Toc517904093"/>
      <w:r>
        <w:t xml:space="preserve">The </w:t>
      </w:r>
      <w:ins w:id="4764" w:author="jie sun" w:date="2018-04-16T21:19:00Z">
        <w:r w:rsidR="00FE12EC">
          <w:t>R</w:t>
        </w:r>
      </w:ins>
      <w:del w:id="4765" w:author="jie sun" w:date="2018-04-16T21:19:00Z">
        <w:r w:rsidDel="00FE12EC">
          <w:delText>r</w:delText>
        </w:r>
      </w:del>
      <w:r>
        <w:t xml:space="preserve">elationship </w:t>
      </w:r>
      <w:ins w:id="4766" w:author="jie sun" w:date="2018-04-16T21:19:00Z">
        <w:r w:rsidR="00FE12EC">
          <w:t>B</w:t>
        </w:r>
      </w:ins>
      <w:del w:id="4767" w:author="jie sun" w:date="2018-04-16T21:19:00Z">
        <w:r w:rsidDel="00FE12EC">
          <w:delText>b</w:delText>
        </w:r>
      </w:del>
      <w:r>
        <w:t xml:space="preserve">etween </w:t>
      </w:r>
      <w:r>
        <w:rPr>
          <w:rFonts w:hint="eastAsia"/>
        </w:rPr>
        <w:t>G</w:t>
      </w:r>
      <w:r>
        <w:t xml:space="preserve">yroscope </w:t>
      </w:r>
      <w:ins w:id="4768" w:author="jie sun" w:date="2018-04-16T21:20:00Z">
        <w:r w:rsidR="00FE12EC">
          <w:t>A</w:t>
        </w:r>
      </w:ins>
      <w:del w:id="4769" w:author="jie sun" w:date="2018-04-16T21:20:00Z">
        <w:r w:rsidDel="00FE12EC">
          <w:delText>a</w:delText>
        </w:r>
      </w:del>
      <w:r>
        <w:t>nd Accelerometer</w:t>
      </w:r>
      <w:bookmarkEnd w:id="4754"/>
      <w:bookmarkEnd w:id="4755"/>
      <w:bookmarkEnd w:id="4756"/>
      <w:bookmarkEnd w:id="4757"/>
      <w:bookmarkEnd w:id="4758"/>
      <w:bookmarkEnd w:id="4759"/>
      <w:bookmarkEnd w:id="4760"/>
      <w:bookmarkEnd w:id="4761"/>
      <w:bookmarkEnd w:id="4762"/>
      <w:bookmarkEnd w:id="4763"/>
    </w:p>
    <w:p w14:paraId="2B6EC692" w14:textId="77777777" w:rsidR="0087014B" w:rsidRDefault="00D5184D">
      <w:r>
        <w:t xml:space="preserve">At first, it is clear that </w:t>
      </w:r>
      <w:del w:id="4770" w:author="jie sun" w:date="2018-04-08T18:28:00Z">
        <w:r w:rsidDel="00197319">
          <w:delText xml:space="preserve">those </w:delText>
        </w:r>
      </w:del>
      <w:r>
        <w:t>two devices have different functions</w:t>
      </w:r>
      <w:r w:rsidRPr="008F145E">
        <w:rPr>
          <w:b/>
          <w:rPrChange w:id="4771" w:author="jie sun" w:date="2018-04-19T15:25:00Z">
            <w:rPr/>
          </w:rPrChange>
        </w:rPr>
        <w:t>:</w:t>
      </w:r>
      <w:bookmarkStart w:id="4772" w:name="OLE_LINK25"/>
      <w:r w:rsidRPr="008F145E">
        <w:rPr>
          <w:b/>
          <w:rPrChange w:id="4773" w:author="jie sun" w:date="2018-04-19T15:25:00Z">
            <w:rPr/>
          </w:rPrChange>
        </w:rPr>
        <w:t xml:space="preserve"> </w:t>
      </w:r>
      <w:bookmarkStart w:id="4774" w:name="OLE_LINK7"/>
      <w:del w:id="4775" w:author="jie sun" w:date="2018-04-08T18:27:00Z">
        <w:r w:rsidRPr="008F145E" w:rsidDel="00197319">
          <w:rPr>
            <w:b/>
            <w:lang w:val="en-GB"/>
            <w:rPrChange w:id="4776" w:author="jie sun" w:date="2018-04-19T15:25:00Z">
              <w:rPr>
                <w:lang w:val="en-GB"/>
              </w:rPr>
            </w:rPrChange>
          </w:rPr>
          <w:delText>G</w:delText>
        </w:r>
        <w:r w:rsidRPr="008F145E" w:rsidDel="00197319">
          <w:rPr>
            <w:b/>
            <w:rPrChange w:id="4777" w:author="jie sun" w:date="2018-04-19T15:25:00Z">
              <w:rPr/>
            </w:rPrChange>
          </w:rPr>
          <w:delText xml:space="preserve">yroscope </w:delText>
        </w:r>
      </w:del>
      <w:ins w:id="4778" w:author="jie sun" w:date="2018-04-08T18:27:00Z">
        <w:r w:rsidR="00197319" w:rsidRPr="008F145E">
          <w:rPr>
            <w:b/>
            <w:rPrChange w:id="4779" w:author="jie sun" w:date="2018-04-19T15:25:00Z">
              <w:rPr/>
            </w:rPrChange>
          </w:rPr>
          <w:t xml:space="preserve">Gyroscope </w:t>
        </w:r>
      </w:ins>
      <w:r w:rsidRPr="008F145E">
        <w:rPr>
          <w:b/>
          <w:rPrChange w:id="4780" w:author="jie sun" w:date="2018-04-19T15:25:00Z">
            <w:rPr/>
          </w:rPrChange>
        </w:rPr>
        <w:t>sense</w:t>
      </w:r>
      <w:r w:rsidRPr="008F145E">
        <w:rPr>
          <w:b/>
          <w:lang w:val="en-GB"/>
          <w:rPrChange w:id="4781" w:author="jie sun" w:date="2018-04-19T15:25:00Z">
            <w:rPr>
              <w:lang w:val="en-GB"/>
            </w:rPr>
          </w:rPrChange>
        </w:rPr>
        <w:t>s</w:t>
      </w:r>
      <w:r w:rsidRPr="008F145E">
        <w:rPr>
          <w:b/>
          <w:rPrChange w:id="4782" w:author="jie sun" w:date="2018-04-19T15:25:00Z">
            <w:rPr/>
          </w:rPrChange>
        </w:rPr>
        <w:t xml:space="preserve"> the rotation, whereas </w:t>
      </w:r>
      <w:ins w:id="4783" w:author="jie sun" w:date="2018-04-08T18:27:00Z">
        <w:r w:rsidR="00197319" w:rsidRPr="008F145E">
          <w:rPr>
            <w:b/>
            <w:rPrChange w:id="4784" w:author="jie sun" w:date="2018-04-19T15:25:00Z">
              <w:rPr/>
            </w:rPrChange>
          </w:rPr>
          <w:t xml:space="preserve">another </w:t>
        </w:r>
      </w:ins>
      <w:del w:id="4785" w:author="jie sun" w:date="2018-04-08T18:27:00Z">
        <w:r w:rsidRPr="008F145E" w:rsidDel="00197319">
          <w:rPr>
            <w:b/>
            <w:rPrChange w:id="4786" w:author="jie sun" w:date="2018-04-19T15:25:00Z">
              <w:rPr/>
            </w:rPrChange>
          </w:rPr>
          <w:delText xml:space="preserve">the </w:delText>
        </w:r>
        <w:r w:rsidRPr="008F145E" w:rsidDel="00197319">
          <w:rPr>
            <w:b/>
            <w:lang w:val="en-GB"/>
            <w:rPrChange w:id="4787" w:author="jie sun" w:date="2018-04-19T15:25:00Z">
              <w:rPr>
                <w:lang w:val="en-GB"/>
              </w:rPr>
            </w:rPrChange>
          </w:rPr>
          <w:delText>ano</w:delText>
        </w:r>
        <w:r w:rsidRPr="008F145E" w:rsidDel="00197319">
          <w:rPr>
            <w:b/>
            <w:rPrChange w:id="4788" w:author="jie sun" w:date="2018-04-19T15:25:00Z">
              <w:rPr/>
            </w:rPrChange>
          </w:rPr>
          <w:delText>ther</w:delText>
        </w:r>
      </w:del>
      <w:ins w:id="4789" w:author="jie sun" w:date="2018-04-08T18:27:00Z">
        <w:r w:rsidR="00197319" w:rsidRPr="008F145E">
          <w:rPr>
            <w:b/>
            <w:rPrChange w:id="4790" w:author="jie sun" w:date="2018-04-19T15:25:00Z">
              <w:rPr/>
            </w:rPrChange>
          </w:rPr>
          <w:t>one</w:t>
        </w:r>
      </w:ins>
      <w:r w:rsidRPr="008F145E">
        <w:rPr>
          <w:b/>
          <w:rPrChange w:id="4791" w:author="jie sun" w:date="2018-04-19T15:25:00Z">
            <w:rPr/>
          </w:rPrChange>
        </w:rPr>
        <w:t xml:space="preserve"> is used to test the accelerometer</w:t>
      </w:r>
      <w:bookmarkEnd w:id="4772"/>
      <w:bookmarkEnd w:id="4774"/>
      <w:r w:rsidRPr="008F145E">
        <w:rPr>
          <w:b/>
          <w:lang w:val="en-GB"/>
          <w:rPrChange w:id="4792" w:author="jie sun" w:date="2018-04-19T15:25:00Z">
            <w:rPr>
              <w:lang w:val="en-GB"/>
            </w:rPr>
          </w:rPrChange>
        </w:rPr>
        <w:t>.</w:t>
      </w:r>
      <w:ins w:id="4793" w:author="jie sun" w:date="2018-06-03T21:28:00Z">
        <w:r w:rsidR="004A7215">
          <w:rPr>
            <w:b/>
            <w:lang w:val="en-GB"/>
          </w:rPr>
          <w:t xml:space="preserve"> </w:t>
        </w:r>
      </w:ins>
      <w:ins w:id="4794" w:author="jie sun" w:date="2018-04-19T15:25:00Z">
        <w:r w:rsidR="00FC5244">
          <w:rPr>
            <w:b/>
            <w:lang w:val="en-GB"/>
          </w:rPr>
          <w:t>(put some reference)</w:t>
        </w:r>
      </w:ins>
      <w:ins w:id="4795" w:author="jie sun" w:date="2018-04-16T22:45:00Z">
        <w:r w:rsidR="00321759">
          <w:rPr>
            <w:lang w:val="en-GB"/>
          </w:rPr>
          <w:t xml:space="preserve"> </w:t>
        </w:r>
      </w:ins>
      <w:del w:id="4796" w:author="jie sun" w:date="2018-04-16T22:45:00Z">
        <w:r w:rsidDel="00321759">
          <w:rPr>
            <w:lang w:val="en-GB"/>
          </w:rPr>
          <w:delText xml:space="preserve"> </w:delText>
        </w:r>
      </w:del>
      <w:ins w:id="4797" w:author="像个男人一样" w:date="2018-03-22T12:12:00Z">
        <w:del w:id="4798" w:author="jie sun" w:date="2018-04-16T22:45:00Z">
          <w:r w:rsidDel="00321759">
            <w:rPr>
              <w:rStyle w:val="EndnoteReference"/>
              <w:lang w:val="en-GB"/>
            </w:rPr>
            <w:delText>[</w:delText>
          </w:r>
          <w:r w:rsidDel="00321759">
            <w:rPr>
              <w:rStyle w:val="EndnoteReference"/>
              <w:lang w:val="en-GB"/>
            </w:rPr>
            <w:endnoteReference w:id="4"/>
          </w:r>
          <w:r w:rsidDel="00321759">
            <w:rPr>
              <w:rFonts w:hint="eastAsia"/>
              <w:lang w:val="en-US"/>
            </w:rPr>
            <w:delText xml:space="preserve"> </w:delText>
          </w:r>
          <w:r w:rsidDel="00321759">
            <w:rPr>
              <w:rStyle w:val="EndnoteReference"/>
              <w:lang w:val="en-GB"/>
            </w:rPr>
            <w:delText>]</w:delText>
          </w:r>
        </w:del>
      </w:ins>
      <w:ins w:id="4898" w:author="jie sun" w:date="2018-04-18T00:27:00Z">
        <w:r w:rsidR="00F821EE">
          <w:t>T</w:t>
        </w:r>
      </w:ins>
      <w:del w:id="4899" w:author="jie sun" w:date="2018-04-18T00:27:00Z">
        <w:r w:rsidDel="00F821EE">
          <w:rPr>
            <w:lang w:val="en-GB"/>
          </w:rPr>
          <w:delText>S</w:delText>
        </w:r>
        <w:r w:rsidDel="00F821EE">
          <w:delText>o t</w:delText>
        </w:r>
      </w:del>
      <w:r>
        <w:t xml:space="preserve">he restriction of functions in two devices decides that they </w:t>
      </w:r>
      <w:del w:id="4900" w:author="jie sun" w:date="2018-06-03T21:29:00Z">
        <w:r w:rsidDel="004A7215">
          <w:delText xml:space="preserve">often </w:delText>
        </w:r>
      </w:del>
      <w:r>
        <w:t>have</w:t>
      </w:r>
      <w:ins w:id="4901" w:author="jie sun" w:date="2018-04-19T15:25:00Z">
        <w:r w:rsidR="008F145E">
          <w:t xml:space="preserve"> </w:t>
        </w:r>
      </w:ins>
      <w:del w:id="4902" w:author="jie sun" w:date="2018-04-19T15:25:00Z">
        <w:r w:rsidDel="008F145E">
          <w:delText xml:space="preserve"> </w:delText>
        </w:r>
      </w:del>
      <w:r>
        <w:t>to work together</w:t>
      </w:r>
      <w:ins w:id="4903" w:author="jie sun" w:date="2018-06-03T21:29:00Z">
        <w:r w:rsidR="004A7215">
          <w:t xml:space="preserve"> often</w:t>
        </w:r>
      </w:ins>
      <w:r>
        <w:t xml:space="preserve">. </w:t>
      </w:r>
    </w:p>
    <w:p w14:paraId="53C4A80E" w14:textId="77777777" w:rsidR="0087014B" w:rsidRDefault="00D5184D">
      <w:r>
        <w:t>There is an example to clarify the different function</w:t>
      </w:r>
      <w:r>
        <w:rPr>
          <w:lang w:val="en-GB"/>
        </w:rPr>
        <w:t>s</w:t>
      </w:r>
      <w:r>
        <w:t xml:space="preserve"> </w:t>
      </w:r>
      <w:r>
        <w:rPr>
          <w:lang w:val="en-GB"/>
        </w:rPr>
        <w:t>of them</w:t>
      </w:r>
      <w:r>
        <w:t>.  When an aircraft fl</w:t>
      </w:r>
      <w:ins w:id="4904" w:author="jie sun" w:date="2018-04-08T18:27:00Z">
        <w:r w:rsidR="00197319">
          <w:t>ies</w:t>
        </w:r>
      </w:ins>
      <w:ins w:id="4905" w:author="像个男人一样" w:date="2018-03-21T21:43:00Z">
        <w:del w:id="4906" w:author="jie sun" w:date="2018-04-08T18:26:00Z">
          <w:r w:rsidDel="00197319">
            <w:rPr>
              <w:rFonts w:hint="eastAsia"/>
              <w:lang w:val="en-US"/>
            </w:rPr>
            <w:delText>ies</w:delText>
          </w:r>
        </w:del>
      </w:ins>
      <w:del w:id="4907" w:author="像个男人一样" w:date="2018-03-21T21:43:00Z">
        <w:r>
          <w:delText>y</w:delText>
        </w:r>
      </w:del>
      <w:r>
        <w:t xml:space="preserve"> in the sky, the accelerometer can used to test the change of movement</w:t>
      </w:r>
      <w:ins w:id="4908" w:author="jie sun" w:date="2018-04-16T22:46:00Z">
        <w:r w:rsidR="00B23F33">
          <w:t xml:space="preserve">. For example, </w:t>
        </w:r>
      </w:ins>
      <w:del w:id="4909" w:author="jie sun" w:date="2018-04-16T22:46:00Z">
        <w:r w:rsidDel="00B23F33">
          <w:delText xml:space="preserve">. So </w:delText>
        </w:r>
      </w:del>
      <w:r>
        <w:t>when an aircraft fl</w:t>
      </w:r>
      <w:ins w:id="4910" w:author="jie sun" w:date="2018-04-16T22:46:00Z">
        <w:r w:rsidR="00B23F33">
          <w:t>ies</w:t>
        </w:r>
      </w:ins>
      <w:del w:id="4911" w:author="jie sun" w:date="2018-04-16T22:46:00Z">
        <w:r w:rsidDel="00B23F33">
          <w:delText>y</w:delText>
        </w:r>
      </w:del>
      <w:r>
        <w:t xml:space="preserve"> too fast in suddenly, the accelerometer can remind the pilot of </w:t>
      </w:r>
      <w:r>
        <w:rPr>
          <w:lang w:val="en-GB"/>
        </w:rPr>
        <w:t xml:space="preserve">the </w:t>
      </w:r>
      <w:r>
        <w:t>unsafe</w:t>
      </w:r>
      <w:r>
        <w:rPr>
          <w:lang w:val="en-GB"/>
        </w:rPr>
        <w:t xml:space="preserve"> signal</w:t>
      </w:r>
      <w:r>
        <w:t xml:space="preserve"> </w:t>
      </w:r>
      <w:r>
        <w:rPr>
          <w:lang w:val="en-GB"/>
        </w:rPr>
        <w:t xml:space="preserve">for the </w:t>
      </w:r>
      <w:r>
        <w:t>sudden change of the speed</w:t>
      </w:r>
      <w:ins w:id="4912" w:author="像个男人一样" w:date="2018-03-21T21:45:00Z">
        <w:r>
          <w:rPr>
            <w:rFonts w:hint="eastAsia"/>
            <w:lang w:val="en-US"/>
          </w:rPr>
          <w:t xml:space="preserve"> during flying forward</w:t>
        </w:r>
      </w:ins>
      <w:r>
        <w:t>. However, when the aircraft has some faults with an unsafe shake around itself, here the accelerometer can</w:t>
      </w:r>
      <w:r>
        <w:rPr>
          <w:lang w:val="en-GB"/>
        </w:rPr>
        <w:t>not</w:t>
      </w:r>
      <w:r>
        <w:t xml:space="preserve"> sense it, but the gyroscope can detect the any rotation of the aircraft to notice the pilot of the insecurity.   </w:t>
      </w:r>
    </w:p>
    <w:p w14:paraId="3A6FF2D5" w14:textId="77777777" w:rsidR="0087014B" w:rsidRDefault="00D5184D">
      <w:r>
        <w:t>Through this example, we can further understand that they are totally different, but they can also make up for each other to achieve some functions.</w:t>
      </w:r>
    </w:p>
    <w:p w14:paraId="73C3B5BC" w14:textId="77777777" w:rsidR="0087014B" w:rsidRDefault="00D5184D">
      <w:r>
        <w:t xml:space="preserve"> </w:t>
      </w:r>
    </w:p>
    <w:p w14:paraId="361FDDC4" w14:textId="252BE900" w:rsidR="0087014B" w:rsidRDefault="00D5184D">
      <w:pPr>
        <w:pStyle w:val="Heading2"/>
      </w:pPr>
      <w:bookmarkStart w:id="4913" w:name="_Toc975"/>
      <w:bookmarkStart w:id="4914" w:name="_Toc23023"/>
      <w:bookmarkStart w:id="4915" w:name="_Toc31296"/>
      <w:bookmarkStart w:id="4916" w:name="_Toc12079"/>
      <w:bookmarkStart w:id="4917" w:name="_Toc27095"/>
      <w:bookmarkStart w:id="4918" w:name="_Toc32456"/>
      <w:bookmarkStart w:id="4919" w:name="_Toc9660"/>
      <w:bookmarkStart w:id="4920" w:name="_Toc25146"/>
      <w:bookmarkStart w:id="4921" w:name="_Toc8159"/>
      <w:bookmarkStart w:id="4922" w:name="_Toc517904094"/>
      <w:r>
        <w:t xml:space="preserve">The </w:t>
      </w:r>
      <w:ins w:id="4923" w:author="jie sun" w:date="2018-04-16T21:20:00Z">
        <w:r w:rsidR="00BD1A3F">
          <w:t>R</w:t>
        </w:r>
      </w:ins>
      <w:del w:id="4924" w:author="jie sun" w:date="2018-04-16T21:20:00Z">
        <w:r w:rsidDel="00BD1A3F">
          <w:delText>r</w:delText>
        </w:r>
      </w:del>
      <w:r>
        <w:t xml:space="preserve">acing </w:t>
      </w:r>
      <w:ins w:id="4925" w:author="jie sun" w:date="2018-04-16T21:20:00Z">
        <w:r w:rsidR="00BD1A3F">
          <w:t>G</w:t>
        </w:r>
      </w:ins>
      <w:del w:id="4926" w:author="jie sun" w:date="2018-04-16T21:20:00Z">
        <w:r w:rsidDel="00BD1A3F">
          <w:delText>g</w:delText>
        </w:r>
      </w:del>
      <w:r>
        <w:t xml:space="preserve">ame </w:t>
      </w:r>
      <w:ins w:id="4927" w:author="jie sun" w:date="2018-04-16T21:20:00Z">
        <w:r w:rsidR="00BD1A3F">
          <w:t>W</w:t>
        </w:r>
      </w:ins>
      <w:del w:id="4928" w:author="jie sun" w:date="2018-04-16T21:20:00Z">
        <w:r w:rsidDel="00BD1A3F">
          <w:delText>w</w:delText>
        </w:r>
      </w:del>
      <w:r>
        <w:t>ith Gyroscope</w:t>
      </w:r>
      <w:bookmarkEnd w:id="4913"/>
      <w:bookmarkEnd w:id="4914"/>
      <w:bookmarkEnd w:id="4915"/>
      <w:bookmarkEnd w:id="4916"/>
      <w:bookmarkEnd w:id="4917"/>
      <w:bookmarkEnd w:id="4918"/>
      <w:bookmarkEnd w:id="4919"/>
      <w:bookmarkEnd w:id="4920"/>
      <w:bookmarkEnd w:id="4921"/>
      <w:bookmarkEnd w:id="4922"/>
    </w:p>
    <w:p w14:paraId="7F8B7467" w14:textId="10C639F1" w:rsidR="0087014B" w:rsidRDefault="00D5184D">
      <w:pPr>
        <w:pStyle w:val="Heading3"/>
      </w:pPr>
      <w:bookmarkStart w:id="4929" w:name="_Toc16527"/>
      <w:bookmarkStart w:id="4930" w:name="_Toc2125"/>
      <w:bookmarkStart w:id="4931" w:name="_Toc6761"/>
      <w:bookmarkStart w:id="4932" w:name="_Toc23045"/>
      <w:bookmarkStart w:id="4933" w:name="_Toc22974"/>
      <w:bookmarkStart w:id="4934" w:name="_Toc28864"/>
      <w:bookmarkStart w:id="4935" w:name="_Toc24045"/>
      <w:bookmarkStart w:id="4936" w:name="_Toc32524"/>
      <w:bookmarkStart w:id="4937" w:name="_Toc29962"/>
      <w:bookmarkStart w:id="4938" w:name="_Toc517904095"/>
      <w:r>
        <w:t xml:space="preserve">How </w:t>
      </w:r>
      <w:ins w:id="4939" w:author="jie sun" w:date="2018-04-16T21:20:00Z">
        <w:r w:rsidR="00BD1A3F">
          <w:t>A</w:t>
        </w:r>
      </w:ins>
      <w:del w:id="4940" w:author="jie sun" w:date="2018-04-16T21:20:00Z">
        <w:r w:rsidDel="00BD1A3F">
          <w:delText>a</w:delText>
        </w:r>
      </w:del>
      <w:r>
        <w:t xml:space="preserve"> </w:t>
      </w:r>
      <w:ins w:id="4941" w:author="jie sun" w:date="2018-04-16T21:20:00Z">
        <w:r w:rsidR="00BD1A3F">
          <w:t>G</w:t>
        </w:r>
      </w:ins>
      <w:del w:id="4942" w:author="jie sun" w:date="2018-04-16T21:20:00Z">
        <w:r w:rsidDel="00BD1A3F">
          <w:delText>g</w:delText>
        </w:r>
      </w:del>
      <w:r>
        <w:t xml:space="preserve">yroscope </w:t>
      </w:r>
      <w:ins w:id="4943" w:author="jie sun" w:date="2018-04-16T21:20:00Z">
        <w:r w:rsidR="00BD1A3F">
          <w:t>W</w:t>
        </w:r>
      </w:ins>
      <w:del w:id="4944" w:author="jie sun" w:date="2018-04-16T21:20:00Z">
        <w:r w:rsidDel="00BD1A3F">
          <w:delText>w</w:delText>
        </w:r>
      </w:del>
      <w:r>
        <w:t xml:space="preserve">orks </w:t>
      </w:r>
      <w:ins w:id="4945" w:author="jie sun" w:date="2018-04-16T21:20:00Z">
        <w:r w:rsidR="00BD1A3F">
          <w:t>I</w:t>
        </w:r>
      </w:ins>
      <w:del w:id="4946" w:author="jie sun" w:date="2018-04-16T21:20:00Z">
        <w:r w:rsidDel="00BD1A3F">
          <w:delText>i</w:delText>
        </w:r>
      </w:del>
      <w:r>
        <w:t>n iPhone</w:t>
      </w:r>
      <w:bookmarkEnd w:id="4929"/>
      <w:bookmarkEnd w:id="4930"/>
      <w:bookmarkEnd w:id="4931"/>
      <w:bookmarkEnd w:id="4932"/>
      <w:bookmarkEnd w:id="4933"/>
      <w:bookmarkEnd w:id="4934"/>
      <w:bookmarkEnd w:id="4935"/>
      <w:bookmarkEnd w:id="4936"/>
      <w:bookmarkEnd w:id="4937"/>
      <w:bookmarkEnd w:id="4938"/>
    </w:p>
    <w:p w14:paraId="23FD8935" w14:textId="77777777" w:rsidR="0087014B" w:rsidDel="007F0D83" w:rsidRDefault="00D5184D">
      <w:pPr>
        <w:pStyle w:val="Caption"/>
        <w:rPr>
          <w:del w:id="4947" w:author="像个男人一样" w:date="2018-03-22T11:56:00Z"/>
        </w:rPr>
      </w:pPr>
      <w:r w:rsidRPr="00315D27">
        <w:t>Depending on the base of working principle of gyroscope, we continually discuss how a gyroscope works in a</w:t>
      </w:r>
      <w:ins w:id="4948" w:author="jie sun" w:date="2018-04-18T14:59:00Z">
        <w:r w:rsidR="00B84C1A">
          <w:t>n airpl</w:t>
        </w:r>
      </w:ins>
      <w:ins w:id="4949" w:author="jie sun" w:date="2018-04-18T15:00:00Z">
        <w:r w:rsidR="00B84C1A">
          <w:t>ane</w:t>
        </w:r>
      </w:ins>
      <w:del w:id="4950" w:author="jie sun" w:date="2018-04-18T14:59:00Z">
        <w:r w:rsidRPr="00315D27" w:rsidDel="00B84C1A">
          <w:delText xml:space="preserve"> </w:delText>
        </w:r>
      </w:del>
      <w:del w:id="4951" w:author="jie sun" w:date="2018-04-18T14:41:00Z">
        <w:r w:rsidRPr="00315D27" w:rsidDel="00516CEF">
          <w:delText>smart phone</w:delText>
        </w:r>
      </w:del>
      <w:r w:rsidRPr="00315D27">
        <w:t xml:space="preserve">, here, </w:t>
      </w:r>
      <w:del w:id="4952" w:author="jie sun" w:date="2018-04-18T14:42:00Z">
        <w:r w:rsidRPr="00315D27" w:rsidDel="00516CEF">
          <w:delText>using iPhon</w:delText>
        </w:r>
      </w:del>
      <w:del w:id="4953" w:author="jie sun" w:date="2018-04-18T12:48:00Z">
        <w:r w:rsidRPr="00315D27" w:rsidDel="000721EA">
          <w:delText xml:space="preserve">e </w:delText>
        </w:r>
        <w:r w:rsidRPr="00315D27" w:rsidDel="000721EA">
          <w:rPr>
            <w:rPrChange w:id="4954" w:author="jie sun" w:date="2018-04-16T22:21:00Z">
              <w:rPr>
                <w:lang w:val="en-GB"/>
              </w:rPr>
            </w:rPrChange>
          </w:rPr>
          <w:delText>6</w:delText>
        </w:r>
      </w:del>
      <w:del w:id="4955" w:author="jie sun" w:date="2018-04-18T14:42:00Z">
        <w:r w:rsidRPr="00315D27" w:rsidDel="00516CEF">
          <w:rPr>
            <w:rPrChange w:id="4956" w:author="jie sun" w:date="2018-04-16T22:21:00Z">
              <w:rPr>
                <w:lang w:val="en-GB"/>
              </w:rPr>
            </w:rPrChange>
          </w:rPr>
          <w:delText xml:space="preserve"> </w:delText>
        </w:r>
        <w:r w:rsidRPr="00315D27" w:rsidDel="00516CEF">
          <w:delText>as an example</w:delText>
        </w:r>
      </w:del>
      <w:ins w:id="4957" w:author="jie sun" w:date="2018-04-18T14:42:00Z">
        <w:r w:rsidR="00516CEF">
          <w:t>a figure below</w:t>
        </w:r>
      </w:ins>
      <w:r w:rsidRPr="00315D27">
        <w:t xml:space="preserve"> to </w:t>
      </w:r>
      <w:del w:id="4958" w:author="jie sun" w:date="2018-04-18T14:50:00Z">
        <w:r w:rsidRPr="00315D27" w:rsidDel="003B3D83">
          <w:delText>describe</w:delText>
        </w:r>
      </w:del>
      <w:ins w:id="4959" w:author="jie sun" w:date="2018-04-18T14:50:00Z">
        <w:r w:rsidR="003B3D83">
          <w:t xml:space="preserve">show Gyroscope detecting </w:t>
        </w:r>
      </w:ins>
      <w:ins w:id="4960" w:author="jie sun" w:date="2018-04-18T14:52:00Z">
        <w:r w:rsidR="003B3D83">
          <w:t>angular velocity in three directions</w:t>
        </w:r>
      </w:ins>
      <w:ins w:id="4961" w:author="jie sun" w:date="2018-04-18T15:00:00Z">
        <w:r w:rsidR="00245CAE">
          <w:t>: Yaw, Roll and Pitch</w:t>
        </w:r>
      </w:ins>
      <w:ins w:id="4962" w:author="jie sun" w:date="2018-04-18T14:52:00Z">
        <w:r w:rsidR="003B3D83">
          <w:t xml:space="preserve"> </w:t>
        </w:r>
      </w:ins>
      <w:r w:rsidRPr="00315D27">
        <w:t>.</w:t>
      </w:r>
      <w:del w:id="4963" w:author="jie sun" w:date="2018-04-18T15:00:00Z">
        <w:r w:rsidRPr="00315D27" w:rsidDel="00B84C1A">
          <w:delText xml:space="preserve"> </w:delText>
        </w:r>
        <w:bookmarkStart w:id="4964" w:name="OLE_LINK36"/>
        <w:bookmarkStart w:id="4965" w:name="OLE_LINK37"/>
        <w:r w:rsidRPr="00315D27" w:rsidDel="00B84C1A">
          <w:delText xml:space="preserve">The </w:delText>
        </w:r>
        <w:bookmarkStart w:id="4966" w:name="OLE_LINK34"/>
        <w:bookmarkStart w:id="4967" w:name="OLE_LINK35"/>
        <w:r w:rsidRPr="00315D27" w:rsidDel="00B84C1A">
          <w:delText xml:space="preserve">three-axis </w:delText>
        </w:r>
      </w:del>
      <w:del w:id="4968" w:author="jie sun" w:date="2018-04-18T14:52:00Z">
        <w:r w:rsidRPr="00315D27" w:rsidDel="003B3D83">
          <w:delText xml:space="preserve">MEMS </w:delText>
        </w:r>
      </w:del>
      <w:del w:id="4969" w:author="jie sun" w:date="2018-04-18T15:00:00Z">
        <w:r w:rsidRPr="00315D27" w:rsidDel="00B84C1A">
          <w:delText xml:space="preserve">gyroscope </w:delText>
        </w:r>
      </w:del>
      <w:bookmarkEnd w:id="4964"/>
      <w:bookmarkEnd w:id="4965"/>
      <w:bookmarkEnd w:id="4966"/>
      <w:del w:id="4970" w:author="jie sun" w:date="2018-04-18T14:52:00Z">
        <w:r w:rsidRPr="00315D27" w:rsidDel="002000DA">
          <w:delText xml:space="preserve">showed in </w:delText>
        </w:r>
      </w:del>
      <w:del w:id="4971" w:author="jie sun" w:date="2018-04-18T12:59:00Z">
        <w:r w:rsidRPr="00315D27" w:rsidDel="00A37DDB">
          <w:delText xml:space="preserve">picture </w:delText>
        </w:r>
      </w:del>
      <w:del w:id="4972" w:author="jie sun" w:date="2018-04-18T14:52:00Z">
        <w:r w:rsidRPr="00315D27" w:rsidDel="002000DA">
          <w:delText xml:space="preserve">below </w:delText>
        </w:r>
      </w:del>
      <w:del w:id="4973" w:author="jie sun" w:date="2018-04-18T15:00:00Z">
        <w:r w:rsidRPr="00315D27" w:rsidDel="00B84C1A">
          <w:delText xml:space="preserve">is often chosen by </w:delText>
        </w:r>
      </w:del>
      <w:del w:id="4974" w:author="jie sun" w:date="2018-04-18T14:53:00Z">
        <w:r w:rsidRPr="00315D27" w:rsidDel="00451336">
          <w:delText>i</w:delText>
        </w:r>
      </w:del>
      <w:del w:id="4975" w:author="jie sun" w:date="2018-04-18T15:00:00Z">
        <w:r w:rsidRPr="00315D27" w:rsidDel="00B84C1A">
          <w:delText>Phone</w:delText>
        </w:r>
      </w:del>
      <w:del w:id="4976" w:author="jie sun" w:date="2018-04-18T12:48:00Z">
        <w:r w:rsidRPr="00552889" w:rsidDel="000721EA">
          <w:rPr>
            <w:color w:val="auto"/>
            <w:sz w:val="24"/>
            <w:szCs w:val="22"/>
            <w:rPrChange w:id="4977" w:author="jie sun" w:date="2018-04-16T22:41:00Z">
              <w:rPr>
                <w:lang w:val="en-GB"/>
              </w:rPr>
            </w:rPrChange>
          </w:rPr>
          <w:delText xml:space="preserve"> 6</w:delText>
        </w:r>
      </w:del>
      <w:bookmarkEnd w:id="4967"/>
      <w:del w:id="4978" w:author="jie sun" w:date="2018-04-18T15:00:00Z">
        <w:r w:rsidRPr="00315D27" w:rsidDel="00B84C1A">
          <w:delText>.</w:delText>
        </w:r>
        <w:r w:rsidRPr="00114CE9" w:rsidDel="00B84C1A">
          <w:delText xml:space="preserve"> </w:delText>
        </w:r>
      </w:del>
      <w:del w:id="4979" w:author="像个男人一样" w:date="2018-03-22T11:56:00Z">
        <w:r w:rsidRPr="00114CE9">
          <w:delText xml:space="preserve"> </w:delText>
        </w:r>
      </w:del>
    </w:p>
    <w:p w14:paraId="50857E69" w14:textId="77777777" w:rsidR="007F0D83" w:rsidRPr="00495DE5" w:rsidRDefault="007F0D83">
      <w:pPr>
        <w:rPr>
          <w:ins w:id="4980" w:author="jie sun" w:date="2018-04-16T22:28:00Z"/>
        </w:rPr>
        <w:pPrChange w:id="4981" w:author="jie sun" w:date="2018-04-16T22:28:00Z">
          <w:pPr>
            <w:pStyle w:val="Caption"/>
          </w:pPr>
        </w:pPrChange>
      </w:pPr>
    </w:p>
    <w:p w14:paraId="2C4F58EA" w14:textId="77777777" w:rsidR="0087014B" w:rsidRDefault="00F00A9D">
      <w:pPr>
        <w:pStyle w:val="Caption"/>
        <w:jc w:val="center"/>
        <w:pPrChange w:id="4982" w:author="jie sun" w:date="2018-04-18T14:59:00Z">
          <w:pPr>
            <w:pStyle w:val="Subtitle"/>
          </w:pPr>
        </w:pPrChange>
      </w:pPr>
      <w:bookmarkStart w:id="4983" w:name="_Toc505291908"/>
      <w:ins w:id="4984" w:author="jie sun" w:date="2018-04-18T14:59:00Z">
        <w:r>
          <w:rPr>
            <w:noProof/>
          </w:rPr>
          <w:drawing>
            <wp:inline distT="0" distB="0" distL="0" distR="0" wp14:anchorId="75FB549D" wp14:editId="45E9F668">
              <wp:extent cx="3642456" cy="2895600"/>
              <wp:effectExtent l="0" t="0" r="0" b="0"/>
              <wp:docPr id="60" name="Picture 60" descr="http://www.machinedesign.com/sites/machinedesign.com/files/uploads/2014/06/P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chinedesign.com/sites/machinedesign.com/files/uploads/2014/06/PRY.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0935" cy="2902341"/>
                      </a:xfrm>
                      <a:prstGeom prst="rect">
                        <a:avLst/>
                      </a:prstGeom>
                      <a:noFill/>
                      <a:ln>
                        <a:noFill/>
                      </a:ln>
                    </pic:spPr>
                  </pic:pic>
                </a:graphicData>
              </a:graphic>
            </wp:inline>
          </w:drawing>
        </w:r>
      </w:ins>
      <w:del w:id="4985" w:author="像个男人一样" w:date="2018-03-22T11:56:00Z">
        <w:r w:rsidR="00D5184D">
          <w:delText xml:space="preserve">Figure 3. </w:delText>
        </w:r>
        <w:r w:rsidR="00D5184D">
          <w:fldChar w:fldCharType="begin"/>
        </w:r>
        <w:r w:rsidR="00D5184D">
          <w:delInstrText xml:space="preserve"> SEQ Figure_3. \* ARABIC </w:delInstrText>
        </w:r>
        <w:r w:rsidR="00D5184D">
          <w:fldChar w:fldCharType="separate"/>
        </w:r>
      </w:del>
      <w:ins w:id="4986" w:author="像个男人一样" w:date="2018-03-22T11:51:00Z">
        <w:del w:id="4987" w:author="像个男人一样" w:date="2018-03-22T11:56:00Z">
          <w:r w:rsidR="00D5184D">
            <w:rPr>
              <w:b/>
            </w:rPr>
            <w:delText>错误！未指定顺序。</w:delText>
          </w:r>
        </w:del>
      </w:ins>
      <w:ins w:id="4988" w:author="像个男人一样" w:date="2018-03-21T23:39:00Z">
        <w:del w:id="4989" w:author="像个男人一样" w:date="2018-03-22T11:56:00Z">
          <w:r w:rsidR="00D5184D">
            <w:rPr>
              <w:b/>
            </w:rPr>
            <w:delText>错误！未指定顺序。</w:delText>
          </w:r>
        </w:del>
      </w:ins>
      <w:ins w:id="4990" w:author="像个男人一样" w:date="2018-03-21T23:10:00Z">
        <w:del w:id="4991" w:author="像个男人一样" w:date="2018-03-22T11:56:00Z">
          <w:r w:rsidR="00D5184D">
            <w:rPr>
              <w:b/>
            </w:rPr>
            <w:delText>错误！未指定顺序。</w:delText>
          </w:r>
        </w:del>
      </w:ins>
      <w:ins w:id="4992" w:author="像个男人一样" w:date="2018-03-21T23:08:00Z">
        <w:del w:id="4993" w:author="像个男人一样" w:date="2018-03-22T11:56:00Z">
          <w:r w:rsidR="00D5184D">
            <w:rPr>
              <w:b/>
            </w:rPr>
            <w:delText>错误！未指定顺序。</w:delText>
          </w:r>
        </w:del>
      </w:ins>
      <w:ins w:id="4994" w:author="像个男人一样" w:date="2018-03-21T02:33:00Z">
        <w:del w:id="4995" w:author="像个男人一样" w:date="2018-03-22T11:56:00Z">
          <w:r w:rsidR="00D5184D">
            <w:rPr>
              <w:b/>
            </w:rPr>
            <w:delText>错误！未指定顺序。错误！未指定顺序。</w:delText>
          </w:r>
        </w:del>
      </w:ins>
      <w:ins w:id="4996" w:author="像个男人一样" w:date="2018-03-21T02:31:00Z">
        <w:del w:id="4997" w:author="像个男人一样" w:date="2018-03-22T11:56:00Z">
          <w:r w:rsidR="00D5184D">
            <w:rPr>
              <w:b/>
            </w:rPr>
            <w:delText>错误！未指定顺序。</w:delText>
          </w:r>
        </w:del>
      </w:ins>
      <w:ins w:id="4998" w:author="像个男人一样" w:date="2018-03-21T02:30:00Z">
        <w:del w:id="4999" w:author="像个男人一样" w:date="2018-03-22T11:56:00Z">
          <w:r w:rsidR="00D5184D">
            <w:rPr>
              <w:b/>
            </w:rPr>
            <w:delText>错误！未指定顺序。</w:delText>
          </w:r>
        </w:del>
      </w:ins>
      <w:ins w:id="5000" w:author="像个男人一样" w:date="2018-03-21T02:29:00Z">
        <w:del w:id="5001" w:author="像个男人一样" w:date="2018-03-22T11:56:00Z">
          <w:r w:rsidR="00D5184D">
            <w:rPr>
              <w:b/>
            </w:rPr>
            <w:delText>错误！未指定顺序。错误！未指定顺序。</w:delText>
          </w:r>
        </w:del>
      </w:ins>
      <w:ins w:id="5002" w:author="像个男人一样" w:date="2018-03-21T02:26:00Z">
        <w:del w:id="5003" w:author="像个男人一样" w:date="2018-03-22T11:56:00Z">
          <w:r w:rsidR="00D5184D">
            <w:rPr>
              <w:b/>
            </w:rPr>
            <w:delText>错误！未指定顺序。</w:delText>
          </w:r>
        </w:del>
      </w:ins>
      <w:ins w:id="5004" w:author="像个男人一样" w:date="2018-03-21T02:25:00Z">
        <w:del w:id="5005" w:author="像个男人一样" w:date="2018-03-22T11:56:00Z">
          <w:r w:rsidR="00D5184D">
            <w:rPr>
              <w:b/>
            </w:rPr>
            <w:delText>错误！未指定顺序。</w:delText>
          </w:r>
        </w:del>
      </w:ins>
      <w:ins w:id="5006" w:author="像个男人一样" w:date="2018-03-21T02:24:00Z">
        <w:del w:id="5007" w:author="像个男人一样" w:date="2018-03-22T11:56:00Z">
          <w:r w:rsidR="00D5184D">
            <w:rPr>
              <w:b/>
            </w:rPr>
            <w:delText>错误！未指定顺序。</w:delText>
          </w:r>
        </w:del>
      </w:ins>
      <w:ins w:id="5008" w:author="像个男人一样" w:date="2018-03-21T02:23:00Z">
        <w:del w:id="5009" w:author="像个男人一样" w:date="2018-03-22T11:56:00Z">
          <w:r w:rsidR="00D5184D">
            <w:rPr>
              <w:b/>
            </w:rPr>
            <w:delText>错误！未指定顺序。</w:delText>
          </w:r>
        </w:del>
      </w:ins>
      <w:ins w:id="5010" w:author="像个男人一样" w:date="2018-03-21T02:22:00Z">
        <w:del w:id="5011" w:author="像个男人一样" w:date="2018-03-22T11:56:00Z">
          <w:r w:rsidR="00D5184D">
            <w:rPr>
              <w:b/>
            </w:rPr>
            <w:delText>错误！未指定顺序。</w:delText>
          </w:r>
        </w:del>
      </w:ins>
      <w:ins w:id="5012" w:author="像个男人一样" w:date="2018-03-21T02:17:00Z">
        <w:del w:id="5013" w:author="像个男人一样" w:date="2018-03-22T11:56:00Z">
          <w:r w:rsidR="00D5184D">
            <w:rPr>
              <w:b/>
            </w:rPr>
            <w:delText>错误！未指定顺序。错误！未指定顺序。错误！未指定顺序。</w:delText>
          </w:r>
        </w:del>
      </w:ins>
      <w:ins w:id="5014" w:author="像个男人一样" w:date="2018-03-21T02:15:00Z">
        <w:del w:id="5015" w:author="像个男人一样" w:date="2018-03-22T11:56:00Z">
          <w:r w:rsidR="00D5184D">
            <w:rPr>
              <w:b/>
            </w:rPr>
            <w:delText>错误！未指定顺序。</w:delText>
          </w:r>
        </w:del>
      </w:ins>
      <w:ins w:id="5016" w:author="像个男人一样" w:date="2018-03-21T02:14:00Z">
        <w:del w:id="5017" w:author="像个男人一样" w:date="2018-03-22T11:56:00Z">
          <w:r w:rsidR="00D5184D">
            <w:rPr>
              <w:b/>
            </w:rPr>
            <w:delText>错误！未指定顺序。</w:delText>
          </w:r>
        </w:del>
      </w:ins>
      <w:ins w:id="5018" w:author="像个男人一样" w:date="2018-03-21T02:13:00Z">
        <w:del w:id="5019" w:author="像个男人一样" w:date="2018-03-22T11:56:00Z">
          <w:r w:rsidR="00D5184D">
            <w:rPr>
              <w:b/>
            </w:rPr>
            <w:delText>错误！未指定顺序。</w:delText>
          </w:r>
        </w:del>
      </w:ins>
      <w:ins w:id="5020" w:author="像个男人一样" w:date="2018-03-21T02:12:00Z">
        <w:del w:id="5021" w:author="像个男人一样" w:date="2018-03-22T11:56:00Z">
          <w:r w:rsidR="00D5184D">
            <w:rPr>
              <w:b/>
            </w:rPr>
            <w:delText>错误！未指定顺序。</w:delText>
          </w:r>
        </w:del>
      </w:ins>
      <w:ins w:id="5022" w:author="像个男人一样" w:date="2018-03-21T02:02:00Z">
        <w:del w:id="5023" w:author="像个男人一样" w:date="2018-03-22T11:56:00Z">
          <w:r w:rsidR="00D5184D">
            <w:rPr>
              <w:b/>
            </w:rPr>
            <w:delText>错误！未指定顺序。错误！未指定顺序。</w:delText>
          </w:r>
        </w:del>
      </w:ins>
      <w:ins w:id="5024" w:author="像个男人一样" w:date="2018-03-21T02:01:00Z">
        <w:del w:id="5025" w:author="像个男人一样" w:date="2018-03-22T11:56:00Z">
          <w:r w:rsidR="00D5184D">
            <w:rPr>
              <w:b/>
            </w:rPr>
            <w:delText>错误！未指定顺序。</w:delText>
          </w:r>
        </w:del>
      </w:ins>
      <w:ins w:id="5026" w:author="像个男人一样" w:date="2018-03-21T02:00:00Z">
        <w:del w:id="5027" w:author="像个男人一样" w:date="2018-03-22T11:56:00Z">
          <w:r w:rsidR="00D5184D">
            <w:rPr>
              <w:b/>
            </w:rPr>
            <w:delText>错误！未指定顺序。</w:delText>
          </w:r>
        </w:del>
      </w:ins>
      <w:ins w:id="5028" w:author="像个男人一样" w:date="2018-03-21T01:59:00Z">
        <w:del w:id="5029" w:author="像个男人一样" w:date="2018-03-22T11:56:00Z">
          <w:r w:rsidR="00D5184D">
            <w:rPr>
              <w:b/>
            </w:rPr>
            <w:delText>错误！未指定顺序。</w:delText>
          </w:r>
        </w:del>
      </w:ins>
      <w:ins w:id="5030" w:author="像个男人一样" w:date="2018-03-21T01:58:00Z">
        <w:del w:id="5031" w:author="像个男人一样" w:date="2018-03-22T11:56:00Z">
          <w:r w:rsidR="00D5184D">
            <w:rPr>
              <w:b/>
            </w:rPr>
            <w:delText>错误！未指定顺序。错误！未指定顺序。</w:delText>
          </w:r>
        </w:del>
      </w:ins>
      <w:ins w:id="5032" w:author="像个男人一样" w:date="2018-03-21T01:57:00Z">
        <w:del w:id="5033" w:author="像个男人一样" w:date="2018-03-22T11:56:00Z">
          <w:r w:rsidR="00D5184D">
            <w:rPr>
              <w:b/>
            </w:rPr>
            <w:delText>错误！未指定顺序。</w:delText>
          </w:r>
        </w:del>
      </w:ins>
      <w:ins w:id="5034" w:author="像个男人一样" w:date="2018-03-21T01:48:00Z">
        <w:del w:id="5035" w:author="像个男人一样" w:date="2018-03-22T11:56:00Z">
          <w:r w:rsidR="00D5184D">
            <w:rPr>
              <w:b/>
            </w:rPr>
            <w:delText>错误！未指定顺序。错误！未指定顺序。</w:delText>
          </w:r>
        </w:del>
      </w:ins>
      <w:del w:id="5036" w:author="像个男人一样" w:date="2018-03-22T11:56:00Z">
        <w:r w:rsidR="00D5184D">
          <w:delText>3</w:delText>
        </w:r>
        <w:r w:rsidR="00D5184D">
          <w:fldChar w:fldCharType="end"/>
        </w:r>
      </w:del>
      <w:del w:id="5037" w:author="像个男人一样" w:date="2018-03-21T01:47:00Z">
        <w:r w:rsidR="00D5184D">
          <w:delText xml:space="preserve"> </w:delText>
        </w:r>
        <w:r w:rsidR="00D5184D">
          <w:rPr>
            <w:rFonts w:hint="eastAsia"/>
          </w:rPr>
          <w:delText>M</w:delText>
        </w:r>
        <w:r w:rsidR="00D5184D">
          <w:delText>EMS Gyroscope</w:delText>
        </w:r>
      </w:del>
      <w:bookmarkEnd w:id="4983"/>
    </w:p>
    <w:p w14:paraId="7B12C985" w14:textId="77777777" w:rsidR="0087014B" w:rsidRDefault="00D5184D">
      <w:pPr>
        <w:jc w:val="center"/>
        <w:rPr>
          <w:ins w:id="5038" w:author="像个男人一样" w:date="2018-03-21T01:47:00Z"/>
        </w:rPr>
        <w:pPrChange w:id="5039" w:author="jie sun" w:date="2018-04-18T13:51:00Z">
          <w:pPr/>
        </w:pPrChange>
      </w:pPr>
      <w:del w:id="5040" w:author="jie sun" w:date="2018-04-18T13:50:00Z">
        <w:r w:rsidDel="000205F1">
          <w:rPr>
            <w:noProof/>
          </w:rPr>
          <w:drawing>
            <wp:inline distT="0" distB="0" distL="0" distR="0" wp14:anchorId="3B9ED8DC" wp14:editId="57F24B09">
              <wp:extent cx="3891516" cy="25581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904377" cy="2566598"/>
                      </a:xfrm>
                      <a:prstGeom prst="rect">
                        <a:avLst/>
                      </a:prstGeom>
                    </pic:spPr>
                  </pic:pic>
                </a:graphicData>
              </a:graphic>
            </wp:inline>
          </w:drawing>
        </w:r>
      </w:del>
      <w:moveToRangeStart w:id="5041" w:author="jie sun" w:date="2018-04-18T14:46:00Z" w:name="move511826139"/>
      <w:moveTo w:id="5042" w:author="jie sun" w:date="2018-04-18T14:46:00Z">
        <w:del w:id="5043" w:author="jie sun" w:date="2018-04-18T14:59:00Z">
          <w:r w:rsidR="002F47AE" w:rsidDel="00F00A9D">
            <w:rPr>
              <w:noProof/>
            </w:rPr>
            <w:drawing>
              <wp:inline distT="0" distB="0" distL="0" distR="0" wp14:anchorId="05356D51" wp14:editId="6DAF761E">
                <wp:extent cx="4518182" cy="2542416"/>
                <wp:effectExtent l="0" t="0" r="0" b="0"/>
                <wp:docPr id="58" name="Picture 58"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 result for iPhone 3g gyroscope analysi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522137" cy="2544641"/>
                        </a:xfrm>
                        <a:prstGeom prst="rect">
                          <a:avLst/>
                        </a:prstGeom>
                        <a:noFill/>
                        <a:ln>
                          <a:noFill/>
                        </a:ln>
                      </pic:spPr>
                    </pic:pic>
                  </a:graphicData>
                </a:graphic>
              </wp:inline>
            </w:drawing>
          </w:r>
        </w:del>
      </w:moveTo>
      <w:moveToRangeEnd w:id="5041"/>
    </w:p>
    <w:p w14:paraId="1AC9DC38" w14:textId="77777777" w:rsidR="0087014B" w:rsidRDefault="00D5184D">
      <w:pPr>
        <w:pStyle w:val="Caption"/>
        <w:jc w:val="center"/>
        <w:pPrChange w:id="5044" w:author="jie sun" w:date="2018-04-16T21:40:00Z">
          <w:pPr/>
        </w:pPrChange>
      </w:pPr>
      <w:bookmarkStart w:id="5045" w:name="_Toc517801886"/>
      <w:ins w:id="5046" w:author="像个男人一样" w:date="2018-03-21T01:47:00Z">
        <w:r>
          <w:t xml:space="preserve">Figure </w:t>
        </w:r>
      </w:ins>
      <w:ins w:id="5047" w:author="JIE  SUN" w:date="2018-06-21T13:36:00Z">
        <w:r w:rsidR="00A64E7B">
          <w:fldChar w:fldCharType="begin"/>
        </w:r>
        <w:r w:rsidR="00A64E7B">
          <w:instrText xml:space="preserve"> STYLEREF 1 \s </w:instrText>
        </w:r>
      </w:ins>
      <w:r w:rsidR="00A64E7B">
        <w:fldChar w:fldCharType="separate"/>
      </w:r>
      <w:r w:rsidR="00A64E7B">
        <w:rPr>
          <w:noProof/>
        </w:rPr>
        <w:t>3</w:t>
      </w:r>
      <w:ins w:id="504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5049" w:author="JIE  SUN" w:date="2018-06-21T13:36:00Z">
        <w:r w:rsidR="00A64E7B">
          <w:rPr>
            <w:noProof/>
          </w:rPr>
          <w:t>3</w:t>
        </w:r>
        <w:r w:rsidR="00A64E7B">
          <w:fldChar w:fldCharType="end"/>
        </w:r>
      </w:ins>
      <w:ins w:id="5050" w:author="jie sun" w:date="2018-04-19T13:00:00Z">
        <w:del w:id="5051" w:author="JIE  SUN" w:date="2018-06-21T13:34:00Z">
          <w:r w:rsidR="00083FE7" w:rsidDel="00A64E7B">
            <w:fldChar w:fldCharType="begin"/>
          </w:r>
          <w:r w:rsidR="00083FE7" w:rsidDel="00A64E7B">
            <w:delInstrText xml:space="preserve"> STYLEREF 1 \s </w:delInstrText>
          </w:r>
        </w:del>
      </w:ins>
      <w:del w:id="5052" w:author="JIE  SUN" w:date="2018-06-21T13:34:00Z">
        <w:r w:rsidR="00083FE7" w:rsidDel="00A64E7B">
          <w:fldChar w:fldCharType="separate"/>
        </w:r>
        <w:r w:rsidR="00083FE7" w:rsidDel="00A64E7B">
          <w:rPr>
            <w:noProof/>
          </w:rPr>
          <w:delText>3</w:delText>
        </w:r>
      </w:del>
      <w:ins w:id="5053" w:author="jie sun" w:date="2018-04-19T13:00:00Z">
        <w:del w:id="505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055" w:author="JIE  SUN" w:date="2018-06-21T13:34:00Z">
        <w:r w:rsidR="00083FE7" w:rsidDel="00A64E7B">
          <w:fldChar w:fldCharType="separate"/>
        </w:r>
      </w:del>
      <w:ins w:id="5056" w:author="jie sun" w:date="2018-04-19T13:00:00Z">
        <w:del w:id="5057" w:author="JIE  SUN" w:date="2018-06-21T13:34:00Z">
          <w:r w:rsidR="00083FE7" w:rsidDel="00A64E7B">
            <w:rPr>
              <w:noProof/>
            </w:rPr>
            <w:delText>3</w:delText>
          </w:r>
          <w:r w:rsidR="00083FE7" w:rsidDel="00A64E7B">
            <w:fldChar w:fldCharType="end"/>
          </w:r>
        </w:del>
      </w:ins>
      <w:ins w:id="5058" w:author="像个男人一样" w:date="2018-03-21T01:47:00Z">
        <w:del w:id="5059"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060" w:author="像个男人一样" w:date="2018-03-22T11:51:00Z">
        <w:del w:id="5061" w:author="jie sun" w:date="2018-04-10T21:45:00Z">
          <w:r w:rsidDel="00454521">
            <w:delText>3</w:delText>
          </w:r>
        </w:del>
      </w:ins>
      <w:ins w:id="5062" w:author="像个男人一样" w:date="2018-03-21T01:47:00Z">
        <w:del w:id="5063" w:author="jie sun" w:date="2018-04-10T21:45:00Z">
          <w:r w:rsidDel="00454521">
            <w:fldChar w:fldCharType="end"/>
          </w:r>
        </w:del>
        <w:bookmarkStart w:id="5064" w:name="_Toc1437"/>
        <w:bookmarkStart w:id="5065" w:name="_Toc1535"/>
        <w:bookmarkStart w:id="5066" w:name="_Toc14345"/>
        <w:bookmarkStart w:id="5067" w:name="_Toc3595"/>
        <w:bookmarkStart w:id="5068" w:name="_Toc28099"/>
        <w:bookmarkStart w:id="5069" w:name="_Toc17185"/>
        <w:bookmarkStart w:id="5070" w:name="_Toc27639"/>
        <w:bookmarkStart w:id="5071" w:name="_Toc7631"/>
        <w:bookmarkStart w:id="5072" w:name="_Toc21784"/>
        <w:bookmarkStart w:id="5073" w:name="_Toc24491"/>
        <w:bookmarkStart w:id="5074" w:name="_Toc24027"/>
        <w:bookmarkStart w:id="5075" w:name="_Toc24803"/>
        <w:bookmarkStart w:id="5076" w:name="_Toc7613"/>
        <w:bookmarkStart w:id="5077" w:name="_Toc22641"/>
        <w:bookmarkStart w:id="5078" w:name="_Toc22719"/>
        <w:bookmarkStart w:id="5079" w:name="_Toc27246"/>
        <w:bookmarkStart w:id="5080" w:name="_Toc14706"/>
        <w:bookmarkStart w:id="5081" w:name="_Toc23676"/>
        <w:bookmarkStart w:id="5082" w:name="_Toc19566"/>
        <w:bookmarkStart w:id="5083" w:name="_Toc22171"/>
        <w:bookmarkStart w:id="5084" w:name="_Toc8895"/>
        <w:bookmarkStart w:id="5085" w:name="_Toc16087"/>
        <w:bookmarkStart w:id="5086" w:name="_Toc22625"/>
        <w:bookmarkStart w:id="5087" w:name="_Toc709"/>
        <w:bookmarkStart w:id="5088" w:name="_Toc24494"/>
        <w:r>
          <w:rPr>
            <w:rFonts w:hint="eastAsia"/>
          </w:rPr>
          <w:t xml:space="preserve">: </w:t>
        </w:r>
      </w:ins>
      <w:bookmarkStart w:id="5089" w:name="OLE_LINK33"/>
      <w:ins w:id="5090" w:author="jie sun" w:date="2018-04-18T14:42:00Z">
        <w:r w:rsidR="00B47AF9">
          <w:t xml:space="preserve"> A </w:t>
        </w:r>
      </w:ins>
      <w:ins w:id="5091" w:author="像个男人一样" w:date="2018-03-21T01:47:00Z">
        <w:del w:id="5092" w:author="jie sun" w:date="2018-04-18T14:42:00Z">
          <w:r w:rsidDel="00B47AF9">
            <w:rPr>
              <w:rFonts w:hint="eastAsia"/>
            </w:rPr>
            <w:delText xml:space="preserve">MEMS </w:delText>
          </w:r>
        </w:del>
        <w:r>
          <w:rPr>
            <w:rFonts w:hint="eastAsia"/>
          </w:rPr>
          <w:t>Gyroscope</w:t>
        </w:r>
      </w:ins>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ins w:id="5093" w:author="jie sun" w:date="2018-04-18T14:43:00Z">
        <w:r w:rsidR="00B47AF9">
          <w:t xml:space="preserve"> </w:t>
        </w:r>
      </w:ins>
      <w:ins w:id="5094" w:author="jie sun" w:date="2018-04-18T14:47:00Z">
        <w:r w:rsidR="00C01919">
          <w:t xml:space="preserve">Works In </w:t>
        </w:r>
      </w:ins>
      <w:ins w:id="5095" w:author="jie sun" w:date="2018-04-18T14:59:00Z">
        <w:r w:rsidR="00F00A9D">
          <w:t>An Airplane</w:t>
        </w:r>
      </w:ins>
      <w:customXmlInsRangeStart w:id="5096" w:author="jie sun" w:date="2018-04-18T15:05:00Z"/>
      <w:sdt>
        <w:sdtPr>
          <w:id w:val="540254957"/>
          <w:citation/>
        </w:sdtPr>
        <w:sdtEndPr/>
        <w:sdtContent>
          <w:customXmlInsRangeEnd w:id="5096"/>
          <w:ins w:id="5097" w:author="jie sun" w:date="2018-04-18T15:05:00Z">
            <w:r w:rsidR="000E6AB3">
              <w:fldChar w:fldCharType="begin"/>
            </w:r>
            <w:r w:rsidR="000E6AB3">
              <w:instrText xml:space="preserve"> </w:instrText>
            </w:r>
            <w:r w:rsidR="000E6AB3">
              <w:rPr>
                <w:rFonts w:hint="eastAsia"/>
              </w:rPr>
              <w:instrText>CITATION Ste14 \l 2052</w:instrText>
            </w:r>
            <w:r w:rsidR="000E6AB3">
              <w:instrText xml:space="preserve"> </w:instrText>
            </w:r>
          </w:ins>
          <w:r w:rsidR="000E6AB3">
            <w:fldChar w:fldCharType="separate"/>
          </w:r>
          <w:r w:rsidR="006116D1">
            <w:rPr>
              <w:rFonts w:hint="eastAsia"/>
              <w:noProof/>
            </w:rPr>
            <w:t xml:space="preserve"> (Mraz, 2014)</w:t>
          </w:r>
          <w:ins w:id="5098" w:author="jie sun" w:date="2018-04-18T15:05:00Z">
            <w:r w:rsidR="000E6AB3">
              <w:fldChar w:fldCharType="end"/>
            </w:r>
          </w:ins>
          <w:customXmlInsRangeStart w:id="5099" w:author="jie sun" w:date="2018-04-18T15:05:00Z"/>
        </w:sdtContent>
      </w:sdt>
      <w:customXmlInsRangeEnd w:id="5099"/>
      <w:bookmarkEnd w:id="5045"/>
    </w:p>
    <w:p w14:paraId="4D120F35" w14:textId="77777777" w:rsidR="0087014B" w:rsidRDefault="00D5184D">
      <w:r>
        <w:t>Absolutely, a gyroscope must be used to test the angular velocity or the orientation, so here we only need to solve two questions:</w:t>
      </w:r>
    </w:p>
    <w:p w14:paraId="48DE4D4E" w14:textId="77777777" w:rsidR="0087014B" w:rsidRDefault="00D5184D">
      <w:pPr>
        <w:numPr>
          <w:ilvl w:val="0"/>
          <w:numId w:val="5"/>
        </w:numPr>
      </w:pPr>
      <w:r>
        <w:t xml:space="preserve">How to judge the current orientation of movement. </w:t>
      </w:r>
    </w:p>
    <w:p w14:paraId="13487624" w14:textId="77777777" w:rsidR="0087014B" w:rsidRDefault="00D5184D">
      <w:pPr>
        <w:numPr>
          <w:ilvl w:val="0"/>
          <w:numId w:val="5"/>
        </w:numPr>
      </w:pPr>
      <w:r>
        <w:t>How to get the correct angle of the phone in every axis.</w:t>
      </w:r>
    </w:p>
    <w:p w14:paraId="5DE8FD85" w14:textId="16404C09" w:rsidR="0087014B" w:rsidRDefault="00D5184D">
      <w:pPr>
        <w:pStyle w:val="Heading3"/>
      </w:pPr>
      <w:bookmarkStart w:id="5100" w:name="_Toc22411"/>
      <w:bookmarkStart w:id="5101" w:name="_Toc28818"/>
      <w:bookmarkStart w:id="5102" w:name="_Toc4250"/>
      <w:bookmarkStart w:id="5103" w:name="_Toc25938"/>
      <w:bookmarkStart w:id="5104" w:name="_Toc26786"/>
      <w:bookmarkStart w:id="5105" w:name="_Toc24441"/>
      <w:bookmarkStart w:id="5106" w:name="_Toc288"/>
      <w:bookmarkStart w:id="5107" w:name="_Toc449"/>
      <w:bookmarkStart w:id="5108" w:name="_Toc24342"/>
      <w:bookmarkStart w:id="5109" w:name="_Toc517904096"/>
      <w:r>
        <w:t xml:space="preserve">Get </w:t>
      </w:r>
      <w:ins w:id="5110" w:author="jie sun" w:date="2018-04-16T21:20:00Z">
        <w:r w:rsidR="00F56A89">
          <w:t>T</w:t>
        </w:r>
      </w:ins>
      <w:del w:id="5111" w:author="jie sun" w:date="2018-04-16T21:20:00Z">
        <w:r w:rsidDel="00F56A89">
          <w:delText>t</w:delText>
        </w:r>
      </w:del>
      <w:r>
        <w:t xml:space="preserve">he </w:t>
      </w:r>
      <w:ins w:id="5112" w:author="jie sun" w:date="2018-04-16T21:20:00Z">
        <w:r w:rsidR="00F56A89">
          <w:rPr>
            <w:rFonts w:hint="eastAsia"/>
          </w:rPr>
          <w:t>C</w:t>
        </w:r>
      </w:ins>
      <w:del w:id="5113" w:author="jie sun" w:date="2018-04-16T21:20:00Z">
        <w:r w:rsidDel="00F56A89">
          <w:delText>c</w:delText>
        </w:r>
      </w:del>
      <w:r>
        <w:t xml:space="preserve">urrent </w:t>
      </w:r>
      <w:ins w:id="5114" w:author="jie sun" w:date="2018-04-16T21:20:00Z">
        <w:r w:rsidR="00F56A89">
          <w:t>O</w:t>
        </w:r>
      </w:ins>
      <w:del w:id="5115" w:author="jie sun" w:date="2018-04-16T21:20:00Z">
        <w:r w:rsidDel="00F56A89">
          <w:delText>o</w:delText>
        </w:r>
      </w:del>
      <w:r>
        <w:t xml:space="preserve">rientation </w:t>
      </w:r>
      <w:ins w:id="5116" w:author="jie sun" w:date="2018-04-16T21:20:00Z">
        <w:r w:rsidR="00F56A89">
          <w:t>O</w:t>
        </w:r>
      </w:ins>
      <w:del w:id="5117" w:author="jie sun" w:date="2018-04-16T21:20:00Z">
        <w:r w:rsidDel="00F56A89">
          <w:delText>o</w:delText>
        </w:r>
      </w:del>
      <w:r>
        <w:t xml:space="preserve">f </w:t>
      </w:r>
      <w:ins w:id="5118" w:author="jie sun" w:date="2018-04-16T21:20:00Z">
        <w:r w:rsidR="00F56A89">
          <w:t>M</w:t>
        </w:r>
      </w:ins>
      <w:del w:id="5119" w:author="jie sun" w:date="2018-04-16T21:20:00Z">
        <w:r w:rsidDel="00F56A89">
          <w:delText>m</w:delText>
        </w:r>
      </w:del>
      <w:r>
        <w:t xml:space="preserve">ovement </w:t>
      </w:r>
      <w:ins w:id="5120" w:author="jie sun" w:date="2018-04-16T21:20:00Z">
        <w:r w:rsidR="00F56A89">
          <w:t>O</w:t>
        </w:r>
      </w:ins>
      <w:del w:id="5121" w:author="jie sun" w:date="2018-04-16T21:20:00Z">
        <w:r w:rsidDel="00F56A89">
          <w:delText>o</w:delText>
        </w:r>
      </w:del>
      <w:r>
        <w:t xml:space="preserve">f </w:t>
      </w:r>
      <w:ins w:id="5122" w:author="jie sun" w:date="2018-04-16T21:20:00Z">
        <w:r w:rsidR="00F56A89">
          <w:t>T</w:t>
        </w:r>
      </w:ins>
      <w:del w:id="5123" w:author="jie sun" w:date="2018-04-16T21:20:00Z">
        <w:r w:rsidDel="00F56A89">
          <w:delText>t</w:delText>
        </w:r>
      </w:del>
      <w:r>
        <w:t xml:space="preserve">he </w:t>
      </w:r>
      <w:ins w:id="5124" w:author="jie sun" w:date="2018-04-16T21:20:00Z">
        <w:r w:rsidR="00F56A89">
          <w:t>P</w:t>
        </w:r>
      </w:ins>
      <w:del w:id="5125" w:author="jie sun" w:date="2018-04-16T21:20:00Z">
        <w:r w:rsidDel="00F56A89">
          <w:delText>p</w:delText>
        </w:r>
      </w:del>
      <w:r>
        <w:t>hone.</w:t>
      </w:r>
      <w:bookmarkEnd w:id="5100"/>
      <w:bookmarkEnd w:id="5101"/>
      <w:bookmarkEnd w:id="5102"/>
      <w:bookmarkEnd w:id="5103"/>
      <w:bookmarkEnd w:id="5104"/>
      <w:bookmarkEnd w:id="5105"/>
      <w:bookmarkEnd w:id="5106"/>
      <w:bookmarkEnd w:id="5107"/>
      <w:bookmarkEnd w:id="5108"/>
      <w:bookmarkEnd w:id="5109"/>
    </w:p>
    <w:p w14:paraId="4E52CB3B" w14:textId="77777777" w:rsidR="0087014B" w:rsidDel="00FD23D0" w:rsidRDefault="00D5184D">
      <w:pPr>
        <w:pStyle w:val="Caption"/>
        <w:rPr>
          <w:del w:id="5126" w:author="像个男人一样" w:date="2018-03-22T11:56:00Z"/>
        </w:rPr>
      </w:pPr>
      <w:r w:rsidRPr="00B43FCE">
        <w:t xml:space="preserve">There is a </w:t>
      </w:r>
      <w:del w:id="5127" w:author="像个男人一样" w:date="2018-03-21T23:14:00Z">
        <w:r w:rsidRPr="008A0A66">
          <w:rPr>
            <w:color w:val="auto"/>
            <w:sz w:val="24"/>
            <w:szCs w:val="22"/>
            <w:rPrChange w:id="5128" w:author="jie sun" w:date="2018-04-16T22:41:00Z">
              <w:rPr>
                <w:lang w:val="en-US"/>
              </w:rPr>
            </w:rPrChange>
          </w:rPr>
          <w:delText>Picture 3.2.2.1</w:delText>
        </w:r>
      </w:del>
      <w:ins w:id="5129" w:author="像个男人一样" w:date="2018-03-21T23:14:00Z">
        <w:r w:rsidRPr="008A0A66">
          <w:rPr>
            <w:color w:val="auto"/>
            <w:sz w:val="24"/>
            <w:szCs w:val="22"/>
            <w:rPrChange w:id="5130" w:author="jie sun" w:date="2018-04-16T22:41:00Z">
              <w:rPr>
                <w:lang w:val="en-US"/>
              </w:rPr>
            </w:rPrChange>
          </w:rPr>
          <w:t>figure 3.4</w:t>
        </w:r>
      </w:ins>
      <w:r w:rsidRPr="00B43FCE">
        <w:t xml:space="preserve"> below showing </w:t>
      </w:r>
      <w:ins w:id="5131" w:author="jie sun" w:date="2018-04-18T15:01:00Z">
        <w:r w:rsidR="00D530C9">
          <w:t xml:space="preserve">the gyroscope in a phone with </w:t>
        </w:r>
      </w:ins>
      <w:r w:rsidRPr="00B43FCE">
        <w:t xml:space="preserve">the </w:t>
      </w:r>
      <w:del w:id="5132" w:author="jie sun" w:date="2018-04-18T14:56:00Z">
        <w:r w:rsidRPr="00B43FCE" w:rsidDel="004E0C70">
          <w:delText xml:space="preserve">position of the gyroscope chip of the iPhone in the centre of the coordinate axis with </w:delText>
        </w:r>
      </w:del>
      <w:r w:rsidRPr="00B43FCE">
        <w:t>three direction axes: roll, pitch and yaw (x, y and z)</w:t>
      </w:r>
      <w:del w:id="5133" w:author="jie sun" w:date="2018-04-18T14:56:00Z">
        <w:r w:rsidRPr="00B43FCE" w:rsidDel="00DB7D4F">
          <w:delText>, and they are (almost</w:delText>
        </w:r>
      </w:del>
      <w:ins w:id="5134" w:author="像个男人一样" w:date="2018-03-21T23:14:00Z">
        <w:del w:id="5135" w:author="jie sun" w:date="2018-04-18T14:56:00Z">
          <w:r w:rsidRPr="00806241" w:rsidDel="00DB7D4F">
            <w:rPr>
              <w:color w:val="auto"/>
              <w:sz w:val="24"/>
              <w:szCs w:val="22"/>
              <w:rPrChange w:id="5136" w:author="jie sun" w:date="2018-04-18T00:15:00Z">
                <w:rPr>
                  <w:lang w:val="en-US"/>
                </w:rPr>
              </w:rPrChange>
            </w:rPr>
            <w:delText xml:space="preserve"> 0 </w:delText>
          </w:r>
        </w:del>
      </w:ins>
      <w:del w:id="5137" w:author="jie sun" w:date="2018-04-18T14:56:00Z">
        <w:r w:rsidRPr="00B43FCE" w:rsidDel="00DB7D4F">
          <w:delText>) 0 degrees</w:delText>
        </w:r>
      </w:del>
      <w:r w:rsidRPr="00B43FCE">
        <w:t>.</w:t>
      </w:r>
      <w:r w:rsidRPr="00DC4494">
        <w:t xml:space="preserve"> </w:t>
      </w:r>
      <w:ins w:id="5138" w:author="jie sun" w:date="2018-04-18T14:57:00Z">
        <w:r w:rsidR="00102BFD">
          <w:t xml:space="preserve">When the </w:t>
        </w:r>
      </w:ins>
      <w:ins w:id="5139" w:author="jie sun" w:date="2018-04-18T14:58:00Z">
        <w:r w:rsidR="00102BFD">
          <w:t>phone moves around any axes, the angular velocity in each axis can be detected by the Gyro in the c</w:t>
        </w:r>
      </w:ins>
      <w:ins w:id="5140" w:author="jie sun" w:date="2018-04-18T14:59:00Z">
        <w:r w:rsidR="00102BFD">
          <w:t xml:space="preserve">entre </w:t>
        </w:r>
      </w:ins>
      <w:ins w:id="5141" w:author="jie sun" w:date="2018-04-18T15:00:00Z">
        <w:r w:rsidR="0085096F">
          <w:t>position</w:t>
        </w:r>
      </w:ins>
      <w:ins w:id="5142" w:author="jie sun" w:date="2018-04-18T14:59:00Z">
        <w:r w:rsidR="00102BFD">
          <w:t>.</w:t>
        </w:r>
      </w:ins>
    </w:p>
    <w:p w14:paraId="594B7032" w14:textId="77777777" w:rsidR="00FD23D0" w:rsidRPr="00FD23D0" w:rsidRDefault="00FD23D0" w:rsidP="00495DE5">
      <w:pPr>
        <w:numPr>
          <w:ins w:id="5143" w:author="像个男人一样" w:date="2018-03-21T21:37:00Z"/>
        </w:numPr>
        <w:rPr>
          <w:ins w:id="5144" w:author="jie sun" w:date="2018-04-16T22:28:00Z"/>
        </w:rPr>
      </w:pPr>
    </w:p>
    <w:p w14:paraId="3E1C1F3B" w14:textId="77777777" w:rsidR="0087014B" w:rsidRDefault="00AC3D64">
      <w:pPr>
        <w:pStyle w:val="Caption"/>
        <w:jc w:val="center"/>
        <w:pPrChange w:id="5145" w:author="jie sun" w:date="2018-04-18T15:40:00Z">
          <w:pPr>
            <w:pStyle w:val="Subtitle"/>
          </w:pPr>
        </w:pPrChange>
      </w:pPr>
      <w:bookmarkStart w:id="5146" w:name="_Toc505291909"/>
      <w:ins w:id="5147" w:author="jie sun" w:date="2018-04-18T15:40:00Z">
        <w:r>
          <w:rPr>
            <w:noProof/>
          </w:rPr>
          <w:drawing>
            <wp:inline distT="0" distB="0" distL="0" distR="0" wp14:anchorId="7F5357DA" wp14:editId="3B5E493F">
              <wp:extent cx="4386624" cy="2448386"/>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5518" cy="2453350"/>
                      </a:xfrm>
                      <a:prstGeom prst="rect">
                        <a:avLst/>
                      </a:prstGeom>
                      <a:noFill/>
                      <a:ln>
                        <a:noFill/>
                      </a:ln>
                    </pic:spPr>
                  </pic:pic>
                </a:graphicData>
              </a:graphic>
            </wp:inline>
          </w:drawing>
        </w:r>
      </w:ins>
      <w:del w:id="5148" w:author="像个男人一样" w:date="2018-03-22T11:56:00Z">
        <w:r w:rsidR="00D5184D">
          <w:delText xml:space="preserve">Figure 3. </w:delText>
        </w:r>
        <w:r w:rsidR="00D5184D">
          <w:fldChar w:fldCharType="begin"/>
        </w:r>
        <w:r w:rsidR="00D5184D">
          <w:delInstrText xml:space="preserve"> SEQ Figure_3. \* ARABIC </w:delInstrText>
        </w:r>
        <w:r w:rsidR="00D5184D">
          <w:fldChar w:fldCharType="separate"/>
        </w:r>
      </w:del>
      <w:ins w:id="5149" w:author="像个男人一样" w:date="2018-03-22T11:51:00Z">
        <w:del w:id="5150" w:author="像个男人一样" w:date="2018-03-22T11:56:00Z">
          <w:r w:rsidR="00D5184D">
            <w:rPr>
              <w:b/>
            </w:rPr>
            <w:delText>错误！未指定顺序。</w:delText>
          </w:r>
        </w:del>
      </w:ins>
      <w:ins w:id="5151" w:author="像个男人一样" w:date="2018-03-21T23:39:00Z">
        <w:del w:id="5152" w:author="像个男人一样" w:date="2018-03-22T11:56:00Z">
          <w:r w:rsidR="00D5184D">
            <w:rPr>
              <w:b/>
            </w:rPr>
            <w:delText>错误！未指定顺序。</w:delText>
          </w:r>
        </w:del>
      </w:ins>
      <w:ins w:id="5153" w:author="像个男人一样" w:date="2018-03-21T23:10:00Z">
        <w:del w:id="5154" w:author="像个男人一样" w:date="2018-03-22T11:56:00Z">
          <w:r w:rsidR="00D5184D">
            <w:rPr>
              <w:b/>
            </w:rPr>
            <w:delText>错误！未指定顺序。</w:delText>
          </w:r>
        </w:del>
      </w:ins>
      <w:ins w:id="5155" w:author="像个男人一样" w:date="2018-03-21T23:08:00Z">
        <w:del w:id="5156" w:author="像个男人一样" w:date="2018-03-22T11:56:00Z">
          <w:r w:rsidR="00D5184D">
            <w:rPr>
              <w:b/>
            </w:rPr>
            <w:delText>错误！未指定顺序。</w:delText>
          </w:r>
        </w:del>
      </w:ins>
      <w:ins w:id="5157" w:author="像个男人一样" w:date="2018-03-21T02:33:00Z">
        <w:del w:id="5158" w:author="像个男人一样" w:date="2018-03-22T11:56:00Z">
          <w:r w:rsidR="00D5184D">
            <w:rPr>
              <w:b/>
            </w:rPr>
            <w:delText>错误！未指定顺序。错误！未指定顺序。</w:delText>
          </w:r>
        </w:del>
      </w:ins>
      <w:ins w:id="5159" w:author="像个男人一样" w:date="2018-03-21T02:31:00Z">
        <w:del w:id="5160" w:author="像个男人一样" w:date="2018-03-22T11:56:00Z">
          <w:r w:rsidR="00D5184D">
            <w:rPr>
              <w:b/>
            </w:rPr>
            <w:delText>错误！未指定顺序。</w:delText>
          </w:r>
        </w:del>
      </w:ins>
      <w:ins w:id="5161" w:author="像个男人一样" w:date="2018-03-21T02:30:00Z">
        <w:del w:id="5162" w:author="像个男人一样" w:date="2018-03-22T11:56:00Z">
          <w:r w:rsidR="00D5184D">
            <w:rPr>
              <w:b/>
            </w:rPr>
            <w:delText>错误！未指定顺序。</w:delText>
          </w:r>
        </w:del>
      </w:ins>
      <w:ins w:id="5163" w:author="像个男人一样" w:date="2018-03-21T02:29:00Z">
        <w:del w:id="5164" w:author="像个男人一样" w:date="2018-03-22T11:56:00Z">
          <w:r w:rsidR="00D5184D">
            <w:rPr>
              <w:b/>
            </w:rPr>
            <w:delText>错误！未指定顺序。错误！未指定顺序。</w:delText>
          </w:r>
        </w:del>
      </w:ins>
      <w:ins w:id="5165" w:author="像个男人一样" w:date="2018-03-21T02:26:00Z">
        <w:del w:id="5166" w:author="像个男人一样" w:date="2018-03-22T11:56:00Z">
          <w:r w:rsidR="00D5184D">
            <w:rPr>
              <w:b/>
            </w:rPr>
            <w:delText>错误！未指定顺序。</w:delText>
          </w:r>
        </w:del>
      </w:ins>
      <w:ins w:id="5167" w:author="像个男人一样" w:date="2018-03-21T02:25:00Z">
        <w:del w:id="5168" w:author="像个男人一样" w:date="2018-03-22T11:56:00Z">
          <w:r w:rsidR="00D5184D">
            <w:rPr>
              <w:b/>
            </w:rPr>
            <w:delText>错误！未指定顺序。</w:delText>
          </w:r>
        </w:del>
      </w:ins>
      <w:ins w:id="5169" w:author="像个男人一样" w:date="2018-03-21T02:24:00Z">
        <w:del w:id="5170" w:author="像个男人一样" w:date="2018-03-22T11:56:00Z">
          <w:r w:rsidR="00D5184D">
            <w:rPr>
              <w:b/>
            </w:rPr>
            <w:delText>错误！未指定顺序。</w:delText>
          </w:r>
        </w:del>
      </w:ins>
      <w:ins w:id="5171" w:author="像个男人一样" w:date="2018-03-21T02:23:00Z">
        <w:del w:id="5172" w:author="像个男人一样" w:date="2018-03-22T11:56:00Z">
          <w:r w:rsidR="00D5184D">
            <w:rPr>
              <w:b/>
            </w:rPr>
            <w:delText>错误！未指定顺序。</w:delText>
          </w:r>
        </w:del>
      </w:ins>
      <w:ins w:id="5173" w:author="像个男人一样" w:date="2018-03-21T02:22:00Z">
        <w:del w:id="5174" w:author="像个男人一样" w:date="2018-03-22T11:56:00Z">
          <w:r w:rsidR="00D5184D">
            <w:rPr>
              <w:b/>
            </w:rPr>
            <w:delText>错误！未指定顺序。</w:delText>
          </w:r>
        </w:del>
      </w:ins>
      <w:ins w:id="5175" w:author="像个男人一样" w:date="2018-03-21T02:17:00Z">
        <w:del w:id="5176" w:author="像个男人一样" w:date="2018-03-22T11:56:00Z">
          <w:r w:rsidR="00D5184D">
            <w:rPr>
              <w:b/>
            </w:rPr>
            <w:delText>错误！未指定顺序。错误！未指定顺序。错误！未指定顺序。</w:delText>
          </w:r>
        </w:del>
      </w:ins>
      <w:ins w:id="5177" w:author="像个男人一样" w:date="2018-03-21T02:15:00Z">
        <w:del w:id="5178" w:author="像个男人一样" w:date="2018-03-22T11:56:00Z">
          <w:r w:rsidR="00D5184D">
            <w:rPr>
              <w:b/>
            </w:rPr>
            <w:delText>错误！未指定顺序。</w:delText>
          </w:r>
        </w:del>
      </w:ins>
      <w:ins w:id="5179" w:author="像个男人一样" w:date="2018-03-21T02:14:00Z">
        <w:del w:id="5180" w:author="像个男人一样" w:date="2018-03-22T11:56:00Z">
          <w:r w:rsidR="00D5184D">
            <w:rPr>
              <w:b/>
            </w:rPr>
            <w:delText>错误！未指定顺序。</w:delText>
          </w:r>
        </w:del>
      </w:ins>
      <w:ins w:id="5181" w:author="像个男人一样" w:date="2018-03-21T02:13:00Z">
        <w:del w:id="5182" w:author="像个男人一样" w:date="2018-03-22T11:56:00Z">
          <w:r w:rsidR="00D5184D">
            <w:rPr>
              <w:b/>
            </w:rPr>
            <w:delText>错误！未指定顺序。</w:delText>
          </w:r>
        </w:del>
      </w:ins>
      <w:ins w:id="5183" w:author="像个男人一样" w:date="2018-03-21T02:12:00Z">
        <w:del w:id="5184" w:author="像个男人一样" w:date="2018-03-22T11:56:00Z">
          <w:r w:rsidR="00D5184D">
            <w:rPr>
              <w:b/>
            </w:rPr>
            <w:delText>错误！未指定顺序。</w:delText>
          </w:r>
        </w:del>
      </w:ins>
      <w:ins w:id="5185" w:author="像个男人一样" w:date="2018-03-21T02:02:00Z">
        <w:del w:id="5186" w:author="像个男人一样" w:date="2018-03-22T11:56:00Z">
          <w:r w:rsidR="00D5184D">
            <w:rPr>
              <w:b/>
            </w:rPr>
            <w:delText>错误！未指定顺序。错误！未指定顺序。</w:delText>
          </w:r>
        </w:del>
      </w:ins>
      <w:ins w:id="5187" w:author="像个男人一样" w:date="2018-03-21T02:01:00Z">
        <w:del w:id="5188" w:author="像个男人一样" w:date="2018-03-22T11:56:00Z">
          <w:r w:rsidR="00D5184D">
            <w:rPr>
              <w:b/>
            </w:rPr>
            <w:delText>错误！未指定顺序。</w:delText>
          </w:r>
        </w:del>
      </w:ins>
      <w:ins w:id="5189" w:author="像个男人一样" w:date="2018-03-21T02:00:00Z">
        <w:del w:id="5190" w:author="像个男人一样" w:date="2018-03-22T11:56:00Z">
          <w:r w:rsidR="00D5184D">
            <w:rPr>
              <w:b/>
            </w:rPr>
            <w:delText>错误！未指定顺序。</w:delText>
          </w:r>
        </w:del>
      </w:ins>
      <w:ins w:id="5191" w:author="像个男人一样" w:date="2018-03-21T01:59:00Z">
        <w:del w:id="5192" w:author="像个男人一样" w:date="2018-03-22T11:56:00Z">
          <w:r w:rsidR="00D5184D">
            <w:rPr>
              <w:b/>
            </w:rPr>
            <w:delText>错误！未指定顺序。</w:delText>
          </w:r>
        </w:del>
      </w:ins>
      <w:ins w:id="5193" w:author="像个男人一样" w:date="2018-03-21T01:58:00Z">
        <w:del w:id="5194" w:author="像个男人一样" w:date="2018-03-22T11:56:00Z">
          <w:r w:rsidR="00D5184D">
            <w:rPr>
              <w:b/>
            </w:rPr>
            <w:delText>错误！未指定顺序。错误！未指定顺序。</w:delText>
          </w:r>
        </w:del>
      </w:ins>
      <w:ins w:id="5195" w:author="像个男人一样" w:date="2018-03-21T01:57:00Z">
        <w:del w:id="5196" w:author="像个男人一样" w:date="2018-03-22T11:56:00Z">
          <w:r w:rsidR="00D5184D">
            <w:rPr>
              <w:b/>
            </w:rPr>
            <w:delText>错误！未指定顺序。</w:delText>
          </w:r>
        </w:del>
      </w:ins>
      <w:ins w:id="5197" w:author="像个男人一样" w:date="2018-03-21T01:48:00Z">
        <w:del w:id="5198" w:author="像个男人一样" w:date="2018-03-22T11:56:00Z">
          <w:r w:rsidR="00D5184D">
            <w:rPr>
              <w:b/>
            </w:rPr>
            <w:delText>错误！未指定顺序。</w:delText>
          </w:r>
        </w:del>
      </w:ins>
      <w:del w:id="5199" w:author="像个男人一样" w:date="2018-03-22T11:56:00Z">
        <w:r w:rsidR="00D5184D">
          <w:delText>4</w:delText>
        </w:r>
        <w:r w:rsidR="00D5184D">
          <w:fldChar w:fldCharType="end"/>
        </w:r>
      </w:del>
      <w:del w:id="5200" w:author="像个男人一样" w:date="2018-03-21T01:48:00Z">
        <w:r w:rsidR="00D5184D">
          <w:delText xml:space="preserve"> </w:delText>
        </w:r>
      </w:del>
      <w:del w:id="5201" w:author="像个男人一样" w:date="2018-03-21T01:47:00Z">
        <w:r w:rsidR="00D5184D">
          <w:delText>Gyroscope in iPhone</w:delText>
        </w:r>
      </w:del>
      <w:bookmarkEnd w:id="5146"/>
    </w:p>
    <w:p w14:paraId="57E6F7F1" w14:textId="77777777" w:rsidR="0087014B" w:rsidRDefault="00D5184D">
      <w:pPr>
        <w:jc w:val="center"/>
        <w:rPr>
          <w:ins w:id="5202" w:author="像个男人一样" w:date="2018-03-21T01:47:00Z"/>
        </w:rPr>
        <w:pPrChange w:id="5203" w:author="jie sun" w:date="2018-04-16T21:40:00Z">
          <w:pPr/>
        </w:pPrChange>
      </w:pPr>
      <w:del w:id="5204" w:author="jie sun" w:date="2018-04-18T13:22:00Z">
        <w:r w:rsidDel="005B374E">
          <w:rPr>
            <w:noProof/>
          </w:rPr>
          <w:drawing>
            <wp:inline distT="0" distB="0" distL="0" distR="0" wp14:anchorId="2B2CC3E3" wp14:editId="6F63B8AC">
              <wp:extent cx="5402938" cy="263687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442292" cy="2656082"/>
                      </a:xfrm>
                      <a:prstGeom prst="rect">
                        <a:avLst/>
                      </a:prstGeom>
                    </pic:spPr>
                  </pic:pic>
                </a:graphicData>
              </a:graphic>
            </wp:inline>
          </w:drawing>
        </w:r>
      </w:del>
    </w:p>
    <w:p w14:paraId="52C2CCC4" w14:textId="77777777" w:rsidR="0087014B" w:rsidRDefault="00D5184D">
      <w:pPr>
        <w:pStyle w:val="Caption"/>
        <w:jc w:val="center"/>
        <w:pPrChange w:id="5205" w:author="jie sun" w:date="2018-04-16T21:40:00Z">
          <w:pPr/>
        </w:pPrChange>
      </w:pPr>
      <w:bookmarkStart w:id="5206" w:name="_Toc517801887"/>
      <w:ins w:id="5207" w:author="像个男人一样" w:date="2018-03-21T01:48:00Z">
        <w:r>
          <w:t xml:space="preserve">Figure </w:t>
        </w:r>
      </w:ins>
      <w:ins w:id="5208" w:author="JIE  SUN" w:date="2018-06-21T13:36:00Z">
        <w:r w:rsidR="00A64E7B">
          <w:fldChar w:fldCharType="begin"/>
        </w:r>
        <w:r w:rsidR="00A64E7B">
          <w:instrText xml:space="preserve"> STYLEREF 1 \s </w:instrText>
        </w:r>
      </w:ins>
      <w:r w:rsidR="00A64E7B">
        <w:fldChar w:fldCharType="separate"/>
      </w:r>
      <w:r w:rsidR="00A64E7B">
        <w:rPr>
          <w:noProof/>
        </w:rPr>
        <w:t>3</w:t>
      </w:r>
      <w:ins w:id="520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5210" w:author="JIE  SUN" w:date="2018-06-21T13:36:00Z">
        <w:r w:rsidR="00A64E7B">
          <w:rPr>
            <w:noProof/>
          </w:rPr>
          <w:t>4</w:t>
        </w:r>
        <w:r w:rsidR="00A64E7B">
          <w:fldChar w:fldCharType="end"/>
        </w:r>
      </w:ins>
      <w:ins w:id="5211" w:author="jie sun" w:date="2018-04-19T13:00:00Z">
        <w:del w:id="5212" w:author="JIE  SUN" w:date="2018-06-21T13:34:00Z">
          <w:r w:rsidR="00083FE7" w:rsidDel="00A64E7B">
            <w:fldChar w:fldCharType="begin"/>
          </w:r>
          <w:r w:rsidR="00083FE7" w:rsidDel="00A64E7B">
            <w:delInstrText xml:space="preserve"> STYLEREF 1 \s </w:delInstrText>
          </w:r>
        </w:del>
      </w:ins>
      <w:del w:id="5213" w:author="JIE  SUN" w:date="2018-06-21T13:34:00Z">
        <w:r w:rsidR="00083FE7" w:rsidDel="00A64E7B">
          <w:fldChar w:fldCharType="separate"/>
        </w:r>
        <w:r w:rsidR="00083FE7" w:rsidDel="00A64E7B">
          <w:rPr>
            <w:noProof/>
          </w:rPr>
          <w:delText>3</w:delText>
        </w:r>
      </w:del>
      <w:ins w:id="5214" w:author="jie sun" w:date="2018-04-19T13:00:00Z">
        <w:del w:id="521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216" w:author="JIE  SUN" w:date="2018-06-21T13:34:00Z">
        <w:r w:rsidR="00083FE7" w:rsidDel="00A64E7B">
          <w:fldChar w:fldCharType="separate"/>
        </w:r>
      </w:del>
      <w:ins w:id="5217" w:author="jie sun" w:date="2018-04-19T13:00:00Z">
        <w:del w:id="5218" w:author="JIE  SUN" w:date="2018-06-21T13:34:00Z">
          <w:r w:rsidR="00083FE7" w:rsidDel="00A64E7B">
            <w:rPr>
              <w:noProof/>
            </w:rPr>
            <w:delText>4</w:delText>
          </w:r>
          <w:r w:rsidR="00083FE7" w:rsidDel="00A64E7B">
            <w:fldChar w:fldCharType="end"/>
          </w:r>
        </w:del>
      </w:ins>
      <w:ins w:id="5219" w:author="像个男人一样" w:date="2018-03-21T01:48:00Z">
        <w:del w:id="5220"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221" w:author="像个男人一样" w:date="2018-03-22T11:51:00Z">
        <w:del w:id="5222" w:author="jie sun" w:date="2018-04-10T21:45:00Z">
          <w:r w:rsidDel="00454521">
            <w:delText>4</w:delText>
          </w:r>
        </w:del>
      </w:ins>
      <w:ins w:id="5223" w:author="像个男人一样" w:date="2018-03-21T01:48:00Z">
        <w:del w:id="5224" w:author="jie sun" w:date="2018-04-10T21:45:00Z">
          <w:r w:rsidDel="00454521">
            <w:fldChar w:fldCharType="end"/>
          </w:r>
        </w:del>
        <w:bookmarkStart w:id="5225" w:name="_Toc17654"/>
        <w:bookmarkStart w:id="5226" w:name="_Toc15781"/>
        <w:bookmarkStart w:id="5227" w:name="_Toc10585"/>
        <w:bookmarkStart w:id="5228" w:name="_Toc17197"/>
        <w:bookmarkStart w:id="5229" w:name="_Toc10511"/>
        <w:bookmarkStart w:id="5230" w:name="_Toc19701"/>
        <w:bookmarkStart w:id="5231" w:name="_Toc5180"/>
        <w:bookmarkStart w:id="5232" w:name="_Toc29640"/>
        <w:bookmarkStart w:id="5233" w:name="_Toc9716"/>
        <w:bookmarkStart w:id="5234" w:name="_Toc5185"/>
        <w:bookmarkStart w:id="5235" w:name="_Toc4346"/>
        <w:bookmarkStart w:id="5236" w:name="_Toc22744"/>
        <w:bookmarkStart w:id="5237" w:name="_Toc23803"/>
        <w:bookmarkStart w:id="5238" w:name="_Toc9353"/>
        <w:bookmarkStart w:id="5239" w:name="_Toc10034"/>
        <w:bookmarkStart w:id="5240" w:name="_Toc21048"/>
        <w:bookmarkStart w:id="5241" w:name="_Toc17430"/>
        <w:bookmarkStart w:id="5242" w:name="_Toc18740"/>
        <w:bookmarkStart w:id="5243" w:name="_Toc12264"/>
        <w:bookmarkStart w:id="5244" w:name="_Toc30206"/>
        <w:bookmarkStart w:id="5245" w:name="_Toc29854"/>
        <w:bookmarkStart w:id="5246" w:name="_Toc17162"/>
        <w:bookmarkStart w:id="5247" w:name="_Toc8931"/>
        <w:bookmarkStart w:id="5248" w:name="_Toc22962"/>
        <w:bookmarkStart w:id="5249" w:name="_Toc8623"/>
        <w:r>
          <w:rPr>
            <w:rFonts w:hint="eastAsia"/>
          </w:rPr>
          <w:t xml:space="preserve">: Gyroscope </w:t>
        </w:r>
      </w:ins>
      <w:ins w:id="5250" w:author="jie sun" w:date="2018-04-18T15:32:00Z">
        <w:r w:rsidR="00BE0251">
          <w:t xml:space="preserve">Sensor </w:t>
        </w:r>
      </w:ins>
      <w:ins w:id="5251" w:author="jie sun" w:date="2018-04-16T22:29:00Z">
        <w:r w:rsidR="000E4DAF">
          <w:t>I</w:t>
        </w:r>
      </w:ins>
      <w:ins w:id="5252" w:author="jie sun" w:date="2018-04-18T14:54:00Z">
        <w:r w:rsidR="000853D9">
          <w:t>n A</w:t>
        </w:r>
      </w:ins>
      <w:ins w:id="5253" w:author="jie sun" w:date="2018-04-18T15:27:00Z">
        <w:r w:rsidR="00565B55">
          <w:t xml:space="preserve"> Phone</w:t>
        </w:r>
      </w:ins>
      <w:ins w:id="5254" w:author="jie sun" w:date="2018-04-18T15:28:00Z">
        <w:r w:rsidR="00BE0251">
          <w:t xml:space="preserve"> </w:t>
        </w:r>
      </w:ins>
      <w:customXmlInsRangeStart w:id="5255" w:author="jie sun" w:date="2018-04-18T15:44:00Z"/>
      <w:sdt>
        <w:sdtPr>
          <w:id w:val="-464507338"/>
          <w:citation/>
        </w:sdtPr>
        <w:sdtEndPr/>
        <w:sdtContent>
          <w:customXmlInsRangeEnd w:id="5255"/>
          <w:ins w:id="5256" w:author="jie sun" w:date="2018-04-18T15:44:00Z">
            <w:r w:rsidR="00B93E7E">
              <w:fldChar w:fldCharType="begin"/>
            </w:r>
            <w:r w:rsidR="00B93E7E">
              <w:instrText xml:space="preserve"> </w:instrText>
            </w:r>
            <w:r w:rsidR="00B93E7E">
              <w:rPr>
                <w:rFonts w:hint="eastAsia"/>
              </w:rPr>
              <w:instrText>CITATION All17 \l 2052</w:instrText>
            </w:r>
            <w:r w:rsidR="00B93E7E">
              <w:instrText xml:space="preserve"> </w:instrText>
            </w:r>
          </w:ins>
          <w:r w:rsidR="00B93E7E">
            <w:fldChar w:fldCharType="separate"/>
          </w:r>
          <w:ins w:id="5257" w:author="jie sun" w:date="2018-04-18T15:44:00Z">
            <w:r w:rsidR="00B93E7E">
              <w:rPr>
                <w:rFonts w:hint="eastAsia"/>
                <w:noProof/>
              </w:rPr>
              <w:t>(Kealy, 2017)</w:t>
            </w:r>
            <w:r w:rsidR="00B93E7E">
              <w:fldChar w:fldCharType="end"/>
            </w:r>
          </w:ins>
          <w:customXmlInsRangeStart w:id="5258" w:author="jie sun" w:date="2018-04-18T15:44:00Z"/>
        </w:sdtContent>
      </w:sdt>
      <w:customXmlInsRangeEnd w:id="5258"/>
      <w:bookmarkEnd w:id="5206"/>
      <w:ins w:id="5259" w:author="像个男人一样" w:date="2018-03-21T01:48:00Z">
        <w:del w:id="5260" w:author="jie sun" w:date="2018-04-16T22:29:00Z">
          <w:r w:rsidDel="000E4DAF">
            <w:rPr>
              <w:rFonts w:hint="eastAsia"/>
            </w:rPr>
            <w:delText>i</w:delText>
          </w:r>
        </w:del>
        <w:del w:id="5261" w:author="jie sun" w:date="2018-04-18T14:54:00Z">
          <w:r w:rsidDel="000853D9">
            <w:rPr>
              <w:rFonts w:hint="eastAsia"/>
            </w:rPr>
            <w:delText>n iPhone</w:delText>
          </w:r>
        </w:del>
      </w:ins>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p>
    <w:p w14:paraId="16364A7B" w14:textId="77777777" w:rsidR="0087014B" w:rsidDel="005C7B97" w:rsidRDefault="00D5184D">
      <w:pPr>
        <w:pStyle w:val="Caption"/>
        <w:rPr>
          <w:del w:id="5262" w:author="像个男人一样" w:date="2018-03-22T11:56:00Z"/>
        </w:rPr>
      </w:pPr>
      <w:r w:rsidRPr="007D068F">
        <w:t xml:space="preserve">Here, when we try to rotate the phone up and down several times only around Pitch (x) axis, it will produce a change of the angular velocity showed in the </w:t>
      </w:r>
      <w:del w:id="5263" w:author="像个男人一样" w:date="2018-03-21T23:13:00Z">
        <w:r w:rsidRPr="007D068F">
          <w:delText xml:space="preserve">form </w:delText>
        </w:r>
      </w:del>
      <w:ins w:id="5264" w:author="像个男人一样" w:date="2018-03-21T23:13:00Z">
        <w:r w:rsidRPr="007D068F">
          <w:rPr>
            <w:rPrChange w:id="5265" w:author="jie sun" w:date="2018-04-16T22:22:00Z">
              <w:rPr>
                <w:lang w:val="en-US"/>
              </w:rPr>
            </w:rPrChange>
          </w:rPr>
          <w:t xml:space="preserve">figure </w:t>
        </w:r>
      </w:ins>
      <w:r w:rsidRPr="007D068F">
        <w:t xml:space="preserve">below. It is clear </w:t>
      </w:r>
      <w:del w:id="5266" w:author="jie sun" w:date="2018-04-08T15:15:00Z">
        <w:r w:rsidRPr="007D068F" w:rsidDel="00EC2C06">
          <w:delText xml:space="preserve">that </w:delText>
        </w:r>
      </w:del>
      <w:r w:rsidRPr="007D068F">
        <w:t xml:space="preserve">there is almost only one orientation data change happened on </w:t>
      </w:r>
      <w:r w:rsidRPr="007D068F">
        <w:rPr>
          <w:rPrChange w:id="5267" w:author="jie sun" w:date="2018-04-16T22:22:00Z">
            <w:rPr>
              <w:lang w:val="en-GB"/>
            </w:rPr>
          </w:rPrChange>
        </w:rPr>
        <w:t>Pitch</w:t>
      </w:r>
      <w:r w:rsidRPr="007D068F">
        <w:t>(x) axis. And what the information we can summari</w:t>
      </w:r>
      <w:r w:rsidRPr="007D068F">
        <w:rPr>
          <w:rPrChange w:id="5268" w:author="jie sun" w:date="2018-04-16T22:22:00Z">
            <w:rPr>
              <w:lang w:val="en-GB"/>
            </w:rPr>
          </w:rPrChange>
        </w:rPr>
        <w:t>z</w:t>
      </w:r>
      <w:r w:rsidRPr="007D068F">
        <w:t xml:space="preserve">e is that any orientation the rotation happens it will cause the angular velocity on the </w:t>
      </w:r>
      <w:bookmarkStart w:id="5269" w:name="OLE_LINK8"/>
      <w:r w:rsidRPr="007D068F">
        <w:t xml:space="preserve">corresponding </w:t>
      </w:r>
      <w:bookmarkEnd w:id="5269"/>
      <w:r w:rsidRPr="007D068F">
        <w:t>axis.</w:t>
      </w:r>
      <w:r w:rsidRPr="00CF611C">
        <w:t xml:space="preserve"> </w:t>
      </w:r>
    </w:p>
    <w:p w14:paraId="3BD40AE7" w14:textId="77777777" w:rsidR="005C7B97" w:rsidRPr="005C7B97" w:rsidRDefault="005C7B97">
      <w:pPr>
        <w:rPr>
          <w:ins w:id="5270" w:author="jie sun" w:date="2018-04-16T22:29:00Z"/>
        </w:rPr>
      </w:pPr>
    </w:p>
    <w:p w14:paraId="50B31EED" w14:textId="77777777" w:rsidR="0087014B" w:rsidRPr="00CF611C" w:rsidRDefault="00D5184D">
      <w:pPr>
        <w:pStyle w:val="Caption"/>
        <w:rPr>
          <w:sz w:val="24"/>
          <w:rPrChange w:id="5271" w:author="jie sun" w:date="2018-04-08T19:34:00Z">
            <w:rPr/>
          </w:rPrChange>
        </w:rPr>
        <w:pPrChange w:id="5272" w:author="像个男人一样" w:date="2018-03-21T01:48:00Z">
          <w:pPr>
            <w:pStyle w:val="Subtitle"/>
          </w:pPr>
        </w:pPrChange>
      </w:pPr>
      <w:bookmarkStart w:id="5273" w:name="_Toc505291910"/>
      <w:del w:id="5274" w:author="像个男人一样" w:date="2018-03-22T11:56:00Z">
        <w:r w:rsidRPr="00CF611C">
          <w:rPr>
            <w:iCs w:val="0"/>
            <w:color w:val="auto"/>
            <w:sz w:val="24"/>
            <w:szCs w:val="22"/>
            <w:rPrChange w:id="5275" w:author="jie sun" w:date="2018-04-08T19:34:00Z">
              <w:rPr>
                <w:iCs/>
              </w:rPr>
            </w:rPrChange>
          </w:rPr>
          <w:delText xml:space="preserve">Figure 3. </w:delText>
        </w:r>
        <w:r w:rsidRPr="00CF611C">
          <w:rPr>
            <w:iCs w:val="0"/>
            <w:color w:val="auto"/>
            <w:sz w:val="24"/>
            <w:szCs w:val="22"/>
            <w:rPrChange w:id="5276" w:author="jie sun" w:date="2018-04-08T19:34:00Z">
              <w:rPr>
                <w:iCs/>
              </w:rPr>
            </w:rPrChange>
          </w:rPr>
          <w:fldChar w:fldCharType="begin"/>
        </w:r>
        <w:r w:rsidRPr="00CF611C">
          <w:rPr>
            <w:iCs w:val="0"/>
            <w:color w:val="auto"/>
            <w:sz w:val="24"/>
            <w:szCs w:val="22"/>
            <w:rPrChange w:id="5277" w:author="jie sun" w:date="2018-04-08T19:34:00Z">
              <w:rPr>
                <w:iCs/>
              </w:rPr>
            </w:rPrChange>
          </w:rPr>
          <w:delInstrText xml:space="preserve"> SEQ Figure_3. \* ARABIC </w:delInstrText>
        </w:r>
        <w:r w:rsidRPr="00CF611C">
          <w:rPr>
            <w:iCs w:val="0"/>
            <w:color w:val="auto"/>
            <w:sz w:val="24"/>
            <w:szCs w:val="22"/>
            <w:rPrChange w:id="5278" w:author="jie sun" w:date="2018-04-08T19:34:00Z">
              <w:rPr>
                <w:iCs/>
              </w:rPr>
            </w:rPrChange>
          </w:rPr>
          <w:fldChar w:fldCharType="separate"/>
        </w:r>
      </w:del>
      <w:ins w:id="5279" w:author="像个男人一样" w:date="2018-03-22T11:51:00Z">
        <w:del w:id="5280" w:author="像个男人一样" w:date="2018-03-22T11:56:00Z">
          <w:r w:rsidRPr="00CF611C">
            <w:rPr>
              <w:rFonts w:hint="eastAsia"/>
              <w:iCs w:val="0"/>
              <w:color w:val="auto"/>
              <w:sz w:val="24"/>
              <w:szCs w:val="22"/>
              <w:rPrChange w:id="5281" w:author="jie sun" w:date="2018-04-08T19:34:00Z">
                <w:rPr>
                  <w:rFonts w:hint="eastAsia"/>
                  <w:b/>
                  <w:iCs/>
                </w:rPr>
              </w:rPrChange>
            </w:rPr>
            <w:delText>错误！未指定顺序。</w:delText>
          </w:r>
        </w:del>
      </w:ins>
      <w:ins w:id="5282" w:author="像个男人一样" w:date="2018-03-21T23:39:00Z">
        <w:del w:id="5283" w:author="像个男人一样" w:date="2018-03-22T11:56:00Z">
          <w:r w:rsidRPr="00CF611C">
            <w:rPr>
              <w:rFonts w:hint="eastAsia"/>
              <w:iCs w:val="0"/>
              <w:color w:val="auto"/>
              <w:sz w:val="24"/>
              <w:szCs w:val="22"/>
              <w:rPrChange w:id="5284" w:author="jie sun" w:date="2018-04-08T19:34:00Z">
                <w:rPr>
                  <w:rFonts w:hint="eastAsia"/>
                  <w:b/>
                  <w:iCs/>
                </w:rPr>
              </w:rPrChange>
            </w:rPr>
            <w:delText>错误！未指定顺序。</w:delText>
          </w:r>
        </w:del>
      </w:ins>
      <w:ins w:id="5285" w:author="像个男人一样" w:date="2018-03-21T23:10:00Z">
        <w:del w:id="5286" w:author="像个男人一样" w:date="2018-03-22T11:56:00Z">
          <w:r w:rsidRPr="00CF611C">
            <w:rPr>
              <w:rFonts w:hint="eastAsia"/>
              <w:iCs w:val="0"/>
              <w:color w:val="auto"/>
              <w:sz w:val="24"/>
              <w:szCs w:val="22"/>
              <w:rPrChange w:id="5287" w:author="jie sun" w:date="2018-04-08T19:34:00Z">
                <w:rPr>
                  <w:rFonts w:hint="eastAsia"/>
                  <w:b/>
                  <w:iCs/>
                </w:rPr>
              </w:rPrChange>
            </w:rPr>
            <w:delText>错误！未指定顺序。</w:delText>
          </w:r>
        </w:del>
      </w:ins>
      <w:ins w:id="5288" w:author="像个男人一样" w:date="2018-03-21T23:08:00Z">
        <w:del w:id="5289" w:author="像个男人一样" w:date="2018-03-22T11:56:00Z">
          <w:r w:rsidRPr="00CF611C">
            <w:rPr>
              <w:rFonts w:hint="eastAsia"/>
              <w:iCs w:val="0"/>
              <w:color w:val="auto"/>
              <w:sz w:val="24"/>
              <w:szCs w:val="22"/>
              <w:rPrChange w:id="5290" w:author="jie sun" w:date="2018-04-08T19:34:00Z">
                <w:rPr>
                  <w:rFonts w:hint="eastAsia"/>
                  <w:b/>
                  <w:iCs/>
                </w:rPr>
              </w:rPrChange>
            </w:rPr>
            <w:delText>错误！未指定顺序。</w:delText>
          </w:r>
        </w:del>
      </w:ins>
      <w:ins w:id="5291" w:author="像个男人一样" w:date="2018-03-21T02:33:00Z">
        <w:del w:id="5292" w:author="像个男人一样" w:date="2018-03-22T11:56:00Z">
          <w:r w:rsidRPr="00CF611C">
            <w:rPr>
              <w:rFonts w:hint="eastAsia"/>
              <w:iCs w:val="0"/>
              <w:color w:val="auto"/>
              <w:sz w:val="24"/>
              <w:szCs w:val="22"/>
              <w:rPrChange w:id="5293" w:author="jie sun" w:date="2018-04-08T19:34:00Z">
                <w:rPr>
                  <w:rFonts w:hint="eastAsia"/>
                  <w:b/>
                  <w:iCs/>
                </w:rPr>
              </w:rPrChange>
            </w:rPr>
            <w:delText>错误！未指定顺序。错误！未指定顺序。</w:delText>
          </w:r>
        </w:del>
      </w:ins>
      <w:ins w:id="5294" w:author="像个男人一样" w:date="2018-03-21T02:31:00Z">
        <w:del w:id="5295" w:author="像个男人一样" w:date="2018-03-22T11:56:00Z">
          <w:r w:rsidRPr="00CF611C">
            <w:rPr>
              <w:rFonts w:hint="eastAsia"/>
              <w:iCs w:val="0"/>
              <w:color w:val="auto"/>
              <w:sz w:val="24"/>
              <w:szCs w:val="22"/>
              <w:rPrChange w:id="5296" w:author="jie sun" w:date="2018-04-08T19:34:00Z">
                <w:rPr>
                  <w:rFonts w:hint="eastAsia"/>
                  <w:b/>
                  <w:iCs/>
                </w:rPr>
              </w:rPrChange>
            </w:rPr>
            <w:delText>错误！未指定顺序。</w:delText>
          </w:r>
        </w:del>
      </w:ins>
      <w:ins w:id="5297" w:author="像个男人一样" w:date="2018-03-21T02:30:00Z">
        <w:del w:id="5298" w:author="像个男人一样" w:date="2018-03-22T11:56:00Z">
          <w:r w:rsidRPr="00CF611C">
            <w:rPr>
              <w:rFonts w:hint="eastAsia"/>
              <w:iCs w:val="0"/>
              <w:color w:val="auto"/>
              <w:sz w:val="24"/>
              <w:szCs w:val="22"/>
              <w:rPrChange w:id="5299" w:author="jie sun" w:date="2018-04-08T19:34:00Z">
                <w:rPr>
                  <w:rFonts w:hint="eastAsia"/>
                  <w:b/>
                  <w:iCs/>
                </w:rPr>
              </w:rPrChange>
            </w:rPr>
            <w:delText>错误！未指定顺序。</w:delText>
          </w:r>
        </w:del>
      </w:ins>
      <w:ins w:id="5300" w:author="像个男人一样" w:date="2018-03-21T02:29:00Z">
        <w:del w:id="5301" w:author="像个男人一样" w:date="2018-03-22T11:56:00Z">
          <w:r w:rsidRPr="00CF611C">
            <w:rPr>
              <w:rFonts w:hint="eastAsia"/>
              <w:iCs w:val="0"/>
              <w:color w:val="auto"/>
              <w:sz w:val="24"/>
              <w:szCs w:val="22"/>
              <w:rPrChange w:id="5302" w:author="jie sun" w:date="2018-04-08T19:34:00Z">
                <w:rPr>
                  <w:rFonts w:hint="eastAsia"/>
                  <w:b/>
                  <w:iCs/>
                </w:rPr>
              </w:rPrChange>
            </w:rPr>
            <w:delText>错误！未指定顺序。错误！未指定顺序。</w:delText>
          </w:r>
        </w:del>
      </w:ins>
      <w:ins w:id="5303" w:author="像个男人一样" w:date="2018-03-21T02:26:00Z">
        <w:del w:id="5304" w:author="像个男人一样" w:date="2018-03-22T11:56:00Z">
          <w:r w:rsidRPr="00CF611C">
            <w:rPr>
              <w:rFonts w:hint="eastAsia"/>
              <w:iCs w:val="0"/>
              <w:color w:val="auto"/>
              <w:sz w:val="24"/>
              <w:szCs w:val="22"/>
              <w:rPrChange w:id="5305" w:author="jie sun" w:date="2018-04-08T19:34:00Z">
                <w:rPr>
                  <w:rFonts w:hint="eastAsia"/>
                  <w:b/>
                  <w:iCs/>
                </w:rPr>
              </w:rPrChange>
            </w:rPr>
            <w:delText>错误！未指定顺序。</w:delText>
          </w:r>
        </w:del>
      </w:ins>
      <w:ins w:id="5306" w:author="像个男人一样" w:date="2018-03-21T02:25:00Z">
        <w:del w:id="5307" w:author="像个男人一样" w:date="2018-03-22T11:56:00Z">
          <w:r w:rsidRPr="00CF611C">
            <w:rPr>
              <w:rFonts w:hint="eastAsia"/>
              <w:iCs w:val="0"/>
              <w:color w:val="auto"/>
              <w:sz w:val="24"/>
              <w:szCs w:val="22"/>
              <w:rPrChange w:id="5308" w:author="jie sun" w:date="2018-04-08T19:34:00Z">
                <w:rPr>
                  <w:rFonts w:hint="eastAsia"/>
                  <w:b/>
                  <w:iCs/>
                </w:rPr>
              </w:rPrChange>
            </w:rPr>
            <w:delText>错误！未指定顺序。</w:delText>
          </w:r>
        </w:del>
      </w:ins>
      <w:ins w:id="5309" w:author="像个男人一样" w:date="2018-03-21T02:24:00Z">
        <w:del w:id="5310" w:author="像个男人一样" w:date="2018-03-22T11:56:00Z">
          <w:r w:rsidRPr="00CF611C">
            <w:rPr>
              <w:rFonts w:hint="eastAsia"/>
              <w:iCs w:val="0"/>
              <w:color w:val="auto"/>
              <w:sz w:val="24"/>
              <w:szCs w:val="22"/>
              <w:rPrChange w:id="5311" w:author="jie sun" w:date="2018-04-08T19:34:00Z">
                <w:rPr>
                  <w:rFonts w:hint="eastAsia"/>
                  <w:b/>
                  <w:iCs/>
                </w:rPr>
              </w:rPrChange>
            </w:rPr>
            <w:delText>错误！未指定顺序。</w:delText>
          </w:r>
        </w:del>
      </w:ins>
      <w:ins w:id="5312" w:author="像个男人一样" w:date="2018-03-21T02:23:00Z">
        <w:del w:id="5313" w:author="像个男人一样" w:date="2018-03-22T11:56:00Z">
          <w:r w:rsidRPr="00CF611C">
            <w:rPr>
              <w:rFonts w:hint="eastAsia"/>
              <w:iCs w:val="0"/>
              <w:color w:val="auto"/>
              <w:sz w:val="24"/>
              <w:szCs w:val="22"/>
              <w:rPrChange w:id="5314" w:author="jie sun" w:date="2018-04-08T19:34:00Z">
                <w:rPr>
                  <w:rFonts w:hint="eastAsia"/>
                  <w:b/>
                  <w:iCs/>
                </w:rPr>
              </w:rPrChange>
            </w:rPr>
            <w:delText>错误！未指定顺序。</w:delText>
          </w:r>
        </w:del>
      </w:ins>
      <w:ins w:id="5315" w:author="像个男人一样" w:date="2018-03-21T02:22:00Z">
        <w:del w:id="5316" w:author="像个男人一样" w:date="2018-03-22T11:56:00Z">
          <w:r w:rsidRPr="00CF611C">
            <w:rPr>
              <w:rFonts w:hint="eastAsia"/>
              <w:iCs w:val="0"/>
              <w:color w:val="auto"/>
              <w:sz w:val="24"/>
              <w:szCs w:val="22"/>
              <w:rPrChange w:id="5317" w:author="jie sun" w:date="2018-04-08T19:34:00Z">
                <w:rPr>
                  <w:rFonts w:hint="eastAsia"/>
                  <w:b/>
                  <w:iCs/>
                </w:rPr>
              </w:rPrChange>
            </w:rPr>
            <w:delText>错误！未指定顺序。</w:delText>
          </w:r>
        </w:del>
      </w:ins>
      <w:ins w:id="5318" w:author="像个男人一样" w:date="2018-03-21T02:17:00Z">
        <w:del w:id="5319" w:author="像个男人一样" w:date="2018-03-22T11:56:00Z">
          <w:r w:rsidRPr="00CF611C">
            <w:rPr>
              <w:rFonts w:hint="eastAsia"/>
              <w:iCs w:val="0"/>
              <w:color w:val="auto"/>
              <w:sz w:val="24"/>
              <w:szCs w:val="22"/>
              <w:rPrChange w:id="5320" w:author="jie sun" w:date="2018-04-08T19:34:00Z">
                <w:rPr>
                  <w:rFonts w:hint="eastAsia"/>
                  <w:b/>
                  <w:iCs/>
                </w:rPr>
              </w:rPrChange>
            </w:rPr>
            <w:delText>错误！未指定顺序。错误！未指定顺序。错误！未指定顺序。</w:delText>
          </w:r>
        </w:del>
      </w:ins>
      <w:ins w:id="5321" w:author="像个男人一样" w:date="2018-03-21T02:15:00Z">
        <w:del w:id="5322" w:author="像个男人一样" w:date="2018-03-22T11:56:00Z">
          <w:r w:rsidRPr="00CF611C">
            <w:rPr>
              <w:rFonts w:hint="eastAsia"/>
              <w:iCs w:val="0"/>
              <w:color w:val="auto"/>
              <w:sz w:val="24"/>
              <w:szCs w:val="22"/>
              <w:rPrChange w:id="5323" w:author="jie sun" w:date="2018-04-08T19:34:00Z">
                <w:rPr>
                  <w:rFonts w:hint="eastAsia"/>
                  <w:b/>
                  <w:iCs/>
                </w:rPr>
              </w:rPrChange>
            </w:rPr>
            <w:delText>错误！未指定顺序。</w:delText>
          </w:r>
        </w:del>
      </w:ins>
      <w:ins w:id="5324" w:author="像个男人一样" w:date="2018-03-21T02:14:00Z">
        <w:del w:id="5325" w:author="像个男人一样" w:date="2018-03-22T11:56:00Z">
          <w:r w:rsidRPr="00CF611C">
            <w:rPr>
              <w:rFonts w:hint="eastAsia"/>
              <w:iCs w:val="0"/>
              <w:color w:val="auto"/>
              <w:sz w:val="24"/>
              <w:szCs w:val="22"/>
              <w:rPrChange w:id="5326" w:author="jie sun" w:date="2018-04-08T19:34:00Z">
                <w:rPr>
                  <w:rFonts w:hint="eastAsia"/>
                  <w:b/>
                  <w:iCs/>
                </w:rPr>
              </w:rPrChange>
            </w:rPr>
            <w:delText>错误！未指定顺序。</w:delText>
          </w:r>
        </w:del>
      </w:ins>
      <w:ins w:id="5327" w:author="像个男人一样" w:date="2018-03-21T02:13:00Z">
        <w:del w:id="5328" w:author="像个男人一样" w:date="2018-03-22T11:56:00Z">
          <w:r w:rsidRPr="00CF611C">
            <w:rPr>
              <w:rFonts w:hint="eastAsia"/>
              <w:iCs w:val="0"/>
              <w:color w:val="auto"/>
              <w:sz w:val="24"/>
              <w:szCs w:val="22"/>
              <w:rPrChange w:id="5329" w:author="jie sun" w:date="2018-04-08T19:34:00Z">
                <w:rPr>
                  <w:rFonts w:hint="eastAsia"/>
                  <w:b/>
                  <w:iCs/>
                </w:rPr>
              </w:rPrChange>
            </w:rPr>
            <w:delText>错误！未指定顺序。</w:delText>
          </w:r>
        </w:del>
      </w:ins>
      <w:ins w:id="5330" w:author="像个男人一样" w:date="2018-03-21T02:12:00Z">
        <w:del w:id="5331" w:author="像个男人一样" w:date="2018-03-22T11:56:00Z">
          <w:r w:rsidRPr="00CF611C">
            <w:rPr>
              <w:rFonts w:hint="eastAsia"/>
              <w:iCs w:val="0"/>
              <w:color w:val="auto"/>
              <w:sz w:val="24"/>
              <w:szCs w:val="22"/>
              <w:rPrChange w:id="5332" w:author="jie sun" w:date="2018-04-08T19:34:00Z">
                <w:rPr>
                  <w:rFonts w:hint="eastAsia"/>
                  <w:b/>
                  <w:iCs/>
                </w:rPr>
              </w:rPrChange>
            </w:rPr>
            <w:delText>错误！未指定顺序。</w:delText>
          </w:r>
        </w:del>
      </w:ins>
      <w:ins w:id="5333" w:author="像个男人一样" w:date="2018-03-21T02:02:00Z">
        <w:del w:id="5334" w:author="像个男人一样" w:date="2018-03-22T11:56:00Z">
          <w:r w:rsidRPr="00CF611C">
            <w:rPr>
              <w:rFonts w:hint="eastAsia"/>
              <w:iCs w:val="0"/>
              <w:color w:val="auto"/>
              <w:sz w:val="24"/>
              <w:szCs w:val="22"/>
              <w:rPrChange w:id="5335" w:author="jie sun" w:date="2018-04-08T19:34:00Z">
                <w:rPr>
                  <w:rFonts w:hint="eastAsia"/>
                  <w:b/>
                  <w:iCs/>
                </w:rPr>
              </w:rPrChange>
            </w:rPr>
            <w:delText>错误！未指定顺序。错误！未指定顺序。</w:delText>
          </w:r>
        </w:del>
      </w:ins>
      <w:ins w:id="5336" w:author="像个男人一样" w:date="2018-03-21T02:01:00Z">
        <w:del w:id="5337" w:author="像个男人一样" w:date="2018-03-22T11:56:00Z">
          <w:r w:rsidRPr="00CF611C">
            <w:rPr>
              <w:rFonts w:hint="eastAsia"/>
              <w:iCs w:val="0"/>
              <w:color w:val="auto"/>
              <w:sz w:val="24"/>
              <w:szCs w:val="22"/>
              <w:rPrChange w:id="5338" w:author="jie sun" w:date="2018-04-08T19:34:00Z">
                <w:rPr>
                  <w:rFonts w:hint="eastAsia"/>
                  <w:b/>
                  <w:iCs/>
                </w:rPr>
              </w:rPrChange>
            </w:rPr>
            <w:delText>错误！未指定顺序。</w:delText>
          </w:r>
        </w:del>
      </w:ins>
      <w:ins w:id="5339" w:author="像个男人一样" w:date="2018-03-21T02:00:00Z">
        <w:del w:id="5340" w:author="像个男人一样" w:date="2018-03-22T11:56:00Z">
          <w:r w:rsidRPr="00CF611C">
            <w:rPr>
              <w:rFonts w:hint="eastAsia"/>
              <w:iCs w:val="0"/>
              <w:color w:val="auto"/>
              <w:sz w:val="24"/>
              <w:szCs w:val="22"/>
              <w:rPrChange w:id="5341" w:author="jie sun" w:date="2018-04-08T19:34:00Z">
                <w:rPr>
                  <w:rFonts w:hint="eastAsia"/>
                  <w:b/>
                  <w:iCs/>
                </w:rPr>
              </w:rPrChange>
            </w:rPr>
            <w:delText>错误！未指定顺序。</w:delText>
          </w:r>
        </w:del>
      </w:ins>
      <w:ins w:id="5342" w:author="像个男人一样" w:date="2018-03-21T01:59:00Z">
        <w:del w:id="5343" w:author="像个男人一样" w:date="2018-03-22T11:56:00Z">
          <w:r w:rsidRPr="00CF611C">
            <w:rPr>
              <w:rFonts w:hint="eastAsia"/>
              <w:iCs w:val="0"/>
              <w:color w:val="auto"/>
              <w:sz w:val="24"/>
              <w:szCs w:val="22"/>
              <w:rPrChange w:id="5344" w:author="jie sun" w:date="2018-04-08T19:34:00Z">
                <w:rPr>
                  <w:rFonts w:hint="eastAsia"/>
                  <w:b/>
                  <w:iCs/>
                </w:rPr>
              </w:rPrChange>
            </w:rPr>
            <w:delText>错误！未指定顺序。</w:delText>
          </w:r>
        </w:del>
      </w:ins>
      <w:ins w:id="5345" w:author="像个男人一样" w:date="2018-03-21T01:58:00Z">
        <w:del w:id="5346" w:author="像个男人一样" w:date="2018-03-22T11:56:00Z">
          <w:r w:rsidRPr="00CF611C">
            <w:rPr>
              <w:rFonts w:hint="eastAsia"/>
              <w:iCs w:val="0"/>
              <w:color w:val="auto"/>
              <w:sz w:val="24"/>
              <w:szCs w:val="22"/>
              <w:rPrChange w:id="5347" w:author="jie sun" w:date="2018-04-08T19:34:00Z">
                <w:rPr>
                  <w:rFonts w:hint="eastAsia"/>
                  <w:b/>
                  <w:iCs/>
                </w:rPr>
              </w:rPrChange>
            </w:rPr>
            <w:delText>错误！未指定顺序。错误！未指定顺序。</w:delText>
          </w:r>
        </w:del>
      </w:ins>
      <w:ins w:id="5348" w:author="像个男人一样" w:date="2018-03-21T01:57:00Z">
        <w:del w:id="5349" w:author="像个男人一样" w:date="2018-03-22T11:56:00Z">
          <w:r w:rsidRPr="00CF611C">
            <w:rPr>
              <w:rFonts w:hint="eastAsia"/>
              <w:iCs w:val="0"/>
              <w:color w:val="auto"/>
              <w:sz w:val="24"/>
              <w:szCs w:val="22"/>
              <w:rPrChange w:id="5350" w:author="jie sun" w:date="2018-04-08T19:34:00Z">
                <w:rPr>
                  <w:rFonts w:hint="eastAsia"/>
                  <w:b/>
                  <w:iCs/>
                </w:rPr>
              </w:rPrChange>
            </w:rPr>
            <w:delText>错误！未指定顺序。</w:delText>
          </w:r>
        </w:del>
      </w:ins>
      <w:del w:id="5351" w:author="像个男人一样" w:date="2018-03-22T11:56:00Z">
        <w:r w:rsidRPr="00CF611C">
          <w:rPr>
            <w:iCs w:val="0"/>
            <w:color w:val="auto"/>
            <w:sz w:val="24"/>
            <w:szCs w:val="22"/>
            <w:rPrChange w:id="5352" w:author="jie sun" w:date="2018-04-08T19:34:00Z">
              <w:rPr>
                <w:iCs/>
              </w:rPr>
            </w:rPrChange>
          </w:rPr>
          <w:delText>5</w:delText>
        </w:r>
        <w:r w:rsidRPr="00CF611C">
          <w:rPr>
            <w:iCs w:val="0"/>
            <w:color w:val="auto"/>
            <w:sz w:val="24"/>
            <w:szCs w:val="22"/>
            <w:rPrChange w:id="5353" w:author="jie sun" w:date="2018-04-08T19:34:00Z">
              <w:rPr>
                <w:iCs/>
              </w:rPr>
            </w:rPrChange>
          </w:rPr>
          <w:fldChar w:fldCharType="end"/>
        </w:r>
      </w:del>
      <w:del w:id="5354" w:author="像个男人一样" w:date="2018-03-21T01:48:00Z">
        <w:r w:rsidRPr="00CF611C">
          <w:rPr>
            <w:iCs w:val="0"/>
            <w:color w:val="auto"/>
            <w:sz w:val="24"/>
            <w:szCs w:val="22"/>
            <w:rPrChange w:id="5355" w:author="jie sun" w:date="2018-04-08T19:34:00Z">
              <w:rPr>
                <w:iCs/>
              </w:rPr>
            </w:rPrChange>
          </w:rPr>
          <w:delText xml:space="preserve"> The angular velocities of three axes data of Gyroscope</w:delText>
        </w:r>
      </w:del>
      <w:bookmarkEnd w:id="5273"/>
    </w:p>
    <w:p w14:paraId="02B6503B" w14:textId="77777777" w:rsidR="0087014B" w:rsidRDefault="00D5184D">
      <w:pPr>
        <w:jc w:val="center"/>
        <w:rPr>
          <w:ins w:id="5356" w:author="像个男人一样" w:date="2018-03-21T01:48:00Z"/>
        </w:rPr>
        <w:pPrChange w:id="5357" w:author="jie sun" w:date="2018-04-16T21:40:00Z">
          <w:pPr/>
        </w:pPrChange>
      </w:pPr>
      <w:r>
        <w:rPr>
          <w:noProof/>
        </w:rPr>
        <w:drawing>
          <wp:inline distT="0" distB="0" distL="114300" distR="114300" wp14:anchorId="5FB09D30" wp14:editId="158B1A46">
            <wp:extent cx="4920615" cy="2738755"/>
            <wp:effectExtent l="4445" t="4445" r="8890" b="19050"/>
            <wp:docPr id="2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7308AA7" w14:textId="77777777" w:rsidR="0087014B" w:rsidRDefault="00D5184D">
      <w:pPr>
        <w:pStyle w:val="Caption"/>
        <w:jc w:val="center"/>
        <w:pPrChange w:id="5358" w:author="jie sun" w:date="2018-04-16T21:40:00Z">
          <w:pPr/>
        </w:pPrChange>
      </w:pPr>
      <w:bookmarkStart w:id="5359" w:name="_Toc517801888"/>
      <w:ins w:id="5360" w:author="像个男人一样" w:date="2018-03-21T01:48:00Z">
        <w:r>
          <w:t xml:space="preserve">Figure </w:t>
        </w:r>
      </w:ins>
      <w:ins w:id="5361" w:author="JIE  SUN" w:date="2018-06-21T13:36:00Z">
        <w:r w:rsidR="00A64E7B">
          <w:fldChar w:fldCharType="begin"/>
        </w:r>
        <w:r w:rsidR="00A64E7B">
          <w:instrText xml:space="preserve"> STYLEREF 1 \s </w:instrText>
        </w:r>
      </w:ins>
      <w:r w:rsidR="00A64E7B">
        <w:fldChar w:fldCharType="separate"/>
      </w:r>
      <w:r w:rsidR="00A64E7B">
        <w:rPr>
          <w:noProof/>
        </w:rPr>
        <w:t>3</w:t>
      </w:r>
      <w:ins w:id="5362"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5363" w:author="JIE  SUN" w:date="2018-06-21T13:36:00Z">
        <w:r w:rsidR="00A64E7B">
          <w:rPr>
            <w:noProof/>
          </w:rPr>
          <w:t>5</w:t>
        </w:r>
        <w:r w:rsidR="00A64E7B">
          <w:fldChar w:fldCharType="end"/>
        </w:r>
      </w:ins>
      <w:ins w:id="5364" w:author="jie sun" w:date="2018-04-19T13:00:00Z">
        <w:del w:id="5365" w:author="JIE  SUN" w:date="2018-06-21T13:34:00Z">
          <w:r w:rsidR="00083FE7" w:rsidDel="00A64E7B">
            <w:fldChar w:fldCharType="begin"/>
          </w:r>
          <w:r w:rsidR="00083FE7" w:rsidDel="00A64E7B">
            <w:delInstrText xml:space="preserve"> STYLEREF 1 \s </w:delInstrText>
          </w:r>
        </w:del>
      </w:ins>
      <w:del w:id="5366" w:author="JIE  SUN" w:date="2018-06-21T13:34:00Z">
        <w:r w:rsidR="00083FE7" w:rsidDel="00A64E7B">
          <w:fldChar w:fldCharType="separate"/>
        </w:r>
        <w:r w:rsidR="00083FE7" w:rsidDel="00A64E7B">
          <w:rPr>
            <w:noProof/>
          </w:rPr>
          <w:delText>3</w:delText>
        </w:r>
      </w:del>
      <w:ins w:id="5367" w:author="jie sun" w:date="2018-04-19T13:00:00Z">
        <w:del w:id="5368"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369" w:author="JIE  SUN" w:date="2018-06-21T13:34:00Z">
        <w:r w:rsidR="00083FE7" w:rsidDel="00A64E7B">
          <w:fldChar w:fldCharType="separate"/>
        </w:r>
      </w:del>
      <w:ins w:id="5370" w:author="jie sun" w:date="2018-04-19T13:00:00Z">
        <w:del w:id="5371" w:author="JIE  SUN" w:date="2018-06-21T13:34:00Z">
          <w:r w:rsidR="00083FE7" w:rsidDel="00A64E7B">
            <w:rPr>
              <w:noProof/>
            </w:rPr>
            <w:delText>5</w:delText>
          </w:r>
          <w:r w:rsidR="00083FE7" w:rsidDel="00A64E7B">
            <w:fldChar w:fldCharType="end"/>
          </w:r>
        </w:del>
      </w:ins>
      <w:ins w:id="5372" w:author="像个男人一样" w:date="2018-03-21T01:48:00Z">
        <w:del w:id="5373"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374" w:author="像个男人一样" w:date="2018-03-22T11:51:00Z">
        <w:del w:id="5375" w:author="jie sun" w:date="2018-04-10T21:45:00Z">
          <w:r w:rsidDel="00454521">
            <w:delText>5</w:delText>
          </w:r>
        </w:del>
      </w:ins>
      <w:ins w:id="5376" w:author="像个男人一样" w:date="2018-03-21T01:48:00Z">
        <w:del w:id="5377" w:author="jie sun" w:date="2018-04-10T21:45:00Z">
          <w:r w:rsidDel="00454521">
            <w:fldChar w:fldCharType="end"/>
          </w:r>
        </w:del>
        <w:bookmarkStart w:id="5378" w:name="_Toc18668"/>
        <w:bookmarkStart w:id="5379" w:name="_Toc13403"/>
        <w:bookmarkStart w:id="5380" w:name="_Toc18199"/>
        <w:bookmarkStart w:id="5381" w:name="_Toc1411"/>
        <w:bookmarkStart w:id="5382" w:name="_Toc2137"/>
        <w:bookmarkStart w:id="5383" w:name="_Toc4384"/>
        <w:bookmarkStart w:id="5384" w:name="_Toc27997"/>
        <w:bookmarkStart w:id="5385" w:name="_Toc23929"/>
        <w:bookmarkStart w:id="5386" w:name="_Toc12169"/>
        <w:bookmarkStart w:id="5387" w:name="_Toc22874"/>
        <w:bookmarkStart w:id="5388" w:name="_Toc27424"/>
        <w:bookmarkStart w:id="5389" w:name="_Toc30685"/>
        <w:bookmarkStart w:id="5390" w:name="_Toc6194"/>
        <w:bookmarkStart w:id="5391" w:name="_Toc29678"/>
        <w:bookmarkStart w:id="5392" w:name="_Toc25633"/>
        <w:bookmarkStart w:id="5393" w:name="_Toc8983"/>
        <w:bookmarkStart w:id="5394" w:name="_Toc23673"/>
        <w:bookmarkStart w:id="5395" w:name="_Toc29564"/>
        <w:bookmarkStart w:id="5396" w:name="_Toc26631"/>
        <w:bookmarkStart w:id="5397" w:name="_Toc25922"/>
        <w:bookmarkStart w:id="5398" w:name="_Toc15336"/>
        <w:bookmarkStart w:id="5399" w:name="_Toc24176"/>
        <w:bookmarkStart w:id="5400" w:name="_Toc8265"/>
        <w:bookmarkStart w:id="5401" w:name="_Toc20118"/>
        <w:bookmarkStart w:id="5402" w:name="_Toc2720"/>
        <w:r>
          <w:rPr>
            <w:rFonts w:hint="eastAsia"/>
          </w:rPr>
          <w:t xml:space="preserve">: The </w:t>
        </w:r>
      </w:ins>
      <w:ins w:id="5403" w:author="jie sun" w:date="2018-04-16T22:29:00Z">
        <w:r w:rsidR="00473E37">
          <w:t>A</w:t>
        </w:r>
      </w:ins>
      <w:ins w:id="5404" w:author="像个男人一样" w:date="2018-03-21T01:48:00Z">
        <w:del w:id="5405" w:author="jie sun" w:date="2018-04-16T22:29:00Z">
          <w:r w:rsidDel="00473E37">
            <w:rPr>
              <w:rFonts w:hint="eastAsia"/>
            </w:rPr>
            <w:delText>a</w:delText>
          </w:r>
        </w:del>
        <w:r>
          <w:rPr>
            <w:rFonts w:hint="eastAsia"/>
          </w:rPr>
          <w:t xml:space="preserve">ngular </w:t>
        </w:r>
      </w:ins>
      <w:ins w:id="5406" w:author="jie sun" w:date="2018-04-16T22:29:00Z">
        <w:r w:rsidR="00473E37">
          <w:t>V</w:t>
        </w:r>
      </w:ins>
      <w:ins w:id="5407" w:author="像个男人一样" w:date="2018-03-21T01:48:00Z">
        <w:del w:id="5408" w:author="jie sun" w:date="2018-04-16T22:29:00Z">
          <w:r w:rsidDel="00473E37">
            <w:rPr>
              <w:rFonts w:hint="eastAsia"/>
            </w:rPr>
            <w:delText>v</w:delText>
          </w:r>
        </w:del>
        <w:r>
          <w:rPr>
            <w:rFonts w:hint="eastAsia"/>
          </w:rPr>
          <w:t xml:space="preserve">elocities </w:t>
        </w:r>
      </w:ins>
      <w:ins w:id="5409" w:author="jie sun" w:date="2018-04-16T22:29:00Z">
        <w:r w:rsidR="00473E37">
          <w:t>O</w:t>
        </w:r>
      </w:ins>
      <w:ins w:id="5410" w:author="像个男人一样" w:date="2018-03-21T01:48:00Z">
        <w:del w:id="5411" w:author="jie sun" w:date="2018-04-16T22:29:00Z">
          <w:r w:rsidDel="00473E37">
            <w:rPr>
              <w:rFonts w:hint="eastAsia"/>
            </w:rPr>
            <w:delText>o</w:delText>
          </w:r>
        </w:del>
        <w:r>
          <w:rPr>
            <w:rFonts w:hint="eastAsia"/>
          </w:rPr>
          <w:t xml:space="preserve">f </w:t>
        </w:r>
      </w:ins>
      <w:ins w:id="5412" w:author="jie sun" w:date="2018-04-16T22:29:00Z">
        <w:r w:rsidR="00473E37">
          <w:t>T</w:t>
        </w:r>
      </w:ins>
      <w:ins w:id="5413" w:author="像个男人一样" w:date="2018-03-21T01:48:00Z">
        <w:del w:id="5414" w:author="jie sun" w:date="2018-04-16T22:29:00Z">
          <w:r w:rsidDel="00473E37">
            <w:rPr>
              <w:rFonts w:hint="eastAsia"/>
            </w:rPr>
            <w:delText>t</w:delText>
          </w:r>
        </w:del>
        <w:r>
          <w:rPr>
            <w:rFonts w:hint="eastAsia"/>
          </w:rPr>
          <w:t xml:space="preserve">hree </w:t>
        </w:r>
      </w:ins>
      <w:ins w:id="5415" w:author="jie sun" w:date="2018-04-16T22:29:00Z">
        <w:r w:rsidR="00473E37">
          <w:t>A</w:t>
        </w:r>
      </w:ins>
      <w:ins w:id="5416" w:author="像个男人一样" w:date="2018-03-21T01:48:00Z">
        <w:del w:id="5417" w:author="jie sun" w:date="2018-04-16T22:29:00Z">
          <w:r w:rsidDel="00473E37">
            <w:rPr>
              <w:rFonts w:hint="eastAsia"/>
            </w:rPr>
            <w:delText>a</w:delText>
          </w:r>
        </w:del>
        <w:r>
          <w:rPr>
            <w:rFonts w:hint="eastAsia"/>
          </w:rPr>
          <w:t xml:space="preserve">xes </w:t>
        </w:r>
      </w:ins>
      <w:ins w:id="5418" w:author="jie sun" w:date="2018-04-16T22:29:00Z">
        <w:r w:rsidR="00473E37">
          <w:t>D</w:t>
        </w:r>
      </w:ins>
      <w:ins w:id="5419" w:author="像个男人一样" w:date="2018-03-21T01:48:00Z">
        <w:del w:id="5420" w:author="jie sun" w:date="2018-04-16T22:29:00Z">
          <w:r w:rsidDel="00473E37">
            <w:rPr>
              <w:rFonts w:hint="eastAsia"/>
            </w:rPr>
            <w:delText>d</w:delText>
          </w:r>
        </w:del>
        <w:r>
          <w:rPr>
            <w:rFonts w:hint="eastAsia"/>
          </w:rPr>
          <w:t xml:space="preserve">ata </w:t>
        </w:r>
      </w:ins>
      <w:ins w:id="5421" w:author="jie sun" w:date="2018-04-16T22:29:00Z">
        <w:r w:rsidR="00473E37">
          <w:t>O</w:t>
        </w:r>
      </w:ins>
      <w:ins w:id="5422" w:author="像个男人一样" w:date="2018-03-21T01:48:00Z">
        <w:del w:id="5423" w:author="jie sun" w:date="2018-04-16T22:29:00Z">
          <w:r w:rsidDel="00473E37">
            <w:rPr>
              <w:rFonts w:hint="eastAsia"/>
            </w:rPr>
            <w:delText>o</w:delText>
          </w:r>
        </w:del>
        <w:r>
          <w:rPr>
            <w:rFonts w:hint="eastAsia"/>
          </w:rPr>
          <w:t>f Gyroscope</w:t>
        </w:r>
      </w:ins>
      <w:bookmarkEnd w:id="5359"/>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p>
    <w:p w14:paraId="0C43EA63" w14:textId="77777777" w:rsidR="0087014B" w:rsidRDefault="00D5184D">
      <w:del w:id="5424" w:author="jie sun" w:date="2018-04-15T19:33:00Z">
        <w:r w:rsidDel="0011581D">
          <w:delText>So we</w:delText>
        </w:r>
      </w:del>
      <w:ins w:id="5425" w:author="jie sun" w:date="2018-04-15T19:33:00Z">
        <w:r w:rsidR="0011581D">
          <w:t>We</w:t>
        </w:r>
      </w:ins>
      <w:r>
        <w:t xml:space="preserve"> can judge the orientation of current movement through the angular velocity, if there is the angular velocity in one axis, it means the phone is rotating or moving in that direction and if the value is positive, that means the phone is moving forward, vice versa</w:t>
      </w:r>
      <w:r>
        <w:rPr>
          <w:lang w:val="en-GB"/>
        </w:rPr>
        <w:t>.</w:t>
      </w:r>
    </w:p>
    <w:p w14:paraId="2483878C" w14:textId="0CA78D52" w:rsidR="0087014B" w:rsidRDefault="0093575E">
      <w:pPr>
        <w:pStyle w:val="Heading3"/>
      </w:pPr>
      <w:bookmarkStart w:id="5426" w:name="_Toc31821"/>
      <w:bookmarkStart w:id="5427" w:name="_Toc528"/>
      <w:bookmarkStart w:id="5428" w:name="_Toc24355"/>
      <w:bookmarkStart w:id="5429" w:name="_Toc15933"/>
      <w:bookmarkStart w:id="5430" w:name="_Toc10462"/>
      <w:bookmarkStart w:id="5431" w:name="_Toc30410"/>
      <w:bookmarkStart w:id="5432" w:name="_Toc27580"/>
      <w:bookmarkStart w:id="5433" w:name="_Toc18046"/>
      <w:bookmarkStart w:id="5434" w:name="_Toc19700"/>
      <w:bookmarkStart w:id="5435" w:name="_Toc517904097"/>
      <w:r>
        <w:t xml:space="preserve">Calculating </w:t>
      </w:r>
      <w:del w:id="5436" w:author="jie sun" w:date="2018-04-16T21:20:00Z">
        <w:r w:rsidR="00D5184D" w:rsidDel="00DD2CA7">
          <w:delText xml:space="preserve">the </w:delText>
        </w:r>
      </w:del>
      <w:r>
        <w:t>t</w:t>
      </w:r>
      <w:ins w:id="5437" w:author="jie sun" w:date="2018-04-16T21:20:00Z">
        <w:r w:rsidR="00DD2CA7">
          <w:t xml:space="preserve">he </w:t>
        </w:r>
      </w:ins>
      <w:del w:id="5438" w:author="jie sun" w:date="2018-04-16T21:20:00Z">
        <w:r w:rsidR="00D5184D" w:rsidDel="00DD2CA7">
          <w:delText xml:space="preserve">current </w:delText>
        </w:r>
      </w:del>
      <w:ins w:id="5439" w:author="jie sun" w:date="2018-04-16T21:20:00Z">
        <w:r w:rsidR="00DD2CA7">
          <w:t xml:space="preserve">Current </w:t>
        </w:r>
      </w:ins>
      <w:del w:id="5440" w:author="jie sun" w:date="2018-04-16T21:20:00Z">
        <w:r w:rsidR="00D5184D" w:rsidDel="00DD2CA7">
          <w:delText xml:space="preserve">angle </w:delText>
        </w:r>
      </w:del>
      <w:ins w:id="5441" w:author="jie sun" w:date="2018-04-16T21:20:00Z">
        <w:r w:rsidR="00DD2CA7">
          <w:t xml:space="preserve">Angle </w:t>
        </w:r>
      </w:ins>
      <w:del w:id="5442" w:author="jie sun" w:date="2018-04-16T21:20:00Z">
        <w:r w:rsidR="00D5184D" w:rsidDel="00DD2CA7">
          <w:delText xml:space="preserve">in </w:delText>
        </w:r>
      </w:del>
      <w:ins w:id="5443" w:author="jie sun" w:date="2018-04-16T21:20:00Z">
        <w:r w:rsidR="00DD2CA7">
          <w:t xml:space="preserve">In </w:t>
        </w:r>
      </w:ins>
      <w:r w:rsidR="00D5184D">
        <w:rPr>
          <w:lang w:val="en-GB"/>
        </w:rPr>
        <w:t xml:space="preserve">Pitch </w:t>
      </w:r>
      <w:del w:id="5444" w:author="jie sun" w:date="2018-04-16T21:21:00Z">
        <w:r w:rsidR="00D5184D" w:rsidDel="00DD2CA7">
          <w:delText>axis</w:delText>
        </w:r>
      </w:del>
      <w:bookmarkEnd w:id="5426"/>
      <w:bookmarkEnd w:id="5427"/>
      <w:bookmarkEnd w:id="5428"/>
      <w:bookmarkEnd w:id="5429"/>
      <w:bookmarkEnd w:id="5430"/>
      <w:bookmarkEnd w:id="5431"/>
      <w:bookmarkEnd w:id="5432"/>
      <w:bookmarkEnd w:id="5433"/>
      <w:bookmarkEnd w:id="5434"/>
      <w:ins w:id="5445" w:author="jie sun" w:date="2018-04-16T21:21:00Z">
        <w:r w:rsidR="00DD2CA7">
          <w:t>Axis</w:t>
        </w:r>
      </w:ins>
      <w:bookmarkEnd w:id="5435"/>
    </w:p>
    <w:p w14:paraId="64F3C672" w14:textId="77777777" w:rsidR="0087014B" w:rsidRDefault="00D5184D">
      <w:r>
        <w:t xml:space="preserve">Before for calculating the current angle, we must be clear for two functions of the basic mathematics here. I believe everyone has studied them during high school or university Physics and Math lessons. </w:t>
      </w:r>
    </w:p>
    <w:p w14:paraId="7710F347" w14:textId="77777777" w:rsidR="0087014B" w:rsidRDefault="00D5184D">
      <w:r>
        <w:t>One of them is</w:t>
      </w:r>
      <w:ins w:id="5446" w:author="像个男人一样" w:date="2018-03-21T21:19:00Z">
        <w:r>
          <w:rPr>
            <w:lang w:val="en-US"/>
          </w:rPr>
          <w:t xml:space="preserve"> </w:t>
        </w:r>
      </w:ins>
      <w:del w:id="5447" w:author="像个男人一样" w:date="2018-03-21T21:19:00Z">
        <w:r>
          <w:delText xml:space="preserve"> </w:delText>
        </w:r>
        <w:r>
          <w:rPr>
            <w:noProof/>
          </w:rPr>
          <w:drawing>
            <wp:inline distT="0" distB="0" distL="0" distR="0" wp14:anchorId="147BAF1F" wp14:editId="67F9FADF">
              <wp:extent cx="736600" cy="5143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736600" cy="514350"/>
                      </a:xfrm>
                      <a:prstGeom prst="rect">
                        <a:avLst/>
                      </a:prstGeom>
                    </pic:spPr>
                  </pic:pic>
                </a:graphicData>
              </a:graphic>
            </wp:inline>
          </w:drawing>
        </w:r>
      </w:del>
      <w:ins w:id="5448" w:author="像个男人一样" w:date="2018-03-21T21:19:00Z">
        <w:r>
          <w:rPr>
            <w:rFonts w:hint="eastAsia"/>
          </w:rPr>
          <w:t>θ</w:t>
        </w:r>
        <w:r>
          <w:rPr>
            <w:rFonts w:hint="eastAsia"/>
          </w:rPr>
          <w:t> </w:t>
        </w:r>
        <w:r>
          <w:rPr>
            <w:lang w:val="en-US"/>
          </w:rPr>
          <w:t xml:space="preserve">= </w:t>
        </w:r>
      </w:ins>
      <w:ins w:id="5449" w:author="像个男人一样" w:date="2018-03-21T21:26:00Z">
        <w:r>
          <w:rPr>
            <w:lang w:val="en-US"/>
          </w:rPr>
          <w:t>d</w:t>
        </w:r>
        <w:r>
          <w:rPr>
            <w:rFonts w:hint="eastAsia"/>
          </w:rPr>
          <w:t>θ</w:t>
        </w:r>
      </w:ins>
      <w:ins w:id="5450" w:author="像个男人一样" w:date="2018-03-21T21:19:00Z">
        <w:r>
          <w:rPr>
            <w:lang w:val="en-US"/>
          </w:rPr>
          <w:t>/dt</w:t>
        </w:r>
      </w:ins>
      <w:customXmlInsRangeStart w:id="5451" w:author="jie sun" w:date="2018-04-08T19:39:00Z"/>
      <w:sdt>
        <w:sdtPr>
          <w:rPr>
            <w:lang w:val="en-US"/>
          </w:rPr>
          <w:id w:val="-637180685"/>
          <w:citation/>
        </w:sdtPr>
        <w:sdtEndPr/>
        <w:sdtContent>
          <w:customXmlInsRangeEnd w:id="5451"/>
          <w:ins w:id="5452" w:author="jie sun" w:date="2018-04-08T19:39:00Z">
            <w:r w:rsidR="00021E90">
              <w:rPr>
                <w:lang w:val="en-US"/>
              </w:rPr>
              <w:fldChar w:fldCharType="begin"/>
            </w:r>
            <w:r w:rsidR="00021E90">
              <w:rPr>
                <w:lang w:val="en-US"/>
              </w:rPr>
              <w:instrText xml:space="preserve"> </w:instrText>
            </w:r>
            <w:r w:rsidR="00021E90">
              <w:rPr>
                <w:rFonts w:hint="eastAsia"/>
                <w:lang w:val="en-US"/>
              </w:rPr>
              <w:instrText>CITATION Pie16 \l 2052</w:instrText>
            </w:r>
            <w:r w:rsidR="00021E90">
              <w:rPr>
                <w:lang w:val="en-US"/>
              </w:rPr>
              <w:instrText xml:space="preserve"> </w:instrText>
            </w:r>
          </w:ins>
          <w:r w:rsidR="00021E90">
            <w:rPr>
              <w:lang w:val="en-US"/>
            </w:rPr>
            <w:fldChar w:fldCharType="separate"/>
          </w:r>
          <w:r w:rsidR="006116D1">
            <w:rPr>
              <w:rFonts w:hint="eastAsia"/>
              <w:noProof/>
              <w:lang w:val="en-US"/>
            </w:rPr>
            <w:t xml:space="preserve"> </w:t>
          </w:r>
          <w:r w:rsidR="006116D1" w:rsidRPr="006116D1">
            <w:rPr>
              <w:noProof/>
              <w:lang w:val="en-US"/>
            </w:rPr>
            <w:t>(Pieter-Jan, 2016)</w:t>
          </w:r>
          <w:ins w:id="5453" w:author="jie sun" w:date="2018-04-08T19:39:00Z">
            <w:r w:rsidR="00021E90">
              <w:rPr>
                <w:lang w:val="en-US"/>
              </w:rPr>
              <w:fldChar w:fldCharType="end"/>
            </w:r>
          </w:ins>
          <w:customXmlInsRangeStart w:id="5454" w:author="jie sun" w:date="2018-04-08T19:39:00Z"/>
        </w:sdtContent>
      </w:sdt>
      <w:customXmlInsRangeEnd w:id="5454"/>
      <w:ins w:id="5455" w:author="像个男人一样" w:date="2018-03-21T21:24:00Z">
        <w:del w:id="5456" w:author="jie sun" w:date="2018-04-08T19:39:00Z">
          <w:r w:rsidDel="00021E90">
            <w:rPr>
              <w:lang w:val="en-US"/>
            </w:rPr>
            <w:delText xml:space="preserve"> </w:delText>
          </w:r>
        </w:del>
      </w:ins>
      <w:bookmarkStart w:id="5457" w:name="OLE_LINK26"/>
      <w:ins w:id="5458" w:author="像个男人一样" w:date="2018-03-22T12:12:00Z">
        <w:del w:id="5459" w:author="jie sun" w:date="2018-04-08T19:39:00Z">
          <w:r w:rsidDel="00021E90">
            <w:rPr>
              <w:rStyle w:val="EndnoteReference"/>
              <w:lang w:val="en-US"/>
            </w:rPr>
            <w:delText>[</w:delText>
          </w:r>
          <w:r w:rsidDel="00021E90">
            <w:rPr>
              <w:rStyle w:val="EndnoteReference"/>
              <w:lang w:val="en-US"/>
            </w:rPr>
            <w:endnoteReference w:id="5"/>
          </w:r>
          <w:r w:rsidDel="00021E90">
            <w:rPr>
              <w:rStyle w:val="EndnoteReference"/>
              <w:lang w:val="en-US"/>
            </w:rPr>
            <w:delText>]</w:delText>
          </w:r>
        </w:del>
      </w:ins>
      <w:bookmarkEnd w:id="5457"/>
      <w:r>
        <w:t xml:space="preserve">, </w:t>
      </w:r>
      <w:ins w:id="5464" w:author="像个男人一样" w:date="2018-03-21T21:25:00Z">
        <w:r>
          <w:rPr>
            <w:rFonts w:hint="eastAsia"/>
          </w:rPr>
          <w:t>θ</w:t>
        </w:r>
        <w:r>
          <w:rPr>
            <w:rFonts w:hint="eastAsia"/>
          </w:rPr>
          <w:t> </w:t>
        </w:r>
        <w:r>
          <w:rPr>
            <w:lang w:val="en-US"/>
          </w:rPr>
          <w:t>means  the angular velocity</w:t>
        </w:r>
      </w:ins>
      <w:ins w:id="5465" w:author="像个男人一样" w:date="2018-03-21T21:26:00Z">
        <w:r>
          <w:rPr>
            <w:lang w:val="en-US"/>
          </w:rPr>
          <w:t>, d</w:t>
        </w:r>
        <w:r>
          <w:rPr>
            <w:rFonts w:hint="eastAsia"/>
          </w:rPr>
          <w:t>θ</w:t>
        </w:r>
        <w:r>
          <w:rPr>
            <w:lang w:val="en-US"/>
          </w:rPr>
          <w:t xml:space="preserve"> means ra</w:t>
        </w:r>
      </w:ins>
      <w:ins w:id="5466" w:author="像个男人一样" w:date="2018-03-21T21:27:00Z">
        <w:r>
          <w:rPr>
            <w:lang w:val="en-US"/>
          </w:rPr>
          <w:t>dian and dt is the time period,</w:t>
        </w:r>
      </w:ins>
      <w:ins w:id="5467" w:author="像个男人一样" w:date="2018-03-21T21:25:00Z">
        <w:r>
          <w:rPr>
            <w:lang w:val="en-US"/>
          </w:rPr>
          <w:t xml:space="preserve"> </w:t>
        </w:r>
      </w:ins>
      <w:r>
        <w:t>what this function doing is to describe how to using the angular velocity to get the angle change during a period.</w:t>
      </w:r>
    </w:p>
    <w:p w14:paraId="6051F243" w14:textId="77777777" w:rsidR="0087014B" w:rsidRDefault="00D5184D">
      <w:r>
        <w:t xml:space="preserve">Since we can get the angle in a specific period using the function above, in the next step we need to think how to get the absolute angle in any time. </w:t>
      </w:r>
    </w:p>
    <w:p w14:paraId="42C7DDC4" w14:textId="77777777" w:rsidR="0087014B" w:rsidRDefault="00D5184D">
      <w:pPr>
        <w:rPr>
          <w:ins w:id="5468" w:author="像个男人一样" w:date="2018-03-21T21:28:00Z"/>
        </w:rPr>
      </w:pPr>
      <w:r>
        <w:t xml:space="preserve">Therefor another function should be mentioned here: </w:t>
      </w:r>
    </w:p>
    <w:p w14:paraId="0893717D" w14:textId="77777777" w:rsidR="0087014B" w:rsidRPr="001F69FC" w:rsidDel="001F69FC" w:rsidRDefault="00D5184D">
      <w:pPr>
        <w:rPr>
          <w:ins w:id="5469" w:author="像个男人一样" w:date="2018-03-21T21:32:00Z"/>
          <w:del w:id="5470" w:author="jie sun" w:date="2018-04-16T21:50:00Z"/>
          <w:rPrChange w:id="5471" w:author="jie sun" w:date="2018-04-16T21:50:00Z">
            <w:rPr>
              <w:ins w:id="5472" w:author="像个男人一样" w:date="2018-03-21T21:32:00Z"/>
              <w:del w:id="5473" w:author="jie sun" w:date="2018-04-16T21:50:00Z"/>
              <w:rFonts w:ascii="PingFang SC" w:eastAsia="PingFang SC" w:hAnsi="PingFang SC" w:cs="PingFang SC"/>
              <w:color w:val="333333"/>
              <w:sz w:val="24"/>
              <w:szCs w:val="24"/>
            </w:rPr>
          </w:rPrChange>
        </w:rPr>
        <w:pPrChange w:id="5474" w:author="jie sun" w:date="2018-04-16T21:50:00Z">
          <w:pPr>
            <w:pStyle w:val="Heading1"/>
            <w:keepNext w:val="0"/>
            <w:keepLines w:val="0"/>
            <w:wordWrap w:val="0"/>
            <w:spacing w:before="0" w:line="390" w:lineRule="atLeast"/>
            <w:ind w:left="0" w:firstLine="0"/>
          </w:pPr>
        </w:pPrChange>
      </w:pPr>
      <w:bookmarkStart w:id="5475" w:name="OLE_LINK24"/>
      <w:bookmarkStart w:id="5476" w:name="_Toc18224"/>
      <w:bookmarkStart w:id="5477" w:name="_Toc22927"/>
      <w:bookmarkStart w:id="5478" w:name="OLE_LINK23"/>
      <w:ins w:id="5479" w:author="像个男人一样" w:date="2018-03-21T21:28:00Z">
        <w:r w:rsidRPr="001F69FC">
          <w:rPr>
            <w:rFonts w:hint="eastAsia"/>
            <w:rPrChange w:id="5480" w:author="jie sun" w:date="2018-04-16T21:50:00Z">
              <w:rPr>
                <w:rFonts w:ascii="Microsoft YaHei" w:eastAsia="Microsoft YaHei" w:hAnsi="Microsoft YaHei" w:cs="Microsoft YaHei" w:hint="eastAsia"/>
                <w:color w:val="333333"/>
                <w:szCs w:val="24"/>
                <w:shd w:val="clear" w:color="auto" w:fill="FFFFFF"/>
              </w:rPr>
            </w:rPrChange>
          </w:rPr>
          <w:t>Θ</w:t>
        </w:r>
      </w:ins>
      <w:ins w:id="5481" w:author="像个男人一样" w:date="2018-03-21T21:29:00Z">
        <w:r w:rsidRPr="001F69FC">
          <w:rPr>
            <w:rPrChange w:id="5482" w:author="jie sun" w:date="2018-04-16T21:50:00Z">
              <w:rPr>
                <w:rFonts w:ascii="Microsoft YaHei" w:eastAsia="Microsoft YaHei" w:hAnsi="Microsoft YaHei" w:cs="Microsoft YaHei"/>
                <w:color w:val="333333"/>
                <w:szCs w:val="24"/>
                <w:shd w:val="clear" w:color="auto" w:fill="FFFFFF"/>
                <w:lang w:val="en-US"/>
              </w:rPr>
            </w:rPrChange>
          </w:rPr>
          <w:t>(t)</w:t>
        </w:r>
        <w:bookmarkEnd w:id="5475"/>
        <w:r w:rsidRPr="001F69FC">
          <w:rPr>
            <w:rPrChange w:id="5483" w:author="jie sun" w:date="2018-04-16T21:50:00Z">
              <w:rPr>
                <w:rFonts w:ascii="Microsoft YaHei" w:eastAsia="Microsoft YaHei" w:hAnsi="Microsoft YaHei" w:cs="Microsoft YaHei"/>
                <w:color w:val="333333"/>
                <w:szCs w:val="24"/>
                <w:shd w:val="clear" w:color="auto" w:fill="FFFFFF"/>
                <w:lang w:val="en-US"/>
              </w:rPr>
            </w:rPrChange>
          </w:rPr>
          <w:t xml:space="preserve"> = </w:t>
        </w:r>
      </w:ins>
      <w:ins w:id="5484" w:author="像个男人一样" w:date="2018-03-21T21:30:00Z">
        <w:r w:rsidRPr="001F69FC">
          <w:rPr>
            <w:rPrChange w:id="5485" w:author="jie sun" w:date="2018-04-16T21:50:00Z">
              <w:rPr>
                <w:rFonts w:ascii="zuoyeFont_mathFont" w:eastAsia="zuoyeFont_mathFont" w:hAnsi="zuoyeFont_mathFont" w:cs="zuoyeFont_mathFont"/>
                <w:color w:val="333333"/>
                <w:sz w:val="21"/>
                <w:szCs w:val="21"/>
                <w:shd w:val="clear" w:color="auto" w:fill="FFFFEE"/>
              </w:rPr>
            </w:rPrChange>
          </w:rPr>
          <w:t>∫(0,1</w:t>
        </w:r>
        <w:r w:rsidRPr="001F69FC">
          <w:rPr>
            <w:rFonts w:hint="eastAsia"/>
            <w:rPrChange w:id="5486" w:author="jie sun" w:date="2018-04-16T21:50:00Z">
              <w:rPr>
                <w:rFonts w:ascii="zuoyeFont_mathFont" w:eastAsia="SimSun" w:hAnsi="zuoyeFont_mathFont" w:cs="zuoyeFont_mathFont" w:hint="eastAsia"/>
                <w:color w:val="333333"/>
                <w:sz w:val="21"/>
                <w:szCs w:val="21"/>
                <w:shd w:val="clear" w:color="auto" w:fill="FFFFEE"/>
                <w:lang w:val="en-US"/>
              </w:rPr>
            </w:rPrChange>
          </w:rPr>
          <w:t>t)</w:t>
        </w:r>
      </w:ins>
      <w:ins w:id="5487" w:author="像个男人一样" w:date="2018-03-21T21:31:00Z">
        <w:r w:rsidRPr="001F69FC">
          <w:rPr>
            <w:rFonts w:hint="eastAsia"/>
            <w:rPrChange w:id="5488" w:author="jie sun" w:date="2018-04-16T21:50:00Z">
              <w:rPr>
                <w:rFonts w:ascii="Microsoft YaHei" w:eastAsia="Microsoft YaHei" w:hAnsi="Microsoft YaHei" w:cs="Microsoft YaHei" w:hint="eastAsia"/>
                <w:color w:val="333333"/>
                <w:szCs w:val="24"/>
                <w:shd w:val="clear" w:color="auto" w:fill="FFFFFF"/>
              </w:rPr>
            </w:rPrChange>
          </w:rPr>
          <w:t>Θ</w:t>
        </w:r>
        <w:r w:rsidRPr="001F69FC">
          <w:rPr>
            <w:rPrChange w:id="5489" w:author="jie sun" w:date="2018-04-16T21:50:00Z">
              <w:rPr>
                <w:rFonts w:ascii="Microsoft YaHei" w:eastAsia="Microsoft YaHei" w:hAnsi="Microsoft YaHei" w:cs="Microsoft YaHei"/>
                <w:color w:val="333333"/>
                <w:szCs w:val="24"/>
                <w:shd w:val="clear" w:color="auto" w:fill="FFFFFF"/>
                <w:lang w:val="en-US"/>
              </w:rPr>
            </w:rPrChange>
          </w:rPr>
          <w:t xml:space="preserve">(t)*dt </w:t>
        </w:r>
        <w:r w:rsidRPr="001F69FC">
          <w:rPr>
            <w:rFonts w:hint="eastAsia"/>
            <w:rPrChange w:id="5490" w:author="jie sun" w:date="2018-04-16T21:50:00Z">
              <w:rPr>
                <w:rFonts w:ascii="Arial" w:eastAsia="SimSun" w:hAnsi="Arial" w:cs="Arial" w:hint="eastAsia"/>
                <w:color w:val="333333"/>
                <w:sz w:val="19"/>
                <w:szCs w:val="19"/>
                <w:shd w:val="clear" w:color="auto" w:fill="FFFFFF"/>
              </w:rPr>
            </w:rPrChange>
          </w:rPr>
          <w:t>≈</w:t>
        </w:r>
      </w:ins>
      <w:ins w:id="5491" w:author="像个男人一样" w:date="2018-03-21T21:32:00Z">
        <w:r w:rsidRPr="001F69FC">
          <w:rPr>
            <w:rPrChange w:id="5492" w:author="jie sun" w:date="2018-04-16T21:50:00Z">
              <w:rPr>
                <w:rFonts w:ascii="Arial" w:eastAsia="SimSun" w:hAnsi="Arial" w:cs="Arial"/>
                <w:color w:val="333333"/>
                <w:sz w:val="19"/>
                <w:szCs w:val="19"/>
                <w:shd w:val="clear" w:color="auto" w:fill="FFFFFF"/>
                <w:lang w:val="en-US"/>
              </w:rPr>
            </w:rPrChange>
          </w:rPr>
          <w:t xml:space="preserve"> </w:t>
        </w:r>
        <w:r w:rsidRPr="001F69FC">
          <w:rPr>
            <w:rPrChange w:id="5493" w:author="jie sun" w:date="2018-04-16T21:50:00Z">
              <w:rPr>
                <w:rFonts w:ascii="PingFang SC" w:eastAsia="PingFang SC" w:hAnsi="PingFang SC" w:cs="PingFang SC"/>
                <w:b w:val="0"/>
                <w:color w:val="333333"/>
                <w:szCs w:val="36"/>
              </w:rPr>
            </w:rPrChange>
          </w:rPr>
          <w:t>Σ</w:t>
        </w:r>
        <w:r w:rsidRPr="001F69FC">
          <w:rPr>
            <w:rFonts w:hint="eastAsia"/>
            <w:rPrChange w:id="5494" w:author="jie sun" w:date="2018-04-16T21:50:00Z">
              <w:rPr>
                <w:rFonts w:ascii="PingFang SC" w:eastAsia="SimSun" w:hAnsi="PingFang SC" w:cs="PingFang SC" w:hint="eastAsia"/>
                <w:b w:val="0"/>
                <w:color w:val="333333"/>
                <w:szCs w:val="36"/>
                <w:lang w:val="en-US"/>
              </w:rPr>
            </w:rPrChange>
          </w:rPr>
          <w:t>(o,t)</w:t>
        </w:r>
        <w:r w:rsidRPr="001F69FC">
          <w:rPr>
            <w:rFonts w:hint="eastAsia"/>
            <w:rPrChange w:id="5495" w:author="jie sun" w:date="2018-04-16T21:50:00Z">
              <w:rPr>
                <w:rFonts w:ascii="Microsoft YaHei" w:eastAsia="Microsoft YaHei" w:hAnsi="Microsoft YaHei" w:cs="Microsoft YaHei" w:hint="eastAsia"/>
                <w:color w:val="333333"/>
                <w:szCs w:val="24"/>
                <w:shd w:val="clear" w:color="auto" w:fill="FFFFFF"/>
              </w:rPr>
            </w:rPrChange>
          </w:rPr>
          <w:t>Θ</w:t>
        </w:r>
        <w:r w:rsidRPr="001F69FC">
          <w:rPr>
            <w:rPrChange w:id="5496" w:author="jie sun" w:date="2018-04-16T21:50:00Z">
              <w:rPr>
                <w:rFonts w:ascii="Microsoft YaHei" w:eastAsia="Microsoft YaHei" w:hAnsi="Microsoft YaHei" w:cs="Microsoft YaHei"/>
                <w:color w:val="333333"/>
                <w:szCs w:val="24"/>
                <w:shd w:val="clear" w:color="auto" w:fill="FFFFFF"/>
                <w:lang w:val="en-US"/>
              </w:rPr>
            </w:rPrChange>
          </w:rPr>
          <w:t>(t)*Ts</w:t>
        </w:r>
        <w:r>
          <w:rPr>
            <w:rPrChange w:id="5497" w:author="像个男人一样" w:date="2018-03-21T23:35:00Z">
              <w:rPr>
                <w:lang w:val="en-US"/>
              </w:rPr>
            </w:rPrChange>
          </w:rPr>
          <w:t xml:space="preserve"> </w:t>
        </w:r>
      </w:ins>
      <w:bookmarkEnd w:id="5476"/>
      <w:bookmarkEnd w:id="5477"/>
      <w:customXmlInsRangeStart w:id="5498" w:author="jie sun" w:date="2018-04-08T19:40:00Z"/>
      <w:sdt>
        <w:sdtPr>
          <w:id w:val="-2109340290"/>
          <w:citation/>
        </w:sdtPr>
        <w:sdtEndPr/>
        <w:sdtContent>
          <w:customXmlInsRangeEnd w:id="5498"/>
          <w:ins w:id="5499" w:author="jie sun" w:date="2018-04-08T19:40:00Z">
            <w:r w:rsidR="00A33E35">
              <w:fldChar w:fldCharType="begin"/>
            </w:r>
            <w:r w:rsidR="00A33E35" w:rsidRPr="001F69FC">
              <w:rPr>
                <w:rPrChange w:id="5500" w:author="jie sun" w:date="2018-04-16T21:50:00Z">
                  <w:rPr>
                    <w:sz w:val="21"/>
                    <w:lang w:val="en-US"/>
                  </w:rPr>
                </w:rPrChange>
              </w:rPr>
              <w:instrText xml:space="preserve"> CITATION Pie16 \l 2052 </w:instrText>
            </w:r>
          </w:ins>
          <w:r w:rsidR="00A33E35">
            <w:fldChar w:fldCharType="separate"/>
          </w:r>
          <w:r w:rsidR="006116D1">
            <w:rPr>
              <w:noProof/>
            </w:rPr>
            <w:t>(Pieter-Jan, 2016)</w:t>
          </w:r>
          <w:ins w:id="5501" w:author="jie sun" w:date="2018-04-08T19:40:00Z">
            <w:r w:rsidR="00A33E35">
              <w:fldChar w:fldCharType="end"/>
            </w:r>
          </w:ins>
          <w:customXmlInsRangeStart w:id="5502" w:author="jie sun" w:date="2018-04-08T19:40:00Z"/>
        </w:sdtContent>
      </w:sdt>
      <w:customXmlInsRangeEnd w:id="5502"/>
      <w:ins w:id="5503" w:author="像个男人一样" w:date="2018-03-22T12:14:00Z">
        <w:del w:id="5504" w:author="jie sun" w:date="2018-04-08T19:40:00Z">
          <w:r w:rsidRPr="001F69FC" w:rsidDel="00A33E35">
            <w:rPr>
              <w:rPrChange w:id="5505" w:author="jie sun" w:date="2018-04-16T21:50:00Z">
                <w:rPr>
                  <w:rStyle w:val="EndnoteReference"/>
                </w:rPr>
              </w:rPrChange>
            </w:rPr>
            <w:delText>[</w:delText>
          </w:r>
        </w:del>
      </w:ins>
      <w:ins w:id="5506" w:author="像个男人一样" w:date="2018-03-22T12:17:00Z">
        <w:del w:id="5507" w:author="jie sun" w:date="2018-04-08T19:40:00Z">
          <w:r w:rsidRPr="001F69FC" w:rsidDel="00A33E35">
            <w:rPr>
              <w:rPrChange w:id="5508" w:author="jie sun" w:date="2018-04-16T21:50:00Z">
                <w:rPr>
                  <w:lang w:val="en-US"/>
                </w:rPr>
              </w:rPrChange>
            </w:rPr>
            <w:delText>5</w:delText>
          </w:r>
        </w:del>
      </w:ins>
      <w:ins w:id="5509" w:author="像个男人一样" w:date="2018-03-22T12:14:00Z">
        <w:del w:id="5510" w:author="jie sun" w:date="2018-04-08T19:40:00Z">
          <w:r w:rsidRPr="001F69FC" w:rsidDel="00A33E35">
            <w:rPr>
              <w:rPrChange w:id="5511" w:author="jie sun" w:date="2018-04-16T21:50:00Z">
                <w:rPr>
                  <w:rStyle w:val="EndnoteReference"/>
                </w:rPr>
              </w:rPrChange>
            </w:rPr>
            <w:delText>]</w:delText>
          </w:r>
        </w:del>
      </w:ins>
    </w:p>
    <w:p w14:paraId="1B756E40" w14:textId="77777777" w:rsidR="0087014B" w:rsidRDefault="0087014B">
      <w:pPr>
        <w:rPr>
          <w:ins w:id="5512" w:author="像个男人一样" w:date="2018-03-21T21:28:00Z"/>
          <w:lang w:val="en-US"/>
        </w:rPr>
      </w:pPr>
    </w:p>
    <w:bookmarkEnd w:id="5478"/>
    <w:p w14:paraId="03135CAE" w14:textId="77777777" w:rsidR="0087014B" w:rsidRDefault="00D5184D">
      <w:del w:id="5513" w:author="像个男人一样" w:date="2018-03-21T21:32:00Z">
        <w:r>
          <w:rPr>
            <w:noProof/>
          </w:rPr>
          <w:drawing>
            <wp:inline distT="0" distB="0" distL="0" distR="0" wp14:anchorId="7C1A2934" wp14:editId="12ABBB2F">
              <wp:extent cx="2981325" cy="695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981325" cy="695325"/>
                      </a:xfrm>
                      <a:prstGeom prst="rect">
                        <a:avLst/>
                      </a:prstGeom>
                    </pic:spPr>
                  </pic:pic>
                </a:graphicData>
              </a:graphic>
            </wp:inline>
          </w:drawing>
        </w:r>
      </w:del>
    </w:p>
    <w:p w14:paraId="18D72102" w14:textId="77777777" w:rsidR="0087014B" w:rsidRDefault="00D5184D">
      <w:pPr>
        <w:pStyle w:val="Caption"/>
        <w:pPrChange w:id="5514" w:author="像个男人一样" w:date="2018-03-21T01:57:00Z">
          <w:pPr/>
        </w:pPrChange>
      </w:pPr>
      <w:r>
        <w:rPr>
          <w:iCs w:val="0"/>
          <w:color w:val="auto"/>
          <w:sz w:val="24"/>
          <w:szCs w:val="22"/>
        </w:rPr>
        <w:t>What function does is using the integral principle to integrate the angular velocity in all the period from time 0 (</w:t>
      </w:r>
      <w:ins w:id="5515" w:author="jie sun" w:date="2018-04-08T19:40:00Z">
        <w:r w:rsidR="00E65EF5">
          <w:rPr>
            <w:iCs w:val="0"/>
            <w:color w:val="auto"/>
            <w:sz w:val="24"/>
            <w:szCs w:val="22"/>
          </w:rPr>
          <w:t xml:space="preserve"> </w:t>
        </w:r>
      </w:ins>
      <w:del w:id="5516" w:author="jie sun" w:date="2018-04-08T19:40:00Z">
        <w:r w:rsidDel="006C0D71">
          <w:rPr>
            <w:iCs w:val="0"/>
            <w:color w:val="auto"/>
            <w:sz w:val="24"/>
            <w:szCs w:val="22"/>
          </w:rPr>
          <w:delText xml:space="preserve"> </w:delText>
        </w:r>
      </w:del>
      <w:r>
        <w:rPr>
          <w:iCs w:val="0"/>
          <w:color w:val="auto"/>
          <w:sz w:val="24"/>
          <w:szCs w:val="22"/>
        </w:rPr>
        <w:t>t</w:t>
      </w:r>
      <w:del w:id="5517" w:author="jie sun" w:date="2018-04-08T19:40:00Z">
        <w:r w:rsidDel="00E65EF5">
          <w:rPr>
            <w:iCs w:val="0"/>
            <w:color w:val="auto"/>
            <w:sz w:val="24"/>
            <w:szCs w:val="22"/>
          </w:rPr>
          <w:delText xml:space="preserve"> </w:delText>
        </w:r>
      </w:del>
      <w:r>
        <w:rPr>
          <w:iCs w:val="0"/>
          <w:color w:val="auto"/>
          <w:sz w:val="24"/>
          <w:szCs w:val="22"/>
        </w:rPr>
        <w:t>=</w:t>
      </w:r>
      <w:del w:id="5518" w:author="jie sun" w:date="2018-04-08T19:40:00Z">
        <w:r w:rsidDel="00E65EF5">
          <w:rPr>
            <w:iCs w:val="0"/>
            <w:color w:val="auto"/>
            <w:sz w:val="24"/>
            <w:szCs w:val="22"/>
          </w:rPr>
          <w:delText xml:space="preserve"> </w:delText>
        </w:r>
      </w:del>
      <w:r>
        <w:rPr>
          <w:iCs w:val="0"/>
          <w:color w:val="auto"/>
          <w:sz w:val="24"/>
          <w:szCs w:val="22"/>
        </w:rPr>
        <w:t>0)</w:t>
      </w:r>
      <w:del w:id="5519" w:author="jie sun" w:date="2018-04-08T19:40:00Z">
        <w:r w:rsidDel="008B3330">
          <w:rPr>
            <w:iCs w:val="0"/>
            <w:color w:val="auto"/>
            <w:sz w:val="24"/>
            <w:szCs w:val="22"/>
          </w:rPr>
          <w:delText xml:space="preserve"> </w:delText>
        </w:r>
      </w:del>
      <w:r>
        <w:rPr>
          <w:iCs w:val="0"/>
          <w:color w:val="auto"/>
          <w:sz w:val="24"/>
          <w:szCs w:val="22"/>
        </w:rPr>
        <w:t xml:space="preserve"> to get the absolute angle.  However, this is just a theoretical formula and there are some errors caused by two reasons. First one is because the sampling frequency is possible slower than the data changes and another cause is drift which causes the sensor reading not returning to 0 at the rest position, so to avoid those errors it is better to choose the high sampling frequency (100 Hz in Gyroscope used in this thesis).   The next part, there is an example for explaining how to use those equations to calculate an exact angle. </w:t>
      </w:r>
    </w:p>
    <w:p w14:paraId="1019FA23" w14:textId="77777777" w:rsidR="0087014B" w:rsidRDefault="0087014B"/>
    <w:p w14:paraId="4F9DC1DE" w14:textId="3AAAD5E2" w:rsidR="0087014B" w:rsidDel="00824300" w:rsidRDefault="00D5184D">
      <w:pPr>
        <w:pStyle w:val="Heading3"/>
        <w:rPr>
          <w:del w:id="5520" w:author="jie sun" w:date="2018-04-08T19:19:00Z"/>
        </w:rPr>
      </w:pPr>
      <w:bookmarkStart w:id="5521" w:name="_Toc22903"/>
      <w:bookmarkStart w:id="5522" w:name="_Toc31972"/>
      <w:bookmarkStart w:id="5523" w:name="_Toc23995"/>
      <w:bookmarkStart w:id="5524" w:name="_Toc4961"/>
      <w:bookmarkStart w:id="5525" w:name="_Toc3819"/>
      <w:bookmarkStart w:id="5526" w:name="_Toc5615"/>
      <w:bookmarkStart w:id="5527" w:name="_Toc5368"/>
      <w:bookmarkStart w:id="5528" w:name="_Toc22180"/>
      <w:bookmarkStart w:id="5529" w:name="_Toc23626"/>
      <w:bookmarkStart w:id="5530" w:name="_Toc517904098"/>
      <w:r>
        <w:t xml:space="preserve">How </w:t>
      </w:r>
      <w:ins w:id="5531" w:author="jie sun" w:date="2018-04-16T21:21:00Z">
        <w:r w:rsidR="00C217C5">
          <w:t>A</w:t>
        </w:r>
      </w:ins>
      <w:del w:id="5532" w:author="jie sun" w:date="2018-04-16T21:21:00Z">
        <w:r w:rsidDel="00C217C5">
          <w:delText>a</w:delText>
        </w:r>
      </w:del>
      <w:r>
        <w:t xml:space="preserve"> </w:t>
      </w:r>
      <w:ins w:id="5533" w:author="jie sun" w:date="2018-04-16T21:21:00Z">
        <w:r w:rsidR="00C217C5">
          <w:t>G</w:t>
        </w:r>
      </w:ins>
      <w:del w:id="5534" w:author="jie sun" w:date="2018-04-16T21:21:00Z">
        <w:r w:rsidDel="00C217C5">
          <w:delText>g</w:delText>
        </w:r>
      </w:del>
      <w:r>
        <w:t xml:space="preserve">yroscope </w:t>
      </w:r>
      <w:ins w:id="5535" w:author="jie sun" w:date="2018-04-16T21:21:00Z">
        <w:r w:rsidR="00C217C5">
          <w:t>W</w:t>
        </w:r>
      </w:ins>
      <w:del w:id="5536" w:author="jie sun" w:date="2018-04-16T21:21:00Z">
        <w:r w:rsidDel="00C217C5">
          <w:delText>w</w:delText>
        </w:r>
      </w:del>
      <w:r>
        <w:t xml:space="preserve">orks </w:t>
      </w:r>
      <w:ins w:id="5537" w:author="jie sun" w:date="2018-04-16T21:21:00Z">
        <w:r w:rsidR="00C217C5">
          <w:t>F</w:t>
        </w:r>
      </w:ins>
      <w:del w:id="5538" w:author="jie sun" w:date="2018-04-16T21:21:00Z">
        <w:r w:rsidDel="00C217C5">
          <w:delText>f</w:delText>
        </w:r>
      </w:del>
      <w:r>
        <w:t xml:space="preserve">or </w:t>
      </w:r>
      <w:ins w:id="5539" w:author="jie sun" w:date="2018-04-16T21:21:00Z">
        <w:r w:rsidR="00C217C5">
          <w:t>T</w:t>
        </w:r>
      </w:ins>
      <w:del w:id="5540" w:author="jie sun" w:date="2018-04-16T21:21:00Z">
        <w:r w:rsidDel="00C217C5">
          <w:delText>t</w:delText>
        </w:r>
      </w:del>
      <w:r>
        <w:t xml:space="preserve">he </w:t>
      </w:r>
      <w:ins w:id="5541" w:author="jie sun" w:date="2018-04-16T21:21:00Z">
        <w:r w:rsidR="00C217C5">
          <w:t>R</w:t>
        </w:r>
      </w:ins>
      <w:del w:id="5542" w:author="jie sun" w:date="2018-04-16T21:21:00Z">
        <w:r w:rsidDel="00C217C5">
          <w:delText>r</w:delText>
        </w:r>
      </w:del>
      <w:r>
        <w:t xml:space="preserve">acing </w:t>
      </w:r>
      <w:ins w:id="5543" w:author="jie sun" w:date="2018-04-16T21:21:00Z">
        <w:r w:rsidR="00C217C5">
          <w:t>G</w:t>
        </w:r>
      </w:ins>
      <w:del w:id="5544" w:author="jie sun" w:date="2018-04-16T21:21:00Z">
        <w:r w:rsidDel="00C217C5">
          <w:delText>g</w:delText>
        </w:r>
      </w:del>
      <w:r>
        <w:t>ame</w:t>
      </w:r>
      <w:bookmarkEnd w:id="5521"/>
      <w:bookmarkEnd w:id="5522"/>
      <w:bookmarkEnd w:id="5523"/>
      <w:bookmarkEnd w:id="5524"/>
      <w:bookmarkEnd w:id="5525"/>
      <w:bookmarkEnd w:id="5526"/>
      <w:bookmarkEnd w:id="5527"/>
      <w:bookmarkEnd w:id="5528"/>
      <w:bookmarkEnd w:id="5529"/>
      <w:bookmarkEnd w:id="5530"/>
    </w:p>
    <w:p w14:paraId="7223417B" w14:textId="77777777" w:rsidR="0087014B" w:rsidRPr="004E123B" w:rsidRDefault="00D5184D">
      <w:pPr>
        <w:pStyle w:val="Heading3"/>
        <w:rPr>
          <w:del w:id="5545" w:author="像个男人一样" w:date="2018-03-22T11:56:00Z"/>
        </w:rPr>
        <w:pPrChange w:id="5546" w:author="jie sun" w:date="2018-04-08T19:18:00Z">
          <w:pPr>
            <w:pStyle w:val="Heading4"/>
          </w:pPr>
        </w:pPrChange>
      </w:pPr>
      <w:del w:id="5547" w:author="jie sun" w:date="2018-04-08T19:19:00Z">
        <w:r w:rsidRPr="00437182" w:rsidDel="00824300">
          <w:rPr>
            <w:b w:val="0"/>
          </w:rPr>
          <w:delText>The principle of the racing game</w:delText>
        </w:r>
      </w:del>
      <w:bookmarkStart w:id="5548" w:name="_Toc511230199"/>
      <w:bookmarkStart w:id="5549" w:name="_Toc511295649"/>
      <w:bookmarkStart w:id="5550" w:name="_Toc511677532"/>
      <w:bookmarkStart w:id="5551" w:name="_Toc511677701"/>
      <w:bookmarkStart w:id="5552" w:name="_Toc511677753"/>
      <w:bookmarkStart w:id="5553" w:name="_Toc511906306"/>
      <w:bookmarkStart w:id="5554" w:name="_Toc517801854"/>
      <w:bookmarkStart w:id="5555" w:name="_Toc517813763"/>
      <w:bookmarkStart w:id="5556" w:name="_Toc517899178"/>
      <w:bookmarkStart w:id="5557" w:name="_Toc517899699"/>
      <w:bookmarkStart w:id="5558" w:name="_Toc517900307"/>
      <w:bookmarkStart w:id="5559" w:name="_Toc517900487"/>
      <w:bookmarkStart w:id="5560" w:name="_Toc517900756"/>
      <w:bookmarkStart w:id="5561" w:name="_Toc517900892"/>
      <w:bookmarkStart w:id="5562" w:name="_Toc517901024"/>
      <w:bookmarkStart w:id="5563" w:name="_Toc517902539"/>
      <w:bookmarkStart w:id="5564" w:name="_Toc517902989"/>
      <w:bookmarkStart w:id="5565" w:name="_Toc517903556"/>
      <w:bookmarkStart w:id="5566" w:name="_Toc517903692"/>
      <w:bookmarkStart w:id="5567" w:name="_Toc517903964"/>
      <w:bookmarkStart w:id="5568" w:name="_Toc517904099"/>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p>
    <w:p w14:paraId="4D93F1BC" w14:textId="77777777" w:rsidR="0087014B" w:rsidRDefault="00D5184D">
      <w:pPr>
        <w:pStyle w:val="Heading3"/>
        <w:pPrChange w:id="5569" w:author="jie sun" w:date="2018-04-08T19:19:00Z">
          <w:pPr>
            <w:pStyle w:val="Subtitle"/>
          </w:pPr>
        </w:pPrChange>
      </w:pPr>
      <w:bookmarkStart w:id="5570" w:name="_Toc505291911"/>
      <w:del w:id="5571" w:author="像个男人一样" w:date="2018-03-22T11:56:00Z">
        <w:r>
          <w:delText xml:space="preserve">Figure 3. </w:delText>
        </w:r>
        <w:r>
          <w:fldChar w:fldCharType="begin"/>
        </w:r>
        <w:r>
          <w:delInstrText xml:space="preserve"> SEQ Figure_3. \* ARABIC </w:delInstrText>
        </w:r>
        <w:r>
          <w:fldChar w:fldCharType="separate"/>
        </w:r>
      </w:del>
      <w:ins w:id="5572" w:author="像个男人一样" w:date="2018-03-22T11:51:00Z">
        <w:del w:id="5573" w:author="像个男人一样" w:date="2018-03-22T11:56:00Z">
          <w:r>
            <w:delText>错误！未指定顺序。</w:delText>
          </w:r>
        </w:del>
      </w:ins>
      <w:ins w:id="5574" w:author="像个男人一样" w:date="2018-03-21T23:39:00Z">
        <w:del w:id="5575" w:author="像个男人一样" w:date="2018-03-22T11:56:00Z">
          <w:r>
            <w:delText>错误！未指定顺序。</w:delText>
          </w:r>
        </w:del>
      </w:ins>
      <w:ins w:id="5576" w:author="像个男人一样" w:date="2018-03-21T23:10:00Z">
        <w:del w:id="5577" w:author="像个男人一样" w:date="2018-03-22T11:56:00Z">
          <w:r>
            <w:delText>错误！未指定顺序。</w:delText>
          </w:r>
        </w:del>
      </w:ins>
      <w:ins w:id="5578" w:author="像个男人一样" w:date="2018-03-21T23:08:00Z">
        <w:del w:id="5579" w:author="像个男人一样" w:date="2018-03-22T11:56:00Z">
          <w:r>
            <w:delText>错误！未指定顺序。</w:delText>
          </w:r>
        </w:del>
      </w:ins>
      <w:ins w:id="5580" w:author="像个男人一样" w:date="2018-03-21T02:33:00Z">
        <w:del w:id="5581" w:author="像个男人一样" w:date="2018-03-22T11:56:00Z">
          <w:r>
            <w:delText>错误！未指定顺序。错误！未指定顺序。</w:delText>
          </w:r>
        </w:del>
      </w:ins>
      <w:ins w:id="5582" w:author="像个男人一样" w:date="2018-03-21T02:31:00Z">
        <w:del w:id="5583" w:author="像个男人一样" w:date="2018-03-22T11:56:00Z">
          <w:r>
            <w:delText>错误！未指定顺序。</w:delText>
          </w:r>
        </w:del>
      </w:ins>
      <w:ins w:id="5584" w:author="像个男人一样" w:date="2018-03-21T02:30:00Z">
        <w:del w:id="5585" w:author="像个男人一样" w:date="2018-03-22T11:56:00Z">
          <w:r>
            <w:delText>错误！未指定顺序。</w:delText>
          </w:r>
        </w:del>
      </w:ins>
      <w:ins w:id="5586" w:author="像个男人一样" w:date="2018-03-21T02:29:00Z">
        <w:del w:id="5587" w:author="像个男人一样" w:date="2018-03-22T11:56:00Z">
          <w:r>
            <w:delText>错误！未指定顺序。错误！未指定顺序。</w:delText>
          </w:r>
        </w:del>
      </w:ins>
      <w:ins w:id="5588" w:author="像个男人一样" w:date="2018-03-21T02:26:00Z">
        <w:del w:id="5589" w:author="像个男人一样" w:date="2018-03-22T11:56:00Z">
          <w:r>
            <w:delText>错误！未指定顺序。</w:delText>
          </w:r>
        </w:del>
      </w:ins>
      <w:ins w:id="5590" w:author="像个男人一样" w:date="2018-03-21T02:25:00Z">
        <w:del w:id="5591" w:author="像个男人一样" w:date="2018-03-22T11:56:00Z">
          <w:r>
            <w:delText>错误！未指定顺序。</w:delText>
          </w:r>
        </w:del>
      </w:ins>
      <w:ins w:id="5592" w:author="像个男人一样" w:date="2018-03-21T02:24:00Z">
        <w:del w:id="5593" w:author="像个男人一样" w:date="2018-03-22T11:56:00Z">
          <w:r>
            <w:delText>错误！未指定顺序。</w:delText>
          </w:r>
        </w:del>
      </w:ins>
      <w:ins w:id="5594" w:author="像个男人一样" w:date="2018-03-21T02:23:00Z">
        <w:del w:id="5595" w:author="像个男人一样" w:date="2018-03-22T11:56:00Z">
          <w:r>
            <w:delText>错误！未指定顺序。</w:delText>
          </w:r>
        </w:del>
      </w:ins>
      <w:ins w:id="5596" w:author="像个男人一样" w:date="2018-03-21T02:22:00Z">
        <w:del w:id="5597" w:author="像个男人一样" w:date="2018-03-22T11:56:00Z">
          <w:r>
            <w:delText>错误！未指定顺序。</w:delText>
          </w:r>
        </w:del>
      </w:ins>
      <w:ins w:id="5598" w:author="像个男人一样" w:date="2018-03-21T02:17:00Z">
        <w:del w:id="5599" w:author="像个男人一样" w:date="2018-03-22T11:56:00Z">
          <w:r>
            <w:delText>错误！未指定顺序。错误！未指定顺序。错误！未指定顺序。</w:delText>
          </w:r>
        </w:del>
      </w:ins>
      <w:ins w:id="5600" w:author="像个男人一样" w:date="2018-03-21T02:15:00Z">
        <w:del w:id="5601" w:author="像个男人一样" w:date="2018-03-22T11:56:00Z">
          <w:r>
            <w:delText>错误！未指定顺序。</w:delText>
          </w:r>
        </w:del>
      </w:ins>
      <w:ins w:id="5602" w:author="像个男人一样" w:date="2018-03-21T02:14:00Z">
        <w:del w:id="5603" w:author="像个男人一样" w:date="2018-03-22T11:56:00Z">
          <w:r>
            <w:delText>错误！未指定顺序。</w:delText>
          </w:r>
        </w:del>
      </w:ins>
      <w:ins w:id="5604" w:author="像个男人一样" w:date="2018-03-21T02:13:00Z">
        <w:del w:id="5605" w:author="像个男人一样" w:date="2018-03-22T11:56:00Z">
          <w:r>
            <w:delText>错误！未指定顺序。</w:delText>
          </w:r>
        </w:del>
      </w:ins>
      <w:ins w:id="5606" w:author="像个男人一样" w:date="2018-03-21T02:12:00Z">
        <w:del w:id="5607" w:author="像个男人一样" w:date="2018-03-22T11:56:00Z">
          <w:r>
            <w:delText>错误！未指定顺序。</w:delText>
          </w:r>
        </w:del>
      </w:ins>
      <w:ins w:id="5608" w:author="像个男人一样" w:date="2018-03-21T02:02:00Z">
        <w:del w:id="5609" w:author="像个男人一样" w:date="2018-03-22T11:56:00Z">
          <w:r>
            <w:delText>错误！未指定顺序。错误！未指定顺序。</w:delText>
          </w:r>
        </w:del>
      </w:ins>
      <w:ins w:id="5610" w:author="像个男人一样" w:date="2018-03-21T02:01:00Z">
        <w:del w:id="5611" w:author="像个男人一样" w:date="2018-03-22T11:56:00Z">
          <w:r>
            <w:delText>错误！未指定顺序。</w:delText>
          </w:r>
        </w:del>
      </w:ins>
      <w:ins w:id="5612" w:author="像个男人一样" w:date="2018-03-21T02:00:00Z">
        <w:del w:id="5613" w:author="像个男人一样" w:date="2018-03-22T11:56:00Z">
          <w:r>
            <w:delText>错误！未指定顺序。</w:delText>
          </w:r>
        </w:del>
      </w:ins>
      <w:ins w:id="5614" w:author="像个男人一样" w:date="2018-03-21T01:59:00Z">
        <w:del w:id="5615" w:author="像个男人一样" w:date="2018-03-22T11:56:00Z">
          <w:r>
            <w:delText>错误！未指定顺序。</w:delText>
          </w:r>
        </w:del>
      </w:ins>
      <w:ins w:id="5616" w:author="像个男人一样" w:date="2018-03-21T01:58:00Z">
        <w:del w:id="5617" w:author="像个男人一样" w:date="2018-03-22T11:56:00Z">
          <w:r>
            <w:delText>错误！未指定顺序。错误！未指定顺序。</w:delText>
          </w:r>
        </w:del>
      </w:ins>
      <w:del w:id="5618" w:author="像个男人一样" w:date="2018-03-22T11:56:00Z">
        <w:r>
          <w:delText>6</w:delText>
        </w:r>
        <w:r>
          <w:fldChar w:fldCharType="end"/>
        </w:r>
      </w:del>
      <w:del w:id="5619" w:author="像个男人一样" w:date="2018-03-21T01:58:00Z">
        <w:r>
          <w:delText xml:space="preserve"> </w:delText>
        </w:r>
      </w:del>
      <w:del w:id="5620" w:author="像个男人一样" w:date="2018-03-21T01:57:00Z">
        <w:r>
          <w:delText>Racing Game</w:delText>
        </w:r>
      </w:del>
      <w:bookmarkStart w:id="5621" w:name="_Toc517904100"/>
      <w:bookmarkEnd w:id="5570"/>
      <w:bookmarkEnd w:id="5621"/>
    </w:p>
    <w:p w14:paraId="3FADA26C" w14:textId="77777777" w:rsidR="00824300" w:rsidRDefault="00824300">
      <w:pPr>
        <w:rPr>
          <w:ins w:id="5622" w:author="jie sun" w:date="2018-04-08T19:19:00Z"/>
        </w:rPr>
      </w:pPr>
    </w:p>
    <w:p w14:paraId="033CDD02" w14:textId="77777777" w:rsidR="00824300" w:rsidRDefault="00824300">
      <w:pPr>
        <w:pStyle w:val="Heading4"/>
        <w:rPr>
          <w:ins w:id="5623" w:author="jie sun" w:date="2018-04-18T15:18:00Z"/>
        </w:rPr>
      </w:pPr>
      <w:ins w:id="5624" w:author="jie sun" w:date="2018-04-08T19:19:00Z">
        <w:r w:rsidRPr="004159AA">
          <w:t xml:space="preserve">The </w:t>
        </w:r>
      </w:ins>
      <w:ins w:id="5625" w:author="jie sun" w:date="2018-04-16T21:21:00Z">
        <w:r w:rsidR="00FE6C8B" w:rsidRPr="00495DE5">
          <w:t>P</w:t>
        </w:r>
      </w:ins>
      <w:ins w:id="5626" w:author="jie sun" w:date="2018-04-08T19:19:00Z">
        <w:r w:rsidRPr="00134162">
          <w:t xml:space="preserve">rinciple </w:t>
        </w:r>
      </w:ins>
      <w:ins w:id="5627" w:author="jie sun" w:date="2018-04-16T21:21:00Z">
        <w:r w:rsidR="00FE6C8B" w:rsidRPr="00806241">
          <w:t>O</w:t>
        </w:r>
      </w:ins>
      <w:ins w:id="5628" w:author="jie sun" w:date="2018-04-08T19:19:00Z">
        <w:r w:rsidRPr="00863EC6">
          <w:t xml:space="preserve">f </w:t>
        </w:r>
      </w:ins>
      <w:ins w:id="5629" w:author="jie sun" w:date="2018-04-16T21:21:00Z">
        <w:r w:rsidR="00FE6C8B" w:rsidRPr="00863EC6">
          <w:t>R</w:t>
        </w:r>
      </w:ins>
      <w:ins w:id="5630" w:author="jie sun" w:date="2018-04-08T19:19:00Z">
        <w:r w:rsidRPr="00863EC6">
          <w:t xml:space="preserve">acing </w:t>
        </w:r>
      </w:ins>
      <w:ins w:id="5631" w:author="jie sun" w:date="2018-04-16T21:21:00Z">
        <w:r w:rsidR="00FE6C8B" w:rsidRPr="00863EC6">
          <w:t>G</w:t>
        </w:r>
      </w:ins>
      <w:ins w:id="5632" w:author="jie sun" w:date="2018-04-08T19:19:00Z">
        <w:r w:rsidRPr="00863EC6">
          <w:t>ame</w:t>
        </w:r>
      </w:ins>
    </w:p>
    <w:p w14:paraId="50F74C0D" w14:textId="77777777" w:rsidR="00934638" w:rsidRPr="00934638" w:rsidRDefault="00934638">
      <w:pPr>
        <w:rPr>
          <w:ins w:id="5633" w:author="jie sun" w:date="2018-04-08T19:19:00Z"/>
        </w:rPr>
      </w:pPr>
    </w:p>
    <w:p w14:paraId="3A2D5CA7" w14:textId="77777777" w:rsidR="0087014B" w:rsidRDefault="00D5184D">
      <w:pPr>
        <w:jc w:val="center"/>
        <w:rPr>
          <w:ins w:id="5634" w:author="像个男人一样" w:date="2018-03-21T01:57:00Z"/>
        </w:rPr>
        <w:pPrChange w:id="5635" w:author="jie sun" w:date="2018-04-16T21:40:00Z">
          <w:pPr/>
        </w:pPrChange>
      </w:pPr>
      <w:del w:id="5636" w:author="jie sun" w:date="2018-04-18T15:12:00Z">
        <w:r w:rsidDel="00ED3617">
          <w:rPr>
            <w:noProof/>
          </w:rPr>
          <w:drawing>
            <wp:inline distT="0" distB="0" distL="0" distR="0" wp14:anchorId="6138C753" wp14:editId="5A439F68">
              <wp:extent cx="5031737" cy="282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036214" cy="2830777"/>
                      </a:xfrm>
                      <a:prstGeom prst="rect">
                        <a:avLst/>
                      </a:prstGeom>
                      <a:noFill/>
                      <a:ln>
                        <a:noFill/>
                      </a:ln>
                    </pic:spPr>
                  </pic:pic>
                </a:graphicData>
              </a:graphic>
            </wp:inline>
          </w:drawing>
        </w:r>
      </w:del>
      <w:ins w:id="5637" w:author="jie sun" w:date="2018-04-18T15:12:00Z">
        <w:r w:rsidR="00885CA8">
          <w:rPr>
            <w:noProof/>
          </w:rPr>
          <w:drawing>
            <wp:inline distT="0" distB="0" distL="0" distR="0" wp14:anchorId="6F4733F7" wp14:editId="19A18D1C">
              <wp:extent cx="4220447" cy="2808320"/>
              <wp:effectExtent l="0" t="0" r="8890" b="0"/>
              <wp:docPr id="64" name="Picture 64" descr="https://i-cdn.phonearena.com/images/articles/35543-thumb/gyroscope-apps-games-iphon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cdn.phonearena.com/images/articles/35543-thumb/gyroscope-apps-games-iphone-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32979" cy="2816659"/>
                      </a:xfrm>
                      <a:prstGeom prst="rect">
                        <a:avLst/>
                      </a:prstGeom>
                      <a:noFill/>
                      <a:ln>
                        <a:noFill/>
                      </a:ln>
                    </pic:spPr>
                  </pic:pic>
                </a:graphicData>
              </a:graphic>
            </wp:inline>
          </w:drawing>
        </w:r>
      </w:ins>
    </w:p>
    <w:p w14:paraId="7948398C" w14:textId="77777777" w:rsidR="0087014B" w:rsidRDefault="00D5184D">
      <w:pPr>
        <w:pStyle w:val="Caption"/>
        <w:jc w:val="center"/>
        <w:rPr>
          <w:ins w:id="5638" w:author="像个男人一样" w:date="2018-03-21T23:38:00Z"/>
        </w:rPr>
        <w:pPrChange w:id="5639" w:author="jie sun" w:date="2018-04-16T21:40:00Z">
          <w:pPr/>
        </w:pPrChange>
      </w:pPr>
      <w:bookmarkStart w:id="5640" w:name="_Toc517801889"/>
      <w:ins w:id="5641" w:author="像个男人一样" w:date="2018-03-21T23:39:00Z">
        <w:r>
          <w:t xml:space="preserve">Figure </w:t>
        </w:r>
      </w:ins>
      <w:ins w:id="5642" w:author="JIE  SUN" w:date="2018-06-21T13:36:00Z">
        <w:r w:rsidR="00A64E7B">
          <w:fldChar w:fldCharType="begin"/>
        </w:r>
        <w:r w:rsidR="00A64E7B">
          <w:instrText xml:space="preserve"> STYLEREF 1 \s </w:instrText>
        </w:r>
      </w:ins>
      <w:r w:rsidR="00A64E7B">
        <w:fldChar w:fldCharType="separate"/>
      </w:r>
      <w:r w:rsidR="00A64E7B">
        <w:rPr>
          <w:noProof/>
        </w:rPr>
        <w:t>3</w:t>
      </w:r>
      <w:ins w:id="5643"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5644" w:author="JIE  SUN" w:date="2018-06-21T13:36:00Z">
        <w:r w:rsidR="00A64E7B">
          <w:rPr>
            <w:noProof/>
          </w:rPr>
          <w:t>6</w:t>
        </w:r>
        <w:r w:rsidR="00A64E7B">
          <w:fldChar w:fldCharType="end"/>
        </w:r>
      </w:ins>
      <w:ins w:id="5645" w:author="jie sun" w:date="2018-04-19T13:00:00Z">
        <w:del w:id="5646" w:author="JIE  SUN" w:date="2018-06-21T13:34:00Z">
          <w:r w:rsidR="00083FE7" w:rsidDel="00A64E7B">
            <w:fldChar w:fldCharType="begin"/>
          </w:r>
          <w:r w:rsidR="00083FE7" w:rsidDel="00A64E7B">
            <w:delInstrText xml:space="preserve"> STYLEREF 1 \s </w:delInstrText>
          </w:r>
        </w:del>
      </w:ins>
      <w:del w:id="5647" w:author="JIE  SUN" w:date="2018-06-21T13:34:00Z">
        <w:r w:rsidR="00083FE7" w:rsidDel="00A64E7B">
          <w:fldChar w:fldCharType="separate"/>
        </w:r>
        <w:r w:rsidR="00083FE7" w:rsidDel="00A64E7B">
          <w:rPr>
            <w:noProof/>
          </w:rPr>
          <w:delText>3</w:delText>
        </w:r>
      </w:del>
      <w:ins w:id="5648" w:author="jie sun" w:date="2018-04-19T13:00:00Z">
        <w:del w:id="5649"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650" w:author="JIE  SUN" w:date="2018-06-21T13:34:00Z">
        <w:r w:rsidR="00083FE7" w:rsidDel="00A64E7B">
          <w:fldChar w:fldCharType="separate"/>
        </w:r>
      </w:del>
      <w:ins w:id="5651" w:author="jie sun" w:date="2018-04-19T13:00:00Z">
        <w:del w:id="5652" w:author="JIE  SUN" w:date="2018-06-21T13:34:00Z">
          <w:r w:rsidR="00083FE7" w:rsidDel="00A64E7B">
            <w:rPr>
              <w:noProof/>
            </w:rPr>
            <w:delText>6</w:delText>
          </w:r>
          <w:r w:rsidR="00083FE7" w:rsidDel="00A64E7B">
            <w:fldChar w:fldCharType="end"/>
          </w:r>
        </w:del>
      </w:ins>
      <w:ins w:id="5653" w:author="像个男人一样" w:date="2018-03-21T23:39:00Z">
        <w:del w:id="5654"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655" w:author="像个男人一样" w:date="2018-03-22T11:51:00Z">
        <w:del w:id="5656" w:author="jie sun" w:date="2018-04-10T21:45:00Z">
          <w:r w:rsidDel="00454521">
            <w:delText>6</w:delText>
          </w:r>
        </w:del>
      </w:ins>
      <w:ins w:id="5657" w:author="像个男人一样" w:date="2018-03-21T23:39:00Z">
        <w:del w:id="5658" w:author="jie sun" w:date="2018-04-10T21:45:00Z">
          <w:r w:rsidDel="00454521">
            <w:fldChar w:fldCharType="end"/>
          </w:r>
        </w:del>
        <w:bookmarkStart w:id="5659" w:name="_Toc12605"/>
        <w:bookmarkStart w:id="5660" w:name="_Toc23702"/>
        <w:bookmarkStart w:id="5661" w:name="_Toc1290"/>
        <w:bookmarkStart w:id="5662" w:name="_Toc25513"/>
        <w:bookmarkStart w:id="5663" w:name="_Toc29810"/>
        <w:bookmarkStart w:id="5664" w:name="_Toc6519"/>
        <w:bookmarkStart w:id="5665" w:name="_Toc5521"/>
        <w:bookmarkStart w:id="5666" w:name="_Toc27374"/>
        <w:bookmarkStart w:id="5667" w:name="_Toc27194"/>
        <w:bookmarkStart w:id="5668" w:name="_Toc15560"/>
        <w:r>
          <w:rPr>
            <w:rFonts w:hint="eastAsia"/>
          </w:rPr>
          <w:t xml:space="preserve">: Racing Game </w:t>
        </w:r>
      </w:ins>
      <w:ins w:id="5669" w:author="jie sun" w:date="2018-04-16T22:30:00Z">
        <w:r w:rsidR="00DF2593">
          <w:t>I</w:t>
        </w:r>
      </w:ins>
      <w:ins w:id="5670" w:author="像个男人一样" w:date="2018-03-21T23:39:00Z">
        <w:del w:id="5671" w:author="jie sun" w:date="2018-04-16T22:30:00Z">
          <w:r w:rsidDel="00DF2593">
            <w:rPr>
              <w:rFonts w:hint="eastAsia"/>
            </w:rPr>
            <w:delText>i</w:delText>
          </w:r>
        </w:del>
        <w:r>
          <w:rPr>
            <w:rFonts w:hint="eastAsia"/>
          </w:rPr>
          <w:t>n iPhone</w:t>
        </w:r>
      </w:ins>
      <w:bookmarkEnd w:id="5659"/>
      <w:bookmarkEnd w:id="5660"/>
      <w:bookmarkEnd w:id="5661"/>
      <w:bookmarkEnd w:id="5662"/>
      <w:bookmarkEnd w:id="5663"/>
      <w:bookmarkEnd w:id="5664"/>
      <w:bookmarkEnd w:id="5665"/>
      <w:bookmarkEnd w:id="5666"/>
      <w:bookmarkEnd w:id="5667"/>
      <w:bookmarkEnd w:id="5668"/>
      <w:customXmlInsRangeStart w:id="5672" w:author="jie sun" w:date="2018-04-18T15:17:00Z"/>
      <w:sdt>
        <w:sdtPr>
          <w:rPr>
            <w:rFonts w:hint="eastAsia"/>
          </w:rPr>
          <w:id w:val="850925232"/>
          <w:citation/>
        </w:sdtPr>
        <w:sdtEndPr/>
        <w:sdtContent>
          <w:customXmlInsRangeEnd w:id="5672"/>
          <w:ins w:id="5673" w:author="jie sun" w:date="2018-04-18T15:17:00Z">
            <w:r w:rsidR="00934638">
              <w:fldChar w:fldCharType="begin"/>
            </w:r>
            <w:r w:rsidR="00934638">
              <w:instrText xml:space="preserve"> </w:instrText>
            </w:r>
            <w:r w:rsidR="00934638">
              <w:rPr>
                <w:rFonts w:hint="eastAsia"/>
              </w:rPr>
              <w:instrText>CITATION Vic10 \l 2052</w:instrText>
            </w:r>
            <w:r w:rsidR="00934638">
              <w:instrText xml:space="preserve"> </w:instrText>
            </w:r>
          </w:ins>
          <w:r w:rsidR="00934638">
            <w:fldChar w:fldCharType="separate"/>
          </w:r>
          <w:r w:rsidR="006116D1">
            <w:rPr>
              <w:rFonts w:hint="eastAsia"/>
              <w:noProof/>
            </w:rPr>
            <w:t xml:space="preserve"> (H, 2010)</w:t>
          </w:r>
          <w:ins w:id="5674" w:author="jie sun" w:date="2018-04-18T15:17:00Z">
            <w:r w:rsidR="00934638">
              <w:fldChar w:fldCharType="end"/>
            </w:r>
          </w:ins>
          <w:customXmlInsRangeStart w:id="5675" w:author="jie sun" w:date="2018-04-18T15:17:00Z"/>
        </w:sdtContent>
      </w:sdt>
      <w:customXmlInsRangeEnd w:id="5675"/>
      <w:bookmarkEnd w:id="5640"/>
    </w:p>
    <w:p w14:paraId="62D4A99E" w14:textId="77777777" w:rsidR="0087014B" w:rsidRPr="00185706" w:rsidRDefault="0087014B">
      <w:pPr>
        <w:rPr>
          <w:del w:id="5676" w:author="像个男人一样" w:date="2018-03-21T23:38:00Z"/>
          <w:iCs/>
        </w:rPr>
      </w:pPr>
    </w:p>
    <w:p w14:paraId="137BF2AF" w14:textId="77777777" w:rsidR="0087014B" w:rsidDel="00DF2593" w:rsidRDefault="00D5184D">
      <w:pPr>
        <w:pStyle w:val="Caption"/>
        <w:rPr>
          <w:del w:id="5677" w:author="像个男人一样" w:date="2018-03-22T11:56:00Z"/>
        </w:rPr>
      </w:pPr>
      <w:r w:rsidRPr="00185706">
        <w:rPr>
          <w:iCs w:val="0"/>
        </w:rPr>
        <w:t xml:space="preserve">Anybody may play the racing game in mobile phones or Pads and it is </w:t>
      </w:r>
      <w:del w:id="5678" w:author="jie sun" w:date="2018-04-08T19:18:00Z">
        <w:r w:rsidRPr="00185706" w:rsidDel="00EC5A9A">
          <w:delText xml:space="preserve">really </w:delText>
        </w:r>
      </w:del>
      <w:r w:rsidRPr="00185706">
        <w:t xml:space="preserve">easy to get how to play it after trying several times. What you should do for operating this game is to control the horizontal balance offset </w:t>
      </w:r>
      <w:r w:rsidRPr="001603D2">
        <w:rPr>
          <w:color w:val="auto"/>
          <w:sz w:val="24"/>
          <w:szCs w:val="22"/>
          <w:rPrChange w:id="5679" w:author="jie sun" w:date="2018-04-18T14:12:00Z">
            <w:rPr>
              <w:lang w:val="en-GB"/>
            </w:rPr>
          </w:rPrChange>
        </w:rPr>
        <w:t xml:space="preserve">for </w:t>
      </w:r>
      <w:r w:rsidRPr="00185706">
        <w:rPr>
          <w:iCs w:val="0"/>
        </w:rPr>
        <w:t>control</w:t>
      </w:r>
      <w:r w:rsidRPr="001603D2">
        <w:rPr>
          <w:color w:val="auto"/>
          <w:sz w:val="24"/>
          <w:szCs w:val="22"/>
          <w:rPrChange w:id="5680" w:author="jie sun" w:date="2018-04-18T14:12:00Z">
            <w:rPr>
              <w:lang w:val="en-GB"/>
            </w:rPr>
          </w:rPrChange>
        </w:rPr>
        <w:t>ling</w:t>
      </w:r>
      <w:r w:rsidRPr="00185706">
        <w:rPr>
          <w:iCs w:val="0"/>
        </w:rPr>
        <w:t xml:space="preserve"> the direction of the running of the car, in another word, just controlling the angle of the horizontal offset (or pitch axis in the picture below) can control the tilting direction of the car running. In a word, using the gyroscope to get the exact angle </w:t>
      </w:r>
      <w:r w:rsidRPr="00185706">
        <w:t>in Pitch (x) axis is the key point of this game.</w:t>
      </w:r>
    </w:p>
    <w:p w14:paraId="1519E6B7" w14:textId="77777777" w:rsidR="00DF2593" w:rsidRPr="00DF2593" w:rsidRDefault="00DF2593">
      <w:pPr>
        <w:rPr>
          <w:ins w:id="5681" w:author="jie sun" w:date="2018-04-16T22:29:00Z"/>
        </w:rPr>
      </w:pPr>
    </w:p>
    <w:p w14:paraId="1DB4A45E" w14:textId="77777777" w:rsidR="0087014B" w:rsidRDefault="0087014B">
      <w:pPr>
        <w:pStyle w:val="Caption"/>
        <w:jc w:val="center"/>
        <w:rPr>
          <w:del w:id="5682" w:author="像个男人一样" w:date="2018-03-22T11:56:00Z"/>
        </w:rPr>
        <w:pPrChange w:id="5683" w:author="jie sun" w:date="2018-04-18T14:47:00Z">
          <w:pPr/>
        </w:pPrChange>
      </w:pPr>
    </w:p>
    <w:p w14:paraId="3612723B" w14:textId="77777777" w:rsidR="0087014B" w:rsidRDefault="00D5184D">
      <w:pPr>
        <w:pStyle w:val="Caption"/>
        <w:jc w:val="center"/>
        <w:pPrChange w:id="5684" w:author="jie sun" w:date="2018-04-18T14:47:00Z">
          <w:pPr>
            <w:pStyle w:val="Caption"/>
          </w:pPr>
        </w:pPrChange>
      </w:pPr>
      <w:bookmarkStart w:id="5685" w:name="_Toc505291912"/>
      <w:del w:id="5686" w:author="像个男人一样" w:date="2018-03-22T11:56:00Z">
        <w:r>
          <w:delText xml:space="preserve">Figure 3. </w:delText>
        </w:r>
        <w:r>
          <w:fldChar w:fldCharType="begin"/>
        </w:r>
        <w:r>
          <w:delInstrText xml:space="preserve"> SEQ Figure_3. \* ARABIC </w:delInstrText>
        </w:r>
        <w:r>
          <w:fldChar w:fldCharType="separate"/>
        </w:r>
      </w:del>
      <w:ins w:id="5687" w:author="像个男人一样" w:date="2018-03-22T11:51:00Z">
        <w:del w:id="5688" w:author="像个男人一样" w:date="2018-03-22T11:56:00Z">
          <w:r>
            <w:rPr>
              <w:b/>
            </w:rPr>
            <w:delText>错误！未指定顺序。</w:delText>
          </w:r>
        </w:del>
      </w:ins>
      <w:ins w:id="5689" w:author="像个男人一样" w:date="2018-03-21T23:39:00Z">
        <w:del w:id="5690" w:author="像个男人一样" w:date="2018-03-22T11:56:00Z">
          <w:r>
            <w:rPr>
              <w:b/>
            </w:rPr>
            <w:delText>错误！未指定顺序。</w:delText>
          </w:r>
        </w:del>
      </w:ins>
      <w:ins w:id="5691" w:author="像个男人一样" w:date="2018-03-21T23:10:00Z">
        <w:del w:id="5692" w:author="像个男人一样" w:date="2018-03-22T11:56:00Z">
          <w:r>
            <w:rPr>
              <w:b/>
            </w:rPr>
            <w:delText>错误！未指定顺序。</w:delText>
          </w:r>
        </w:del>
      </w:ins>
      <w:ins w:id="5693" w:author="像个男人一样" w:date="2018-03-21T23:08:00Z">
        <w:del w:id="5694" w:author="像个男人一样" w:date="2018-03-22T11:56:00Z">
          <w:r>
            <w:rPr>
              <w:b/>
            </w:rPr>
            <w:delText>错误！未指定顺序。</w:delText>
          </w:r>
        </w:del>
      </w:ins>
      <w:ins w:id="5695" w:author="像个男人一样" w:date="2018-03-21T02:33:00Z">
        <w:del w:id="5696" w:author="像个男人一样" w:date="2018-03-22T11:56:00Z">
          <w:r>
            <w:rPr>
              <w:b/>
            </w:rPr>
            <w:delText>错误！未指定顺序。</w:delText>
          </w:r>
        </w:del>
      </w:ins>
      <w:ins w:id="5697" w:author="像个男人一样" w:date="2018-03-21T02:32:00Z">
        <w:del w:id="5698" w:author="像个男人一样" w:date="2018-03-22T11:56:00Z">
          <w:r>
            <w:rPr>
              <w:b/>
            </w:rPr>
            <w:delText>错误！未指定顺序。</w:delText>
          </w:r>
        </w:del>
      </w:ins>
      <w:ins w:id="5699" w:author="像个男人一样" w:date="2018-03-21T02:31:00Z">
        <w:del w:id="5700" w:author="像个男人一样" w:date="2018-03-22T11:56:00Z">
          <w:r>
            <w:rPr>
              <w:b/>
            </w:rPr>
            <w:delText>错误！未指定顺序。</w:delText>
          </w:r>
        </w:del>
      </w:ins>
      <w:ins w:id="5701" w:author="像个男人一样" w:date="2018-03-21T02:30:00Z">
        <w:del w:id="5702" w:author="像个男人一样" w:date="2018-03-22T11:56:00Z">
          <w:r>
            <w:rPr>
              <w:b/>
            </w:rPr>
            <w:delText>错误！未指定顺序。</w:delText>
          </w:r>
        </w:del>
      </w:ins>
      <w:ins w:id="5703" w:author="像个男人一样" w:date="2018-03-21T02:29:00Z">
        <w:del w:id="5704" w:author="像个男人一样" w:date="2018-03-22T11:56:00Z">
          <w:r>
            <w:rPr>
              <w:b/>
            </w:rPr>
            <w:delText>错误！未指定顺序。错误！未指定顺序。</w:delText>
          </w:r>
        </w:del>
      </w:ins>
      <w:ins w:id="5705" w:author="像个男人一样" w:date="2018-03-21T02:26:00Z">
        <w:del w:id="5706" w:author="像个男人一样" w:date="2018-03-22T11:56:00Z">
          <w:r>
            <w:rPr>
              <w:b/>
            </w:rPr>
            <w:delText>错误！未指定顺序。</w:delText>
          </w:r>
        </w:del>
      </w:ins>
      <w:ins w:id="5707" w:author="像个男人一样" w:date="2018-03-21T02:25:00Z">
        <w:del w:id="5708" w:author="像个男人一样" w:date="2018-03-22T11:56:00Z">
          <w:r>
            <w:rPr>
              <w:b/>
            </w:rPr>
            <w:delText>错误！未指定顺序。</w:delText>
          </w:r>
        </w:del>
      </w:ins>
      <w:ins w:id="5709" w:author="像个男人一样" w:date="2018-03-21T02:24:00Z">
        <w:del w:id="5710" w:author="像个男人一样" w:date="2018-03-22T11:56:00Z">
          <w:r>
            <w:rPr>
              <w:b/>
            </w:rPr>
            <w:delText>错误！未指定顺序。</w:delText>
          </w:r>
        </w:del>
      </w:ins>
      <w:ins w:id="5711" w:author="像个男人一样" w:date="2018-03-21T02:23:00Z">
        <w:del w:id="5712" w:author="像个男人一样" w:date="2018-03-22T11:56:00Z">
          <w:r>
            <w:rPr>
              <w:b/>
            </w:rPr>
            <w:delText>错误！未指定顺序。</w:delText>
          </w:r>
        </w:del>
      </w:ins>
      <w:ins w:id="5713" w:author="像个男人一样" w:date="2018-03-21T02:22:00Z">
        <w:del w:id="5714" w:author="像个男人一样" w:date="2018-03-22T11:56:00Z">
          <w:r>
            <w:rPr>
              <w:b/>
            </w:rPr>
            <w:delText>错误！未指定顺序。</w:delText>
          </w:r>
        </w:del>
      </w:ins>
      <w:ins w:id="5715" w:author="像个男人一样" w:date="2018-03-21T02:17:00Z">
        <w:del w:id="5716" w:author="像个男人一样" w:date="2018-03-22T11:56:00Z">
          <w:r>
            <w:rPr>
              <w:b/>
            </w:rPr>
            <w:delText>错误！未指定顺序。错误！未指定顺序。错误！未指定顺序。</w:delText>
          </w:r>
        </w:del>
      </w:ins>
      <w:ins w:id="5717" w:author="像个男人一样" w:date="2018-03-21T02:15:00Z">
        <w:del w:id="5718" w:author="像个男人一样" w:date="2018-03-22T11:56:00Z">
          <w:r>
            <w:rPr>
              <w:b/>
            </w:rPr>
            <w:delText>错误！未指定顺序。</w:delText>
          </w:r>
        </w:del>
      </w:ins>
      <w:ins w:id="5719" w:author="像个男人一样" w:date="2018-03-21T02:14:00Z">
        <w:del w:id="5720" w:author="像个男人一样" w:date="2018-03-22T11:56:00Z">
          <w:r>
            <w:rPr>
              <w:b/>
            </w:rPr>
            <w:delText>错误！未指定顺序。</w:delText>
          </w:r>
        </w:del>
      </w:ins>
      <w:ins w:id="5721" w:author="像个男人一样" w:date="2018-03-21T02:13:00Z">
        <w:del w:id="5722" w:author="像个男人一样" w:date="2018-03-22T11:56:00Z">
          <w:r>
            <w:rPr>
              <w:b/>
            </w:rPr>
            <w:delText>错误！未指定顺序。</w:delText>
          </w:r>
        </w:del>
      </w:ins>
      <w:ins w:id="5723" w:author="像个男人一样" w:date="2018-03-21T02:12:00Z">
        <w:del w:id="5724" w:author="像个男人一样" w:date="2018-03-22T11:56:00Z">
          <w:r>
            <w:rPr>
              <w:b/>
            </w:rPr>
            <w:delText>错误！未指定顺序。</w:delText>
          </w:r>
        </w:del>
      </w:ins>
      <w:ins w:id="5725" w:author="像个男人一样" w:date="2018-03-21T02:02:00Z">
        <w:del w:id="5726" w:author="像个男人一样" w:date="2018-03-22T11:56:00Z">
          <w:r>
            <w:rPr>
              <w:b/>
            </w:rPr>
            <w:delText>错误！未指定顺序。错误！未指定顺序。</w:delText>
          </w:r>
        </w:del>
      </w:ins>
      <w:ins w:id="5727" w:author="像个男人一样" w:date="2018-03-21T02:01:00Z">
        <w:del w:id="5728" w:author="像个男人一样" w:date="2018-03-22T11:56:00Z">
          <w:r>
            <w:rPr>
              <w:b/>
            </w:rPr>
            <w:delText>错误！未指定顺序。</w:delText>
          </w:r>
        </w:del>
      </w:ins>
      <w:ins w:id="5729" w:author="像个男人一样" w:date="2018-03-21T02:00:00Z">
        <w:del w:id="5730" w:author="像个男人一样" w:date="2018-03-22T11:56:00Z">
          <w:r>
            <w:rPr>
              <w:b/>
            </w:rPr>
            <w:delText>错误！未指定顺序。</w:delText>
          </w:r>
        </w:del>
      </w:ins>
      <w:ins w:id="5731" w:author="像个男人一样" w:date="2018-03-21T01:59:00Z">
        <w:del w:id="5732" w:author="像个男人一样" w:date="2018-03-22T11:56:00Z">
          <w:r>
            <w:rPr>
              <w:b/>
            </w:rPr>
            <w:delText>错误！未指定顺序。</w:delText>
          </w:r>
        </w:del>
      </w:ins>
      <w:ins w:id="5733" w:author="像个男人一样" w:date="2018-03-21T01:58:00Z">
        <w:del w:id="5734" w:author="像个男人一样" w:date="2018-03-22T11:56:00Z">
          <w:r>
            <w:rPr>
              <w:b/>
            </w:rPr>
            <w:delText>错误！未指定顺序。</w:delText>
          </w:r>
        </w:del>
      </w:ins>
      <w:del w:id="5735" w:author="像个男人一样" w:date="2018-03-22T11:56:00Z">
        <w:r>
          <w:delText>7</w:delText>
        </w:r>
        <w:r>
          <w:fldChar w:fldCharType="end"/>
        </w:r>
      </w:del>
      <w:del w:id="5736" w:author="像个男人一样" w:date="2018-03-21T01:58:00Z">
        <w:r>
          <w:delText xml:space="preserve"> Gyro in the iPhone</w:delText>
        </w:r>
      </w:del>
      <w:bookmarkEnd w:id="5685"/>
    </w:p>
    <w:p w14:paraId="7CB5113B" w14:textId="77777777" w:rsidR="0087014B" w:rsidRDefault="006A3610">
      <w:pPr>
        <w:jc w:val="center"/>
        <w:pPrChange w:id="5737" w:author="jie sun" w:date="2018-04-16T21:41:00Z">
          <w:pPr/>
        </w:pPrChange>
      </w:pPr>
      <w:ins w:id="5738" w:author="jie sun" w:date="2018-04-18T15:13:00Z">
        <w:r>
          <w:rPr>
            <w:noProof/>
          </w:rPr>
          <w:drawing>
            <wp:inline distT="0" distB="0" distL="0" distR="0" wp14:anchorId="65AF20BE" wp14:editId="0A88145C">
              <wp:extent cx="4104049" cy="2730869"/>
              <wp:effectExtent l="0" t="0" r="0" b="0"/>
              <wp:docPr id="65" name="Picture 65" descr="https://i-cdn.phonearena.com/images/articles/35542-thumb/gyroscope-apps-games-ipho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cdn.phonearena.com/images/articles/35542-thumb/gyroscope-apps-games-iphone-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13611" cy="2737232"/>
                      </a:xfrm>
                      <a:prstGeom prst="rect">
                        <a:avLst/>
                      </a:prstGeom>
                      <a:noFill/>
                      <a:ln>
                        <a:noFill/>
                      </a:ln>
                    </pic:spPr>
                  </pic:pic>
                </a:graphicData>
              </a:graphic>
            </wp:inline>
          </w:drawing>
        </w:r>
      </w:ins>
      <w:moveFromRangeStart w:id="5739" w:author="jie sun" w:date="2018-04-18T14:46:00Z" w:name="move511826139"/>
      <w:moveFrom w:id="5740" w:author="jie sun" w:date="2018-04-18T14:46:00Z">
        <w:r w:rsidR="00D5184D" w:rsidDel="002F47AE">
          <w:rPr>
            <w:noProof/>
          </w:rPr>
          <w:drawing>
            <wp:inline distT="0" distB="0" distL="0" distR="0" wp14:anchorId="2181C027" wp14:editId="09B54A86">
              <wp:extent cx="5517442" cy="3104707"/>
              <wp:effectExtent l="0" t="0" r="7620" b="635"/>
              <wp:docPr id="10" name="Picture 10"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 result for iPhone 3g gyroscope analysi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518568" cy="3105341"/>
                      </a:xfrm>
                      <a:prstGeom prst="rect">
                        <a:avLst/>
                      </a:prstGeom>
                      <a:noFill/>
                      <a:ln>
                        <a:noFill/>
                      </a:ln>
                    </pic:spPr>
                  </pic:pic>
                </a:graphicData>
              </a:graphic>
            </wp:inline>
          </w:drawing>
        </w:r>
      </w:moveFrom>
      <w:moveFromRangeEnd w:id="5739"/>
    </w:p>
    <w:bookmarkStart w:id="5741" w:name="OLE_LINK11"/>
    <w:bookmarkStart w:id="5742" w:name="OLE_LINK13"/>
    <w:p w14:paraId="4962EF6E" w14:textId="77777777" w:rsidR="0087014B" w:rsidRPr="00CD4D88" w:rsidRDefault="001B6DED">
      <w:pPr>
        <w:pStyle w:val="Caption"/>
        <w:jc w:val="center"/>
        <w:rPr>
          <w:del w:id="5743" w:author="像个男人一样" w:date="2018-03-21T01:58:00Z"/>
        </w:rPr>
        <w:pPrChange w:id="5744" w:author="jie sun" w:date="2018-04-16T21:41:00Z">
          <w:pPr/>
        </w:pPrChange>
      </w:pPr>
      <w:sdt>
        <w:sdtPr>
          <w:rPr>
            <w:iCs w:val="0"/>
          </w:rPr>
          <w:id w:val="991455762"/>
        </w:sdtPr>
        <w:sdtEndPr/>
        <w:sdtContent>
          <w:del w:id="5745" w:author="像个男人一样" w:date="2018-03-21T01:58:00Z">
            <w:r w:rsidR="00D5184D" w:rsidRPr="00222476">
              <w:rPr>
                <w:iCs w:val="0"/>
              </w:rPr>
              <w:fldChar w:fldCharType="begin"/>
            </w:r>
            <w:r w:rsidR="00D5184D" w:rsidRPr="00222476">
              <w:delInstrText xml:space="preserve"> CITATION ukm18 \l 2052 </w:delInstrText>
            </w:r>
            <w:r w:rsidR="00D5184D" w:rsidRPr="00222476">
              <w:rPr>
                <w:iCs w:val="0"/>
              </w:rPr>
              <w:fldChar w:fldCharType="separate"/>
            </w:r>
            <w:r w:rsidR="00D5184D" w:rsidRPr="00222476">
              <w:delText>(uk.mathworks.com, 2018)</w:delText>
            </w:r>
            <w:r w:rsidR="00D5184D" w:rsidRPr="00222476">
              <w:rPr>
                <w:iCs w:val="0"/>
              </w:rPr>
              <w:fldChar w:fldCharType="end"/>
            </w:r>
          </w:del>
          <w:bookmarkStart w:id="5746" w:name="_Toc517801890"/>
        </w:sdtContent>
      </w:sdt>
      <w:ins w:id="5747" w:author="像个男人一样" w:date="2018-03-21T01:58:00Z">
        <w:r w:rsidR="00D5184D" w:rsidRPr="00CD4D88">
          <w:t xml:space="preserve">Figure </w:t>
        </w:r>
      </w:ins>
      <w:ins w:id="5748" w:author="JIE  SUN" w:date="2018-06-21T13:36:00Z">
        <w:r w:rsidR="00A64E7B">
          <w:fldChar w:fldCharType="begin"/>
        </w:r>
        <w:r w:rsidR="00A64E7B">
          <w:instrText xml:space="preserve"> STYLEREF 1 \s </w:instrText>
        </w:r>
      </w:ins>
      <w:r w:rsidR="00A64E7B">
        <w:fldChar w:fldCharType="separate"/>
      </w:r>
      <w:r w:rsidR="00A64E7B">
        <w:rPr>
          <w:noProof/>
        </w:rPr>
        <w:t>3</w:t>
      </w:r>
      <w:ins w:id="574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5750" w:author="JIE  SUN" w:date="2018-06-21T13:36:00Z">
        <w:r w:rsidR="00A64E7B">
          <w:rPr>
            <w:noProof/>
          </w:rPr>
          <w:t>7</w:t>
        </w:r>
        <w:r w:rsidR="00A64E7B">
          <w:fldChar w:fldCharType="end"/>
        </w:r>
      </w:ins>
      <w:ins w:id="5751" w:author="jie sun" w:date="2018-04-19T13:00:00Z">
        <w:del w:id="5752" w:author="JIE  SUN" w:date="2018-06-21T13:34:00Z">
          <w:r w:rsidR="00083FE7" w:rsidDel="00A64E7B">
            <w:rPr>
              <w:iCs w:val="0"/>
            </w:rPr>
            <w:fldChar w:fldCharType="begin"/>
          </w:r>
          <w:r w:rsidR="00083FE7" w:rsidDel="00A64E7B">
            <w:rPr>
              <w:iCs w:val="0"/>
            </w:rPr>
            <w:delInstrText xml:space="preserve"> STYLEREF 1 \s </w:delInstrText>
          </w:r>
        </w:del>
      </w:ins>
      <w:del w:id="5753" w:author="JIE  SUN" w:date="2018-06-21T13:34:00Z">
        <w:r w:rsidR="00083FE7" w:rsidDel="00A64E7B">
          <w:rPr>
            <w:iCs w:val="0"/>
          </w:rPr>
          <w:fldChar w:fldCharType="separate"/>
        </w:r>
        <w:r w:rsidR="00083FE7" w:rsidDel="00A64E7B">
          <w:rPr>
            <w:iCs w:val="0"/>
            <w:noProof/>
          </w:rPr>
          <w:delText>3</w:delText>
        </w:r>
      </w:del>
      <w:ins w:id="5754" w:author="jie sun" w:date="2018-04-19T13:00:00Z">
        <w:del w:id="5755" w:author="JIE  SUN" w:date="2018-06-21T13:34:00Z">
          <w:r w:rsidR="00083FE7" w:rsidDel="00A64E7B">
            <w:rPr>
              <w:iCs w:val="0"/>
            </w:rPr>
            <w:fldChar w:fldCharType="end"/>
          </w:r>
          <w:r w:rsidR="00083FE7" w:rsidDel="00A64E7B">
            <w:rPr>
              <w:iCs w:val="0"/>
            </w:rPr>
            <w:delText>.</w:delText>
          </w:r>
          <w:r w:rsidR="00083FE7" w:rsidDel="00A64E7B">
            <w:rPr>
              <w:iCs w:val="0"/>
            </w:rPr>
            <w:fldChar w:fldCharType="begin"/>
          </w:r>
          <w:r w:rsidR="00083FE7" w:rsidDel="00A64E7B">
            <w:rPr>
              <w:iCs w:val="0"/>
            </w:rPr>
            <w:delInstrText xml:space="preserve"> SEQ Figure \* ARABIC \s 1 </w:delInstrText>
          </w:r>
        </w:del>
      </w:ins>
      <w:del w:id="5756" w:author="JIE  SUN" w:date="2018-06-21T13:34:00Z">
        <w:r w:rsidR="00083FE7" w:rsidDel="00A64E7B">
          <w:rPr>
            <w:iCs w:val="0"/>
          </w:rPr>
          <w:fldChar w:fldCharType="separate"/>
        </w:r>
      </w:del>
      <w:ins w:id="5757" w:author="jie sun" w:date="2018-04-19T13:00:00Z">
        <w:del w:id="5758" w:author="JIE  SUN" w:date="2018-06-21T13:34:00Z">
          <w:r w:rsidR="00083FE7" w:rsidDel="00A64E7B">
            <w:rPr>
              <w:iCs w:val="0"/>
              <w:noProof/>
            </w:rPr>
            <w:delText>7</w:delText>
          </w:r>
          <w:r w:rsidR="00083FE7" w:rsidDel="00A64E7B">
            <w:rPr>
              <w:iCs w:val="0"/>
            </w:rPr>
            <w:fldChar w:fldCharType="end"/>
          </w:r>
        </w:del>
      </w:ins>
      <w:ins w:id="5759" w:author="像个男人一样" w:date="2018-03-21T01:58:00Z">
        <w:del w:id="5760" w:author="jie sun" w:date="2018-04-10T21:45:00Z">
          <w:r w:rsidR="00D5184D" w:rsidRPr="00222476" w:rsidDel="00454521">
            <w:fldChar w:fldCharType="begin"/>
          </w:r>
          <w:r w:rsidR="00D5184D" w:rsidRPr="00222476" w:rsidDel="00454521">
            <w:delInstrText xml:space="preserve"> STYLEREF 1 \s </w:delInstrText>
          </w:r>
          <w:r w:rsidR="00D5184D" w:rsidRPr="00222476" w:rsidDel="00454521">
            <w:fldChar w:fldCharType="separate"/>
          </w:r>
          <w:r w:rsidR="00D5184D" w:rsidRPr="00222476" w:rsidDel="00454521">
            <w:delText>3</w:delText>
          </w:r>
          <w:r w:rsidR="00D5184D" w:rsidRPr="00222476" w:rsidDel="00454521">
            <w:fldChar w:fldCharType="end"/>
          </w:r>
          <w:r w:rsidR="00D5184D" w:rsidRPr="00222476" w:rsidDel="00454521">
            <w:delText>.</w:delText>
          </w:r>
          <w:r w:rsidR="00D5184D" w:rsidRPr="00222476" w:rsidDel="00454521">
            <w:fldChar w:fldCharType="begin"/>
          </w:r>
          <w:r w:rsidR="00D5184D" w:rsidRPr="00222476" w:rsidDel="00454521">
            <w:delInstrText xml:space="preserve"> SEQ Figure \* ARABIC \s 1 </w:delInstrText>
          </w:r>
          <w:r w:rsidR="00D5184D" w:rsidRPr="00222476" w:rsidDel="00454521">
            <w:fldChar w:fldCharType="separate"/>
          </w:r>
        </w:del>
      </w:ins>
      <w:ins w:id="5761" w:author="像个男人一样" w:date="2018-03-22T11:51:00Z">
        <w:del w:id="5762" w:author="jie sun" w:date="2018-04-10T21:45:00Z">
          <w:r w:rsidR="00D5184D" w:rsidRPr="00222476" w:rsidDel="00454521">
            <w:delText>7</w:delText>
          </w:r>
        </w:del>
      </w:ins>
      <w:ins w:id="5763" w:author="像个男人一样" w:date="2018-03-21T01:58:00Z">
        <w:del w:id="5764" w:author="jie sun" w:date="2018-04-10T21:45:00Z">
          <w:r w:rsidR="00D5184D" w:rsidRPr="00222476" w:rsidDel="00454521">
            <w:fldChar w:fldCharType="end"/>
          </w:r>
        </w:del>
        <w:bookmarkStart w:id="5765" w:name="_Toc5138"/>
        <w:bookmarkStart w:id="5766" w:name="_Toc9099"/>
        <w:bookmarkStart w:id="5767" w:name="_Toc13892"/>
        <w:bookmarkStart w:id="5768" w:name="_Toc9975"/>
        <w:bookmarkStart w:id="5769" w:name="_Toc24298"/>
        <w:bookmarkStart w:id="5770" w:name="_Toc17985"/>
        <w:bookmarkStart w:id="5771" w:name="_Toc27221"/>
        <w:bookmarkStart w:id="5772" w:name="_Toc31871"/>
        <w:bookmarkStart w:id="5773" w:name="_Toc5224"/>
        <w:bookmarkStart w:id="5774" w:name="_Toc4504"/>
        <w:bookmarkStart w:id="5775" w:name="_Toc24265"/>
        <w:bookmarkStart w:id="5776" w:name="_Toc16154"/>
        <w:bookmarkStart w:id="5777" w:name="_Toc19479"/>
        <w:bookmarkStart w:id="5778" w:name="_Toc12948"/>
        <w:bookmarkStart w:id="5779" w:name="_Toc14686"/>
        <w:bookmarkStart w:id="5780" w:name="_Toc5102"/>
        <w:bookmarkStart w:id="5781" w:name="_Toc21517"/>
        <w:bookmarkStart w:id="5782" w:name="_Toc15419"/>
        <w:bookmarkStart w:id="5783" w:name="_Toc3044"/>
        <w:bookmarkStart w:id="5784" w:name="_Toc10010"/>
        <w:bookmarkStart w:id="5785" w:name="_Toc10300"/>
        <w:bookmarkStart w:id="5786" w:name="_Toc9903"/>
        <w:bookmarkStart w:id="5787" w:name="_Toc2784"/>
        <w:bookmarkStart w:id="5788" w:name="_Toc8488"/>
        <w:bookmarkStart w:id="5789" w:name="_Toc29336"/>
        <w:r w:rsidR="00D5184D" w:rsidRPr="00222476">
          <w:t>:</w:t>
        </w:r>
      </w:ins>
      <w:ins w:id="5790" w:author="像个男人一样" w:date="2018-03-21T21:15:00Z">
        <w:r w:rsidR="00D5184D" w:rsidRPr="00372C54">
          <w:rPr>
            <w:rPrChange w:id="5791" w:author="jie sun" w:date="2018-04-18T15:18:00Z">
              <w:rPr>
                <w:lang w:val="en-US"/>
              </w:rPr>
            </w:rPrChange>
          </w:rPr>
          <w:t xml:space="preserve"> </w:t>
        </w:r>
      </w:ins>
      <w:ins w:id="5792" w:author="像个男人一样" w:date="2018-03-21T01:58:00Z">
        <w:r w:rsidR="00D5184D" w:rsidRPr="00CD4D88">
          <w:t xml:space="preserve">Gyro </w:t>
        </w:r>
        <w:del w:id="5793" w:author="jie sun" w:date="2018-04-18T15:13:00Z">
          <w:r w:rsidR="00D5184D" w:rsidRPr="00A64E7B" w:rsidDel="006A3610">
            <w:delText>in the iPhone</w:delText>
          </w:r>
        </w:del>
      </w:ins>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ins w:id="5794" w:author="jie sun" w:date="2018-04-18T15:13:00Z">
        <w:r w:rsidR="006A3610" w:rsidRPr="00A64E7B">
          <w:t>With Racing Game</w:t>
        </w:r>
      </w:ins>
      <w:customXmlInsRangeStart w:id="5795" w:author="jie sun" w:date="2018-04-18T15:18:00Z"/>
      <w:sdt>
        <w:sdtPr>
          <w:rPr>
            <w:iCs w:val="0"/>
          </w:rPr>
          <w:id w:val="789704053"/>
          <w:citation/>
        </w:sdtPr>
        <w:sdtEndPr/>
        <w:sdtContent>
          <w:customXmlInsRangeEnd w:id="5795"/>
          <w:ins w:id="5796" w:author="jie sun" w:date="2018-04-18T15:18:00Z">
            <w:r w:rsidR="00934638" w:rsidRPr="00A64E7B">
              <w:fldChar w:fldCharType="begin"/>
            </w:r>
            <w:r w:rsidR="00934638" w:rsidRPr="00222476">
              <w:instrText xml:space="preserve"> CITATION Vic10 \l 2052 </w:instrText>
            </w:r>
          </w:ins>
          <w:r w:rsidR="00934638" w:rsidRPr="00A64E7B">
            <w:fldChar w:fldCharType="separate"/>
          </w:r>
          <w:r w:rsidR="006116D1">
            <w:rPr>
              <w:rFonts w:hint="eastAsia"/>
              <w:iCs w:val="0"/>
              <w:noProof/>
            </w:rPr>
            <w:t xml:space="preserve"> </w:t>
          </w:r>
          <w:r w:rsidR="006116D1" w:rsidRPr="006116D1">
            <w:rPr>
              <w:rFonts w:hint="eastAsia"/>
              <w:noProof/>
            </w:rPr>
            <w:t>(H, 2010)</w:t>
          </w:r>
          <w:ins w:id="5797" w:author="jie sun" w:date="2018-04-18T15:18:00Z">
            <w:r w:rsidR="00934638" w:rsidRPr="00A64E7B">
              <w:fldChar w:fldCharType="end"/>
            </w:r>
          </w:ins>
          <w:customXmlInsRangeStart w:id="5798" w:author="jie sun" w:date="2018-04-18T15:18:00Z"/>
        </w:sdtContent>
      </w:sdt>
      <w:customXmlInsRangeEnd w:id="5798"/>
      <w:bookmarkEnd w:id="5746"/>
    </w:p>
    <w:bookmarkEnd w:id="5741"/>
    <w:bookmarkEnd w:id="5742"/>
    <w:p w14:paraId="7388377C" w14:textId="77777777" w:rsidR="0087014B" w:rsidRPr="00372C54" w:rsidRDefault="0087014B">
      <w:pPr>
        <w:jc w:val="center"/>
        <w:rPr>
          <w:iCs/>
          <w:color w:val="44546A" w:themeColor="text2"/>
          <w:sz w:val="21"/>
          <w:szCs w:val="18"/>
          <w:rPrChange w:id="5799" w:author="jie sun" w:date="2018-04-18T15:18:00Z">
            <w:rPr/>
          </w:rPrChange>
        </w:rPr>
        <w:pPrChange w:id="5800" w:author="jie sun" w:date="2018-04-16T21:41:00Z">
          <w:pPr/>
        </w:pPrChange>
      </w:pPr>
    </w:p>
    <w:p w14:paraId="4BC578CC" w14:textId="77777777" w:rsidR="0087014B" w:rsidRDefault="00D5184D">
      <w:pPr>
        <w:pStyle w:val="Heading4"/>
      </w:pPr>
      <w:r>
        <w:t xml:space="preserve">Getting </w:t>
      </w:r>
      <w:ins w:id="5801" w:author="jie sun" w:date="2018-04-16T21:22:00Z">
        <w:r w:rsidR="003F29EA">
          <w:t>T</w:t>
        </w:r>
      </w:ins>
      <w:del w:id="5802" w:author="jie sun" w:date="2018-04-16T21:22:00Z">
        <w:r w:rsidDel="003F29EA">
          <w:delText>t</w:delText>
        </w:r>
      </w:del>
      <w:r>
        <w:t xml:space="preserve">he </w:t>
      </w:r>
      <w:ins w:id="5803" w:author="jie sun" w:date="2018-04-16T21:22:00Z">
        <w:r w:rsidR="003F29EA">
          <w:t>E</w:t>
        </w:r>
      </w:ins>
      <w:del w:id="5804" w:author="jie sun" w:date="2018-04-16T21:22:00Z">
        <w:r w:rsidDel="003F29EA">
          <w:delText>e</w:delText>
        </w:r>
      </w:del>
      <w:r>
        <w:t xml:space="preserve">xact </w:t>
      </w:r>
      <w:ins w:id="5805" w:author="jie sun" w:date="2018-04-16T21:22:00Z">
        <w:r w:rsidR="003F29EA">
          <w:t>A</w:t>
        </w:r>
      </w:ins>
      <w:del w:id="5806" w:author="jie sun" w:date="2018-04-16T21:22:00Z">
        <w:r w:rsidDel="003F29EA">
          <w:delText>a</w:delText>
        </w:r>
      </w:del>
      <w:r>
        <w:t xml:space="preserve">ngle </w:t>
      </w:r>
      <w:ins w:id="5807" w:author="jie sun" w:date="2018-04-16T21:22:00Z">
        <w:r w:rsidR="003F29EA">
          <w:t>O</w:t>
        </w:r>
      </w:ins>
      <w:del w:id="5808" w:author="jie sun" w:date="2018-04-16T21:22:00Z">
        <w:r w:rsidDel="003F29EA">
          <w:delText>o</w:delText>
        </w:r>
      </w:del>
      <w:r>
        <w:t xml:space="preserve">ffset </w:t>
      </w:r>
      <w:ins w:id="5809" w:author="jie sun" w:date="2018-04-16T21:22:00Z">
        <w:r w:rsidR="003F29EA">
          <w:t>I</w:t>
        </w:r>
      </w:ins>
      <w:del w:id="5810" w:author="jie sun" w:date="2018-04-16T21:22:00Z">
        <w:r w:rsidDel="003F29EA">
          <w:delText>i</w:delText>
        </w:r>
      </w:del>
      <w:r>
        <w:t xml:space="preserve">n </w:t>
      </w:r>
      <w:ins w:id="5811" w:author="jie sun" w:date="2018-04-16T21:22:00Z">
        <w:r w:rsidR="003F29EA">
          <w:t>H</w:t>
        </w:r>
      </w:ins>
      <w:del w:id="5812" w:author="jie sun" w:date="2018-04-16T21:22:00Z">
        <w:r w:rsidDel="003F29EA">
          <w:delText>h</w:delText>
        </w:r>
      </w:del>
      <w:r>
        <w:t xml:space="preserve">orizontal </w:t>
      </w:r>
      <w:ins w:id="5813" w:author="jie sun" w:date="2018-04-16T21:22:00Z">
        <w:r w:rsidR="003F29EA">
          <w:t>L</w:t>
        </w:r>
      </w:ins>
      <w:del w:id="5814" w:author="jie sun" w:date="2018-04-16T21:22:00Z">
        <w:r w:rsidDel="003F29EA">
          <w:delText>l</w:delText>
        </w:r>
      </w:del>
      <w:r>
        <w:t>evel (Pitch axis)</w:t>
      </w:r>
    </w:p>
    <w:p w14:paraId="71B8018C" w14:textId="77777777" w:rsidR="0087014B" w:rsidRDefault="00D5184D">
      <w:r>
        <w:t>Here using iPhone 6 as an example, 100 Hz sampling rate. This is ideal option of the frequency, but</w:t>
      </w:r>
      <w:r>
        <w:rPr>
          <w:lang w:val="en-GB"/>
        </w:rPr>
        <w:t xml:space="preserve"> in</w:t>
      </w:r>
      <w:r>
        <w:t xml:space="preserve"> different situations should</w:t>
      </w:r>
      <w:r>
        <w:rPr>
          <w:lang w:val="en-GB"/>
        </w:rPr>
        <w:t xml:space="preserve"> be</w:t>
      </w:r>
      <w:r>
        <w:t xml:space="preserve"> set in different frequencies for reducing the error</w:t>
      </w:r>
      <w:r>
        <w:rPr>
          <w:lang w:val="en-GB"/>
        </w:rPr>
        <w:t xml:space="preserve"> rate</w:t>
      </w:r>
      <w:r>
        <w:t xml:space="preserve">. </w:t>
      </w:r>
    </w:p>
    <w:p w14:paraId="3B205717" w14:textId="77777777" w:rsidR="0087014B" w:rsidDel="00185706" w:rsidRDefault="00D5184D" w:rsidP="00185706">
      <w:pPr>
        <w:rPr>
          <w:del w:id="5815" w:author="像个男人一样" w:date="2018-03-21T23:21:00Z"/>
        </w:rPr>
      </w:pPr>
      <w:r>
        <w:t>There are gyro data caught from iPhone in the form below during playing a racing game. It simulates the action of playing race game through rotating the iPhone</w:t>
      </w:r>
      <w:r>
        <w:rPr>
          <w:rPrChange w:id="5816" w:author="像个男人一样" w:date="2018-03-21T21:14:00Z">
            <w:rPr>
              <w:lang w:val="en-GB"/>
            </w:rPr>
          </w:rPrChange>
        </w:rPr>
        <w:t xml:space="preserve"> 6</w:t>
      </w:r>
      <w:r>
        <w:t xml:space="preserve"> around Pitch axis and we can ignore </w:t>
      </w:r>
      <w:del w:id="5817" w:author="jie sun" w:date="2018-04-08T15:14:00Z">
        <w:r w:rsidDel="008E72C7">
          <w:delText xml:space="preserve"> </w:delText>
        </w:r>
      </w:del>
      <w:r>
        <w:t>Roll and Yaw data, since we do not need to use them in this condition.</w:t>
      </w:r>
    </w:p>
    <w:p w14:paraId="62B9D150" w14:textId="77777777" w:rsidR="00185706" w:rsidRDefault="00185706">
      <w:pPr>
        <w:rPr>
          <w:ins w:id="5818" w:author="jie sun" w:date="2018-04-16T22:22:00Z"/>
        </w:rPr>
      </w:pPr>
    </w:p>
    <w:p w14:paraId="0D9FE09A" w14:textId="77777777" w:rsidR="0087014B" w:rsidRDefault="00D5184D">
      <w:pPr>
        <w:rPr>
          <w:del w:id="5819" w:author="像个男人一样" w:date="2018-03-21T01:59:00Z"/>
          <w:rStyle w:val="SubtleEmphasis1"/>
        </w:rPr>
        <w:pPrChange w:id="5820" w:author="jie sun" w:date="2018-04-16T22:22:00Z">
          <w:pPr>
            <w:pStyle w:val="Subtitle"/>
          </w:pPr>
        </w:pPrChange>
      </w:pPr>
      <w:bookmarkStart w:id="5821" w:name="_Toc505291913"/>
      <w:del w:id="5822" w:author="像个男人一样" w:date="2018-03-21T23:21:00Z">
        <w:r>
          <w:delText xml:space="preserve">Figure 3. </w:delText>
        </w:r>
        <w:r>
          <w:fldChar w:fldCharType="begin"/>
        </w:r>
        <w:r>
          <w:delInstrText xml:space="preserve"> SEQ Figure_3. \* ARABIC </w:delInstrText>
        </w:r>
        <w:r>
          <w:fldChar w:fldCharType="separate"/>
        </w:r>
      </w:del>
      <w:ins w:id="5823" w:author="像个男人一样" w:date="2018-03-22T11:51:00Z">
        <w:del w:id="5824" w:author="像个男人一样" w:date="2018-03-21T23:21:00Z">
          <w:r>
            <w:rPr>
              <w:b/>
            </w:rPr>
            <w:delText>错误！未指定顺序。</w:delText>
          </w:r>
        </w:del>
      </w:ins>
      <w:ins w:id="5825" w:author="像个男人一样" w:date="2018-03-21T23:39:00Z">
        <w:del w:id="5826" w:author="像个男人一样" w:date="2018-03-22T11:51:00Z">
          <w:r>
            <w:rPr>
              <w:b/>
            </w:rPr>
            <w:delText>错误！未指定顺序。</w:delText>
          </w:r>
        </w:del>
      </w:ins>
      <w:ins w:id="5827" w:author="像个男人一样" w:date="2018-03-21T23:10:00Z">
        <w:del w:id="5828" w:author="像个男人一样" w:date="2018-03-22T11:51:00Z">
          <w:r>
            <w:rPr>
              <w:b/>
            </w:rPr>
            <w:delText>错误！未指定顺序。</w:delText>
          </w:r>
        </w:del>
      </w:ins>
      <w:ins w:id="5829" w:author="像个男人一样" w:date="2018-03-21T23:08:00Z">
        <w:del w:id="5830" w:author="像个男人一样" w:date="2018-03-22T11:51:00Z">
          <w:r>
            <w:rPr>
              <w:b/>
            </w:rPr>
            <w:delText>错误！未指定顺序。</w:delText>
          </w:r>
        </w:del>
      </w:ins>
      <w:ins w:id="5831" w:author="像个男人一样" w:date="2018-03-21T02:33:00Z">
        <w:del w:id="5832" w:author="像个男人一样" w:date="2018-03-22T11:51:00Z">
          <w:r>
            <w:rPr>
              <w:b/>
            </w:rPr>
            <w:delText>错误！未指定顺序。</w:delText>
          </w:r>
        </w:del>
      </w:ins>
      <w:ins w:id="5833" w:author="像个男人一样" w:date="2018-03-21T02:32:00Z">
        <w:del w:id="5834" w:author="像个男人一样" w:date="2018-03-22T11:51:00Z">
          <w:r>
            <w:rPr>
              <w:b/>
            </w:rPr>
            <w:delText>错误！未指定顺序。</w:delText>
          </w:r>
        </w:del>
      </w:ins>
      <w:ins w:id="5835" w:author="像个男人一样" w:date="2018-03-21T02:31:00Z">
        <w:del w:id="5836" w:author="像个男人一样" w:date="2018-03-22T11:51:00Z">
          <w:r>
            <w:rPr>
              <w:b/>
            </w:rPr>
            <w:delText>错误！未指定顺序。</w:delText>
          </w:r>
        </w:del>
      </w:ins>
      <w:ins w:id="5837" w:author="像个男人一样" w:date="2018-03-21T02:30:00Z">
        <w:del w:id="5838" w:author="像个男人一样" w:date="2018-03-22T11:51:00Z">
          <w:r>
            <w:rPr>
              <w:b/>
            </w:rPr>
            <w:delText>错误！未指定顺序。</w:delText>
          </w:r>
        </w:del>
      </w:ins>
      <w:ins w:id="5839" w:author="像个男人一样" w:date="2018-03-21T02:29:00Z">
        <w:del w:id="5840" w:author="像个男人一样" w:date="2018-03-22T11:51:00Z">
          <w:r>
            <w:rPr>
              <w:b/>
            </w:rPr>
            <w:delText>错误！未指定顺序。错误！未指定顺序。</w:delText>
          </w:r>
        </w:del>
      </w:ins>
      <w:ins w:id="5841" w:author="像个男人一样" w:date="2018-03-21T02:26:00Z">
        <w:del w:id="5842" w:author="像个男人一样" w:date="2018-03-22T11:51:00Z">
          <w:r>
            <w:rPr>
              <w:b/>
            </w:rPr>
            <w:delText>错误！未指定顺序。</w:delText>
          </w:r>
        </w:del>
      </w:ins>
      <w:ins w:id="5843" w:author="像个男人一样" w:date="2018-03-21T02:25:00Z">
        <w:del w:id="5844" w:author="像个男人一样" w:date="2018-03-22T11:51:00Z">
          <w:r>
            <w:rPr>
              <w:b/>
            </w:rPr>
            <w:delText>错误！未指定顺序。</w:delText>
          </w:r>
        </w:del>
      </w:ins>
      <w:ins w:id="5845" w:author="像个男人一样" w:date="2018-03-21T02:24:00Z">
        <w:del w:id="5846" w:author="像个男人一样" w:date="2018-03-22T11:51:00Z">
          <w:r>
            <w:rPr>
              <w:b/>
            </w:rPr>
            <w:delText>错误！未指定顺序。</w:delText>
          </w:r>
        </w:del>
      </w:ins>
      <w:ins w:id="5847" w:author="像个男人一样" w:date="2018-03-21T02:23:00Z">
        <w:del w:id="5848" w:author="像个男人一样" w:date="2018-03-22T11:51:00Z">
          <w:r>
            <w:rPr>
              <w:b/>
            </w:rPr>
            <w:delText>错误！未指定顺序。</w:delText>
          </w:r>
        </w:del>
      </w:ins>
      <w:ins w:id="5849" w:author="像个男人一样" w:date="2018-03-21T02:22:00Z">
        <w:del w:id="5850" w:author="像个男人一样" w:date="2018-03-22T11:51:00Z">
          <w:r>
            <w:rPr>
              <w:b/>
            </w:rPr>
            <w:delText>错误！未指定顺序。</w:delText>
          </w:r>
        </w:del>
      </w:ins>
      <w:ins w:id="5851" w:author="像个男人一样" w:date="2018-03-21T02:17:00Z">
        <w:del w:id="5852" w:author="像个男人一样" w:date="2018-03-22T11:51:00Z">
          <w:r>
            <w:rPr>
              <w:b/>
            </w:rPr>
            <w:delText>错误！未指定顺序。错误！未指定顺序。错误！未指定顺序。</w:delText>
          </w:r>
        </w:del>
      </w:ins>
      <w:ins w:id="5853" w:author="像个男人一样" w:date="2018-03-21T02:15:00Z">
        <w:del w:id="5854" w:author="像个男人一样" w:date="2018-03-22T11:51:00Z">
          <w:r>
            <w:rPr>
              <w:b/>
            </w:rPr>
            <w:delText>错误！未指定顺序。</w:delText>
          </w:r>
        </w:del>
      </w:ins>
      <w:ins w:id="5855" w:author="像个男人一样" w:date="2018-03-21T02:14:00Z">
        <w:del w:id="5856" w:author="像个男人一样" w:date="2018-03-22T11:51:00Z">
          <w:r>
            <w:rPr>
              <w:b/>
            </w:rPr>
            <w:delText>错误！未指定顺序。</w:delText>
          </w:r>
        </w:del>
      </w:ins>
      <w:ins w:id="5857" w:author="像个男人一样" w:date="2018-03-21T02:13:00Z">
        <w:del w:id="5858" w:author="像个男人一样" w:date="2018-03-22T11:51:00Z">
          <w:r>
            <w:rPr>
              <w:b/>
            </w:rPr>
            <w:delText>错误！未指定顺序。</w:delText>
          </w:r>
        </w:del>
      </w:ins>
      <w:ins w:id="5859" w:author="像个男人一样" w:date="2018-03-21T02:12:00Z">
        <w:del w:id="5860" w:author="像个男人一样" w:date="2018-03-22T11:51:00Z">
          <w:r>
            <w:rPr>
              <w:b/>
            </w:rPr>
            <w:delText>错误！未指定顺序。</w:delText>
          </w:r>
        </w:del>
      </w:ins>
      <w:ins w:id="5861" w:author="像个男人一样" w:date="2018-03-21T02:02:00Z">
        <w:del w:id="5862" w:author="像个男人一样" w:date="2018-03-22T11:51:00Z">
          <w:r>
            <w:rPr>
              <w:b/>
            </w:rPr>
            <w:delText>错误！未指定顺序。错误！未指定顺序。</w:delText>
          </w:r>
        </w:del>
      </w:ins>
      <w:ins w:id="5863" w:author="像个男人一样" w:date="2018-03-21T02:01:00Z">
        <w:del w:id="5864" w:author="像个男人一样" w:date="2018-03-22T11:51:00Z">
          <w:r>
            <w:rPr>
              <w:b/>
            </w:rPr>
            <w:delText>错误！未指定顺序。</w:delText>
          </w:r>
        </w:del>
      </w:ins>
      <w:ins w:id="5865" w:author="像个男人一样" w:date="2018-03-21T02:00:00Z">
        <w:del w:id="5866" w:author="像个男人一样" w:date="2018-03-22T11:51:00Z">
          <w:r>
            <w:rPr>
              <w:b/>
            </w:rPr>
            <w:delText>错误！未指定顺序。</w:delText>
          </w:r>
        </w:del>
      </w:ins>
      <w:ins w:id="5867" w:author="像个男人一样" w:date="2018-03-21T01:59:00Z">
        <w:del w:id="5868" w:author="像个男人一样" w:date="2018-03-22T11:51:00Z">
          <w:r>
            <w:rPr>
              <w:b/>
            </w:rPr>
            <w:delText>错误！未指定顺序。</w:delText>
          </w:r>
        </w:del>
      </w:ins>
      <w:del w:id="5869" w:author="像个男人一样" w:date="2018-03-22T11:51:00Z">
        <w:r>
          <w:delText>8</w:delText>
        </w:r>
      </w:del>
      <w:del w:id="5870" w:author="像个男人一样" w:date="2018-03-21T23:21:00Z">
        <w:r>
          <w:fldChar w:fldCharType="end"/>
        </w:r>
      </w:del>
      <w:del w:id="5871" w:author="像个男人一样" w:date="2018-03-21T01:59:00Z">
        <w:r>
          <w:delText xml:space="preserve"> Racing Gyro data of three axes</w:delText>
        </w:r>
        <w:bookmarkEnd w:id="5821"/>
      </w:del>
    </w:p>
    <w:p w14:paraId="4978350F" w14:textId="77777777" w:rsidR="0087014B" w:rsidRDefault="00D5184D">
      <w:pPr>
        <w:jc w:val="center"/>
        <w:rPr>
          <w:ins w:id="5872" w:author="像个男人一样" w:date="2018-03-21T01:58:00Z"/>
        </w:rPr>
        <w:pPrChange w:id="5873" w:author="jie sun" w:date="2018-04-16T22:22:00Z">
          <w:pPr/>
        </w:pPrChange>
      </w:pPr>
      <w:r>
        <w:rPr>
          <w:noProof/>
        </w:rPr>
        <w:drawing>
          <wp:inline distT="0" distB="0" distL="0" distR="0" wp14:anchorId="0AF8AC8F" wp14:editId="01008E12">
            <wp:extent cx="5226050" cy="1997075"/>
            <wp:effectExtent l="0" t="0" r="12700" b="317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398545F" w14:textId="77777777" w:rsidR="0087014B" w:rsidRDefault="00D5184D">
      <w:pPr>
        <w:jc w:val="center"/>
        <w:pPrChange w:id="5874" w:author="jie sun" w:date="2018-04-16T21:41:00Z">
          <w:pPr/>
        </w:pPrChange>
      </w:pPr>
      <w:bookmarkStart w:id="5875" w:name="_Toc517801891"/>
      <w:ins w:id="5876" w:author="像个男人一样" w:date="2018-03-21T01:58:00Z">
        <w:r>
          <w:rPr>
            <w:rStyle w:val="CaptionChar"/>
            <w:rPrChange w:id="5877" w:author="像个男人一样" w:date="2018-03-21T01:58:00Z">
              <w:rPr/>
            </w:rPrChange>
          </w:rPr>
          <w:t xml:space="preserve">Figure </w:t>
        </w:r>
      </w:ins>
      <w:ins w:id="5878" w:author="JIE  SUN" w:date="2018-06-21T13:36:00Z">
        <w:r w:rsidR="00A64E7B">
          <w:rPr>
            <w:rStyle w:val="CaptionChar"/>
          </w:rPr>
          <w:fldChar w:fldCharType="begin"/>
        </w:r>
        <w:r w:rsidR="00A64E7B">
          <w:rPr>
            <w:rStyle w:val="CaptionChar"/>
          </w:rPr>
          <w:instrText xml:space="preserve"> STYLEREF 1 \s </w:instrText>
        </w:r>
      </w:ins>
      <w:r w:rsidR="00A64E7B">
        <w:rPr>
          <w:rStyle w:val="CaptionChar"/>
        </w:rPr>
        <w:fldChar w:fldCharType="separate"/>
      </w:r>
      <w:r w:rsidR="00A64E7B">
        <w:rPr>
          <w:rStyle w:val="CaptionChar"/>
          <w:noProof/>
        </w:rPr>
        <w:t>3</w:t>
      </w:r>
      <w:ins w:id="5879" w:author="JIE  SUN" w:date="2018-06-21T13:36:00Z">
        <w:r w:rsidR="00A64E7B">
          <w:rPr>
            <w:rStyle w:val="CaptionChar"/>
          </w:rPr>
          <w:fldChar w:fldCharType="end"/>
        </w:r>
        <w:r w:rsidR="00A64E7B">
          <w:rPr>
            <w:rStyle w:val="CaptionChar"/>
          </w:rPr>
          <w:noBreakHyphen/>
        </w:r>
        <w:r w:rsidR="00A64E7B">
          <w:rPr>
            <w:rStyle w:val="CaptionChar"/>
          </w:rPr>
          <w:fldChar w:fldCharType="begin"/>
        </w:r>
        <w:r w:rsidR="00A64E7B">
          <w:rPr>
            <w:rStyle w:val="CaptionChar"/>
          </w:rPr>
          <w:instrText xml:space="preserve"> SEQ Figure \* ARABIC \s 1 </w:instrText>
        </w:r>
      </w:ins>
      <w:r w:rsidR="00A64E7B">
        <w:rPr>
          <w:rStyle w:val="CaptionChar"/>
        </w:rPr>
        <w:fldChar w:fldCharType="separate"/>
      </w:r>
      <w:ins w:id="5880" w:author="JIE  SUN" w:date="2018-06-21T13:36:00Z">
        <w:r w:rsidR="00A64E7B">
          <w:rPr>
            <w:rStyle w:val="CaptionChar"/>
            <w:noProof/>
          </w:rPr>
          <w:t>8</w:t>
        </w:r>
        <w:r w:rsidR="00A64E7B">
          <w:rPr>
            <w:rStyle w:val="CaptionChar"/>
          </w:rPr>
          <w:fldChar w:fldCharType="end"/>
        </w:r>
      </w:ins>
      <w:ins w:id="5881" w:author="jie sun" w:date="2018-04-19T13:00:00Z">
        <w:del w:id="5882" w:author="JIE  SUN" w:date="2018-06-21T13:34:00Z">
          <w:r w:rsidR="00083FE7" w:rsidDel="00A64E7B">
            <w:rPr>
              <w:rStyle w:val="CaptionChar"/>
            </w:rPr>
            <w:fldChar w:fldCharType="begin"/>
          </w:r>
          <w:r w:rsidR="00083FE7" w:rsidDel="00A64E7B">
            <w:rPr>
              <w:rStyle w:val="CaptionChar"/>
            </w:rPr>
            <w:delInstrText xml:space="preserve"> STYLEREF 1 \s </w:delInstrText>
          </w:r>
        </w:del>
      </w:ins>
      <w:del w:id="5883" w:author="JIE  SUN" w:date="2018-06-21T13:34:00Z">
        <w:r w:rsidR="00083FE7" w:rsidDel="00A64E7B">
          <w:rPr>
            <w:rStyle w:val="CaptionChar"/>
          </w:rPr>
          <w:fldChar w:fldCharType="separate"/>
        </w:r>
        <w:r w:rsidR="00083FE7" w:rsidDel="00A64E7B">
          <w:rPr>
            <w:rStyle w:val="CaptionChar"/>
            <w:noProof/>
          </w:rPr>
          <w:delText>3</w:delText>
        </w:r>
      </w:del>
      <w:ins w:id="5884" w:author="jie sun" w:date="2018-04-19T13:00:00Z">
        <w:del w:id="5885" w:author="JIE  SUN" w:date="2018-06-21T13:34:00Z">
          <w:r w:rsidR="00083FE7" w:rsidDel="00A64E7B">
            <w:rPr>
              <w:rStyle w:val="CaptionChar"/>
            </w:rPr>
            <w:fldChar w:fldCharType="end"/>
          </w:r>
          <w:r w:rsidR="00083FE7" w:rsidDel="00A64E7B">
            <w:rPr>
              <w:rStyle w:val="CaptionChar"/>
            </w:rPr>
            <w:delText>.</w:delText>
          </w:r>
          <w:r w:rsidR="00083FE7" w:rsidDel="00A64E7B">
            <w:rPr>
              <w:rStyle w:val="CaptionChar"/>
            </w:rPr>
            <w:fldChar w:fldCharType="begin"/>
          </w:r>
          <w:r w:rsidR="00083FE7" w:rsidDel="00A64E7B">
            <w:rPr>
              <w:rStyle w:val="CaptionChar"/>
            </w:rPr>
            <w:delInstrText xml:space="preserve"> SEQ Figure \* ARABIC \s 1 </w:delInstrText>
          </w:r>
        </w:del>
      </w:ins>
      <w:del w:id="5886" w:author="JIE  SUN" w:date="2018-06-21T13:34:00Z">
        <w:r w:rsidR="00083FE7" w:rsidDel="00A64E7B">
          <w:rPr>
            <w:rStyle w:val="CaptionChar"/>
          </w:rPr>
          <w:fldChar w:fldCharType="separate"/>
        </w:r>
      </w:del>
      <w:ins w:id="5887" w:author="jie sun" w:date="2018-04-19T13:00:00Z">
        <w:del w:id="5888" w:author="JIE  SUN" w:date="2018-06-21T13:34:00Z">
          <w:r w:rsidR="00083FE7" w:rsidDel="00A64E7B">
            <w:rPr>
              <w:rStyle w:val="CaptionChar"/>
              <w:noProof/>
            </w:rPr>
            <w:delText>8</w:delText>
          </w:r>
          <w:r w:rsidR="00083FE7" w:rsidDel="00A64E7B">
            <w:rPr>
              <w:rStyle w:val="CaptionChar"/>
            </w:rPr>
            <w:fldChar w:fldCharType="end"/>
          </w:r>
        </w:del>
      </w:ins>
      <w:ins w:id="5889" w:author="像个男人一样" w:date="2018-03-21T01:58:00Z">
        <w:del w:id="5890" w:author="jie sun" w:date="2018-04-10T21:45:00Z">
          <w:r w:rsidDel="00454521">
            <w:rPr>
              <w:rStyle w:val="CaptionChar"/>
              <w:rPrChange w:id="5891" w:author="像个男人一样" w:date="2018-03-21T01:58:00Z">
                <w:rPr/>
              </w:rPrChange>
            </w:rPr>
            <w:fldChar w:fldCharType="begin"/>
          </w:r>
          <w:r w:rsidDel="00454521">
            <w:rPr>
              <w:rStyle w:val="CaptionChar"/>
              <w:rPrChange w:id="5892" w:author="像个男人一样" w:date="2018-03-21T01:58:00Z">
                <w:rPr/>
              </w:rPrChange>
            </w:rPr>
            <w:delInstrText xml:space="preserve"> STYLEREF 1 \s </w:delInstrText>
          </w:r>
          <w:r w:rsidDel="00454521">
            <w:rPr>
              <w:rStyle w:val="CaptionChar"/>
              <w:rPrChange w:id="5893" w:author="像个男人一样" w:date="2018-03-21T01:58:00Z">
                <w:rPr/>
              </w:rPrChange>
            </w:rPr>
            <w:fldChar w:fldCharType="separate"/>
          </w:r>
          <w:r w:rsidDel="00454521">
            <w:rPr>
              <w:rStyle w:val="CaptionChar"/>
              <w:rPrChange w:id="5894" w:author="像个男人一样" w:date="2018-03-21T01:58:00Z">
                <w:rPr/>
              </w:rPrChange>
            </w:rPr>
            <w:delText>3</w:delText>
          </w:r>
          <w:r w:rsidDel="00454521">
            <w:rPr>
              <w:rStyle w:val="CaptionChar"/>
              <w:rPrChange w:id="5895" w:author="像个男人一样" w:date="2018-03-21T01:58:00Z">
                <w:rPr/>
              </w:rPrChange>
            </w:rPr>
            <w:fldChar w:fldCharType="end"/>
          </w:r>
          <w:r w:rsidDel="00454521">
            <w:rPr>
              <w:rStyle w:val="CaptionChar"/>
              <w:rPrChange w:id="5896" w:author="像个男人一样" w:date="2018-03-21T01:58:00Z">
                <w:rPr/>
              </w:rPrChange>
            </w:rPr>
            <w:delText>.</w:delText>
          </w:r>
          <w:r w:rsidDel="00454521">
            <w:rPr>
              <w:rStyle w:val="CaptionChar"/>
              <w:rPrChange w:id="5897" w:author="像个男人一样" w:date="2018-03-21T01:58:00Z">
                <w:rPr/>
              </w:rPrChange>
            </w:rPr>
            <w:fldChar w:fldCharType="begin"/>
          </w:r>
          <w:r w:rsidDel="00454521">
            <w:rPr>
              <w:rStyle w:val="CaptionChar"/>
              <w:rPrChange w:id="5898" w:author="像个男人一样" w:date="2018-03-21T01:58:00Z">
                <w:rPr/>
              </w:rPrChange>
            </w:rPr>
            <w:delInstrText xml:space="preserve"> SEQ Figure \* ARABIC \s 1 </w:delInstrText>
          </w:r>
          <w:r w:rsidDel="00454521">
            <w:rPr>
              <w:rStyle w:val="CaptionChar"/>
              <w:rPrChange w:id="5899" w:author="像个男人一样" w:date="2018-03-21T01:58:00Z">
                <w:rPr/>
              </w:rPrChange>
            </w:rPr>
            <w:fldChar w:fldCharType="separate"/>
          </w:r>
        </w:del>
      </w:ins>
      <w:ins w:id="5900" w:author="像个男人一样" w:date="2018-03-22T11:51:00Z">
        <w:del w:id="5901" w:author="jie sun" w:date="2018-04-10T21:45:00Z">
          <w:r w:rsidDel="00454521">
            <w:rPr>
              <w:rStyle w:val="CaptionChar"/>
            </w:rPr>
            <w:delText>8</w:delText>
          </w:r>
        </w:del>
      </w:ins>
      <w:ins w:id="5902" w:author="像个男人一样" w:date="2018-03-21T01:58:00Z">
        <w:del w:id="5903" w:author="jie sun" w:date="2018-04-10T21:45:00Z">
          <w:r w:rsidDel="00454521">
            <w:rPr>
              <w:rStyle w:val="CaptionChar"/>
              <w:rPrChange w:id="5904" w:author="像个男人一样" w:date="2018-03-21T01:58:00Z">
                <w:rPr/>
              </w:rPrChange>
            </w:rPr>
            <w:fldChar w:fldCharType="end"/>
          </w:r>
        </w:del>
        <w:bookmarkStart w:id="5905" w:name="_Toc15272"/>
        <w:bookmarkStart w:id="5906" w:name="_Toc14087"/>
        <w:bookmarkStart w:id="5907" w:name="_Toc19849"/>
        <w:bookmarkStart w:id="5908" w:name="_Toc23557"/>
        <w:bookmarkStart w:id="5909" w:name="_Toc29123"/>
        <w:bookmarkStart w:id="5910" w:name="_Toc11443"/>
        <w:bookmarkStart w:id="5911" w:name="_Toc4843"/>
        <w:bookmarkStart w:id="5912" w:name="_Toc24158"/>
        <w:bookmarkStart w:id="5913" w:name="_Toc14765"/>
        <w:bookmarkStart w:id="5914" w:name="_Toc6774"/>
        <w:bookmarkStart w:id="5915" w:name="_Toc25065"/>
        <w:bookmarkStart w:id="5916" w:name="_Toc26220"/>
        <w:bookmarkStart w:id="5917" w:name="_Toc11763"/>
        <w:bookmarkStart w:id="5918" w:name="_Toc25639"/>
        <w:bookmarkStart w:id="5919" w:name="_Toc552"/>
        <w:bookmarkStart w:id="5920" w:name="_Toc66"/>
        <w:bookmarkStart w:id="5921" w:name="_Toc179"/>
        <w:bookmarkStart w:id="5922" w:name="_Toc29677"/>
        <w:bookmarkStart w:id="5923" w:name="_Toc11311"/>
        <w:bookmarkStart w:id="5924" w:name="_Toc11100"/>
        <w:bookmarkStart w:id="5925" w:name="_Toc9157"/>
        <w:bookmarkStart w:id="5926" w:name="_Toc31947"/>
        <w:bookmarkStart w:id="5927" w:name="_Toc20067"/>
        <w:bookmarkStart w:id="5928" w:name="_Toc17275"/>
        <w:bookmarkStart w:id="5929" w:name="_Toc26207"/>
        <w:r>
          <w:rPr>
            <w:rStyle w:val="CaptionChar"/>
            <w:rPrChange w:id="5930" w:author="像个男人一样" w:date="2018-03-21T01:58:00Z">
              <w:rPr/>
            </w:rPrChange>
          </w:rPr>
          <w:t xml:space="preserve">:Racing Gyro </w:t>
        </w:r>
      </w:ins>
      <w:ins w:id="5931" w:author="jie sun" w:date="2018-04-16T22:30:00Z">
        <w:r w:rsidR="00DF0071">
          <w:rPr>
            <w:rStyle w:val="CaptionChar"/>
          </w:rPr>
          <w:t>D</w:t>
        </w:r>
      </w:ins>
      <w:ins w:id="5932" w:author="像个男人一样" w:date="2018-03-21T01:58:00Z">
        <w:del w:id="5933" w:author="jie sun" w:date="2018-04-16T22:30:00Z">
          <w:r w:rsidDel="00DF0071">
            <w:rPr>
              <w:rStyle w:val="CaptionChar"/>
              <w:rPrChange w:id="5934" w:author="像个男人一样" w:date="2018-03-21T01:58:00Z">
                <w:rPr/>
              </w:rPrChange>
            </w:rPr>
            <w:delText>d</w:delText>
          </w:r>
        </w:del>
        <w:r>
          <w:rPr>
            <w:rStyle w:val="CaptionChar"/>
            <w:rPrChange w:id="5935" w:author="像个男人一样" w:date="2018-03-21T01:58:00Z">
              <w:rPr/>
            </w:rPrChange>
          </w:rPr>
          <w:t xml:space="preserve">ata </w:t>
        </w:r>
      </w:ins>
      <w:ins w:id="5936" w:author="jie sun" w:date="2018-04-16T22:30:00Z">
        <w:r w:rsidR="00DF0071">
          <w:rPr>
            <w:rStyle w:val="CaptionChar"/>
          </w:rPr>
          <w:t>O</w:t>
        </w:r>
      </w:ins>
      <w:ins w:id="5937" w:author="像个男人一样" w:date="2018-03-21T01:58:00Z">
        <w:del w:id="5938" w:author="jie sun" w:date="2018-04-16T22:30:00Z">
          <w:r w:rsidDel="00DF0071">
            <w:rPr>
              <w:rStyle w:val="CaptionChar"/>
              <w:rPrChange w:id="5939" w:author="像个男人一样" w:date="2018-03-21T01:58:00Z">
                <w:rPr/>
              </w:rPrChange>
            </w:rPr>
            <w:delText>o</w:delText>
          </w:r>
        </w:del>
        <w:r>
          <w:rPr>
            <w:rStyle w:val="CaptionChar"/>
            <w:rPrChange w:id="5940" w:author="像个男人一样" w:date="2018-03-21T01:58:00Z">
              <w:rPr/>
            </w:rPrChange>
          </w:rPr>
          <w:t xml:space="preserve">f </w:t>
        </w:r>
      </w:ins>
      <w:ins w:id="5941" w:author="jie sun" w:date="2018-04-16T22:30:00Z">
        <w:r w:rsidR="00DF0071">
          <w:rPr>
            <w:rStyle w:val="CaptionChar"/>
          </w:rPr>
          <w:t>T</w:t>
        </w:r>
      </w:ins>
      <w:ins w:id="5942" w:author="像个男人一样" w:date="2018-03-21T01:58:00Z">
        <w:del w:id="5943" w:author="jie sun" w:date="2018-04-16T22:30:00Z">
          <w:r w:rsidDel="00DF0071">
            <w:rPr>
              <w:rStyle w:val="CaptionChar"/>
              <w:rPrChange w:id="5944" w:author="像个男人一样" w:date="2018-03-21T01:58:00Z">
                <w:rPr/>
              </w:rPrChange>
            </w:rPr>
            <w:delText>t</w:delText>
          </w:r>
        </w:del>
        <w:r>
          <w:rPr>
            <w:rStyle w:val="CaptionChar"/>
            <w:rPrChange w:id="5945" w:author="像个男人一样" w:date="2018-03-21T01:58:00Z">
              <w:rPr/>
            </w:rPrChange>
          </w:rPr>
          <w:t xml:space="preserve">hree </w:t>
        </w:r>
      </w:ins>
      <w:ins w:id="5946" w:author="jie sun" w:date="2018-04-16T22:30:00Z">
        <w:r w:rsidR="00DF0071">
          <w:rPr>
            <w:rStyle w:val="CaptionChar"/>
          </w:rPr>
          <w:t>A</w:t>
        </w:r>
      </w:ins>
      <w:ins w:id="5947" w:author="像个男人一样" w:date="2018-03-21T01:58:00Z">
        <w:del w:id="5948" w:author="jie sun" w:date="2018-04-16T22:30:00Z">
          <w:r w:rsidDel="00DF0071">
            <w:rPr>
              <w:rStyle w:val="CaptionChar"/>
              <w:rPrChange w:id="5949" w:author="像个男人一样" w:date="2018-03-21T01:58:00Z">
                <w:rPr/>
              </w:rPrChange>
            </w:rPr>
            <w:delText>a</w:delText>
          </w:r>
        </w:del>
        <w:r>
          <w:rPr>
            <w:rStyle w:val="CaptionChar"/>
            <w:rPrChange w:id="5950" w:author="像个男人一样" w:date="2018-03-21T01:58:00Z">
              <w:rPr/>
            </w:rPrChange>
          </w:rPr>
          <w:t>xes</w:t>
        </w:r>
      </w:ins>
      <w:bookmarkEnd w:id="5875"/>
      <w:del w:id="5951" w:author="像个男人一样" w:date="2018-03-21T01:58:00Z">
        <w:r>
          <w:delText>s</w:delText>
        </w:r>
      </w:del>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p>
    <w:p w14:paraId="25E984C6" w14:textId="77777777" w:rsidR="0087014B" w:rsidDel="00E773B7" w:rsidRDefault="00D5184D">
      <w:pPr>
        <w:pStyle w:val="Caption"/>
        <w:rPr>
          <w:del w:id="5952" w:author="像个男人一样" w:date="2018-03-21T23:21:00Z"/>
        </w:rPr>
      </w:pPr>
      <w:r w:rsidRPr="00185706">
        <w:t>Here</w:t>
      </w:r>
      <w:r w:rsidRPr="00185706">
        <w:t>，</w:t>
      </w:r>
      <w:r w:rsidRPr="00185706">
        <w:t>from the picture above, we can use the integral principle mentioned above to collect the corresponding angle value below. What we can see from the form below is the phone are rotated about 50 degrees around Pitch axis. Obviously</w:t>
      </w:r>
      <w:ins w:id="5953" w:author="jie sun" w:date="2018-04-08T18:34:00Z">
        <w:r w:rsidR="000E6500">
          <w:rPr>
            <w:iCs w:val="0"/>
            <w:color w:val="auto"/>
            <w:sz w:val="24"/>
            <w:szCs w:val="22"/>
          </w:rPr>
          <w:t>,</w:t>
        </w:r>
      </w:ins>
      <w:r w:rsidRPr="00185706">
        <w:t xml:space="preserve"> there is a certain error because of the disturbance, and another way </w:t>
      </w:r>
      <w:r w:rsidRPr="00185706">
        <w:rPr>
          <w:rPrChange w:id="5954" w:author="jie sun" w:date="2018-04-16T22:22:00Z">
            <w:rPr>
              <w:lang w:val="en-US"/>
            </w:rPr>
          </w:rPrChange>
        </w:rPr>
        <w:t xml:space="preserve">for calculating a more accurate angle </w:t>
      </w:r>
      <w:r w:rsidRPr="00185706">
        <w:t>will be discussed in next chapter for enhancing the accurate rate.</w:t>
      </w:r>
      <w:del w:id="5955" w:author="像个男人一样" w:date="2018-03-21T23:21:00Z">
        <w:r w:rsidRPr="00185706">
          <w:delText xml:space="preserve"> </w:delText>
        </w:r>
      </w:del>
    </w:p>
    <w:p w14:paraId="0A97659E" w14:textId="77777777" w:rsidR="00E773B7" w:rsidRPr="00E773B7" w:rsidRDefault="00E773B7">
      <w:pPr>
        <w:rPr>
          <w:ins w:id="5956" w:author="jie sun" w:date="2018-04-16T22:30:00Z"/>
        </w:rPr>
      </w:pPr>
    </w:p>
    <w:p w14:paraId="6D220F06" w14:textId="77777777" w:rsidR="0087014B" w:rsidRPr="00185706" w:rsidRDefault="00D5184D">
      <w:pPr>
        <w:pStyle w:val="Caption"/>
        <w:rPr>
          <w:iCs w:val="0"/>
          <w:color w:val="auto"/>
          <w:sz w:val="24"/>
          <w:szCs w:val="22"/>
          <w:rPrChange w:id="5957" w:author="jie sun" w:date="2018-04-16T22:22:00Z">
            <w:rPr/>
          </w:rPrChange>
        </w:rPr>
      </w:pPr>
      <w:bookmarkStart w:id="5958" w:name="_Toc505291914"/>
      <w:del w:id="5959" w:author="像个男人一样" w:date="2018-03-21T23:21:00Z">
        <w:r w:rsidRPr="00185706">
          <w:rPr>
            <w:iCs w:val="0"/>
            <w:color w:val="auto"/>
            <w:sz w:val="24"/>
            <w:szCs w:val="22"/>
            <w:rPrChange w:id="5960" w:author="jie sun" w:date="2018-04-16T22:22:00Z">
              <w:rPr/>
            </w:rPrChange>
          </w:rPr>
          <w:delText xml:space="preserve">Figure 3. </w:delText>
        </w:r>
        <w:r w:rsidRPr="00185706">
          <w:rPr>
            <w:iCs w:val="0"/>
            <w:color w:val="auto"/>
            <w:sz w:val="24"/>
            <w:szCs w:val="22"/>
            <w:rPrChange w:id="5961" w:author="jie sun" w:date="2018-04-16T22:22:00Z">
              <w:rPr/>
            </w:rPrChange>
          </w:rPr>
          <w:fldChar w:fldCharType="begin"/>
        </w:r>
        <w:r w:rsidRPr="00185706">
          <w:rPr>
            <w:iCs w:val="0"/>
            <w:color w:val="auto"/>
            <w:sz w:val="24"/>
            <w:szCs w:val="22"/>
            <w:rPrChange w:id="5962" w:author="jie sun" w:date="2018-04-16T22:22:00Z">
              <w:rPr/>
            </w:rPrChange>
          </w:rPr>
          <w:delInstrText xml:space="preserve"> SEQ Figure_3. \* ARABIC </w:delInstrText>
        </w:r>
        <w:r w:rsidRPr="00185706">
          <w:rPr>
            <w:iCs w:val="0"/>
            <w:color w:val="auto"/>
            <w:sz w:val="24"/>
            <w:szCs w:val="22"/>
            <w:rPrChange w:id="5963" w:author="jie sun" w:date="2018-04-16T22:22:00Z">
              <w:rPr/>
            </w:rPrChange>
          </w:rPr>
          <w:fldChar w:fldCharType="separate"/>
        </w:r>
      </w:del>
      <w:ins w:id="5964" w:author="像个男人一样" w:date="2018-03-22T11:51:00Z">
        <w:del w:id="5965" w:author="像个男人一样" w:date="2018-03-21T23:21:00Z">
          <w:r w:rsidRPr="00185706">
            <w:rPr>
              <w:rFonts w:hint="eastAsia"/>
              <w:iCs w:val="0"/>
              <w:color w:val="auto"/>
              <w:sz w:val="24"/>
              <w:szCs w:val="22"/>
              <w:rPrChange w:id="5966" w:author="jie sun" w:date="2018-04-16T22:22:00Z">
                <w:rPr>
                  <w:rFonts w:hint="eastAsia"/>
                  <w:b/>
                </w:rPr>
              </w:rPrChange>
            </w:rPr>
            <w:delText>错误！未指定顺序。</w:delText>
          </w:r>
        </w:del>
      </w:ins>
      <w:ins w:id="5967" w:author="像个男人一样" w:date="2018-03-21T23:39:00Z">
        <w:del w:id="5968" w:author="像个男人一样" w:date="2018-03-22T11:51:00Z">
          <w:r w:rsidRPr="00185706">
            <w:rPr>
              <w:rFonts w:hint="eastAsia"/>
              <w:iCs w:val="0"/>
              <w:color w:val="auto"/>
              <w:sz w:val="24"/>
              <w:szCs w:val="22"/>
              <w:rPrChange w:id="5969" w:author="jie sun" w:date="2018-04-16T22:22:00Z">
                <w:rPr>
                  <w:rFonts w:hint="eastAsia"/>
                  <w:b/>
                </w:rPr>
              </w:rPrChange>
            </w:rPr>
            <w:delText>错误！未指定顺序。</w:delText>
          </w:r>
        </w:del>
      </w:ins>
      <w:ins w:id="5970" w:author="像个男人一样" w:date="2018-03-21T23:10:00Z">
        <w:del w:id="5971" w:author="像个男人一样" w:date="2018-03-22T11:51:00Z">
          <w:r w:rsidRPr="00185706">
            <w:rPr>
              <w:rFonts w:hint="eastAsia"/>
              <w:iCs w:val="0"/>
              <w:color w:val="auto"/>
              <w:sz w:val="24"/>
              <w:szCs w:val="22"/>
              <w:rPrChange w:id="5972" w:author="jie sun" w:date="2018-04-16T22:22:00Z">
                <w:rPr>
                  <w:rFonts w:hint="eastAsia"/>
                  <w:b/>
                </w:rPr>
              </w:rPrChange>
            </w:rPr>
            <w:delText>错误！未指定顺序。</w:delText>
          </w:r>
        </w:del>
      </w:ins>
      <w:ins w:id="5973" w:author="像个男人一样" w:date="2018-03-21T23:08:00Z">
        <w:del w:id="5974" w:author="像个男人一样" w:date="2018-03-22T11:51:00Z">
          <w:r w:rsidRPr="00185706">
            <w:rPr>
              <w:rFonts w:hint="eastAsia"/>
              <w:iCs w:val="0"/>
              <w:color w:val="auto"/>
              <w:sz w:val="24"/>
              <w:szCs w:val="22"/>
              <w:rPrChange w:id="5975" w:author="jie sun" w:date="2018-04-16T22:22:00Z">
                <w:rPr>
                  <w:rFonts w:hint="eastAsia"/>
                  <w:b/>
                </w:rPr>
              </w:rPrChange>
            </w:rPr>
            <w:delText>错误！未指定顺序。</w:delText>
          </w:r>
        </w:del>
      </w:ins>
      <w:ins w:id="5976" w:author="像个男人一样" w:date="2018-03-21T02:33:00Z">
        <w:del w:id="5977" w:author="像个男人一样" w:date="2018-03-22T11:51:00Z">
          <w:r w:rsidRPr="00185706">
            <w:rPr>
              <w:rFonts w:hint="eastAsia"/>
              <w:iCs w:val="0"/>
              <w:color w:val="auto"/>
              <w:sz w:val="24"/>
              <w:szCs w:val="22"/>
              <w:rPrChange w:id="5978" w:author="jie sun" w:date="2018-04-16T22:22:00Z">
                <w:rPr>
                  <w:rFonts w:hint="eastAsia"/>
                  <w:b/>
                </w:rPr>
              </w:rPrChange>
            </w:rPr>
            <w:delText>错误！未指定顺序。</w:delText>
          </w:r>
        </w:del>
      </w:ins>
      <w:ins w:id="5979" w:author="像个男人一样" w:date="2018-03-21T02:32:00Z">
        <w:del w:id="5980" w:author="像个男人一样" w:date="2018-03-22T11:51:00Z">
          <w:r w:rsidRPr="00185706">
            <w:rPr>
              <w:rFonts w:hint="eastAsia"/>
              <w:iCs w:val="0"/>
              <w:color w:val="auto"/>
              <w:sz w:val="24"/>
              <w:szCs w:val="22"/>
              <w:rPrChange w:id="5981" w:author="jie sun" w:date="2018-04-16T22:22:00Z">
                <w:rPr>
                  <w:rFonts w:hint="eastAsia"/>
                  <w:b/>
                </w:rPr>
              </w:rPrChange>
            </w:rPr>
            <w:delText>错误！未指定顺序。</w:delText>
          </w:r>
        </w:del>
      </w:ins>
      <w:ins w:id="5982" w:author="像个男人一样" w:date="2018-03-21T02:31:00Z">
        <w:del w:id="5983" w:author="像个男人一样" w:date="2018-03-22T11:51:00Z">
          <w:r w:rsidRPr="00185706">
            <w:rPr>
              <w:rFonts w:hint="eastAsia"/>
              <w:iCs w:val="0"/>
              <w:color w:val="auto"/>
              <w:sz w:val="24"/>
              <w:szCs w:val="22"/>
              <w:rPrChange w:id="5984" w:author="jie sun" w:date="2018-04-16T22:22:00Z">
                <w:rPr>
                  <w:rFonts w:hint="eastAsia"/>
                  <w:b/>
                </w:rPr>
              </w:rPrChange>
            </w:rPr>
            <w:delText>错误！未指定顺序。</w:delText>
          </w:r>
        </w:del>
      </w:ins>
      <w:ins w:id="5985" w:author="像个男人一样" w:date="2018-03-21T02:30:00Z">
        <w:del w:id="5986" w:author="像个男人一样" w:date="2018-03-22T11:51:00Z">
          <w:r w:rsidRPr="00185706">
            <w:rPr>
              <w:rFonts w:hint="eastAsia"/>
              <w:iCs w:val="0"/>
              <w:color w:val="auto"/>
              <w:sz w:val="24"/>
              <w:szCs w:val="22"/>
              <w:rPrChange w:id="5987" w:author="jie sun" w:date="2018-04-16T22:22:00Z">
                <w:rPr>
                  <w:rFonts w:hint="eastAsia"/>
                  <w:b/>
                </w:rPr>
              </w:rPrChange>
            </w:rPr>
            <w:delText>错误！未指定顺序。</w:delText>
          </w:r>
        </w:del>
      </w:ins>
      <w:ins w:id="5988" w:author="像个男人一样" w:date="2018-03-21T02:29:00Z">
        <w:del w:id="5989" w:author="像个男人一样" w:date="2018-03-22T11:51:00Z">
          <w:r w:rsidRPr="00185706">
            <w:rPr>
              <w:rFonts w:hint="eastAsia"/>
              <w:iCs w:val="0"/>
              <w:color w:val="auto"/>
              <w:sz w:val="24"/>
              <w:szCs w:val="22"/>
              <w:rPrChange w:id="5990" w:author="jie sun" w:date="2018-04-16T22:22:00Z">
                <w:rPr>
                  <w:rFonts w:hint="eastAsia"/>
                  <w:b/>
                </w:rPr>
              </w:rPrChange>
            </w:rPr>
            <w:delText>错误！未指定顺序。错误！未指定顺序。</w:delText>
          </w:r>
        </w:del>
      </w:ins>
      <w:ins w:id="5991" w:author="像个男人一样" w:date="2018-03-21T02:26:00Z">
        <w:del w:id="5992" w:author="像个男人一样" w:date="2018-03-22T11:51:00Z">
          <w:r w:rsidRPr="00185706">
            <w:rPr>
              <w:rFonts w:hint="eastAsia"/>
              <w:iCs w:val="0"/>
              <w:color w:val="auto"/>
              <w:sz w:val="24"/>
              <w:szCs w:val="22"/>
              <w:rPrChange w:id="5993" w:author="jie sun" w:date="2018-04-16T22:22:00Z">
                <w:rPr>
                  <w:rFonts w:hint="eastAsia"/>
                  <w:b/>
                </w:rPr>
              </w:rPrChange>
            </w:rPr>
            <w:delText>错误！未指定顺序。</w:delText>
          </w:r>
        </w:del>
      </w:ins>
      <w:ins w:id="5994" w:author="像个男人一样" w:date="2018-03-21T02:25:00Z">
        <w:del w:id="5995" w:author="像个男人一样" w:date="2018-03-22T11:51:00Z">
          <w:r w:rsidRPr="00185706">
            <w:rPr>
              <w:rFonts w:hint="eastAsia"/>
              <w:iCs w:val="0"/>
              <w:color w:val="auto"/>
              <w:sz w:val="24"/>
              <w:szCs w:val="22"/>
              <w:rPrChange w:id="5996" w:author="jie sun" w:date="2018-04-16T22:22:00Z">
                <w:rPr>
                  <w:rFonts w:hint="eastAsia"/>
                  <w:b/>
                </w:rPr>
              </w:rPrChange>
            </w:rPr>
            <w:delText>错误！未指定顺序。</w:delText>
          </w:r>
        </w:del>
      </w:ins>
      <w:ins w:id="5997" w:author="像个男人一样" w:date="2018-03-21T02:24:00Z">
        <w:del w:id="5998" w:author="像个男人一样" w:date="2018-03-22T11:51:00Z">
          <w:r w:rsidRPr="00185706">
            <w:rPr>
              <w:rFonts w:hint="eastAsia"/>
              <w:iCs w:val="0"/>
              <w:color w:val="auto"/>
              <w:sz w:val="24"/>
              <w:szCs w:val="22"/>
              <w:rPrChange w:id="5999" w:author="jie sun" w:date="2018-04-16T22:22:00Z">
                <w:rPr>
                  <w:rFonts w:hint="eastAsia"/>
                  <w:b/>
                </w:rPr>
              </w:rPrChange>
            </w:rPr>
            <w:delText>错误！未指定顺序。</w:delText>
          </w:r>
        </w:del>
      </w:ins>
      <w:ins w:id="6000" w:author="像个男人一样" w:date="2018-03-21T02:23:00Z">
        <w:del w:id="6001" w:author="像个男人一样" w:date="2018-03-22T11:51:00Z">
          <w:r w:rsidRPr="00185706">
            <w:rPr>
              <w:rFonts w:hint="eastAsia"/>
              <w:iCs w:val="0"/>
              <w:color w:val="auto"/>
              <w:sz w:val="24"/>
              <w:szCs w:val="22"/>
              <w:rPrChange w:id="6002" w:author="jie sun" w:date="2018-04-16T22:22:00Z">
                <w:rPr>
                  <w:rFonts w:hint="eastAsia"/>
                  <w:b/>
                </w:rPr>
              </w:rPrChange>
            </w:rPr>
            <w:delText>错误！未指定顺序。</w:delText>
          </w:r>
        </w:del>
      </w:ins>
      <w:ins w:id="6003" w:author="像个男人一样" w:date="2018-03-21T02:22:00Z">
        <w:del w:id="6004" w:author="像个男人一样" w:date="2018-03-22T11:51:00Z">
          <w:r w:rsidRPr="00185706">
            <w:rPr>
              <w:rFonts w:hint="eastAsia"/>
              <w:iCs w:val="0"/>
              <w:color w:val="auto"/>
              <w:sz w:val="24"/>
              <w:szCs w:val="22"/>
              <w:rPrChange w:id="6005" w:author="jie sun" w:date="2018-04-16T22:22:00Z">
                <w:rPr>
                  <w:rFonts w:hint="eastAsia"/>
                  <w:b/>
                </w:rPr>
              </w:rPrChange>
            </w:rPr>
            <w:delText>错误！未指定顺序。</w:delText>
          </w:r>
        </w:del>
      </w:ins>
      <w:ins w:id="6006" w:author="像个男人一样" w:date="2018-03-21T02:17:00Z">
        <w:del w:id="6007" w:author="像个男人一样" w:date="2018-03-22T11:51:00Z">
          <w:r w:rsidRPr="00185706">
            <w:rPr>
              <w:rFonts w:hint="eastAsia"/>
              <w:iCs w:val="0"/>
              <w:color w:val="auto"/>
              <w:sz w:val="24"/>
              <w:szCs w:val="22"/>
              <w:rPrChange w:id="6008" w:author="jie sun" w:date="2018-04-16T22:22:00Z">
                <w:rPr>
                  <w:rFonts w:hint="eastAsia"/>
                  <w:b/>
                </w:rPr>
              </w:rPrChange>
            </w:rPr>
            <w:delText>错误！未指定顺序。错误！未指定顺序。错误！未指定顺序。</w:delText>
          </w:r>
        </w:del>
      </w:ins>
      <w:ins w:id="6009" w:author="像个男人一样" w:date="2018-03-21T02:15:00Z">
        <w:del w:id="6010" w:author="像个男人一样" w:date="2018-03-22T11:51:00Z">
          <w:r w:rsidRPr="00185706">
            <w:rPr>
              <w:rFonts w:hint="eastAsia"/>
              <w:iCs w:val="0"/>
              <w:color w:val="auto"/>
              <w:sz w:val="24"/>
              <w:szCs w:val="22"/>
              <w:rPrChange w:id="6011" w:author="jie sun" w:date="2018-04-16T22:22:00Z">
                <w:rPr>
                  <w:rFonts w:hint="eastAsia"/>
                  <w:b/>
                </w:rPr>
              </w:rPrChange>
            </w:rPr>
            <w:delText>错误！未指定顺序。</w:delText>
          </w:r>
        </w:del>
      </w:ins>
      <w:ins w:id="6012" w:author="像个男人一样" w:date="2018-03-21T02:14:00Z">
        <w:del w:id="6013" w:author="像个男人一样" w:date="2018-03-22T11:51:00Z">
          <w:r w:rsidRPr="00185706">
            <w:rPr>
              <w:rFonts w:hint="eastAsia"/>
              <w:iCs w:val="0"/>
              <w:color w:val="auto"/>
              <w:sz w:val="24"/>
              <w:szCs w:val="22"/>
              <w:rPrChange w:id="6014" w:author="jie sun" w:date="2018-04-16T22:22:00Z">
                <w:rPr>
                  <w:rFonts w:hint="eastAsia"/>
                  <w:b/>
                </w:rPr>
              </w:rPrChange>
            </w:rPr>
            <w:delText>错误！未指定顺序。</w:delText>
          </w:r>
        </w:del>
      </w:ins>
      <w:ins w:id="6015" w:author="像个男人一样" w:date="2018-03-21T02:13:00Z">
        <w:del w:id="6016" w:author="像个男人一样" w:date="2018-03-22T11:51:00Z">
          <w:r w:rsidRPr="00185706">
            <w:rPr>
              <w:rFonts w:hint="eastAsia"/>
              <w:iCs w:val="0"/>
              <w:color w:val="auto"/>
              <w:sz w:val="24"/>
              <w:szCs w:val="22"/>
              <w:rPrChange w:id="6017" w:author="jie sun" w:date="2018-04-16T22:22:00Z">
                <w:rPr>
                  <w:rFonts w:hint="eastAsia"/>
                  <w:b/>
                </w:rPr>
              </w:rPrChange>
            </w:rPr>
            <w:delText>错误！未指定顺序。</w:delText>
          </w:r>
        </w:del>
      </w:ins>
      <w:ins w:id="6018" w:author="像个男人一样" w:date="2018-03-21T02:12:00Z">
        <w:del w:id="6019" w:author="像个男人一样" w:date="2018-03-22T11:51:00Z">
          <w:r w:rsidRPr="00185706">
            <w:rPr>
              <w:rFonts w:hint="eastAsia"/>
              <w:iCs w:val="0"/>
              <w:color w:val="auto"/>
              <w:sz w:val="24"/>
              <w:szCs w:val="22"/>
              <w:rPrChange w:id="6020" w:author="jie sun" w:date="2018-04-16T22:22:00Z">
                <w:rPr>
                  <w:rFonts w:hint="eastAsia"/>
                  <w:b/>
                </w:rPr>
              </w:rPrChange>
            </w:rPr>
            <w:delText>错误！未指定顺序。</w:delText>
          </w:r>
        </w:del>
      </w:ins>
      <w:ins w:id="6021" w:author="像个男人一样" w:date="2018-03-21T02:02:00Z">
        <w:del w:id="6022" w:author="像个男人一样" w:date="2018-03-22T11:51:00Z">
          <w:r w:rsidRPr="00185706">
            <w:rPr>
              <w:rFonts w:hint="eastAsia"/>
              <w:iCs w:val="0"/>
              <w:color w:val="auto"/>
              <w:sz w:val="24"/>
              <w:szCs w:val="22"/>
              <w:rPrChange w:id="6023" w:author="jie sun" w:date="2018-04-16T22:22:00Z">
                <w:rPr>
                  <w:rFonts w:hint="eastAsia"/>
                  <w:b/>
                </w:rPr>
              </w:rPrChange>
            </w:rPr>
            <w:delText>错误！未指定顺序。错误！未指定顺序。</w:delText>
          </w:r>
        </w:del>
      </w:ins>
      <w:ins w:id="6024" w:author="像个男人一样" w:date="2018-03-21T02:01:00Z">
        <w:del w:id="6025" w:author="像个男人一样" w:date="2018-03-22T11:51:00Z">
          <w:r w:rsidRPr="00185706">
            <w:rPr>
              <w:rFonts w:hint="eastAsia"/>
              <w:iCs w:val="0"/>
              <w:color w:val="auto"/>
              <w:sz w:val="24"/>
              <w:szCs w:val="22"/>
              <w:rPrChange w:id="6026" w:author="jie sun" w:date="2018-04-16T22:22:00Z">
                <w:rPr>
                  <w:rFonts w:hint="eastAsia"/>
                  <w:b/>
                </w:rPr>
              </w:rPrChange>
            </w:rPr>
            <w:delText>错误！未指定顺序。</w:delText>
          </w:r>
        </w:del>
      </w:ins>
      <w:ins w:id="6027" w:author="像个男人一样" w:date="2018-03-21T02:00:00Z">
        <w:del w:id="6028" w:author="像个男人一样" w:date="2018-03-22T11:51:00Z">
          <w:r w:rsidRPr="00185706">
            <w:rPr>
              <w:rFonts w:hint="eastAsia"/>
              <w:iCs w:val="0"/>
              <w:color w:val="auto"/>
              <w:sz w:val="24"/>
              <w:szCs w:val="22"/>
              <w:rPrChange w:id="6029" w:author="jie sun" w:date="2018-04-16T22:22:00Z">
                <w:rPr>
                  <w:rFonts w:hint="eastAsia"/>
                  <w:b/>
                </w:rPr>
              </w:rPrChange>
            </w:rPr>
            <w:delText>错误！未指定顺序。</w:delText>
          </w:r>
        </w:del>
      </w:ins>
      <w:del w:id="6030" w:author="像个男人一样" w:date="2018-03-22T11:51:00Z">
        <w:r w:rsidRPr="00185706">
          <w:rPr>
            <w:iCs w:val="0"/>
            <w:color w:val="auto"/>
            <w:sz w:val="24"/>
            <w:szCs w:val="22"/>
            <w:rPrChange w:id="6031" w:author="jie sun" w:date="2018-04-16T22:22:00Z">
              <w:rPr/>
            </w:rPrChange>
          </w:rPr>
          <w:delText>9</w:delText>
        </w:r>
      </w:del>
      <w:del w:id="6032" w:author="像个男人一样" w:date="2018-03-21T23:21:00Z">
        <w:r w:rsidRPr="00185706">
          <w:rPr>
            <w:iCs w:val="0"/>
            <w:color w:val="auto"/>
            <w:sz w:val="24"/>
            <w:szCs w:val="22"/>
            <w:rPrChange w:id="6033" w:author="jie sun" w:date="2018-04-16T22:22:00Z">
              <w:rPr/>
            </w:rPrChange>
          </w:rPr>
          <w:fldChar w:fldCharType="end"/>
        </w:r>
      </w:del>
      <w:del w:id="6034" w:author="像个男人一样" w:date="2018-03-21T01:59:00Z">
        <w:r w:rsidRPr="00185706">
          <w:rPr>
            <w:iCs w:val="0"/>
            <w:color w:val="auto"/>
            <w:sz w:val="24"/>
            <w:szCs w:val="22"/>
            <w:rPrChange w:id="6035" w:author="jie sun" w:date="2018-04-16T22:22:00Z">
              <w:rPr/>
            </w:rPrChange>
          </w:rPr>
          <w:delText xml:space="preserve"> The pitch angle offset from the racing game</w:delText>
        </w:r>
      </w:del>
      <w:bookmarkEnd w:id="5958"/>
    </w:p>
    <w:p w14:paraId="4EA754F6" w14:textId="77777777" w:rsidR="0087014B" w:rsidRDefault="00D5184D">
      <w:pPr>
        <w:jc w:val="center"/>
        <w:rPr>
          <w:ins w:id="6036" w:author="像个男人一样" w:date="2018-03-21T01:59:00Z"/>
        </w:rPr>
        <w:pPrChange w:id="6037" w:author="jie sun" w:date="2018-04-16T21:41:00Z">
          <w:pPr/>
        </w:pPrChange>
      </w:pPr>
      <w:r>
        <w:rPr>
          <w:noProof/>
        </w:rPr>
        <w:drawing>
          <wp:inline distT="0" distB="0" distL="0" distR="0" wp14:anchorId="0D56EAC9" wp14:editId="5A79D4DF">
            <wp:extent cx="5647690" cy="2743200"/>
            <wp:effectExtent l="0" t="0" r="1016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4733DE8" w14:textId="36CF8B9B" w:rsidR="0087014B" w:rsidRDefault="00D5184D">
      <w:pPr>
        <w:pStyle w:val="Caption"/>
        <w:jc w:val="center"/>
        <w:pPrChange w:id="6038" w:author="jie sun" w:date="2018-04-16T21:41:00Z">
          <w:pPr/>
        </w:pPrChange>
      </w:pPr>
      <w:bookmarkStart w:id="6039" w:name="_Toc517801892"/>
      <w:ins w:id="6040" w:author="像个男人一样" w:date="2018-03-21T01:59:00Z">
        <w:r>
          <w:t xml:space="preserve">Figure </w:t>
        </w:r>
      </w:ins>
      <w:ins w:id="6041" w:author="JIE  SUN" w:date="2018-06-21T13:36:00Z">
        <w:r w:rsidR="00A64E7B">
          <w:fldChar w:fldCharType="begin"/>
        </w:r>
        <w:r w:rsidR="00A64E7B">
          <w:instrText xml:space="preserve"> STYLEREF 1 \s </w:instrText>
        </w:r>
      </w:ins>
      <w:r w:rsidR="00A64E7B">
        <w:fldChar w:fldCharType="separate"/>
      </w:r>
      <w:r w:rsidR="00A64E7B">
        <w:rPr>
          <w:noProof/>
        </w:rPr>
        <w:t>3</w:t>
      </w:r>
      <w:ins w:id="6042"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6043" w:author="JIE  SUN" w:date="2018-06-21T13:36:00Z">
        <w:r w:rsidR="00A64E7B">
          <w:rPr>
            <w:noProof/>
          </w:rPr>
          <w:t>9</w:t>
        </w:r>
        <w:r w:rsidR="00A64E7B">
          <w:fldChar w:fldCharType="end"/>
        </w:r>
      </w:ins>
      <w:ins w:id="6044" w:author="jie sun" w:date="2018-04-19T13:00:00Z">
        <w:del w:id="6045" w:author="JIE  SUN" w:date="2018-06-21T13:34:00Z">
          <w:r w:rsidR="00083FE7" w:rsidDel="00A64E7B">
            <w:fldChar w:fldCharType="begin"/>
          </w:r>
          <w:r w:rsidR="00083FE7" w:rsidDel="00A64E7B">
            <w:delInstrText xml:space="preserve"> STYLEREF 1 \s </w:delInstrText>
          </w:r>
        </w:del>
      </w:ins>
      <w:del w:id="6046" w:author="JIE  SUN" w:date="2018-06-21T13:34:00Z">
        <w:r w:rsidR="00083FE7" w:rsidDel="00A64E7B">
          <w:fldChar w:fldCharType="separate"/>
        </w:r>
        <w:r w:rsidR="00083FE7" w:rsidDel="00A64E7B">
          <w:rPr>
            <w:noProof/>
          </w:rPr>
          <w:delText>3</w:delText>
        </w:r>
      </w:del>
      <w:ins w:id="6047" w:author="jie sun" w:date="2018-04-19T13:00:00Z">
        <w:del w:id="6048"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049" w:author="JIE  SUN" w:date="2018-06-21T13:34:00Z">
        <w:r w:rsidR="00083FE7" w:rsidDel="00A64E7B">
          <w:fldChar w:fldCharType="separate"/>
        </w:r>
      </w:del>
      <w:ins w:id="6050" w:author="jie sun" w:date="2018-04-19T13:00:00Z">
        <w:del w:id="6051" w:author="JIE  SUN" w:date="2018-06-21T13:34:00Z">
          <w:r w:rsidR="00083FE7" w:rsidDel="00A64E7B">
            <w:rPr>
              <w:noProof/>
            </w:rPr>
            <w:delText>9</w:delText>
          </w:r>
          <w:r w:rsidR="00083FE7" w:rsidDel="00A64E7B">
            <w:fldChar w:fldCharType="end"/>
          </w:r>
        </w:del>
      </w:ins>
      <w:ins w:id="6052" w:author="像个男人一样" w:date="2018-03-21T01:59:00Z">
        <w:del w:id="6053"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054" w:author="像个男人一样" w:date="2018-03-22T11:51:00Z">
        <w:del w:id="6055" w:author="jie sun" w:date="2018-04-10T21:45:00Z">
          <w:r w:rsidDel="00454521">
            <w:delText>9</w:delText>
          </w:r>
        </w:del>
      </w:ins>
      <w:ins w:id="6056" w:author="像个男人一样" w:date="2018-03-21T01:59:00Z">
        <w:del w:id="6057" w:author="jie sun" w:date="2018-04-10T21:45:00Z">
          <w:r w:rsidDel="00454521">
            <w:fldChar w:fldCharType="end"/>
          </w:r>
        </w:del>
        <w:bookmarkStart w:id="6058" w:name="_Toc19105"/>
        <w:bookmarkStart w:id="6059" w:name="_Toc18638"/>
        <w:bookmarkStart w:id="6060" w:name="_Toc18933"/>
        <w:bookmarkStart w:id="6061" w:name="_Toc22166"/>
        <w:bookmarkStart w:id="6062" w:name="_Toc30004"/>
        <w:bookmarkStart w:id="6063" w:name="_Toc18857"/>
        <w:bookmarkStart w:id="6064" w:name="_Toc10548"/>
        <w:bookmarkStart w:id="6065" w:name="_Toc16253"/>
        <w:bookmarkStart w:id="6066" w:name="_Toc6705"/>
        <w:bookmarkStart w:id="6067" w:name="_Toc666"/>
        <w:bookmarkStart w:id="6068" w:name="_Toc24105"/>
        <w:bookmarkStart w:id="6069" w:name="_Toc26922"/>
        <w:bookmarkStart w:id="6070" w:name="_Toc14800"/>
        <w:bookmarkStart w:id="6071" w:name="_Toc26797"/>
        <w:bookmarkStart w:id="6072" w:name="_Toc819"/>
        <w:bookmarkStart w:id="6073" w:name="_Toc28390"/>
        <w:bookmarkStart w:id="6074" w:name="_Toc17625"/>
        <w:bookmarkStart w:id="6075" w:name="_Toc12056"/>
        <w:bookmarkStart w:id="6076" w:name="_Toc9872"/>
        <w:bookmarkStart w:id="6077" w:name="_Toc20288"/>
        <w:bookmarkStart w:id="6078" w:name="_Toc32146"/>
        <w:bookmarkStart w:id="6079" w:name="_Toc23561"/>
        <w:bookmarkStart w:id="6080" w:name="_Toc26560"/>
        <w:bookmarkStart w:id="6081" w:name="_Toc1053"/>
        <w:bookmarkStart w:id="6082" w:name="_Toc2034"/>
        <w:r>
          <w:rPr>
            <w:rFonts w:hint="eastAsia"/>
          </w:rPr>
          <w:t>:</w:t>
        </w:r>
      </w:ins>
      <w:r w:rsidR="0093575E">
        <w:t xml:space="preserve"> </w:t>
      </w:r>
      <w:ins w:id="6083" w:author="像个男人一样" w:date="2018-03-21T01:59:00Z">
        <w:r>
          <w:rPr>
            <w:rFonts w:hint="eastAsia"/>
          </w:rPr>
          <w:t xml:space="preserve">The </w:t>
        </w:r>
      </w:ins>
      <w:ins w:id="6084" w:author="jie sun" w:date="2018-04-16T22:30:00Z">
        <w:r w:rsidR="00770DD6">
          <w:t>P</w:t>
        </w:r>
      </w:ins>
      <w:ins w:id="6085" w:author="像个男人一样" w:date="2018-03-21T01:59:00Z">
        <w:del w:id="6086" w:author="jie sun" w:date="2018-04-16T22:30:00Z">
          <w:r w:rsidDel="00770DD6">
            <w:rPr>
              <w:rFonts w:hint="eastAsia"/>
            </w:rPr>
            <w:delText>p</w:delText>
          </w:r>
        </w:del>
        <w:r>
          <w:rPr>
            <w:rFonts w:hint="eastAsia"/>
          </w:rPr>
          <w:t xml:space="preserve">itch </w:t>
        </w:r>
      </w:ins>
      <w:ins w:id="6087" w:author="jie sun" w:date="2018-04-16T22:30:00Z">
        <w:r w:rsidR="00770DD6">
          <w:t>A</w:t>
        </w:r>
      </w:ins>
      <w:ins w:id="6088" w:author="像个男人一样" w:date="2018-03-21T01:59:00Z">
        <w:del w:id="6089" w:author="jie sun" w:date="2018-04-16T22:30:00Z">
          <w:r w:rsidDel="00770DD6">
            <w:rPr>
              <w:rFonts w:hint="eastAsia"/>
            </w:rPr>
            <w:delText>a</w:delText>
          </w:r>
        </w:del>
        <w:r>
          <w:rPr>
            <w:rFonts w:hint="eastAsia"/>
          </w:rPr>
          <w:t xml:space="preserve">ngle </w:t>
        </w:r>
      </w:ins>
      <w:ins w:id="6090" w:author="jie sun" w:date="2018-04-16T22:30:00Z">
        <w:r w:rsidR="00770DD6">
          <w:t>O</w:t>
        </w:r>
      </w:ins>
      <w:ins w:id="6091" w:author="像个男人一样" w:date="2018-03-21T01:59:00Z">
        <w:del w:id="6092" w:author="jie sun" w:date="2018-04-16T22:30:00Z">
          <w:r w:rsidDel="00770DD6">
            <w:rPr>
              <w:rFonts w:hint="eastAsia"/>
            </w:rPr>
            <w:delText>o</w:delText>
          </w:r>
        </w:del>
        <w:r>
          <w:rPr>
            <w:rFonts w:hint="eastAsia"/>
          </w:rPr>
          <w:t xml:space="preserve">ffset </w:t>
        </w:r>
      </w:ins>
      <w:ins w:id="6093" w:author="jie sun" w:date="2018-04-16T22:30:00Z">
        <w:r w:rsidR="00770DD6">
          <w:t>F</w:t>
        </w:r>
      </w:ins>
      <w:ins w:id="6094" w:author="像个男人一样" w:date="2018-03-21T01:59:00Z">
        <w:del w:id="6095" w:author="jie sun" w:date="2018-04-16T22:30:00Z">
          <w:r w:rsidDel="00770DD6">
            <w:rPr>
              <w:rFonts w:hint="eastAsia"/>
            </w:rPr>
            <w:delText>f</w:delText>
          </w:r>
        </w:del>
        <w:r>
          <w:rPr>
            <w:rFonts w:hint="eastAsia"/>
          </w:rPr>
          <w:t xml:space="preserve">rom </w:t>
        </w:r>
      </w:ins>
      <w:ins w:id="6096" w:author="jie sun" w:date="2018-04-16T22:30:00Z">
        <w:r w:rsidR="00770DD6">
          <w:t>T</w:t>
        </w:r>
      </w:ins>
      <w:ins w:id="6097" w:author="像个男人一样" w:date="2018-03-21T01:59:00Z">
        <w:del w:id="6098" w:author="jie sun" w:date="2018-04-16T22:30:00Z">
          <w:r w:rsidDel="00770DD6">
            <w:rPr>
              <w:rFonts w:hint="eastAsia"/>
            </w:rPr>
            <w:delText>t</w:delText>
          </w:r>
        </w:del>
        <w:r>
          <w:rPr>
            <w:rFonts w:hint="eastAsia"/>
          </w:rPr>
          <w:t xml:space="preserve">he </w:t>
        </w:r>
      </w:ins>
      <w:ins w:id="6099" w:author="jie sun" w:date="2018-04-16T22:30:00Z">
        <w:r w:rsidR="00770DD6">
          <w:t>R</w:t>
        </w:r>
      </w:ins>
      <w:ins w:id="6100" w:author="像个男人一样" w:date="2018-03-21T01:59:00Z">
        <w:del w:id="6101" w:author="jie sun" w:date="2018-04-16T22:30:00Z">
          <w:r w:rsidDel="00770DD6">
            <w:rPr>
              <w:rFonts w:hint="eastAsia"/>
            </w:rPr>
            <w:delText>r</w:delText>
          </w:r>
        </w:del>
        <w:r>
          <w:rPr>
            <w:rFonts w:hint="eastAsia"/>
          </w:rPr>
          <w:t xml:space="preserve">acing </w:t>
        </w:r>
      </w:ins>
      <w:ins w:id="6102" w:author="jie sun" w:date="2018-04-16T22:30:00Z">
        <w:r w:rsidR="00770DD6">
          <w:t>G</w:t>
        </w:r>
      </w:ins>
      <w:ins w:id="6103" w:author="像个男人一样" w:date="2018-03-21T01:59:00Z">
        <w:del w:id="6104" w:author="jie sun" w:date="2018-04-16T22:30:00Z">
          <w:r w:rsidDel="00770DD6">
            <w:rPr>
              <w:rFonts w:hint="eastAsia"/>
            </w:rPr>
            <w:delText>g</w:delText>
          </w:r>
        </w:del>
        <w:r>
          <w:rPr>
            <w:rFonts w:hint="eastAsia"/>
          </w:rPr>
          <w:t>ame</w:t>
        </w:r>
      </w:ins>
      <w:bookmarkEnd w:id="6039"/>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p>
    <w:p w14:paraId="541AAD45" w14:textId="77777777" w:rsidR="0087014B" w:rsidRDefault="0087014B"/>
    <w:p w14:paraId="1E760E8E" w14:textId="77777777" w:rsidR="0087014B" w:rsidRDefault="0087014B">
      <w:pPr>
        <w:pageBreakBefore/>
      </w:pPr>
    </w:p>
    <w:p w14:paraId="321912F0" w14:textId="5C3A8E44" w:rsidR="0087014B" w:rsidRDefault="00D5184D">
      <w:pPr>
        <w:pStyle w:val="Heading1"/>
      </w:pPr>
      <w:bookmarkStart w:id="6105" w:name="_Toc10220"/>
      <w:bookmarkStart w:id="6106" w:name="_Toc497"/>
      <w:bookmarkStart w:id="6107" w:name="_Toc23232"/>
      <w:bookmarkStart w:id="6108" w:name="_Toc20114"/>
      <w:bookmarkStart w:id="6109" w:name="_Toc511"/>
      <w:bookmarkStart w:id="6110" w:name="_Toc12921"/>
      <w:bookmarkStart w:id="6111" w:name="_Toc12608"/>
      <w:bookmarkStart w:id="6112" w:name="_Toc20943"/>
      <w:bookmarkStart w:id="6113" w:name="_Toc4443"/>
      <w:bookmarkStart w:id="6114" w:name="_Toc517904101"/>
      <w:r>
        <w:t xml:space="preserve">A Glow Stick </w:t>
      </w:r>
      <w:ins w:id="6115" w:author="jie sun" w:date="2018-04-16T21:22:00Z">
        <w:r w:rsidR="00D442B4">
          <w:t>W</w:t>
        </w:r>
      </w:ins>
      <w:del w:id="6116" w:author="jie sun" w:date="2018-04-16T21:22:00Z">
        <w:r w:rsidDel="00D442B4">
          <w:delText>w</w:delText>
        </w:r>
      </w:del>
      <w:r>
        <w:t xml:space="preserve">ith Accelerometer </w:t>
      </w:r>
      <w:del w:id="6117" w:author="jie sun" w:date="2018-04-16T21:22:00Z">
        <w:r w:rsidDel="00D442B4">
          <w:delText xml:space="preserve">and </w:delText>
        </w:r>
      </w:del>
      <w:r w:rsidR="003B31B5">
        <w:t>a</w:t>
      </w:r>
      <w:ins w:id="6118" w:author="jie sun" w:date="2018-04-16T21:22:00Z">
        <w:r w:rsidR="00D442B4">
          <w:t xml:space="preserve">nd </w:t>
        </w:r>
      </w:ins>
      <w:r>
        <w:t>Gyroscope</w:t>
      </w:r>
      <w:bookmarkEnd w:id="6105"/>
      <w:bookmarkEnd w:id="6106"/>
      <w:bookmarkEnd w:id="6107"/>
      <w:bookmarkEnd w:id="6108"/>
      <w:bookmarkEnd w:id="6109"/>
      <w:bookmarkEnd w:id="6110"/>
      <w:bookmarkEnd w:id="6111"/>
      <w:bookmarkEnd w:id="6112"/>
      <w:bookmarkEnd w:id="6113"/>
      <w:bookmarkEnd w:id="6114"/>
    </w:p>
    <w:p w14:paraId="35DDDF7A" w14:textId="77777777" w:rsidR="0093575E" w:rsidRPr="0093575E" w:rsidRDefault="0093575E" w:rsidP="0093575E"/>
    <w:p w14:paraId="06F84141" w14:textId="77777777" w:rsidR="0087014B" w:rsidRDefault="00D5184D">
      <w:r>
        <w:rPr>
          <w:rFonts w:hint="eastAsia"/>
        </w:rPr>
        <w:t>From</w:t>
      </w:r>
      <w:r>
        <w:t xml:space="preserve"> those three chapters above, we can know how to use</w:t>
      </w:r>
      <w:r>
        <w:rPr>
          <w:rFonts w:hint="eastAsia"/>
          <w:lang w:val="en-US"/>
        </w:rPr>
        <w:t xml:space="preserve"> </w:t>
      </w:r>
      <w:del w:id="6119" w:author="jie sun" w:date="2018-04-08T15:14:00Z">
        <w:r w:rsidDel="00904019">
          <w:delText xml:space="preserve"> </w:delText>
        </w:r>
      </w:del>
      <w:ins w:id="6120" w:author="jie sun" w:date="2018-04-08T19:17:00Z">
        <w:r w:rsidR="00E67BD3">
          <w:rPr>
            <w:lang w:val="en-US"/>
          </w:rPr>
          <w:t>Accelerometers</w:t>
        </w:r>
      </w:ins>
      <w:del w:id="6121" w:author="jie sun" w:date="2018-04-08T15:14:00Z">
        <w:r w:rsidDel="00904019">
          <w:rPr>
            <w:rFonts w:hint="eastAsia"/>
            <w:lang w:val="en-US"/>
          </w:rPr>
          <w:delText>A</w:delText>
        </w:r>
      </w:del>
      <w:del w:id="6122" w:author="jie sun" w:date="2018-04-08T19:17:00Z">
        <w:r w:rsidDel="00E67BD3">
          <w:delText>ccelerometer</w:delText>
        </w:r>
      </w:del>
      <w:ins w:id="6123" w:author="jie sun" w:date="2018-04-08T15:14:00Z">
        <w:r w:rsidR="008E72C7">
          <w:rPr>
            <w:lang w:val="en-US"/>
          </w:rPr>
          <w:t xml:space="preserve"> </w:t>
        </w:r>
      </w:ins>
      <w:del w:id="6124" w:author="jie sun" w:date="2018-04-08T15:14:00Z">
        <w:r w:rsidDel="008E72C7">
          <w:rPr>
            <w:rFonts w:hint="eastAsia"/>
            <w:lang w:val="en-US"/>
          </w:rPr>
          <w:delText xml:space="preserve"> </w:delText>
        </w:r>
      </w:del>
      <w:r>
        <w:t xml:space="preserve">and Gyroscopes to identify or detect some kinds of actions or postures, but it is possible to use it in a new action recognition and how a glow stick can show different colour lights in different </w:t>
      </w:r>
      <w:r>
        <w:rPr>
          <w:rFonts w:hint="eastAsia"/>
          <w:lang w:val="en-US"/>
        </w:rPr>
        <w:t>actions</w:t>
      </w:r>
      <w:r>
        <w:t>, those will be discuss</w:t>
      </w:r>
      <w:ins w:id="6125" w:author="jie sun" w:date="2018-04-08T19:17:00Z">
        <w:r w:rsidR="00E67BD3">
          <w:t>ed</w:t>
        </w:r>
      </w:ins>
      <w:r>
        <w:t xml:space="preserve"> in this chapter.  </w:t>
      </w:r>
    </w:p>
    <w:p w14:paraId="7CEC19B3" w14:textId="2E466DDB" w:rsidR="0087014B" w:rsidRDefault="00D5184D">
      <w:pPr>
        <w:pStyle w:val="Heading2"/>
      </w:pPr>
      <w:bookmarkStart w:id="6126" w:name="_Toc12231"/>
      <w:bookmarkStart w:id="6127" w:name="_Toc29725"/>
      <w:bookmarkStart w:id="6128" w:name="_Toc29622"/>
      <w:bookmarkStart w:id="6129" w:name="_Toc2388"/>
      <w:bookmarkStart w:id="6130" w:name="_Toc19821"/>
      <w:bookmarkStart w:id="6131" w:name="_Toc21846"/>
      <w:bookmarkStart w:id="6132" w:name="_Toc3657"/>
      <w:bookmarkStart w:id="6133" w:name="_Toc20788"/>
      <w:bookmarkStart w:id="6134" w:name="_Toc17039"/>
      <w:bookmarkStart w:id="6135" w:name="_Toc517904102"/>
      <w:r>
        <w:t xml:space="preserve">Appearance </w:t>
      </w:r>
      <w:del w:id="6136" w:author="jie sun" w:date="2018-04-16T21:22:00Z">
        <w:r w:rsidDel="00495B69">
          <w:delText xml:space="preserve">and </w:delText>
        </w:r>
      </w:del>
      <w:r w:rsidR="00E1737A">
        <w:t>a</w:t>
      </w:r>
      <w:ins w:id="6137" w:author="jie sun" w:date="2018-04-16T21:22:00Z">
        <w:r w:rsidR="00495B69">
          <w:t>nd F</w:t>
        </w:r>
      </w:ins>
      <w:del w:id="6138" w:author="jie sun" w:date="2018-04-16T21:22:00Z">
        <w:r w:rsidDel="00495B69">
          <w:delText>f</w:delText>
        </w:r>
      </w:del>
      <w:r>
        <w:t xml:space="preserve">unction </w:t>
      </w:r>
      <w:ins w:id="6139" w:author="jie sun" w:date="2018-04-16T21:23:00Z">
        <w:r w:rsidR="00495B69">
          <w:t>D</w:t>
        </w:r>
      </w:ins>
      <w:del w:id="6140" w:author="jie sun" w:date="2018-04-16T21:23:00Z">
        <w:r w:rsidDel="00495B69">
          <w:delText>d</w:delText>
        </w:r>
      </w:del>
      <w:r>
        <w:t>escription</w:t>
      </w:r>
      <w:bookmarkEnd w:id="6126"/>
      <w:bookmarkEnd w:id="6127"/>
      <w:bookmarkEnd w:id="6128"/>
      <w:bookmarkEnd w:id="6129"/>
      <w:bookmarkEnd w:id="6130"/>
      <w:bookmarkEnd w:id="6131"/>
      <w:bookmarkEnd w:id="6132"/>
      <w:bookmarkEnd w:id="6133"/>
      <w:bookmarkEnd w:id="6134"/>
      <w:bookmarkEnd w:id="6135"/>
    </w:p>
    <w:p w14:paraId="08A2E5FC" w14:textId="531FEDA2" w:rsidR="0087014B" w:rsidRDefault="00D5184D">
      <w:pPr>
        <w:pStyle w:val="Heading3"/>
      </w:pPr>
      <w:bookmarkStart w:id="6141" w:name="_Toc18835"/>
      <w:bookmarkStart w:id="6142" w:name="_Toc20475"/>
      <w:bookmarkStart w:id="6143" w:name="_Toc28926"/>
      <w:bookmarkStart w:id="6144" w:name="_Toc28005"/>
      <w:bookmarkStart w:id="6145" w:name="_Toc6601"/>
      <w:bookmarkStart w:id="6146" w:name="_Toc895"/>
      <w:bookmarkStart w:id="6147" w:name="_Toc32236"/>
      <w:bookmarkStart w:id="6148" w:name="_Toc16656"/>
      <w:bookmarkStart w:id="6149" w:name="_Toc6965"/>
      <w:bookmarkStart w:id="6150" w:name="_Toc517904103"/>
      <w:r>
        <w:t xml:space="preserve">A </w:t>
      </w:r>
      <w:ins w:id="6151" w:author="jie sun" w:date="2018-04-16T21:23:00Z">
        <w:r w:rsidR="00A22A4F">
          <w:t>N</w:t>
        </w:r>
      </w:ins>
      <w:del w:id="6152" w:author="jie sun" w:date="2018-04-16T21:23:00Z">
        <w:r w:rsidDel="00A22A4F">
          <w:delText>n</w:delText>
        </w:r>
      </w:del>
      <w:r>
        <w:t xml:space="preserve">ormal </w:t>
      </w:r>
      <w:ins w:id="6153" w:author="jie sun" w:date="2018-04-16T21:23:00Z">
        <w:r w:rsidR="00A22A4F">
          <w:t>G</w:t>
        </w:r>
      </w:ins>
      <w:del w:id="6154" w:author="jie sun" w:date="2018-04-16T21:23:00Z">
        <w:r w:rsidDel="00A22A4F">
          <w:delText>g</w:delText>
        </w:r>
      </w:del>
      <w:r>
        <w:t>low</w:t>
      </w:r>
      <w:ins w:id="6155" w:author="jie sun" w:date="2018-04-10T17:53:00Z">
        <w:r w:rsidR="00E14CCF">
          <w:rPr>
            <w:rFonts w:hint="eastAsia"/>
          </w:rPr>
          <w:t>-</w:t>
        </w:r>
      </w:ins>
      <w:del w:id="6156" w:author="jie sun" w:date="2018-04-10T17:53:00Z">
        <w:r w:rsidDel="00E14CCF">
          <w:delText xml:space="preserve"> </w:delText>
        </w:r>
      </w:del>
      <w:ins w:id="6157" w:author="jie sun" w:date="2018-04-16T21:23:00Z">
        <w:r w:rsidR="00A22A4F">
          <w:t>S</w:t>
        </w:r>
      </w:ins>
      <w:del w:id="6158" w:author="jie sun" w:date="2018-04-16T21:23:00Z">
        <w:r w:rsidDel="00A22A4F">
          <w:delText>s</w:delText>
        </w:r>
      </w:del>
      <w:r>
        <w:t>tick</w:t>
      </w:r>
      <w:bookmarkEnd w:id="6141"/>
      <w:bookmarkEnd w:id="6142"/>
      <w:bookmarkEnd w:id="6143"/>
      <w:bookmarkEnd w:id="6144"/>
      <w:bookmarkEnd w:id="6145"/>
      <w:bookmarkEnd w:id="6146"/>
      <w:bookmarkEnd w:id="6147"/>
      <w:bookmarkEnd w:id="6148"/>
      <w:bookmarkEnd w:id="6149"/>
      <w:bookmarkEnd w:id="6150"/>
    </w:p>
    <w:p w14:paraId="6C5DB50F" w14:textId="77777777" w:rsidR="0087014B" w:rsidRPr="0097705E" w:rsidRDefault="00D5184D">
      <w:pPr>
        <w:pStyle w:val="Caption"/>
        <w:pPrChange w:id="6159" w:author="像个男人一样" w:date="2018-03-21T02:00:00Z">
          <w:pPr/>
        </w:pPrChange>
      </w:pPr>
      <w:r w:rsidRPr="0097705E">
        <w:rPr>
          <w:iCs w:val="0"/>
          <w:color w:val="auto"/>
          <w:sz w:val="24"/>
          <w:szCs w:val="22"/>
        </w:rPr>
        <w:t>How a normal glow stick works, everyone may have some experience for that. There is a picture below, when you turn on the switch on the han</w:t>
      </w:r>
      <w:r w:rsidRPr="0097705E">
        <w:rPr>
          <w:iCs w:val="0"/>
          <w:color w:val="auto"/>
          <w:sz w:val="24"/>
          <w:szCs w:val="22"/>
          <w:rPrChange w:id="6160" w:author="jie sun" w:date="2018-04-08T15:13:00Z">
            <w:rPr>
              <w:iCs/>
              <w:lang w:val="en-US"/>
            </w:rPr>
          </w:rPrChange>
        </w:rPr>
        <w:t>dle</w:t>
      </w:r>
      <w:r w:rsidRPr="0097705E">
        <w:rPr>
          <w:iCs w:val="0"/>
          <w:color w:val="auto"/>
          <w:sz w:val="24"/>
          <w:szCs w:val="22"/>
        </w:rPr>
        <w:t xml:space="preserve">, a glow stick will be lit in a specific colour. </w:t>
      </w:r>
    </w:p>
    <w:p w14:paraId="61F7E959" w14:textId="77777777" w:rsidR="0087014B" w:rsidRDefault="00D5184D">
      <w:pPr>
        <w:jc w:val="center"/>
        <w:rPr>
          <w:ins w:id="6161" w:author="像个男人一样" w:date="2018-03-21T02:00:00Z"/>
        </w:rPr>
        <w:pPrChange w:id="6162" w:author="jie sun" w:date="2018-04-16T21:41:00Z">
          <w:pPr/>
        </w:pPrChange>
      </w:pPr>
      <w:r>
        <w:rPr>
          <w:noProof/>
        </w:rPr>
        <w:drawing>
          <wp:inline distT="0" distB="0" distL="0" distR="0" wp14:anchorId="0EE848AB" wp14:editId="0038753B">
            <wp:extent cx="3810000" cy="381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810000" cy="3810000"/>
                    </a:xfrm>
                    <a:prstGeom prst="rect">
                      <a:avLst/>
                    </a:prstGeom>
                    <a:noFill/>
                    <a:ln>
                      <a:noFill/>
                    </a:ln>
                  </pic:spPr>
                </pic:pic>
              </a:graphicData>
            </a:graphic>
          </wp:inline>
        </w:drawing>
      </w:r>
    </w:p>
    <w:p w14:paraId="7EBFE08F" w14:textId="77777777" w:rsidR="0087014B" w:rsidRDefault="00D5184D">
      <w:pPr>
        <w:pStyle w:val="Caption"/>
        <w:jc w:val="center"/>
        <w:pPrChange w:id="6163" w:author="jie sun" w:date="2018-04-16T21:41:00Z">
          <w:pPr/>
        </w:pPrChange>
      </w:pPr>
      <w:bookmarkStart w:id="6164" w:name="_Toc517801893"/>
      <w:ins w:id="6165" w:author="像个男人一样" w:date="2018-03-21T02:00:00Z">
        <w:r>
          <w:t xml:space="preserve">Figure </w:t>
        </w:r>
      </w:ins>
      <w:ins w:id="6166" w:author="JIE  SUN" w:date="2018-06-21T13:36:00Z">
        <w:r w:rsidR="00A64E7B">
          <w:fldChar w:fldCharType="begin"/>
        </w:r>
        <w:r w:rsidR="00A64E7B">
          <w:instrText xml:space="preserve"> STYLEREF 1 \s </w:instrText>
        </w:r>
      </w:ins>
      <w:r w:rsidR="00A64E7B">
        <w:fldChar w:fldCharType="separate"/>
      </w:r>
      <w:r w:rsidR="00A64E7B">
        <w:rPr>
          <w:noProof/>
        </w:rPr>
        <w:t>4</w:t>
      </w:r>
      <w:ins w:id="6167"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6168" w:author="JIE  SUN" w:date="2018-06-21T13:36:00Z">
        <w:r w:rsidR="00A64E7B">
          <w:rPr>
            <w:noProof/>
          </w:rPr>
          <w:t>1</w:t>
        </w:r>
        <w:r w:rsidR="00A64E7B">
          <w:fldChar w:fldCharType="end"/>
        </w:r>
      </w:ins>
      <w:ins w:id="6169" w:author="jie sun" w:date="2018-04-19T13:00:00Z">
        <w:del w:id="6170" w:author="JIE  SUN" w:date="2018-06-21T13:34:00Z">
          <w:r w:rsidR="00083FE7" w:rsidDel="00A64E7B">
            <w:fldChar w:fldCharType="begin"/>
          </w:r>
          <w:r w:rsidR="00083FE7" w:rsidDel="00A64E7B">
            <w:delInstrText xml:space="preserve"> STYLEREF 1 \s </w:delInstrText>
          </w:r>
        </w:del>
      </w:ins>
      <w:del w:id="6171" w:author="JIE  SUN" w:date="2018-06-21T13:34:00Z">
        <w:r w:rsidR="00083FE7" w:rsidDel="00A64E7B">
          <w:fldChar w:fldCharType="separate"/>
        </w:r>
        <w:r w:rsidR="00083FE7" w:rsidDel="00A64E7B">
          <w:rPr>
            <w:noProof/>
          </w:rPr>
          <w:delText>4</w:delText>
        </w:r>
      </w:del>
      <w:ins w:id="6172" w:author="jie sun" w:date="2018-04-19T13:00:00Z">
        <w:del w:id="6173"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174" w:author="JIE  SUN" w:date="2018-06-21T13:34:00Z">
        <w:r w:rsidR="00083FE7" w:rsidDel="00A64E7B">
          <w:fldChar w:fldCharType="separate"/>
        </w:r>
      </w:del>
      <w:ins w:id="6175" w:author="jie sun" w:date="2018-04-19T13:00:00Z">
        <w:del w:id="6176" w:author="JIE  SUN" w:date="2018-06-21T13:34:00Z">
          <w:r w:rsidR="00083FE7" w:rsidDel="00A64E7B">
            <w:rPr>
              <w:noProof/>
            </w:rPr>
            <w:delText>1</w:delText>
          </w:r>
          <w:r w:rsidR="00083FE7" w:rsidDel="00A64E7B">
            <w:fldChar w:fldCharType="end"/>
          </w:r>
        </w:del>
      </w:ins>
      <w:ins w:id="6177" w:author="像个男人一样" w:date="2018-03-21T02:00:00Z">
        <w:del w:id="6178"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179" w:author="像个男人一样" w:date="2018-03-22T11:51:00Z">
        <w:del w:id="6180" w:author="jie sun" w:date="2018-04-10T21:45:00Z">
          <w:r w:rsidDel="00454521">
            <w:delText>1</w:delText>
          </w:r>
        </w:del>
      </w:ins>
      <w:ins w:id="6181" w:author="像个男人一样" w:date="2018-03-21T02:00:00Z">
        <w:del w:id="6182" w:author="jie sun" w:date="2018-04-10T21:45:00Z">
          <w:r w:rsidDel="00454521">
            <w:fldChar w:fldCharType="end"/>
          </w:r>
        </w:del>
        <w:bookmarkStart w:id="6183" w:name="_Toc7192"/>
        <w:bookmarkStart w:id="6184" w:name="_Toc13978"/>
        <w:bookmarkStart w:id="6185" w:name="_Toc1274"/>
        <w:bookmarkStart w:id="6186" w:name="_Toc18631"/>
        <w:bookmarkStart w:id="6187" w:name="_Toc15356"/>
        <w:bookmarkStart w:id="6188" w:name="_Toc26533"/>
        <w:bookmarkStart w:id="6189" w:name="_Toc12722"/>
        <w:bookmarkStart w:id="6190" w:name="_Toc18153"/>
        <w:bookmarkStart w:id="6191" w:name="_Toc300"/>
        <w:bookmarkStart w:id="6192" w:name="_Toc23875"/>
        <w:bookmarkStart w:id="6193" w:name="_Toc261"/>
        <w:bookmarkStart w:id="6194" w:name="_Toc12738"/>
        <w:bookmarkStart w:id="6195" w:name="_Toc17816"/>
        <w:bookmarkStart w:id="6196" w:name="_Toc12967"/>
        <w:bookmarkStart w:id="6197" w:name="_Toc17107"/>
        <w:bookmarkStart w:id="6198" w:name="_Toc7044"/>
        <w:bookmarkStart w:id="6199" w:name="_Toc10551"/>
        <w:bookmarkStart w:id="6200" w:name="_Toc2580"/>
        <w:bookmarkStart w:id="6201" w:name="_Toc7833"/>
        <w:bookmarkStart w:id="6202" w:name="_Toc25118"/>
        <w:bookmarkStart w:id="6203" w:name="_Toc17817"/>
        <w:bookmarkStart w:id="6204" w:name="_Toc24170"/>
        <w:bookmarkStart w:id="6205" w:name="_Toc6737"/>
        <w:bookmarkStart w:id="6206" w:name="_Toc17372"/>
        <w:bookmarkStart w:id="6207" w:name="_Toc32166"/>
        <w:r>
          <w:rPr>
            <w:rFonts w:hint="eastAsia"/>
          </w:rPr>
          <w:t xml:space="preserve">: A </w:t>
        </w:r>
      </w:ins>
      <w:ins w:id="6208" w:author="jie sun" w:date="2018-04-16T22:30:00Z">
        <w:r w:rsidR="00DF6414">
          <w:t>K</w:t>
        </w:r>
      </w:ins>
      <w:ins w:id="6209" w:author="像个男人一样" w:date="2018-03-21T02:00:00Z">
        <w:del w:id="6210" w:author="jie sun" w:date="2018-04-16T22:30:00Z">
          <w:r w:rsidDel="00DF6414">
            <w:rPr>
              <w:rFonts w:hint="eastAsia"/>
            </w:rPr>
            <w:delText>k</w:delText>
          </w:r>
        </w:del>
        <w:r>
          <w:rPr>
            <w:rFonts w:hint="eastAsia"/>
          </w:rPr>
          <w:t xml:space="preserve">ind </w:t>
        </w:r>
      </w:ins>
      <w:ins w:id="6211" w:author="jie sun" w:date="2018-04-16T22:30:00Z">
        <w:r w:rsidR="00DF6414">
          <w:t>O</w:t>
        </w:r>
      </w:ins>
      <w:ins w:id="6212" w:author="像个男人一样" w:date="2018-03-21T02:00:00Z">
        <w:del w:id="6213" w:author="jie sun" w:date="2018-04-16T22:30:00Z">
          <w:r w:rsidDel="00DF6414">
            <w:rPr>
              <w:rFonts w:hint="eastAsia"/>
            </w:rPr>
            <w:delText>o</w:delText>
          </w:r>
        </w:del>
        <w:r>
          <w:rPr>
            <w:rFonts w:hint="eastAsia"/>
          </w:rPr>
          <w:t xml:space="preserve">f </w:t>
        </w:r>
      </w:ins>
      <w:ins w:id="6214" w:author="jie sun" w:date="2018-04-16T22:31:00Z">
        <w:r w:rsidR="00DF6414">
          <w:t>G</w:t>
        </w:r>
      </w:ins>
      <w:ins w:id="6215" w:author="像个男人一样" w:date="2018-03-21T02:00:00Z">
        <w:del w:id="6216" w:author="jie sun" w:date="2018-04-16T22:31:00Z">
          <w:r w:rsidDel="00DF6414">
            <w:rPr>
              <w:rFonts w:hint="eastAsia"/>
            </w:rPr>
            <w:delText>g</w:delText>
          </w:r>
        </w:del>
        <w:r>
          <w:rPr>
            <w:rFonts w:hint="eastAsia"/>
          </w:rPr>
          <w:t xml:space="preserve">low </w:t>
        </w:r>
      </w:ins>
      <w:ins w:id="6217" w:author="jie sun" w:date="2018-04-16T22:31:00Z">
        <w:r w:rsidR="00DF6414">
          <w:t>S</w:t>
        </w:r>
      </w:ins>
      <w:ins w:id="6218" w:author="像个男人一样" w:date="2018-03-21T02:00:00Z">
        <w:del w:id="6219" w:author="jie sun" w:date="2018-04-16T22:31:00Z">
          <w:r w:rsidDel="00DF6414">
            <w:rPr>
              <w:rFonts w:hint="eastAsia"/>
            </w:rPr>
            <w:delText>s</w:delText>
          </w:r>
        </w:del>
        <w:r>
          <w:rPr>
            <w:rFonts w:hint="eastAsia"/>
          </w:rPr>
          <w:t>ticks</w:t>
        </w:r>
      </w:ins>
      <w:bookmarkEnd w:id="6164"/>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p>
    <w:p w14:paraId="2216B700" w14:textId="77777777" w:rsidR="0087014B" w:rsidRDefault="00D5184D">
      <w:r>
        <w:t xml:space="preserve"> There is no doubt that it is very gorgeous in a concert when the countless light sticks come on. </w:t>
      </w:r>
    </w:p>
    <w:p w14:paraId="5C7747F3" w14:textId="77777777" w:rsidR="0087014B" w:rsidRDefault="00D5184D">
      <w:pPr>
        <w:jc w:val="center"/>
        <w:rPr>
          <w:ins w:id="6220" w:author="像个男人一样" w:date="2018-03-21T02:00:00Z"/>
        </w:rPr>
        <w:pPrChange w:id="6221" w:author="jie sun" w:date="2018-04-16T21:41:00Z">
          <w:pPr/>
        </w:pPrChange>
      </w:pPr>
      <w:r>
        <w:rPr>
          <w:noProof/>
        </w:rPr>
        <w:drawing>
          <wp:inline distT="0" distB="0" distL="0" distR="0" wp14:anchorId="10F61940" wp14:editId="4C33644C">
            <wp:extent cx="3817620" cy="3337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817620" cy="3337560"/>
                    </a:xfrm>
                    <a:prstGeom prst="rect">
                      <a:avLst/>
                    </a:prstGeom>
                    <a:noFill/>
                    <a:ln>
                      <a:noFill/>
                    </a:ln>
                  </pic:spPr>
                </pic:pic>
              </a:graphicData>
            </a:graphic>
          </wp:inline>
        </w:drawing>
      </w:r>
    </w:p>
    <w:p w14:paraId="67102405" w14:textId="77777777" w:rsidR="0087014B" w:rsidRDefault="00D5184D">
      <w:pPr>
        <w:pStyle w:val="Caption"/>
        <w:jc w:val="center"/>
        <w:rPr>
          <w:lang w:val="en-US"/>
        </w:rPr>
        <w:pPrChange w:id="6222" w:author="jie sun" w:date="2018-04-16T21:41:00Z">
          <w:pPr/>
        </w:pPrChange>
      </w:pPr>
      <w:bookmarkStart w:id="6223" w:name="_Toc517801894"/>
      <w:ins w:id="6224" w:author="像个男人一样" w:date="2018-03-21T02:01:00Z">
        <w:r>
          <w:t xml:space="preserve">Figure </w:t>
        </w:r>
      </w:ins>
      <w:ins w:id="6225" w:author="JIE  SUN" w:date="2018-06-21T13:36:00Z">
        <w:r w:rsidR="00A64E7B">
          <w:fldChar w:fldCharType="begin"/>
        </w:r>
        <w:r w:rsidR="00A64E7B">
          <w:instrText xml:space="preserve"> STYLEREF 1 \s </w:instrText>
        </w:r>
      </w:ins>
      <w:r w:rsidR="00A64E7B">
        <w:fldChar w:fldCharType="separate"/>
      </w:r>
      <w:r w:rsidR="00A64E7B">
        <w:rPr>
          <w:noProof/>
        </w:rPr>
        <w:t>4</w:t>
      </w:r>
      <w:ins w:id="622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6227" w:author="JIE  SUN" w:date="2018-06-21T13:36:00Z">
        <w:r w:rsidR="00A64E7B">
          <w:rPr>
            <w:noProof/>
          </w:rPr>
          <w:t>2</w:t>
        </w:r>
        <w:r w:rsidR="00A64E7B">
          <w:fldChar w:fldCharType="end"/>
        </w:r>
      </w:ins>
      <w:ins w:id="6228" w:author="jie sun" w:date="2018-04-19T13:00:00Z">
        <w:del w:id="6229" w:author="JIE  SUN" w:date="2018-06-21T13:34:00Z">
          <w:r w:rsidR="00083FE7" w:rsidDel="00A64E7B">
            <w:fldChar w:fldCharType="begin"/>
          </w:r>
          <w:r w:rsidR="00083FE7" w:rsidDel="00A64E7B">
            <w:delInstrText xml:space="preserve"> STYLEREF 1 \s </w:delInstrText>
          </w:r>
        </w:del>
      </w:ins>
      <w:del w:id="6230" w:author="JIE  SUN" w:date="2018-06-21T13:34:00Z">
        <w:r w:rsidR="00083FE7" w:rsidDel="00A64E7B">
          <w:fldChar w:fldCharType="separate"/>
        </w:r>
        <w:r w:rsidR="00083FE7" w:rsidDel="00A64E7B">
          <w:rPr>
            <w:noProof/>
          </w:rPr>
          <w:delText>4</w:delText>
        </w:r>
      </w:del>
      <w:ins w:id="6231" w:author="jie sun" w:date="2018-04-19T13:00:00Z">
        <w:del w:id="6232"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233" w:author="JIE  SUN" w:date="2018-06-21T13:34:00Z">
        <w:r w:rsidR="00083FE7" w:rsidDel="00A64E7B">
          <w:fldChar w:fldCharType="separate"/>
        </w:r>
      </w:del>
      <w:ins w:id="6234" w:author="jie sun" w:date="2018-04-19T13:00:00Z">
        <w:del w:id="6235" w:author="JIE  SUN" w:date="2018-06-21T13:34:00Z">
          <w:r w:rsidR="00083FE7" w:rsidDel="00A64E7B">
            <w:rPr>
              <w:noProof/>
            </w:rPr>
            <w:delText>2</w:delText>
          </w:r>
          <w:r w:rsidR="00083FE7" w:rsidDel="00A64E7B">
            <w:fldChar w:fldCharType="end"/>
          </w:r>
        </w:del>
      </w:ins>
      <w:ins w:id="6236" w:author="像个男人一样" w:date="2018-03-21T02:01:00Z">
        <w:del w:id="6237"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238" w:author="像个男人一样" w:date="2018-03-22T11:51:00Z">
        <w:del w:id="6239" w:author="jie sun" w:date="2018-04-10T21:45:00Z">
          <w:r w:rsidDel="00454521">
            <w:delText>2</w:delText>
          </w:r>
        </w:del>
      </w:ins>
      <w:ins w:id="6240" w:author="像个男人一样" w:date="2018-03-21T02:01:00Z">
        <w:del w:id="6241" w:author="jie sun" w:date="2018-04-10T21:45:00Z">
          <w:r w:rsidDel="00454521">
            <w:fldChar w:fldCharType="end"/>
          </w:r>
        </w:del>
        <w:bookmarkStart w:id="6242" w:name="_Toc4119"/>
        <w:bookmarkStart w:id="6243" w:name="_Toc8964"/>
        <w:bookmarkStart w:id="6244" w:name="_Toc6961"/>
        <w:bookmarkStart w:id="6245" w:name="_Toc26234"/>
        <w:bookmarkStart w:id="6246" w:name="_Toc9340"/>
        <w:bookmarkStart w:id="6247" w:name="_Toc11775"/>
        <w:bookmarkStart w:id="6248" w:name="_Toc2359"/>
        <w:bookmarkStart w:id="6249" w:name="_Toc21751"/>
        <w:bookmarkStart w:id="6250" w:name="_Toc24520"/>
        <w:bookmarkStart w:id="6251" w:name="_Toc28252"/>
        <w:bookmarkStart w:id="6252" w:name="_Toc17269"/>
        <w:bookmarkStart w:id="6253" w:name="_Toc9457"/>
        <w:bookmarkStart w:id="6254" w:name="_Toc5779"/>
        <w:bookmarkStart w:id="6255" w:name="_Toc32695"/>
        <w:bookmarkStart w:id="6256" w:name="_Toc17119"/>
        <w:bookmarkStart w:id="6257" w:name="_Toc8762"/>
        <w:bookmarkStart w:id="6258" w:name="_Toc15130"/>
        <w:bookmarkStart w:id="6259" w:name="_Toc30531"/>
        <w:bookmarkStart w:id="6260" w:name="_Toc8764"/>
        <w:bookmarkStart w:id="6261" w:name="_Toc3642"/>
        <w:bookmarkStart w:id="6262" w:name="_Toc13086"/>
        <w:bookmarkStart w:id="6263" w:name="_Toc17226"/>
        <w:bookmarkStart w:id="6264" w:name="_Toc9267"/>
        <w:bookmarkStart w:id="6265" w:name="_Toc14230"/>
        <w:bookmarkStart w:id="6266" w:name="_Toc28858"/>
        <w:r>
          <w:rPr>
            <w:rFonts w:hint="eastAsia"/>
          </w:rPr>
          <w:t>:</w:t>
        </w:r>
        <w:r>
          <w:rPr>
            <w:rFonts w:hint="eastAsia"/>
            <w:lang w:val="en-US"/>
          </w:rPr>
          <w:t xml:space="preserve"> A </w:t>
        </w:r>
        <w:r>
          <w:rPr>
            <w:rFonts w:hint="eastAsia"/>
          </w:rPr>
          <w:t>Vocal Concert</w:t>
        </w:r>
      </w:ins>
      <w:bookmarkEnd w:id="6223"/>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p>
    <w:p w14:paraId="7142BF7C" w14:textId="2A9E02BB" w:rsidR="0087014B" w:rsidRDefault="00D5184D">
      <w:pPr>
        <w:pStyle w:val="Heading3"/>
      </w:pPr>
      <w:bookmarkStart w:id="6267" w:name="_Toc21203"/>
      <w:bookmarkStart w:id="6268" w:name="_Toc15929"/>
      <w:bookmarkStart w:id="6269" w:name="_Toc25595"/>
      <w:bookmarkStart w:id="6270" w:name="_Toc32700"/>
      <w:bookmarkStart w:id="6271" w:name="_Toc30686"/>
      <w:bookmarkStart w:id="6272" w:name="_Toc24467"/>
      <w:bookmarkStart w:id="6273" w:name="_Toc22975"/>
      <w:bookmarkStart w:id="6274" w:name="_Toc1302"/>
      <w:bookmarkStart w:id="6275" w:name="_Toc31741"/>
      <w:bookmarkStart w:id="6276" w:name="_Toc517904104"/>
      <w:r>
        <w:t xml:space="preserve">A </w:t>
      </w:r>
      <w:ins w:id="6277" w:author="jie sun" w:date="2018-04-16T21:23:00Z">
        <w:r w:rsidR="008034E7">
          <w:rPr>
            <w:lang w:val="en-US"/>
          </w:rPr>
          <w:t>M</w:t>
        </w:r>
      </w:ins>
      <w:del w:id="6278" w:author="jie sun" w:date="2018-04-16T21:23:00Z">
        <w:r w:rsidDel="008034E7">
          <w:rPr>
            <w:rFonts w:hint="eastAsia"/>
            <w:lang w:val="en-US"/>
          </w:rPr>
          <w:delText>m</w:delText>
        </w:r>
      </w:del>
      <w:r>
        <w:rPr>
          <w:rFonts w:hint="eastAsia"/>
          <w:lang w:val="en-US"/>
        </w:rPr>
        <w:t xml:space="preserve">ultifunctional </w:t>
      </w:r>
      <w:ins w:id="6279" w:author="jie sun" w:date="2018-04-16T21:23:00Z">
        <w:r w:rsidR="008034E7">
          <w:t>G</w:t>
        </w:r>
      </w:ins>
      <w:del w:id="6280" w:author="jie sun" w:date="2018-04-16T21:23:00Z">
        <w:r w:rsidDel="008034E7">
          <w:delText>g</w:delText>
        </w:r>
      </w:del>
      <w:r>
        <w:t>low</w:t>
      </w:r>
      <w:ins w:id="6281" w:author="jie sun" w:date="2018-04-08T18:33:00Z">
        <w:r w:rsidR="007301AA">
          <w:t>-</w:t>
        </w:r>
      </w:ins>
      <w:del w:id="6282" w:author="jie sun" w:date="2018-04-08T18:33:00Z">
        <w:r w:rsidDel="007301AA">
          <w:delText xml:space="preserve"> </w:delText>
        </w:r>
      </w:del>
      <w:ins w:id="6283" w:author="jie sun" w:date="2018-04-16T21:23:00Z">
        <w:r w:rsidR="008034E7">
          <w:t>S</w:t>
        </w:r>
      </w:ins>
      <w:del w:id="6284" w:author="jie sun" w:date="2018-04-16T21:23:00Z">
        <w:r w:rsidDel="008034E7">
          <w:delText>s</w:delText>
        </w:r>
      </w:del>
      <w:r>
        <w:t>tick</w:t>
      </w:r>
      <w:bookmarkEnd w:id="6267"/>
      <w:bookmarkEnd w:id="6268"/>
      <w:bookmarkEnd w:id="6269"/>
      <w:bookmarkEnd w:id="6270"/>
      <w:bookmarkEnd w:id="6271"/>
      <w:bookmarkEnd w:id="6272"/>
      <w:bookmarkEnd w:id="6273"/>
      <w:bookmarkEnd w:id="6274"/>
      <w:bookmarkEnd w:id="6275"/>
      <w:bookmarkEnd w:id="6276"/>
      <w:r>
        <w:t xml:space="preserve"> </w:t>
      </w:r>
    </w:p>
    <w:p w14:paraId="28B8F8ED" w14:textId="77777777" w:rsidR="0087014B" w:rsidRDefault="00D5184D">
      <w:r>
        <w:t xml:space="preserve">What kinds of new functions can be created for a glow stick, absolutely it is related with </w:t>
      </w:r>
      <w:del w:id="6285" w:author="jie sun" w:date="2018-04-08T18:33:00Z">
        <w:r w:rsidDel="007301AA">
          <w:delText xml:space="preserve">posture or </w:delText>
        </w:r>
      </w:del>
      <w:r>
        <w:t>action recognition</w:t>
      </w:r>
      <w:r>
        <w:rPr>
          <w:rFonts w:hint="eastAsia"/>
          <w:lang w:val="en-US"/>
        </w:rPr>
        <w:t xml:space="preserve"> algorithm</w:t>
      </w:r>
      <w:r>
        <w:t xml:space="preserve">. </w:t>
      </w:r>
    </w:p>
    <w:p w14:paraId="5B325FC2" w14:textId="77777777" w:rsidR="0087014B" w:rsidRDefault="00D5184D">
      <w:r>
        <w:t xml:space="preserve">You can imagine if the light sticks </w:t>
      </w:r>
      <w:del w:id="6286" w:author="jie sun" w:date="2018-04-08T18:33:00Z">
        <w:r w:rsidDel="003C2ADD">
          <w:delText>shak</w:delText>
        </w:r>
        <w:r w:rsidDel="003C2ADD">
          <w:rPr>
            <w:rFonts w:hint="eastAsia"/>
            <w:lang w:val="en-US"/>
          </w:rPr>
          <w:delText>en</w:delText>
        </w:r>
        <w:r w:rsidDel="003C2ADD">
          <w:delText xml:space="preserve"> </w:delText>
        </w:r>
      </w:del>
      <w:ins w:id="6287" w:author="jie sun" w:date="2018-04-08T18:33:00Z">
        <w:r w:rsidR="003C2ADD">
          <w:t xml:space="preserve">moved </w:t>
        </w:r>
      </w:ins>
      <w:r>
        <w:t>in different directions will show different col</w:t>
      </w:r>
      <w:ins w:id="6288" w:author="jie sun" w:date="2018-04-08T18:34:00Z">
        <w:r w:rsidR="003C2ADD">
          <w:t>ours</w:t>
        </w:r>
      </w:ins>
      <w:del w:id="6289" w:author="jie sun" w:date="2018-04-08T18:34:00Z">
        <w:r w:rsidDel="003C2ADD">
          <w:delText>ors</w:delText>
        </w:r>
      </w:del>
      <w:r>
        <w:t xml:space="preserve"> of light, it will be a very interesting idea. For example, when you </w:t>
      </w:r>
      <w:bookmarkStart w:id="6290" w:name="OLE_LINK4"/>
      <w:r>
        <w:t xml:space="preserve">shake the light sticks in </w:t>
      </w:r>
      <w:bookmarkStart w:id="6291" w:name="OLE_LINK3"/>
      <w:r>
        <w:t xml:space="preserve">perpendicular </w:t>
      </w:r>
      <w:bookmarkEnd w:id="6291"/>
      <w:r>
        <w:t>to the body</w:t>
      </w:r>
      <w:bookmarkEnd w:id="6290"/>
      <w:r>
        <w:t xml:space="preserve">, the glow stick will display the blue colour, and in the parallel plane to body, the glow stick will show the yellow colour, or </w:t>
      </w:r>
      <w:bookmarkStart w:id="6292" w:name="OLE_LINK5"/>
      <w:r>
        <w:t>in a round way above you</w:t>
      </w:r>
      <w:ins w:id="6293" w:author="jie sun" w:date="2018-04-08T19:16:00Z">
        <w:r w:rsidR="00E67BD3">
          <w:t>r</w:t>
        </w:r>
      </w:ins>
      <w:r>
        <w:t xml:space="preserve"> body, the glow stick will show the red colour. </w:t>
      </w:r>
    </w:p>
    <w:bookmarkEnd w:id="6292"/>
    <w:p w14:paraId="36907024" w14:textId="77777777" w:rsidR="0087014B" w:rsidRPr="007301AA" w:rsidRDefault="00D5184D">
      <w:pPr>
        <w:pStyle w:val="Caption"/>
        <w:pPrChange w:id="6294" w:author="像个男人一样" w:date="2018-03-21T02:02:00Z">
          <w:pPr/>
        </w:pPrChange>
      </w:pPr>
      <w:del w:id="6295" w:author="jie sun" w:date="2018-04-08T19:42:00Z">
        <w:r w:rsidRPr="007301AA" w:rsidDel="00615A34">
          <w:rPr>
            <w:iCs w:val="0"/>
            <w:color w:val="auto"/>
            <w:sz w:val="24"/>
            <w:szCs w:val="22"/>
          </w:rPr>
          <w:delText>So t</w:delText>
        </w:r>
      </w:del>
      <w:ins w:id="6296" w:author="jie sun" w:date="2018-04-08T19:42:00Z">
        <w:r w:rsidR="00615A34">
          <w:rPr>
            <w:iCs w:val="0"/>
            <w:color w:val="auto"/>
            <w:sz w:val="24"/>
            <w:szCs w:val="22"/>
          </w:rPr>
          <w:t>T</w:t>
        </w:r>
      </w:ins>
      <w:r w:rsidRPr="007301AA">
        <w:rPr>
          <w:iCs w:val="0"/>
          <w:color w:val="auto"/>
          <w:sz w:val="24"/>
          <w:szCs w:val="22"/>
        </w:rPr>
        <w:t xml:space="preserve">he automatic </w:t>
      </w:r>
      <w:del w:id="6297" w:author="jie sun" w:date="2018-04-08T19:16:00Z">
        <w:r w:rsidRPr="007301AA" w:rsidDel="00DE140D">
          <w:rPr>
            <w:iCs w:val="0"/>
            <w:color w:val="auto"/>
            <w:sz w:val="24"/>
            <w:szCs w:val="22"/>
          </w:rPr>
          <w:delText xml:space="preserve"> </w:delText>
        </w:r>
      </w:del>
      <w:r w:rsidRPr="007301AA">
        <w:rPr>
          <w:iCs w:val="0"/>
          <w:color w:val="auto"/>
          <w:sz w:val="24"/>
          <w:szCs w:val="22"/>
        </w:rPr>
        <w:t xml:space="preserve">action or posture recognition is the key </w:t>
      </w:r>
      <w:r w:rsidRPr="007301AA">
        <w:rPr>
          <w:iCs w:val="0"/>
          <w:color w:val="auto"/>
          <w:sz w:val="24"/>
          <w:szCs w:val="22"/>
          <w:rPrChange w:id="6298" w:author="jie sun" w:date="2018-04-08T18:32:00Z">
            <w:rPr>
              <w:iCs/>
              <w:lang w:val="en-US"/>
            </w:rPr>
          </w:rPrChange>
        </w:rPr>
        <w:t xml:space="preserve">point </w:t>
      </w:r>
      <w:r w:rsidRPr="007301AA">
        <w:rPr>
          <w:iCs w:val="0"/>
          <w:color w:val="auto"/>
          <w:sz w:val="24"/>
          <w:szCs w:val="22"/>
        </w:rPr>
        <w:t xml:space="preserve">for this function, and it is what have been mentioned above.  </w:t>
      </w:r>
    </w:p>
    <w:p w14:paraId="5E2AE6AC" w14:textId="77777777" w:rsidR="0087014B" w:rsidRDefault="00D5184D">
      <w:pPr>
        <w:rPr>
          <w:lang w:val="en-US"/>
        </w:rPr>
      </w:pPr>
      <w:r>
        <w:rPr>
          <w:rFonts w:hint="eastAsia"/>
          <w:lang w:val="en-US"/>
        </w:rPr>
        <w:t>On the other hand, not only the colors of light can be controlled by different postures, but also the accelerometer and gyroscope can be used to adjust the brightness of lights.</w:t>
      </w:r>
    </w:p>
    <w:p w14:paraId="2EE04D45" w14:textId="77777777" w:rsidR="0087014B" w:rsidRDefault="00D5184D">
      <w:pPr>
        <w:jc w:val="center"/>
        <w:rPr>
          <w:lang w:val="en-US"/>
        </w:rPr>
        <w:pPrChange w:id="6299" w:author="jie sun" w:date="2018-04-16T21:41:00Z">
          <w:pPr/>
        </w:pPrChange>
      </w:pPr>
      <w:r>
        <w:rPr>
          <w:rFonts w:hint="eastAsia"/>
          <w:noProof/>
        </w:rPr>
        <w:drawing>
          <wp:inline distT="0" distB="0" distL="114300" distR="114300" wp14:anchorId="6A9B9AB8" wp14:editId="6E8B7276">
            <wp:extent cx="5066370" cy="2955851"/>
            <wp:effectExtent l="0" t="0" r="1270" b="0"/>
            <wp:docPr id="25" name="图片 25"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timg"/>
                    <pic:cNvPicPr>
                      <a:picLocks noChangeAspect="1"/>
                    </pic:cNvPicPr>
                  </pic:nvPicPr>
                  <pic:blipFill>
                    <a:blip r:embed="rId47"/>
                    <a:stretch>
                      <a:fillRect/>
                    </a:stretch>
                  </pic:blipFill>
                  <pic:spPr>
                    <a:xfrm>
                      <a:off x="0" y="0"/>
                      <a:ext cx="5069886" cy="2957902"/>
                    </a:xfrm>
                    <a:prstGeom prst="rect">
                      <a:avLst/>
                    </a:prstGeom>
                  </pic:spPr>
                </pic:pic>
              </a:graphicData>
            </a:graphic>
          </wp:inline>
        </w:drawing>
      </w:r>
    </w:p>
    <w:p w14:paraId="6E012269" w14:textId="77777777" w:rsidR="0087014B" w:rsidRDefault="00D5184D">
      <w:pPr>
        <w:pStyle w:val="Caption"/>
        <w:jc w:val="center"/>
        <w:rPr>
          <w:lang w:val="en-US"/>
        </w:rPr>
        <w:pPrChange w:id="6300" w:author="jie sun" w:date="2018-04-16T21:41:00Z">
          <w:pPr/>
        </w:pPrChange>
      </w:pPr>
      <w:bookmarkStart w:id="6301" w:name="_Toc517801895"/>
      <w:ins w:id="6302" w:author="像个男人一样" w:date="2018-03-21T02:02:00Z">
        <w:r>
          <w:t xml:space="preserve">Figure </w:t>
        </w:r>
      </w:ins>
      <w:ins w:id="6303" w:author="JIE  SUN" w:date="2018-06-21T13:36:00Z">
        <w:r w:rsidR="00A64E7B">
          <w:fldChar w:fldCharType="begin"/>
        </w:r>
        <w:r w:rsidR="00A64E7B">
          <w:instrText xml:space="preserve"> STYLEREF 1 \s </w:instrText>
        </w:r>
      </w:ins>
      <w:r w:rsidR="00A64E7B">
        <w:fldChar w:fldCharType="separate"/>
      </w:r>
      <w:r w:rsidR="00A64E7B">
        <w:rPr>
          <w:noProof/>
        </w:rPr>
        <w:t>4</w:t>
      </w:r>
      <w:ins w:id="630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6305" w:author="JIE  SUN" w:date="2018-06-21T13:36:00Z">
        <w:r w:rsidR="00A64E7B">
          <w:rPr>
            <w:noProof/>
          </w:rPr>
          <w:t>3</w:t>
        </w:r>
        <w:r w:rsidR="00A64E7B">
          <w:fldChar w:fldCharType="end"/>
        </w:r>
      </w:ins>
      <w:ins w:id="6306" w:author="jie sun" w:date="2018-04-19T13:00:00Z">
        <w:del w:id="6307" w:author="JIE  SUN" w:date="2018-06-21T13:34:00Z">
          <w:r w:rsidR="00083FE7" w:rsidDel="00A64E7B">
            <w:fldChar w:fldCharType="begin"/>
          </w:r>
          <w:r w:rsidR="00083FE7" w:rsidDel="00A64E7B">
            <w:delInstrText xml:space="preserve"> STYLEREF 1 \s </w:delInstrText>
          </w:r>
        </w:del>
      </w:ins>
      <w:del w:id="6308" w:author="JIE  SUN" w:date="2018-06-21T13:34:00Z">
        <w:r w:rsidR="00083FE7" w:rsidDel="00A64E7B">
          <w:fldChar w:fldCharType="separate"/>
        </w:r>
        <w:r w:rsidR="00083FE7" w:rsidDel="00A64E7B">
          <w:rPr>
            <w:noProof/>
          </w:rPr>
          <w:delText>4</w:delText>
        </w:r>
      </w:del>
      <w:ins w:id="6309" w:author="jie sun" w:date="2018-04-19T13:00:00Z">
        <w:del w:id="631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311" w:author="JIE  SUN" w:date="2018-06-21T13:34:00Z">
        <w:r w:rsidR="00083FE7" w:rsidDel="00A64E7B">
          <w:fldChar w:fldCharType="separate"/>
        </w:r>
      </w:del>
      <w:ins w:id="6312" w:author="jie sun" w:date="2018-04-19T13:00:00Z">
        <w:del w:id="6313" w:author="JIE  SUN" w:date="2018-06-21T13:34:00Z">
          <w:r w:rsidR="00083FE7" w:rsidDel="00A64E7B">
            <w:rPr>
              <w:noProof/>
            </w:rPr>
            <w:delText>3</w:delText>
          </w:r>
          <w:r w:rsidR="00083FE7" w:rsidDel="00A64E7B">
            <w:fldChar w:fldCharType="end"/>
          </w:r>
        </w:del>
      </w:ins>
      <w:ins w:id="6314" w:author="像个男人一样" w:date="2018-03-21T02:02:00Z">
        <w:del w:id="6315"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316" w:author="像个男人一样" w:date="2018-03-22T11:51:00Z">
        <w:del w:id="6317" w:author="jie sun" w:date="2018-04-10T21:45:00Z">
          <w:r w:rsidDel="00454521">
            <w:delText>3</w:delText>
          </w:r>
        </w:del>
      </w:ins>
      <w:ins w:id="6318" w:author="像个男人一样" w:date="2018-03-21T02:02:00Z">
        <w:del w:id="6319" w:author="jie sun" w:date="2018-04-10T21:45:00Z">
          <w:r w:rsidDel="00454521">
            <w:fldChar w:fldCharType="end"/>
          </w:r>
        </w:del>
        <w:bookmarkStart w:id="6320" w:name="_Toc28461"/>
        <w:bookmarkStart w:id="6321" w:name="_Toc22723"/>
        <w:bookmarkStart w:id="6322" w:name="_Toc5625"/>
        <w:bookmarkStart w:id="6323" w:name="_Toc19140"/>
        <w:bookmarkStart w:id="6324" w:name="_Toc22412"/>
        <w:bookmarkStart w:id="6325" w:name="_Toc8977"/>
        <w:bookmarkStart w:id="6326" w:name="_Toc2898"/>
        <w:bookmarkStart w:id="6327" w:name="_Toc14933"/>
        <w:bookmarkStart w:id="6328" w:name="_Toc12604"/>
        <w:bookmarkStart w:id="6329" w:name="_Toc9934"/>
        <w:bookmarkStart w:id="6330" w:name="_Toc21441"/>
        <w:bookmarkStart w:id="6331" w:name="_Toc21152"/>
        <w:bookmarkStart w:id="6332" w:name="_Toc32128"/>
        <w:bookmarkStart w:id="6333" w:name="_Toc14715"/>
        <w:bookmarkStart w:id="6334" w:name="_Toc18359"/>
        <w:bookmarkStart w:id="6335" w:name="_Toc24948"/>
        <w:bookmarkStart w:id="6336" w:name="_Toc30001"/>
        <w:bookmarkStart w:id="6337" w:name="_Toc30120"/>
        <w:bookmarkStart w:id="6338" w:name="_Toc5855"/>
        <w:bookmarkStart w:id="6339" w:name="_Toc5272"/>
        <w:bookmarkStart w:id="6340" w:name="_Toc13012"/>
        <w:bookmarkStart w:id="6341" w:name="_Toc15750"/>
        <w:bookmarkStart w:id="6342" w:name="_Toc17626"/>
        <w:bookmarkStart w:id="6343" w:name="_Toc27316"/>
        <w:bookmarkStart w:id="6344" w:name="_Toc9341"/>
        <w:r>
          <w:rPr>
            <w:rFonts w:hint="eastAsia"/>
          </w:rPr>
          <w:t xml:space="preserve">: Audiences </w:t>
        </w:r>
      </w:ins>
      <w:ins w:id="6345" w:author="jie sun" w:date="2018-04-16T22:31:00Z">
        <w:r w:rsidR="00D87F58">
          <w:t>S</w:t>
        </w:r>
      </w:ins>
      <w:ins w:id="6346" w:author="像个男人一样" w:date="2018-03-21T02:02:00Z">
        <w:del w:id="6347" w:author="jie sun" w:date="2018-04-16T22:31:00Z">
          <w:r w:rsidDel="00D87F58">
            <w:rPr>
              <w:rFonts w:hint="eastAsia"/>
            </w:rPr>
            <w:delText>s</w:delText>
          </w:r>
        </w:del>
        <w:r>
          <w:rPr>
            <w:rFonts w:hint="eastAsia"/>
          </w:rPr>
          <w:t xml:space="preserve">hake </w:t>
        </w:r>
      </w:ins>
      <w:ins w:id="6348" w:author="jie sun" w:date="2018-04-16T22:31:00Z">
        <w:r w:rsidR="00D87F58">
          <w:t>G</w:t>
        </w:r>
      </w:ins>
      <w:ins w:id="6349" w:author="像个男人一样" w:date="2018-03-21T02:02:00Z">
        <w:del w:id="6350" w:author="jie sun" w:date="2018-04-16T22:31:00Z">
          <w:r w:rsidDel="00D87F58">
            <w:rPr>
              <w:rFonts w:hint="eastAsia"/>
            </w:rPr>
            <w:delText>g</w:delText>
          </w:r>
        </w:del>
        <w:r>
          <w:rPr>
            <w:rFonts w:hint="eastAsia"/>
          </w:rPr>
          <w:t xml:space="preserve">low </w:t>
        </w:r>
      </w:ins>
      <w:ins w:id="6351" w:author="jie sun" w:date="2018-04-16T22:31:00Z">
        <w:r w:rsidR="00D87F58">
          <w:t>S</w:t>
        </w:r>
      </w:ins>
      <w:ins w:id="6352" w:author="像个男人一样" w:date="2018-03-21T02:02:00Z">
        <w:del w:id="6353" w:author="jie sun" w:date="2018-04-16T22:31:00Z">
          <w:r w:rsidDel="00D87F58">
            <w:rPr>
              <w:rFonts w:hint="eastAsia"/>
            </w:rPr>
            <w:delText>s</w:delText>
          </w:r>
        </w:del>
        <w:r>
          <w:rPr>
            <w:rFonts w:hint="eastAsia"/>
          </w:rPr>
          <w:t>ticks</w:t>
        </w:r>
      </w:ins>
      <w:bookmarkEnd w:id="6301"/>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p>
    <w:p w14:paraId="3C9207E3" w14:textId="0B46ECBF" w:rsidR="0087014B" w:rsidRDefault="00D5184D">
      <w:pPr>
        <w:pStyle w:val="Heading2"/>
      </w:pPr>
      <w:bookmarkStart w:id="6354" w:name="_Toc14647"/>
      <w:bookmarkStart w:id="6355" w:name="_Toc26322"/>
      <w:bookmarkStart w:id="6356" w:name="_Toc25757"/>
      <w:bookmarkStart w:id="6357" w:name="_Toc11387"/>
      <w:bookmarkStart w:id="6358" w:name="_Toc8512"/>
      <w:bookmarkStart w:id="6359" w:name="_Toc510"/>
      <w:bookmarkStart w:id="6360" w:name="_Toc13399"/>
      <w:bookmarkStart w:id="6361" w:name="_Toc11815"/>
      <w:bookmarkStart w:id="6362" w:name="_Toc3995"/>
      <w:bookmarkStart w:id="6363" w:name="_Toc517904105"/>
      <w:r>
        <w:t xml:space="preserve">How </w:t>
      </w:r>
      <w:ins w:id="6364" w:author="JIE  SUN" w:date="2018-06-22T11:54:00Z">
        <w:r w:rsidR="004B52BC">
          <w:t>a</w:t>
        </w:r>
      </w:ins>
      <w:ins w:id="6365" w:author="jie sun" w:date="2018-04-16T21:23:00Z">
        <w:del w:id="6366" w:author="JIE  SUN" w:date="2018-06-22T11:54:00Z">
          <w:r w:rsidR="003D64D6" w:rsidDel="004B52BC">
            <w:delText>A</w:delText>
          </w:r>
        </w:del>
      </w:ins>
      <w:del w:id="6367" w:author="jie sun" w:date="2018-04-16T21:23:00Z">
        <w:r w:rsidDel="003D64D6">
          <w:delText>a</w:delText>
        </w:r>
      </w:del>
      <w:r>
        <w:t xml:space="preserve">nd </w:t>
      </w:r>
      <w:ins w:id="6368" w:author="jie sun" w:date="2018-04-16T21:23:00Z">
        <w:r w:rsidR="003D64D6">
          <w:t>W</w:t>
        </w:r>
      </w:ins>
      <w:del w:id="6369" w:author="jie sun" w:date="2018-04-16T21:23:00Z">
        <w:r w:rsidDel="003D64D6">
          <w:delText>w</w:delText>
        </w:r>
      </w:del>
      <w:r>
        <w:t xml:space="preserve">hy </w:t>
      </w:r>
      <w:ins w:id="6370" w:author="jie sun" w:date="2018-04-16T21:23:00Z">
        <w:r w:rsidR="003D64D6">
          <w:t>N</w:t>
        </w:r>
      </w:ins>
      <w:del w:id="6371" w:author="jie sun" w:date="2018-04-16T21:23:00Z">
        <w:r w:rsidDel="003D64D6">
          <w:delText>n</w:delText>
        </w:r>
      </w:del>
      <w:r>
        <w:t xml:space="preserve">eed Accelerometer </w:t>
      </w:r>
      <w:ins w:id="6372" w:author="jie sun" w:date="2018-04-16T21:23:00Z">
        <w:r w:rsidR="003D64D6">
          <w:t>A</w:t>
        </w:r>
      </w:ins>
      <w:del w:id="6373" w:author="jie sun" w:date="2018-04-16T21:23:00Z">
        <w:r w:rsidDel="003D64D6">
          <w:delText>a</w:delText>
        </w:r>
      </w:del>
      <w:r>
        <w:t xml:space="preserve">nd </w:t>
      </w:r>
      <w:del w:id="6374" w:author="jie sun" w:date="2018-04-16T21:23:00Z">
        <w:r w:rsidDel="003D64D6">
          <w:delText>gyroscope</w:delText>
        </w:r>
      </w:del>
      <w:bookmarkEnd w:id="6354"/>
      <w:bookmarkEnd w:id="6355"/>
      <w:bookmarkEnd w:id="6356"/>
      <w:bookmarkEnd w:id="6357"/>
      <w:bookmarkEnd w:id="6358"/>
      <w:bookmarkEnd w:id="6359"/>
      <w:bookmarkEnd w:id="6360"/>
      <w:bookmarkEnd w:id="6361"/>
      <w:bookmarkEnd w:id="6362"/>
      <w:ins w:id="6375" w:author="jie sun" w:date="2018-04-16T21:23:00Z">
        <w:r w:rsidR="003D64D6">
          <w:t>Gyroscope</w:t>
        </w:r>
      </w:ins>
      <w:bookmarkEnd w:id="6363"/>
    </w:p>
    <w:p w14:paraId="49455F1D" w14:textId="77777777" w:rsidR="0087014B" w:rsidRDefault="00D5184D">
      <w:pPr>
        <w:rPr>
          <w:lang w:val="en-US"/>
        </w:rPr>
      </w:pPr>
      <w:r>
        <w:rPr>
          <w:rFonts w:hint="eastAsia"/>
          <w:lang w:val="en-US"/>
        </w:rPr>
        <w:t xml:space="preserve">There are two functions mentioned above, which should be made sure in multifunctional glow sticks, and those functions are both relative with action recognition algorithm and acceleration. </w:t>
      </w:r>
    </w:p>
    <w:p w14:paraId="055EB89A" w14:textId="580A42F0" w:rsidR="0087014B" w:rsidRDefault="00D5184D">
      <w:pPr>
        <w:pStyle w:val="Heading3"/>
        <w:rPr>
          <w:lang w:val="en-US"/>
        </w:rPr>
      </w:pPr>
      <w:bookmarkStart w:id="6376" w:name="_Toc27918"/>
      <w:bookmarkStart w:id="6377" w:name="_Toc739"/>
      <w:bookmarkStart w:id="6378" w:name="_Toc11341"/>
      <w:bookmarkStart w:id="6379" w:name="_Toc17253"/>
      <w:bookmarkStart w:id="6380" w:name="_Toc18674"/>
      <w:bookmarkStart w:id="6381" w:name="_Toc25327"/>
      <w:bookmarkStart w:id="6382" w:name="_Toc30258"/>
      <w:bookmarkStart w:id="6383" w:name="_Toc12471"/>
      <w:bookmarkStart w:id="6384" w:name="_Toc2741"/>
      <w:bookmarkStart w:id="6385" w:name="_Toc517904106"/>
      <w:r>
        <w:rPr>
          <w:rFonts w:hint="eastAsia"/>
          <w:lang w:val="en-US"/>
        </w:rPr>
        <w:t xml:space="preserve">The </w:t>
      </w:r>
      <w:ins w:id="6386" w:author="jie sun" w:date="2018-04-16T21:23:00Z">
        <w:del w:id="6387" w:author="JIE  SUN" w:date="2018-06-22T11:54:00Z">
          <w:r w:rsidR="003D64D6" w:rsidDel="004B52BC">
            <w:rPr>
              <w:lang w:val="en-US"/>
            </w:rPr>
            <w:delText>N</w:delText>
          </w:r>
        </w:del>
      </w:ins>
      <w:del w:id="6388" w:author="JIE  SUN" w:date="2018-06-22T11:54:00Z">
        <w:r w:rsidDel="004B52BC">
          <w:rPr>
            <w:rFonts w:hint="eastAsia"/>
            <w:lang w:val="en-US"/>
          </w:rPr>
          <w:delText xml:space="preserve">new </w:delText>
        </w:r>
      </w:del>
      <w:ins w:id="6389" w:author="jie sun" w:date="2018-04-16T21:23:00Z">
        <w:del w:id="6390" w:author="JIE  SUN" w:date="2018-06-22T11:54:00Z">
          <w:r w:rsidR="003D64D6" w:rsidDel="004B52BC">
            <w:rPr>
              <w:lang w:val="en-US"/>
            </w:rPr>
            <w:delText>A</w:delText>
          </w:r>
        </w:del>
      </w:ins>
      <w:del w:id="6391" w:author="JIE  SUN" w:date="2018-06-22T11:54:00Z">
        <w:r w:rsidDel="004B52BC">
          <w:rPr>
            <w:rFonts w:hint="eastAsia"/>
            <w:lang w:val="en-US"/>
          </w:rPr>
          <w:delText>action</w:delText>
        </w:r>
      </w:del>
      <w:ins w:id="6392" w:author="JIE  SUN" w:date="2018-06-22T11:54:00Z">
        <w:r w:rsidR="004B52BC">
          <w:rPr>
            <w:lang w:val="en-US"/>
          </w:rPr>
          <w:t>Gestures</w:t>
        </w:r>
      </w:ins>
      <w:r>
        <w:rPr>
          <w:rFonts w:hint="eastAsia"/>
          <w:lang w:val="en-US"/>
        </w:rPr>
        <w:t xml:space="preserve"> </w:t>
      </w:r>
      <w:ins w:id="6393" w:author="jie sun" w:date="2018-04-16T21:23:00Z">
        <w:r w:rsidR="003D64D6">
          <w:rPr>
            <w:lang w:val="en-US"/>
          </w:rPr>
          <w:t>R</w:t>
        </w:r>
      </w:ins>
      <w:del w:id="6394" w:author="jie sun" w:date="2018-04-16T21:23:00Z">
        <w:r w:rsidDel="003D64D6">
          <w:rPr>
            <w:rFonts w:hint="eastAsia"/>
            <w:lang w:val="en-US"/>
          </w:rPr>
          <w:delText>r</w:delText>
        </w:r>
      </w:del>
      <w:r>
        <w:rPr>
          <w:rFonts w:hint="eastAsia"/>
          <w:lang w:val="en-US"/>
        </w:rPr>
        <w:t>ecognition</w:t>
      </w:r>
      <w:bookmarkEnd w:id="6376"/>
      <w:bookmarkEnd w:id="6377"/>
      <w:bookmarkEnd w:id="6378"/>
      <w:bookmarkEnd w:id="6379"/>
      <w:bookmarkEnd w:id="6380"/>
      <w:bookmarkEnd w:id="6381"/>
      <w:bookmarkEnd w:id="6382"/>
      <w:bookmarkEnd w:id="6383"/>
      <w:bookmarkEnd w:id="6384"/>
      <w:bookmarkEnd w:id="6385"/>
    </w:p>
    <w:p w14:paraId="1DDC8FFD" w14:textId="77777777" w:rsidR="0087014B" w:rsidRDefault="00D5184D">
      <w:pPr>
        <w:rPr>
          <w:lang w:val="en-US"/>
        </w:rPr>
      </w:pPr>
      <w:r>
        <w:rPr>
          <w:rFonts w:hint="eastAsia"/>
          <w:lang w:val="en-US"/>
        </w:rPr>
        <w:t xml:space="preserve"> </w:t>
      </w:r>
      <w:ins w:id="6395" w:author="jie sun" w:date="2018-04-18T15:20:00Z">
        <w:r w:rsidR="00091B1E">
          <w:rPr>
            <w:lang w:val="en-US"/>
          </w:rPr>
          <w:t xml:space="preserve">At </w:t>
        </w:r>
      </w:ins>
      <w:r>
        <w:rPr>
          <w:rFonts w:hint="eastAsia"/>
          <w:lang w:val="en-US"/>
        </w:rPr>
        <w:t>First</w:t>
      </w:r>
      <w:del w:id="6396" w:author="jie sun" w:date="2018-04-18T15:20:00Z">
        <w:r w:rsidDel="00091B1E">
          <w:rPr>
            <w:rFonts w:hint="eastAsia"/>
            <w:lang w:val="en-US"/>
          </w:rPr>
          <w:delText xml:space="preserve"> of all</w:delText>
        </w:r>
      </w:del>
      <w:ins w:id="6397" w:author="jie sun" w:date="2018-04-14T21:24:00Z">
        <w:r w:rsidR="006740C1">
          <w:rPr>
            <w:rFonts w:hint="eastAsia"/>
            <w:lang w:val="en-US"/>
          </w:rPr>
          <w:t>,</w:t>
        </w:r>
        <w:r w:rsidR="006740C1">
          <w:rPr>
            <w:lang w:val="en-US"/>
          </w:rPr>
          <w:t xml:space="preserve"> </w:t>
        </w:r>
      </w:ins>
      <w:del w:id="6398" w:author="jie sun" w:date="2018-04-10T17:54:00Z">
        <w:r w:rsidDel="00F831B8">
          <w:rPr>
            <w:rFonts w:hint="eastAsia"/>
            <w:lang w:val="en-US"/>
          </w:rPr>
          <w:delText xml:space="preserve">, </w:delText>
        </w:r>
      </w:del>
      <w:r>
        <w:rPr>
          <w:rFonts w:hint="eastAsia"/>
          <w:lang w:val="en-US"/>
        </w:rPr>
        <w:t>function 1, shaking in different directions the glow sticks will display different colors of light. There are</w:t>
      </w:r>
      <w:ins w:id="6399" w:author="JIE  SUN" w:date="2018-06-20T15:44:00Z">
        <w:r w:rsidR="00541F27">
          <w:rPr>
            <w:rFonts w:hint="eastAsia"/>
            <w:lang w:val="en-US"/>
          </w:rPr>
          <w:t xml:space="preserve"> two kinds of </w:t>
        </w:r>
        <w:bookmarkStart w:id="6400" w:name="OLE_LINK41"/>
        <w:bookmarkStart w:id="6401" w:name="OLE_LINK42"/>
        <w:r w:rsidR="00541F27">
          <w:rPr>
            <w:rFonts w:hint="eastAsia"/>
            <w:lang w:val="en-US"/>
          </w:rPr>
          <w:t>movements</w:t>
        </w:r>
      </w:ins>
      <w:del w:id="6402" w:author="JIE  SUN" w:date="2018-06-20T15:44:00Z">
        <w:r w:rsidDel="00541F27">
          <w:rPr>
            <w:rFonts w:hint="eastAsia"/>
            <w:lang w:val="en-US"/>
          </w:rPr>
          <w:delText xml:space="preserve"> three postures</w:delText>
        </w:r>
      </w:del>
      <w:r>
        <w:rPr>
          <w:rFonts w:hint="eastAsia"/>
          <w:lang w:val="en-US"/>
        </w:rPr>
        <w:t xml:space="preserve"> </w:t>
      </w:r>
      <w:bookmarkEnd w:id="6400"/>
      <w:bookmarkEnd w:id="6401"/>
      <w:r>
        <w:rPr>
          <w:rFonts w:hint="eastAsia"/>
          <w:lang w:val="en-US"/>
        </w:rPr>
        <w:t xml:space="preserve">or </w:t>
      </w:r>
      <w:del w:id="6403" w:author="JIE  SUN" w:date="2018-06-22T11:55:00Z">
        <w:r w:rsidDel="00491D44">
          <w:rPr>
            <w:rFonts w:hint="eastAsia"/>
            <w:lang w:val="en-US"/>
          </w:rPr>
          <w:delText xml:space="preserve">actions </w:delText>
        </w:r>
      </w:del>
      <w:ins w:id="6404" w:author="JIE  SUN" w:date="2018-06-22T11:55:00Z">
        <w:r w:rsidR="00491D44">
          <w:rPr>
            <w:lang w:val="en-US"/>
          </w:rPr>
          <w:t>gestures</w:t>
        </w:r>
        <w:r w:rsidR="00491D44">
          <w:rPr>
            <w:rFonts w:hint="eastAsia"/>
            <w:lang w:val="en-US"/>
          </w:rPr>
          <w:t xml:space="preserve"> </w:t>
        </w:r>
      </w:ins>
      <w:r>
        <w:rPr>
          <w:rFonts w:hint="eastAsia"/>
          <w:lang w:val="en-US"/>
        </w:rPr>
        <w:t>those should be identified by the sticks, here the accelerometer and gyroscope can be used to analy</w:t>
      </w:r>
      <w:ins w:id="6405" w:author="jie sun" w:date="2018-04-08T19:43:00Z">
        <w:r w:rsidR="008F547B">
          <w:rPr>
            <w:lang w:val="en-US"/>
          </w:rPr>
          <w:t>z</w:t>
        </w:r>
      </w:ins>
      <w:del w:id="6406" w:author="jie sun" w:date="2018-04-08T19:43:00Z">
        <w:r w:rsidDel="008F547B">
          <w:rPr>
            <w:rFonts w:hint="eastAsia"/>
            <w:lang w:val="en-US"/>
          </w:rPr>
          <w:delText>s</w:delText>
        </w:r>
      </w:del>
      <w:r>
        <w:rPr>
          <w:rFonts w:hint="eastAsia"/>
          <w:lang w:val="en-US"/>
        </w:rPr>
        <w:t xml:space="preserve">e or recognize </w:t>
      </w:r>
      <w:r w:rsidRPr="00541F27">
        <w:rPr>
          <w:sz w:val="22"/>
          <w:lang w:val="en-US"/>
          <w:rPrChange w:id="6407" w:author="JIE  SUN" w:date="2018-06-20T15:45:00Z">
            <w:rPr>
              <w:lang w:val="en-US"/>
            </w:rPr>
          </w:rPrChange>
        </w:rPr>
        <w:t xml:space="preserve">those </w:t>
      </w:r>
      <w:ins w:id="6408" w:author="JIE  SUN" w:date="2018-06-20T15:45:00Z">
        <w:r w:rsidR="00541F27">
          <w:rPr>
            <w:rFonts w:hint="eastAsia"/>
            <w:lang w:val="en-US"/>
          </w:rPr>
          <w:t>movements</w:t>
        </w:r>
      </w:ins>
      <w:del w:id="6409" w:author="JIE  SUN" w:date="2018-06-20T15:45:00Z">
        <w:r w:rsidDel="00541F27">
          <w:rPr>
            <w:rFonts w:hint="eastAsia"/>
            <w:lang w:val="en-US"/>
          </w:rPr>
          <w:delText>postures</w:delText>
        </w:r>
      </w:del>
      <w:ins w:id="6410" w:author="JIE  SUN" w:date="2018-06-20T15:48:00Z">
        <w:r w:rsidR="00541F27">
          <w:rPr>
            <w:lang w:val="en-US"/>
          </w:rPr>
          <w:t>; at same time, recording the times of shaking.</w:t>
        </w:r>
      </w:ins>
      <w:del w:id="6411" w:author="JIE  SUN" w:date="2018-06-20T15:48:00Z">
        <w:r w:rsidDel="00541F27">
          <w:rPr>
            <w:rFonts w:hint="eastAsia"/>
            <w:lang w:val="en-US"/>
          </w:rPr>
          <w:delText>.</w:delText>
        </w:r>
      </w:del>
      <w:r>
        <w:rPr>
          <w:rFonts w:hint="eastAsia"/>
          <w:lang w:val="en-US"/>
        </w:rPr>
        <w:t xml:space="preserve"> </w:t>
      </w:r>
    </w:p>
    <w:p w14:paraId="318C9E8C" w14:textId="77777777" w:rsidR="0087014B" w:rsidRDefault="00D5184D">
      <w:pPr>
        <w:rPr>
          <w:lang w:val="en-US"/>
        </w:rPr>
      </w:pPr>
      <w:bookmarkStart w:id="6412" w:name="OLE_LINK6"/>
      <w:r>
        <w:rPr>
          <w:rFonts w:hint="eastAsia"/>
          <w:lang w:val="en-US"/>
        </w:rPr>
        <w:t xml:space="preserve">Action </w:t>
      </w:r>
      <w:bookmarkEnd w:id="6412"/>
      <w:r>
        <w:rPr>
          <w:rFonts w:hint="eastAsia"/>
          <w:lang w:val="en-US"/>
        </w:rPr>
        <w:t>1</w:t>
      </w:r>
      <w:ins w:id="6413" w:author="jie sun" w:date="2018-04-08T19:43:00Z">
        <w:r w:rsidR="008F547B">
          <w:rPr>
            <w:lang w:val="en-US"/>
          </w:rPr>
          <w:t>:</w:t>
        </w:r>
      </w:ins>
      <w:del w:id="6414" w:author="jie sun" w:date="2018-04-08T19:43:00Z">
        <w:r w:rsidDel="008F547B">
          <w:rPr>
            <w:rFonts w:hint="eastAsia"/>
            <w:lang w:val="en-US"/>
          </w:rPr>
          <w:delText>:</w:delText>
        </w:r>
      </w:del>
      <w:ins w:id="6415" w:author="jie sun" w:date="2018-04-08T19:43:00Z">
        <w:r w:rsidR="008F547B">
          <w:rPr>
            <w:lang w:val="en-US"/>
          </w:rPr>
          <w:t xml:space="preserve">  </w:t>
        </w:r>
      </w:ins>
      <w:del w:id="6416" w:author="jie sun" w:date="2018-04-08T19:43:00Z">
        <w:r w:rsidDel="008F547B">
          <w:rPr>
            <w:rFonts w:hint="eastAsia"/>
            <w:lang w:val="en-US"/>
          </w:rPr>
          <w:delText xml:space="preserve"> </w:delText>
        </w:r>
      </w:del>
      <w:bookmarkStart w:id="6417" w:name="OLE_LINK19"/>
      <w:ins w:id="6418" w:author="jie sun" w:date="2018-04-08T19:44:00Z">
        <w:r w:rsidR="003B16B7">
          <w:rPr>
            <w:lang w:val="en-US"/>
          </w:rPr>
          <w:t>shaking</w:t>
        </w:r>
      </w:ins>
      <w:del w:id="6419" w:author="jie sun" w:date="2018-04-08T19:43:00Z">
        <w:r w:rsidDel="005800C1">
          <w:delText>s</w:delText>
        </w:r>
      </w:del>
      <w:del w:id="6420" w:author="jie sun" w:date="2018-04-08T19:44:00Z">
        <w:r w:rsidDel="003B16B7">
          <w:delText>hak</w:delText>
        </w:r>
      </w:del>
      <w:del w:id="6421" w:author="jie sun" w:date="2018-04-08T19:43:00Z">
        <w:r w:rsidDel="005800C1">
          <w:rPr>
            <w:rFonts w:hint="eastAsia"/>
            <w:lang w:val="en-US"/>
          </w:rPr>
          <w:delText>ing</w:delText>
        </w:r>
        <w:r w:rsidDel="005800C1">
          <w:delText xml:space="preserve"> the </w:delText>
        </w:r>
      </w:del>
      <w:ins w:id="6422" w:author="jie sun" w:date="2018-04-08T19:43:00Z">
        <w:r w:rsidR="005800C1">
          <w:rPr>
            <w:lang w:val="en-US"/>
          </w:rPr>
          <w:t xml:space="preserve"> </w:t>
        </w:r>
      </w:ins>
      <w:r>
        <w:t>sticks in perpendicular to the body</w:t>
      </w:r>
      <w:r>
        <w:rPr>
          <w:rFonts w:hint="eastAsia"/>
          <w:lang w:val="en-US"/>
        </w:rPr>
        <w:t xml:space="preserve">, </w:t>
      </w:r>
      <w:del w:id="6423" w:author="jie sun" w:date="2018-04-08T19:44:00Z">
        <w:r w:rsidDel="003F5D5C">
          <w:rPr>
            <w:rFonts w:hint="eastAsia"/>
            <w:lang w:val="en-US"/>
          </w:rPr>
          <w:delText xml:space="preserve"> </w:delText>
        </w:r>
      </w:del>
      <w:r>
        <w:rPr>
          <w:rFonts w:hint="eastAsia"/>
          <w:lang w:val="en-US"/>
        </w:rPr>
        <w:t>the stick should display blue color.</w:t>
      </w:r>
      <w:bookmarkEnd w:id="6417"/>
      <w:ins w:id="6424" w:author="JIE  SUN" w:date="2018-06-22T11:51:00Z">
        <w:r w:rsidR="004B52BC">
          <w:rPr>
            <w:lang w:val="en-US"/>
          </w:rPr>
          <w:t xml:space="preserve"> In detail, </w:t>
        </w:r>
      </w:ins>
    </w:p>
    <w:p w14:paraId="7AAB3F31" w14:textId="77777777" w:rsidR="0087014B" w:rsidRDefault="00D5184D">
      <w:pPr>
        <w:rPr>
          <w:lang w:val="en-US"/>
        </w:rPr>
      </w:pPr>
      <w:bookmarkStart w:id="6425" w:name="OLE_LINK20"/>
      <w:r>
        <w:rPr>
          <w:rFonts w:hint="eastAsia"/>
          <w:lang w:val="en-US"/>
        </w:rPr>
        <w:t xml:space="preserve">Action 2: </w:t>
      </w:r>
      <w:r>
        <w:t xml:space="preserve"> </w:t>
      </w:r>
      <w:r>
        <w:rPr>
          <w:rFonts w:hint="eastAsia"/>
          <w:lang w:val="en-US"/>
        </w:rPr>
        <w:t xml:space="preserve">shaking </w:t>
      </w:r>
      <w:r>
        <w:t xml:space="preserve">in the parallel plane to body, the glow stick </w:t>
      </w:r>
      <w:r>
        <w:rPr>
          <w:rFonts w:hint="eastAsia"/>
          <w:lang w:val="en-US"/>
        </w:rPr>
        <w:t xml:space="preserve">should </w:t>
      </w:r>
      <w:r>
        <w:t>show the yellow colour</w:t>
      </w:r>
      <w:r>
        <w:rPr>
          <w:rFonts w:hint="eastAsia"/>
          <w:lang w:val="en-US"/>
        </w:rPr>
        <w:t>.</w:t>
      </w:r>
    </w:p>
    <w:p w14:paraId="16A42EF1" w14:textId="77777777" w:rsidR="0087014B" w:rsidRDefault="00D5184D">
      <w:del w:id="6426" w:author="JIE  SUN" w:date="2018-06-20T15:47:00Z">
        <w:r w:rsidDel="00541F27">
          <w:rPr>
            <w:rFonts w:hint="eastAsia"/>
            <w:lang w:val="en-US"/>
          </w:rPr>
          <w:delText>Action 3: rotating</w:delText>
        </w:r>
        <w:r w:rsidDel="00541F27">
          <w:delText xml:space="preserve"> above you</w:delText>
        </w:r>
      </w:del>
      <w:ins w:id="6427" w:author="jie sun" w:date="2018-04-08T19:44:00Z">
        <w:del w:id="6428" w:author="JIE  SUN" w:date="2018-06-20T15:47:00Z">
          <w:r w:rsidR="000727F8" w:rsidDel="00541F27">
            <w:delText>r</w:delText>
          </w:r>
        </w:del>
      </w:ins>
      <w:del w:id="6429" w:author="JIE  SUN" w:date="2018-06-20T15:47:00Z">
        <w:r w:rsidDel="00541F27">
          <w:delText xml:space="preserve"> body, the glow stick </w:delText>
        </w:r>
        <w:r w:rsidDel="00541F27">
          <w:rPr>
            <w:rFonts w:hint="eastAsia"/>
            <w:lang w:val="en-US"/>
          </w:rPr>
          <w:delText xml:space="preserve">should </w:delText>
        </w:r>
        <w:r w:rsidDel="00541F27">
          <w:delText xml:space="preserve">show the red colour. </w:delText>
        </w:r>
      </w:del>
    </w:p>
    <w:bookmarkEnd w:id="6425"/>
    <w:p w14:paraId="33A99C02" w14:textId="77777777" w:rsidR="0087014B" w:rsidRPr="000727F8" w:rsidRDefault="0087014B">
      <w:pPr>
        <w:rPr>
          <w:rPrChange w:id="6430" w:author="jie sun" w:date="2018-04-08T19:44:00Z">
            <w:rPr>
              <w:lang w:val="en-US"/>
            </w:rPr>
          </w:rPrChange>
        </w:rPr>
      </w:pPr>
    </w:p>
    <w:p w14:paraId="0CD2C502" w14:textId="77777777" w:rsidR="0087014B" w:rsidRDefault="00D5184D">
      <w:pPr>
        <w:pStyle w:val="Heading4"/>
        <w:rPr>
          <w:lang w:val="en-US"/>
        </w:rPr>
      </w:pPr>
      <w:r>
        <w:rPr>
          <w:rFonts w:hint="eastAsia"/>
          <w:lang w:val="en-US"/>
        </w:rPr>
        <w:t xml:space="preserve">Accelerometer and Gyroscope in the iPhone 6 </w:t>
      </w:r>
    </w:p>
    <w:p w14:paraId="0CDC8DC2" w14:textId="77777777" w:rsidR="0087014B" w:rsidRPr="00B9631D" w:rsidRDefault="00D5184D">
      <w:pPr>
        <w:pStyle w:val="Caption"/>
        <w:rPr>
          <w:lang w:val="en-US"/>
        </w:rPr>
        <w:pPrChange w:id="6431" w:author="像个男人一样" w:date="2018-03-21T02:02:00Z">
          <w:pPr/>
        </w:pPrChange>
      </w:pPr>
      <w:r w:rsidRPr="00B9631D">
        <w:rPr>
          <w:iCs w:val="0"/>
          <w:color w:val="auto"/>
          <w:sz w:val="24"/>
          <w:szCs w:val="22"/>
          <w:lang w:val="en-US"/>
        </w:rPr>
        <w:t>How the accelerometer and Gyroscope work in iPhone 6, which have mentioned in last two chapters.</w:t>
      </w:r>
      <w:ins w:id="6432" w:author="jie sun" w:date="2018-04-08T19:44:00Z">
        <w:r w:rsidR="00804717">
          <w:rPr>
            <w:iCs w:val="0"/>
            <w:color w:val="auto"/>
            <w:sz w:val="24"/>
            <w:szCs w:val="22"/>
            <w:lang w:val="en-US"/>
          </w:rPr>
          <w:t xml:space="preserve"> </w:t>
        </w:r>
      </w:ins>
      <w:r w:rsidRPr="00B9631D">
        <w:rPr>
          <w:iCs w:val="0"/>
          <w:color w:val="auto"/>
          <w:sz w:val="24"/>
          <w:szCs w:val="22"/>
          <w:lang w:val="en-US"/>
        </w:rPr>
        <w:t xml:space="preserve">In the last charter, we already got that </w:t>
      </w:r>
      <w:r w:rsidRPr="00B9631D">
        <w:rPr>
          <w:iCs w:val="0"/>
          <w:color w:val="auto"/>
          <w:sz w:val="24"/>
          <w:szCs w:val="22"/>
          <w:lang w:val="en-US"/>
          <w:rPrChange w:id="6433" w:author="jie sun" w:date="2018-04-08T15:13:00Z">
            <w:rPr>
              <w:iCs/>
              <w:lang w:val="en-GB"/>
            </w:rPr>
          </w:rPrChange>
        </w:rPr>
        <w:t>G</w:t>
      </w:r>
      <w:r w:rsidRPr="00B9631D">
        <w:rPr>
          <w:iCs w:val="0"/>
          <w:color w:val="auto"/>
          <w:sz w:val="24"/>
          <w:szCs w:val="22"/>
          <w:lang w:val="en-US"/>
          <w:rPrChange w:id="6434" w:author="jie sun" w:date="2018-04-08T15:13:00Z">
            <w:rPr>
              <w:iCs/>
            </w:rPr>
          </w:rPrChange>
        </w:rPr>
        <w:t>yroscope sense</w:t>
      </w:r>
      <w:r w:rsidRPr="00B9631D">
        <w:rPr>
          <w:iCs w:val="0"/>
          <w:color w:val="auto"/>
          <w:sz w:val="24"/>
          <w:szCs w:val="22"/>
          <w:lang w:val="en-US"/>
          <w:rPrChange w:id="6435" w:author="jie sun" w:date="2018-04-08T15:13:00Z">
            <w:rPr>
              <w:iCs/>
              <w:lang w:val="en-GB"/>
            </w:rPr>
          </w:rPrChange>
        </w:rPr>
        <w:t>s</w:t>
      </w:r>
      <w:r w:rsidRPr="00B9631D">
        <w:rPr>
          <w:iCs w:val="0"/>
          <w:color w:val="auto"/>
          <w:sz w:val="24"/>
          <w:szCs w:val="22"/>
          <w:lang w:val="en-US"/>
          <w:rPrChange w:id="6436" w:author="jie sun" w:date="2018-04-08T15:13:00Z">
            <w:rPr>
              <w:iCs/>
            </w:rPr>
          </w:rPrChange>
        </w:rPr>
        <w:t xml:space="preserve"> the rotatio</w:t>
      </w:r>
      <w:ins w:id="6437" w:author="jie sun" w:date="2018-04-10T18:03:00Z">
        <w:r w:rsidR="00057D1E">
          <w:rPr>
            <w:iCs w:val="0"/>
            <w:color w:val="auto"/>
            <w:sz w:val="24"/>
            <w:szCs w:val="22"/>
            <w:lang w:val="en-US"/>
          </w:rPr>
          <w:t>n</w:t>
        </w:r>
      </w:ins>
      <w:del w:id="6438" w:author="jie sun" w:date="2018-04-10T18:03:00Z">
        <w:r w:rsidRPr="00B9631D" w:rsidDel="00057D1E">
          <w:rPr>
            <w:iCs w:val="0"/>
            <w:color w:val="auto"/>
            <w:sz w:val="24"/>
            <w:szCs w:val="22"/>
            <w:lang w:val="en-US"/>
            <w:rPrChange w:id="6439" w:author="jie sun" w:date="2018-04-08T15:13:00Z">
              <w:rPr>
                <w:iCs/>
              </w:rPr>
            </w:rPrChange>
          </w:rPr>
          <w:delText>n</w:delText>
        </w:r>
      </w:del>
      <w:r w:rsidRPr="00B9631D">
        <w:rPr>
          <w:iCs w:val="0"/>
          <w:color w:val="auto"/>
          <w:sz w:val="24"/>
          <w:szCs w:val="22"/>
          <w:lang w:val="en-US"/>
          <w:rPrChange w:id="6440" w:author="jie sun" w:date="2018-04-08T15:13:00Z">
            <w:rPr>
              <w:iCs/>
            </w:rPr>
          </w:rPrChange>
        </w:rPr>
        <w:t xml:space="preserve">, whereas </w:t>
      </w:r>
      <w:del w:id="6441" w:author="JIE  SUN" w:date="2018-06-20T15:51:00Z">
        <w:r w:rsidRPr="00B9631D" w:rsidDel="00964728">
          <w:rPr>
            <w:iCs w:val="0"/>
            <w:color w:val="auto"/>
            <w:sz w:val="24"/>
            <w:szCs w:val="22"/>
            <w:lang w:val="en-US"/>
            <w:rPrChange w:id="6442" w:author="jie sun" w:date="2018-04-08T15:13:00Z">
              <w:rPr>
                <w:iCs/>
              </w:rPr>
            </w:rPrChange>
          </w:rPr>
          <w:delText xml:space="preserve">the </w:delText>
        </w:r>
      </w:del>
      <w:r w:rsidRPr="00B9631D">
        <w:rPr>
          <w:iCs w:val="0"/>
          <w:color w:val="auto"/>
          <w:sz w:val="24"/>
          <w:szCs w:val="22"/>
          <w:lang w:val="en-US"/>
          <w:rPrChange w:id="6443" w:author="jie sun" w:date="2018-04-08T15:13:00Z">
            <w:rPr>
              <w:iCs/>
              <w:lang w:val="en-GB"/>
            </w:rPr>
          </w:rPrChange>
        </w:rPr>
        <w:t>ano</w:t>
      </w:r>
      <w:r w:rsidRPr="00B9631D">
        <w:rPr>
          <w:iCs w:val="0"/>
          <w:color w:val="auto"/>
          <w:sz w:val="24"/>
          <w:szCs w:val="22"/>
          <w:lang w:val="en-US"/>
          <w:rPrChange w:id="6444" w:author="jie sun" w:date="2018-04-08T15:13:00Z">
            <w:rPr>
              <w:iCs/>
            </w:rPr>
          </w:rPrChange>
        </w:rPr>
        <w:t>ther is used to</w:t>
      </w:r>
      <w:del w:id="6445" w:author="jie sun" w:date="2018-04-10T18:03:00Z">
        <w:r w:rsidRPr="00B9631D" w:rsidDel="00057D1E">
          <w:rPr>
            <w:iCs w:val="0"/>
            <w:color w:val="auto"/>
            <w:sz w:val="24"/>
            <w:szCs w:val="22"/>
            <w:lang w:val="en-US"/>
            <w:rPrChange w:id="6446" w:author="jie sun" w:date="2018-04-08T15:13:00Z">
              <w:rPr>
                <w:iCs/>
              </w:rPr>
            </w:rPrChange>
          </w:rPr>
          <w:delText xml:space="preserve"> test the</w:delText>
        </w:r>
      </w:del>
      <w:del w:id="6447" w:author="jie sun" w:date="2018-04-10T17:59:00Z">
        <w:r w:rsidRPr="00B9631D" w:rsidDel="00316375">
          <w:rPr>
            <w:iCs w:val="0"/>
            <w:color w:val="auto"/>
            <w:sz w:val="24"/>
            <w:szCs w:val="22"/>
            <w:lang w:val="en-US"/>
            <w:rPrChange w:id="6448" w:author="jie sun" w:date="2018-04-08T15:13:00Z">
              <w:rPr>
                <w:iCs/>
              </w:rPr>
            </w:rPrChange>
          </w:rPr>
          <w:delText xml:space="preserve"> </w:delText>
        </w:r>
      </w:del>
      <w:ins w:id="6449" w:author="jie sun" w:date="2018-04-10T18:03:00Z">
        <w:r w:rsidR="00057D1E">
          <w:rPr>
            <w:iCs w:val="0"/>
            <w:color w:val="auto"/>
            <w:sz w:val="24"/>
            <w:szCs w:val="22"/>
            <w:lang w:val="en-US"/>
          </w:rPr>
          <w:t xml:space="preserve"> </w:t>
        </w:r>
      </w:ins>
      <w:ins w:id="6450" w:author="JIE  SUN" w:date="2018-06-20T15:51:00Z">
        <w:r w:rsidR="00964728">
          <w:rPr>
            <w:iCs w:val="0"/>
            <w:color w:val="auto"/>
            <w:sz w:val="24"/>
            <w:szCs w:val="22"/>
            <w:lang w:val="en-US"/>
          </w:rPr>
          <w:t xml:space="preserve">gain </w:t>
        </w:r>
      </w:ins>
      <w:ins w:id="6451" w:author="jie sun" w:date="2018-04-10T18:03:00Z">
        <w:r w:rsidR="00057D1E">
          <w:rPr>
            <w:iCs w:val="0"/>
            <w:color w:val="auto"/>
            <w:sz w:val="24"/>
            <w:szCs w:val="22"/>
            <w:lang w:val="en-US"/>
          </w:rPr>
          <w:t>acceler</w:t>
        </w:r>
      </w:ins>
      <w:ins w:id="6452" w:author="jie sun" w:date="2018-04-10T18:06:00Z">
        <w:r w:rsidR="00920DAF">
          <w:rPr>
            <w:iCs w:val="0"/>
            <w:color w:val="auto"/>
            <w:sz w:val="24"/>
            <w:szCs w:val="22"/>
            <w:lang w:val="en-US"/>
          </w:rPr>
          <w:t>ation</w:t>
        </w:r>
      </w:ins>
      <w:del w:id="6453" w:author="jie sun" w:date="2018-04-10T17:59:00Z">
        <w:r w:rsidRPr="00B9631D" w:rsidDel="00316375">
          <w:rPr>
            <w:iCs w:val="0"/>
            <w:color w:val="auto"/>
            <w:sz w:val="24"/>
            <w:szCs w:val="22"/>
            <w:lang w:val="en-US"/>
            <w:rPrChange w:id="6454" w:author="jie sun" w:date="2018-04-08T15:13:00Z">
              <w:rPr>
                <w:iCs/>
              </w:rPr>
            </w:rPrChange>
          </w:rPr>
          <w:delText>accelerometer</w:delText>
        </w:r>
      </w:del>
      <w:r w:rsidRPr="00B9631D">
        <w:rPr>
          <w:iCs w:val="0"/>
          <w:color w:val="auto"/>
          <w:sz w:val="24"/>
          <w:szCs w:val="22"/>
          <w:lang w:val="en-US"/>
        </w:rPr>
        <w:t>.</w:t>
      </w:r>
      <w:ins w:id="6455" w:author="jie sun" w:date="2018-04-10T18:01:00Z">
        <w:r w:rsidR="00057A58">
          <w:rPr>
            <w:iCs w:val="0"/>
            <w:color w:val="auto"/>
            <w:sz w:val="24"/>
            <w:szCs w:val="22"/>
            <w:lang w:val="en-US"/>
          </w:rPr>
          <w:t xml:space="preserve"> </w:t>
        </w:r>
      </w:ins>
      <w:r w:rsidRPr="00B9631D">
        <w:rPr>
          <w:iCs w:val="0"/>
          <w:color w:val="auto"/>
          <w:sz w:val="24"/>
          <w:szCs w:val="22"/>
          <w:lang w:val="en-US"/>
        </w:rPr>
        <w:t xml:space="preserve">And there </w:t>
      </w:r>
      <w:ins w:id="6456" w:author="jie sun" w:date="2018-04-10T18:02:00Z">
        <w:r w:rsidR="00317F10">
          <w:rPr>
            <w:iCs w:val="0"/>
            <w:color w:val="auto"/>
            <w:sz w:val="24"/>
            <w:szCs w:val="22"/>
            <w:lang w:val="en-US"/>
          </w:rPr>
          <w:t xml:space="preserve">is a </w:t>
        </w:r>
      </w:ins>
      <w:del w:id="6457" w:author="jie sun" w:date="2018-04-10T18:02:00Z">
        <w:r w:rsidRPr="00B9631D" w:rsidDel="00317F10">
          <w:rPr>
            <w:iCs w:val="0"/>
            <w:color w:val="auto"/>
            <w:sz w:val="24"/>
            <w:szCs w:val="22"/>
            <w:lang w:val="en-US"/>
          </w:rPr>
          <w:delText xml:space="preserve">are </w:delText>
        </w:r>
      </w:del>
      <w:del w:id="6458" w:author="像个男人一样" w:date="2018-03-21T23:12:00Z">
        <w:r w:rsidRPr="00B9631D">
          <w:rPr>
            <w:iCs w:val="0"/>
            <w:color w:val="auto"/>
            <w:sz w:val="24"/>
            <w:szCs w:val="22"/>
            <w:lang w:val="en-US"/>
          </w:rPr>
          <w:delText xml:space="preserve">two </w:delText>
        </w:r>
      </w:del>
      <w:ins w:id="6459" w:author="像个男人一样" w:date="2018-03-21T23:12:00Z">
        <w:del w:id="6460" w:author="jie sun" w:date="2018-04-10T18:02:00Z">
          <w:r w:rsidRPr="00B9631D" w:rsidDel="00317F10">
            <w:rPr>
              <w:iCs w:val="0"/>
              <w:color w:val="auto"/>
              <w:sz w:val="24"/>
              <w:szCs w:val="22"/>
              <w:lang w:val="en-US"/>
            </w:rPr>
            <w:delText xml:space="preserve">some </w:delText>
          </w:r>
        </w:del>
      </w:ins>
      <w:r w:rsidRPr="00B9631D">
        <w:rPr>
          <w:iCs w:val="0"/>
          <w:color w:val="auto"/>
          <w:sz w:val="24"/>
          <w:szCs w:val="22"/>
          <w:lang w:val="en-US"/>
        </w:rPr>
        <w:t>picture</w:t>
      </w:r>
      <w:del w:id="6461" w:author="jie sun" w:date="2018-04-10T18:02:00Z">
        <w:r w:rsidRPr="00B9631D" w:rsidDel="00317F10">
          <w:rPr>
            <w:iCs w:val="0"/>
            <w:color w:val="auto"/>
            <w:sz w:val="24"/>
            <w:szCs w:val="22"/>
            <w:lang w:val="en-US"/>
          </w:rPr>
          <w:delText>s</w:delText>
        </w:r>
      </w:del>
      <w:r w:rsidRPr="00B9631D">
        <w:rPr>
          <w:iCs w:val="0"/>
          <w:color w:val="auto"/>
          <w:sz w:val="24"/>
          <w:szCs w:val="22"/>
          <w:lang w:val="en-US"/>
        </w:rPr>
        <w:t xml:space="preserve"> below showing</w:t>
      </w:r>
      <w:ins w:id="6462" w:author="jie sun" w:date="2018-04-10T18:02:00Z">
        <w:r w:rsidR="00057A58">
          <w:rPr>
            <w:iCs w:val="0"/>
            <w:color w:val="auto"/>
            <w:sz w:val="24"/>
            <w:szCs w:val="22"/>
            <w:lang w:val="en-US"/>
          </w:rPr>
          <w:t xml:space="preserve"> </w:t>
        </w:r>
        <w:r w:rsidR="00057A58" w:rsidRPr="00B9631D">
          <w:rPr>
            <w:iCs w:val="0"/>
            <w:color w:val="auto"/>
            <w:sz w:val="24"/>
            <w:szCs w:val="22"/>
            <w:lang w:val="en-US"/>
          </w:rPr>
          <w:t>what</w:t>
        </w:r>
        <w:r w:rsidR="00057A58">
          <w:rPr>
            <w:iCs w:val="0"/>
            <w:color w:val="auto"/>
            <w:sz w:val="24"/>
            <w:szCs w:val="22"/>
            <w:lang w:val="en-US"/>
          </w:rPr>
          <w:t xml:space="preserve"> exactly</w:t>
        </w:r>
      </w:ins>
      <w:r w:rsidRPr="00B9631D">
        <w:rPr>
          <w:iCs w:val="0"/>
          <w:color w:val="auto"/>
          <w:sz w:val="24"/>
          <w:szCs w:val="22"/>
          <w:lang w:val="en-US"/>
        </w:rPr>
        <w:t xml:space="preserve"> </w:t>
      </w:r>
      <w:ins w:id="6463" w:author="jie sun" w:date="2018-04-10T18:02:00Z">
        <w:r w:rsidR="00057A58">
          <w:rPr>
            <w:iCs w:val="0"/>
            <w:color w:val="auto"/>
            <w:sz w:val="24"/>
            <w:szCs w:val="22"/>
            <w:lang w:val="en-US"/>
          </w:rPr>
          <w:t xml:space="preserve">those two sensors </w:t>
        </w:r>
      </w:ins>
      <w:del w:id="6464" w:author="jie sun" w:date="2018-04-10T18:02:00Z">
        <w:r w:rsidRPr="00B9631D" w:rsidDel="00057A58">
          <w:rPr>
            <w:iCs w:val="0"/>
            <w:color w:val="auto"/>
            <w:sz w:val="24"/>
            <w:szCs w:val="22"/>
            <w:lang w:val="en-US"/>
          </w:rPr>
          <w:delText xml:space="preserve">the devices going to </w:delText>
        </w:r>
      </w:del>
      <w:r w:rsidRPr="00B9631D">
        <w:rPr>
          <w:iCs w:val="0"/>
          <w:color w:val="auto"/>
          <w:sz w:val="24"/>
          <w:szCs w:val="22"/>
          <w:lang w:val="en-US"/>
        </w:rPr>
        <w:t>test</w:t>
      </w:r>
      <w:del w:id="6465" w:author="jie sun" w:date="2018-04-10T18:02:00Z">
        <w:r w:rsidRPr="00B9631D" w:rsidDel="00057A58">
          <w:rPr>
            <w:iCs w:val="0"/>
            <w:color w:val="auto"/>
            <w:sz w:val="24"/>
            <w:szCs w:val="22"/>
            <w:lang w:val="en-US"/>
          </w:rPr>
          <w:delText xml:space="preserve"> what</w:delText>
        </w:r>
      </w:del>
      <w:r w:rsidRPr="00B9631D">
        <w:rPr>
          <w:iCs w:val="0"/>
          <w:color w:val="auto"/>
          <w:sz w:val="24"/>
          <w:szCs w:val="22"/>
          <w:lang w:val="en-US"/>
        </w:rPr>
        <w:t>, Gyro tests the spinning angle and Accelerometer tests the angles in three directions relative with the gravity</w:t>
      </w:r>
      <w:del w:id="6466" w:author="jie sun" w:date="2018-04-10T18:03:00Z">
        <w:r w:rsidRPr="00B9631D" w:rsidDel="00936AFE">
          <w:rPr>
            <w:iCs w:val="0"/>
            <w:color w:val="auto"/>
            <w:sz w:val="24"/>
            <w:szCs w:val="22"/>
            <w:lang w:val="en-US"/>
          </w:rPr>
          <w:delText xml:space="preserve"> </w:delText>
        </w:r>
      </w:del>
      <w:r w:rsidRPr="00B9631D">
        <w:rPr>
          <w:iCs w:val="0"/>
          <w:color w:val="auto"/>
          <w:sz w:val="24"/>
          <w:szCs w:val="22"/>
          <w:lang w:val="en-US"/>
          <w:rPrChange w:id="6467" w:author="jie sun" w:date="2018-04-08T15:13:00Z">
            <w:rPr>
              <w:iCs/>
              <w:lang w:val="en-GB"/>
            </w:rPr>
          </w:rPrChange>
        </w:rPr>
        <w:t>.</w:t>
      </w:r>
      <w:r w:rsidRPr="00B9631D">
        <w:rPr>
          <w:iCs w:val="0"/>
          <w:color w:val="auto"/>
          <w:sz w:val="24"/>
          <w:szCs w:val="22"/>
          <w:lang w:val="en-US"/>
        </w:rPr>
        <w:t xml:space="preserve"> Here, we use the iPhone to simulate a multifunctional glow</w:t>
      </w:r>
      <w:ins w:id="6468" w:author="jie sun" w:date="2018-04-10T18:03:00Z">
        <w:r w:rsidR="00545E10">
          <w:rPr>
            <w:iCs w:val="0"/>
            <w:color w:val="auto"/>
            <w:sz w:val="24"/>
            <w:szCs w:val="22"/>
            <w:lang w:val="en-US"/>
          </w:rPr>
          <w:t>-</w:t>
        </w:r>
      </w:ins>
      <w:del w:id="6469" w:author="jie sun" w:date="2018-04-10T18:03:00Z">
        <w:r w:rsidRPr="00B9631D" w:rsidDel="00545E10">
          <w:rPr>
            <w:iCs w:val="0"/>
            <w:color w:val="auto"/>
            <w:sz w:val="24"/>
            <w:szCs w:val="22"/>
            <w:lang w:val="en-US"/>
          </w:rPr>
          <w:delText xml:space="preserve"> </w:delText>
        </w:r>
      </w:del>
      <w:r w:rsidRPr="00B9631D">
        <w:rPr>
          <w:iCs w:val="0"/>
          <w:color w:val="auto"/>
          <w:sz w:val="24"/>
          <w:szCs w:val="22"/>
          <w:lang w:val="en-US"/>
        </w:rPr>
        <w:t xml:space="preserve">stick and setting the screen of the iPhone 6 is parallel with my body </w:t>
      </w:r>
      <w:del w:id="6470" w:author="jie sun" w:date="2018-04-08T19:47:00Z">
        <w:r w:rsidRPr="00B9631D" w:rsidDel="007F0CCF">
          <w:rPr>
            <w:iCs w:val="0"/>
            <w:color w:val="auto"/>
            <w:sz w:val="24"/>
            <w:szCs w:val="22"/>
            <w:lang w:val="en-US"/>
          </w:rPr>
          <w:delText xml:space="preserve"> </w:delText>
        </w:r>
      </w:del>
      <w:r w:rsidRPr="00B9631D">
        <w:rPr>
          <w:iCs w:val="0"/>
          <w:color w:val="auto"/>
          <w:sz w:val="24"/>
          <w:szCs w:val="22"/>
          <w:lang w:val="en-US"/>
        </w:rPr>
        <w:t xml:space="preserve">and faces forward. </w:t>
      </w:r>
      <w:del w:id="6471" w:author="像个男人一样" w:date="2018-03-21T01:55:00Z">
        <w:r w:rsidRPr="00B9631D">
          <w:rPr>
            <w:iCs w:val="0"/>
            <w:color w:val="auto"/>
            <w:sz w:val="24"/>
            <w:szCs w:val="22"/>
            <w:lang w:val="en-US"/>
          </w:rPr>
          <w:delText>(</w:delText>
        </w:r>
        <w:r w:rsidRPr="00B9631D">
          <w:rPr>
            <w:rFonts w:hint="eastAsia"/>
            <w:iCs w:val="0"/>
            <w:color w:val="auto"/>
            <w:sz w:val="24"/>
            <w:szCs w:val="22"/>
            <w:lang w:val="en-US"/>
          </w:rPr>
          <w:delText>拍一张照片这里，人拿手机的动作</w:delText>
        </w:r>
        <w:r w:rsidRPr="00B9631D">
          <w:rPr>
            <w:iCs w:val="0"/>
            <w:color w:val="auto"/>
            <w:sz w:val="24"/>
            <w:szCs w:val="22"/>
            <w:lang w:val="en-US"/>
          </w:rPr>
          <w:delText>)</w:delText>
        </w:r>
      </w:del>
      <w:r w:rsidRPr="00B9631D">
        <w:rPr>
          <w:iCs w:val="0"/>
          <w:color w:val="auto"/>
          <w:sz w:val="24"/>
          <w:szCs w:val="22"/>
          <w:lang w:val="en-US"/>
        </w:rPr>
        <w:t xml:space="preserve"> Th</w:t>
      </w:r>
      <w:ins w:id="6472" w:author="jie sun" w:date="2018-04-10T18:05:00Z">
        <w:r w:rsidR="00EE4AC3">
          <w:rPr>
            <w:iCs w:val="0"/>
            <w:color w:val="auto"/>
            <w:sz w:val="24"/>
            <w:szCs w:val="22"/>
            <w:lang w:val="en-US"/>
          </w:rPr>
          <w:t>e figure</w:t>
        </w:r>
      </w:ins>
      <w:del w:id="6473" w:author="jie sun" w:date="2018-04-10T18:05:00Z">
        <w:r w:rsidRPr="00B9631D" w:rsidDel="00EE4AC3">
          <w:rPr>
            <w:iCs w:val="0"/>
            <w:color w:val="auto"/>
            <w:sz w:val="24"/>
            <w:szCs w:val="22"/>
            <w:lang w:val="en-US"/>
          </w:rPr>
          <w:delText>ere are two pictures</w:delText>
        </w:r>
      </w:del>
      <w:r w:rsidRPr="00B9631D">
        <w:rPr>
          <w:iCs w:val="0"/>
          <w:color w:val="auto"/>
          <w:sz w:val="24"/>
          <w:szCs w:val="22"/>
          <w:lang w:val="en-US"/>
        </w:rPr>
        <w:t xml:space="preserve"> below show</w:t>
      </w:r>
      <w:ins w:id="6474" w:author="jie sun" w:date="2018-04-10T18:05:00Z">
        <w:r w:rsidR="00EE4AC3">
          <w:rPr>
            <w:iCs w:val="0"/>
            <w:color w:val="auto"/>
            <w:sz w:val="24"/>
            <w:szCs w:val="22"/>
            <w:lang w:val="en-US"/>
          </w:rPr>
          <w:t>s</w:t>
        </w:r>
      </w:ins>
      <w:del w:id="6475" w:author="jie sun" w:date="2018-04-10T18:05:00Z">
        <w:r w:rsidRPr="00B9631D" w:rsidDel="00EE4AC3">
          <w:rPr>
            <w:iCs w:val="0"/>
            <w:color w:val="auto"/>
            <w:sz w:val="24"/>
            <w:szCs w:val="22"/>
            <w:lang w:val="en-US"/>
          </w:rPr>
          <w:delText>ing</w:delText>
        </w:r>
      </w:del>
      <w:r w:rsidRPr="00B9631D">
        <w:rPr>
          <w:iCs w:val="0"/>
          <w:color w:val="auto"/>
          <w:sz w:val="24"/>
          <w:szCs w:val="22"/>
          <w:lang w:val="en-US"/>
        </w:rPr>
        <w:t xml:space="preserve"> the x,</w:t>
      </w:r>
      <w:ins w:id="6476" w:author="jie sun" w:date="2018-04-08T19:47:00Z">
        <w:r w:rsidR="007F0CCF">
          <w:rPr>
            <w:iCs w:val="0"/>
            <w:color w:val="auto"/>
            <w:sz w:val="24"/>
            <w:szCs w:val="22"/>
            <w:lang w:val="en-US"/>
          </w:rPr>
          <w:t xml:space="preserve"> </w:t>
        </w:r>
      </w:ins>
      <w:r w:rsidRPr="00B9631D">
        <w:rPr>
          <w:iCs w:val="0"/>
          <w:color w:val="auto"/>
          <w:sz w:val="24"/>
          <w:szCs w:val="22"/>
          <w:lang w:val="en-US"/>
        </w:rPr>
        <w:t xml:space="preserve">y and z axes of Accelerometer and Pitch, roll and yaw of Gyroscope in iPhone 6. </w:t>
      </w:r>
    </w:p>
    <w:p w14:paraId="04370F84" w14:textId="77777777" w:rsidR="0087014B" w:rsidRDefault="00D5184D">
      <w:pPr>
        <w:rPr>
          <w:del w:id="6477" w:author="像个男人一样" w:date="2018-03-21T02:03:00Z"/>
        </w:rPr>
      </w:pPr>
      <w:bookmarkStart w:id="6478" w:name="OLE_LINK15"/>
      <w:del w:id="6479" w:author="像个男人一样" w:date="2018-03-21T02:03:00Z">
        <w:r>
          <w:rPr>
            <w:rFonts w:hint="eastAsia"/>
          </w:rPr>
          <w:delText>https://www.nomtek.com/scanning-rooms-with-an-iphone/</w:delText>
        </w:r>
      </w:del>
    </w:p>
    <w:bookmarkEnd w:id="6478"/>
    <w:p w14:paraId="4F5AEBBB" w14:textId="77777777" w:rsidR="0087014B" w:rsidRDefault="00D5184D">
      <w:pPr>
        <w:jc w:val="center"/>
        <w:rPr>
          <w:ins w:id="6480" w:author="像个男人一样" w:date="2018-03-21T01:55:00Z"/>
        </w:rPr>
        <w:pPrChange w:id="6481" w:author="jie sun" w:date="2018-04-16T21:41:00Z">
          <w:pPr/>
        </w:pPrChange>
      </w:pPr>
      <w:r>
        <w:rPr>
          <w:rFonts w:hint="eastAsia"/>
          <w:noProof/>
        </w:rPr>
        <w:drawing>
          <wp:inline distT="0" distB="0" distL="114300" distR="114300" wp14:anchorId="76B30F1A" wp14:editId="4E574A90">
            <wp:extent cx="2477135" cy="2943225"/>
            <wp:effectExtent l="0" t="0" r="18415" b="9525"/>
            <wp:docPr id="34" name="图片 34" descr="device_ax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device_axes1"/>
                    <pic:cNvPicPr>
                      <a:picLocks noChangeAspect="1"/>
                    </pic:cNvPicPr>
                  </pic:nvPicPr>
                  <pic:blipFill>
                    <a:blip r:embed="rId48"/>
                    <a:stretch>
                      <a:fillRect/>
                    </a:stretch>
                  </pic:blipFill>
                  <pic:spPr>
                    <a:xfrm>
                      <a:off x="0" y="0"/>
                      <a:ext cx="2477135" cy="2943225"/>
                    </a:xfrm>
                    <a:prstGeom prst="rect">
                      <a:avLst/>
                    </a:prstGeom>
                  </pic:spPr>
                </pic:pic>
              </a:graphicData>
            </a:graphic>
          </wp:inline>
        </w:drawing>
      </w:r>
      <w:r>
        <w:rPr>
          <w:rFonts w:hint="eastAsia"/>
          <w:noProof/>
        </w:rPr>
        <w:drawing>
          <wp:inline distT="0" distB="0" distL="114300" distR="114300" wp14:anchorId="05D4425E" wp14:editId="3B02D1A3">
            <wp:extent cx="2447925" cy="3028950"/>
            <wp:effectExtent l="0" t="0" r="9525" b="0"/>
            <wp:docPr id="32" name="图片 32" descr="8RH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8RHfT"/>
                    <pic:cNvPicPr>
                      <a:picLocks noChangeAspect="1"/>
                    </pic:cNvPicPr>
                  </pic:nvPicPr>
                  <pic:blipFill>
                    <a:blip r:embed="rId49"/>
                    <a:stretch>
                      <a:fillRect/>
                    </a:stretch>
                  </pic:blipFill>
                  <pic:spPr>
                    <a:xfrm>
                      <a:off x="0" y="0"/>
                      <a:ext cx="2447925" cy="3028950"/>
                    </a:xfrm>
                    <a:prstGeom prst="rect">
                      <a:avLst/>
                    </a:prstGeom>
                  </pic:spPr>
                </pic:pic>
              </a:graphicData>
            </a:graphic>
          </wp:inline>
        </w:drawing>
      </w:r>
    </w:p>
    <w:p w14:paraId="6E124849" w14:textId="77777777" w:rsidR="00862C44" w:rsidRPr="00FC18E4" w:rsidRDefault="00862C44">
      <w:pPr>
        <w:pStyle w:val="Caption"/>
        <w:jc w:val="center"/>
        <w:rPr>
          <w:ins w:id="6482" w:author="jie sun" w:date="2018-04-08T19:50:00Z"/>
          <w:lang w:val="en-US"/>
        </w:rPr>
        <w:pPrChange w:id="6483" w:author="jie sun" w:date="2018-04-16T21:41:00Z">
          <w:pPr>
            <w:pStyle w:val="Caption"/>
          </w:pPr>
        </w:pPrChange>
      </w:pPr>
      <w:bookmarkStart w:id="6484" w:name="_Toc517801896"/>
      <w:ins w:id="6485" w:author="jie sun" w:date="2018-04-08T19:50:00Z">
        <w:r>
          <w:t xml:space="preserve">Figure </w:t>
        </w:r>
      </w:ins>
      <w:ins w:id="6486" w:author="JIE  SUN" w:date="2018-06-21T13:36:00Z">
        <w:r w:rsidR="00A64E7B">
          <w:fldChar w:fldCharType="begin"/>
        </w:r>
        <w:r w:rsidR="00A64E7B">
          <w:instrText xml:space="preserve"> STYLEREF 1 \s </w:instrText>
        </w:r>
      </w:ins>
      <w:r w:rsidR="00A64E7B">
        <w:fldChar w:fldCharType="separate"/>
      </w:r>
      <w:r w:rsidR="00A64E7B">
        <w:rPr>
          <w:noProof/>
        </w:rPr>
        <w:t>4</w:t>
      </w:r>
      <w:ins w:id="6487"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6488" w:author="JIE  SUN" w:date="2018-06-21T13:36:00Z">
        <w:r w:rsidR="00A64E7B">
          <w:rPr>
            <w:noProof/>
          </w:rPr>
          <w:t>4</w:t>
        </w:r>
        <w:r w:rsidR="00A64E7B">
          <w:fldChar w:fldCharType="end"/>
        </w:r>
      </w:ins>
      <w:ins w:id="6489" w:author="jie sun" w:date="2018-04-19T13:00:00Z">
        <w:del w:id="6490" w:author="JIE  SUN" w:date="2018-06-21T13:34:00Z">
          <w:r w:rsidR="00083FE7" w:rsidDel="00A64E7B">
            <w:fldChar w:fldCharType="begin"/>
          </w:r>
          <w:r w:rsidR="00083FE7" w:rsidDel="00A64E7B">
            <w:delInstrText xml:space="preserve"> STYLEREF 1 \s </w:delInstrText>
          </w:r>
        </w:del>
      </w:ins>
      <w:del w:id="6491" w:author="JIE  SUN" w:date="2018-06-21T13:34:00Z">
        <w:r w:rsidR="00083FE7" w:rsidDel="00A64E7B">
          <w:fldChar w:fldCharType="separate"/>
        </w:r>
        <w:r w:rsidR="00083FE7" w:rsidDel="00A64E7B">
          <w:rPr>
            <w:noProof/>
          </w:rPr>
          <w:delText>4</w:delText>
        </w:r>
      </w:del>
      <w:ins w:id="6492" w:author="jie sun" w:date="2018-04-19T13:00:00Z">
        <w:del w:id="6493"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494" w:author="JIE  SUN" w:date="2018-06-21T13:34:00Z">
        <w:r w:rsidR="00083FE7" w:rsidDel="00A64E7B">
          <w:fldChar w:fldCharType="separate"/>
        </w:r>
      </w:del>
      <w:ins w:id="6495" w:author="jie sun" w:date="2018-04-19T13:00:00Z">
        <w:del w:id="6496" w:author="JIE  SUN" w:date="2018-06-21T13:34:00Z">
          <w:r w:rsidR="00083FE7" w:rsidDel="00A64E7B">
            <w:rPr>
              <w:noProof/>
            </w:rPr>
            <w:delText>4</w:delText>
          </w:r>
          <w:r w:rsidR="00083FE7" w:rsidDel="00A64E7B">
            <w:fldChar w:fldCharType="end"/>
          </w:r>
        </w:del>
      </w:ins>
      <w:ins w:id="6497" w:author="jie sun" w:date="2018-04-08T19:50:00Z">
        <w:r>
          <w:rPr>
            <w:rFonts w:hint="eastAsia"/>
          </w:rPr>
          <w:t>:</w:t>
        </w:r>
      </w:ins>
      <w:ins w:id="6498" w:author="JIE  SUN" w:date="2018-06-22T11:55:00Z">
        <w:r w:rsidR="00491D44">
          <w:t xml:space="preserve"> </w:t>
        </w:r>
      </w:ins>
      <w:ins w:id="6499" w:author="jie sun" w:date="2018-04-08T19:50:00Z">
        <w:r>
          <w:rPr>
            <w:rFonts w:hint="eastAsia"/>
          </w:rPr>
          <w:t xml:space="preserve">Scanning </w:t>
        </w:r>
      </w:ins>
      <w:ins w:id="6500" w:author="jie sun" w:date="2018-04-16T22:31:00Z">
        <w:r w:rsidR="008A7B16">
          <w:t>R</w:t>
        </w:r>
      </w:ins>
      <w:ins w:id="6501" w:author="jie sun" w:date="2018-04-08T19:50:00Z">
        <w:r>
          <w:rPr>
            <w:rFonts w:hint="eastAsia"/>
          </w:rPr>
          <w:t xml:space="preserve">ooms </w:t>
        </w:r>
      </w:ins>
      <w:ins w:id="6502" w:author="jie sun" w:date="2018-04-16T22:31:00Z">
        <w:r w:rsidR="008A7B16">
          <w:t>W</w:t>
        </w:r>
      </w:ins>
      <w:ins w:id="6503" w:author="jie sun" w:date="2018-04-08T19:50:00Z">
        <w:r>
          <w:rPr>
            <w:rFonts w:hint="eastAsia"/>
          </w:rPr>
          <w:t xml:space="preserve">ith </w:t>
        </w:r>
      </w:ins>
      <w:ins w:id="6504" w:author="jie sun" w:date="2018-04-16T22:31:00Z">
        <w:r w:rsidR="008A7B16">
          <w:t>A</w:t>
        </w:r>
      </w:ins>
      <w:ins w:id="6505" w:author="jie sun" w:date="2018-04-08T19:50:00Z">
        <w:r>
          <w:rPr>
            <w:rFonts w:hint="eastAsia"/>
          </w:rPr>
          <w:t>n iPhone</w:t>
        </w:r>
        <w:r>
          <w:t xml:space="preserve">. </w:t>
        </w:r>
      </w:ins>
      <w:customXmlInsRangeStart w:id="6506" w:author="jie sun" w:date="2018-04-08T19:50:00Z"/>
      <w:sdt>
        <w:sdtPr>
          <w:id w:val="-1232308077"/>
          <w:citation/>
        </w:sdtPr>
        <w:sdtEndPr/>
        <w:sdtContent>
          <w:customXmlInsRangeEnd w:id="6506"/>
          <w:ins w:id="6507" w:author="jie sun" w:date="2018-04-08T19:50:00Z">
            <w:r>
              <w:fldChar w:fldCharType="begin"/>
            </w:r>
            <w:r>
              <w:instrText xml:space="preserve"> </w:instrText>
            </w:r>
            <w:r>
              <w:rPr>
                <w:rFonts w:hint="eastAsia"/>
              </w:rPr>
              <w:instrText>CITATION Prz14 \l 2052</w:instrText>
            </w:r>
            <w:r>
              <w:instrText xml:space="preserve"> </w:instrText>
            </w:r>
            <w:r>
              <w:fldChar w:fldCharType="separate"/>
            </w:r>
          </w:ins>
          <w:r w:rsidR="006116D1">
            <w:rPr>
              <w:noProof/>
            </w:rPr>
            <w:t>(Przemek, 2014)</w:t>
          </w:r>
          <w:ins w:id="6508" w:author="jie sun" w:date="2018-04-08T19:50:00Z">
            <w:r>
              <w:fldChar w:fldCharType="end"/>
            </w:r>
          </w:ins>
          <w:customXmlInsRangeStart w:id="6509" w:author="jie sun" w:date="2018-04-08T19:50:00Z"/>
        </w:sdtContent>
      </w:sdt>
      <w:customXmlInsRangeEnd w:id="6509"/>
      <w:bookmarkEnd w:id="6484"/>
    </w:p>
    <w:p w14:paraId="4E6C132D" w14:textId="77777777" w:rsidR="0087014B" w:rsidDel="00876951" w:rsidRDefault="0087014B">
      <w:pPr>
        <w:rPr>
          <w:del w:id="6510" w:author="jie sun" w:date="2018-04-08T19:57:00Z"/>
        </w:rPr>
      </w:pPr>
    </w:p>
    <w:p w14:paraId="23288C87" w14:textId="77777777" w:rsidR="0087014B" w:rsidRDefault="00D5184D">
      <w:pPr>
        <w:rPr>
          <w:ins w:id="6511" w:author="像个男人一样" w:date="2018-03-21T02:02:00Z"/>
        </w:rPr>
      </w:pPr>
      <w:del w:id="6512" w:author="jie sun" w:date="2018-04-08T19:57:00Z">
        <w:r w:rsidDel="00876951">
          <w:rPr>
            <w:rFonts w:hint="eastAsia"/>
            <w:lang w:val="en-US"/>
          </w:rPr>
          <w:delText xml:space="preserve">    </w:delText>
        </w:r>
      </w:del>
      <w:del w:id="6513" w:author="jie sun" w:date="2018-04-08T19:56:00Z">
        <w:r w:rsidDel="009279E3">
          <w:rPr>
            <w:noProof/>
          </w:rPr>
          <w:drawing>
            <wp:inline distT="0" distB="0" distL="114300" distR="114300" wp14:anchorId="76312A9C" wp14:editId="573C9F0D">
              <wp:extent cx="2513965" cy="2991485"/>
              <wp:effectExtent l="0" t="0" r="635" b="18415"/>
              <wp:docPr id="3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descr="IMG_256"/>
                      <pic:cNvPicPr>
                        <a:picLocks noChangeAspect="1"/>
                      </pic:cNvPicPr>
                    </pic:nvPicPr>
                    <pic:blipFill>
                      <a:blip r:embed="rId50"/>
                      <a:stretch>
                        <a:fillRect/>
                      </a:stretch>
                    </pic:blipFill>
                    <pic:spPr>
                      <a:xfrm>
                        <a:off x="0" y="0"/>
                        <a:ext cx="2513965" cy="2991485"/>
                      </a:xfrm>
                      <a:prstGeom prst="rect">
                        <a:avLst/>
                      </a:prstGeom>
                      <a:noFill/>
                      <a:ln w="9525">
                        <a:noFill/>
                      </a:ln>
                    </pic:spPr>
                  </pic:pic>
                </a:graphicData>
              </a:graphic>
            </wp:inline>
          </w:drawing>
        </w:r>
        <w:r w:rsidDel="009279E3">
          <w:rPr>
            <w:rFonts w:hint="eastAsia"/>
            <w:lang w:val="en-US"/>
          </w:rPr>
          <w:delText xml:space="preserve"> </w:delText>
        </w:r>
        <w:r w:rsidDel="009279E3">
          <w:rPr>
            <w:noProof/>
          </w:rPr>
          <w:drawing>
            <wp:inline distT="0" distB="0" distL="0" distR="0" wp14:anchorId="4BAEA3A4" wp14:editId="05C8B654">
              <wp:extent cx="2646680" cy="2773045"/>
              <wp:effectExtent l="0" t="0" r="1270" b="8255"/>
              <wp:docPr id="21" name="Picture 10"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descr="Image result for iPhone 3g gyroscope analysi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646680" cy="2773045"/>
                      </a:xfrm>
                      <a:prstGeom prst="rect">
                        <a:avLst/>
                      </a:prstGeom>
                      <a:noFill/>
                      <a:ln>
                        <a:noFill/>
                      </a:ln>
                    </pic:spPr>
                  </pic:pic>
                </a:graphicData>
              </a:graphic>
            </wp:inline>
          </w:drawing>
        </w:r>
      </w:del>
    </w:p>
    <w:p w14:paraId="65A3CF16" w14:textId="77777777" w:rsidR="0087014B" w:rsidRPr="00FF1238" w:rsidDel="00FF1238" w:rsidRDefault="00D5184D">
      <w:pPr>
        <w:pStyle w:val="Caption"/>
        <w:rPr>
          <w:del w:id="6514" w:author="jie sun" w:date="2018-04-08T19:50:00Z"/>
          <w:lang w:val="en-US"/>
          <w:rPrChange w:id="6515" w:author="jie sun" w:date="2018-04-08T19:50:00Z">
            <w:rPr>
              <w:del w:id="6516" w:author="jie sun" w:date="2018-04-08T19:50:00Z"/>
            </w:rPr>
          </w:rPrChange>
        </w:rPr>
        <w:pPrChange w:id="6517" w:author="像个男人一样" w:date="2018-03-21T02:03:00Z">
          <w:pPr/>
        </w:pPrChange>
      </w:pPr>
      <w:ins w:id="6518" w:author="像个男人一样" w:date="2018-03-21T02:02:00Z">
        <w:del w:id="6519" w:author="jie sun" w:date="2018-04-08T19:50:00Z">
          <w:r w:rsidDel="00FF1238">
            <w:delText xml:space="preserve">Figure </w:delText>
          </w:r>
          <w:r w:rsidDel="00FF1238">
            <w:rPr>
              <w:iCs w:val="0"/>
            </w:rPr>
            <w:fldChar w:fldCharType="begin"/>
          </w:r>
          <w:r w:rsidDel="00FF1238">
            <w:delInstrText xml:space="preserve"> STYLEREF 1 \s </w:delInstrText>
          </w:r>
          <w:r w:rsidDel="00FF1238">
            <w:rPr>
              <w:iCs w:val="0"/>
            </w:rPr>
            <w:fldChar w:fldCharType="separate"/>
          </w:r>
          <w:r w:rsidDel="00FF1238">
            <w:delText>4</w:delText>
          </w:r>
          <w:r w:rsidDel="00FF1238">
            <w:rPr>
              <w:iCs w:val="0"/>
            </w:rPr>
            <w:fldChar w:fldCharType="end"/>
          </w:r>
          <w:r w:rsidDel="00FF1238">
            <w:rPr>
              <w:rFonts w:hint="eastAsia"/>
            </w:rPr>
            <w:delText>.</w:delText>
          </w:r>
          <w:r w:rsidDel="00FF1238">
            <w:rPr>
              <w:iCs w:val="0"/>
            </w:rPr>
            <w:fldChar w:fldCharType="begin"/>
          </w:r>
          <w:r w:rsidDel="00FF1238">
            <w:delInstrText xml:space="preserve"> SEQ Figure \* ARABIC \s 1 </w:delInstrText>
          </w:r>
          <w:r w:rsidDel="00FF1238">
            <w:rPr>
              <w:iCs w:val="0"/>
            </w:rPr>
            <w:fldChar w:fldCharType="separate"/>
          </w:r>
        </w:del>
      </w:ins>
      <w:ins w:id="6520" w:author="像个男人一样" w:date="2018-03-22T11:51:00Z">
        <w:del w:id="6521" w:author="jie sun" w:date="2018-04-08T19:50:00Z">
          <w:r w:rsidDel="00FF1238">
            <w:delText>4</w:delText>
          </w:r>
        </w:del>
      </w:ins>
      <w:ins w:id="6522" w:author="像个男人一样" w:date="2018-03-21T02:02:00Z">
        <w:del w:id="6523" w:author="jie sun" w:date="2018-04-08T19:50:00Z">
          <w:r w:rsidDel="00FF1238">
            <w:rPr>
              <w:iCs w:val="0"/>
            </w:rPr>
            <w:fldChar w:fldCharType="end"/>
          </w:r>
          <w:bookmarkStart w:id="6524" w:name="_Toc32390"/>
          <w:bookmarkStart w:id="6525" w:name="_Toc26098"/>
          <w:bookmarkStart w:id="6526" w:name="_Toc16850"/>
          <w:bookmarkStart w:id="6527" w:name="_Toc14413"/>
          <w:bookmarkStart w:id="6528" w:name="_Toc10008"/>
          <w:bookmarkStart w:id="6529" w:name="_Toc22375"/>
          <w:bookmarkStart w:id="6530" w:name="_Toc7231"/>
          <w:bookmarkStart w:id="6531" w:name="_Toc9013"/>
          <w:bookmarkStart w:id="6532" w:name="_Toc32087"/>
          <w:bookmarkStart w:id="6533" w:name="_Toc22852"/>
          <w:bookmarkStart w:id="6534" w:name="_Toc28006"/>
          <w:bookmarkStart w:id="6535" w:name="_Toc7169"/>
          <w:bookmarkStart w:id="6536" w:name="_Toc26945"/>
          <w:bookmarkStart w:id="6537" w:name="_Toc14730"/>
          <w:bookmarkStart w:id="6538" w:name="_Toc2392"/>
          <w:bookmarkStart w:id="6539" w:name="_Toc10169"/>
          <w:bookmarkStart w:id="6540" w:name="_Toc6934"/>
          <w:bookmarkStart w:id="6541" w:name="_Toc2205"/>
          <w:bookmarkStart w:id="6542" w:name="_Toc13554"/>
          <w:bookmarkStart w:id="6543" w:name="_Toc17828"/>
          <w:bookmarkStart w:id="6544" w:name="_Toc28925"/>
          <w:bookmarkStart w:id="6545" w:name="_Toc24277"/>
          <w:bookmarkStart w:id="6546" w:name="_Toc6550"/>
          <w:bookmarkStart w:id="6547" w:name="_Toc2489"/>
          <w:bookmarkStart w:id="6548" w:name="_Toc11356"/>
          <w:r w:rsidDel="00FF1238">
            <w:rPr>
              <w:rFonts w:hint="eastAsia"/>
            </w:rPr>
            <w:delText>:Scanning rooms with an iPhone</w:delText>
          </w:r>
        </w:del>
      </w:ins>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p>
    <w:p w14:paraId="584C7A19" w14:textId="77777777" w:rsidR="0087014B" w:rsidRDefault="00D5184D">
      <w:pPr>
        <w:pStyle w:val="Heading4"/>
        <w:rPr>
          <w:lang w:val="en-US"/>
        </w:rPr>
      </w:pPr>
      <w:r>
        <w:rPr>
          <w:rFonts w:hint="eastAsia"/>
          <w:lang w:val="en-US"/>
        </w:rPr>
        <w:t>Using Accelerometer</w:t>
      </w:r>
      <w:ins w:id="6549" w:author="JIE  SUN" w:date="2018-06-20T15:50:00Z">
        <w:r w:rsidR="00964728">
          <w:rPr>
            <w:lang w:val="en-US"/>
          </w:rPr>
          <w:t xml:space="preserve"> </w:t>
        </w:r>
      </w:ins>
      <w:del w:id="6550" w:author="JIE  SUN" w:date="2018-06-20T15:50:00Z">
        <w:r w:rsidDel="00964728">
          <w:rPr>
            <w:rFonts w:hint="eastAsia"/>
            <w:lang w:val="en-US"/>
          </w:rPr>
          <w:delText xml:space="preserve"> </w:delText>
        </w:r>
      </w:del>
      <w:ins w:id="6551" w:author="JIE  SUN" w:date="2018-06-20T15:48:00Z">
        <w:r w:rsidR="00AD2BBA">
          <w:rPr>
            <w:lang w:val="en-US"/>
          </w:rPr>
          <w:t>a</w:t>
        </w:r>
      </w:ins>
      <w:ins w:id="6552" w:author="jie sun" w:date="2018-04-16T21:24:00Z">
        <w:del w:id="6553" w:author="JIE  SUN" w:date="2018-06-20T15:48:00Z">
          <w:r w:rsidR="001E6575" w:rsidDel="00AD2BBA">
            <w:rPr>
              <w:lang w:val="en-US"/>
            </w:rPr>
            <w:delText>A</w:delText>
          </w:r>
        </w:del>
      </w:ins>
      <w:del w:id="6554" w:author="jie sun" w:date="2018-04-16T21:24:00Z">
        <w:r w:rsidDel="001E6575">
          <w:rPr>
            <w:rFonts w:hint="eastAsia"/>
            <w:lang w:val="en-US"/>
          </w:rPr>
          <w:delText>a</w:delText>
        </w:r>
      </w:del>
      <w:r>
        <w:rPr>
          <w:rFonts w:hint="eastAsia"/>
          <w:lang w:val="en-US"/>
        </w:rPr>
        <w:t xml:space="preserve">nd Gyroscope </w:t>
      </w:r>
      <w:ins w:id="6555" w:author="jie sun" w:date="2018-04-16T21:23:00Z">
        <w:r w:rsidR="001E6575">
          <w:rPr>
            <w:lang w:val="en-US"/>
          </w:rPr>
          <w:t>F</w:t>
        </w:r>
      </w:ins>
      <w:del w:id="6556" w:author="jie sun" w:date="2018-04-16T21:23:00Z">
        <w:r w:rsidDel="001E6575">
          <w:rPr>
            <w:rFonts w:hint="eastAsia"/>
            <w:lang w:val="en-US"/>
          </w:rPr>
          <w:delText>f</w:delText>
        </w:r>
      </w:del>
      <w:r>
        <w:rPr>
          <w:rFonts w:hint="eastAsia"/>
          <w:lang w:val="en-US"/>
        </w:rPr>
        <w:t xml:space="preserve">or </w:t>
      </w:r>
      <w:ins w:id="6557" w:author="jie sun" w:date="2018-04-16T21:24:00Z">
        <w:r w:rsidR="001E6575">
          <w:rPr>
            <w:lang w:val="en-US"/>
          </w:rPr>
          <w:t>T</w:t>
        </w:r>
      </w:ins>
      <w:del w:id="6558" w:author="jie sun" w:date="2018-04-16T21:23:00Z">
        <w:r w:rsidDel="001E6575">
          <w:rPr>
            <w:rFonts w:hint="eastAsia"/>
            <w:lang w:val="en-US"/>
          </w:rPr>
          <w:delText>t</w:delText>
        </w:r>
      </w:del>
      <w:r>
        <w:rPr>
          <w:rFonts w:hint="eastAsia"/>
          <w:lang w:val="en-US"/>
        </w:rPr>
        <w:t xml:space="preserve">he </w:t>
      </w:r>
      <w:ins w:id="6559" w:author="jie sun" w:date="2018-04-16T21:24:00Z">
        <w:r w:rsidR="001E6575">
          <w:rPr>
            <w:lang w:val="en-US"/>
          </w:rPr>
          <w:t>A</w:t>
        </w:r>
      </w:ins>
      <w:del w:id="6560" w:author="jie sun" w:date="2018-04-16T21:24:00Z">
        <w:r w:rsidDel="001E6575">
          <w:rPr>
            <w:rFonts w:hint="eastAsia"/>
            <w:lang w:val="en-US"/>
          </w:rPr>
          <w:delText>a</w:delText>
        </w:r>
      </w:del>
      <w:r>
        <w:rPr>
          <w:rFonts w:hint="eastAsia"/>
          <w:lang w:val="en-US"/>
        </w:rPr>
        <w:t xml:space="preserve">ngle </w:t>
      </w:r>
      <w:ins w:id="6561" w:author="jie sun" w:date="2018-04-16T21:24:00Z">
        <w:r w:rsidR="001E6575">
          <w:rPr>
            <w:lang w:val="en-US"/>
          </w:rPr>
          <w:t>R</w:t>
        </w:r>
      </w:ins>
      <w:del w:id="6562" w:author="jie sun" w:date="2018-04-16T21:24:00Z">
        <w:r w:rsidDel="001E6575">
          <w:rPr>
            <w:rFonts w:hint="eastAsia"/>
            <w:lang w:val="en-US"/>
          </w:rPr>
          <w:delText>r</w:delText>
        </w:r>
      </w:del>
      <w:r>
        <w:rPr>
          <w:rFonts w:hint="eastAsia"/>
          <w:lang w:val="en-US"/>
        </w:rPr>
        <w:t xml:space="preserve">estrictions. </w:t>
      </w:r>
    </w:p>
    <w:p w14:paraId="08F4FBA2" w14:textId="77777777" w:rsidR="00527F16" w:rsidRDefault="00D5184D">
      <w:pPr>
        <w:rPr>
          <w:ins w:id="6563" w:author="jie sun" w:date="2018-04-08T19:58:00Z"/>
          <w:lang w:val="en-US"/>
        </w:rPr>
      </w:pPr>
      <w:r>
        <w:rPr>
          <w:rFonts w:hint="eastAsia"/>
          <w:lang w:val="en-US"/>
        </w:rPr>
        <w:t>For those three action</w:t>
      </w:r>
      <w:ins w:id="6564" w:author="jie sun" w:date="2018-04-08T18:32:00Z">
        <w:r w:rsidR="000A0C92">
          <w:rPr>
            <w:lang w:val="en-US"/>
          </w:rPr>
          <w:t>s</w:t>
        </w:r>
      </w:ins>
      <w:r>
        <w:rPr>
          <w:rFonts w:hint="eastAsia"/>
          <w:lang w:val="en-US"/>
        </w:rPr>
        <w:t xml:space="preserve"> recognition, exactly </w:t>
      </w:r>
      <w:del w:id="6565" w:author="jie sun" w:date="2018-04-10T17:57:00Z">
        <w:r w:rsidDel="000920EF">
          <w:rPr>
            <w:rFonts w:hint="eastAsia"/>
            <w:lang w:val="en-US"/>
          </w:rPr>
          <w:delText xml:space="preserve">maybe </w:delText>
        </w:r>
      </w:del>
      <w:r>
        <w:rPr>
          <w:rFonts w:hint="eastAsia"/>
          <w:lang w:val="en-US"/>
        </w:rPr>
        <w:t>just only using</w:t>
      </w:r>
      <w:del w:id="6566" w:author="jie sun" w:date="2018-04-08T18:32:00Z">
        <w:r w:rsidDel="00DF5794">
          <w:rPr>
            <w:rFonts w:hint="eastAsia"/>
            <w:lang w:val="en-US"/>
          </w:rPr>
          <w:delText xml:space="preserve"> </w:delText>
        </w:r>
      </w:del>
      <w:r>
        <w:rPr>
          <w:rFonts w:hint="eastAsia"/>
          <w:lang w:val="en-US"/>
        </w:rPr>
        <w:t xml:space="preserve"> the accelerometer can calculate an enough precise angle</w:t>
      </w:r>
      <w:del w:id="6567" w:author="jie sun" w:date="2018-04-08T18:32:00Z">
        <w:r w:rsidDel="007E0889">
          <w:rPr>
            <w:rFonts w:hint="eastAsia"/>
            <w:lang w:val="en-US"/>
          </w:rPr>
          <w:delText>s</w:delText>
        </w:r>
      </w:del>
      <w:r>
        <w:rPr>
          <w:rFonts w:hint="eastAsia"/>
          <w:lang w:val="en-US"/>
        </w:rPr>
        <w:t xml:space="preserve"> in three direction</w:t>
      </w:r>
      <w:ins w:id="6568" w:author="jie sun" w:date="2018-04-08T18:32:00Z">
        <w:r w:rsidR="008223C9">
          <w:rPr>
            <w:lang w:val="en-US"/>
          </w:rPr>
          <w:t>s</w:t>
        </w:r>
      </w:ins>
      <w:r>
        <w:rPr>
          <w:rFonts w:hint="eastAsia"/>
          <w:lang w:val="en-US"/>
        </w:rPr>
        <w:t xml:space="preserve"> relative with the gravity. However, it is not enough for totally identifying those three actions, since sometimes the glow stick may rotate by itself, this </w:t>
      </w:r>
      <w:ins w:id="6569" w:author="jie sun" w:date="2018-04-10T18:06:00Z">
        <w:r w:rsidR="003A3C90">
          <w:rPr>
            <w:lang w:val="en-US"/>
          </w:rPr>
          <w:t>can</w:t>
        </w:r>
      </w:ins>
      <w:del w:id="6570" w:author="jie sun" w:date="2018-04-10T18:06:00Z">
        <w:r w:rsidDel="003A3C90">
          <w:rPr>
            <w:rFonts w:hint="eastAsia"/>
            <w:lang w:val="en-US"/>
          </w:rPr>
          <w:delText xml:space="preserve">is </w:delText>
        </w:r>
      </w:del>
      <w:r>
        <w:rPr>
          <w:rFonts w:hint="eastAsia"/>
          <w:lang w:val="en-US"/>
        </w:rPr>
        <w:t xml:space="preserve">not </w:t>
      </w:r>
      <w:ins w:id="6571" w:author="jie sun" w:date="2018-04-10T18:06:00Z">
        <w:r w:rsidR="003A3C90">
          <w:rPr>
            <w:lang w:val="en-US"/>
          </w:rPr>
          <w:t xml:space="preserve">be </w:t>
        </w:r>
      </w:ins>
      <w:r>
        <w:rPr>
          <w:rFonts w:hint="eastAsia"/>
          <w:lang w:val="en-US"/>
        </w:rPr>
        <w:t>tested by an accelerometer.  In a word, the key point is to make sure the restrictions or standards for controlling a</w:t>
      </w:r>
      <w:ins w:id="6572" w:author="jie sun" w:date="2018-04-08T19:57:00Z">
        <w:r w:rsidR="00E61B69">
          <w:rPr>
            <w:lang w:val="en-US"/>
          </w:rPr>
          <w:t>n</w:t>
        </w:r>
      </w:ins>
      <w:r>
        <w:rPr>
          <w:rFonts w:hint="eastAsia"/>
          <w:lang w:val="en-US"/>
        </w:rPr>
        <w:t xml:space="preserve"> exact</w:t>
      </w:r>
      <w:ins w:id="6573" w:author="jie sun" w:date="2018-04-08T19:57:00Z">
        <w:r w:rsidR="00BA18FC">
          <w:rPr>
            <w:lang w:val="en-US"/>
          </w:rPr>
          <w:t xml:space="preserve"> </w:t>
        </w:r>
      </w:ins>
      <w:del w:id="6574" w:author="jie sun" w:date="2018-04-08T19:57:00Z">
        <w:r w:rsidDel="00BA18FC">
          <w:rPr>
            <w:rFonts w:hint="eastAsia"/>
            <w:lang w:val="en-US"/>
          </w:rPr>
          <w:delText xml:space="preserve"> and precise </w:delText>
        </w:r>
      </w:del>
      <w:r>
        <w:rPr>
          <w:rFonts w:hint="eastAsia"/>
          <w:lang w:val="en-US"/>
        </w:rPr>
        <w:t>range of the angle changes in different directions</w:t>
      </w:r>
      <w:del w:id="6575" w:author="jie sun" w:date="2018-04-08T19:58:00Z">
        <w:r w:rsidDel="00527F16">
          <w:rPr>
            <w:rFonts w:hint="eastAsia"/>
            <w:lang w:val="en-US"/>
          </w:rPr>
          <w:delText>. So</w:delText>
        </w:r>
      </w:del>
      <w:ins w:id="6576" w:author="jie sun" w:date="2018-04-08T19:58:00Z">
        <w:r w:rsidR="00527F16">
          <w:rPr>
            <w:lang w:val="en-US"/>
          </w:rPr>
          <w:t>, so</w:t>
        </w:r>
      </w:ins>
      <w:r>
        <w:rPr>
          <w:rFonts w:hint="eastAsia"/>
          <w:lang w:val="en-US"/>
        </w:rPr>
        <w:t xml:space="preserve"> </w:t>
      </w:r>
      <w:ins w:id="6577" w:author="jie sun" w:date="2018-04-08T18:32:00Z">
        <w:r w:rsidR="005A24BD">
          <w:rPr>
            <w:lang w:val="en-US"/>
          </w:rPr>
          <w:t xml:space="preserve">at first </w:t>
        </w:r>
      </w:ins>
      <w:del w:id="6578" w:author="jie sun" w:date="2018-04-08T18:32:00Z">
        <w:r w:rsidDel="005A24BD">
          <w:rPr>
            <w:rFonts w:hint="eastAsia"/>
            <w:lang w:val="en-US"/>
          </w:rPr>
          <w:delText xml:space="preserve">first of all, </w:delText>
        </w:r>
      </w:del>
      <w:r>
        <w:rPr>
          <w:rFonts w:hint="eastAsia"/>
          <w:lang w:val="en-US"/>
        </w:rPr>
        <w:t xml:space="preserve">we need to </w:t>
      </w:r>
      <w:del w:id="6579" w:author="jie sun" w:date="2018-04-10T18:07:00Z">
        <w:r w:rsidDel="002444D0">
          <w:rPr>
            <w:rFonts w:hint="eastAsia"/>
            <w:lang w:val="en-US"/>
          </w:rPr>
          <w:delText xml:space="preserve">know </w:delText>
        </w:r>
      </w:del>
      <w:ins w:id="6580" w:author="jie sun" w:date="2018-04-10T18:07:00Z">
        <w:r w:rsidR="002444D0">
          <w:rPr>
            <w:lang w:val="en-US"/>
          </w:rPr>
          <w:t>research</w:t>
        </w:r>
        <w:r w:rsidR="002444D0">
          <w:rPr>
            <w:rFonts w:hint="eastAsia"/>
            <w:lang w:val="en-US"/>
          </w:rPr>
          <w:t xml:space="preserve"> </w:t>
        </w:r>
      </w:ins>
      <w:r>
        <w:rPr>
          <w:rFonts w:hint="eastAsia"/>
          <w:lang w:val="en-US"/>
        </w:rPr>
        <w:t xml:space="preserve">how </w:t>
      </w:r>
      <w:ins w:id="6581" w:author="jie sun" w:date="2018-04-10T18:07:00Z">
        <w:r w:rsidR="002444D0">
          <w:rPr>
            <w:lang w:val="en-US"/>
          </w:rPr>
          <w:t xml:space="preserve">to use </w:t>
        </w:r>
      </w:ins>
      <w:r>
        <w:rPr>
          <w:rFonts w:hint="eastAsia"/>
          <w:lang w:val="en-US"/>
        </w:rPr>
        <w:t>those two devices calculate the useful angles.</w:t>
      </w:r>
    </w:p>
    <w:p w14:paraId="39663491" w14:textId="77777777" w:rsidR="00527F16" w:rsidRDefault="00527F16">
      <w:pPr>
        <w:rPr>
          <w:ins w:id="6582" w:author="jie sun" w:date="2018-04-08T19:58:00Z"/>
          <w:lang w:val="en-US"/>
        </w:rPr>
      </w:pPr>
    </w:p>
    <w:p w14:paraId="20FB79CA" w14:textId="77777777" w:rsidR="0087014B" w:rsidDel="00527F16" w:rsidRDefault="00527F16">
      <w:pPr>
        <w:rPr>
          <w:del w:id="6583" w:author="jie sun" w:date="2018-04-08T19:58:00Z"/>
          <w:lang w:val="en-US"/>
        </w:rPr>
      </w:pPr>
      <w:ins w:id="6584" w:author="jie sun" w:date="2018-04-08T19:58:00Z">
        <w:r>
          <w:rPr>
            <w:lang w:val="en-US"/>
          </w:rPr>
          <w:t xml:space="preserve"> </w:t>
        </w:r>
      </w:ins>
    </w:p>
    <w:p w14:paraId="6A7C0F6D" w14:textId="77777777" w:rsidR="0087014B" w:rsidRDefault="00D5184D">
      <w:pPr>
        <w:rPr>
          <w:lang w:val="en-US"/>
        </w:rPr>
      </w:pPr>
      <w:r>
        <w:rPr>
          <w:rFonts w:hint="eastAsia"/>
          <w:lang w:val="en-US"/>
        </w:rPr>
        <w:t xml:space="preserve">The last chapter mentions only using gyroscope </w:t>
      </w:r>
      <w:del w:id="6585" w:author="jie sun" w:date="2018-04-08T18:31:00Z">
        <w:r w:rsidDel="005A24BD">
          <w:rPr>
            <w:rFonts w:hint="eastAsia"/>
            <w:lang w:val="en-US"/>
          </w:rPr>
          <w:delText xml:space="preserve"> </w:delText>
        </w:r>
      </w:del>
      <w:r>
        <w:rPr>
          <w:rFonts w:hint="eastAsia"/>
          <w:lang w:val="en-US"/>
        </w:rPr>
        <w:t>to calculate the angle of the rotation around pitch axis in Racing Game. However,</w:t>
      </w:r>
      <w:ins w:id="6586" w:author="jie sun" w:date="2018-04-08T18:31:00Z">
        <w:r w:rsidR="005A24BD">
          <w:rPr>
            <w:lang w:val="en-US"/>
          </w:rPr>
          <w:t xml:space="preserve"> </w:t>
        </w:r>
      </w:ins>
      <w:r>
        <w:rPr>
          <w:rFonts w:hint="eastAsia"/>
          <w:lang w:val="en-US"/>
        </w:rPr>
        <w:t>the angle calculated in this way</w:t>
      </w:r>
      <w:del w:id="6587" w:author="jie sun" w:date="2018-04-08T19:58:00Z">
        <w:r w:rsidDel="00527F16">
          <w:rPr>
            <w:rFonts w:hint="eastAsia"/>
            <w:lang w:val="en-US"/>
          </w:rPr>
          <w:delText xml:space="preserve"> </w:delText>
        </w:r>
      </w:del>
      <w:r>
        <w:rPr>
          <w:rFonts w:hint="eastAsia"/>
          <w:lang w:val="en-US"/>
        </w:rPr>
        <w:t xml:space="preserve"> is inaccurate</w:t>
      </w:r>
      <w:del w:id="6588" w:author="jie sun" w:date="2018-04-08T20:00:00Z">
        <w:r w:rsidDel="000A6221">
          <w:rPr>
            <w:rFonts w:hint="eastAsia"/>
            <w:lang w:val="en-US"/>
          </w:rPr>
          <w:delText xml:space="preserve"> (the reasons have been mentioned in previous chapter),</w:delText>
        </w:r>
      </w:del>
      <w:ins w:id="6589" w:author="jie sun" w:date="2018-04-08T20:00:00Z">
        <w:r w:rsidR="000A6221">
          <w:rPr>
            <w:lang w:val="en-US"/>
          </w:rPr>
          <w:t>,</w:t>
        </w:r>
      </w:ins>
      <w:r>
        <w:rPr>
          <w:rFonts w:hint="eastAsia"/>
          <w:lang w:val="en-US"/>
        </w:rPr>
        <w:t xml:space="preserve"> there is </w:t>
      </w:r>
      <w:ins w:id="6590" w:author="jie sun" w:date="2018-04-10T18:09:00Z">
        <w:r w:rsidR="00CF7802">
          <w:rPr>
            <w:lang w:val="en-US"/>
          </w:rPr>
          <w:t xml:space="preserve">an algorithm </w:t>
        </w:r>
      </w:ins>
      <w:del w:id="6591" w:author="jie sun" w:date="2018-04-10T18:09:00Z">
        <w:r w:rsidDel="00CF7802">
          <w:rPr>
            <w:rFonts w:hint="eastAsia"/>
            <w:lang w:val="en-US"/>
          </w:rPr>
          <w:delText>another way</w:delText>
        </w:r>
      </w:del>
      <w:ins w:id="6592" w:author="jie sun" w:date="2018-04-10T18:09:00Z">
        <w:r w:rsidR="00CF7802">
          <w:rPr>
            <w:lang w:val="en-US"/>
          </w:rPr>
          <w:t>which can be used</w:t>
        </w:r>
      </w:ins>
      <w:r>
        <w:rPr>
          <w:rFonts w:hint="eastAsia"/>
          <w:lang w:val="en-US"/>
        </w:rPr>
        <w:t xml:space="preserve"> to </w:t>
      </w:r>
      <w:del w:id="6593" w:author="jie sun" w:date="2018-04-10T18:09:00Z">
        <w:r w:rsidDel="00CF7802">
          <w:rPr>
            <w:rFonts w:hint="eastAsia"/>
            <w:lang w:val="en-US"/>
          </w:rPr>
          <w:delText xml:space="preserve">get </w:delText>
        </w:r>
      </w:del>
      <w:ins w:id="6594" w:author="jie sun" w:date="2018-04-10T18:09:00Z">
        <w:r w:rsidR="00CF7802">
          <w:rPr>
            <w:lang w:val="en-US"/>
          </w:rPr>
          <w:t>increase</w:t>
        </w:r>
        <w:r w:rsidR="00CF7802">
          <w:rPr>
            <w:rFonts w:hint="eastAsia"/>
            <w:lang w:val="en-US"/>
          </w:rPr>
          <w:t xml:space="preserve"> </w:t>
        </w:r>
      </w:ins>
      <w:del w:id="6595" w:author="jie sun" w:date="2018-04-10T18:09:00Z">
        <w:r w:rsidDel="00711D8E">
          <w:rPr>
            <w:rFonts w:hint="eastAsia"/>
            <w:lang w:val="en-US"/>
          </w:rPr>
          <w:delText xml:space="preserve">an </w:delText>
        </w:r>
      </w:del>
      <w:ins w:id="6596" w:author="jie sun" w:date="2018-04-10T18:09:00Z">
        <w:r w:rsidR="00711D8E">
          <w:rPr>
            <w:lang w:val="en-US"/>
          </w:rPr>
          <w:t>the</w:t>
        </w:r>
        <w:r w:rsidR="00711D8E">
          <w:rPr>
            <w:rFonts w:hint="eastAsia"/>
            <w:lang w:val="en-US"/>
          </w:rPr>
          <w:t xml:space="preserve"> </w:t>
        </w:r>
      </w:ins>
      <w:r>
        <w:rPr>
          <w:rFonts w:hint="eastAsia"/>
          <w:lang w:val="en-US"/>
        </w:rPr>
        <w:t>accura</w:t>
      </w:r>
      <w:ins w:id="6597" w:author="jie sun" w:date="2018-04-10T18:09:00Z">
        <w:r w:rsidR="002F3B5C">
          <w:rPr>
            <w:lang w:val="en-US"/>
          </w:rPr>
          <w:t>cy</w:t>
        </w:r>
      </w:ins>
      <w:del w:id="6598" w:author="jie sun" w:date="2018-04-10T18:09:00Z">
        <w:r w:rsidDel="002F3B5C">
          <w:rPr>
            <w:rFonts w:hint="eastAsia"/>
            <w:lang w:val="en-US"/>
          </w:rPr>
          <w:delText>te angle</w:delText>
        </w:r>
      </w:del>
      <w:del w:id="6599" w:author="jie sun" w:date="2018-04-08T19:59:00Z">
        <w:r w:rsidDel="00193282">
          <w:rPr>
            <w:rFonts w:hint="eastAsia"/>
            <w:lang w:val="en-US"/>
          </w:rPr>
          <w:delText xml:space="preserve"> </w:delText>
        </w:r>
      </w:del>
      <w:del w:id="6600" w:author="jie sun" w:date="2018-04-10T18:08:00Z">
        <w:r w:rsidDel="00CF7802">
          <w:rPr>
            <w:rFonts w:hint="eastAsia"/>
            <w:lang w:val="en-US"/>
          </w:rPr>
          <w:delText>, which needs to use Accelerometer and Gyroscope both</w:delText>
        </w:r>
      </w:del>
      <w:r>
        <w:rPr>
          <w:rFonts w:hint="eastAsia"/>
          <w:lang w:val="en-US"/>
        </w:rPr>
        <w:t>.</w:t>
      </w:r>
    </w:p>
    <w:p w14:paraId="3468A8A8" w14:textId="77777777" w:rsidR="0087014B" w:rsidRDefault="00D47B03">
      <w:pPr>
        <w:pStyle w:val="Heading4"/>
        <w:rPr>
          <w:szCs w:val="24"/>
          <w:lang w:val="en-US"/>
        </w:rPr>
      </w:pPr>
      <w:ins w:id="6601" w:author="JIE  SUN" w:date="2018-06-20T22:02:00Z">
        <w:r>
          <w:rPr>
            <w:szCs w:val="24"/>
            <w:lang w:val="en-US"/>
          </w:rPr>
          <w:t xml:space="preserve">Using </w:t>
        </w:r>
      </w:ins>
      <w:del w:id="6602" w:author="jie sun" w:date="2018-04-10T20:19:00Z">
        <w:r w:rsidR="00D5184D" w:rsidDel="005F160F">
          <w:rPr>
            <w:rFonts w:hint="eastAsia"/>
            <w:szCs w:val="24"/>
            <w:lang w:val="en-US"/>
          </w:rPr>
          <w:delText>Low-pass filtering</w:delText>
        </w:r>
      </w:del>
      <w:ins w:id="6603" w:author="jie sun" w:date="2018-04-10T20:19:00Z">
        <w:del w:id="6604" w:author="JIE  SUN" w:date="2018-06-20T21:45:00Z">
          <w:r w:rsidR="005F160F" w:rsidDel="00C22316">
            <w:rPr>
              <w:szCs w:val="24"/>
              <w:lang w:val="en-US"/>
            </w:rPr>
            <w:delText>Merging Algorithm</w:delText>
          </w:r>
        </w:del>
      </w:ins>
      <w:del w:id="6605" w:author="JIE  SUN" w:date="2018-06-20T21:45:00Z">
        <w:r w:rsidR="00D5184D" w:rsidDel="00C22316">
          <w:rPr>
            <w:rFonts w:hint="eastAsia"/>
            <w:szCs w:val="24"/>
            <w:lang w:val="en-US"/>
          </w:rPr>
          <w:delText xml:space="preserve"> </w:delText>
        </w:r>
      </w:del>
      <w:ins w:id="6606" w:author="jie sun" w:date="2018-04-16T21:24:00Z">
        <w:del w:id="6607" w:author="JIE  SUN" w:date="2018-06-20T21:45:00Z">
          <w:r w:rsidR="00231287" w:rsidDel="00C22316">
            <w:rPr>
              <w:szCs w:val="24"/>
              <w:lang w:val="en-US"/>
            </w:rPr>
            <w:delText>F</w:delText>
          </w:r>
        </w:del>
      </w:ins>
      <w:del w:id="6608" w:author="JIE  SUN" w:date="2018-06-20T21:45:00Z">
        <w:r w:rsidR="00D5184D" w:rsidDel="00C22316">
          <w:rPr>
            <w:rFonts w:hint="eastAsia"/>
            <w:szCs w:val="24"/>
            <w:lang w:val="en-US"/>
          </w:rPr>
          <w:delText xml:space="preserve">for Gyro </w:delText>
        </w:r>
      </w:del>
      <w:ins w:id="6609" w:author="jie sun" w:date="2018-04-16T21:24:00Z">
        <w:del w:id="6610" w:author="JIE  SUN" w:date="2018-06-20T21:45:00Z">
          <w:r w:rsidR="00231287" w:rsidDel="00C22316">
            <w:rPr>
              <w:szCs w:val="24"/>
              <w:lang w:val="en-US"/>
            </w:rPr>
            <w:delText>C</w:delText>
          </w:r>
        </w:del>
      </w:ins>
      <w:del w:id="6611" w:author="JIE  SUN" w:date="2018-06-20T21:45:00Z">
        <w:r w:rsidR="00D5184D" w:rsidDel="00C22316">
          <w:rPr>
            <w:rFonts w:hint="eastAsia"/>
            <w:szCs w:val="24"/>
            <w:lang w:val="en-US"/>
          </w:rPr>
          <w:delText xml:space="preserve">calculating </w:delText>
        </w:r>
      </w:del>
      <w:ins w:id="6612" w:author="jie sun" w:date="2018-04-16T21:24:00Z">
        <w:del w:id="6613" w:author="JIE  SUN" w:date="2018-06-20T21:45:00Z">
          <w:r w:rsidR="00231287" w:rsidDel="00C22316">
            <w:rPr>
              <w:szCs w:val="24"/>
              <w:lang w:val="en-US"/>
            </w:rPr>
            <w:delText>L</w:delText>
          </w:r>
        </w:del>
      </w:ins>
      <w:del w:id="6614" w:author="JIE  SUN" w:date="2018-06-20T21:45:00Z">
        <w:r w:rsidR="00D5184D" w:rsidDel="00C22316">
          <w:rPr>
            <w:rFonts w:hint="eastAsia"/>
            <w:szCs w:val="24"/>
            <w:lang w:val="en-US"/>
          </w:rPr>
          <w:delText xml:space="preserve">a long </w:delText>
        </w:r>
      </w:del>
      <w:ins w:id="6615" w:author="jie sun" w:date="2018-04-16T21:24:00Z">
        <w:del w:id="6616" w:author="JIE  SUN" w:date="2018-06-20T21:45:00Z">
          <w:r w:rsidR="00231287" w:rsidDel="00C22316">
            <w:rPr>
              <w:szCs w:val="24"/>
              <w:lang w:val="en-US"/>
            </w:rPr>
            <w:delText>T</w:delText>
          </w:r>
        </w:del>
      </w:ins>
      <w:del w:id="6617" w:author="JIE  SUN" w:date="2018-06-20T21:45:00Z">
        <w:r w:rsidR="00D5184D" w:rsidDel="00C22316">
          <w:rPr>
            <w:rFonts w:hint="eastAsia"/>
            <w:szCs w:val="24"/>
            <w:lang w:val="en-US"/>
          </w:rPr>
          <w:delText xml:space="preserve">term </w:delText>
        </w:r>
      </w:del>
      <w:ins w:id="6618" w:author="jie sun" w:date="2018-04-16T21:24:00Z">
        <w:del w:id="6619" w:author="JIE  SUN" w:date="2018-06-20T21:45:00Z">
          <w:r w:rsidR="00231287" w:rsidDel="00C22316">
            <w:rPr>
              <w:szCs w:val="24"/>
              <w:lang w:val="en-US"/>
            </w:rPr>
            <w:delText>S</w:delText>
          </w:r>
        </w:del>
      </w:ins>
      <w:del w:id="6620" w:author="JIE  SUN" w:date="2018-06-20T21:45:00Z">
        <w:r w:rsidR="00D5184D" w:rsidDel="00C22316">
          <w:rPr>
            <w:rFonts w:hint="eastAsia"/>
            <w:szCs w:val="24"/>
            <w:lang w:val="en-US"/>
          </w:rPr>
          <w:delText xml:space="preserve">spinning </w:delText>
        </w:r>
      </w:del>
      <w:ins w:id="6621" w:author="jie sun" w:date="2018-04-16T21:24:00Z">
        <w:del w:id="6622" w:author="JIE  SUN" w:date="2018-06-20T21:45:00Z">
          <w:r w:rsidR="00231287" w:rsidDel="00C22316">
            <w:rPr>
              <w:szCs w:val="24"/>
              <w:lang w:val="en-US"/>
            </w:rPr>
            <w:delText>A</w:delText>
          </w:r>
        </w:del>
      </w:ins>
      <w:del w:id="6623" w:author="JIE  SUN" w:date="2018-06-20T21:45:00Z">
        <w:r w:rsidR="00D5184D" w:rsidDel="00C22316">
          <w:rPr>
            <w:rFonts w:hint="eastAsia"/>
            <w:szCs w:val="24"/>
            <w:lang w:val="en-US"/>
          </w:rPr>
          <w:delText>angle</w:delText>
        </w:r>
      </w:del>
      <w:bookmarkStart w:id="6624" w:name="OLE_LINK54"/>
      <w:bookmarkStart w:id="6625" w:name="OLE_LINK55"/>
      <w:ins w:id="6626" w:author="JIE  SUN" w:date="2018-06-20T21:45:00Z">
        <w:r w:rsidR="00C22316">
          <w:rPr>
            <w:szCs w:val="24"/>
            <w:lang w:val="en-US"/>
          </w:rPr>
          <w:t xml:space="preserve">Complementary Filter </w:t>
        </w:r>
        <w:bookmarkEnd w:id="6624"/>
        <w:bookmarkEnd w:id="6625"/>
        <w:r w:rsidR="00C22316">
          <w:rPr>
            <w:szCs w:val="24"/>
            <w:lang w:val="en-US"/>
          </w:rPr>
          <w:t xml:space="preserve">Algorithm </w:t>
        </w:r>
      </w:ins>
      <w:ins w:id="6627" w:author="JIE  SUN" w:date="2018-06-20T22:02:00Z">
        <w:r>
          <w:rPr>
            <w:szCs w:val="24"/>
            <w:lang w:val="en-US"/>
          </w:rPr>
          <w:t xml:space="preserve">to </w:t>
        </w:r>
      </w:ins>
      <w:ins w:id="6628" w:author="JIE  SUN" w:date="2018-06-21T13:24:00Z">
        <w:r w:rsidR="008512DD">
          <w:rPr>
            <w:szCs w:val="24"/>
            <w:lang w:val="en-US"/>
          </w:rPr>
          <w:t>Eliminate</w:t>
        </w:r>
      </w:ins>
      <w:ins w:id="6629" w:author="JIE  SUN" w:date="2018-06-20T22:02:00Z">
        <w:r>
          <w:rPr>
            <w:szCs w:val="24"/>
            <w:lang w:val="en-US"/>
          </w:rPr>
          <w:t xml:space="preserve"> </w:t>
        </w:r>
      </w:ins>
      <w:ins w:id="6630" w:author="JIE  SUN" w:date="2018-06-20T22:03:00Z">
        <w:r>
          <w:rPr>
            <w:szCs w:val="24"/>
            <w:lang w:val="en-US"/>
          </w:rPr>
          <w:t>Drift of Gyro</w:t>
        </w:r>
      </w:ins>
      <w:r w:rsidR="00D5184D">
        <w:rPr>
          <w:rFonts w:hint="eastAsia"/>
          <w:szCs w:val="24"/>
          <w:lang w:val="en-US"/>
        </w:rPr>
        <w:t>.</w:t>
      </w:r>
    </w:p>
    <w:p w14:paraId="2E1B09A0" w14:textId="77777777" w:rsidR="0087014B" w:rsidRDefault="00D5184D">
      <w:pPr>
        <w:rPr>
          <w:lang w:val="en-US"/>
        </w:rPr>
      </w:pPr>
      <w:r>
        <w:rPr>
          <w:rFonts w:hint="eastAsia"/>
          <w:lang w:val="en-US"/>
        </w:rPr>
        <w:t xml:space="preserve">What is </w:t>
      </w:r>
      <w:ins w:id="6631" w:author="JIE  SUN" w:date="2018-06-20T22:03:00Z">
        <w:r w:rsidR="009C0CE5">
          <w:rPr>
            <w:szCs w:val="24"/>
            <w:lang w:val="en-US"/>
          </w:rPr>
          <w:t xml:space="preserve">Complementary Filter </w:t>
        </w:r>
      </w:ins>
      <w:del w:id="6632" w:author="JIE  SUN" w:date="2018-06-20T22:03:00Z">
        <w:r w:rsidDel="009C0CE5">
          <w:rPr>
            <w:rFonts w:hint="eastAsia"/>
            <w:lang w:val="en-US"/>
          </w:rPr>
          <w:delText xml:space="preserve">low-pass filtering </w:delText>
        </w:r>
      </w:del>
      <w:r>
        <w:rPr>
          <w:rFonts w:hint="eastAsia"/>
          <w:lang w:val="en-US"/>
        </w:rPr>
        <w:t>algorithm it can be searched in lots of websites and it is easy to understand. Since the two device</w:t>
      </w:r>
      <w:ins w:id="6633" w:author="jie sun" w:date="2018-04-08T18:31:00Z">
        <w:r w:rsidR="003E7610">
          <w:rPr>
            <w:lang w:val="en-US"/>
          </w:rPr>
          <w:t>s</w:t>
        </w:r>
      </w:ins>
      <w:r>
        <w:rPr>
          <w:rFonts w:hint="eastAsia"/>
          <w:lang w:val="en-US"/>
        </w:rPr>
        <w:t xml:space="preserve"> reflect oppositely in long term and short term running, for example, when Gyro runs for a long time, the drift will increase and at the same time the accuracy of angle calculating will decrease.  Here, we can use </w:t>
      </w:r>
      <w:ins w:id="6634" w:author="JIE  SUN" w:date="2018-06-21T13:07:00Z">
        <w:r w:rsidR="00864B17">
          <w:rPr>
            <w:szCs w:val="24"/>
            <w:lang w:val="en-US"/>
          </w:rPr>
          <w:t xml:space="preserve">Complementary Filter </w:t>
        </w:r>
      </w:ins>
      <w:del w:id="6635" w:author="JIE  SUN" w:date="2018-06-21T13:07:00Z">
        <w:r w:rsidDel="00864B17">
          <w:rPr>
            <w:rFonts w:hint="eastAsia"/>
            <w:lang w:val="en-US"/>
          </w:rPr>
          <w:delText xml:space="preserve">low-pass filtering </w:delText>
        </w:r>
      </w:del>
      <w:r>
        <w:rPr>
          <w:rFonts w:hint="eastAsia"/>
          <w:lang w:val="en-US"/>
        </w:rPr>
        <w:t>algorithm to m</w:t>
      </w:r>
      <w:ins w:id="6636" w:author="jie sun" w:date="2018-04-08T18:31:00Z">
        <w:r w:rsidR="009D7EE4">
          <w:rPr>
            <w:lang w:val="en-US"/>
          </w:rPr>
          <w:t>e</w:t>
        </w:r>
      </w:ins>
      <w:del w:id="6637" w:author="jie sun" w:date="2018-04-08T18:31:00Z">
        <w:r w:rsidDel="009D7EE4">
          <w:rPr>
            <w:rFonts w:hint="eastAsia"/>
            <w:lang w:val="en-US"/>
          </w:rPr>
          <w:delText>a</w:delText>
        </w:r>
      </w:del>
      <w:r>
        <w:rPr>
          <w:rFonts w:hint="eastAsia"/>
          <w:lang w:val="en-US"/>
        </w:rPr>
        <w:t>rge the acceleration value with gyroscope value, which can reduce the drifting error.  There is a formula for merging the two kinds of values and with a diagram showing the function of the Merging Algorithm.</w:t>
      </w:r>
    </w:p>
    <w:p w14:paraId="5E4D1BBC" w14:textId="77777777" w:rsidR="0087014B" w:rsidRDefault="00D5184D">
      <w:pPr>
        <w:rPr>
          <w:lang w:val="en-US"/>
        </w:rPr>
      </w:pPr>
      <w:bookmarkStart w:id="6638" w:name="OLE_LINK30"/>
      <w:r>
        <w:rPr>
          <w:rFonts w:hint="eastAsia"/>
          <w:lang w:val="en-US"/>
        </w:rPr>
        <w:t>Mgyro = K1 * Cgyro</w:t>
      </w:r>
      <w:ins w:id="6639" w:author="JIE  SUN" w:date="2018-06-21T13:20:00Z">
        <w:r w:rsidR="008512DD">
          <w:rPr>
            <w:lang w:val="en-US"/>
          </w:rPr>
          <w:t xml:space="preserve"> * Dt</w:t>
        </w:r>
      </w:ins>
      <w:r>
        <w:rPr>
          <w:rFonts w:hint="eastAsia"/>
          <w:lang w:val="en-US"/>
        </w:rPr>
        <w:t xml:space="preserve"> + K2 * Caccel;</w:t>
      </w:r>
    </w:p>
    <w:bookmarkEnd w:id="6638"/>
    <w:p w14:paraId="4F2DE89E" w14:textId="77777777" w:rsidR="0087014B" w:rsidRDefault="00D5184D">
      <w:pPr>
        <w:rPr>
          <w:lang w:val="en-US"/>
        </w:rPr>
      </w:pPr>
      <w:r>
        <w:rPr>
          <w:rFonts w:hint="eastAsia"/>
          <w:lang w:val="en-US"/>
        </w:rPr>
        <w:t>Rgyro: the angular velocity after merging algorithm.</w:t>
      </w:r>
    </w:p>
    <w:p w14:paraId="2F41CFC3" w14:textId="77777777" w:rsidR="0087014B" w:rsidRDefault="00D5184D">
      <w:pPr>
        <w:rPr>
          <w:ins w:id="6640" w:author="JIE  SUN" w:date="2018-06-21T13:20:00Z"/>
          <w:lang w:val="en-US"/>
        </w:rPr>
      </w:pPr>
      <w:r>
        <w:rPr>
          <w:rFonts w:hint="eastAsia"/>
          <w:lang w:val="en-US"/>
        </w:rPr>
        <w:t>Cgyro:</w:t>
      </w:r>
      <w:ins w:id="6641" w:author="jie sun" w:date="2018-04-08T18:30:00Z">
        <w:r w:rsidR="009D7EE4">
          <w:rPr>
            <w:lang w:val="en-US"/>
          </w:rPr>
          <w:t xml:space="preserve"> </w:t>
        </w:r>
      </w:ins>
      <w:r>
        <w:rPr>
          <w:rFonts w:hint="eastAsia"/>
          <w:lang w:val="en-US"/>
        </w:rPr>
        <w:t>the real-time angular velocity.</w:t>
      </w:r>
    </w:p>
    <w:p w14:paraId="0ACC47EE" w14:textId="77777777" w:rsidR="008512DD" w:rsidRDefault="008512DD">
      <w:pPr>
        <w:rPr>
          <w:lang w:val="en-US"/>
        </w:rPr>
      </w:pPr>
      <w:ins w:id="6642" w:author="JIE  SUN" w:date="2018-06-21T13:20:00Z">
        <w:r>
          <w:rPr>
            <w:lang w:val="en-US"/>
          </w:rPr>
          <w:t>Dt</w:t>
        </w:r>
      </w:ins>
      <w:ins w:id="6643" w:author="JIE  SUN" w:date="2018-06-21T13:21:00Z">
        <w:r>
          <w:rPr>
            <w:lang w:val="en-US"/>
          </w:rPr>
          <w:t xml:space="preserve">: </w:t>
        </w:r>
      </w:ins>
      <w:ins w:id="6644" w:author="JIE  SUN" w:date="2018-06-21T13:25:00Z">
        <w:r>
          <w:rPr>
            <w:lang w:val="en-US"/>
          </w:rPr>
          <w:t>Using to integrate the angle in a period.</w:t>
        </w:r>
      </w:ins>
    </w:p>
    <w:p w14:paraId="59F03200" w14:textId="77777777" w:rsidR="0087014B" w:rsidRDefault="00D5184D">
      <w:pPr>
        <w:rPr>
          <w:lang w:val="en-US"/>
        </w:rPr>
      </w:pPr>
      <w:r>
        <w:rPr>
          <w:rFonts w:hint="eastAsia"/>
          <w:lang w:val="en-US"/>
        </w:rPr>
        <w:t>Caccel: the real-time acceleration.</w:t>
      </w:r>
    </w:p>
    <w:p w14:paraId="6EBB2135" w14:textId="77777777" w:rsidR="0087014B" w:rsidRDefault="00D5184D">
      <w:pPr>
        <w:rPr>
          <w:lang w:val="en-US"/>
        </w:rPr>
      </w:pPr>
      <w:r>
        <w:rPr>
          <w:rFonts w:hint="eastAsia"/>
          <w:lang w:val="en-US"/>
        </w:rPr>
        <w:t>K1: here is 0.9</w:t>
      </w:r>
      <w:ins w:id="6645" w:author="JIE  SUN" w:date="2018-06-21T13:25:00Z">
        <w:r w:rsidR="008512DD">
          <w:rPr>
            <w:lang w:val="en-US"/>
          </w:rPr>
          <w:t>8</w:t>
        </w:r>
      </w:ins>
      <w:del w:id="6646" w:author="JIE  SUN" w:date="2018-06-21T13:25:00Z">
        <w:r w:rsidDel="008512DD">
          <w:rPr>
            <w:rFonts w:hint="eastAsia"/>
            <w:lang w:val="en-US"/>
          </w:rPr>
          <w:delText>5</w:delText>
        </w:r>
      </w:del>
      <w:r>
        <w:rPr>
          <w:rFonts w:hint="eastAsia"/>
          <w:lang w:val="en-US"/>
        </w:rPr>
        <w:t>.</w:t>
      </w:r>
    </w:p>
    <w:p w14:paraId="1BF5EE16" w14:textId="77777777" w:rsidR="0087014B" w:rsidRDefault="00D5184D">
      <w:pPr>
        <w:rPr>
          <w:lang w:val="en-US"/>
        </w:rPr>
      </w:pPr>
      <w:r>
        <w:rPr>
          <w:rFonts w:hint="eastAsia"/>
          <w:lang w:val="en-US"/>
        </w:rPr>
        <w:t>K2: here is 0.0</w:t>
      </w:r>
      <w:ins w:id="6647" w:author="JIE  SUN" w:date="2018-06-21T13:26:00Z">
        <w:r w:rsidR="008512DD">
          <w:rPr>
            <w:lang w:val="en-US"/>
          </w:rPr>
          <w:t>2</w:t>
        </w:r>
      </w:ins>
      <w:del w:id="6648" w:author="JIE  SUN" w:date="2018-06-21T13:26:00Z">
        <w:r w:rsidDel="008512DD">
          <w:rPr>
            <w:rFonts w:hint="eastAsia"/>
            <w:lang w:val="en-US"/>
          </w:rPr>
          <w:delText>5</w:delText>
        </w:r>
      </w:del>
      <w:r>
        <w:rPr>
          <w:rFonts w:hint="eastAsia"/>
          <w:lang w:val="en-US"/>
        </w:rPr>
        <w:t>.</w:t>
      </w:r>
    </w:p>
    <w:p w14:paraId="44BB70F9" w14:textId="77777777" w:rsidR="0087014B" w:rsidRDefault="00D5184D" w:rsidP="00747724">
      <w:pPr>
        <w:rPr>
          <w:ins w:id="6649" w:author="像个男人一样" w:date="2018-03-21T23:07:00Z"/>
          <w:lang w:val="en-US"/>
        </w:rPr>
      </w:pPr>
      <w:r>
        <w:rPr>
          <w:rFonts w:hint="eastAsia"/>
          <w:lang w:val="en-US"/>
        </w:rPr>
        <w:t xml:space="preserve">The </w:t>
      </w:r>
      <w:del w:id="6650" w:author="JIE  SUN" w:date="2018-06-21T13:26:00Z">
        <w:r w:rsidDel="008512DD">
          <w:rPr>
            <w:rFonts w:hint="eastAsia"/>
            <w:lang w:val="en-US"/>
          </w:rPr>
          <w:delText>parameter K1,K2 is parameters for reducing the fluctuations in the short term.</w:delText>
        </w:r>
      </w:del>
      <w:ins w:id="6651" w:author="JIE  SUN" w:date="2018-06-21T13:26:00Z">
        <w:r w:rsidR="008512DD">
          <w:rPr>
            <w:lang w:val="en-US"/>
          </w:rPr>
          <w:t>function aims to remove the noise from accelerometer and eliminate the drift of Gyro</w:t>
        </w:r>
      </w:ins>
      <w:ins w:id="6652" w:author="JIE  SUN" w:date="2018-06-22T21:21:00Z">
        <w:r w:rsidR="00747724">
          <w:rPr>
            <w:lang w:val="en-US"/>
          </w:rPr>
          <w:t xml:space="preserve">, and there are two figures </w:t>
        </w:r>
      </w:ins>
      <w:ins w:id="6653" w:author="JIE  SUN" w:date="2018-06-22T21:23:00Z">
        <w:r w:rsidR="00747724">
          <w:rPr>
            <w:lang w:val="en-US"/>
          </w:rPr>
          <w:t xml:space="preserve">below </w:t>
        </w:r>
      </w:ins>
      <w:ins w:id="6654" w:author="JIE  SUN" w:date="2018-06-22T21:21:00Z">
        <w:r w:rsidR="00747724">
          <w:rPr>
            <w:lang w:val="en-US"/>
          </w:rPr>
          <w:t xml:space="preserve">showing the difference between the </w:t>
        </w:r>
      </w:ins>
      <w:ins w:id="6655" w:author="JIE  SUN" w:date="2018-06-22T21:22:00Z">
        <w:r w:rsidR="00747724">
          <w:rPr>
            <w:lang w:val="en-US"/>
          </w:rPr>
          <w:t xml:space="preserve">change of </w:t>
        </w:r>
      </w:ins>
      <w:ins w:id="6656" w:author="JIE  SUN" w:date="2018-06-22T21:24:00Z">
        <w:r w:rsidR="00747724">
          <w:rPr>
            <w:lang w:val="en-US"/>
          </w:rPr>
          <w:t xml:space="preserve">the </w:t>
        </w:r>
      </w:ins>
      <w:ins w:id="6657" w:author="JIE  SUN" w:date="2018-06-22T21:22:00Z">
        <w:r w:rsidR="00747724">
          <w:rPr>
            <w:lang w:val="en-US"/>
          </w:rPr>
          <w:t xml:space="preserve">spinning angle without using </w:t>
        </w:r>
      </w:ins>
      <w:ins w:id="6658" w:author="JIE  SUN" w:date="2018-06-22T21:23:00Z">
        <w:r w:rsidR="00747724">
          <w:rPr>
            <w:szCs w:val="24"/>
            <w:lang w:val="en-US"/>
          </w:rPr>
          <w:t xml:space="preserve">Complementary Filter </w:t>
        </w:r>
        <w:r w:rsidR="00747724">
          <w:rPr>
            <w:rFonts w:hint="eastAsia"/>
            <w:lang w:val="en-US"/>
          </w:rPr>
          <w:t>algorithm</w:t>
        </w:r>
      </w:ins>
      <w:ins w:id="6659" w:author="JIE  SUN" w:date="2018-06-22T21:24:00Z">
        <w:r w:rsidR="00747724">
          <w:rPr>
            <w:lang w:val="en-US"/>
          </w:rPr>
          <w:t xml:space="preserve"> in first figure and the change of the spinning angle after using Complementary Filter in </w:t>
        </w:r>
      </w:ins>
      <w:ins w:id="6660" w:author="JIE  SUN" w:date="2018-06-22T21:25:00Z">
        <w:r w:rsidR="00747724">
          <w:rPr>
            <w:lang w:val="en-US"/>
          </w:rPr>
          <w:t xml:space="preserve">the </w:t>
        </w:r>
      </w:ins>
      <w:ins w:id="6661" w:author="JIE  SUN" w:date="2018-06-22T21:24:00Z">
        <w:r w:rsidR="00747724">
          <w:rPr>
            <w:lang w:val="en-US"/>
          </w:rPr>
          <w:t>second figure</w:t>
        </w:r>
      </w:ins>
      <w:ins w:id="6662" w:author="JIE  SUN" w:date="2018-06-22T21:25:00Z">
        <w:r w:rsidR="00747724">
          <w:rPr>
            <w:lang w:val="en-US"/>
          </w:rPr>
          <w:t>.</w:t>
        </w:r>
        <w:r w:rsidR="004A577E">
          <w:rPr>
            <w:lang w:val="en-US"/>
          </w:rPr>
          <w:t xml:space="preserve"> It is absolutely that </w:t>
        </w:r>
      </w:ins>
      <w:ins w:id="6663" w:author="JIE  SUN" w:date="2018-06-22T21:26:00Z">
        <w:r w:rsidR="004A577E">
          <w:rPr>
            <w:lang w:val="en-US"/>
          </w:rPr>
          <w:t>using Complementary Filter Algorithm can almost eliminate the drift of Gyroscope data.</w:t>
        </w:r>
      </w:ins>
    </w:p>
    <w:p w14:paraId="65E9D606" w14:textId="77777777" w:rsidR="0087014B" w:rsidRDefault="00D5184D">
      <w:pPr>
        <w:jc w:val="center"/>
        <w:rPr>
          <w:ins w:id="6664" w:author="像个男人一样" w:date="2018-03-21T23:07:00Z"/>
        </w:rPr>
        <w:pPrChange w:id="6665" w:author="jie sun" w:date="2018-04-16T21:41:00Z">
          <w:pPr/>
        </w:pPrChange>
      </w:pPr>
      <w:ins w:id="6666" w:author="像个男人一样" w:date="2018-03-21T23:07:00Z">
        <w:del w:id="6667" w:author="JIE  SUN" w:date="2018-06-21T13:29:00Z">
          <w:r w:rsidDel="008512DD">
            <w:rPr>
              <w:noProof/>
            </w:rPr>
            <w:drawing>
              <wp:inline distT="0" distB="0" distL="114300" distR="114300" wp14:anchorId="00076FA3" wp14:editId="38527FC1">
                <wp:extent cx="5231219" cy="2966484"/>
                <wp:effectExtent l="0" t="0" r="7620" b="5715"/>
                <wp:docPr id="36"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del>
      </w:ins>
      <w:ins w:id="6668" w:author="JIE  SUN" w:date="2018-06-21T13:29:00Z">
        <w:r w:rsidR="008512DD" w:rsidRPr="008512DD">
          <w:rPr>
            <w:noProof/>
          </w:rPr>
          <w:t xml:space="preserve"> </w:t>
        </w:r>
        <w:r w:rsidR="008512DD">
          <w:rPr>
            <w:noProof/>
          </w:rPr>
          <w:drawing>
            <wp:inline distT="0" distB="0" distL="0" distR="0" wp14:anchorId="4FFBEA27" wp14:editId="0E52B5E2">
              <wp:extent cx="4572000" cy="2743200"/>
              <wp:effectExtent l="0" t="0" r="0" b="0"/>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ins>
    </w:p>
    <w:p w14:paraId="56C48EA7" w14:textId="77777777" w:rsidR="0087014B" w:rsidDel="00C0161E" w:rsidRDefault="00D5184D">
      <w:pPr>
        <w:jc w:val="center"/>
        <w:rPr>
          <w:del w:id="6669" w:author="像个男人一样" w:date="2018-03-21T02:03:00Z"/>
          <w:iCs/>
          <w:color w:val="44546A" w:themeColor="text2"/>
          <w:sz w:val="21"/>
          <w:szCs w:val="18"/>
        </w:rPr>
        <w:pPrChange w:id="6670" w:author="jie sun" w:date="2018-04-16T21:41:00Z">
          <w:pPr/>
        </w:pPrChange>
      </w:pPr>
      <w:bookmarkStart w:id="6671" w:name="_Toc517801897"/>
      <w:ins w:id="6672" w:author="像个男人一样" w:date="2018-03-21T23:10:00Z">
        <w:r w:rsidRPr="0044101A">
          <w:rPr>
            <w:iCs/>
            <w:color w:val="44546A" w:themeColor="text2"/>
            <w:sz w:val="21"/>
            <w:szCs w:val="18"/>
          </w:rPr>
          <w:t xml:space="preserve">Figure </w:t>
        </w:r>
      </w:ins>
      <w:ins w:id="6673" w:author="JIE  SUN" w:date="2018-06-21T13:36:00Z">
        <w:r w:rsidR="00A64E7B">
          <w:fldChar w:fldCharType="begin"/>
        </w:r>
        <w:r w:rsidR="00A64E7B">
          <w:instrText xml:space="preserve"> STYLEREF 1 \s </w:instrText>
        </w:r>
      </w:ins>
      <w:r w:rsidR="00A64E7B">
        <w:fldChar w:fldCharType="separate"/>
      </w:r>
      <w:r w:rsidR="00A64E7B">
        <w:rPr>
          <w:noProof/>
        </w:rPr>
        <w:t>4</w:t>
      </w:r>
      <w:ins w:id="667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6675" w:author="JIE  SUN" w:date="2018-06-21T13:36:00Z">
        <w:r w:rsidR="00A64E7B">
          <w:rPr>
            <w:noProof/>
          </w:rPr>
          <w:t>5</w:t>
        </w:r>
        <w:r w:rsidR="00A64E7B">
          <w:fldChar w:fldCharType="end"/>
        </w:r>
      </w:ins>
      <w:ins w:id="6676" w:author="jie sun" w:date="2018-04-19T13:00:00Z">
        <w:del w:id="6677" w:author="JIE  SUN" w:date="2018-06-21T13:34:00Z">
          <w:r w:rsidR="00083FE7" w:rsidDel="00A64E7B">
            <w:fldChar w:fldCharType="begin"/>
          </w:r>
          <w:r w:rsidR="00083FE7" w:rsidDel="00A64E7B">
            <w:delInstrText xml:space="preserve"> STYLEREF 1 \s </w:delInstrText>
          </w:r>
        </w:del>
      </w:ins>
      <w:del w:id="6678" w:author="JIE  SUN" w:date="2018-06-21T13:34:00Z">
        <w:r w:rsidR="00083FE7" w:rsidDel="00A64E7B">
          <w:fldChar w:fldCharType="separate"/>
        </w:r>
        <w:r w:rsidR="00083FE7" w:rsidDel="00A64E7B">
          <w:rPr>
            <w:noProof/>
          </w:rPr>
          <w:delText>4</w:delText>
        </w:r>
      </w:del>
      <w:ins w:id="6679" w:author="jie sun" w:date="2018-04-19T13:00:00Z">
        <w:del w:id="668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681" w:author="JIE  SUN" w:date="2018-06-21T13:34:00Z">
        <w:r w:rsidR="00083FE7" w:rsidDel="00A64E7B">
          <w:fldChar w:fldCharType="separate"/>
        </w:r>
      </w:del>
      <w:ins w:id="6682" w:author="jie sun" w:date="2018-04-19T13:00:00Z">
        <w:del w:id="6683" w:author="JIE  SUN" w:date="2018-06-21T13:34:00Z">
          <w:r w:rsidR="00083FE7" w:rsidDel="00A64E7B">
            <w:rPr>
              <w:noProof/>
            </w:rPr>
            <w:delText>5</w:delText>
          </w:r>
          <w:r w:rsidR="00083FE7" w:rsidDel="00A64E7B">
            <w:fldChar w:fldCharType="end"/>
          </w:r>
        </w:del>
      </w:ins>
      <w:ins w:id="6684" w:author="像个男人一样" w:date="2018-03-21T23:10:00Z">
        <w:del w:id="6685" w:author="jie sun" w:date="2018-04-10T21:45:00Z">
          <w:r w:rsidRPr="0044101A" w:rsidDel="00454521">
            <w:rPr>
              <w:iCs/>
              <w:color w:val="44546A" w:themeColor="text2"/>
              <w:sz w:val="21"/>
              <w:szCs w:val="18"/>
            </w:rPr>
            <w:fldChar w:fldCharType="begin"/>
          </w:r>
          <w:r w:rsidRPr="0044101A" w:rsidDel="00454521">
            <w:rPr>
              <w:iCs/>
              <w:color w:val="44546A" w:themeColor="text2"/>
              <w:sz w:val="21"/>
              <w:szCs w:val="18"/>
            </w:rPr>
            <w:delInstrText xml:space="preserve"> STYLEREF 1 \s </w:delInstrText>
          </w:r>
          <w:r w:rsidRPr="0044101A" w:rsidDel="00454521">
            <w:rPr>
              <w:iCs/>
              <w:color w:val="44546A" w:themeColor="text2"/>
              <w:sz w:val="21"/>
              <w:szCs w:val="18"/>
            </w:rPr>
            <w:fldChar w:fldCharType="separate"/>
          </w:r>
          <w:r w:rsidRPr="0044101A" w:rsidDel="00454521">
            <w:rPr>
              <w:iCs/>
              <w:color w:val="44546A" w:themeColor="text2"/>
              <w:sz w:val="21"/>
              <w:szCs w:val="18"/>
            </w:rPr>
            <w:delText>4</w:delText>
          </w:r>
          <w:r w:rsidRPr="0044101A" w:rsidDel="00454521">
            <w:rPr>
              <w:iCs/>
              <w:color w:val="44546A" w:themeColor="text2"/>
              <w:sz w:val="21"/>
              <w:szCs w:val="18"/>
            </w:rPr>
            <w:fldChar w:fldCharType="end"/>
          </w:r>
          <w:r w:rsidRPr="0044101A" w:rsidDel="00454521">
            <w:rPr>
              <w:iCs/>
              <w:color w:val="44546A" w:themeColor="text2"/>
              <w:sz w:val="21"/>
              <w:szCs w:val="18"/>
            </w:rPr>
            <w:delText>.</w:delText>
          </w:r>
          <w:r w:rsidRPr="0044101A" w:rsidDel="00454521">
            <w:rPr>
              <w:iCs/>
              <w:color w:val="44546A" w:themeColor="text2"/>
              <w:sz w:val="21"/>
              <w:szCs w:val="18"/>
            </w:rPr>
            <w:fldChar w:fldCharType="begin"/>
          </w:r>
          <w:r w:rsidRPr="0044101A" w:rsidDel="00454521">
            <w:rPr>
              <w:iCs/>
              <w:color w:val="44546A" w:themeColor="text2"/>
              <w:sz w:val="21"/>
              <w:szCs w:val="18"/>
            </w:rPr>
            <w:delInstrText xml:space="preserve"> SEQ Figure \* ARABIC \s 1 </w:delInstrText>
          </w:r>
          <w:r w:rsidRPr="0044101A" w:rsidDel="00454521">
            <w:rPr>
              <w:iCs/>
              <w:color w:val="44546A" w:themeColor="text2"/>
              <w:sz w:val="21"/>
              <w:szCs w:val="18"/>
            </w:rPr>
            <w:fldChar w:fldCharType="separate"/>
          </w:r>
        </w:del>
      </w:ins>
      <w:ins w:id="6686" w:author="像个男人一样" w:date="2018-03-22T11:51:00Z">
        <w:del w:id="6687" w:author="jie sun" w:date="2018-04-10T21:45:00Z">
          <w:r w:rsidRPr="0044101A" w:rsidDel="00454521">
            <w:rPr>
              <w:iCs/>
              <w:color w:val="44546A" w:themeColor="text2"/>
              <w:sz w:val="21"/>
              <w:szCs w:val="18"/>
            </w:rPr>
            <w:delText>5</w:delText>
          </w:r>
        </w:del>
      </w:ins>
      <w:ins w:id="6688" w:author="像个男人一样" w:date="2018-03-21T23:10:00Z">
        <w:del w:id="6689" w:author="jie sun" w:date="2018-04-10T21:45:00Z">
          <w:r w:rsidRPr="0044101A" w:rsidDel="00454521">
            <w:rPr>
              <w:iCs/>
              <w:color w:val="44546A" w:themeColor="text2"/>
              <w:sz w:val="21"/>
              <w:szCs w:val="18"/>
            </w:rPr>
            <w:fldChar w:fldCharType="end"/>
          </w:r>
        </w:del>
        <w:bookmarkStart w:id="6690" w:name="_Toc26719"/>
        <w:bookmarkStart w:id="6691" w:name="_Toc10515"/>
        <w:bookmarkStart w:id="6692" w:name="_Toc32037"/>
        <w:bookmarkStart w:id="6693" w:name="_Toc32748"/>
        <w:bookmarkStart w:id="6694" w:name="_Toc32491"/>
        <w:bookmarkStart w:id="6695" w:name="_Toc8124"/>
        <w:bookmarkStart w:id="6696" w:name="_Toc2282"/>
        <w:bookmarkStart w:id="6697" w:name="_Toc31925"/>
        <w:bookmarkStart w:id="6698" w:name="_Toc21773"/>
        <w:bookmarkStart w:id="6699" w:name="_Toc15520"/>
        <w:bookmarkStart w:id="6700" w:name="_Toc31887"/>
        <w:bookmarkStart w:id="6701" w:name="_Toc21276"/>
        <w:bookmarkStart w:id="6702" w:name="_Toc18432"/>
        <w:bookmarkStart w:id="6703" w:name="_Toc25943"/>
        <w:bookmarkStart w:id="6704" w:name="_Toc9487"/>
        <w:bookmarkStart w:id="6705" w:name="_Toc16401"/>
        <w:r w:rsidRPr="0044101A">
          <w:rPr>
            <w:iCs/>
            <w:color w:val="44546A" w:themeColor="text2"/>
            <w:sz w:val="21"/>
            <w:szCs w:val="18"/>
          </w:rPr>
          <w:t>:</w:t>
        </w:r>
        <w:del w:id="6706" w:author="JIE  SUN" w:date="2018-06-21T13:29:00Z">
          <w:r w:rsidRPr="0044101A" w:rsidDel="008512DD">
            <w:rPr>
              <w:iCs/>
              <w:color w:val="44546A" w:themeColor="text2"/>
              <w:sz w:val="21"/>
              <w:szCs w:val="18"/>
            </w:rPr>
            <w:delText xml:space="preserve">Spinning Angle </w:delText>
          </w:r>
        </w:del>
      </w:ins>
      <w:ins w:id="6707" w:author="jie sun" w:date="2018-04-16T22:31:00Z">
        <w:del w:id="6708" w:author="JIE  SUN" w:date="2018-06-21T13:29:00Z">
          <w:r w:rsidR="00365076" w:rsidDel="008512DD">
            <w:delText>A</w:delText>
          </w:r>
        </w:del>
      </w:ins>
      <w:ins w:id="6709" w:author="像个男人一样" w:date="2018-03-21T23:10:00Z">
        <w:del w:id="6710" w:author="JIE  SUN" w:date="2018-06-21T13:29:00Z">
          <w:r w:rsidRPr="0044101A" w:rsidDel="008512DD">
            <w:rPr>
              <w:iCs/>
              <w:color w:val="44546A" w:themeColor="text2"/>
              <w:sz w:val="21"/>
              <w:szCs w:val="18"/>
            </w:rPr>
            <w:delText xml:space="preserve">after High-pass </w:delText>
          </w:r>
        </w:del>
      </w:ins>
      <w:ins w:id="6711" w:author="jie sun" w:date="2018-04-16T22:31:00Z">
        <w:del w:id="6712" w:author="JIE  SUN" w:date="2018-06-21T13:29:00Z">
          <w:r w:rsidR="00365076" w:rsidDel="008512DD">
            <w:delText>A</w:delText>
          </w:r>
        </w:del>
      </w:ins>
      <w:ins w:id="6713" w:author="像个男人一样" w:date="2018-03-21T23:10:00Z">
        <w:del w:id="6714" w:author="JIE  SUN" w:date="2018-06-21T13:29:00Z">
          <w:r w:rsidRPr="0044101A" w:rsidDel="008512DD">
            <w:rPr>
              <w:iCs/>
              <w:color w:val="44546A" w:themeColor="text2"/>
              <w:sz w:val="21"/>
              <w:szCs w:val="18"/>
            </w:rPr>
            <w:delText>algorithm</w:delText>
          </w:r>
        </w:del>
      </w:ins>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ins w:id="6715" w:author="JIE  SUN" w:date="2018-06-21T13:29:00Z">
        <w:r w:rsidR="008512DD">
          <w:t>The angle change putting the phone on the flat table</w:t>
        </w:r>
      </w:ins>
      <w:bookmarkEnd w:id="6671"/>
      <w:ins w:id="6716" w:author="JIE  SUN" w:date="2018-06-21T13:30:00Z">
        <w:r w:rsidR="008512DD">
          <w:t xml:space="preserve"> </w:t>
        </w:r>
      </w:ins>
    </w:p>
    <w:p w14:paraId="4DA17AC7" w14:textId="77777777" w:rsidR="00C0161E" w:rsidRPr="00454521" w:rsidRDefault="00C0161E">
      <w:pPr>
        <w:pStyle w:val="Caption"/>
        <w:jc w:val="center"/>
        <w:rPr>
          <w:ins w:id="6717" w:author="jie sun" w:date="2018-04-10T21:53:00Z"/>
          <w:rPrChange w:id="6718" w:author="jie sun" w:date="2018-04-10T21:45:00Z">
            <w:rPr>
              <w:ins w:id="6719" w:author="jie sun" w:date="2018-04-10T21:53:00Z"/>
              <w:lang w:val="en-US"/>
            </w:rPr>
          </w:rPrChange>
        </w:rPr>
        <w:pPrChange w:id="6720" w:author="jie sun" w:date="2018-04-16T21:41:00Z">
          <w:pPr/>
        </w:pPrChange>
      </w:pPr>
    </w:p>
    <w:p w14:paraId="46F00387" w14:textId="77777777" w:rsidR="0087014B" w:rsidRDefault="008512DD">
      <w:pPr>
        <w:jc w:val="center"/>
        <w:rPr>
          <w:ins w:id="6721" w:author="JIE  SUN" w:date="2018-06-21T13:31:00Z"/>
          <w:lang w:val="en-US"/>
        </w:rPr>
        <w:pPrChange w:id="6722" w:author="JIE  SUN" w:date="2018-06-21T13:31:00Z">
          <w:pPr/>
        </w:pPrChange>
      </w:pPr>
      <w:ins w:id="6723" w:author="JIE  SUN" w:date="2018-06-21T13:31:00Z">
        <w:r>
          <w:rPr>
            <w:noProof/>
          </w:rPr>
          <w:drawing>
            <wp:inline distT="0" distB="0" distL="0" distR="0" wp14:anchorId="16185F2B" wp14:editId="4007B3B6">
              <wp:extent cx="4572000" cy="2743200"/>
              <wp:effectExtent l="0" t="0" r="0" b="0"/>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ins>
    </w:p>
    <w:p w14:paraId="00C426B7" w14:textId="77777777" w:rsidR="008512DD" w:rsidRDefault="00A64E7B">
      <w:pPr>
        <w:pStyle w:val="Caption"/>
        <w:jc w:val="center"/>
        <w:rPr>
          <w:ins w:id="6724" w:author="JIE  SUN" w:date="2018-06-21T13:31:00Z"/>
          <w:lang w:val="en-US"/>
        </w:rPr>
        <w:pPrChange w:id="6725" w:author="JIE  SUN" w:date="2018-06-21T13:36:00Z">
          <w:pPr/>
        </w:pPrChange>
      </w:pPr>
      <w:bookmarkStart w:id="6726" w:name="_Toc517801898"/>
      <w:ins w:id="6727" w:author="JIE  SUN" w:date="2018-06-21T13:36:00Z">
        <w:r>
          <w:t xml:space="preserve">Figure </w:t>
        </w:r>
        <w:r>
          <w:fldChar w:fldCharType="begin"/>
        </w:r>
        <w:r>
          <w:instrText xml:space="preserve"> STYLEREF 1 \s </w:instrText>
        </w:r>
      </w:ins>
      <w:r>
        <w:fldChar w:fldCharType="separate"/>
      </w:r>
      <w:r>
        <w:rPr>
          <w:noProof/>
        </w:rPr>
        <w:t>4</w:t>
      </w:r>
      <w:ins w:id="6728" w:author="JIE  SUN" w:date="2018-06-21T13:36:00Z">
        <w:r>
          <w:fldChar w:fldCharType="end"/>
        </w:r>
        <w:r>
          <w:noBreakHyphen/>
        </w:r>
        <w:r>
          <w:fldChar w:fldCharType="begin"/>
        </w:r>
        <w:r>
          <w:instrText xml:space="preserve"> SEQ Figure \* ARABIC \s 1 </w:instrText>
        </w:r>
      </w:ins>
      <w:r>
        <w:fldChar w:fldCharType="separate"/>
      </w:r>
      <w:ins w:id="6729" w:author="JIE  SUN" w:date="2018-06-21T13:36:00Z">
        <w:r>
          <w:rPr>
            <w:noProof/>
          </w:rPr>
          <w:t>6</w:t>
        </w:r>
        <w:r>
          <w:fldChar w:fldCharType="end"/>
        </w:r>
        <w:r>
          <w:t>: Removing drift after Complementary Filter</w:t>
        </w:r>
      </w:ins>
      <w:bookmarkEnd w:id="6726"/>
    </w:p>
    <w:p w14:paraId="000DF7B3" w14:textId="77777777" w:rsidR="008512DD" w:rsidRDefault="008512DD">
      <w:pPr>
        <w:rPr>
          <w:lang w:val="en-US"/>
        </w:rPr>
      </w:pPr>
    </w:p>
    <w:p w14:paraId="32E450DE" w14:textId="77777777" w:rsidR="0087014B" w:rsidRDefault="00D5184D">
      <w:pPr>
        <w:pStyle w:val="Heading4"/>
        <w:rPr>
          <w:lang w:val="en-GB"/>
        </w:rPr>
      </w:pPr>
      <w:bookmarkStart w:id="6730" w:name="OLE_LINK17"/>
      <w:r>
        <w:rPr>
          <w:lang w:val="en-GB"/>
        </w:rPr>
        <w:t xml:space="preserve">Calculating </w:t>
      </w:r>
      <w:del w:id="6731" w:author="jie sun" w:date="2018-04-16T21:24:00Z">
        <w:r w:rsidDel="007870B0">
          <w:rPr>
            <w:rFonts w:hint="eastAsia"/>
            <w:lang w:val="en-US"/>
          </w:rPr>
          <w:delText xml:space="preserve">a </w:delText>
        </w:r>
      </w:del>
      <w:ins w:id="6732" w:author="jie sun" w:date="2018-04-16T21:24:00Z">
        <w:r w:rsidR="007870B0">
          <w:rPr>
            <w:lang w:val="en-US"/>
          </w:rPr>
          <w:t>A</w:t>
        </w:r>
        <w:r w:rsidR="007870B0">
          <w:rPr>
            <w:rFonts w:hint="eastAsia"/>
            <w:lang w:val="en-US"/>
          </w:rPr>
          <w:t xml:space="preserve"> </w:t>
        </w:r>
        <w:r w:rsidR="007870B0">
          <w:rPr>
            <w:lang w:val="en-US"/>
          </w:rPr>
          <w:t>S</w:t>
        </w:r>
      </w:ins>
      <w:del w:id="6733" w:author="jie sun" w:date="2018-04-16T21:24:00Z">
        <w:r w:rsidDel="007870B0">
          <w:rPr>
            <w:rFonts w:hint="eastAsia"/>
            <w:lang w:val="en-US"/>
          </w:rPr>
          <w:delText>s</w:delText>
        </w:r>
      </w:del>
      <w:r>
        <w:rPr>
          <w:rFonts w:hint="eastAsia"/>
          <w:lang w:val="en-US"/>
        </w:rPr>
        <w:t xml:space="preserve">lant </w:t>
      </w:r>
      <w:ins w:id="6734" w:author="jie sun" w:date="2018-04-16T21:24:00Z">
        <w:r w:rsidR="007870B0">
          <w:rPr>
            <w:lang w:val="en-US"/>
          </w:rPr>
          <w:t>A</w:t>
        </w:r>
      </w:ins>
      <w:del w:id="6735" w:author="jie sun" w:date="2018-04-16T21:24:00Z">
        <w:r w:rsidDel="007870B0">
          <w:rPr>
            <w:rFonts w:hint="eastAsia"/>
            <w:lang w:val="en-US"/>
          </w:rPr>
          <w:delText>a</w:delText>
        </w:r>
      </w:del>
      <w:r>
        <w:rPr>
          <w:rFonts w:hint="eastAsia"/>
          <w:lang w:val="en-US"/>
        </w:rPr>
        <w:t xml:space="preserve">ngle </w:t>
      </w:r>
      <w:ins w:id="6736" w:author="jie sun" w:date="2018-04-16T21:24:00Z">
        <w:r w:rsidR="007870B0">
          <w:rPr>
            <w:lang w:val="en-GB"/>
          </w:rPr>
          <w:t>T</w:t>
        </w:r>
      </w:ins>
      <w:del w:id="6737" w:author="jie sun" w:date="2018-04-16T21:24:00Z">
        <w:r w:rsidDel="007870B0">
          <w:rPr>
            <w:lang w:val="en-GB"/>
          </w:rPr>
          <w:delText>t</w:delText>
        </w:r>
      </w:del>
      <w:r>
        <w:rPr>
          <w:lang w:val="en-GB"/>
        </w:rPr>
        <w:t xml:space="preserve">he </w:t>
      </w:r>
      <w:ins w:id="6738" w:author="jie sun" w:date="2018-04-16T21:24:00Z">
        <w:r w:rsidR="007870B0">
          <w:rPr>
            <w:lang w:val="en-GB"/>
          </w:rPr>
          <w:t>B</w:t>
        </w:r>
      </w:ins>
      <w:del w:id="6739" w:author="jie sun" w:date="2018-04-16T21:24:00Z">
        <w:r w:rsidDel="007870B0">
          <w:rPr>
            <w:lang w:val="en-GB"/>
          </w:rPr>
          <w:delText>b</w:delText>
        </w:r>
      </w:del>
      <w:r>
        <w:rPr>
          <w:lang w:val="en-GB"/>
        </w:rPr>
        <w:t xml:space="preserve">y </w:t>
      </w:r>
      <w:r>
        <w:rPr>
          <w:rFonts w:hint="eastAsia"/>
          <w:lang w:val="en-US"/>
        </w:rPr>
        <w:t xml:space="preserve">Accelerometer </w:t>
      </w:r>
    </w:p>
    <w:bookmarkEnd w:id="6730"/>
    <w:p w14:paraId="7BFF1485" w14:textId="77777777" w:rsidR="0087014B" w:rsidRDefault="00D5184D">
      <w:pPr>
        <w:rPr>
          <w:del w:id="6740" w:author="像个男人一样" w:date="2018-03-21T02:03:00Z"/>
          <w:lang w:val="en-GB"/>
        </w:rPr>
      </w:pPr>
      <w:r>
        <w:rPr>
          <w:lang w:val="en-GB"/>
        </w:rPr>
        <w:t>At first,</w:t>
      </w:r>
      <w:r>
        <w:rPr>
          <w:rFonts w:hint="eastAsia"/>
          <w:lang w:val="en-US"/>
        </w:rPr>
        <w:t xml:space="preserve"> </w:t>
      </w:r>
      <w:del w:id="6741" w:author="JIE  SUN" w:date="2018-06-21T13:37:00Z">
        <w:r w:rsidDel="001540FD">
          <w:rPr>
            <w:rFonts w:hint="eastAsia"/>
            <w:lang w:val="en-US"/>
          </w:rPr>
          <w:delText xml:space="preserve">let us </w:delText>
        </w:r>
        <w:r w:rsidDel="001540FD">
          <w:rPr>
            <w:lang w:val="en-GB"/>
          </w:rPr>
          <w:delText xml:space="preserve">try to </w:delText>
        </w:r>
      </w:del>
      <w:ins w:id="6742" w:author="JIE  SUN" w:date="2018-06-21T13:37:00Z">
        <w:r w:rsidR="003566E5">
          <w:rPr>
            <w:lang w:val="en-GB"/>
          </w:rPr>
          <w:t xml:space="preserve">it </w:t>
        </w:r>
      </w:ins>
      <w:del w:id="6743" w:author="JIE  SUN" w:date="2018-06-21T13:37:00Z">
        <w:r w:rsidDel="001540FD">
          <w:rPr>
            <w:lang w:val="en-GB"/>
          </w:rPr>
          <w:delText xml:space="preserve">only </w:delText>
        </w:r>
      </w:del>
      <w:r>
        <w:rPr>
          <w:lang w:val="en-GB"/>
        </w:rPr>
        <w:t>use</w:t>
      </w:r>
      <w:ins w:id="6744" w:author="JIE  SUN" w:date="2018-06-21T13:37:00Z">
        <w:r w:rsidR="003566E5">
          <w:rPr>
            <w:lang w:val="en-GB"/>
          </w:rPr>
          <w:t>s</w:t>
        </w:r>
      </w:ins>
      <w:r>
        <w:rPr>
          <w:lang w:val="en-GB"/>
        </w:rPr>
        <w:t xml:space="preserve"> the </w:t>
      </w:r>
      <w:r>
        <w:rPr>
          <w:rFonts w:hint="eastAsia"/>
          <w:lang w:val="en-US"/>
        </w:rPr>
        <w:t xml:space="preserve">Accelerometer </w:t>
      </w:r>
      <w:r>
        <w:rPr>
          <w:lang w:val="en-GB"/>
        </w:rPr>
        <w:t>to calculate the angle</w:t>
      </w:r>
      <w:r>
        <w:rPr>
          <w:rFonts w:hint="eastAsia"/>
          <w:lang w:val="en-US"/>
        </w:rPr>
        <w:t xml:space="preserve"> of action 1: shaking the sticks in perpendicular to the body. We can imagine that when the glow stick is shaken in perpendicular direction with the body, nearly only the acceleration of </w:t>
      </w:r>
      <w:del w:id="6745" w:author="jie sun" w:date="2018-04-08T18:29:00Z">
        <w:r w:rsidDel="00AA37F6">
          <w:rPr>
            <w:rFonts w:hint="eastAsia"/>
            <w:lang w:val="en-US"/>
          </w:rPr>
          <w:delText xml:space="preserve"> </w:delText>
        </w:r>
      </w:del>
      <w:r>
        <w:rPr>
          <w:rFonts w:hint="eastAsia"/>
          <w:lang w:val="en-US"/>
        </w:rPr>
        <w:t>Z axis acceleration will change during the shaking period.</w:t>
      </w:r>
    </w:p>
    <w:p w14:paraId="03C32B11" w14:textId="77777777" w:rsidR="0087014B" w:rsidRDefault="0087014B">
      <w:pPr>
        <w:rPr>
          <w:lang w:val="en-GB"/>
        </w:rPr>
      </w:pPr>
    </w:p>
    <w:p w14:paraId="7157E6E4" w14:textId="77777777" w:rsidR="0087014B" w:rsidRDefault="00D5184D">
      <w:pPr>
        <w:rPr>
          <w:lang w:val="en-US"/>
        </w:rPr>
      </w:pPr>
      <w:r>
        <w:rPr>
          <w:rFonts w:hint="eastAsia"/>
          <w:lang w:val="en-US"/>
        </w:rPr>
        <w:t>How can we calculate the angle value by only accelerometer?</w:t>
      </w:r>
    </w:p>
    <w:p w14:paraId="5441B01D" w14:textId="77777777" w:rsidR="0087014B" w:rsidRDefault="00D5184D">
      <w:pPr>
        <w:rPr>
          <w:lang w:val="en-US"/>
        </w:rPr>
      </w:pPr>
      <w:r>
        <w:rPr>
          <w:lang w:val="en-US"/>
        </w:rPr>
        <w:t xml:space="preserve">We should use the gravity during this process. </w:t>
      </w:r>
      <w:del w:id="6746" w:author="jie sun" w:date="2018-04-08T18:30:00Z">
        <w:r w:rsidDel="001E419C">
          <w:rPr>
            <w:lang w:val="en-US"/>
          </w:rPr>
          <w:delText>First of all</w:delText>
        </w:r>
      </w:del>
      <w:ins w:id="6747" w:author="jie sun" w:date="2018-04-08T18:30:00Z">
        <w:r w:rsidR="001E419C">
          <w:rPr>
            <w:lang w:val="en-US"/>
          </w:rPr>
          <w:t xml:space="preserve">Firstly </w:t>
        </w:r>
      </w:ins>
      <w:del w:id="6748" w:author="jie sun" w:date="2018-04-08T18:30:00Z">
        <w:r w:rsidDel="001E419C">
          <w:rPr>
            <w:lang w:val="en-US"/>
          </w:rPr>
          <w:delText xml:space="preserve">, </w:delText>
        </w:r>
      </w:del>
      <w:r>
        <w:rPr>
          <w:lang w:val="en-US"/>
        </w:rPr>
        <w:t xml:space="preserve">let us see a </w:t>
      </w:r>
      <w:del w:id="6749" w:author="jie sun" w:date="2018-04-10T21:36:00Z">
        <w:r w:rsidDel="009564EA">
          <w:rPr>
            <w:rFonts w:hint="eastAsia"/>
            <w:lang w:val="en-US"/>
          </w:rPr>
          <w:delText xml:space="preserve">picture </w:delText>
        </w:r>
      </w:del>
      <w:ins w:id="6750" w:author="jie sun" w:date="2018-04-10T21:36:00Z">
        <w:r w:rsidR="009564EA">
          <w:rPr>
            <w:rFonts w:hint="eastAsia"/>
            <w:lang w:val="en-US"/>
          </w:rPr>
          <w:t>f</w:t>
        </w:r>
        <w:r w:rsidR="009564EA">
          <w:rPr>
            <w:lang w:val="en-US"/>
          </w:rPr>
          <w:t xml:space="preserve">igure </w:t>
        </w:r>
      </w:ins>
      <w:r>
        <w:rPr>
          <w:lang w:val="en-US"/>
        </w:rPr>
        <w:t xml:space="preserve">below, imagine that is a phone put on the </w:t>
      </w:r>
      <w:del w:id="6751" w:author="jie sun" w:date="2018-04-08T18:29:00Z">
        <w:r w:rsidDel="00AA37F6">
          <w:rPr>
            <w:lang w:val="en-US"/>
          </w:rPr>
          <w:delText xml:space="preserve"> </w:delText>
        </w:r>
      </w:del>
      <w:r>
        <w:rPr>
          <w:lang w:val="en-US"/>
        </w:rPr>
        <w:t>horizontal desk and the g means gravitational acceleration which is g=9.80665 m/s^2</w:t>
      </w:r>
      <w:del w:id="6752" w:author="jie sun" w:date="2018-04-10T20:55:00Z">
        <w:r w:rsidDel="004E123B">
          <w:rPr>
            <w:lang w:val="en-US"/>
          </w:rPr>
          <w:delText>, which should not be taken much time to explain more</w:delText>
        </w:r>
      </w:del>
      <w:r>
        <w:rPr>
          <w:lang w:val="en-US"/>
        </w:rPr>
        <w:t>.</w:t>
      </w:r>
      <w:del w:id="6753" w:author="像个男人一样" w:date="2018-03-21T21:24:00Z">
        <w:r>
          <w:rPr>
            <w:rFonts w:hint="eastAsia"/>
            <w:lang w:val="en-US"/>
          </w:rPr>
          <w:delText xml:space="preserve"> </w:delText>
        </w:r>
      </w:del>
    </w:p>
    <w:p w14:paraId="770E28F7" w14:textId="77777777" w:rsidR="0087014B" w:rsidRDefault="00D5184D">
      <w:pPr>
        <w:rPr>
          <w:del w:id="6754" w:author="像个男人一样" w:date="2018-03-21T02:09:00Z"/>
          <w:lang w:val="en-US"/>
        </w:rPr>
      </w:pPr>
      <w:del w:id="6755" w:author="像个男人一样" w:date="2018-03-21T02:09:00Z">
        <w:r>
          <w:rPr>
            <w:rFonts w:hint="eastAsia"/>
            <w:lang w:val="en-US"/>
          </w:rPr>
          <w:delText>(</w:delText>
        </w:r>
        <w:bookmarkStart w:id="6756" w:name="OLE_LINK22"/>
        <w:r>
          <w:rPr>
            <w:rFonts w:hint="eastAsia"/>
            <w:lang w:val="en-US"/>
          </w:rPr>
          <w:delText>http://blog.csdn.net/u010389437/article/details/38541561</w:delText>
        </w:r>
        <w:bookmarkEnd w:id="6756"/>
        <w:r>
          <w:rPr>
            <w:rFonts w:hint="eastAsia"/>
            <w:lang w:val="en-US"/>
          </w:rPr>
          <w:delText>)</w:delText>
        </w:r>
      </w:del>
    </w:p>
    <w:p w14:paraId="7546832A" w14:textId="77777777" w:rsidR="0087014B" w:rsidRDefault="00D5184D">
      <w:pPr>
        <w:pStyle w:val="Caption"/>
        <w:jc w:val="center"/>
        <w:rPr>
          <w:ins w:id="6757" w:author="像个男人一样" w:date="2018-03-22T11:50:00Z"/>
        </w:rPr>
        <w:pPrChange w:id="6758" w:author="jie sun" w:date="2018-04-16T21:41:00Z">
          <w:pPr/>
        </w:pPrChange>
      </w:pPr>
      <w:r>
        <w:rPr>
          <w:rFonts w:ascii="SimSun" w:eastAsia="SimSun" w:hAnsi="SimSun" w:cs="SimSun"/>
          <w:noProof/>
          <w:szCs w:val="24"/>
        </w:rPr>
        <w:drawing>
          <wp:inline distT="0" distB="0" distL="114300" distR="114300" wp14:anchorId="028624B6" wp14:editId="6F3B1A8E">
            <wp:extent cx="2857500" cy="1714500"/>
            <wp:effectExtent l="0" t="0" r="0" b="0"/>
            <wp:docPr id="3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IMG_256"/>
                    <pic:cNvPicPr>
                      <a:picLocks noChangeAspect="1"/>
                    </pic:cNvPicPr>
                  </pic:nvPicPr>
                  <pic:blipFill>
                    <a:blip r:embed="rId54"/>
                    <a:stretch>
                      <a:fillRect/>
                    </a:stretch>
                  </pic:blipFill>
                  <pic:spPr>
                    <a:xfrm>
                      <a:off x="0" y="0"/>
                      <a:ext cx="2857500" cy="1714500"/>
                    </a:xfrm>
                    <a:prstGeom prst="rect">
                      <a:avLst/>
                    </a:prstGeom>
                    <a:noFill/>
                    <a:ln w="9525">
                      <a:noFill/>
                    </a:ln>
                  </pic:spPr>
                </pic:pic>
              </a:graphicData>
            </a:graphic>
          </wp:inline>
        </w:drawing>
      </w:r>
    </w:p>
    <w:p w14:paraId="2D22D0C7" w14:textId="77777777" w:rsidR="0087014B" w:rsidRDefault="00D5184D">
      <w:pPr>
        <w:pStyle w:val="Caption"/>
        <w:jc w:val="center"/>
        <w:pPrChange w:id="6759" w:author="jie sun" w:date="2018-04-16T21:41:00Z">
          <w:pPr/>
        </w:pPrChange>
      </w:pPr>
      <w:bookmarkStart w:id="6760" w:name="_Toc517801899"/>
      <w:ins w:id="6761" w:author="像个男人一样" w:date="2018-03-22T11:51:00Z">
        <w:r>
          <w:t xml:space="preserve">Figure </w:t>
        </w:r>
      </w:ins>
      <w:ins w:id="6762" w:author="JIE  SUN" w:date="2018-06-21T13:36:00Z">
        <w:r w:rsidR="00A64E7B">
          <w:fldChar w:fldCharType="begin"/>
        </w:r>
        <w:r w:rsidR="00A64E7B">
          <w:instrText xml:space="preserve"> STYLEREF 1 \s </w:instrText>
        </w:r>
      </w:ins>
      <w:r w:rsidR="00A64E7B">
        <w:fldChar w:fldCharType="separate"/>
      </w:r>
      <w:r w:rsidR="00A64E7B">
        <w:rPr>
          <w:noProof/>
        </w:rPr>
        <w:t>4</w:t>
      </w:r>
      <w:ins w:id="6763"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6764" w:author="JIE  SUN" w:date="2018-06-21T13:36:00Z">
        <w:r w:rsidR="00A64E7B">
          <w:rPr>
            <w:noProof/>
          </w:rPr>
          <w:t>7</w:t>
        </w:r>
        <w:r w:rsidR="00A64E7B">
          <w:fldChar w:fldCharType="end"/>
        </w:r>
      </w:ins>
      <w:ins w:id="6765" w:author="jie sun" w:date="2018-04-19T13:00:00Z">
        <w:del w:id="6766" w:author="JIE  SUN" w:date="2018-06-21T13:34:00Z">
          <w:r w:rsidR="00083FE7" w:rsidDel="00A64E7B">
            <w:fldChar w:fldCharType="begin"/>
          </w:r>
          <w:r w:rsidR="00083FE7" w:rsidDel="00A64E7B">
            <w:delInstrText xml:space="preserve"> STYLEREF 1 \s </w:delInstrText>
          </w:r>
        </w:del>
      </w:ins>
      <w:del w:id="6767" w:author="JIE  SUN" w:date="2018-06-21T13:34:00Z">
        <w:r w:rsidR="00083FE7" w:rsidDel="00A64E7B">
          <w:fldChar w:fldCharType="separate"/>
        </w:r>
        <w:r w:rsidR="00083FE7" w:rsidDel="00A64E7B">
          <w:rPr>
            <w:noProof/>
          </w:rPr>
          <w:delText>4</w:delText>
        </w:r>
      </w:del>
      <w:ins w:id="6768" w:author="jie sun" w:date="2018-04-19T13:00:00Z">
        <w:del w:id="6769"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770" w:author="JIE  SUN" w:date="2018-06-21T13:34:00Z">
        <w:r w:rsidR="00083FE7" w:rsidDel="00A64E7B">
          <w:fldChar w:fldCharType="separate"/>
        </w:r>
      </w:del>
      <w:ins w:id="6771" w:author="jie sun" w:date="2018-04-19T13:00:00Z">
        <w:del w:id="6772" w:author="JIE  SUN" w:date="2018-06-21T13:34:00Z">
          <w:r w:rsidR="00083FE7" w:rsidDel="00A64E7B">
            <w:rPr>
              <w:noProof/>
            </w:rPr>
            <w:delText>6</w:delText>
          </w:r>
          <w:r w:rsidR="00083FE7" w:rsidDel="00A64E7B">
            <w:fldChar w:fldCharType="end"/>
          </w:r>
        </w:del>
      </w:ins>
      <w:ins w:id="6773" w:author="像个男人一样" w:date="2018-03-22T11:51:00Z">
        <w:del w:id="6774"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r w:rsidDel="00454521">
            <w:delText>6</w:delText>
          </w:r>
          <w:r w:rsidDel="00454521">
            <w:fldChar w:fldCharType="end"/>
          </w:r>
        </w:del>
        <w:bookmarkStart w:id="6775" w:name="_Toc8037"/>
        <w:bookmarkStart w:id="6776" w:name="_Toc12839"/>
        <w:bookmarkStart w:id="6777" w:name="_Toc19197"/>
        <w:bookmarkStart w:id="6778" w:name="_Toc2749"/>
        <w:bookmarkStart w:id="6779" w:name="_Toc19543"/>
        <w:bookmarkStart w:id="6780" w:name="_Toc24611"/>
        <w:r>
          <w:rPr>
            <w:rFonts w:hint="eastAsia"/>
          </w:rPr>
          <w:t xml:space="preserve">: The </w:t>
        </w:r>
      </w:ins>
      <w:ins w:id="6781" w:author="jie sun" w:date="2018-04-16T22:31:00Z">
        <w:r w:rsidR="00BE610E">
          <w:t>D</w:t>
        </w:r>
      </w:ins>
      <w:ins w:id="6782" w:author="像个男人一样" w:date="2018-03-22T11:51:00Z">
        <w:del w:id="6783" w:author="jie sun" w:date="2018-04-16T22:31:00Z">
          <w:r w:rsidDel="00BE610E">
            <w:rPr>
              <w:rFonts w:hint="eastAsia"/>
            </w:rPr>
            <w:delText>d</w:delText>
          </w:r>
        </w:del>
        <w:r>
          <w:rPr>
            <w:rFonts w:hint="eastAsia"/>
          </w:rPr>
          <w:t xml:space="preserve">irection </w:t>
        </w:r>
      </w:ins>
      <w:ins w:id="6784" w:author="jie sun" w:date="2018-04-16T22:31:00Z">
        <w:r w:rsidR="00BE610E">
          <w:t>O</w:t>
        </w:r>
      </w:ins>
      <w:ins w:id="6785" w:author="像个男人一样" w:date="2018-03-22T11:51:00Z">
        <w:del w:id="6786" w:author="jie sun" w:date="2018-04-16T22:31:00Z">
          <w:r w:rsidDel="00BE610E">
            <w:rPr>
              <w:rFonts w:hint="eastAsia"/>
            </w:rPr>
            <w:delText>o</w:delText>
          </w:r>
        </w:del>
        <w:r>
          <w:rPr>
            <w:rFonts w:hint="eastAsia"/>
          </w:rPr>
          <w:t xml:space="preserve">f </w:t>
        </w:r>
      </w:ins>
      <w:ins w:id="6787" w:author="jie sun" w:date="2018-04-16T22:32:00Z">
        <w:r w:rsidR="00BE610E">
          <w:t>T</w:t>
        </w:r>
      </w:ins>
      <w:ins w:id="6788" w:author="像个男人一样" w:date="2018-03-22T11:51:00Z">
        <w:del w:id="6789" w:author="jie sun" w:date="2018-04-16T22:32:00Z">
          <w:r w:rsidDel="00BE610E">
            <w:rPr>
              <w:rFonts w:hint="eastAsia"/>
            </w:rPr>
            <w:delText>t</w:delText>
          </w:r>
        </w:del>
        <w:r>
          <w:rPr>
            <w:rFonts w:hint="eastAsia"/>
          </w:rPr>
          <w:t xml:space="preserve">he </w:t>
        </w:r>
      </w:ins>
      <w:ins w:id="6790" w:author="jie sun" w:date="2018-04-16T22:32:00Z">
        <w:r w:rsidR="00BE610E">
          <w:t>G</w:t>
        </w:r>
      </w:ins>
      <w:ins w:id="6791" w:author="像个男人一样" w:date="2018-03-22T11:51:00Z">
        <w:del w:id="6792" w:author="jie sun" w:date="2018-04-16T22:32:00Z">
          <w:r w:rsidDel="00BE610E">
            <w:rPr>
              <w:rFonts w:hint="eastAsia"/>
            </w:rPr>
            <w:delText>g</w:delText>
          </w:r>
        </w:del>
        <w:r>
          <w:rPr>
            <w:rFonts w:hint="eastAsia"/>
          </w:rPr>
          <w:t xml:space="preserve">ravitational </w:t>
        </w:r>
      </w:ins>
      <w:ins w:id="6793" w:author="jie sun" w:date="2018-04-16T22:32:00Z">
        <w:r w:rsidR="00BE610E">
          <w:t>A</w:t>
        </w:r>
      </w:ins>
      <w:ins w:id="6794" w:author="像个男人一样" w:date="2018-03-22T11:51:00Z">
        <w:del w:id="6795" w:author="jie sun" w:date="2018-04-16T22:32:00Z">
          <w:r w:rsidDel="00BE610E">
            <w:rPr>
              <w:rFonts w:hint="eastAsia"/>
            </w:rPr>
            <w:delText>a</w:delText>
          </w:r>
        </w:del>
        <w:r>
          <w:rPr>
            <w:rFonts w:hint="eastAsia"/>
          </w:rPr>
          <w:t xml:space="preserve">cceleration </w:t>
        </w:r>
      </w:ins>
      <w:ins w:id="6796" w:author="jie sun" w:date="2018-04-16T22:32:00Z">
        <w:r w:rsidR="00BE610E">
          <w:t>O</w:t>
        </w:r>
      </w:ins>
      <w:ins w:id="6797" w:author="像个男人一样" w:date="2018-03-22T11:51:00Z">
        <w:del w:id="6798" w:author="jie sun" w:date="2018-04-16T22:32:00Z">
          <w:r w:rsidDel="00BE610E">
            <w:rPr>
              <w:rFonts w:hint="eastAsia"/>
            </w:rPr>
            <w:delText>o</w:delText>
          </w:r>
        </w:del>
        <w:r>
          <w:rPr>
            <w:rFonts w:hint="eastAsia"/>
          </w:rPr>
          <w:t xml:space="preserve">f </w:t>
        </w:r>
      </w:ins>
      <w:ins w:id="6799" w:author="jie sun" w:date="2018-04-16T22:32:00Z">
        <w:r w:rsidR="00BE610E">
          <w:t>A</w:t>
        </w:r>
      </w:ins>
      <w:ins w:id="6800" w:author="像个男人一样" w:date="2018-03-22T11:51:00Z">
        <w:del w:id="6801" w:author="jie sun" w:date="2018-04-16T22:32:00Z">
          <w:r w:rsidDel="00BE610E">
            <w:rPr>
              <w:rFonts w:hint="eastAsia"/>
            </w:rPr>
            <w:delText>a</w:delText>
          </w:r>
        </w:del>
        <w:r>
          <w:rPr>
            <w:rFonts w:hint="eastAsia"/>
          </w:rPr>
          <w:t xml:space="preserve">n </w:t>
        </w:r>
      </w:ins>
      <w:ins w:id="6802" w:author="jie sun" w:date="2018-04-16T22:32:00Z">
        <w:r w:rsidR="00BE610E">
          <w:t>O</w:t>
        </w:r>
      </w:ins>
      <w:ins w:id="6803" w:author="像个男人一样" w:date="2018-03-22T11:51:00Z">
        <w:del w:id="6804" w:author="jie sun" w:date="2018-04-16T22:32:00Z">
          <w:r w:rsidDel="00BE610E">
            <w:rPr>
              <w:rFonts w:hint="eastAsia"/>
            </w:rPr>
            <w:delText>o</w:delText>
          </w:r>
        </w:del>
        <w:r>
          <w:rPr>
            <w:rFonts w:hint="eastAsia"/>
          </w:rPr>
          <w:t>bject</w:t>
        </w:r>
      </w:ins>
      <w:bookmarkEnd w:id="6775"/>
      <w:bookmarkEnd w:id="6776"/>
      <w:bookmarkEnd w:id="6777"/>
      <w:bookmarkEnd w:id="6778"/>
      <w:bookmarkEnd w:id="6779"/>
      <w:bookmarkEnd w:id="6780"/>
      <w:customXmlInsRangeStart w:id="6805" w:author="jie sun" w:date="2018-04-10T21:44:00Z"/>
      <w:sdt>
        <w:sdtPr>
          <w:rPr>
            <w:rFonts w:hint="eastAsia"/>
          </w:rPr>
          <w:id w:val="2082944928"/>
          <w:citation/>
        </w:sdtPr>
        <w:sdtEndPr/>
        <w:sdtContent>
          <w:customXmlInsRangeEnd w:id="6805"/>
          <w:ins w:id="6806" w:author="jie sun" w:date="2018-04-10T21:44:00Z">
            <w:r w:rsidR="00C65215">
              <w:fldChar w:fldCharType="begin"/>
            </w:r>
            <w:r w:rsidR="00C65215">
              <w:instrText xml:space="preserve"> </w:instrText>
            </w:r>
            <w:r w:rsidR="00C65215">
              <w:rPr>
                <w:rFonts w:hint="eastAsia"/>
              </w:rPr>
              <w:instrText>CITATION CSD14 \l 2052</w:instrText>
            </w:r>
            <w:r w:rsidR="00C65215">
              <w:instrText xml:space="preserve"> </w:instrText>
            </w:r>
          </w:ins>
          <w:r w:rsidR="00C65215">
            <w:fldChar w:fldCharType="separate"/>
          </w:r>
          <w:r w:rsidR="006116D1">
            <w:rPr>
              <w:rFonts w:hint="eastAsia"/>
              <w:noProof/>
            </w:rPr>
            <w:t xml:space="preserve"> (CSDN Blogs, 2014)</w:t>
          </w:r>
          <w:ins w:id="6807" w:author="jie sun" w:date="2018-04-10T21:44:00Z">
            <w:r w:rsidR="00C65215">
              <w:fldChar w:fldCharType="end"/>
            </w:r>
          </w:ins>
          <w:customXmlInsRangeStart w:id="6808" w:author="jie sun" w:date="2018-04-10T21:44:00Z"/>
        </w:sdtContent>
      </w:sdt>
      <w:customXmlInsRangeEnd w:id="6808"/>
      <w:bookmarkEnd w:id="6760"/>
    </w:p>
    <w:p w14:paraId="2BB03923" w14:textId="77777777" w:rsidR="0087014B" w:rsidRDefault="00D5184D">
      <w:pPr>
        <w:rPr>
          <w:lang w:val="en-US"/>
        </w:rPr>
      </w:pPr>
      <w:r>
        <w:rPr>
          <w:rFonts w:hint="eastAsia"/>
          <w:lang w:val="en-US"/>
        </w:rPr>
        <w:t xml:space="preserve">When the position changes like the picture below, and what information we can get is that  the acceleration of X , Y and Z are Ax, Ay and Az respectively, and  the value of radian: </w:t>
      </w:r>
      <w:r>
        <w:rPr>
          <w:rFonts w:hint="eastAsia"/>
          <w:lang w:val="en-US"/>
        </w:rPr>
        <w:t>α</w:t>
      </w:r>
      <w:r>
        <w:rPr>
          <w:rFonts w:hint="eastAsia"/>
          <w:lang w:val="en-US"/>
        </w:rPr>
        <w:t xml:space="preserve">1 </w:t>
      </w:r>
      <w:r>
        <w:rPr>
          <w:rFonts w:hint="eastAsia"/>
          <w:lang w:val="en-US"/>
        </w:rPr>
        <w:t>、β</w:t>
      </w:r>
      <w:r>
        <w:rPr>
          <w:rFonts w:hint="eastAsia"/>
          <w:lang w:val="en-US"/>
        </w:rPr>
        <w:t xml:space="preserve">1 </w:t>
      </w:r>
      <w:r>
        <w:rPr>
          <w:rFonts w:hint="eastAsia"/>
          <w:lang w:val="en-US"/>
        </w:rPr>
        <w:t>、γ</w:t>
      </w:r>
      <w:r>
        <w:rPr>
          <w:rFonts w:hint="eastAsia"/>
          <w:lang w:val="en-US"/>
        </w:rPr>
        <w:t xml:space="preserve">1 are the angles between X, Y and Z with horizontal line  respectively and  absolutely </w:t>
      </w:r>
      <w:r>
        <w:rPr>
          <w:rFonts w:hint="eastAsia"/>
          <w:lang w:val="en-US"/>
        </w:rPr>
        <w:t>α</w:t>
      </w:r>
      <w:r>
        <w:rPr>
          <w:rFonts w:hint="eastAsia"/>
          <w:lang w:val="en-US"/>
        </w:rPr>
        <w:t xml:space="preserve"> </w:t>
      </w:r>
      <w:r>
        <w:rPr>
          <w:rFonts w:hint="eastAsia"/>
          <w:lang w:val="en-US"/>
        </w:rPr>
        <w:t>、β</w:t>
      </w:r>
      <w:r>
        <w:rPr>
          <w:rFonts w:hint="eastAsia"/>
          <w:lang w:val="en-US"/>
        </w:rPr>
        <w:t xml:space="preserve"> </w:t>
      </w:r>
      <w:r>
        <w:rPr>
          <w:rFonts w:hint="eastAsia"/>
          <w:lang w:val="en-US"/>
        </w:rPr>
        <w:t>、γ</w:t>
      </w:r>
      <w:r>
        <w:rPr>
          <w:rFonts w:hint="eastAsia"/>
          <w:lang w:val="en-US"/>
        </w:rPr>
        <w:t xml:space="preserve"> are the angles between X,Y and Z with g line:  </w:t>
      </w:r>
      <w:r>
        <w:rPr>
          <w:rFonts w:hint="eastAsia"/>
          <w:lang w:val="en-US"/>
        </w:rPr>
        <w:t>α</w:t>
      </w:r>
      <w:r>
        <w:rPr>
          <w:rFonts w:hint="eastAsia"/>
          <w:lang w:val="en-US"/>
        </w:rPr>
        <w:t xml:space="preserve"> = 90</w:t>
      </w:r>
      <w:r>
        <w:rPr>
          <w:rFonts w:hint="eastAsia"/>
          <w:lang w:val="en-US"/>
        </w:rPr>
        <w:t>°</w:t>
      </w:r>
      <w:r>
        <w:rPr>
          <w:rFonts w:hint="eastAsia"/>
          <w:lang w:val="en-US"/>
        </w:rPr>
        <w:t xml:space="preserve">- </w:t>
      </w:r>
      <w:r>
        <w:rPr>
          <w:rFonts w:hint="eastAsia"/>
          <w:lang w:val="en-US"/>
        </w:rPr>
        <w:t>α</w:t>
      </w:r>
      <w:r>
        <w:rPr>
          <w:rFonts w:hint="eastAsia"/>
          <w:lang w:val="en-US"/>
        </w:rPr>
        <w:t>1</w:t>
      </w:r>
      <w:r>
        <w:rPr>
          <w:rFonts w:hint="eastAsia"/>
          <w:lang w:val="en-US"/>
        </w:rPr>
        <w:t>，</w:t>
      </w:r>
      <w:r>
        <w:rPr>
          <w:rFonts w:hint="eastAsia"/>
          <w:lang w:val="en-US"/>
        </w:rPr>
        <w:t xml:space="preserve"> </w:t>
      </w:r>
      <w:r>
        <w:rPr>
          <w:rFonts w:hint="eastAsia"/>
          <w:lang w:val="en-US"/>
        </w:rPr>
        <w:t>β</w:t>
      </w:r>
      <w:r>
        <w:rPr>
          <w:rFonts w:hint="eastAsia"/>
          <w:lang w:val="en-US"/>
        </w:rPr>
        <w:t xml:space="preserve"> = 90</w:t>
      </w:r>
      <w:r>
        <w:rPr>
          <w:rFonts w:hint="eastAsia"/>
          <w:lang w:val="en-US"/>
        </w:rPr>
        <w:t>°</w:t>
      </w:r>
      <w:r>
        <w:rPr>
          <w:rFonts w:hint="eastAsia"/>
          <w:lang w:val="en-US"/>
        </w:rPr>
        <w:t xml:space="preserve">- </w:t>
      </w:r>
      <w:r>
        <w:rPr>
          <w:rFonts w:hint="eastAsia"/>
          <w:lang w:val="en-US"/>
        </w:rPr>
        <w:t>β</w:t>
      </w:r>
      <w:r>
        <w:rPr>
          <w:rFonts w:hint="eastAsia"/>
          <w:lang w:val="en-US"/>
        </w:rPr>
        <w:t xml:space="preserve">1 </w:t>
      </w:r>
      <w:r>
        <w:rPr>
          <w:rFonts w:hint="eastAsia"/>
          <w:lang w:val="en-US"/>
        </w:rPr>
        <w:t>，</w:t>
      </w:r>
      <w:r>
        <w:rPr>
          <w:rFonts w:hint="eastAsia"/>
          <w:lang w:val="en-US"/>
        </w:rPr>
        <w:t xml:space="preserve"> </w:t>
      </w:r>
      <w:r>
        <w:rPr>
          <w:rFonts w:hint="eastAsia"/>
          <w:lang w:val="en-US"/>
        </w:rPr>
        <w:t>γ</w:t>
      </w:r>
      <w:r>
        <w:rPr>
          <w:rFonts w:hint="eastAsia"/>
          <w:lang w:val="en-US"/>
        </w:rPr>
        <w:t xml:space="preserve"> =</w:t>
      </w:r>
      <w:bookmarkStart w:id="6809" w:name="OLE_LINK9"/>
      <w:r>
        <w:rPr>
          <w:rFonts w:hint="eastAsia"/>
          <w:lang w:val="en-US"/>
        </w:rPr>
        <w:t xml:space="preserve"> 90</w:t>
      </w:r>
      <w:r>
        <w:rPr>
          <w:rFonts w:hint="eastAsia"/>
          <w:lang w:val="en-US"/>
        </w:rPr>
        <w:t>°</w:t>
      </w:r>
      <w:bookmarkEnd w:id="6809"/>
      <w:r>
        <w:rPr>
          <w:rFonts w:hint="eastAsia"/>
          <w:lang w:val="en-US"/>
        </w:rPr>
        <w:t xml:space="preserve">- </w:t>
      </w:r>
      <w:bookmarkStart w:id="6810" w:name="OLE_LINK16"/>
      <w:r>
        <w:rPr>
          <w:rFonts w:hint="eastAsia"/>
          <w:lang w:val="en-US"/>
        </w:rPr>
        <w:t>γ</w:t>
      </w:r>
      <w:ins w:id="6811" w:author="jie sun" w:date="2018-04-11T17:31:00Z">
        <w:r w:rsidR="00264CC3">
          <w:rPr>
            <w:rFonts w:hint="eastAsia"/>
            <w:lang w:val="en-US"/>
          </w:rPr>
          <w:t>1.</w:t>
        </w:r>
        <w:r w:rsidR="00264CC3">
          <w:rPr>
            <w:lang w:val="en-US"/>
          </w:rPr>
          <w:t xml:space="preserve"> </w:t>
        </w:r>
      </w:ins>
      <w:del w:id="6812" w:author="jie sun" w:date="2018-04-11T17:31:00Z">
        <w:r w:rsidDel="00264CC3">
          <w:rPr>
            <w:rFonts w:hint="eastAsia"/>
            <w:lang w:val="en-US"/>
          </w:rPr>
          <w:delText>1</w:delText>
        </w:r>
        <w:bookmarkEnd w:id="6810"/>
        <w:r w:rsidDel="00264CC3">
          <w:rPr>
            <w:rFonts w:hint="eastAsia"/>
            <w:lang w:val="en-US"/>
          </w:rPr>
          <w:delText>。</w:delText>
        </w:r>
      </w:del>
      <w:r>
        <w:rPr>
          <w:rFonts w:hint="eastAsia"/>
          <w:lang w:val="en-US"/>
        </w:rPr>
        <w:t>We can get: Ax = gcos</w:t>
      </w:r>
      <w:r>
        <w:rPr>
          <w:rFonts w:hint="eastAsia"/>
          <w:lang w:val="en-US"/>
        </w:rPr>
        <w:t>α，</w:t>
      </w:r>
      <w:r>
        <w:rPr>
          <w:rFonts w:hint="eastAsia"/>
          <w:lang w:val="en-US"/>
        </w:rPr>
        <w:t xml:space="preserve"> Ay = gcos</w:t>
      </w:r>
      <w:r>
        <w:rPr>
          <w:rFonts w:hint="eastAsia"/>
          <w:lang w:val="en-US"/>
        </w:rPr>
        <w:t>β</w:t>
      </w:r>
      <w:r>
        <w:rPr>
          <w:rFonts w:hint="eastAsia"/>
          <w:lang w:val="en-US"/>
        </w:rPr>
        <w:t xml:space="preserve"> </w:t>
      </w:r>
      <w:r>
        <w:rPr>
          <w:rFonts w:hint="eastAsia"/>
          <w:lang w:val="en-US"/>
        </w:rPr>
        <w:t>，</w:t>
      </w:r>
      <w:r>
        <w:rPr>
          <w:rFonts w:hint="eastAsia"/>
          <w:lang w:val="en-US"/>
        </w:rPr>
        <w:t xml:space="preserve"> Az = gcos</w:t>
      </w:r>
      <w:r>
        <w:rPr>
          <w:rFonts w:hint="eastAsia"/>
          <w:lang w:val="en-US"/>
        </w:rPr>
        <w:t>γ</w:t>
      </w:r>
      <w:ins w:id="6813" w:author="jie sun" w:date="2018-04-11T17:31:00Z">
        <w:r w:rsidR="0028136C">
          <w:rPr>
            <w:lang w:val="en-US"/>
          </w:rPr>
          <w:t xml:space="preserve"> </w:t>
        </w:r>
      </w:ins>
      <w:del w:id="6814" w:author="jie sun" w:date="2018-04-11T17:31:00Z">
        <w:r w:rsidDel="0028136C">
          <w:rPr>
            <w:rFonts w:hint="eastAsia"/>
            <w:lang w:val="en-US"/>
          </w:rPr>
          <w:delText xml:space="preserve">, </w:delText>
        </w:r>
        <w:r w:rsidDel="00ED183B">
          <w:rPr>
            <w:rFonts w:hint="eastAsia"/>
            <w:lang w:val="en-US"/>
          </w:rPr>
          <w:delText xml:space="preserve"> </w:delText>
        </w:r>
      </w:del>
      <w:r>
        <w:rPr>
          <w:rFonts w:hint="eastAsia"/>
          <w:lang w:val="en-US"/>
        </w:rPr>
        <w:t>and  changing a formula to Ax = gcos</w:t>
      </w:r>
      <w:r>
        <w:rPr>
          <w:rFonts w:hint="eastAsia"/>
          <w:lang w:val="en-US"/>
        </w:rPr>
        <w:t>α</w:t>
      </w:r>
      <w:r>
        <w:rPr>
          <w:rFonts w:hint="eastAsia"/>
          <w:lang w:val="en-US"/>
        </w:rPr>
        <w:t xml:space="preserve"> = gcos( 90</w:t>
      </w:r>
      <w:r>
        <w:rPr>
          <w:rFonts w:hint="eastAsia"/>
          <w:lang w:val="en-US"/>
        </w:rPr>
        <w:t>°</w:t>
      </w:r>
      <w:r>
        <w:rPr>
          <w:rFonts w:hint="eastAsia"/>
          <w:lang w:val="en-US"/>
        </w:rPr>
        <w:t xml:space="preserve">- </w:t>
      </w:r>
      <w:bookmarkStart w:id="6815" w:name="OLE_LINK10"/>
      <w:r>
        <w:rPr>
          <w:rFonts w:hint="eastAsia"/>
          <w:lang w:val="en-US"/>
        </w:rPr>
        <w:t>α</w:t>
      </w:r>
      <w:r>
        <w:rPr>
          <w:rFonts w:hint="eastAsia"/>
          <w:lang w:val="en-US"/>
        </w:rPr>
        <w:t>1</w:t>
      </w:r>
      <w:bookmarkEnd w:id="6815"/>
      <w:r>
        <w:rPr>
          <w:rFonts w:hint="eastAsia"/>
          <w:lang w:val="en-US"/>
        </w:rPr>
        <w:t>) =gsin</w:t>
      </w:r>
      <w:r>
        <w:rPr>
          <w:rFonts w:hint="eastAsia"/>
          <w:lang w:val="en-US"/>
        </w:rPr>
        <w:t>α</w:t>
      </w:r>
      <w:r>
        <w:rPr>
          <w:rFonts w:hint="eastAsia"/>
          <w:lang w:val="en-US"/>
        </w:rPr>
        <w:t>1 and also Ay = gsin</w:t>
      </w:r>
      <w:r>
        <w:rPr>
          <w:rFonts w:hint="eastAsia"/>
          <w:lang w:val="en-US"/>
        </w:rPr>
        <w:t>β</w:t>
      </w:r>
      <w:r>
        <w:rPr>
          <w:rFonts w:hint="eastAsia"/>
          <w:lang w:val="en-US"/>
        </w:rPr>
        <w:t xml:space="preserve">1 </w:t>
      </w:r>
      <w:r>
        <w:rPr>
          <w:rFonts w:hint="eastAsia"/>
          <w:lang w:val="en-US"/>
        </w:rPr>
        <w:t>，</w:t>
      </w:r>
      <w:r>
        <w:rPr>
          <w:rFonts w:hint="eastAsia"/>
          <w:lang w:val="en-US"/>
        </w:rPr>
        <w:t xml:space="preserve"> Az = gsin </w:t>
      </w:r>
      <w:r>
        <w:rPr>
          <w:rFonts w:hint="eastAsia"/>
          <w:lang w:val="en-US"/>
        </w:rPr>
        <w:t>γ</w:t>
      </w:r>
      <w:r>
        <w:rPr>
          <w:rFonts w:hint="eastAsia"/>
          <w:lang w:val="en-US"/>
        </w:rPr>
        <w:t xml:space="preserve">1. </w:t>
      </w:r>
    </w:p>
    <w:p w14:paraId="228CBB33" w14:textId="77777777" w:rsidR="0087014B" w:rsidRDefault="001444AF">
      <w:pPr>
        <w:jc w:val="center"/>
        <w:rPr>
          <w:ins w:id="6816" w:author="jie sun" w:date="2018-04-10T21:44:00Z"/>
          <w:lang w:val="en-US"/>
        </w:rPr>
        <w:pPrChange w:id="6817" w:author="jie sun" w:date="2018-04-16T21:41:00Z">
          <w:pPr/>
        </w:pPrChange>
      </w:pPr>
      <w:ins w:id="6818" w:author="jie sun" w:date="2018-04-10T21:52:00Z">
        <w:r>
          <w:rPr>
            <w:rFonts w:ascii="SimSun" w:eastAsia="SimSun" w:hAnsi="SimSun" w:cs="SimSun"/>
            <w:noProof/>
            <w:szCs w:val="24"/>
          </w:rPr>
          <w:drawing>
            <wp:inline distT="0" distB="0" distL="114300" distR="114300" wp14:anchorId="49769B85" wp14:editId="6639174E">
              <wp:extent cx="3801110" cy="3181985"/>
              <wp:effectExtent l="0" t="0" r="8890" b="18415"/>
              <wp:docPr id="6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55"/>
                      <a:stretch>
                        <a:fillRect/>
                      </a:stretch>
                    </pic:blipFill>
                    <pic:spPr>
                      <a:xfrm>
                        <a:off x="0" y="0"/>
                        <a:ext cx="3801110" cy="3181985"/>
                      </a:xfrm>
                      <a:prstGeom prst="rect">
                        <a:avLst/>
                      </a:prstGeom>
                      <a:noFill/>
                      <a:ln w="9525">
                        <a:noFill/>
                      </a:ln>
                    </pic:spPr>
                  </pic:pic>
                </a:graphicData>
              </a:graphic>
            </wp:inline>
          </w:drawing>
        </w:r>
      </w:ins>
      <w:del w:id="6819" w:author="jie sun" w:date="2018-04-10T21:52:00Z">
        <w:r w:rsidR="00D5184D" w:rsidDel="001444AF">
          <w:rPr>
            <w:rFonts w:ascii="SimSun" w:eastAsia="SimSun" w:hAnsi="SimSun" w:cs="SimSun"/>
            <w:noProof/>
            <w:szCs w:val="24"/>
          </w:rPr>
          <w:drawing>
            <wp:inline distT="0" distB="0" distL="114300" distR="114300" wp14:anchorId="373FEAF2" wp14:editId="2A251710">
              <wp:extent cx="3362325" cy="3295650"/>
              <wp:effectExtent l="0" t="0" r="9525" b="0"/>
              <wp:docPr id="3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IMG_256"/>
                      <pic:cNvPicPr>
                        <a:picLocks noChangeAspect="1"/>
                      </pic:cNvPicPr>
                    </pic:nvPicPr>
                    <pic:blipFill>
                      <a:blip r:embed="rId56"/>
                      <a:stretch>
                        <a:fillRect/>
                      </a:stretch>
                    </pic:blipFill>
                    <pic:spPr>
                      <a:xfrm>
                        <a:off x="0" y="0"/>
                        <a:ext cx="3362325" cy="3295650"/>
                      </a:xfrm>
                      <a:prstGeom prst="rect">
                        <a:avLst/>
                      </a:prstGeom>
                      <a:noFill/>
                      <a:ln w="9525">
                        <a:noFill/>
                      </a:ln>
                    </pic:spPr>
                  </pic:pic>
                </a:graphicData>
              </a:graphic>
            </wp:inline>
          </w:drawing>
        </w:r>
      </w:del>
    </w:p>
    <w:p w14:paraId="0BF651F2" w14:textId="77777777" w:rsidR="00C65215" w:rsidRDefault="00C77F65">
      <w:pPr>
        <w:pStyle w:val="Caption"/>
        <w:jc w:val="center"/>
        <w:rPr>
          <w:lang w:val="en-US"/>
        </w:rPr>
        <w:pPrChange w:id="6820" w:author="jie sun" w:date="2018-04-16T21:41:00Z">
          <w:pPr/>
        </w:pPrChange>
      </w:pPr>
      <w:bookmarkStart w:id="6821" w:name="_Toc517801900"/>
      <w:ins w:id="6822" w:author="jie sun" w:date="2018-04-10T21:49:00Z">
        <w:r>
          <w:t xml:space="preserve">Figure </w:t>
        </w:r>
      </w:ins>
      <w:ins w:id="6823" w:author="JIE  SUN" w:date="2018-06-21T13:36:00Z">
        <w:r w:rsidR="00A64E7B">
          <w:fldChar w:fldCharType="begin"/>
        </w:r>
        <w:r w:rsidR="00A64E7B">
          <w:instrText xml:space="preserve"> STYLEREF 1 \s </w:instrText>
        </w:r>
      </w:ins>
      <w:r w:rsidR="00A64E7B">
        <w:fldChar w:fldCharType="separate"/>
      </w:r>
      <w:r w:rsidR="00A64E7B">
        <w:rPr>
          <w:noProof/>
        </w:rPr>
        <w:t>4</w:t>
      </w:r>
      <w:ins w:id="682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6825" w:author="JIE  SUN" w:date="2018-06-21T13:36:00Z">
        <w:r w:rsidR="00A64E7B">
          <w:rPr>
            <w:noProof/>
          </w:rPr>
          <w:t>8</w:t>
        </w:r>
        <w:r w:rsidR="00A64E7B">
          <w:fldChar w:fldCharType="end"/>
        </w:r>
      </w:ins>
      <w:ins w:id="6826" w:author="jie sun" w:date="2018-04-19T13:00:00Z">
        <w:del w:id="6827" w:author="JIE  SUN" w:date="2018-06-21T13:34:00Z">
          <w:r w:rsidR="00083FE7" w:rsidDel="00A64E7B">
            <w:fldChar w:fldCharType="begin"/>
          </w:r>
          <w:r w:rsidR="00083FE7" w:rsidDel="00A64E7B">
            <w:delInstrText xml:space="preserve"> STYLEREF 1 \s </w:delInstrText>
          </w:r>
        </w:del>
      </w:ins>
      <w:del w:id="6828" w:author="JIE  SUN" w:date="2018-06-21T13:34:00Z">
        <w:r w:rsidR="00083FE7" w:rsidDel="00A64E7B">
          <w:fldChar w:fldCharType="separate"/>
        </w:r>
        <w:r w:rsidR="00083FE7" w:rsidDel="00A64E7B">
          <w:rPr>
            <w:noProof/>
          </w:rPr>
          <w:delText>4</w:delText>
        </w:r>
      </w:del>
      <w:ins w:id="6829" w:author="jie sun" w:date="2018-04-19T13:00:00Z">
        <w:del w:id="683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831" w:author="JIE  SUN" w:date="2018-06-21T13:34:00Z">
        <w:r w:rsidR="00083FE7" w:rsidDel="00A64E7B">
          <w:fldChar w:fldCharType="separate"/>
        </w:r>
      </w:del>
      <w:ins w:id="6832" w:author="jie sun" w:date="2018-04-19T13:00:00Z">
        <w:del w:id="6833" w:author="JIE  SUN" w:date="2018-06-21T13:34:00Z">
          <w:r w:rsidR="00083FE7" w:rsidDel="00A64E7B">
            <w:rPr>
              <w:noProof/>
            </w:rPr>
            <w:delText>7</w:delText>
          </w:r>
          <w:r w:rsidR="00083FE7" w:rsidDel="00A64E7B">
            <w:fldChar w:fldCharType="end"/>
          </w:r>
        </w:del>
      </w:ins>
      <w:ins w:id="6834" w:author="jie sun" w:date="2018-04-10T21:49:00Z">
        <w:r>
          <w:t xml:space="preserve"> </w:t>
        </w:r>
        <w:r w:rsidRPr="000A7409">
          <w:t xml:space="preserve">The </w:t>
        </w:r>
      </w:ins>
      <w:ins w:id="6835" w:author="jie sun" w:date="2018-04-16T22:32:00Z">
        <w:r w:rsidR="00EE21C7">
          <w:t>I</w:t>
        </w:r>
      </w:ins>
      <w:ins w:id="6836" w:author="jie sun" w:date="2018-04-10T21:49:00Z">
        <w:r w:rsidRPr="000A7409">
          <w:t xml:space="preserve">nclination </w:t>
        </w:r>
      </w:ins>
      <w:ins w:id="6837" w:author="jie sun" w:date="2018-04-16T22:32:00Z">
        <w:r w:rsidR="00EE21C7">
          <w:t>O</w:t>
        </w:r>
      </w:ins>
      <w:ins w:id="6838" w:author="jie sun" w:date="2018-04-10T21:49:00Z">
        <w:r w:rsidRPr="000A7409">
          <w:t xml:space="preserve">f </w:t>
        </w:r>
      </w:ins>
      <w:ins w:id="6839" w:author="jie sun" w:date="2018-04-16T22:32:00Z">
        <w:r w:rsidR="00EE21C7">
          <w:t>E</w:t>
        </w:r>
      </w:ins>
      <w:ins w:id="6840" w:author="jie sun" w:date="2018-04-10T21:49:00Z">
        <w:r w:rsidRPr="000A7409">
          <w:t xml:space="preserve">ach </w:t>
        </w:r>
      </w:ins>
      <w:ins w:id="6841" w:author="jie sun" w:date="2018-04-16T22:32:00Z">
        <w:r w:rsidR="00EE21C7">
          <w:rPr>
            <w:rFonts w:hint="eastAsia"/>
          </w:rPr>
          <w:t>A</w:t>
        </w:r>
      </w:ins>
      <w:ins w:id="6842" w:author="jie sun" w:date="2018-04-10T21:49:00Z">
        <w:r w:rsidRPr="000A7409">
          <w:t xml:space="preserve">xis </w:t>
        </w:r>
      </w:ins>
      <w:ins w:id="6843" w:author="jie sun" w:date="2018-04-16T22:32:00Z">
        <w:r w:rsidR="008E64F9">
          <w:rPr>
            <w:rFonts w:hint="eastAsia"/>
          </w:rPr>
          <w:t>W</w:t>
        </w:r>
      </w:ins>
      <w:ins w:id="6844" w:author="jie sun" w:date="2018-04-10T21:49:00Z">
        <w:r>
          <w:t>ith</w:t>
        </w:r>
        <w:r w:rsidRPr="000A7409">
          <w:t xml:space="preserve"> </w:t>
        </w:r>
      </w:ins>
      <w:ins w:id="6845" w:author="jie sun" w:date="2018-04-16T22:32:00Z">
        <w:r w:rsidR="008E64F9">
          <w:rPr>
            <w:rFonts w:hint="eastAsia"/>
          </w:rPr>
          <w:t>T</w:t>
        </w:r>
      </w:ins>
      <w:ins w:id="6846" w:author="jie sun" w:date="2018-04-10T21:49:00Z">
        <w:r w:rsidRPr="000A7409">
          <w:t xml:space="preserve">he </w:t>
        </w:r>
      </w:ins>
      <w:ins w:id="6847" w:author="jie sun" w:date="2018-04-16T22:32:00Z">
        <w:r w:rsidR="008E64F9">
          <w:rPr>
            <w:rFonts w:hint="eastAsia"/>
          </w:rPr>
          <w:t>D</w:t>
        </w:r>
      </w:ins>
      <w:ins w:id="6848" w:author="jie sun" w:date="2018-04-10T21:49:00Z">
        <w:r w:rsidRPr="000A7409">
          <w:t xml:space="preserve">irection </w:t>
        </w:r>
      </w:ins>
      <w:ins w:id="6849" w:author="jie sun" w:date="2018-04-16T22:33:00Z">
        <w:r w:rsidR="008E64F9">
          <w:rPr>
            <w:rFonts w:hint="eastAsia"/>
          </w:rPr>
          <w:t>O</w:t>
        </w:r>
      </w:ins>
      <w:ins w:id="6850" w:author="jie sun" w:date="2018-04-10T21:49:00Z">
        <w:r w:rsidRPr="000A7409">
          <w:t xml:space="preserve">f </w:t>
        </w:r>
      </w:ins>
      <w:ins w:id="6851" w:author="jie sun" w:date="2018-04-16T22:33:00Z">
        <w:r w:rsidR="008E64F9">
          <w:rPr>
            <w:rFonts w:hint="eastAsia"/>
          </w:rPr>
          <w:t>G</w:t>
        </w:r>
      </w:ins>
      <w:ins w:id="6852" w:author="jie sun" w:date="2018-04-10T21:49:00Z">
        <w:r w:rsidRPr="000A7409">
          <w:t>ravity</w:t>
        </w:r>
        <w:r w:rsidR="00B73AE1">
          <w:t xml:space="preserve"> </w:t>
        </w:r>
      </w:ins>
      <w:customXmlInsRangeStart w:id="6853" w:author="jie sun" w:date="2018-04-10T21:49:00Z"/>
      <w:sdt>
        <w:sdtPr>
          <w:id w:val="28927661"/>
          <w:citation/>
        </w:sdtPr>
        <w:sdtEndPr/>
        <w:sdtContent>
          <w:customXmlInsRangeEnd w:id="6853"/>
          <w:ins w:id="6854" w:author="jie sun" w:date="2018-04-10T21:49:00Z">
            <w:r w:rsidR="00B73AE1">
              <w:fldChar w:fldCharType="begin"/>
            </w:r>
            <w:r w:rsidR="00B73AE1">
              <w:instrText xml:space="preserve"> </w:instrText>
            </w:r>
            <w:r w:rsidR="00B73AE1">
              <w:rPr>
                <w:rFonts w:hint="eastAsia"/>
              </w:rPr>
              <w:instrText>CITATION CSD14 \l 2052</w:instrText>
            </w:r>
            <w:r w:rsidR="00B73AE1">
              <w:instrText xml:space="preserve"> </w:instrText>
            </w:r>
          </w:ins>
          <w:r w:rsidR="00B73AE1">
            <w:fldChar w:fldCharType="separate"/>
          </w:r>
          <w:r w:rsidR="006116D1">
            <w:rPr>
              <w:rFonts w:hint="eastAsia"/>
              <w:noProof/>
            </w:rPr>
            <w:t>(CSDN Blogs, 2014)</w:t>
          </w:r>
          <w:ins w:id="6855" w:author="jie sun" w:date="2018-04-10T21:49:00Z">
            <w:r w:rsidR="00B73AE1">
              <w:fldChar w:fldCharType="end"/>
            </w:r>
          </w:ins>
          <w:customXmlInsRangeStart w:id="6856" w:author="jie sun" w:date="2018-04-10T21:49:00Z"/>
        </w:sdtContent>
      </w:sdt>
      <w:customXmlInsRangeEnd w:id="6856"/>
      <w:bookmarkEnd w:id="6821"/>
    </w:p>
    <w:p w14:paraId="03B27028" w14:textId="77777777" w:rsidR="0087014B" w:rsidRDefault="00D5184D">
      <w:pPr>
        <w:rPr>
          <w:lang w:val="en-US"/>
        </w:rPr>
      </w:pPr>
      <w:r>
        <w:rPr>
          <w:rFonts w:hint="eastAsia"/>
          <w:lang w:val="en-US"/>
        </w:rPr>
        <w:t>Following the picture below and using Pythagorean proposition, we can get g*g = Ax*Ax + gcos</w:t>
      </w:r>
      <w:r>
        <w:rPr>
          <w:rFonts w:hint="eastAsia"/>
          <w:lang w:val="en-US"/>
        </w:rPr>
        <w:t>α</w:t>
      </w:r>
      <w:r>
        <w:rPr>
          <w:rFonts w:hint="eastAsia"/>
          <w:lang w:val="en-US"/>
        </w:rPr>
        <w:t>1*gcos</w:t>
      </w:r>
      <w:r>
        <w:rPr>
          <w:rFonts w:hint="eastAsia"/>
          <w:lang w:val="en-US"/>
        </w:rPr>
        <w:t>α</w:t>
      </w:r>
      <w:r>
        <w:rPr>
          <w:rFonts w:hint="eastAsia"/>
          <w:lang w:val="en-US"/>
        </w:rPr>
        <w:t>1, so other equations can be got using Trigonometric function theorem at same time: gcos</w:t>
      </w:r>
      <w:r>
        <w:rPr>
          <w:rFonts w:hint="eastAsia"/>
          <w:lang w:val="en-US"/>
        </w:rPr>
        <w:t>α</w:t>
      </w:r>
      <w:r>
        <w:rPr>
          <w:rFonts w:hint="eastAsia"/>
          <w:lang w:val="en-US"/>
        </w:rPr>
        <w:t>1 = sqrt(g*g - Ax*Ax) </w:t>
      </w:r>
      <w:r>
        <w:rPr>
          <w:rFonts w:hint="eastAsia"/>
          <w:lang w:val="en-US"/>
        </w:rPr>
        <w:t>，</w:t>
      </w:r>
      <w:r>
        <w:rPr>
          <w:rFonts w:hint="eastAsia"/>
          <w:lang w:val="en-US"/>
        </w:rPr>
        <w:t>gcos</w:t>
      </w:r>
      <w:r>
        <w:rPr>
          <w:rFonts w:hint="eastAsia"/>
          <w:lang w:val="en-US"/>
        </w:rPr>
        <w:t>β</w:t>
      </w:r>
      <w:r>
        <w:rPr>
          <w:rFonts w:hint="eastAsia"/>
          <w:lang w:val="en-US"/>
        </w:rPr>
        <w:t>1 =sqrt(g*g - Ay*Ay )</w:t>
      </w:r>
      <w:r>
        <w:rPr>
          <w:rFonts w:hint="eastAsia"/>
          <w:lang w:val="en-US"/>
        </w:rPr>
        <w:t>，</w:t>
      </w:r>
      <w:r>
        <w:rPr>
          <w:rFonts w:hint="eastAsia"/>
          <w:lang w:val="en-US"/>
        </w:rPr>
        <w:t>gcos</w:t>
      </w:r>
      <w:r>
        <w:rPr>
          <w:rFonts w:hint="eastAsia"/>
          <w:lang w:val="en-US"/>
        </w:rPr>
        <w:t>γ</w:t>
      </w:r>
      <w:r>
        <w:rPr>
          <w:rFonts w:hint="eastAsia"/>
          <w:lang w:val="en-US"/>
        </w:rPr>
        <w:t>1 =sqrt(g*g - Az*Az )). There is another equation got by  </w:t>
      </w:r>
      <w:hyperlink r:id="rId57" w:history="1"/>
      <w:hyperlink r:id="rId58" w:history="1">
        <w:r>
          <w:rPr>
            <w:lang w:val="en-US"/>
          </w:rPr>
          <w:t>principle </w:t>
        </w:r>
      </w:hyperlink>
      <w:hyperlink r:id="rId59" w:history="1"/>
      <w:hyperlink r:id="rId60" w:history="1">
        <w:r>
          <w:rPr>
            <w:lang w:val="en-US"/>
          </w:rPr>
          <w:t>of </w:t>
        </w:r>
      </w:hyperlink>
      <w:hyperlink r:id="rId61" w:history="1"/>
      <w:hyperlink r:id="rId62" w:history="1">
        <w:r>
          <w:rPr>
            <w:lang w:val="en-US"/>
          </w:rPr>
          <w:t>equilibrium</w:t>
        </w:r>
      </w:hyperlink>
      <w:r>
        <w:rPr>
          <w:rFonts w:hint="eastAsia"/>
          <w:lang w:val="en-US"/>
        </w:rPr>
        <w:t xml:space="preserve">: Ax*Ax + Ay*Ay + Az*Az = g*g. </w:t>
      </w:r>
      <w:customXmlInsRangeStart w:id="6857" w:author="jie sun" w:date="2018-04-10T21:49:00Z"/>
      <w:sdt>
        <w:sdtPr>
          <w:rPr>
            <w:rFonts w:hint="eastAsia"/>
            <w:lang w:val="en-US"/>
          </w:rPr>
          <w:id w:val="-1585530573"/>
          <w:citation/>
        </w:sdtPr>
        <w:sdtEndPr/>
        <w:sdtContent>
          <w:customXmlInsRangeEnd w:id="6857"/>
          <w:ins w:id="6858" w:author="jie sun" w:date="2018-04-10T21:49:00Z">
            <w:r w:rsidR="00B73AE1">
              <w:rPr>
                <w:lang w:val="en-US"/>
              </w:rPr>
              <w:fldChar w:fldCharType="begin"/>
            </w:r>
            <w:r w:rsidR="00B73AE1">
              <w:rPr>
                <w:lang w:val="en-US"/>
              </w:rPr>
              <w:instrText xml:space="preserve"> </w:instrText>
            </w:r>
            <w:r w:rsidR="00B73AE1">
              <w:rPr>
                <w:rFonts w:hint="eastAsia"/>
                <w:lang w:val="en-US"/>
              </w:rPr>
              <w:instrText>CITATION CSD14 \l 2052</w:instrText>
            </w:r>
            <w:r w:rsidR="00B73AE1">
              <w:rPr>
                <w:lang w:val="en-US"/>
              </w:rPr>
              <w:instrText xml:space="preserve"> </w:instrText>
            </w:r>
          </w:ins>
          <w:r w:rsidR="00B73AE1">
            <w:rPr>
              <w:lang w:val="en-US"/>
            </w:rPr>
            <w:fldChar w:fldCharType="separate"/>
          </w:r>
          <w:r w:rsidR="006116D1" w:rsidRPr="006116D1">
            <w:rPr>
              <w:rFonts w:hint="eastAsia"/>
              <w:noProof/>
              <w:lang w:val="en-US"/>
            </w:rPr>
            <w:t>(CSDN Blogs, 2014)</w:t>
          </w:r>
          <w:ins w:id="6859" w:author="jie sun" w:date="2018-04-10T21:49:00Z">
            <w:r w:rsidR="00B73AE1">
              <w:rPr>
                <w:lang w:val="en-US"/>
              </w:rPr>
              <w:fldChar w:fldCharType="end"/>
            </w:r>
          </w:ins>
          <w:customXmlInsRangeStart w:id="6860" w:author="jie sun" w:date="2018-04-10T21:49:00Z"/>
        </w:sdtContent>
      </w:sdt>
      <w:customXmlInsRangeEnd w:id="6860"/>
    </w:p>
    <w:p w14:paraId="6F856DB1" w14:textId="77777777" w:rsidR="0087014B" w:rsidRDefault="0087014B">
      <w:pPr>
        <w:pStyle w:val="NormalWeb"/>
        <w:shd w:val="clear" w:color="auto" w:fill="FFFFFF"/>
        <w:spacing w:after="240" w:line="390" w:lineRule="atLeast"/>
        <w:jc w:val="both"/>
        <w:rPr>
          <w:lang w:val="en-US"/>
        </w:rPr>
      </w:pPr>
    </w:p>
    <w:p w14:paraId="6CCE2439" w14:textId="77777777" w:rsidR="0087014B" w:rsidRDefault="00D5184D">
      <w:pPr>
        <w:pStyle w:val="NormalWeb"/>
        <w:shd w:val="clear" w:color="auto" w:fill="FFFFFF"/>
        <w:spacing w:after="240" w:line="390" w:lineRule="atLeast"/>
        <w:jc w:val="both"/>
        <w:rPr>
          <w:lang w:val="en-US"/>
        </w:rPr>
      </w:pPr>
      <w:r>
        <w:rPr>
          <w:rFonts w:hint="eastAsia"/>
          <w:lang w:val="en-US"/>
        </w:rPr>
        <w:t>Here, using the equations we already got: sin</w:t>
      </w:r>
      <w:r>
        <w:rPr>
          <w:rFonts w:hint="eastAsia"/>
          <w:lang w:val="en-US"/>
        </w:rPr>
        <w:t>α</w:t>
      </w:r>
      <w:r>
        <w:rPr>
          <w:rFonts w:hint="eastAsia"/>
          <w:lang w:val="en-US"/>
        </w:rPr>
        <w:t>1 = Ax/g</w:t>
      </w:r>
      <w:r>
        <w:rPr>
          <w:rFonts w:hint="eastAsia"/>
          <w:lang w:val="en-US"/>
        </w:rPr>
        <w:t>，</w:t>
      </w:r>
      <w:r>
        <w:rPr>
          <w:rFonts w:hint="eastAsia"/>
          <w:lang w:val="en-US"/>
        </w:rPr>
        <w:t xml:space="preserve"> cos</w:t>
      </w:r>
      <w:r>
        <w:rPr>
          <w:rFonts w:hint="eastAsia"/>
          <w:lang w:val="en-US"/>
        </w:rPr>
        <w:t>α</w:t>
      </w:r>
      <w:r>
        <w:rPr>
          <w:rFonts w:hint="eastAsia"/>
          <w:lang w:val="en-US"/>
        </w:rPr>
        <w:t>1 = sqrt(g*g - Ax*Ax) / g. And another changing equation is tan</w:t>
      </w:r>
      <w:r>
        <w:rPr>
          <w:rFonts w:hint="eastAsia"/>
          <w:lang w:val="en-US"/>
        </w:rPr>
        <w:t>α</w:t>
      </w:r>
      <w:r>
        <w:rPr>
          <w:rFonts w:hint="eastAsia"/>
          <w:lang w:val="en-US"/>
        </w:rPr>
        <w:t>1 =  Ax / sqrt(Ay*Ay + Az*Az)</w:t>
      </w:r>
      <w:r>
        <w:rPr>
          <w:lang w:val="en-US"/>
        </w:rPr>
        <w:t> </w:t>
      </w:r>
      <w:r>
        <w:rPr>
          <w:rFonts w:hint="eastAsia"/>
          <w:lang w:val="en-US"/>
        </w:rPr>
        <w:t xml:space="preserve">.  In the same way, we can get </w:t>
      </w:r>
      <w:r>
        <w:rPr>
          <w:rFonts w:ascii="PingFang SC" w:eastAsia="PingFang SC" w:hAnsi="PingFang SC" w:cs="PingFang SC"/>
          <w:color w:val="4F4F4F"/>
          <w:szCs w:val="24"/>
          <w:shd w:val="clear" w:color="auto" w:fill="FFFFFF"/>
        </w:rPr>
        <w:t> </w:t>
      </w:r>
      <w:r>
        <w:rPr>
          <w:lang w:val="en-US"/>
        </w:rPr>
        <w:t xml:space="preserve"> tanβ1 =  Ay / sqrt(Ax*Ax</w:t>
      </w:r>
      <w:ins w:id="6861" w:author="jie sun" w:date="2018-04-08T18:46:00Z">
        <w:r w:rsidR="00E64FB4">
          <w:rPr>
            <w:lang w:val="en-US"/>
          </w:rPr>
          <w:t xml:space="preserve"> </w:t>
        </w:r>
      </w:ins>
      <w:r>
        <w:rPr>
          <w:lang w:val="en-US"/>
        </w:rPr>
        <w:t>+</w:t>
      </w:r>
      <w:ins w:id="6862" w:author="jie sun" w:date="2018-04-08T18:46:00Z">
        <w:r w:rsidR="00E64FB4">
          <w:rPr>
            <w:lang w:val="en-US"/>
          </w:rPr>
          <w:t xml:space="preserve"> </w:t>
        </w:r>
      </w:ins>
      <w:r>
        <w:rPr>
          <w:lang w:val="en-US"/>
        </w:rPr>
        <w:t xml:space="preserve">Az*Az) </w:t>
      </w:r>
      <w:r>
        <w:rPr>
          <w:lang w:val="en-US"/>
        </w:rPr>
        <w:t>，</w:t>
      </w:r>
      <w:r>
        <w:rPr>
          <w:lang w:val="en-US"/>
        </w:rPr>
        <w:t>tanγ1 =  Az / sqrt(Ax*Ax +Ay*Ay)</w:t>
      </w:r>
      <w:r>
        <w:rPr>
          <w:lang w:val="en-US"/>
        </w:rPr>
        <w:t>。</w:t>
      </w:r>
    </w:p>
    <w:p w14:paraId="3B50818A" w14:textId="77777777" w:rsidR="0087014B" w:rsidRDefault="00D5184D">
      <w:pPr>
        <w:pStyle w:val="NormalWeb"/>
        <w:shd w:val="clear" w:color="auto" w:fill="FFFFFF"/>
        <w:spacing w:after="240" w:line="390" w:lineRule="atLeast"/>
        <w:jc w:val="both"/>
        <w:rPr>
          <w:lang w:val="en-US"/>
        </w:rPr>
      </w:pPr>
      <w:r>
        <w:rPr>
          <w:rFonts w:hint="eastAsia"/>
          <w:lang w:val="en-US"/>
        </w:rPr>
        <w:t>The Radian respectively:</w:t>
      </w:r>
    </w:p>
    <w:p w14:paraId="1A865517" w14:textId="77777777" w:rsidR="0087014B" w:rsidRDefault="00D5184D">
      <w:pPr>
        <w:pStyle w:val="NormalWeb"/>
        <w:shd w:val="clear" w:color="auto" w:fill="FFFFFF"/>
        <w:spacing w:after="240" w:line="390" w:lineRule="atLeast"/>
        <w:jc w:val="both"/>
        <w:rPr>
          <w:lang w:val="en-US"/>
        </w:rPr>
      </w:pPr>
      <w:r>
        <w:rPr>
          <w:rFonts w:hint="eastAsia"/>
          <w:lang w:val="en-US"/>
        </w:rPr>
        <w:t xml:space="preserve"> </w:t>
      </w:r>
      <w:r>
        <w:rPr>
          <w:rFonts w:hint="eastAsia"/>
          <w:lang w:val="en-US"/>
        </w:rPr>
        <w:t>α</w:t>
      </w:r>
      <w:r>
        <w:rPr>
          <w:rFonts w:hint="eastAsia"/>
          <w:lang w:val="en-US"/>
        </w:rPr>
        <w:t>1</w:t>
      </w:r>
      <w:r>
        <w:rPr>
          <w:lang w:val="en-US"/>
        </w:rPr>
        <w:t xml:space="preserve"> = arctan(Ax / sqrt(Ay*Ay + Az*Az))</w:t>
      </w:r>
    </w:p>
    <w:p w14:paraId="2E7B118C" w14:textId="77777777" w:rsidR="0087014B" w:rsidRDefault="00D5184D">
      <w:pPr>
        <w:pStyle w:val="NormalWeb"/>
        <w:shd w:val="clear" w:color="auto" w:fill="FFFFFF"/>
        <w:spacing w:after="240" w:line="390" w:lineRule="atLeast"/>
        <w:jc w:val="both"/>
        <w:rPr>
          <w:lang w:val="en-US"/>
        </w:rPr>
      </w:pPr>
      <w:r>
        <w:rPr>
          <w:rFonts w:hint="eastAsia"/>
          <w:lang w:val="en-US"/>
        </w:rPr>
        <w:t xml:space="preserve"> </w:t>
      </w:r>
      <w:r>
        <w:rPr>
          <w:rFonts w:hint="eastAsia"/>
          <w:lang w:val="en-US"/>
        </w:rPr>
        <w:t>β</w:t>
      </w:r>
      <w:r>
        <w:rPr>
          <w:rFonts w:hint="eastAsia"/>
          <w:lang w:val="en-US"/>
        </w:rPr>
        <w:t>1</w:t>
      </w:r>
      <w:r>
        <w:rPr>
          <w:lang w:val="en-US"/>
        </w:rPr>
        <w:t>= arctan(Ay / sqrt(Ax*Ax</w:t>
      </w:r>
      <w:ins w:id="6863" w:author="jie sun" w:date="2018-04-08T18:46:00Z">
        <w:r w:rsidR="00E64FB4">
          <w:rPr>
            <w:lang w:val="en-US"/>
          </w:rPr>
          <w:t xml:space="preserve"> </w:t>
        </w:r>
      </w:ins>
      <w:r>
        <w:rPr>
          <w:lang w:val="en-US"/>
        </w:rPr>
        <w:t>+</w:t>
      </w:r>
      <w:ins w:id="6864" w:author="jie sun" w:date="2018-04-08T18:46:00Z">
        <w:r w:rsidR="00E64FB4">
          <w:rPr>
            <w:lang w:val="en-US"/>
          </w:rPr>
          <w:t xml:space="preserve"> </w:t>
        </w:r>
      </w:ins>
      <w:r>
        <w:rPr>
          <w:lang w:val="en-US"/>
        </w:rPr>
        <w:t>Az*Az))</w:t>
      </w:r>
    </w:p>
    <w:p w14:paraId="425CF88F" w14:textId="77777777" w:rsidR="0087014B" w:rsidRDefault="00D5184D">
      <w:pPr>
        <w:pStyle w:val="NormalWeb"/>
        <w:shd w:val="clear" w:color="auto" w:fill="FFFFFF"/>
        <w:spacing w:after="240" w:line="390" w:lineRule="atLeast"/>
        <w:jc w:val="both"/>
        <w:rPr>
          <w:lang w:val="en-US"/>
        </w:rPr>
      </w:pPr>
      <w:r>
        <w:rPr>
          <w:rFonts w:hint="eastAsia"/>
          <w:lang w:val="en-US"/>
        </w:rPr>
        <w:t>γ</w:t>
      </w:r>
      <w:r>
        <w:rPr>
          <w:rFonts w:hint="eastAsia"/>
          <w:lang w:val="en-US"/>
        </w:rPr>
        <w:t>1</w:t>
      </w:r>
      <w:r>
        <w:rPr>
          <w:lang w:val="en-US"/>
        </w:rPr>
        <w:t>= arctan(Az / sqrt(Ax*Ax +Ay*Ay))</w:t>
      </w:r>
    </w:p>
    <w:p w14:paraId="03B8517B" w14:textId="77777777" w:rsidR="0087014B" w:rsidRDefault="00D5184D">
      <w:pPr>
        <w:pStyle w:val="NormalWeb"/>
        <w:shd w:val="clear" w:color="auto" w:fill="FFFFFF"/>
        <w:spacing w:after="240" w:line="390" w:lineRule="atLeast"/>
        <w:jc w:val="both"/>
        <w:rPr>
          <w:lang w:val="en-US"/>
        </w:rPr>
      </w:pPr>
      <w:r>
        <w:rPr>
          <w:rFonts w:hint="eastAsia"/>
          <w:lang w:val="en-US"/>
        </w:rPr>
        <w:t xml:space="preserve">And </w:t>
      </w:r>
      <w:del w:id="6865" w:author="jie sun" w:date="2018-04-10T21:53:00Z">
        <w:r w:rsidDel="001444AF">
          <w:rPr>
            <w:rFonts w:hint="eastAsia"/>
            <w:lang w:val="en-US"/>
          </w:rPr>
          <w:delText xml:space="preserve">also </w:delText>
        </w:r>
      </w:del>
      <w:r>
        <w:rPr>
          <w:rFonts w:hint="eastAsia"/>
          <w:lang w:val="en-US"/>
        </w:rPr>
        <w:t xml:space="preserve">using </w:t>
      </w:r>
      <w:del w:id="6866" w:author="jie sun" w:date="2018-04-10T21:52:00Z">
        <w:r w:rsidDel="001444AF">
          <w:rPr>
            <w:rFonts w:hint="eastAsia"/>
            <w:lang w:val="en-US"/>
          </w:rPr>
          <w:delText xml:space="preserve"> </w:delText>
        </w:r>
      </w:del>
      <w:r>
        <w:rPr>
          <w:rFonts w:hint="eastAsia"/>
          <w:lang w:val="en-US"/>
        </w:rPr>
        <w:t xml:space="preserve">Radian = </w:t>
      </w:r>
      <w:r>
        <w:rPr>
          <w:rFonts w:hint="eastAsia"/>
          <w:lang w:val="en-US"/>
        </w:rPr>
        <w:t>θπ</w:t>
      </w:r>
      <w:r>
        <w:rPr>
          <w:rFonts w:hint="eastAsia"/>
          <w:lang w:val="en-US"/>
        </w:rPr>
        <w:t>R/180 formula to get the real angle value:</w:t>
      </w:r>
      <w:customXmlInsRangeStart w:id="6867" w:author="jie sun" w:date="2018-04-10T21:53:00Z"/>
      <w:sdt>
        <w:sdtPr>
          <w:rPr>
            <w:rFonts w:hint="eastAsia"/>
            <w:lang w:val="en-US"/>
          </w:rPr>
          <w:id w:val="1333955881"/>
          <w:citation/>
        </w:sdtPr>
        <w:sdtEndPr/>
        <w:sdtContent>
          <w:customXmlInsRangeEnd w:id="6867"/>
          <w:ins w:id="6868" w:author="jie sun" w:date="2018-04-10T21:53:00Z">
            <w:r w:rsidR="004404E0">
              <w:rPr>
                <w:lang w:val="en-US"/>
              </w:rPr>
              <w:fldChar w:fldCharType="begin"/>
            </w:r>
            <w:r w:rsidR="004404E0">
              <w:rPr>
                <w:lang w:val="en-US"/>
              </w:rPr>
              <w:instrText xml:space="preserve"> </w:instrText>
            </w:r>
            <w:r w:rsidR="004404E0">
              <w:rPr>
                <w:rFonts w:hint="eastAsia"/>
                <w:lang w:val="en-US"/>
              </w:rPr>
              <w:instrText>CITATION CSD14 \l 2052</w:instrText>
            </w:r>
            <w:r w:rsidR="004404E0">
              <w:rPr>
                <w:lang w:val="en-US"/>
              </w:rPr>
              <w:instrText xml:space="preserve"> </w:instrText>
            </w:r>
          </w:ins>
          <w:r w:rsidR="004404E0">
            <w:rPr>
              <w:lang w:val="en-US"/>
            </w:rPr>
            <w:fldChar w:fldCharType="separate"/>
          </w:r>
          <w:r w:rsidR="006116D1">
            <w:rPr>
              <w:rFonts w:hint="eastAsia"/>
              <w:noProof/>
              <w:lang w:val="en-US"/>
            </w:rPr>
            <w:t xml:space="preserve"> </w:t>
          </w:r>
          <w:r w:rsidR="006116D1" w:rsidRPr="006116D1">
            <w:rPr>
              <w:rFonts w:hint="eastAsia"/>
              <w:noProof/>
              <w:lang w:val="en-US"/>
            </w:rPr>
            <w:t>(CSDN Blogs, 2014)</w:t>
          </w:r>
          <w:ins w:id="6869" w:author="jie sun" w:date="2018-04-10T21:53:00Z">
            <w:r w:rsidR="004404E0">
              <w:rPr>
                <w:lang w:val="en-US"/>
              </w:rPr>
              <w:fldChar w:fldCharType="end"/>
            </w:r>
          </w:ins>
          <w:customXmlInsRangeStart w:id="6870" w:author="jie sun" w:date="2018-04-10T21:53:00Z"/>
        </w:sdtContent>
      </w:sdt>
      <w:customXmlInsRangeEnd w:id="6870"/>
    </w:p>
    <w:p w14:paraId="511A92C1" w14:textId="77777777" w:rsidR="0087014B" w:rsidRDefault="00D5184D">
      <w:pPr>
        <w:pStyle w:val="NormalWeb"/>
        <w:shd w:val="clear" w:color="auto" w:fill="FFFFFF"/>
        <w:spacing w:after="240" w:line="390" w:lineRule="atLeast"/>
        <w:jc w:val="both"/>
        <w:rPr>
          <w:lang w:val="en-US"/>
        </w:rPr>
      </w:pPr>
      <w:r>
        <w:rPr>
          <w:lang w:val="en-US"/>
        </w:rPr>
        <w:t>θx = α1*180/π = [arctan(Ax / sqrt(Ay*Ay + Az*Az))] *180/π</w:t>
      </w:r>
    </w:p>
    <w:p w14:paraId="037CE35D" w14:textId="77777777" w:rsidR="0087014B" w:rsidRDefault="00D5184D">
      <w:pPr>
        <w:pStyle w:val="NormalWeb"/>
        <w:shd w:val="clear" w:color="auto" w:fill="FFFFFF"/>
        <w:spacing w:after="240" w:line="390" w:lineRule="atLeast"/>
        <w:jc w:val="both"/>
        <w:rPr>
          <w:lang w:val="en-US"/>
        </w:rPr>
      </w:pPr>
      <w:r>
        <w:rPr>
          <w:lang w:val="en-US"/>
        </w:rPr>
        <w:t>θy =β1*180/π = [arctan(Ay / sqrt(Ax*Ax+Az*Az))]*180/π</w:t>
      </w:r>
    </w:p>
    <w:p w14:paraId="692B13D1" w14:textId="77777777" w:rsidR="0087014B" w:rsidDel="009277DC" w:rsidRDefault="00D5184D">
      <w:pPr>
        <w:pStyle w:val="NormalWeb"/>
        <w:shd w:val="clear" w:color="auto" w:fill="FFFFFF"/>
        <w:spacing w:after="240" w:line="390" w:lineRule="atLeast"/>
        <w:jc w:val="both"/>
        <w:rPr>
          <w:del w:id="6871" w:author="jie sun" w:date="2018-04-10T21:53:00Z"/>
          <w:lang w:val="en-US"/>
        </w:rPr>
      </w:pPr>
      <w:r>
        <w:rPr>
          <w:lang w:val="en-US"/>
        </w:rPr>
        <w:t>θz =γ1*180/π = [arctan( Az / sqrt(Ax*Ax +Ay*Ay))]*180/π     </w:t>
      </w:r>
      <w:del w:id="6872" w:author="JIE  SUN" w:date="2018-06-21T18:47:00Z">
        <w:r w:rsidDel="00FF6AFA">
          <w:rPr>
            <w:lang w:val="en-US"/>
          </w:rPr>
          <w:delText> </w:delText>
        </w:r>
      </w:del>
      <w:r>
        <w:rPr>
          <w:lang w:val="en-US"/>
        </w:rPr>
        <w:t>      </w:t>
      </w:r>
    </w:p>
    <w:p w14:paraId="34A41922" w14:textId="77777777" w:rsidR="0087014B" w:rsidDel="001444AF" w:rsidRDefault="00D5184D">
      <w:pPr>
        <w:rPr>
          <w:ins w:id="6873" w:author="像个男人一样" w:date="2018-03-21T02:13:00Z"/>
          <w:del w:id="6874" w:author="jie sun" w:date="2018-04-10T21:52:00Z"/>
          <w:rFonts w:ascii="SimSun" w:eastAsia="SimSun" w:hAnsi="SimSun" w:cs="SimSun"/>
          <w:szCs w:val="24"/>
        </w:rPr>
      </w:pPr>
      <w:del w:id="6875" w:author="jie sun" w:date="2018-04-10T21:52:00Z">
        <w:r w:rsidDel="001444AF">
          <w:rPr>
            <w:rFonts w:ascii="SimSun" w:eastAsia="SimSun" w:hAnsi="SimSun" w:cs="SimSun"/>
            <w:noProof/>
            <w:szCs w:val="24"/>
          </w:rPr>
          <w:drawing>
            <wp:inline distT="0" distB="0" distL="114300" distR="114300" wp14:anchorId="6BF28FC9" wp14:editId="5382FD17">
              <wp:extent cx="3801110" cy="3181985"/>
              <wp:effectExtent l="0" t="0" r="8890" b="18415"/>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55"/>
                      <a:stretch>
                        <a:fillRect/>
                      </a:stretch>
                    </pic:blipFill>
                    <pic:spPr>
                      <a:xfrm>
                        <a:off x="0" y="0"/>
                        <a:ext cx="3801110" cy="3181985"/>
                      </a:xfrm>
                      <a:prstGeom prst="rect">
                        <a:avLst/>
                      </a:prstGeom>
                      <a:noFill/>
                      <a:ln w="9525">
                        <a:noFill/>
                      </a:ln>
                    </pic:spPr>
                  </pic:pic>
                </a:graphicData>
              </a:graphic>
            </wp:inline>
          </w:drawing>
        </w:r>
      </w:del>
    </w:p>
    <w:p w14:paraId="16650FE3" w14:textId="77777777" w:rsidR="0087014B" w:rsidRPr="0087014B" w:rsidRDefault="0087014B">
      <w:pPr>
        <w:pStyle w:val="NormalWeb"/>
        <w:shd w:val="clear" w:color="auto" w:fill="FFFFFF"/>
        <w:spacing w:after="240" w:line="390" w:lineRule="atLeast"/>
        <w:jc w:val="both"/>
        <w:rPr>
          <w:rPrChange w:id="6876" w:author="像个男人一样" w:date="2018-03-21T21:23:00Z">
            <w:rPr>
              <w:rFonts w:ascii="SimSun" w:eastAsia="SimSun" w:hAnsi="SimSun" w:cs="SimSun"/>
              <w:szCs w:val="24"/>
            </w:rPr>
          </w:rPrChange>
        </w:rPr>
        <w:pPrChange w:id="6877" w:author="jie sun" w:date="2018-04-10T21:53:00Z">
          <w:pPr/>
        </w:pPrChange>
      </w:pPr>
    </w:p>
    <w:p w14:paraId="3E1F2579" w14:textId="77777777" w:rsidR="0087014B" w:rsidRDefault="00D5184D">
      <w:pPr>
        <w:pStyle w:val="Caption"/>
        <w:rPr>
          <w:ins w:id="6878" w:author="JIE  SUN" w:date="2018-06-21T18:47:00Z"/>
          <w:color w:val="000000" w:themeColor="text1"/>
          <w:lang w:val="en-US"/>
        </w:rPr>
        <w:pPrChange w:id="6879" w:author="像个男人一样" w:date="2018-03-21T02:12:00Z">
          <w:pPr/>
        </w:pPrChange>
      </w:pPr>
      <w:r>
        <w:rPr>
          <w:iCs w:val="0"/>
          <w:color w:val="000000" w:themeColor="text1"/>
          <w:sz w:val="24"/>
          <w:szCs w:val="22"/>
          <w:lang w:val="en-US"/>
          <w:rPrChange w:id="6880" w:author="像个男人一样" w:date="2018-03-21T21:23:00Z">
            <w:rPr>
              <w:iCs/>
              <w:lang w:val="en-US"/>
            </w:rPr>
          </w:rPrChange>
        </w:rPr>
        <w:t>Using the angle calculation formula, we can get a diagram below</w:t>
      </w:r>
      <w:ins w:id="6881" w:author="JIE  SUN" w:date="2018-06-21T19:36:00Z">
        <w:r w:rsidR="00C57347">
          <w:rPr>
            <w:iCs w:val="0"/>
            <w:color w:val="000000" w:themeColor="text1"/>
            <w:sz w:val="24"/>
            <w:szCs w:val="22"/>
            <w:lang w:val="en-US"/>
          </w:rPr>
          <w:t xml:space="preserve">, </w:t>
        </w:r>
      </w:ins>
      <w:bookmarkStart w:id="6882" w:name="OLE_LINK62"/>
      <w:ins w:id="6883" w:author="JIE  SUN" w:date="2018-06-21T19:37:00Z">
        <w:r w:rsidR="00C57347">
          <w:rPr>
            <w:rFonts w:hint="eastAsia"/>
            <w:iCs w:val="0"/>
            <w:color w:val="000000" w:themeColor="text1"/>
            <w:sz w:val="24"/>
            <w:szCs w:val="22"/>
            <w:lang w:val="en-US"/>
          </w:rPr>
          <w:t>hor</w:t>
        </w:r>
        <w:r w:rsidR="00C57347">
          <w:rPr>
            <w:iCs w:val="0"/>
            <w:color w:val="000000" w:themeColor="text1"/>
            <w:sz w:val="24"/>
            <w:szCs w:val="22"/>
            <w:lang w:val="en-US"/>
          </w:rPr>
          <w:t>izontal ordinate is time that the unit is 0.</w:t>
        </w:r>
      </w:ins>
      <w:ins w:id="6884" w:author="JIE  SUN" w:date="2018-06-21T19:39:00Z">
        <w:r w:rsidR="00C57347">
          <w:rPr>
            <w:iCs w:val="0"/>
            <w:color w:val="000000" w:themeColor="text1"/>
            <w:sz w:val="24"/>
            <w:szCs w:val="22"/>
            <w:lang w:val="en-US"/>
          </w:rPr>
          <w:t>01 s</w:t>
        </w:r>
      </w:ins>
      <w:ins w:id="6885" w:author="JIE  SUN" w:date="2018-06-21T19:37:00Z">
        <w:r w:rsidR="00C57347">
          <w:rPr>
            <w:iCs w:val="0"/>
            <w:color w:val="000000" w:themeColor="text1"/>
            <w:sz w:val="24"/>
            <w:szCs w:val="22"/>
            <w:lang w:val="en-US"/>
          </w:rPr>
          <w:t xml:space="preserve"> and vertical ordinate is the angle the unit is one degree</w:t>
        </w:r>
        <w:bookmarkEnd w:id="6882"/>
        <w:r w:rsidR="00C57347">
          <w:rPr>
            <w:iCs w:val="0"/>
            <w:color w:val="000000" w:themeColor="text1"/>
            <w:sz w:val="24"/>
            <w:szCs w:val="22"/>
            <w:lang w:val="en-US"/>
          </w:rPr>
          <w:t xml:space="preserve">, </w:t>
        </w:r>
      </w:ins>
      <w:del w:id="6886" w:author="JIE  SUN" w:date="2018-06-21T19:36:00Z">
        <w:r w:rsidDel="00C57347">
          <w:rPr>
            <w:iCs w:val="0"/>
            <w:color w:val="000000" w:themeColor="text1"/>
            <w:sz w:val="24"/>
            <w:szCs w:val="22"/>
            <w:lang w:val="en-US"/>
            <w:rPrChange w:id="6887" w:author="像个男人一样" w:date="2018-03-21T21:23:00Z">
              <w:rPr>
                <w:iCs/>
                <w:lang w:val="en-US"/>
              </w:rPr>
            </w:rPrChange>
          </w:rPr>
          <w:delText xml:space="preserve"> </w:delText>
        </w:r>
      </w:del>
      <w:r>
        <w:rPr>
          <w:iCs w:val="0"/>
          <w:color w:val="000000" w:themeColor="text1"/>
          <w:sz w:val="24"/>
          <w:szCs w:val="22"/>
          <w:lang w:val="en-US"/>
          <w:rPrChange w:id="6888" w:author="像个男人一样" w:date="2018-03-21T21:23:00Z">
            <w:rPr>
              <w:iCs/>
              <w:lang w:val="en-US"/>
            </w:rPr>
          </w:rPrChange>
        </w:rPr>
        <w:t xml:space="preserve">shows an iPhone is </w:t>
      </w:r>
      <w:ins w:id="6889" w:author="JIE  SUN" w:date="2018-06-21T19:33:00Z">
        <w:r w:rsidR="00984F18">
          <w:rPr>
            <w:iCs w:val="0"/>
            <w:color w:val="000000" w:themeColor="text1"/>
            <w:sz w:val="24"/>
            <w:szCs w:val="22"/>
            <w:lang w:val="en-US"/>
          </w:rPr>
          <w:t xml:space="preserve">vertically </w:t>
        </w:r>
      </w:ins>
      <w:r>
        <w:rPr>
          <w:iCs w:val="0"/>
          <w:color w:val="000000" w:themeColor="text1"/>
          <w:sz w:val="24"/>
          <w:szCs w:val="22"/>
          <w:lang w:val="en-US"/>
          <w:rPrChange w:id="6890" w:author="像个男人一样" w:date="2018-03-21T21:23:00Z">
            <w:rPr>
              <w:iCs/>
              <w:lang w:val="en-US"/>
            </w:rPr>
          </w:rPrChange>
        </w:rPr>
        <w:t xml:space="preserve">put up from a desk. The </w:t>
      </w:r>
      <w:del w:id="6891" w:author="JIE  SUN" w:date="2018-06-21T19:33:00Z">
        <w:r w:rsidDel="00984F18">
          <w:rPr>
            <w:iCs w:val="0"/>
            <w:color w:val="000000" w:themeColor="text1"/>
            <w:sz w:val="24"/>
            <w:szCs w:val="22"/>
            <w:lang w:val="en-US"/>
            <w:rPrChange w:id="6892" w:author="像个男人一样" w:date="2018-03-21T21:23:00Z">
              <w:rPr>
                <w:iCs/>
                <w:lang w:val="en-US"/>
              </w:rPr>
            </w:rPrChange>
          </w:rPr>
          <w:delText xml:space="preserve">angle </w:delText>
        </w:r>
      </w:del>
      <w:ins w:id="6893" w:author="JIE  SUN" w:date="2018-06-21T19:33:00Z">
        <w:r w:rsidR="00984F18">
          <w:rPr>
            <w:iCs w:val="0"/>
            <w:color w:val="000000" w:themeColor="text1"/>
            <w:sz w:val="24"/>
            <w:szCs w:val="22"/>
            <w:lang w:val="en-US"/>
          </w:rPr>
          <w:t>inclination</w:t>
        </w:r>
        <w:r w:rsidR="00984F18">
          <w:rPr>
            <w:iCs w:val="0"/>
            <w:color w:val="000000" w:themeColor="text1"/>
            <w:sz w:val="24"/>
            <w:szCs w:val="22"/>
            <w:lang w:val="en-US"/>
            <w:rPrChange w:id="6894" w:author="像个男人一样" w:date="2018-03-21T21:23:00Z">
              <w:rPr>
                <w:iCs/>
                <w:lang w:val="en-US"/>
              </w:rPr>
            </w:rPrChange>
          </w:rPr>
          <w:t xml:space="preserve"> </w:t>
        </w:r>
      </w:ins>
      <w:r>
        <w:rPr>
          <w:iCs w:val="0"/>
          <w:color w:val="000000" w:themeColor="text1"/>
          <w:sz w:val="24"/>
          <w:szCs w:val="22"/>
          <w:lang w:val="en-US"/>
          <w:rPrChange w:id="6895" w:author="像个男人一样" w:date="2018-03-21T21:23:00Z">
            <w:rPr>
              <w:iCs/>
              <w:lang w:val="en-US"/>
            </w:rPr>
          </w:rPrChange>
        </w:rPr>
        <w:t xml:space="preserve">changes below in </w:t>
      </w:r>
      <w:del w:id="6896" w:author="JIE  SUN" w:date="2018-06-21T19:34:00Z">
        <w:r w:rsidDel="00984F18">
          <w:rPr>
            <w:iCs w:val="0"/>
            <w:color w:val="000000" w:themeColor="text1"/>
            <w:sz w:val="24"/>
            <w:szCs w:val="22"/>
            <w:lang w:val="en-US"/>
            <w:rPrChange w:id="6897" w:author="像个男人一样" w:date="2018-03-21T21:23:00Z">
              <w:rPr>
                <w:iCs/>
                <w:lang w:val="en-US"/>
              </w:rPr>
            </w:rPrChange>
          </w:rPr>
          <w:delText xml:space="preserve">three directions, </w:delText>
        </w:r>
      </w:del>
      <w:r>
        <w:rPr>
          <w:iCs w:val="0"/>
          <w:color w:val="000000" w:themeColor="text1"/>
          <w:sz w:val="24"/>
          <w:szCs w:val="22"/>
          <w:lang w:val="en-US"/>
          <w:rPrChange w:id="6898" w:author="像个男人一样" w:date="2018-03-21T21:23:00Z">
            <w:rPr>
              <w:iCs/>
              <w:lang w:val="en-US"/>
            </w:rPr>
          </w:rPrChange>
        </w:rPr>
        <w:t>X, Y and Z</w:t>
      </w:r>
      <w:ins w:id="6899" w:author="JIE  SUN" w:date="2018-06-21T19:34:00Z">
        <w:r w:rsidR="00984F18">
          <w:rPr>
            <w:iCs w:val="0"/>
            <w:color w:val="000000" w:themeColor="text1"/>
            <w:sz w:val="24"/>
            <w:szCs w:val="22"/>
            <w:lang w:val="en-US"/>
          </w:rPr>
          <w:t xml:space="preserve"> axes</w:t>
        </w:r>
      </w:ins>
      <w:r>
        <w:rPr>
          <w:iCs w:val="0"/>
          <w:color w:val="000000" w:themeColor="text1"/>
          <w:sz w:val="24"/>
          <w:szCs w:val="22"/>
          <w:lang w:val="en-US"/>
          <w:rPrChange w:id="6900" w:author="像个男人一样" w:date="2018-03-21T21:23:00Z">
            <w:rPr>
              <w:iCs/>
              <w:lang w:val="en-US"/>
            </w:rPr>
          </w:rPrChange>
        </w:rPr>
        <w:t xml:space="preserve">, Y axis changes from </w:t>
      </w:r>
      <w:ins w:id="6901" w:author="JIE  SUN" w:date="2018-06-21T19:36:00Z">
        <w:r w:rsidR="00C57347">
          <w:rPr>
            <w:iCs w:val="0"/>
            <w:color w:val="000000" w:themeColor="text1"/>
            <w:sz w:val="24"/>
            <w:szCs w:val="22"/>
            <w:lang w:val="en-US"/>
          </w:rPr>
          <w:t>0</w:t>
        </w:r>
      </w:ins>
      <w:del w:id="6902" w:author="JIE  SUN" w:date="2018-06-21T19:36:00Z">
        <w:r w:rsidDel="00C57347">
          <w:rPr>
            <w:iCs w:val="0"/>
            <w:color w:val="000000" w:themeColor="text1"/>
            <w:sz w:val="24"/>
            <w:szCs w:val="22"/>
            <w:lang w:val="en-US"/>
            <w:rPrChange w:id="6903" w:author="像个男人一样" w:date="2018-03-21T21:23:00Z">
              <w:rPr>
                <w:iCs/>
                <w:lang w:val="en-US"/>
              </w:rPr>
            </w:rPrChange>
          </w:rPr>
          <w:delText>-90</w:delText>
        </w:r>
      </w:del>
      <w:r>
        <w:rPr>
          <w:iCs w:val="0"/>
          <w:color w:val="000000" w:themeColor="text1"/>
          <w:sz w:val="24"/>
          <w:szCs w:val="22"/>
          <w:lang w:val="en-US"/>
          <w:rPrChange w:id="6904" w:author="像个男人一样" w:date="2018-03-21T21:23:00Z">
            <w:rPr>
              <w:iCs/>
              <w:lang w:val="en-US"/>
            </w:rPr>
          </w:rPrChange>
        </w:rPr>
        <w:t xml:space="preserve">° to </w:t>
      </w:r>
      <w:ins w:id="6905" w:author="JIE  SUN" w:date="2018-06-21T19:36:00Z">
        <w:r w:rsidR="00C57347">
          <w:rPr>
            <w:iCs w:val="0"/>
            <w:color w:val="000000" w:themeColor="text1"/>
            <w:sz w:val="24"/>
            <w:szCs w:val="22"/>
            <w:lang w:val="en-US"/>
          </w:rPr>
          <w:t>-9</w:t>
        </w:r>
      </w:ins>
      <w:r>
        <w:rPr>
          <w:iCs w:val="0"/>
          <w:color w:val="000000" w:themeColor="text1"/>
          <w:sz w:val="24"/>
          <w:szCs w:val="22"/>
          <w:lang w:val="en-US"/>
          <w:rPrChange w:id="6906" w:author="像个男人一样" w:date="2018-03-21T21:23:00Z">
            <w:rPr>
              <w:iCs/>
              <w:lang w:val="en-US"/>
            </w:rPr>
          </w:rPrChange>
        </w:rPr>
        <w:t xml:space="preserve">0° and Z axis changes oppositely from </w:t>
      </w:r>
      <w:ins w:id="6907" w:author="JIE  SUN" w:date="2018-06-21T19:36:00Z">
        <w:r w:rsidR="00C57347">
          <w:rPr>
            <w:iCs w:val="0"/>
            <w:color w:val="000000" w:themeColor="text1"/>
            <w:sz w:val="24"/>
            <w:szCs w:val="22"/>
            <w:lang w:val="en-US"/>
          </w:rPr>
          <w:t>-9</w:t>
        </w:r>
      </w:ins>
      <w:r>
        <w:rPr>
          <w:iCs w:val="0"/>
          <w:color w:val="000000" w:themeColor="text1"/>
          <w:sz w:val="24"/>
          <w:szCs w:val="22"/>
          <w:lang w:val="en-US"/>
          <w:rPrChange w:id="6908" w:author="像个男人一样" w:date="2018-03-21T21:23:00Z">
            <w:rPr>
              <w:iCs/>
              <w:lang w:val="en-US"/>
            </w:rPr>
          </w:rPrChange>
        </w:rPr>
        <w:t xml:space="preserve">0° to </w:t>
      </w:r>
      <w:del w:id="6909" w:author="JIE  SUN" w:date="2018-06-21T19:36:00Z">
        <w:r w:rsidDel="00C57347">
          <w:rPr>
            <w:iCs w:val="0"/>
            <w:color w:val="000000" w:themeColor="text1"/>
            <w:sz w:val="24"/>
            <w:szCs w:val="22"/>
            <w:lang w:val="en-US"/>
            <w:rPrChange w:id="6910" w:author="像个男人一样" w:date="2018-03-21T21:23:00Z">
              <w:rPr>
                <w:iCs/>
                <w:lang w:val="en-US"/>
              </w:rPr>
            </w:rPrChange>
          </w:rPr>
          <w:delText>9</w:delText>
        </w:r>
      </w:del>
      <w:r>
        <w:rPr>
          <w:iCs w:val="0"/>
          <w:color w:val="000000" w:themeColor="text1"/>
          <w:sz w:val="24"/>
          <w:szCs w:val="22"/>
          <w:lang w:val="en-US"/>
          <w:rPrChange w:id="6911" w:author="像个男人一样" w:date="2018-03-21T21:23:00Z">
            <w:rPr>
              <w:iCs/>
              <w:lang w:val="en-US"/>
            </w:rPr>
          </w:rPrChange>
        </w:rPr>
        <w:t>0°</w:t>
      </w:r>
      <w:r>
        <w:rPr>
          <w:iCs w:val="0"/>
          <w:color w:val="000000" w:themeColor="text1"/>
          <w:sz w:val="24"/>
          <w:szCs w:val="22"/>
          <w:lang w:val="en-US"/>
          <w:rPrChange w:id="6912" w:author="像个男人一样" w:date="2018-03-21T21:23:00Z">
            <w:rPr>
              <w:iCs/>
              <w:lang w:val="en-US"/>
            </w:rPr>
          </w:rPrChange>
        </w:rPr>
        <w:t>，</w:t>
      </w:r>
      <w:r>
        <w:rPr>
          <w:iCs w:val="0"/>
          <w:color w:val="000000" w:themeColor="text1"/>
          <w:sz w:val="24"/>
          <w:szCs w:val="22"/>
          <w:lang w:val="en-US"/>
          <w:rPrChange w:id="6913" w:author="像个男人一样" w:date="2018-03-21T21:23:00Z">
            <w:rPr>
              <w:iCs/>
              <w:lang w:val="en-US"/>
            </w:rPr>
          </w:rPrChange>
        </w:rPr>
        <w:t>and absolutely the X almost does not change since the X axis is alway</w:t>
      </w:r>
      <w:ins w:id="6914" w:author="jie sun" w:date="2018-04-08T18:29:00Z">
        <w:r w:rsidR="00B15199">
          <w:rPr>
            <w:iCs w:val="0"/>
            <w:color w:val="000000" w:themeColor="text1"/>
            <w:sz w:val="24"/>
            <w:szCs w:val="22"/>
            <w:lang w:val="en-US"/>
          </w:rPr>
          <w:t>s</w:t>
        </w:r>
      </w:ins>
      <w:r>
        <w:rPr>
          <w:iCs w:val="0"/>
          <w:color w:val="000000" w:themeColor="text1"/>
          <w:sz w:val="24"/>
          <w:szCs w:val="22"/>
          <w:lang w:val="en-US"/>
          <w:rPrChange w:id="6915" w:author="像个男人一样" w:date="2018-03-21T21:23:00Z">
            <w:rPr>
              <w:iCs/>
              <w:lang w:val="en-US"/>
            </w:rPr>
          </w:rPrChange>
        </w:rPr>
        <w:t xml:space="preserve"> parallel with </w:t>
      </w:r>
      <w:del w:id="6916" w:author="jie sun" w:date="2018-04-10T21:39:00Z">
        <w:r w:rsidDel="00DD6B32">
          <w:rPr>
            <w:iCs w:val="0"/>
            <w:color w:val="000000" w:themeColor="text1"/>
            <w:sz w:val="24"/>
            <w:szCs w:val="22"/>
            <w:lang w:val="en-US"/>
            <w:rPrChange w:id="6917" w:author="像个男人一样" w:date="2018-03-21T21:23:00Z">
              <w:rPr>
                <w:iCs/>
                <w:lang w:val="en-US"/>
              </w:rPr>
            </w:rPrChange>
          </w:rPr>
          <w:delText xml:space="preserve"> </w:delText>
        </w:r>
      </w:del>
      <w:r>
        <w:rPr>
          <w:iCs w:val="0"/>
          <w:color w:val="000000" w:themeColor="text1"/>
          <w:sz w:val="24"/>
          <w:szCs w:val="22"/>
          <w:lang w:val="en-US"/>
          <w:rPrChange w:id="6918" w:author="像个男人一样" w:date="2018-03-21T21:23:00Z">
            <w:rPr>
              <w:iCs/>
              <w:lang w:val="en-US"/>
            </w:rPr>
          </w:rPrChange>
        </w:rPr>
        <w:t>the desk level.</w:t>
      </w:r>
    </w:p>
    <w:p w14:paraId="4BED5AAA" w14:textId="77777777" w:rsidR="00FF6AFA" w:rsidRPr="00FF6AFA" w:rsidRDefault="00FF6AFA">
      <w:pPr>
        <w:rPr>
          <w:lang w:val="en-US"/>
        </w:rPr>
      </w:pPr>
    </w:p>
    <w:p w14:paraId="6BBBFF13" w14:textId="77777777" w:rsidR="0087014B" w:rsidRDefault="00D5184D">
      <w:pPr>
        <w:jc w:val="center"/>
        <w:rPr>
          <w:ins w:id="6919" w:author="像个男人一样" w:date="2018-03-21T02:12:00Z"/>
          <w:lang w:val="en-US"/>
        </w:rPr>
        <w:pPrChange w:id="6920" w:author="jie sun" w:date="2018-04-16T21:41:00Z">
          <w:pPr/>
        </w:pPrChange>
      </w:pPr>
      <w:r>
        <w:rPr>
          <w:rFonts w:hint="eastAsia"/>
          <w:noProof/>
        </w:rPr>
        <w:drawing>
          <wp:inline distT="0" distB="0" distL="114300" distR="114300" wp14:anchorId="63344AEC" wp14:editId="682B2B54">
            <wp:extent cx="2547620" cy="2477770"/>
            <wp:effectExtent l="0" t="0" r="17780" b="5080"/>
            <wp:docPr id="41" name="图片 41" descr="88872546931653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888725469316531609"/>
                    <pic:cNvPicPr>
                      <a:picLocks noChangeAspect="1"/>
                    </pic:cNvPicPr>
                  </pic:nvPicPr>
                  <pic:blipFill>
                    <a:blip r:embed="rId63"/>
                    <a:stretch>
                      <a:fillRect/>
                    </a:stretch>
                  </pic:blipFill>
                  <pic:spPr>
                    <a:xfrm rot="5400000">
                      <a:off x="0" y="0"/>
                      <a:ext cx="2547620" cy="2477770"/>
                    </a:xfrm>
                    <a:prstGeom prst="rect">
                      <a:avLst/>
                    </a:prstGeom>
                  </pic:spPr>
                </pic:pic>
              </a:graphicData>
            </a:graphic>
          </wp:inline>
        </w:drawing>
      </w:r>
      <w:del w:id="6921" w:author="像个男人一样" w:date="2018-03-21T02:12:00Z">
        <w:r>
          <w:rPr>
            <w:rFonts w:hint="eastAsia"/>
            <w:noProof/>
          </w:rPr>
          <w:drawing>
            <wp:inline distT="0" distB="0" distL="114300" distR="114300" wp14:anchorId="5B2A2F6C" wp14:editId="7C6A3060">
              <wp:extent cx="2567940" cy="2581910"/>
              <wp:effectExtent l="0" t="0" r="8890" b="3810"/>
              <wp:docPr id="42" name="图片 42" descr="41734340070589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17343400705892428"/>
                      <pic:cNvPicPr>
                        <a:picLocks noChangeAspect="1"/>
                      </pic:cNvPicPr>
                    </pic:nvPicPr>
                    <pic:blipFill>
                      <a:blip r:embed="rId64"/>
                      <a:stretch>
                        <a:fillRect/>
                      </a:stretch>
                    </pic:blipFill>
                    <pic:spPr>
                      <a:xfrm rot="5400000">
                        <a:off x="0" y="0"/>
                        <a:ext cx="2567940" cy="2581910"/>
                      </a:xfrm>
                      <a:prstGeom prst="rect">
                        <a:avLst/>
                      </a:prstGeom>
                    </pic:spPr>
                  </pic:pic>
                </a:graphicData>
              </a:graphic>
            </wp:inline>
          </w:drawing>
        </w:r>
      </w:del>
      <w:ins w:id="6922" w:author="像个男人一样" w:date="2018-03-21T02:12:00Z">
        <w:r>
          <w:rPr>
            <w:rFonts w:hint="eastAsia"/>
            <w:noProof/>
          </w:rPr>
          <w:drawing>
            <wp:inline distT="0" distB="0" distL="114300" distR="114300" wp14:anchorId="10CED388" wp14:editId="6995B73C">
              <wp:extent cx="2567940" cy="2581910"/>
              <wp:effectExtent l="0" t="0" r="8890" b="3810"/>
              <wp:docPr id="53" name="图片 53" descr="41734340070589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17343400705892428"/>
                      <pic:cNvPicPr>
                        <a:picLocks noChangeAspect="1"/>
                      </pic:cNvPicPr>
                    </pic:nvPicPr>
                    <pic:blipFill>
                      <a:blip r:embed="rId64"/>
                      <a:stretch>
                        <a:fillRect/>
                      </a:stretch>
                    </pic:blipFill>
                    <pic:spPr>
                      <a:xfrm rot="5400000">
                        <a:off x="0" y="0"/>
                        <a:ext cx="2567940" cy="2581910"/>
                      </a:xfrm>
                      <a:prstGeom prst="rect">
                        <a:avLst/>
                      </a:prstGeom>
                    </pic:spPr>
                  </pic:pic>
                </a:graphicData>
              </a:graphic>
            </wp:inline>
          </w:drawing>
        </w:r>
      </w:ins>
    </w:p>
    <w:p w14:paraId="26357B82" w14:textId="77777777" w:rsidR="00984F18" w:rsidRPr="00984F18" w:rsidRDefault="00D5184D">
      <w:pPr>
        <w:pStyle w:val="Caption"/>
        <w:jc w:val="center"/>
        <w:rPr>
          <w:rPrChange w:id="6923" w:author="JIE  SUN" w:date="2018-06-21T19:35:00Z">
            <w:rPr>
              <w:lang w:val="en-US"/>
            </w:rPr>
          </w:rPrChange>
        </w:rPr>
        <w:pPrChange w:id="6924" w:author="JIE  SUN" w:date="2018-06-21T19:36:00Z">
          <w:pPr/>
        </w:pPrChange>
      </w:pPr>
      <w:bookmarkStart w:id="6925" w:name="_Toc517801901"/>
      <w:ins w:id="6926" w:author="像个男人一样" w:date="2018-03-21T02:12:00Z">
        <w:r>
          <w:t xml:space="preserve">Figure </w:t>
        </w:r>
      </w:ins>
      <w:ins w:id="6927" w:author="JIE  SUN" w:date="2018-06-21T13:36:00Z">
        <w:r w:rsidR="00A64E7B">
          <w:fldChar w:fldCharType="begin"/>
        </w:r>
        <w:r w:rsidR="00A64E7B">
          <w:instrText xml:space="preserve"> STYLEREF 1 \s </w:instrText>
        </w:r>
      </w:ins>
      <w:r w:rsidR="00A64E7B">
        <w:fldChar w:fldCharType="separate"/>
      </w:r>
      <w:r w:rsidR="00A64E7B">
        <w:rPr>
          <w:noProof/>
        </w:rPr>
        <w:t>4</w:t>
      </w:r>
      <w:ins w:id="692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6929" w:author="JIE  SUN" w:date="2018-06-21T13:36:00Z">
        <w:r w:rsidR="00A64E7B">
          <w:rPr>
            <w:noProof/>
          </w:rPr>
          <w:t>9</w:t>
        </w:r>
        <w:r w:rsidR="00A64E7B">
          <w:fldChar w:fldCharType="end"/>
        </w:r>
      </w:ins>
      <w:ins w:id="6930" w:author="jie sun" w:date="2018-04-19T13:00:00Z">
        <w:del w:id="6931" w:author="JIE  SUN" w:date="2018-06-21T13:34:00Z">
          <w:r w:rsidR="00083FE7" w:rsidDel="00A64E7B">
            <w:fldChar w:fldCharType="begin"/>
          </w:r>
          <w:r w:rsidR="00083FE7" w:rsidDel="00A64E7B">
            <w:delInstrText xml:space="preserve"> STYLEREF 1 \s </w:delInstrText>
          </w:r>
        </w:del>
      </w:ins>
      <w:del w:id="6932" w:author="JIE  SUN" w:date="2018-06-21T13:34:00Z">
        <w:r w:rsidR="00083FE7" w:rsidDel="00A64E7B">
          <w:fldChar w:fldCharType="separate"/>
        </w:r>
        <w:r w:rsidR="00083FE7" w:rsidDel="00A64E7B">
          <w:rPr>
            <w:noProof/>
          </w:rPr>
          <w:delText>4</w:delText>
        </w:r>
      </w:del>
      <w:ins w:id="6933" w:author="jie sun" w:date="2018-04-19T13:00:00Z">
        <w:del w:id="693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935" w:author="JIE  SUN" w:date="2018-06-21T13:34:00Z">
        <w:r w:rsidR="00083FE7" w:rsidDel="00A64E7B">
          <w:fldChar w:fldCharType="separate"/>
        </w:r>
      </w:del>
      <w:ins w:id="6936" w:author="jie sun" w:date="2018-04-19T13:00:00Z">
        <w:del w:id="6937" w:author="JIE  SUN" w:date="2018-06-21T13:34:00Z">
          <w:r w:rsidR="00083FE7" w:rsidDel="00A64E7B">
            <w:rPr>
              <w:noProof/>
            </w:rPr>
            <w:delText>8</w:delText>
          </w:r>
          <w:r w:rsidR="00083FE7" w:rsidDel="00A64E7B">
            <w:fldChar w:fldCharType="end"/>
          </w:r>
        </w:del>
      </w:ins>
      <w:ins w:id="6938" w:author="像个男人一样" w:date="2018-03-21T02:12:00Z">
        <w:del w:id="6939"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940" w:author="像个男人一样" w:date="2018-03-22T11:51:00Z">
        <w:del w:id="6941" w:author="jie sun" w:date="2018-04-10T21:45:00Z">
          <w:r w:rsidDel="00454521">
            <w:delText>7</w:delText>
          </w:r>
        </w:del>
      </w:ins>
      <w:ins w:id="6942" w:author="像个男人一样" w:date="2018-03-21T02:12:00Z">
        <w:del w:id="6943" w:author="jie sun" w:date="2018-04-10T21:45:00Z">
          <w:r w:rsidDel="00454521">
            <w:fldChar w:fldCharType="end"/>
          </w:r>
        </w:del>
        <w:bookmarkStart w:id="6944" w:name="_Toc22714"/>
        <w:bookmarkStart w:id="6945" w:name="_Toc28984"/>
        <w:bookmarkStart w:id="6946" w:name="_Toc27541"/>
        <w:bookmarkStart w:id="6947" w:name="_Toc32269"/>
        <w:bookmarkStart w:id="6948" w:name="_Toc21966"/>
        <w:bookmarkStart w:id="6949" w:name="_Toc25368"/>
        <w:bookmarkStart w:id="6950" w:name="_Toc8907"/>
        <w:bookmarkStart w:id="6951" w:name="_Toc18244"/>
        <w:bookmarkStart w:id="6952" w:name="_Toc32529"/>
        <w:bookmarkStart w:id="6953" w:name="_Toc13612"/>
        <w:bookmarkStart w:id="6954" w:name="_Toc20295"/>
        <w:bookmarkStart w:id="6955" w:name="_Toc6588"/>
        <w:bookmarkStart w:id="6956" w:name="_Toc27096"/>
        <w:bookmarkStart w:id="6957" w:name="_Toc28655"/>
        <w:bookmarkStart w:id="6958" w:name="_Toc9499"/>
        <w:bookmarkStart w:id="6959" w:name="_Toc16993"/>
        <w:bookmarkStart w:id="6960" w:name="_Toc18839"/>
        <w:bookmarkStart w:id="6961" w:name="_Toc18376"/>
        <w:bookmarkStart w:id="6962" w:name="_Toc28242"/>
        <w:bookmarkStart w:id="6963" w:name="_Toc26471"/>
        <w:bookmarkStart w:id="6964" w:name="_Toc5050"/>
        <w:bookmarkStart w:id="6965" w:name="_Toc22932"/>
        <w:bookmarkStart w:id="6966" w:name="_Toc26101"/>
        <w:bookmarkStart w:id="6967" w:name="_Toc28679"/>
        <w:bookmarkStart w:id="6968" w:name="_Toc29040"/>
        <w:r>
          <w:rPr>
            <w:rFonts w:hint="eastAsia"/>
          </w:rPr>
          <w:t>:</w:t>
        </w:r>
      </w:ins>
      <w:ins w:id="6969" w:author="JIE  SUN" w:date="2018-06-21T14:55:00Z">
        <w:r w:rsidR="00CE7862">
          <w:t xml:space="preserve"> </w:t>
        </w:r>
      </w:ins>
      <w:ins w:id="6970" w:author="像个男人一样" w:date="2018-03-21T02:12:00Z">
        <w:r>
          <w:rPr>
            <w:rFonts w:hint="eastAsia"/>
          </w:rPr>
          <w:t xml:space="preserve">Put </w:t>
        </w:r>
      </w:ins>
      <w:ins w:id="6971" w:author="jie sun" w:date="2018-04-16T22:33:00Z">
        <w:r w:rsidR="002126F1">
          <w:rPr>
            <w:rFonts w:hint="eastAsia"/>
          </w:rPr>
          <w:t>T</w:t>
        </w:r>
      </w:ins>
      <w:ins w:id="6972" w:author="像个男人一样" w:date="2018-03-21T02:12:00Z">
        <w:del w:id="6973" w:author="jie sun" w:date="2018-04-16T22:33:00Z">
          <w:r w:rsidDel="002126F1">
            <w:rPr>
              <w:rFonts w:hint="eastAsia"/>
            </w:rPr>
            <w:delText>t</w:delText>
          </w:r>
        </w:del>
        <w:r>
          <w:rPr>
            <w:rFonts w:hint="eastAsia"/>
          </w:rPr>
          <w:t xml:space="preserve">he </w:t>
        </w:r>
      </w:ins>
      <w:ins w:id="6974" w:author="jie sun" w:date="2018-04-16T22:33:00Z">
        <w:r w:rsidR="002126F1">
          <w:rPr>
            <w:rFonts w:hint="eastAsia"/>
          </w:rPr>
          <w:t>P</w:t>
        </w:r>
      </w:ins>
      <w:ins w:id="6975" w:author="像个男人一样" w:date="2018-03-21T02:12:00Z">
        <w:del w:id="6976" w:author="jie sun" w:date="2018-04-16T22:33:00Z">
          <w:r w:rsidDel="002126F1">
            <w:rPr>
              <w:rFonts w:hint="eastAsia"/>
            </w:rPr>
            <w:delText>p</w:delText>
          </w:r>
        </w:del>
        <w:r>
          <w:rPr>
            <w:rFonts w:hint="eastAsia"/>
          </w:rPr>
          <w:t xml:space="preserve">hone </w:t>
        </w:r>
      </w:ins>
      <w:ins w:id="6977" w:author="jie sun" w:date="2018-04-16T22:33:00Z">
        <w:r w:rsidR="002126F1">
          <w:rPr>
            <w:rFonts w:hint="eastAsia"/>
          </w:rPr>
          <w:t>U</w:t>
        </w:r>
      </w:ins>
      <w:ins w:id="6978" w:author="像个男人一样" w:date="2018-03-21T02:12:00Z">
        <w:del w:id="6979" w:author="jie sun" w:date="2018-04-16T22:33:00Z">
          <w:r w:rsidDel="002126F1">
            <w:rPr>
              <w:rFonts w:hint="eastAsia"/>
            </w:rPr>
            <w:delText>u</w:delText>
          </w:r>
        </w:del>
        <w:r>
          <w:rPr>
            <w:rFonts w:hint="eastAsia"/>
          </w:rPr>
          <w:t>p</w:t>
        </w:r>
      </w:ins>
      <w:bookmarkEnd w:id="6925"/>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p>
    <w:p w14:paraId="6CCFEA96" w14:textId="77777777" w:rsidR="0087014B" w:rsidRDefault="00D5184D">
      <w:pPr>
        <w:jc w:val="center"/>
        <w:rPr>
          <w:lang w:val="en-US"/>
        </w:rPr>
        <w:pPrChange w:id="6980" w:author="jie sun" w:date="2018-04-16T21:42:00Z">
          <w:pPr/>
        </w:pPrChange>
      </w:pPr>
      <w:del w:id="6981" w:author="JIE  SUN" w:date="2018-06-21T19:30:00Z">
        <w:r w:rsidDel="00D16A7B">
          <w:rPr>
            <w:noProof/>
          </w:rPr>
          <w:drawing>
            <wp:inline distT="0" distB="0" distL="114300" distR="114300" wp14:anchorId="2FA366CB" wp14:editId="2AAB461A">
              <wp:extent cx="5429250" cy="2743200"/>
              <wp:effectExtent l="0" t="0" r="0" b="0"/>
              <wp:docPr id="3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del>
      <w:ins w:id="6982" w:author="JIE  SUN" w:date="2018-06-21T19:30:00Z">
        <w:r w:rsidR="00D16A7B" w:rsidRPr="00D16A7B">
          <w:rPr>
            <w:noProof/>
          </w:rPr>
          <w:t xml:space="preserve"> </w:t>
        </w:r>
        <w:r w:rsidR="00D16A7B">
          <w:rPr>
            <w:noProof/>
          </w:rPr>
          <w:drawing>
            <wp:inline distT="0" distB="0" distL="0" distR="0" wp14:anchorId="07AD0A72" wp14:editId="14767755">
              <wp:extent cx="4572000" cy="2743200"/>
              <wp:effectExtent l="0" t="0" r="0" b="0"/>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ins>
    </w:p>
    <w:p w14:paraId="7F677DD1" w14:textId="77777777" w:rsidR="0087014B" w:rsidRDefault="00D5184D">
      <w:pPr>
        <w:pStyle w:val="Caption"/>
        <w:jc w:val="center"/>
        <w:rPr>
          <w:ins w:id="6983" w:author="JIE  SUN" w:date="2018-06-21T18:48:00Z"/>
        </w:rPr>
        <w:pPrChange w:id="6984" w:author="jie sun" w:date="2018-04-16T21:42:00Z">
          <w:pPr/>
        </w:pPrChange>
      </w:pPr>
      <w:bookmarkStart w:id="6985" w:name="_Toc517801902"/>
      <w:ins w:id="6986" w:author="像个男人一样" w:date="2018-03-21T02:13:00Z">
        <w:r>
          <w:t xml:space="preserve">Figure </w:t>
        </w:r>
      </w:ins>
      <w:ins w:id="6987" w:author="JIE  SUN" w:date="2018-06-21T13:36:00Z">
        <w:r w:rsidR="00A64E7B">
          <w:fldChar w:fldCharType="begin"/>
        </w:r>
        <w:r w:rsidR="00A64E7B">
          <w:instrText xml:space="preserve"> STYLEREF 1 \s </w:instrText>
        </w:r>
      </w:ins>
      <w:r w:rsidR="00A64E7B">
        <w:fldChar w:fldCharType="separate"/>
      </w:r>
      <w:r w:rsidR="00A64E7B">
        <w:rPr>
          <w:noProof/>
        </w:rPr>
        <w:t>4</w:t>
      </w:r>
      <w:ins w:id="698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6989" w:author="JIE  SUN" w:date="2018-06-21T13:36:00Z">
        <w:r w:rsidR="00A64E7B">
          <w:rPr>
            <w:noProof/>
          </w:rPr>
          <w:t>10</w:t>
        </w:r>
        <w:r w:rsidR="00A64E7B">
          <w:fldChar w:fldCharType="end"/>
        </w:r>
      </w:ins>
      <w:ins w:id="6990" w:author="jie sun" w:date="2018-04-19T13:00:00Z">
        <w:del w:id="6991" w:author="JIE  SUN" w:date="2018-06-21T13:34:00Z">
          <w:r w:rsidR="00083FE7" w:rsidDel="00A64E7B">
            <w:fldChar w:fldCharType="begin"/>
          </w:r>
          <w:r w:rsidR="00083FE7" w:rsidDel="00A64E7B">
            <w:delInstrText xml:space="preserve"> STYLEREF 1 \s </w:delInstrText>
          </w:r>
        </w:del>
      </w:ins>
      <w:del w:id="6992" w:author="JIE  SUN" w:date="2018-06-21T13:34:00Z">
        <w:r w:rsidR="00083FE7" w:rsidDel="00A64E7B">
          <w:fldChar w:fldCharType="separate"/>
        </w:r>
        <w:r w:rsidR="00083FE7" w:rsidDel="00A64E7B">
          <w:rPr>
            <w:noProof/>
          </w:rPr>
          <w:delText>4</w:delText>
        </w:r>
      </w:del>
      <w:ins w:id="6993" w:author="jie sun" w:date="2018-04-19T13:00:00Z">
        <w:del w:id="699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995" w:author="JIE  SUN" w:date="2018-06-21T13:34:00Z">
        <w:r w:rsidR="00083FE7" w:rsidDel="00A64E7B">
          <w:fldChar w:fldCharType="separate"/>
        </w:r>
      </w:del>
      <w:ins w:id="6996" w:author="jie sun" w:date="2018-04-19T13:00:00Z">
        <w:del w:id="6997" w:author="JIE  SUN" w:date="2018-06-21T13:34:00Z">
          <w:r w:rsidR="00083FE7" w:rsidDel="00A64E7B">
            <w:rPr>
              <w:noProof/>
            </w:rPr>
            <w:delText>9</w:delText>
          </w:r>
          <w:r w:rsidR="00083FE7" w:rsidDel="00A64E7B">
            <w:fldChar w:fldCharType="end"/>
          </w:r>
        </w:del>
      </w:ins>
      <w:ins w:id="6998" w:author="像个男人一样" w:date="2018-03-21T02:13:00Z">
        <w:del w:id="6999"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7000" w:author="像个男人一样" w:date="2018-03-22T11:51:00Z">
        <w:del w:id="7001" w:author="jie sun" w:date="2018-04-10T21:45:00Z">
          <w:r w:rsidDel="00454521">
            <w:delText>8</w:delText>
          </w:r>
        </w:del>
      </w:ins>
      <w:ins w:id="7002" w:author="像个男人一样" w:date="2018-03-21T02:13:00Z">
        <w:del w:id="7003" w:author="jie sun" w:date="2018-04-10T21:45:00Z">
          <w:r w:rsidDel="00454521">
            <w:fldChar w:fldCharType="end"/>
          </w:r>
        </w:del>
        <w:bookmarkStart w:id="7004" w:name="_Toc14279"/>
        <w:bookmarkStart w:id="7005" w:name="_Toc18927"/>
        <w:bookmarkStart w:id="7006" w:name="_Toc8031"/>
        <w:bookmarkStart w:id="7007" w:name="_Toc1339"/>
        <w:bookmarkStart w:id="7008" w:name="_Toc16360"/>
        <w:bookmarkStart w:id="7009" w:name="_Toc25257"/>
        <w:bookmarkStart w:id="7010" w:name="_Toc25174"/>
        <w:bookmarkStart w:id="7011" w:name="_Toc11224"/>
        <w:bookmarkStart w:id="7012" w:name="_Toc25728"/>
        <w:bookmarkStart w:id="7013" w:name="_Toc17899"/>
        <w:bookmarkStart w:id="7014" w:name="_Toc24165"/>
        <w:bookmarkStart w:id="7015" w:name="_Toc23831"/>
        <w:bookmarkStart w:id="7016" w:name="_Toc24696"/>
        <w:bookmarkStart w:id="7017" w:name="_Toc22495"/>
        <w:bookmarkStart w:id="7018" w:name="_Toc1025"/>
        <w:bookmarkStart w:id="7019" w:name="_Toc17834"/>
        <w:bookmarkStart w:id="7020" w:name="_Toc11652"/>
        <w:bookmarkStart w:id="7021" w:name="_Toc28936"/>
        <w:bookmarkStart w:id="7022" w:name="_Toc16187"/>
        <w:bookmarkStart w:id="7023" w:name="_Toc31736"/>
        <w:bookmarkStart w:id="7024" w:name="_Toc12071"/>
        <w:bookmarkStart w:id="7025" w:name="_Toc4838"/>
        <w:bookmarkStart w:id="7026" w:name="_Toc6686"/>
        <w:bookmarkStart w:id="7027" w:name="_Toc18227"/>
        <w:bookmarkStart w:id="7028" w:name="_Toc4648"/>
        <w:r>
          <w:rPr>
            <w:rFonts w:hint="eastAsia"/>
          </w:rPr>
          <w:t>:</w:t>
        </w:r>
      </w:ins>
      <w:ins w:id="7029" w:author="JIE  SUN" w:date="2018-06-21T19:30:00Z">
        <w:r w:rsidR="00D16A7B">
          <w:t xml:space="preserve"> Testing the</w:t>
        </w:r>
      </w:ins>
      <w:ins w:id="7030" w:author="JIE  SUN" w:date="2018-06-21T19:31:00Z">
        <w:r w:rsidR="00D16A7B">
          <w:t xml:space="preserve"> change of the</w:t>
        </w:r>
      </w:ins>
      <w:ins w:id="7031" w:author="JIE  SUN" w:date="2018-06-21T19:30:00Z">
        <w:r w:rsidR="00D16A7B">
          <w:t xml:space="preserve"> </w:t>
        </w:r>
      </w:ins>
      <w:ins w:id="7032" w:author="JIE  SUN" w:date="2018-06-21T19:31:00Z">
        <w:r w:rsidR="00D16A7B">
          <w:t>in</w:t>
        </w:r>
      </w:ins>
      <w:ins w:id="7033" w:author="JIE  SUN" w:date="2018-06-21T19:30:00Z">
        <w:r w:rsidR="00D16A7B">
          <w:t xml:space="preserve">clination </w:t>
        </w:r>
      </w:ins>
      <w:ins w:id="7034" w:author="jie sun" w:date="2018-04-19T15:39:00Z">
        <w:del w:id="7035" w:author="JIE  SUN" w:date="2018-06-21T19:32:00Z">
          <w:r w:rsidR="005034E6" w:rsidDel="00D16A7B">
            <w:delText xml:space="preserve"> </w:delText>
          </w:r>
        </w:del>
      </w:ins>
      <w:ins w:id="7036" w:author="JIE  SUN" w:date="2018-06-21T19:31:00Z">
        <w:r w:rsidR="00D16A7B">
          <w:t xml:space="preserve">when </w:t>
        </w:r>
      </w:ins>
      <w:ins w:id="7037" w:author="jie sun" w:date="2018-04-19T15:39:00Z">
        <w:del w:id="7038" w:author="JIE  SUN" w:date="2018-06-21T19:30:00Z">
          <w:r w:rsidR="005034E6" w:rsidDel="00D16A7B">
            <w:delText>Accelerometer</w:delText>
          </w:r>
        </w:del>
      </w:ins>
      <w:ins w:id="7039" w:author="像个男人一样" w:date="2018-03-21T02:13:00Z">
        <w:del w:id="7040" w:author="JIE  SUN" w:date="2018-06-21T19:30:00Z">
          <w:r w:rsidDel="00D16A7B">
            <w:rPr>
              <w:rFonts w:hint="eastAsia"/>
            </w:rPr>
            <w:delText xml:space="preserve">Gyro </w:delText>
          </w:r>
        </w:del>
      </w:ins>
      <w:ins w:id="7041" w:author="jie sun" w:date="2018-04-16T22:33:00Z">
        <w:del w:id="7042" w:author="JIE  SUN" w:date="2018-06-21T19:30:00Z">
          <w:r w:rsidR="00CB3BAA" w:rsidDel="00D16A7B">
            <w:rPr>
              <w:rFonts w:hint="eastAsia"/>
            </w:rPr>
            <w:delText>D</w:delText>
          </w:r>
        </w:del>
      </w:ins>
      <w:ins w:id="7043" w:author="像个男人一样" w:date="2018-03-21T02:13:00Z">
        <w:del w:id="7044" w:author="JIE  SUN" w:date="2018-06-21T19:30:00Z">
          <w:r w:rsidDel="00D16A7B">
            <w:rPr>
              <w:rFonts w:hint="eastAsia"/>
            </w:rPr>
            <w:delText xml:space="preserve">data </w:delText>
          </w:r>
        </w:del>
      </w:ins>
      <w:ins w:id="7045" w:author="jie sun" w:date="2018-04-16T22:33:00Z">
        <w:del w:id="7046" w:author="JIE  SUN" w:date="2018-06-21T19:30:00Z">
          <w:r w:rsidR="00CB3BAA" w:rsidDel="00D16A7B">
            <w:rPr>
              <w:rFonts w:hint="eastAsia"/>
            </w:rPr>
            <w:delText>C</w:delText>
          </w:r>
        </w:del>
      </w:ins>
      <w:ins w:id="7047" w:author="像个男人一样" w:date="2018-03-21T02:13:00Z">
        <w:del w:id="7048" w:author="JIE  SUN" w:date="2018-06-21T19:30:00Z">
          <w:r w:rsidDel="00D16A7B">
            <w:rPr>
              <w:rFonts w:hint="eastAsia"/>
            </w:rPr>
            <w:delText>chang</w:delText>
          </w:r>
        </w:del>
      </w:ins>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ins w:id="7049" w:author="jie sun" w:date="2018-04-15T21:07:00Z">
        <w:del w:id="7050" w:author="JIE  SUN" w:date="2018-06-21T19:30:00Z">
          <w:r w:rsidR="00585C85" w:rsidDel="00D16A7B">
            <w:delText>e</w:delText>
          </w:r>
          <w:r w:rsidR="00521540" w:rsidDel="00D16A7B">
            <w:delText>s</w:delText>
          </w:r>
        </w:del>
      </w:ins>
      <w:ins w:id="7051" w:author="JIE  SUN" w:date="2018-06-21T19:30:00Z">
        <w:r w:rsidR="00D16A7B">
          <w:t>put</w:t>
        </w:r>
      </w:ins>
      <w:ins w:id="7052" w:author="JIE  SUN" w:date="2018-06-21T19:32:00Z">
        <w:r w:rsidR="00D16A7B">
          <w:t>ting</w:t>
        </w:r>
      </w:ins>
      <w:ins w:id="7053" w:author="JIE  SUN" w:date="2018-06-21T19:33:00Z">
        <w:r w:rsidR="00984F18">
          <w:t>c</w:t>
        </w:r>
      </w:ins>
      <w:ins w:id="7054" w:author="JIE  SUN" w:date="2018-06-21T19:30:00Z">
        <w:r w:rsidR="00D16A7B">
          <w:t xml:space="preserve"> the phone up vertically</w:t>
        </w:r>
      </w:ins>
      <w:bookmarkEnd w:id="6985"/>
    </w:p>
    <w:p w14:paraId="4052A88C" w14:textId="77777777" w:rsidR="009C7BD8" w:rsidRDefault="009C7BD8">
      <w:pPr>
        <w:rPr>
          <w:ins w:id="7055" w:author="JIE  SUN" w:date="2018-06-21T18:51:00Z"/>
        </w:rPr>
      </w:pPr>
      <w:ins w:id="7056" w:author="JIE  SUN" w:date="2018-06-21T18:48:00Z">
        <w:r>
          <w:rPr>
            <w:rFonts w:hint="eastAsia"/>
          </w:rPr>
          <w:t>This</w:t>
        </w:r>
        <w:r>
          <w:t xml:space="preserve"> </w:t>
        </w:r>
      </w:ins>
      <w:ins w:id="7057" w:author="JIE  SUN" w:date="2018-06-21T18:49:00Z">
        <w:r>
          <w:t xml:space="preserve">angle value calculated by the raw data from accelerometer can be achieved </w:t>
        </w:r>
      </w:ins>
      <w:ins w:id="7058" w:author="JIE  SUN" w:date="2018-06-21T18:50:00Z">
        <w:r>
          <w:t>through</w:t>
        </w:r>
      </w:ins>
      <w:ins w:id="7059" w:author="JIE  SUN" w:date="2018-06-21T18:49:00Z">
        <w:r>
          <w:t xml:space="preserve"> </w:t>
        </w:r>
      </w:ins>
      <w:ins w:id="7060" w:author="JIE  SUN" w:date="2018-06-21T18:50:00Z">
        <w:r>
          <w:t>a piece of code below</w:t>
        </w:r>
      </w:ins>
      <w:ins w:id="7061" w:author="JIE  SUN" w:date="2018-06-21T18:51:00Z">
        <w:r w:rsidR="00860477">
          <w:t xml:space="preserve">, </w:t>
        </w:r>
      </w:ins>
      <w:ins w:id="7062" w:author="JIE  SUN" w:date="2018-06-21T18:52:00Z">
        <w:r w:rsidR="00860477" w:rsidRPr="00845B5B">
          <w:rPr>
            <w:rPrChange w:id="7063" w:author="JIE  SUN" w:date="2018-06-21T19:21:00Z">
              <w:rPr>
                <w:rFonts w:ascii="NSimSun" w:eastAsia="NSimSun" w:hAnsi="Times New Roman" w:cs="NSimSun"/>
                <w:color w:val="808080"/>
                <w:sz w:val="19"/>
                <w:szCs w:val="19"/>
              </w:rPr>
            </w:rPrChange>
          </w:rPr>
          <w:t>Accel</w:t>
        </w:r>
        <w:r w:rsidR="00860477" w:rsidRPr="00845B5B">
          <w:rPr>
            <w:rPrChange w:id="7064" w:author="JIE  SUN" w:date="2018-06-21T19:21:00Z">
              <w:rPr>
                <w:rFonts w:ascii="NSimSun" w:eastAsia="NSimSun" w:hAnsi="Times New Roman" w:cs="NSimSun"/>
                <w:color w:val="000000"/>
                <w:sz w:val="19"/>
                <w:szCs w:val="19"/>
              </w:rPr>
            </w:rPrChange>
          </w:rPr>
          <w:t xml:space="preserve">.Daccel_x, </w:t>
        </w:r>
        <w:r w:rsidR="00860477" w:rsidRPr="00845B5B">
          <w:rPr>
            <w:rPrChange w:id="7065" w:author="JIE  SUN" w:date="2018-06-21T19:21:00Z">
              <w:rPr>
                <w:rFonts w:ascii="NSimSun" w:eastAsia="NSimSun" w:hAnsi="Times New Roman" w:cs="NSimSun"/>
                <w:color w:val="808080"/>
                <w:sz w:val="19"/>
                <w:szCs w:val="19"/>
              </w:rPr>
            </w:rPrChange>
          </w:rPr>
          <w:t>Accel</w:t>
        </w:r>
        <w:r w:rsidR="00860477" w:rsidRPr="00845B5B">
          <w:rPr>
            <w:rPrChange w:id="7066" w:author="JIE  SUN" w:date="2018-06-21T19:21:00Z">
              <w:rPr>
                <w:rFonts w:ascii="NSimSun" w:eastAsia="NSimSun" w:hAnsi="Times New Roman" w:cs="NSimSun"/>
                <w:color w:val="000000"/>
                <w:sz w:val="19"/>
                <w:szCs w:val="19"/>
              </w:rPr>
            </w:rPrChange>
          </w:rPr>
          <w:t>.Daccel_y and</w:t>
        </w:r>
        <w:r w:rsidR="00860477" w:rsidRPr="00845B5B">
          <w:rPr>
            <w:rPrChange w:id="7067" w:author="JIE  SUN" w:date="2018-06-21T19:21:00Z">
              <w:rPr>
                <w:rFonts w:ascii="NSimSun" w:eastAsia="NSimSun" w:hAnsi="Times New Roman" w:cs="NSimSun"/>
                <w:color w:val="808080"/>
                <w:sz w:val="19"/>
                <w:szCs w:val="19"/>
              </w:rPr>
            </w:rPrChange>
          </w:rPr>
          <w:t xml:space="preserve"> Accel</w:t>
        </w:r>
        <w:r w:rsidR="00860477" w:rsidRPr="00845B5B">
          <w:rPr>
            <w:rPrChange w:id="7068" w:author="JIE  SUN" w:date="2018-06-21T19:21:00Z">
              <w:rPr>
                <w:rFonts w:ascii="NSimSun" w:eastAsia="NSimSun" w:hAnsi="Times New Roman" w:cs="NSimSun"/>
                <w:color w:val="000000"/>
                <w:sz w:val="19"/>
                <w:szCs w:val="19"/>
              </w:rPr>
            </w:rPrChange>
          </w:rPr>
          <w:t xml:space="preserve">.Daccel_z are raw data caught from accelerometer and </w:t>
        </w:r>
      </w:ins>
      <w:ins w:id="7069" w:author="JIE  SUN" w:date="2018-06-21T18:53:00Z">
        <w:r w:rsidR="00860477" w:rsidRPr="00845B5B">
          <w:rPr>
            <w:rPrChange w:id="7070" w:author="JIE  SUN" w:date="2018-06-21T19:21:00Z">
              <w:rPr>
                <w:rFonts w:ascii="NSimSun" w:eastAsia="NSimSun" w:hAnsi="Times New Roman" w:cs="NSimSun"/>
                <w:color w:val="808080"/>
                <w:sz w:val="19"/>
                <w:szCs w:val="19"/>
              </w:rPr>
            </w:rPrChange>
          </w:rPr>
          <w:t>Accel</w:t>
        </w:r>
        <w:r w:rsidR="00860477" w:rsidRPr="00845B5B">
          <w:rPr>
            <w:rPrChange w:id="7071" w:author="JIE  SUN" w:date="2018-06-21T19:21:00Z">
              <w:rPr>
                <w:rFonts w:ascii="NSimSun" w:eastAsia="NSimSun" w:hAnsi="Times New Roman" w:cs="NSimSun"/>
                <w:color w:val="000000"/>
                <w:sz w:val="19"/>
                <w:szCs w:val="19"/>
              </w:rPr>
            </w:rPrChange>
          </w:rPr>
          <w:t xml:space="preserve">.A_angle_x, </w:t>
        </w:r>
        <w:r w:rsidR="00860477" w:rsidRPr="00845B5B">
          <w:rPr>
            <w:rPrChange w:id="7072" w:author="JIE  SUN" w:date="2018-06-21T19:21:00Z">
              <w:rPr>
                <w:rFonts w:ascii="NSimSun" w:eastAsia="NSimSun" w:hAnsi="Times New Roman" w:cs="NSimSun"/>
                <w:color w:val="808080"/>
                <w:sz w:val="19"/>
                <w:szCs w:val="19"/>
              </w:rPr>
            </w:rPrChange>
          </w:rPr>
          <w:t>Accel</w:t>
        </w:r>
        <w:r w:rsidR="00860477" w:rsidRPr="00845B5B">
          <w:rPr>
            <w:rPrChange w:id="7073" w:author="JIE  SUN" w:date="2018-06-21T19:21:00Z">
              <w:rPr>
                <w:rFonts w:ascii="NSimSun" w:eastAsia="NSimSun" w:hAnsi="Times New Roman" w:cs="NSimSun"/>
                <w:color w:val="000000"/>
                <w:sz w:val="19"/>
                <w:szCs w:val="19"/>
              </w:rPr>
            </w:rPrChange>
          </w:rPr>
          <w:t xml:space="preserve">.A_angle_y and </w:t>
        </w:r>
        <w:r w:rsidR="00860477" w:rsidRPr="00845B5B">
          <w:rPr>
            <w:rPrChange w:id="7074" w:author="JIE  SUN" w:date="2018-06-21T19:21:00Z">
              <w:rPr>
                <w:rFonts w:ascii="NSimSun" w:eastAsia="NSimSun" w:hAnsi="Times New Roman" w:cs="NSimSun"/>
                <w:color w:val="808080"/>
                <w:sz w:val="19"/>
                <w:szCs w:val="19"/>
              </w:rPr>
            </w:rPrChange>
          </w:rPr>
          <w:t>Accel</w:t>
        </w:r>
        <w:r w:rsidR="00860477" w:rsidRPr="00845B5B">
          <w:rPr>
            <w:rPrChange w:id="7075" w:author="JIE  SUN" w:date="2018-06-21T19:21:00Z">
              <w:rPr>
                <w:rFonts w:ascii="NSimSun" w:eastAsia="NSimSun" w:hAnsi="Times New Roman" w:cs="NSimSun"/>
                <w:color w:val="000000"/>
                <w:sz w:val="19"/>
                <w:szCs w:val="19"/>
              </w:rPr>
            </w:rPrChange>
          </w:rPr>
          <w:t xml:space="preserve">.A_angle_z </w:t>
        </w:r>
      </w:ins>
      <w:ins w:id="7076" w:author="JIE  SUN" w:date="2018-06-21T19:20:00Z">
        <w:r w:rsidR="00845B5B" w:rsidRPr="00845B5B">
          <w:rPr>
            <w:rPrChange w:id="7077" w:author="JIE  SUN" w:date="2018-06-21T19:21:00Z">
              <w:rPr>
                <w:rFonts w:ascii="NSimSun" w:eastAsia="NSimSun" w:hAnsi="Times New Roman" w:cs="NSimSun"/>
                <w:color w:val="000000"/>
                <w:sz w:val="19"/>
                <w:szCs w:val="19"/>
              </w:rPr>
            </w:rPrChange>
          </w:rPr>
          <w:t xml:space="preserve">are the inclination angles with X, Y and Z axes </w:t>
        </w:r>
      </w:ins>
      <w:ins w:id="7078" w:author="JIE  SUN" w:date="2018-06-21T19:21:00Z">
        <w:r w:rsidR="00845B5B" w:rsidRPr="00845B5B">
          <w:rPr>
            <w:rPrChange w:id="7079" w:author="JIE  SUN" w:date="2018-06-21T19:21:00Z">
              <w:rPr>
                <w:rFonts w:ascii="NSimSun" w:eastAsia="NSimSun" w:hAnsi="Times New Roman" w:cs="NSimSun"/>
                <w:color w:val="000000"/>
                <w:sz w:val="19"/>
                <w:szCs w:val="19"/>
              </w:rPr>
            </w:rPrChange>
          </w:rPr>
          <w:t>respectively</w:t>
        </w:r>
      </w:ins>
      <w:ins w:id="7080" w:author="JIE  SUN" w:date="2018-06-21T19:20:00Z">
        <w:r w:rsidR="00845B5B" w:rsidRPr="00845B5B">
          <w:rPr>
            <w:rPrChange w:id="7081" w:author="JIE  SUN" w:date="2018-06-21T19:21:00Z">
              <w:rPr>
                <w:rFonts w:ascii="NSimSun" w:eastAsia="NSimSun" w:hAnsi="Times New Roman" w:cs="NSimSun"/>
                <w:color w:val="000000"/>
                <w:sz w:val="19"/>
                <w:szCs w:val="19"/>
              </w:rPr>
            </w:rPrChange>
          </w:rPr>
          <w:t>.</w:t>
        </w:r>
      </w:ins>
    </w:p>
    <w:p w14:paraId="3E18D2CF" w14:textId="77777777" w:rsidR="00AF12D7" w:rsidRPr="009C7BD8" w:rsidRDefault="00AF12D7">
      <w:pPr>
        <w:ind w:firstLine="720"/>
        <w:rPr>
          <w:ins w:id="7082" w:author="JIE  SUN" w:date="2018-06-21T18:48:00Z"/>
        </w:rPr>
        <w:pPrChange w:id="7083" w:author="JIE  SUN" w:date="2018-06-21T18:51:00Z">
          <w:pPr/>
        </w:pPrChange>
      </w:pPr>
      <w:ins w:id="7084" w:author="JIE  SUN" w:date="2018-06-21T18:51:00Z">
        <w:r>
          <w:rPr>
            <w:rFonts w:ascii="NSimSun" w:eastAsia="NSimSun" w:hAnsi="Times New Roman" w:cs="NSimSun"/>
            <w:color w:val="808080"/>
            <w:sz w:val="19"/>
            <w:szCs w:val="19"/>
          </w:rPr>
          <w:t>#define</w:t>
        </w:r>
        <w:r>
          <w:rPr>
            <w:rFonts w:ascii="NSimSun" w:eastAsia="NSimSun" w:hAnsi="Times New Roman" w:cs="NSimSun"/>
            <w:color w:val="000000"/>
            <w:sz w:val="19"/>
            <w:szCs w:val="19"/>
          </w:rPr>
          <w:t xml:space="preserve"> </w:t>
        </w:r>
        <w:r>
          <w:rPr>
            <w:rFonts w:ascii="NSimSun" w:eastAsia="NSimSun" w:hAnsi="Times New Roman" w:cs="NSimSun"/>
            <w:color w:val="6F008A"/>
            <w:sz w:val="19"/>
            <w:szCs w:val="19"/>
          </w:rPr>
          <w:t>PI</w:t>
        </w:r>
        <w:r>
          <w:rPr>
            <w:rFonts w:ascii="NSimSun" w:eastAsia="NSimSun" w:hAnsi="Times New Roman" w:cs="NSimSun"/>
            <w:color w:val="000000"/>
            <w:sz w:val="19"/>
            <w:szCs w:val="19"/>
          </w:rPr>
          <w:t xml:space="preserve"> 3.14159265358979323846</w:t>
        </w:r>
      </w:ins>
    </w:p>
    <w:p w14:paraId="595C21C5" w14:textId="77777777" w:rsidR="009C7BD8" w:rsidRDefault="009C7BD8" w:rsidP="009C7BD8">
      <w:pPr>
        <w:autoSpaceDE w:val="0"/>
        <w:autoSpaceDN w:val="0"/>
        <w:adjustRightInd w:val="0"/>
        <w:spacing w:after="0"/>
        <w:rPr>
          <w:ins w:id="7085" w:author="JIE  SUN" w:date="2018-06-21T18:48:00Z"/>
          <w:rFonts w:ascii="NSimSun" w:eastAsia="NSimSun" w:hAnsi="Times New Roman" w:cs="NSimSun"/>
          <w:color w:val="000000"/>
          <w:sz w:val="19"/>
          <w:szCs w:val="19"/>
        </w:rPr>
      </w:pPr>
      <w:ins w:id="7086" w:author="JIE  SUN" w:date="2018-06-21T18:48:00Z">
        <w:r>
          <w:rPr>
            <w:rFonts w:ascii="NSimSun" w:eastAsia="NSimSun" w:hAnsi="Times New Roman" w:cs="NSimSun"/>
            <w:color w:val="000000"/>
            <w:sz w:val="19"/>
            <w:szCs w:val="19"/>
          </w:rPr>
          <w:tab/>
        </w:r>
        <w:r>
          <w:rPr>
            <w:rFonts w:ascii="NSimSun" w:eastAsia="NSimSun" w:hAnsi="Times New Roman" w:cs="NSimSun"/>
            <w:color w:val="0000FF"/>
            <w:sz w:val="19"/>
            <w:szCs w:val="19"/>
          </w:rPr>
          <w:t>double</w:t>
        </w:r>
        <w:r>
          <w:rPr>
            <w:rFonts w:ascii="NSimSun" w:eastAsia="NSimSun" w:hAnsi="Times New Roman" w:cs="NSimSun"/>
            <w:color w:val="000000"/>
            <w:sz w:val="19"/>
            <w:szCs w:val="19"/>
          </w:rPr>
          <w:t xml:space="preserve"> Sqrt_x = sqrt(</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.Daccel_y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.Daccel_y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.Daccel_z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.Daccel_z);</w:t>
        </w:r>
      </w:ins>
    </w:p>
    <w:p w14:paraId="3E8862DA" w14:textId="77777777" w:rsidR="009C7BD8" w:rsidRDefault="009C7BD8" w:rsidP="009C7BD8">
      <w:pPr>
        <w:autoSpaceDE w:val="0"/>
        <w:autoSpaceDN w:val="0"/>
        <w:adjustRightInd w:val="0"/>
        <w:spacing w:after="0"/>
        <w:rPr>
          <w:ins w:id="7087" w:author="JIE  SUN" w:date="2018-06-21T18:48:00Z"/>
          <w:rFonts w:ascii="NSimSun" w:eastAsia="NSimSun" w:hAnsi="Times New Roman" w:cs="NSimSun"/>
          <w:color w:val="000000"/>
          <w:sz w:val="19"/>
          <w:szCs w:val="19"/>
        </w:rPr>
      </w:pPr>
      <w:ins w:id="7088" w:author="JIE  SUN" w:date="2018-06-21T18:48:00Z">
        <w:r>
          <w:rPr>
            <w:rFonts w:ascii="NSimSun" w:eastAsia="NSimSun" w:hAnsi="Times New Roman" w:cs="NSimSun"/>
            <w:color w:val="000000"/>
            <w:sz w:val="19"/>
            <w:szCs w:val="19"/>
          </w:rPr>
          <w:tab/>
        </w:r>
        <w:r>
          <w:rPr>
            <w:rFonts w:ascii="NSimSun" w:eastAsia="NSimSun" w:hAnsi="Times New Roman" w:cs="NSimSun"/>
            <w:color w:val="0000FF"/>
            <w:sz w:val="19"/>
            <w:szCs w:val="19"/>
          </w:rPr>
          <w:t>double</w:t>
        </w:r>
        <w:r>
          <w:rPr>
            <w:rFonts w:ascii="NSimSun" w:eastAsia="NSimSun" w:hAnsi="Times New Roman" w:cs="NSimSun"/>
            <w:color w:val="000000"/>
            <w:sz w:val="19"/>
            <w:szCs w:val="19"/>
          </w:rPr>
          <w:t xml:space="preserve"> Sqrt_y = sqrt(</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.Daccel_x * </w:t>
        </w:r>
        <w:r>
          <w:rPr>
            <w:rFonts w:ascii="NSimSun" w:eastAsia="NSimSun" w:hAnsi="Times New Roman" w:cs="NSimSun"/>
            <w:color w:val="808080"/>
            <w:sz w:val="19"/>
            <w:szCs w:val="19"/>
          </w:rPr>
          <w:t>Accel</w:t>
        </w:r>
        <w:r w:rsidR="00AF12D7">
          <w:rPr>
            <w:rFonts w:ascii="NSimSun" w:eastAsia="NSimSun" w:hAnsi="Times New Roman" w:cs="NSimSun"/>
            <w:color w:val="000000"/>
            <w:sz w:val="19"/>
            <w:szCs w:val="19"/>
          </w:rPr>
          <w:t>.Daccel_x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.Daccel_z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.Daccel_z);</w:t>
        </w:r>
      </w:ins>
    </w:p>
    <w:p w14:paraId="11450856" w14:textId="77777777" w:rsidR="009C7BD8" w:rsidRDefault="009C7BD8" w:rsidP="009C7BD8">
      <w:pPr>
        <w:autoSpaceDE w:val="0"/>
        <w:autoSpaceDN w:val="0"/>
        <w:adjustRightInd w:val="0"/>
        <w:spacing w:after="0"/>
        <w:rPr>
          <w:ins w:id="7089" w:author="JIE  SUN" w:date="2018-06-21T18:48:00Z"/>
          <w:rFonts w:ascii="NSimSun" w:eastAsia="NSimSun" w:hAnsi="Times New Roman" w:cs="NSimSun"/>
          <w:color w:val="000000"/>
          <w:sz w:val="19"/>
          <w:szCs w:val="19"/>
        </w:rPr>
      </w:pPr>
      <w:ins w:id="7090" w:author="JIE  SUN" w:date="2018-06-21T18:48:00Z">
        <w:r>
          <w:rPr>
            <w:rFonts w:ascii="NSimSun" w:eastAsia="NSimSun" w:hAnsi="Times New Roman" w:cs="NSimSun"/>
            <w:color w:val="000000"/>
            <w:sz w:val="19"/>
            <w:szCs w:val="19"/>
          </w:rPr>
          <w:tab/>
        </w:r>
        <w:r>
          <w:rPr>
            <w:rFonts w:ascii="NSimSun" w:eastAsia="NSimSun" w:hAnsi="Times New Roman" w:cs="NSimSun"/>
            <w:color w:val="0000FF"/>
            <w:sz w:val="19"/>
            <w:szCs w:val="19"/>
          </w:rPr>
          <w:t>double</w:t>
        </w:r>
        <w:r>
          <w:rPr>
            <w:rFonts w:ascii="NSimSun" w:eastAsia="NSimSun" w:hAnsi="Times New Roman" w:cs="NSimSun"/>
            <w:color w:val="000000"/>
            <w:sz w:val="19"/>
            <w:szCs w:val="19"/>
          </w:rPr>
          <w:t xml:space="preserve"> Sqrt_z = sqrt(</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.Daccel_x * </w:t>
        </w:r>
        <w:r>
          <w:rPr>
            <w:rFonts w:ascii="NSimSun" w:eastAsia="NSimSun" w:hAnsi="Times New Roman" w:cs="NSimSun"/>
            <w:color w:val="808080"/>
            <w:sz w:val="19"/>
            <w:szCs w:val="19"/>
          </w:rPr>
          <w:t>Accel</w:t>
        </w:r>
        <w:r w:rsidR="00AF12D7">
          <w:rPr>
            <w:rFonts w:ascii="NSimSun" w:eastAsia="NSimSun" w:hAnsi="Times New Roman" w:cs="NSimSun"/>
            <w:color w:val="000000"/>
            <w:sz w:val="19"/>
            <w:szCs w:val="19"/>
          </w:rPr>
          <w:t>.Daccel_x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.Daccel_y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.Daccel_y);</w:t>
        </w:r>
      </w:ins>
    </w:p>
    <w:p w14:paraId="205D7521" w14:textId="77777777" w:rsidR="009C7BD8" w:rsidRDefault="009C7BD8" w:rsidP="009C7BD8">
      <w:pPr>
        <w:autoSpaceDE w:val="0"/>
        <w:autoSpaceDN w:val="0"/>
        <w:adjustRightInd w:val="0"/>
        <w:spacing w:after="0"/>
        <w:rPr>
          <w:ins w:id="7091" w:author="JIE  SUN" w:date="2018-06-21T18:48:00Z"/>
          <w:rFonts w:ascii="NSimSun" w:eastAsia="NSimSun" w:hAnsi="Times New Roman" w:cs="NSimSun"/>
          <w:color w:val="000000"/>
          <w:sz w:val="19"/>
          <w:szCs w:val="19"/>
        </w:rPr>
      </w:pPr>
    </w:p>
    <w:p w14:paraId="3C633B12" w14:textId="77777777" w:rsidR="009C7BD8" w:rsidRDefault="009C7BD8" w:rsidP="009C7BD8">
      <w:pPr>
        <w:autoSpaceDE w:val="0"/>
        <w:autoSpaceDN w:val="0"/>
        <w:adjustRightInd w:val="0"/>
        <w:spacing w:after="0"/>
        <w:rPr>
          <w:ins w:id="7092" w:author="JIE  SUN" w:date="2018-06-21T18:48:00Z"/>
          <w:rFonts w:ascii="NSimSun" w:eastAsia="NSimSun" w:hAnsi="Times New Roman" w:cs="NSimSun"/>
          <w:color w:val="000000"/>
          <w:sz w:val="19"/>
          <w:szCs w:val="19"/>
        </w:rPr>
      </w:pPr>
      <w:ins w:id="7093" w:author="JIE  SUN" w:date="2018-06-21T18:48:00Z">
        <w:r>
          <w:rPr>
            <w:rFonts w:ascii="NSimSun" w:eastAsia="NSimSun" w:hAnsi="Times New Roman" w:cs="NSimSun"/>
            <w:color w:val="000000"/>
            <w:sz w:val="19"/>
            <w:szCs w:val="19"/>
          </w:rPr>
          <w:tab/>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.A_angle_x = (atan(</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.Daccel_x / Sqrt_x) * 180) / </w:t>
        </w:r>
        <w:r>
          <w:rPr>
            <w:rFonts w:ascii="NSimSun" w:eastAsia="NSimSun" w:hAnsi="Times New Roman" w:cs="NSimSun"/>
            <w:color w:val="6F008A"/>
            <w:sz w:val="19"/>
            <w:szCs w:val="19"/>
          </w:rPr>
          <w:t>PI</w:t>
        </w:r>
        <w:r>
          <w:rPr>
            <w:rFonts w:ascii="NSimSun" w:eastAsia="NSimSun" w:hAnsi="Times New Roman" w:cs="NSimSun"/>
            <w:color w:val="000000"/>
            <w:sz w:val="19"/>
            <w:szCs w:val="19"/>
          </w:rPr>
          <w:t>;</w:t>
        </w:r>
      </w:ins>
    </w:p>
    <w:p w14:paraId="45DDF156" w14:textId="77777777" w:rsidR="009C7BD8" w:rsidRDefault="009C7BD8" w:rsidP="009C7BD8">
      <w:pPr>
        <w:autoSpaceDE w:val="0"/>
        <w:autoSpaceDN w:val="0"/>
        <w:adjustRightInd w:val="0"/>
        <w:spacing w:after="0"/>
        <w:rPr>
          <w:ins w:id="7094" w:author="JIE  SUN" w:date="2018-06-21T18:48:00Z"/>
          <w:rFonts w:ascii="NSimSun" w:eastAsia="NSimSun" w:hAnsi="Times New Roman" w:cs="NSimSun"/>
          <w:color w:val="000000"/>
          <w:sz w:val="19"/>
          <w:szCs w:val="19"/>
        </w:rPr>
      </w:pPr>
    </w:p>
    <w:p w14:paraId="6E805B3D" w14:textId="77777777" w:rsidR="009C7BD8" w:rsidRDefault="009C7BD8" w:rsidP="009C7BD8">
      <w:pPr>
        <w:autoSpaceDE w:val="0"/>
        <w:autoSpaceDN w:val="0"/>
        <w:adjustRightInd w:val="0"/>
        <w:spacing w:after="0"/>
        <w:rPr>
          <w:ins w:id="7095" w:author="JIE  SUN" w:date="2018-06-21T18:48:00Z"/>
          <w:rFonts w:ascii="NSimSun" w:eastAsia="NSimSun" w:hAnsi="Times New Roman" w:cs="NSimSun"/>
          <w:color w:val="000000"/>
          <w:sz w:val="19"/>
          <w:szCs w:val="19"/>
        </w:rPr>
      </w:pPr>
      <w:ins w:id="7096" w:author="JIE  SUN" w:date="2018-06-21T18:48:00Z">
        <w:r>
          <w:rPr>
            <w:rFonts w:ascii="NSimSun" w:eastAsia="NSimSun" w:hAnsi="Times New Roman" w:cs="NSimSun"/>
            <w:color w:val="000000"/>
            <w:sz w:val="19"/>
            <w:szCs w:val="19"/>
          </w:rPr>
          <w:tab/>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.A_angle_y = (atan(</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.Daccel_y / Sqrt_y) * 180) / </w:t>
        </w:r>
        <w:r>
          <w:rPr>
            <w:rFonts w:ascii="NSimSun" w:eastAsia="NSimSun" w:hAnsi="Times New Roman" w:cs="NSimSun"/>
            <w:color w:val="6F008A"/>
            <w:sz w:val="19"/>
            <w:szCs w:val="19"/>
          </w:rPr>
          <w:t>PI</w:t>
        </w:r>
        <w:r>
          <w:rPr>
            <w:rFonts w:ascii="NSimSun" w:eastAsia="NSimSun" w:hAnsi="Times New Roman" w:cs="NSimSun"/>
            <w:color w:val="000000"/>
            <w:sz w:val="19"/>
            <w:szCs w:val="19"/>
          </w:rPr>
          <w:t>;</w:t>
        </w:r>
      </w:ins>
    </w:p>
    <w:p w14:paraId="4D391BAF" w14:textId="77777777" w:rsidR="009C7BD8" w:rsidRDefault="009C7BD8" w:rsidP="009C7BD8">
      <w:pPr>
        <w:autoSpaceDE w:val="0"/>
        <w:autoSpaceDN w:val="0"/>
        <w:adjustRightInd w:val="0"/>
        <w:spacing w:after="0"/>
        <w:rPr>
          <w:ins w:id="7097" w:author="JIE  SUN" w:date="2018-06-21T18:48:00Z"/>
          <w:rFonts w:ascii="NSimSun" w:eastAsia="NSimSun" w:hAnsi="Times New Roman" w:cs="NSimSun"/>
          <w:color w:val="000000"/>
          <w:sz w:val="19"/>
          <w:szCs w:val="19"/>
        </w:rPr>
      </w:pPr>
    </w:p>
    <w:p w14:paraId="22E7F167" w14:textId="77777777" w:rsidR="009C7BD8" w:rsidRPr="009C7BD8" w:rsidRDefault="009C7BD8">
      <w:ins w:id="7098" w:author="JIE  SUN" w:date="2018-06-21T18:48:00Z">
        <w:r>
          <w:rPr>
            <w:rFonts w:ascii="NSimSun" w:eastAsia="NSimSun" w:hAnsi="Times New Roman" w:cs="NSimSun"/>
            <w:color w:val="000000"/>
            <w:sz w:val="19"/>
            <w:szCs w:val="19"/>
          </w:rPr>
          <w:tab/>
        </w:r>
        <w:bookmarkStart w:id="7099" w:name="OLE_LINK61"/>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.A_angle_z </w:t>
        </w:r>
        <w:bookmarkEnd w:id="7099"/>
        <w:r>
          <w:rPr>
            <w:rFonts w:ascii="NSimSun" w:eastAsia="NSimSun" w:hAnsi="Times New Roman" w:cs="NSimSun"/>
            <w:color w:val="000000"/>
            <w:sz w:val="19"/>
            <w:szCs w:val="19"/>
          </w:rPr>
          <w:t>= (atan(</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.Daccel_z / Sqrt_z) * 180) / </w:t>
        </w:r>
        <w:r>
          <w:rPr>
            <w:rFonts w:ascii="NSimSun" w:eastAsia="NSimSun" w:hAnsi="Times New Roman" w:cs="NSimSun"/>
            <w:color w:val="6F008A"/>
            <w:sz w:val="19"/>
            <w:szCs w:val="19"/>
          </w:rPr>
          <w:t>PI</w:t>
        </w:r>
        <w:r>
          <w:rPr>
            <w:rFonts w:ascii="NSimSun" w:eastAsia="NSimSun" w:hAnsi="Times New Roman" w:cs="NSimSun"/>
            <w:color w:val="000000"/>
            <w:sz w:val="19"/>
            <w:szCs w:val="19"/>
          </w:rPr>
          <w:t>;</w:t>
        </w:r>
      </w:ins>
    </w:p>
    <w:p w14:paraId="3724B451" w14:textId="77777777" w:rsidR="0087014B" w:rsidRDefault="0087014B">
      <w:pPr>
        <w:rPr>
          <w:ins w:id="7100" w:author="jie sun" w:date="2018-04-18T21:05:00Z"/>
          <w:lang w:val="en-GB"/>
        </w:rPr>
      </w:pPr>
    </w:p>
    <w:p w14:paraId="16264E3C" w14:textId="0A448584" w:rsidR="004739A5" w:rsidRPr="007B5BB5" w:rsidDel="00D6606E" w:rsidRDefault="004739A5">
      <w:pPr>
        <w:pStyle w:val="Heading2"/>
        <w:rPr>
          <w:ins w:id="7101" w:author="jie sun" w:date="2018-04-18T21:05:00Z"/>
          <w:del w:id="7102" w:author="JIE  SUN" w:date="2018-06-21T19:22:00Z"/>
        </w:rPr>
        <w:pPrChange w:id="7103" w:author="jie sun" w:date="2018-04-18T21:05:00Z">
          <w:pPr>
            <w:pStyle w:val="Heading3"/>
          </w:pPr>
        </w:pPrChange>
      </w:pPr>
      <w:bookmarkStart w:id="7104" w:name="_Toc517904107"/>
      <w:ins w:id="7105" w:author="jie sun" w:date="2018-04-18T21:05:00Z">
        <w:r w:rsidRPr="00222476">
          <w:t>Action Recognition Algorithms</w:t>
        </w:r>
        <w:bookmarkEnd w:id="7104"/>
      </w:ins>
    </w:p>
    <w:p w14:paraId="56942039" w14:textId="77777777" w:rsidR="004739A5" w:rsidRPr="0044101A" w:rsidRDefault="004739A5">
      <w:pPr>
        <w:pStyle w:val="Heading2"/>
        <w:rPr>
          <w:lang w:val="en-GB"/>
        </w:rPr>
        <w:pPrChange w:id="7106" w:author="JIE  SUN" w:date="2018-06-21T19:22:00Z">
          <w:pPr/>
        </w:pPrChange>
      </w:pPr>
      <w:bookmarkStart w:id="7107" w:name="_Toc517904108"/>
      <w:bookmarkEnd w:id="7107"/>
    </w:p>
    <w:p w14:paraId="62B52A1A" w14:textId="6D7D075D" w:rsidR="00222476" w:rsidRPr="00FA4034" w:rsidRDefault="007C7533" w:rsidP="00222476">
      <w:pPr>
        <w:pStyle w:val="Heading3"/>
        <w:rPr>
          <w:lang w:val="en-GB"/>
        </w:rPr>
      </w:pPr>
      <w:bookmarkStart w:id="7108" w:name="_Toc14651"/>
      <w:bookmarkStart w:id="7109" w:name="_Toc23301"/>
      <w:bookmarkStart w:id="7110" w:name="_Toc322"/>
      <w:bookmarkStart w:id="7111" w:name="_Toc7006"/>
      <w:bookmarkStart w:id="7112" w:name="_Toc26236"/>
      <w:bookmarkStart w:id="7113" w:name="_Toc98"/>
      <w:bookmarkStart w:id="7114" w:name="_Toc21278"/>
      <w:bookmarkStart w:id="7115" w:name="_Toc28662"/>
      <w:bookmarkStart w:id="7116" w:name="_Toc27348"/>
      <w:bookmarkStart w:id="7117" w:name="_Toc517904109"/>
      <w:ins w:id="7118" w:author="jie sun" w:date="2018-04-16T21:28:00Z">
        <w:r w:rsidRPr="00971A14">
          <w:rPr>
            <w:lang w:val="en-GB"/>
          </w:rPr>
          <w:t>I</w:t>
        </w:r>
      </w:ins>
      <w:del w:id="7119" w:author="jie sun" w:date="2018-04-16T21:28:00Z">
        <w:r w:rsidR="00D5184D" w:rsidRPr="00971A14" w:rsidDel="007C7533">
          <w:rPr>
            <w:rFonts w:hint="eastAsia"/>
            <w:lang w:val="en-GB"/>
          </w:rPr>
          <w:delText>i</w:delText>
        </w:r>
      </w:del>
      <w:r w:rsidR="00D5184D" w:rsidRPr="00971A14">
        <w:rPr>
          <w:rFonts w:hint="eastAsia"/>
          <w:lang w:val="en-GB"/>
        </w:rPr>
        <w:t>dentify</w:t>
      </w:r>
      <w:r w:rsidR="007B5BB5">
        <w:rPr>
          <w:lang w:val="en-GB"/>
        </w:rPr>
        <w:t>ing</w:t>
      </w:r>
      <w:r w:rsidR="00D5184D" w:rsidRPr="00971A14">
        <w:rPr>
          <w:rFonts w:hint="eastAsia"/>
          <w:lang w:val="en-GB"/>
        </w:rPr>
        <w:t xml:space="preserve"> </w:t>
      </w:r>
      <w:ins w:id="7120" w:author="jie sun" w:date="2018-04-16T21:28:00Z">
        <w:r w:rsidRPr="00971A14">
          <w:rPr>
            <w:lang w:val="en-GB"/>
          </w:rPr>
          <w:t>T</w:t>
        </w:r>
      </w:ins>
      <w:del w:id="7121" w:author="jie sun" w:date="2018-04-16T21:28:00Z">
        <w:r w:rsidR="00D5184D" w:rsidRPr="00971A14" w:rsidDel="007C7533">
          <w:rPr>
            <w:rFonts w:hint="eastAsia"/>
            <w:lang w:val="en-GB"/>
          </w:rPr>
          <w:delText>t</w:delText>
        </w:r>
      </w:del>
      <w:r w:rsidR="00D5184D" w:rsidRPr="00971A14">
        <w:rPr>
          <w:rFonts w:hint="eastAsia"/>
          <w:lang w:val="en-GB"/>
        </w:rPr>
        <w:t xml:space="preserve">hose </w:t>
      </w:r>
      <w:ins w:id="7122" w:author="jie sun" w:date="2018-04-16T21:27:00Z">
        <w:del w:id="7123" w:author="JIE  SUN" w:date="2018-06-21T13:49:00Z">
          <w:r w:rsidRPr="00971A14" w:rsidDel="00D81616">
            <w:rPr>
              <w:lang w:val="en-GB"/>
            </w:rPr>
            <w:delText>T</w:delText>
          </w:r>
        </w:del>
      </w:ins>
      <w:del w:id="7124" w:author="JIE  SUN" w:date="2018-06-21T13:49:00Z">
        <w:r w:rsidR="00D5184D" w:rsidRPr="00971A14" w:rsidDel="00D81616">
          <w:rPr>
            <w:rFonts w:hint="eastAsia"/>
            <w:lang w:val="en-GB"/>
          </w:rPr>
          <w:delText xml:space="preserve">three </w:delText>
        </w:r>
      </w:del>
      <w:ins w:id="7125" w:author="jie sun" w:date="2018-04-16T21:27:00Z">
        <w:del w:id="7126" w:author="JIE  SUN" w:date="2018-06-21T13:49:00Z">
          <w:r w:rsidRPr="00971A14" w:rsidDel="00D81616">
            <w:rPr>
              <w:lang w:val="en-GB"/>
            </w:rPr>
            <w:delText>A</w:delText>
          </w:r>
        </w:del>
      </w:ins>
      <w:del w:id="7127" w:author="JIE  SUN" w:date="2018-06-21T13:49:00Z">
        <w:r w:rsidR="00D5184D" w:rsidRPr="00971A14" w:rsidDel="00D81616">
          <w:rPr>
            <w:rFonts w:hint="eastAsia"/>
            <w:lang w:val="en-GB"/>
          </w:rPr>
          <w:delText>actions</w:delText>
        </w:r>
      </w:del>
      <w:bookmarkEnd w:id="7108"/>
      <w:bookmarkEnd w:id="7109"/>
      <w:bookmarkEnd w:id="7110"/>
      <w:bookmarkEnd w:id="7111"/>
      <w:bookmarkEnd w:id="7112"/>
      <w:bookmarkEnd w:id="7113"/>
      <w:bookmarkEnd w:id="7114"/>
      <w:bookmarkEnd w:id="7115"/>
      <w:bookmarkEnd w:id="7116"/>
      <w:ins w:id="7128" w:author="JIE  SUN" w:date="2018-06-21T13:49:00Z">
        <w:r w:rsidR="00D81616" w:rsidRPr="00971A14">
          <w:rPr>
            <w:lang w:val="en-GB"/>
          </w:rPr>
          <w:t>Two Gestures</w:t>
        </w:r>
      </w:ins>
      <w:r w:rsidR="000B648F">
        <w:rPr>
          <w:lang w:val="en-GB"/>
        </w:rPr>
        <w:t xml:space="preserve"> </w:t>
      </w:r>
      <w:r w:rsidR="000B648F">
        <w:rPr>
          <w:rFonts w:hint="eastAsia"/>
          <w:lang w:val="en-GB"/>
        </w:rPr>
        <w:t>b</w:t>
      </w:r>
      <w:r w:rsidR="007B5BB5">
        <w:rPr>
          <w:lang w:val="en-GB"/>
        </w:rPr>
        <w:t xml:space="preserve">y Two kinds of </w:t>
      </w:r>
      <w:r w:rsidR="007B5BB5">
        <w:rPr>
          <w:rFonts w:hint="eastAsia"/>
          <w:lang w:val="en-GB"/>
        </w:rPr>
        <w:t>Ang</w:t>
      </w:r>
      <w:r w:rsidR="007B5BB5">
        <w:rPr>
          <w:lang w:val="en-GB"/>
        </w:rPr>
        <w:t>les</w:t>
      </w:r>
      <w:bookmarkEnd w:id="7117"/>
    </w:p>
    <w:p w14:paraId="563EAE6D" w14:textId="04F1B8B4" w:rsidR="00F42978" w:rsidRDefault="002258D4">
      <w:pPr>
        <w:rPr>
          <w:lang w:val="en-US"/>
        </w:rPr>
      </w:pPr>
      <w:ins w:id="7129" w:author="JIE  SUN" w:date="2018-06-21T21:29:00Z">
        <w:r>
          <w:rPr>
            <w:lang w:val="en-US"/>
          </w:rPr>
          <w:t xml:space="preserve">Basing on the </w:t>
        </w:r>
      </w:ins>
      <w:ins w:id="7130" w:author="JIE  SUN" w:date="2018-06-21T21:31:00Z">
        <w:r>
          <w:rPr>
            <w:lang w:val="en-US"/>
          </w:rPr>
          <w:t xml:space="preserve">last two sections, we can get the spinning angle </w:t>
        </w:r>
      </w:ins>
      <w:ins w:id="7131" w:author="JIE  SUN" w:date="2018-06-21T21:41:00Z">
        <w:r w:rsidR="0039577D">
          <w:rPr>
            <w:lang w:val="en-US"/>
          </w:rPr>
          <w:t xml:space="preserve">and the </w:t>
        </w:r>
      </w:ins>
      <w:ins w:id="7132" w:author="JIE  SUN" w:date="2018-06-21T21:31:00Z">
        <w:r>
          <w:rPr>
            <w:lang w:val="en-US"/>
          </w:rPr>
          <w:t>inclination angle in three axes.</w:t>
        </w:r>
      </w:ins>
      <w:ins w:id="7133" w:author="JIE  SUN" w:date="2018-06-21T21:34:00Z">
        <w:r>
          <w:rPr>
            <w:lang w:val="en-US"/>
          </w:rPr>
          <w:t xml:space="preserve"> In this section,</w:t>
        </w:r>
      </w:ins>
      <w:ins w:id="7134" w:author="JIE  SUN" w:date="2018-06-21T21:31:00Z">
        <w:r>
          <w:rPr>
            <w:lang w:val="en-US"/>
          </w:rPr>
          <w:t xml:space="preserve"> </w:t>
        </w:r>
      </w:ins>
      <w:ins w:id="7135" w:author="JIE  SUN" w:date="2018-06-21T21:50:00Z">
        <w:r w:rsidR="00B90B9F">
          <w:rPr>
            <w:lang w:val="en-US"/>
          </w:rPr>
          <w:t>first of all,</w:t>
        </w:r>
      </w:ins>
      <w:ins w:id="7136" w:author="JIE  SUN" w:date="2018-06-21T21:55:00Z">
        <w:r w:rsidR="00B90B9F">
          <w:rPr>
            <w:lang w:val="en-US"/>
          </w:rPr>
          <w:t xml:space="preserve"> </w:t>
        </w:r>
      </w:ins>
      <w:ins w:id="7137" w:author="JIE  SUN" w:date="2018-06-21T21:57:00Z">
        <w:r w:rsidR="00B90B9F">
          <w:rPr>
            <w:lang w:val="en-US"/>
          </w:rPr>
          <w:t xml:space="preserve">it is to </w:t>
        </w:r>
      </w:ins>
      <w:ins w:id="7138" w:author="JIE  SUN" w:date="2018-06-21T21:55:00Z">
        <w:r w:rsidR="00B90B9F">
          <w:rPr>
            <w:lang w:val="en-US"/>
          </w:rPr>
          <w:t>analyze the changes of the angles during a movement to</w:t>
        </w:r>
      </w:ins>
      <w:ins w:id="7139" w:author="JIE  SUN" w:date="2018-06-21T21:50:00Z">
        <w:r w:rsidR="00B90B9F">
          <w:rPr>
            <w:lang w:val="en-US"/>
          </w:rPr>
          <w:t xml:space="preserve"> </w:t>
        </w:r>
      </w:ins>
      <w:ins w:id="7140" w:author="JIE  SUN" w:date="2018-06-21T21:46:00Z">
        <w:r w:rsidR="00B90B9F">
          <w:rPr>
            <w:lang w:val="en-US"/>
          </w:rPr>
          <w:t>find</w:t>
        </w:r>
        <w:r w:rsidR="0039577D">
          <w:rPr>
            <w:lang w:val="en-US"/>
          </w:rPr>
          <w:t xml:space="preserve"> the regulation</w:t>
        </w:r>
      </w:ins>
      <w:ins w:id="7141" w:author="JIE  SUN" w:date="2018-06-21T21:49:00Z">
        <w:r w:rsidR="00B90B9F">
          <w:rPr>
            <w:lang w:val="en-US"/>
          </w:rPr>
          <w:t>s</w:t>
        </w:r>
      </w:ins>
      <w:ins w:id="7142" w:author="JIE  SUN" w:date="2018-06-21T21:56:00Z">
        <w:r w:rsidR="00B90B9F">
          <w:rPr>
            <w:lang w:val="en-US"/>
          </w:rPr>
          <w:t>; and then</w:t>
        </w:r>
      </w:ins>
      <w:ins w:id="7143" w:author="JIE  SUN" w:date="2018-06-21T21:57:00Z">
        <w:r w:rsidR="00B90B9F">
          <w:rPr>
            <w:lang w:val="en-US"/>
          </w:rPr>
          <w:t xml:space="preserve">, </w:t>
        </w:r>
      </w:ins>
      <w:ins w:id="7144" w:author="JIE  SUN" w:date="2018-06-21T21:59:00Z">
        <w:r w:rsidR="00F42978">
          <w:rPr>
            <w:lang w:val="en-US"/>
          </w:rPr>
          <w:t>the next step is to make the restriction conditions</w:t>
        </w:r>
      </w:ins>
      <w:ins w:id="7145" w:author="JIE  SUN" w:date="2018-06-21T22:02:00Z">
        <w:r w:rsidR="00F42978">
          <w:rPr>
            <w:lang w:val="en-US"/>
          </w:rPr>
          <w:t xml:space="preserve"> of the</w:t>
        </w:r>
      </w:ins>
      <w:ins w:id="7146" w:author="JIE  SUN" w:date="2018-06-21T22:03:00Z">
        <w:r w:rsidR="00F42978">
          <w:rPr>
            <w:lang w:val="en-US"/>
          </w:rPr>
          <w:t xml:space="preserve"> change</w:t>
        </w:r>
      </w:ins>
      <w:ins w:id="7147" w:author="JIE  SUN" w:date="2018-06-21T21:59:00Z">
        <w:r w:rsidR="00F42978">
          <w:rPr>
            <w:lang w:val="en-US"/>
          </w:rPr>
          <w:t xml:space="preserve"> scope of </w:t>
        </w:r>
      </w:ins>
      <w:ins w:id="7148" w:author="JIE  SUN" w:date="2018-06-21T22:03:00Z">
        <w:r w:rsidR="00F42978">
          <w:rPr>
            <w:lang w:val="en-US"/>
          </w:rPr>
          <w:t xml:space="preserve">those two kinds of angles. </w:t>
        </w:r>
      </w:ins>
    </w:p>
    <w:p w14:paraId="48477A60" w14:textId="77777777" w:rsidR="00735DB4" w:rsidRDefault="00735DB4">
      <w:pPr>
        <w:rPr>
          <w:ins w:id="7149" w:author="JIE  SUN" w:date="2018-06-21T22:14:00Z"/>
          <w:lang w:val="en-US"/>
        </w:rPr>
      </w:pPr>
    </w:p>
    <w:p w14:paraId="3DB6637D" w14:textId="77777777" w:rsidR="0087014B" w:rsidDel="00F42978" w:rsidRDefault="00D5184D">
      <w:pPr>
        <w:rPr>
          <w:del w:id="7150" w:author="JIE  SUN" w:date="2018-06-21T22:05:00Z"/>
          <w:lang w:val="en-US"/>
        </w:rPr>
      </w:pPr>
      <w:del w:id="7151" w:author="JIE  SUN" w:date="2018-06-21T21:34:00Z">
        <w:r w:rsidDel="002258D4">
          <w:rPr>
            <w:rFonts w:hint="eastAsia"/>
            <w:lang w:val="en-US"/>
          </w:rPr>
          <w:delText>T</w:delText>
        </w:r>
      </w:del>
      <w:del w:id="7152" w:author="JIE  SUN" w:date="2018-06-21T21:46:00Z">
        <w:r w:rsidDel="0039577D">
          <w:rPr>
            <w:rFonts w:hint="eastAsia"/>
            <w:lang w:val="en-US"/>
          </w:rPr>
          <w:delText>he standards for the definition of restrictions</w:delText>
        </w:r>
      </w:del>
      <w:del w:id="7153" w:author="JIE  SUN" w:date="2018-06-21T21:56:00Z">
        <w:r w:rsidDel="00B90B9F">
          <w:rPr>
            <w:rFonts w:hint="eastAsia"/>
            <w:lang w:val="en-US"/>
          </w:rPr>
          <w:delText xml:space="preserve"> </w:delText>
        </w:r>
      </w:del>
      <w:del w:id="7154" w:author="JIE  SUN" w:date="2018-06-21T22:05:00Z">
        <w:r w:rsidDel="00F42978">
          <w:rPr>
            <w:rFonts w:hint="eastAsia"/>
            <w:lang w:val="en-US"/>
          </w:rPr>
          <w:delText xml:space="preserve">for the spinning angle and the deflection angle are to control those two kinds of angles together to </w:delText>
        </w:r>
      </w:del>
      <w:del w:id="7155" w:author="JIE  SUN" w:date="2018-06-21T21:29:00Z">
        <w:r w:rsidDel="002258D4">
          <w:rPr>
            <w:rFonts w:hint="eastAsia"/>
            <w:lang w:val="en-US"/>
          </w:rPr>
          <w:delText xml:space="preserve">control </w:delText>
        </w:r>
      </w:del>
      <w:del w:id="7156" w:author="JIE  SUN" w:date="2018-06-21T22:05:00Z">
        <w:r w:rsidDel="00F42978">
          <w:rPr>
            <w:rFonts w:hint="eastAsia"/>
            <w:lang w:val="en-US"/>
          </w:rPr>
          <w:delText>the glow stick lighting a specified color in a fixing area or a fixing action. So here for making the restriction of angle range of the action we should catch the real data and think a</w:delText>
        </w:r>
      </w:del>
      <w:ins w:id="7157" w:author="jie sun" w:date="2018-04-11T17:32:00Z">
        <w:del w:id="7158" w:author="JIE  SUN" w:date="2018-06-21T22:05:00Z">
          <w:r w:rsidR="00C91EA7" w:rsidDel="00F42978">
            <w:rPr>
              <w:lang w:val="en-US"/>
            </w:rPr>
            <w:delText>n</w:delText>
          </w:r>
        </w:del>
      </w:ins>
      <w:del w:id="7159" w:author="JIE  SUN" w:date="2018-06-21T22:05:00Z">
        <w:r w:rsidDel="00F42978">
          <w:rPr>
            <w:rFonts w:hint="eastAsia"/>
            <w:lang w:val="en-US"/>
          </w:rPr>
          <w:delText xml:space="preserve"> abstract space diagram to make sure a useful standards or restrictions.</w:delText>
        </w:r>
      </w:del>
    </w:p>
    <w:p w14:paraId="19138EB9" w14:textId="1E030B49" w:rsidR="0087014B" w:rsidRDefault="00D5184D">
      <w:pPr>
        <w:pStyle w:val="Caption"/>
        <w:rPr>
          <w:lang w:val="en-US"/>
        </w:rPr>
        <w:pPrChange w:id="7160" w:author="像个男人一样" w:date="2018-03-21T02:14:00Z">
          <w:pPr/>
        </w:pPrChange>
      </w:pPr>
      <w:r w:rsidRPr="00606542">
        <w:rPr>
          <w:iCs w:val="0"/>
          <w:color w:val="auto"/>
          <w:sz w:val="24"/>
          <w:szCs w:val="22"/>
          <w:lang w:val="en-US"/>
        </w:rPr>
        <w:t xml:space="preserve">There are two ranges of self-spinning angle and </w:t>
      </w:r>
      <w:del w:id="7161" w:author="JIE  SUN" w:date="2018-06-21T22:06:00Z">
        <w:r w:rsidRPr="00606542" w:rsidDel="00F42978">
          <w:rPr>
            <w:iCs w:val="0"/>
            <w:color w:val="auto"/>
            <w:sz w:val="24"/>
            <w:szCs w:val="22"/>
            <w:lang w:val="en-US"/>
          </w:rPr>
          <w:delText xml:space="preserve">deflection </w:delText>
        </w:r>
      </w:del>
      <w:ins w:id="7162" w:author="JIE  SUN" w:date="2018-06-21T22:06:00Z">
        <w:r w:rsidR="00F42978">
          <w:rPr>
            <w:iCs w:val="0"/>
            <w:color w:val="auto"/>
            <w:sz w:val="24"/>
            <w:szCs w:val="22"/>
            <w:lang w:val="en-US"/>
          </w:rPr>
          <w:t>inclination</w:t>
        </w:r>
        <w:r w:rsidR="00F42978" w:rsidRPr="00606542">
          <w:rPr>
            <w:iCs w:val="0"/>
            <w:color w:val="auto"/>
            <w:sz w:val="24"/>
            <w:szCs w:val="22"/>
            <w:lang w:val="en-US"/>
          </w:rPr>
          <w:t xml:space="preserve"> </w:t>
        </w:r>
      </w:ins>
      <w:r w:rsidRPr="00606542">
        <w:rPr>
          <w:iCs w:val="0"/>
          <w:color w:val="auto"/>
          <w:sz w:val="24"/>
          <w:szCs w:val="22"/>
          <w:lang w:val="en-US"/>
        </w:rPr>
        <w:t xml:space="preserve">angle from gyro and accelerometer, which be used together to identify </w:t>
      </w:r>
      <w:ins w:id="7163" w:author="JIE  SUN" w:date="2018-06-21T22:07:00Z">
        <w:r w:rsidR="00F42978">
          <w:rPr>
            <w:iCs w:val="0"/>
            <w:color w:val="auto"/>
            <w:sz w:val="24"/>
            <w:szCs w:val="22"/>
            <w:lang w:val="en-US"/>
          </w:rPr>
          <w:t xml:space="preserve">two </w:t>
        </w:r>
      </w:ins>
      <w:del w:id="7164" w:author="JIE  SUN" w:date="2018-06-21T22:07:00Z">
        <w:r w:rsidRPr="00606542" w:rsidDel="00F42978">
          <w:rPr>
            <w:iCs w:val="0"/>
            <w:color w:val="auto"/>
            <w:sz w:val="24"/>
            <w:szCs w:val="22"/>
            <w:lang w:val="en-US"/>
          </w:rPr>
          <w:delText>actions</w:delText>
        </w:r>
      </w:del>
      <w:ins w:id="7165" w:author="JIE  SUN" w:date="2018-06-21T22:07:00Z">
        <w:r w:rsidR="00F42978">
          <w:rPr>
            <w:iCs w:val="0"/>
            <w:color w:val="auto"/>
            <w:sz w:val="24"/>
            <w:szCs w:val="22"/>
            <w:lang w:val="en-US"/>
          </w:rPr>
          <w:t>gestures</w:t>
        </w:r>
      </w:ins>
      <w:r w:rsidRPr="00606542">
        <w:rPr>
          <w:iCs w:val="0"/>
          <w:color w:val="auto"/>
          <w:sz w:val="24"/>
          <w:szCs w:val="22"/>
          <w:lang w:val="en-US"/>
        </w:rPr>
        <w:t xml:space="preserve">. For example, the action1, when you rotate the glow sticks </w:t>
      </w:r>
      <w:ins w:id="7166" w:author="JIE  SUN" w:date="2018-06-21T22:08:00Z">
        <w:r w:rsidR="00F42978">
          <w:rPr>
            <w:iCs w:val="0"/>
            <w:color w:val="auto"/>
            <w:sz w:val="24"/>
            <w:szCs w:val="22"/>
            <w:lang w:val="en-US"/>
          </w:rPr>
          <w:t xml:space="preserve">in three axes </w:t>
        </w:r>
      </w:ins>
      <w:r w:rsidRPr="00606542">
        <w:rPr>
          <w:iCs w:val="0"/>
          <w:color w:val="auto"/>
          <w:sz w:val="24"/>
          <w:szCs w:val="22"/>
          <w:lang w:val="en-US"/>
        </w:rPr>
        <w:t>over the range</w:t>
      </w:r>
      <w:ins w:id="7167" w:author="JIE  SUN" w:date="2018-06-21T22:09:00Z">
        <w:r w:rsidR="0092652C">
          <w:rPr>
            <w:iCs w:val="0"/>
            <w:color w:val="auto"/>
            <w:sz w:val="24"/>
            <w:szCs w:val="22"/>
            <w:lang w:val="en-US"/>
          </w:rPr>
          <w:t xml:space="preserve"> tested by Gyro</w:t>
        </w:r>
      </w:ins>
      <w:r w:rsidRPr="00606542">
        <w:rPr>
          <w:iCs w:val="0"/>
          <w:color w:val="auto"/>
          <w:sz w:val="24"/>
          <w:szCs w:val="22"/>
          <w:lang w:val="en-US"/>
        </w:rPr>
        <w:t>, it will</w:t>
      </w:r>
      <w:ins w:id="7168" w:author="JIE  SUN" w:date="2018-06-21T22:10:00Z">
        <w:r w:rsidR="0092652C">
          <w:rPr>
            <w:iCs w:val="0"/>
            <w:color w:val="auto"/>
            <w:sz w:val="24"/>
            <w:szCs w:val="22"/>
            <w:lang w:val="en-US"/>
          </w:rPr>
          <w:t xml:space="preserve"> be</w:t>
        </w:r>
      </w:ins>
      <w:r w:rsidRPr="00606542">
        <w:rPr>
          <w:iCs w:val="0"/>
          <w:color w:val="auto"/>
          <w:sz w:val="24"/>
          <w:szCs w:val="22"/>
          <w:lang w:val="en-US"/>
        </w:rPr>
        <w:t xml:space="preserve"> judge</w:t>
      </w:r>
      <w:ins w:id="7169" w:author="JIE  SUN" w:date="2018-06-21T22:10:00Z">
        <w:r w:rsidR="0092652C">
          <w:rPr>
            <w:iCs w:val="0"/>
            <w:color w:val="auto"/>
            <w:sz w:val="24"/>
            <w:szCs w:val="22"/>
            <w:lang w:val="en-US"/>
          </w:rPr>
          <w:t>d</w:t>
        </w:r>
      </w:ins>
      <w:r w:rsidRPr="00606542">
        <w:rPr>
          <w:iCs w:val="0"/>
          <w:color w:val="auto"/>
          <w:sz w:val="24"/>
          <w:szCs w:val="22"/>
          <w:lang w:val="en-US"/>
        </w:rPr>
        <w:t xml:space="preserve"> </w:t>
      </w:r>
      <w:del w:id="7170" w:author="jie sun" w:date="2018-04-11T17:33:00Z">
        <w:r w:rsidRPr="00606542" w:rsidDel="001668E1">
          <w:rPr>
            <w:iCs w:val="0"/>
            <w:color w:val="auto"/>
            <w:sz w:val="24"/>
            <w:szCs w:val="22"/>
            <w:lang w:val="en-US"/>
          </w:rPr>
          <w:delText>you in</w:delText>
        </w:r>
      </w:del>
      <w:ins w:id="7171" w:author="JIE  SUN" w:date="2018-06-21T22:10:00Z">
        <w:r w:rsidR="0092652C">
          <w:rPr>
            <w:iCs w:val="0"/>
            <w:color w:val="auto"/>
            <w:sz w:val="24"/>
            <w:szCs w:val="22"/>
            <w:lang w:val="en-US"/>
          </w:rPr>
          <w:t>as</w:t>
        </w:r>
      </w:ins>
      <w:ins w:id="7172" w:author="jie sun" w:date="2018-04-11T17:33:00Z">
        <w:del w:id="7173" w:author="JIE  SUN" w:date="2018-06-21T22:10:00Z">
          <w:r w:rsidR="001668E1" w:rsidDel="0092652C">
            <w:rPr>
              <w:iCs w:val="0"/>
              <w:color w:val="auto"/>
              <w:sz w:val="24"/>
              <w:szCs w:val="22"/>
              <w:lang w:val="en-US"/>
            </w:rPr>
            <w:delText>it</w:delText>
          </w:r>
        </w:del>
        <w:r w:rsidR="001668E1">
          <w:rPr>
            <w:iCs w:val="0"/>
            <w:color w:val="auto"/>
            <w:sz w:val="24"/>
            <w:szCs w:val="22"/>
            <w:lang w:val="en-US"/>
          </w:rPr>
          <w:t xml:space="preserve"> </w:t>
        </w:r>
      </w:ins>
      <w:del w:id="7174" w:author="jie sun" w:date="2018-04-11T17:33:00Z">
        <w:r w:rsidRPr="00606542" w:rsidDel="001668E1">
          <w:rPr>
            <w:iCs w:val="0"/>
            <w:color w:val="auto"/>
            <w:sz w:val="24"/>
            <w:szCs w:val="22"/>
            <w:lang w:val="en-US"/>
          </w:rPr>
          <w:delText xml:space="preserve"> </w:delText>
        </w:r>
      </w:del>
      <w:r w:rsidRPr="00606542">
        <w:rPr>
          <w:iCs w:val="0"/>
          <w:color w:val="auto"/>
          <w:sz w:val="24"/>
          <w:szCs w:val="22"/>
          <w:lang w:val="en-US"/>
        </w:rPr>
        <w:t>a wrong action or not action1</w:t>
      </w:r>
      <w:ins w:id="7175" w:author="JIE  SUN" w:date="2018-06-21T22:08:00Z">
        <w:r w:rsidR="00F42978">
          <w:rPr>
            <w:iCs w:val="0"/>
            <w:color w:val="auto"/>
            <w:sz w:val="24"/>
            <w:szCs w:val="22"/>
            <w:lang w:val="en-US"/>
          </w:rPr>
          <w:t xml:space="preserve"> even the inclination can meet the standards</w:t>
        </w:r>
      </w:ins>
      <w:del w:id="7176" w:author="JIE  SUN" w:date="2018-06-21T22:08:00Z">
        <w:r w:rsidRPr="00606542" w:rsidDel="00F42978">
          <w:rPr>
            <w:iCs w:val="0"/>
            <w:color w:val="auto"/>
            <w:sz w:val="24"/>
            <w:szCs w:val="22"/>
            <w:lang w:val="en-US"/>
          </w:rPr>
          <w:delText>, this can be tested by gyro</w:delText>
        </w:r>
      </w:del>
      <w:r w:rsidRPr="00606542">
        <w:rPr>
          <w:iCs w:val="0"/>
          <w:color w:val="auto"/>
          <w:sz w:val="24"/>
          <w:szCs w:val="22"/>
          <w:lang w:val="en-US"/>
        </w:rPr>
        <w:t xml:space="preserve">. </w:t>
      </w:r>
      <w:del w:id="7177" w:author="JIE  SUN" w:date="2018-06-21T22:10:00Z">
        <w:r w:rsidRPr="00606542" w:rsidDel="0092652C">
          <w:rPr>
            <w:iCs w:val="0"/>
            <w:color w:val="auto"/>
            <w:sz w:val="24"/>
            <w:szCs w:val="22"/>
            <w:lang w:val="en-US"/>
          </w:rPr>
          <w:delText xml:space="preserve">And </w:delText>
        </w:r>
      </w:del>
      <w:ins w:id="7178" w:author="JIE  SUN" w:date="2018-06-21T22:10:00Z">
        <w:r w:rsidR="0092652C">
          <w:rPr>
            <w:iCs w:val="0"/>
            <w:color w:val="auto"/>
            <w:sz w:val="24"/>
            <w:szCs w:val="22"/>
            <w:lang w:val="en-US"/>
          </w:rPr>
          <w:t>On the other hand,</w:t>
        </w:r>
        <w:r w:rsidR="0092652C" w:rsidRPr="00606542">
          <w:rPr>
            <w:iCs w:val="0"/>
            <w:color w:val="auto"/>
            <w:sz w:val="24"/>
            <w:szCs w:val="22"/>
            <w:lang w:val="en-US"/>
          </w:rPr>
          <w:t xml:space="preserve"> </w:t>
        </w:r>
      </w:ins>
      <w:del w:id="7179" w:author="jie sun" w:date="2018-04-08T14:41:00Z">
        <w:r w:rsidRPr="00606542" w:rsidDel="00B24F58">
          <w:rPr>
            <w:iCs w:val="0"/>
            <w:color w:val="auto"/>
            <w:sz w:val="24"/>
            <w:szCs w:val="22"/>
            <w:lang w:val="en-US"/>
          </w:rPr>
          <w:delText xml:space="preserve">also, </w:delText>
        </w:r>
      </w:del>
      <w:r w:rsidRPr="00606542">
        <w:rPr>
          <w:iCs w:val="0"/>
          <w:color w:val="auto"/>
          <w:sz w:val="24"/>
          <w:szCs w:val="22"/>
          <w:lang w:val="en-US"/>
        </w:rPr>
        <w:t xml:space="preserve">when you shake the glow stick in a very small angle </w:t>
      </w:r>
      <w:ins w:id="7180" w:author="JIE  SUN" w:date="2018-06-21T22:09:00Z">
        <w:r w:rsidR="00F42978">
          <w:rPr>
            <w:iCs w:val="0"/>
            <w:color w:val="auto"/>
            <w:sz w:val="24"/>
            <w:szCs w:val="22"/>
            <w:lang w:val="en-US"/>
          </w:rPr>
          <w:t xml:space="preserve">change </w:t>
        </w:r>
      </w:ins>
      <w:r w:rsidRPr="00606542">
        <w:rPr>
          <w:iCs w:val="0"/>
          <w:color w:val="auto"/>
          <w:sz w:val="24"/>
          <w:szCs w:val="22"/>
          <w:lang w:val="en-US"/>
        </w:rPr>
        <w:t xml:space="preserve">range </w:t>
      </w:r>
      <w:del w:id="7181" w:author="JIE  SUN" w:date="2018-06-21T22:11:00Z">
        <w:r w:rsidRPr="00606542" w:rsidDel="0092652C">
          <w:rPr>
            <w:iCs w:val="0"/>
            <w:color w:val="auto"/>
            <w:sz w:val="24"/>
            <w:szCs w:val="22"/>
            <w:lang w:val="en-US"/>
          </w:rPr>
          <w:delText>relative with the gravity</w:delText>
        </w:r>
      </w:del>
      <w:ins w:id="7182" w:author="JIE  SUN" w:date="2018-06-21T22:11:00Z">
        <w:r w:rsidR="0092652C">
          <w:rPr>
            <w:iCs w:val="0"/>
            <w:color w:val="auto"/>
            <w:sz w:val="24"/>
            <w:szCs w:val="22"/>
            <w:lang w:val="en-US"/>
          </w:rPr>
          <w:t>tested by accelerometer</w:t>
        </w:r>
      </w:ins>
      <w:r w:rsidRPr="00606542">
        <w:rPr>
          <w:iCs w:val="0"/>
          <w:color w:val="auto"/>
          <w:sz w:val="24"/>
          <w:szCs w:val="22"/>
          <w:lang w:val="en-US"/>
        </w:rPr>
        <w:t>, it can</w:t>
      </w:r>
      <w:ins w:id="7183" w:author="jie sun" w:date="2018-04-08T14:41:00Z">
        <w:r w:rsidR="00B24F58">
          <w:rPr>
            <w:rFonts w:hint="eastAsia"/>
            <w:iCs w:val="0"/>
            <w:color w:val="auto"/>
            <w:sz w:val="24"/>
            <w:szCs w:val="22"/>
            <w:lang w:val="en-US"/>
          </w:rPr>
          <w:t>no</w:t>
        </w:r>
        <w:r w:rsidR="00B24F58">
          <w:rPr>
            <w:iCs w:val="0"/>
            <w:color w:val="auto"/>
            <w:sz w:val="24"/>
            <w:szCs w:val="22"/>
            <w:lang w:val="en-US"/>
          </w:rPr>
          <w:t>t</w:t>
        </w:r>
      </w:ins>
      <w:r w:rsidRPr="00606542">
        <w:rPr>
          <w:iCs w:val="0"/>
          <w:color w:val="auto"/>
          <w:sz w:val="24"/>
          <w:szCs w:val="22"/>
          <w:lang w:val="en-US"/>
        </w:rPr>
        <w:t xml:space="preserve"> be identified since the angle change </w:t>
      </w:r>
      <w:del w:id="7184" w:author="JIE  SUN" w:date="2018-06-21T13:53:00Z">
        <w:r w:rsidRPr="00606542" w:rsidDel="00252560">
          <w:rPr>
            <w:iCs w:val="0"/>
            <w:color w:val="auto"/>
            <w:sz w:val="24"/>
            <w:szCs w:val="22"/>
            <w:lang w:val="en-US"/>
          </w:rPr>
          <w:delText>are not satisfied with</w:delText>
        </w:r>
      </w:del>
      <w:ins w:id="7185" w:author="JIE  SUN" w:date="2018-06-21T13:53:00Z">
        <w:r w:rsidR="00252560">
          <w:rPr>
            <w:iCs w:val="0"/>
            <w:color w:val="auto"/>
            <w:sz w:val="24"/>
            <w:szCs w:val="22"/>
            <w:lang w:val="en-US"/>
          </w:rPr>
          <w:t>does not meet the</w:t>
        </w:r>
      </w:ins>
      <w:r w:rsidRPr="00606542">
        <w:rPr>
          <w:iCs w:val="0"/>
          <w:color w:val="auto"/>
          <w:sz w:val="24"/>
          <w:szCs w:val="22"/>
          <w:lang w:val="en-US"/>
        </w:rPr>
        <w:t xml:space="preserve"> standards</w:t>
      </w:r>
      <w:del w:id="7186" w:author="JIE  SUN" w:date="2018-06-21T22:11:00Z">
        <w:r w:rsidRPr="00606542" w:rsidDel="0092652C">
          <w:rPr>
            <w:iCs w:val="0"/>
            <w:color w:val="auto"/>
            <w:sz w:val="24"/>
            <w:szCs w:val="22"/>
            <w:lang w:val="en-US"/>
          </w:rPr>
          <w:delText xml:space="preserve"> which can be tested by Accelerometer.</w:delText>
        </w:r>
      </w:del>
      <w:ins w:id="7187" w:author="JIE  SUN" w:date="2018-06-21T22:11:00Z">
        <w:r w:rsidR="0092652C">
          <w:rPr>
            <w:iCs w:val="0"/>
            <w:color w:val="auto"/>
            <w:sz w:val="24"/>
            <w:szCs w:val="22"/>
            <w:lang w:val="en-US"/>
          </w:rPr>
          <w:t>.</w:t>
        </w:r>
      </w:ins>
    </w:p>
    <w:p w14:paraId="75D4B413" w14:textId="77777777" w:rsidR="00FA4034" w:rsidRPr="00FA4034" w:rsidRDefault="00FA4034" w:rsidP="00FA4034">
      <w:pPr>
        <w:rPr>
          <w:lang w:val="en-US"/>
          <w:rPrChange w:id="7188" w:author="jie sun" w:date="2018-04-08T14:40:00Z">
            <w:rPr>
              <w:color w:val="44546A" w:themeColor="text2"/>
              <w:lang w:val="en-US"/>
            </w:rPr>
          </w:rPrChange>
        </w:rPr>
      </w:pPr>
    </w:p>
    <w:p w14:paraId="1E5720A8" w14:textId="77777777" w:rsidR="0087014B" w:rsidRPr="00FA4034" w:rsidDel="00936904" w:rsidRDefault="00D5184D">
      <w:pPr>
        <w:pStyle w:val="Caption"/>
        <w:rPr>
          <w:ins w:id="7189" w:author="jie sun" w:date="2018-04-18T21:06:00Z"/>
          <w:del w:id="7190" w:author="JIE  SUN" w:date="2018-06-21T22:18:00Z"/>
          <w:color w:val="auto"/>
          <w:sz w:val="28"/>
          <w:szCs w:val="24"/>
          <w:lang w:val="en-GB"/>
        </w:rPr>
      </w:pPr>
      <w:del w:id="7191" w:author="JIE  SUN" w:date="2018-06-21T22:18:00Z">
        <w:r w:rsidRPr="00FA4034" w:rsidDel="00936904">
          <w:rPr>
            <w:color w:val="auto"/>
            <w:sz w:val="28"/>
            <w:szCs w:val="24"/>
            <w:lang w:val="en-GB"/>
          </w:rPr>
          <w:delText>There are some angle range restriction</w:delText>
        </w:r>
      </w:del>
      <w:ins w:id="7192" w:author="jie sun" w:date="2018-04-08T18:29:00Z">
        <w:del w:id="7193" w:author="JIE  SUN" w:date="2018-06-21T22:18:00Z">
          <w:r w:rsidR="009E530B" w:rsidRPr="00FA4034" w:rsidDel="00936904">
            <w:rPr>
              <w:color w:val="auto"/>
              <w:sz w:val="28"/>
              <w:szCs w:val="24"/>
              <w:lang w:val="en-GB"/>
            </w:rPr>
            <w:delText>s</w:delText>
          </w:r>
        </w:del>
      </w:ins>
      <w:del w:id="7194" w:author="JIE  SUN" w:date="2018-06-21T22:18:00Z">
        <w:r w:rsidRPr="00FA4034" w:rsidDel="00936904">
          <w:rPr>
            <w:color w:val="auto"/>
            <w:sz w:val="28"/>
            <w:szCs w:val="24"/>
            <w:lang w:val="en-GB"/>
          </w:rPr>
          <w:delText xml:space="preserve"> below for </w:delText>
        </w:r>
      </w:del>
      <w:del w:id="7195" w:author="JIE  SUN" w:date="2018-06-21T13:50:00Z">
        <w:r w:rsidRPr="00FA4034" w:rsidDel="00D81616">
          <w:rPr>
            <w:color w:val="auto"/>
            <w:sz w:val="28"/>
            <w:szCs w:val="24"/>
            <w:lang w:val="en-GB"/>
          </w:rPr>
          <w:delText xml:space="preserve">three different </w:delText>
        </w:r>
      </w:del>
      <w:del w:id="7196" w:author="JIE  SUN" w:date="2018-06-21T22:18:00Z">
        <w:r w:rsidRPr="00FA4034" w:rsidDel="00936904">
          <w:rPr>
            <w:color w:val="auto"/>
            <w:sz w:val="28"/>
            <w:szCs w:val="24"/>
            <w:lang w:val="en-GB"/>
          </w:rPr>
          <w:delText>actions.</w:delText>
        </w:r>
      </w:del>
      <w:bookmarkStart w:id="7197" w:name="_Toc517900498"/>
      <w:bookmarkStart w:id="7198" w:name="_Toc517900767"/>
      <w:bookmarkStart w:id="7199" w:name="_Toc517900903"/>
      <w:bookmarkStart w:id="7200" w:name="_Toc517901035"/>
      <w:bookmarkStart w:id="7201" w:name="_Toc517902550"/>
      <w:bookmarkStart w:id="7202" w:name="_Toc517903000"/>
      <w:bookmarkStart w:id="7203" w:name="_Toc517903567"/>
      <w:bookmarkStart w:id="7204" w:name="_Toc517903703"/>
      <w:bookmarkStart w:id="7205" w:name="_Toc517903975"/>
      <w:bookmarkStart w:id="7206" w:name="_Toc517904110"/>
      <w:bookmarkEnd w:id="7197"/>
      <w:bookmarkEnd w:id="7198"/>
      <w:bookmarkEnd w:id="7199"/>
      <w:bookmarkEnd w:id="7200"/>
      <w:bookmarkEnd w:id="7201"/>
      <w:bookmarkEnd w:id="7202"/>
      <w:bookmarkEnd w:id="7203"/>
      <w:bookmarkEnd w:id="7204"/>
      <w:bookmarkEnd w:id="7205"/>
      <w:bookmarkEnd w:id="7206"/>
    </w:p>
    <w:p w14:paraId="0F8C9185" w14:textId="60BD3889" w:rsidR="00BD66EE" w:rsidRPr="00A70793" w:rsidRDefault="00AB4D3D" w:rsidP="00FA4034">
      <w:pPr>
        <w:pStyle w:val="Heading3"/>
        <w:rPr>
          <w:ins w:id="7207" w:author="jie sun" w:date="2018-04-18T21:06:00Z"/>
          <w:lang w:val="en-GB"/>
        </w:rPr>
      </w:pPr>
      <w:bookmarkStart w:id="7208" w:name="_Toc517904111"/>
      <w:ins w:id="7209" w:author="JIE  SUN" w:date="2018-06-21T21:02:00Z">
        <w:r w:rsidRPr="00FA4034">
          <w:rPr>
            <w:lang w:val="en-GB"/>
          </w:rPr>
          <w:t xml:space="preserve">The </w:t>
        </w:r>
      </w:ins>
      <w:ins w:id="7210" w:author="jie sun" w:date="2018-04-18T21:06:00Z">
        <w:r w:rsidR="00BD66EE" w:rsidRPr="00FA4034">
          <w:rPr>
            <w:lang w:val="en-GB"/>
          </w:rPr>
          <w:t xml:space="preserve">Period </w:t>
        </w:r>
      </w:ins>
      <w:ins w:id="7211" w:author="JIE  SUN" w:date="2018-06-21T21:03:00Z">
        <w:r w:rsidRPr="00FA4034">
          <w:rPr>
            <w:lang w:val="en-GB"/>
          </w:rPr>
          <w:t>of Data Collection</w:t>
        </w:r>
      </w:ins>
      <w:ins w:id="7212" w:author="JIE  SUN" w:date="2018-06-21T22:18:00Z">
        <w:r w:rsidR="00936904" w:rsidRPr="00FA4034">
          <w:rPr>
            <w:lang w:val="en-GB"/>
          </w:rPr>
          <w:t xml:space="preserve"> </w:t>
        </w:r>
      </w:ins>
      <w:ins w:id="7213" w:author="JIE  SUN" w:date="2018-06-24T21:34:00Z">
        <w:r w:rsidR="003973E0" w:rsidRPr="00FA4034">
          <w:rPr>
            <w:lang w:val="en-GB"/>
          </w:rPr>
          <w:t>and Faltering Noise</w:t>
        </w:r>
        <w:bookmarkEnd w:id="7208"/>
        <w:r w:rsidR="003973E0" w:rsidRPr="00FA4034">
          <w:rPr>
            <w:lang w:val="en-GB"/>
          </w:rPr>
          <w:t xml:space="preserve"> </w:t>
        </w:r>
      </w:ins>
      <w:ins w:id="7214" w:author="jie sun" w:date="2018-04-18T21:09:00Z">
        <w:del w:id="7215" w:author="JIE  SUN" w:date="2018-06-21T21:03:00Z">
          <w:r w:rsidR="00ED76F7" w:rsidRPr="00A70793" w:rsidDel="00AB4D3D">
            <w:rPr>
              <w:lang w:val="en-GB"/>
            </w:rPr>
            <w:delText>w</w:delText>
          </w:r>
        </w:del>
      </w:ins>
      <w:ins w:id="7216" w:author="jie sun" w:date="2018-04-18T21:06:00Z">
        <w:del w:id="7217" w:author="JIE  SUN" w:date="2018-06-21T21:03:00Z">
          <w:r w:rsidR="00BD66EE" w:rsidRPr="00A70793" w:rsidDel="00AB4D3D">
            <w:rPr>
              <w:lang w:val="en-GB"/>
            </w:rPr>
            <w:delText xml:space="preserve">ith </w:delText>
          </w:r>
        </w:del>
        <w:del w:id="7218" w:author="JIE  SUN" w:date="2018-06-21T21:02:00Z">
          <w:r w:rsidR="00BD66EE" w:rsidRPr="00A70793" w:rsidDel="00AB4D3D">
            <w:rPr>
              <w:lang w:val="en-GB"/>
            </w:rPr>
            <w:delText>One Action</w:delText>
          </w:r>
        </w:del>
      </w:ins>
    </w:p>
    <w:p w14:paraId="7973521F" w14:textId="25934995" w:rsidR="003973E0" w:rsidRDefault="00936904">
      <w:pPr>
        <w:jc w:val="both"/>
        <w:rPr>
          <w:lang w:val="en-US"/>
        </w:rPr>
        <w:pPrChange w:id="7219" w:author="JIE  SUN" w:date="2018-06-24T21:38:00Z">
          <w:pPr>
            <w:pStyle w:val="Heading3"/>
          </w:pPr>
        </w:pPrChange>
      </w:pPr>
      <w:ins w:id="7220" w:author="JIE  SUN" w:date="2018-06-21T22:17:00Z">
        <w:r w:rsidRPr="00FA4034">
          <w:rPr>
            <w:lang w:val="en-US"/>
          </w:rPr>
          <w:t>The testing frequency is always 100 Hz during collecting data, which means the collection period is 0.01s</w:t>
        </w:r>
        <w:r w:rsidR="00A41C79" w:rsidRPr="00FA4034">
          <w:rPr>
            <w:lang w:val="en-US"/>
          </w:rPr>
          <w:t xml:space="preserve">, so </w:t>
        </w:r>
      </w:ins>
      <w:ins w:id="7221" w:author="JIE  SUN" w:date="2018-06-21T22:20:00Z">
        <w:r w:rsidR="00A41C79" w:rsidRPr="00FA4034">
          <w:rPr>
            <w:lang w:val="en-US"/>
          </w:rPr>
          <w:t xml:space="preserve">the unit of </w:t>
        </w:r>
      </w:ins>
      <w:ins w:id="7222" w:author="JIE  SUN" w:date="2018-06-21T22:17:00Z">
        <w:r w:rsidR="00A41C79" w:rsidRPr="00FA4034">
          <w:rPr>
            <w:lang w:val="en-US"/>
          </w:rPr>
          <w:t xml:space="preserve">the horizontal ordinate </w:t>
        </w:r>
      </w:ins>
      <w:ins w:id="7223" w:author="JIE  SUN" w:date="2018-06-21T22:20:00Z">
        <w:r w:rsidR="00A41C79" w:rsidRPr="00FA4034">
          <w:rPr>
            <w:lang w:val="en-US"/>
          </w:rPr>
          <w:t>is 0.01s in the figures of the data of the spinning angle or inclination angle in three axes.</w:t>
        </w:r>
      </w:ins>
    </w:p>
    <w:p w14:paraId="1E7AA21D" w14:textId="77777777" w:rsidR="00FA4034" w:rsidRPr="00FA4034" w:rsidRDefault="00FA4034" w:rsidP="00FA4034">
      <w:pPr>
        <w:jc w:val="both"/>
        <w:rPr>
          <w:ins w:id="7224" w:author="JIE  SUN" w:date="2018-06-24T21:38:00Z"/>
          <w:lang w:val="en-US"/>
        </w:rPr>
      </w:pPr>
    </w:p>
    <w:p w14:paraId="58226C2B" w14:textId="77777777" w:rsidR="003973E0" w:rsidRPr="00FA4034" w:rsidRDefault="003973E0">
      <w:pPr>
        <w:rPr>
          <w:ins w:id="7225" w:author="JIE  SUN" w:date="2018-06-24T21:39:00Z"/>
          <w:lang w:val="en-US"/>
        </w:rPr>
        <w:pPrChange w:id="7226" w:author="JIE  SUN" w:date="2018-06-24T21:39:00Z">
          <w:pPr>
            <w:pStyle w:val="Heading3"/>
          </w:pPr>
        </w:pPrChange>
      </w:pPr>
      <w:ins w:id="7227" w:author="JIE  SUN" w:date="2018-06-24T21:35:00Z">
        <w:r w:rsidRPr="00FA4034">
          <w:rPr>
            <w:lang w:val="en-US"/>
            <w:rPrChange w:id="7228" w:author="JIE  SUN" w:date="2018-06-24T21:38:00Z">
              <w:rPr>
                <w:b w:val="0"/>
              </w:rPr>
            </w:rPrChange>
          </w:rPr>
          <w:t>We can use the fastest duration between two movement</w:t>
        </w:r>
      </w:ins>
      <w:ins w:id="7229" w:author="JIE  SUN" w:date="2018-06-24T21:39:00Z">
        <w:r w:rsidRPr="00FA4034">
          <w:rPr>
            <w:b/>
            <w:lang w:val="en-US"/>
          </w:rPr>
          <w:t>s</w:t>
        </w:r>
      </w:ins>
      <w:ins w:id="7230" w:author="JIE  SUN" w:date="2018-06-24T21:35:00Z">
        <w:r w:rsidRPr="00FA4034">
          <w:rPr>
            <w:lang w:val="en-US"/>
            <w:rPrChange w:id="7231" w:author="JIE  SUN" w:date="2018-06-24T21:38:00Z">
              <w:rPr>
                <w:b w:val="0"/>
              </w:rPr>
            </w:rPrChange>
          </w:rPr>
          <w:t xml:space="preserve"> to falter the noise</w:t>
        </w:r>
        <w:r w:rsidRPr="00FA4034">
          <w:rPr>
            <w:b/>
            <w:lang w:val="en-US"/>
          </w:rPr>
          <w:t>,</w:t>
        </w:r>
      </w:ins>
    </w:p>
    <w:p w14:paraId="3B9C7FAB" w14:textId="081FFFA8" w:rsidR="003973E0" w:rsidRPr="00FA4034" w:rsidRDefault="003973E0">
      <w:pPr>
        <w:rPr>
          <w:ins w:id="7232" w:author="JIE  SUN" w:date="2018-06-24T21:39:00Z"/>
          <w:lang w:val="en-US"/>
        </w:rPr>
        <w:pPrChange w:id="7233" w:author="JIE  SUN" w:date="2018-06-24T21:39:00Z">
          <w:pPr>
            <w:pStyle w:val="Heading3"/>
          </w:pPr>
        </w:pPrChange>
      </w:pPr>
      <w:ins w:id="7234" w:author="JIE  SUN" w:date="2018-06-24T21:36:00Z">
        <w:r w:rsidRPr="00FA4034">
          <w:rPr>
            <w:lang w:val="en-US"/>
            <w:rPrChange w:id="7235" w:author="JIE  SUN" w:date="2018-06-24T21:38:00Z">
              <w:rPr>
                <w:b w:val="0"/>
              </w:rPr>
            </w:rPrChange>
          </w:rPr>
          <w:t>which</w:t>
        </w:r>
      </w:ins>
      <w:ins w:id="7236" w:author="JIE  SUN" w:date="2018-06-24T21:35:00Z">
        <w:r w:rsidRPr="00FA4034">
          <w:rPr>
            <w:lang w:val="en-US"/>
            <w:rPrChange w:id="7237" w:author="JIE  SUN" w:date="2018-06-24T21:38:00Z">
              <w:rPr>
                <w:b w:val="0"/>
              </w:rPr>
            </w:rPrChange>
          </w:rPr>
          <w:t xml:space="preserve"> </w:t>
        </w:r>
      </w:ins>
      <w:ins w:id="7238" w:author="JIE  SUN" w:date="2018-06-24T21:36:00Z">
        <w:r w:rsidRPr="00FA4034">
          <w:rPr>
            <w:lang w:val="en-US"/>
            <w:rPrChange w:id="7239" w:author="JIE  SUN" w:date="2018-06-24T21:38:00Z">
              <w:rPr>
                <w:b w:val="0"/>
              </w:rPr>
            </w:rPrChange>
          </w:rPr>
          <w:t xml:space="preserve">has been maintained in the </w:t>
        </w:r>
      </w:ins>
      <w:ins w:id="7240" w:author="JIE  SUN" w:date="2018-06-24T21:37:00Z">
        <w:r w:rsidRPr="00FA4034">
          <w:rPr>
            <w:lang w:val="en-US"/>
            <w:rPrChange w:id="7241" w:author="JIE  SUN" w:date="2018-06-24T21:38:00Z">
              <w:rPr>
                <w:b w:val="0"/>
              </w:rPr>
            </w:rPrChange>
          </w:rPr>
          <w:t xml:space="preserve">Charter 2.3.2 as </w:t>
        </w:r>
      </w:ins>
      <w:ins w:id="7242" w:author="JIE  SUN" w:date="2018-06-24T21:38:00Z">
        <w:r w:rsidRPr="00A70793">
          <w:rPr>
            <w:lang w:val="en-US"/>
          </w:rPr>
          <w:t>Transform Domain Algorithm</w:t>
        </w:r>
      </w:ins>
      <w:ins w:id="7243" w:author="JIE  SUN" w:date="2018-06-24T21:39:00Z">
        <w:r w:rsidRPr="00FA4034">
          <w:rPr>
            <w:b/>
            <w:lang w:val="en-US"/>
          </w:rPr>
          <w:t>.</w:t>
        </w:r>
      </w:ins>
    </w:p>
    <w:p w14:paraId="7DDA98FC" w14:textId="6E3C2DD9" w:rsidR="00100CE8" w:rsidRDefault="00323B61">
      <w:pPr>
        <w:jc w:val="both"/>
        <w:rPr>
          <w:ins w:id="7244" w:author="JIE  SUN" w:date="2018-06-24T22:00:00Z"/>
          <w:lang w:val="en-US"/>
        </w:rPr>
        <w:pPrChange w:id="7245" w:author="JIE  SUN" w:date="2018-06-24T22:02:00Z">
          <w:pPr>
            <w:numPr>
              <w:numId w:val="12"/>
            </w:numPr>
            <w:ind w:left="720" w:hanging="360"/>
          </w:pPr>
        </w:pPrChange>
      </w:pPr>
      <w:ins w:id="7246" w:author="JIE  SUN" w:date="2018-06-24T21:44:00Z">
        <w:r w:rsidRPr="00FA4034">
          <w:rPr>
            <w:lang w:val="en-US"/>
          </w:rPr>
          <w:t>From</w:t>
        </w:r>
        <w:r>
          <w:rPr>
            <w:lang w:val="en-US"/>
          </w:rPr>
          <w:t xml:space="preserve"> this kind movements, </w:t>
        </w:r>
      </w:ins>
      <w:ins w:id="7247" w:author="JIE  SUN" w:date="2018-06-24T21:43:00Z">
        <w:r>
          <w:rPr>
            <w:lang w:val="en-US"/>
          </w:rPr>
          <w:t xml:space="preserve">we can get that </w:t>
        </w:r>
      </w:ins>
      <w:ins w:id="7248" w:author="JIE  SUN" w:date="2018-06-24T21:45:00Z">
        <w:r>
          <w:rPr>
            <w:lang w:val="en-US"/>
          </w:rPr>
          <w:t xml:space="preserve">the </w:t>
        </w:r>
      </w:ins>
      <w:ins w:id="7249" w:author="JIE  SUN" w:date="2018-06-24T21:43:00Z">
        <w:r w:rsidR="00100CE8">
          <w:rPr>
            <w:lang w:val="en-US"/>
          </w:rPr>
          <w:t xml:space="preserve">duration of two effective adjacent peaks </w:t>
        </w:r>
      </w:ins>
      <w:ins w:id="7250" w:author="JIE  SUN" w:date="2018-06-24T21:45:00Z">
        <w:r>
          <w:rPr>
            <w:lang w:val="en-US"/>
          </w:rPr>
          <w:t xml:space="preserve">or movement </w:t>
        </w:r>
      </w:ins>
      <w:ins w:id="7251" w:author="JIE  SUN" w:date="2018-06-24T21:43:00Z">
        <w:r w:rsidR="00290E4B">
          <w:rPr>
            <w:lang w:val="en-US"/>
          </w:rPr>
          <w:t>must be longer than 0.04</w:t>
        </w:r>
        <w:r w:rsidR="005661D1">
          <w:rPr>
            <w:lang w:val="en-US"/>
          </w:rPr>
          <w:t>S and shorter than 2.5</w:t>
        </w:r>
        <w:r>
          <w:rPr>
            <w:lang w:val="en-US"/>
          </w:rPr>
          <w:t>s.</w:t>
        </w:r>
      </w:ins>
    </w:p>
    <w:p w14:paraId="462C01E5" w14:textId="77777777" w:rsidR="0036186A" w:rsidRPr="00437182" w:rsidRDefault="0036186A">
      <w:pPr>
        <w:rPr>
          <w:ins w:id="7252" w:author="JIE  SUN" w:date="2018-06-24T21:43:00Z"/>
          <w:lang w:val="en-US"/>
        </w:rPr>
        <w:pPrChange w:id="7253" w:author="JIE  SUN" w:date="2018-06-24T21:43:00Z">
          <w:pPr>
            <w:numPr>
              <w:numId w:val="12"/>
            </w:numPr>
            <w:ind w:left="720" w:hanging="360"/>
          </w:pPr>
        </w:pPrChange>
      </w:pPr>
      <w:ins w:id="7254" w:author="JIE  SUN" w:date="2018-06-24T22:00:00Z">
        <w:r>
          <w:rPr>
            <w:lang w:val="en-US"/>
          </w:rPr>
          <w:t xml:space="preserve">There is piece of code below, </w:t>
        </w:r>
      </w:ins>
      <w:ins w:id="7255" w:author="JIE  SUN" w:date="2018-06-24T22:01:00Z">
        <w:r>
          <w:rPr>
            <w:lang w:val="en-US"/>
          </w:rPr>
          <w:t xml:space="preserve">the </w:t>
        </w:r>
        <w:r>
          <w:rPr>
            <w:rFonts w:ascii="NSimSun" w:eastAsia="NSimSun" w:hAnsi="Times New Roman" w:cs="NSimSun"/>
            <w:color w:val="0000FF"/>
            <w:sz w:val="19"/>
            <w:szCs w:val="19"/>
          </w:rPr>
          <w:t>struct</w:t>
        </w:r>
        <w:r>
          <w:rPr>
            <w:rFonts w:ascii="NSimSun" w:eastAsia="NSimSun" w:hAnsi="Times New Roman" w:cs="NSimSun"/>
            <w:color w:val="000000"/>
            <w:sz w:val="19"/>
            <w:szCs w:val="19"/>
          </w:rPr>
          <w:t xml:space="preserve"> </w:t>
        </w:r>
        <w:r>
          <w:rPr>
            <w:rFonts w:ascii="NSimSun" w:eastAsia="NSimSun" w:hAnsi="Times New Roman" w:cs="NSimSun"/>
            <w:color w:val="2B91AF"/>
            <w:sz w:val="19"/>
            <w:szCs w:val="19"/>
          </w:rPr>
          <w:t xml:space="preserve">Domain_Num </w:t>
        </w:r>
        <w:r w:rsidRPr="0036186A">
          <w:rPr>
            <w:lang w:val="en-US"/>
            <w:rPrChange w:id="7256" w:author="JIE  SUN" w:date="2018-06-24T22:02:00Z">
              <w:rPr>
                <w:rFonts w:ascii="NSimSun" w:eastAsia="NSimSun" w:hAnsi="Times New Roman" w:cs="NSimSun"/>
                <w:color w:val="2B91AF"/>
                <w:sz w:val="19"/>
                <w:szCs w:val="19"/>
              </w:rPr>
            </w:rPrChange>
          </w:rPr>
          <w:t>recording the number of the last time datum and</w:t>
        </w:r>
        <w:r>
          <w:rPr>
            <w:rFonts w:ascii="NSimSun" w:eastAsia="NSimSun" w:hAnsi="Times New Roman" w:cs="NSimSun"/>
            <w:color w:val="2B91AF"/>
            <w:sz w:val="19"/>
            <w:szCs w:val="19"/>
          </w:rPr>
          <w:t xml:space="preserve"> numi </w:t>
        </w:r>
        <w:r w:rsidRPr="0036186A">
          <w:rPr>
            <w:lang w:val="en-US"/>
            <w:rPrChange w:id="7257" w:author="JIE  SUN" w:date="2018-06-24T22:02:00Z">
              <w:rPr>
                <w:rFonts w:ascii="NSimSun" w:eastAsia="NSimSun" w:hAnsi="Times New Roman" w:cs="NSimSun"/>
                <w:color w:val="2B91AF"/>
                <w:sz w:val="19"/>
                <w:szCs w:val="19"/>
              </w:rPr>
            </w:rPrChange>
          </w:rPr>
          <w:t xml:space="preserve">recording the </w:t>
        </w:r>
      </w:ins>
      <w:ins w:id="7258" w:author="JIE  SUN" w:date="2018-06-24T22:02:00Z">
        <w:r w:rsidRPr="0036186A">
          <w:rPr>
            <w:lang w:val="en-US"/>
            <w:rPrChange w:id="7259" w:author="JIE  SUN" w:date="2018-06-24T22:02:00Z">
              <w:rPr>
                <w:rFonts w:ascii="NSimSun" w:eastAsia="NSimSun" w:hAnsi="Times New Roman" w:cs="NSimSun"/>
                <w:color w:val="2B91AF"/>
                <w:sz w:val="19"/>
                <w:szCs w:val="19"/>
              </w:rPr>
            </w:rPrChange>
          </w:rPr>
          <w:t xml:space="preserve">number of </w:t>
        </w:r>
      </w:ins>
      <w:ins w:id="7260" w:author="JIE  SUN" w:date="2018-06-24T22:05:00Z">
        <w:r w:rsidR="00273D37">
          <w:rPr>
            <w:lang w:val="en-US"/>
          </w:rPr>
          <w:t xml:space="preserve">the </w:t>
        </w:r>
      </w:ins>
      <w:ins w:id="7261" w:author="JIE  SUN" w:date="2018-06-24T22:02:00Z">
        <w:r w:rsidRPr="0036186A">
          <w:rPr>
            <w:lang w:val="en-US"/>
            <w:rPrChange w:id="7262" w:author="JIE  SUN" w:date="2018-06-24T22:02:00Z">
              <w:rPr>
                <w:rFonts w:ascii="NSimSun" w:eastAsia="NSimSun" w:hAnsi="Times New Roman" w:cs="NSimSun"/>
                <w:color w:val="2B91AF"/>
                <w:sz w:val="19"/>
                <w:szCs w:val="19"/>
              </w:rPr>
            </w:rPrChange>
          </w:rPr>
          <w:t>current datum</w:t>
        </w:r>
        <w:r>
          <w:rPr>
            <w:lang w:val="en-US"/>
          </w:rPr>
          <w:t xml:space="preserve">, and the following piece of code realizes the </w:t>
        </w:r>
      </w:ins>
      <w:ins w:id="7263" w:author="JIE  SUN" w:date="2018-06-24T22:03:00Z">
        <w:r>
          <w:rPr>
            <w:lang w:val="en-US"/>
          </w:rPr>
          <w:t>transform</w:t>
        </w:r>
      </w:ins>
      <w:ins w:id="7264" w:author="JIE  SUN" w:date="2018-06-24T22:02:00Z">
        <w:r>
          <w:rPr>
            <w:lang w:val="en-US"/>
          </w:rPr>
          <w:t xml:space="preserve"> </w:t>
        </w:r>
      </w:ins>
      <w:ins w:id="7265" w:author="JIE  SUN" w:date="2018-06-24T22:03:00Z">
        <w:r>
          <w:rPr>
            <w:lang w:val="en-US"/>
          </w:rPr>
          <w:t>domain algorithm to filer the noise.</w:t>
        </w:r>
      </w:ins>
    </w:p>
    <w:p w14:paraId="21517BE5" w14:textId="77777777" w:rsidR="00D147D0" w:rsidRDefault="0036186A">
      <w:pPr>
        <w:autoSpaceDE w:val="0"/>
        <w:autoSpaceDN w:val="0"/>
        <w:adjustRightInd w:val="0"/>
        <w:spacing w:after="0"/>
        <w:ind w:left="720"/>
        <w:rPr>
          <w:ins w:id="7266" w:author="JIE  SUN" w:date="2018-06-24T22:00:00Z"/>
          <w:rFonts w:ascii="NSimSun" w:eastAsia="NSimSun" w:hAnsi="Times New Roman" w:cs="NSimSun"/>
          <w:color w:val="000000"/>
          <w:sz w:val="19"/>
          <w:szCs w:val="19"/>
        </w:rPr>
        <w:pPrChange w:id="7267" w:author="JIE  SUN" w:date="2018-06-24T22:00:00Z">
          <w:pPr>
            <w:autoSpaceDE w:val="0"/>
            <w:autoSpaceDN w:val="0"/>
            <w:adjustRightInd w:val="0"/>
            <w:spacing w:after="0"/>
          </w:pPr>
        </w:pPrChange>
      </w:pPr>
      <w:ins w:id="7268" w:author="JIE  SUN" w:date="2018-06-24T22:01:00Z">
        <w:r>
          <w:rPr>
            <w:rFonts w:ascii="NSimSun" w:eastAsia="NSimSun" w:hAnsi="Times New Roman" w:cs="NSimSun"/>
            <w:color w:val="008000"/>
            <w:sz w:val="19"/>
            <w:szCs w:val="19"/>
            <w:lang w:val="en-US"/>
          </w:rPr>
          <w:t xml:space="preserve"> </w:t>
        </w:r>
      </w:ins>
      <w:ins w:id="7269" w:author="JIE  SUN" w:date="2018-06-24T22:00:00Z">
        <w:r w:rsidR="00D147D0">
          <w:rPr>
            <w:rFonts w:ascii="NSimSun" w:eastAsia="NSimSun" w:hAnsi="Times New Roman" w:cs="NSimSun"/>
            <w:color w:val="008000"/>
            <w:sz w:val="19"/>
            <w:szCs w:val="19"/>
          </w:rPr>
          <w:t>//Transform Domain Algorithm</w:t>
        </w:r>
      </w:ins>
    </w:p>
    <w:p w14:paraId="4E0AC187" w14:textId="77777777" w:rsidR="00D147D0" w:rsidRDefault="00D147D0">
      <w:pPr>
        <w:autoSpaceDE w:val="0"/>
        <w:autoSpaceDN w:val="0"/>
        <w:adjustRightInd w:val="0"/>
        <w:spacing w:after="0"/>
        <w:ind w:left="720"/>
        <w:rPr>
          <w:ins w:id="7270" w:author="JIE  SUN" w:date="2018-06-24T22:00:00Z"/>
          <w:rFonts w:ascii="NSimSun" w:eastAsia="NSimSun" w:hAnsi="Times New Roman" w:cs="NSimSun"/>
          <w:color w:val="000000"/>
          <w:sz w:val="19"/>
          <w:szCs w:val="19"/>
        </w:rPr>
        <w:pPrChange w:id="7271" w:author="JIE  SUN" w:date="2018-06-24T22:00:00Z">
          <w:pPr>
            <w:autoSpaceDE w:val="0"/>
            <w:autoSpaceDN w:val="0"/>
            <w:adjustRightInd w:val="0"/>
            <w:spacing w:after="0"/>
          </w:pPr>
        </w:pPrChange>
      </w:pPr>
      <w:ins w:id="7272" w:author="JIE  SUN" w:date="2018-06-24T22:00:00Z">
        <w:r>
          <w:rPr>
            <w:rFonts w:ascii="NSimSun" w:eastAsia="NSimSun" w:hAnsi="Times New Roman" w:cs="NSimSun"/>
            <w:color w:val="0000FF"/>
            <w:sz w:val="19"/>
            <w:szCs w:val="19"/>
          </w:rPr>
          <w:t>struct</w:t>
        </w:r>
        <w:r>
          <w:rPr>
            <w:rFonts w:ascii="NSimSun" w:eastAsia="NSimSun" w:hAnsi="Times New Roman" w:cs="NSimSun"/>
            <w:color w:val="000000"/>
            <w:sz w:val="19"/>
            <w:szCs w:val="19"/>
          </w:rPr>
          <w:t xml:space="preserve"> </w:t>
        </w:r>
        <w:r>
          <w:rPr>
            <w:rFonts w:ascii="NSimSun" w:eastAsia="NSimSun" w:hAnsi="Times New Roman" w:cs="NSimSun"/>
            <w:color w:val="2B91AF"/>
            <w:sz w:val="19"/>
            <w:szCs w:val="19"/>
          </w:rPr>
          <w:t>Domain_Num</w:t>
        </w:r>
        <w:r>
          <w:rPr>
            <w:rFonts w:ascii="NSimSun" w:eastAsia="NSimSun" w:hAnsi="Times New Roman" w:cs="NSimSun"/>
            <w:color w:val="000000"/>
            <w:sz w:val="19"/>
            <w:szCs w:val="19"/>
          </w:rPr>
          <w:t xml:space="preserve"> {</w:t>
        </w:r>
      </w:ins>
    </w:p>
    <w:p w14:paraId="0DAF40DF" w14:textId="77777777" w:rsidR="00D147D0" w:rsidRDefault="00D147D0">
      <w:pPr>
        <w:autoSpaceDE w:val="0"/>
        <w:autoSpaceDN w:val="0"/>
        <w:adjustRightInd w:val="0"/>
        <w:spacing w:after="0"/>
        <w:ind w:left="720" w:firstLine="720"/>
        <w:rPr>
          <w:ins w:id="7273" w:author="JIE  SUN" w:date="2018-06-24T22:00:00Z"/>
          <w:rFonts w:ascii="NSimSun" w:eastAsia="NSimSun" w:hAnsi="Times New Roman" w:cs="NSimSun"/>
          <w:color w:val="000000"/>
          <w:sz w:val="19"/>
          <w:szCs w:val="19"/>
        </w:rPr>
        <w:pPrChange w:id="7274" w:author="JIE  SUN" w:date="2018-06-24T22:00:00Z">
          <w:pPr>
            <w:autoSpaceDE w:val="0"/>
            <w:autoSpaceDN w:val="0"/>
            <w:adjustRightInd w:val="0"/>
            <w:spacing w:after="0"/>
          </w:pPr>
        </w:pPrChange>
      </w:pPr>
      <w:ins w:id="7275" w:author="JIE  SUN" w:date="2018-06-24T22:00:00Z">
        <w:r>
          <w:rPr>
            <w:rFonts w:ascii="NSimSun" w:eastAsia="NSimSun" w:hAnsi="Times New Roman" w:cs="NSimSun"/>
            <w:color w:val="0000FF"/>
            <w:sz w:val="19"/>
            <w:szCs w:val="19"/>
          </w:rPr>
          <w:t>int</w:t>
        </w:r>
        <w:r>
          <w:rPr>
            <w:rFonts w:ascii="NSimSun" w:eastAsia="NSimSun" w:hAnsi="Times New Roman" w:cs="NSimSun"/>
            <w:color w:val="000000"/>
            <w:sz w:val="19"/>
            <w:szCs w:val="19"/>
          </w:rPr>
          <w:t xml:space="preserve"> numi;</w:t>
        </w:r>
      </w:ins>
    </w:p>
    <w:p w14:paraId="175862E9" w14:textId="77777777" w:rsidR="00D147D0" w:rsidRDefault="00D147D0">
      <w:pPr>
        <w:autoSpaceDE w:val="0"/>
        <w:autoSpaceDN w:val="0"/>
        <w:adjustRightInd w:val="0"/>
        <w:spacing w:after="0"/>
        <w:ind w:left="720" w:firstLine="720"/>
        <w:rPr>
          <w:ins w:id="7276" w:author="JIE  SUN" w:date="2018-06-24T22:00:00Z"/>
          <w:rFonts w:ascii="NSimSun" w:eastAsia="NSimSun" w:hAnsi="Times New Roman" w:cs="NSimSun"/>
          <w:color w:val="000000"/>
          <w:sz w:val="19"/>
          <w:szCs w:val="19"/>
        </w:rPr>
        <w:pPrChange w:id="7277" w:author="JIE  SUN" w:date="2018-06-24T22:00:00Z">
          <w:pPr>
            <w:autoSpaceDE w:val="0"/>
            <w:autoSpaceDN w:val="0"/>
            <w:adjustRightInd w:val="0"/>
            <w:spacing w:after="0"/>
          </w:pPr>
        </w:pPrChange>
      </w:pPr>
      <w:ins w:id="7278" w:author="JIE  SUN" w:date="2018-06-24T22:00:00Z">
        <w:r>
          <w:rPr>
            <w:rFonts w:ascii="NSimSun" w:eastAsia="NSimSun" w:hAnsi="Times New Roman" w:cs="NSimSun"/>
            <w:color w:val="0000FF"/>
            <w:sz w:val="19"/>
            <w:szCs w:val="19"/>
          </w:rPr>
          <w:t>int</w:t>
        </w:r>
        <w:r>
          <w:rPr>
            <w:rFonts w:ascii="NSimSun" w:eastAsia="NSimSun" w:hAnsi="Times New Roman" w:cs="NSimSun"/>
            <w:color w:val="000000"/>
            <w:sz w:val="19"/>
            <w:szCs w:val="19"/>
          </w:rPr>
          <w:t xml:space="preserve"> numi_last;</w:t>
        </w:r>
      </w:ins>
    </w:p>
    <w:p w14:paraId="34D74B74" w14:textId="77777777" w:rsidR="003973E0" w:rsidRPr="003973E0" w:rsidRDefault="00D147D0">
      <w:pPr>
        <w:ind w:left="720"/>
        <w:rPr>
          <w:ins w:id="7279" w:author="JIE  SUN" w:date="2018-06-21T22:18:00Z"/>
          <w:lang w:val="en-US"/>
          <w:rPrChange w:id="7280" w:author="JIE  SUN" w:date="2018-06-24T21:38:00Z">
            <w:rPr>
              <w:ins w:id="7281" w:author="JIE  SUN" w:date="2018-06-21T22:18:00Z"/>
            </w:rPr>
          </w:rPrChange>
        </w:rPr>
        <w:pPrChange w:id="7282" w:author="JIE  SUN" w:date="2018-06-24T22:00:00Z">
          <w:pPr/>
        </w:pPrChange>
      </w:pPr>
      <w:ins w:id="7283" w:author="JIE  SUN" w:date="2018-06-24T22:00:00Z">
        <w:r>
          <w:rPr>
            <w:rFonts w:ascii="NSimSun" w:eastAsia="NSimSun" w:hAnsi="Times New Roman" w:cs="NSimSun"/>
            <w:color w:val="000000"/>
            <w:sz w:val="19"/>
            <w:szCs w:val="19"/>
          </w:rPr>
          <w:t>};</w:t>
        </w:r>
      </w:ins>
    </w:p>
    <w:p w14:paraId="42766D91" w14:textId="77777777" w:rsidR="0036186A" w:rsidRDefault="0036186A">
      <w:pPr>
        <w:autoSpaceDE w:val="0"/>
        <w:autoSpaceDN w:val="0"/>
        <w:adjustRightInd w:val="0"/>
        <w:spacing w:after="0"/>
        <w:jc w:val="both"/>
        <w:rPr>
          <w:ins w:id="7284" w:author="JIE  SUN" w:date="2018-06-24T22:02:00Z"/>
          <w:rFonts w:ascii="NSimSun" w:eastAsia="NSimSun" w:hAnsi="Times New Roman" w:cs="NSimSun"/>
          <w:color w:val="000000"/>
          <w:sz w:val="19"/>
          <w:szCs w:val="19"/>
        </w:rPr>
        <w:pPrChange w:id="7285" w:author="JIE  SUN" w:date="2018-06-24T22:03:00Z">
          <w:pPr>
            <w:autoSpaceDE w:val="0"/>
            <w:autoSpaceDN w:val="0"/>
            <w:adjustRightInd w:val="0"/>
            <w:spacing w:after="0"/>
          </w:pPr>
        </w:pPrChange>
      </w:pPr>
      <w:ins w:id="7286" w:author="JIE  SUN" w:date="2018-06-24T22:02:00Z">
        <w:r>
          <w:rPr>
            <w:rFonts w:ascii="NSimSun" w:eastAsia="NSimSun" w:hAnsi="Times New Roman" w:cs="NSimSun"/>
            <w:color w:val="000000"/>
            <w:sz w:val="19"/>
            <w:szCs w:val="19"/>
          </w:rPr>
          <w:tab/>
        </w:r>
        <w:r w:rsidR="002E0B5A">
          <w:rPr>
            <w:rFonts w:ascii="NSimSun" w:eastAsia="NSimSun" w:hAnsi="Times New Roman" w:cs="NSimSun"/>
            <w:color w:val="008000"/>
            <w:sz w:val="19"/>
            <w:szCs w:val="19"/>
          </w:rPr>
          <w:t>// bewtween 0.</w:t>
        </w:r>
      </w:ins>
      <w:ins w:id="7287" w:author="JIE  SUN" w:date="2018-06-24T22:07:00Z">
        <w:r w:rsidR="00CA4CC7">
          <w:rPr>
            <w:rFonts w:ascii="NSimSun" w:eastAsia="NSimSun" w:hAnsi="Times New Roman" w:cs="NSimSun"/>
            <w:color w:val="008000"/>
            <w:sz w:val="19"/>
            <w:szCs w:val="19"/>
          </w:rPr>
          <w:t>0</w:t>
        </w:r>
      </w:ins>
      <w:ins w:id="7288" w:author="JIE  SUN" w:date="2018-06-24T22:02:00Z">
        <w:r>
          <w:rPr>
            <w:rFonts w:ascii="NSimSun" w:eastAsia="NSimSun" w:hAnsi="Times New Roman" w:cs="NSimSun"/>
            <w:color w:val="008000"/>
            <w:sz w:val="19"/>
            <w:szCs w:val="19"/>
          </w:rPr>
          <w:t>8s and 2</w:t>
        </w:r>
      </w:ins>
      <w:ins w:id="7289" w:author="JIE  SUN" w:date="2018-06-24T22:04:00Z">
        <w:r w:rsidR="00C85A4B">
          <w:rPr>
            <w:rFonts w:ascii="NSimSun" w:eastAsia="NSimSun" w:hAnsi="Times New Roman" w:cs="NSimSun"/>
            <w:color w:val="008000"/>
            <w:sz w:val="19"/>
            <w:szCs w:val="19"/>
          </w:rPr>
          <w:t>.</w:t>
        </w:r>
      </w:ins>
      <w:ins w:id="7290" w:author="JIE  SUN" w:date="2018-06-24T22:02:00Z">
        <w:r>
          <w:rPr>
            <w:rFonts w:ascii="NSimSun" w:eastAsia="NSimSun" w:hAnsi="Times New Roman" w:cs="NSimSun"/>
            <w:color w:val="008000"/>
            <w:sz w:val="19"/>
            <w:szCs w:val="19"/>
          </w:rPr>
          <w:t>50s</w:t>
        </w:r>
      </w:ins>
    </w:p>
    <w:p w14:paraId="54563801" w14:textId="77777777" w:rsidR="0036186A" w:rsidRDefault="0036186A">
      <w:pPr>
        <w:autoSpaceDE w:val="0"/>
        <w:autoSpaceDN w:val="0"/>
        <w:adjustRightInd w:val="0"/>
        <w:spacing w:after="0"/>
        <w:jc w:val="both"/>
        <w:rPr>
          <w:ins w:id="7291" w:author="JIE  SUN" w:date="2018-06-24T22:02:00Z"/>
          <w:rFonts w:ascii="NSimSun" w:eastAsia="NSimSun" w:hAnsi="Times New Roman" w:cs="NSimSun"/>
          <w:color w:val="000000"/>
          <w:sz w:val="19"/>
          <w:szCs w:val="19"/>
        </w:rPr>
        <w:pPrChange w:id="7292" w:author="JIE  SUN" w:date="2018-06-24T22:03:00Z">
          <w:pPr>
            <w:autoSpaceDE w:val="0"/>
            <w:autoSpaceDN w:val="0"/>
            <w:adjustRightInd w:val="0"/>
            <w:spacing w:after="0"/>
          </w:pPr>
        </w:pPrChange>
      </w:pPr>
      <w:ins w:id="7293" w:author="JIE  SUN" w:date="2018-06-24T22:02:00Z">
        <w:r>
          <w:rPr>
            <w:rFonts w:ascii="NSimSun" w:eastAsia="NSimSun" w:hAnsi="Times New Roman" w:cs="NSimSun"/>
            <w:color w:val="000000"/>
            <w:sz w:val="19"/>
            <w:szCs w:val="19"/>
          </w:rPr>
          <w:tab/>
        </w:r>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((Domain.numi - Domain.numi_last) &gt; </w:t>
        </w:r>
      </w:ins>
      <w:ins w:id="7294" w:author="JIE  SUN" w:date="2018-06-24T22:06:00Z">
        <w:r w:rsidR="00290E4B">
          <w:rPr>
            <w:rFonts w:ascii="NSimSun" w:eastAsia="NSimSun" w:hAnsi="Times New Roman" w:cs="NSimSun"/>
            <w:color w:val="000000"/>
            <w:sz w:val="19"/>
            <w:szCs w:val="19"/>
          </w:rPr>
          <w:t>4</w:t>
        </w:r>
        <w:r w:rsidR="00A71744">
          <w:rPr>
            <w:rFonts w:ascii="NSimSun" w:eastAsia="NSimSun" w:hAnsi="Times New Roman" w:cs="NSimSun"/>
            <w:color w:val="000000"/>
            <w:sz w:val="19"/>
            <w:szCs w:val="19"/>
          </w:rPr>
          <w:t>0</w:t>
        </w:r>
      </w:ins>
      <w:ins w:id="7295" w:author="JIE  SUN" w:date="2018-06-24T22:02:00Z">
        <w:r>
          <w:rPr>
            <w:rFonts w:ascii="NSimSun" w:eastAsia="NSimSun" w:hAnsi="Times New Roman" w:cs="NSimSun"/>
            <w:color w:val="000000"/>
            <w:sz w:val="19"/>
            <w:szCs w:val="19"/>
          </w:rPr>
          <w:t xml:space="preserve"> &amp;&amp; (Domain.numi - Domain.numi_last) &lt; 25</w:t>
        </w:r>
      </w:ins>
      <w:ins w:id="7296" w:author="JIE  SUN" w:date="2018-06-24T22:06:00Z">
        <w:r w:rsidR="002462E7">
          <w:rPr>
            <w:rFonts w:ascii="NSimSun" w:eastAsia="NSimSun" w:hAnsi="Times New Roman" w:cs="NSimSun"/>
            <w:color w:val="000000"/>
            <w:sz w:val="19"/>
            <w:szCs w:val="19"/>
          </w:rPr>
          <w:t>0</w:t>
        </w:r>
      </w:ins>
      <w:ins w:id="7297" w:author="JIE  SUN" w:date="2018-06-24T22:02:00Z">
        <w:r>
          <w:rPr>
            <w:rFonts w:ascii="NSimSun" w:eastAsia="NSimSun" w:hAnsi="Times New Roman" w:cs="NSimSun"/>
            <w:color w:val="000000"/>
            <w:sz w:val="19"/>
            <w:szCs w:val="19"/>
          </w:rPr>
          <w:t>0)</w:t>
        </w:r>
      </w:ins>
    </w:p>
    <w:p w14:paraId="0AAF6086" w14:textId="77777777" w:rsidR="0036186A" w:rsidRDefault="0036186A">
      <w:pPr>
        <w:autoSpaceDE w:val="0"/>
        <w:autoSpaceDN w:val="0"/>
        <w:adjustRightInd w:val="0"/>
        <w:spacing w:after="0"/>
        <w:jc w:val="both"/>
        <w:rPr>
          <w:ins w:id="7298" w:author="JIE  SUN" w:date="2018-06-24T22:02:00Z"/>
          <w:rFonts w:ascii="NSimSun" w:eastAsia="NSimSun" w:hAnsi="Times New Roman" w:cs="NSimSun"/>
          <w:color w:val="000000"/>
          <w:sz w:val="19"/>
          <w:szCs w:val="19"/>
        </w:rPr>
        <w:pPrChange w:id="7299" w:author="JIE  SUN" w:date="2018-06-24T22:03:00Z">
          <w:pPr>
            <w:autoSpaceDE w:val="0"/>
            <w:autoSpaceDN w:val="0"/>
            <w:adjustRightInd w:val="0"/>
            <w:spacing w:after="0"/>
          </w:pPr>
        </w:pPrChange>
      </w:pPr>
      <w:ins w:id="7300" w:author="JIE  SUN" w:date="2018-06-24T22:02:00Z">
        <w:r>
          <w:rPr>
            <w:rFonts w:ascii="NSimSun" w:eastAsia="NSimSun" w:hAnsi="Times New Roman" w:cs="NSimSun"/>
            <w:color w:val="000000"/>
            <w:sz w:val="19"/>
            <w:szCs w:val="19"/>
          </w:rPr>
          <w:tab/>
        </w:r>
        <w:r>
          <w:rPr>
            <w:rFonts w:ascii="NSimSun" w:eastAsia="NSimSun" w:hAnsi="Times New Roman" w:cs="NSimSun"/>
            <w:color w:val="000000"/>
            <w:sz w:val="19"/>
            <w:szCs w:val="19"/>
          </w:rPr>
          <w:tab/>
          <w:t>act = 1;</w:t>
        </w:r>
      </w:ins>
    </w:p>
    <w:p w14:paraId="0516A636" w14:textId="77777777" w:rsidR="0036186A" w:rsidRDefault="0036186A">
      <w:pPr>
        <w:autoSpaceDE w:val="0"/>
        <w:autoSpaceDN w:val="0"/>
        <w:adjustRightInd w:val="0"/>
        <w:spacing w:after="0"/>
        <w:jc w:val="both"/>
        <w:rPr>
          <w:ins w:id="7301" w:author="JIE  SUN" w:date="2018-06-24T22:02:00Z"/>
          <w:rFonts w:ascii="NSimSun" w:eastAsia="NSimSun" w:hAnsi="Times New Roman" w:cs="NSimSun"/>
          <w:color w:val="000000"/>
          <w:sz w:val="19"/>
          <w:szCs w:val="19"/>
        </w:rPr>
        <w:pPrChange w:id="7302" w:author="JIE  SUN" w:date="2018-06-24T22:03:00Z">
          <w:pPr>
            <w:autoSpaceDE w:val="0"/>
            <w:autoSpaceDN w:val="0"/>
            <w:adjustRightInd w:val="0"/>
            <w:spacing w:after="0"/>
          </w:pPr>
        </w:pPrChange>
      </w:pPr>
      <w:ins w:id="7303" w:author="JIE  SUN" w:date="2018-06-24T22:02:00Z">
        <w:r>
          <w:rPr>
            <w:rFonts w:ascii="NSimSun" w:eastAsia="NSimSun" w:hAnsi="Times New Roman" w:cs="NSimSun"/>
            <w:color w:val="000000"/>
            <w:sz w:val="19"/>
            <w:szCs w:val="19"/>
          </w:rPr>
          <w:tab/>
        </w:r>
        <w:r>
          <w:rPr>
            <w:rFonts w:ascii="NSimSun" w:eastAsia="NSimSun" w:hAnsi="Times New Roman" w:cs="NSimSun"/>
            <w:color w:val="0000FF"/>
            <w:sz w:val="19"/>
            <w:szCs w:val="19"/>
          </w:rPr>
          <w:t>else</w:t>
        </w:r>
      </w:ins>
    </w:p>
    <w:p w14:paraId="50F31B91" w14:textId="77777777" w:rsidR="0036186A" w:rsidRDefault="0036186A">
      <w:pPr>
        <w:autoSpaceDE w:val="0"/>
        <w:autoSpaceDN w:val="0"/>
        <w:adjustRightInd w:val="0"/>
        <w:spacing w:after="0"/>
        <w:jc w:val="both"/>
        <w:rPr>
          <w:ins w:id="7304" w:author="JIE  SUN" w:date="2018-06-24T22:02:00Z"/>
          <w:rFonts w:ascii="NSimSun" w:eastAsia="NSimSun" w:hAnsi="Times New Roman" w:cs="NSimSun"/>
          <w:color w:val="000000"/>
          <w:sz w:val="19"/>
          <w:szCs w:val="19"/>
        </w:rPr>
        <w:pPrChange w:id="7305" w:author="JIE  SUN" w:date="2018-06-24T22:03:00Z">
          <w:pPr>
            <w:autoSpaceDE w:val="0"/>
            <w:autoSpaceDN w:val="0"/>
            <w:adjustRightInd w:val="0"/>
            <w:spacing w:after="0"/>
          </w:pPr>
        </w:pPrChange>
      </w:pPr>
      <w:ins w:id="7306" w:author="JIE  SUN" w:date="2018-06-24T22:02:00Z">
        <w:r>
          <w:rPr>
            <w:rFonts w:ascii="NSimSun" w:eastAsia="NSimSun" w:hAnsi="Times New Roman" w:cs="NSimSun"/>
            <w:color w:val="000000"/>
            <w:sz w:val="19"/>
            <w:szCs w:val="19"/>
          </w:rPr>
          <w:tab/>
        </w:r>
        <w:r>
          <w:rPr>
            <w:rFonts w:ascii="NSimSun" w:eastAsia="NSimSun" w:hAnsi="Times New Roman" w:cs="NSimSun"/>
            <w:color w:val="000000"/>
            <w:sz w:val="19"/>
            <w:szCs w:val="19"/>
          </w:rPr>
          <w:tab/>
          <w:t>act = 0;</w:t>
        </w:r>
      </w:ins>
    </w:p>
    <w:p w14:paraId="19755B20" w14:textId="77777777" w:rsidR="0036186A" w:rsidRDefault="0036186A">
      <w:pPr>
        <w:autoSpaceDE w:val="0"/>
        <w:autoSpaceDN w:val="0"/>
        <w:adjustRightInd w:val="0"/>
        <w:spacing w:after="0"/>
        <w:jc w:val="both"/>
        <w:rPr>
          <w:ins w:id="7307" w:author="JIE  SUN" w:date="2018-06-24T22:02:00Z"/>
          <w:rFonts w:ascii="NSimSun" w:eastAsia="NSimSun" w:hAnsi="Times New Roman" w:cs="NSimSun"/>
          <w:color w:val="000000"/>
          <w:sz w:val="19"/>
          <w:szCs w:val="19"/>
        </w:rPr>
        <w:pPrChange w:id="7308" w:author="JIE  SUN" w:date="2018-06-24T22:03:00Z">
          <w:pPr>
            <w:autoSpaceDE w:val="0"/>
            <w:autoSpaceDN w:val="0"/>
            <w:adjustRightInd w:val="0"/>
            <w:spacing w:after="0"/>
          </w:pPr>
        </w:pPrChange>
      </w:pPr>
      <w:ins w:id="7309" w:author="JIE  SUN" w:date="2018-06-24T22:02: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ins>
    </w:p>
    <w:p w14:paraId="46359F1C" w14:textId="77777777" w:rsidR="00936904" w:rsidRDefault="0036186A">
      <w:pPr>
        <w:jc w:val="both"/>
        <w:rPr>
          <w:ins w:id="7310" w:author="JIE  SUN" w:date="2018-06-21T22:18:00Z"/>
        </w:rPr>
        <w:pPrChange w:id="7311" w:author="JIE  SUN" w:date="2018-06-24T22:03:00Z">
          <w:pPr/>
        </w:pPrChange>
      </w:pPr>
      <w:ins w:id="7312" w:author="JIE  SUN" w:date="2018-06-24T22:02:00Z">
        <w:r>
          <w:rPr>
            <w:rFonts w:ascii="NSimSun" w:eastAsia="NSimSun" w:hAnsi="Times New Roman" w:cs="NSimSun"/>
            <w:color w:val="000000"/>
            <w:sz w:val="19"/>
            <w:szCs w:val="19"/>
          </w:rPr>
          <w:tab/>
          <w:t>Domain.numi_last = Domain.numi;</w:t>
        </w:r>
      </w:ins>
    </w:p>
    <w:p w14:paraId="1225CFC3" w14:textId="77777777" w:rsidR="00936904" w:rsidRDefault="00BD66EE" w:rsidP="00BD66EE">
      <w:pPr>
        <w:rPr>
          <w:ins w:id="7313" w:author="JIE  SUN" w:date="2018-06-21T22:18:00Z"/>
        </w:rPr>
      </w:pPr>
      <w:ins w:id="7314" w:author="jie sun" w:date="2018-04-18T21:06:00Z">
        <w:del w:id="7315" w:author="JIE  SUN" w:date="2018-06-21T21:07:00Z">
          <w:r w:rsidDel="002244F1">
            <w:delText>Here, t</w:delText>
          </w:r>
        </w:del>
        <w:del w:id="7316" w:author="JIE  SUN" w:date="2018-06-21T22:14:00Z">
          <w:r w:rsidDel="00936904">
            <w:delText xml:space="preserve">he frequency is </w:delText>
          </w:r>
        </w:del>
        <w:del w:id="7317" w:author="JIE  SUN" w:date="2018-06-21T13:50:00Z">
          <w:r w:rsidDel="00D81616">
            <w:delText>5</w:delText>
          </w:r>
        </w:del>
        <w:del w:id="7318" w:author="JIE  SUN" w:date="2018-06-21T22:14:00Z">
          <w:r w:rsidDel="00936904">
            <w:delText>0 Hz, that means the collection period is 0.0</w:delText>
          </w:r>
        </w:del>
        <w:del w:id="7319" w:author="JIE  SUN" w:date="2018-06-21T13:53:00Z">
          <w:r w:rsidDel="008C02A1">
            <w:delText>2</w:delText>
          </w:r>
        </w:del>
        <w:del w:id="7320" w:author="JIE  SUN" w:date="2018-06-21T22:14:00Z">
          <w:r w:rsidDel="00936904">
            <w:delText xml:space="preserve">s.  </w:delText>
          </w:r>
        </w:del>
        <w:del w:id="7321" w:author="JIE  SUN" w:date="2018-06-21T22:23:00Z">
          <w:r w:rsidDel="00A41C79">
            <w:delText xml:space="preserve">Here the standard of judging the action happened is the angle monitored in the effective range lasting for more than 3 times, in another word, the effective period is 0.06s. </w:delText>
          </w:r>
        </w:del>
      </w:ins>
    </w:p>
    <w:p w14:paraId="4FA03678" w14:textId="77777777" w:rsidR="00936904" w:rsidRPr="00936904" w:rsidRDefault="00936904" w:rsidP="00BD66EE">
      <w:pPr>
        <w:rPr>
          <w:ins w:id="7322" w:author="jie sun" w:date="2018-04-18T21:06:00Z"/>
          <w:lang w:val="en-US"/>
          <w:rPrChange w:id="7323" w:author="JIE  SUN" w:date="2018-06-21T22:18:00Z">
            <w:rPr>
              <w:ins w:id="7324" w:author="jie sun" w:date="2018-04-18T21:06:00Z"/>
            </w:rPr>
          </w:rPrChange>
        </w:rPr>
      </w:pPr>
    </w:p>
    <w:p w14:paraId="50567023" w14:textId="77777777" w:rsidR="00215C91" w:rsidRDefault="00215C91" w:rsidP="00934476">
      <w:pPr>
        <w:pStyle w:val="Heading3"/>
        <w:rPr>
          <w:ins w:id="7325" w:author="jie sun" w:date="2018-04-18T21:06:00Z"/>
        </w:rPr>
      </w:pPr>
      <w:bookmarkStart w:id="7326" w:name="OLE_LINK63"/>
      <w:ins w:id="7327" w:author="jie sun" w:date="2018-04-18T21:06:00Z">
        <w:del w:id="7328" w:author="JIE  SUN" w:date="2018-06-22T11:39:00Z">
          <w:r w:rsidRPr="00E01906" w:rsidDel="00DF7562">
            <w:delText xml:space="preserve">Synchronization </w:delText>
          </w:r>
          <w:r w:rsidDel="00DF7562">
            <w:delText>P</w:delText>
          </w:r>
          <w:r w:rsidRPr="00E01906" w:rsidDel="00DF7562">
            <w:delText>rinciple</w:delText>
          </w:r>
          <w:r w:rsidDel="00DF7562">
            <w:delText xml:space="preserve"> Using Accelerometer </w:delText>
          </w:r>
        </w:del>
      </w:ins>
      <w:bookmarkStart w:id="7329" w:name="_Toc517904112"/>
      <w:ins w:id="7330" w:author="JIE  SUN" w:date="2018-06-22T11:39:00Z">
        <w:r w:rsidR="00DF7562">
          <w:t xml:space="preserve">Collecting </w:t>
        </w:r>
        <w:r w:rsidR="00DF7562">
          <w:rPr>
            <w:rFonts w:hint="eastAsia"/>
          </w:rPr>
          <w:t>Data</w:t>
        </w:r>
        <w:r w:rsidR="00DF7562">
          <w:t xml:space="preserve"> and Making Standards</w:t>
        </w:r>
      </w:ins>
      <w:bookmarkEnd w:id="7329"/>
    </w:p>
    <w:bookmarkEnd w:id="7326"/>
    <w:p w14:paraId="1F18C0B0" w14:textId="77777777" w:rsidR="00215C91" w:rsidDel="004E3F09" w:rsidRDefault="00215C91" w:rsidP="00215C91">
      <w:pPr>
        <w:rPr>
          <w:ins w:id="7331" w:author="jie sun" w:date="2018-04-18T21:06:00Z"/>
          <w:del w:id="7332" w:author="JIE  SUN" w:date="2018-06-22T11:50:00Z"/>
        </w:rPr>
      </w:pPr>
      <w:ins w:id="7333" w:author="jie sun" w:date="2018-04-18T21:06:00Z">
        <w:r>
          <w:rPr>
            <w:rFonts w:hint="eastAsia"/>
          </w:rPr>
          <w:t>There</w:t>
        </w:r>
        <w:r>
          <w:t xml:space="preserve"> </w:t>
        </w:r>
        <w:r>
          <w:rPr>
            <w:rFonts w:hint="eastAsia"/>
          </w:rPr>
          <w:t>is</w:t>
        </w:r>
        <w:r>
          <w:t xml:space="preserve"> an example already mentioned in 4.</w:t>
        </w:r>
      </w:ins>
      <w:ins w:id="7334" w:author="jie sun" w:date="2018-04-18T21:09:00Z">
        <w:r w:rsidR="00C85512">
          <w:t>2 chapter,</w:t>
        </w:r>
      </w:ins>
      <w:ins w:id="7335" w:author="jie sun" w:date="2018-04-18T21:06:00Z">
        <w:r>
          <w:t xml:space="preserve"> when put the phone up from the desk level, the Z-axis angle </w:t>
        </w:r>
      </w:ins>
      <w:ins w:id="7336" w:author="JIE  SUN" w:date="2018-06-21T21:06:00Z">
        <w:r w:rsidR="002244F1">
          <w:t>in</w:t>
        </w:r>
      </w:ins>
      <w:ins w:id="7337" w:author="jie sun" w:date="2018-04-18T21:06:00Z">
        <w:del w:id="7338" w:author="JIE  SUN" w:date="2018-06-21T21:06:00Z">
          <w:r w:rsidDel="002244F1">
            <w:delText>de</w:delText>
          </w:r>
        </w:del>
        <w:r>
          <w:t xml:space="preserve">creases when Y-axis </w:t>
        </w:r>
      </w:ins>
      <w:ins w:id="7339" w:author="JIE  SUN" w:date="2018-06-21T21:06:00Z">
        <w:r w:rsidR="002244F1">
          <w:t>de</w:t>
        </w:r>
      </w:ins>
      <w:ins w:id="7340" w:author="jie sun" w:date="2018-04-18T21:06:00Z">
        <w:del w:id="7341" w:author="JIE  SUN" w:date="2018-06-21T21:06:00Z">
          <w:r w:rsidDel="002244F1">
            <w:delText>in</w:delText>
          </w:r>
        </w:del>
        <w:r>
          <w:t xml:space="preserve">creases. Using this principle </w:t>
        </w:r>
        <w:del w:id="7342" w:author="JIE  SUN" w:date="2018-06-22T11:47:00Z">
          <w:r w:rsidDel="004E3F09">
            <w:delText>can identify those three actions generally</w:delText>
          </w:r>
        </w:del>
      </w:ins>
      <w:ins w:id="7343" w:author="JIE  SUN" w:date="2018-06-22T11:47:00Z">
        <w:r w:rsidR="004E3F09">
          <w:t>can make a set of algorithms to identify gestures and also count the times of the gesture happened</w:t>
        </w:r>
      </w:ins>
      <w:ins w:id="7344" w:author="jie sun" w:date="2018-04-18T21:06:00Z">
        <w:r>
          <w:t>,</w:t>
        </w:r>
        <w:del w:id="7345" w:author="JIE  SUN" w:date="2018-06-22T11:49:00Z">
          <w:r w:rsidDel="004E3F09">
            <w:delText xml:space="preserve"> </w:delText>
          </w:r>
        </w:del>
      </w:ins>
      <w:ins w:id="7346" w:author="JIE  SUN" w:date="2018-06-22T11:49:00Z">
        <w:r w:rsidR="004E3F09">
          <w:t xml:space="preserve"> since there are some differences</w:t>
        </w:r>
      </w:ins>
      <w:ins w:id="7347" w:author="JIE  SUN" w:date="2018-06-22T11:50:00Z">
        <w:r w:rsidR="004E3F09">
          <w:t xml:space="preserve"> of the tendency of the angle change</w:t>
        </w:r>
      </w:ins>
      <w:ins w:id="7348" w:author="JIE  SUN" w:date="2018-06-22T11:49:00Z">
        <w:r w:rsidR="004E3F09">
          <w:t xml:space="preserve"> between </w:t>
        </w:r>
      </w:ins>
      <w:ins w:id="7349" w:author="JIE  SUN" w:date="2018-06-22T11:50:00Z">
        <w:r w:rsidR="004E3F09">
          <w:t>those two gestures</w:t>
        </w:r>
      </w:ins>
      <w:ins w:id="7350" w:author="jie sun" w:date="2018-04-18T21:06:00Z">
        <w:del w:id="7351" w:author="JIE  SUN" w:date="2018-06-22T11:49:00Z">
          <w:r w:rsidDel="004E3F09">
            <w:delText>since during those actions X, Y and Z axes, the change regulations of the angle with three axes tested by G-sensor are different</w:delText>
          </w:r>
        </w:del>
        <w:r>
          <w:t>. Let illustrate one by one:</w:t>
        </w:r>
      </w:ins>
    </w:p>
    <w:p w14:paraId="13A4EED7" w14:textId="77777777" w:rsidR="00BD66EE" w:rsidRPr="00BD66EE" w:rsidRDefault="00BD66EE">
      <w:pPr>
        <w:rPr>
          <w:rPrChange w:id="7352" w:author="jie sun" w:date="2018-04-18T21:06:00Z">
            <w:rPr>
              <w:color w:val="44546A" w:themeColor="text2"/>
              <w:lang w:val="en-US"/>
            </w:rPr>
          </w:rPrChange>
        </w:rPr>
      </w:pPr>
    </w:p>
    <w:p w14:paraId="396B6BD9" w14:textId="77777777" w:rsidR="00125910" w:rsidRDefault="00D5184D">
      <w:pPr>
        <w:rPr>
          <w:ins w:id="7353" w:author="JIE  SUN" w:date="2018-06-22T15:11:00Z"/>
          <w:lang w:val="en-US"/>
        </w:rPr>
      </w:pPr>
      <w:del w:id="7354" w:author="JIE  SUN" w:date="2018-06-22T12:22:00Z">
        <w:r w:rsidDel="00861881">
          <w:rPr>
            <w:rFonts w:hint="eastAsia"/>
            <w:lang w:val="en-US"/>
          </w:rPr>
          <w:delText>Action1</w:delText>
        </w:r>
      </w:del>
      <w:ins w:id="7355" w:author="JIE  SUN" w:date="2018-06-22T12:22:00Z">
        <w:r w:rsidR="00861881">
          <w:rPr>
            <w:lang w:val="en-US"/>
          </w:rPr>
          <w:t>Gesture 1</w:t>
        </w:r>
      </w:ins>
      <w:r>
        <w:rPr>
          <w:rFonts w:hint="eastAsia"/>
          <w:lang w:val="en-US"/>
        </w:rPr>
        <w:t xml:space="preserve">:  </w:t>
      </w:r>
      <w:ins w:id="7356" w:author="jie sun" w:date="2018-04-08T14:41:00Z">
        <w:r w:rsidR="00677487">
          <w:t>S</w:t>
        </w:r>
      </w:ins>
      <w:del w:id="7357" w:author="jie sun" w:date="2018-04-08T14:41:00Z">
        <w:r w:rsidDel="00677487">
          <w:delText>s</w:delText>
        </w:r>
      </w:del>
      <w:r>
        <w:t>hak</w:t>
      </w:r>
      <w:ins w:id="7358" w:author="jie sun" w:date="2018-04-08T14:41:00Z">
        <w:r w:rsidR="00677487">
          <w:rPr>
            <w:lang w:val="en-US"/>
          </w:rPr>
          <w:t>e</w:t>
        </w:r>
      </w:ins>
      <w:del w:id="7359" w:author="jie sun" w:date="2018-04-08T14:41:00Z">
        <w:r w:rsidDel="00677487">
          <w:rPr>
            <w:rFonts w:hint="eastAsia"/>
            <w:lang w:val="en-US"/>
          </w:rPr>
          <w:delText>ing</w:delText>
        </w:r>
      </w:del>
      <w:r>
        <w:t xml:space="preserve"> the sticks in perpendicular to the body</w:t>
      </w:r>
      <w:r>
        <w:rPr>
          <w:rFonts w:hint="eastAsia"/>
          <w:lang w:val="en-US"/>
        </w:rPr>
        <w:t xml:space="preserve">, </w:t>
      </w:r>
      <w:del w:id="7360" w:author="jie sun" w:date="2018-04-10T21:54:00Z">
        <w:r w:rsidDel="00DE417E">
          <w:rPr>
            <w:rFonts w:hint="eastAsia"/>
            <w:lang w:val="en-US"/>
          </w:rPr>
          <w:delText xml:space="preserve"> </w:delText>
        </w:r>
      </w:del>
      <w:r>
        <w:rPr>
          <w:rFonts w:hint="eastAsia"/>
          <w:lang w:val="en-US"/>
        </w:rPr>
        <w:t>the stick should display blue color.</w:t>
      </w:r>
      <w:ins w:id="7361" w:author="jie sun" w:date="2018-04-14T21:32:00Z">
        <w:r w:rsidR="00CD51E2">
          <w:rPr>
            <w:lang w:val="en-US"/>
          </w:rPr>
          <w:t xml:space="preserve"> </w:t>
        </w:r>
      </w:ins>
      <w:ins w:id="7362" w:author="JIE  SUN" w:date="2018-06-22T12:18:00Z">
        <w:r w:rsidR="00FC2A81">
          <w:rPr>
            <w:lang w:val="en-US"/>
          </w:rPr>
          <w:t xml:space="preserve"> Holding the phone </w:t>
        </w:r>
      </w:ins>
      <w:ins w:id="7363" w:author="JIE  SUN" w:date="2018-06-22T12:21:00Z">
        <w:r w:rsidR="00FC2A81">
          <w:rPr>
            <w:lang w:val="en-US"/>
          </w:rPr>
          <w:t>makes the screen facing the same direction with you and shake</w:t>
        </w:r>
      </w:ins>
      <w:ins w:id="7364" w:author="JIE  SUN" w:date="2018-06-22T12:22:00Z">
        <w:r w:rsidR="00FC2A81">
          <w:rPr>
            <w:lang w:val="en-US"/>
          </w:rPr>
          <w:t>s</w:t>
        </w:r>
      </w:ins>
      <w:ins w:id="7365" w:author="JIE  SUN" w:date="2018-06-22T12:21:00Z">
        <w:r w:rsidR="00FC2A81">
          <w:rPr>
            <w:lang w:val="en-US"/>
          </w:rPr>
          <w:t xml:space="preserve"> forward and behind</w:t>
        </w:r>
      </w:ins>
      <w:ins w:id="7366" w:author="JIE  SUN" w:date="2018-06-22T12:22:00Z">
        <w:r w:rsidR="00FC2A81">
          <w:rPr>
            <w:lang w:val="en-US"/>
          </w:rPr>
          <w:t>.</w:t>
        </w:r>
      </w:ins>
    </w:p>
    <w:p w14:paraId="69153115" w14:textId="77777777" w:rsidR="0087014B" w:rsidDel="00125910" w:rsidRDefault="00CD51E2">
      <w:pPr>
        <w:rPr>
          <w:del w:id="7367" w:author="JIE  SUN" w:date="2018-06-22T15:12:00Z"/>
          <w:lang w:val="en-US"/>
        </w:rPr>
      </w:pPr>
      <w:ins w:id="7368" w:author="jie sun" w:date="2018-04-14T21:32:00Z">
        <w:del w:id="7369" w:author="JIE  SUN" w:date="2018-06-21T21:15:00Z">
          <w:r w:rsidDel="006F6BA4">
            <w:rPr>
              <w:lang w:val="en-US"/>
            </w:rPr>
            <w:delText>(</w:delText>
          </w:r>
          <w:r w:rsidR="001C566E" w:rsidDel="006F6BA4">
            <w:rPr>
              <w:lang w:val="en-US"/>
            </w:rPr>
            <w:delText>All Frequenc</w:delText>
          </w:r>
        </w:del>
      </w:ins>
      <w:ins w:id="7370" w:author="jie sun" w:date="2018-04-14T21:33:00Z">
        <w:del w:id="7371" w:author="JIE  SUN" w:date="2018-06-21T21:15:00Z">
          <w:r w:rsidR="001C566E" w:rsidDel="006F6BA4">
            <w:rPr>
              <w:lang w:val="en-US"/>
            </w:rPr>
            <w:delText xml:space="preserve">ies below: </w:delText>
          </w:r>
        </w:del>
      </w:ins>
      <w:ins w:id="7372" w:author="jie sun" w:date="2018-04-14T21:32:00Z">
        <w:del w:id="7373" w:author="JIE  SUN" w:date="2018-06-21T13:54:00Z">
          <w:r w:rsidDel="008C02A1">
            <w:rPr>
              <w:lang w:val="en-US"/>
            </w:rPr>
            <w:delText>5</w:delText>
          </w:r>
        </w:del>
        <w:del w:id="7374" w:author="JIE  SUN" w:date="2018-06-21T21:15:00Z">
          <w:r w:rsidDel="006F6BA4">
            <w:rPr>
              <w:lang w:val="en-US"/>
            </w:rPr>
            <w:delText>0 Hz)</w:delText>
          </w:r>
        </w:del>
      </w:ins>
    </w:p>
    <w:p w14:paraId="6D08D6E1" w14:textId="77777777" w:rsidR="0087014B" w:rsidRDefault="00D5184D">
      <w:pPr>
        <w:jc w:val="center"/>
        <w:rPr>
          <w:ins w:id="7375" w:author="像个男人一样" w:date="2018-03-21T02:14:00Z"/>
          <w:lang w:val="en-US"/>
        </w:rPr>
        <w:pPrChange w:id="7376" w:author="jie sun" w:date="2018-04-16T21:42:00Z">
          <w:pPr/>
        </w:pPrChange>
      </w:pPr>
      <w:r>
        <w:rPr>
          <w:rFonts w:hint="eastAsia"/>
          <w:noProof/>
        </w:rPr>
        <w:drawing>
          <wp:inline distT="0" distB="0" distL="114300" distR="114300" wp14:anchorId="1FCCA909" wp14:editId="097D77BE">
            <wp:extent cx="4882551" cy="1923415"/>
            <wp:effectExtent l="0" t="0" r="0" b="635"/>
            <wp:docPr id="43" name="图片 43" descr="ac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action1"/>
                    <pic:cNvPicPr>
                      <a:picLocks noChangeAspect="1"/>
                    </pic:cNvPicPr>
                  </pic:nvPicPr>
                  <pic:blipFill>
                    <a:blip r:embed="rId67"/>
                    <a:srcRect r="9113" b="22730"/>
                    <a:stretch>
                      <a:fillRect/>
                    </a:stretch>
                  </pic:blipFill>
                  <pic:spPr>
                    <a:xfrm>
                      <a:off x="0" y="0"/>
                      <a:ext cx="4887838" cy="1925498"/>
                    </a:xfrm>
                    <a:prstGeom prst="rect">
                      <a:avLst/>
                    </a:prstGeom>
                  </pic:spPr>
                </pic:pic>
              </a:graphicData>
            </a:graphic>
          </wp:inline>
        </w:drawing>
      </w:r>
    </w:p>
    <w:p w14:paraId="0728774B" w14:textId="77777777" w:rsidR="00125910" w:rsidRDefault="00D5184D">
      <w:pPr>
        <w:pStyle w:val="Caption"/>
        <w:jc w:val="center"/>
        <w:rPr>
          <w:ins w:id="7377" w:author="JIE  SUN" w:date="2018-06-22T15:13:00Z"/>
        </w:rPr>
        <w:pPrChange w:id="7378" w:author="jie sun" w:date="2018-04-16T21:42:00Z">
          <w:pPr/>
        </w:pPrChange>
      </w:pPr>
      <w:bookmarkStart w:id="7379" w:name="_Toc517801903"/>
      <w:ins w:id="7380" w:author="像个男人一样" w:date="2018-03-21T02:14:00Z">
        <w:r>
          <w:t xml:space="preserve">Figure </w:t>
        </w:r>
      </w:ins>
      <w:ins w:id="7381" w:author="JIE  SUN" w:date="2018-06-21T13:36:00Z">
        <w:r w:rsidR="00A64E7B">
          <w:fldChar w:fldCharType="begin"/>
        </w:r>
        <w:r w:rsidR="00A64E7B">
          <w:instrText xml:space="preserve"> STYLEREF 1 \s </w:instrText>
        </w:r>
      </w:ins>
      <w:r w:rsidR="00A64E7B">
        <w:fldChar w:fldCharType="separate"/>
      </w:r>
      <w:r w:rsidR="00A64E7B">
        <w:rPr>
          <w:noProof/>
        </w:rPr>
        <w:t>4</w:t>
      </w:r>
      <w:ins w:id="7382"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7383" w:author="JIE  SUN" w:date="2018-06-21T13:36:00Z">
        <w:r w:rsidR="00A64E7B">
          <w:rPr>
            <w:noProof/>
          </w:rPr>
          <w:t>11</w:t>
        </w:r>
        <w:r w:rsidR="00A64E7B">
          <w:fldChar w:fldCharType="end"/>
        </w:r>
      </w:ins>
      <w:ins w:id="7384" w:author="jie sun" w:date="2018-04-19T13:00:00Z">
        <w:del w:id="7385" w:author="JIE  SUN" w:date="2018-06-21T13:34:00Z">
          <w:r w:rsidR="00083FE7" w:rsidDel="00A64E7B">
            <w:fldChar w:fldCharType="begin"/>
          </w:r>
          <w:r w:rsidR="00083FE7" w:rsidDel="00A64E7B">
            <w:delInstrText xml:space="preserve"> STYLEREF 1 \s </w:delInstrText>
          </w:r>
        </w:del>
      </w:ins>
      <w:del w:id="7386" w:author="JIE  SUN" w:date="2018-06-21T13:34:00Z">
        <w:r w:rsidR="00083FE7" w:rsidDel="00A64E7B">
          <w:fldChar w:fldCharType="separate"/>
        </w:r>
        <w:r w:rsidR="00083FE7" w:rsidDel="00A64E7B">
          <w:rPr>
            <w:noProof/>
          </w:rPr>
          <w:delText>4</w:delText>
        </w:r>
      </w:del>
      <w:ins w:id="7387" w:author="jie sun" w:date="2018-04-19T13:00:00Z">
        <w:del w:id="7388"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389" w:author="JIE  SUN" w:date="2018-06-21T13:34:00Z">
        <w:r w:rsidR="00083FE7" w:rsidDel="00A64E7B">
          <w:fldChar w:fldCharType="separate"/>
        </w:r>
      </w:del>
      <w:ins w:id="7390" w:author="jie sun" w:date="2018-04-19T13:00:00Z">
        <w:del w:id="7391" w:author="JIE  SUN" w:date="2018-06-21T13:34:00Z">
          <w:r w:rsidR="00083FE7" w:rsidDel="00A64E7B">
            <w:rPr>
              <w:noProof/>
            </w:rPr>
            <w:delText>10</w:delText>
          </w:r>
          <w:r w:rsidR="00083FE7" w:rsidDel="00A64E7B">
            <w:fldChar w:fldCharType="end"/>
          </w:r>
        </w:del>
      </w:ins>
      <w:ins w:id="7392" w:author="像个男人一样" w:date="2018-03-21T02:14:00Z">
        <w:del w:id="7393"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7394" w:author="像个男人一样" w:date="2018-03-22T11:51:00Z">
        <w:del w:id="7395" w:author="jie sun" w:date="2018-04-10T21:45:00Z">
          <w:r w:rsidDel="00454521">
            <w:delText>9</w:delText>
          </w:r>
        </w:del>
      </w:ins>
      <w:ins w:id="7396" w:author="像个男人一样" w:date="2018-03-21T02:14:00Z">
        <w:del w:id="7397" w:author="jie sun" w:date="2018-04-10T21:45:00Z">
          <w:r w:rsidDel="00454521">
            <w:fldChar w:fldCharType="end"/>
          </w:r>
        </w:del>
        <w:bookmarkStart w:id="7398" w:name="_Toc13665"/>
        <w:bookmarkStart w:id="7399" w:name="_Toc3253"/>
        <w:bookmarkStart w:id="7400" w:name="_Toc30291"/>
        <w:bookmarkStart w:id="7401" w:name="_Toc5203"/>
        <w:bookmarkStart w:id="7402" w:name="_Toc7885"/>
        <w:bookmarkStart w:id="7403" w:name="_Toc9703"/>
        <w:bookmarkStart w:id="7404" w:name="_Toc20146"/>
        <w:bookmarkStart w:id="7405" w:name="_Toc18384"/>
        <w:bookmarkStart w:id="7406" w:name="_Toc22028"/>
        <w:bookmarkStart w:id="7407" w:name="_Toc27708"/>
        <w:bookmarkStart w:id="7408" w:name="_Toc9096"/>
        <w:bookmarkStart w:id="7409" w:name="_Toc24577"/>
        <w:bookmarkStart w:id="7410" w:name="_Toc10608"/>
        <w:bookmarkStart w:id="7411" w:name="_Toc6050"/>
        <w:bookmarkStart w:id="7412" w:name="_Toc31888"/>
        <w:bookmarkStart w:id="7413" w:name="_Toc12510"/>
        <w:bookmarkStart w:id="7414" w:name="_Toc23863"/>
        <w:bookmarkStart w:id="7415" w:name="_Toc12797"/>
        <w:bookmarkStart w:id="7416" w:name="_Toc5373"/>
        <w:bookmarkStart w:id="7417" w:name="_Toc17157"/>
        <w:bookmarkStart w:id="7418" w:name="_Toc25493"/>
        <w:bookmarkStart w:id="7419" w:name="_Toc540"/>
        <w:bookmarkStart w:id="7420" w:name="_Toc21264"/>
        <w:bookmarkStart w:id="7421" w:name="_Toc24219"/>
        <w:bookmarkStart w:id="7422" w:name="_Toc21826"/>
        <w:r>
          <w:rPr>
            <w:rFonts w:hint="eastAsia"/>
          </w:rPr>
          <w:t xml:space="preserve">: Shank </w:t>
        </w:r>
      </w:ins>
      <w:ins w:id="7423" w:author="jie sun" w:date="2018-04-16T22:33:00Z">
        <w:r w:rsidR="00AA4800">
          <w:rPr>
            <w:rFonts w:hint="eastAsia"/>
          </w:rPr>
          <w:t>T</w:t>
        </w:r>
      </w:ins>
      <w:ins w:id="7424" w:author="像个男人一样" w:date="2018-03-21T02:14:00Z">
        <w:del w:id="7425" w:author="jie sun" w:date="2018-04-16T22:33:00Z">
          <w:r w:rsidDel="00AA4800">
            <w:rPr>
              <w:rFonts w:hint="eastAsia"/>
            </w:rPr>
            <w:delText>t</w:delText>
          </w:r>
        </w:del>
        <w:r>
          <w:rPr>
            <w:rFonts w:hint="eastAsia"/>
          </w:rPr>
          <w:t xml:space="preserve">he Phone </w:t>
        </w:r>
      </w:ins>
      <w:ins w:id="7426" w:author="jie sun" w:date="2018-04-16T22:33:00Z">
        <w:r w:rsidR="00AA4800">
          <w:rPr>
            <w:rFonts w:hint="eastAsia"/>
          </w:rPr>
          <w:t>I</w:t>
        </w:r>
      </w:ins>
      <w:ins w:id="7427" w:author="像个男人一样" w:date="2018-03-21T02:14:00Z">
        <w:del w:id="7428" w:author="jie sun" w:date="2018-04-16T22:33:00Z">
          <w:r w:rsidDel="00AA4800">
            <w:rPr>
              <w:rFonts w:hint="eastAsia"/>
            </w:rPr>
            <w:delText>i</w:delText>
          </w:r>
        </w:del>
        <w:r>
          <w:rPr>
            <w:rFonts w:hint="eastAsia"/>
          </w:rPr>
          <w:t xml:space="preserve">n </w:t>
        </w:r>
      </w:ins>
      <w:ins w:id="7429" w:author="JIE  SUN" w:date="2018-06-22T12:22:00Z">
        <w:r w:rsidR="00861881">
          <w:t>Gesture1</w:t>
        </w:r>
      </w:ins>
      <w:bookmarkEnd w:id="7379"/>
    </w:p>
    <w:p w14:paraId="36752DF8" w14:textId="77777777" w:rsidR="00125910" w:rsidRDefault="00125910" w:rsidP="00125910">
      <w:pPr>
        <w:rPr>
          <w:ins w:id="7430" w:author="JIE  SUN" w:date="2018-06-22T15:20:00Z"/>
          <w:lang w:val="en-US"/>
        </w:rPr>
      </w:pPr>
      <w:ins w:id="7431" w:author="JIE  SUN" w:date="2018-06-22T15:13:00Z">
        <w:r>
          <w:rPr>
            <w:lang w:val="en-US"/>
          </w:rPr>
          <w:t>There are two basic conditions to judge a valid gesture 1.</w:t>
        </w:r>
      </w:ins>
      <w:ins w:id="7432" w:author="JIE  SUN" w:date="2018-06-22T15:14:00Z">
        <w:r>
          <w:rPr>
            <w:lang w:val="en-US"/>
          </w:rPr>
          <w:t xml:space="preserve"> </w:t>
        </w:r>
      </w:ins>
    </w:p>
    <w:p w14:paraId="48716600" w14:textId="77777777" w:rsidR="00125910" w:rsidRDefault="00125910" w:rsidP="00125910">
      <w:pPr>
        <w:rPr>
          <w:ins w:id="7433" w:author="JIE  SUN" w:date="2018-06-22T15:13:00Z"/>
          <w:lang w:val="en-US"/>
        </w:rPr>
      </w:pPr>
      <w:ins w:id="7434" w:author="JIE  SUN" w:date="2018-06-22T15:20:00Z">
        <w:r>
          <w:rPr>
            <w:lang w:val="en-US"/>
          </w:rPr>
          <w:t xml:space="preserve">Condition 1: </w:t>
        </w:r>
      </w:ins>
      <w:ins w:id="7435" w:author="JIE  SUN" w:date="2018-06-22T15:14:00Z">
        <w:r>
          <w:rPr>
            <w:lang w:val="en-US"/>
          </w:rPr>
          <w:t xml:space="preserve">First is to analyze the self-rotation angle change to make </w:t>
        </w:r>
      </w:ins>
      <w:ins w:id="7436" w:author="JIE  SUN" w:date="2018-06-22T15:15:00Z">
        <w:r>
          <w:rPr>
            <w:lang w:val="en-US"/>
          </w:rPr>
          <w:t xml:space="preserve">threshold values of </w:t>
        </w:r>
      </w:ins>
      <w:ins w:id="7437" w:author="JIE  SUN" w:date="2018-06-22T15:14:00Z">
        <w:r>
          <w:rPr>
            <w:lang w:val="en-US"/>
          </w:rPr>
          <w:t>restrictions in three axes</w:t>
        </w:r>
      </w:ins>
      <w:ins w:id="7438" w:author="JIE  SUN" w:date="2018-06-22T15:19:00Z">
        <w:r>
          <w:rPr>
            <w:lang w:val="en-US"/>
          </w:rPr>
          <w:t xml:space="preserve"> </w:t>
        </w:r>
        <w:r>
          <w:rPr>
            <w:rFonts w:hint="eastAsia"/>
            <w:lang w:val="en-US"/>
          </w:rPr>
          <w:t>which</w:t>
        </w:r>
        <w:r>
          <w:rPr>
            <w:lang w:val="en-US"/>
          </w:rPr>
          <w:t xml:space="preserve"> are defined in Table 1 below</w:t>
        </w:r>
      </w:ins>
      <w:ins w:id="7439" w:author="JIE  SUN" w:date="2018-06-22T15:14:00Z">
        <w:r>
          <w:rPr>
            <w:lang w:val="en-US"/>
          </w:rPr>
          <w:t xml:space="preserve">. </w:t>
        </w:r>
      </w:ins>
      <w:ins w:id="7440" w:author="JIE  SUN" w:date="2018-06-22T15:20:00Z">
        <w:r>
          <w:rPr>
            <w:lang w:val="en-US"/>
          </w:rPr>
          <w:t>W</w:t>
        </w:r>
      </w:ins>
      <w:ins w:id="7441" w:author="JIE  SUN" w:date="2018-06-22T15:14:00Z">
        <w:r>
          <w:rPr>
            <w:lang w:val="en-US"/>
          </w:rPr>
          <w:t>hen the</w:t>
        </w:r>
      </w:ins>
      <w:ins w:id="7442" w:author="JIE  SUN" w:date="2018-06-22T15:17:00Z">
        <w:r>
          <w:rPr>
            <w:lang w:val="en-US"/>
          </w:rPr>
          <w:t xml:space="preserve"> values of self-rotation angle in</w:t>
        </w:r>
      </w:ins>
      <w:ins w:id="7443" w:author="JIE  SUN" w:date="2018-06-22T15:14:00Z">
        <w:r>
          <w:rPr>
            <w:lang w:val="en-US"/>
          </w:rPr>
          <w:t xml:space="preserve"> </w:t>
        </w:r>
      </w:ins>
      <w:ins w:id="7444" w:author="JIE  SUN" w:date="2018-06-22T15:16:00Z">
        <w:r>
          <w:rPr>
            <w:lang w:val="en-US"/>
          </w:rPr>
          <w:t>three</w:t>
        </w:r>
      </w:ins>
      <w:ins w:id="7445" w:author="JIE  SUN" w:date="2018-06-22T15:14:00Z">
        <w:r>
          <w:rPr>
            <w:lang w:val="en-US"/>
          </w:rPr>
          <w:t xml:space="preserve"> </w:t>
        </w:r>
      </w:ins>
      <w:ins w:id="7446" w:author="JIE  SUN" w:date="2018-06-22T15:16:00Z">
        <w:r>
          <w:rPr>
            <w:lang w:val="en-US"/>
          </w:rPr>
          <w:t>directions can meet</w:t>
        </w:r>
      </w:ins>
      <w:ins w:id="7447" w:author="JIE  SUN" w:date="2018-06-22T15:17:00Z">
        <w:r>
          <w:rPr>
            <w:lang w:val="en-US"/>
          </w:rPr>
          <w:t xml:space="preserve"> the threshold values, it means the data satisfy this cond</w:t>
        </w:r>
      </w:ins>
      <w:ins w:id="7448" w:author="JIE  SUN" w:date="2018-06-22T15:18:00Z">
        <w:r>
          <w:rPr>
            <w:lang w:val="en-US"/>
          </w:rPr>
          <w:t>i</w:t>
        </w:r>
      </w:ins>
      <w:ins w:id="7449" w:author="JIE  SUN" w:date="2018-06-22T15:17:00Z">
        <w:r>
          <w:rPr>
            <w:lang w:val="en-US"/>
          </w:rPr>
          <w:t>tion</w:t>
        </w:r>
      </w:ins>
      <w:ins w:id="7450" w:author="JIE  SUN" w:date="2018-06-22T15:19:00Z">
        <w:r>
          <w:rPr>
            <w:lang w:val="en-US"/>
          </w:rPr>
          <w:t>.</w:t>
        </w:r>
      </w:ins>
      <w:ins w:id="7451" w:author="JIE  SUN" w:date="2018-06-22T15:16:00Z">
        <w:r>
          <w:rPr>
            <w:lang w:val="en-US"/>
          </w:rPr>
          <w:t xml:space="preserve"> </w:t>
        </w:r>
      </w:ins>
    </w:p>
    <w:p w14:paraId="4162DED9" w14:textId="77777777" w:rsidR="00125910" w:rsidRPr="00125910" w:rsidRDefault="00125910">
      <w:pPr>
        <w:rPr>
          <w:ins w:id="7452" w:author="JIE  SUN" w:date="2018-06-22T15:12:00Z"/>
        </w:rPr>
      </w:pPr>
    </w:p>
    <w:p w14:paraId="090C044D" w14:textId="77777777" w:rsidR="0087014B" w:rsidDel="00AF72A5" w:rsidRDefault="00F94CD9">
      <w:pPr>
        <w:pStyle w:val="Caption"/>
        <w:jc w:val="center"/>
        <w:rPr>
          <w:ins w:id="7453" w:author="像个男人一样" w:date="2018-03-21T02:13:00Z"/>
          <w:del w:id="7454" w:author="JIE  SUN" w:date="2018-06-22T17:24:00Z"/>
          <w:lang w:val="en-US"/>
        </w:rPr>
        <w:pPrChange w:id="7455" w:author="jie sun" w:date="2018-04-16T21:42:00Z">
          <w:pPr/>
        </w:pPrChange>
      </w:pPr>
      <w:ins w:id="7456" w:author="JIE  SUN" w:date="2018-06-22T16:39:00Z">
        <w:r>
          <w:rPr>
            <w:noProof/>
          </w:rPr>
          <w:drawing>
            <wp:inline distT="0" distB="0" distL="0" distR="0" wp14:anchorId="2D6773B7" wp14:editId="74CEF617">
              <wp:extent cx="4572000" cy="2743200"/>
              <wp:effectExtent l="0" t="0" r="0" b="0"/>
              <wp:docPr id="76" name="Chart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ins>
      <w:ins w:id="7457" w:author="jie sun" w:date="2018-04-16T22:33:00Z">
        <w:del w:id="7458" w:author="JIE  SUN" w:date="2018-06-22T12:22:00Z">
          <w:r w:rsidR="00AA4800" w:rsidDel="00861881">
            <w:rPr>
              <w:rFonts w:hint="eastAsia"/>
            </w:rPr>
            <w:delText>A</w:delText>
          </w:r>
        </w:del>
      </w:ins>
      <w:ins w:id="7459" w:author="像个男人一样" w:date="2018-03-21T02:14:00Z">
        <w:del w:id="7460" w:author="jie sun" w:date="2018-04-16T22:33:00Z">
          <w:r w:rsidR="00D5184D" w:rsidDel="00AA4800">
            <w:rPr>
              <w:rFonts w:hint="eastAsia"/>
            </w:rPr>
            <w:delText>a</w:delText>
          </w:r>
        </w:del>
        <w:del w:id="7461" w:author="JIE  SUN" w:date="2018-06-22T12:22:00Z">
          <w:r w:rsidR="00D5184D" w:rsidDel="00861881">
            <w:rPr>
              <w:rFonts w:hint="eastAsia"/>
            </w:rPr>
            <w:delText>ction1</w:delText>
          </w:r>
        </w:del>
      </w:ins>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p>
    <w:p w14:paraId="2D0DACCE" w14:textId="77777777" w:rsidR="0087014B" w:rsidRDefault="00D5184D">
      <w:pPr>
        <w:pStyle w:val="Caption"/>
        <w:jc w:val="center"/>
        <w:rPr>
          <w:ins w:id="7462" w:author="像个男人一样" w:date="2018-03-21T02:14:00Z"/>
        </w:rPr>
        <w:pPrChange w:id="7463" w:author="JIE  SUN" w:date="2018-06-22T17:24:00Z">
          <w:pPr/>
        </w:pPrChange>
      </w:pPr>
      <w:del w:id="7464" w:author="JIE  SUN" w:date="2018-06-21T15:24:00Z">
        <w:r w:rsidDel="00B71F5C">
          <w:rPr>
            <w:noProof/>
          </w:rPr>
          <w:drawing>
            <wp:inline distT="0" distB="0" distL="114300" distR="114300" wp14:anchorId="42C3BC8D" wp14:editId="6A255226">
              <wp:extent cx="4572000" cy="2743200"/>
              <wp:effectExtent l="0" t="0" r="0" b="0"/>
              <wp:docPr id="38"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del>
    </w:p>
    <w:p w14:paraId="00AB2279" w14:textId="77777777" w:rsidR="00AF72A5" w:rsidRDefault="00D5184D">
      <w:pPr>
        <w:pStyle w:val="Caption"/>
        <w:jc w:val="center"/>
        <w:rPr>
          <w:ins w:id="7465" w:author="JIE  SUN" w:date="2018-06-22T17:24:00Z"/>
          <w:lang w:val="en-US"/>
        </w:rPr>
        <w:pPrChange w:id="7466" w:author="jie sun" w:date="2018-04-16T21:42:00Z">
          <w:pPr/>
        </w:pPrChange>
      </w:pPr>
      <w:bookmarkStart w:id="7467" w:name="_Toc517801904"/>
      <w:ins w:id="7468" w:author="像个男人一样" w:date="2018-03-21T02:15:00Z">
        <w:r>
          <w:t xml:space="preserve">Figure </w:t>
        </w:r>
      </w:ins>
      <w:ins w:id="7469" w:author="JIE  SUN" w:date="2018-06-21T13:36:00Z">
        <w:r w:rsidR="00A64E7B">
          <w:fldChar w:fldCharType="begin"/>
        </w:r>
        <w:r w:rsidR="00A64E7B">
          <w:instrText xml:space="preserve"> STYLEREF 1 \s </w:instrText>
        </w:r>
      </w:ins>
      <w:r w:rsidR="00A64E7B">
        <w:fldChar w:fldCharType="separate"/>
      </w:r>
      <w:r w:rsidR="00A64E7B">
        <w:rPr>
          <w:noProof/>
        </w:rPr>
        <w:t>4</w:t>
      </w:r>
      <w:ins w:id="7470"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7471" w:author="JIE  SUN" w:date="2018-06-21T13:36:00Z">
        <w:r w:rsidR="00A64E7B">
          <w:rPr>
            <w:noProof/>
          </w:rPr>
          <w:t>12</w:t>
        </w:r>
        <w:r w:rsidR="00A64E7B">
          <w:fldChar w:fldCharType="end"/>
        </w:r>
      </w:ins>
      <w:ins w:id="7472" w:author="jie sun" w:date="2018-04-19T13:00:00Z">
        <w:del w:id="7473" w:author="JIE  SUN" w:date="2018-06-21T13:34:00Z">
          <w:r w:rsidR="00083FE7" w:rsidDel="00A64E7B">
            <w:fldChar w:fldCharType="begin"/>
          </w:r>
          <w:r w:rsidR="00083FE7" w:rsidDel="00A64E7B">
            <w:delInstrText xml:space="preserve"> STYLEREF 1 \s </w:delInstrText>
          </w:r>
        </w:del>
      </w:ins>
      <w:del w:id="7474" w:author="JIE  SUN" w:date="2018-06-21T13:34:00Z">
        <w:r w:rsidR="00083FE7" w:rsidDel="00A64E7B">
          <w:fldChar w:fldCharType="separate"/>
        </w:r>
        <w:r w:rsidR="00083FE7" w:rsidDel="00A64E7B">
          <w:rPr>
            <w:noProof/>
          </w:rPr>
          <w:delText>4</w:delText>
        </w:r>
      </w:del>
      <w:ins w:id="7475" w:author="jie sun" w:date="2018-04-19T13:00:00Z">
        <w:del w:id="7476"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477" w:author="JIE  SUN" w:date="2018-06-21T13:34:00Z">
        <w:r w:rsidR="00083FE7" w:rsidDel="00A64E7B">
          <w:fldChar w:fldCharType="separate"/>
        </w:r>
      </w:del>
      <w:ins w:id="7478" w:author="jie sun" w:date="2018-04-19T13:00:00Z">
        <w:del w:id="7479" w:author="JIE  SUN" w:date="2018-06-21T13:34:00Z">
          <w:r w:rsidR="00083FE7" w:rsidDel="00A64E7B">
            <w:rPr>
              <w:noProof/>
            </w:rPr>
            <w:delText>11</w:delText>
          </w:r>
          <w:r w:rsidR="00083FE7" w:rsidDel="00A64E7B">
            <w:fldChar w:fldCharType="end"/>
          </w:r>
        </w:del>
      </w:ins>
      <w:ins w:id="7480" w:author="像个男人一样" w:date="2018-03-21T02:15:00Z">
        <w:del w:id="7481"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7482" w:author="像个男人一样" w:date="2018-03-22T11:51:00Z">
        <w:del w:id="7483" w:author="jie sun" w:date="2018-04-10T21:45:00Z">
          <w:r w:rsidDel="00454521">
            <w:delText>10</w:delText>
          </w:r>
        </w:del>
      </w:ins>
      <w:ins w:id="7484" w:author="像个男人一样" w:date="2018-03-21T02:15:00Z">
        <w:del w:id="7485" w:author="jie sun" w:date="2018-04-10T21:45:00Z">
          <w:r w:rsidDel="00454521">
            <w:fldChar w:fldCharType="end"/>
          </w:r>
        </w:del>
        <w:bookmarkStart w:id="7486" w:name="_Toc13477"/>
        <w:bookmarkStart w:id="7487" w:name="_Toc3312"/>
        <w:bookmarkStart w:id="7488" w:name="_Toc30415"/>
        <w:bookmarkStart w:id="7489" w:name="_Toc15406"/>
        <w:bookmarkStart w:id="7490" w:name="_Toc22349"/>
        <w:bookmarkStart w:id="7491" w:name="_Toc14586"/>
        <w:bookmarkStart w:id="7492" w:name="_Toc11282"/>
        <w:bookmarkStart w:id="7493" w:name="_Toc19089"/>
        <w:bookmarkStart w:id="7494" w:name="_Toc21668"/>
        <w:bookmarkStart w:id="7495" w:name="_Toc20962"/>
        <w:bookmarkStart w:id="7496" w:name="_Toc22628"/>
        <w:bookmarkStart w:id="7497" w:name="_Toc6265"/>
        <w:bookmarkStart w:id="7498" w:name="_Toc27747"/>
        <w:bookmarkStart w:id="7499" w:name="_Toc24094"/>
        <w:bookmarkStart w:id="7500" w:name="_Toc257"/>
        <w:bookmarkStart w:id="7501" w:name="_Toc14481"/>
        <w:bookmarkStart w:id="7502" w:name="_Toc24361"/>
        <w:bookmarkStart w:id="7503" w:name="_Toc461"/>
        <w:bookmarkStart w:id="7504" w:name="_Toc7552"/>
        <w:bookmarkStart w:id="7505" w:name="_Toc4361"/>
        <w:bookmarkStart w:id="7506" w:name="_Toc23374"/>
        <w:bookmarkStart w:id="7507" w:name="_Toc27015"/>
        <w:bookmarkStart w:id="7508" w:name="_Toc18197"/>
        <w:bookmarkStart w:id="7509" w:name="_Toc18563"/>
        <w:bookmarkStart w:id="7510" w:name="_Toc18731"/>
        <w:r>
          <w:rPr>
            <w:rFonts w:hint="eastAsia"/>
          </w:rPr>
          <w:t>:</w:t>
        </w:r>
      </w:ins>
      <w:ins w:id="7511" w:author="JIE  SUN" w:date="2018-06-22T15:10:00Z">
        <w:r w:rsidR="0012193D">
          <w:t xml:space="preserve"> </w:t>
        </w:r>
      </w:ins>
      <w:ins w:id="7512" w:author="像个男人一样" w:date="2018-03-21T02:15:00Z">
        <w:r>
          <w:rPr>
            <w:rFonts w:hint="eastAsia"/>
          </w:rPr>
          <w:t xml:space="preserve">Spinning </w:t>
        </w:r>
      </w:ins>
      <w:ins w:id="7513" w:author="jie sun" w:date="2018-04-16T22:33:00Z">
        <w:r w:rsidR="00AA4800">
          <w:rPr>
            <w:rFonts w:hint="eastAsia"/>
          </w:rPr>
          <w:t>A</w:t>
        </w:r>
      </w:ins>
      <w:ins w:id="7514" w:author="像个男人一样" w:date="2018-03-21T02:15:00Z">
        <w:del w:id="7515" w:author="jie sun" w:date="2018-04-16T22:33:00Z">
          <w:r w:rsidDel="00AA4800">
            <w:rPr>
              <w:rFonts w:hint="eastAsia"/>
            </w:rPr>
            <w:delText>a</w:delText>
          </w:r>
        </w:del>
        <w:r>
          <w:rPr>
            <w:rFonts w:hint="eastAsia"/>
          </w:rPr>
          <w:t xml:space="preserve">ngle </w:t>
        </w:r>
      </w:ins>
      <w:ins w:id="7516" w:author="jie sun" w:date="2018-04-16T22:33:00Z">
        <w:r w:rsidR="00AA4800">
          <w:t>C</w:t>
        </w:r>
      </w:ins>
      <w:ins w:id="7517" w:author="像个男人一样" w:date="2018-03-21T02:15:00Z">
        <w:del w:id="7518" w:author="jie sun" w:date="2018-04-16T22:33:00Z">
          <w:r w:rsidDel="00AA4800">
            <w:rPr>
              <w:rFonts w:hint="eastAsia"/>
            </w:rPr>
            <w:delText>c</w:delText>
          </w:r>
        </w:del>
        <w:r>
          <w:rPr>
            <w:rFonts w:hint="eastAsia"/>
          </w:rPr>
          <w:t>hanges</w:t>
        </w:r>
      </w:ins>
      <w:ins w:id="7519" w:author="像个男人一样" w:date="2018-03-21T02:18:00Z">
        <w:r>
          <w:rPr>
            <w:rFonts w:hint="eastAsia"/>
            <w:lang w:val="en-US"/>
          </w:rPr>
          <w:t xml:space="preserve"> </w:t>
        </w:r>
      </w:ins>
      <w:ins w:id="7520" w:author="JIE  SUN" w:date="2018-06-22T15:10:00Z">
        <w:r w:rsidR="0012193D">
          <w:rPr>
            <w:rFonts w:hint="eastAsia"/>
            <w:lang w:val="en-US"/>
          </w:rPr>
          <w:t>in Gesture 1</w:t>
        </w:r>
      </w:ins>
      <w:bookmarkEnd w:id="7467"/>
    </w:p>
    <w:p w14:paraId="405621F2" w14:textId="77777777" w:rsidR="0087014B" w:rsidDel="0045059A" w:rsidRDefault="00AA4800">
      <w:pPr>
        <w:pStyle w:val="Caption"/>
        <w:jc w:val="center"/>
        <w:rPr>
          <w:ins w:id="7521" w:author="像个男人一样" w:date="2018-03-22T11:49:00Z"/>
          <w:del w:id="7522" w:author="jie sun" w:date="2018-04-11T17:34:00Z"/>
          <w:lang w:val="en-US"/>
        </w:rPr>
        <w:pPrChange w:id="7523" w:author="jie sun" w:date="2018-04-16T21:42:00Z">
          <w:pPr/>
        </w:pPrChange>
      </w:pPr>
      <w:ins w:id="7524" w:author="jie sun" w:date="2018-04-16T22:33:00Z">
        <w:del w:id="7525" w:author="JIE  SUN" w:date="2018-06-22T15:10:00Z">
          <w:r w:rsidDel="0012193D">
            <w:rPr>
              <w:lang w:val="en-US"/>
            </w:rPr>
            <w:delText>I</w:delText>
          </w:r>
        </w:del>
      </w:ins>
      <w:ins w:id="7526" w:author="像个男人一样" w:date="2018-03-21T02:18:00Z">
        <w:del w:id="7527" w:author="jie sun" w:date="2018-04-16T22:33:00Z">
          <w:r w:rsidR="00D5184D" w:rsidDel="00AA4800">
            <w:rPr>
              <w:rFonts w:hint="eastAsia"/>
              <w:lang w:val="en-US"/>
            </w:rPr>
            <w:delText>i</w:delText>
          </w:r>
        </w:del>
        <w:del w:id="7528" w:author="JIE  SUN" w:date="2018-06-22T15:10:00Z">
          <w:r w:rsidR="00D5184D" w:rsidDel="0012193D">
            <w:rPr>
              <w:rFonts w:hint="eastAsia"/>
              <w:lang w:val="en-US"/>
            </w:rPr>
            <w:delText xml:space="preserve">n </w:delText>
          </w:r>
        </w:del>
      </w:ins>
      <w:ins w:id="7529" w:author="jie sun" w:date="2018-04-16T22:33:00Z">
        <w:del w:id="7530" w:author="JIE  SUN" w:date="2018-06-22T15:10:00Z">
          <w:r w:rsidDel="0012193D">
            <w:rPr>
              <w:lang w:val="en-US"/>
            </w:rPr>
            <w:delText>A</w:delText>
          </w:r>
        </w:del>
      </w:ins>
      <w:ins w:id="7531" w:author="像个男人一样" w:date="2018-03-21T02:18:00Z">
        <w:del w:id="7532" w:author="jie sun" w:date="2018-04-16T22:33:00Z">
          <w:r w:rsidR="00D5184D" w:rsidDel="00AA4800">
            <w:rPr>
              <w:rFonts w:hint="eastAsia"/>
              <w:lang w:val="en-US"/>
            </w:rPr>
            <w:delText>a</w:delText>
          </w:r>
        </w:del>
        <w:del w:id="7533" w:author="JIE  SUN" w:date="2018-06-22T15:10:00Z">
          <w:r w:rsidR="00D5184D" w:rsidDel="0012193D">
            <w:rPr>
              <w:rFonts w:hint="eastAsia"/>
              <w:lang w:val="en-US"/>
            </w:rPr>
            <w:delText>ction 1</w:delText>
          </w:r>
        </w:del>
      </w:ins>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p>
    <w:p w14:paraId="43611E47" w14:textId="77777777" w:rsidR="0087014B" w:rsidRDefault="0087014B">
      <w:pPr>
        <w:pStyle w:val="Caption"/>
        <w:jc w:val="center"/>
        <w:rPr>
          <w:ins w:id="7534" w:author="像个男人一样" w:date="2018-03-22T11:49:00Z"/>
          <w:lang w:val="en-US"/>
        </w:rPr>
        <w:pPrChange w:id="7535" w:author="jie sun" w:date="2018-04-16T21:42:00Z">
          <w:pPr/>
        </w:pPrChange>
      </w:pPr>
    </w:p>
    <w:p w14:paraId="7FD3552B" w14:textId="77777777" w:rsidR="0087014B" w:rsidRDefault="00D5184D">
      <w:pPr>
        <w:pStyle w:val="Caption"/>
        <w:jc w:val="center"/>
        <w:pPrChange w:id="7536" w:author="jie sun" w:date="2018-04-16T21:42:00Z">
          <w:pPr/>
        </w:pPrChange>
      </w:pPr>
      <w:bookmarkStart w:id="7537" w:name="_Toc511906362"/>
      <w:ins w:id="7538" w:author="像个男人一样" w:date="2018-03-22T11:49:00Z">
        <w:r>
          <w:t xml:space="preserve">Table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Table \* ARABIC \s 1 </w:instrText>
        </w:r>
        <w:r>
          <w:fldChar w:fldCharType="separate"/>
        </w:r>
      </w:ins>
      <w:ins w:id="7539" w:author="像个男人一样" w:date="2018-03-22T11:51:00Z">
        <w:r>
          <w:t>1</w:t>
        </w:r>
      </w:ins>
      <w:ins w:id="7540" w:author="像个男人一样" w:date="2018-03-22T11:49:00Z">
        <w:r>
          <w:fldChar w:fldCharType="end"/>
        </w:r>
        <w:bookmarkStart w:id="7541" w:name="_Toc1586"/>
        <w:bookmarkStart w:id="7542" w:name="_Toc13604"/>
        <w:bookmarkStart w:id="7543" w:name="_Toc11826"/>
        <w:bookmarkStart w:id="7544" w:name="_Toc6370"/>
        <w:bookmarkStart w:id="7545" w:name="_Toc23558"/>
        <w:bookmarkStart w:id="7546" w:name="_Toc1415"/>
        <w:bookmarkStart w:id="7547" w:name="_Toc5468"/>
        <w:bookmarkStart w:id="7548" w:name="_Toc6966"/>
        <w:bookmarkStart w:id="7549" w:name="_Toc26981"/>
        <w:bookmarkStart w:id="7550" w:name="_Toc8212"/>
        <w:bookmarkStart w:id="7551" w:name="_Toc8327"/>
        <w:bookmarkStart w:id="7552" w:name="_Toc9037"/>
        <w:bookmarkStart w:id="7553" w:name="_Toc9978"/>
        <w:bookmarkStart w:id="7554" w:name="_Toc15683"/>
        <w:bookmarkStart w:id="7555" w:name="_Toc5215"/>
        <w:bookmarkStart w:id="7556" w:name="_Toc1333"/>
        <w:bookmarkStart w:id="7557" w:name="_Toc1699"/>
        <w:bookmarkStart w:id="7558" w:name="_Toc13622"/>
        <w:bookmarkStart w:id="7559" w:name="_Toc3651"/>
        <w:bookmarkStart w:id="7560" w:name="_Toc31873"/>
        <w:bookmarkStart w:id="7561" w:name="_Toc21583"/>
        <w:r>
          <w:rPr>
            <w:rFonts w:hint="eastAsia"/>
          </w:rPr>
          <w:t>:</w:t>
        </w:r>
      </w:ins>
      <w:ins w:id="7562" w:author="JIE  SUN" w:date="2018-06-22T15:10:00Z">
        <w:r w:rsidR="008E4085">
          <w:t xml:space="preserve"> </w:t>
        </w:r>
      </w:ins>
      <w:ins w:id="7563" w:author="像个男人一样" w:date="2018-03-22T11:49:00Z">
        <w:r>
          <w:rPr>
            <w:rFonts w:hint="eastAsia"/>
          </w:rPr>
          <w:t xml:space="preserve">Spinning </w:t>
        </w:r>
      </w:ins>
      <w:ins w:id="7564" w:author="jie sun" w:date="2018-04-16T22:33:00Z">
        <w:r w:rsidR="00B33DC8">
          <w:t>A</w:t>
        </w:r>
      </w:ins>
      <w:ins w:id="7565" w:author="像个男人一样" w:date="2018-03-22T11:49:00Z">
        <w:del w:id="7566" w:author="jie sun" w:date="2018-04-16T22:33:00Z">
          <w:r w:rsidDel="00B33DC8">
            <w:rPr>
              <w:rFonts w:hint="eastAsia"/>
            </w:rPr>
            <w:delText>a</w:delText>
          </w:r>
        </w:del>
        <w:r>
          <w:rPr>
            <w:rFonts w:hint="eastAsia"/>
          </w:rPr>
          <w:t xml:space="preserve">ngle </w:t>
        </w:r>
        <w:del w:id="7567" w:author="jie sun" w:date="2018-04-08T14:42:00Z">
          <w:r w:rsidDel="00677487">
            <w:rPr>
              <w:rFonts w:hint="eastAsia"/>
            </w:rPr>
            <w:delText>restri</w:delText>
          </w:r>
          <w:r w:rsidDel="00677487">
            <w:rPr>
              <w:rFonts w:hint="eastAsia"/>
              <w:lang w:val="en-US"/>
            </w:rPr>
            <w:delText>c</w:delText>
          </w:r>
          <w:r w:rsidDel="00677487">
            <w:rPr>
              <w:rFonts w:hint="eastAsia"/>
            </w:rPr>
            <w:delText>tion</w:delText>
          </w:r>
        </w:del>
      </w:ins>
      <w:ins w:id="7568" w:author="jie sun" w:date="2018-04-08T14:42:00Z">
        <w:del w:id="7569" w:author="JIE  SUN" w:date="2018-06-22T15:10:00Z">
          <w:r w:rsidR="00677487" w:rsidRPr="00677487" w:rsidDel="00CB6E76">
            <w:rPr>
              <w:rFonts w:hint="eastAsia"/>
            </w:rPr>
            <w:delText xml:space="preserve"> </w:delText>
          </w:r>
        </w:del>
      </w:ins>
      <w:ins w:id="7570" w:author="jie sun" w:date="2018-04-16T22:33:00Z">
        <w:r w:rsidR="00B33DC8">
          <w:t>R</w:t>
        </w:r>
      </w:ins>
      <w:ins w:id="7571" w:author="jie sun" w:date="2018-04-08T14:42:00Z">
        <w:r w:rsidR="00677487">
          <w:rPr>
            <w:rFonts w:hint="eastAsia"/>
          </w:rPr>
          <w:t xml:space="preserve">estrictions </w:t>
        </w:r>
      </w:ins>
      <w:ins w:id="7572" w:author="像个男人一样" w:date="2018-03-22T11:49:00Z">
        <w:del w:id="7573" w:author="jie sun" w:date="2018-04-08T14:42:00Z">
          <w:r w:rsidDel="00677487">
            <w:rPr>
              <w:rFonts w:hint="eastAsia"/>
            </w:rPr>
            <w:delText>s</w:delText>
          </w:r>
          <w:r w:rsidDel="00677487">
            <w:rPr>
              <w:rFonts w:hint="eastAsia"/>
              <w:lang w:val="en-US"/>
            </w:rPr>
            <w:delText xml:space="preserve"> </w:delText>
          </w:r>
        </w:del>
      </w:ins>
      <w:ins w:id="7574" w:author="JIE  SUN" w:date="2018-06-22T15:10:00Z">
        <w:r w:rsidR="008E4085">
          <w:rPr>
            <w:lang w:val="en-US"/>
          </w:rPr>
          <w:t>in Gesture 1</w:t>
        </w:r>
      </w:ins>
      <w:ins w:id="7575" w:author="jie sun" w:date="2018-04-16T22:33:00Z">
        <w:del w:id="7576" w:author="JIE  SUN" w:date="2018-06-22T15:10:00Z">
          <w:r w:rsidR="00FF356E" w:rsidDel="008E4085">
            <w:rPr>
              <w:lang w:val="en-US"/>
            </w:rPr>
            <w:delText>I</w:delText>
          </w:r>
        </w:del>
      </w:ins>
      <w:ins w:id="7577" w:author="像个男人一样" w:date="2018-03-22T11:49:00Z">
        <w:del w:id="7578" w:author="jie sun" w:date="2018-04-16T22:33:00Z">
          <w:r w:rsidDel="00FF356E">
            <w:rPr>
              <w:rFonts w:hint="eastAsia"/>
              <w:lang w:val="en-US"/>
            </w:rPr>
            <w:delText>i</w:delText>
          </w:r>
        </w:del>
        <w:del w:id="7579" w:author="JIE  SUN" w:date="2018-06-22T15:10:00Z">
          <w:r w:rsidDel="008E4085">
            <w:rPr>
              <w:rFonts w:hint="eastAsia"/>
              <w:lang w:val="en-US"/>
            </w:rPr>
            <w:delText xml:space="preserve">n </w:delText>
          </w:r>
        </w:del>
      </w:ins>
      <w:ins w:id="7580" w:author="jie sun" w:date="2018-04-16T22:33:00Z">
        <w:del w:id="7581" w:author="JIE  SUN" w:date="2018-06-22T15:10:00Z">
          <w:r w:rsidR="00FF356E" w:rsidDel="008E4085">
            <w:rPr>
              <w:lang w:val="en-US"/>
            </w:rPr>
            <w:delText>A</w:delText>
          </w:r>
        </w:del>
      </w:ins>
      <w:ins w:id="7582" w:author="像个男人一样" w:date="2018-03-22T11:49:00Z">
        <w:del w:id="7583" w:author="jie sun" w:date="2018-04-16T22:33:00Z">
          <w:r w:rsidDel="00FF356E">
            <w:rPr>
              <w:rFonts w:hint="eastAsia"/>
              <w:lang w:val="en-US"/>
            </w:rPr>
            <w:delText>a</w:delText>
          </w:r>
        </w:del>
        <w:del w:id="7584" w:author="JIE  SUN" w:date="2018-06-22T15:10:00Z">
          <w:r w:rsidDel="008E4085">
            <w:rPr>
              <w:rFonts w:hint="eastAsia"/>
              <w:lang w:val="en-US"/>
            </w:rPr>
            <w:delText>ction 1</w:delText>
          </w:r>
        </w:del>
      </w:ins>
      <w:bookmarkEnd w:id="7537"/>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p>
    <w:tbl>
      <w:tblPr>
        <w:tblW w:w="6237"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Change w:id="7585" w:author="JIE  SUN" w:date="2018-06-22T18:33:00Z">
          <w:tblPr>
            <w:tblW w:w="4420" w:type="dxa"/>
            <w:tblLayout w:type="fixed"/>
            <w:tblCellMar>
              <w:top w:w="15" w:type="dxa"/>
              <w:left w:w="15" w:type="dxa"/>
              <w:bottom w:w="15" w:type="dxa"/>
              <w:right w:w="15" w:type="dxa"/>
            </w:tblCellMar>
            <w:tblLook w:val="04A0" w:firstRow="1" w:lastRow="0" w:firstColumn="1" w:lastColumn="0" w:noHBand="0" w:noVBand="1"/>
          </w:tblPr>
        </w:tblPrChange>
      </w:tblPr>
      <w:tblGrid>
        <w:gridCol w:w="2379"/>
        <w:gridCol w:w="1873"/>
        <w:gridCol w:w="1985"/>
        <w:tblGridChange w:id="7586">
          <w:tblGrid>
            <w:gridCol w:w="2067"/>
            <w:gridCol w:w="703"/>
            <w:gridCol w:w="1650"/>
          </w:tblGrid>
        </w:tblGridChange>
      </w:tblGrid>
      <w:tr w:rsidR="0087014B" w14:paraId="6D42DFA1" w14:textId="77777777" w:rsidTr="002A37FC">
        <w:trPr>
          <w:trHeight w:val="396"/>
          <w:trPrChange w:id="7587" w:author="JIE  SUN" w:date="2018-06-22T18:33:00Z">
            <w:trPr>
              <w:trHeight w:val="396"/>
            </w:trPr>
          </w:trPrChange>
        </w:trPr>
        <w:tc>
          <w:tcPr>
            <w:tcW w:w="2379" w:type="dxa"/>
            <w:shd w:val="clear" w:color="auto" w:fill="auto"/>
            <w:vAlign w:val="center"/>
            <w:tcPrChange w:id="7588" w:author="JIE  SUN" w:date="2018-06-22T18:33:00Z">
              <w:tcPr>
                <w:tcW w:w="2067" w:type="dxa"/>
                <w:shd w:val="clear" w:color="auto" w:fill="auto"/>
                <w:vAlign w:val="center"/>
              </w:tcPr>
            </w:tcPrChange>
          </w:tcPr>
          <w:p w14:paraId="6977487B" w14:textId="77777777"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 xml:space="preserve">Gyro </w:t>
            </w:r>
            <w:del w:id="7589" w:author="JIE  SUN" w:date="2018-06-22T18:34:00Z">
              <w:r w:rsidDel="002A37FC">
                <w:rPr>
                  <w:rFonts w:ascii="SimSun" w:eastAsia="SimSun" w:hAnsi="SimSun" w:cs="SimSun" w:hint="eastAsia"/>
                  <w:color w:val="000000"/>
                  <w:sz w:val="22"/>
                  <w:lang w:val="en-US" w:bidi="ar"/>
                </w:rPr>
                <w:delText>valid rang</w:delText>
              </w:r>
            </w:del>
            <w:ins w:id="7590" w:author="JIE  SUN" w:date="2018-06-22T18:34:00Z">
              <w:r w:rsidR="002A37FC">
                <w:rPr>
                  <w:rFonts w:ascii="SimSun" w:eastAsia="SimSun" w:hAnsi="SimSun" w:cs="SimSun"/>
                  <w:color w:val="000000"/>
                  <w:sz w:val="22"/>
                  <w:lang w:val="en-US" w:bidi="ar"/>
                </w:rPr>
                <w:t>testing angle</w:t>
              </w:r>
            </w:ins>
          </w:p>
        </w:tc>
        <w:tc>
          <w:tcPr>
            <w:tcW w:w="1873" w:type="dxa"/>
            <w:shd w:val="clear" w:color="auto" w:fill="auto"/>
            <w:vAlign w:val="center"/>
            <w:tcPrChange w:id="7591" w:author="JIE  SUN" w:date="2018-06-22T18:33:00Z">
              <w:tcPr>
                <w:tcW w:w="703" w:type="dxa"/>
                <w:shd w:val="clear" w:color="auto" w:fill="auto"/>
                <w:vAlign w:val="center"/>
              </w:tcPr>
            </w:tcPrChange>
          </w:tcPr>
          <w:p w14:paraId="20248C40" w14:textId="77777777" w:rsidR="0087014B" w:rsidRDefault="00D5184D">
            <w:pPr>
              <w:jc w:val="center"/>
              <w:textAlignment w:val="center"/>
              <w:rPr>
                <w:rFonts w:ascii="SimSun" w:eastAsia="SimSun" w:hAnsi="SimSun" w:cs="SimSun"/>
                <w:color w:val="000000"/>
                <w:sz w:val="22"/>
              </w:rPr>
            </w:pPr>
            <w:del w:id="7592" w:author="JIE  SUN" w:date="2018-06-22T18:32:00Z">
              <w:r w:rsidDel="002A37FC">
                <w:rPr>
                  <w:rFonts w:ascii="SimSun" w:eastAsia="SimSun" w:hAnsi="SimSun" w:cs="SimSun" w:hint="eastAsia"/>
                  <w:color w:val="000000"/>
                  <w:sz w:val="22"/>
                  <w:lang w:val="en-US" w:bidi="ar"/>
                </w:rPr>
                <w:delText>One sid</w:delText>
              </w:r>
            </w:del>
            <w:ins w:id="7593" w:author="JIE  SUN" w:date="2018-06-22T18:33:00Z">
              <w:r w:rsidR="002A37FC">
                <w:rPr>
                  <w:rFonts w:ascii="SimSun" w:eastAsia="SimSun" w:hAnsi="SimSun" w:cs="SimSun" w:hint="eastAsia"/>
                  <w:color w:val="000000"/>
                  <w:sz w:val="22"/>
                  <w:lang w:val="en-US" w:bidi="ar"/>
                </w:rPr>
                <w:t>Minimum</w:t>
              </w:r>
            </w:ins>
            <w:del w:id="7594" w:author="JIE  SUN" w:date="2018-06-22T18:32:00Z">
              <w:r w:rsidDel="002A37FC">
                <w:rPr>
                  <w:rFonts w:ascii="SimSun" w:eastAsia="SimSun" w:hAnsi="SimSun" w:cs="SimSun" w:hint="eastAsia"/>
                  <w:color w:val="000000"/>
                  <w:sz w:val="22"/>
                  <w:lang w:val="en-US" w:bidi="ar"/>
                </w:rPr>
                <w:delText>e</w:delText>
              </w:r>
            </w:del>
          </w:p>
        </w:tc>
        <w:tc>
          <w:tcPr>
            <w:tcW w:w="1985" w:type="dxa"/>
            <w:shd w:val="clear" w:color="auto" w:fill="auto"/>
            <w:vAlign w:val="center"/>
            <w:tcPrChange w:id="7595" w:author="JIE  SUN" w:date="2018-06-22T18:33:00Z">
              <w:tcPr>
                <w:tcW w:w="1650" w:type="dxa"/>
                <w:shd w:val="clear" w:color="auto" w:fill="auto"/>
                <w:vAlign w:val="center"/>
              </w:tcPr>
            </w:tcPrChange>
          </w:tcPr>
          <w:p w14:paraId="35252680" w14:textId="77777777"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Maximum</w:t>
            </w:r>
          </w:p>
        </w:tc>
      </w:tr>
      <w:tr w:rsidR="0087014B" w14:paraId="68F77269" w14:textId="77777777" w:rsidTr="002A37FC">
        <w:trPr>
          <w:trHeight w:val="286"/>
          <w:trPrChange w:id="7596" w:author="JIE  SUN" w:date="2018-06-22T18:33:00Z">
            <w:trPr>
              <w:trHeight w:val="286"/>
            </w:trPr>
          </w:trPrChange>
        </w:trPr>
        <w:tc>
          <w:tcPr>
            <w:tcW w:w="2379" w:type="dxa"/>
            <w:shd w:val="clear" w:color="auto" w:fill="auto"/>
            <w:vAlign w:val="center"/>
            <w:tcPrChange w:id="7597" w:author="JIE  SUN" w:date="2018-06-22T18:33:00Z">
              <w:tcPr>
                <w:tcW w:w="2067" w:type="dxa"/>
                <w:shd w:val="clear" w:color="auto" w:fill="auto"/>
                <w:vAlign w:val="center"/>
              </w:tcPr>
            </w:tcPrChange>
          </w:tcPr>
          <w:p w14:paraId="398A093E" w14:textId="77777777"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X-axis</w:t>
            </w:r>
            <w:ins w:id="7598" w:author="JIE  SUN" w:date="2018-06-22T18:33:00Z">
              <w:r w:rsidR="002A37FC">
                <w:rPr>
                  <w:rFonts w:ascii="SimSun" w:eastAsia="SimSun" w:hAnsi="SimSun" w:cs="SimSun"/>
                  <w:color w:val="000000"/>
                  <w:sz w:val="22"/>
                  <w:lang w:val="en-US" w:bidi="ar"/>
                </w:rPr>
                <w:t xml:space="preserve"> </w:t>
              </w:r>
              <w:r w:rsidR="002A37FC">
                <w:rPr>
                  <w:rFonts w:ascii="SimSun" w:eastAsia="SimSun" w:hAnsi="SimSun" w:cs="SimSun" w:hint="eastAsia"/>
                  <w:color w:val="000000"/>
                  <w:sz w:val="22"/>
                  <w:lang w:val="en-US" w:bidi="ar"/>
                </w:rPr>
                <w:t>Sp</w:t>
              </w:r>
              <w:r w:rsidR="002A37FC">
                <w:rPr>
                  <w:rFonts w:ascii="SimSun" w:eastAsia="SimSun" w:hAnsi="SimSun" w:cs="SimSun"/>
                  <w:color w:val="000000"/>
                  <w:sz w:val="22"/>
                  <w:lang w:val="en-US" w:bidi="ar"/>
                </w:rPr>
                <w:t>inning Angle</w:t>
              </w:r>
            </w:ins>
          </w:p>
        </w:tc>
        <w:tc>
          <w:tcPr>
            <w:tcW w:w="1873" w:type="dxa"/>
            <w:shd w:val="clear" w:color="auto" w:fill="auto"/>
            <w:vAlign w:val="center"/>
            <w:tcPrChange w:id="7599" w:author="JIE  SUN" w:date="2018-06-22T18:33:00Z">
              <w:tcPr>
                <w:tcW w:w="703" w:type="dxa"/>
                <w:shd w:val="clear" w:color="auto" w:fill="auto"/>
                <w:vAlign w:val="center"/>
              </w:tcPr>
            </w:tcPrChange>
          </w:tcPr>
          <w:p w14:paraId="7F915CC5" w14:textId="77777777" w:rsidR="0087014B" w:rsidRDefault="00D5184D">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7600" w:author="JIE  SUN" w:date="2018-06-21T15:24:00Z">
              <w:r w:rsidR="004A05BF">
                <w:rPr>
                  <w:rFonts w:ascii="SimSun" w:eastAsia="SimSun" w:hAnsi="SimSun" w:cs="SimSun"/>
                  <w:color w:val="000000"/>
                  <w:sz w:val="22"/>
                  <w:lang w:val="en-US"/>
                </w:rPr>
                <w:t>150</w:t>
              </w:r>
            </w:ins>
            <w:del w:id="7601" w:author="JIE  SUN" w:date="2018-06-21T15:24:00Z">
              <w:r w:rsidDel="004A05BF">
                <w:rPr>
                  <w:rFonts w:ascii="SimSun" w:eastAsia="SimSun" w:hAnsi="SimSun" w:cs="SimSun" w:hint="eastAsia"/>
                  <w:color w:val="000000"/>
                  <w:sz w:val="22"/>
                  <w:lang w:val="en-US"/>
                </w:rPr>
                <w:delText>30</w:delText>
              </w:r>
            </w:del>
            <w:r>
              <w:rPr>
                <w:rFonts w:ascii="SimSun" w:eastAsia="SimSun" w:hAnsi="SimSun" w:cs="SimSun" w:hint="eastAsia"/>
                <w:color w:val="000000"/>
                <w:sz w:val="22"/>
                <w:lang w:val="en-US"/>
              </w:rPr>
              <w:t>°</w:t>
            </w:r>
          </w:p>
        </w:tc>
        <w:tc>
          <w:tcPr>
            <w:tcW w:w="1985" w:type="dxa"/>
            <w:shd w:val="clear" w:color="auto" w:fill="auto"/>
            <w:vAlign w:val="center"/>
            <w:tcPrChange w:id="7602" w:author="JIE  SUN" w:date="2018-06-22T18:33:00Z">
              <w:tcPr>
                <w:tcW w:w="1650" w:type="dxa"/>
                <w:shd w:val="clear" w:color="auto" w:fill="auto"/>
                <w:vAlign w:val="center"/>
              </w:tcPr>
            </w:tcPrChange>
          </w:tcPr>
          <w:p w14:paraId="06A0FC30" w14:textId="77777777" w:rsidR="0087014B" w:rsidRDefault="004A05BF">
            <w:pPr>
              <w:jc w:val="center"/>
              <w:rPr>
                <w:rFonts w:ascii="SimSun" w:eastAsia="SimSun" w:hAnsi="SimSun" w:cs="SimSun"/>
                <w:color w:val="000000"/>
                <w:sz w:val="22"/>
                <w:lang w:val="en-US"/>
              </w:rPr>
            </w:pPr>
            <w:ins w:id="7603" w:author="JIE  SUN" w:date="2018-06-21T15:24:00Z">
              <w:r>
                <w:rPr>
                  <w:rFonts w:ascii="SimSun" w:eastAsia="SimSun" w:hAnsi="SimSun" w:cs="SimSun"/>
                  <w:color w:val="000000"/>
                  <w:sz w:val="22"/>
                  <w:lang w:val="en-US"/>
                </w:rPr>
                <w:t>150</w:t>
              </w:r>
            </w:ins>
            <w:del w:id="7604" w:author="JIE  SUN" w:date="2018-06-21T15:24:00Z">
              <w:r w:rsidR="00D5184D" w:rsidDel="004A05BF">
                <w:rPr>
                  <w:rFonts w:ascii="SimSun" w:eastAsia="SimSun" w:hAnsi="SimSun" w:cs="SimSun" w:hint="eastAsia"/>
                  <w:color w:val="000000"/>
                  <w:sz w:val="22"/>
                  <w:lang w:val="en-US"/>
                </w:rPr>
                <w:delText>30</w:delText>
              </w:r>
            </w:del>
            <w:r w:rsidR="00D5184D">
              <w:rPr>
                <w:rFonts w:ascii="SimSun" w:eastAsia="SimSun" w:hAnsi="SimSun" w:cs="SimSun" w:hint="eastAsia"/>
                <w:color w:val="000000"/>
                <w:sz w:val="22"/>
                <w:lang w:val="en-US"/>
              </w:rPr>
              <w:t>°</w:t>
            </w:r>
          </w:p>
        </w:tc>
      </w:tr>
      <w:tr w:rsidR="0087014B" w14:paraId="679956FC" w14:textId="77777777" w:rsidTr="002A37FC">
        <w:trPr>
          <w:trHeight w:val="286"/>
          <w:trPrChange w:id="7605" w:author="JIE  SUN" w:date="2018-06-22T18:33:00Z">
            <w:trPr>
              <w:trHeight w:val="286"/>
            </w:trPr>
          </w:trPrChange>
        </w:trPr>
        <w:tc>
          <w:tcPr>
            <w:tcW w:w="2379" w:type="dxa"/>
            <w:shd w:val="clear" w:color="auto" w:fill="auto"/>
            <w:vAlign w:val="center"/>
            <w:tcPrChange w:id="7606" w:author="JIE  SUN" w:date="2018-06-22T18:33:00Z">
              <w:tcPr>
                <w:tcW w:w="2067" w:type="dxa"/>
                <w:shd w:val="clear" w:color="auto" w:fill="auto"/>
                <w:vAlign w:val="center"/>
              </w:tcPr>
            </w:tcPrChange>
          </w:tcPr>
          <w:p w14:paraId="77ED1017" w14:textId="77777777"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Y-aixs</w:t>
            </w:r>
            <w:ins w:id="7607" w:author="JIE  SUN" w:date="2018-06-22T18:33:00Z">
              <w:r w:rsidR="002A37FC">
                <w:rPr>
                  <w:rFonts w:ascii="SimSun" w:eastAsia="SimSun" w:hAnsi="SimSun" w:cs="SimSun"/>
                  <w:color w:val="000000"/>
                  <w:sz w:val="22"/>
                  <w:lang w:val="en-US" w:bidi="ar"/>
                </w:rPr>
                <w:t xml:space="preserve"> Spinning Angle</w:t>
              </w:r>
            </w:ins>
          </w:p>
        </w:tc>
        <w:tc>
          <w:tcPr>
            <w:tcW w:w="1873" w:type="dxa"/>
            <w:shd w:val="clear" w:color="auto" w:fill="auto"/>
            <w:vAlign w:val="center"/>
            <w:tcPrChange w:id="7608" w:author="JIE  SUN" w:date="2018-06-22T18:33:00Z">
              <w:tcPr>
                <w:tcW w:w="703" w:type="dxa"/>
                <w:shd w:val="clear" w:color="auto" w:fill="auto"/>
                <w:vAlign w:val="center"/>
              </w:tcPr>
            </w:tcPrChange>
          </w:tcPr>
          <w:p w14:paraId="5C8F3C6A" w14:textId="77777777" w:rsidR="0087014B" w:rsidRDefault="00D5184D">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7609" w:author="JIE  SUN" w:date="2018-06-21T15:24:00Z">
              <w:r w:rsidR="00BD3A93">
                <w:rPr>
                  <w:rFonts w:ascii="SimSun" w:eastAsia="SimSun" w:hAnsi="SimSun" w:cs="SimSun"/>
                  <w:color w:val="000000"/>
                  <w:sz w:val="22"/>
                  <w:lang w:val="en-US"/>
                </w:rPr>
                <w:t>6</w:t>
              </w:r>
            </w:ins>
            <w:del w:id="7610" w:author="JIE  SUN" w:date="2018-06-21T15:24:00Z">
              <w:r w:rsidDel="008C1255">
                <w:rPr>
                  <w:rFonts w:ascii="SimSun" w:eastAsia="SimSun" w:hAnsi="SimSun" w:cs="SimSun" w:hint="eastAsia"/>
                  <w:color w:val="000000"/>
                  <w:sz w:val="22"/>
                  <w:lang w:val="en-US"/>
                </w:rPr>
                <w:delText>1</w:delText>
              </w:r>
            </w:del>
            <w:r>
              <w:rPr>
                <w:rFonts w:ascii="SimSun" w:eastAsia="SimSun" w:hAnsi="SimSun" w:cs="SimSun" w:hint="eastAsia"/>
                <w:color w:val="000000"/>
                <w:sz w:val="22"/>
                <w:lang w:val="en-US"/>
              </w:rPr>
              <w:t>0°</w:t>
            </w:r>
          </w:p>
        </w:tc>
        <w:tc>
          <w:tcPr>
            <w:tcW w:w="1985" w:type="dxa"/>
            <w:shd w:val="clear" w:color="auto" w:fill="auto"/>
            <w:vAlign w:val="center"/>
            <w:tcPrChange w:id="7611" w:author="JIE  SUN" w:date="2018-06-22T18:33:00Z">
              <w:tcPr>
                <w:tcW w:w="1650" w:type="dxa"/>
                <w:shd w:val="clear" w:color="auto" w:fill="auto"/>
                <w:vAlign w:val="center"/>
              </w:tcPr>
            </w:tcPrChange>
          </w:tcPr>
          <w:p w14:paraId="7E0D844C" w14:textId="77777777" w:rsidR="0087014B" w:rsidRDefault="00BD3A93">
            <w:pPr>
              <w:jc w:val="center"/>
              <w:rPr>
                <w:rFonts w:ascii="SimSun" w:eastAsia="SimSun" w:hAnsi="SimSun" w:cs="SimSun"/>
                <w:color w:val="000000"/>
                <w:sz w:val="22"/>
                <w:lang w:val="en-US"/>
              </w:rPr>
            </w:pPr>
            <w:ins w:id="7612" w:author="JIE  SUN" w:date="2018-06-21T15:24:00Z">
              <w:r>
                <w:rPr>
                  <w:rFonts w:ascii="SimSun" w:eastAsia="SimSun" w:hAnsi="SimSun" w:cs="SimSun"/>
                  <w:color w:val="000000"/>
                  <w:sz w:val="22"/>
                  <w:lang w:val="en-US"/>
                </w:rPr>
                <w:t>6</w:t>
              </w:r>
            </w:ins>
            <w:del w:id="7613" w:author="JIE  SUN" w:date="2018-06-21T15:24:00Z">
              <w:r w:rsidR="00D5184D" w:rsidDel="008C1255">
                <w:rPr>
                  <w:rFonts w:ascii="SimSun" w:eastAsia="SimSun" w:hAnsi="SimSun" w:cs="SimSun" w:hint="eastAsia"/>
                  <w:color w:val="000000"/>
                  <w:sz w:val="22"/>
                  <w:lang w:val="en-US"/>
                </w:rPr>
                <w:delText>1</w:delText>
              </w:r>
            </w:del>
            <w:r w:rsidR="00D5184D">
              <w:rPr>
                <w:rFonts w:ascii="SimSun" w:eastAsia="SimSun" w:hAnsi="SimSun" w:cs="SimSun" w:hint="eastAsia"/>
                <w:color w:val="000000"/>
                <w:sz w:val="22"/>
                <w:lang w:val="en-US"/>
              </w:rPr>
              <w:t>0°</w:t>
            </w:r>
          </w:p>
        </w:tc>
      </w:tr>
      <w:tr w:rsidR="0087014B" w14:paraId="7FF079E9" w14:textId="77777777" w:rsidTr="002A37FC">
        <w:trPr>
          <w:trHeight w:val="286"/>
          <w:trPrChange w:id="7614" w:author="JIE  SUN" w:date="2018-06-22T18:33:00Z">
            <w:trPr>
              <w:trHeight w:val="286"/>
            </w:trPr>
          </w:trPrChange>
        </w:trPr>
        <w:tc>
          <w:tcPr>
            <w:tcW w:w="2379" w:type="dxa"/>
            <w:shd w:val="clear" w:color="auto" w:fill="auto"/>
            <w:vAlign w:val="center"/>
            <w:tcPrChange w:id="7615" w:author="JIE  SUN" w:date="2018-06-22T18:33:00Z">
              <w:tcPr>
                <w:tcW w:w="2067" w:type="dxa"/>
                <w:shd w:val="clear" w:color="auto" w:fill="auto"/>
                <w:vAlign w:val="center"/>
              </w:tcPr>
            </w:tcPrChange>
          </w:tcPr>
          <w:p w14:paraId="00AAF9A9" w14:textId="77777777"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Z-aixs</w:t>
            </w:r>
            <w:ins w:id="7616" w:author="JIE  SUN" w:date="2018-06-22T18:34:00Z">
              <w:r w:rsidR="002A37FC">
                <w:rPr>
                  <w:rFonts w:ascii="SimSun" w:eastAsia="SimSun" w:hAnsi="SimSun" w:cs="SimSun"/>
                  <w:color w:val="000000"/>
                  <w:sz w:val="22"/>
                  <w:lang w:val="en-US" w:bidi="ar"/>
                </w:rPr>
                <w:t xml:space="preserve"> Spining Angle</w:t>
              </w:r>
            </w:ins>
          </w:p>
        </w:tc>
        <w:tc>
          <w:tcPr>
            <w:tcW w:w="1873" w:type="dxa"/>
            <w:shd w:val="clear" w:color="auto" w:fill="auto"/>
            <w:vAlign w:val="center"/>
            <w:tcPrChange w:id="7617" w:author="JIE  SUN" w:date="2018-06-22T18:33:00Z">
              <w:tcPr>
                <w:tcW w:w="703" w:type="dxa"/>
                <w:shd w:val="clear" w:color="auto" w:fill="auto"/>
                <w:vAlign w:val="center"/>
              </w:tcPr>
            </w:tcPrChange>
          </w:tcPr>
          <w:p w14:paraId="3A388264" w14:textId="77777777" w:rsidR="0087014B" w:rsidRDefault="00D5184D">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7618" w:author="JIE  SUN" w:date="2018-06-21T15:24:00Z">
              <w:r w:rsidR="00BD3A93">
                <w:rPr>
                  <w:rFonts w:ascii="SimSun" w:eastAsia="SimSun" w:hAnsi="SimSun" w:cs="SimSun"/>
                  <w:color w:val="000000"/>
                  <w:sz w:val="22"/>
                  <w:lang w:val="en-US"/>
                </w:rPr>
                <w:t>6</w:t>
              </w:r>
            </w:ins>
            <w:del w:id="7619" w:author="JIE  SUN" w:date="2018-06-21T15:24:00Z">
              <w:r w:rsidDel="008C1255">
                <w:rPr>
                  <w:rFonts w:ascii="SimSun" w:eastAsia="SimSun" w:hAnsi="SimSun" w:cs="SimSun" w:hint="eastAsia"/>
                  <w:color w:val="000000"/>
                  <w:sz w:val="22"/>
                  <w:lang w:val="en-US"/>
                </w:rPr>
                <w:delText>1</w:delText>
              </w:r>
            </w:del>
            <w:r>
              <w:rPr>
                <w:rFonts w:ascii="SimSun" w:eastAsia="SimSun" w:hAnsi="SimSun" w:cs="SimSun" w:hint="eastAsia"/>
                <w:color w:val="000000"/>
                <w:sz w:val="22"/>
                <w:lang w:val="en-US"/>
              </w:rPr>
              <w:t>0°</w:t>
            </w:r>
          </w:p>
        </w:tc>
        <w:tc>
          <w:tcPr>
            <w:tcW w:w="1985" w:type="dxa"/>
            <w:shd w:val="clear" w:color="auto" w:fill="auto"/>
            <w:vAlign w:val="center"/>
            <w:tcPrChange w:id="7620" w:author="JIE  SUN" w:date="2018-06-22T18:33:00Z">
              <w:tcPr>
                <w:tcW w:w="1650" w:type="dxa"/>
                <w:shd w:val="clear" w:color="auto" w:fill="auto"/>
                <w:vAlign w:val="center"/>
              </w:tcPr>
            </w:tcPrChange>
          </w:tcPr>
          <w:p w14:paraId="24EF006F" w14:textId="77777777" w:rsidR="0087014B" w:rsidRDefault="00BD3A93">
            <w:pPr>
              <w:jc w:val="center"/>
              <w:rPr>
                <w:rFonts w:ascii="SimSun" w:eastAsia="SimSun" w:hAnsi="SimSun" w:cs="SimSun"/>
                <w:color w:val="000000"/>
                <w:sz w:val="22"/>
                <w:lang w:val="en-US"/>
              </w:rPr>
            </w:pPr>
            <w:ins w:id="7621" w:author="JIE  SUN" w:date="2018-06-21T15:24:00Z">
              <w:r>
                <w:rPr>
                  <w:rFonts w:ascii="SimSun" w:eastAsia="SimSun" w:hAnsi="SimSun" w:cs="SimSun"/>
                  <w:color w:val="000000"/>
                  <w:sz w:val="22"/>
                  <w:lang w:val="en-US"/>
                </w:rPr>
                <w:t>6</w:t>
              </w:r>
            </w:ins>
            <w:del w:id="7622" w:author="JIE  SUN" w:date="2018-06-21T15:24:00Z">
              <w:r w:rsidR="00D5184D" w:rsidDel="008C1255">
                <w:rPr>
                  <w:rFonts w:ascii="SimSun" w:eastAsia="SimSun" w:hAnsi="SimSun" w:cs="SimSun" w:hint="eastAsia"/>
                  <w:color w:val="000000"/>
                  <w:sz w:val="22"/>
                  <w:lang w:val="en-US"/>
                </w:rPr>
                <w:delText>1</w:delText>
              </w:r>
            </w:del>
            <w:r w:rsidR="00D5184D">
              <w:rPr>
                <w:rFonts w:ascii="SimSun" w:eastAsia="SimSun" w:hAnsi="SimSun" w:cs="SimSun" w:hint="eastAsia"/>
                <w:color w:val="000000"/>
                <w:sz w:val="22"/>
                <w:lang w:val="en-US"/>
              </w:rPr>
              <w:t>0°</w:t>
            </w:r>
          </w:p>
        </w:tc>
      </w:tr>
    </w:tbl>
    <w:p w14:paraId="4781ECCF" w14:textId="77777777" w:rsidR="00D6695F" w:rsidRDefault="00D6695F">
      <w:pPr>
        <w:rPr>
          <w:ins w:id="7623" w:author="JIE  SUN" w:date="2018-06-22T20:42:00Z"/>
        </w:rPr>
      </w:pPr>
      <w:ins w:id="7624" w:author="JIE  SUN" w:date="2018-06-22T18:47:00Z">
        <w:r>
          <w:t>The piece of code below realize this a judgement.</w:t>
        </w:r>
      </w:ins>
    </w:p>
    <w:p w14:paraId="5E66A321" w14:textId="77777777" w:rsidR="00CF4761" w:rsidRDefault="00CF4761">
      <w:pPr>
        <w:rPr>
          <w:ins w:id="7625" w:author="JIE  SUN" w:date="2018-06-22T20:43:00Z"/>
        </w:rPr>
      </w:pPr>
      <w:ins w:id="7626" w:author="JIE  SUN" w:date="2018-06-22T20:42: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].gyro_x[0</w:t>
        </w:r>
        <w:r>
          <w:rPr>
            <w:rFonts w:ascii="NSimSun" w:eastAsia="NSimSun" w:hAnsi="Times New Roman" w:cs="NSimSun"/>
            <w:color w:val="000000" w:themeColor="text1"/>
            <w:sz w:val="19"/>
            <w:szCs w:val="19"/>
          </w:rPr>
          <w:t xml:space="preserve">] </w:t>
        </w:r>
        <w:r w:rsidRPr="00CF4761">
          <w:rPr>
            <w:rPrChange w:id="7627" w:author="JIE  SUN" w:date="2018-06-22T20:43:00Z">
              <w:rPr>
                <w:rFonts w:ascii="NSimSun" w:eastAsia="NSimSun" w:hAnsi="Times New Roman" w:cs="NSimSun"/>
                <w:color w:val="000000" w:themeColor="text1"/>
                <w:sz w:val="19"/>
                <w:szCs w:val="19"/>
              </w:rPr>
            </w:rPrChange>
          </w:rPr>
          <w:t>and</w:t>
        </w:r>
        <w:r>
          <w:rPr>
            <w:rFonts w:ascii="NSimSun" w:eastAsia="NSimSun" w:hAnsi="Times New Roman" w:cs="NSimSun"/>
            <w:color w:val="000000" w:themeColor="text1"/>
            <w:sz w:val="19"/>
            <w:szCs w:val="19"/>
          </w:rPr>
          <w:t xml:space="preserve"> </w:t>
        </w:r>
        <w:r w:rsidRPr="00B056CD">
          <w:rPr>
            <w:rFonts w:ascii="NSimSun" w:eastAsia="NSimSun" w:hAnsi="Times New Roman" w:cs="NSimSun"/>
            <w:color w:val="000000" w:themeColor="text1"/>
            <w:sz w:val="19"/>
            <w:szCs w:val="19"/>
          </w:rPr>
          <w:t>action_123[0].gyro_x[1]</w:t>
        </w:r>
        <w:r>
          <w:rPr>
            <w:rFonts w:ascii="NSimSun" w:eastAsia="NSimSun" w:hAnsi="Times New Roman" w:cs="NSimSun"/>
            <w:color w:val="000000" w:themeColor="text1"/>
            <w:sz w:val="19"/>
            <w:szCs w:val="19"/>
          </w:rPr>
          <w:t xml:space="preserve"> </w:t>
        </w:r>
        <w:r w:rsidRPr="00CF4761">
          <w:rPr>
            <w:rPrChange w:id="7628" w:author="JIE  SUN" w:date="2018-06-22T20:43:00Z">
              <w:rPr>
                <w:rFonts w:ascii="NSimSun" w:eastAsia="NSimSun" w:hAnsi="Times New Roman" w:cs="NSimSun"/>
                <w:color w:val="000000" w:themeColor="text1"/>
                <w:sz w:val="19"/>
                <w:szCs w:val="19"/>
              </w:rPr>
            </w:rPrChange>
          </w:rPr>
          <w:t>represent the threshold data</w:t>
        </w:r>
      </w:ins>
      <w:ins w:id="7629" w:author="JIE  SUN" w:date="2018-06-22T20:44:00Z">
        <w:r>
          <w:t xml:space="preserve"> of spinning angle with X-axis</w:t>
        </w:r>
      </w:ins>
      <w:ins w:id="7630" w:author="JIE  SUN" w:date="2018-06-22T20:43:00Z">
        <w:r>
          <w:t>.</w:t>
        </w:r>
      </w:ins>
    </w:p>
    <w:p w14:paraId="228D1257" w14:textId="77777777" w:rsidR="00CF4761" w:rsidRDefault="00CF4761" w:rsidP="00CF4761">
      <w:pPr>
        <w:rPr>
          <w:ins w:id="7631" w:author="JIE  SUN" w:date="2018-06-22T20:45:00Z"/>
        </w:rPr>
      </w:pPr>
      <w:ins w:id="7632" w:author="JIE  SUN" w:date="2018-06-22T20:45: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0].gyro_y</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w:t>
        </w:r>
        <w:r w:rsidRPr="00B056CD">
          <w:rPr>
            <w:rFonts w:ascii="NSimSun" w:eastAsia="NSimSun" w:hAnsi="Times New Roman" w:cs="NSimSun"/>
            <w:color w:val="000000" w:themeColor="text1"/>
            <w:sz w:val="19"/>
            <w:szCs w:val="19"/>
          </w:rPr>
          <w:t>action_123[0</w:t>
        </w:r>
        <w:r>
          <w:rPr>
            <w:rFonts w:ascii="NSimSun" w:eastAsia="NSimSun" w:hAnsi="Times New Roman" w:cs="NSimSun"/>
            <w:color w:val="000000" w:themeColor="text1"/>
            <w:sz w:val="19"/>
            <w:szCs w:val="19"/>
          </w:rPr>
          <w:t>].gyro_y</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w:t>
        </w:r>
        <w:r>
          <w:rPr>
            <w:rFonts w:hint="eastAsia"/>
          </w:rPr>
          <w:t>Y</w:t>
        </w:r>
        <w:r>
          <w:t>-axis.</w:t>
        </w:r>
      </w:ins>
    </w:p>
    <w:p w14:paraId="190555EB" w14:textId="77777777" w:rsidR="00CF4761" w:rsidRDefault="00CF4761" w:rsidP="00CF4761">
      <w:pPr>
        <w:rPr>
          <w:ins w:id="7633" w:author="JIE  SUN" w:date="2018-06-22T20:45:00Z"/>
        </w:rPr>
      </w:pPr>
      <w:ins w:id="7634" w:author="JIE  SUN" w:date="2018-06-22T20:45: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0].gyro_</w:t>
        </w:r>
        <w:r>
          <w:rPr>
            <w:rFonts w:ascii="NSimSun" w:eastAsia="NSimSun" w:hAnsi="Times New Roman" w:cs="NSimSun" w:hint="eastAsia"/>
            <w:color w:val="000000" w:themeColor="text1"/>
            <w:sz w:val="19"/>
            <w:szCs w:val="19"/>
          </w:rPr>
          <w:t>z</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w:t>
        </w:r>
        <w:r w:rsidRPr="00B056CD">
          <w:rPr>
            <w:rFonts w:ascii="NSimSun" w:eastAsia="NSimSun" w:hAnsi="Times New Roman" w:cs="NSimSun"/>
            <w:color w:val="000000" w:themeColor="text1"/>
            <w:sz w:val="19"/>
            <w:szCs w:val="19"/>
          </w:rPr>
          <w:t>action_123[0</w:t>
        </w:r>
        <w:r>
          <w:rPr>
            <w:rFonts w:ascii="NSimSun" w:eastAsia="NSimSun" w:hAnsi="Times New Roman" w:cs="NSimSun"/>
            <w:color w:val="000000" w:themeColor="text1"/>
            <w:sz w:val="19"/>
            <w:szCs w:val="19"/>
          </w:rPr>
          <w:t>].gyro_z</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Z-axis.</w:t>
        </w:r>
      </w:ins>
    </w:p>
    <w:p w14:paraId="7CBDE8B1" w14:textId="77777777" w:rsidR="00D6695F" w:rsidRPr="00D6695F" w:rsidRDefault="00D6695F" w:rsidP="00D6695F">
      <w:pPr>
        <w:autoSpaceDE w:val="0"/>
        <w:autoSpaceDN w:val="0"/>
        <w:adjustRightInd w:val="0"/>
        <w:spacing w:after="0"/>
        <w:rPr>
          <w:ins w:id="7635" w:author="JIE  SUN" w:date="2018-06-22T18:47:00Z"/>
          <w:rFonts w:ascii="NSimSun" w:eastAsia="NSimSun" w:hAnsi="Times New Roman" w:cs="NSimSun"/>
          <w:color w:val="000000" w:themeColor="text1"/>
          <w:sz w:val="19"/>
          <w:szCs w:val="19"/>
          <w:rPrChange w:id="7636" w:author="JIE  SUN" w:date="2018-06-22T18:47:00Z">
            <w:rPr>
              <w:ins w:id="7637" w:author="JIE  SUN" w:date="2018-06-22T18:47:00Z"/>
              <w:rFonts w:ascii="NSimSun" w:eastAsia="NSimSun" w:hAnsi="Times New Roman" w:cs="NSimSun"/>
              <w:color w:val="000000"/>
              <w:sz w:val="19"/>
              <w:szCs w:val="19"/>
            </w:rPr>
          </w:rPrChange>
        </w:rPr>
      </w:pPr>
      <w:ins w:id="7638" w:author="JIE  SUN" w:date="2018-06-22T18:47:00Z">
        <w:r w:rsidRPr="00D6695F">
          <w:rPr>
            <w:rFonts w:ascii="NSimSun" w:eastAsia="NSimSun" w:hAnsi="Times New Roman" w:cs="NSimSun"/>
            <w:color w:val="000000" w:themeColor="text1"/>
            <w:sz w:val="19"/>
            <w:szCs w:val="19"/>
            <w:rPrChange w:id="7639" w:author="JIE  SUN" w:date="2018-06-22T18:47:00Z">
              <w:rPr>
                <w:rFonts w:ascii="NSimSun" w:eastAsia="NSimSun" w:hAnsi="Times New Roman" w:cs="NSimSun"/>
                <w:color w:val="008000"/>
                <w:sz w:val="19"/>
                <w:szCs w:val="19"/>
              </w:rPr>
            </w:rPrChange>
          </w:rPr>
          <w:t>i</w:t>
        </w:r>
        <w:r w:rsidR="00CF4761">
          <w:rPr>
            <w:rFonts w:ascii="NSimSun" w:eastAsia="NSimSun" w:hAnsi="Times New Roman" w:cs="NSimSun"/>
            <w:color w:val="000000" w:themeColor="text1"/>
            <w:sz w:val="19"/>
            <w:szCs w:val="19"/>
          </w:rPr>
          <w:t>f (Gyro.G_angle_x &gt; action_123[0</w:t>
        </w:r>
        <w:r w:rsidRPr="00D6695F">
          <w:rPr>
            <w:rFonts w:ascii="NSimSun" w:eastAsia="NSimSun" w:hAnsi="Times New Roman" w:cs="NSimSun"/>
            <w:color w:val="000000" w:themeColor="text1"/>
            <w:sz w:val="19"/>
            <w:szCs w:val="19"/>
            <w:rPrChange w:id="7640" w:author="JIE  SUN" w:date="2018-06-22T18:47:00Z">
              <w:rPr>
                <w:rFonts w:ascii="NSimSun" w:eastAsia="NSimSun" w:hAnsi="Times New Roman" w:cs="NSimSun"/>
                <w:color w:val="008000"/>
                <w:sz w:val="19"/>
                <w:szCs w:val="19"/>
              </w:rPr>
            </w:rPrChange>
          </w:rPr>
          <w:t>].gyro_x[1] || Gyro.G_angle_x &lt;  action_123[</w:t>
        </w:r>
      </w:ins>
      <w:ins w:id="7641" w:author="JIE  SUN" w:date="2018-06-22T20:42:00Z">
        <w:r w:rsidR="00CF4761">
          <w:rPr>
            <w:rFonts w:ascii="NSimSun" w:eastAsia="NSimSun" w:hAnsi="Times New Roman" w:cs="NSimSun"/>
            <w:color w:val="000000" w:themeColor="text1"/>
            <w:sz w:val="19"/>
            <w:szCs w:val="19"/>
          </w:rPr>
          <w:t>0</w:t>
        </w:r>
      </w:ins>
      <w:ins w:id="7642" w:author="JIE  SUN" w:date="2018-06-22T18:47:00Z">
        <w:r w:rsidRPr="00D6695F">
          <w:rPr>
            <w:rFonts w:ascii="NSimSun" w:eastAsia="NSimSun" w:hAnsi="Times New Roman" w:cs="NSimSun"/>
            <w:color w:val="000000" w:themeColor="text1"/>
            <w:sz w:val="19"/>
            <w:szCs w:val="19"/>
            <w:rPrChange w:id="7643" w:author="JIE  SUN" w:date="2018-06-22T18:47:00Z">
              <w:rPr>
                <w:rFonts w:ascii="NSimSun" w:eastAsia="NSimSun" w:hAnsi="Times New Roman" w:cs="NSimSun"/>
                <w:color w:val="008000"/>
                <w:sz w:val="19"/>
                <w:szCs w:val="19"/>
              </w:rPr>
            </w:rPrChange>
          </w:rPr>
          <w:t>].gyro_x[0])</w:t>
        </w:r>
      </w:ins>
    </w:p>
    <w:p w14:paraId="1C94C3B7" w14:textId="77777777" w:rsidR="00D6695F" w:rsidRPr="00D6695F" w:rsidRDefault="00D6695F" w:rsidP="00D6695F">
      <w:pPr>
        <w:autoSpaceDE w:val="0"/>
        <w:autoSpaceDN w:val="0"/>
        <w:adjustRightInd w:val="0"/>
        <w:spacing w:after="0"/>
        <w:rPr>
          <w:ins w:id="7644" w:author="JIE  SUN" w:date="2018-06-22T18:47:00Z"/>
          <w:rFonts w:ascii="NSimSun" w:eastAsia="NSimSun" w:hAnsi="Times New Roman" w:cs="NSimSun"/>
          <w:color w:val="000000" w:themeColor="text1"/>
          <w:sz w:val="19"/>
          <w:szCs w:val="19"/>
          <w:rPrChange w:id="7645" w:author="JIE  SUN" w:date="2018-06-22T18:47:00Z">
            <w:rPr>
              <w:ins w:id="7646" w:author="JIE  SUN" w:date="2018-06-22T18:47:00Z"/>
              <w:rFonts w:ascii="NSimSun" w:eastAsia="NSimSun" w:hAnsi="Times New Roman" w:cs="NSimSun"/>
              <w:color w:val="000000"/>
              <w:sz w:val="19"/>
              <w:szCs w:val="19"/>
            </w:rPr>
          </w:rPrChange>
        </w:rPr>
      </w:pPr>
      <w:ins w:id="7647" w:author="JIE  SUN" w:date="2018-06-22T18:47:00Z">
        <w:r w:rsidRPr="00D6695F">
          <w:rPr>
            <w:rFonts w:ascii="NSimSun" w:eastAsia="NSimSun" w:hAnsi="Times New Roman" w:cs="NSimSun"/>
            <w:color w:val="000000" w:themeColor="text1"/>
            <w:sz w:val="19"/>
            <w:szCs w:val="19"/>
            <w:rPrChange w:id="7648"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7649"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7650" w:author="JIE  SUN" w:date="2018-06-22T18:47:00Z">
              <w:rPr>
                <w:rFonts w:ascii="NSimSun" w:eastAsia="NSimSun" w:hAnsi="Times New Roman" w:cs="NSimSun"/>
                <w:color w:val="008000"/>
                <w:sz w:val="19"/>
                <w:szCs w:val="19"/>
              </w:rPr>
            </w:rPrChange>
          </w:rPr>
          <w:tab/>
          <w:t>continue;</w:t>
        </w:r>
      </w:ins>
    </w:p>
    <w:p w14:paraId="12250F3C" w14:textId="77777777" w:rsidR="00D6695F" w:rsidRPr="00D6695F" w:rsidRDefault="00D6695F" w:rsidP="00D6695F">
      <w:pPr>
        <w:autoSpaceDE w:val="0"/>
        <w:autoSpaceDN w:val="0"/>
        <w:adjustRightInd w:val="0"/>
        <w:spacing w:after="0"/>
        <w:rPr>
          <w:ins w:id="7651" w:author="JIE  SUN" w:date="2018-06-22T18:47:00Z"/>
          <w:rFonts w:ascii="NSimSun" w:eastAsia="NSimSun" w:hAnsi="Times New Roman" w:cs="NSimSun"/>
          <w:color w:val="000000" w:themeColor="text1"/>
          <w:sz w:val="19"/>
          <w:szCs w:val="19"/>
          <w:rPrChange w:id="7652" w:author="JIE  SUN" w:date="2018-06-22T18:47:00Z">
            <w:rPr>
              <w:ins w:id="7653" w:author="JIE  SUN" w:date="2018-06-22T18:47:00Z"/>
              <w:rFonts w:ascii="NSimSun" w:eastAsia="NSimSun" w:hAnsi="Times New Roman" w:cs="NSimSun"/>
              <w:color w:val="000000"/>
              <w:sz w:val="19"/>
              <w:szCs w:val="19"/>
            </w:rPr>
          </w:rPrChange>
        </w:rPr>
      </w:pPr>
      <w:ins w:id="7654" w:author="JIE  SUN" w:date="2018-06-22T18:47:00Z">
        <w:r w:rsidRPr="00D6695F">
          <w:rPr>
            <w:rFonts w:ascii="NSimSun" w:eastAsia="NSimSun" w:hAnsi="Times New Roman" w:cs="NSimSun"/>
            <w:color w:val="000000" w:themeColor="text1"/>
            <w:sz w:val="19"/>
            <w:szCs w:val="19"/>
            <w:rPrChange w:id="7655" w:author="JIE  SUN" w:date="2018-06-22T18:47:00Z">
              <w:rPr>
                <w:rFonts w:ascii="NSimSun" w:eastAsia="NSimSun" w:hAnsi="Times New Roman" w:cs="NSimSun"/>
                <w:color w:val="008000"/>
                <w:sz w:val="19"/>
                <w:szCs w:val="19"/>
              </w:rPr>
            </w:rPrChange>
          </w:rPr>
          <w:t>i</w:t>
        </w:r>
        <w:r w:rsidR="00CF4761">
          <w:rPr>
            <w:rFonts w:ascii="NSimSun" w:eastAsia="NSimSun" w:hAnsi="Times New Roman" w:cs="NSimSun"/>
            <w:color w:val="000000" w:themeColor="text1"/>
            <w:sz w:val="19"/>
            <w:szCs w:val="19"/>
          </w:rPr>
          <w:t>f (Gyro.G_angle_y &gt; action_123[</w:t>
        </w:r>
      </w:ins>
      <w:ins w:id="7656" w:author="JIE  SUN" w:date="2018-06-22T20:41:00Z">
        <w:r w:rsidR="00CF4761">
          <w:rPr>
            <w:rFonts w:ascii="NSimSun" w:eastAsia="NSimSun" w:hAnsi="Times New Roman" w:cs="NSimSun"/>
            <w:color w:val="000000" w:themeColor="text1"/>
            <w:sz w:val="19"/>
            <w:szCs w:val="19"/>
          </w:rPr>
          <w:t>0</w:t>
        </w:r>
      </w:ins>
      <w:ins w:id="7657" w:author="JIE  SUN" w:date="2018-06-22T18:47:00Z">
        <w:r w:rsidRPr="00D6695F">
          <w:rPr>
            <w:rFonts w:ascii="NSimSun" w:eastAsia="NSimSun" w:hAnsi="Times New Roman" w:cs="NSimSun"/>
            <w:color w:val="000000" w:themeColor="text1"/>
            <w:sz w:val="19"/>
            <w:szCs w:val="19"/>
            <w:rPrChange w:id="7658" w:author="JIE  SUN" w:date="2018-06-22T18:47:00Z">
              <w:rPr>
                <w:rFonts w:ascii="NSimSun" w:eastAsia="NSimSun" w:hAnsi="Times New Roman" w:cs="NSimSun"/>
                <w:color w:val="008000"/>
                <w:sz w:val="19"/>
                <w:szCs w:val="19"/>
              </w:rPr>
            </w:rPrChange>
          </w:rPr>
          <w:t>].gyro_y[1] || Gyro.G_angle_y &lt; action_123[</w:t>
        </w:r>
      </w:ins>
      <w:ins w:id="7659" w:author="JIE  SUN" w:date="2018-06-22T20:42:00Z">
        <w:r w:rsidR="00CF4761">
          <w:rPr>
            <w:rFonts w:ascii="NSimSun" w:eastAsia="NSimSun" w:hAnsi="Times New Roman" w:cs="NSimSun"/>
            <w:color w:val="000000" w:themeColor="text1"/>
            <w:sz w:val="19"/>
            <w:szCs w:val="19"/>
          </w:rPr>
          <w:t>0</w:t>
        </w:r>
      </w:ins>
      <w:ins w:id="7660" w:author="JIE  SUN" w:date="2018-06-22T18:47:00Z">
        <w:r w:rsidRPr="00D6695F">
          <w:rPr>
            <w:rFonts w:ascii="NSimSun" w:eastAsia="NSimSun" w:hAnsi="Times New Roman" w:cs="NSimSun"/>
            <w:color w:val="000000" w:themeColor="text1"/>
            <w:sz w:val="19"/>
            <w:szCs w:val="19"/>
            <w:rPrChange w:id="7661" w:author="JIE  SUN" w:date="2018-06-22T18:47:00Z">
              <w:rPr>
                <w:rFonts w:ascii="NSimSun" w:eastAsia="NSimSun" w:hAnsi="Times New Roman" w:cs="NSimSun"/>
                <w:color w:val="008000"/>
                <w:sz w:val="19"/>
                <w:szCs w:val="19"/>
              </w:rPr>
            </w:rPrChange>
          </w:rPr>
          <w:t>].gyro_y[0])</w:t>
        </w:r>
      </w:ins>
    </w:p>
    <w:p w14:paraId="32C63CC6" w14:textId="77777777" w:rsidR="00D6695F" w:rsidRPr="00D6695F" w:rsidRDefault="00D6695F" w:rsidP="00D6695F">
      <w:pPr>
        <w:autoSpaceDE w:val="0"/>
        <w:autoSpaceDN w:val="0"/>
        <w:adjustRightInd w:val="0"/>
        <w:spacing w:after="0"/>
        <w:rPr>
          <w:ins w:id="7662" w:author="JIE  SUN" w:date="2018-06-22T18:47:00Z"/>
          <w:rFonts w:ascii="NSimSun" w:eastAsia="NSimSun" w:hAnsi="Times New Roman" w:cs="NSimSun"/>
          <w:color w:val="000000" w:themeColor="text1"/>
          <w:sz w:val="19"/>
          <w:szCs w:val="19"/>
          <w:rPrChange w:id="7663" w:author="JIE  SUN" w:date="2018-06-22T18:47:00Z">
            <w:rPr>
              <w:ins w:id="7664" w:author="JIE  SUN" w:date="2018-06-22T18:47:00Z"/>
              <w:rFonts w:ascii="NSimSun" w:eastAsia="NSimSun" w:hAnsi="Times New Roman" w:cs="NSimSun"/>
              <w:color w:val="000000"/>
              <w:sz w:val="19"/>
              <w:szCs w:val="19"/>
            </w:rPr>
          </w:rPrChange>
        </w:rPr>
      </w:pPr>
      <w:ins w:id="7665" w:author="JIE  SUN" w:date="2018-06-22T18:47:00Z">
        <w:r w:rsidRPr="00D6695F">
          <w:rPr>
            <w:rFonts w:ascii="NSimSun" w:eastAsia="NSimSun" w:hAnsi="Times New Roman" w:cs="NSimSun"/>
            <w:color w:val="000000" w:themeColor="text1"/>
            <w:sz w:val="19"/>
            <w:szCs w:val="19"/>
            <w:rPrChange w:id="7666"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7667"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7668" w:author="JIE  SUN" w:date="2018-06-22T18:47:00Z">
              <w:rPr>
                <w:rFonts w:ascii="NSimSun" w:eastAsia="NSimSun" w:hAnsi="Times New Roman" w:cs="NSimSun"/>
                <w:color w:val="008000"/>
                <w:sz w:val="19"/>
                <w:szCs w:val="19"/>
              </w:rPr>
            </w:rPrChange>
          </w:rPr>
          <w:tab/>
          <w:t>continue;</w:t>
        </w:r>
      </w:ins>
    </w:p>
    <w:p w14:paraId="7A1658CF" w14:textId="77777777" w:rsidR="00D6695F" w:rsidRPr="00D6695F" w:rsidRDefault="00D6695F" w:rsidP="00D6695F">
      <w:pPr>
        <w:autoSpaceDE w:val="0"/>
        <w:autoSpaceDN w:val="0"/>
        <w:adjustRightInd w:val="0"/>
        <w:spacing w:after="0"/>
        <w:rPr>
          <w:ins w:id="7669" w:author="JIE  SUN" w:date="2018-06-22T18:47:00Z"/>
          <w:rFonts w:ascii="NSimSun" w:eastAsia="NSimSun" w:hAnsi="Times New Roman" w:cs="NSimSun"/>
          <w:color w:val="000000" w:themeColor="text1"/>
          <w:sz w:val="19"/>
          <w:szCs w:val="19"/>
          <w:rPrChange w:id="7670" w:author="JIE  SUN" w:date="2018-06-22T18:47:00Z">
            <w:rPr>
              <w:ins w:id="7671" w:author="JIE  SUN" w:date="2018-06-22T18:47:00Z"/>
              <w:rFonts w:ascii="NSimSun" w:eastAsia="NSimSun" w:hAnsi="Times New Roman" w:cs="NSimSun"/>
              <w:color w:val="000000"/>
              <w:sz w:val="19"/>
              <w:szCs w:val="19"/>
            </w:rPr>
          </w:rPrChange>
        </w:rPr>
      </w:pPr>
      <w:ins w:id="7672" w:author="JIE  SUN" w:date="2018-06-22T18:47:00Z">
        <w:r w:rsidRPr="00D6695F">
          <w:rPr>
            <w:rFonts w:ascii="NSimSun" w:eastAsia="NSimSun" w:hAnsi="Times New Roman" w:cs="NSimSun"/>
            <w:color w:val="000000" w:themeColor="text1"/>
            <w:sz w:val="19"/>
            <w:szCs w:val="19"/>
            <w:rPrChange w:id="7673" w:author="JIE  SUN" w:date="2018-06-22T18:47:00Z">
              <w:rPr>
                <w:rFonts w:ascii="NSimSun" w:eastAsia="NSimSun" w:hAnsi="Times New Roman" w:cs="NSimSun"/>
                <w:color w:val="008000"/>
                <w:sz w:val="19"/>
                <w:szCs w:val="19"/>
              </w:rPr>
            </w:rPrChange>
          </w:rPr>
          <w:t>if (Gyro.G_angle_z &gt; action_123[</w:t>
        </w:r>
      </w:ins>
      <w:ins w:id="7674" w:author="JIE  SUN" w:date="2018-06-22T20:42:00Z">
        <w:r w:rsidR="00CF4761">
          <w:rPr>
            <w:rFonts w:ascii="NSimSun" w:eastAsia="NSimSun" w:hAnsi="Times New Roman" w:cs="NSimSun"/>
            <w:color w:val="000000" w:themeColor="text1"/>
            <w:sz w:val="19"/>
            <w:szCs w:val="19"/>
          </w:rPr>
          <w:t>0</w:t>
        </w:r>
      </w:ins>
      <w:ins w:id="7675" w:author="JIE  SUN" w:date="2018-06-22T18:47:00Z">
        <w:r w:rsidRPr="00D6695F">
          <w:rPr>
            <w:rFonts w:ascii="NSimSun" w:eastAsia="NSimSun" w:hAnsi="Times New Roman" w:cs="NSimSun"/>
            <w:color w:val="000000" w:themeColor="text1"/>
            <w:sz w:val="19"/>
            <w:szCs w:val="19"/>
            <w:rPrChange w:id="7676" w:author="JIE  SUN" w:date="2018-06-22T18:47:00Z">
              <w:rPr>
                <w:rFonts w:ascii="NSimSun" w:eastAsia="NSimSun" w:hAnsi="Times New Roman" w:cs="NSimSun"/>
                <w:color w:val="008000"/>
                <w:sz w:val="19"/>
                <w:szCs w:val="19"/>
              </w:rPr>
            </w:rPrChange>
          </w:rPr>
          <w:t>].gyro_z[1] || Gyro.G_angle_z &lt; action_123[</w:t>
        </w:r>
      </w:ins>
      <w:ins w:id="7677" w:author="JIE  SUN" w:date="2018-06-22T20:42:00Z">
        <w:r w:rsidR="00CF4761">
          <w:rPr>
            <w:rFonts w:ascii="NSimSun" w:eastAsia="NSimSun" w:hAnsi="Times New Roman" w:cs="NSimSun"/>
            <w:color w:val="000000" w:themeColor="text1"/>
            <w:sz w:val="19"/>
            <w:szCs w:val="19"/>
          </w:rPr>
          <w:t>0</w:t>
        </w:r>
      </w:ins>
      <w:ins w:id="7678" w:author="JIE  SUN" w:date="2018-06-22T18:47:00Z">
        <w:r w:rsidRPr="00D6695F">
          <w:rPr>
            <w:rFonts w:ascii="NSimSun" w:eastAsia="NSimSun" w:hAnsi="Times New Roman" w:cs="NSimSun"/>
            <w:color w:val="000000" w:themeColor="text1"/>
            <w:sz w:val="19"/>
            <w:szCs w:val="19"/>
            <w:rPrChange w:id="7679" w:author="JIE  SUN" w:date="2018-06-22T18:47:00Z">
              <w:rPr>
                <w:rFonts w:ascii="NSimSun" w:eastAsia="NSimSun" w:hAnsi="Times New Roman" w:cs="NSimSun"/>
                <w:color w:val="008000"/>
                <w:sz w:val="19"/>
                <w:szCs w:val="19"/>
              </w:rPr>
            </w:rPrChange>
          </w:rPr>
          <w:t>].gyro_z[0])</w:t>
        </w:r>
      </w:ins>
    </w:p>
    <w:p w14:paraId="4659F815" w14:textId="77777777" w:rsidR="00125910" w:rsidRPr="00D6695F" w:rsidRDefault="00D6695F">
      <w:pPr>
        <w:rPr>
          <w:ins w:id="7680" w:author="JIE  SUN" w:date="2018-06-22T18:47:00Z"/>
          <w:color w:val="000000" w:themeColor="text1"/>
          <w:rPrChange w:id="7681" w:author="JIE  SUN" w:date="2018-06-22T18:47:00Z">
            <w:rPr>
              <w:ins w:id="7682" w:author="JIE  SUN" w:date="2018-06-22T18:47:00Z"/>
            </w:rPr>
          </w:rPrChange>
        </w:rPr>
      </w:pPr>
      <w:ins w:id="7683" w:author="JIE  SUN" w:date="2018-06-22T18:47:00Z">
        <w:r w:rsidRPr="00D6695F">
          <w:rPr>
            <w:rFonts w:ascii="NSimSun" w:eastAsia="NSimSun" w:hAnsi="Times New Roman" w:cs="NSimSun"/>
            <w:color w:val="000000" w:themeColor="text1"/>
            <w:sz w:val="19"/>
            <w:szCs w:val="19"/>
            <w:rPrChange w:id="7684"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7685"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7686" w:author="JIE  SUN" w:date="2018-06-22T18:47:00Z">
              <w:rPr>
                <w:rFonts w:ascii="NSimSun" w:eastAsia="NSimSun" w:hAnsi="Times New Roman" w:cs="NSimSun"/>
                <w:color w:val="008000"/>
                <w:sz w:val="19"/>
                <w:szCs w:val="19"/>
              </w:rPr>
            </w:rPrChange>
          </w:rPr>
          <w:tab/>
          <w:t>continue;</w:t>
        </w:r>
        <w:r w:rsidRPr="00D6695F">
          <w:rPr>
            <w:color w:val="000000" w:themeColor="text1"/>
            <w:rPrChange w:id="7687" w:author="JIE  SUN" w:date="2018-06-22T18:47:00Z">
              <w:rPr/>
            </w:rPrChange>
          </w:rPr>
          <w:t xml:space="preserve"> </w:t>
        </w:r>
      </w:ins>
    </w:p>
    <w:p w14:paraId="048F1347" w14:textId="77777777" w:rsidR="00D6695F" w:rsidRDefault="00D6695F">
      <w:pPr>
        <w:rPr>
          <w:ins w:id="7688" w:author="JIE  SUN" w:date="2018-06-22T18:47:00Z"/>
        </w:rPr>
      </w:pPr>
    </w:p>
    <w:p w14:paraId="7FE32F81" w14:textId="77777777" w:rsidR="00D6695F" w:rsidRDefault="00D6695F">
      <w:pPr>
        <w:rPr>
          <w:ins w:id="7689" w:author="JIE  SUN" w:date="2018-06-22T15:21:00Z"/>
        </w:rPr>
      </w:pPr>
    </w:p>
    <w:p w14:paraId="49A26837" w14:textId="77777777" w:rsidR="00125910" w:rsidRDefault="00125910">
      <w:pPr>
        <w:rPr>
          <w:ins w:id="7690" w:author="JIE  SUN" w:date="2018-06-22T17:23:00Z"/>
        </w:rPr>
      </w:pPr>
      <w:ins w:id="7691" w:author="JIE  SUN" w:date="2018-06-22T15:21:00Z">
        <w:r>
          <w:t>Condition 2:</w:t>
        </w:r>
      </w:ins>
      <w:ins w:id="7692" w:author="JIE  SUN" w:date="2018-06-22T15:31:00Z">
        <w:r w:rsidR="00EA6424">
          <w:t xml:space="preserve"> Restricting a range of the change of inclination </w:t>
        </w:r>
      </w:ins>
      <w:ins w:id="7693" w:author="JIE  SUN" w:date="2018-06-22T15:32:00Z">
        <w:r w:rsidR="00EA6424">
          <w:t>angles with three direction axes,</w:t>
        </w:r>
      </w:ins>
      <w:ins w:id="7694" w:author="JIE  SUN" w:date="2018-06-22T15:33:00Z">
        <w:r w:rsidR="00EA6424">
          <w:t xml:space="preserve"> which can be seen in Table 4.2 below, when the three direction data can all meet the standards, which means those data are </w:t>
        </w:r>
      </w:ins>
      <w:ins w:id="7695" w:author="JIE  SUN" w:date="2018-06-22T15:35:00Z">
        <w:r w:rsidR="00EA6424">
          <w:t>available</w:t>
        </w:r>
      </w:ins>
      <w:ins w:id="7696" w:author="JIE  SUN" w:date="2018-06-22T15:33:00Z">
        <w:r w:rsidR="00EA6424">
          <w:t xml:space="preserve"> </w:t>
        </w:r>
      </w:ins>
      <w:ins w:id="7697" w:author="JIE  SUN" w:date="2018-06-22T15:35:00Z">
        <w:r w:rsidR="00EA6424">
          <w:t>data.</w:t>
        </w:r>
      </w:ins>
      <w:ins w:id="7698" w:author="JIE  SUN" w:date="2018-06-22T15:33:00Z">
        <w:r w:rsidR="00EA6424">
          <w:t xml:space="preserve"> </w:t>
        </w:r>
      </w:ins>
      <w:ins w:id="7699" w:author="JIE  SUN" w:date="2018-06-22T15:32:00Z">
        <w:r w:rsidR="00EA6424">
          <w:t xml:space="preserve"> </w:t>
        </w:r>
      </w:ins>
    </w:p>
    <w:p w14:paraId="7684E5A9" w14:textId="77777777" w:rsidR="0087014B" w:rsidRDefault="006254B9">
      <w:pPr>
        <w:jc w:val="center"/>
        <w:rPr>
          <w:del w:id="7700" w:author="像个男人一样" w:date="2018-03-21T02:17:00Z"/>
        </w:rPr>
        <w:pPrChange w:id="7701" w:author="JIE  SUN" w:date="2018-06-22T17:24:00Z">
          <w:pPr/>
        </w:pPrChange>
      </w:pPr>
      <w:ins w:id="7702" w:author="JIE  SUN" w:date="2018-06-22T17:23:00Z">
        <w:r>
          <w:rPr>
            <w:noProof/>
          </w:rPr>
          <w:drawing>
            <wp:inline distT="0" distB="0" distL="0" distR="0" wp14:anchorId="34CD6F58" wp14:editId="48356041">
              <wp:extent cx="4572000" cy="2743200"/>
              <wp:effectExtent l="0" t="0" r="0" b="0"/>
              <wp:docPr id="77" name="Chart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ins>
    </w:p>
    <w:p w14:paraId="636B82DF" w14:textId="77777777" w:rsidR="0087014B" w:rsidRDefault="00D5184D">
      <w:pPr>
        <w:jc w:val="center"/>
        <w:rPr>
          <w:ins w:id="7703" w:author="像个男人一样" w:date="2018-03-21T02:18:00Z"/>
        </w:rPr>
        <w:pPrChange w:id="7704" w:author="JIE  SUN" w:date="2018-06-22T17:24:00Z">
          <w:pPr/>
        </w:pPrChange>
      </w:pPr>
      <w:del w:id="7705" w:author="JIE  SUN" w:date="2018-06-21T15:33:00Z">
        <w:r w:rsidDel="00CC26B7">
          <w:rPr>
            <w:noProof/>
          </w:rPr>
          <w:drawing>
            <wp:inline distT="0" distB="0" distL="114300" distR="114300" wp14:anchorId="42BA7CEC" wp14:editId="07574560">
              <wp:extent cx="5472430" cy="2743200"/>
              <wp:effectExtent l="4445" t="5080" r="9525" b="13970"/>
              <wp:docPr id="40"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del>
    </w:p>
    <w:p w14:paraId="2E88963B" w14:textId="77777777" w:rsidR="0087014B" w:rsidRDefault="00D5184D">
      <w:pPr>
        <w:pStyle w:val="Caption"/>
        <w:jc w:val="center"/>
        <w:pPrChange w:id="7706" w:author="jie sun" w:date="2018-04-16T21:42:00Z">
          <w:pPr/>
        </w:pPrChange>
      </w:pPr>
      <w:bookmarkStart w:id="7707" w:name="_Toc517801905"/>
      <w:ins w:id="7708" w:author="像个男人一样" w:date="2018-03-21T02:24:00Z">
        <w:r>
          <w:t xml:space="preserve">Figure </w:t>
        </w:r>
      </w:ins>
      <w:ins w:id="7709" w:author="JIE  SUN" w:date="2018-06-21T13:36:00Z">
        <w:r w:rsidR="00A64E7B">
          <w:fldChar w:fldCharType="begin"/>
        </w:r>
        <w:r w:rsidR="00A64E7B">
          <w:instrText xml:space="preserve"> STYLEREF 1 \s </w:instrText>
        </w:r>
      </w:ins>
      <w:r w:rsidR="00A64E7B">
        <w:fldChar w:fldCharType="separate"/>
      </w:r>
      <w:r w:rsidR="00A64E7B">
        <w:rPr>
          <w:noProof/>
        </w:rPr>
        <w:t>4</w:t>
      </w:r>
      <w:ins w:id="7710"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7711" w:author="JIE  SUN" w:date="2018-06-21T13:36:00Z">
        <w:r w:rsidR="00A64E7B">
          <w:rPr>
            <w:noProof/>
          </w:rPr>
          <w:t>13</w:t>
        </w:r>
        <w:r w:rsidR="00A64E7B">
          <w:fldChar w:fldCharType="end"/>
        </w:r>
      </w:ins>
      <w:ins w:id="7712" w:author="jie sun" w:date="2018-04-19T13:00:00Z">
        <w:del w:id="7713" w:author="JIE  SUN" w:date="2018-06-21T13:34:00Z">
          <w:r w:rsidR="00083FE7" w:rsidDel="00A64E7B">
            <w:fldChar w:fldCharType="begin"/>
          </w:r>
          <w:r w:rsidR="00083FE7" w:rsidDel="00A64E7B">
            <w:delInstrText xml:space="preserve"> STYLEREF 1 \s </w:delInstrText>
          </w:r>
        </w:del>
      </w:ins>
      <w:del w:id="7714" w:author="JIE  SUN" w:date="2018-06-21T13:34:00Z">
        <w:r w:rsidR="00083FE7" w:rsidDel="00A64E7B">
          <w:fldChar w:fldCharType="separate"/>
        </w:r>
        <w:r w:rsidR="00083FE7" w:rsidDel="00A64E7B">
          <w:rPr>
            <w:noProof/>
          </w:rPr>
          <w:delText>4</w:delText>
        </w:r>
      </w:del>
      <w:ins w:id="7715" w:author="jie sun" w:date="2018-04-19T13:00:00Z">
        <w:del w:id="7716"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717" w:author="JIE  SUN" w:date="2018-06-21T13:34:00Z">
        <w:r w:rsidR="00083FE7" w:rsidDel="00A64E7B">
          <w:fldChar w:fldCharType="separate"/>
        </w:r>
      </w:del>
      <w:ins w:id="7718" w:author="jie sun" w:date="2018-04-19T13:00:00Z">
        <w:del w:id="7719" w:author="JIE  SUN" w:date="2018-06-21T13:34:00Z">
          <w:r w:rsidR="00083FE7" w:rsidDel="00A64E7B">
            <w:rPr>
              <w:noProof/>
            </w:rPr>
            <w:delText>12</w:delText>
          </w:r>
          <w:r w:rsidR="00083FE7" w:rsidDel="00A64E7B">
            <w:fldChar w:fldCharType="end"/>
          </w:r>
        </w:del>
      </w:ins>
      <w:ins w:id="7720" w:author="像个男人一样" w:date="2018-03-21T02:24:00Z">
        <w:del w:id="7721"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7722" w:author="像个男人一样" w:date="2018-03-22T11:51:00Z">
        <w:del w:id="7723" w:author="jie sun" w:date="2018-04-10T21:45:00Z">
          <w:r w:rsidDel="00454521">
            <w:delText>11</w:delText>
          </w:r>
        </w:del>
      </w:ins>
      <w:ins w:id="7724" w:author="像个男人一样" w:date="2018-03-21T02:24:00Z">
        <w:del w:id="7725" w:author="jie sun" w:date="2018-04-10T21:45:00Z">
          <w:r w:rsidDel="00454521">
            <w:fldChar w:fldCharType="end"/>
          </w:r>
        </w:del>
        <w:bookmarkStart w:id="7726" w:name="_Toc13849"/>
        <w:bookmarkStart w:id="7727" w:name="_Toc32717"/>
        <w:bookmarkStart w:id="7728" w:name="_Toc11609"/>
        <w:bookmarkStart w:id="7729" w:name="_Toc8246"/>
        <w:bookmarkStart w:id="7730" w:name="_Toc7010"/>
        <w:bookmarkStart w:id="7731" w:name="_Toc14342"/>
        <w:bookmarkStart w:id="7732" w:name="_Toc24981"/>
        <w:bookmarkStart w:id="7733" w:name="_Toc15375"/>
        <w:bookmarkStart w:id="7734" w:name="_Toc2368"/>
        <w:bookmarkStart w:id="7735" w:name="_Toc3398"/>
        <w:bookmarkStart w:id="7736" w:name="_Toc1006"/>
        <w:bookmarkStart w:id="7737" w:name="_Toc6135"/>
        <w:bookmarkStart w:id="7738" w:name="_Toc4731"/>
        <w:bookmarkStart w:id="7739" w:name="_Toc16626"/>
        <w:bookmarkStart w:id="7740" w:name="_Toc19911"/>
        <w:bookmarkStart w:id="7741" w:name="_Toc6386"/>
        <w:bookmarkStart w:id="7742" w:name="_Toc13498"/>
        <w:bookmarkStart w:id="7743" w:name="_Toc13235"/>
        <w:bookmarkStart w:id="7744" w:name="_Toc17204"/>
        <w:bookmarkStart w:id="7745" w:name="_Toc13777"/>
        <w:bookmarkStart w:id="7746" w:name="_Toc18709"/>
        <w:bookmarkStart w:id="7747" w:name="_Toc12095"/>
        <w:bookmarkStart w:id="7748" w:name="_Toc704"/>
        <w:bookmarkStart w:id="7749" w:name="_Toc19833"/>
        <w:bookmarkStart w:id="7750" w:name="_Toc17613"/>
        <w:r>
          <w:rPr>
            <w:rFonts w:hint="eastAsia"/>
          </w:rPr>
          <w:t xml:space="preserve">: </w:t>
        </w:r>
        <w:del w:id="7751" w:author="JIE  SUN" w:date="2018-06-22T15:11:00Z">
          <w:r w:rsidDel="00CB6E76">
            <w:rPr>
              <w:rFonts w:hint="eastAsia"/>
            </w:rPr>
            <w:delText xml:space="preserve">Angles </w:delText>
          </w:r>
        </w:del>
      </w:ins>
      <w:ins w:id="7752" w:author="jie sun" w:date="2018-04-16T22:34:00Z">
        <w:del w:id="7753" w:author="JIE  SUN" w:date="2018-06-22T15:11:00Z">
          <w:r w:rsidR="00D5763B" w:rsidDel="00CB6E76">
            <w:delText>W</w:delText>
          </w:r>
        </w:del>
      </w:ins>
      <w:ins w:id="7754" w:author="像个男人一样" w:date="2018-03-21T02:24:00Z">
        <w:del w:id="7755" w:author="JIE  SUN" w:date="2018-06-22T15:11:00Z">
          <w:r w:rsidDel="00CB6E76">
            <w:rPr>
              <w:rFonts w:hint="eastAsia"/>
            </w:rPr>
            <w:delText xml:space="preserve">with </w:delText>
          </w:r>
        </w:del>
      </w:ins>
      <w:ins w:id="7756" w:author="jie sun" w:date="2018-04-16T22:34:00Z">
        <w:del w:id="7757" w:author="JIE  SUN" w:date="2018-06-22T15:11:00Z">
          <w:r w:rsidR="00D5763B" w:rsidDel="00CB6E76">
            <w:delText>T</w:delText>
          </w:r>
        </w:del>
      </w:ins>
      <w:ins w:id="7758" w:author="像个男人一样" w:date="2018-03-21T02:24:00Z">
        <w:del w:id="7759" w:author="JIE  SUN" w:date="2018-06-22T15:11:00Z">
          <w:r w:rsidDel="00CB6E76">
            <w:rPr>
              <w:rFonts w:hint="eastAsia"/>
            </w:rPr>
            <w:delText xml:space="preserve">the </w:delText>
          </w:r>
        </w:del>
      </w:ins>
      <w:ins w:id="7760" w:author="jie sun" w:date="2018-04-16T22:34:00Z">
        <w:del w:id="7761" w:author="JIE  SUN" w:date="2018-06-22T15:11:00Z">
          <w:r w:rsidR="00D5763B" w:rsidDel="00CB6E76">
            <w:delText>G</w:delText>
          </w:r>
        </w:del>
      </w:ins>
      <w:ins w:id="7762" w:author="像个男人一样" w:date="2018-03-21T02:24:00Z">
        <w:del w:id="7763" w:author="JIE  SUN" w:date="2018-06-22T15:11:00Z">
          <w:r w:rsidDel="00CB6E76">
            <w:rPr>
              <w:rFonts w:hint="eastAsia"/>
            </w:rPr>
            <w:delText xml:space="preserve">gravity </w:delText>
          </w:r>
        </w:del>
      </w:ins>
      <w:ins w:id="7764" w:author="jie sun" w:date="2018-04-16T22:34:00Z">
        <w:del w:id="7765" w:author="JIE  SUN" w:date="2018-06-22T15:11:00Z">
          <w:r w:rsidR="00D5763B" w:rsidDel="00CB6E76">
            <w:delText>C</w:delText>
          </w:r>
        </w:del>
      </w:ins>
      <w:ins w:id="7766" w:author="像个男人一样" w:date="2018-03-21T02:24:00Z">
        <w:del w:id="7767" w:author="JIE  SUN" w:date="2018-06-22T15:11:00Z">
          <w:r w:rsidDel="00CB6E76">
            <w:rPr>
              <w:rFonts w:hint="eastAsia"/>
            </w:rPr>
            <w:delText>changes</w:delText>
          </w:r>
          <w:r w:rsidDel="00CB6E76">
            <w:rPr>
              <w:rFonts w:hint="eastAsia"/>
              <w:lang w:val="en-US"/>
            </w:rPr>
            <w:delText xml:space="preserve"> </w:delText>
          </w:r>
        </w:del>
      </w:ins>
      <w:ins w:id="7768" w:author="jie sun" w:date="2018-04-16T22:34:00Z">
        <w:del w:id="7769" w:author="JIE  SUN" w:date="2018-06-22T15:11:00Z">
          <w:r w:rsidR="00D5763B" w:rsidDel="00CB6E76">
            <w:rPr>
              <w:lang w:val="en-US"/>
            </w:rPr>
            <w:delText>I</w:delText>
          </w:r>
        </w:del>
      </w:ins>
      <w:ins w:id="7770" w:author="像个男人一样" w:date="2018-03-21T02:24:00Z">
        <w:del w:id="7771" w:author="JIE  SUN" w:date="2018-06-22T15:11:00Z">
          <w:r w:rsidDel="00CB6E76">
            <w:rPr>
              <w:rFonts w:hint="eastAsia"/>
              <w:lang w:val="en-US"/>
            </w:rPr>
            <w:delText xml:space="preserve">in </w:delText>
          </w:r>
        </w:del>
      </w:ins>
      <w:ins w:id="7772" w:author="jie sun" w:date="2018-04-16T22:34:00Z">
        <w:del w:id="7773" w:author="JIE  SUN" w:date="2018-06-22T15:11:00Z">
          <w:r w:rsidR="00D5763B" w:rsidDel="00CB6E76">
            <w:rPr>
              <w:lang w:val="en-US"/>
            </w:rPr>
            <w:delText>A</w:delText>
          </w:r>
        </w:del>
      </w:ins>
      <w:ins w:id="7774" w:author="像个男人一样" w:date="2018-03-21T02:24:00Z">
        <w:del w:id="7775" w:author="JIE  SUN" w:date="2018-06-22T15:11:00Z">
          <w:r w:rsidDel="00CB6E76">
            <w:rPr>
              <w:rFonts w:hint="eastAsia"/>
              <w:lang w:val="en-US"/>
            </w:rPr>
            <w:delText>action1</w:delText>
          </w:r>
        </w:del>
      </w:ins>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ins w:id="7776" w:author="JIE  SUN" w:date="2018-06-22T15:11:00Z">
        <w:r w:rsidR="00CB6E76">
          <w:t xml:space="preserve"> The Inclination angle change in Gesture 1</w:t>
        </w:r>
      </w:ins>
      <w:bookmarkEnd w:id="7707"/>
    </w:p>
    <w:p w14:paraId="48F81A84" w14:textId="77777777" w:rsidR="0087014B" w:rsidRPr="00677487" w:rsidDel="00125910" w:rsidRDefault="00D5184D">
      <w:pPr>
        <w:pStyle w:val="Caption"/>
        <w:rPr>
          <w:ins w:id="7777" w:author="像个男人一样" w:date="2018-03-22T11:49:00Z"/>
          <w:del w:id="7778" w:author="JIE  SUN" w:date="2018-06-22T15:11:00Z"/>
          <w:color w:val="auto"/>
          <w:rPrChange w:id="7779" w:author="jie sun" w:date="2018-04-08T14:43:00Z">
            <w:rPr>
              <w:ins w:id="7780" w:author="像个男人一样" w:date="2018-03-22T11:49:00Z"/>
              <w:del w:id="7781" w:author="JIE  SUN" w:date="2018-06-22T15:11:00Z"/>
              <w:color w:val="44546A" w:themeColor="text2"/>
              <w:lang w:val="en-US"/>
            </w:rPr>
          </w:rPrChange>
        </w:rPr>
        <w:pPrChange w:id="7782" w:author="像个男人一样" w:date="2018-03-21T02:25:00Z">
          <w:pPr/>
        </w:pPrChange>
      </w:pPr>
      <w:del w:id="7783" w:author="JIE  SUN" w:date="2018-06-22T15:11:00Z">
        <w:r w:rsidRPr="00677487" w:rsidDel="00125910">
          <w:rPr>
            <w:iCs w:val="0"/>
            <w:rPrChange w:id="7784" w:author="jie sun" w:date="2018-04-08T14:43:00Z">
              <w:rPr>
                <w:iCs/>
                <w:lang w:val="en-US"/>
              </w:rPr>
            </w:rPrChange>
          </w:rPr>
          <w:delText xml:space="preserve">Predicting the angle </w:delText>
        </w:r>
      </w:del>
      <w:del w:id="7785" w:author="JIE  SUN" w:date="2018-06-21T15:34:00Z">
        <w:r w:rsidRPr="00677487" w:rsidDel="00036E98">
          <w:rPr>
            <w:iCs w:val="0"/>
            <w:rPrChange w:id="7786" w:author="jie sun" w:date="2018-04-08T14:43:00Z">
              <w:rPr>
                <w:iCs/>
                <w:lang w:val="en-US"/>
              </w:rPr>
            </w:rPrChange>
          </w:rPr>
          <w:delText xml:space="preserve">range </w:delText>
        </w:r>
      </w:del>
      <w:del w:id="7787" w:author="JIE  SUN" w:date="2018-06-22T15:11:00Z">
        <w:r w:rsidRPr="00677487" w:rsidDel="00125910">
          <w:rPr>
            <w:iCs w:val="0"/>
            <w:rPrChange w:id="7788" w:author="jie sun" w:date="2018-04-08T14:43:00Z">
              <w:rPr>
                <w:iCs/>
                <w:lang w:val="en-US"/>
              </w:rPr>
            </w:rPrChange>
          </w:rPr>
          <w:delText xml:space="preserve">by Accelerometer data, keeping in this range for a long time, when getting the large angle to show </w:delText>
        </w:r>
        <w:bookmarkStart w:id="7789" w:name="OLE_LINK18"/>
        <w:r w:rsidRPr="00677487" w:rsidDel="00125910">
          <w:rPr>
            <w:iCs w:val="0"/>
            <w:rPrChange w:id="7790" w:author="jie sun" w:date="2018-04-08T14:43:00Z">
              <w:rPr>
                <w:iCs/>
                <w:lang w:val="en-US"/>
              </w:rPr>
            </w:rPrChange>
          </w:rPr>
          <w:delText>a stronger light</w:delText>
        </w:r>
        <w:bookmarkEnd w:id="7789"/>
        <w:r w:rsidRPr="00677487" w:rsidDel="00125910">
          <w:rPr>
            <w:iCs w:val="0"/>
            <w:rPrChange w:id="7791" w:author="jie sun" w:date="2018-04-08T14:43:00Z">
              <w:rPr>
                <w:iCs/>
                <w:lang w:val="en-US"/>
              </w:rPr>
            </w:rPrChange>
          </w:rPr>
          <w:delText>.</w:delText>
        </w:r>
      </w:del>
    </w:p>
    <w:p w14:paraId="711E25EC" w14:textId="77777777" w:rsidR="0087014B" w:rsidRDefault="0087014B">
      <w:pPr>
        <w:rPr>
          <w:ins w:id="7792" w:author="像个男人一样" w:date="2018-03-22T11:49:00Z"/>
          <w:lang w:val="en-US"/>
        </w:rPr>
      </w:pPr>
    </w:p>
    <w:p w14:paraId="2CA1C51F" w14:textId="77777777" w:rsidR="0087014B" w:rsidRDefault="00D5184D">
      <w:pPr>
        <w:pStyle w:val="Caption"/>
        <w:jc w:val="center"/>
        <w:rPr>
          <w:ins w:id="7793" w:author="jie sun" w:date="2018-04-18T21:07:00Z"/>
        </w:rPr>
      </w:pPr>
      <w:bookmarkStart w:id="7794" w:name="_Toc511906363"/>
      <w:ins w:id="7795" w:author="像个男人一样" w:date="2018-03-22T11:49:00Z">
        <w:r>
          <w:t xml:space="preserve">Table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Table \* ARABIC \s 1 </w:instrText>
        </w:r>
        <w:r>
          <w:fldChar w:fldCharType="separate"/>
        </w:r>
      </w:ins>
      <w:ins w:id="7796" w:author="像个男人一样" w:date="2018-03-22T11:51:00Z">
        <w:r>
          <w:t>2</w:t>
        </w:r>
      </w:ins>
      <w:ins w:id="7797" w:author="像个男人一样" w:date="2018-03-22T11:49:00Z">
        <w:r>
          <w:fldChar w:fldCharType="end"/>
        </w:r>
        <w:bookmarkStart w:id="7798" w:name="_Toc7759"/>
        <w:bookmarkStart w:id="7799" w:name="_Toc18308"/>
        <w:bookmarkStart w:id="7800" w:name="_Toc8218"/>
        <w:bookmarkStart w:id="7801" w:name="_Toc15389"/>
        <w:bookmarkStart w:id="7802" w:name="_Toc5363"/>
        <w:bookmarkStart w:id="7803" w:name="_Toc26874"/>
        <w:bookmarkStart w:id="7804" w:name="_Toc5248"/>
        <w:bookmarkStart w:id="7805" w:name="_Toc26946"/>
        <w:bookmarkStart w:id="7806" w:name="_Toc2727"/>
        <w:bookmarkStart w:id="7807" w:name="_Toc13230"/>
        <w:bookmarkStart w:id="7808" w:name="_Toc24763"/>
        <w:bookmarkStart w:id="7809" w:name="_Toc21724"/>
        <w:bookmarkStart w:id="7810" w:name="_Toc32446"/>
        <w:bookmarkStart w:id="7811" w:name="_Toc14924"/>
        <w:bookmarkStart w:id="7812" w:name="_Toc26218"/>
        <w:bookmarkStart w:id="7813" w:name="_Toc22717"/>
        <w:bookmarkStart w:id="7814" w:name="_Toc15613"/>
        <w:bookmarkStart w:id="7815" w:name="_Toc10914"/>
        <w:bookmarkStart w:id="7816" w:name="_Toc31757"/>
        <w:bookmarkStart w:id="7817" w:name="_Toc12027"/>
        <w:bookmarkStart w:id="7818" w:name="_Toc3057"/>
        <w:r>
          <w:rPr>
            <w:rFonts w:hint="eastAsia"/>
          </w:rPr>
          <w:t xml:space="preserve">: Angles </w:t>
        </w:r>
      </w:ins>
      <w:ins w:id="7819" w:author="jie sun" w:date="2018-04-16T22:34:00Z">
        <w:r w:rsidR="00F310AF">
          <w:t>W</w:t>
        </w:r>
      </w:ins>
      <w:ins w:id="7820" w:author="像个男人一样" w:date="2018-03-22T11:49:00Z">
        <w:del w:id="7821" w:author="jie sun" w:date="2018-04-16T22:34:00Z">
          <w:r w:rsidDel="00F310AF">
            <w:rPr>
              <w:rFonts w:hint="eastAsia"/>
            </w:rPr>
            <w:delText>w</w:delText>
          </w:r>
        </w:del>
        <w:r>
          <w:rPr>
            <w:rFonts w:hint="eastAsia"/>
          </w:rPr>
          <w:t xml:space="preserve">ith </w:t>
        </w:r>
      </w:ins>
      <w:ins w:id="7822" w:author="jie sun" w:date="2018-04-16T22:34:00Z">
        <w:r w:rsidR="00F310AF">
          <w:t>T</w:t>
        </w:r>
      </w:ins>
      <w:ins w:id="7823" w:author="像个男人一样" w:date="2018-03-22T11:49:00Z">
        <w:del w:id="7824" w:author="jie sun" w:date="2018-04-16T22:34:00Z">
          <w:r w:rsidDel="00F310AF">
            <w:rPr>
              <w:rFonts w:hint="eastAsia"/>
            </w:rPr>
            <w:delText>t</w:delText>
          </w:r>
        </w:del>
        <w:r>
          <w:rPr>
            <w:rFonts w:hint="eastAsia"/>
          </w:rPr>
          <w:t xml:space="preserve">he </w:t>
        </w:r>
      </w:ins>
      <w:ins w:id="7825" w:author="jie sun" w:date="2018-04-16T22:34:00Z">
        <w:r w:rsidR="00F310AF">
          <w:t>G</w:t>
        </w:r>
      </w:ins>
      <w:ins w:id="7826" w:author="像个男人一样" w:date="2018-03-22T11:49:00Z">
        <w:del w:id="7827" w:author="jie sun" w:date="2018-04-16T22:34:00Z">
          <w:r w:rsidDel="00F310AF">
            <w:rPr>
              <w:rFonts w:hint="eastAsia"/>
            </w:rPr>
            <w:delText>g</w:delText>
          </w:r>
        </w:del>
        <w:r>
          <w:rPr>
            <w:rFonts w:hint="eastAsia"/>
          </w:rPr>
          <w:t xml:space="preserve">ravity </w:t>
        </w:r>
      </w:ins>
      <w:ins w:id="7828" w:author="jie sun" w:date="2018-04-16T22:34:00Z">
        <w:r w:rsidR="00F310AF">
          <w:t>R</w:t>
        </w:r>
      </w:ins>
      <w:ins w:id="7829" w:author="像个男人一样" w:date="2018-03-22T11:49:00Z">
        <w:del w:id="7830" w:author="jie sun" w:date="2018-04-16T22:34:00Z">
          <w:r w:rsidDel="00F310AF">
            <w:rPr>
              <w:rFonts w:hint="eastAsia"/>
            </w:rPr>
            <w:delText>r</w:delText>
          </w:r>
        </w:del>
        <w:r>
          <w:rPr>
            <w:rFonts w:hint="eastAsia"/>
          </w:rPr>
          <w:t xml:space="preserve">estrictions </w:t>
        </w:r>
      </w:ins>
      <w:ins w:id="7831" w:author="jie sun" w:date="2018-04-16T22:34:00Z">
        <w:r w:rsidR="00F310AF">
          <w:t>I</w:t>
        </w:r>
      </w:ins>
      <w:ins w:id="7832" w:author="像个男人一样" w:date="2018-03-22T11:49:00Z">
        <w:del w:id="7833" w:author="jie sun" w:date="2018-04-16T22:34:00Z">
          <w:r w:rsidDel="00F310AF">
            <w:rPr>
              <w:rFonts w:hint="eastAsia"/>
            </w:rPr>
            <w:delText>i</w:delText>
          </w:r>
        </w:del>
        <w:r>
          <w:rPr>
            <w:rFonts w:hint="eastAsia"/>
          </w:rPr>
          <w:t xml:space="preserve">n </w:t>
        </w:r>
      </w:ins>
      <w:ins w:id="7834" w:author="jie sun" w:date="2018-04-16T22:34:00Z">
        <w:r w:rsidR="00F310AF">
          <w:t>A</w:t>
        </w:r>
      </w:ins>
      <w:ins w:id="7835" w:author="像个男人一样" w:date="2018-03-22T11:49:00Z">
        <w:del w:id="7836" w:author="jie sun" w:date="2018-04-16T22:34:00Z">
          <w:r w:rsidDel="00F310AF">
            <w:rPr>
              <w:rFonts w:hint="eastAsia"/>
            </w:rPr>
            <w:delText>a</w:delText>
          </w:r>
        </w:del>
        <w:r>
          <w:rPr>
            <w:rFonts w:hint="eastAsia"/>
          </w:rPr>
          <w:t>ction 1</w:t>
        </w:r>
      </w:ins>
      <w:bookmarkEnd w:id="7794"/>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p>
    <w:tbl>
      <w:tblPr>
        <w:tblStyle w:val="TableGrid"/>
        <w:tblW w:w="8359" w:type="dxa"/>
        <w:jc w:val="center"/>
        <w:tblLook w:val="04A0" w:firstRow="1" w:lastRow="0" w:firstColumn="1" w:lastColumn="0" w:noHBand="0" w:noVBand="1"/>
        <w:tblPrChange w:id="7837" w:author="JIE  SUN" w:date="2018-06-22T18:40:00Z">
          <w:tblPr>
            <w:tblStyle w:val="TableGrid"/>
            <w:tblW w:w="6091" w:type="dxa"/>
            <w:jc w:val="center"/>
            <w:tblLook w:val="04A0" w:firstRow="1" w:lastRow="0" w:firstColumn="1" w:lastColumn="0" w:noHBand="0" w:noVBand="1"/>
          </w:tblPr>
        </w:tblPrChange>
      </w:tblPr>
      <w:tblGrid>
        <w:gridCol w:w="2372"/>
        <w:gridCol w:w="1789"/>
        <w:gridCol w:w="4198"/>
        <w:tblGridChange w:id="7838">
          <w:tblGrid>
            <w:gridCol w:w="2372"/>
            <w:gridCol w:w="1789"/>
            <w:gridCol w:w="1930"/>
          </w:tblGrid>
        </w:tblGridChange>
      </w:tblGrid>
      <w:tr w:rsidR="009B1D3F" w14:paraId="1C629B60" w14:textId="77777777" w:rsidTr="009B1D3F">
        <w:trPr>
          <w:jc w:val="center"/>
          <w:ins w:id="7839" w:author="jie sun" w:date="2018-04-18T21:07:00Z"/>
          <w:trPrChange w:id="7840" w:author="JIE  SUN" w:date="2018-06-22T18:40:00Z">
            <w:trPr>
              <w:jc w:val="center"/>
            </w:trPr>
          </w:trPrChange>
        </w:trPr>
        <w:tc>
          <w:tcPr>
            <w:tcW w:w="2372" w:type="dxa"/>
            <w:tcPrChange w:id="7841" w:author="JIE  SUN" w:date="2018-06-22T18:40:00Z">
              <w:tcPr>
                <w:tcW w:w="2405" w:type="dxa"/>
              </w:tcPr>
            </w:tcPrChange>
          </w:tcPr>
          <w:p w14:paraId="55140FCD" w14:textId="77777777" w:rsidR="009B1D3F" w:rsidRDefault="009B1D3F" w:rsidP="009B1D3F">
            <w:pPr>
              <w:rPr>
                <w:ins w:id="7842" w:author="JIE  SUN" w:date="2018-06-22T18:39:00Z"/>
              </w:rPr>
            </w:pPr>
            <w:ins w:id="7843" w:author="JIE  SUN" w:date="2018-06-22T18:39:00Z">
              <w:r>
                <w:t xml:space="preserve">Accelerometer </w:t>
              </w:r>
              <w:r>
                <w:rPr>
                  <w:rFonts w:hint="eastAsia"/>
                </w:rPr>
                <w:t>Testing</w:t>
              </w:r>
            </w:ins>
          </w:p>
        </w:tc>
        <w:tc>
          <w:tcPr>
            <w:tcW w:w="1789" w:type="dxa"/>
            <w:tcPrChange w:id="7844" w:author="JIE  SUN" w:date="2018-06-22T18:40:00Z">
              <w:tcPr>
                <w:tcW w:w="1843" w:type="dxa"/>
              </w:tcPr>
            </w:tcPrChange>
          </w:tcPr>
          <w:p w14:paraId="7DAF07A2" w14:textId="77777777" w:rsidR="009B1D3F" w:rsidRDefault="009B1D3F" w:rsidP="009B1D3F">
            <w:pPr>
              <w:rPr>
                <w:ins w:id="7845" w:author="jie sun" w:date="2018-04-18T21:07:00Z"/>
              </w:rPr>
            </w:pPr>
            <w:ins w:id="7846" w:author="JIE  SUN" w:date="2018-06-22T18:29:00Z">
              <w:r>
                <w:t xml:space="preserve">Valid </w:t>
              </w:r>
            </w:ins>
            <w:ins w:id="7847" w:author="jie sun" w:date="2018-04-18T21:07:00Z">
              <w:r>
                <w:t>Range</w:t>
              </w:r>
            </w:ins>
          </w:p>
        </w:tc>
        <w:tc>
          <w:tcPr>
            <w:tcW w:w="4198" w:type="dxa"/>
            <w:tcPrChange w:id="7848" w:author="JIE  SUN" w:date="2018-06-22T18:40:00Z">
              <w:tcPr>
                <w:tcW w:w="1843" w:type="dxa"/>
              </w:tcPr>
            </w:tcPrChange>
          </w:tcPr>
          <w:p w14:paraId="3EC4BBBA" w14:textId="77777777" w:rsidR="009B1D3F" w:rsidRDefault="009B1D3F" w:rsidP="009B1D3F">
            <w:pPr>
              <w:rPr>
                <w:ins w:id="7849" w:author="JIE  SUN" w:date="2018-06-22T18:40:00Z"/>
              </w:rPr>
            </w:pPr>
            <w:ins w:id="7850" w:author="JIE  SUN" w:date="2018-06-22T18:40:00Z">
              <w:r>
                <w:t>Regulation</w:t>
              </w:r>
            </w:ins>
          </w:p>
        </w:tc>
      </w:tr>
      <w:tr w:rsidR="009B1D3F" w14:paraId="1CC00F7F" w14:textId="77777777" w:rsidTr="009B1D3F">
        <w:trPr>
          <w:jc w:val="center"/>
          <w:ins w:id="7851" w:author="jie sun" w:date="2018-04-18T21:07:00Z"/>
          <w:trPrChange w:id="7852" w:author="JIE  SUN" w:date="2018-06-22T18:40:00Z">
            <w:trPr>
              <w:jc w:val="center"/>
            </w:trPr>
          </w:trPrChange>
        </w:trPr>
        <w:tc>
          <w:tcPr>
            <w:tcW w:w="2372" w:type="dxa"/>
            <w:tcPrChange w:id="7853" w:author="JIE  SUN" w:date="2018-06-22T18:40:00Z">
              <w:tcPr>
                <w:tcW w:w="2405" w:type="dxa"/>
              </w:tcPr>
            </w:tcPrChange>
          </w:tcPr>
          <w:p w14:paraId="0DEF6C53" w14:textId="77777777" w:rsidR="009B1D3F" w:rsidRDefault="009B1D3F" w:rsidP="009B1D3F">
            <w:pPr>
              <w:rPr>
                <w:ins w:id="7854" w:author="JIE  SUN" w:date="2018-06-22T18:40:00Z"/>
              </w:rPr>
            </w:pPr>
            <w:ins w:id="7855" w:author="JIE  SUN" w:date="2018-06-22T18:40:00Z">
              <w:r>
                <w:rPr>
                  <w:rFonts w:hint="eastAsia"/>
                </w:rPr>
                <w:t>Inclination</w:t>
              </w:r>
              <w:r>
                <w:t xml:space="preserve"> – Z-axis</w:t>
              </w:r>
            </w:ins>
          </w:p>
          <w:p w14:paraId="351B5357" w14:textId="77777777" w:rsidR="009B1D3F" w:rsidRDefault="009B1D3F">
            <w:pPr>
              <w:rPr>
                <w:ins w:id="7856" w:author="JIE  SUN" w:date="2018-06-22T18:39:00Z"/>
              </w:rPr>
            </w:pPr>
            <w:ins w:id="7857" w:author="JIE  SUN" w:date="2018-06-22T18:40:00Z">
              <w:r>
                <w:t>(Centre axis)</w:t>
              </w:r>
            </w:ins>
          </w:p>
        </w:tc>
        <w:tc>
          <w:tcPr>
            <w:tcW w:w="1789" w:type="dxa"/>
            <w:tcPrChange w:id="7858" w:author="JIE  SUN" w:date="2018-06-22T18:40:00Z">
              <w:tcPr>
                <w:tcW w:w="1843" w:type="dxa"/>
              </w:tcPr>
            </w:tcPrChange>
          </w:tcPr>
          <w:p w14:paraId="74590A5E" w14:textId="77777777" w:rsidR="009B1D3F" w:rsidRDefault="009B1D3F" w:rsidP="009B1D3F">
            <w:pPr>
              <w:rPr>
                <w:ins w:id="7859" w:author="JIE  SUN" w:date="2018-06-22T18:40:00Z"/>
              </w:rPr>
            </w:pPr>
            <w:ins w:id="7860" w:author="JIE  SUN" w:date="2018-06-22T18:40:00Z">
              <w:r>
                <w:t>&lt; -60</w:t>
              </w:r>
              <w:r>
                <w:rPr>
                  <w:rFonts w:hint="eastAsia"/>
                </w:rPr>
                <w:t>°</w:t>
              </w:r>
              <w:r>
                <w:rPr>
                  <w:rFonts w:hint="eastAsia"/>
                </w:rPr>
                <w:t>or</w:t>
              </w:r>
            </w:ins>
          </w:p>
          <w:p w14:paraId="16EFA938" w14:textId="77777777" w:rsidR="009B1D3F" w:rsidRDefault="009B1D3F" w:rsidP="009B1D3F">
            <w:pPr>
              <w:rPr>
                <w:ins w:id="7861" w:author="jie sun" w:date="2018-04-18T21:07:00Z"/>
              </w:rPr>
            </w:pPr>
            <w:ins w:id="7862" w:author="JIE  SUN" w:date="2018-06-22T18:40:00Z">
              <w:r>
                <w:rPr>
                  <w:rFonts w:hint="eastAsia"/>
                </w:rPr>
                <w:t>&gt;62</w:t>
              </w:r>
              <w:r>
                <w:rPr>
                  <w:rFonts w:hint="eastAsia"/>
                </w:rPr>
                <w:t>°</w:t>
              </w:r>
            </w:ins>
            <w:ins w:id="7863" w:author="jie sun" w:date="2018-04-18T21:07:00Z">
              <w:del w:id="7864" w:author="JIE  SUN" w:date="2018-06-22T18:40:00Z">
                <w:r w:rsidDel="009B1D3F">
                  <w:delText>-</w:delText>
                </w:r>
              </w:del>
              <w:del w:id="7865" w:author="JIE  SUN" w:date="2018-06-21T15:47:00Z">
                <w:r w:rsidDel="00410E0A">
                  <w:delText>2</w:delText>
                </w:r>
              </w:del>
              <w:del w:id="7866" w:author="JIE  SUN" w:date="2018-06-22T18:40:00Z">
                <w:r w:rsidDel="009B1D3F">
                  <w:delText>5</w:delText>
                </w:r>
                <w:r w:rsidDel="009B1D3F">
                  <w:rPr>
                    <w:rFonts w:hint="eastAsia"/>
                  </w:rPr>
                  <w:delText>°</w:delText>
                </w:r>
                <w:r w:rsidDel="009B1D3F">
                  <w:rPr>
                    <w:rFonts w:hint="eastAsia"/>
                  </w:rPr>
                  <w:delText>to</w:delText>
                </w:r>
              </w:del>
              <w:del w:id="7867" w:author="JIE  SUN" w:date="2018-06-21T15:47:00Z">
                <w:r w:rsidDel="00410E0A">
                  <w:delText>2</w:delText>
                </w:r>
              </w:del>
              <w:del w:id="7868" w:author="JIE  SUN" w:date="2018-06-22T18:40:00Z">
                <w:r w:rsidDel="009B1D3F">
                  <w:delText>5</w:delText>
                </w:r>
                <w:r w:rsidDel="009B1D3F">
                  <w:rPr>
                    <w:rFonts w:hint="eastAsia"/>
                  </w:rPr>
                  <w:delText>°</w:delText>
                </w:r>
              </w:del>
            </w:ins>
          </w:p>
        </w:tc>
        <w:tc>
          <w:tcPr>
            <w:tcW w:w="4198" w:type="dxa"/>
            <w:tcPrChange w:id="7869" w:author="JIE  SUN" w:date="2018-06-22T18:40:00Z">
              <w:tcPr>
                <w:tcW w:w="1843" w:type="dxa"/>
              </w:tcPr>
            </w:tcPrChange>
          </w:tcPr>
          <w:p w14:paraId="033B8092" w14:textId="77777777" w:rsidR="009B1D3F" w:rsidRDefault="009B1D3F" w:rsidP="009B1D3F">
            <w:pPr>
              <w:rPr>
                <w:ins w:id="7870" w:author="JIE  SUN" w:date="2018-06-22T18:40:00Z"/>
              </w:rPr>
            </w:pPr>
            <w:ins w:id="7871" w:author="JIE  SUN" w:date="2018-06-22T18:41:00Z">
              <w:r>
                <w:rPr>
                  <w:rFonts w:hint="eastAsia"/>
                </w:rPr>
                <w:t>F</w:t>
              </w:r>
              <w:r>
                <w:t>o</w:t>
              </w:r>
              <w:r>
                <w:rPr>
                  <w:rFonts w:hint="eastAsia"/>
                </w:rPr>
                <w:t>r</w:t>
              </w:r>
              <w:r>
                <w:t xml:space="preserve"> </w:t>
              </w:r>
              <w:r>
                <w:rPr>
                  <w:rFonts w:hint="eastAsia"/>
                </w:rPr>
                <w:t>Gesture</w:t>
              </w:r>
              <w:r>
                <w:t xml:space="preserve"> 1</w:t>
              </w:r>
              <w:r>
                <w:rPr>
                  <w:rFonts w:hint="eastAsia"/>
                </w:rPr>
                <w:t xml:space="preserve">, first </w:t>
              </w:r>
              <w:r>
                <w:t>and foremost ,</w:t>
              </w:r>
              <w:r>
                <w:rPr>
                  <w:rFonts w:hint="eastAsia"/>
                </w:rPr>
                <w:t xml:space="preserve">the </w:t>
              </w:r>
              <w:r>
                <w:t>inclination</w:t>
              </w:r>
              <w:r>
                <w:rPr>
                  <w:rFonts w:hint="eastAsia"/>
                </w:rPr>
                <w:t xml:space="preserve"> </w:t>
              </w:r>
              <w:r>
                <w:t>with Z axis should be in the valid range</w:t>
              </w:r>
            </w:ins>
          </w:p>
        </w:tc>
      </w:tr>
      <w:tr w:rsidR="009B1D3F" w14:paraId="01B88EBB" w14:textId="77777777" w:rsidTr="009B1D3F">
        <w:trPr>
          <w:jc w:val="center"/>
          <w:ins w:id="7872" w:author="jie sun" w:date="2018-04-18T21:07:00Z"/>
          <w:trPrChange w:id="7873" w:author="JIE  SUN" w:date="2018-06-22T18:40:00Z">
            <w:trPr>
              <w:jc w:val="center"/>
            </w:trPr>
          </w:trPrChange>
        </w:trPr>
        <w:tc>
          <w:tcPr>
            <w:tcW w:w="2372" w:type="dxa"/>
            <w:tcPrChange w:id="7874" w:author="JIE  SUN" w:date="2018-06-22T18:40:00Z">
              <w:tcPr>
                <w:tcW w:w="2405" w:type="dxa"/>
              </w:tcPr>
            </w:tcPrChange>
          </w:tcPr>
          <w:p w14:paraId="0F1F464C" w14:textId="77777777" w:rsidR="009B1D3F" w:rsidRDefault="009B1D3F" w:rsidP="009B1D3F">
            <w:pPr>
              <w:rPr>
                <w:ins w:id="7875" w:author="JIE  SUN" w:date="2018-06-22T18:39:00Z"/>
              </w:rPr>
            </w:pPr>
            <w:ins w:id="7876" w:author="JIE  SUN" w:date="2018-06-22T18:40:00Z">
              <w:r>
                <w:rPr>
                  <w:rFonts w:hint="eastAsia"/>
                </w:rPr>
                <w:t>Inclination</w:t>
              </w:r>
              <w:r>
                <w:t xml:space="preserve"> – X-axis </w:t>
              </w:r>
            </w:ins>
          </w:p>
        </w:tc>
        <w:tc>
          <w:tcPr>
            <w:tcW w:w="1789" w:type="dxa"/>
            <w:tcPrChange w:id="7877" w:author="JIE  SUN" w:date="2018-06-22T18:40:00Z">
              <w:tcPr>
                <w:tcW w:w="1843" w:type="dxa"/>
              </w:tcPr>
            </w:tcPrChange>
          </w:tcPr>
          <w:p w14:paraId="3DD87CD8" w14:textId="77777777" w:rsidR="009B1D3F" w:rsidRDefault="009B1D3F" w:rsidP="009B1D3F">
            <w:pPr>
              <w:rPr>
                <w:ins w:id="7878" w:author="JIE  SUN" w:date="2018-06-22T18:40:00Z"/>
              </w:rPr>
            </w:pPr>
            <w:ins w:id="7879" w:author="JIE  SUN" w:date="2018-06-22T18:40:00Z">
              <w:r>
                <w:t>-15</w:t>
              </w:r>
              <w:r>
                <w:rPr>
                  <w:rFonts w:hint="eastAsia"/>
                </w:rPr>
                <w:t>°</w:t>
              </w:r>
              <w:r>
                <w:rPr>
                  <w:rFonts w:hint="eastAsia"/>
                </w:rPr>
                <w:t>to</w:t>
              </w:r>
            </w:ins>
          </w:p>
          <w:p w14:paraId="353A3CE4" w14:textId="77777777" w:rsidR="009B1D3F" w:rsidRDefault="009B1D3F" w:rsidP="009B1D3F">
            <w:pPr>
              <w:rPr>
                <w:ins w:id="7880" w:author="jie sun" w:date="2018-04-18T21:07:00Z"/>
              </w:rPr>
            </w:pPr>
            <w:ins w:id="7881" w:author="JIE  SUN" w:date="2018-06-22T18:40:00Z">
              <w:r>
                <w:t>5</w:t>
              </w:r>
              <w:r>
                <w:rPr>
                  <w:rFonts w:hint="eastAsia"/>
                </w:rPr>
                <w:t>°</w:t>
              </w:r>
            </w:ins>
            <w:ins w:id="7882" w:author="jie sun" w:date="2018-04-18T21:07:00Z">
              <w:del w:id="7883" w:author="JIE  SUN" w:date="2018-06-22T18:40:00Z">
                <w:r w:rsidDel="009B1D3F">
                  <w:delText>-</w:delText>
                </w:r>
              </w:del>
            </w:ins>
            <w:ins w:id="7884" w:author="jie sun" w:date="2018-04-18T21:08:00Z">
              <w:del w:id="7885" w:author="JIE  SUN" w:date="2018-06-21T15:46:00Z">
                <w:r w:rsidDel="00410E0A">
                  <w:delText>40</w:delText>
                </w:r>
              </w:del>
            </w:ins>
            <w:ins w:id="7886" w:author="jie sun" w:date="2018-04-18T21:07:00Z">
              <w:del w:id="7887" w:author="JIE  SUN" w:date="2018-06-22T18:40:00Z">
                <w:r w:rsidDel="009B1D3F">
                  <w:rPr>
                    <w:rFonts w:hint="eastAsia"/>
                  </w:rPr>
                  <w:delText>°</w:delText>
                </w:r>
                <w:r w:rsidDel="009B1D3F">
                  <w:rPr>
                    <w:rFonts w:hint="eastAsia"/>
                  </w:rPr>
                  <w:delText>to</w:delText>
                </w:r>
              </w:del>
            </w:ins>
            <w:ins w:id="7888" w:author="jie sun" w:date="2018-04-18T21:09:00Z">
              <w:del w:id="7889" w:author="JIE  SUN" w:date="2018-06-21T15:46:00Z">
                <w:r w:rsidDel="00410E0A">
                  <w:delText>4</w:delText>
                </w:r>
              </w:del>
            </w:ins>
            <w:ins w:id="7890" w:author="jie sun" w:date="2018-04-18T21:08:00Z">
              <w:del w:id="7891" w:author="JIE  SUN" w:date="2018-06-21T15:46:00Z">
                <w:r w:rsidDel="00410E0A">
                  <w:delText>0</w:delText>
                </w:r>
              </w:del>
            </w:ins>
            <w:ins w:id="7892" w:author="jie sun" w:date="2018-04-18T21:07:00Z">
              <w:del w:id="7893" w:author="JIE  SUN" w:date="2018-06-22T18:40:00Z">
                <w:r w:rsidDel="009B1D3F">
                  <w:rPr>
                    <w:rFonts w:hint="eastAsia"/>
                  </w:rPr>
                  <w:delText>°</w:delText>
                </w:r>
              </w:del>
            </w:ins>
          </w:p>
        </w:tc>
        <w:tc>
          <w:tcPr>
            <w:tcW w:w="4198" w:type="dxa"/>
            <w:tcPrChange w:id="7894" w:author="JIE  SUN" w:date="2018-06-22T18:40:00Z">
              <w:tcPr>
                <w:tcW w:w="1843" w:type="dxa"/>
              </w:tcPr>
            </w:tcPrChange>
          </w:tcPr>
          <w:p w14:paraId="163EC92D" w14:textId="77777777" w:rsidR="009B1D3F" w:rsidRDefault="009B1D3F">
            <w:pPr>
              <w:rPr>
                <w:ins w:id="7895" w:author="JIE  SUN" w:date="2018-06-22T18:40:00Z"/>
              </w:rPr>
            </w:pPr>
            <w:ins w:id="7896" w:author="JIE  SUN" w:date="2018-06-22T18:43:00Z">
              <w:r>
                <w:t xml:space="preserve">And then, </w:t>
              </w:r>
            </w:ins>
            <w:ins w:id="7897" w:author="JIE  SUN" w:date="2018-06-22T18:46:00Z">
              <w:r>
                <w:t>control</w:t>
              </w:r>
              <w:r w:rsidR="00F37585">
                <w:t xml:space="preserve"> </w:t>
              </w:r>
            </w:ins>
            <w:ins w:id="7898" w:author="JIE  SUN" w:date="2018-06-22T18:43:00Z">
              <w:r w:rsidR="00F37585">
                <w:t>the</w:t>
              </w:r>
            </w:ins>
            <w:ins w:id="7899" w:author="JIE  SUN" w:date="2018-06-22T18:46:00Z">
              <w:r w:rsidR="00F37585">
                <w:t xml:space="preserve"> </w:t>
              </w:r>
            </w:ins>
            <w:ins w:id="7900" w:author="JIE  SUN" w:date="2018-06-22T18:43:00Z">
              <w:r w:rsidR="00F37585">
                <w:t xml:space="preserve">inclination </w:t>
              </w:r>
            </w:ins>
            <w:ins w:id="7901" w:author="JIE  SUN" w:date="2018-06-22T18:46:00Z">
              <w:r w:rsidR="00D6695F">
                <w:t>s</w:t>
              </w:r>
            </w:ins>
            <w:ins w:id="7902" w:author="JIE  SUN" w:date="2018-06-22T18:43:00Z">
              <w:r>
                <w:t xml:space="preserve">with X axis. </w:t>
              </w:r>
            </w:ins>
          </w:p>
        </w:tc>
      </w:tr>
      <w:tr w:rsidR="009B1D3F" w14:paraId="6A63923E" w14:textId="77777777" w:rsidTr="009B1D3F">
        <w:tblPrEx>
          <w:jc w:val="left"/>
          <w:tblPrExChange w:id="7903" w:author="JIE  SUN" w:date="2018-06-22T18:40:00Z">
            <w:tblPrEx>
              <w:jc w:val="left"/>
            </w:tblPrEx>
          </w:tblPrExChange>
        </w:tblPrEx>
        <w:trPr>
          <w:ins w:id="7904" w:author="jie sun" w:date="2018-04-18T21:08:00Z"/>
        </w:trPr>
        <w:tc>
          <w:tcPr>
            <w:tcW w:w="2372" w:type="dxa"/>
            <w:tcPrChange w:id="7905" w:author="JIE  SUN" w:date="2018-06-22T18:40:00Z">
              <w:tcPr>
                <w:tcW w:w="2405" w:type="dxa"/>
              </w:tcPr>
            </w:tcPrChange>
          </w:tcPr>
          <w:p w14:paraId="20484512" w14:textId="77777777" w:rsidR="009B1D3F" w:rsidRDefault="009B1D3F" w:rsidP="009B1D3F">
            <w:pPr>
              <w:rPr>
                <w:ins w:id="7906" w:author="JIE  SUN" w:date="2018-06-22T18:39:00Z"/>
              </w:rPr>
            </w:pPr>
            <w:ins w:id="7907" w:author="JIE  SUN" w:date="2018-06-22T18:40:00Z">
              <w:r>
                <w:rPr>
                  <w:rFonts w:hint="eastAsia"/>
                </w:rPr>
                <w:t>Inclination</w:t>
              </w:r>
              <w:r>
                <w:t xml:space="preserve"> – Y-axis</w:t>
              </w:r>
            </w:ins>
          </w:p>
        </w:tc>
        <w:tc>
          <w:tcPr>
            <w:tcW w:w="1789" w:type="dxa"/>
            <w:tcPrChange w:id="7908" w:author="JIE  SUN" w:date="2018-06-22T18:40:00Z">
              <w:tcPr>
                <w:tcW w:w="1843" w:type="dxa"/>
              </w:tcPr>
            </w:tcPrChange>
          </w:tcPr>
          <w:p w14:paraId="0F8E92AB" w14:textId="77777777" w:rsidR="009B1D3F" w:rsidRDefault="009B1D3F" w:rsidP="009B1D3F">
            <w:pPr>
              <w:rPr>
                <w:ins w:id="7909" w:author="JIE  SUN" w:date="2018-06-22T18:40:00Z"/>
              </w:rPr>
            </w:pPr>
            <w:ins w:id="7910" w:author="JIE  SUN" w:date="2018-06-22T18:40:00Z">
              <w:r>
                <w:t>-10</w:t>
              </w:r>
              <w:r>
                <w:rPr>
                  <w:rFonts w:hint="eastAsia"/>
                </w:rPr>
                <w:t>°</w:t>
              </w:r>
              <w:r>
                <w:rPr>
                  <w:rFonts w:hint="eastAsia"/>
                </w:rPr>
                <w:t>to</w:t>
              </w:r>
            </w:ins>
          </w:p>
          <w:p w14:paraId="6B9D6D68" w14:textId="77777777" w:rsidR="009B1D3F" w:rsidDel="009B1D3F" w:rsidRDefault="009B1D3F" w:rsidP="009B1D3F">
            <w:pPr>
              <w:rPr>
                <w:ins w:id="7911" w:author="jie sun" w:date="2018-04-18T21:18:00Z"/>
                <w:del w:id="7912" w:author="JIE  SUN" w:date="2018-06-22T18:40:00Z"/>
              </w:rPr>
            </w:pPr>
            <w:ins w:id="7913" w:author="JIE  SUN" w:date="2018-06-22T18:40:00Z">
              <w:r>
                <w:t>13</w:t>
              </w:r>
              <w:r>
                <w:rPr>
                  <w:rFonts w:hint="eastAsia"/>
                </w:rPr>
                <w:t>°</w:t>
              </w:r>
            </w:ins>
            <w:ins w:id="7914" w:author="jie sun" w:date="2018-04-18T21:18:00Z">
              <w:del w:id="7915" w:author="JIE  SUN" w:date="2018-06-21T15:46:00Z">
                <w:r w:rsidDel="00410E0A">
                  <w:delText>-80</w:delText>
                </w:r>
                <w:r w:rsidDel="00410E0A">
                  <w:rPr>
                    <w:rFonts w:hint="eastAsia"/>
                  </w:rPr>
                  <w:delText>°</w:delText>
                </w:r>
                <w:r w:rsidDel="00410E0A">
                  <w:rPr>
                    <w:rFonts w:hint="eastAsia"/>
                  </w:rPr>
                  <w:delText>-</w:delText>
                </w:r>
                <w:r w:rsidDel="00410E0A">
                  <w:delText>-4</w:delText>
                </w:r>
              </w:del>
              <w:del w:id="7916" w:author="JIE  SUN" w:date="2018-06-22T18:40:00Z">
                <w:r w:rsidDel="009B1D3F">
                  <w:delText>0</w:delText>
                </w:r>
                <w:bookmarkStart w:id="7917" w:name="OLE_LINK56"/>
                <w:r w:rsidDel="009B1D3F">
                  <w:rPr>
                    <w:rFonts w:hint="eastAsia"/>
                  </w:rPr>
                  <w:delText>°</w:delText>
                </w:r>
                <w:bookmarkEnd w:id="7917"/>
              </w:del>
            </w:ins>
          </w:p>
          <w:p w14:paraId="117B0CF8" w14:textId="77777777" w:rsidR="009B1D3F" w:rsidRDefault="009B1D3F" w:rsidP="009B1D3F">
            <w:pPr>
              <w:rPr>
                <w:ins w:id="7918" w:author="jie sun" w:date="2018-04-18T21:08:00Z"/>
              </w:rPr>
            </w:pPr>
            <w:ins w:id="7919" w:author="jie sun" w:date="2018-04-18T21:18:00Z">
              <w:del w:id="7920" w:author="JIE  SUN" w:date="2018-06-21T15:46:00Z">
                <w:r w:rsidDel="00410E0A">
                  <w:delText>40</w:delText>
                </w:r>
                <w:r w:rsidDel="00410E0A">
                  <w:rPr>
                    <w:rFonts w:hint="eastAsia"/>
                  </w:rPr>
                  <w:delText>°</w:delText>
                </w:r>
                <w:r w:rsidDel="00410E0A">
                  <w:rPr>
                    <w:rFonts w:hint="eastAsia"/>
                  </w:rPr>
                  <w:delText>-</w:delText>
                </w:r>
                <w:r w:rsidDel="00410E0A">
                  <w:delText>80</w:delText>
                </w:r>
                <w:r w:rsidDel="00410E0A">
                  <w:rPr>
                    <w:rFonts w:hint="eastAsia"/>
                  </w:rPr>
                  <w:delText>°</w:delText>
                </w:r>
              </w:del>
            </w:ins>
          </w:p>
        </w:tc>
        <w:tc>
          <w:tcPr>
            <w:tcW w:w="4198" w:type="dxa"/>
            <w:tcPrChange w:id="7921" w:author="JIE  SUN" w:date="2018-06-22T18:40:00Z">
              <w:tcPr>
                <w:tcW w:w="1843" w:type="dxa"/>
              </w:tcPr>
            </w:tcPrChange>
          </w:tcPr>
          <w:p w14:paraId="38AD4602" w14:textId="77777777" w:rsidR="009B1D3F" w:rsidRDefault="009B1D3F">
            <w:pPr>
              <w:rPr>
                <w:ins w:id="7922" w:author="JIE  SUN" w:date="2018-06-22T18:40:00Z"/>
              </w:rPr>
            </w:pPr>
            <w:ins w:id="7923" w:author="JIE  SUN" w:date="2018-06-22T18:46:00Z">
              <w:r>
                <w:t>Finally, control</w:t>
              </w:r>
              <w:r w:rsidR="00F37585">
                <w:t xml:space="preserve"> the inclination </w:t>
              </w:r>
              <w:r>
                <w:t xml:space="preserve">with Z axis. </w:t>
              </w:r>
            </w:ins>
          </w:p>
        </w:tc>
      </w:tr>
    </w:tbl>
    <w:p w14:paraId="08EE345C" w14:textId="77777777" w:rsidR="00DA3737" w:rsidRDefault="00DA3737">
      <w:pPr>
        <w:autoSpaceDE w:val="0"/>
        <w:autoSpaceDN w:val="0"/>
        <w:adjustRightInd w:val="0"/>
        <w:spacing w:after="0"/>
        <w:rPr>
          <w:ins w:id="7924" w:author="JIE  SUN" w:date="2018-06-22T20:47:00Z"/>
          <w:rFonts w:ascii="NSimSun" w:eastAsia="NSimSun" w:hAnsi="Times New Roman" w:cs="NSimSun"/>
          <w:color w:val="0000FF"/>
          <w:sz w:val="19"/>
          <w:szCs w:val="19"/>
        </w:rPr>
      </w:pPr>
      <w:bookmarkStart w:id="7925" w:name="OLE_LINK72"/>
    </w:p>
    <w:p w14:paraId="355B6D1D" w14:textId="77777777" w:rsidR="00DA3737" w:rsidRDefault="00DA3737">
      <w:pPr>
        <w:autoSpaceDE w:val="0"/>
        <w:autoSpaceDN w:val="0"/>
        <w:adjustRightInd w:val="0"/>
        <w:spacing w:after="0"/>
        <w:rPr>
          <w:ins w:id="7926" w:author="JIE  SUN" w:date="2018-06-22T20:47:00Z"/>
          <w:rFonts w:ascii="NSimSun" w:eastAsia="NSimSun" w:hAnsi="Times New Roman" w:cs="NSimSun"/>
          <w:color w:val="0000FF"/>
          <w:sz w:val="19"/>
          <w:szCs w:val="19"/>
        </w:rPr>
      </w:pPr>
    </w:p>
    <w:p w14:paraId="0F75B426" w14:textId="77777777" w:rsidR="00DA3737" w:rsidRDefault="00DA3737">
      <w:pPr>
        <w:autoSpaceDE w:val="0"/>
        <w:autoSpaceDN w:val="0"/>
        <w:adjustRightInd w:val="0"/>
        <w:spacing w:after="0"/>
        <w:rPr>
          <w:ins w:id="7927" w:author="JIE  SUN" w:date="2018-06-22T20:47:00Z"/>
          <w:rFonts w:ascii="NSimSun" w:eastAsia="NSimSun" w:hAnsi="Times New Roman" w:cs="NSimSun"/>
          <w:color w:val="0000FF"/>
          <w:sz w:val="19"/>
          <w:szCs w:val="19"/>
        </w:rPr>
      </w:pPr>
    </w:p>
    <w:p w14:paraId="318CDBA4" w14:textId="77777777" w:rsidR="00B10569" w:rsidRPr="00B10569" w:rsidRDefault="00DA3737">
      <w:pPr>
        <w:pStyle w:val="Caption"/>
        <w:rPr>
          <w:ins w:id="7928" w:author="JIE  SUN" w:date="2018-06-22T20:47:00Z"/>
          <w:color w:val="auto"/>
          <w:sz w:val="24"/>
          <w:szCs w:val="22"/>
          <w:lang w:val="en-US"/>
          <w:rPrChange w:id="7929" w:author="JIE  SUN" w:date="2018-06-22T20:49:00Z">
            <w:rPr>
              <w:ins w:id="7930" w:author="JIE  SUN" w:date="2018-06-22T20:47:00Z"/>
              <w:rFonts w:ascii="NSimSun" w:eastAsia="NSimSun" w:hAnsi="Times New Roman" w:cs="NSimSun"/>
              <w:color w:val="0000FF"/>
              <w:sz w:val="19"/>
              <w:szCs w:val="19"/>
            </w:rPr>
          </w:rPrChange>
        </w:rPr>
        <w:pPrChange w:id="7931" w:author="JIE  SUN" w:date="2018-06-22T20:49:00Z">
          <w:pPr>
            <w:autoSpaceDE w:val="0"/>
            <w:autoSpaceDN w:val="0"/>
            <w:adjustRightInd w:val="0"/>
            <w:spacing w:after="0"/>
          </w:pPr>
        </w:pPrChange>
      </w:pPr>
      <w:ins w:id="7932" w:author="JIE  SUN" w:date="2018-06-22T20:48:00Z">
        <w:r>
          <w:rPr>
            <w:iCs w:val="0"/>
            <w:color w:val="auto"/>
            <w:sz w:val="24"/>
            <w:szCs w:val="22"/>
            <w:lang w:val="en-US"/>
          </w:rPr>
          <w:t xml:space="preserve">There is a piece of code below realizes </w:t>
        </w:r>
        <w:r w:rsidR="00353E0A">
          <w:rPr>
            <w:iCs w:val="0"/>
            <w:color w:val="auto"/>
            <w:sz w:val="24"/>
            <w:szCs w:val="22"/>
            <w:lang w:val="en-US"/>
          </w:rPr>
          <w:t xml:space="preserve">the judgement of </w:t>
        </w:r>
        <w:r>
          <w:rPr>
            <w:iCs w:val="0"/>
            <w:color w:val="auto"/>
            <w:sz w:val="24"/>
            <w:szCs w:val="22"/>
            <w:lang w:val="en-US"/>
          </w:rPr>
          <w:t xml:space="preserve">the </w:t>
        </w:r>
        <w:r w:rsidR="00353E0A">
          <w:rPr>
            <w:iCs w:val="0"/>
            <w:color w:val="auto"/>
            <w:sz w:val="24"/>
            <w:szCs w:val="22"/>
            <w:lang w:val="en-US"/>
          </w:rPr>
          <w:t>threshold data of the inclination in three axes</w:t>
        </w:r>
        <w:r>
          <w:rPr>
            <w:iCs w:val="0"/>
            <w:color w:val="auto"/>
            <w:sz w:val="24"/>
            <w:szCs w:val="22"/>
            <w:lang w:val="en-US"/>
          </w:rPr>
          <w:t>.</w:t>
        </w:r>
      </w:ins>
      <w:ins w:id="7933" w:author="JIE  SUN" w:date="2018-06-22T20:49:00Z">
        <w:r w:rsidR="00B10569">
          <w:rPr>
            <w:iCs w:val="0"/>
            <w:color w:val="auto"/>
            <w:sz w:val="24"/>
            <w:szCs w:val="22"/>
            <w:lang w:val="en-US"/>
          </w:rPr>
          <w:t xml:space="preserve"> When </w:t>
        </w:r>
        <w:r w:rsidR="00B10569">
          <w:rPr>
            <w:rFonts w:ascii="NSimSun" w:eastAsia="NSimSun" w:hAnsi="Times New Roman" w:cs="NSimSun"/>
            <w:color w:val="000000"/>
            <w:sz w:val="19"/>
            <w:szCs w:val="19"/>
          </w:rPr>
          <w:t>i == 0</w:t>
        </w:r>
        <w:r w:rsidR="00B10569" w:rsidRPr="00B10569">
          <w:rPr>
            <w:iCs w:val="0"/>
            <w:color w:val="auto"/>
            <w:sz w:val="24"/>
            <w:szCs w:val="22"/>
            <w:lang w:val="en-US"/>
            <w:rPrChange w:id="7934" w:author="JIE  SUN" w:date="2018-06-22T20:52:00Z">
              <w:rPr>
                <w:rFonts w:ascii="NSimSun" w:eastAsia="NSimSun" w:hAnsi="Times New Roman" w:cs="NSimSun"/>
                <w:color w:val="000000"/>
                <w:sz w:val="19"/>
                <w:szCs w:val="19"/>
              </w:rPr>
            </w:rPrChange>
          </w:rPr>
          <w:t xml:space="preserve">, which means here using the </w:t>
        </w:r>
      </w:ins>
      <w:ins w:id="7935" w:author="JIE  SUN" w:date="2018-06-22T20:50:00Z">
        <w:r w:rsidR="00B10569" w:rsidRPr="00B10569">
          <w:rPr>
            <w:iCs w:val="0"/>
            <w:color w:val="auto"/>
            <w:sz w:val="24"/>
            <w:szCs w:val="22"/>
            <w:lang w:val="en-US"/>
            <w:rPrChange w:id="7936" w:author="JIE  SUN" w:date="2018-06-22T20:52:00Z">
              <w:rPr>
                <w:rFonts w:ascii="NSimSun" w:eastAsia="NSimSun" w:hAnsi="Times New Roman" w:cs="NSimSun"/>
                <w:color w:val="000000"/>
                <w:sz w:val="19"/>
                <w:szCs w:val="19"/>
              </w:rPr>
            </w:rPrChange>
          </w:rPr>
          <w:t xml:space="preserve">threshold data of gesture 1, </w:t>
        </w:r>
      </w:ins>
      <w:ins w:id="7937" w:author="JIE  SUN" w:date="2018-06-22T20:51:00Z">
        <w:r w:rsidR="00B10569" w:rsidRPr="00B10569">
          <w:rPr>
            <w:iCs w:val="0"/>
            <w:color w:val="auto"/>
            <w:sz w:val="24"/>
            <w:szCs w:val="22"/>
            <w:lang w:val="en-US"/>
            <w:rPrChange w:id="7938" w:author="JIE  SUN" w:date="2018-06-22T20:52:00Z">
              <w:rPr>
                <w:rFonts w:ascii="NSimSun" w:eastAsia="NSimSun" w:hAnsi="Times New Roman" w:cs="NSimSun"/>
                <w:color w:val="000000"/>
                <w:sz w:val="19"/>
                <w:szCs w:val="19"/>
              </w:rPr>
            </w:rPrChange>
          </w:rPr>
          <w:t>and this code</w:t>
        </w:r>
        <w:r w:rsidR="00B10569" w:rsidRPr="00B10569">
          <w:rPr>
            <w:iCs w:val="0"/>
            <w:color w:val="auto"/>
            <w:sz w:val="24"/>
            <w:szCs w:val="22"/>
            <w:lang w:val="en-US"/>
            <w:rPrChange w:id="7939" w:author="JIE  SUN" w:date="2018-06-22T20:52:00Z">
              <w:rPr>
                <w:rFonts w:ascii="NSimSun" w:eastAsia="NSimSun" w:hAnsi="Times New Roman" w:cs="NSimSun"/>
                <w:color w:val="0000FF"/>
                <w:sz w:val="19"/>
                <w:szCs w:val="19"/>
              </w:rPr>
            </w:rPrChange>
          </w:rPr>
          <w:t xml:space="preserve"> if</w:t>
        </w:r>
        <w:r w:rsidR="00B10569">
          <w:rPr>
            <w:rFonts w:ascii="NSimSun" w:eastAsia="NSimSun" w:hAnsi="Times New Roman" w:cs="NSimSun"/>
            <w:color w:val="000000"/>
            <w:sz w:val="19"/>
            <w:szCs w:val="19"/>
          </w:rPr>
          <w:t xml:space="preserve"> (</w:t>
        </w:r>
        <w:r w:rsidR="00B10569">
          <w:rPr>
            <w:rFonts w:ascii="NSimSun" w:eastAsia="NSimSun" w:hAnsi="Times New Roman" w:cs="NSimSun"/>
            <w:color w:val="808080"/>
            <w:sz w:val="19"/>
            <w:szCs w:val="19"/>
          </w:rPr>
          <w:t>Accel</w:t>
        </w:r>
        <w:r w:rsidR="00B10569">
          <w:rPr>
            <w:rFonts w:ascii="NSimSun" w:eastAsia="NSimSun" w:hAnsi="Times New Roman" w:cs="NSimSun"/>
            <w:color w:val="000000"/>
            <w:sz w:val="19"/>
            <w:szCs w:val="19"/>
          </w:rPr>
          <w:t xml:space="preserve">.A_angle_z &lt;  action_123[i].accel_z[0] || </w:t>
        </w:r>
        <w:r w:rsidR="00B10569">
          <w:rPr>
            <w:rFonts w:ascii="NSimSun" w:eastAsia="NSimSun" w:hAnsi="Times New Roman" w:cs="NSimSun"/>
            <w:color w:val="808080"/>
            <w:sz w:val="19"/>
            <w:szCs w:val="19"/>
          </w:rPr>
          <w:t>Accel</w:t>
        </w:r>
        <w:r w:rsidR="00B10569">
          <w:rPr>
            <w:rFonts w:ascii="NSimSun" w:eastAsia="NSimSun" w:hAnsi="Times New Roman" w:cs="NSimSun"/>
            <w:color w:val="000000"/>
            <w:sz w:val="19"/>
            <w:szCs w:val="19"/>
          </w:rPr>
          <w:t xml:space="preserve">.A_angle_z &gt;action_123[i].accel_z[1]) </w:t>
        </w:r>
        <w:r w:rsidR="00B10569" w:rsidRPr="00B10569">
          <w:rPr>
            <w:iCs w:val="0"/>
            <w:color w:val="auto"/>
            <w:sz w:val="24"/>
            <w:szCs w:val="22"/>
            <w:lang w:val="en-US"/>
            <w:rPrChange w:id="7940" w:author="JIE  SUN" w:date="2018-06-22T20:52:00Z">
              <w:rPr>
                <w:rFonts w:ascii="NSimSun" w:eastAsia="NSimSun" w:hAnsi="Times New Roman" w:cs="NSimSun"/>
                <w:color w:val="000000"/>
                <w:sz w:val="19"/>
                <w:szCs w:val="19"/>
              </w:rPr>
            </w:rPrChange>
          </w:rPr>
          <w:t>is used to restrict the inclination angle in Z-axis.</w:t>
        </w:r>
      </w:ins>
    </w:p>
    <w:p w14:paraId="03D2E126" w14:textId="77777777" w:rsidR="004368A6" w:rsidRDefault="004368A6">
      <w:pPr>
        <w:autoSpaceDE w:val="0"/>
        <w:autoSpaceDN w:val="0"/>
        <w:adjustRightInd w:val="0"/>
        <w:spacing w:after="0"/>
        <w:rPr>
          <w:ins w:id="7941" w:author="JIE  SUN" w:date="2018-06-22T18:48:00Z"/>
          <w:rFonts w:ascii="NSimSun" w:eastAsia="NSimSun" w:hAnsi="Times New Roman" w:cs="NSimSun"/>
          <w:color w:val="000000"/>
          <w:sz w:val="19"/>
          <w:szCs w:val="19"/>
        </w:rPr>
      </w:pPr>
      <w:ins w:id="7942"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(i == 0)</w:t>
        </w:r>
      </w:ins>
    </w:p>
    <w:bookmarkEnd w:id="7925"/>
    <w:p w14:paraId="4C14159E" w14:textId="77777777" w:rsidR="004368A6" w:rsidRDefault="004368A6">
      <w:pPr>
        <w:autoSpaceDE w:val="0"/>
        <w:autoSpaceDN w:val="0"/>
        <w:adjustRightInd w:val="0"/>
        <w:spacing w:after="0"/>
        <w:rPr>
          <w:ins w:id="7943" w:author="JIE  SUN" w:date="2018-06-22T18:48:00Z"/>
          <w:rFonts w:ascii="NSimSun" w:eastAsia="NSimSun" w:hAnsi="Times New Roman" w:cs="NSimSun"/>
          <w:color w:val="000000"/>
          <w:sz w:val="19"/>
          <w:szCs w:val="19"/>
        </w:rPr>
      </w:pPr>
      <w:ins w:id="7944" w:author="JIE  SUN" w:date="2018-06-22T18:48:00Z">
        <w:r>
          <w:rPr>
            <w:rFonts w:ascii="NSimSun" w:eastAsia="NSimSun" w:hAnsi="Times New Roman" w:cs="NSimSun"/>
            <w:color w:val="000000"/>
            <w:sz w:val="19"/>
            <w:szCs w:val="19"/>
          </w:rPr>
          <w:t>{</w:t>
        </w:r>
      </w:ins>
    </w:p>
    <w:p w14:paraId="398E2BAF" w14:textId="77777777" w:rsidR="004368A6" w:rsidRDefault="004368A6">
      <w:pPr>
        <w:autoSpaceDE w:val="0"/>
        <w:autoSpaceDN w:val="0"/>
        <w:adjustRightInd w:val="0"/>
        <w:spacing w:after="0"/>
        <w:rPr>
          <w:ins w:id="7945" w:author="JIE  SUN" w:date="2018-06-22T18:48:00Z"/>
          <w:rFonts w:ascii="NSimSun" w:eastAsia="NSimSun" w:hAnsi="Times New Roman" w:cs="NSimSun"/>
          <w:color w:val="000000"/>
          <w:sz w:val="19"/>
          <w:szCs w:val="19"/>
        </w:rPr>
      </w:pPr>
      <w:ins w:id="7946" w:author="JIE  SUN" w:date="2018-06-22T18:50:00Z">
        <w:r>
          <w:rPr>
            <w:rFonts w:ascii="NSimSun" w:eastAsia="NSimSun" w:hAnsi="Times New Roman" w:cs="NSimSun"/>
            <w:color w:val="0000FF"/>
            <w:sz w:val="19"/>
            <w:szCs w:val="19"/>
          </w:rPr>
          <w:t xml:space="preserve">  </w:t>
        </w:r>
      </w:ins>
      <w:ins w:id="7947"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.A_angle_z &lt;  action_123[i].accel_z[0] ||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.A_angle_z &gt;action_123[i].accel_z[1])</w:t>
        </w:r>
      </w:ins>
    </w:p>
    <w:p w14:paraId="1E2EB7E3" w14:textId="77777777" w:rsidR="004368A6" w:rsidRDefault="004368A6">
      <w:pPr>
        <w:autoSpaceDE w:val="0"/>
        <w:autoSpaceDN w:val="0"/>
        <w:adjustRightInd w:val="0"/>
        <w:spacing w:after="0"/>
        <w:rPr>
          <w:ins w:id="7948" w:author="JIE  SUN" w:date="2018-06-22T18:48:00Z"/>
          <w:rFonts w:ascii="NSimSun" w:eastAsia="NSimSun" w:hAnsi="Times New Roman" w:cs="NSimSun"/>
          <w:color w:val="000000"/>
          <w:sz w:val="19"/>
          <w:szCs w:val="19"/>
        </w:rPr>
      </w:pPr>
      <w:ins w:id="7949" w:author="JIE  SUN" w:date="2018-06-22T18:50:00Z">
        <w:r>
          <w:rPr>
            <w:rFonts w:ascii="NSimSun" w:eastAsia="NSimSun" w:hAnsi="Times New Roman" w:cs="NSimSun"/>
            <w:color w:val="0000FF"/>
            <w:sz w:val="19"/>
            <w:szCs w:val="19"/>
          </w:rPr>
          <w:t xml:space="preserve">  </w:t>
        </w:r>
      </w:ins>
      <w:ins w:id="7950"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.A_angle_y &gt;action_123[i].accel_y[0]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.A_angle_y&lt; action_123[i].accel_y[1]))</w:t>
        </w:r>
      </w:ins>
    </w:p>
    <w:p w14:paraId="015134BE" w14:textId="77777777" w:rsidR="004368A6" w:rsidRDefault="004368A6">
      <w:pPr>
        <w:autoSpaceDE w:val="0"/>
        <w:autoSpaceDN w:val="0"/>
        <w:adjustRightInd w:val="0"/>
        <w:spacing w:after="0"/>
        <w:rPr>
          <w:ins w:id="7951" w:author="JIE  SUN" w:date="2018-06-22T18:48:00Z"/>
          <w:rFonts w:ascii="NSimSun" w:eastAsia="NSimSun" w:hAnsi="Times New Roman" w:cs="NSimSun"/>
          <w:color w:val="000000"/>
          <w:sz w:val="19"/>
          <w:szCs w:val="19"/>
        </w:rPr>
      </w:pPr>
      <w:ins w:id="7952" w:author="JIE  SUN" w:date="2018-06-22T18:50:00Z">
        <w:r>
          <w:rPr>
            <w:rFonts w:ascii="NSimSun" w:eastAsia="NSimSun" w:hAnsi="Times New Roman" w:cs="NSimSun"/>
            <w:color w:val="0000FF"/>
            <w:sz w:val="19"/>
            <w:szCs w:val="19"/>
          </w:rPr>
          <w:t xml:space="preserve">  </w:t>
        </w:r>
      </w:ins>
      <w:ins w:id="7953"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.A_angle_x &gt; action_123[i].accel_x[0]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.A_angle_x &lt; action_123[i].accel_x[1])</w:t>
        </w:r>
      </w:ins>
    </w:p>
    <w:p w14:paraId="2361161F" w14:textId="77777777" w:rsidR="004368A6" w:rsidRDefault="004368A6">
      <w:pPr>
        <w:autoSpaceDE w:val="0"/>
        <w:autoSpaceDN w:val="0"/>
        <w:adjustRightInd w:val="0"/>
        <w:spacing w:after="0"/>
        <w:rPr>
          <w:ins w:id="7954" w:author="JIE  SUN" w:date="2018-06-22T18:48:00Z"/>
          <w:rFonts w:ascii="NSimSun" w:eastAsia="NSimSun" w:hAnsi="Times New Roman" w:cs="NSimSun"/>
          <w:color w:val="000000"/>
          <w:sz w:val="19"/>
          <w:szCs w:val="19"/>
        </w:rPr>
      </w:pPr>
      <w:ins w:id="7955" w:author="JIE  SUN" w:date="2018-06-22T18:50:00Z">
        <w:r>
          <w:rPr>
            <w:rFonts w:ascii="NSimSun" w:eastAsia="NSimSun" w:hAnsi="Times New Roman" w:cs="NSimSun"/>
            <w:color w:val="000000"/>
            <w:sz w:val="19"/>
            <w:szCs w:val="19"/>
          </w:rPr>
          <w:t xml:space="preserve">  </w:t>
        </w:r>
        <w:r>
          <w:rPr>
            <w:rFonts w:ascii="NSimSun" w:eastAsia="NSimSun" w:hAnsi="Times New Roman" w:cs="NSimSun"/>
            <w:color w:val="000000"/>
            <w:sz w:val="19"/>
            <w:szCs w:val="19"/>
          </w:rPr>
          <w:tab/>
        </w:r>
      </w:ins>
      <w:ins w:id="7956" w:author="JIE  SUN" w:date="2018-06-22T18:48:00Z">
        <w:r>
          <w:rPr>
            <w:rFonts w:ascii="NSimSun" w:eastAsia="NSimSun" w:hAnsi="Times New Roman" w:cs="NSimSun"/>
            <w:color w:val="000000"/>
            <w:sz w:val="19"/>
            <w:szCs w:val="19"/>
          </w:rPr>
          <w:t xml:space="preserve">flag[i] = </w:t>
        </w:r>
        <w:r>
          <w:rPr>
            <w:rFonts w:ascii="NSimSun" w:eastAsia="NSimSun" w:hAnsi="Times New Roman" w:cs="NSimSun"/>
            <w:color w:val="0000FF"/>
            <w:sz w:val="19"/>
            <w:szCs w:val="19"/>
          </w:rPr>
          <w:t>true</w:t>
        </w:r>
        <w:r>
          <w:rPr>
            <w:rFonts w:ascii="NSimSun" w:eastAsia="NSimSun" w:hAnsi="Times New Roman" w:cs="NSimSun"/>
            <w:color w:val="000000"/>
            <w:sz w:val="19"/>
            <w:szCs w:val="19"/>
          </w:rPr>
          <w:t>;</w:t>
        </w:r>
      </w:ins>
    </w:p>
    <w:p w14:paraId="5E9A6679" w14:textId="77777777" w:rsidR="00DF48E0" w:rsidRDefault="004368A6">
      <w:pPr>
        <w:rPr>
          <w:ins w:id="7957" w:author="JIE  SUN" w:date="2018-06-22T18:39:00Z"/>
        </w:rPr>
      </w:pPr>
      <w:ins w:id="7958" w:author="JIE  SUN" w:date="2018-06-22T18:48:00Z">
        <w:r>
          <w:rPr>
            <w:rFonts w:ascii="NSimSun" w:eastAsia="NSimSun" w:hAnsi="Times New Roman" w:cs="NSimSun"/>
            <w:color w:val="000000"/>
            <w:sz w:val="19"/>
            <w:szCs w:val="19"/>
          </w:rPr>
          <w:t>}</w:t>
        </w:r>
      </w:ins>
    </w:p>
    <w:p w14:paraId="645A12AC" w14:textId="77777777" w:rsidR="009B1D3F" w:rsidRPr="00DF48E0" w:rsidRDefault="009B1D3F">
      <w:pPr>
        <w:jc w:val="center"/>
        <w:rPr>
          <w:rPrChange w:id="7959" w:author="jie sun" w:date="2018-04-18T21:07:00Z">
            <w:rPr>
              <w:lang w:val="en-US"/>
            </w:rPr>
          </w:rPrChange>
        </w:rPr>
        <w:pPrChange w:id="7960" w:author="jie sun" w:date="2018-04-18T21:07:00Z">
          <w:pPr/>
        </w:pPrChange>
      </w:pPr>
    </w:p>
    <w:p w14:paraId="6E8B496B" w14:textId="77777777" w:rsidR="0087014B" w:rsidRDefault="0087014B">
      <w:pPr>
        <w:rPr>
          <w:del w:id="7961" w:author="像个男人一样" w:date="2018-03-21T02:28:00Z"/>
        </w:rPr>
      </w:pPr>
    </w:p>
    <w:p w14:paraId="708C6E27" w14:textId="77777777" w:rsidR="0087014B" w:rsidDel="00887A51" w:rsidRDefault="00D5184D">
      <w:pPr>
        <w:rPr>
          <w:del w:id="7962" w:author="JIE  SUN" w:date="2018-06-22T14:03:00Z"/>
          <w:lang w:val="en-US"/>
        </w:rPr>
      </w:pPr>
      <w:del w:id="7963" w:author="JIE  SUN" w:date="2018-06-22T12:23:00Z">
        <w:r w:rsidDel="0040790A">
          <w:rPr>
            <w:rFonts w:hint="eastAsia"/>
            <w:lang w:val="en-US"/>
          </w:rPr>
          <w:delText>Action</w:delText>
        </w:r>
      </w:del>
      <w:ins w:id="7964" w:author="JIE  SUN" w:date="2018-06-22T12:23:00Z">
        <w:r w:rsidR="0040790A">
          <w:rPr>
            <w:lang w:val="en-US"/>
          </w:rPr>
          <w:t>Gesture</w:t>
        </w:r>
      </w:ins>
      <w:r>
        <w:rPr>
          <w:rFonts w:hint="eastAsia"/>
          <w:lang w:val="en-US"/>
        </w:rPr>
        <w:t xml:space="preserve"> 2: </w:t>
      </w:r>
      <w:r>
        <w:t xml:space="preserve"> </w:t>
      </w:r>
      <w:r>
        <w:rPr>
          <w:rFonts w:hint="eastAsia"/>
          <w:lang w:val="en-US"/>
        </w:rPr>
        <w:t xml:space="preserve">shaking </w:t>
      </w:r>
      <w:r>
        <w:t xml:space="preserve">in the parallel plane to body, the glow stick </w:t>
      </w:r>
      <w:r>
        <w:rPr>
          <w:rFonts w:hint="eastAsia"/>
          <w:lang w:val="en-US"/>
        </w:rPr>
        <w:t xml:space="preserve">should </w:t>
      </w:r>
      <w:r>
        <w:t>show the yellow colour</w:t>
      </w:r>
      <w:r>
        <w:rPr>
          <w:rFonts w:hint="eastAsia"/>
          <w:lang w:val="en-US"/>
        </w:rPr>
        <w:t>.</w:t>
      </w:r>
    </w:p>
    <w:p w14:paraId="566AB7BE" w14:textId="77777777" w:rsidR="0087014B" w:rsidRDefault="00D5184D">
      <w:pPr>
        <w:rPr>
          <w:ins w:id="7965" w:author="JIE  SUN" w:date="2018-06-22T14:02:00Z"/>
          <w:noProof/>
        </w:rPr>
      </w:pPr>
      <w:del w:id="7966" w:author="JIE  SUN" w:date="2018-06-22T13:20:00Z">
        <w:r w:rsidDel="00D53513">
          <w:rPr>
            <w:noProof/>
          </w:rPr>
          <w:drawing>
            <wp:inline distT="0" distB="0" distL="114300" distR="114300" wp14:anchorId="3A0D2CF9" wp14:editId="26830FAB">
              <wp:extent cx="4572000" cy="2743200"/>
              <wp:effectExtent l="0" t="0" r="0" b="0"/>
              <wp:docPr id="4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del>
    </w:p>
    <w:p w14:paraId="5717CB50" w14:textId="77777777" w:rsidR="00887A51" w:rsidRDefault="00887A51">
      <w:pPr>
        <w:jc w:val="center"/>
        <w:rPr>
          <w:ins w:id="7967" w:author="像个男人一样" w:date="2018-03-21T02:25:00Z"/>
        </w:rPr>
        <w:pPrChange w:id="7968" w:author="jie sun" w:date="2018-04-16T21:42:00Z">
          <w:pPr/>
        </w:pPrChange>
      </w:pPr>
      <w:ins w:id="7969" w:author="JIE  SUN" w:date="2018-06-22T14:02:00Z">
        <w:r>
          <w:rPr>
            <w:noProof/>
          </w:rPr>
          <w:drawing>
            <wp:inline distT="0" distB="0" distL="0" distR="0" wp14:anchorId="0CFCEA57" wp14:editId="5DB6CF90">
              <wp:extent cx="4572000" cy="2743200"/>
              <wp:effectExtent l="0" t="0" r="0" b="0"/>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ins>
    </w:p>
    <w:p w14:paraId="46DFAD5B" w14:textId="77777777" w:rsidR="0087014B" w:rsidRDefault="00D5184D">
      <w:pPr>
        <w:pStyle w:val="Caption"/>
        <w:jc w:val="center"/>
        <w:rPr>
          <w:ins w:id="7970" w:author="JIE  SUN" w:date="2018-06-22T17:24:00Z"/>
          <w:lang w:val="en-US"/>
        </w:rPr>
        <w:pPrChange w:id="7971" w:author="jie sun" w:date="2018-04-16T21:42:00Z">
          <w:pPr/>
        </w:pPrChange>
      </w:pPr>
      <w:bookmarkStart w:id="7972" w:name="_Toc517801906"/>
      <w:ins w:id="7973" w:author="像个男人一样" w:date="2018-03-21T02:26:00Z">
        <w:r>
          <w:t xml:space="preserve">Figure </w:t>
        </w:r>
      </w:ins>
      <w:ins w:id="7974" w:author="JIE  SUN" w:date="2018-06-21T13:36:00Z">
        <w:r w:rsidR="00A64E7B">
          <w:fldChar w:fldCharType="begin"/>
        </w:r>
        <w:r w:rsidR="00A64E7B">
          <w:instrText xml:space="preserve"> STYLEREF 1 \s </w:instrText>
        </w:r>
      </w:ins>
      <w:r w:rsidR="00A64E7B">
        <w:fldChar w:fldCharType="separate"/>
      </w:r>
      <w:r w:rsidR="00A64E7B">
        <w:rPr>
          <w:noProof/>
        </w:rPr>
        <w:t>4</w:t>
      </w:r>
      <w:ins w:id="797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7976" w:author="JIE  SUN" w:date="2018-06-21T13:36:00Z">
        <w:r w:rsidR="00A64E7B">
          <w:rPr>
            <w:noProof/>
          </w:rPr>
          <w:t>14</w:t>
        </w:r>
        <w:r w:rsidR="00A64E7B">
          <w:fldChar w:fldCharType="end"/>
        </w:r>
      </w:ins>
      <w:ins w:id="7977" w:author="jie sun" w:date="2018-04-19T13:00:00Z">
        <w:del w:id="7978" w:author="JIE  SUN" w:date="2018-06-21T13:34:00Z">
          <w:r w:rsidR="00083FE7" w:rsidDel="00A64E7B">
            <w:fldChar w:fldCharType="begin"/>
          </w:r>
          <w:r w:rsidR="00083FE7" w:rsidDel="00A64E7B">
            <w:delInstrText xml:space="preserve"> STYLEREF 1 \s </w:delInstrText>
          </w:r>
        </w:del>
      </w:ins>
      <w:del w:id="7979" w:author="JIE  SUN" w:date="2018-06-21T13:34:00Z">
        <w:r w:rsidR="00083FE7" w:rsidDel="00A64E7B">
          <w:fldChar w:fldCharType="separate"/>
        </w:r>
        <w:r w:rsidR="00083FE7" w:rsidDel="00A64E7B">
          <w:rPr>
            <w:noProof/>
          </w:rPr>
          <w:delText>4</w:delText>
        </w:r>
      </w:del>
      <w:ins w:id="7980" w:author="jie sun" w:date="2018-04-19T13:00:00Z">
        <w:del w:id="798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982" w:author="JIE  SUN" w:date="2018-06-21T13:34:00Z">
        <w:r w:rsidR="00083FE7" w:rsidDel="00A64E7B">
          <w:fldChar w:fldCharType="separate"/>
        </w:r>
      </w:del>
      <w:ins w:id="7983" w:author="jie sun" w:date="2018-04-19T13:00:00Z">
        <w:del w:id="7984" w:author="JIE  SUN" w:date="2018-06-21T13:34:00Z">
          <w:r w:rsidR="00083FE7" w:rsidDel="00A64E7B">
            <w:rPr>
              <w:noProof/>
            </w:rPr>
            <w:delText>13</w:delText>
          </w:r>
          <w:r w:rsidR="00083FE7" w:rsidDel="00A64E7B">
            <w:fldChar w:fldCharType="end"/>
          </w:r>
        </w:del>
      </w:ins>
      <w:ins w:id="7985" w:author="像个男人一样" w:date="2018-03-21T02:26:00Z">
        <w:del w:id="7986"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7987" w:author="像个男人一样" w:date="2018-03-22T11:51:00Z">
        <w:del w:id="7988" w:author="jie sun" w:date="2018-04-10T21:45:00Z">
          <w:r w:rsidDel="00454521">
            <w:delText>12</w:delText>
          </w:r>
        </w:del>
      </w:ins>
      <w:ins w:id="7989" w:author="像个男人一样" w:date="2018-03-21T02:26:00Z">
        <w:del w:id="7990" w:author="jie sun" w:date="2018-04-10T21:45:00Z">
          <w:r w:rsidDel="00454521">
            <w:fldChar w:fldCharType="end"/>
          </w:r>
        </w:del>
        <w:bookmarkStart w:id="7991" w:name="_Toc13264"/>
        <w:bookmarkStart w:id="7992" w:name="_Toc13993"/>
        <w:bookmarkStart w:id="7993" w:name="_Toc1796"/>
        <w:bookmarkStart w:id="7994" w:name="_Toc7085"/>
        <w:bookmarkStart w:id="7995" w:name="_Toc16182"/>
        <w:bookmarkStart w:id="7996" w:name="_Toc117"/>
        <w:bookmarkStart w:id="7997" w:name="_Toc12706"/>
        <w:bookmarkStart w:id="7998" w:name="_Toc717"/>
        <w:bookmarkStart w:id="7999" w:name="_Toc10343"/>
        <w:bookmarkStart w:id="8000" w:name="_Toc30444"/>
        <w:bookmarkStart w:id="8001" w:name="_Toc2876"/>
        <w:bookmarkStart w:id="8002" w:name="_Toc17910"/>
        <w:bookmarkStart w:id="8003" w:name="_Toc22615"/>
        <w:bookmarkStart w:id="8004" w:name="_Toc25709"/>
        <w:bookmarkStart w:id="8005" w:name="_Toc24988"/>
        <w:bookmarkStart w:id="8006" w:name="_Toc3193"/>
        <w:bookmarkStart w:id="8007" w:name="_Toc13372"/>
        <w:bookmarkStart w:id="8008" w:name="_Toc4279"/>
        <w:bookmarkStart w:id="8009" w:name="_Toc5856"/>
        <w:bookmarkStart w:id="8010" w:name="_Toc25915"/>
        <w:bookmarkStart w:id="8011" w:name="_Toc12864"/>
        <w:bookmarkStart w:id="8012" w:name="_Toc27590"/>
        <w:bookmarkStart w:id="8013" w:name="_Toc10601"/>
        <w:bookmarkStart w:id="8014" w:name="_Toc6810"/>
        <w:bookmarkStart w:id="8015" w:name="_Toc32658"/>
        <w:r>
          <w:rPr>
            <w:rFonts w:hint="eastAsia"/>
          </w:rPr>
          <w:t>:</w:t>
        </w:r>
      </w:ins>
      <w:ins w:id="8016" w:author="JIE  SUN" w:date="2018-06-22T17:24:00Z">
        <w:r w:rsidR="003D2952">
          <w:t xml:space="preserve"> </w:t>
        </w:r>
      </w:ins>
      <w:ins w:id="8017" w:author="像个男人一样" w:date="2018-03-21T02:26:00Z">
        <w:r>
          <w:rPr>
            <w:rFonts w:hint="eastAsia"/>
          </w:rPr>
          <w:t xml:space="preserve">Spinning </w:t>
        </w:r>
      </w:ins>
      <w:ins w:id="8018" w:author="jie sun" w:date="2018-04-16T22:34:00Z">
        <w:r w:rsidR="00417FAA">
          <w:t>A</w:t>
        </w:r>
      </w:ins>
      <w:ins w:id="8019" w:author="像个男人一样" w:date="2018-03-21T02:26:00Z">
        <w:del w:id="8020" w:author="jie sun" w:date="2018-04-16T22:34:00Z">
          <w:r w:rsidDel="00417FAA">
            <w:rPr>
              <w:rFonts w:hint="eastAsia"/>
            </w:rPr>
            <w:delText>a</w:delText>
          </w:r>
        </w:del>
        <w:r>
          <w:rPr>
            <w:rFonts w:hint="eastAsia"/>
          </w:rPr>
          <w:t xml:space="preserve">ngle </w:t>
        </w:r>
      </w:ins>
      <w:ins w:id="8021" w:author="jie sun" w:date="2018-04-16T22:34:00Z">
        <w:r w:rsidR="00417FAA">
          <w:t>C</w:t>
        </w:r>
      </w:ins>
      <w:ins w:id="8022" w:author="像个男人一样" w:date="2018-03-21T02:26:00Z">
        <w:del w:id="8023" w:author="jie sun" w:date="2018-04-16T22:34:00Z">
          <w:r w:rsidDel="00417FAA">
            <w:rPr>
              <w:rFonts w:hint="eastAsia"/>
            </w:rPr>
            <w:delText>c</w:delText>
          </w:r>
        </w:del>
        <w:r>
          <w:rPr>
            <w:rFonts w:hint="eastAsia"/>
          </w:rPr>
          <w:t xml:space="preserve">hanges </w:t>
        </w:r>
      </w:ins>
      <w:ins w:id="8024" w:author="jie sun" w:date="2018-04-16T22:34:00Z">
        <w:r w:rsidR="00417FAA">
          <w:t>I</w:t>
        </w:r>
      </w:ins>
      <w:ins w:id="8025" w:author="像个男人一样" w:date="2018-03-21T02:26:00Z">
        <w:del w:id="8026" w:author="jie sun" w:date="2018-04-16T22:34:00Z">
          <w:r w:rsidDel="00417FAA">
            <w:rPr>
              <w:rFonts w:hint="eastAsia"/>
            </w:rPr>
            <w:delText>i</w:delText>
          </w:r>
        </w:del>
        <w:r>
          <w:rPr>
            <w:rFonts w:hint="eastAsia"/>
          </w:rPr>
          <w:t xml:space="preserve">n </w:t>
        </w:r>
      </w:ins>
      <w:ins w:id="8027" w:author="jie sun" w:date="2018-04-16T22:34:00Z">
        <w:r w:rsidR="00417FAA">
          <w:t>A</w:t>
        </w:r>
      </w:ins>
      <w:ins w:id="8028" w:author="像个男人一样" w:date="2018-03-21T02:26:00Z">
        <w:del w:id="8029" w:author="jie sun" w:date="2018-04-16T22:34:00Z">
          <w:r w:rsidDel="00417FAA">
            <w:rPr>
              <w:rFonts w:hint="eastAsia"/>
            </w:rPr>
            <w:delText>a</w:delText>
          </w:r>
        </w:del>
        <w:r>
          <w:rPr>
            <w:rFonts w:hint="eastAsia"/>
          </w:rPr>
          <w:t xml:space="preserve">ction </w:t>
        </w:r>
        <w:r>
          <w:rPr>
            <w:rFonts w:hint="eastAsia"/>
            <w:lang w:val="en-US"/>
          </w:rPr>
          <w:t>2</w:t>
        </w:r>
      </w:ins>
      <w:bookmarkEnd w:id="7972"/>
      <w:bookmarkEnd w:id="7991"/>
      <w:bookmarkEnd w:id="7992"/>
      <w:bookmarkEnd w:id="7993"/>
      <w:bookmarkEnd w:id="7994"/>
      <w:bookmarkEnd w:id="7995"/>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bookmarkEnd w:id="8010"/>
      <w:bookmarkEnd w:id="8011"/>
      <w:bookmarkEnd w:id="8012"/>
      <w:bookmarkEnd w:id="8013"/>
      <w:bookmarkEnd w:id="8014"/>
      <w:bookmarkEnd w:id="8015"/>
    </w:p>
    <w:p w14:paraId="0E0A481D" w14:textId="77777777" w:rsidR="00744319" w:rsidRPr="00744319" w:rsidRDefault="00744319">
      <w:pPr>
        <w:rPr>
          <w:ins w:id="8030" w:author="像个男人一样" w:date="2018-03-22T11:48:00Z"/>
          <w:lang w:val="en-US"/>
        </w:rPr>
      </w:pPr>
    </w:p>
    <w:p w14:paraId="3B7D4206" w14:textId="77777777" w:rsidR="0087014B" w:rsidRDefault="00D5184D">
      <w:pPr>
        <w:pStyle w:val="Caption"/>
        <w:jc w:val="center"/>
        <w:rPr>
          <w:lang w:val="en-US"/>
        </w:rPr>
        <w:pPrChange w:id="8031" w:author="jie sun" w:date="2018-04-16T21:42:00Z">
          <w:pPr/>
        </w:pPrChange>
      </w:pPr>
      <w:bookmarkStart w:id="8032" w:name="_Toc511906364"/>
      <w:ins w:id="8033" w:author="像个男人一样" w:date="2018-03-22T11:48:00Z">
        <w:r>
          <w:t xml:space="preserve">Table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Table \* ARABIC \s 1 </w:instrText>
        </w:r>
        <w:r>
          <w:fldChar w:fldCharType="separate"/>
        </w:r>
      </w:ins>
      <w:ins w:id="8034" w:author="像个男人一样" w:date="2018-03-22T11:51:00Z">
        <w:r>
          <w:t>3</w:t>
        </w:r>
      </w:ins>
      <w:ins w:id="8035" w:author="像个男人一样" w:date="2018-03-22T11:48:00Z">
        <w:r>
          <w:fldChar w:fldCharType="end"/>
        </w:r>
        <w:bookmarkStart w:id="8036" w:name="_Toc5128"/>
        <w:bookmarkStart w:id="8037" w:name="_Toc1256"/>
        <w:bookmarkStart w:id="8038" w:name="_Toc1821"/>
        <w:bookmarkStart w:id="8039" w:name="_Toc11777"/>
        <w:bookmarkStart w:id="8040" w:name="_Toc31941"/>
        <w:bookmarkStart w:id="8041" w:name="_Toc20153"/>
        <w:bookmarkStart w:id="8042" w:name="_Toc5617"/>
        <w:bookmarkStart w:id="8043" w:name="_Toc2108"/>
        <w:bookmarkStart w:id="8044" w:name="_Toc25260"/>
        <w:bookmarkStart w:id="8045" w:name="_Toc23972"/>
        <w:bookmarkStart w:id="8046" w:name="_Toc14751"/>
        <w:bookmarkStart w:id="8047" w:name="_Toc28375"/>
        <w:bookmarkStart w:id="8048" w:name="_Toc18595"/>
        <w:bookmarkStart w:id="8049" w:name="_Toc13108"/>
        <w:bookmarkStart w:id="8050" w:name="_Toc31345"/>
        <w:bookmarkStart w:id="8051" w:name="_Toc935"/>
        <w:bookmarkStart w:id="8052" w:name="_Toc6263"/>
        <w:bookmarkStart w:id="8053" w:name="_Toc6731"/>
        <w:bookmarkStart w:id="8054" w:name="_Toc2939"/>
        <w:bookmarkStart w:id="8055" w:name="_Toc6203"/>
        <w:bookmarkStart w:id="8056" w:name="_Toc17457"/>
        <w:r>
          <w:rPr>
            <w:rFonts w:hint="eastAsia"/>
          </w:rPr>
          <w:t>:</w:t>
        </w:r>
      </w:ins>
      <w:ins w:id="8057" w:author="JIE  SUN" w:date="2018-06-22T17:24:00Z">
        <w:r w:rsidR="003D2952">
          <w:t xml:space="preserve"> </w:t>
        </w:r>
      </w:ins>
      <w:ins w:id="8058" w:author="像个男人一样" w:date="2018-03-22T11:48:00Z">
        <w:r>
          <w:rPr>
            <w:rFonts w:hint="eastAsia"/>
          </w:rPr>
          <w:t xml:space="preserve">Spinning </w:t>
        </w:r>
      </w:ins>
      <w:ins w:id="8059" w:author="jie sun" w:date="2018-04-16T22:34:00Z">
        <w:r w:rsidR="005D6150">
          <w:t>A</w:t>
        </w:r>
      </w:ins>
      <w:ins w:id="8060" w:author="像个男人一样" w:date="2018-03-22T11:48:00Z">
        <w:del w:id="8061" w:author="jie sun" w:date="2018-04-16T22:34:00Z">
          <w:r w:rsidDel="005D6150">
            <w:rPr>
              <w:rFonts w:hint="eastAsia"/>
            </w:rPr>
            <w:delText>a</w:delText>
          </w:r>
        </w:del>
        <w:r>
          <w:rPr>
            <w:rFonts w:hint="eastAsia"/>
          </w:rPr>
          <w:t xml:space="preserve">ngle </w:t>
        </w:r>
      </w:ins>
      <w:ins w:id="8062" w:author="jie sun" w:date="2018-04-16T22:34:00Z">
        <w:r w:rsidR="005D6150">
          <w:t>R</w:t>
        </w:r>
      </w:ins>
      <w:ins w:id="8063" w:author="像个男人一样" w:date="2018-03-22T11:48:00Z">
        <w:del w:id="8064" w:author="jie sun" w:date="2018-04-16T22:34:00Z">
          <w:r w:rsidDel="005D6150">
            <w:rPr>
              <w:rFonts w:hint="eastAsia"/>
            </w:rPr>
            <w:delText>r</w:delText>
          </w:r>
        </w:del>
        <w:r>
          <w:rPr>
            <w:rFonts w:hint="eastAsia"/>
          </w:rPr>
          <w:t xml:space="preserve">estrictions </w:t>
        </w:r>
      </w:ins>
      <w:ins w:id="8065" w:author="jie sun" w:date="2018-04-16T22:34:00Z">
        <w:r w:rsidR="005D6150">
          <w:t>I</w:t>
        </w:r>
      </w:ins>
      <w:ins w:id="8066" w:author="像个男人一样" w:date="2018-03-22T11:48:00Z">
        <w:del w:id="8067" w:author="jie sun" w:date="2018-04-16T22:34:00Z">
          <w:r w:rsidDel="005D6150">
            <w:rPr>
              <w:rFonts w:hint="eastAsia"/>
            </w:rPr>
            <w:delText>i</w:delText>
          </w:r>
        </w:del>
        <w:r>
          <w:rPr>
            <w:rFonts w:hint="eastAsia"/>
          </w:rPr>
          <w:t xml:space="preserve">n </w:t>
        </w:r>
      </w:ins>
      <w:ins w:id="8068" w:author="jie sun" w:date="2018-04-16T22:34:00Z">
        <w:r w:rsidR="005D6150">
          <w:t>A</w:t>
        </w:r>
      </w:ins>
      <w:ins w:id="8069" w:author="像个男人一样" w:date="2018-03-22T11:48:00Z">
        <w:del w:id="8070" w:author="jie sun" w:date="2018-04-16T22:34:00Z">
          <w:r w:rsidDel="005D6150">
            <w:rPr>
              <w:rFonts w:hint="eastAsia"/>
            </w:rPr>
            <w:delText>a</w:delText>
          </w:r>
        </w:del>
        <w:r>
          <w:rPr>
            <w:rFonts w:hint="eastAsia"/>
          </w:rPr>
          <w:t xml:space="preserve">ction </w:t>
        </w:r>
        <w:r>
          <w:rPr>
            <w:rFonts w:hint="eastAsia"/>
            <w:lang w:val="en-US"/>
          </w:rPr>
          <w:t>2</w:t>
        </w:r>
      </w:ins>
      <w:bookmarkEnd w:id="8032"/>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bookmarkEnd w:id="8055"/>
      <w:bookmarkEnd w:id="8056"/>
    </w:p>
    <w:tbl>
      <w:tblPr>
        <w:tblW w:w="62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Change w:id="8071" w:author="JIE  SUN" w:date="2018-06-22T18:36:00Z">
          <w:tblPr>
            <w:tblW w:w="4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PrChange>
      </w:tblPr>
      <w:tblGrid>
        <w:gridCol w:w="2582"/>
        <w:gridCol w:w="1961"/>
        <w:gridCol w:w="1701"/>
        <w:tblGridChange w:id="8072">
          <w:tblGrid>
            <w:gridCol w:w="1862"/>
            <w:gridCol w:w="908"/>
            <w:gridCol w:w="1650"/>
          </w:tblGrid>
        </w:tblGridChange>
      </w:tblGrid>
      <w:tr w:rsidR="002A37FC" w14:paraId="32D64C26" w14:textId="77777777" w:rsidTr="002A37FC">
        <w:trPr>
          <w:trHeight w:val="396"/>
          <w:jc w:val="center"/>
          <w:trPrChange w:id="8073" w:author="JIE  SUN" w:date="2018-06-22T18:36:00Z">
            <w:trPr>
              <w:trHeight w:val="396"/>
              <w:jc w:val="center"/>
            </w:trPr>
          </w:trPrChange>
        </w:trPr>
        <w:tc>
          <w:tcPr>
            <w:tcW w:w="2582" w:type="dxa"/>
            <w:vAlign w:val="center"/>
            <w:tcPrChange w:id="8074" w:author="JIE  SUN" w:date="2018-06-22T18:36:00Z">
              <w:tcPr>
                <w:tcW w:w="1862" w:type="dxa"/>
                <w:vAlign w:val="center"/>
              </w:tcPr>
            </w:tcPrChange>
          </w:tcPr>
          <w:p w14:paraId="4F5AB094" w14:textId="77777777" w:rsidR="002A37FC" w:rsidRDefault="002A37FC" w:rsidP="002A37FC">
            <w:pPr>
              <w:jc w:val="center"/>
              <w:textAlignment w:val="center"/>
              <w:rPr>
                <w:rFonts w:ascii="SimSun" w:eastAsia="SimSun" w:hAnsi="SimSun" w:cs="SimSun"/>
                <w:color w:val="000000"/>
                <w:sz w:val="22"/>
                <w:lang w:val="en-US" w:bidi="ar"/>
              </w:rPr>
            </w:pPr>
            <w:ins w:id="8075" w:author="JIE  SUN" w:date="2018-06-22T18:35:00Z">
              <w:r>
                <w:rPr>
                  <w:rFonts w:ascii="SimSun" w:eastAsia="SimSun" w:hAnsi="SimSun" w:cs="SimSun" w:hint="eastAsia"/>
                  <w:color w:val="000000"/>
                  <w:sz w:val="22"/>
                  <w:lang w:val="en-US" w:bidi="ar"/>
                </w:rPr>
                <w:t xml:space="preserve">Gyro </w:t>
              </w:r>
              <w:r>
                <w:rPr>
                  <w:rFonts w:ascii="SimSun" w:eastAsia="SimSun" w:hAnsi="SimSun" w:cs="SimSun"/>
                  <w:color w:val="000000"/>
                  <w:sz w:val="22"/>
                  <w:lang w:val="en-US" w:bidi="ar"/>
                </w:rPr>
                <w:t>testing angle</w:t>
              </w:r>
            </w:ins>
          </w:p>
        </w:tc>
        <w:tc>
          <w:tcPr>
            <w:tcW w:w="1961" w:type="dxa"/>
            <w:shd w:val="clear" w:color="auto" w:fill="auto"/>
            <w:vAlign w:val="center"/>
            <w:tcPrChange w:id="8076" w:author="JIE  SUN" w:date="2018-06-22T18:36:00Z">
              <w:tcPr>
                <w:tcW w:w="908" w:type="dxa"/>
                <w:shd w:val="clear" w:color="auto" w:fill="auto"/>
                <w:vAlign w:val="center"/>
              </w:tcPr>
            </w:tcPrChange>
          </w:tcPr>
          <w:p w14:paraId="6534F3C8" w14:textId="77777777" w:rsidR="002A37FC" w:rsidRDefault="002A37FC" w:rsidP="002A37FC">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Minimum</w:t>
            </w:r>
          </w:p>
        </w:tc>
        <w:tc>
          <w:tcPr>
            <w:tcW w:w="1701" w:type="dxa"/>
            <w:shd w:val="clear" w:color="auto" w:fill="auto"/>
            <w:vAlign w:val="center"/>
            <w:tcPrChange w:id="8077" w:author="JIE  SUN" w:date="2018-06-22T18:36:00Z">
              <w:tcPr>
                <w:tcW w:w="1650" w:type="dxa"/>
                <w:shd w:val="clear" w:color="auto" w:fill="auto"/>
                <w:vAlign w:val="center"/>
              </w:tcPr>
            </w:tcPrChange>
          </w:tcPr>
          <w:p w14:paraId="3B792D94" w14:textId="77777777" w:rsidR="002A37FC" w:rsidRDefault="002A37FC" w:rsidP="002A37FC">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Maximum</w:t>
            </w:r>
          </w:p>
        </w:tc>
      </w:tr>
      <w:tr w:rsidR="002A37FC" w14:paraId="3991DE81" w14:textId="77777777" w:rsidTr="002A37FC">
        <w:trPr>
          <w:trHeight w:val="286"/>
          <w:jc w:val="center"/>
          <w:trPrChange w:id="8078" w:author="JIE  SUN" w:date="2018-06-22T18:36:00Z">
            <w:trPr>
              <w:trHeight w:val="286"/>
              <w:jc w:val="center"/>
            </w:trPr>
          </w:trPrChange>
        </w:trPr>
        <w:tc>
          <w:tcPr>
            <w:tcW w:w="2582" w:type="dxa"/>
            <w:vAlign w:val="center"/>
            <w:tcPrChange w:id="8079" w:author="JIE  SUN" w:date="2018-06-22T18:36:00Z">
              <w:tcPr>
                <w:tcW w:w="1862" w:type="dxa"/>
                <w:vAlign w:val="center"/>
              </w:tcPr>
            </w:tcPrChange>
          </w:tcPr>
          <w:p w14:paraId="62342F49" w14:textId="77777777" w:rsidR="002A37FC" w:rsidRDefault="002A37FC" w:rsidP="002A37FC">
            <w:pPr>
              <w:jc w:val="center"/>
              <w:textAlignment w:val="center"/>
              <w:rPr>
                <w:rFonts w:ascii="SimSun" w:eastAsia="SimSun" w:hAnsi="SimSun" w:cs="SimSun"/>
                <w:color w:val="000000"/>
                <w:sz w:val="22"/>
                <w:lang w:val="en-US" w:bidi="ar"/>
              </w:rPr>
            </w:pPr>
            <w:ins w:id="8080" w:author="JIE  SUN" w:date="2018-06-22T18:35:00Z">
              <w:r>
                <w:rPr>
                  <w:rFonts w:ascii="SimSun" w:eastAsia="SimSun" w:hAnsi="SimSun" w:cs="SimSun" w:hint="eastAsia"/>
                  <w:color w:val="000000"/>
                  <w:sz w:val="22"/>
                  <w:lang w:val="en-US" w:bidi="ar"/>
                </w:rPr>
                <w:t>X-axis</w:t>
              </w:r>
              <w:r>
                <w:rPr>
                  <w:rFonts w:ascii="SimSun" w:eastAsia="SimSun" w:hAnsi="SimSun" w:cs="SimSun"/>
                  <w:color w:val="000000"/>
                  <w:sz w:val="22"/>
                  <w:lang w:val="en-US" w:bidi="ar"/>
                </w:rPr>
                <w:t xml:space="preserve"> </w:t>
              </w:r>
              <w:r>
                <w:rPr>
                  <w:rFonts w:ascii="SimSun" w:eastAsia="SimSun" w:hAnsi="SimSun" w:cs="SimSun" w:hint="eastAsia"/>
                  <w:color w:val="000000"/>
                  <w:sz w:val="22"/>
                  <w:lang w:val="en-US" w:bidi="ar"/>
                </w:rPr>
                <w:t>Sp</w:t>
              </w:r>
              <w:r>
                <w:rPr>
                  <w:rFonts w:ascii="SimSun" w:eastAsia="SimSun" w:hAnsi="SimSun" w:cs="SimSun"/>
                  <w:color w:val="000000"/>
                  <w:sz w:val="22"/>
                  <w:lang w:val="en-US" w:bidi="ar"/>
                </w:rPr>
                <w:t>inning Angle</w:t>
              </w:r>
            </w:ins>
          </w:p>
        </w:tc>
        <w:tc>
          <w:tcPr>
            <w:tcW w:w="1961" w:type="dxa"/>
            <w:shd w:val="clear" w:color="auto" w:fill="auto"/>
            <w:vAlign w:val="center"/>
            <w:tcPrChange w:id="8081" w:author="JIE  SUN" w:date="2018-06-22T18:36:00Z">
              <w:tcPr>
                <w:tcW w:w="908" w:type="dxa"/>
                <w:shd w:val="clear" w:color="auto" w:fill="auto"/>
                <w:vAlign w:val="center"/>
              </w:tcPr>
            </w:tcPrChange>
          </w:tcPr>
          <w:p w14:paraId="0706E96D" w14:textId="77777777" w:rsidR="002A37FC" w:rsidRDefault="002A37FC" w:rsidP="002A37FC">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8082" w:author="JIE  SUN" w:date="2018-06-22T13:21:00Z">
              <w:r>
                <w:rPr>
                  <w:rFonts w:ascii="SimSun" w:eastAsia="SimSun" w:hAnsi="SimSun" w:cs="SimSun"/>
                  <w:color w:val="000000"/>
                  <w:sz w:val="22"/>
                  <w:lang w:val="en-US"/>
                </w:rPr>
                <w:t>50</w:t>
              </w:r>
            </w:ins>
            <w:del w:id="8083"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c>
          <w:tcPr>
            <w:tcW w:w="1701" w:type="dxa"/>
            <w:shd w:val="clear" w:color="auto" w:fill="auto"/>
            <w:vAlign w:val="center"/>
            <w:tcPrChange w:id="8084" w:author="JIE  SUN" w:date="2018-06-22T18:36:00Z">
              <w:tcPr>
                <w:tcW w:w="1650" w:type="dxa"/>
                <w:shd w:val="clear" w:color="auto" w:fill="auto"/>
                <w:vAlign w:val="center"/>
              </w:tcPr>
            </w:tcPrChange>
          </w:tcPr>
          <w:p w14:paraId="2F35AF46" w14:textId="77777777" w:rsidR="002A37FC" w:rsidRDefault="002A37FC" w:rsidP="002A37FC">
            <w:pPr>
              <w:jc w:val="center"/>
              <w:rPr>
                <w:rFonts w:ascii="SimSun" w:eastAsia="SimSun" w:hAnsi="SimSun" w:cs="SimSun"/>
                <w:color w:val="000000"/>
                <w:sz w:val="22"/>
                <w:lang w:val="en-US"/>
              </w:rPr>
            </w:pPr>
            <w:ins w:id="8085" w:author="JIE  SUN" w:date="2018-06-22T13:21:00Z">
              <w:r>
                <w:rPr>
                  <w:rFonts w:ascii="SimSun" w:eastAsia="SimSun" w:hAnsi="SimSun" w:cs="SimSun"/>
                  <w:color w:val="000000"/>
                  <w:sz w:val="22"/>
                  <w:lang w:val="en-US"/>
                </w:rPr>
                <w:t>50</w:t>
              </w:r>
            </w:ins>
            <w:del w:id="8086"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r>
      <w:tr w:rsidR="002A37FC" w14:paraId="28323F19" w14:textId="77777777" w:rsidTr="002A37FC">
        <w:trPr>
          <w:trHeight w:val="286"/>
          <w:jc w:val="center"/>
          <w:trPrChange w:id="8087" w:author="JIE  SUN" w:date="2018-06-22T18:36:00Z">
            <w:trPr>
              <w:trHeight w:val="286"/>
              <w:jc w:val="center"/>
            </w:trPr>
          </w:trPrChange>
        </w:trPr>
        <w:tc>
          <w:tcPr>
            <w:tcW w:w="2582" w:type="dxa"/>
            <w:vAlign w:val="center"/>
            <w:tcPrChange w:id="8088" w:author="JIE  SUN" w:date="2018-06-22T18:36:00Z">
              <w:tcPr>
                <w:tcW w:w="1862" w:type="dxa"/>
                <w:vAlign w:val="center"/>
              </w:tcPr>
            </w:tcPrChange>
          </w:tcPr>
          <w:p w14:paraId="2C11DF0B" w14:textId="77777777" w:rsidR="002A37FC" w:rsidRDefault="002A37FC">
            <w:pPr>
              <w:textAlignment w:val="center"/>
              <w:rPr>
                <w:rFonts w:ascii="SimSun" w:eastAsia="SimSun" w:hAnsi="SimSun" w:cs="SimSun"/>
                <w:color w:val="000000"/>
                <w:sz w:val="22"/>
                <w:lang w:val="en-US" w:bidi="ar"/>
              </w:rPr>
              <w:pPrChange w:id="8089" w:author="JIE  SUN" w:date="2018-06-22T18:36:00Z">
                <w:pPr>
                  <w:jc w:val="center"/>
                  <w:textAlignment w:val="center"/>
                </w:pPr>
              </w:pPrChange>
            </w:pPr>
            <w:ins w:id="8090" w:author="JIE  SUN" w:date="2018-06-22T18:35:00Z">
              <w:r>
                <w:rPr>
                  <w:rFonts w:ascii="SimSun" w:eastAsia="SimSun" w:hAnsi="SimSun" w:cs="SimSun" w:hint="eastAsia"/>
                  <w:color w:val="000000"/>
                  <w:sz w:val="22"/>
                  <w:lang w:val="en-US" w:bidi="ar"/>
                </w:rPr>
                <w:t>Y-aixs</w:t>
              </w:r>
              <w:r>
                <w:rPr>
                  <w:rFonts w:ascii="SimSun" w:eastAsia="SimSun" w:hAnsi="SimSun" w:cs="SimSun"/>
                  <w:color w:val="000000"/>
                  <w:sz w:val="22"/>
                  <w:lang w:val="en-US" w:bidi="ar"/>
                </w:rPr>
                <w:t xml:space="preserve"> Spinning Angle</w:t>
              </w:r>
            </w:ins>
          </w:p>
        </w:tc>
        <w:tc>
          <w:tcPr>
            <w:tcW w:w="1961" w:type="dxa"/>
            <w:shd w:val="clear" w:color="auto" w:fill="auto"/>
            <w:vAlign w:val="center"/>
            <w:tcPrChange w:id="8091" w:author="JIE  SUN" w:date="2018-06-22T18:36:00Z">
              <w:tcPr>
                <w:tcW w:w="908" w:type="dxa"/>
                <w:shd w:val="clear" w:color="auto" w:fill="auto"/>
                <w:vAlign w:val="center"/>
              </w:tcPr>
            </w:tcPrChange>
          </w:tcPr>
          <w:p w14:paraId="44A67D37" w14:textId="77777777" w:rsidR="002A37FC" w:rsidRDefault="002A37FC" w:rsidP="002A37FC">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8092" w:author="JIE  SUN" w:date="2018-06-22T13:21:00Z">
              <w:r>
                <w:rPr>
                  <w:rFonts w:ascii="SimSun" w:eastAsia="SimSun" w:hAnsi="SimSun" w:cs="SimSun"/>
                  <w:color w:val="000000"/>
                  <w:sz w:val="22"/>
                  <w:lang w:val="en-US"/>
                </w:rPr>
                <w:t>50</w:t>
              </w:r>
            </w:ins>
            <w:del w:id="8093"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c>
          <w:tcPr>
            <w:tcW w:w="1701" w:type="dxa"/>
            <w:shd w:val="clear" w:color="auto" w:fill="auto"/>
            <w:vAlign w:val="center"/>
            <w:tcPrChange w:id="8094" w:author="JIE  SUN" w:date="2018-06-22T18:36:00Z">
              <w:tcPr>
                <w:tcW w:w="1650" w:type="dxa"/>
                <w:shd w:val="clear" w:color="auto" w:fill="auto"/>
                <w:vAlign w:val="center"/>
              </w:tcPr>
            </w:tcPrChange>
          </w:tcPr>
          <w:p w14:paraId="421E871D" w14:textId="77777777" w:rsidR="002A37FC" w:rsidRDefault="002A37FC" w:rsidP="002A37FC">
            <w:pPr>
              <w:jc w:val="center"/>
              <w:rPr>
                <w:rFonts w:ascii="SimSun" w:eastAsia="SimSun" w:hAnsi="SimSun" w:cs="SimSun"/>
                <w:color w:val="000000"/>
                <w:sz w:val="22"/>
                <w:lang w:val="en-US"/>
              </w:rPr>
            </w:pPr>
            <w:ins w:id="8095" w:author="JIE  SUN" w:date="2018-06-22T13:21:00Z">
              <w:r>
                <w:rPr>
                  <w:rFonts w:ascii="SimSun" w:eastAsia="SimSun" w:hAnsi="SimSun" w:cs="SimSun"/>
                  <w:color w:val="000000"/>
                  <w:sz w:val="22"/>
                  <w:lang w:val="en-US"/>
                </w:rPr>
                <w:t>50</w:t>
              </w:r>
            </w:ins>
            <w:del w:id="8096"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r>
      <w:tr w:rsidR="002A37FC" w14:paraId="1C7D6390" w14:textId="77777777" w:rsidTr="002A37FC">
        <w:trPr>
          <w:trHeight w:val="286"/>
          <w:jc w:val="center"/>
          <w:trPrChange w:id="8097" w:author="JIE  SUN" w:date="2018-06-22T18:36:00Z">
            <w:trPr>
              <w:trHeight w:val="286"/>
              <w:jc w:val="center"/>
            </w:trPr>
          </w:trPrChange>
        </w:trPr>
        <w:tc>
          <w:tcPr>
            <w:tcW w:w="2582" w:type="dxa"/>
            <w:vAlign w:val="center"/>
            <w:tcPrChange w:id="8098" w:author="JIE  SUN" w:date="2018-06-22T18:36:00Z">
              <w:tcPr>
                <w:tcW w:w="1862" w:type="dxa"/>
                <w:vAlign w:val="center"/>
              </w:tcPr>
            </w:tcPrChange>
          </w:tcPr>
          <w:p w14:paraId="2AAB7A93" w14:textId="77777777" w:rsidR="002A37FC" w:rsidRDefault="002A37FC" w:rsidP="002A37FC">
            <w:pPr>
              <w:jc w:val="center"/>
              <w:textAlignment w:val="center"/>
              <w:rPr>
                <w:rFonts w:ascii="SimSun" w:eastAsia="SimSun" w:hAnsi="SimSun" w:cs="SimSun"/>
                <w:color w:val="000000"/>
                <w:sz w:val="22"/>
                <w:lang w:val="en-US" w:bidi="ar"/>
              </w:rPr>
            </w:pPr>
            <w:ins w:id="8099" w:author="JIE  SUN" w:date="2018-06-22T18:35:00Z">
              <w:r>
                <w:rPr>
                  <w:rFonts w:ascii="SimSun" w:eastAsia="SimSun" w:hAnsi="SimSun" w:cs="SimSun" w:hint="eastAsia"/>
                  <w:color w:val="000000"/>
                  <w:sz w:val="22"/>
                  <w:lang w:val="en-US" w:bidi="ar"/>
                </w:rPr>
                <w:t>Z-aixs</w:t>
              </w:r>
              <w:r>
                <w:rPr>
                  <w:rFonts w:ascii="SimSun" w:eastAsia="SimSun" w:hAnsi="SimSun" w:cs="SimSun"/>
                  <w:color w:val="000000"/>
                  <w:sz w:val="22"/>
                  <w:lang w:val="en-US" w:bidi="ar"/>
                </w:rPr>
                <w:t xml:space="preserve"> Spining Angle</w:t>
              </w:r>
            </w:ins>
          </w:p>
        </w:tc>
        <w:tc>
          <w:tcPr>
            <w:tcW w:w="1961" w:type="dxa"/>
            <w:shd w:val="clear" w:color="auto" w:fill="auto"/>
            <w:vAlign w:val="center"/>
            <w:tcPrChange w:id="8100" w:author="JIE  SUN" w:date="2018-06-22T18:36:00Z">
              <w:tcPr>
                <w:tcW w:w="908" w:type="dxa"/>
                <w:shd w:val="clear" w:color="auto" w:fill="auto"/>
                <w:vAlign w:val="center"/>
              </w:tcPr>
            </w:tcPrChange>
          </w:tcPr>
          <w:p w14:paraId="0F8A20BD" w14:textId="77777777" w:rsidR="002A37FC" w:rsidRDefault="002A37FC" w:rsidP="002A37FC">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8101" w:author="JIE  SUN" w:date="2018-06-22T13:21:00Z">
              <w:r>
                <w:rPr>
                  <w:rFonts w:ascii="SimSun" w:eastAsia="SimSun" w:hAnsi="SimSun" w:cs="SimSun"/>
                  <w:color w:val="000000"/>
                  <w:sz w:val="22"/>
                  <w:lang w:val="en-US"/>
                </w:rPr>
                <w:t>150</w:t>
              </w:r>
            </w:ins>
            <w:del w:id="8102" w:author="JIE  SUN" w:date="2018-06-22T13:21:00Z">
              <w:r w:rsidDel="00865089">
                <w:rPr>
                  <w:rFonts w:ascii="SimSun" w:eastAsia="SimSun" w:hAnsi="SimSun" w:cs="SimSun" w:hint="eastAsia"/>
                  <w:color w:val="000000"/>
                  <w:sz w:val="22"/>
                  <w:lang w:val="en-US"/>
                </w:rPr>
                <w:delText>30</w:delText>
              </w:r>
            </w:del>
            <w:r>
              <w:rPr>
                <w:rFonts w:ascii="SimSun" w:eastAsia="SimSun" w:hAnsi="SimSun" w:cs="SimSun" w:hint="eastAsia"/>
                <w:color w:val="000000"/>
                <w:sz w:val="22"/>
                <w:lang w:val="en-US"/>
              </w:rPr>
              <w:t>°</w:t>
            </w:r>
          </w:p>
        </w:tc>
        <w:tc>
          <w:tcPr>
            <w:tcW w:w="1701" w:type="dxa"/>
            <w:shd w:val="clear" w:color="auto" w:fill="auto"/>
            <w:vAlign w:val="center"/>
            <w:tcPrChange w:id="8103" w:author="JIE  SUN" w:date="2018-06-22T18:36:00Z">
              <w:tcPr>
                <w:tcW w:w="1650" w:type="dxa"/>
                <w:shd w:val="clear" w:color="auto" w:fill="auto"/>
                <w:vAlign w:val="center"/>
              </w:tcPr>
            </w:tcPrChange>
          </w:tcPr>
          <w:p w14:paraId="4116A324" w14:textId="77777777" w:rsidR="002A37FC" w:rsidRDefault="002A37FC" w:rsidP="002A37FC">
            <w:pPr>
              <w:jc w:val="center"/>
              <w:rPr>
                <w:rFonts w:ascii="SimSun" w:eastAsia="SimSun" w:hAnsi="SimSun" w:cs="SimSun"/>
                <w:color w:val="000000"/>
                <w:sz w:val="22"/>
                <w:lang w:val="en-US"/>
              </w:rPr>
            </w:pPr>
            <w:ins w:id="8104" w:author="JIE  SUN" w:date="2018-06-22T13:21:00Z">
              <w:r>
                <w:rPr>
                  <w:rFonts w:ascii="SimSun" w:eastAsia="SimSun" w:hAnsi="SimSun" w:cs="SimSun"/>
                  <w:color w:val="000000"/>
                  <w:sz w:val="22"/>
                  <w:lang w:val="en-US"/>
                </w:rPr>
                <w:t>150</w:t>
              </w:r>
            </w:ins>
            <w:del w:id="8105" w:author="JIE  SUN" w:date="2018-06-22T13:21:00Z">
              <w:r w:rsidDel="00865089">
                <w:rPr>
                  <w:rFonts w:ascii="SimSun" w:eastAsia="SimSun" w:hAnsi="SimSun" w:cs="SimSun" w:hint="eastAsia"/>
                  <w:color w:val="000000"/>
                  <w:sz w:val="22"/>
                  <w:lang w:val="en-US"/>
                </w:rPr>
                <w:delText>30</w:delText>
              </w:r>
            </w:del>
            <w:r>
              <w:rPr>
                <w:rFonts w:ascii="SimSun" w:eastAsia="SimSun" w:hAnsi="SimSun" w:cs="SimSun" w:hint="eastAsia"/>
                <w:color w:val="000000"/>
                <w:sz w:val="22"/>
                <w:lang w:val="en-US"/>
              </w:rPr>
              <w:t>°</w:t>
            </w:r>
          </w:p>
        </w:tc>
      </w:tr>
    </w:tbl>
    <w:p w14:paraId="116149BB" w14:textId="77777777" w:rsidR="00CC71BA" w:rsidRDefault="00CC71BA" w:rsidP="00CC71BA">
      <w:pPr>
        <w:rPr>
          <w:ins w:id="8106" w:author="JIE  SUN" w:date="2018-06-22T20:46:00Z"/>
        </w:rPr>
      </w:pPr>
      <w:ins w:id="8107" w:author="JIE  SUN" w:date="2018-06-22T20:46: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1</w:t>
        </w:r>
        <w:r w:rsidRPr="00B056CD">
          <w:rPr>
            <w:rFonts w:ascii="NSimSun" w:eastAsia="NSimSun" w:hAnsi="Times New Roman" w:cs="NSimSun"/>
            <w:color w:val="000000" w:themeColor="text1"/>
            <w:sz w:val="19"/>
            <w:szCs w:val="19"/>
          </w:rPr>
          <w:t>].gyro_x[0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action_123[1</w:t>
        </w:r>
        <w:r w:rsidRPr="00B056CD">
          <w:rPr>
            <w:rFonts w:ascii="NSimSun" w:eastAsia="NSimSun" w:hAnsi="Times New Roman" w:cs="NSimSun"/>
            <w:color w:val="000000" w:themeColor="text1"/>
            <w:sz w:val="19"/>
            <w:szCs w:val="19"/>
          </w:rPr>
          <w:t>].gyro_x[1]</w:t>
        </w:r>
        <w:r>
          <w:rPr>
            <w:rFonts w:ascii="NSimSun" w:eastAsia="NSimSun" w:hAnsi="Times New Roman" w:cs="NSimSun"/>
            <w:color w:val="000000" w:themeColor="text1"/>
            <w:sz w:val="19"/>
            <w:szCs w:val="19"/>
          </w:rPr>
          <w:t xml:space="preserve"> </w:t>
        </w:r>
        <w:r w:rsidRPr="00B056CD">
          <w:t>represent the threshold data</w:t>
        </w:r>
        <w:r>
          <w:t xml:space="preserve"> of spinning angle with X-axis.</w:t>
        </w:r>
      </w:ins>
    </w:p>
    <w:p w14:paraId="5C564A2C" w14:textId="77777777" w:rsidR="00CC71BA" w:rsidRDefault="00CC71BA" w:rsidP="00CC71BA">
      <w:pPr>
        <w:rPr>
          <w:ins w:id="8108" w:author="JIE  SUN" w:date="2018-06-22T20:46:00Z"/>
        </w:rPr>
      </w:pPr>
      <w:ins w:id="8109" w:author="JIE  SUN" w:date="2018-06-22T20:46: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1].gyro_y</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action_123[1].gyro_y</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w:t>
        </w:r>
        <w:r>
          <w:rPr>
            <w:rFonts w:hint="eastAsia"/>
          </w:rPr>
          <w:t>Y</w:t>
        </w:r>
        <w:r>
          <w:t>-axis.</w:t>
        </w:r>
      </w:ins>
    </w:p>
    <w:p w14:paraId="75685F82" w14:textId="77777777" w:rsidR="00CC71BA" w:rsidRDefault="00CC71BA" w:rsidP="00CC71BA">
      <w:pPr>
        <w:rPr>
          <w:ins w:id="8110" w:author="JIE  SUN" w:date="2018-06-22T20:46:00Z"/>
        </w:rPr>
      </w:pPr>
      <w:ins w:id="8111" w:author="JIE  SUN" w:date="2018-06-22T20:46: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1].gyro_</w:t>
        </w:r>
        <w:r>
          <w:rPr>
            <w:rFonts w:ascii="NSimSun" w:eastAsia="NSimSun" w:hAnsi="Times New Roman" w:cs="NSimSun" w:hint="eastAsia"/>
            <w:color w:val="000000" w:themeColor="text1"/>
            <w:sz w:val="19"/>
            <w:szCs w:val="19"/>
          </w:rPr>
          <w:t>z</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action_123[1].gyro_z</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Z-axis.</w:t>
        </w:r>
      </w:ins>
    </w:p>
    <w:p w14:paraId="40250326" w14:textId="77777777" w:rsidR="00CC71BA" w:rsidRPr="00B056CD" w:rsidRDefault="00CC71BA" w:rsidP="00CC71BA">
      <w:pPr>
        <w:autoSpaceDE w:val="0"/>
        <w:autoSpaceDN w:val="0"/>
        <w:adjustRightInd w:val="0"/>
        <w:spacing w:after="0"/>
        <w:rPr>
          <w:ins w:id="8112" w:author="JIE  SUN" w:date="2018-06-22T20:46:00Z"/>
          <w:rFonts w:ascii="NSimSun" w:eastAsia="NSimSun" w:hAnsi="Times New Roman" w:cs="NSimSun"/>
          <w:color w:val="000000" w:themeColor="text1"/>
          <w:sz w:val="19"/>
          <w:szCs w:val="19"/>
        </w:rPr>
      </w:pPr>
      <w:ins w:id="8113" w:author="JIE  SUN" w:date="2018-06-22T20:46:00Z">
        <w:r w:rsidRPr="00B056CD">
          <w:rPr>
            <w:rFonts w:ascii="NSimSun" w:eastAsia="NSimSun" w:hAnsi="Times New Roman" w:cs="NSimSun"/>
            <w:color w:val="000000" w:themeColor="text1"/>
            <w:sz w:val="19"/>
            <w:szCs w:val="19"/>
          </w:rPr>
          <w:t>if (Gyro.G_angle_x &gt; action_123[0].gyro_x[1] || Gyro.G_angle_x &lt;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].gyro_x[0])</w:t>
        </w:r>
      </w:ins>
    </w:p>
    <w:p w14:paraId="66F6ABA2" w14:textId="77777777" w:rsidR="00CC71BA" w:rsidRPr="00B056CD" w:rsidRDefault="00CC71BA" w:rsidP="00CC71BA">
      <w:pPr>
        <w:autoSpaceDE w:val="0"/>
        <w:autoSpaceDN w:val="0"/>
        <w:adjustRightInd w:val="0"/>
        <w:spacing w:after="0"/>
        <w:rPr>
          <w:ins w:id="8114" w:author="JIE  SUN" w:date="2018-06-22T20:46:00Z"/>
          <w:rFonts w:ascii="NSimSun" w:eastAsia="NSimSun" w:hAnsi="Times New Roman" w:cs="NSimSun"/>
          <w:color w:val="000000" w:themeColor="text1"/>
          <w:sz w:val="19"/>
          <w:szCs w:val="19"/>
        </w:rPr>
      </w:pPr>
      <w:ins w:id="8115" w:author="JIE  SUN" w:date="2018-06-22T20:46:00Z">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t>continue;</w:t>
        </w:r>
      </w:ins>
    </w:p>
    <w:p w14:paraId="20235619" w14:textId="77777777" w:rsidR="00CC71BA" w:rsidRPr="00B056CD" w:rsidRDefault="00CC71BA" w:rsidP="00CC71BA">
      <w:pPr>
        <w:autoSpaceDE w:val="0"/>
        <w:autoSpaceDN w:val="0"/>
        <w:adjustRightInd w:val="0"/>
        <w:spacing w:after="0"/>
        <w:rPr>
          <w:ins w:id="8116" w:author="JIE  SUN" w:date="2018-06-22T20:46:00Z"/>
          <w:rFonts w:ascii="NSimSun" w:eastAsia="NSimSun" w:hAnsi="Times New Roman" w:cs="NSimSun"/>
          <w:color w:val="000000" w:themeColor="text1"/>
          <w:sz w:val="19"/>
          <w:szCs w:val="19"/>
        </w:rPr>
      </w:pPr>
      <w:ins w:id="8117" w:author="JIE  SUN" w:date="2018-06-22T20:46:00Z">
        <w:r w:rsidRPr="00B056CD">
          <w:rPr>
            <w:rFonts w:ascii="NSimSun" w:eastAsia="NSimSun" w:hAnsi="Times New Roman" w:cs="NSimSun"/>
            <w:color w:val="000000" w:themeColor="text1"/>
            <w:sz w:val="19"/>
            <w:szCs w:val="19"/>
          </w:rPr>
          <w:t>if (Gyro.G_angle_y &gt;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].gyro_y[1] || Gyro.G_angle_y &lt;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].gyro_y[0])</w:t>
        </w:r>
      </w:ins>
    </w:p>
    <w:p w14:paraId="06AAB44F" w14:textId="77777777" w:rsidR="00CC71BA" w:rsidRPr="00B056CD" w:rsidRDefault="00CC71BA" w:rsidP="00CC71BA">
      <w:pPr>
        <w:autoSpaceDE w:val="0"/>
        <w:autoSpaceDN w:val="0"/>
        <w:adjustRightInd w:val="0"/>
        <w:spacing w:after="0"/>
        <w:rPr>
          <w:ins w:id="8118" w:author="JIE  SUN" w:date="2018-06-22T20:46:00Z"/>
          <w:rFonts w:ascii="NSimSun" w:eastAsia="NSimSun" w:hAnsi="Times New Roman" w:cs="NSimSun"/>
          <w:color w:val="000000" w:themeColor="text1"/>
          <w:sz w:val="19"/>
          <w:szCs w:val="19"/>
        </w:rPr>
      </w:pPr>
      <w:ins w:id="8119" w:author="JIE  SUN" w:date="2018-06-22T20:46:00Z">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t>continue;</w:t>
        </w:r>
      </w:ins>
    </w:p>
    <w:p w14:paraId="5DD3E927" w14:textId="77777777" w:rsidR="00CC71BA" w:rsidRPr="00B056CD" w:rsidRDefault="00CC71BA" w:rsidP="00CC71BA">
      <w:pPr>
        <w:autoSpaceDE w:val="0"/>
        <w:autoSpaceDN w:val="0"/>
        <w:adjustRightInd w:val="0"/>
        <w:spacing w:after="0"/>
        <w:rPr>
          <w:ins w:id="8120" w:author="JIE  SUN" w:date="2018-06-22T20:46:00Z"/>
          <w:rFonts w:ascii="NSimSun" w:eastAsia="NSimSun" w:hAnsi="Times New Roman" w:cs="NSimSun"/>
          <w:color w:val="000000" w:themeColor="text1"/>
          <w:sz w:val="19"/>
          <w:szCs w:val="19"/>
        </w:rPr>
      </w:pPr>
      <w:ins w:id="8121" w:author="JIE  SUN" w:date="2018-06-22T20:46:00Z">
        <w:r w:rsidRPr="00B056CD">
          <w:rPr>
            <w:rFonts w:ascii="NSimSun" w:eastAsia="NSimSun" w:hAnsi="Times New Roman" w:cs="NSimSun"/>
            <w:color w:val="000000" w:themeColor="text1"/>
            <w:sz w:val="19"/>
            <w:szCs w:val="19"/>
          </w:rPr>
          <w:t>if (Gyro.G_angle_z &gt;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].gyro_z[1] || Gyro.G_angle_z &lt;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].gyro_z[0])</w:t>
        </w:r>
      </w:ins>
    </w:p>
    <w:p w14:paraId="25A46EB0" w14:textId="77777777" w:rsidR="00CC71BA" w:rsidRPr="00B056CD" w:rsidRDefault="00CC71BA" w:rsidP="00CC71BA">
      <w:pPr>
        <w:rPr>
          <w:ins w:id="8122" w:author="JIE  SUN" w:date="2018-06-22T20:46:00Z"/>
          <w:color w:val="000000" w:themeColor="text1"/>
        </w:rPr>
      </w:pPr>
      <w:ins w:id="8123" w:author="JIE  SUN" w:date="2018-06-22T20:46:00Z">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t>continue;</w:t>
        </w:r>
        <w:r w:rsidRPr="00B056CD">
          <w:rPr>
            <w:color w:val="000000" w:themeColor="text1"/>
          </w:rPr>
          <w:t xml:space="preserve"> </w:t>
        </w:r>
      </w:ins>
    </w:p>
    <w:p w14:paraId="30371088" w14:textId="77777777" w:rsidR="0087014B" w:rsidRDefault="0087014B">
      <w:pPr>
        <w:pStyle w:val="Caption"/>
        <w:rPr>
          <w:del w:id="8124" w:author="像个男人一样" w:date="2018-03-22T11:48:00Z"/>
          <w:lang w:val="en-US"/>
        </w:rPr>
        <w:pPrChange w:id="8125" w:author="像个男人一样" w:date="2018-03-21T02:23:00Z">
          <w:pPr/>
        </w:pPrChange>
      </w:pPr>
    </w:p>
    <w:p w14:paraId="4B820CE5" w14:textId="77777777" w:rsidR="0087014B" w:rsidRDefault="0087014B">
      <w:pPr>
        <w:rPr>
          <w:ins w:id="8126" w:author="像个男人一样" w:date="2018-03-22T11:48:00Z"/>
        </w:rPr>
      </w:pPr>
    </w:p>
    <w:p w14:paraId="57357EB6" w14:textId="77777777" w:rsidR="0087014B" w:rsidRDefault="00983345">
      <w:pPr>
        <w:jc w:val="center"/>
        <w:rPr>
          <w:ins w:id="8127" w:author="像个男人一样" w:date="2018-03-21T02:28:00Z"/>
        </w:rPr>
        <w:pPrChange w:id="8128" w:author="jie sun" w:date="2018-04-16T21:42:00Z">
          <w:pPr/>
        </w:pPrChange>
      </w:pPr>
      <w:ins w:id="8129" w:author="JIE  SUN" w:date="2018-06-22T13:59:00Z">
        <w:r>
          <w:rPr>
            <w:noProof/>
          </w:rPr>
          <w:drawing>
            <wp:inline distT="0" distB="0" distL="0" distR="0" wp14:anchorId="4945BDD9" wp14:editId="13911550">
              <wp:extent cx="4572000" cy="2743200"/>
              <wp:effectExtent l="0" t="0" r="0" b="0"/>
              <wp:docPr id="74" name="Chart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ins>
      <w:del w:id="8130" w:author="JIE  SUN" w:date="2018-06-22T13:59:00Z">
        <w:r w:rsidR="00D5184D" w:rsidDel="00983345">
          <w:rPr>
            <w:noProof/>
          </w:rPr>
          <w:drawing>
            <wp:inline distT="0" distB="0" distL="114300" distR="114300" wp14:anchorId="3FEB4B9F" wp14:editId="40C0D706">
              <wp:extent cx="4572000" cy="2743200"/>
              <wp:effectExtent l="0" t="0" r="0" b="0"/>
              <wp:docPr id="44"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del>
    </w:p>
    <w:p w14:paraId="3A4AFDEF" w14:textId="77777777" w:rsidR="0087014B" w:rsidRDefault="00D5184D">
      <w:pPr>
        <w:pStyle w:val="Caption"/>
        <w:jc w:val="center"/>
        <w:rPr>
          <w:ins w:id="8131" w:author="像个男人一样" w:date="2018-03-22T11:48:00Z"/>
        </w:rPr>
        <w:pPrChange w:id="8132" w:author="jie sun" w:date="2018-04-16T21:42:00Z">
          <w:pPr/>
        </w:pPrChange>
      </w:pPr>
      <w:bookmarkStart w:id="8133" w:name="_Toc517801907"/>
      <w:ins w:id="8134" w:author="像个男人一样" w:date="2018-03-21T02:30:00Z">
        <w:r>
          <w:t xml:space="preserve">Figure </w:t>
        </w:r>
      </w:ins>
      <w:ins w:id="8135" w:author="JIE  SUN" w:date="2018-06-21T13:36:00Z">
        <w:r w:rsidR="00A64E7B">
          <w:fldChar w:fldCharType="begin"/>
        </w:r>
        <w:r w:rsidR="00A64E7B">
          <w:instrText xml:space="preserve"> STYLEREF 1 \s </w:instrText>
        </w:r>
      </w:ins>
      <w:r w:rsidR="00A64E7B">
        <w:fldChar w:fldCharType="separate"/>
      </w:r>
      <w:r w:rsidR="00A64E7B">
        <w:rPr>
          <w:noProof/>
        </w:rPr>
        <w:t>4</w:t>
      </w:r>
      <w:ins w:id="813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8137" w:author="JIE  SUN" w:date="2018-06-21T13:36:00Z">
        <w:r w:rsidR="00A64E7B">
          <w:rPr>
            <w:noProof/>
          </w:rPr>
          <w:t>15</w:t>
        </w:r>
        <w:r w:rsidR="00A64E7B">
          <w:fldChar w:fldCharType="end"/>
        </w:r>
      </w:ins>
      <w:ins w:id="8138" w:author="jie sun" w:date="2018-04-19T13:00:00Z">
        <w:del w:id="8139" w:author="JIE  SUN" w:date="2018-06-21T13:34:00Z">
          <w:r w:rsidR="00083FE7" w:rsidDel="00A64E7B">
            <w:fldChar w:fldCharType="begin"/>
          </w:r>
          <w:r w:rsidR="00083FE7" w:rsidDel="00A64E7B">
            <w:delInstrText xml:space="preserve"> STYLEREF 1 \s </w:delInstrText>
          </w:r>
        </w:del>
      </w:ins>
      <w:del w:id="8140" w:author="JIE  SUN" w:date="2018-06-21T13:34:00Z">
        <w:r w:rsidR="00083FE7" w:rsidDel="00A64E7B">
          <w:fldChar w:fldCharType="separate"/>
        </w:r>
        <w:r w:rsidR="00083FE7" w:rsidDel="00A64E7B">
          <w:rPr>
            <w:noProof/>
          </w:rPr>
          <w:delText>4</w:delText>
        </w:r>
      </w:del>
      <w:ins w:id="8141" w:author="jie sun" w:date="2018-04-19T13:00:00Z">
        <w:del w:id="8142"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8143" w:author="JIE  SUN" w:date="2018-06-21T13:34:00Z">
        <w:r w:rsidR="00083FE7" w:rsidDel="00A64E7B">
          <w:fldChar w:fldCharType="separate"/>
        </w:r>
      </w:del>
      <w:ins w:id="8144" w:author="jie sun" w:date="2018-04-19T13:00:00Z">
        <w:del w:id="8145" w:author="JIE  SUN" w:date="2018-06-21T13:34:00Z">
          <w:r w:rsidR="00083FE7" w:rsidDel="00A64E7B">
            <w:rPr>
              <w:noProof/>
            </w:rPr>
            <w:delText>14</w:delText>
          </w:r>
          <w:r w:rsidR="00083FE7" w:rsidDel="00A64E7B">
            <w:fldChar w:fldCharType="end"/>
          </w:r>
        </w:del>
      </w:ins>
      <w:ins w:id="8146" w:author="像个男人一样" w:date="2018-03-21T02:30:00Z">
        <w:del w:id="8147"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8148" w:author="像个男人一样" w:date="2018-03-22T11:51:00Z">
        <w:del w:id="8149" w:author="jie sun" w:date="2018-04-10T21:45:00Z">
          <w:r w:rsidDel="00454521">
            <w:delText>13</w:delText>
          </w:r>
        </w:del>
      </w:ins>
      <w:ins w:id="8150" w:author="像个男人一样" w:date="2018-03-21T02:30:00Z">
        <w:del w:id="8151" w:author="jie sun" w:date="2018-04-10T21:45:00Z">
          <w:r w:rsidDel="00454521">
            <w:fldChar w:fldCharType="end"/>
          </w:r>
        </w:del>
        <w:bookmarkStart w:id="8152" w:name="_Toc11542"/>
        <w:bookmarkStart w:id="8153" w:name="_Toc6434"/>
        <w:bookmarkStart w:id="8154" w:name="_Toc25122"/>
        <w:bookmarkStart w:id="8155" w:name="_Toc24221"/>
        <w:bookmarkStart w:id="8156" w:name="_Toc1741"/>
        <w:bookmarkStart w:id="8157" w:name="_Toc19022"/>
        <w:bookmarkStart w:id="8158" w:name="_Toc30918"/>
        <w:bookmarkStart w:id="8159" w:name="_Toc2556"/>
        <w:bookmarkStart w:id="8160" w:name="_Toc10130"/>
        <w:bookmarkStart w:id="8161" w:name="_Toc24890"/>
        <w:bookmarkStart w:id="8162" w:name="_Toc23208"/>
        <w:bookmarkStart w:id="8163" w:name="_Toc27905"/>
        <w:bookmarkStart w:id="8164" w:name="_Toc28570"/>
        <w:bookmarkStart w:id="8165" w:name="_Toc2598"/>
        <w:bookmarkStart w:id="8166" w:name="_Toc6189"/>
        <w:bookmarkStart w:id="8167" w:name="_Toc28452"/>
        <w:bookmarkStart w:id="8168" w:name="_Toc1305"/>
        <w:bookmarkStart w:id="8169" w:name="_Toc31051"/>
        <w:bookmarkStart w:id="8170" w:name="_Toc25729"/>
        <w:bookmarkStart w:id="8171" w:name="_Toc31728"/>
        <w:bookmarkStart w:id="8172" w:name="_Toc12381"/>
        <w:bookmarkStart w:id="8173" w:name="_Toc1781"/>
        <w:bookmarkStart w:id="8174" w:name="_Toc7718"/>
        <w:bookmarkStart w:id="8175" w:name="_Toc4101"/>
        <w:bookmarkStart w:id="8176" w:name="_Toc20570"/>
        <w:r>
          <w:rPr>
            <w:rFonts w:hint="eastAsia"/>
          </w:rPr>
          <w:t xml:space="preserve">: </w:t>
        </w:r>
        <w:del w:id="8177" w:author="JIE  SUN" w:date="2018-06-22T17:45:00Z">
          <w:r w:rsidDel="00DD09CC">
            <w:rPr>
              <w:rFonts w:hint="eastAsia"/>
            </w:rPr>
            <w:delText xml:space="preserve">Angles </w:delText>
          </w:r>
        </w:del>
      </w:ins>
      <w:ins w:id="8178" w:author="jie sun" w:date="2018-04-16T22:35:00Z">
        <w:del w:id="8179" w:author="JIE  SUN" w:date="2018-06-22T17:45:00Z">
          <w:r w:rsidR="005D6150" w:rsidDel="00DD09CC">
            <w:delText>W</w:delText>
          </w:r>
        </w:del>
      </w:ins>
      <w:ins w:id="8180" w:author="像个男人一样" w:date="2018-03-21T02:30:00Z">
        <w:del w:id="8181" w:author="JIE  SUN" w:date="2018-06-22T17:45:00Z">
          <w:r w:rsidDel="00DD09CC">
            <w:rPr>
              <w:rFonts w:hint="eastAsia"/>
            </w:rPr>
            <w:delText xml:space="preserve">with </w:delText>
          </w:r>
        </w:del>
      </w:ins>
      <w:ins w:id="8182" w:author="jie sun" w:date="2018-04-16T22:35:00Z">
        <w:del w:id="8183" w:author="JIE  SUN" w:date="2018-06-22T17:45:00Z">
          <w:r w:rsidR="005D6150" w:rsidDel="00DD09CC">
            <w:delText>T</w:delText>
          </w:r>
        </w:del>
      </w:ins>
      <w:ins w:id="8184" w:author="像个男人一样" w:date="2018-03-21T02:30:00Z">
        <w:del w:id="8185" w:author="JIE  SUN" w:date="2018-06-22T17:45:00Z">
          <w:r w:rsidDel="00DD09CC">
            <w:rPr>
              <w:rFonts w:hint="eastAsia"/>
            </w:rPr>
            <w:delText xml:space="preserve">the </w:delText>
          </w:r>
        </w:del>
      </w:ins>
      <w:ins w:id="8186" w:author="jie sun" w:date="2018-04-16T22:35:00Z">
        <w:del w:id="8187" w:author="JIE  SUN" w:date="2018-06-22T17:45:00Z">
          <w:r w:rsidR="005D6150" w:rsidDel="00DD09CC">
            <w:delText>G</w:delText>
          </w:r>
        </w:del>
      </w:ins>
      <w:ins w:id="8188" w:author="像个男人一样" w:date="2018-03-21T02:30:00Z">
        <w:del w:id="8189" w:author="JIE  SUN" w:date="2018-06-22T17:45:00Z">
          <w:r w:rsidDel="00DD09CC">
            <w:rPr>
              <w:rFonts w:hint="eastAsia"/>
            </w:rPr>
            <w:delText xml:space="preserve">gravity </w:delText>
          </w:r>
        </w:del>
      </w:ins>
      <w:ins w:id="8190" w:author="jie sun" w:date="2018-04-16T22:35:00Z">
        <w:del w:id="8191" w:author="JIE  SUN" w:date="2018-06-22T17:45:00Z">
          <w:r w:rsidR="005D6150" w:rsidDel="00DD09CC">
            <w:delText>C</w:delText>
          </w:r>
        </w:del>
      </w:ins>
      <w:ins w:id="8192" w:author="像个男人一样" w:date="2018-03-21T02:30:00Z">
        <w:del w:id="8193" w:author="JIE  SUN" w:date="2018-06-22T17:45:00Z">
          <w:r w:rsidDel="00DD09CC">
            <w:rPr>
              <w:rFonts w:hint="eastAsia"/>
            </w:rPr>
            <w:delText xml:space="preserve">changes </w:delText>
          </w:r>
        </w:del>
      </w:ins>
      <w:ins w:id="8194" w:author="JIE  SUN" w:date="2018-06-22T17:45:00Z">
        <w:r w:rsidR="00DD09CC">
          <w:t xml:space="preserve">The Change of </w:t>
        </w:r>
      </w:ins>
      <w:ins w:id="8195" w:author="JIE  SUN" w:date="2018-06-22T17:46:00Z">
        <w:r w:rsidR="00DD09CC">
          <w:rPr>
            <w:rFonts w:hint="eastAsia"/>
          </w:rPr>
          <w:t>I</w:t>
        </w:r>
      </w:ins>
      <w:ins w:id="8196" w:author="JIE  SUN" w:date="2018-06-22T17:45:00Z">
        <w:r w:rsidR="00DD09CC">
          <w:t xml:space="preserve">nclination </w:t>
        </w:r>
      </w:ins>
      <w:ins w:id="8197" w:author="JIE  SUN" w:date="2018-06-22T17:46:00Z">
        <w:r w:rsidR="00DD09CC">
          <w:rPr>
            <w:rFonts w:hint="eastAsia"/>
          </w:rPr>
          <w:t>A</w:t>
        </w:r>
      </w:ins>
      <w:ins w:id="8198" w:author="JIE  SUN" w:date="2018-06-22T17:45:00Z">
        <w:r w:rsidR="00DD09CC">
          <w:t xml:space="preserve">ngles </w:t>
        </w:r>
      </w:ins>
      <w:ins w:id="8199" w:author="jie sun" w:date="2018-04-16T22:35:00Z">
        <w:del w:id="8200" w:author="JIE  SUN" w:date="2018-06-22T17:46:00Z">
          <w:r w:rsidR="005D6150" w:rsidDel="00DD09CC">
            <w:delText>I</w:delText>
          </w:r>
        </w:del>
      </w:ins>
      <w:ins w:id="8201" w:author="像个男人一样" w:date="2018-03-21T02:30:00Z">
        <w:del w:id="8202" w:author="JIE  SUN" w:date="2018-06-22T17:46:00Z">
          <w:r w:rsidDel="00DD09CC">
            <w:rPr>
              <w:rFonts w:hint="eastAsia"/>
            </w:rPr>
            <w:delText xml:space="preserve">in </w:delText>
          </w:r>
        </w:del>
      </w:ins>
      <w:ins w:id="8203" w:author="jie sun" w:date="2018-04-16T22:35:00Z">
        <w:del w:id="8204" w:author="JIE  SUN" w:date="2018-06-22T17:46:00Z">
          <w:r w:rsidR="005D6150" w:rsidDel="00DD09CC">
            <w:delText>A</w:delText>
          </w:r>
        </w:del>
      </w:ins>
      <w:ins w:id="8205" w:author="像个男人一样" w:date="2018-03-21T02:30:00Z">
        <w:del w:id="8206" w:author="JIE  SUN" w:date="2018-06-22T17:46:00Z">
          <w:r w:rsidDel="00DD09CC">
            <w:rPr>
              <w:rFonts w:hint="eastAsia"/>
            </w:rPr>
            <w:delText>action 2</w:delText>
          </w:r>
        </w:del>
      </w:ins>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bookmarkEnd w:id="8173"/>
      <w:bookmarkEnd w:id="8174"/>
      <w:bookmarkEnd w:id="8175"/>
      <w:bookmarkEnd w:id="8176"/>
      <w:ins w:id="8207" w:author="JIE  SUN" w:date="2018-06-22T17:46:00Z">
        <w:r w:rsidR="00DD09CC">
          <w:t>in Gesture 2</w:t>
        </w:r>
      </w:ins>
      <w:bookmarkEnd w:id="8133"/>
    </w:p>
    <w:p w14:paraId="69FC904A" w14:textId="77777777" w:rsidR="0087014B" w:rsidRDefault="00D5184D">
      <w:pPr>
        <w:pStyle w:val="Caption"/>
        <w:jc w:val="center"/>
        <w:pPrChange w:id="8208" w:author="jie sun" w:date="2018-04-16T21:42:00Z">
          <w:pPr/>
        </w:pPrChange>
      </w:pPr>
      <w:bookmarkStart w:id="8209" w:name="_Toc511906365"/>
      <w:ins w:id="8210" w:author="像个男人一样" w:date="2018-03-22T11:48:00Z">
        <w:r>
          <w:t xml:space="preserve">Table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Table \* ARABIC \s 1 </w:instrText>
        </w:r>
        <w:r>
          <w:fldChar w:fldCharType="separate"/>
        </w:r>
      </w:ins>
      <w:ins w:id="8211" w:author="像个男人一样" w:date="2018-03-22T11:51:00Z">
        <w:r>
          <w:t>4</w:t>
        </w:r>
      </w:ins>
      <w:ins w:id="8212" w:author="像个男人一样" w:date="2018-03-22T11:48:00Z">
        <w:r>
          <w:fldChar w:fldCharType="end"/>
        </w:r>
        <w:bookmarkStart w:id="8213" w:name="_Toc11886"/>
        <w:bookmarkStart w:id="8214" w:name="_Toc31001"/>
        <w:bookmarkStart w:id="8215" w:name="_Toc21101"/>
        <w:bookmarkStart w:id="8216" w:name="_Toc17458"/>
        <w:bookmarkStart w:id="8217" w:name="_Toc26962"/>
        <w:bookmarkStart w:id="8218" w:name="_Toc10246"/>
        <w:bookmarkStart w:id="8219" w:name="_Toc8205"/>
        <w:bookmarkStart w:id="8220" w:name="_Toc3325"/>
        <w:bookmarkStart w:id="8221" w:name="_Toc29775"/>
        <w:bookmarkStart w:id="8222" w:name="_Toc6746"/>
        <w:bookmarkStart w:id="8223" w:name="_Toc23664"/>
        <w:bookmarkStart w:id="8224" w:name="_Toc19198"/>
        <w:bookmarkStart w:id="8225" w:name="_Toc836"/>
        <w:bookmarkStart w:id="8226" w:name="_Toc21652"/>
        <w:bookmarkStart w:id="8227" w:name="_Toc27311"/>
        <w:bookmarkStart w:id="8228" w:name="_Toc19761"/>
        <w:bookmarkStart w:id="8229" w:name="_Toc1799"/>
        <w:bookmarkStart w:id="8230" w:name="_Toc25791"/>
        <w:bookmarkStart w:id="8231" w:name="_Toc5174"/>
        <w:bookmarkStart w:id="8232" w:name="_Toc29856"/>
        <w:bookmarkStart w:id="8233" w:name="_Toc7679"/>
        <w:r>
          <w:rPr>
            <w:rFonts w:hint="eastAsia"/>
          </w:rPr>
          <w:t>:</w:t>
        </w:r>
      </w:ins>
      <w:ins w:id="8234" w:author="JIE  SUN" w:date="2018-06-22T17:44:00Z">
        <w:r w:rsidR="00DD09CC">
          <w:t xml:space="preserve"> </w:t>
        </w:r>
      </w:ins>
      <w:ins w:id="8235" w:author="像个男人一样" w:date="2018-03-22T11:48:00Z">
        <w:del w:id="8236" w:author="JIE  SUN" w:date="2018-06-22T17:44:00Z">
          <w:r w:rsidDel="00DD09CC">
            <w:rPr>
              <w:rFonts w:hint="eastAsia"/>
            </w:rPr>
            <w:delText xml:space="preserve">Angles </w:delText>
          </w:r>
        </w:del>
      </w:ins>
      <w:ins w:id="8237" w:author="jie sun" w:date="2018-04-16T22:35:00Z">
        <w:del w:id="8238" w:author="JIE  SUN" w:date="2018-06-22T17:44:00Z">
          <w:r w:rsidR="005D6150" w:rsidDel="00DD09CC">
            <w:delText>W</w:delText>
          </w:r>
        </w:del>
      </w:ins>
      <w:ins w:id="8239" w:author="像个男人一样" w:date="2018-03-22T11:48:00Z">
        <w:del w:id="8240" w:author="JIE  SUN" w:date="2018-06-22T17:44:00Z">
          <w:r w:rsidDel="00DD09CC">
            <w:rPr>
              <w:rFonts w:hint="eastAsia"/>
            </w:rPr>
            <w:delText xml:space="preserve">with </w:delText>
          </w:r>
        </w:del>
      </w:ins>
      <w:ins w:id="8241" w:author="jie sun" w:date="2018-04-16T22:35:00Z">
        <w:del w:id="8242" w:author="JIE  SUN" w:date="2018-06-22T17:44:00Z">
          <w:r w:rsidR="005D6150" w:rsidDel="00DD09CC">
            <w:delText>T</w:delText>
          </w:r>
        </w:del>
      </w:ins>
      <w:ins w:id="8243" w:author="像个男人一样" w:date="2018-03-22T11:48:00Z">
        <w:del w:id="8244" w:author="JIE  SUN" w:date="2018-06-22T17:44:00Z">
          <w:r w:rsidDel="00DD09CC">
            <w:rPr>
              <w:rFonts w:hint="eastAsia"/>
            </w:rPr>
            <w:delText xml:space="preserve">the </w:delText>
          </w:r>
        </w:del>
      </w:ins>
      <w:ins w:id="8245" w:author="jie sun" w:date="2018-04-16T22:35:00Z">
        <w:del w:id="8246" w:author="JIE  SUN" w:date="2018-06-22T17:44:00Z">
          <w:r w:rsidR="005D6150" w:rsidDel="00DD09CC">
            <w:delText>G</w:delText>
          </w:r>
        </w:del>
      </w:ins>
      <w:ins w:id="8247" w:author="像个男人一样" w:date="2018-03-22T11:48:00Z">
        <w:del w:id="8248" w:author="JIE  SUN" w:date="2018-06-22T17:44:00Z">
          <w:r w:rsidDel="00DD09CC">
            <w:rPr>
              <w:rFonts w:hint="eastAsia"/>
            </w:rPr>
            <w:delText xml:space="preserve">gravity </w:delText>
          </w:r>
        </w:del>
      </w:ins>
      <w:ins w:id="8249" w:author="jie sun" w:date="2018-04-16T22:35:00Z">
        <w:del w:id="8250" w:author="JIE  SUN" w:date="2018-06-22T17:44:00Z">
          <w:r w:rsidR="005D6150" w:rsidDel="00DD09CC">
            <w:delText>R</w:delText>
          </w:r>
        </w:del>
      </w:ins>
      <w:ins w:id="8251" w:author="像个男人一样" w:date="2018-03-22T11:48:00Z">
        <w:del w:id="8252" w:author="JIE  SUN" w:date="2018-06-22T17:44:00Z">
          <w:r w:rsidDel="00DD09CC">
            <w:rPr>
              <w:rFonts w:hint="eastAsia"/>
            </w:rPr>
            <w:delText>restrictions</w:delText>
          </w:r>
        </w:del>
      </w:ins>
      <w:ins w:id="8253" w:author="JIE  SUN" w:date="2018-06-22T17:44:00Z">
        <w:r w:rsidR="00DD09CC">
          <w:t xml:space="preserve">The Range of </w:t>
        </w:r>
        <w:r w:rsidR="00DD09CC">
          <w:rPr>
            <w:rFonts w:hint="eastAsia"/>
          </w:rPr>
          <w:t>the</w:t>
        </w:r>
        <w:r w:rsidR="00DD09CC">
          <w:t xml:space="preserve"> Inclination Angle in Gesture </w:t>
        </w:r>
      </w:ins>
      <w:ins w:id="8254" w:author="像个男人一样" w:date="2018-03-22T11:48:00Z">
        <w:del w:id="8255" w:author="JIE  SUN" w:date="2018-06-22T17:46:00Z">
          <w:r w:rsidDel="00DD09CC">
            <w:rPr>
              <w:rFonts w:hint="eastAsia"/>
            </w:rPr>
            <w:delText xml:space="preserve"> </w:delText>
          </w:r>
        </w:del>
      </w:ins>
      <w:ins w:id="8256" w:author="jie sun" w:date="2018-04-16T22:35:00Z">
        <w:del w:id="8257" w:author="JIE  SUN" w:date="2018-06-22T17:46:00Z">
          <w:r w:rsidR="005D6150" w:rsidDel="00DD09CC">
            <w:delText>I</w:delText>
          </w:r>
        </w:del>
      </w:ins>
      <w:ins w:id="8258" w:author="像个男人一样" w:date="2018-03-22T11:48:00Z">
        <w:del w:id="8259" w:author="jie sun" w:date="2018-04-16T22:35:00Z">
          <w:r w:rsidDel="005D6150">
            <w:rPr>
              <w:rFonts w:hint="eastAsia"/>
            </w:rPr>
            <w:delText>i</w:delText>
          </w:r>
        </w:del>
        <w:del w:id="8260" w:author="JIE  SUN" w:date="2018-06-22T17:46:00Z">
          <w:r w:rsidDel="00DD09CC">
            <w:rPr>
              <w:rFonts w:hint="eastAsia"/>
            </w:rPr>
            <w:delText xml:space="preserve">n </w:delText>
          </w:r>
        </w:del>
      </w:ins>
      <w:ins w:id="8261" w:author="jie sun" w:date="2018-04-16T22:35:00Z">
        <w:del w:id="8262" w:author="JIE  SUN" w:date="2018-06-22T17:46:00Z">
          <w:r w:rsidR="005D6150" w:rsidDel="00DD09CC">
            <w:delText>A</w:delText>
          </w:r>
        </w:del>
      </w:ins>
      <w:ins w:id="8263" w:author="像个男人一样" w:date="2018-03-22T11:48:00Z">
        <w:del w:id="8264" w:author="JIE  SUN" w:date="2018-06-22T17:46:00Z">
          <w:r w:rsidDel="00DD09CC">
            <w:rPr>
              <w:rFonts w:hint="eastAsia"/>
            </w:rPr>
            <w:delText>action</w:delText>
          </w:r>
          <w:r w:rsidDel="00DD09CC">
            <w:rPr>
              <w:rFonts w:hint="eastAsia"/>
              <w:lang w:val="en-US"/>
            </w:rPr>
            <w:delText xml:space="preserve"> </w:delText>
          </w:r>
        </w:del>
        <w:r>
          <w:rPr>
            <w:rFonts w:hint="eastAsia"/>
            <w:lang w:val="en-US"/>
          </w:rPr>
          <w:t>2</w:t>
        </w:r>
      </w:ins>
      <w:bookmarkEnd w:id="8209"/>
      <w:bookmarkEnd w:id="8213"/>
      <w:bookmarkEnd w:id="8214"/>
      <w:bookmarkEnd w:id="8215"/>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bookmarkEnd w:id="8230"/>
      <w:bookmarkEnd w:id="8231"/>
      <w:bookmarkEnd w:id="8232"/>
      <w:bookmarkEnd w:id="8233"/>
    </w:p>
    <w:tbl>
      <w:tblPr>
        <w:tblStyle w:val="TableGrid"/>
        <w:tblW w:w="0" w:type="auto"/>
        <w:jc w:val="center"/>
        <w:tblLook w:val="04A0" w:firstRow="1" w:lastRow="0" w:firstColumn="1" w:lastColumn="0" w:noHBand="0" w:noVBand="1"/>
        <w:tblPrChange w:id="8265" w:author="JIE  SUN" w:date="2018-06-22T18:31:00Z">
          <w:tblPr>
            <w:tblStyle w:val="TableGrid"/>
            <w:tblW w:w="0" w:type="auto"/>
            <w:jc w:val="center"/>
            <w:tblLook w:val="04A0" w:firstRow="1" w:lastRow="0" w:firstColumn="1" w:lastColumn="0" w:noHBand="0" w:noVBand="1"/>
          </w:tblPr>
        </w:tblPrChange>
      </w:tblPr>
      <w:tblGrid>
        <w:gridCol w:w="3119"/>
        <w:gridCol w:w="3397"/>
        <w:tblGridChange w:id="8266">
          <w:tblGrid>
            <w:gridCol w:w="2405"/>
            <w:gridCol w:w="1855"/>
          </w:tblGrid>
        </w:tblGridChange>
      </w:tblGrid>
      <w:tr w:rsidR="00EE0436" w14:paraId="542CD4CC" w14:textId="77777777" w:rsidTr="00EE0436">
        <w:trPr>
          <w:jc w:val="center"/>
          <w:ins w:id="8267" w:author="jie sun" w:date="2018-04-18T21:14:00Z"/>
          <w:trPrChange w:id="8268" w:author="JIE  SUN" w:date="2018-06-22T18:31:00Z">
            <w:trPr>
              <w:jc w:val="center"/>
            </w:trPr>
          </w:trPrChange>
        </w:trPr>
        <w:tc>
          <w:tcPr>
            <w:tcW w:w="3119" w:type="dxa"/>
            <w:tcPrChange w:id="8269" w:author="JIE  SUN" w:date="2018-06-22T18:31:00Z">
              <w:tcPr>
                <w:tcW w:w="2405" w:type="dxa"/>
              </w:tcPr>
            </w:tcPrChange>
          </w:tcPr>
          <w:p w14:paraId="19385841" w14:textId="77777777" w:rsidR="00EE0436" w:rsidRDefault="00EE0436" w:rsidP="009306FF">
            <w:pPr>
              <w:rPr>
                <w:ins w:id="8270" w:author="jie sun" w:date="2018-04-18T21:14:00Z"/>
              </w:rPr>
            </w:pPr>
            <w:ins w:id="8271" w:author="jie sun" w:date="2018-04-18T21:14:00Z">
              <w:del w:id="8272" w:author="JIE  SUN" w:date="2018-06-22T18:37:00Z">
                <w:r w:rsidDel="00FF2136">
                  <w:rPr>
                    <w:rFonts w:hint="eastAsia"/>
                  </w:rPr>
                  <w:delText>Angle</w:delText>
                </w:r>
                <w:r w:rsidDel="00FF2136">
                  <w:delText xml:space="preserve"> with X/Y/</w:delText>
                </w:r>
                <w:r w:rsidDel="00FF2136">
                  <w:rPr>
                    <w:rFonts w:hint="eastAsia"/>
                  </w:rPr>
                  <w:delText>Z</w:delText>
                </w:r>
              </w:del>
            </w:ins>
            <w:ins w:id="8273" w:author="JIE  SUN" w:date="2018-06-22T18:37:00Z">
              <w:r w:rsidR="00FF2136">
                <w:t xml:space="preserve">Accelerometer </w:t>
              </w:r>
              <w:r w:rsidR="00FF2136">
                <w:rPr>
                  <w:rFonts w:hint="eastAsia"/>
                </w:rPr>
                <w:t>Testing</w:t>
              </w:r>
            </w:ins>
          </w:p>
        </w:tc>
        <w:tc>
          <w:tcPr>
            <w:tcW w:w="3397" w:type="dxa"/>
            <w:tcPrChange w:id="8274" w:author="JIE  SUN" w:date="2018-06-22T18:31:00Z">
              <w:tcPr>
                <w:tcW w:w="1855" w:type="dxa"/>
              </w:tcPr>
            </w:tcPrChange>
          </w:tcPr>
          <w:p w14:paraId="219E6246" w14:textId="77777777" w:rsidR="00EE0436" w:rsidRDefault="00EE0436" w:rsidP="009306FF">
            <w:pPr>
              <w:rPr>
                <w:ins w:id="8275" w:author="jie sun" w:date="2018-04-18T21:14:00Z"/>
              </w:rPr>
            </w:pPr>
            <w:ins w:id="8276" w:author="JIE  SUN" w:date="2018-06-22T18:29:00Z">
              <w:r>
                <w:t xml:space="preserve">Valid </w:t>
              </w:r>
            </w:ins>
            <w:ins w:id="8277" w:author="jie sun" w:date="2018-04-18T21:14:00Z">
              <w:r>
                <w:t>Range</w:t>
              </w:r>
            </w:ins>
          </w:p>
        </w:tc>
      </w:tr>
      <w:tr w:rsidR="00EE0436" w14:paraId="5A785ACF" w14:textId="77777777" w:rsidTr="00EE0436">
        <w:trPr>
          <w:jc w:val="center"/>
          <w:ins w:id="8278" w:author="jie sun" w:date="2018-04-18T21:14:00Z"/>
          <w:trPrChange w:id="8279" w:author="JIE  SUN" w:date="2018-06-22T18:31:00Z">
            <w:trPr>
              <w:jc w:val="center"/>
            </w:trPr>
          </w:trPrChange>
        </w:trPr>
        <w:tc>
          <w:tcPr>
            <w:tcW w:w="3119" w:type="dxa"/>
            <w:tcPrChange w:id="8280" w:author="JIE  SUN" w:date="2018-06-22T18:31:00Z">
              <w:tcPr>
                <w:tcW w:w="2405" w:type="dxa"/>
              </w:tcPr>
            </w:tcPrChange>
          </w:tcPr>
          <w:p w14:paraId="56EC66E2" w14:textId="77777777" w:rsidR="00EE0436" w:rsidRDefault="00EE0436" w:rsidP="009306FF">
            <w:pPr>
              <w:rPr>
                <w:ins w:id="8281" w:author="jie sun" w:date="2018-04-18T21:14:00Z"/>
              </w:rPr>
            </w:pPr>
            <w:ins w:id="8282" w:author="JIE  SUN" w:date="2018-06-22T18:30:00Z">
              <w:r>
                <w:rPr>
                  <w:rFonts w:hint="eastAsia"/>
                </w:rPr>
                <w:t>Inclination</w:t>
              </w:r>
              <w:r>
                <w:t xml:space="preserve"> </w:t>
              </w:r>
            </w:ins>
            <w:ins w:id="8283" w:author="jie sun" w:date="2018-04-18T21:14:00Z">
              <w:del w:id="8284" w:author="JIE  SUN" w:date="2018-06-22T18:30:00Z">
                <w:r w:rsidDel="00EE0436">
                  <w:delText xml:space="preserve">Angle </w:delText>
                </w:r>
              </w:del>
              <w:r>
                <w:t>– X-axis</w:t>
              </w:r>
            </w:ins>
            <w:ins w:id="8285" w:author="jie sun" w:date="2018-04-18T21:18:00Z">
              <w:r>
                <w:t xml:space="preserve"> (Centre axis)</w:t>
              </w:r>
            </w:ins>
          </w:p>
        </w:tc>
        <w:tc>
          <w:tcPr>
            <w:tcW w:w="3397" w:type="dxa"/>
            <w:tcPrChange w:id="8286" w:author="JIE  SUN" w:date="2018-06-22T18:31:00Z">
              <w:tcPr>
                <w:tcW w:w="1855" w:type="dxa"/>
              </w:tcPr>
            </w:tcPrChange>
          </w:tcPr>
          <w:p w14:paraId="4633BE99" w14:textId="77777777" w:rsidR="00EE0436" w:rsidDel="00EE0436" w:rsidRDefault="00EE0436" w:rsidP="009306FF">
            <w:pPr>
              <w:rPr>
                <w:ins w:id="8287" w:author="jie sun" w:date="2018-04-18T21:17:00Z"/>
                <w:del w:id="8288" w:author="JIE  SUN" w:date="2018-06-22T18:31:00Z"/>
              </w:rPr>
            </w:pPr>
            <w:ins w:id="8289" w:author="JIE  SUN" w:date="2018-06-22T18:20:00Z">
              <w:r>
                <w:t>&lt;-63</w:t>
              </w:r>
              <w:r>
                <w:rPr>
                  <w:rFonts w:hint="eastAsia"/>
                </w:rPr>
                <w:t>°</w:t>
              </w:r>
              <w:r>
                <w:rPr>
                  <w:rFonts w:hint="eastAsia"/>
                </w:rPr>
                <w:t>or</w:t>
              </w:r>
            </w:ins>
            <w:ins w:id="8290" w:author="jie sun" w:date="2018-04-18T21:14:00Z">
              <w:del w:id="8291" w:author="JIE  SUN" w:date="2018-06-22T18:20:00Z">
                <w:r w:rsidDel="009926D7">
                  <w:delText>-</w:delText>
                </w:r>
              </w:del>
            </w:ins>
            <w:ins w:id="8292" w:author="jie sun" w:date="2018-04-18T21:16:00Z">
              <w:del w:id="8293" w:author="JIE  SUN" w:date="2018-06-22T18:20:00Z">
                <w:r w:rsidDel="009926D7">
                  <w:delText>80</w:delText>
                </w:r>
              </w:del>
            </w:ins>
            <w:ins w:id="8294" w:author="jie sun" w:date="2018-04-18T21:14:00Z">
              <w:del w:id="8295" w:author="JIE  SUN" w:date="2018-06-22T18:20:00Z">
                <w:r w:rsidDel="009926D7">
                  <w:rPr>
                    <w:rFonts w:hint="eastAsia"/>
                  </w:rPr>
                  <w:delText>°</w:delText>
                </w:r>
              </w:del>
            </w:ins>
            <w:ins w:id="8296" w:author="jie sun" w:date="2018-04-18T21:17:00Z">
              <w:del w:id="8297" w:author="JIE  SUN" w:date="2018-06-22T18:20:00Z">
                <w:r w:rsidDel="009926D7">
                  <w:rPr>
                    <w:rFonts w:hint="eastAsia"/>
                  </w:rPr>
                  <w:delText>-</w:delText>
                </w:r>
                <w:r w:rsidDel="009926D7">
                  <w:delText>-40</w:delText>
                </w:r>
                <w:r w:rsidDel="009926D7">
                  <w:rPr>
                    <w:rFonts w:hint="eastAsia"/>
                  </w:rPr>
                  <w:delText>°</w:delText>
                </w:r>
              </w:del>
            </w:ins>
            <w:ins w:id="8298" w:author="JIE  SUN" w:date="2018-06-22T18:31:00Z">
              <w:r>
                <w:t xml:space="preserve">   </w:t>
              </w:r>
            </w:ins>
          </w:p>
          <w:p w14:paraId="4A23CCE5" w14:textId="77777777" w:rsidR="00EE0436" w:rsidRDefault="00EE0436" w:rsidP="009306FF">
            <w:pPr>
              <w:rPr>
                <w:ins w:id="8299" w:author="jie sun" w:date="2018-04-18T21:14:00Z"/>
              </w:rPr>
            </w:pPr>
            <w:ins w:id="8300" w:author="jie sun" w:date="2018-04-18T21:17:00Z">
              <w:del w:id="8301" w:author="JIE  SUN" w:date="2018-06-22T18:21:00Z">
                <w:r w:rsidDel="009926D7">
                  <w:delText>40</w:delText>
                </w:r>
                <w:r w:rsidDel="009926D7">
                  <w:rPr>
                    <w:rFonts w:hint="eastAsia"/>
                  </w:rPr>
                  <w:delText>°</w:delText>
                </w:r>
                <w:r w:rsidDel="009926D7">
                  <w:rPr>
                    <w:rFonts w:hint="eastAsia"/>
                  </w:rPr>
                  <w:delText>-</w:delText>
                </w:r>
              </w:del>
            </w:ins>
            <w:ins w:id="8302" w:author="jie sun" w:date="2018-04-18T21:16:00Z">
              <w:del w:id="8303" w:author="JIE  SUN" w:date="2018-06-22T18:21:00Z">
                <w:r w:rsidDel="009926D7">
                  <w:delText>80</w:delText>
                </w:r>
              </w:del>
            </w:ins>
            <w:ins w:id="8304" w:author="jie sun" w:date="2018-04-18T21:14:00Z">
              <w:del w:id="8305" w:author="JIE  SUN" w:date="2018-06-22T18:21:00Z">
                <w:r w:rsidDel="009926D7">
                  <w:rPr>
                    <w:rFonts w:hint="eastAsia"/>
                  </w:rPr>
                  <w:delText>°</w:delText>
                </w:r>
              </w:del>
            </w:ins>
            <w:ins w:id="8306" w:author="JIE  SUN" w:date="2018-06-22T18:21:00Z">
              <w:r>
                <w:t>&gt;63</w:t>
              </w:r>
              <w:r>
                <w:rPr>
                  <w:rFonts w:hint="eastAsia"/>
                </w:rPr>
                <w:t>°</w:t>
              </w:r>
            </w:ins>
          </w:p>
        </w:tc>
      </w:tr>
      <w:tr w:rsidR="00EE0436" w14:paraId="644F9449" w14:textId="77777777" w:rsidTr="00EE0436">
        <w:trPr>
          <w:jc w:val="center"/>
          <w:ins w:id="8307" w:author="jie sun" w:date="2018-04-18T21:14:00Z"/>
          <w:trPrChange w:id="8308" w:author="JIE  SUN" w:date="2018-06-22T18:31:00Z">
            <w:trPr>
              <w:jc w:val="center"/>
            </w:trPr>
          </w:trPrChange>
        </w:trPr>
        <w:tc>
          <w:tcPr>
            <w:tcW w:w="3119" w:type="dxa"/>
            <w:tcPrChange w:id="8309" w:author="JIE  SUN" w:date="2018-06-22T18:31:00Z">
              <w:tcPr>
                <w:tcW w:w="2405" w:type="dxa"/>
              </w:tcPr>
            </w:tcPrChange>
          </w:tcPr>
          <w:p w14:paraId="5640AD6F" w14:textId="77777777" w:rsidR="00EE0436" w:rsidRDefault="00EE0436" w:rsidP="009306FF">
            <w:pPr>
              <w:rPr>
                <w:ins w:id="8310" w:author="jie sun" w:date="2018-04-18T21:14:00Z"/>
              </w:rPr>
            </w:pPr>
            <w:ins w:id="8311" w:author="JIE  SUN" w:date="2018-06-22T18:30:00Z">
              <w:r>
                <w:rPr>
                  <w:rFonts w:hint="eastAsia"/>
                </w:rPr>
                <w:t>Inclination</w:t>
              </w:r>
              <w:r>
                <w:t xml:space="preserve"> </w:t>
              </w:r>
            </w:ins>
            <w:ins w:id="8312" w:author="jie sun" w:date="2018-04-18T21:14:00Z">
              <w:del w:id="8313" w:author="JIE  SUN" w:date="2018-06-22T18:30:00Z">
                <w:r w:rsidDel="00EE0436">
                  <w:delText xml:space="preserve">Angle </w:delText>
                </w:r>
              </w:del>
              <w:r>
                <w:t>– Y-axis</w:t>
              </w:r>
            </w:ins>
          </w:p>
        </w:tc>
        <w:tc>
          <w:tcPr>
            <w:tcW w:w="3397" w:type="dxa"/>
            <w:tcPrChange w:id="8314" w:author="JIE  SUN" w:date="2018-06-22T18:31:00Z">
              <w:tcPr>
                <w:tcW w:w="1855" w:type="dxa"/>
              </w:tcPr>
            </w:tcPrChange>
          </w:tcPr>
          <w:p w14:paraId="0A4A6D4B" w14:textId="77777777" w:rsidR="00EE0436" w:rsidRDefault="00EE0436" w:rsidP="009306FF">
            <w:pPr>
              <w:rPr>
                <w:ins w:id="8315" w:author="jie sun" w:date="2018-04-18T21:14:00Z"/>
              </w:rPr>
            </w:pPr>
            <w:ins w:id="8316" w:author="jie sun" w:date="2018-04-18T21:14:00Z">
              <w:r>
                <w:t>-</w:t>
              </w:r>
            </w:ins>
            <w:ins w:id="8317" w:author="JIE  SUN" w:date="2018-06-22T18:21:00Z">
              <w:r>
                <w:t>10</w:t>
              </w:r>
            </w:ins>
            <w:ins w:id="8318" w:author="jie sun" w:date="2018-04-18T21:14:00Z">
              <w:del w:id="8319" w:author="JIE  SUN" w:date="2018-06-22T18:21:00Z">
                <w:r w:rsidDel="009926D7">
                  <w:delText>40</w:delText>
                </w:r>
              </w:del>
              <w:r>
                <w:rPr>
                  <w:rFonts w:hint="eastAsia"/>
                </w:rPr>
                <w:t>°</w:t>
              </w:r>
              <w:r>
                <w:rPr>
                  <w:rFonts w:hint="eastAsia"/>
                </w:rPr>
                <w:t>t</w:t>
              </w:r>
            </w:ins>
            <w:ins w:id="8320" w:author="JIE  SUN" w:date="2018-06-22T18:21:00Z">
              <w:r>
                <w:t>o  30</w:t>
              </w:r>
            </w:ins>
            <w:ins w:id="8321" w:author="jie sun" w:date="2018-04-18T21:14:00Z">
              <w:del w:id="8322" w:author="JIE  SUN" w:date="2018-06-22T18:21:00Z">
                <w:r w:rsidDel="009926D7">
                  <w:rPr>
                    <w:rFonts w:hint="eastAsia"/>
                  </w:rPr>
                  <w:delText>o</w:delText>
                </w:r>
                <w:r w:rsidDel="009926D7">
                  <w:delText>40</w:delText>
                </w:r>
              </w:del>
              <w:r>
                <w:rPr>
                  <w:rFonts w:hint="eastAsia"/>
                </w:rPr>
                <w:t>°</w:t>
              </w:r>
            </w:ins>
          </w:p>
        </w:tc>
      </w:tr>
      <w:tr w:rsidR="00EE0436" w14:paraId="6FD6A0CD" w14:textId="77777777" w:rsidTr="00EE0436">
        <w:tblPrEx>
          <w:jc w:val="left"/>
          <w:tblPrExChange w:id="8323" w:author="JIE  SUN" w:date="2018-06-22T18:31:00Z">
            <w:tblPrEx>
              <w:jc w:val="left"/>
            </w:tblPrEx>
          </w:tblPrExChange>
        </w:tblPrEx>
        <w:trPr>
          <w:ins w:id="8324" w:author="jie sun" w:date="2018-04-18T21:14:00Z"/>
        </w:trPr>
        <w:tc>
          <w:tcPr>
            <w:tcW w:w="3119" w:type="dxa"/>
            <w:tcPrChange w:id="8325" w:author="JIE  SUN" w:date="2018-06-22T18:31:00Z">
              <w:tcPr>
                <w:tcW w:w="2405" w:type="dxa"/>
              </w:tcPr>
            </w:tcPrChange>
          </w:tcPr>
          <w:p w14:paraId="5BF89DA4" w14:textId="77777777" w:rsidR="00EE0436" w:rsidRDefault="00EE0436" w:rsidP="009306FF">
            <w:pPr>
              <w:rPr>
                <w:ins w:id="8326" w:author="jie sun" w:date="2018-04-18T21:14:00Z"/>
              </w:rPr>
            </w:pPr>
            <w:ins w:id="8327" w:author="jie sun" w:date="2018-04-18T21:14:00Z">
              <w:del w:id="8328" w:author="JIE  SUN" w:date="2018-06-22T18:30:00Z">
                <w:r w:rsidDel="00EE0436">
                  <w:rPr>
                    <w:rFonts w:hint="eastAsia"/>
                  </w:rPr>
                  <w:delText xml:space="preserve">Angle </w:delText>
                </w:r>
              </w:del>
            </w:ins>
            <w:ins w:id="8329" w:author="JIE  SUN" w:date="2018-06-22T18:30:00Z">
              <w:r>
                <w:rPr>
                  <w:rFonts w:hint="eastAsia"/>
                </w:rPr>
                <w:t>Inclination</w:t>
              </w:r>
              <w:r>
                <w:t xml:space="preserve"> </w:t>
              </w:r>
            </w:ins>
            <w:ins w:id="8330" w:author="jie sun" w:date="2018-04-18T21:14:00Z">
              <w:r>
                <w:t>– Z-axis</w:t>
              </w:r>
            </w:ins>
          </w:p>
        </w:tc>
        <w:tc>
          <w:tcPr>
            <w:tcW w:w="3397" w:type="dxa"/>
            <w:tcPrChange w:id="8331" w:author="JIE  SUN" w:date="2018-06-22T18:31:00Z">
              <w:tcPr>
                <w:tcW w:w="1855" w:type="dxa"/>
              </w:tcPr>
            </w:tcPrChange>
          </w:tcPr>
          <w:p w14:paraId="6BC496B5" w14:textId="77777777" w:rsidR="00EE0436" w:rsidRDefault="00EE0436" w:rsidP="009306FF">
            <w:pPr>
              <w:rPr>
                <w:ins w:id="8332" w:author="jie sun" w:date="2018-04-18T21:14:00Z"/>
              </w:rPr>
            </w:pPr>
            <w:ins w:id="8333" w:author="jie sun" w:date="2018-04-18T21:14:00Z">
              <w:r>
                <w:t>-</w:t>
              </w:r>
            </w:ins>
            <w:ins w:id="8334" w:author="JIE  SUN" w:date="2018-06-22T18:21:00Z">
              <w:r>
                <w:t>10</w:t>
              </w:r>
            </w:ins>
            <w:ins w:id="8335" w:author="jie sun" w:date="2018-04-18T21:15:00Z">
              <w:del w:id="8336" w:author="JIE  SUN" w:date="2018-06-22T18:21:00Z">
                <w:r w:rsidDel="009926D7">
                  <w:delText>25</w:delText>
                </w:r>
              </w:del>
            </w:ins>
            <w:ins w:id="8337" w:author="jie sun" w:date="2018-04-18T21:14:00Z">
              <w:r>
                <w:rPr>
                  <w:rFonts w:hint="eastAsia"/>
                </w:rPr>
                <w:t>°</w:t>
              </w:r>
            </w:ins>
            <w:ins w:id="8338" w:author="JIE  SUN" w:date="2018-06-22T18:22:00Z">
              <w:r>
                <w:rPr>
                  <w:rFonts w:hint="eastAsia"/>
                </w:rPr>
                <w:t xml:space="preserve">to  </w:t>
              </w:r>
            </w:ins>
            <w:ins w:id="8339" w:author="jie sun" w:date="2018-04-18T21:14:00Z">
              <w:del w:id="8340" w:author="JIE  SUN" w:date="2018-06-22T18:22:00Z">
                <w:r w:rsidDel="009926D7">
                  <w:rPr>
                    <w:rFonts w:hint="eastAsia"/>
                  </w:rPr>
                  <w:delText>to</w:delText>
                </w:r>
              </w:del>
            </w:ins>
            <w:ins w:id="8341" w:author="jie sun" w:date="2018-04-18T21:15:00Z">
              <w:del w:id="8342" w:author="JIE  SUN" w:date="2018-06-22T18:22:00Z">
                <w:r w:rsidDel="009926D7">
                  <w:delText>2</w:delText>
                </w:r>
              </w:del>
            </w:ins>
            <w:ins w:id="8343" w:author="JIE  SUN" w:date="2018-06-22T18:22:00Z">
              <w:r>
                <w:t>30</w:t>
              </w:r>
            </w:ins>
            <w:ins w:id="8344" w:author="jie sun" w:date="2018-04-18T21:15:00Z">
              <w:del w:id="8345" w:author="JIE  SUN" w:date="2018-06-22T18:22:00Z">
                <w:r w:rsidDel="009926D7">
                  <w:delText>5</w:delText>
                </w:r>
              </w:del>
            </w:ins>
            <w:ins w:id="8346" w:author="jie sun" w:date="2018-04-18T21:14:00Z">
              <w:r>
                <w:rPr>
                  <w:rFonts w:hint="eastAsia"/>
                </w:rPr>
                <w:t>°</w:t>
              </w:r>
            </w:ins>
          </w:p>
        </w:tc>
      </w:tr>
    </w:tbl>
    <w:p w14:paraId="17E3CCD7" w14:textId="77777777" w:rsidR="0087014B" w:rsidDel="00DA3737" w:rsidRDefault="0087014B">
      <w:pPr>
        <w:rPr>
          <w:del w:id="8347" w:author="像个男人一样" w:date="2018-03-22T11:48:00Z"/>
          <w:lang w:val="en-US"/>
        </w:rPr>
      </w:pPr>
    </w:p>
    <w:p w14:paraId="19360B08" w14:textId="77777777" w:rsidR="00DA3737" w:rsidRPr="0044101A" w:rsidRDefault="00DA3737">
      <w:pPr>
        <w:autoSpaceDE w:val="0"/>
        <w:autoSpaceDN w:val="0"/>
        <w:adjustRightInd w:val="0"/>
        <w:spacing w:after="0"/>
        <w:rPr>
          <w:ins w:id="8348" w:author="JIE  SUN" w:date="2018-06-22T20:46:00Z"/>
          <w:iCs/>
          <w:lang w:val="en-US"/>
        </w:rPr>
        <w:pPrChange w:id="8349" w:author="JIE  SUN" w:date="2018-06-22T20:59:00Z">
          <w:pPr/>
        </w:pPrChange>
      </w:pPr>
      <w:ins w:id="8350" w:author="JIE  SUN" w:date="2018-06-22T20:46:00Z">
        <w:r>
          <w:rPr>
            <w:iCs/>
            <w:lang w:val="en-US"/>
          </w:rPr>
          <w:t xml:space="preserve">There is a </w:t>
        </w:r>
      </w:ins>
      <w:ins w:id="8351" w:author="JIE  SUN" w:date="2018-06-22T20:47:00Z">
        <w:r>
          <w:rPr>
            <w:iCs/>
            <w:lang w:val="en-US"/>
          </w:rPr>
          <w:t>piece</w:t>
        </w:r>
      </w:ins>
      <w:ins w:id="8352" w:author="JIE  SUN" w:date="2018-06-22T20:46:00Z">
        <w:r>
          <w:rPr>
            <w:iCs/>
            <w:lang w:val="en-US"/>
          </w:rPr>
          <w:t xml:space="preserve"> </w:t>
        </w:r>
      </w:ins>
      <w:ins w:id="8353" w:author="JIE  SUN" w:date="2018-06-22T20:47:00Z">
        <w:r>
          <w:rPr>
            <w:iCs/>
            <w:lang w:val="en-US"/>
          </w:rPr>
          <w:t xml:space="preserve">of code below realizes this </w:t>
        </w:r>
      </w:ins>
      <w:ins w:id="8354" w:author="JIE  SUN" w:date="2018-06-22T20:53:00Z">
        <w:r w:rsidR="006601C3">
          <w:rPr>
            <w:iCs/>
            <w:lang w:val="en-US"/>
          </w:rPr>
          <w:t>judgement of the inclination angle with three-axes</w:t>
        </w:r>
      </w:ins>
      <w:ins w:id="8355" w:author="JIE  SUN" w:date="2018-06-22T20:47:00Z">
        <w:r>
          <w:rPr>
            <w:iCs/>
            <w:lang w:val="en-US"/>
          </w:rPr>
          <w:t>.</w:t>
        </w:r>
      </w:ins>
      <w:ins w:id="8356" w:author="JIE  SUN" w:date="2018-06-22T20:55:00Z">
        <w:r w:rsidR="006601C3">
          <w:rPr>
            <w:iCs/>
            <w:lang w:val="en-US"/>
          </w:rPr>
          <w:t xml:space="preserve"> H</w:t>
        </w:r>
      </w:ins>
      <w:ins w:id="8357" w:author="JIE  SUN" w:date="2018-06-22T20:56:00Z">
        <w:r w:rsidR="006601C3">
          <w:rPr>
            <w:iCs/>
            <w:lang w:val="en-US"/>
          </w:rPr>
          <w:t xml:space="preserve">ere, firstly this line of code : </w:t>
        </w:r>
        <w:r w:rsidR="006601C3">
          <w:rPr>
            <w:rFonts w:ascii="NSimSun" w:eastAsia="NSimSun" w:hAnsi="Times New Roman" w:cs="NSimSun"/>
            <w:color w:val="0000FF"/>
            <w:sz w:val="19"/>
            <w:szCs w:val="19"/>
          </w:rPr>
          <w:t>if</w:t>
        </w:r>
        <w:r w:rsidR="006601C3">
          <w:rPr>
            <w:rFonts w:ascii="NSimSun" w:eastAsia="NSimSun" w:hAnsi="Times New Roman" w:cs="NSimSun"/>
            <w:color w:val="000000"/>
            <w:sz w:val="19"/>
            <w:szCs w:val="19"/>
          </w:rPr>
          <w:t xml:space="preserve"> (</w:t>
        </w:r>
        <w:r w:rsidR="006601C3">
          <w:rPr>
            <w:rFonts w:ascii="NSimSun" w:eastAsia="NSimSun" w:hAnsi="Times New Roman" w:cs="NSimSun"/>
            <w:color w:val="808080"/>
            <w:sz w:val="19"/>
            <w:szCs w:val="19"/>
          </w:rPr>
          <w:t>Accel</w:t>
        </w:r>
        <w:r w:rsidR="006601C3">
          <w:rPr>
            <w:rFonts w:ascii="NSimSun" w:eastAsia="NSimSun" w:hAnsi="Times New Roman" w:cs="NSimSun"/>
            <w:color w:val="000000"/>
            <w:sz w:val="19"/>
            <w:szCs w:val="19"/>
          </w:rPr>
          <w:t xml:space="preserve">.A_angle_x &lt;  action_123[i].accel_x[0] || </w:t>
        </w:r>
        <w:r w:rsidR="006601C3">
          <w:rPr>
            <w:rFonts w:ascii="NSimSun" w:eastAsia="NSimSun" w:hAnsi="Times New Roman" w:cs="NSimSun"/>
            <w:color w:val="808080"/>
            <w:sz w:val="19"/>
            <w:szCs w:val="19"/>
          </w:rPr>
          <w:t>Accel</w:t>
        </w:r>
        <w:r w:rsidR="006601C3">
          <w:rPr>
            <w:rFonts w:ascii="NSimSun" w:eastAsia="NSimSun" w:hAnsi="Times New Roman" w:cs="NSimSun"/>
            <w:color w:val="000000"/>
            <w:sz w:val="19"/>
            <w:szCs w:val="19"/>
          </w:rPr>
          <w:t xml:space="preserve">.A_angle_x &gt;action_123[i].accel_x[1]), </w:t>
        </w:r>
        <w:r w:rsidR="006601C3" w:rsidRPr="006601C3">
          <w:rPr>
            <w:iCs/>
            <w:lang w:val="en-US"/>
            <w:rPrChange w:id="8358" w:author="JIE  SUN" w:date="2018-06-22T20:58:00Z">
              <w:rPr>
                <w:rFonts w:ascii="NSimSun" w:eastAsia="NSimSun" w:hAnsi="Times New Roman" w:cs="NSimSun"/>
                <w:color w:val="000000"/>
                <w:sz w:val="19"/>
                <w:szCs w:val="19"/>
              </w:rPr>
            </w:rPrChange>
          </w:rPr>
          <w:t xml:space="preserve">it judges the </w:t>
        </w:r>
      </w:ins>
      <w:ins w:id="8359" w:author="JIE  SUN" w:date="2018-06-22T20:57:00Z">
        <w:r w:rsidR="006601C3" w:rsidRPr="006601C3">
          <w:rPr>
            <w:iCs/>
            <w:lang w:val="en-US"/>
            <w:rPrChange w:id="8360" w:author="JIE  SUN" w:date="2018-06-22T20:58:00Z">
              <w:rPr>
                <w:rFonts w:ascii="NSimSun" w:eastAsia="NSimSun" w:hAnsi="Times New Roman" w:cs="NSimSun"/>
                <w:color w:val="000000"/>
                <w:sz w:val="19"/>
                <w:szCs w:val="19"/>
              </w:rPr>
            </w:rPrChange>
          </w:rPr>
          <w:t>inclination</w:t>
        </w:r>
      </w:ins>
      <w:ins w:id="8361" w:author="JIE  SUN" w:date="2018-06-22T20:56:00Z">
        <w:r w:rsidR="006601C3" w:rsidRPr="006601C3">
          <w:rPr>
            <w:iCs/>
            <w:lang w:val="en-US"/>
            <w:rPrChange w:id="8362" w:author="JIE  SUN" w:date="2018-06-22T20:58:00Z">
              <w:rPr>
                <w:rFonts w:ascii="NSimSun" w:eastAsia="NSimSun" w:hAnsi="Times New Roman" w:cs="NSimSun"/>
                <w:color w:val="000000"/>
                <w:sz w:val="19"/>
                <w:szCs w:val="19"/>
              </w:rPr>
            </w:rPrChange>
          </w:rPr>
          <w:t xml:space="preserve"> </w:t>
        </w:r>
      </w:ins>
      <w:ins w:id="8363" w:author="JIE  SUN" w:date="2018-06-22T20:57:00Z">
        <w:r w:rsidR="006601C3" w:rsidRPr="006601C3">
          <w:rPr>
            <w:iCs/>
            <w:lang w:val="en-US"/>
            <w:rPrChange w:id="8364" w:author="JIE  SUN" w:date="2018-06-22T20:58:00Z">
              <w:rPr>
                <w:rFonts w:ascii="NSimSun" w:eastAsia="NSimSun" w:hAnsi="Times New Roman" w:cs="NSimSun"/>
                <w:color w:val="000000"/>
                <w:sz w:val="19"/>
                <w:szCs w:val="19"/>
              </w:rPr>
            </w:rPrChange>
          </w:rPr>
          <w:t>angle of X-axis as an initial condition</w:t>
        </w:r>
      </w:ins>
      <w:ins w:id="8365" w:author="JIE  SUN" w:date="2018-06-22T20:58:00Z">
        <w:r w:rsidR="006601C3" w:rsidRPr="006601C3">
          <w:rPr>
            <w:iCs/>
            <w:lang w:val="en-US"/>
            <w:rPrChange w:id="8366" w:author="JIE  SUN" w:date="2018-06-22T20:58:00Z">
              <w:rPr>
                <w:rFonts w:ascii="NSimSun" w:eastAsia="NSimSun" w:hAnsi="Times New Roman" w:cs="NSimSun"/>
                <w:color w:val="000000"/>
                <w:sz w:val="19"/>
                <w:szCs w:val="19"/>
              </w:rPr>
            </w:rPrChange>
          </w:rPr>
          <w:t>, and then just the inclinations of Y-aixs and Z-axis, the same with judging gesture 1</w:t>
        </w:r>
        <w:r w:rsidR="006601C3">
          <w:rPr>
            <w:iCs/>
            <w:lang w:val="en-US"/>
          </w:rPr>
          <w:t>.</w:t>
        </w:r>
      </w:ins>
    </w:p>
    <w:p w14:paraId="4951EADA" w14:textId="77777777" w:rsidR="008E7778" w:rsidRDefault="008E7778">
      <w:pPr>
        <w:autoSpaceDE w:val="0"/>
        <w:autoSpaceDN w:val="0"/>
        <w:adjustRightInd w:val="0"/>
        <w:spacing w:after="0"/>
        <w:rPr>
          <w:ins w:id="8367" w:author="JIE  SUN" w:date="2018-06-22T20:52:00Z"/>
          <w:rFonts w:ascii="NSimSun" w:eastAsia="NSimSun" w:hAnsi="Times New Roman" w:cs="NSimSun"/>
          <w:color w:val="000000"/>
          <w:sz w:val="19"/>
          <w:szCs w:val="19"/>
        </w:rPr>
      </w:pPr>
      <w:ins w:id="8368"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(i == 1) {</w:t>
        </w:r>
      </w:ins>
    </w:p>
    <w:p w14:paraId="66AB88D5" w14:textId="77777777" w:rsidR="008E7778" w:rsidRDefault="008E7778">
      <w:pPr>
        <w:autoSpaceDE w:val="0"/>
        <w:autoSpaceDN w:val="0"/>
        <w:adjustRightInd w:val="0"/>
        <w:spacing w:after="0"/>
        <w:rPr>
          <w:ins w:id="8369" w:author="JIE  SUN" w:date="2018-06-22T20:52:00Z"/>
          <w:rFonts w:ascii="NSimSun" w:eastAsia="NSimSun" w:hAnsi="Times New Roman" w:cs="NSimSun"/>
          <w:color w:val="000000"/>
          <w:sz w:val="19"/>
          <w:szCs w:val="19"/>
        </w:rPr>
      </w:pPr>
      <w:ins w:id="8370" w:author="JIE  SUN" w:date="2018-06-22T20:53:00Z">
        <w:r>
          <w:rPr>
            <w:rFonts w:ascii="NSimSun" w:eastAsia="NSimSun" w:hAnsi="Times New Roman" w:cs="NSimSun"/>
            <w:color w:val="0000FF"/>
            <w:sz w:val="19"/>
            <w:szCs w:val="19"/>
          </w:rPr>
          <w:t xml:space="preserve">  </w:t>
        </w:r>
      </w:ins>
      <w:ins w:id="8371"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.A_angle_x &lt;  action_123[i].accel_x[0] ||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.A_angle_x &gt;action_123[i].accel_x[1])</w:t>
        </w:r>
      </w:ins>
    </w:p>
    <w:p w14:paraId="5DAD32D6" w14:textId="77777777" w:rsidR="008E7778" w:rsidRDefault="008E7778">
      <w:pPr>
        <w:autoSpaceDE w:val="0"/>
        <w:autoSpaceDN w:val="0"/>
        <w:adjustRightInd w:val="0"/>
        <w:spacing w:after="0"/>
        <w:rPr>
          <w:ins w:id="8372" w:author="JIE  SUN" w:date="2018-06-22T20:52:00Z"/>
          <w:rFonts w:ascii="NSimSun" w:eastAsia="NSimSun" w:hAnsi="Times New Roman" w:cs="NSimSun"/>
          <w:color w:val="000000"/>
          <w:sz w:val="19"/>
          <w:szCs w:val="19"/>
        </w:rPr>
      </w:pPr>
      <w:ins w:id="8373" w:author="JIE  SUN" w:date="2018-06-22T20:53:00Z">
        <w:r>
          <w:rPr>
            <w:rFonts w:ascii="NSimSun" w:eastAsia="NSimSun" w:hAnsi="Times New Roman" w:cs="NSimSun"/>
            <w:color w:val="0000FF"/>
            <w:sz w:val="19"/>
            <w:szCs w:val="19"/>
          </w:rPr>
          <w:t xml:space="preserve">  </w:t>
        </w:r>
      </w:ins>
      <w:ins w:id="8374"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.A_angle_y &gt; action_123[i].accel_y[0]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.A_angle_y &lt; action_123[i].accel_y[1])</w:t>
        </w:r>
      </w:ins>
    </w:p>
    <w:p w14:paraId="58842551" w14:textId="77777777" w:rsidR="008E7778" w:rsidRDefault="008E7778">
      <w:pPr>
        <w:autoSpaceDE w:val="0"/>
        <w:autoSpaceDN w:val="0"/>
        <w:adjustRightInd w:val="0"/>
        <w:spacing w:after="0"/>
        <w:rPr>
          <w:ins w:id="8375" w:author="JIE  SUN" w:date="2018-06-22T20:52:00Z"/>
          <w:rFonts w:ascii="NSimSun" w:eastAsia="NSimSun" w:hAnsi="Times New Roman" w:cs="NSimSun"/>
          <w:color w:val="000000"/>
          <w:sz w:val="19"/>
          <w:szCs w:val="19"/>
        </w:rPr>
      </w:pPr>
      <w:ins w:id="8376" w:author="JIE  SUN" w:date="2018-06-22T20:53:00Z">
        <w:r>
          <w:rPr>
            <w:rFonts w:ascii="NSimSun" w:eastAsia="NSimSun" w:hAnsi="Times New Roman" w:cs="NSimSun"/>
            <w:color w:val="0000FF"/>
            <w:sz w:val="19"/>
            <w:szCs w:val="19"/>
          </w:rPr>
          <w:t xml:space="preserve">  </w:t>
        </w:r>
      </w:ins>
      <w:ins w:id="8377"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.A_angle_z &gt; action_123[i].accel_z[0]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.A_angle_z &lt; action_123[i].accel_z[1])</w:t>
        </w:r>
      </w:ins>
    </w:p>
    <w:p w14:paraId="60986BA4" w14:textId="77777777" w:rsidR="008E7778" w:rsidRDefault="008E7778">
      <w:pPr>
        <w:autoSpaceDE w:val="0"/>
        <w:autoSpaceDN w:val="0"/>
        <w:adjustRightInd w:val="0"/>
        <w:spacing w:after="0"/>
        <w:rPr>
          <w:ins w:id="8378" w:author="JIE  SUN" w:date="2018-06-22T20:52:00Z"/>
          <w:rFonts w:ascii="NSimSun" w:eastAsia="NSimSun" w:hAnsi="Times New Roman" w:cs="NSimSun"/>
          <w:color w:val="000000"/>
          <w:sz w:val="19"/>
          <w:szCs w:val="19"/>
        </w:rPr>
      </w:pPr>
      <w:ins w:id="8379" w:author="JIE  SUN" w:date="2018-06-22T20:53:00Z">
        <w:r>
          <w:rPr>
            <w:rFonts w:ascii="NSimSun" w:eastAsia="NSimSun" w:hAnsi="Times New Roman" w:cs="NSimSun"/>
            <w:color w:val="000000"/>
            <w:sz w:val="19"/>
            <w:szCs w:val="19"/>
          </w:rPr>
          <w:t xml:space="preserve">  </w:t>
        </w:r>
        <w:r w:rsidR="006601C3">
          <w:rPr>
            <w:rFonts w:ascii="NSimSun" w:eastAsia="NSimSun" w:hAnsi="Times New Roman" w:cs="NSimSun"/>
            <w:color w:val="000000"/>
            <w:sz w:val="19"/>
            <w:szCs w:val="19"/>
          </w:rPr>
          <w:tab/>
        </w:r>
      </w:ins>
      <w:ins w:id="8380" w:author="JIE  SUN" w:date="2018-06-22T20:52:00Z">
        <w:r>
          <w:rPr>
            <w:rFonts w:ascii="NSimSun" w:eastAsia="NSimSun" w:hAnsi="Times New Roman" w:cs="NSimSun"/>
            <w:color w:val="000000"/>
            <w:sz w:val="19"/>
            <w:szCs w:val="19"/>
          </w:rPr>
          <w:t xml:space="preserve">flag[i] = </w:t>
        </w:r>
        <w:r>
          <w:rPr>
            <w:rFonts w:ascii="NSimSun" w:eastAsia="NSimSun" w:hAnsi="Times New Roman" w:cs="NSimSun"/>
            <w:color w:val="0000FF"/>
            <w:sz w:val="19"/>
            <w:szCs w:val="19"/>
          </w:rPr>
          <w:t>true</w:t>
        </w:r>
        <w:r>
          <w:rPr>
            <w:rFonts w:ascii="NSimSun" w:eastAsia="NSimSun" w:hAnsi="Times New Roman" w:cs="NSimSun"/>
            <w:color w:val="000000"/>
            <w:sz w:val="19"/>
            <w:szCs w:val="19"/>
          </w:rPr>
          <w:t>;</w:t>
        </w:r>
      </w:ins>
    </w:p>
    <w:p w14:paraId="52665CE7" w14:textId="77777777" w:rsidR="00DA3737" w:rsidRDefault="008E7778">
      <w:pPr>
        <w:rPr>
          <w:ins w:id="8381" w:author="JIE  SUN" w:date="2018-06-22T20:46:00Z"/>
          <w:lang w:val="en-US"/>
        </w:rPr>
      </w:pPr>
      <w:ins w:id="8382" w:author="JIE  SUN" w:date="2018-06-22T20:52:00Z">
        <w:r>
          <w:rPr>
            <w:rFonts w:ascii="NSimSun" w:eastAsia="NSimSun" w:hAnsi="Times New Roman" w:cs="NSimSun"/>
            <w:color w:val="000000"/>
            <w:sz w:val="19"/>
            <w:szCs w:val="19"/>
          </w:rPr>
          <w:t>}</w:t>
        </w:r>
      </w:ins>
    </w:p>
    <w:p w14:paraId="3C06DA18" w14:textId="77777777" w:rsidR="0087014B" w:rsidRDefault="0087014B">
      <w:pPr>
        <w:pStyle w:val="Caption"/>
        <w:rPr>
          <w:ins w:id="8383" w:author="像个男人一样" w:date="2018-03-22T11:48:00Z"/>
          <w:lang w:val="en-US"/>
        </w:rPr>
        <w:pPrChange w:id="8384" w:author="像个男人一样" w:date="2018-03-21T02:31:00Z">
          <w:pPr/>
        </w:pPrChange>
      </w:pPr>
    </w:p>
    <w:p w14:paraId="6DE98BD4" w14:textId="77777777" w:rsidR="0087014B" w:rsidDel="00520787" w:rsidRDefault="00D5184D">
      <w:pPr>
        <w:pStyle w:val="Caption"/>
        <w:rPr>
          <w:del w:id="8385" w:author="JIE  SUN" w:date="2018-06-22T16:32:00Z"/>
        </w:rPr>
        <w:pPrChange w:id="8386" w:author="像个男人一样" w:date="2018-03-21T02:31:00Z">
          <w:pPr/>
        </w:pPrChange>
      </w:pPr>
      <w:del w:id="8387" w:author="JIE  SUN" w:date="2018-06-22T16:32:00Z">
        <w:r w:rsidDel="00520787">
          <w:rPr>
            <w:rFonts w:hint="eastAsia"/>
            <w:lang w:val="en-US"/>
          </w:rPr>
          <w:delText xml:space="preserve">Action 3: </w:delText>
        </w:r>
      </w:del>
      <w:ins w:id="8388" w:author="jie sun" w:date="2018-04-16T22:35:00Z">
        <w:del w:id="8389" w:author="JIE  SUN" w:date="2018-06-22T16:32:00Z">
          <w:r w:rsidR="007F0ED5" w:rsidDel="00520787">
            <w:rPr>
              <w:lang w:val="en-US"/>
            </w:rPr>
            <w:delText>R</w:delText>
          </w:r>
        </w:del>
      </w:ins>
      <w:del w:id="8390" w:author="JIE  SUN" w:date="2018-06-22T16:32:00Z">
        <w:r w:rsidDel="00520787">
          <w:rPr>
            <w:rFonts w:hint="eastAsia"/>
            <w:lang w:val="en-US"/>
          </w:rPr>
          <w:delText>rotating</w:delText>
        </w:r>
        <w:r w:rsidDel="00520787">
          <w:delText xml:space="preserve"> </w:delText>
        </w:r>
      </w:del>
      <w:ins w:id="8391" w:author="jie sun" w:date="2018-04-16T22:35:00Z">
        <w:del w:id="8392" w:author="JIE  SUN" w:date="2018-06-22T16:32:00Z">
          <w:r w:rsidR="007F0ED5" w:rsidDel="00520787">
            <w:delText>A</w:delText>
          </w:r>
        </w:del>
      </w:ins>
      <w:del w:id="8393" w:author="JIE  SUN" w:date="2018-06-22T16:32:00Z">
        <w:r w:rsidDel="00520787">
          <w:delText xml:space="preserve">above </w:delText>
        </w:r>
      </w:del>
      <w:ins w:id="8394" w:author="jie sun" w:date="2018-04-16T22:35:00Z">
        <w:del w:id="8395" w:author="JIE  SUN" w:date="2018-06-22T16:32:00Z">
          <w:r w:rsidR="007F0ED5" w:rsidDel="00520787">
            <w:delText>Y</w:delText>
          </w:r>
        </w:del>
      </w:ins>
      <w:del w:id="8396" w:author="JIE  SUN" w:date="2018-06-22T16:32:00Z">
        <w:r w:rsidDel="00520787">
          <w:delText>you</w:delText>
        </w:r>
      </w:del>
      <w:ins w:id="8397" w:author="jie sun" w:date="2018-04-11T20:47:00Z">
        <w:del w:id="8398" w:author="JIE  SUN" w:date="2018-06-22T16:32:00Z">
          <w:r w:rsidR="00804078" w:rsidDel="00520787">
            <w:delText>r</w:delText>
          </w:r>
        </w:del>
      </w:ins>
      <w:del w:id="8399" w:author="JIE  SUN" w:date="2018-06-22T16:32:00Z">
        <w:r w:rsidDel="00520787">
          <w:delText xml:space="preserve"> </w:delText>
        </w:r>
      </w:del>
      <w:ins w:id="8400" w:author="jie sun" w:date="2018-04-16T22:35:00Z">
        <w:del w:id="8401" w:author="JIE  SUN" w:date="2018-06-22T16:32:00Z">
          <w:r w:rsidR="007F0ED5" w:rsidDel="00520787">
            <w:delText>B</w:delText>
          </w:r>
        </w:del>
      </w:ins>
      <w:del w:id="8402" w:author="JIE  SUN" w:date="2018-06-22T16:32:00Z">
        <w:r w:rsidDel="00520787">
          <w:delText xml:space="preserve">body, </w:delText>
        </w:r>
      </w:del>
      <w:ins w:id="8403" w:author="jie sun" w:date="2018-04-16T22:35:00Z">
        <w:del w:id="8404" w:author="JIE  SUN" w:date="2018-06-22T16:32:00Z">
          <w:r w:rsidR="007F0ED5" w:rsidDel="00520787">
            <w:delText>T</w:delText>
          </w:r>
        </w:del>
      </w:ins>
      <w:del w:id="8405" w:author="JIE  SUN" w:date="2018-06-22T16:32:00Z">
        <w:r w:rsidDel="00520787">
          <w:delText xml:space="preserve">the </w:delText>
        </w:r>
      </w:del>
      <w:ins w:id="8406" w:author="jie sun" w:date="2018-04-16T22:36:00Z">
        <w:del w:id="8407" w:author="JIE  SUN" w:date="2018-06-22T16:32:00Z">
          <w:r w:rsidR="007F0ED5" w:rsidDel="00520787">
            <w:delText>G</w:delText>
          </w:r>
        </w:del>
      </w:ins>
      <w:del w:id="8408" w:author="JIE  SUN" w:date="2018-06-22T16:32:00Z">
        <w:r w:rsidDel="00520787">
          <w:delText xml:space="preserve">glow </w:delText>
        </w:r>
      </w:del>
      <w:ins w:id="8409" w:author="jie sun" w:date="2018-04-16T22:36:00Z">
        <w:del w:id="8410" w:author="JIE  SUN" w:date="2018-06-22T16:32:00Z">
          <w:r w:rsidR="007F0ED5" w:rsidDel="00520787">
            <w:rPr>
              <w:rFonts w:hint="eastAsia"/>
            </w:rPr>
            <w:delText>S</w:delText>
          </w:r>
        </w:del>
      </w:ins>
      <w:del w:id="8411" w:author="JIE  SUN" w:date="2018-06-22T16:32:00Z">
        <w:r w:rsidDel="00520787">
          <w:delText xml:space="preserve">stick </w:delText>
        </w:r>
      </w:del>
      <w:ins w:id="8412" w:author="jie sun" w:date="2018-04-16T22:36:00Z">
        <w:del w:id="8413" w:author="JIE  SUN" w:date="2018-06-22T16:32:00Z">
          <w:r w:rsidR="007F0ED5" w:rsidDel="00520787">
            <w:rPr>
              <w:lang w:val="en-US"/>
            </w:rPr>
            <w:delText>S</w:delText>
          </w:r>
        </w:del>
      </w:ins>
      <w:del w:id="8414" w:author="JIE  SUN" w:date="2018-06-22T16:32:00Z">
        <w:r w:rsidDel="00520787">
          <w:rPr>
            <w:rFonts w:hint="eastAsia"/>
            <w:lang w:val="en-US"/>
          </w:rPr>
          <w:delText xml:space="preserve">should </w:delText>
        </w:r>
      </w:del>
      <w:ins w:id="8415" w:author="jie sun" w:date="2018-04-16T22:36:00Z">
        <w:del w:id="8416" w:author="JIE  SUN" w:date="2018-06-22T16:32:00Z">
          <w:r w:rsidR="007F0ED5" w:rsidDel="00520787">
            <w:delText>S</w:delText>
          </w:r>
        </w:del>
      </w:ins>
      <w:del w:id="8417" w:author="JIE  SUN" w:date="2018-06-22T16:32:00Z">
        <w:r w:rsidDel="00520787">
          <w:delText xml:space="preserve">show </w:delText>
        </w:r>
      </w:del>
      <w:ins w:id="8418" w:author="jie sun" w:date="2018-04-16T22:36:00Z">
        <w:del w:id="8419" w:author="JIE  SUN" w:date="2018-06-22T16:32:00Z">
          <w:r w:rsidR="007F0ED5" w:rsidDel="00520787">
            <w:delText>T</w:delText>
          </w:r>
        </w:del>
      </w:ins>
      <w:del w:id="8420" w:author="JIE  SUN" w:date="2018-06-22T16:32:00Z">
        <w:r w:rsidDel="00520787">
          <w:delText xml:space="preserve">the </w:delText>
        </w:r>
      </w:del>
      <w:ins w:id="8421" w:author="jie sun" w:date="2018-04-16T22:36:00Z">
        <w:del w:id="8422" w:author="JIE  SUN" w:date="2018-06-22T16:32:00Z">
          <w:r w:rsidR="007F0ED5" w:rsidDel="00520787">
            <w:delText>R</w:delText>
          </w:r>
        </w:del>
      </w:ins>
      <w:del w:id="8423" w:author="JIE  SUN" w:date="2018-06-22T16:32:00Z">
        <w:r w:rsidDel="00520787">
          <w:delText xml:space="preserve">red </w:delText>
        </w:r>
      </w:del>
      <w:ins w:id="8424" w:author="jie sun" w:date="2018-04-16T22:36:00Z">
        <w:del w:id="8425" w:author="JIE  SUN" w:date="2018-06-22T16:32:00Z">
          <w:r w:rsidR="007F0ED5" w:rsidDel="00520787">
            <w:delText>C</w:delText>
          </w:r>
        </w:del>
      </w:ins>
      <w:del w:id="8426" w:author="JIE  SUN" w:date="2018-06-22T16:32:00Z">
        <w:r w:rsidDel="00520787">
          <w:delText xml:space="preserve">colour. </w:delText>
        </w:r>
      </w:del>
    </w:p>
    <w:p w14:paraId="33A63E4D" w14:textId="77777777" w:rsidR="0087014B" w:rsidDel="00520787" w:rsidRDefault="00D5184D">
      <w:pPr>
        <w:jc w:val="center"/>
        <w:rPr>
          <w:ins w:id="8427" w:author="像个男人一样" w:date="2018-03-21T02:32:00Z"/>
          <w:del w:id="8428" w:author="JIE  SUN" w:date="2018-06-22T16:32:00Z"/>
        </w:rPr>
        <w:pPrChange w:id="8429" w:author="jie sun" w:date="2018-04-16T21:42:00Z">
          <w:pPr/>
        </w:pPrChange>
      </w:pPr>
      <w:del w:id="8430" w:author="JIE  SUN" w:date="2018-06-22T16:32:00Z">
        <w:r w:rsidDel="00520787">
          <w:rPr>
            <w:noProof/>
          </w:rPr>
          <w:drawing>
            <wp:inline distT="0" distB="0" distL="114300" distR="114300" wp14:anchorId="4105C6DD" wp14:editId="15AAE348">
              <wp:extent cx="4572000" cy="2743200"/>
              <wp:effectExtent l="4445" t="4445" r="14605" b="14605"/>
              <wp:docPr id="5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del>
    </w:p>
    <w:p w14:paraId="0BB0D43C" w14:textId="77777777" w:rsidR="0087014B" w:rsidDel="00520787" w:rsidRDefault="00D5184D">
      <w:pPr>
        <w:pStyle w:val="Caption"/>
        <w:jc w:val="center"/>
        <w:rPr>
          <w:ins w:id="8431" w:author="像个男人一样" w:date="2018-03-22T11:48:00Z"/>
          <w:del w:id="8432" w:author="JIE  SUN" w:date="2018-06-22T16:32:00Z"/>
        </w:rPr>
        <w:pPrChange w:id="8433" w:author="jie sun" w:date="2018-04-16T21:42:00Z">
          <w:pPr/>
        </w:pPrChange>
      </w:pPr>
      <w:ins w:id="8434" w:author="像个男人一样" w:date="2018-03-21T02:32:00Z">
        <w:del w:id="8435" w:author="JIE  SUN" w:date="2018-06-22T16:32:00Z">
          <w:r w:rsidDel="00520787">
            <w:delText xml:space="preserve">Figure </w:delText>
          </w:r>
        </w:del>
      </w:ins>
      <w:ins w:id="8436" w:author="jie sun" w:date="2018-04-19T13:00:00Z">
        <w:del w:id="8437" w:author="JIE  SUN" w:date="2018-06-21T13:34:00Z">
          <w:r w:rsidR="00083FE7" w:rsidDel="00A64E7B">
            <w:fldChar w:fldCharType="begin"/>
          </w:r>
          <w:r w:rsidR="00083FE7" w:rsidDel="00A64E7B">
            <w:delInstrText xml:space="preserve"> STYLEREF 1 \s </w:delInstrText>
          </w:r>
        </w:del>
      </w:ins>
      <w:del w:id="8438" w:author="JIE  SUN" w:date="2018-06-21T13:34:00Z">
        <w:r w:rsidR="00083FE7" w:rsidDel="00A64E7B">
          <w:fldChar w:fldCharType="separate"/>
        </w:r>
        <w:r w:rsidR="00083FE7" w:rsidDel="00A64E7B">
          <w:rPr>
            <w:noProof/>
          </w:rPr>
          <w:delText>4</w:delText>
        </w:r>
      </w:del>
      <w:ins w:id="8439" w:author="jie sun" w:date="2018-04-19T13:00:00Z">
        <w:del w:id="844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8441" w:author="JIE  SUN" w:date="2018-06-21T13:34:00Z">
        <w:r w:rsidR="00083FE7" w:rsidDel="00A64E7B">
          <w:fldChar w:fldCharType="separate"/>
        </w:r>
      </w:del>
      <w:ins w:id="8442" w:author="jie sun" w:date="2018-04-19T13:00:00Z">
        <w:del w:id="8443" w:author="JIE  SUN" w:date="2018-06-21T13:34:00Z">
          <w:r w:rsidR="00083FE7" w:rsidDel="00A64E7B">
            <w:rPr>
              <w:noProof/>
            </w:rPr>
            <w:delText>15</w:delText>
          </w:r>
          <w:r w:rsidR="00083FE7" w:rsidDel="00A64E7B">
            <w:fldChar w:fldCharType="end"/>
          </w:r>
        </w:del>
      </w:ins>
      <w:ins w:id="8444" w:author="像个男人一样" w:date="2018-03-21T02:32:00Z">
        <w:del w:id="8445" w:author="JIE  SUN" w:date="2018-06-22T16:32:00Z">
          <w:r w:rsidDel="00520787">
            <w:fldChar w:fldCharType="begin"/>
          </w:r>
          <w:r w:rsidDel="00520787">
            <w:delInstrText xml:space="preserve"> STYLEREF 1 \s </w:delInstrText>
          </w:r>
          <w:r w:rsidDel="00520787">
            <w:fldChar w:fldCharType="separate"/>
          </w:r>
          <w:r w:rsidDel="00520787">
            <w:delText>4</w:delText>
          </w:r>
          <w:r w:rsidDel="00520787">
            <w:fldChar w:fldCharType="end"/>
          </w:r>
          <w:r w:rsidDel="00520787">
            <w:rPr>
              <w:rFonts w:hint="eastAsia"/>
            </w:rPr>
            <w:delText>.</w:delText>
          </w:r>
          <w:r w:rsidDel="00520787">
            <w:fldChar w:fldCharType="begin"/>
          </w:r>
          <w:r w:rsidDel="00520787">
            <w:delInstrText xml:space="preserve"> SEQ Figure \* ARABIC \s 1 </w:delInstrText>
          </w:r>
          <w:r w:rsidDel="00520787">
            <w:fldChar w:fldCharType="separate"/>
          </w:r>
        </w:del>
      </w:ins>
      <w:ins w:id="8446" w:author="像个男人一样" w:date="2018-03-22T11:51:00Z">
        <w:del w:id="8447" w:author="JIE  SUN" w:date="2018-06-22T16:32:00Z">
          <w:r w:rsidDel="00520787">
            <w:delText>14</w:delText>
          </w:r>
        </w:del>
      </w:ins>
      <w:ins w:id="8448" w:author="像个男人一样" w:date="2018-03-21T02:32:00Z">
        <w:del w:id="8449" w:author="JIE  SUN" w:date="2018-06-22T16:32:00Z">
          <w:r w:rsidDel="00520787">
            <w:fldChar w:fldCharType="end"/>
          </w:r>
          <w:bookmarkStart w:id="8450" w:name="_Toc20768"/>
          <w:bookmarkStart w:id="8451" w:name="_Toc22677"/>
          <w:bookmarkStart w:id="8452" w:name="_Toc23284"/>
          <w:bookmarkStart w:id="8453" w:name="_Toc16066"/>
          <w:bookmarkStart w:id="8454" w:name="_Toc16270"/>
          <w:bookmarkStart w:id="8455" w:name="_Toc12430"/>
          <w:bookmarkStart w:id="8456" w:name="_Toc19962"/>
          <w:bookmarkStart w:id="8457" w:name="_Toc2983"/>
          <w:bookmarkStart w:id="8458" w:name="_Toc10510"/>
          <w:bookmarkStart w:id="8459" w:name="_Toc12975"/>
          <w:bookmarkStart w:id="8460" w:name="_Toc25978"/>
          <w:bookmarkStart w:id="8461" w:name="_Toc23055"/>
          <w:bookmarkStart w:id="8462" w:name="_Toc4662"/>
          <w:bookmarkStart w:id="8463" w:name="_Toc14714"/>
          <w:bookmarkStart w:id="8464" w:name="_Toc13371"/>
          <w:bookmarkStart w:id="8465" w:name="_Toc31414"/>
          <w:bookmarkStart w:id="8466" w:name="_Toc15869"/>
          <w:bookmarkStart w:id="8467" w:name="_Toc30755"/>
          <w:bookmarkStart w:id="8468" w:name="_Toc7325"/>
          <w:bookmarkStart w:id="8469" w:name="_Toc10451"/>
          <w:bookmarkStart w:id="8470" w:name="_Toc23652"/>
          <w:bookmarkStart w:id="8471" w:name="_Toc27309"/>
          <w:bookmarkStart w:id="8472" w:name="_Toc23081"/>
          <w:bookmarkStart w:id="8473" w:name="_Toc5480"/>
          <w:bookmarkStart w:id="8474" w:name="_Toc23047"/>
          <w:r w:rsidDel="00520787">
            <w:rPr>
              <w:rFonts w:hint="eastAsia"/>
            </w:rPr>
            <w:delText>:</w:delText>
          </w:r>
        </w:del>
      </w:ins>
      <w:ins w:id="8475" w:author="像个男人一样" w:date="2018-03-22T11:48:00Z">
        <w:del w:id="8476" w:author="JIE  SUN" w:date="2018-06-22T16:32:00Z">
          <w:r w:rsidDel="00520787">
            <w:rPr>
              <w:rFonts w:hint="eastAsia"/>
              <w:lang w:val="en-US"/>
            </w:rPr>
            <w:delText xml:space="preserve"> </w:delText>
          </w:r>
        </w:del>
      </w:ins>
      <w:ins w:id="8477" w:author="像个男人一样" w:date="2018-03-21T02:32:00Z">
        <w:del w:id="8478" w:author="JIE  SUN" w:date="2018-06-22T16:32:00Z">
          <w:r w:rsidDel="00520787">
            <w:rPr>
              <w:rFonts w:hint="eastAsia"/>
            </w:rPr>
            <w:delText xml:space="preserve">Spinning </w:delText>
          </w:r>
        </w:del>
      </w:ins>
      <w:ins w:id="8479" w:author="jie sun" w:date="2018-04-16T22:36:00Z">
        <w:del w:id="8480" w:author="JIE  SUN" w:date="2018-06-22T16:32:00Z">
          <w:r w:rsidR="00841C6E" w:rsidDel="00520787">
            <w:delText>A</w:delText>
          </w:r>
        </w:del>
      </w:ins>
      <w:ins w:id="8481" w:author="像个男人一样" w:date="2018-03-21T02:32:00Z">
        <w:del w:id="8482" w:author="JIE  SUN" w:date="2018-06-22T16:32:00Z">
          <w:r w:rsidDel="00520787">
            <w:rPr>
              <w:rFonts w:hint="eastAsia"/>
            </w:rPr>
            <w:delText xml:space="preserve">angle </w:delText>
          </w:r>
        </w:del>
      </w:ins>
      <w:ins w:id="8483" w:author="jie sun" w:date="2018-04-16T22:36:00Z">
        <w:del w:id="8484" w:author="JIE  SUN" w:date="2018-06-22T16:32:00Z">
          <w:r w:rsidR="00841C6E" w:rsidDel="00520787">
            <w:delText>C</w:delText>
          </w:r>
        </w:del>
      </w:ins>
      <w:ins w:id="8485" w:author="像个男人一样" w:date="2018-03-21T02:32:00Z">
        <w:del w:id="8486" w:author="JIE  SUN" w:date="2018-06-22T16:32:00Z">
          <w:r w:rsidDel="00520787">
            <w:rPr>
              <w:rFonts w:hint="eastAsia"/>
            </w:rPr>
            <w:delText xml:space="preserve">changes </w:delText>
          </w:r>
        </w:del>
      </w:ins>
      <w:ins w:id="8487" w:author="jie sun" w:date="2018-04-16T22:36:00Z">
        <w:del w:id="8488" w:author="JIE  SUN" w:date="2018-06-22T16:32:00Z">
          <w:r w:rsidR="00841C6E" w:rsidDel="00520787">
            <w:delText>I</w:delText>
          </w:r>
        </w:del>
      </w:ins>
      <w:ins w:id="8489" w:author="像个男人一样" w:date="2018-03-21T02:32:00Z">
        <w:del w:id="8490" w:author="JIE  SUN" w:date="2018-06-22T16:32:00Z">
          <w:r w:rsidDel="00520787">
            <w:rPr>
              <w:rFonts w:hint="eastAsia"/>
            </w:rPr>
            <w:delText xml:space="preserve">in </w:delText>
          </w:r>
        </w:del>
      </w:ins>
      <w:ins w:id="8491" w:author="jie sun" w:date="2018-04-16T22:36:00Z">
        <w:del w:id="8492" w:author="JIE  SUN" w:date="2018-06-22T16:32:00Z">
          <w:r w:rsidR="00841C6E" w:rsidDel="00520787">
            <w:delText>A</w:delText>
          </w:r>
        </w:del>
      </w:ins>
      <w:ins w:id="8493" w:author="像个男人一样" w:date="2018-03-21T02:32:00Z">
        <w:del w:id="8494" w:author="JIE  SUN" w:date="2018-06-22T16:32:00Z">
          <w:r w:rsidDel="00520787">
            <w:rPr>
              <w:rFonts w:hint="eastAsia"/>
            </w:rPr>
            <w:delText>action 3</w:delText>
          </w:r>
        </w:del>
      </w:ins>
      <w:bookmarkEnd w:id="8450"/>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bookmarkEnd w:id="8465"/>
      <w:bookmarkEnd w:id="8466"/>
      <w:bookmarkEnd w:id="8467"/>
      <w:bookmarkEnd w:id="8468"/>
      <w:bookmarkEnd w:id="8469"/>
      <w:bookmarkEnd w:id="8470"/>
      <w:bookmarkEnd w:id="8471"/>
      <w:bookmarkEnd w:id="8472"/>
      <w:bookmarkEnd w:id="8473"/>
      <w:bookmarkEnd w:id="8474"/>
    </w:p>
    <w:p w14:paraId="19CAC77C" w14:textId="77777777" w:rsidR="0087014B" w:rsidDel="00520787" w:rsidRDefault="00D5184D">
      <w:pPr>
        <w:pStyle w:val="Caption"/>
        <w:jc w:val="center"/>
        <w:rPr>
          <w:del w:id="8495" w:author="JIE  SUN" w:date="2018-06-22T16:32:00Z"/>
        </w:rPr>
        <w:pPrChange w:id="8496" w:author="jie sun" w:date="2018-04-16T21:42:00Z">
          <w:pPr/>
        </w:pPrChange>
      </w:pPr>
      <w:bookmarkStart w:id="8497" w:name="_Toc511906366"/>
      <w:ins w:id="8498" w:author="像个男人一样" w:date="2018-03-22T11:48:00Z">
        <w:del w:id="8499" w:author="JIE  SUN" w:date="2018-06-22T16:32:00Z">
          <w:r w:rsidDel="00520787">
            <w:delText xml:space="preserve">Table </w:delText>
          </w:r>
          <w:r w:rsidDel="00520787">
            <w:fldChar w:fldCharType="begin"/>
          </w:r>
          <w:r w:rsidDel="00520787">
            <w:delInstrText xml:space="preserve"> STYLEREF 1 \s </w:delInstrText>
          </w:r>
          <w:r w:rsidDel="00520787">
            <w:fldChar w:fldCharType="separate"/>
          </w:r>
          <w:r w:rsidDel="00520787">
            <w:delText>4</w:delText>
          </w:r>
          <w:r w:rsidDel="00520787">
            <w:fldChar w:fldCharType="end"/>
          </w:r>
          <w:r w:rsidDel="00520787">
            <w:rPr>
              <w:rFonts w:hint="eastAsia"/>
            </w:rPr>
            <w:delText>.</w:delText>
          </w:r>
          <w:r w:rsidDel="00520787">
            <w:fldChar w:fldCharType="begin"/>
          </w:r>
          <w:r w:rsidDel="00520787">
            <w:delInstrText xml:space="preserve"> SEQ Table \* ARABIC \s 1 </w:delInstrText>
          </w:r>
          <w:r w:rsidDel="00520787">
            <w:fldChar w:fldCharType="separate"/>
          </w:r>
        </w:del>
      </w:ins>
      <w:ins w:id="8500" w:author="像个男人一样" w:date="2018-03-22T11:51:00Z">
        <w:del w:id="8501" w:author="JIE  SUN" w:date="2018-06-22T16:32:00Z">
          <w:r w:rsidDel="00520787">
            <w:delText>5</w:delText>
          </w:r>
        </w:del>
      </w:ins>
      <w:ins w:id="8502" w:author="像个男人一样" w:date="2018-03-22T11:48:00Z">
        <w:del w:id="8503" w:author="JIE  SUN" w:date="2018-06-22T16:32:00Z">
          <w:r w:rsidDel="00520787">
            <w:fldChar w:fldCharType="end"/>
          </w:r>
          <w:bookmarkStart w:id="8504" w:name="_Toc23980"/>
          <w:bookmarkStart w:id="8505" w:name="_Toc30349"/>
          <w:bookmarkStart w:id="8506" w:name="_Toc16670"/>
          <w:bookmarkStart w:id="8507" w:name="_Toc16159"/>
          <w:bookmarkStart w:id="8508" w:name="_Toc24551"/>
          <w:bookmarkStart w:id="8509" w:name="_Toc16597"/>
          <w:bookmarkStart w:id="8510" w:name="_Toc5804"/>
          <w:bookmarkStart w:id="8511" w:name="_Toc15335"/>
          <w:bookmarkStart w:id="8512" w:name="_Toc7240"/>
          <w:bookmarkStart w:id="8513" w:name="_Toc12709"/>
          <w:bookmarkStart w:id="8514" w:name="_Toc25064"/>
          <w:bookmarkStart w:id="8515" w:name="_Toc13186"/>
          <w:bookmarkStart w:id="8516" w:name="_Toc31138"/>
          <w:bookmarkStart w:id="8517" w:name="_Toc32704"/>
          <w:bookmarkStart w:id="8518" w:name="_Toc16383"/>
          <w:bookmarkStart w:id="8519" w:name="_Toc25345"/>
          <w:bookmarkStart w:id="8520" w:name="_Toc6447"/>
          <w:bookmarkStart w:id="8521" w:name="_Toc19520"/>
          <w:bookmarkStart w:id="8522" w:name="_Toc28357"/>
          <w:bookmarkStart w:id="8523" w:name="_Toc32713"/>
          <w:bookmarkStart w:id="8524" w:name="_Toc24951"/>
          <w:r w:rsidDel="00520787">
            <w:rPr>
              <w:rFonts w:hint="eastAsia"/>
            </w:rPr>
            <w:delText>:</w:delText>
          </w:r>
          <w:r w:rsidDel="00520787">
            <w:rPr>
              <w:rFonts w:hint="eastAsia"/>
              <w:lang w:val="en-US"/>
            </w:rPr>
            <w:delText xml:space="preserve"> </w:delText>
          </w:r>
          <w:r w:rsidDel="00520787">
            <w:rPr>
              <w:rFonts w:hint="eastAsia"/>
            </w:rPr>
            <w:delText xml:space="preserve">Spinning </w:delText>
          </w:r>
        </w:del>
      </w:ins>
      <w:ins w:id="8525" w:author="jie sun" w:date="2018-04-16T22:36:00Z">
        <w:del w:id="8526" w:author="JIE  SUN" w:date="2018-06-22T16:32:00Z">
          <w:r w:rsidR="00841C6E" w:rsidDel="00520787">
            <w:delText>A</w:delText>
          </w:r>
        </w:del>
      </w:ins>
      <w:ins w:id="8527" w:author="像个男人一样" w:date="2018-03-22T11:48:00Z">
        <w:del w:id="8528" w:author="JIE  SUN" w:date="2018-06-22T16:32:00Z">
          <w:r w:rsidDel="00520787">
            <w:rPr>
              <w:rFonts w:hint="eastAsia"/>
            </w:rPr>
            <w:delText xml:space="preserve">angle </w:delText>
          </w:r>
        </w:del>
      </w:ins>
      <w:ins w:id="8529" w:author="jie sun" w:date="2018-04-16T22:36:00Z">
        <w:del w:id="8530" w:author="JIE  SUN" w:date="2018-06-22T16:32:00Z">
          <w:r w:rsidR="00841C6E" w:rsidDel="00520787">
            <w:delText>R</w:delText>
          </w:r>
        </w:del>
      </w:ins>
      <w:ins w:id="8531" w:author="像个男人一样" w:date="2018-03-22T11:48:00Z">
        <w:del w:id="8532" w:author="JIE  SUN" w:date="2018-06-22T16:32:00Z">
          <w:r w:rsidDel="00520787">
            <w:rPr>
              <w:rFonts w:hint="eastAsia"/>
            </w:rPr>
            <w:delText xml:space="preserve">restrictions </w:delText>
          </w:r>
        </w:del>
      </w:ins>
      <w:ins w:id="8533" w:author="jie sun" w:date="2018-04-16T22:36:00Z">
        <w:del w:id="8534" w:author="JIE  SUN" w:date="2018-06-22T16:32:00Z">
          <w:r w:rsidR="00841C6E" w:rsidDel="00520787">
            <w:delText>I</w:delText>
          </w:r>
        </w:del>
      </w:ins>
      <w:ins w:id="8535" w:author="像个男人一样" w:date="2018-03-22T11:48:00Z">
        <w:del w:id="8536" w:author="JIE  SUN" w:date="2018-06-22T16:32:00Z">
          <w:r w:rsidDel="00520787">
            <w:rPr>
              <w:rFonts w:hint="eastAsia"/>
            </w:rPr>
            <w:delText xml:space="preserve">in </w:delText>
          </w:r>
        </w:del>
      </w:ins>
      <w:ins w:id="8537" w:author="jie sun" w:date="2018-04-16T22:36:00Z">
        <w:del w:id="8538" w:author="JIE  SUN" w:date="2018-06-22T16:32:00Z">
          <w:r w:rsidR="00841C6E" w:rsidDel="00520787">
            <w:delText>A</w:delText>
          </w:r>
        </w:del>
      </w:ins>
      <w:ins w:id="8539" w:author="像个男人一样" w:date="2018-03-22T11:48:00Z">
        <w:del w:id="8540" w:author="JIE  SUN" w:date="2018-06-22T16:32:00Z">
          <w:r w:rsidDel="00520787">
            <w:rPr>
              <w:rFonts w:hint="eastAsia"/>
            </w:rPr>
            <w:delText>action 3</w:delText>
          </w:r>
        </w:del>
      </w:ins>
      <w:bookmarkEnd w:id="8497"/>
      <w:bookmarkEnd w:id="8504"/>
      <w:bookmarkEnd w:id="8505"/>
      <w:bookmarkEnd w:id="8506"/>
      <w:bookmarkEnd w:id="8507"/>
      <w:bookmarkEnd w:id="8508"/>
      <w:bookmarkEnd w:id="8509"/>
      <w:bookmarkEnd w:id="8510"/>
      <w:bookmarkEnd w:id="8511"/>
      <w:bookmarkEnd w:id="8512"/>
      <w:bookmarkEnd w:id="8513"/>
      <w:bookmarkEnd w:id="8514"/>
      <w:bookmarkEnd w:id="8515"/>
      <w:bookmarkEnd w:id="8516"/>
      <w:bookmarkEnd w:id="8517"/>
      <w:bookmarkEnd w:id="8518"/>
      <w:bookmarkEnd w:id="8519"/>
      <w:bookmarkEnd w:id="8520"/>
      <w:bookmarkEnd w:id="8521"/>
      <w:bookmarkEnd w:id="8522"/>
      <w:bookmarkEnd w:id="8523"/>
      <w:bookmarkEnd w:id="8524"/>
    </w:p>
    <w:tbl>
      <w:tblPr>
        <w:tblW w:w="4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Change w:id="8541" w:author="jie sun" w:date="2018-04-16T21:42:00Z">
          <w:tblPr>
            <w:tblW w:w="4420" w:type="dxa"/>
            <w:tblLayout w:type="fixed"/>
            <w:tblCellMar>
              <w:top w:w="15" w:type="dxa"/>
              <w:left w:w="15" w:type="dxa"/>
              <w:bottom w:w="15" w:type="dxa"/>
              <w:right w:w="15" w:type="dxa"/>
            </w:tblCellMar>
            <w:tblLook w:val="04A0" w:firstRow="1" w:lastRow="0" w:firstColumn="1" w:lastColumn="0" w:noHBand="0" w:noVBand="1"/>
          </w:tblPr>
        </w:tblPrChange>
      </w:tblPr>
      <w:tblGrid>
        <w:gridCol w:w="1862"/>
        <w:gridCol w:w="908"/>
        <w:gridCol w:w="1650"/>
        <w:tblGridChange w:id="8542">
          <w:tblGrid>
            <w:gridCol w:w="1862"/>
            <w:gridCol w:w="908"/>
            <w:gridCol w:w="1650"/>
          </w:tblGrid>
        </w:tblGridChange>
      </w:tblGrid>
      <w:tr w:rsidR="0087014B" w:rsidDel="00520787" w14:paraId="642DE583" w14:textId="77777777" w:rsidTr="00701728">
        <w:trPr>
          <w:trHeight w:val="396"/>
          <w:jc w:val="center"/>
          <w:del w:id="8543" w:author="JIE  SUN" w:date="2018-06-22T16:32:00Z"/>
          <w:trPrChange w:id="8544" w:author="jie sun" w:date="2018-04-16T21:42:00Z">
            <w:trPr>
              <w:trHeight w:val="396"/>
            </w:trPr>
          </w:trPrChange>
        </w:trPr>
        <w:tc>
          <w:tcPr>
            <w:tcW w:w="1862" w:type="dxa"/>
            <w:shd w:val="clear" w:color="auto" w:fill="auto"/>
            <w:vAlign w:val="center"/>
            <w:tcPrChange w:id="8545" w:author="jie sun" w:date="2018-04-16T21:42:00Z">
              <w:tcPr>
                <w:tcW w:w="1862" w:type="dxa"/>
                <w:shd w:val="clear" w:color="auto" w:fill="auto"/>
                <w:vAlign w:val="center"/>
              </w:tcPr>
            </w:tcPrChange>
          </w:tcPr>
          <w:p w14:paraId="135390AE" w14:textId="77777777" w:rsidR="0087014B" w:rsidDel="00520787" w:rsidRDefault="00D5184D">
            <w:pPr>
              <w:jc w:val="center"/>
              <w:textAlignment w:val="center"/>
              <w:rPr>
                <w:del w:id="8546" w:author="JIE  SUN" w:date="2018-06-22T16:32:00Z"/>
                <w:rFonts w:ascii="SimSun" w:eastAsia="SimSun" w:hAnsi="SimSun" w:cs="SimSun"/>
                <w:color w:val="000000"/>
                <w:sz w:val="22"/>
              </w:rPr>
            </w:pPr>
            <w:del w:id="8547" w:author="JIE  SUN" w:date="2018-06-22T16:32:00Z">
              <w:r w:rsidDel="00520787">
                <w:rPr>
                  <w:rFonts w:ascii="SimSun" w:eastAsia="SimSun" w:hAnsi="SimSun" w:cs="SimSun" w:hint="eastAsia"/>
                  <w:color w:val="000000"/>
                  <w:sz w:val="22"/>
                  <w:lang w:val="en-US" w:bidi="ar"/>
                </w:rPr>
                <w:delText>Gyro valid rang</w:delText>
              </w:r>
            </w:del>
          </w:p>
        </w:tc>
        <w:tc>
          <w:tcPr>
            <w:tcW w:w="908" w:type="dxa"/>
            <w:shd w:val="clear" w:color="auto" w:fill="auto"/>
            <w:vAlign w:val="center"/>
            <w:tcPrChange w:id="8548" w:author="jie sun" w:date="2018-04-16T21:42:00Z">
              <w:tcPr>
                <w:tcW w:w="908" w:type="dxa"/>
                <w:shd w:val="clear" w:color="auto" w:fill="auto"/>
                <w:vAlign w:val="center"/>
              </w:tcPr>
            </w:tcPrChange>
          </w:tcPr>
          <w:p w14:paraId="07E21245" w14:textId="77777777" w:rsidR="0087014B" w:rsidDel="00520787" w:rsidRDefault="00D5184D">
            <w:pPr>
              <w:jc w:val="center"/>
              <w:textAlignment w:val="center"/>
              <w:rPr>
                <w:del w:id="8549" w:author="JIE  SUN" w:date="2018-06-22T16:32:00Z"/>
                <w:rFonts w:ascii="SimSun" w:eastAsia="SimSun" w:hAnsi="SimSun" w:cs="SimSun"/>
                <w:color w:val="000000"/>
                <w:sz w:val="22"/>
              </w:rPr>
            </w:pPr>
            <w:del w:id="8550" w:author="JIE  SUN" w:date="2018-06-22T16:32:00Z">
              <w:r w:rsidDel="00520787">
                <w:rPr>
                  <w:rFonts w:ascii="SimSun" w:eastAsia="SimSun" w:hAnsi="SimSun" w:cs="SimSun" w:hint="eastAsia"/>
                  <w:color w:val="000000"/>
                  <w:sz w:val="22"/>
                  <w:lang w:val="en-US" w:bidi="ar"/>
                </w:rPr>
                <w:delText xml:space="preserve">Minimum </w:delText>
              </w:r>
            </w:del>
          </w:p>
        </w:tc>
        <w:tc>
          <w:tcPr>
            <w:tcW w:w="1650" w:type="dxa"/>
            <w:shd w:val="clear" w:color="auto" w:fill="auto"/>
            <w:vAlign w:val="center"/>
            <w:tcPrChange w:id="8551" w:author="jie sun" w:date="2018-04-16T21:42:00Z">
              <w:tcPr>
                <w:tcW w:w="1650" w:type="dxa"/>
                <w:shd w:val="clear" w:color="auto" w:fill="auto"/>
                <w:vAlign w:val="center"/>
              </w:tcPr>
            </w:tcPrChange>
          </w:tcPr>
          <w:p w14:paraId="06E3973E" w14:textId="77777777" w:rsidR="0087014B" w:rsidDel="00520787" w:rsidRDefault="00D5184D">
            <w:pPr>
              <w:jc w:val="center"/>
              <w:textAlignment w:val="center"/>
              <w:rPr>
                <w:del w:id="8552" w:author="JIE  SUN" w:date="2018-06-22T16:32:00Z"/>
                <w:rFonts w:ascii="SimSun" w:eastAsia="SimSun" w:hAnsi="SimSun" w:cs="SimSun"/>
                <w:color w:val="000000"/>
                <w:sz w:val="22"/>
              </w:rPr>
            </w:pPr>
            <w:del w:id="8553" w:author="JIE  SUN" w:date="2018-06-22T16:32:00Z">
              <w:r w:rsidDel="00520787">
                <w:rPr>
                  <w:rFonts w:ascii="SimSun" w:eastAsia="SimSun" w:hAnsi="SimSun" w:cs="SimSun" w:hint="eastAsia"/>
                  <w:color w:val="000000"/>
                  <w:sz w:val="22"/>
                  <w:lang w:val="en-US" w:bidi="ar"/>
                </w:rPr>
                <w:delText>Maximum</w:delText>
              </w:r>
            </w:del>
          </w:p>
        </w:tc>
      </w:tr>
      <w:tr w:rsidR="0087014B" w:rsidDel="00520787" w14:paraId="4EFDF652" w14:textId="77777777" w:rsidTr="00701728">
        <w:trPr>
          <w:trHeight w:val="286"/>
          <w:jc w:val="center"/>
          <w:del w:id="8554" w:author="JIE  SUN" w:date="2018-06-22T16:32:00Z"/>
          <w:trPrChange w:id="8555" w:author="jie sun" w:date="2018-04-16T21:42:00Z">
            <w:trPr>
              <w:trHeight w:val="286"/>
            </w:trPr>
          </w:trPrChange>
        </w:trPr>
        <w:tc>
          <w:tcPr>
            <w:tcW w:w="1862" w:type="dxa"/>
            <w:shd w:val="clear" w:color="auto" w:fill="auto"/>
            <w:vAlign w:val="center"/>
            <w:tcPrChange w:id="8556" w:author="jie sun" w:date="2018-04-16T21:42:00Z">
              <w:tcPr>
                <w:tcW w:w="1862" w:type="dxa"/>
                <w:shd w:val="clear" w:color="auto" w:fill="auto"/>
                <w:vAlign w:val="center"/>
              </w:tcPr>
            </w:tcPrChange>
          </w:tcPr>
          <w:p w14:paraId="4FCAB113" w14:textId="77777777" w:rsidR="0087014B" w:rsidDel="00520787" w:rsidRDefault="00D5184D">
            <w:pPr>
              <w:jc w:val="center"/>
              <w:textAlignment w:val="center"/>
              <w:rPr>
                <w:del w:id="8557" w:author="JIE  SUN" w:date="2018-06-22T16:32:00Z"/>
                <w:rFonts w:ascii="SimSun" w:eastAsia="SimSun" w:hAnsi="SimSun" w:cs="SimSun"/>
                <w:color w:val="000000"/>
                <w:sz w:val="22"/>
              </w:rPr>
            </w:pPr>
            <w:del w:id="8558" w:author="JIE  SUN" w:date="2018-06-22T16:32:00Z">
              <w:r w:rsidDel="00520787">
                <w:rPr>
                  <w:rFonts w:ascii="SimSun" w:eastAsia="SimSun" w:hAnsi="SimSun" w:cs="SimSun" w:hint="eastAsia"/>
                  <w:color w:val="000000"/>
                  <w:sz w:val="22"/>
                  <w:lang w:val="en-US" w:bidi="ar"/>
                </w:rPr>
                <w:delText>X-axis</w:delText>
              </w:r>
            </w:del>
          </w:p>
        </w:tc>
        <w:tc>
          <w:tcPr>
            <w:tcW w:w="908" w:type="dxa"/>
            <w:shd w:val="clear" w:color="auto" w:fill="auto"/>
            <w:vAlign w:val="center"/>
            <w:tcPrChange w:id="8559" w:author="jie sun" w:date="2018-04-16T21:42:00Z">
              <w:tcPr>
                <w:tcW w:w="908" w:type="dxa"/>
                <w:shd w:val="clear" w:color="auto" w:fill="auto"/>
                <w:vAlign w:val="center"/>
              </w:tcPr>
            </w:tcPrChange>
          </w:tcPr>
          <w:p w14:paraId="2DF8019E" w14:textId="77777777" w:rsidR="0087014B" w:rsidDel="00520787" w:rsidRDefault="00D5184D">
            <w:pPr>
              <w:jc w:val="center"/>
              <w:rPr>
                <w:del w:id="8560" w:author="JIE  SUN" w:date="2018-06-22T16:32:00Z"/>
                <w:rFonts w:ascii="SimSun" w:eastAsia="SimSun" w:hAnsi="SimSun" w:cs="SimSun"/>
                <w:color w:val="000000"/>
                <w:sz w:val="22"/>
                <w:lang w:val="en-US"/>
              </w:rPr>
            </w:pPr>
            <w:del w:id="8561" w:author="JIE  SUN" w:date="2018-06-22T16:32:00Z">
              <w:r w:rsidDel="00520787">
                <w:rPr>
                  <w:rFonts w:ascii="SimSun" w:eastAsia="SimSun" w:hAnsi="SimSun" w:cs="SimSun" w:hint="eastAsia"/>
                  <w:color w:val="000000"/>
                  <w:sz w:val="22"/>
                  <w:lang w:val="en-US"/>
                </w:rPr>
                <w:delText xml:space="preserve"> -15°</w:delText>
              </w:r>
            </w:del>
          </w:p>
        </w:tc>
        <w:tc>
          <w:tcPr>
            <w:tcW w:w="1650" w:type="dxa"/>
            <w:shd w:val="clear" w:color="auto" w:fill="auto"/>
            <w:vAlign w:val="center"/>
            <w:tcPrChange w:id="8562" w:author="jie sun" w:date="2018-04-16T21:42:00Z">
              <w:tcPr>
                <w:tcW w:w="1650" w:type="dxa"/>
                <w:shd w:val="clear" w:color="auto" w:fill="auto"/>
                <w:vAlign w:val="center"/>
              </w:tcPr>
            </w:tcPrChange>
          </w:tcPr>
          <w:p w14:paraId="1E62CA77" w14:textId="77777777" w:rsidR="0087014B" w:rsidDel="00520787" w:rsidRDefault="00D5184D">
            <w:pPr>
              <w:jc w:val="center"/>
              <w:rPr>
                <w:del w:id="8563" w:author="JIE  SUN" w:date="2018-06-22T16:32:00Z"/>
                <w:rFonts w:ascii="SimSun" w:eastAsia="SimSun" w:hAnsi="SimSun" w:cs="SimSun"/>
                <w:color w:val="000000"/>
                <w:sz w:val="22"/>
                <w:lang w:val="en-US"/>
              </w:rPr>
            </w:pPr>
            <w:del w:id="8564" w:author="JIE  SUN" w:date="2018-06-22T16:32:00Z">
              <w:r w:rsidDel="00520787">
                <w:rPr>
                  <w:rFonts w:ascii="SimSun" w:eastAsia="SimSun" w:hAnsi="SimSun" w:cs="SimSun" w:hint="eastAsia"/>
                  <w:color w:val="000000"/>
                  <w:sz w:val="22"/>
                  <w:lang w:val="en-US"/>
                </w:rPr>
                <w:delText>15°</w:delText>
              </w:r>
            </w:del>
          </w:p>
        </w:tc>
      </w:tr>
      <w:tr w:rsidR="0087014B" w:rsidDel="00520787" w14:paraId="739225A9" w14:textId="77777777" w:rsidTr="00701728">
        <w:trPr>
          <w:trHeight w:val="286"/>
          <w:jc w:val="center"/>
          <w:del w:id="8565" w:author="JIE  SUN" w:date="2018-06-22T16:32:00Z"/>
          <w:trPrChange w:id="8566" w:author="jie sun" w:date="2018-04-16T21:42:00Z">
            <w:trPr>
              <w:trHeight w:val="286"/>
            </w:trPr>
          </w:trPrChange>
        </w:trPr>
        <w:tc>
          <w:tcPr>
            <w:tcW w:w="1862" w:type="dxa"/>
            <w:shd w:val="clear" w:color="auto" w:fill="auto"/>
            <w:vAlign w:val="center"/>
            <w:tcPrChange w:id="8567" w:author="jie sun" w:date="2018-04-16T21:42:00Z">
              <w:tcPr>
                <w:tcW w:w="1862" w:type="dxa"/>
                <w:shd w:val="clear" w:color="auto" w:fill="auto"/>
                <w:vAlign w:val="center"/>
              </w:tcPr>
            </w:tcPrChange>
          </w:tcPr>
          <w:p w14:paraId="7FDF7F60" w14:textId="77777777" w:rsidR="0087014B" w:rsidDel="00520787" w:rsidRDefault="00D5184D">
            <w:pPr>
              <w:jc w:val="center"/>
              <w:textAlignment w:val="center"/>
              <w:rPr>
                <w:del w:id="8568" w:author="JIE  SUN" w:date="2018-06-22T16:32:00Z"/>
                <w:rFonts w:ascii="SimSun" w:eastAsia="SimSun" w:hAnsi="SimSun" w:cs="SimSun"/>
                <w:color w:val="000000"/>
                <w:sz w:val="22"/>
              </w:rPr>
            </w:pPr>
            <w:del w:id="8569" w:author="JIE  SUN" w:date="2018-06-22T16:32:00Z">
              <w:r w:rsidDel="00520787">
                <w:rPr>
                  <w:rFonts w:ascii="SimSun" w:eastAsia="SimSun" w:hAnsi="SimSun" w:cs="SimSun" w:hint="eastAsia"/>
                  <w:color w:val="000000"/>
                  <w:sz w:val="22"/>
                  <w:lang w:val="en-US" w:bidi="ar"/>
                </w:rPr>
                <w:delText>Y-aixs</w:delText>
              </w:r>
            </w:del>
          </w:p>
        </w:tc>
        <w:tc>
          <w:tcPr>
            <w:tcW w:w="908" w:type="dxa"/>
            <w:shd w:val="clear" w:color="auto" w:fill="auto"/>
            <w:vAlign w:val="center"/>
            <w:tcPrChange w:id="8570" w:author="jie sun" w:date="2018-04-16T21:42:00Z">
              <w:tcPr>
                <w:tcW w:w="908" w:type="dxa"/>
                <w:shd w:val="clear" w:color="auto" w:fill="auto"/>
                <w:vAlign w:val="center"/>
              </w:tcPr>
            </w:tcPrChange>
          </w:tcPr>
          <w:p w14:paraId="3C26930A" w14:textId="77777777" w:rsidR="0087014B" w:rsidDel="00520787" w:rsidRDefault="00D5184D">
            <w:pPr>
              <w:jc w:val="center"/>
              <w:rPr>
                <w:del w:id="8571" w:author="JIE  SUN" w:date="2018-06-22T16:32:00Z"/>
                <w:rFonts w:ascii="SimSun" w:eastAsia="SimSun" w:hAnsi="SimSun" w:cs="SimSun"/>
                <w:color w:val="000000"/>
                <w:sz w:val="22"/>
                <w:lang w:val="en-US"/>
              </w:rPr>
            </w:pPr>
            <w:del w:id="8572" w:author="JIE  SUN" w:date="2018-06-22T16:32:00Z">
              <w:r w:rsidDel="00520787">
                <w:rPr>
                  <w:rFonts w:ascii="SimSun" w:eastAsia="SimSun" w:hAnsi="SimSun" w:cs="SimSun" w:hint="eastAsia"/>
                  <w:color w:val="000000"/>
                  <w:sz w:val="22"/>
                  <w:lang w:val="en-US"/>
                </w:rPr>
                <w:delText>-15°</w:delText>
              </w:r>
            </w:del>
          </w:p>
        </w:tc>
        <w:tc>
          <w:tcPr>
            <w:tcW w:w="1650" w:type="dxa"/>
            <w:shd w:val="clear" w:color="auto" w:fill="auto"/>
            <w:vAlign w:val="center"/>
            <w:tcPrChange w:id="8573" w:author="jie sun" w:date="2018-04-16T21:42:00Z">
              <w:tcPr>
                <w:tcW w:w="1650" w:type="dxa"/>
                <w:shd w:val="clear" w:color="auto" w:fill="auto"/>
                <w:vAlign w:val="center"/>
              </w:tcPr>
            </w:tcPrChange>
          </w:tcPr>
          <w:p w14:paraId="2EE3C891" w14:textId="77777777" w:rsidR="0087014B" w:rsidDel="00520787" w:rsidRDefault="00D5184D">
            <w:pPr>
              <w:jc w:val="center"/>
              <w:rPr>
                <w:del w:id="8574" w:author="JIE  SUN" w:date="2018-06-22T16:32:00Z"/>
                <w:rFonts w:ascii="SimSun" w:eastAsia="SimSun" w:hAnsi="SimSun" w:cs="SimSun"/>
                <w:color w:val="000000"/>
                <w:sz w:val="22"/>
                <w:lang w:val="en-US"/>
              </w:rPr>
            </w:pPr>
            <w:del w:id="8575" w:author="JIE  SUN" w:date="2018-06-22T16:32:00Z">
              <w:r w:rsidDel="00520787">
                <w:rPr>
                  <w:rFonts w:ascii="SimSun" w:eastAsia="SimSun" w:hAnsi="SimSun" w:cs="SimSun" w:hint="eastAsia"/>
                  <w:color w:val="000000"/>
                  <w:sz w:val="22"/>
                  <w:lang w:val="en-US"/>
                </w:rPr>
                <w:delText>15°</w:delText>
              </w:r>
            </w:del>
          </w:p>
        </w:tc>
      </w:tr>
      <w:tr w:rsidR="0087014B" w:rsidDel="00520787" w14:paraId="0C36A4D0" w14:textId="77777777" w:rsidTr="00701728">
        <w:trPr>
          <w:trHeight w:val="286"/>
          <w:jc w:val="center"/>
          <w:del w:id="8576" w:author="JIE  SUN" w:date="2018-06-22T16:32:00Z"/>
          <w:trPrChange w:id="8577" w:author="jie sun" w:date="2018-04-16T21:42:00Z">
            <w:trPr>
              <w:trHeight w:val="286"/>
            </w:trPr>
          </w:trPrChange>
        </w:trPr>
        <w:tc>
          <w:tcPr>
            <w:tcW w:w="1862" w:type="dxa"/>
            <w:shd w:val="clear" w:color="auto" w:fill="auto"/>
            <w:vAlign w:val="center"/>
            <w:tcPrChange w:id="8578" w:author="jie sun" w:date="2018-04-16T21:42:00Z">
              <w:tcPr>
                <w:tcW w:w="1862" w:type="dxa"/>
                <w:shd w:val="clear" w:color="auto" w:fill="auto"/>
                <w:vAlign w:val="center"/>
              </w:tcPr>
            </w:tcPrChange>
          </w:tcPr>
          <w:p w14:paraId="48BBAD12" w14:textId="77777777" w:rsidR="0087014B" w:rsidDel="00520787" w:rsidRDefault="00D5184D">
            <w:pPr>
              <w:jc w:val="center"/>
              <w:textAlignment w:val="center"/>
              <w:rPr>
                <w:del w:id="8579" w:author="JIE  SUN" w:date="2018-06-22T16:32:00Z"/>
                <w:rFonts w:ascii="SimSun" w:eastAsia="SimSun" w:hAnsi="SimSun" w:cs="SimSun"/>
                <w:color w:val="000000"/>
                <w:sz w:val="22"/>
              </w:rPr>
            </w:pPr>
            <w:del w:id="8580" w:author="JIE  SUN" w:date="2018-06-22T16:32:00Z">
              <w:r w:rsidDel="00520787">
                <w:rPr>
                  <w:rFonts w:ascii="SimSun" w:eastAsia="SimSun" w:hAnsi="SimSun" w:cs="SimSun" w:hint="eastAsia"/>
                  <w:color w:val="000000"/>
                  <w:sz w:val="22"/>
                  <w:lang w:val="en-US" w:bidi="ar"/>
                </w:rPr>
                <w:delText>Z-aixs</w:delText>
              </w:r>
            </w:del>
          </w:p>
        </w:tc>
        <w:tc>
          <w:tcPr>
            <w:tcW w:w="908" w:type="dxa"/>
            <w:shd w:val="clear" w:color="auto" w:fill="auto"/>
            <w:vAlign w:val="center"/>
            <w:tcPrChange w:id="8581" w:author="jie sun" w:date="2018-04-16T21:42:00Z">
              <w:tcPr>
                <w:tcW w:w="908" w:type="dxa"/>
                <w:shd w:val="clear" w:color="auto" w:fill="auto"/>
                <w:vAlign w:val="center"/>
              </w:tcPr>
            </w:tcPrChange>
          </w:tcPr>
          <w:p w14:paraId="62EB5BEF" w14:textId="77777777" w:rsidR="0087014B" w:rsidDel="00520787" w:rsidRDefault="00D5184D">
            <w:pPr>
              <w:jc w:val="center"/>
              <w:rPr>
                <w:del w:id="8582" w:author="JIE  SUN" w:date="2018-06-22T16:32:00Z"/>
                <w:rFonts w:ascii="SimSun" w:eastAsia="SimSun" w:hAnsi="SimSun" w:cs="SimSun"/>
                <w:color w:val="000000"/>
                <w:sz w:val="22"/>
                <w:lang w:val="en-US"/>
              </w:rPr>
            </w:pPr>
            <w:del w:id="8583" w:author="JIE  SUN" w:date="2018-06-22T16:32:00Z">
              <w:r w:rsidDel="00520787">
                <w:rPr>
                  <w:rFonts w:ascii="SimSun" w:eastAsia="SimSun" w:hAnsi="SimSun" w:cs="SimSun" w:hint="eastAsia"/>
                  <w:color w:val="000000"/>
                  <w:sz w:val="22"/>
                  <w:lang w:val="en-US"/>
                </w:rPr>
                <w:delText>-20°</w:delText>
              </w:r>
            </w:del>
          </w:p>
        </w:tc>
        <w:tc>
          <w:tcPr>
            <w:tcW w:w="1650" w:type="dxa"/>
            <w:shd w:val="clear" w:color="auto" w:fill="auto"/>
            <w:vAlign w:val="center"/>
            <w:tcPrChange w:id="8584" w:author="jie sun" w:date="2018-04-16T21:42:00Z">
              <w:tcPr>
                <w:tcW w:w="1650" w:type="dxa"/>
                <w:shd w:val="clear" w:color="auto" w:fill="auto"/>
                <w:vAlign w:val="center"/>
              </w:tcPr>
            </w:tcPrChange>
          </w:tcPr>
          <w:p w14:paraId="7A32DC34" w14:textId="77777777" w:rsidR="0087014B" w:rsidDel="00520787" w:rsidRDefault="00D5184D">
            <w:pPr>
              <w:jc w:val="center"/>
              <w:rPr>
                <w:del w:id="8585" w:author="JIE  SUN" w:date="2018-06-22T16:32:00Z"/>
                <w:rFonts w:ascii="SimSun" w:eastAsia="SimSun" w:hAnsi="SimSun" w:cs="SimSun"/>
                <w:color w:val="000000"/>
                <w:sz w:val="22"/>
                <w:lang w:val="en-US"/>
              </w:rPr>
            </w:pPr>
            <w:del w:id="8586" w:author="JIE  SUN" w:date="2018-06-22T16:32:00Z">
              <w:r w:rsidDel="00520787">
                <w:rPr>
                  <w:rFonts w:ascii="SimSun" w:eastAsia="SimSun" w:hAnsi="SimSun" w:cs="SimSun" w:hint="eastAsia"/>
                  <w:color w:val="000000"/>
                  <w:sz w:val="22"/>
                  <w:lang w:val="en-US"/>
                </w:rPr>
                <w:delText xml:space="preserve">20° </w:delText>
              </w:r>
            </w:del>
          </w:p>
        </w:tc>
      </w:tr>
    </w:tbl>
    <w:p w14:paraId="275D8506" w14:textId="77777777" w:rsidR="00BD4F7A" w:rsidRDefault="00BD4F7A" w:rsidP="00BD4F7A">
      <w:pPr>
        <w:autoSpaceDE w:val="0"/>
        <w:autoSpaceDN w:val="0"/>
        <w:adjustRightInd w:val="0"/>
        <w:spacing w:after="0"/>
        <w:rPr>
          <w:ins w:id="8587" w:author="JIE  SUN" w:date="2018-06-22T18:17:00Z"/>
          <w:lang w:val="en-US"/>
        </w:rPr>
      </w:pPr>
      <w:ins w:id="8588" w:author="JIE  SUN" w:date="2018-06-22T18:17:00Z">
        <w:r>
          <w:rPr>
            <w:rFonts w:hint="eastAsia"/>
            <w:lang w:val="en-US"/>
          </w:rPr>
          <w:t>In</w:t>
        </w:r>
        <w:r>
          <w:rPr>
            <w:lang w:val="en-US"/>
          </w:rPr>
          <w:t xml:space="preserve"> code, defining those threshold values in </w:t>
        </w:r>
      </w:ins>
      <w:ins w:id="8589" w:author="JIE  SUN" w:date="2018-06-22T18:19:00Z">
        <w:r>
          <w:rPr>
            <w:lang w:val="en-US"/>
          </w:rPr>
          <w:t xml:space="preserve">a structure </w:t>
        </w:r>
        <w:r w:rsidR="009926D7">
          <w:rPr>
            <w:lang w:val="en-US"/>
          </w:rPr>
          <w:t>below:</w:t>
        </w:r>
      </w:ins>
    </w:p>
    <w:p w14:paraId="49C4F944" w14:textId="77777777" w:rsidR="00BD4F7A" w:rsidRPr="00790EB9" w:rsidRDefault="00BD4F7A" w:rsidP="00BD4F7A">
      <w:pPr>
        <w:autoSpaceDE w:val="0"/>
        <w:autoSpaceDN w:val="0"/>
        <w:adjustRightInd w:val="0"/>
        <w:spacing w:after="0"/>
        <w:rPr>
          <w:ins w:id="8590" w:author="JIE  SUN" w:date="2018-06-22T18:17:00Z"/>
          <w:rFonts w:ascii="NSimSun" w:eastAsia="NSimSun" w:hAnsi="Times New Roman" w:cs="NSimSun"/>
          <w:color w:val="000000" w:themeColor="text1"/>
          <w:sz w:val="19"/>
          <w:szCs w:val="19"/>
          <w:rPrChange w:id="8591" w:author="JIE  SUN" w:date="2018-06-22T18:39:00Z">
            <w:rPr>
              <w:ins w:id="8592" w:author="JIE  SUN" w:date="2018-06-22T18:17:00Z"/>
              <w:rFonts w:ascii="NSimSun" w:eastAsia="NSimSun" w:hAnsi="Times New Roman" w:cs="NSimSun"/>
              <w:color w:val="000000"/>
              <w:sz w:val="19"/>
              <w:szCs w:val="19"/>
            </w:rPr>
          </w:rPrChange>
        </w:rPr>
      </w:pPr>
      <w:ins w:id="8593" w:author="JIE  SUN" w:date="2018-06-22T18:17:00Z">
        <w:r w:rsidRPr="00790EB9">
          <w:rPr>
            <w:color w:val="000000" w:themeColor="text1"/>
            <w:lang w:val="en-US"/>
            <w:rPrChange w:id="8594" w:author="JIE  SUN" w:date="2018-06-22T18:39:00Z">
              <w:rPr>
                <w:lang w:val="en-US"/>
              </w:rPr>
            </w:rPrChange>
          </w:rPr>
          <w:t xml:space="preserve"> </w:t>
        </w:r>
        <w:r w:rsidRPr="00790EB9">
          <w:rPr>
            <w:rFonts w:ascii="NSimSun" w:eastAsia="NSimSun" w:hAnsi="Times New Roman" w:cs="NSimSun"/>
            <w:color w:val="000000" w:themeColor="text1"/>
            <w:sz w:val="19"/>
            <w:szCs w:val="19"/>
            <w:rPrChange w:id="8595" w:author="JIE  SUN" w:date="2018-06-22T18:39:00Z">
              <w:rPr>
                <w:rFonts w:ascii="NSimSun" w:eastAsia="NSimSun" w:hAnsi="Times New Roman" w:cs="NSimSun"/>
                <w:color w:val="008000"/>
                <w:sz w:val="19"/>
                <w:szCs w:val="19"/>
              </w:rPr>
            </w:rPrChange>
          </w:rPr>
          <w:t>struct Action_angle_strict action_123[2] = {</w:t>
        </w:r>
      </w:ins>
    </w:p>
    <w:p w14:paraId="249B877D" w14:textId="77777777" w:rsidR="00BD4F7A" w:rsidRPr="00790EB9" w:rsidRDefault="00BD4F7A" w:rsidP="00BD4F7A">
      <w:pPr>
        <w:autoSpaceDE w:val="0"/>
        <w:autoSpaceDN w:val="0"/>
        <w:adjustRightInd w:val="0"/>
        <w:spacing w:after="0"/>
        <w:rPr>
          <w:ins w:id="8596" w:author="JIE  SUN" w:date="2018-06-22T18:17:00Z"/>
          <w:rFonts w:ascii="NSimSun" w:eastAsia="NSimSun" w:hAnsi="Times New Roman" w:cs="NSimSun"/>
          <w:color w:val="000000" w:themeColor="text1"/>
          <w:sz w:val="19"/>
          <w:szCs w:val="19"/>
          <w:rPrChange w:id="8597" w:author="JIE  SUN" w:date="2018-06-22T18:39:00Z">
            <w:rPr>
              <w:ins w:id="8598" w:author="JIE  SUN" w:date="2018-06-22T18:17:00Z"/>
              <w:rFonts w:ascii="NSimSun" w:eastAsia="NSimSun" w:hAnsi="Times New Roman" w:cs="NSimSun"/>
              <w:color w:val="000000"/>
              <w:sz w:val="19"/>
              <w:szCs w:val="19"/>
            </w:rPr>
          </w:rPrChange>
        </w:rPr>
      </w:pPr>
      <w:ins w:id="8599" w:author="JIE  SUN" w:date="2018-06-22T18:17:00Z">
        <w:r w:rsidRPr="00790EB9">
          <w:rPr>
            <w:rFonts w:ascii="NSimSun" w:eastAsia="NSimSun" w:hAnsi="Times New Roman" w:cs="NSimSun"/>
            <w:color w:val="000000" w:themeColor="text1"/>
            <w:sz w:val="19"/>
            <w:szCs w:val="19"/>
            <w:rPrChange w:id="8600" w:author="JIE  SUN" w:date="2018-06-22T18:39:00Z">
              <w:rPr>
                <w:rFonts w:ascii="NSimSun" w:eastAsia="NSimSun" w:hAnsi="Times New Roman" w:cs="NSimSun"/>
                <w:color w:val="008000"/>
                <w:sz w:val="19"/>
                <w:szCs w:val="19"/>
              </w:rPr>
            </w:rPrChange>
          </w:rPr>
          <w:tab/>
          <w:t>{ -30,30,-10,10,-10,10,-15,15,-10,13,-63,63 },  // action1  control Z-axis</w:t>
        </w:r>
      </w:ins>
    </w:p>
    <w:p w14:paraId="7DA97B75" w14:textId="77777777" w:rsidR="00BD4F7A" w:rsidRPr="00790EB9" w:rsidRDefault="00BD4F7A" w:rsidP="00BD4F7A">
      <w:pPr>
        <w:autoSpaceDE w:val="0"/>
        <w:autoSpaceDN w:val="0"/>
        <w:adjustRightInd w:val="0"/>
        <w:spacing w:after="0"/>
        <w:rPr>
          <w:ins w:id="8601" w:author="JIE  SUN" w:date="2018-06-22T18:17:00Z"/>
          <w:rFonts w:ascii="NSimSun" w:eastAsia="NSimSun" w:hAnsi="Times New Roman" w:cs="NSimSun"/>
          <w:color w:val="000000" w:themeColor="text1"/>
          <w:sz w:val="19"/>
          <w:szCs w:val="19"/>
          <w:rPrChange w:id="8602" w:author="JIE  SUN" w:date="2018-06-22T18:39:00Z">
            <w:rPr>
              <w:ins w:id="8603" w:author="JIE  SUN" w:date="2018-06-22T18:17:00Z"/>
              <w:rFonts w:ascii="NSimSun" w:eastAsia="NSimSun" w:hAnsi="Times New Roman" w:cs="NSimSun"/>
              <w:color w:val="000000"/>
              <w:sz w:val="19"/>
              <w:szCs w:val="19"/>
            </w:rPr>
          </w:rPrChange>
        </w:rPr>
      </w:pPr>
      <w:ins w:id="8604" w:author="JIE  SUN" w:date="2018-06-22T18:17:00Z">
        <w:r w:rsidRPr="00790EB9">
          <w:rPr>
            <w:rFonts w:ascii="NSimSun" w:eastAsia="NSimSun" w:hAnsi="Times New Roman" w:cs="NSimSun"/>
            <w:color w:val="000000" w:themeColor="text1"/>
            <w:sz w:val="19"/>
            <w:szCs w:val="19"/>
            <w:rPrChange w:id="8605" w:author="JIE  SUN" w:date="2018-06-22T18:39:00Z">
              <w:rPr>
                <w:rFonts w:ascii="NSimSun" w:eastAsia="NSimSun" w:hAnsi="Times New Roman" w:cs="NSimSun"/>
                <w:color w:val="008000"/>
                <w:sz w:val="19"/>
                <w:szCs w:val="19"/>
              </w:rPr>
            </w:rPrChange>
          </w:rPr>
          <w:tab/>
          <w:t>{ -10, 10, -10, 10, -30, 30,  -63, 63,  -10,30,  -10, 30 }, // action2 X-aixs</w:t>
        </w:r>
      </w:ins>
    </w:p>
    <w:p w14:paraId="69F2286B" w14:textId="77777777" w:rsidR="0087014B" w:rsidRPr="00790EB9" w:rsidRDefault="00BD4F7A">
      <w:pPr>
        <w:pStyle w:val="Caption"/>
        <w:rPr>
          <w:del w:id="8606" w:author="像个男人一样" w:date="2018-03-22T11:48:00Z"/>
          <w:color w:val="000000" w:themeColor="text1"/>
          <w:lang w:val="en-US"/>
          <w:rPrChange w:id="8607" w:author="JIE  SUN" w:date="2018-06-22T18:39:00Z">
            <w:rPr>
              <w:del w:id="8608" w:author="像个男人一样" w:date="2018-03-22T11:48:00Z"/>
              <w:lang w:val="en-US"/>
            </w:rPr>
          </w:rPrChange>
        </w:rPr>
        <w:pPrChange w:id="8609" w:author="JIE  SUN" w:date="2018-06-22T18:17:00Z">
          <w:pPr/>
        </w:pPrChange>
      </w:pPr>
      <w:ins w:id="8610" w:author="JIE  SUN" w:date="2018-06-22T18:17:00Z">
        <w:r w:rsidRPr="00790EB9">
          <w:rPr>
            <w:rFonts w:ascii="NSimSun" w:eastAsia="NSimSun" w:hAnsi="Times New Roman" w:cs="NSimSun"/>
            <w:color w:val="000000" w:themeColor="text1"/>
            <w:sz w:val="19"/>
            <w:szCs w:val="19"/>
            <w:rPrChange w:id="8611" w:author="JIE  SUN" w:date="2018-06-22T18:39:00Z">
              <w:rPr>
                <w:rFonts w:ascii="NSimSun" w:eastAsia="NSimSun" w:hAnsi="Times New Roman" w:cs="NSimSun"/>
                <w:color w:val="008000"/>
                <w:sz w:val="19"/>
                <w:szCs w:val="19"/>
              </w:rPr>
            </w:rPrChange>
          </w:rPr>
          <w:t>};</w:t>
        </w:r>
      </w:ins>
    </w:p>
    <w:p w14:paraId="0A0586E3" w14:textId="77777777" w:rsidR="0087014B" w:rsidRPr="00790EB9" w:rsidDel="001010E9" w:rsidRDefault="00D5184D">
      <w:pPr>
        <w:rPr>
          <w:ins w:id="8612" w:author="像个男人一样" w:date="2018-03-21T02:31:00Z"/>
          <w:del w:id="8613" w:author="JIE  SUN" w:date="2018-06-22T17:25:00Z"/>
          <w:color w:val="000000" w:themeColor="text1"/>
          <w:rPrChange w:id="8614" w:author="JIE  SUN" w:date="2018-06-22T18:39:00Z">
            <w:rPr>
              <w:ins w:id="8615" w:author="像个男人一样" w:date="2018-03-21T02:31:00Z"/>
              <w:del w:id="8616" w:author="JIE  SUN" w:date="2018-06-22T17:25:00Z"/>
            </w:rPr>
          </w:rPrChange>
        </w:rPr>
      </w:pPr>
      <w:del w:id="8617" w:author="jie sun" w:date="2018-06-08T20:18:00Z">
        <w:r w:rsidRPr="00790EB9" w:rsidDel="00B36BF4">
          <w:rPr>
            <w:noProof/>
            <w:color w:val="000000" w:themeColor="text1"/>
            <w:rPrChange w:id="8618" w:author="JIE  SUN" w:date="2018-06-22T18:39:00Z">
              <w:rPr>
                <w:noProof/>
              </w:rPr>
            </w:rPrChange>
          </w:rPr>
          <w:drawing>
            <wp:inline distT="0" distB="0" distL="114300" distR="114300" wp14:anchorId="57DDF036" wp14:editId="78552427">
              <wp:extent cx="4572000" cy="2743200"/>
              <wp:effectExtent l="0" t="0" r="0" b="0"/>
              <wp:docPr id="5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del>
      <w:ins w:id="8619" w:author="jie sun" w:date="2018-06-08T20:18:00Z">
        <w:del w:id="8620" w:author="JIE  SUN" w:date="2018-06-22T16:32:00Z">
          <w:r w:rsidR="00B36BF4" w:rsidRPr="00790EB9" w:rsidDel="00520787">
            <w:rPr>
              <w:noProof/>
              <w:color w:val="000000" w:themeColor="text1"/>
              <w:rPrChange w:id="8621" w:author="JIE  SUN" w:date="2018-06-22T18:39:00Z">
                <w:rPr>
                  <w:noProof/>
                </w:rPr>
              </w:rPrChange>
            </w:rPr>
            <w:drawing>
              <wp:inline distT="0" distB="0" distL="0" distR="0" wp14:anchorId="7558D284" wp14:editId="6B9116F3">
                <wp:extent cx="4572000" cy="2743200"/>
                <wp:effectExtent l="0" t="0" r="0" b="0"/>
                <wp:docPr id="63" name="Chart 63">
                  <a:extLst xmlns:a="http://schemas.openxmlformats.org/drawingml/2006/main">
                    <a:ext uri="{FF2B5EF4-FFF2-40B4-BE49-F238E27FC236}">
                      <a16:creationId xmlns:a16="http://schemas.microsoft.com/office/drawing/2014/main" id="{8193FF6A-ED9B-431F-BC66-2E0A6D5D43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del>
      </w:ins>
    </w:p>
    <w:p w14:paraId="1114692A" w14:textId="77777777" w:rsidR="0087014B" w:rsidRPr="00790EB9" w:rsidDel="00520787" w:rsidRDefault="00D5184D">
      <w:pPr>
        <w:pStyle w:val="Caption"/>
        <w:rPr>
          <w:ins w:id="8622" w:author="像个男人一样" w:date="2018-03-22T11:48:00Z"/>
          <w:del w:id="8623" w:author="JIE  SUN" w:date="2018-06-22T16:32:00Z"/>
          <w:color w:val="000000" w:themeColor="text1"/>
          <w:rPrChange w:id="8624" w:author="JIE  SUN" w:date="2018-06-22T18:39:00Z">
            <w:rPr>
              <w:ins w:id="8625" w:author="像个男人一样" w:date="2018-03-22T11:48:00Z"/>
              <w:del w:id="8626" w:author="JIE  SUN" w:date="2018-06-22T16:32:00Z"/>
            </w:rPr>
          </w:rPrChange>
        </w:rPr>
        <w:pPrChange w:id="8627" w:author="JIE  SUN" w:date="2018-06-22T18:17:00Z">
          <w:pPr/>
        </w:pPrChange>
      </w:pPr>
      <w:ins w:id="8628" w:author="像个男人一样" w:date="2018-03-21T02:31:00Z">
        <w:del w:id="8629" w:author="JIE  SUN" w:date="2018-06-22T16:32:00Z">
          <w:r w:rsidRPr="00790EB9" w:rsidDel="00520787">
            <w:rPr>
              <w:color w:val="000000" w:themeColor="text1"/>
              <w:rPrChange w:id="8630" w:author="JIE  SUN" w:date="2018-06-22T18:39:00Z">
                <w:rPr/>
              </w:rPrChange>
            </w:rPr>
            <w:delText xml:space="preserve">Figure </w:delText>
          </w:r>
        </w:del>
      </w:ins>
      <w:ins w:id="8631" w:author="jie sun" w:date="2018-04-19T13:00:00Z">
        <w:del w:id="8632" w:author="JIE  SUN" w:date="2018-06-21T13:34:00Z">
          <w:r w:rsidR="00083FE7" w:rsidRPr="00790EB9" w:rsidDel="00A64E7B">
            <w:rPr>
              <w:color w:val="000000" w:themeColor="text1"/>
              <w:rPrChange w:id="8633" w:author="JIE  SUN" w:date="2018-06-22T18:39:00Z">
                <w:rPr/>
              </w:rPrChange>
            </w:rPr>
            <w:fldChar w:fldCharType="begin"/>
          </w:r>
          <w:r w:rsidR="00083FE7" w:rsidRPr="00790EB9" w:rsidDel="00A64E7B">
            <w:rPr>
              <w:color w:val="000000" w:themeColor="text1"/>
              <w:rPrChange w:id="8634" w:author="JIE  SUN" w:date="2018-06-22T18:39:00Z">
                <w:rPr/>
              </w:rPrChange>
            </w:rPr>
            <w:delInstrText xml:space="preserve"> STYLEREF 1 \s </w:delInstrText>
          </w:r>
        </w:del>
      </w:ins>
      <w:del w:id="8635" w:author="JIE  SUN" w:date="2018-06-21T13:34:00Z">
        <w:r w:rsidR="00083FE7" w:rsidRPr="00790EB9" w:rsidDel="00A64E7B">
          <w:rPr>
            <w:color w:val="000000" w:themeColor="text1"/>
            <w:rPrChange w:id="8636" w:author="JIE  SUN" w:date="2018-06-22T18:39:00Z">
              <w:rPr/>
            </w:rPrChange>
          </w:rPr>
          <w:fldChar w:fldCharType="separate"/>
        </w:r>
        <w:r w:rsidR="00083FE7" w:rsidRPr="00790EB9" w:rsidDel="00A64E7B">
          <w:rPr>
            <w:noProof/>
            <w:color w:val="000000" w:themeColor="text1"/>
            <w:rPrChange w:id="8637" w:author="JIE  SUN" w:date="2018-06-22T18:39:00Z">
              <w:rPr>
                <w:noProof/>
              </w:rPr>
            </w:rPrChange>
          </w:rPr>
          <w:delText>4</w:delText>
        </w:r>
      </w:del>
      <w:ins w:id="8638" w:author="jie sun" w:date="2018-04-19T13:00:00Z">
        <w:del w:id="8639" w:author="JIE  SUN" w:date="2018-06-21T13:34:00Z">
          <w:r w:rsidR="00083FE7" w:rsidRPr="00790EB9" w:rsidDel="00A64E7B">
            <w:rPr>
              <w:color w:val="000000" w:themeColor="text1"/>
              <w:rPrChange w:id="8640" w:author="JIE  SUN" w:date="2018-06-22T18:39:00Z">
                <w:rPr/>
              </w:rPrChange>
            </w:rPr>
            <w:fldChar w:fldCharType="end"/>
          </w:r>
          <w:r w:rsidR="00083FE7" w:rsidRPr="00790EB9" w:rsidDel="00A64E7B">
            <w:rPr>
              <w:color w:val="000000" w:themeColor="text1"/>
              <w:rPrChange w:id="8641" w:author="JIE  SUN" w:date="2018-06-22T18:39:00Z">
                <w:rPr/>
              </w:rPrChange>
            </w:rPr>
            <w:delText>.</w:delText>
          </w:r>
          <w:r w:rsidR="00083FE7" w:rsidRPr="00790EB9" w:rsidDel="00A64E7B">
            <w:rPr>
              <w:color w:val="000000" w:themeColor="text1"/>
              <w:rPrChange w:id="8642" w:author="JIE  SUN" w:date="2018-06-22T18:39:00Z">
                <w:rPr/>
              </w:rPrChange>
            </w:rPr>
            <w:fldChar w:fldCharType="begin"/>
          </w:r>
          <w:r w:rsidR="00083FE7" w:rsidRPr="00790EB9" w:rsidDel="00A64E7B">
            <w:rPr>
              <w:color w:val="000000" w:themeColor="text1"/>
              <w:rPrChange w:id="8643" w:author="JIE  SUN" w:date="2018-06-22T18:39:00Z">
                <w:rPr/>
              </w:rPrChange>
            </w:rPr>
            <w:delInstrText xml:space="preserve"> SEQ Figure \* ARABIC \s 1 </w:delInstrText>
          </w:r>
        </w:del>
      </w:ins>
      <w:del w:id="8644" w:author="JIE  SUN" w:date="2018-06-21T13:34:00Z">
        <w:r w:rsidR="00083FE7" w:rsidRPr="00790EB9" w:rsidDel="00A64E7B">
          <w:rPr>
            <w:color w:val="000000" w:themeColor="text1"/>
            <w:rPrChange w:id="8645" w:author="JIE  SUN" w:date="2018-06-22T18:39:00Z">
              <w:rPr/>
            </w:rPrChange>
          </w:rPr>
          <w:fldChar w:fldCharType="separate"/>
        </w:r>
      </w:del>
      <w:ins w:id="8646" w:author="jie sun" w:date="2018-04-19T13:00:00Z">
        <w:del w:id="8647" w:author="JIE  SUN" w:date="2018-06-21T13:34:00Z">
          <w:r w:rsidR="00083FE7" w:rsidRPr="00790EB9" w:rsidDel="00A64E7B">
            <w:rPr>
              <w:noProof/>
              <w:color w:val="000000" w:themeColor="text1"/>
              <w:rPrChange w:id="8648" w:author="JIE  SUN" w:date="2018-06-22T18:39:00Z">
                <w:rPr>
                  <w:noProof/>
                </w:rPr>
              </w:rPrChange>
            </w:rPr>
            <w:delText>16</w:delText>
          </w:r>
          <w:r w:rsidR="00083FE7" w:rsidRPr="00790EB9" w:rsidDel="00A64E7B">
            <w:rPr>
              <w:color w:val="000000" w:themeColor="text1"/>
              <w:rPrChange w:id="8649" w:author="JIE  SUN" w:date="2018-06-22T18:39:00Z">
                <w:rPr/>
              </w:rPrChange>
            </w:rPr>
            <w:fldChar w:fldCharType="end"/>
          </w:r>
        </w:del>
      </w:ins>
      <w:ins w:id="8650" w:author="像个男人一样" w:date="2018-03-21T02:31:00Z">
        <w:del w:id="8651" w:author="JIE  SUN" w:date="2018-06-22T16:32:00Z">
          <w:r w:rsidRPr="00790EB9" w:rsidDel="00520787">
            <w:rPr>
              <w:color w:val="000000" w:themeColor="text1"/>
              <w:rPrChange w:id="8652" w:author="JIE  SUN" w:date="2018-06-22T18:39:00Z">
                <w:rPr/>
              </w:rPrChange>
            </w:rPr>
            <w:fldChar w:fldCharType="begin"/>
          </w:r>
          <w:r w:rsidRPr="00790EB9" w:rsidDel="00520787">
            <w:rPr>
              <w:color w:val="000000" w:themeColor="text1"/>
              <w:rPrChange w:id="8653" w:author="JIE  SUN" w:date="2018-06-22T18:39:00Z">
                <w:rPr/>
              </w:rPrChange>
            </w:rPr>
            <w:delInstrText xml:space="preserve"> STYLEREF 1 \s </w:delInstrText>
          </w:r>
          <w:r w:rsidRPr="00790EB9" w:rsidDel="00520787">
            <w:rPr>
              <w:color w:val="000000" w:themeColor="text1"/>
              <w:rPrChange w:id="8654" w:author="JIE  SUN" w:date="2018-06-22T18:39:00Z">
                <w:rPr/>
              </w:rPrChange>
            </w:rPr>
            <w:fldChar w:fldCharType="separate"/>
          </w:r>
          <w:r w:rsidRPr="00790EB9" w:rsidDel="00520787">
            <w:rPr>
              <w:color w:val="000000" w:themeColor="text1"/>
              <w:rPrChange w:id="8655" w:author="JIE  SUN" w:date="2018-06-22T18:39:00Z">
                <w:rPr/>
              </w:rPrChange>
            </w:rPr>
            <w:delText>4</w:delText>
          </w:r>
          <w:r w:rsidRPr="00790EB9" w:rsidDel="00520787">
            <w:rPr>
              <w:color w:val="000000" w:themeColor="text1"/>
              <w:rPrChange w:id="8656" w:author="JIE  SUN" w:date="2018-06-22T18:39:00Z">
                <w:rPr/>
              </w:rPrChange>
            </w:rPr>
            <w:fldChar w:fldCharType="end"/>
          </w:r>
          <w:r w:rsidRPr="00790EB9" w:rsidDel="00520787">
            <w:rPr>
              <w:color w:val="000000" w:themeColor="text1"/>
              <w:rPrChange w:id="8657" w:author="JIE  SUN" w:date="2018-06-22T18:39:00Z">
                <w:rPr/>
              </w:rPrChange>
            </w:rPr>
            <w:delText>.</w:delText>
          </w:r>
          <w:r w:rsidRPr="00790EB9" w:rsidDel="00520787">
            <w:rPr>
              <w:color w:val="000000" w:themeColor="text1"/>
              <w:rPrChange w:id="8658" w:author="JIE  SUN" w:date="2018-06-22T18:39:00Z">
                <w:rPr/>
              </w:rPrChange>
            </w:rPr>
            <w:fldChar w:fldCharType="begin"/>
          </w:r>
          <w:r w:rsidRPr="00790EB9" w:rsidDel="00520787">
            <w:rPr>
              <w:color w:val="000000" w:themeColor="text1"/>
              <w:rPrChange w:id="8659" w:author="JIE  SUN" w:date="2018-06-22T18:39:00Z">
                <w:rPr/>
              </w:rPrChange>
            </w:rPr>
            <w:delInstrText xml:space="preserve"> SEQ Figure \* ARABIC \s 1 </w:delInstrText>
          </w:r>
          <w:r w:rsidRPr="00790EB9" w:rsidDel="00520787">
            <w:rPr>
              <w:color w:val="000000" w:themeColor="text1"/>
              <w:rPrChange w:id="8660" w:author="JIE  SUN" w:date="2018-06-22T18:39:00Z">
                <w:rPr/>
              </w:rPrChange>
            </w:rPr>
            <w:fldChar w:fldCharType="separate"/>
          </w:r>
        </w:del>
      </w:ins>
      <w:ins w:id="8661" w:author="像个男人一样" w:date="2018-03-22T11:51:00Z">
        <w:del w:id="8662" w:author="JIE  SUN" w:date="2018-06-22T16:32:00Z">
          <w:r w:rsidRPr="00790EB9" w:rsidDel="00520787">
            <w:rPr>
              <w:color w:val="000000" w:themeColor="text1"/>
              <w:rPrChange w:id="8663" w:author="JIE  SUN" w:date="2018-06-22T18:39:00Z">
                <w:rPr/>
              </w:rPrChange>
            </w:rPr>
            <w:delText>15</w:delText>
          </w:r>
        </w:del>
      </w:ins>
      <w:ins w:id="8664" w:author="像个男人一样" w:date="2018-03-21T02:31:00Z">
        <w:del w:id="8665" w:author="JIE  SUN" w:date="2018-06-22T16:32:00Z">
          <w:r w:rsidRPr="00790EB9" w:rsidDel="00520787">
            <w:rPr>
              <w:color w:val="000000" w:themeColor="text1"/>
              <w:rPrChange w:id="8666" w:author="JIE  SUN" w:date="2018-06-22T18:39:00Z">
                <w:rPr/>
              </w:rPrChange>
            </w:rPr>
            <w:fldChar w:fldCharType="end"/>
          </w:r>
          <w:bookmarkStart w:id="8667" w:name="_Toc21173"/>
          <w:bookmarkStart w:id="8668" w:name="_Toc16934"/>
          <w:bookmarkStart w:id="8669" w:name="_Toc27077"/>
          <w:bookmarkStart w:id="8670" w:name="_Toc22366"/>
          <w:bookmarkStart w:id="8671" w:name="_Toc21769"/>
          <w:bookmarkStart w:id="8672" w:name="_Toc1829"/>
          <w:bookmarkStart w:id="8673" w:name="_Toc13941"/>
          <w:bookmarkStart w:id="8674" w:name="_Toc19989"/>
          <w:bookmarkStart w:id="8675" w:name="_Toc12810"/>
          <w:bookmarkStart w:id="8676" w:name="_Toc7569"/>
          <w:bookmarkStart w:id="8677" w:name="_Toc23277"/>
          <w:bookmarkStart w:id="8678" w:name="_Toc21825"/>
          <w:bookmarkStart w:id="8679" w:name="_Toc20840"/>
          <w:bookmarkStart w:id="8680" w:name="_Toc32747"/>
          <w:bookmarkStart w:id="8681" w:name="_Toc22785"/>
          <w:bookmarkStart w:id="8682" w:name="_Toc12824"/>
          <w:bookmarkStart w:id="8683" w:name="_Toc13007"/>
          <w:bookmarkStart w:id="8684" w:name="_Toc982"/>
          <w:bookmarkStart w:id="8685" w:name="_Toc32659"/>
          <w:bookmarkStart w:id="8686" w:name="_Toc31872"/>
          <w:bookmarkStart w:id="8687" w:name="_Toc13709"/>
          <w:bookmarkStart w:id="8688" w:name="_Toc19385"/>
          <w:bookmarkStart w:id="8689" w:name="_Toc11180"/>
          <w:bookmarkStart w:id="8690" w:name="_Toc9302"/>
          <w:bookmarkStart w:id="8691" w:name="_Toc30678"/>
          <w:r w:rsidRPr="00790EB9" w:rsidDel="00520787">
            <w:rPr>
              <w:color w:val="000000" w:themeColor="text1"/>
              <w:rPrChange w:id="8692" w:author="JIE  SUN" w:date="2018-06-22T18:39:00Z">
                <w:rPr/>
              </w:rPrChange>
            </w:rPr>
            <w:delText xml:space="preserve">:  Angles </w:delText>
          </w:r>
        </w:del>
      </w:ins>
      <w:ins w:id="8693" w:author="jie sun" w:date="2018-04-16T22:36:00Z">
        <w:del w:id="8694" w:author="JIE  SUN" w:date="2018-06-22T16:32:00Z">
          <w:r w:rsidR="009C02F2" w:rsidRPr="00790EB9" w:rsidDel="00520787">
            <w:rPr>
              <w:color w:val="000000" w:themeColor="text1"/>
              <w:rPrChange w:id="8695" w:author="JIE  SUN" w:date="2018-06-22T18:39:00Z">
                <w:rPr/>
              </w:rPrChange>
            </w:rPr>
            <w:delText>W</w:delText>
          </w:r>
        </w:del>
      </w:ins>
      <w:ins w:id="8696" w:author="像个男人一样" w:date="2018-03-21T02:31:00Z">
        <w:del w:id="8697" w:author="JIE  SUN" w:date="2018-06-22T16:32:00Z">
          <w:r w:rsidRPr="00790EB9" w:rsidDel="00520787">
            <w:rPr>
              <w:color w:val="000000" w:themeColor="text1"/>
              <w:rPrChange w:id="8698" w:author="JIE  SUN" w:date="2018-06-22T18:39:00Z">
                <w:rPr/>
              </w:rPrChange>
            </w:rPr>
            <w:delText xml:space="preserve">with </w:delText>
          </w:r>
        </w:del>
      </w:ins>
      <w:ins w:id="8699" w:author="jie sun" w:date="2018-04-16T22:36:00Z">
        <w:del w:id="8700" w:author="JIE  SUN" w:date="2018-06-22T16:32:00Z">
          <w:r w:rsidR="009C02F2" w:rsidRPr="00790EB9" w:rsidDel="00520787">
            <w:rPr>
              <w:color w:val="000000" w:themeColor="text1"/>
              <w:rPrChange w:id="8701" w:author="JIE  SUN" w:date="2018-06-22T18:39:00Z">
                <w:rPr/>
              </w:rPrChange>
            </w:rPr>
            <w:delText>T</w:delText>
          </w:r>
        </w:del>
      </w:ins>
      <w:ins w:id="8702" w:author="像个男人一样" w:date="2018-03-21T02:31:00Z">
        <w:del w:id="8703" w:author="JIE  SUN" w:date="2018-06-22T16:32:00Z">
          <w:r w:rsidRPr="00790EB9" w:rsidDel="00520787">
            <w:rPr>
              <w:color w:val="000000" w:themeColor="text1"/>
              <w:rPrChange w:id="8704" w:author="JIE  SUN" w:date="2018-06-22T18:39:00Z">
                <w:rPr/>
              </w:rPrChange>
            </w:rPr>
            <w:delText xml:space="preserve">the </w:delText>
          </w:r>
        </w:del>
      </w:ins>
      <w:ins w:id="8705" w:author="jie sun" w:date="2018-04-16T22:36:00Z">
        <w:del w:id="8706" w:author="JIE  SUN" w:date="2018-06-22T16:32:00Z">
          <w:r w:rsidR="009C02F2" w:rsidRPr="00790EB9" w:rsidDel="00520787">
            <w:rPr>
              <w:color w:val="000000" w:themeColor="text1"/>
              <w:rPrChange w:id="8707" w:author="JIE  SUN" w:date="2018-06-22T18:39:00Z">
                <w:rPr/>
              </w:rPrChange>
            </w:rPr>
            <w:delText>G</w:delText>
          </w:r>
        </w:del>
      </w:ins>
      <w:ins w:id="8708" w:author="像个男人一样" w:date="2018-03-21T02:31:00Z">
        <w:del w:id="8709" w:author="JIE  SUN" w:date="2018-06-22T16:32:00Z">
          <w:r w:rsidRPr="00790EB9" w:rsidDel="00520787">
            <w:rPr>
              <w:color w:val="000000" w:themeColor="text1"/>
              <w:rPrChange w:id="8710" w:author="JIE  SUN" w:date="2018-06-22T18:39:00Z">
                <w:rPr/>
              </w:rPrChange>
            </w:rPr>
            <w:delText xml:space="preserve">gravity </w:delText>
          </w:r>
        </w:del>
      </w:ins>
      <w:ins w:id="8711" w:author="jie sun" w:date="2018-04-16T22:36:00Z">
        <w:del w:id="8712" w:author="JIE  SUN" w:date="2018-06-22T16:32:00Z">
          <w:r w:rsidR="009C02F2" w:rsidRPr="00790EB9" w:rsidDel="00520787">
            <w:rPr>
              <w:color w:val="000000" w:themeColor="text1"/>
              <w:rPrChange w:id="8713" w:author="JIE  SUN" w:date="2018-06-22T18:39:00Z">
                <w:rPr/>
              </w:rPrChange>
            </w:rPr>
            <w:delText>C</w:delText>
          </w:r>
        </w:del>
      </w:ins>
      <w:ins w:id="8714" w:author="像个男人一样" w:date="2018-03-21T02:31:00Z">
        <w:del w:id="8715" w:author="JIE  SUN" w:date="2018-06-22T16:32:00Z">
          <w:r w:rsidRPr="00790EB9" w:rsidDel="00520787">
            <w:rPr>
              <w:color w:val="000000" w:themeColor="text1"/>
              <w:rPrChange w:id="8716" w:author="JIE  SUN" w:date="2018-06-22T18:39:00Z">
                <w:rPr/>
              </w:rPrChange>
            </w:rPr>
            <w:delText xml:space="preserve">changes </w:delText>
          </w:r>
        </w:del>
      </w:ins>
      <w:ins w:id="8717" w:author="jie sun" w:date="2018-04-16T22:36:00Z">
        <w:del w:id="8718" w:author="JIE  SUN" w:date="2018-06-22T16:32:00Z">
          <w:r w:rsidR="009C02F2" w:rsidRPr="00790EB9" w:rsidDel="00520787">
            <w:rPr>
              <w:color w:val="000000" w:themeColor="text1"/>
              <w:rPrChange w:id="8719" w:author="JIE  SUN" w:date="2018-06-22T18:39:00Z">
                <w:rPr/>
              </w:rPrChange>
            </w:rPr>
            <w:delText>I</w:delText>
          </w:r>
        </w:del>
      </w:ins>
      <w:ins w:id="8720" w:author="像个男人一样" w:date="2018-03-21T02:31:00Z">
        <w:del w:id="8721" w:author="JIE  SUN" w:date="2018-06-22T16:32:00Z">
          <w:r w:rsidRPr="00790EB9" w:rsidDel="00520787">
            <w:rPr>
              <w:color w:val="000000" w:themeColor="text1"/>
              <w:rPrChange w:id="8722" w:author="JIE  SUN" w:date="2018-06-22T18:39:00Z">
                <w:rPr/>
              </w:rPrChange>
            </w:rPr>
            <w:delText xml:space="preserve">in </w:delText>
          </w:r>
        </w:del>
      </w:ins>
      <w:ins w:id="8723" w:author="jie sun" w:date="2018-04-16T22:36:00Z">
        <w:del w:id="8724" w:author="JIE  SUN" w:date="2018-06-22T16:32:00Z">
          <w:r w:rsidR="009C02F2" w:rsidRPr="00790EB9" w:rsidDel="00520787">
            <w:rPr>
              <w:color w:val="000000" w:themeColor="text1"/>
              <w:rPrChange w:id="8725" w:author="JIE  SUN" w:date="2018-06-22T18:39:00Z">
                <w:rPr/>
              </w:rPrChange>
            </w:rPr>
            <w:delText>A</w:delText>
          </w:r>
        </w:del>
      </w:ins>
      <w:ins w:id="8726" w:author="像个男人一样" w:date="2018-03-21T02:31:00Z">
        <w:del w:id="8727" w:author="JIE  SUN" w:date="2018-06-22T16:32:00Z">
          <w:r w:rsidRPr="00790EB9" w:rsidDel="00520787">
            <w:rPr>
              <w:color w:val="000000" w:themeColor="text1"/>
              <w:rPrChange w:id="8728" w:author="JIE  SUN" w:date="2018-06-22T18:39:00Z">
                <w:rPr/>
              </w:rPrChange>
            </w:rPr>
            <w:delText>action 3</w:delText>
          </w:r>
        </w:del>
      </w:ins>
      <w:bookmarkEnd w:id="8667"/>
      <w:bookmarkEnd w:id="8668"/>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bookmarkEnd w:id="8684"/>
      <w:bookmarkEnd w:id="8685"/>
      <w:bookmarkEnd w:id="8686"/>
      <w:bookmarkEnd w:id="8687"/>
      <w:bookmarkEnd w:id="8688"/>
      <w:bookmarkEnd w:id="8689"/>
      <w:bookmarkEnd w:id="8690"/>
      <w:bookmarkEnd w:id="8691"/>
    </w:p>
    <w:p w14:paraId="57133AA9" w14:textId="77777777" w:rsidR="0087014B" w:rsidRPr="00790EB9" w:rsidDel="00520787" w:rsidRDefault="0087014B">
      <w:pPr>
        <w:rPr>
          <w:ins w:id="8729" w:author="jie sun" w:date="2018-04-19T13:08:00Z"/>
          <w:del w:id="8730" w:author="JIE  SUN" w:date="2018-06-22T16:32:00Z"/>
          <w:color w:val="000000" w:themeColor="text1"/>
          <w:rPrChange w:id="8731" w:author="JIE  SUN" w:date="2018-06-22T18:39:00Z">
            <w:rPr>
              <w:ins w:id="8732" w:author="jie sun" w:date="2018-04-19T13:08:00Z"/>
              <w:del w:id="8733" w:author="JIE  SUN" w:date="2018-06-22T16:32:00Z"/>
            </w:rPr>
          </w:rPrChange>
        </w:rPr>
        <w:pPrChange w:id="8734" w:author="JIE  SUN" w:date="2018-06-22T18:17:00Z">
          <w:pPr>
            <w:jc w:val="center"/>
          </w:pPr>
        </w:pPrChange>
      </w:pPr>
    </w:p>
    <w:p w14:paraId="17BE4D66" w14:textId="77777777" w:rsidR="00862C00" w:rsidRPr="00790EB9" w:rsidRDefault="00862C00">
      <w:pPr>
        <w:rPr>
          <w:ins w:id="8735" w:author="像个男人一样" w:date="2018-03-22T11:48:00Z"/>
          <w:color w:val="000000" w:themeColor="text1"/>
          <w:rPrChange w:id="8736" w:author="JIE  SUN" w:date="2018-06-22T18:39:00Z">
            <w:rPr>
              <w:ins w:id="8737" w:author="像个男人一样" w:date="2018-03-22T11:48:00Z"/>
            </w:rPr>
          </w:rPrChange>
        </w:rPr>
      </w:pPr>
    </w:p>
    <w:p w14:paraId="7AABFA06" w14:textId="77777777" w:rsidR="0087014B" w:rsidRPr="00790EB9" w:rsidDel="00520787" w:rsidRDefault="00D5184D">
      <w:pPr>
        <w:pStyle w:val="Caption"/>
        <w:jc w:val="center"/>
        <w:rPr>
          <w:del w:id="8738" w:author="JIE  SUN" w:date="2018-06-22T16:32:00Z"/>
          <w:color w:val="000000" w:themeColor="text1"/>
          <w:rPrChange w:id="8739" w:author="JIE  SUN" w:date="2018-06-22T18:39:00Z">
            <w:rPr>
              <w:del w:id="8740" w:author="JIE  SUN" w:date="2018-06-22T16:32:00Z"/>
            </w:rPr>
          </w:rPrChange>
        </w:rPr>
        <w:pPrChange w:id="8741" w:author="jie sun" w:date="2018-04-16T21:42:00Z">
          <w:pPr/>
        </w:pPrChange>
      </w:pPr>
      <w:bookmarkStart w:id="8742" w:name="_Toc511906367"/>
      <w:ins w:id="8743" w:author="像个男人一样" w:date="2018-03-22T11:48:00Z">
        <w:del w:id="8744" w:author="JIE  SUN" w:date="2018-06-22T16:32:00Z">
          <w:r w:rsidRPr="00790EB9" w:rsidDel="00520787">
            <w:rPr>
              <w:color w:val="000000" w:themeColor="text1"/>
              <w:rPrChange w:id="8745" w:author="JIE  SUN" w:date="2018-06-22T18:39:00Z">
                <w:rPr/>
              </w:rPrChange>
            </w:rPr>
            <w:delText xml:space="preserve">Table </w:delText>
          </w:r>
          <w:r w:rsidRPr="00790EB9" w:rsidDel="00520787">
            <w:rPr>
              <w:color w:val="000000" w:themeColor="text1"/>
              <w:rPrChange w:id="8746" w:author="JIE  SUN" w:date="2018-06-22T18:39:00Z">
                <w:rPr/>
              </w:rPrChange>
            </w:rPr>
            <w:fldChar w:fldCharType="begin"/>
          </w:r>
          <w:r w:rsidRPr="00790EB9" w:rsidDel="00520787">
            <w:rPr>
              <w:color w:val="000000" w:themeColor="text1"/>
              <w:rPrChange w:id="8747" w:author="JIE  SUN" w:date="2018-06-22T18:39:00Z">
                <w:rPr/>
              </w:rPrChange>
            </w:rPr>
            <w:delInstrText xml:space="preserve"> STYLEREF 1 \s </w:delInstrText>
          </w:r>
          <w:r w:rsidRPr="00790EB9" w:rsidDel="00520787">
            <w:rPr>
              <w:color w:val="000000" w:themeColor="text1"/>
              <w:rPrChange w:id="8748" w:author="JIE  SUN" w:date="2018-06-22T18:39:00Z">
                <w:rPr/>
              </w:rPrChange>
            </w:rPr>
            <w:fldChar w:fldCharType="separate"/>
          </w:r>
          <w:r w:rsidRPr="00790EB9" w:rsidDel="00520787">
            <w:rPr>
              <w:color w:val="000000" w:themeColor="text1"/>
              <w:rPrChange w:id="8749" w:author="JIE  SUN" w:date="2018-06-22T18:39:00Z">
                <w:rPr/>
              </w:rPrChange>
            </w:rPr>
            <w:delText>4</w:delText>
          </w:r>
          <w:r w:rsidRPr="00790EB9" w:rsidDel="00520787">
            <w:rPr>
              <w:color w:val="000000" w:themeColor="text1"/>
              <w:rPrChange w:id="8750" w:author="JIE  SUN" w:date="2018-06-22T18:39:00Z">
                <w:rPr/>
              </w:rPrChange>
            </w:rPr>
            <w:fldChar w:fldCharType="end"/>
          </w:r>
          <w:r w:rsidRPr="00790EB9" w:rsidDel="00520787">
            <w:rPr>
              <w:color w:val="000000" w:themeColor="text1"/>
              <w:rPrChange w:id="8751" w:author="JIE  SUN" w:date="2018-06-22T18:39:00Z">
                <w:rPr/>
              </w:rPrChange>
            </w:rPr>
            <w:delText>.</w:delText>
          </w:r>
          <w:r w:rsidRPr="00790EB9" w:rsidDel="00520787">
            <w:rPr>
              <w:color w:val="000000" w:themeColor="text1"/>
              <w:rPrChange w:id="8752" w:author="JIE  SUN" w:date="2018-06-22T18:39:00Z">
                <w:rPr/>
              </w:rPrChange>
            </w:rPr>
            <w:fldChar w:fldCharType="begin"/>
          </w:r>
          <w:r w:rsidRPr="00790EB9" w:rsidDel="00520787">
            <w:rPr>
              <w:color w:val="000000" w:themeColor="text1"/>
              <w:rPrChange w:id="8753" w:author="JIE  SUN" w:date="2018-06-22T18:39:00Z">
                <w:rPr/>
              </w:rPrChange>
            </w:rPr>
            <w:delInstrText xml:space="preserve"> SEQ Table \* ARABIC \s 1 </w:delInstrText>
          </w:r>
          <w:r w:rsidRPr="00790EB9" w:rsidDel="00520787">
            <w:rPr>
              <w:color w:val="000000" w:themeColor="text1"/>
              <w:rPrChange w:id="8754" w:author="JIE  SUN" w:date="2018-06-22T18:39:00Z">
                <w:rPr/>
              </w:rPrChange>
            </w:rPr>
            <w:fldChar w:fldCharType="separate"/>
          </w:r>
        </w:del>
      </w:ins>
      <w:ins w:id="8755" w:author="像个男人一样" w:date="2018-03-22T11:51:00Z">
        <w:del w:id="8756" w:author="JIE  SUN" w:date="2018-06-22T16:32:00Z">
          <w:r w:rsidRPr="00790EB9" w:rsidDel="00520787">
            <w:rPr>
              <w:color w:val="000000" w:themeColor="text1"/>
              <w:rPrChange w:id="8757" w:author="JIE  SUN" w:date="2018-06-22T18:39:00Z">
                <w:rPr/>
              </w:rPrChange>
            </w:rPr>
            <w:delText>6</w:delText>
          </w:r>
        </w:del>
      </w:ins>
      <w:ins w:id="8758" w:author="像个男人一样" w:date="2018-03-22T11:48:00Z">
        <w:del w:id="8759" w:author="JIE  SUN" w:date="2018-06-22T16:32:00Z">
          <w:r w:rsidRPr="00790EB9" w:rsidDel="00520787">
            <w:rPr>
              <w:color w:val="000000" w:themeColor="text1"/>
              <w:rPrChange w:id="8760" w:author="JIE  SUN" w:date="2018-06-22T18:39:00Z">
                <w:rPr/>
              </w:rPrChange>
            </w:rPr>
            <w:fldChar w:fldCharType="end"/>
          </w:r>
          <w:bookmarkStart w:id="8761" w:name="_Toc20638"/>
          <w:bookmarkStart w:id="8762" w:name="_Toc26921"/>
          <w:bookmarkStart w:id="8763" w:name="_Toc18527"/>
          <w:bookmarkStart w:id="8764" w:name="_Toc13047"/>
          <w:bookmarkStart w:id="8765" w:name="_Toc29456"/>
          <w:bookmarkStart w:id="8766" w:name="_Toc25182"/>
          <w:bookmarkStart w:id="8767" w:name="_Toc6319"/>
          <w:bookmarkStart w:id="8768" w:name="_Toc6162"/>
          <w:bookmarkStart w:id="8769" w:name="_Toc3213"/>
          <w:bookmarkStart w:id="8770" w:name="_Toc8592"/>
          <w:bookmarkStart w:id="8771" w:name="_Toc28122"/>
          <w:bookmarkStart w:id="8772" w:name="_Toc23826"/>
          <w:bookmarkStart w:id="8773" w:name="_Toc9636"/>
          <w:bookmarkStart w:id="8774" w:name="_Toc16747"/>
          <w:bookmarkStart w:id="8775" w:name="_Toc27497"/>
          <w:bookmarkStart w:id="8776" w:name="_Toc2619"/>
          <w:bookmarkStart w:id="8777" w:name="_Toc18202"/>
          <w:bookmarkStart w:id="8778" w:name="_Toc21087"/>
          <w:bookmarkStart w:id="8779" w:name="_Toc25373"/>
          <w:bookmarkStart w:id="8780" w:name="_Toc15965"/>
          <w:bookmarkStart w:id="8781" w:name="_Toc26974"/>
          <w:r w:rsidRPr="00790EB9" w:rsidDel="00520787">
            <w:rPr>
              <w:color w:val="000000" w:themeColor="text1"/>
              <w:rPrChange w:id="8782" w:author="JIE  SUN" w:date="2018-06-22T18:39:00Z">
                <w:rPr/>
              </w:rPrChange>
            </w:rPr>
            <w:delText>:Angles w</w:delText>
          </w:r>
        </w:del>
      </w:ins>
      <w:ins w:id="8783" w:author="jie sun" w:date="2018-04-16T22:37:00Z">
        <w:del w:id="8784" w:author="JIE  SUN" w:date="2018-06-22T16:32:00Z">
          <w:r w:rsidR="009C02F2" w:rsidRPr="00790EB9" w:rsidDel="00520787">
            <w:rPr>
              <w:color w:val="000000" w:themeColor="text1"/>
              <w:rPrChange w:id="8785" w:author="JIE  SUN" w:date="2018-06-22T18:39:00Z">
                <w:rPr/>
              </w:rPrChange>
            </w:rPr>
            <w:delText>W</w:delText>
          </w:r>
        </w:del>
      </w:ins>
      <w:ins w:id="8786" w:author="像个男人一样" w:date="2018-03-22T11:48:00Z">
        <w:del w:id="8787" w:author="JIE  SUN" w:date="2018-06-22T16:32:00Z">
          <w:r w:rsidRPr="00790EB9" w:rsidDel="00520787">
            <w:rPr>
              <w:color w:val="000000" w:themeColor="text1"/>
              <w:rPrChange w:id="8788" w:author="JIE  SUN" w:date="2018-06-22T18:39:00Z">
                <w:rPr/>
              </w:rPrChange>
            </w:rPr>
            <w:delText xml:space="preserve">ith </w:delText>
          </w:r>
        </w:del>
      </w:ins>
      <w:ins w:id="8789" w:author="jie sun" w:date="2018-04-16T22:37:00Z">
        <w:del w:id="8790" w:author="JIE  SUN" w:date="2018-06-22T16:32:00Z">
          <w:r w:rsidR="009C02F2" w:rsidRPr="00790EB9" w:rsidDel="00520787">
            <w:rPr>
              <w:color w:val="000000" w:themeColor="text1"/>
              <w:rPrChange w:id="8791" w:author="JIE  SUN" w:date="2018-06-22T18:39:00Z">
                <w:rPr/>
              </w:rPrChange>
            </w:rPr>
            <w:delText>T</w:delText>
          </w:r>
        </w:del>
      </w:ins>
      <w:ins w:id="8792" w:author="像个男人一样" w:date="2018-03-22T11:48:00Z">
        <w:del w:id="8793" w:author="JIE  SUN" w:date="2018-06-22T16:32:00Z">
          <w:r w:rsidRPr="00790EB9" w:rsidDel="00520787">
            <w:rPr>
              <w:color w:val="000000" w:themeColor="text1"/>
              <w:rPrChange w:id="8794" w:author="JIE  SUN" w:date="2018-06-22T18:39:00Z">
                <w:rPr/>
              </w:rPrChange>
            </w:rPr>
            <w:delText xml:space="preserve">the </w:delText>
          </w:r>
        </w:del>
      </w:ins>
      <w:ins w:id="8795" w:author="jie sun" w:date="2018-04-16T22:37:00Z">
        <w:del w:id="8796" w:author="JIE  SUN" w:date="2018-06-22T16:32:00Z">
          <w:r w:rsidR="009C02F2" w:rsidRPr="00790EB9" w:rsidDel="00520787">
            <w:rPr>
              <w:color w:val="000000" w:themeColor="text1"/>
              <w:rPrChange w:id="8797" w:author="JIE  SUN" w:date="2018-06-22T18:39:00Z">
                <w:rPr/>
              </w:rPrChange>
            </w:rPr>
            <w:delText>G</w:delText>
          </w:r>
        </w:del>
      </w:ins>
      <w:ins w:id="8798" w:author="像个男人一样" w:date="2018-03-22T11:48:00Z">
        <w:del w:id="8799" w:author="JIE  SUN" w:date="2018-06-22T16:32:00Z">
          <w:r w:rsidRPr="00790EB9" w:rsidDel="00520787">
            <w:rPr>
              <w:color w:val="000000" w:themeColor="text1"/>
              <w:rPrChange w:id="8800" w:author="JIE  SUN" w:date="2018-06-22T18:39:00Z">
                <w:rPr/>
              </w:rPrChange>
            </w:rPr>
            <w:delText xml:space="preserve">gravity </w:delText>
          </w:r>
        </w:del>
      </w:ins>
      <w:ins w:id="8801" w:author="jie sun" w:date="2018-04-16T22:37:00Z">
        <w:del w:id="8802" w:author="JIE  SUN" w:date="2018-06-22T16:32:00Z">
          <w:r w:rsidR="009C02F2" w:rsidRPr="00790EB9" w:rsidDel="00520787">
            <w:rPr>
              <w:color w:val="000000" w:themeColor="text1"/>
              <w:rPrChange w:id="8803" w:author="JIE  SUN" w:date="2018-06-22T18:39:00Z">
                <w:rPr/>
              </w:rPrChange>
            </w:rPr>
            <w:delText>R</w:delText>
          </w:r>
        </w:del>
      </w:ins>
      <w:ins w:id="8804" w:author="像个男人一样" w:date="2018-03-22T11:48:00Z">
        <w:del w:id="8805" w:author="JIE  SUN" w:date="2018-06-22T16:32:00Z">
          <w:r w:rsidRPr="00790EB9" w:rsidDel="00520787">
            <w:rPr>
              <w:color w:val="000000" w:themeColor="text1"/>
              <w:rPrChange w:id="8806" w:author="JIE  SUN" w:date="2018-06-22T18:39:00Z">
                <w:rPr/>
              </w:rPrChange>
            </w:rPr>
            <w:delText xml:space="preserve">restrictions </w:delText>
          </w:r>
        </w:del>
      </w:ins>
      <w:ins w:id="8807" w:author="jie sun" w:date="2018-04-16T22:37:00Z">
        <w:del w:id="8808" w:author="JIE  SUN" w:date="2018-06-22T16:32:00Z">
          <w:r w:rsidR="009C02F2" w:rsidRPr="00790EB9" w:rsidDel="00520787">
            <w:rPr>
              <w:color w:val="000000" w:themeColor="text1"/>
              <w:rPrChange w:id="8809" w:author="JIE  SUN" w:date="2018-06-22T18:39:00Z">
                <w:rPr/>
              </w:rPrChange>
            </w:rPr>
            <w:delText>I</w:delText>
          </w:r>
        </w:del>
      </w:ins>
      <w:ins w:id="8810" w:author="像个男人一样" w:date="2018-03-22T11:48:00Z">
        <w:del w:id="8811" w:author="JIE  SUN" w:date="2018-06-22T16:32:00Z">
          <w:r w:rsidRPr="00790EB9" w:rsidDel="00520787">
            <w:rPr>
              <w:color w:val="000000" w:themeColor="text1"/>
              <w:rPrChange w:id="8812" w:author="JIE  SUN" w:date="2018-06-22T18:39:00Z">
                <w:rPr/>
              </w:rPrChange>
            </w:rPr>
            <w:delText xml:space="preserve">in </w:delText>
          </w:r>
        </w:del>
      </w:ins>
      <w:ins w:id="8813" w:author="jie sun" w:date="2018-04-16T22:37:00Z">
        <w:del w:id="8814" w:author="JIE  SUN" w:date="2018-06-22T16:32:00Z">
          <w:r w:rsidR="009C02F2" w:rsidRPr="00790EB9" w:rsidDel="00520787">
            <w:rPr>
              <w:color w:val="000000" w:themeColor="text1"/>
              <w:rPrChange w:id="8815" w:author="JIE  SUN" w:date="2018-06-22T18:39:00Z">
                <w:rPr/>
              </w:rPrChange>
            </w:rPr>
            <w:delText>A</w:delText>
          </w:r>
        </w:del>
      </w:ins>
      <w:ins w:id="8816" w:author="像个男人一样" w:date="2018-03-22T11:48:00Z">
        <w:del w:id="8817" w:author="JIE  SUN" w:date="2018-06-22T16:32:00Z">
          <w:r w:rsidRPr="00790EB9" w:rsidDel="00520787">
            <w:rPr>
              <w:color w:val="000000" w:themeColor="text1"/>
              <w:rPrChange w:id="8818" w:author="JIE  SUN" w:date="2018-06-22T18:39:00Z">
                <w:rPr/>
              </w:rPrChange>
            </w:rPr>
            <w:delText>action 3</w:delText>
          </w:r>
        </w:del>
      </w:ins>
      <w:bookmarkEnd w:id="8742"/>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p>
    <w:tbl>
      <w:tblPr>
        <w:tblStyle w:val="TableGrid"/>
        <w:tblW w:w="0" w:type="auto"/>
        <w:jc w:val="center"/>
        <w:tblLook w:val="04A0" w:firstRow="1" w:lastRow="0" w:firstColumn="1" w:lastColumn="0" w:noHBand="0" w:noVBand="1"/>
      </w:tblPr>
      <w:tblGrid>
        <w:gridCol w:w="2405"/>
        <w:gridCol w:w="3969"/>
        <w:gridCol w:w="1418"/>
        <w:tblGridChange w:id="8819">
          <w:tblGrid>
            <w:gridCol w:w="2405"/>
            <w:gridCol w:w="3969"/>
            <w:gridCol w:w="1418"/>
          </w:tblGrid>
        </w:tblGridChange>
      </w:tblGrid>
      <w:tr w:rsidR="00BF6CCB" w:rsidRPr="00790EB9" w:rsidDel="00520787" w14:paraId="15C0C8A7" w14:textId="77777777" w:rsidTr="009306FF">
        <w:trPr>
          <w:jc w:val="center"/>
          <w:ins w:id="8820" w:author="jie sun" w:date="2018-04-18T21:18:00Z"/>
          <w:del w:id="8821" w:author="JIE  SUN" w:date="2018-06-22T16:32:00Z"/>
        </w:trPr>
        <w:tc>
          <w:tcPr>
            <w:tcW w:w="2405" w:type="dxa"/>
          </w:tcPr>
          <w:p w14:paraId="32A3AC52" w14:textId="77777777" w:rsidR="00BF6CCB" w:rsidRPr="00790EB9" w:rsidDel="00520787" w:rsidRDefault="00BF6CCB" w:rsidP="009306FF">
            <w:pPr>
              <w:rPr>
                <w:ins w:id="8822" w:author="jie sun" w:date="2018-04-18T21:18:00Z"/>
                <w:del w:id="8823" w:author="JIE  SUN" w:date="2018-06-22T16:32:00Z"/>
                <w:color w:val="000000" w:themeColor="text1"/>
                <w:rPrChange w:id="8824" w:author="JIE  SUN" w:date="2018-06-22T18:39:00Z">
                  <w:rPr>
                    <w:ins w:id="8825" w:author="jie sun" w:date="2018-04-18T21:18:00Z"/>
                    <w:del w:id="8826" w:author="JIE  SUN" w:date="2018-06-22T16:32:00Z"/>
                  </w:rPr>
                </w:rPrChange>
              </w:rPr>
            </w:pPr>
            <w:ins w:id="8827" w:author="jie sun" w:date="2018-04-18T21:18:00Z">
              <w:del w:id="8828" w:author="JIE  SUN" w:date="2018-06-22T16:32:00Z">
                <w:r w:rsidRPr="00790EB9" w:rsidDel="00520787">
                  <w:rPr>
                    <w:color w:val="000000" w:themeColor="text1"/>
                    <w:rPrChange w:id="8829" w:author="JIE  SUN" w:date="2018-06-22T18:39:00Z">
                      <w:rPr/>
                    </w:rPrChange>
                  </w:rPr>
                  <w:delText>Angle with X/Y/Z</w:delText>
                </w:r>
              </w:del>
            </w:ins>
          </w:p>
        </w:tc>
        <w:tc>
          <w:tcPr>
            <w:tcW w:w="3969" w:type="dxa"/>
          </w:tcPr>
          <w:p w14:paraId="4C168E3F" w14:textId="77777777" w:rsidR="00BF6CCB" w:rsidRPr="00790EB9" w:rsidDel="00520787" w:rsidRDefault="00BF6CCB" w:rsidP="009306FF">
            <w:pPr>
              <w:rPr>
                <w:ins w:id="8830" w:author="jie sun" w:date="2018-04-18T21:18:00Z"/>
                <w:del w:id="8831" w:author="JIE  SUN" w:date="2018-06-22T16:32:00Z"/>
                <w:color w:val="000000" w:themeColor="text1"/>
                <w:rPrChange w:id="8832" w:author="JIE  SUN" w:date="2018-06-22T18:39:00Z">
                  <w:rPr>
                    <w:ins w:id="8833" w:author="jie sun" w:date="2018-04-18T21:18:00Z"/>
                    <w:del w:id="8834" w:author="JIE  SUN" w:date="2018-06-22T16:32:00Z"/>
                  </w:rPr>
                </w:rPrChange>
              </w:rPr>
            </w:pPr>
            <w:ins w:id="8835" w:author="jie sun" w:date="2018-04-18T21:18:00Z">
              <w:del w:id="8836" w:author="JIE  SUN" w:date="2018-06-22T16:32:00Z">
                <w:r w:rsidRPr="00790EB9" w:rsidDel="00520787">
                  <w:rPr>
                    <w:color w:val="000000" w:themeColor="text1"/>
                    <w:rPrChange w:id="8837" w:author="JIE  SUN" w:date="2018-06-22T18:39:00Z">
                      <w:rPr/>
                    </w:rPrChange>
                  </w:rPr>
                  <w:delText>Regulation</w:delText>
                </w:r>
              </w:del>
            </w:ins>
          </w:p>
        </w:tc>
        <w:tc>
          <w:tcPr>
            <w:tcW w:w="1418" w:type="dxa"/>
          </w:tcPr>
          <w:p w14:paraId="185BD32B" w14:textId="77777777" w:rsidR="00BF6CCB" w:rsidRPr="00790EB9" w:rsidDel="00520787" w:rsidRDefault="00BF6CCB" w:rsidP="009306FF">
            <w:pPr>
              <w:rPr>
                <w:ins w:id="8838" w:author="jie sun" w:date="2018-04-18T21:18:00Z"/>
                <w:del w:id="8839" w:author="JIE  SUN" w:date="2018-06-22T16:32:00Z"/>
                <w:color w:val="000000" w:themeColor="text1"/>
                <w:rPrChange w:id="8840" w:author="JIE  SUN" w:date="2018-06-22T18:39:00Z">
                  <w:rPr>
                    <w:ins w:id="8841" w:author="jie sun" w:date="2018-04-18T21:18:00Z"/>
                    <w:del w:id="8842" w:author="JIE  SUN" w:date="2018-06-22T16:32:00Z"/>
                  </w:rPr>
                </w:rPrChange>
              </w:rPr>
            </w:pPr>
            <w:ins w:id="8843" w:author="jie sun" w:date="2018-04-18T21:18:00Z">
              <w:del w:id="8844" w:author="JIE  SUN" w:date="2018-06-22T16:32:00Z">
                <w:r w:rsidRPr="00790EB9" w:rsidDel="00520787">
                  <w:rPr>
                    <w:color w:val="000000" w:themeColor="text1"/>
                    <w:rPrChange w:id="8845" w:author="JIE  SUN" w:date="2018-06-22T18:39:00Z">
                      <w:rPr/>
                    </w:rPrChange>
                  </w:rPr>
                  <w:delText>Range</w:delText>
                </w:r>
              </w:del>
            </w:ins>
          </w:p>
        </w:tc>
      </w:tr>
      <w:tr w:rsidR="00BF6CCB" w:rsidRPr="00790EB9" w:rsidDel="00520787" w14:paraId="26593E74" w14:textId="77777777" w:rsidTr="009306FF">
        <w:trPr>
          <w:jc w:val="center"/>
          <w:ins w:id="8846" w:author="jie sun" w:date="2018-04-18T21:18:00Z"/>
          <w:del w:id="8847" w:author="JIE  SUN" w:date="2018-06-22T16:32:00Z"/>
        </w:trPr>
        <w:tc>
          <w:tcPr>
            <w:tcW w:w="2405" w:type="dxa"/>
          </w:tcPr>
          <w:p w14:paraId="1FDE72B5" w14:textId="77777777" w:rsidR="00BF6CCB" w:rsidRPr="00790EB9" w:rsidDel="00520787" w:rsidRDefault="00BF6CCB" w:rsidP="009306FF">
            <w:pPr>
              <w:rPr>
                <w:ins w:id="8848" w:author="jie sun" w:date="2018-04-18T21:18:00Z"/>
                <w:del w:id="8849" w:author="JIE  SUN" w:date="2018-06-22T16:32:00Z"/>
                <w:color w:val="000000" w:themeColor="text1"/>
                <w:rPrChange w:id="8850" w:author="JIE  SUN" w:date="2018-06-22T18:39:00Z">
                  <w:rPr>
                    <w:ins w:id="8851" w:author="jie sun" w:date="2018-04-18T21:18:00Z"/>
                    <w:del w:id="8852" w:author="JIE  SUN" w:date="2018-06-22T16:32:00Z"/>
                  </w:rPr>
                </w:rPrChange>
              </w:rPr>
            </w:pPr>
            <w:ins w:id="8853" w:author="jie sun" w:date="2018-04-18T21:18:00Z">
              <w:del w:id="8854" w:author="JIE  SUN" w:date="2018-06-22T16:32:00Z">
                <w:r w:rsidRPr="00790EB9" w:rsidDel="00520787">
                  <w:rPr>
                    <w:color w:val="000000" w:themeColor="text1"/>
                    <w:rPrChange w:id="8855" w:author="JIE  SUN" w:date="2018-06-22T18:39:00Z">
                      <w:rPr/>
                    </w:rPrChange>
                  </w:rPr>
                  <w:delText xml:space="preserve">Angle – X-axis </w:delText>
                </w:r>
              </w:del>
            </w:ins>
          </w:p>
        </w:tc>
        <w:tc>
          <w:tcPr>
            <w:tcW w:w="3969" w:type="dxa"/>
          </w:tcPr>
          <w:p w14:paraId="33E33A89" w14:textId="77777777" w:rsidR="00BF6CCB" w:rsidRPr="00790EB9" w:rsidDel="00520787" w:rsidRDefault="00BF6CCB" w:rsidP="009306FF">
            <w:pPr>
              <w:rPr>
                <w:ins w:id="8856" w:author="jie sun" w:date="2018-04-18T21:18:00Z"/>
                <w:del w:id="8857" w:author="JIE  SUN" w:date="2018-06-22T16:32:00Z"/>
                <w:color w:val="000000" w:themeColor="text1"/>
                <w:rPrChange w:id="8858" w:author="JIE  SUN" w:date="2018-06-22T18:39:00Z">
                  <w:rPr>
                    <w:ins w:id="8859" w:author="jie sun" w:date="2018-04-18T21:18:00Z"/>
                    <w:del w:id="8860" w:author="JIE  SUN" w:date="2018-06-22T16:32:00Z"/>
                  </w:rPr>
                </w:rPrChange>
              </w:rPr>
            </w:pPr>
            <w:ins w:id="8861" w:author="jie sun" w:date="2018-04-18T21:18:00Z">
              <w:del w:id="8862" w:author="JIE  SUN" w:date="2018-06-22T16:32:00Z">
                <w:r w:rsidRPr="00790EB9" w:rsidDel="00520787">
                  <w:rPr>
                    <w:color w:val="000000" w:themeColor="text1"/>
                    <w:rPrChange w:id="8863" w:author="JIE  SUN" w:date="2018-06-22T18:39:00Z">
                      <w:rPr/>
                    </w:rPrChange>
                  </w:rPr>
                  <w:delText>When X-axis increases, Y-axis angle</w:delText>
                </w:r>
              </w:del>
            </w:ins>
            <w:ins w:id="8864" w:author="jie sun" w:date="2018-04-18T21:20:00Z">
              <w:del w:id="8865" w:author="JIE  SUN" w:date="2018-06-22T16:32:00Z">
                <w:r w:rsidR="001B3E71" w:rsidRPr="00790EB9" w:rsidDel="00520787">
                  <w:rPr>
                    <w:color w:val="000000" w:themeColor="text1"/>
                    <w:rPrChange w:id="8866" w:author="JIE  SUN" w:date="2018-06-22T18:39:00Z">
                      <w:rPr/>
                    </w:rPrChange>
                  </w:rPr>
                  <w:delText xml:space="preserve"> also</w:delText>
                </w:r>
              </w:del>
            </w:ins>
            <w:ins w:id="8867" w:author="jie sun" w:date="2018-04-18T21:18:00Z">
              <w:del w:id="8868" w:author="JIE  SUN" w:date="2018-06-22T16:32:00Z">
                <w:r w:rsidRPr="00790EB9" w:rsidDel="00520787">
                  <w:rPr>
                    <w:color w:val="000000" w:themeColor="text1"/>
                    <w:rPrChange w:id="8869" w:author="JIE  SUN" w:date="2018-06-22T18:39:00Z">
                      <w:rPr/>
                    </w:rPrChange>
                  </w:rPr>
                  <w:delText xml:space="preserve"> </w:delText>
                </w:r>
              </w:del>
            </w:ins>
            <w:ins w:id="8870" w:author="jie sun" w:date="2018-04-18T21:20:00Z">
              <w:del w:id="8871" w:author="JIE  SUN" w:date="2018-06-22T16:32:00Z">
                <w:r w:rsidR="001B3E71" w:rsidRPr="00790EB9" w:rsidDel="00520787">
                  <w:rPr>
                    <w:color w:val="000000" w:themeColor="text1"/>
                    <w:rPrChange w:id="8872" w:author="JIE  SUN" w:date="2018-06-22T18:39:00Z">
                      <w:rPr/>
                    </w:rPrChange>
                  </w:rPr>
                  <w:delText>in</w:delText>
                </w:r>
              </w:del>
            </w:ins>
            <w:ins w:id="8873" w:author="jie sun" w:date="2018-04-18T21:18:00Z">
              <w:del w:id="8874" w:author="JIE  SUN" w:date="2018-06-22T16:32:00Z">
                <w:r w:rsidRPr="00790EB9" w:rsidDel="00520787">
                  <w:rPr>
                    <w:color w:val="000000" w:themeColor="text1"/>
                    <w:rPrChange w:id="8875" w:author="JIE  SUN" w:date="2018-06-22T18:39:00Z">
                      <w:rPr/>
                    </w:rPrChange>
                  </w:rPr>
                  <w:delText>crease</w:delText>
                </w:r>
              </w:del>
            </w:ins>
            <w:ins w:id="8876" w:author="jie sun" w:date="2018-04-18T21:21:00Z">
              <w:del w:id="8877" w:author="JIE  SUN" w:date="2018-06-22T16:32:00Z">
                <w:r w:rsidR="00B90811" w:rsidRPr="00790EB9" w:rsidDel="00520787">
                  <w:rPr>
                    <w:color w:val="000000" w:themeColor="text1"/>
                    <w:rPrChange w:id="8878" w:author="JIE  SUN" w:date="2018-06-22T18:39:00Z">
                      <w:rPr/>
                    </w:rPrChange>
                  </w:rPr>
                  <w:delText>.</w:delText>
                </w:r>
              </w:del>
            </w:ins>
            <w:ins w:id="8879" w:author="jie sun" w:date="2018-04-18T21:20:00Z">
              <w:del w:id="8880" w:author="JIE  SUN" w:date="2018-06-22T16:32:00Z">
                <w:r w:rsidR="001B3E71" w:rsidRPr="00790EB9" w:rsidDel="00520787">
                  <w:rPr>
                    <w:color w:val="000000" w:themeColor="text1"/>
                    <w:rPrChange w:id="8881" w:author="JIE  SUN" w:date="2018-06-22T18:39:00Z">
                      <w:rPr/>
                    </w:rPrChange>
                  </w:rPr>
                  <w:delText xml:space="preserve"> Z-axis almost increase too.</w:delText>
                </w:r>
              </w:del>
            </w:ins>
            <w:ins w:id="8882" w:author="jie sun" w:date="2018-04-18T21:22:00Z">
              <w:del w:id="8883" w:author="JIE  SUN" w:date="2018-06-22T16:32:00Z">
                <w:r w:rsidR="00B90811" w:rsidRPr="00790EB9" w:rsidDel="00520787">
                  <w:rPr>
                    <w:color w:val="000000" w:themeColor="text1"/>
                    <w:rPrChange w:id="8884" w:author="JIE  SUN" w:date="2018-06-22T18:39:00Z">
                      <w:rPr/>
                    </w:rPrChange>
                  </w:rPr>
                  <w:delText xml:space="preserve"> (In a squat of circle)</w:delText>
                </w:r>
              </w:del>
            </w:ins>
          </w:p>
        </w:tc>
        <w:tc>
          <w:tcPr>
            <w:tcW w:w="1418" w:type="dxa"/>
          </w:tcPr>
          <w:p w14:paraId="2F4956C3" w14:textId="77777777" w:rsidR="00BF6CCB" w:rsidRPr="00790EB9" w:rsidDel="00520787" w:rsidRDefault="00BF6CCB" w:rsidP="009306FF">
            <w:pPr>
              <w:rPr>
                <w:ins w:id="8885" w:author="jie sun" w:date="2018-04-18T21:18:00Z"/>
                <w:del w:id="8886" w:author="JIE  SUN" w:date="2018-06-22T16:32:00Z"/>
                <w:color w:val="000000" w:themeColor="text1"/>
                <w:rPrChange w:id="8887" w:author="JIE  SUN" w:date="2018-06-22T18:39:00Z">
                  <w:rPr>
                    <w:ins w:id="8888" w:author="jie sun" w:date="2018-04-18T21:18:00Z"/>
                    <w:del w:id="8889" w:author="JIE  SUN" w:date="2018-06-22T16:32:00Z"/>
                  </w:rPr>
                </w:rPrChange>
              </w:rPr>
            </w:pPr>
            <w:ins w:id="8890" w:author="jie sun" w:date="2018-04-18T21:18:00Z">
              <w:del w:id="8891" w:author="JIE  SUN" w:date="2018-06-22T16:32:00Z">
                <w:r w:rsidRPr="00790EB9" w:rsidDel="00520787">
                  <w:rPr>
                    <w:color w:val="000000" w:themeColor="text1"/>
                    <w:rPrChange w:id="8892" w:author="JIE  SUN" w:date="2018-06-22T18:39:00Z">
                      <w:rPr/>
                    </w:rPrChange>
                  </w:rPr>
                  <w:delText>-80</w:delText>
                </w:r>
                <w:r w:rsidRPr="00790EB9" w:rsidDel="00520787">
                  <w:rPr>
                    <w:rFonts w:hint="eastAsia"/>
                    <w:color w:val="000000" w:themeColor="text1"/>
                    <w:rPrChange w:id="8893" w:author="JIE  SUN" w:date="2018-06-22T18:39:00Z">
                      <w:rPr>
                        <w:rFonts w:hint="eastAsia"/>
                      </w:rPr>
                    </w:rPrChange>
                  </w:rPr>
                  <w:delText>°</w:delText>
                </w:r>
                <w:r w:rsidRPr="00790EB9" w:rsidDel="00520787">
                  <w:rPr>
                    <w:color w:val="000000" w:themeColor="text1"/>
                    <w:rPrChange w:id="8894" w:author="JIE  SUN" w:date="2018-06-22T18:39:00Z">
                      <w:rPr/>
                    </w:rPrChange>
                  </w:rPr>
                  <w:delText>--40</w:delText>
                </w:r>
                <w:r w:rsidRPr="00790EB9" w:rsidDel="00520787">
                  <w:rPr>
                    <w:rFonts w:hint="eastAsia"/>
                    <w:color w:val="000000" w:themeColor="text1"/>
                    <w:rPrChange w:id="8895" w:author="JIE  SUN" w:date="2018-06-22T18:39:00Z">
                      <w:rPr>
                        <w:rFonts w:hint="eastAsia"/>
                      </w:rPr>
                    </w:rPrChange>
                  </w:rPr>
                  <w:delText>°</w:delText>
                </w:r>
              </w:del>
            </w:ins>
          </w:p>
          <w:p w14:paraId="2B924B23" w14:textId="77777777" w:rsidR="00BF6CCB" w:rsidRPr="00790EB9" w:rsidDel="00520787" w:rsidRDefault="00BF6CCB" w:rsidP="009306FF">
            <w:pPr>
              <w:rPr>
                <w:ins w:id="8896" w:author="jie sun" w:date="2018-04-18T21:18:00Z"/>
                <w:del w:id="8897" w:author="JIE  SUN" w:date="2018-06-22T16:32:00Z"/>
                <w:color w:val="000000" w:themeColor="text1"/>
                <w:rPrChange w:id="8898" w:author="JIE  SUN" w:date="2018-06-22T18:39:00Z">
                  <w:rPr>
                    <w:ins w:id="8899" w:author="jie sun" w:date="2018-04-18T21:18:00Z"/>
                    <w:del w:id="8900" w:author="JIE  SUN" w:date="2018-06-22T16:32:00Z"/>
                  </w:rPr>
                </w:rPrChange>
              </w:rPr>
            </w:pPr>
            <w:ins w:id="8901" w:author="jie sun" w:date="2018-04-18T21:18:00Z">
              <w:del w:id="8902" w:author="JIE  SUN" w:date="2018-06-22T16:32:00Z">
                <w:r w:rsidRPr="00790EB9" w:rsidDel="00520787">
                  <w:rPr>
                    <w:color w:val="000000" w:themeColor="text1"/>
                    <w:rPrChange w:id="8903" w:author="JIE  SUN" w:date="2018-06-22T18:39:00Z">
                      <w:rPr/>
                    </w:rPrChange>
                  </w:rPr>
                  <w:delText>40</w:delText>
                </w:r>
                <w:r w:rsidRPr="00790EB9" w:rsidDel="00520787">
                  <w:rPr>
                    <w:rFonts w:hint="eastAsia"/>
                    <w:color w:val="000000" w:themeColor="text1"/>
                    <w:rPrChange w:id="8904" w:author="JIE  SUN" w:date="2018-06-22T18:39:00Z">
                      <w:rPr>
                        <w:rFonts w:hint="eastAsia"/>
                      </w:rPr>
                    </w:rPrChange>
                  </w:rPr>
                  <w:delText>°</w:delText>
                </w:r>
                <w:r w:rsidRPr="00790EB9" w:rsidDel="00520787">
                  <w:rPr>
                    <w:color w:val="000000" w:themeColor="text1"/>
                    <w:rPrChange w:id="8905" w:author="JIE  SUN" w:date="2018-06-22T18:39:00Z">
                      <w:rPr/>
                    </w:rPrChange>
                  </w:rPr>
                  <w:delText>-80</w:delText>
                </w:r>
                <w:r w:rsidRPr="00790EB9" w:rsidDel="00520787">
                  <w:rPr>
                    <w:rFonts w:hint="eastAsia"/>
                    <w:color w:val="000000" w:themeColor="text1"/>
                    <w:rPrChange w:id="8906" w:author="JIE  SUN" w:date="2018-06-22T18:39:00Z">
                      <w:rPr>
                        <w:rFonts w:hint="eastAsia"/>
                      </w:rPr>
                    </w:rPrChange>
                  </w:rPr>
                  <w:delText>°</w:delText>
                </w:r>
              </w:del>
            </w:ins>
          </w:p>
        </w:tc>
      </w:tr>
      <w:tr w:rsidR="0099567A" w:rsidRPr="00790EB9" w:rsidDel="00520787" w14:paraId="4D10BDCF" w14:textId="77777777" w:rsidTr="00836354">
        <w:tblPrEx>
          <w:tblW w:w="0" w:type="auto"/>
          <w:jc w:val="center"/>
          <w:tblPrExChange w:id="8907" w:author="jie sun" w:date="2018-04-18T21:19:00Z">
            <w:tblPrEx>
              <w:tblW w:w="0" w:type="auto"/>
              <w:jc w:val="center"/>
            </w:tblPrEx>
          </w:tblPrExChange>
        </w:tblPrEx>
        <w:trPr>
          <w:trHeight w:val="1091"/>
          <w:jc w:val="center"/>
          <w:ins w:id="8908" w:author="jie sun" w:date="2018-04-18T21:18:00Z"/>
          <w:del w:id="8909" w:author="JIE  SUN" w:date="2018-06-22T16:32:00Z"/>
          <w:trPrChange w:id="8910" w:author="jie sun" w:date="2018-04-18T21:19:00Z">
            <w:trPr>
              <w:jc w:val="center"/>
            </w:trPr>
          </w:trPrChange>
        </w:trPr>
        <w:tc>
          <w:tcPr>
            <w:tcW w:w="2405" w:type="dxa"/>
            <w:tcPrChange w:id="8911" w:author="jie sun" w:date="2018-04-18T21:19:00Z">
              <w:tcPr>
                <w:tcW w:w="2405" w:type="dxa"/>
              </w:tcPr>
            </w:tcPrChange>
          </w:tcPr>
          <w:p w14:paraId="48BDBF95" w14:textId="77777777" w:rsidR="0099567A" w:rsidRPr="00790EB9" w:rsidDel="00520787" w:rsidRDefault="0099567A" w:rsidP="0099567A">
            <w:pPr>
              <w:rPr>
                <w:ins w:id="8912" w:author="jie sun" w:date="2018-04-18T21:19:00Z"/>
                <w:del w:id="8913" w:author="JIE  SUN" w:date="2018-06-22T16:32:00Z"/>
                <w:color w:val="000000" w:themeColor="text1"/>
                <w:rPrChange w:id="8914" w:author="JIE  SUN" w:date="2018-06-22T18:39:00Z">
                  <w:rPr>
                    <w:ins w:id="8915" w:author="jie sun" w:date="2018-04-18T21:19:00Z"/>
                    <w:del w:id="8916" w:author="JIE  SUN" w:date="2018-06-22T16:32:00Z"/>
                  </w:rPr>
                </w:rPrChange>
              </w:rPr>
            </w:pPr>
            <w:ins w:id="8917" w:author="jie sun" w:date="2018-04-18T21:18:00Z">
              <w:del w:id="8918" w:author="JIE  SUN" w:date="2018-06-22T16:32:00Z">
                <w:r w:rsidRPr="00790EB9" w:rsidDel="00520787">
                  <w:rPr>
                    <w:color w:val="000000" w:themeColor="text1"/>
                    <w:rPrChange w:id="8919" w:author="JIE  SUN" w:date="2018-06-22T18:39:00Z">
                      <w:rPr/>
                    </w:rPrChange>
                  </w:rPr>
                  <w:delText>Angle – Y-axis</w:delText>
                </w:r>
              </w:del>
            </w:ins>
          </w:p>
          <w:p w14:paraId="326B8FFF" w14:textId="77777777" w:rsidR="0099567A" w:rsidRPr="00790EB9" w:rsidDel="00520787" w:rsidRDefault="0099567A" w:rsidP="0099567A">
            <w:pPr>
              <w:rPr>
                <w:ins w:id="8920" w:author="jie sun" w:date="2018-04-18T21:18:00Z"/>
                <w:del w:id="8921" w:author="JIE  SUN" w:date="2018-06-22T16:32:00Z"/>
                <w:color w:val="000000" w:themeColor="text1"/>
                <w:rPrChange w:id="8922" w:author="JIE  SUN" w:date="2018-06-22T18:39:00Z">
                  <w:rPr>
                    <w:ins w:id="8923" w:author="jie sun" w:date="2018-04-18T21:18:00Z"/>
                    <w:del w:id="8924" w:author="JIE  SUN" w:date="2018-06-22T16:32:00Z"/>
                  </w:rPr>
                </w:rPrChange>
              </w:rPr>
            </w:pPr>
            <w:ins w:id="8925" w:author="jie sun" w:date="2018-04-18T21:19:00Z">
              <w:del w:id="8926" w:author="JIE  SUN" w:date="2018-06-22T16:32:00Z">
                <w:r w:rsidRPr="00790EB9" w:rsidDel="00520787">
                  <w:rPr>
                    <w:color w:val="000000" w:themeColor="text1"/>
                    <w:rPrChange w:id="8927" w:author="JIE  SUN" w:date="2018-06-22T18:39:00Z">
                      <w:rPr/>
                    </w:rPrChange>
                  </w:rPr>
                  <w:delText>(Centre axis)</w:delText>
                </w:r>
              </w:del>
            </w:ins>
          </w:p>
        </w:tc>
        <w:tc>
          <w:tcPr>
            <w:tcW w:w="3969" w:type="dxa"/>
            <w:tcPrChange w:id="8928" w:author="jie sun" w:date="2018-04-18T21:19:00Z">
              <w:tcPr>
                <w:tcW w:w="3969" w:type="dxa"/>
              </w:tcPr>
            </w:tcPrChange>
          </w:tcPr>
          <w:p w14:paraId="637FED72" w14:textId="77777777" w:rsidR="0099567A" w:rsidRPr="00790EB9" w:rsidDel="00520787" w:rsidRDefault="0099567A" w:rsidP="0099567A">
            <w:pPr>
              <w:rPr>
                <w:ins w:id="8929" w:author="jie sun" w:date="2018-04-18T21:18:00Z"/>
                <w:del w:id="8930" w:author="JIE  SUN" w:date="2018-06-22T16:32:00Z"/>
                <w:color w:val="000000" w:themeColor="text1"/>
                <w:rPrChange w:id="8931" w:author="JIE  SUN" w:date="2018-06-22T18:39:00Z">
                  <w:rPr>
                    <w:ins w:id="8932" w:author="jie sun" w:date="2018-04-18T21:18:00Z"/>
                    <w:del w:id="8933" w:author="JIE  SUN" w:date="2018-06-22T16:32:00Z"/>
                  </w:rPr>
                </w:rPrChange>
              </w:rPr>
            </w:pPr>
            <w:ins w:id="8934" w:author="jie sun" w:date="2018-04-18T21:20:00Z">
              <w:del w:id="8935" w:author="JIE  SUN" w:date="2018-06-22T16:32:00Z">
                <w:r w:rsidRPr="00790EB9" w:rsidDel="00520787">
                  <w:rPr>
                    <w:color w:val="000000" w:themeColor="text1"/>
                    <w:rPrChange w:id="8936" w:author="JIE  SUN" w:date="2018-06-22T18:39:00Z">
                      <w:rPr/>
                    </w:rPrChange>
                  </w:rPr>
                  <w:delText>When X-axis increases, Y-axis angle also increase</w:delText>
                </w:r>
              </w:del>
            </w:ins>
            <w:ins w:id="8937" w:author="jie sun" w:date="2018-04-18T21:22:00Z">
              <w:del w:id="8938" w:author="JIE  SUN" w:date="2018-06-22T16:32:00Z">
                <w:r w:rsidR="00B90811" w:rsidRPr="00790EB9" w:rsidDel="00520787">
                  <w:rPr>
                    <w:color w:val="000000" w:themeColor="text1"/>
                    <w:rPrChange w:id="8939" w:author="JIE  SUN" w:date="2018-06-22T18:39:00Z">
                      <w:rPr/>
                    </w:rPrChange>
                  </w:rPr>
                  <w:delText>.</w:delText>
                </w:r>
              </w:del>
            </w:ins>
            <w:ins w:id="8940" w:author="jie sun" w:date="2018-04-18T21:20:00Z">
              <w:del w:id="8941" w:author="JIE  SUN" w:date="2018-06-22T16:32:00Z">
                <w:r w:rsidRPr="00790EB9" w:rsidDel="00520787">
                  <w:rPr>
                    <w:color w:val="000000" w:themeColor="text1"/>
                    <w:rPrChange w:id="8942" w:author="JIE  SUN" w:date="2018-06-22T18:39:00Z">
                      <w:rPr/>
                    </w:rPrChange>
                  </w:rPr>
                  <w:delText xml:space="preserve"> Z-axis almost increase too.</w:delText>
                </w:r>
              </w:del>
            </w:ins>
          </w:p>
        </w:tc>
        <w:tc>
          <w:tcPr>
            <w:tcW w:w="1418" w:type="dxa"/>
            <w:tcPrChange w:id="8943" w:author="jie sun" w:date="2018-04-18T21:19:00Z">
              <w:tcPr>
                <w:tcW w:w="1418" w:type="dxa"/>
              </w:tcPr>
            </w:tcPrChange>
          </w:tcPr>
          <w:p w14:paraId="3DC51704" w14:textId="77777777" w:rsidR="0099567A" w:rsidRPr="00790EB9" w:rsidDel="00520787" w:rsidRDefault="0099567A" w:rsidP="0099567A">
            <w:pPr>
              <w:rPr>
                <w:ins w:id="8944" w:author="jie sun" w:date="2018-04-18T21:18:00Z"/>
                <w:del w:id="8945" w:author="JIE  SUN" w:date="2018-06-22T16:32:00Z"/>
                <w:color w:val="000000" w:themeColor="text1"/>
                <w:rPrChange w:id="8946" w:author="JIE  SUN" w:date="2018-06-22T18:39:00Z">
                  <w:rPr>
                    <w:ins w:id="8947" w:author="jie sun" w:date="2018-04-18T21:18:00Z"/>
                    <w:del w:id="8948" w:author="JIE  SUN" w:date="2018-06-22T16:32:00Z"/>
                  </w:rPr>
                </w:rPrChange>
              </w:rPr>
            </w:pPr>
            <w:ins w:id="8949" w:author="jie sun" w:date="2018-04-18T21:18:00Z">
              <w:del w:id="8950" w:author="JIE  SUN" w:date="2018-06-22T16:32:00Z">
                <w:r w:rsidRPr="00790EB9" w:rsidDel="00520787">
                  <w:rPr>
                    <w:color w:val="000000" w:themeColor="text1"/>
                    <w:rPrChange w:id="8951" w:author="JIE  SUN" w:date="2018-06-22T18:39:00Z">
                      <w:rPr/>
                    </w:rPrChange>
                  </w:rPr>
                  <w:delText>-</w:delText>
                </w:r>
              </w:del>
            </w:ins>
            <w:ins w:id="8952" w:author="jie sun" w:date="2018-04-18T21:21:00Z">
              <w:del w:id="8953" w:author="JIE  SUN" w:date="2018-06-22T16:32:00Z">
                <w:r w:rsidRPr="00790EB9" w:rsidDel="00520787">
                  <w:rPr>
                    <w:color w:val="000000" w:themeColor="text1"/>
                    <w:rPrChange w:id="8954" w:author="JIE  SUN" w:date="2018-06-22T18:39:00Z">
                      <w:rPr/>
                    </w:rPrChange>
                  </w:rPr>
                  <w:delText>5</w:delText>
                </w:r>
              </w:del>
            </w:ins>
            <w:ins w:id="8955" w:author="jie sun" w:date="2018-04-18T21:18:00Z">
              <w:del w:id="8956" w:author="JIE  SUN" w:date="2018-06-22T16:32:00Z">
                <w:r w:rsidRPr="00790EB9" w:rsidDel="00520787">
                  <w:rPr>
                    <w:color w:val="000000" w:themeColor="text1"/>
                    <w:rPrChange w:id="8957" w:author="JIE  SUN" w:date="2018-06-22T18:39:00Z">
                      <w:rPr/>
                    </w:rPrChange>
                  </w:rPr>
                  <w:delText>0</w:delText>
                </w:r>
                <w:r w:rsidRPr="00790EB9" w:rsidDel="00520787">
                  <w:rPr>
                    <w:rFonts w:hint="eastAsia"/>
                    <w:color w:val="000000" w:themeColor="text1"/>
                    <w:rPrChange w:id="8958" w:author="JIE  SUN" w:date="2018-06-22T18:39:00Z">
                      <w:rPr>
                        <w:rFonts w:hint="eastAsia"/>
                      </w:rPr>
                    </w:rPrChange>
                  </w:rPr>
                  <w:delText>°</w:delText>
                </w:r>
                <w:r w:rsidRPr="00790EB9" w:rsidDel="00520787">
                  <w:rPr>
                    <w:color w:val="000000" w:themeColor="text1"/>
                    <w:rPrChange w:id="8959" w:author="JIE  SUN" w:date="2018-06-22T18:39:00Z">
                      <w:rPr/>
                    </w:rPrChange>
                  </w:rPr>
                  <w:delText>to</w:delText>
                </w:r>
              </w:del>
            </w:ins>
            <w:ins w:id="8960" w:author="jie sun" w:date="2018-04-18T21:21:00Z">
              <w:del w:id="8961" w:author="JIE  SUN" w:date="2018-06-22T16:32:00Z">
                <w:r w:rsidRPr="00790EB9" w:rsidDel="00520787">
                  <w:rPr>
                    <w:color w:val="000000" w:themeColor="text1"/>
                    <w:rPrChange w:id="8962" w:author="JIE  SUN" w:date="2018-06-22T18:39:00Z">
                      <w:rPr/>
                    </w:rPrChange>
                  </w:rPr>
                  <w:delText>5</w:delText>
                </w:r>
              </w:del>
            </w:ins>
            <w:ins w:id="8963" w:author="jie sun" w:date="2018-04-18T21:18:00Z">
              <w:del w:id="8964" w:author="JIE  SUN" w:date="2018-06-22T16:32:00Z">
                <w:r w:rsidRPr="00790EB9" w:rsidDel="00520787">
                  <w:rPr>
                    <w:color w:val="000000" w:themeColor="text1"/>
                    <w:rPrChange w:id="8965" w:author="JIE  SUN" w:date="2018-06-22T18:39:00Z">
                      <w:rPr/>
                    </w:rPrChange>
                  </w:rPr>
                  <w:delText>0</w:delText>
                </w:r>
                <w:r w:rsidRPr="00790EB9" w:rsidDel="00520787">
                  <w:rPr>
                    <w:rFonts w:hint="eastAsia"/>
                    <w:color w:val="000000" w:themeColor="text1"/>
                    <w:rPrChange w:id="8966" w:author="JIE  SUN" w:date="2018-06-22T18:39:00Z">
                      <w:rPr>
                        <w:rFonts w:hint="eastAsia"/>
                      </w:rPr>
                    </w:rPrChange>
                  </w:rPr>
                  <w:delText>°</w:delText>
                </w:r>
              </w:del>
            </w:ins>
          </w:p>
        </w:tc>
      </w:tr>
      <w:tr w:rsidR="0099567A" w:rsidRPr="00790EB9" w:rsidDel="00520787" w14:paraId="17828506" w14:textId="77777777" w:rsidTr="009306FF">
        <w:tblPrEx>
          <w:jc w:val="left"/>
        </w:tblPrEx>
        <w:trPr>
          <w:ins w:id="8967" w:author="jie sun" w:date="2018-04-18T21:18:00Z"/>
          <w:del w:id="8968" w:author="JIE  SUN" w:date="2018-06-22T16:32:00Z"/>
        </w:trPr>
        <w:tc>
          <w:tcPr>
            <w:tcW w:w="2405" w:type="dxa"/>
          </w:tcPr>
          <w:p w14:paraId="164E815F" w14:textId="77777777" w:rsidR="0099567A" w:rsidRPr="00790EB9" w:rsidDel="00520787" w:rsidRDefault="0099567A" w:rsidP="0099567A">
            <w:pPr>
              <w:rPr>
                <w:ins w:id="8969" w:author="jie sun" w:date="2018-04-18T21:18:00Z"/>
                <w:del w:id="8970" w:author="JIE  SUN" w:date="2018-06-22T16:32:00Z"/>
                <w:color w:val="000000" w:themeColor="text1"/>
                <w:rPrChange w:id="8971" w:author="JIE  SUN" w:date="2018-06-22T18:39:00Z">
                  <w:rPr>
                    <w:ins w:id="8972" w:author="jie sun" w:date="2018-04-18T21:18:00Z"/>
                    <w:del w:id="8973" w:author="JIE  SUN" w:date="2018-06-22T16:32:00Z"/>
                  </w:rPr>
                </w:rPrChange>
              </w:rPr>
            </w:pPr>
            <w:ins w:id="8974" w:author="jie sun" w:date="2018-04-18T21:18:00Z">
              <w:del w:id="8975" w:author="JIE  SUN" w:date="2018-06-22T16:32:00Z">
                <w:r w:rsidRPr="00790EB9" w:rsidDel="00520787">
                  <w:rPr>
                    <w:color w:val="000000" w:themeColor="text1"/>
                    <w:rPrChange w:id="8976" w:author="JIE  SUN" w:date="2018-06-22T18:39:00Z">
                      <w:rPr/>
                    </w:rPrChange>
                  </w:rPr>
                  <w:delText>Angle – Z-axis</w:delText>
                </w:r>
              </w:del>
            </w:ins>
          </w:p>
        </w:tc>
        <w:tc>
          <w:tcPr>
            <w:tcW w:w="3969" w:type="dxa"/>
          </w:tcPr>
          <w:p w14:paraId="5CC5E4D0" w14:textId="77777777" w:rsidR="0099567A" w:rsidRPr="00790EB9" w:rsidDel="00520787" w:rsidRDefault="0099567A" w:rsidP="0099567A">
            <w:pPr>
              <w:rPr>
                <w:ins w:id="8977" w:author="jie sun" w:date="2018-04-18T21:18:00Z"/>
                <w:del w:id="8978" w:author="JIE  SUN" w:date="2018-06-22T16:32:00Z"/>
                <w:color w:val="000000" w:themeColor="text1"/>
                <w:rPrChange w:id="8979" w:author="JIE  SUN" w:date="2018-06-22T18:39:00Z">
                  <w:rPr>
                    <w:ins w:id="8980" w:author="jie sun" w:date="2018-04-18T21:18:00Z"/>
                    <w:del w:id="8981" w:author="JIE  SUN" w:date="2018-06-22T16:32:00Z"/>
                  </w:rPr>
                </w:rPrChange>
              </w:rPr>
            </w:pPr>
            <w:ins w:id="8982" w:author="jie sun" w:date="2018-04-18T21:20:00Z">
              <w:del w:id="8983" w:author="JIE  SUN" w:date="2018-06-22T16:32:00Z">
                <w:r w:rsidRPr="00790EB9" w:rsidDel="00520787">
                  <w:rPr>
                    <w:color w:val="000000" w:themeColor="text1"/>
                    <w:rPrChange w:id="8984" w:author="JIE  SUN" w:date="2018-06-22T18:39:00Z">
                      <w:rPr/>
                    </w:rPrChange>
                  </w:rPr>
                  <w:delText>When X-axis increases, Y-axis angle also increase</w:delText>
                </w:r>
              </w:del>
            </w:ins>
            <w:ins w:id="8985" w:author="jie sun" w:date="2018-04-18T21:23:00Z">
              <w:del w:id="8986" w:author="JIE  SUN" w:date="2018-06-22T16:32:00Z">
                <w:r w:rsidR="00B90811" w:rsidRPr="00790EB9" w:rsidDel="00520787">
                  <w:rPr>
                    <w:color w:val="000000" w:themeColor="text1"/>
                    <w:rPrChange w:id="8987" w:author="JIE  SUN" w:date="2018-06-22T18:39:00Z">
                      <w:rPr/>
                    </w:rPrChange>
                  </w:rPr>
                  <w:delText>.</w:delText>
                </w:r>
              </w:del>
            </w:ins>
            <w:ins w:id="8988" w:author="jie sun" w:date="2018-04-18T21:20:00Z">
              <w:del w:id="8989" w:author="JIE  SUN" w:date="2018-06-22T16:32:00Z">
                <w:r w:rsidRPr="00790EB9" w:rsidDel="00520787">
                  <w:rPr>
                    <w:color w:val="000000" w:themeColor="text1"/>
                    <w:rPrChange w:id="8990" w:author="JIE  SUN" w:date="2018-06-22T18:39:00Z">
                      <w:rPr/>
                    </w:rPrChange>
                  </w:rPr>
                  <w:delText xml:space="preserve"> Z-axis almost increase too.</w:delText>
                </w:r>
              </w:del>
            </w:ins>
          </w:p>
        </w:tc>
        <w:tc>
          <w:tcPr>
            <w:tcW w:w="1418" w:type="dxa"/>
          </w:tcPr>
          <w:p w14:paraId="2EE7EE75" w14:textId="77777777" w:rsidR="0099567A" w:rsidRPr="00790EB9" w:rsidDel="00520787" w:rsidRDefault="0099567A" w:rsidP="0099567A">
            <w:pPr>
              <w:rPr>
                <w:ins w:id="8991" w:author="jie sun" w:date="2018-04-18T21:21:00Z"/>
                <w:del w:id="8992" w:author="JIE  SUN" w:date="2018-06-22T16:32:00Z"/>
                <w:color w:val="000000" w:themeColor="text1"/>
                <w:rPrChange w:id="8993" w:author="JIE  SUN" w:date="2018-06-22T18:39:00Z">
                  <w:rPr>
                    <w:ins w:id="8994" w:author="jie sun" w:date="2018-04-18T21:21:00Z"/>
                    <w:del w:id="8995" w:author="JIE  SUN" w:date="2018-06-22T16:32:00Z"/>
                  </w:rPr>
                </w:rPrChange>
              </w:rPr>
            </w:pPr>
            <w:ins w:id="8996" w:author="jie sun" w:date="2018-04-18T21:21:00Z">
              <w:del w:id="8997" w:author="JIE  SUN" w:date="2018-06-22T16:32:00Z">
                <w:r w:rsidRPr="00790EB9" w:rsidDel="00520787">
                  <w:rPr>
                    <w:color w:val="000000" w:themeColor="text1"/>
                    <w:rPrChange w:id="8998" w:author="JIE  SUN" w:date="2018-06-22T18:39:00Z">
                      <w:rPr/>
                    </w:rPrChange>
                  </w:rPr>
                  <w:delText>-80</w:delText>
                </w:r>
                <w:r w:rsidRPr="00790EB9" w:rsidDel="00520787">
                  <w:rPr>
                    <w:rFonts w:hint="eastAsia"/>
                    <w:color w:val="000000" w:themeColor="text1"/>
                    <w:rPrChange w:id="8999" w:author="JIE  SUN" w:date="2018-06-22T18:39:00Z">
                      <w:rPr>
                        <w:rFonts w:hint="eastAsia"/>
                      </w:rPr>
                    </w:rPrChange>
                  </w:rPr>
                  <w:delText>°</w:delText>
                </w:r>
                <w:r w:rsidRPr="00790EB9" w:rsidDel="00520787">
                  <w:rPr>
                    <w:color w:val="000000" w:themeColor="text1"/>
                    <w:rPrChange w:id="9000" w:author="JIE  SUN" w:date="2018-06-22T18:39:00Z">
                      <w:rPr/>
                    </w:rPrChange>
                  </w:rPr>
                  <w:delText>--40</w:delText>
                </w:r>
                <w:r w:rsidRPr="00790EB9" w:rsidDel="00520787">
                  <w:rPr>
                    <w:rFonts w:hint="eastAsia"/>
                    <w:color w:val="000000" w:themeColor="text1"/>
                    <w:rPrChange w:id="9001" w:author="JIE  SUN" w:date="2018-06-22T18:39:00Z">
                      <w:rPr>
                        <w:rFonts w:hint="eastAsia"/>
                      </w:rPr>
                    </w:rPrChange>
                  </w:rPr>
                  <w:delText>°</w:delText>
                </w:r>
              </w:del>
            </w:ins>
          </w:p>
          <w:p w14:paraId="12B3D1C1" w14:textId="77777777" w:rsidR="0099567A" w:rsidRPr="00790EB9" w:rsidDel="00520787" w:rsidRDefault="0099567A" w:rsidP="0099567A">
            <w:pPr>
              <w:rPr>
                <w:ins w:id="9002" w:author="jie sun" w:date="2018-04-18T21:18:00Z"/>
                <w:del w:id="9003" w:author="JIE  SUN" w:date="2018-06-22T16:32:00Z"/>
                <w:color w:val="000000" w:themeColor="text1"/>
                <w:rPrChange w:id="9004" w:author="JIE  SUN" w:date="2018-06-22T18:39:00Z">
                  <w:rPr>
                    <w:ins w:id="9005" w:author="jie sun" w:date="2018-04-18T21:18:00Z"/>
                    <w:del w:id="9006" w:author="JIE  SUN" w:date="2018-06-22T16:32:00Z"/>
                  </w:rPr>
                </w:rPrChange>
              </w:rPr>
            </w:pPr>
            <w:ins w:id="9007" w:author="jie sun" w:date="2018-04-18T21:21:00Z">
              <w:del w:id="9008" w:author="JIE  SUN" w:date="2018-06-22T16:32:00Z">
                <w:r w:rsidRPr="00790EB9" w:rsidDel="00520787">
                  <w:rPr>
                    <w:color w:val="000000" w:themeColor="text1"/>
                    <w:rPrChange w:id="9009" w:author="JIE  SUN" w:date="2018-06-22T18:39:00Z">
                      <w:rPr/>
                    </w:rPrChange>
                  </w:rPr>
                  <w:delText>40</w:delText>
                </w:r>
                <w:r w:rsidRPr="00790EB9" w:rsidDel="00520787">
                  <w:rPr>
                    <w:rFonts w:hint="eastAsia"/>
                    <w:color w:val="000000" w:themeColor="text1"/>
                    <w:rPrChange w:id="9010" w:author="JIE  SUN" w:date="2018-06-22T18:39:00Z">
                      <w:rPr>
                        <w:rFonts w:hint="eastAsia"/>
                      </w:rPr>
                    </w:rPrChange>
                  </w:rPr>
                  <w:delText>°</w:delText>
                </w:r>
                <w:r w:rsidRPr="00790EB9" w:rsidDel="00520787">
                  <w:rPr>
                    <w:color w:val="000000" w:themeColor="text1"/>
                    <w:rPrChange w:id="9011" w:author="JIE  SUN" w:date="2018-06-22T18:39:00Z">
                      <w:rPr/>
                    </w:rPrChange>
                  </w:rPr>
                  <w:delText>-80</w:delText>
                </w:r>
                <w:r w:rsidRPr="00790EB9" w:rsidDel="00520787">
                  <w:rPr>
                    <w:rFonts w:hint="eastAsia"/>
                    <w:color w:val="000000" w:themeColor="text1"/>
                    <w:rPrChange w:id="9012" w:author="JIE  SUN" w:date="2018-06-22T18:39:00Z">
                      <w:rPr>
                        <w:rFonts w:hint="eastAsia"/>
                      </w:rPr>
                    </w:rPrChange>
                  </w:rPr>
                  <w:delText>°</w:delText>
                </w:r>
              </w:del>
            </w:ins>
          </w:p>
        </w:tc>
      </w:tr>
    </w:tbl>
    <w:p w14:paraId="0535FB98" w14:textId="77777777" w:rsidR="0087014B" w:rsidDel="00937E4F" w:rsidRDefault="0087014B">
      <w:pPr>
        <w:rPr>
          <w:del w:id="9013" w:author="像个男人一样" w:date="2018-03-22T11:48:00Z"/>
          <w:lang w:val="en-US"/>
        </w:rPr>
      </w:pPr>
    </w:p>
    <w:p w14:paraId="0301A37B" w14:textId="77777777" w:rsidR="00937E4F" w:rsidRDefault="00937E4F">
      <w:pPr>
        <w:pStyle w:val="Caption"/>
        <w:rPr>
          <w:ins w:id="9014" w:author="jie sun" w:date="2018-04-11T20:59:00Z"/>
          <w:iCs w:val="0"/>
          <w:color w:val="auto"/>
          <w:sz w:val="24"/>
          <w:szCs w:val="22"/>
          <w:lang w:val="en-US"/>
        </w:rPr>
      </w:pPr>
    </w:p>
    <w:p w14:paraId="70E94E11" w14:textId="7B7F2287" w:rsidR="00937E4F" w:rsidRDefault="00A41C79">
      <w:pPr>
        <w:pStyle w:val="Heading3"/>
        <w:pPrChange w:id="9015" w:author="JIE  SUN" w:date="2018-06-21T22:23:00Z">
          <w:pPr/>
        </w:pPrChange>
      </w:pPr>
      <w:bookmarkStart w:id="9016" w:name="_Toc517904113"/>
      <w:ins w:id="9017" w:author="JIE  SUN" w:date="2018-06-21T22:24:00Z">
        <w:r>
          <w:t xml:space="preserve">Validating the </w:t>
        </w:r>
      </w:ins>
      <w:ins w:id="9018" w:author="JIE  SUN" w:date="2018-06-22T21:01:00Z">
        <w:r w:rsidR="00751489">
          <w:t>Collection Data</w:t>
        </w:r>
      </w:ins>
      <w:bookmarkEnd w:id="9016"/>
    </w:p>
    <w:p w14:paraId="7BC500DA" w14:textId="77777777" w:rsidR="00971A14" w:rsidRPr="00971A14" w:rsidRDefault="00971A14" w:rsidP="00971A14">
      <w:pPr>
        <w:rPr>
          <w:ins w:id="9019" w:author="jie sun" w:date="2018-04-11T20:59:00Z"/>
          <w:rPrChange w:id="9020" w:author="JIE  SUN" w:date="2018-06-21T22:23:00Z">
            <w:rPr>
              <w:ins w:id="9021" w:author="jie sun" w:date="2018-04-11T20:59:00Z"/>
              <w:lang w:val="en-US"/>
            </w:rPr>
          </w:rPrChange>
        </w:rPr>
      </w:pPr>
    </w:p>
    <w:p w14:paraId="4164DEB6" w14:textId="77777777" w:rsidR="00A41C79" w:rsidRDefault="00A41C79">
      <w:pPr>
        <w:rPr>
          <w:ins w:id="9022" w:author="JIE  SUN" w:date="2018-06-22T17:27:00Z"/>
        </w:rPr>
      </w:pPr>
      <w:ins w:id="9023" w:author="JIE  SUN" w:date="2018-06-21T22:24:00Z">
        <w:r>
          <w:t xml:space="preserve">After </w:t>
        </w:r>
      </w:ins>
      <w:ins w:id="9024" w:author="JIE  SUN" w:date="2018-06-22T17:25:00Z">
        <w:r w:rsidR="001010E9">
          <w:t xml:space="preserve">judging the data </w:t>
        </w:r>
      </w:ins>
      <w:ins w:id="9025" w:author="JIE  SUN" w:date="2018-06-22T21:02:00Z">
        <w:r w:rsidR="00CC5BD9">
          <w:t>validity</w:t>
        </w:r>
      </w:ins>
      <w:ins w:id="9026" w:author="JIE  SUN" w:date="2018-06-22T17:26:00Z">
        <w:r w:rsidR="001010E9">
          <w:t xml:space="preserve"> through the threshold values</w:t>
        </w:r>
      </w:ins>
      <w:ins w:id="9027" w:author="JIE  SUN" w:date="2018-06-21T22:24:00Z">
        <w:r>
          <w:t xml:space="preserve">, </w:t>
        </w:r>
      </w:ins>
      <w:ins w:id="9028" w:author="JIE  SUN" w:date="2018-06-21T22:25:00Z">
        <w:r>
          <w:t xml:space="preserve">there is </w:t>
        </w:r>
      </w:ins>
      <w:ins w:id="9029" w:author="JIE  SUN" w:date="2018-06-22T17:26:00Z">
        <w:r w:rsidR="001010E9">
          <w:t>other two</w:t>
        </w:r>
      </w:ins>
      <w:ins w:id="9030" w:author="JIE  SUN" w:date="2018-06-21T22:25:00Z">
        <w:r>
          <w:t xml:space="preserve"> algorithm</w:t>
        </w:r>
      </w:ins>
      <w:ins w:id="9031" w:author="JIE  SUN" w:date="2018-06-22T17:26:00Z">
        <w:r w:rsidR="001010E9">
          <w:t>s</w:t>
        </w:r>
      </w:ins>
      <w:ins w:id="9032" w:author="JIE  SUN" w:date="2018-06-21T22:25:00Z">
        <w:r>
          <w:t xml:space="preserve"> to validate </w:t>
        </w:r>
      </w:ins>
      <w:ins w:id="9033" w:author="JIE  SUN" w:date="2018-06-21T22:23:00Z">
        <w:r>
          <w:t xml:space="preserve">whether </w:t>
        </w:r>
      </w:ins>
      <w:ins w:id="9034" w:author="JIE  SUN" w:date="2018-06-21T22:26:00Z">
        <w:r>
          <w:t xml:space="preserve">it </w:t>
        </w:r>
      </w:ins>
      <w:ins w:id="9035" w:author="JIE  SUN" w:date="2018-06-21T22:23:00Z">
        <w:r>
          <w:t>is a</w:t>
        </w:r>
      </w:ins>
      <w:ins w:id="9036" w:author="JIE  SUN" w:date="2018-06-22T17:31:00Z">
        <w:r w:rsidR="001010E9">
          <w:t xml:space="preserve"> valid</w:t>
        </w:r>
      </w:ins>
      <w:ins w:id="9037" w:author="JIE  SUN" w:date="2018-06-21T22:23:00Z">
        <w:r>
          <w:t xml:space="preserve"> gesture or not. </w:t>
        </w:r>
      </w:ins>
    </w:p>
    <w:p w14:paraId="55C0B253" w14:textId="77777777" w:rsidR="001010E9" w:rsidRDefault="001010E9">
      <w:pPr>
        <w:rPr>
          <w:ins w:id="9038" w:author="JIE  SUN" w:date="2018-06-22T17:35:00Z"/>
        </w:rPr>
      </w:pPr>
      <w:ins w:id="9039" w:author="JIE  SUN" w:date="2018-06-22T17:27:00Z">
        <w:r>
          <w:t xml:space="preserve">First: </w:t>
        </w:r>
      </w:ins>
      <w:ins w:id="9040" w:author="JIE  SUN" w:date="2018-06-22T17:32:00Z">
        <w:r>
          <w:t xml:space="preserve"> a valid gesture happened should be there are more than</w:t>
        </w:r>
      </w:ins>
      <w:ins w:id="9041" w:author="JIE  SUN" w:date="2018-06-22T17:33:00Z">
        <w:r>
          <w:t xml:space="preserve"> </w:t>
        </w:r>
        <w:r w:rsidR="00396BC8">
          <w:t>4</w:t>
        </w:r>
      </w:ins>
      <w:ins w:id="9042" w:author="JIE  SUN" w:date="2018-06-22T17:32:00Z">
        <w:r>
          <w:t xml:space="preserve"> continuous valid data</w:t>
        </w:r>
      </w:ins>
      <w:ins w:id="9043" w:author="JIE  SUN" w:date="2018-06-22T17:33:00Z">
        <w:r w:rsidR="00396BC8">
          <w:t xml:space="preserve"> of the inclination angle meet the standards; in this way, it can avoid some individual abnormal data </w:t>
        </w:r>
      </w:ins>
      <w:ins w:id="9044" w:author="JIE  SUN" w:date="2018-06-22T17:35:00Z">
        <w:r w:rsidR="00396BC8">
          <w:t>affecting</w:t>
        </w:r>
      </w:ins>
      <w:ins w:id="9045" w:author="JIE  SUN" w:date="2018-06-22T17:33:00Z">
        <w:r w:rsidR="00396BC8">
          <w:t xml:space="preserve"> </w:t>
        </w:r>
      </w:ins>
      <w:ins w:id="9046" w:author="JIE  SUN" w:date="2018-06-22T17:35:00Z">
        <w:r w:rsidR="00396BC8">
          <w:t xml:space="preserve">the result. </w:t>
        </w:r>
      </w:ins>
    </w:p>
    <w:p w14:paraId="5C85FB8F" w14:textId="77777777" w:rsidR="00396BC8" w:rsidRDefault="00396BC8">
      <w:pPr>
        <w:rPr>
          <w:ins w:id="9047" w:author="JIE  SUN" w:date="2018-06-21T22:26:00Z"/>
        </w:rPr>
      </w:pPr>
      <w:ins w:id="9048" w:author="JIE  SUN" w:date="2018-06-22T17:35:00Z">
        <w:r>
          <w:t xml:space="preserve">Second: </w:t>
        </w:r>
      </w:ins>
      <w:ins w:id="9049" w:author="JIE  SUN" w:date="2018-06-22T17:40:00Z">
        <w:r w:rsidR="00A60668">
          <w:t xml:space="preserve"> In</w:t>
        </w:r>
        <w:r w:rsidR="00C006AA">
          <w:t xml:space="preserve"> </w:t>
        </w:r>
        <w:r w:rsidR="00C006AA">
          <w:rPr>
            <w:rFonts w:hint="eastAsia"/>
          </w:rPr>
          <w:t>one</w:t>
        </w:r>
        <w:r w:rsidR="00C006AA">
          <w:t xml:space="preserve"> </w:t>
        </w:r>
        <w:r w:rsidR="00C006AA">
          <w:rPr>
            <w:rFonts w:hint="eastAsia"/>
          </w:rPr>
          <w:t xml:space="preserve">time can only one gesture happen and </w:t>
        </w:r>
      </w:ins>
      <w:ins w:id="9050" w:author="JIE  SUN" w:date="2018-06-22T17:41:00Z">
        <w:r w:rsidR="00163D68">
          <w:t>there must be a module change</w:t>
        </w:r>
      </w:ins>
      <w:ins w:id="9051" w:author="JIE  SUN" w:date="2018-06-22T17:43:00Z">
        <w:r w:rsidR="00DD09CC">
          <w:t>,</w:t>
        </w:r>
      </w:ins>
      <w:ins w:id="9052" w:author="JIE  SUN" w:date="2018-06-22T17:46:00Z">
        <w:r w:rsidR="00163D68">
          <w:t xml:space="preserve"> </w:t>
        </w:r>
      </w:ins>
      <w:ins w:id="9053" w:author="JIE  SUN" w:date="2018-06-22T17:43:00Z">
        <w:r w:rsidR="00DD09CC">
          <w:t xml:space="preserve">which means the data </w:t>
        </w:r>
      </w:ins>
      <w:ins w:id="9054" w:author="JIE  SUN" w:date="2018-06-22T17:47:00Z">
        <w:r w:rsidR="00163D68">
          <w:t xml:space="preserve">of Inclination angle must change from invalid range to an invalid range to </w:t>
        </w:r>
      </w:ins>
      <w:ins w:id="9055" w:author="JIE  SUN" w:date="2018-06-22T17:48:00Z">
        <w:r w:rsidR="00163D68">
          <w:t>prove</w:t>
        </w:r>
      </w:ins>
      <w:ins w:id="9056" w:author="JIE  SUN" w:date="2018-06-22T17:47:00Z">
        <w:r w:rsidR="00163D68">
          <w:t xml:space="preserve"> </w:t>
        </w:r>
      </w:ins>
      <w:ins w:id="9057" w:author="JIE  SUN" w:date="2018-06-22T17:48:00Z">
        <w:r w:rsidR="00163D68">
          <w:t>this is a movement, not just a static condition.</w:t>
        </w:r>
      </w:ins>
    </w:p>
    <w:p w14:paraId="1B107BE3" w14:textId="77777777" w:rsidR="00163D68" w:rsidRDefault="00163D68" w:rsidP="00EF405F">
      <w:pPr>
        <w:autoSpaceDE w:val="0"/>
        <w:autoSpaceDN w:val="0"/>
        <w:adjustRightInd w:val="0"/>
        <w:spacing w:after="0"/>
        <w:rPr>
          <w:ins w:id="9058" w:author="JIE  SUN" w:date="2018-06-22T17:48:00Z"/>
        </w:rPr>
      </w:pPr>
      <w:ins w:id="9059" w:author="JIE  SUN" w:date="2018-06-22T17:48:00Z">
        <w:r>
          <w:t>There is a piece of code</w:t>
        </w:r>
      </w:ins>
      <w:ins w:id="9060" w:author="JIE  SUN" w:date="2018-06-22T18:14:00Z">
        <w:r w:rsidR="00325963">
          <w:t xml:space="preserve"> below</w:t>
        </w:r>
      </w:ins>
      <w:ins w:id="9061" w:author="JIE  SUN" w:date="2018-06-22T17:48:00Z">
        <w:r>
          <w:t xml:space="preserve"> realizing the function, </w:t>
        </w:r>
      </w:ins>
      <w:ins w:id="9062" w:author="JIE  SUN" w:date="2018-06-22T17:49:00Z">
        <w:r>
          <w:t xml:space="preserve">for example. </w:t>
        </w:r>
        <w:r>
          <w:rPr>
            <w:rFonts w:ascii="NSimSun" w:eastAsia="NSimSun" w:hAnsi="Times New Roman" w:cs="NSimSun"/>
            <w:color w:val="000000"/>
            <w:sz w:val="19"/>
            <w:szCs w:val="19"/>
          </w:rPr>
          <w:t xml:space="preserve">aflag.last_times[0] </w:t>
        </w:r>
        <w:r w:rsidRPr="00163D68">
          <w:rPr>
            <w:rPrChange w:id="9063" w:author="JIE  SUN" w:date="2018-06-22T17:50:00Z">
              <w:rPr>
                <w:rFonts w:ascii="NSimSun" w:eastAsia="NSimSun" w:hAnsi="Times New Roman" w:cs="NSimSun"/>
                <w:color w:val="000000"/>
                <w:sz w:val="19"/>
                <w:szCs w:val="19"/>
              </w:rPr>
            </w:rPrChange>
          </w:rPr>
          <w:t>Gesture</w:t>
        </w:r>
      </w:ins>
      <w:ins w:id="9064" w:author="JIE  SUN" w:date="2018-06-22T17:50:00Z">
        <w:r>
          <w:t xml:space="preserve"> 1</w:t>
        </w:r>
      </w:ins>
      <w:ins w:id="9065" w:author="JIE  SUN" w:date="2018-06-22T17:49:00Z">
        <w:r w:rsidRPr="00163D68">
          <w:rPr>
            <w:rPrChange w:id="9066" w:author="JIE  SUN" w:date="2018-06-22T17:50:00Z">
              <w:rPr>
                <w:rFonts w:ascii="NSimSun" w:eastAsia="NSimSun" w:hAnsi="Times New Roman" w:cs="NSimSun"/>
                <w:color w:val="000000"/>
                <w:sz w:val="19"/>
                <w:szCs w:val="19"/>
              </w:rPr>
            </w:rPrChange>
          </w:rPr>
          <w:t xml:space="preserve"> flag variable</w:t>
        </w:r>
      </w:ins>
      <w:ins w:id="9067" w:author="JIE  SUN" w:date="2018-06-22T17:51:00Z">
        <w:r>
          <w:t xml:space="preserve"> and </w:t>
        </w:r>
        <w:r>
          <w:rPr>
            <w:rFonts w:ascii="NSimSun" w:eastAsia="NSimSun" w:hAnsi="Times New Roman" w:cs="NSimSun"/>
            <w:color w:val="000000"/>
            <w:sz w:val="19"/>
            <w:szCs w:val="19"/>
          </w:rPr>
          <w:t>aflag.last_times[1]</w:t>
        </w:r>
        <w:r>
          <w:t xml:space="preserve"> is </w:t>
        </w:r>
        <w:r w:rsidRPr="00B056CD">
          <w:t>Gesture</w:t>
        </w:r>
        <w:r>
          <w:t xml:space="preserve"> 2</w:t>
        </w:r>
        <w:r w:rsidRPr="00B056CD">
          <w:t xml:space="preserve"> flag variable</w:t>
        </w:r>
        <w:r>
          <w:rPr>
            <w:rFonts w:hint="eastAsia"/>
          </w:rPr>
          <w:t xml:space="preserve"> </w:t>
        </w:r>
        <w:r>
          <w:t xml:space="preserve">,when there is a specific gesture happened it will become 1 from 0, and </w:t>
        </w:r>
      </w:ins>
      <w:ins w:id="9068" w:author="JIE  SUN" w:date="2018-06-22T17:52:00Z">
        <w:r>
          <w:rPr>
            <w:rFonts w:ascii="NSimSun" w:eastAsia="NSimSun" w:hAnsi="Times New Roman" w:cs="NSimSun"/>
            <w:color w:val="000000"/>
            <w:sz w:val="19"/>
            <w:szCs w:val="19"/>
          </w:rPr>
          <w:t xml:space="preserve">aflag.previous_time </w:t>
        </w:r>
        <w:r w:rsidRPr="00EF405F">
          <w:rPr>
            <w:rPrChange w:id="9069" w:author="JIE  SUN" w:date="2018-06-22T18:12:00Z">
              <w:rPr>
                <w:rFonts w:ascii="NSimSun" w:eastAsia="NSimSun" w:hAnsi="Times New Roman" w:cs="NSimSun"/>
                <w:color w:val="000000"/>
                <w:sz w:val="19"/>
                <w:szCs w:val="19"/>
              </w:rPr>
            </w:rPrChange>
          </w:rPr>
          <w:t xml:space="preserve">means how many times the </w:t>
        </w:r>
      </w:ins>
      <w:ins w:id="9070" w:author="JIE  SUN" w:date="2018-06-22T17:53:00Z">
        <w:r w:rsidRPr="00EF405F">
          <w:rPr>
            <w:rPrChange w:id="9071" w:author="JIE  SUN" w:date="2018-06-22T18:12:00Z">
              <w:rPr>
                <w:rFonts w:ascii="NSimSun" w:eastAsia="NSimSun" w:hAnsi="Times New Roman" w:cs="NSimSun"/>
                <w:color w:val="000000"/>
                <w:sz w:val="19"/>
                <w:szCs w:val="19"/>
              </w:rPr>
            </w:rPrChange>
          </w:rPr>
          <w:t>data continually meet the condition</w:t>
        </w:r>
      </w:ins>
      <w:ins w:id="9072" w:author="JIE  SUN" w:date="2018-06-22T17:52:00Z">
        <w:r w:rsidRPr="00EF405F">
          <w:rPr>
            <w:rPrChange w:id="9073" w:author="JIE  SUN" w:date="2018-06-22T18:12:00Z">
              <w:rPr>
                <w:rFonts w:ascii="NSimSun" w:eastAsia="NSimSun" w:hAnsi="Times New Roman" w:cs="NSimSun"/>
                <w:color w:val="000000"/>
                <w:sz w:val="19"/>
                <w:szCs w:val="19"/>
              </w:rPr>
            </w:rPrChange>
          </w:rPr>
          <w:t xml:space="preserve">, and  </w:t>
        </w:r>
      </w:ins>
      <w:ins w:id="9074" w:author="JIE  SUN" w:date="2018-06-22T18:12:00Z">
        <w:r w:rsidR="00EF405F">
          <w:rPr>
            <w:rFonts w:ascii="NSimSun" w:eastAsia="NSimSun" w:hAnsi="Times New Roman" w:cs="NSimSun"/>
            <w:color w:val="000000"/>
            <w:sz w:val="19"/>
            <w:szCs w:val="19"/>
          </w:rPr>
          <w:t xml:space="preserve">act </w:t>
        </w:r>
      </w:ins>
      <w:ins w:id="9075" w:author="JIE  SUN" w:date="2018-06-22T17:52:00Z">
        <w:r w:rsidRPr="00EF405F">
          <w:rPr>
            <w:rPrChange w:id="9076" w:author="JIE  SUN" w:date="2018-06-22T18:12:00Z">
              <w:rPr>
                <w:rFonts w:ascii="NSimSun" w:eastAsia="NSimSun" w:hAnsi="Times New Roman" w:cs="NSimSun"/>
                <w:color w:val="000000"/>
                <w:sz w:val="19"/>
                <w:szCs w:val="19"/>
              </w:rPr>
            </w:rPrChange>
          </w:rPr>
          <w:t xml:space="preserve">is a </w:t>
        </w:r>
      </w:ins>
      <w:ins w:id="9077" w:author="JIE  SUN" w:date="2018-06-22T18:12:00Z">
        <w:r w:rsidR="00EF405F">
          <w:t xml:space="preserve">flag for marking a gesture happens or not, if </w:t>
        </w:r>
      </w:ins>
      <w:ins w:id="9078" w:author="JIE  SUN" w:date="2018-06-22T18:13:00Z">
        <w:r w:rsidR="00EF405F">
          <w:rPr>
            <w:rFonts w:ascii="NSimSun" w:eastAsia="NSimSun" w:hAnsi="Times New Roman" w:cs="NSimSun"/>
            <w:color w:val="000000"/>
            <w:sz w:val="19"/>
            <w:szCs w:val="19"/>
          </w:rPr>
          <w:t>act</w:t>
        </w:r>
      </w:ins>
    </w:p>
    <w:p w14:paraId="626D6C42" w14:textId="77777777" w:rsidR="00EF405F" w:rsidRDefault="00EF405F" w:rsidP="00396BC8">
      <w:pPr>
        <w:autoSpaceDE w:val="0"/>
        <w:autoSpaceDN w:val="0"/>
        <w:adjustRightInd w:val="0"/>
        <w:spacing w:after="0"/>
        <w:rPr>
          <w:ins w:id="9079" w:author="JIE  SUN" w:date="2018-06-22T18:14:00Z"/>
          <w:rFonts w:ascii="NSimSun" w:eastAsia="NSimSun" w:hAnsi="Times New Roman" w:cs="NSimSun"/>
          <w:color w:val="000000"/>
          <w:sz w:val="19"/>
          <w:szCs w:val="19"/>
        </w:rPr>
      </w:pPr>
      <w:ins w:id="9080" w:author="JIE  SUN" w:date="2018-06-22T18:13:00Z">
        <w:r>
          <w:rPr>
            <w:rFonts w:ascii="NSimSun" w:eastAsia="NSimSun" w:hAnsi="Times New Roman" w:cs="NSimSun"/>
            <w:color w:val="000000"/>
            <w:sz w:val="19"/>
            <w:szCs w:val="19"/>
          </w:rPr>
          <w:t>== 1</w:t>
        </w:r>
      </w:ins>
      <w:ins w:id="9081" w:author="JIE  SUN" w:date="2018-06-22T17:52:00Z">
        <w:r w:rsidR="00163D68">
          <w:rPr>
            <w:rFonts w:ascii="NSimSun" w:eastAsia="NSimSun" w:hAnsi="Times New Roman" w:cs="NSimSun"/>
            <w:color w:val="000000"/>
            <w:sz w:val="19"/>
            <w:szCs w:val="19"/>
          </w:rPr>
          <w:t xml:space="preserve"> </w:t>
        </w:r>
      </w:ins>
      <w:ins w:id="9082" w:author="JIE  SUN" w:date="2018-06-22T18:13:00Z">
        <w:r w:rsidRPr="00EF405F">
          <w:rPr>
            <w:rPrChange w:id="9083" w:author="JIE  SUN" w:date="2018-06-22T18:13:00Z">
              <w:rPr>
                <w:rFonts w:ascii="NSimSun" w:eastAsia="NSimSun" w:hAnsi="Times New Roman" w:cs="NSimSun"/>
                <w:color w:val="000000"/>
                <w:sz w:val="19"/>
                <w:szCs w:val="19"/>
              </w:rPr>
            </w:rPrChange>
          </w:rPr>
          <w:t xml:space="preserve">means there is a </w:t>
        </w:r>
      </w:ins>
      <w:ins w:id="9084" w:author="JIE  SUN" w:date="2018-06-22T21:03:00Z">
        <w:r w:rsidR="0091419F">
          <w:t xml:space="preserve">correct </w:t>
        </w:r>
      </w:ins>
      <w:ins w:id="9085" w:author="JIE  SUN" w:date="2018-06-22T18:13:00Z">
        <w:r w:rsidRPr="00EF405F">
          <w:rPr>
            <w:rPrChange w:id="9086" w:author="JIE  SUN" w:date="2018-06-22T18:13:00Z">
              <w:rPr>
                <w:rFonts w:ascii="NSimSun" w:eastAsia="NSimSun" w:hAnsi="Times New Roman" w:cs="NSimSun"/>
                <w:color w:val="000000"/>
                <w:sz w:val="19"/>
                <w:szCs w:val="19"/>
              </w:rPr>
            </w:rPrChange>
          </w:rPr>
          <w:t>gesture caught</w:t>
        </w:r>
      </w:ins>
      <w:ins w:id="9087" w:author="JIE  SUN" w:date="2018-06-22T18:15:00Z">
        <w:r w:rsidR="003B5070">
          <w:t>.</w:t>
        </w:r>
      </w:ins>
      <w:ins w:id="9088" w:author="JIE  SUN" w:date="2018-06-22T17:33:00Z">
        <w:r w:rsidR="00396BC8" w:rsidRPr="00EF405F">
          <w:rPr>
            <w:rPrChange w:id="9089" w:author="JIE  SUN" w:date="2018-06-22T18:13:00Z">
              <w:rPr>
                <w:rFonts w:ascii="NSimSun" w:eastAsia="NSimSun" w:hAnsi="Times New Roman" w:cs="NSimSun"/>
                <w:color w:val="000000"/>
                <w:sz w:val="19"/>
                <w:szCs w:val="19"/>
              </w:rPr>
            </w:rPrChange>
          </w:rPr>
          <w:tab/>
        </w:r>
        <w:r w:rsidR="00396BC8" w:rsidRPr="00EF405F">
          <w:rPr>
            <w:rPrChange w:id="9090" w:author="JIE  SUN" w:date="2018-06-22T18:13:00Z">
              <w:rPr>
                <w:rFonts w:ascii="NSimSun" w:eastAsia="NSimSun" w:hAnsi="Times New Roman" w:cs="NSimSun"/>
                <w:color w:val="000000"/>
                <w:sz w:val="19"/>
                <w:szCs w:val="19"/>
              </w:rPr>
            </w:rPrChange>
          </w:rPr>
          <w:tab/>
        </w:r>
        <w:r w:rsidR="00396BC8">
          <w:rPr>
            <w:rFonts w:ascii="NSimSun" w:eastAsia="NSimSun" w:hAnsi="Times New Roman" w:cs="NSimSun"/>
            <w:color w:val="000000"/>
            <w:sz w:val="19"/>
            <w:szCs w:val="19"/>
          </w:rPr>
          <w:tab/>
        </w:r>
      </w:ins>
    </w:p>
    <w:p w14:paraId="1ADF140B" w14:textId="77777777" w:rsidR="00EF405F" w:rsidRDefault="00EF405F" w:rsidP="00396BC8">
      <w:pPr>
        <w:autoSpaceDE w:val="0"/>
        <w:autoSpaceDN w:val="0"/>
        <w:adjustRightInd w:val="0"/>
        <w:spacing w:after="0"/>
        <w:rPr>
          <w:ins w:id="9091" w:author="JIE  SUN" w:date="2018-06-22T18:13:00Z"/>
          <w:rFonts w:ascii="NSimSun" w:eastAsia="NSimSun" w:hAnsi="Times New Roman" w:cs="NSimSun"/>
          <w:color w:val="000000"/>
          <w:sz w:val="19"/>
          <w:szCs w:val="19"/>
        </w:rPr>
      </w:pPr>
    </w:p>
    <w:p w14:paraId="7B10AB55" w14:textId="77777777" w:rsidR="00396BC8" w:rsidRDefault="00396BC8">
      <w:pPr>
        <w:autoSpaceDE w:val="0"/>
        <w:autoSpaceDN w:val="0"/>
        <w:adjustRightInd w:val="0"/>
        <w:spacing w:after="0"/>
        <w:ind w:left="1440" w:firstLine="720"/>
        <w:rPr>
          <w:ins w:id="9092" w:author="JIE  SUN" w:date="2018-06-22T17:33:00Z"/>
          <w:rFonts w:ascii="NSimSun" w:eastAsia="NSimSun" w:hAnsi="Times New Roman" w:cs="NSimSun"/>
          <w:color w:val="000000"/>
          <w:sz w:val="19"/>
          <w:szCs w:val="19"/>
        </w:rPr>
        <w:pPrChange w:id="9093" w:author="JIE  SUN" w:date="2018-06-22T18:14:00Z">
          <w:pPr>
            <w:autoSpaceDE w:val="0"/>
            <w:autoSpaceDN w:val="0"/>
            <w:adjustRightInd w:val="0"/>
            <w:spacing w:after="0"/>
          </w:pPr>
        </w:pPrChange>
      </w:pPr>
      <w:ins w:id="9094" w:author="JIE  SUN" w:date="2018-06-22T17:33: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(aflag.last_times[1] != 0)</w:t>
        </w:r>
      </w:ins>
    </w:p>
    <w:p w14:paraId="4989C4B4" w14:textId="77777777" w:rsidR="00396BC8" w:rsidRDefault="00396BC8" w:rsidP="00396BC8">
      <w:pPr>
        <w:autoSpaceDE w:val="0"/>
        <w:autoSpaceDN w:val="0"/>
        <w:adjustRightInd w:val="0"/>
        <w:spacing w:after="0"/>
        <w:rPr>
          <w:ins w:id="9095" w:author="JIE  SUN" w:date="2018-06-22T17:33:00Z"/>
          <w:rFonts w:ascii="NSimSun" w:eastAsia="NSimSun" w:hAnsi="Times New Roman" w:cs="NSimSun"/>
          <w:color w:val="000000"/>
          <w:sz w:val="19"/>
          <w:szCs w:val="19"/>
        </w:rPr>
      </w:pPr>
      <w:ins w:id="9096"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14:paraId="454C0BBA" w14:textId="77777777" w:rsidR="00396BC8" w:rsidRDefault="00396BC8" w:rsidP="00396BC8">
      <w:pPr>
        <w:autoSpaceDE w:val="0"/>
        <w:autoSpaceDN w:val="0"/>
        <w:adjustRightInd w:val="0"/>
        <w:spacing w:after="0"/>
        <w:rPr>
          <w:ins w:id="9097" w:author="JIE  SUN" w:date="2018-06-22T17:33:00Z"/>
          <w:rFonts w:ascii="NSimSun" w:eastAsia="NSimSun" w:hAnsi="Times New Roman" w:cs="NSimSun"/>
          <w:color w:val="000000"/>
          <w:sz w:val="19"/>
          <w:szCs w:val="19"/>
        </w:rPr>
      </w:pPr>
      <w:ins w:id="9098"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aflag.last_times[0] = 0;</w:t>
        </w:r>
      </w:ins>
    </w:p>
    <w:p w14:paraId="116AAC59" w14:textId="77777777" w:rsidR="00396BC8" w:rsidRDefault="00396BC8" w:rsidP="00396BC8">
      <w:pPr>
        <w:autoSpaceDE w:val="0"/>
        <w:autoSpaceDN w:val="0"/>
        <w:adjustRightInd w:val="0"/>
        <w:spacing w:after="0"/>
        <w:rPr>
          <w:ins w:id="9099" w:author="JIE  SUN" w:date="2018-06-22T17:33:00Z"/>
          <w:rFonts w:ascii="NSimSun" w:eastAsia="NSimSun" w:hAnsi="Times New Roman" w:cs="NSimSun"/>
          <w:color w:val="000000"/>
          <w:sz w:val="19"/>
          <w:szCs w:val="19"/>
        </w:rPr>
      </w:pPr>
      <w:ins w:id="9100"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aflag.last_times[1] = 0;</w:t>
        </w:r>
      </w:ins>
    </w:p>
    <w:p w14:paraId="44629AA3" w14:textId="77777777" w:rsidR="00396BC8" w:rsidRDefault="00396BC8" w:rsidP="00396BC8">
      <w:pPr>
        <w:autoSpaceDE w:val="0"/>
        <w:autoSpaceDN w:val="0"/>
        <w:adjustRightInd w:val="0"/>
        <w:spacing w:after="0"/>
        <w:rPr>
          <w:ins w:id="9101" w:author="JIE  SUN" w:date="2018-06-22T17:33:00Z"/>
          <w:rFonts w:ascii="NSimSun" w:eastAsia="NSimSun" w:hAnsi="Times New Roman" w:cs="NSimSun"/>
          <w:color w:val="000000"/>
          <w:sz w:val="19"/>
          <w:szCs w:val="19"/>
        </w:rPr>
      </w:pPr>
      <w:ins w:id="9102"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aflag.previous_time = 0;</w:t>
        </w:r>
      </w:ins>
    </w:p>
    <w:p w14:paraId="15D343EC" w14:textId="77777777" w:rsidR="00396BC8" w:rsidRDefault="00396BC8" w:rsidP="00396BC8">
      <w:pPr>
        <w:autoSpaceDE w:val="0"/>
        <w:autoSpaceDN w:val="0"/>
        <w:adjustRightInd w:val="0"/>
        <w:spacing w:after="0"/>
        <w:rPr>
          <w:ins w:id="9103" w:author="JIE  SUN" w:date="2018-06-22T17:33:00Z"/>
          <w:rFonts w:ascii="NSimSun" w:eastAsia="NSimSun" w:hAnsi="Times New Roman" w:cs="NSimSun"/>
          <w:color w:val="000000"/>
          <w:sz w:val="19"/>
          <w:szCs w:val="19"/>
        </w:rPr>
      </w:pPr>
      <w:ins w:id="9104"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act = 0;</w:t>
        </w:r>
      </w:ins>
    </w:p>
    <w:p w14:paraId="64E16D01" w14:textId="77777777" w:rsidR="00396BC8" w:rsidRDefault="00396BC8" w:rsidP="00396BC8">
      <w:pPr>
        <w:autoSpaceDE w:val="0"/>
        <w:autoSpaceDN w:val="0"/>
        <w:adjustRightInd w:val="0"/>
        <w:spacing w:after="0"/>
        <w:rPr>
          <w:ins w:id="9105" w:author="JIE  SUN" w:date="2018-06-22T17:33:00Z"/>
          <w:rFonts w:ascii="NSimSun" w:eastAsia="NSimSun" w:hAnsi="Times New Roman" w:cs="NSimSun"/>
          <w:color w:val="000000"/>
          <w:sz w:val="19"/>
          <w:szCs w:val="19"/>
        </w:rPr>
      </w:pPr>
      <w:ins w:id="9106"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14:paraId="371FA903" w14:textId="77777777" w:rsidR="00396BC8" w:rsidRDefault="00396BC8" w:rsidP="00396BC8">
      <w:pPr>
        <w:autoSpaceDE w:val="0"/>
        <w:autoSpaceDN w:val="0"/>
        <w:adjustRightInd w:val="0"/>
        <w:spacing w:after="0"/>
        <w:rPr>
          <w:ins w:id="9107" w:author="JIE  SUN" w:date="2018-06-22T17:33:00Z"/>
          <w:rFonts w:ascii="NSimSun" w:eastAsia="NSimSun" w:hAnsi="Times New Roman" w:cs="NSimSun"/>
          <w:color w:val="000000"/>
          <w:sz w:val="19"/>
          <w:szCs w:val="19"/>
        </w:rPr>
      </w:pPr>
      <w:ins w:id="9108"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else</w:t>
        </w:r>
        <w:r>
          <w:rPr>
            <w:rFonts w:ascii="NSimSun" w:eastAsia="NSimSun" w:hAnsi="Times New Roman" w:cs="NSimSun"/>
            <w:color w:val="000000"/>
            <w:sz w:val="19"/>
            <w:szCs w:val="19"/>
          </w:rPr>
          <w:t xml:space="preserve"> {</w:t>
        </w:r>
      </w:ins>
    </w:p>
    <w:p w14:paraId="54A3B646" w14:textId="77777777" w:rsidR="00396BC8" w:rsidRDefault="00396BC8" w:rsidP="00396BC8">
      <w:pPr>
        <w:autoSpaceDE w:val="0"/>
        <w:autoSpaceDN w:val="0"/>
        <w:adjustRightInd w:val="0"/>
        <w:spacing w:after="0"/>
        <w:rPr>
          <w:ins w:id="9109" w:author="JIE  SUN" w:date="2018-06-22T17:33:00Z"/>
          <w:rFonts w:ascii="NSimSun" w:eastAsia="NSimSun" w:hAnsi="Times New Roman" w:cs="NSimSun"/>
          <w:color w:val="000000"/>
          <w:sz w:val="19"/>
          <w:szCs w:val="19"/>
        </w:rPr>
      </w:pPr>
      <w:ins w:id="9110"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(aflag.previous_time == 4)</w:t>
        </w:r>
      </w:ins>
    </w:p>
    <w:p w14:paraId="279481A2" w14:textId="77777777" w:rsidR="00396BC8" w:rsidRDefault="00396BC8" w:rsidP="00396BC8">
      <w:pPr>
        <w:autoSpaceDE w:val="0"/>
        <w:autoSpaceDN w:val="0"/>
        <w:adjustRightInd w:val="0"/>
        <w:spacing w:after="0"/>
        <w:rPr>
          <w:ins w:id="9111" w:author="JIE  SUN" w:date="2018-06-22T17:33:00Z"/>
          <w:rFonts w:ascii="NSimSun" w:eastAsia="NSimSun" w:hAnsi="Times New Roman" w:cs="NSimSun"/>
          <w:color w:val="000000"/>
          <w:sz w:val="19"/>
          <w:szCs w:val="19"/>
        </w:rPr>
      </w:pPr>
      <w:ins w:id="9112"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aflag.last_times[0]++;</w:t>
        </w:r>
      </w:ins>
    </w:p>
    <w:p w14:paraId="073DF467" w14:textId="77777777" w:rsidR="00396BC8" w:rsidRDefault="00396BC8" w:rsidP="00396BC8">
      <w:pPr>
        <w:autoSpaceDE w:val="0"/>
        <w:autoSpaceDN w:val="0"/>
        <w:adjustRightInd w:val="0"/>
        <w:spacing w:after="0"/>
        <w:rPr>
          <w:ins w:id="9113" w:author="JIE  SUN" w:date="2018-06-22T17:33:00Z"/>
          <w:rFonts w:ascii="NSimSun" w:eastAsia="NSimSun" w:hAnsi="Times New Roman" w:cs="NSimSun"/>
          <w:color w:val="000000"/>
          <w:sz w:val="19"/>
          <w:szCs w:val="19"/>
        </w:rPr>
      </w:pPr>
      <w:ins w:id="9114"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aflag.previous_time++;</w:t>
        </w:r>
      </w:ins>
    </w:p>
    <w:p w14:paraId="6ED5D102" w14:textId="77777777" w:rsidR="00396BC8" w:rsidRDefault="00396BC8" w:rsidP="00396BC8">
      <w:pPr>
        <w:autoSpaceDE w:val="0"/>
        <w:autoSpaceDN w:val="0"/>
        <w:adjustRightInd w:val="0"/>
        <w:spacing w:after="0"/>
        <w:rPr>
          <w:ins w:id="9115" w:author="JIE  SUN" w:date="2018-06-22T17:33:00Z"/>
          <w:rFonts w:ascii="NSimSun" w:eastAsia="NSimSun" w:hAnsi="Times New Roman" w:cs="NSimSun"/>
          <w:color w:val="000000"/>
          <w:sz w:val="19"/>
          <w:szCs w:val="19"/>
        </w:rPr>
      </w:pPr>
    </w:p>
    <w:p w14:paraId="1BC01F68" w14:textId="77777777" w:rsidR="00396BC8" w:rsidRDefault="00396BC8" w:rsidP="00396BC8">
      <w:pPr>
        <w:autoSpaceDE w:val="0"/>
        <w:autoSpaceDN w:val="0"/>
        <w:adjustRightInd w:val="0"/>
        <w:spacing w:after="0"/>
        <w:rPr>
          <w:ins w:id="9116" w:author="JIE  SUN" w:date="2018-06-22T17:33:00Z"/>
          <w:rFonts w:ascii="NSimSun" w:eastAsia="NSimSun" w:hAnsi="Times New Roman" w:cs="NSimSun"/>
          <w:color w:val="000000"/>
          <w:sz w:val="19"/>
          <w:szCs w:val="19"/>
        </w:rPr>
      </w:pPr>
    </w:p>
    <w:p w14:paraId="34819EFD" w14:textId="77777777" w:rsidR="00396BC8" w:rsidRDefault="00396BC8" w:rsidP="00396BC8">
      <w:pPr>
        <w:autoSpaceDE w:val="0"/>
        <w:autoSpaceDN w:val="0"/>
        <w:adjustRightInd w:val="0"/>
        <w:spacing w:after="0"/>
        <w:rPr>
          <w:ins w:id="9117" w:author="JIE  SUN" w:date="2018-06-22T17:33:00Z"/>
          <w:rFonts w:ascii="NSimSun" w:eastAsia="NSimSun" w:hAnsi="Times New Roman" w:cs="NSimSun"/>
          <w:color w:val="000000"/>
          <w:sz w:val="19"/>
          <w:szCs w:val="19"/>
        </w:rPr>
      </w:pPr>
      <w:ins w:id="9118"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(aflag.last_times[0] == 1) {</w:t>
        </w:r>
      </w:ins>
    </w:p>
    <w:p w14:paraId="6BBD3151" w14:textId="77777777" w:rsidR="00396BC8" w:rsidRDefault="00396BC8" w:rsidP="00396BC8">
      <w:pPr>
        <w:autoSpaceDE w:val="0"/>
        <w:autoSpaceDN w:val="0"/>
        <w:adjustRightInd w:val="0"/>
        <w:spacing w:after="0"/>
        <w:rPr>
          <w:ins w:id="9119" w:author="JIE  SUN" w:date="2018-06-22T17:33:00Z"/>
          <w:rFonts w:ascii="NSimSun" w:eastAsia="NSimSun" w:hAnsi="Times New Roman" w:cs="NSimSun"/>
          <w:color w:val="000000"/>
          <w:sz w:val="19"/>
          <w:szCs w:val="19"/>
        </w:rPr>
      </w:pPr>
      <w:ins w:id="9120"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aflag.last_times[0] = 0;</w:t>
        </w:r>
      </w:ins>
    </w:p>
    <w:p w14:paraId="5419CF5C" w14:textId="77777777" w:rsidR="00396BC8" w:rsidRDefault="00396BC8" w:rsidP="00396BC8">
      <w:pPr>
        <w:autoSpaceDE w:val="0"/>
        <w:autoSpaceDN w:val="0"/>
        <w:adjustRightInd w:val="0"/>
        <w:spacing w:after="0"/>
        <w:rPr>
          <w:ins w:id="9121" w:author="JIE  SUN" w:date="2018-06-22T17:33:00Z"/>
          <w:rFonts w:ascii="NSimSun" w:eastAsia="NSimSun" w:hAnsi="Times New Roman" w:cs="NSimSun"/>
          <w:color w:val="000000"/>
          <w:sz w:val="19"/>
          <w:szCs w:val="19"/>
        </w:rPr>
      </w:pPr>
      <w:ins w:id="9122"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act = 1;</w:t>
        </w:r>
      </w:ins>
    </w:p>
    <w:p w14:paraId="7D34DBA7" w14:textId="77777777" w:rsidR="00396BC8" w:rsidRDefault="00396BC8" w:rsidP="00396BC8">
      <w:pPr>
        <w:autoSpaceDE w:val="0"/>
        <w:autoSpaceDN w:val="0"/>
        <w:adjustRightInd w:val="0"/>
        <w:spacing w:after="0"/>
        <w:rPr>
          <w:ins w:id="9123" w:author="JIE  SUN" w:date="2018-06-22T17:33:00Z"/>
          <w:rFonts w:ascii="NSimSun" w:eastAsia="NSimSun" w:hAnsi="Times New Roman" w:cs="NSimSun"/>
          <w:color w:val="000000"/>
          <w:sz w:val="19"/>
          <w:szCs w:val="19"/>
        </w:rPr>
      </w:pPr>
      <w:ins w:id="9124"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14:paraId="6FDB90B3" w14:textId="77777777" w:rsidR="00396BC8" w:rsidRDefault="00396BC8" w:rsidP="00396BC8">
      <w:pPr>
        <w:autoSpaceDE w:val="0"/>
        <w:autoSpaceDN w:val="0"/>
        <w:adjustRightInd w:val="0"/>
        <w:spacing w:after="0"/>
        <w:rPr>
          <w:ins w:id="9125" w:author="JIE  SUN" w:date="2018-06-22T17:33:00Z"/>
          <w:rFonts w:ascii="NSimSun" w:eastAsia="NSimSun" w:hAnsi="Times New Roman" w:cs="NSimSun"/>
          <w:color w:val="000000"/>
          <w:sz w:val="19"/>
          <w:szCs w:val="19"/>
        </w:rPr>
      </w:pPr>
      <w:ins w:id="9126"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else</w:t>
        </w:r>
        <w:r>
          <w:rPr>
            <w:rFonts w:ascii="NSimSun" w:eastAsia="NSimSun" w:hAnsi="Times New Roman" w:cs="NSimSun"/>
            <w:color w:val="000000"/>
            <w:sz w:val="19"/>
            <w:szCs w:val="19"/>
          </w:rPr>
          <w:t xml:space="preserve"> {</w:t>
        </w:r>
      </w:ins>
    </w:p>
    <w:p w14:paraId="554B06C2" w14:textId="77777777" w:rsidR="00396BC8" w:rsidRDefault="00396BC8" w:rsidP="00396BC8">
      <w:pPr>
        <w:autoSpaceDE w:val="0"/>
        <w:autoSpaceDN w:val="0"/>
        <w:adjustRightInd w:val="0"/>
        <w:spacing w:after="0"/>
        <w:rPr>
          <w:ins w:id="9127" w:author="JIE  SUN" w:date="2018-06-22T17:33:00Z"/>
          <w:rFonts w:ascii="NSimSun" w:eastAsia="NSimSun" w:hAnsi="Times New Roman" w:cs="NSimSun"/>
          <w:color w:val="000000"/>
          <w:sz w:val="19"/>
          <w:szCs w:val="19"/>
        </w:rPr>
      </w:pPr>
      <w:ins w:id="9128"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act = 0;</w:t>
        </w:r>
      </w:ins>
    </w:p>
    <w:p w14:paraId="3A4F1153" w14:textId="77777777" w:rsidR="00396BC8" w:rsidRDefault="00396BC8" w:rsidP="00396BC8">
      <w:pPr>
        <w:autoSpaceDE w:val="0"/>
        <w:autoSpaceDN w:val="0"/>
        <w:adjustRightInd w:val="0"/>
        <w:spacing w:after="0"/>
        <w:rPr>
          <w:ins w:id="9129" w:author="JIE  SUN" w:date="2018-06-22T17:33:00Z"/>
          <w:rFonts w:ascii="NSimSun" w:eastAsia="NSimSun" w:hAnsi="Times New Roman" w:cs="NSimSun"/>
          <w:color w:val="000000"/>
          <w:sz w:val="19"/>
          <w:szCs w:val="19"/>
        </w:rPr>
      </w:pPr>
      <w:ins w:id="9130"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14:paraId="0658769F" w14:textId="77777777" w:rsidR="00396BC8" w:rsidRDefault="00396BC8" w:rsidP="00396BC8">
      <w:pPr>
        <w:autoSpaceDE w:val="0"/>
        <w:autoSpaceDN w:val="0"/>
        <w:adjustRightInd w:val="0"/>
        <w:spacing w:after="0"/>
        <w:rPr>
          <w:ins w:id="9131" w:author="JIE  SUN" w:date="2018-06-22T17:33:00Z"/>
          <w:rFonts w:ascii="NSimSun" w:eastAsia="NSimSun" w:hAnsi="Times New Roman" w:cs="NSimSun"/>
          <w:color w:val="000000"/>
          <w:sz w:val="19"/>
          <w:szCs w:val="19"/>
        </w:rPr>
      </w:pPr>
      <w:ins w:id="9132"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14:paraId="0ACB6098" w14:textId="77777777" w:rsidR="0087014B" w:rsidRDefault="00396BC8" w:rsidP="00396BC8">
      <w:pPr>
        <w:rPr>
          <w:ins w:id="9133" w:author="像个男人一样" w:date="2018-03-22T12:29:00Z"/>
        </w:rPr>
      </w:pPr>
      <w:ins w:id="9134" w:author="JIE  SUN" w:date="2018-06-22T17:33:00Z">
        <w:r>
          <w:rPr>
            <w:rFonts w:ascii="NSimSun" w:eastAsia="NSimSun" w:hAnsi="Times New Roman" w:cs="NSimSun"/>
            <w:color w:val="000000"/>
            <w:sz w:val="19"/>
            <w:szCs w:val="19"/>
          </w:rPr>
          <w:tab/>
        </w:r>
      </w:ins>
    </w:p>
    <w:p w14:paraId="37456EDA" w14:textId="0C22AF26" w:rsidR="00601451" w:rsidRDefault="00601451" w:rsidP="00601451">
      <w:pPr>
        <w:pStyle w:val="Heading2"/>
        <w:rPr>
          <w:ins w:id="9135" w:author="jie sun" w:date="2018-04-11T21:01:00Z"/>
          <w:lang w:val="en-US"/>
        </w:rPr>
      </w:pPr>
      <w:bookmarkStart w:id="9136" w:name="_Toc517904114"/>
      <w:ins w:id="9137" w:author="jie sun" w:date="2018-04-11T20:59:00Z">
        <w:r>
          <w:rPr>
            <w:lang w:val="en-US"/>
          </w:rPr>
          <w:t xml:space="preserve">The </w:t>
        </w:r>
      </w:ins>
      <w:ins w:id="9138" w:author="jie sun" w:date="2018-04-16T21:28:00Z">
        <w:r w:rsidR="0077421C">
          <w:rPr>
            <w:lang w:val="en-US"/>
          </w:rPr>
          <w:t>T</w:t>
        </w:r>
      </w:ins>
      <w:ins w:id="9139" w:author="jie sun" w:date="2018-04-11T20:59:00Z">
        <w:r>
          <w:rPr>
            <w:lang w:val="en-US"/>
          </w:rPr>
          <w:t xml:space="preserve">est </w:t>
        </w:r>
      </w:ins>
      <w:ins w:id="9140" w:author="jie sun" w:date="2018-04-16T21:28:00Z">
        <w:r w:rsidR="0077421C">
          <w:rPr>
            <w:lang w:val="en-US"/>
          </w:rPr>
          <w:t>P</w:t>
        </w:r>
      </w:ins>
      <w:ins w:id="9141" w:author="jie sun" w:date="2018-04-11T20:59:00Z">
        <w:r>
          <w:rPr>
            <w:lang w:val="en-US"/>
          </w:rPr>
          <w:t>rogram</w:t>
        </w:r>
      </w:ins>
      <w:ins w:id="9142" w:author="jie sun" w:date="2018-04-11T21:00:00Z">
        <w:r w:rsidR="000820B3">
          <w:rPr>
            <w:lang w:val="en-US"/>
          </w:rPr>
          <w:t xml:space="preserve"> </w:t>
        </w:r>
      </w:ins>
      <w:ins w:id="9143" w:author="jie sun" w:date="2018-04-18T17:35:00Z">
        <w:r w:rsidR="009C6D16">
          <w:rPr>
            <w:rFonts w:hint="eastAsia"/>
            <w:lang w:val="en-US"/>
          </w:rPr>
          <w:t>o</w:t>
        </w:r>
      </w:ins>
      <w:ins w:id="9144" w:author="jie sun" w:date="2018-04-11T21:00:00Z">
        <w:r w:rsidR="000820B3">
          <w:rPr>
            <w:lang w:val="en-US"/>
          </w:rPr>
          <w:t xml:space="preserve">f </w:t>
        </w:r>
      </w:ins>
      <w:ins w:id="9145" w:author="JIE  SUN" w:date="2018-06-24T18:48:00Z">
        <w:r w:rsidR="009B5EF7">
          <w:rPr>
            <w:rFonts w:hint="eastAsia"/>
            <w:lang w:val="en-US"/>
          </w:rPr>
          <w:t>t</w:t>
        </w:r>
      </w:ins>
      <w:ins w:id="9146" w:author="jie sun" w:date="2018-04-16T21:28:00Z">
        <w:del w:id="9147" w:author="JIE  SUN" w:date="2018-06-24T18:48:00Z">
          <w:r w:rsidR="0077421C" w:rsidDel="009B5EF7">
            <w:rPr>
              <w:lang w:val="en-US"/>
            </w:rPr>
            <w:delText>T</w:delText>
          </w:r>
        </w:del>
      </w:ins>
      <w:ins w:id="9148" w:author="jie sun" w:date="2018-04-11T21:00:00Z">
        <w:r w:rsidR="000820B3">
          <w:rPr>
            <w:lang w:val="en-US"/>
          </w:rPr>
          <w:t xml:space="preserve">he </w:t>
        </w:r>
      </w:ins>
      <w:ins w:id="9149" w:author="jie sun" w:date="2018-04-16T21:28:00Z">
        <w:r w:rsidR="0077421C">
          <w:rPr>
            <w:lang w:val="en-US"/>
          </w:rPr>
          <w:t>A</w:t>
        </w:r>
      </w:ins>
      <w:ins w:id="9150" w:author="jie sun" w:date="2018-04-11T21:00:00Z">
        <w:r w:rsidR="000820B3">
          <w:rPr>
            <w:lang w:val="en-US"/>
          </w:rPr>
          <w:t xml:space="preserve">ction </w:t>
        </w:r>
      </w:ins>
      <w:ins w:id="9151" w:author="jie sun" w:date="2018-04-16T21:29:00Z">
        <w:r w:rsidR="0077421C">
          <w:rPr>
            <w:lang w:val="en-US"/>
          </w:rPr>
          <w:t>R</w:t>
        </w:r>
      </w:ins>
      <w:ins w:id="9152" w:author="jie sun" w:date="2018-04-11T21:00:00Z">
        <w:r w:rsidR="000820B3">
          <w:rPr>
            <w:lang w:val="en-US"/>
          </w:rPr>
          <w:t>ecognition</w:t>
        </w:r>
      </w:ins>
      <w:bookmarkEnd w:id="9136"/>
    </w:p>
    <w:p w14:paraId="7DBA6D8B" w14:textId="77777777" w:rsidR="00195668" w:rsidRPr="00195668" w:rsidRDefault="00195668">
      <w:pPr>
        <w:rPr>
          <w:ins w:id="9153" w:author="jie sun" w:date="2018-04-11T20:59:00Z"/>
          <w:lang w:val="en-US"/>
          <w:rPrChange w:id="9154" w:author="jie sun" w:date="2018-04-11T21:01:00Z">
            <w:rPr>
              <w:ins w:id="9155" w:author="jie sun" w:date="2018-04-11T20:59:00Z"/>
            </w:rPr>
          </w:rPrChange>
        </w:rPr>
        <w:pPrChange w:id="9156" w:author="jie sun" w:date="2018-04-11T21:01:00Z">
          <w:pPr>
            <w:pStyle w:val="Heading2"/>
          </w:pPr>
        </w:pPrChange>
      </w:pPr>
    </w:p>
    <w:p w14:paraId="74097138" w14:textId="3B73F2EA" w:rsidR="0087014B" w:rsidRDefault="007122A6" w:rsidP="00F97A28">
      <w:pPr>
        <w:pStyle w:val="Heading3"/>
        <w:rPr>
          <w:ins w:id="9157" w:author="jie sun" w:date="2018-04-11T21:51:00Z"/>
        </w:rPr>
      </w:pPr>
      <w:bookmarkStart w:id="9158" w:name="_Toc517904115"/>
      <w:ins w:id="9159" w:author="jie sun" w:date="2018-04-11T21:50:00Z">
        <w:r>
          <w:t xml:space="preserve">The </w:t>
        </w:r>
      </w:ins>
      <w:ins w:id="9160" w:author="jie sun" w:date="2018-04-16T21:29:00Z">
        <w:r w:rsidR="0077421C">
          <w:t>I</w:t>
        </w:r>
      </w:ins>
      <w:ins w:id="9161" w:author="jie sun" w:date="2018-04-11T21:50:00Z">
        <w:r>
          <w:t xml:space="preserve">nterface </w:t>
        </w:r>
      </w:ins>
      <w:ins w:id="9162" w:author="jie sun" w:date="2018-04-18T17:35:00Z">
        <w:r w:rsidR="009C6D16">
          <w:t>o</w:t>
        </w:r>
      </w:ins>
      <w:ins w:id="9163" w:author="jie sun" w:date="2018-04-11T21:50:00Z">
        <w:r>
          <w:t xml:space="preserve">f </w:t>
        </w:r>
      </w:ins>
      <w:ins w:id="9164" w:author="JIE  SUN" w:date="2018-06-24T18:49:00Z">
        <w:r w:rsidR="00CA1A44">
          <w:t>t</w:t>
        </w:r>
      </w:ins>
      <w:ins w:id="9165" w:author="jie sun" w:date="2018-04-16T21:29:00Z">
        <w:del w:id="9166" w:author="JIE  SUN" w:date="2018-06-24T18:49:00Z">
          <w:r w:rsidR="0077421C" w:rsidDel="00CA1A44">
            <w:delText>T</w:delText>
          </w:r>
        </w:del>
      </w:ins>
      <w:ins w:id="9167" w:author="jie sun" w:date="2018-04-11T21:50:00Z">
        <w:r>
          <w:t xml:space="preserve">he </w:t>
        </w:r>
      </w:ins>
      <w:ins w:id="9168" w:author="jie sun" w:date="2018-04-16T21:29:00Z">
        <w:r w:rsidR="0077421C">
          <w:t>P</w:t>
        </w:r>
      </w:ins>
      <w:ins w:id="9169" w:author="jie sun" w:date="2018-04-11T21:50:00Z">
        <w:r>
          <w:t>rogram</w:t>
        </w:r>
      </w:ins>
      <w:bookmarkEnd w:id="9158"/>
    </w:p>
    <w:p w14:paraId="294957C6" w14:textId="77777777" w:rsidR="007C70DB" w:rsidRPr="007C70DB" w:rsidRDefault="007739AB">
      <w:ins w:id="9170" w:author="jie sun" w:date="2018-04-12T11:07:00Z">
        <w:r>
          <w:rPr>
            <w:rFonts w:hint="eastAsia"/>
          </w:rPr>
          <w:t>The</w:t>
        </w:r>
        <w:r>
          <w:t xml:space="preserve"> program interface </w:t>
        </w:r>
        <w:r w:rsidR="00D4741C">
          <w:t xml:space="preserve">below </w:t>
        </w:r>
      </w:ins>
      <w:ins w:id="9171" w:author="jie sun" w:date="2018-04-12T11:08:00Z">
        <w:r w:rsidR="00D4741C">
          <w:t>can run two files, Acceleration file and Gyroscope file from iPhone, to calculate how many time</w:t>
        </w:r>
      </w:ins>
      <w:ins w:id="9172" w:author="jie sun" w:date="2018-04-12T11:10:00Z">
        <w:r w:rsidR="00D4741C">
          <w:t>s</w:t>
        </w:r>
      </w:ins>
      <w:ins w:id="9173" w:author="jie sun" w:date="2018-04-12T11:08:00Z">
        <w:r w:rsidR="00D4741C">
          <w:t xml:space="preserve"> those thre</w:t>
        </w:r>
      </w:ins>
      <w:ins w:id="9174" w:author="jie sun" w:date="2018-04-12T11:09:00Z">
        <w:r w:rsidR="00D4741C">
          <w:t>e actions happen</w:t>
        </w:r>
      </w:ins>
      <w:ins w:id="9175" w:author="jie sun" w:date="2018-04-12T11:10:00Z">
        <w:r w:rsidR="00D4741C">
          <w:t>s</w:t>
        </w:r>
      </w:ins>
      <w:ins w:id="9176" w:author="jie sun" w:date="2018-04-12T11:09:00Z">
        <w:r w:rsidR="00D4741C">
          <w:t xml:space="preserve">, so in this way, it can totally show the action recognition </w:t>
        </w:r>
      </w:ins>
      <w:ins w:id="9177" w:author="jie sun" w:date="2018-04-12T11:10:00Z">
        <w:r w:rsidR="00D4741C">
          <w:t>algori</w:t>
        </w:r>
      </w:ins>
      <w:ins w:id="9178" w:author="jie sun" w:date="2018-04-12T11:11:00Z">
        <w:r w:rsidR="00D4741C">
          <w:t xml:space="preserve">thm </w:t>
        </w:r>
      </w:ins>
      <w:ins w:id="9179" w:author="jie sun" w:date="2018-04-12T11:09:00Z">
        <w:r w:rsidR="00D4741C">
          <w:t xml:space="preserve">works and </w:t>
        </w:r>
      </w:ins>
      <w:ins w:id="9180" w:author="jie sun" w:date="2018-04-12T11:11:00Z">
        <w:r w:rsidR="00D4741C">
          <w:t xml:space="preserve">prove those kinds of products which </w:t>
        </w:r>
      </w:ins>
      <w:ins w:id="9181" w:author="jie sun" w:date="2018-04-12T11:13:00Z">
        <w:r w:rsidR="003F7DA4">
          <w:t>will</w:t>
        </w:r>
      </w:ins>
      <w:ins w:id="9182" w:author="jie sun" w:date="2018-04-12T11:11:00Z">
        <w:r w:rsidR="00D4741C">
          <w:t xml:space="preserve"> be created in near future market.</w:t>
        </w:r>
      </w:ins>
    </w:p>
    <w:p w14:paraId="7DB90617" w14:textId="77777777" w:rsidR="0087014B" w:rsidDel="0043181B" w:rsidRDefault="00DC7D2D" w:rsidP="0043181B">
      <w:pPr>
        <w:ind w:left="432" w:hanging="432"/>
        <w:jc w:val="center"/>
        <w:rPr>
          <w:del w:id="9183" w:author="jie sun" w:date="2018-04-19T12:52:00Z"/>
          <w:iCs/>
          <w:color w:val="44546A" w:themeColor="text2"/>
          <w:sz w:val="21"/>
          <w:szCs w:val="18"/>
        </w:rPr>
      </w:pPr>
      <w:ins w:id="9184" w:author="JIE  SUN" w:date="2018-06-25T21:04:00Z">
        <w:r w:rsidRPr="00DC7D2D">
          <w:rPr>
            <w:iCs/>
            <w:noProof/>
            <w:color w:val="44546A" w:themeColor="text2"/>
            <w:sz w:val="21"/>
            <w:szCs w:val="18"/>
          </w:rPr>
          <w:drawing>
            <wp:inline distT="0" distB="0" distL="0" distR="0" wp14:anchorId="382A5201" wp14:editId="4A98AF3A">
              <wp:extent cx="5267325" cy="3524250"/>
              <wp:effectExtent l="0" t="0" r="9525" b="0"/>
              <wp:docPr id="73" name="Picture 73" descr="C:\Users\162309~1.IT2\AppData\Local\Temp\15299570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62309~1.IT2\AppData\Local\Temp\1529957047(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67325" cy="3524250"/>
                      </a:xfrm>
                      <a:prstGeom prst="rect">
                        <a:avLst/>
                      </a:prstGeom>
                      <a:noFill/>
                      <a:ln>
                        <a:noFill/>
                      </a:ln>
                    </pic:spPr>
                  </pic:pic>
                </a:graphicData>
              </a:graphic>
            </wp:inline>
          </w:drawing>
        </w:r>
      </w:ins>
      <w:ins w:id="9185" w:author="jie sun" w:date="2018-04-11T21:50:00Z">
        <w:del w:id="9186" w:author="JIE  SUN" w:date="2018-06-25T21:03:00Z">
          <w:r w:rsidR="007122A6" w:rsidRPr="007122A6" w:rsidDel="00DC7D2D">
            <w:rPr>
              <w:noProof/>
            </w:rPr>
            <w:drawing>
              <wp:inline distT="0" distB="0" distL="0" distR="0" wp14:anchorId="5E872D1E" wp14:editId="02DACB11">
                <wp:extent cx="4951562" cy="3588385"/>
                <wp:effectExtent l="0" t="0" r="1905" b="0"/>
                <wp:docPr id="57" name="Picture 57" descr="C:\Users\sunjie\AppData\Local\Temp\15234761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jie\AppData\Local\Temp\1523476188(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53020" cy="3589442"/>
                        </a:xfrm>
                        <a:prstGeom prst="rect">
                          <a:avLst/>
                        </a:prstGeom>
                        <a:noFill/>
                        <a:ln>
                          <a:noFill/>
                        </a:ln>
                      </pic:spPr>
                    </pic:pic>
                  </a:graphicData>
                </a:graphic>
              </wp:inline>
            </w:drawing>
          </w:r>
        </w:del>
      </w:ins>
    </w:p>
    <w:p w14:paraId="3E2BA547" w14:textId="77777777" w:rsidR="0043181B" w:rsidRDefault="0043181B">
      <w:pPr>
        <w:ind w:left="432" w:hanging="432"/>
        <w:jc w:val="center"/>
        <w:rPr>
          <w:ins w:id="9187" w:author="jie sun" w:date="2018-04-19T12:52:00Z"/>
        </w:rPr>
      </w:pPr>
    </w:p>
    <w:p w14:paraId="2B7077A0" w14:textId="77777777" w:rsidR="0087014B" w:rsidRPr="00862C00" w:rsidDel="0043181B" w:rsidRDefault="0043181B">
      <w:pPr>
        <w:pStyle w:val="Caption"/>
        <w:jc w:val="center"/>
        <w:rPr>
          <w:del w:id="9188" w:author="jie sun" w:date="2018-04-12T11:24:00Z"/>
        </w:rPr>
        <w:pPrChange w:id="9189" w:author="jie sun" w:date="2018-04-19T13:08:00Z">
          <w:pPr>
            <w:jc w:val="center"/>
          </w:pPr>
        </w:pPrChange>
      </w:pPr>
      <w:bookmarkStart w:id="9190" w:name="_Toc517801908"/>
      <w:ins w:id="9191" w:author="jie sun" w:date="2018-04-19T12:52:00Z">
        <w:r>
          <w:t xml:space="preserve">Figure </w:t>
        </w:r>
      </w:ins>
      <w:ins w:id="9192" w:author="JIE  SUN" w:date="2018-06-21T13:36:00Z">
        <w:r w:rsidR="00A64E7B">
          <w:fldChar w:fldCharType="begin"/>
        </w:r>
        <w:r w:rsidR="00A64E7B">
          <w:instrText xml:space="preserve"> STYLEREF 1 \s </w:instrText>
        </w:r>
      </w:ins>
      <w:r w:rsidR="00A64E7B">
        <w:fldChar w:fldCharType="separate"/>
      </w:r>
      <w:r w:rsidR="00A64E7B">
        <w:rPr>
          <w:noProof/>
        </w:rPr>
        <w:t>4</w:t>
      </w:r>
      <w:ins w:id="9193"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9194" w:author="JIE  SUN" w:date="2018-06-21T13:36:00Z">
        <w:r w:rsidR="00A64E7B">
          <w:rPr>
            <w:noProof/>
          </w:rPr>
          <w:t>18</w:t>
        </w:r>
        <w:r w:rsidR="00A64E7B">
          <w:fldChar w:fldCharType="end"/>
        </w:r>
      </w:ins>
      <w:ins w:id="9195" w:author="jie sun" w:date="2018-04-19T13:00:00Z">
        <w:del w:id="9196" w:author="JIE  SUN" w:date="2018-06-21T13:34:00Z">
          <w:r w:rsidR="00083FE7" w:rsidDel="00A64E7B">
            <w:fldChar w:fldCharType="begin"/>
          </w:r>
          <w:r w:rsidR="00083FE7" w:rsidDel="00A64E7B">
            <w:delInstrText xml:space="preserve"> STYLEREF 1 \s </w:delInstrText>
          </w:r>
        </w:del>
      </w:ins>
      <w:del w:id="9197" w:author="JIE  SUN" w:date="2018-06-21T13:34:00Z">
        <w:r w:rsidR="00083FE7" w:rsidDel="00A64E7B">
          <w:fldChar w:fldCharType="separate"/>
        </w:r>
        <w:r w:rsidR="00083FE7" w:rsidDel="00A64E7B">
          <w:rPr>
            <w:noProof/>
          </w:rPr>
          <w:delText>4</w:delText>
        </w:r>
      </w:del>
      <w:ins w:id="9198" w:author="jie sun" w:date="2018-04-19T13:00:00Z">
        <w:del w:id="9199"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9200" w:author="JIE  SUN" w:date="2018-06-21T13:34:00Z">
        <w:r w:rsidR="00083FE7" w:rsidDel="00A64E7B">
          <w:fldChar w:fldCharType="separate"/>
        </w:r>
      </w:del>
      <w:ins w:id="9201" w:author="jie sun" w:date="2018-04-19T13:00:00Z">
        <w:del w:id="9202" w:author="JIE  SUN" w:date="2018-06-21T13:34:00Z">
          <w:r w:rsidR="00083FE7" w:rsidDel="00A64E7B">
            <w:rPr>
              <w:noProof/>
            </w:rPr>
            <w:delText>17</w:delText>
          </w:r>
          <w:r w:rsidR="00083FE7" w:rsidDel="00A64E7B">
            <w:fldChar w:fldCharType="end"/>
          </w:r>
        </w:del>
      </w:ins>
      <w:ins w:id="9203" w:author="jie sun" w:date="2018-04-19T12:52:00Z">
        <w:r>
          <w:t xml:space="preserve"> Action Report Interface</w:t>
        </w:r>
      </w:ins>
      <w:bookmarkEnd w:id="9190"/>
    </w:p>
    <w:p w14:paraId="14A9FF02" w14:textId="77777777" w:rsidR="0087014B" w:rsidDel="006E5371" w:rsidRDefault="0087014B">
      <w:pPr>
        <w:pStyle w:val="Caption"/>
        <w:jc w:val="center"/>
        <w:rPr>
          <w:ins w:id="9204" w:author="像个男人一样" w:date="2018-03-22T12:30:00Z"/>
          <w:del w:id="9205" w:author="jie sun" w:date="2018-04-12T11:24:00Z"/>
        </w:rPr>
        <w:pPrChange w:id="9206" w:author="jie sun" w:date="2018-04-19T13:08:00Z">
          <w:pPr>
            <w:pStyle w:val="Heading1"/>
            <w:numPr>
              <w:numId w:val="0"/>
            </w:numPr>
            <w:ind w:left="0" w:firstLine="0"/>
          </w:pPr>
        </w:pPrChange>
      </w:pPr>
    </w:p>
    <w:p w14:paraId="58A8A6F3" w14:textId="77777777" w:rsidR="0087014B" w:rsidDel="00B24752" w:rsidRDefault="0087014B">
      <w:pPr>
        <w:pStyle w:val="Caption"/>
        <w:jc w:val="center"/>
        <w:rPr>
          <w:ins w:id="9207" w:author="像个男人一样" w:date="2018-03-22T12:30:00Z"/>
          <w:del w:id="9208" w:author="jie sun" w:date="2018-04-15T19:38:00Z"/>
        </w:rPr>
        <w:pPrChange w:id="9209" w:author="jie sun" w:date="2018-04-19T13:08:00Z">
          <w:pPr>
            <w:pStyle w:val="Heading1"/>
            <w:numPr>
              <w:numId w:val="0"/>
            </w:numPr>
            <w:ind w:left="0" w:firstLine="0"/>
          </w:pPr>
        </w:pPrChange>
      </w:pPr>
    </w:p>
    <w:p w14:paraId="59198D18" w14:textId="77777777" w:rsidR="0087014B" w:rsidDel="00B24752" w:rsidRDefault="0087014B">
      <w:pPr>
        <w:pStyle w:val="Caption"/>
        <w:jc w:val="center"/>
        <w:rPr>
          <w:ins w:id="9210" w:author="像个男人一样" w:date="2018-03-22T12:30:00Z"/>
          <w:del w:id="9211" w:author="jie sun" w:date="2018-04-15T19:38:00Z"/>
        </w:rPr>
        <w:pPrChange w:id="9212" w:author="jie sun" w:date="2018-04-19T13:08:00Z">
          <w:pPr>
            <w:pStyle w:val="Heading1"/>
            <w:numPr>
              <w:numId w:val="0"/>
            </w:numPr>
            <w:ind w:left="0" w:firstLine="0"/>
          </w:pPr>
        </w:pPrChange>
      </w:pPr>
    </w:p>
    <w:p w14:paraId="4446C33C" w14:textId="77777777" w:rsidR="0087014B" w:rsidDel="00B24752" w:rsidRDefault="0087014B">
      <w:pPr>
        <w:pStyle w:val="Caption"/>
        <w:jc w:val="center"/>
        <w:rPr>
          <w:ins w:id="9213" w:author="像个男人一样" w:date="2018-03-22T12:31:00Z"/>
          <w:del w:id="9214" w:author="jie sun" w:date="2018-04-15T19:38:00Z"/>
        </w:rPr>
        <w:pPrChange w:id="9215" w:author="jie sun" w:date="2018-04-19T13:08:00Z">
          <w:pPr>
            <w:pStyle w:val="Heading1"/>
            <w:numPr>
              <w:numId w:val="0"/>
            </w:numPr>
            <w:ind w:left="0" w:firstLine="0"/>
          </w:pPr>
        </w:pPrChange>
      </w:pPr>
    </w:p>
    <w:p w14:paraId="69BCB5C0" w14:textId="77777777" w:rsidR="00815F7F" w:rsidRDefault="00815F7F">
      <w:pPr>
        <w:pStyle w:val="Caption"/>
        <w:jc w:val="center"/>
        <w:rPr>
          <w:ins w:id="9216" w:author="jie sun" w:date="2018-04-15T19:38:00Z"/>
        </w:rPr>
        <w:pPrChange w:id="9217" w:author="jie sun" w:date="2018-04-19T13:08:00Z">
          <w:pPr>
            <w:ind w:left="432" w:hanging="432"/>
          </w:pPr>
        </w:pPrChange>
      </w:pPr>
    </w:p>
    <w:p w14:paraId="0795889B" w14:textId="2A74DC45" w:rsidR="0025599D" w:rsidRPr="0025599D" w:rsidRDefault="00B24752">
      <w:pPr>
        <w:pStyle w:val="Heading3"/>
        <w:rPr>
          <w:ins w:id="9218" w:author="jie sun" w:date="2018-04-15T21:11:00Z"/>
        </w:rPr>
      </w:pPr>
      <w:ins w:id="9219" w:author="jie sun" w:date="2018-04-15T19:38:00Z">
        <w:del w:id="9220" w:author="JIE  SUN" w:date="2018-06-25T18:34:00Z">
          <w:r w:rsidRPr="002B2555" w:rsidDel="009C1383">
            <w:delText>Action</w:delText>
          </w:r>
        </w:del>
      </w:ins>
      <w:bookmarkStart w:id="9221" w:name="_Toc517904116"/>
      <w:ins w:id="9222" w:author="JIE  SUN" w:date="2018-06-25T18:34:00Z">
        <w:r w:rsidR="009C1383">
          <w:t xml:space="preserve">Gesture </w:t>
        </w:r>
      </w:ins>
      <w:ins w:id="9223" w:author="jie sun" w:date="2018-04-15T19:38:00Z">
        <w:del w:id="9224" w:author="JIE  SUN" w:date="2018-06-25T18:35:00Z">
          <w:r w:rsidRPr="002B2555" w:rsidDel="009C1383">
            <w:delText xml:space="preserve"> </w:delText>
          </w:r>
        </w:del>
        <w:r w:rsidRPr="002B2555">
          <w:t xml:space="preserve">Recognition </w:t>
        </w:r>
        <w:del w:id="9225" w:author="JIE  SUN" w:date="2018-06-25T20:42:00Z">
          <w:r w:rsidR="00815F7F" w:rsidRPr="002B2555" w:rsidDel="00847D06">
            <w:delText>Algorithms</w:delText>
          </w:r>
        </w:del>
      </w:ins>
      <w:ins w:id="9226" w:author="JIE  SUN" w:date="2018-06-25T20:42:00Z">
        <w:r w:rsidR="00847D06">
          <w:t>Accuracy</w:t>
        </w:r>
      </w:ins>
      <w:r w:rsidR="00442E4E">
        <w:t xml:space="preserve"> Using This To</w:t>
      </w:r>
      <w:r w:rsidR="00442E4E">
        <w:rPr>
          <w:rFonts w:hint="eastAsia"/>
        </w:rPr>
        <w:t>ol</w:t>
      </w:r>
      <w:bookmarkEnd w:id="9221"/>
    </w:p>
    <w:p w14:paraId="0EA64D78" w14:textId="77777777" w:rsidR="006715F5" w:rsidRDefault="00D46A9F" w:rsidP="00F63614">
      <w:pPr>
        <w:rPr>
          <w:ins w:id="9227" w:author="jie sun" w:date="2018-04-19T11:56:00Z"/>
        </w:rPr>
      </w:pPr>
      <w:ins w:id="9228" w:author="jie sun" w:date="2018-04-18T20:56:00Z">
        <w:del w:id="9229" w:author="JIE  SUN" w:date="2018-06-25T18:34:00Z">
          <w:r w:rsidDel="009C1383">
            <w:rPr>
              <w:rFonts w:hint="eastAsia"/>
            </w:rPr>
            <w:delText xml:space="preserve">Action </w:delText>
          </w:r>
        </w:del>
      </w:ins>
      <w:ins w:id="9230" w:author="JIE  SUN" w:date="2018-06-25T18:34:00Z">
        <w:r w:rsidR="009C1383">
          <w:rPr>
            <w:rFonts w:hint="eastAsia"/>
          </w:rPr>
          <w:t>G</w:t>
        </w:r>
        <w:r w:rsidR="009C1383">
          <w:t xml:space="preserve">esture </w:t>
        </w:r>
      </w:ins>
      <w:ins w:id="9231" w:author="jie sun" w:date="2018-04-18T20:56:00Z">
        <w:r>
          <w:t>1</w:t>
        </w:r>
      </w:ins>
      <w:ins w:id="9232" w:author="jie sun" w:date="2018-04-19T12:36:00Z">
        <w:del w:id="9233" w:author="JIE  SUN" w:date="2018-06-25T20:41:00Z">
          <w:r w:rsidR="00776EFA" w:rsidDel="00847D06">
            <w:delText xml:space="preserve"> algorithm</w:delText>
          </w:r>
        </w:del>
      </w:ins>
      <w:ins w:id="9234" w:author="jie sun" w:date="2018-04-18T20:56:00Z">
        <w:r>
          <w:t xml:space="preserve">: </w:t>
        </w:r>
      </w:ins>
      <w:ins w:id="9235" w:author="jie sun" w:date="2018-04-19T11:57:00Z">
        <w:r w:rsidR="00BB0E31">
          <w:t xml:space="preserve"> </w:t>
        </w:r>
        <w:del w:id="9236" w:author="JIE  SUN" w:date="2018-06-25T20:42:00Z">
          <w:r w:rsidR="00BB0E31" w:rsidDel="00847D06">
            <w:rPr>
              <w:rFonts w:hint="eastAsia"/>
            </w:rPr>
            <w:delText xml:space="preserve">Doing </w:delText>
          </w:r>
        </w:del>
        <w:del w:id="9237" w:author="JIE  SUN" w:date="2018-06-25T18:34:00Z">
          <w:r w:rsidR="00BB0E31" w:rsidDel="009C1383">
            <w:rPr>
              <w:rFonts w:hint="eastAsia"/>
            </w:rPr>
            <w:delText>action</w:delText>
          </w:r>
        </w:del>
        <w:del w:id="9238" w:author="JIE  SUN" w:date="2018-06-25T20:42:00Z">
          <w:r w:rsidR="00BB0E31" w:rsidDel="00847D06">
            <w:rPr>
              <w:rFonts w:hint="eastAsia"/>
            </w:rPr>
            <w:delText xml:space="preserve"> 1 </w:delText>
          </w:r>
        </w:del>
      </w:ins>
      <w:ins w:id="9239" w:author="jie sun" w:date="2018-04-19T12:36:00Z">
        <w:del w:id="9240" w:author="JIE  SUN" w:date="2018-06-25T20:42:00Z">
          <w:r w:rsidR="000A09FC" w:rsidDel="00847D06">
            <w:rPr>
              <w:rFonts w:hint="eastAsia"/>
            </w:rPr>
            <w:delText>exact</w:delText>
          </w:r>
        </w:del>
      </w:ins>
      <w:ins w:id="9241" w:author="jie sun" w:date="2018-04-19T11:57:00Z">
        <w:del w:id="9242" w:author="JIE  SUN" w:date="2018-06-25T20:42:00Z">
          <w:r w:rsidR="00BB0E31" w:rsidDel="00847D06">
            <w:rPr>
              <w:rFonts w:hint="eastAsia"/>
            </w:rPr>
            <w:delText xml:space="preserve"> </w:delText>
          </w:r>
        </w:del>
        <w:del w:id="9243" w:author="JIE  SUN" w:date="2018-06-25T18:39:00Z">
          <w:r w:rsidR="00BB0E31" w:rsidDel="00085A56">
            <w:rPr>
              <w:rFonts w:hint="eastAsia"/>
            </w:rPr>
            <w:delText>25</w:delText>
          </w:r>
        </w:del>
        <w:del w:id="9244" w:author="JIE  SUN" w:date="2018-06-25T20:42:00Z">
          <w:r w:rsidR="00BB0E31" w:rsidDel="00847D06">
            <w:rPr>
              <w:rFonts w:hint="eastAsia"/>
            </w:rPr>
            <w:delText xml:space="preserve"> times, get the data below</w:delText>
          </w:r>
        </w:del>
      </w:ins>
      <w:ins w:id="9245" w:author="jie sun" w:date="2018-04-19T12:03:00Z">
        <w:del w:id="9246" w:author="JIE  SUN" w:date="2018-06-25T20:42:00Z">
          <w:r w:rsidR="00617CB5" w:rsidDel="00847D06">
            <w:rPr>
              <w:rFonts w:hint="eastAsia"/>
            </w:rPr>
            <w:delText>.</w:delText>
          </w:r>
        </w:del>
      </w:ins>
      <w:ins w:id="9247" w:author="JIE  SUN" w:date="2018-06-25T20:42:00Z">
        <w:r w:rsidR="00847D06">
          <w:rPr>
            <w:rFonts w:hint="eastAsia"/>
          </w:rPr>
          <w:t>There</w:t>
        </w:r>
        <w:r w:rsidR="0025599D">
          <w:t xml:space="preserve"> </w:t>
        </w:r>
        <w:r w:rsidR="00847D06">
          <w:t>are two figures showing the data of accelerometer and gyroscope during the process of shaking the phone 20 times in gesture 1.</w:t>
        </w:r>
      </w:ins>
    </w:p>
    <w:p w14:paraId="1CF6C00D" w14:textId="77777777" w:rsidR="00440E3F" w:rsidRDefault="00085A56">
      <w:pPr>
        <w:jc w:val="center"/>
        <w:rPr>
          <w:ins w:id="9248" w:author="jie sun" w:date="2018-04-18T21:00:00Z"/>
        </w:rPr>
        <w:pPrChange w:id="9249" w:author="jie sun" w:date="2018-04-19T12:51:00Z">
          <w:pPr/>
        </w:pPrChange>
      </w:pPr>
      <w:ins w:id="9250" w:author="JIE  SUN" w:date="2018-06-25T18:39:00Z">
        <w:r>
          <w:rPr>
            <w:noProof/>
          </w:rPr>
          <w:drawing>
            <wp:inline distT="0" distB="0" distL="0" distR="0" wp14:anchorId="1EAD059F" wp14:editId="6EBD7250">
              <wp:extent cx="4572000" cy="2743200"/>
              <wp:effectExtent l="0" t="0" r="0" b="0"/>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ins>
      <w:ins w:id="9251" w:author="jie sun" w:date="2018-04-19T12:17:00Z">
        <w:del w:id="9252" w:author="JIE  SUN" w:date="2018-06-25T18:37:00Z">
          <w:r w:rsidR="00D45CEE" w:rsidDel="009C1383">
            <w:rPr>
              <w:noProof/>
            </w:rPr>
            <w:drawing>
              <wp:inline distT="0" distB="0" distL="0" distR="0" wp14:anchorId="74D757D4" wp14:editId="04514818">
                <wp:extent cx="4787265" cy="3692106"/>
                <wp:effectExtent l="0" t="0" r="13335" b="3810"/>
                <wp:docPr id="26" name="Chart 26">
                  <a:extLst xmlns:a="http://schemas.openxmlformats.org/drawingml/2006/main">
                    <a:ext uri="{FF2B5EF4-FFF2-40B4-BE49-F238E27FC236}">
                      <a16:creationId xmlns:a16="http://schemas.microsoft.com/office/drawing/2014/main" id="{0AFFF4A4-8715-4481-9271-59C309FF24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del>
      </w:ins>
    </w:p>
    <w:p w14:paraId="413262D4" w14:textId="77777777" w:rsidR="00BC5AFE" w:rsidRDefault="0043181B">
      <w:pPr>
        <w:pStyle w:val="Caption"/>
        <w:jc w:val="center"/>
        <w:rPr>
          <w:ins w:id="9253" w:author="JIE  SUN" w:date="2018-06-25T18:39:00Z"/>
        </w:rPr>
        <w:pPrChange w:id="9254" w:author="jie sun" w:date="2018-04-19T12:51:00Z">
          <w:pPr/>
        </w:pPrChange>
      </w:pPr>
      <w:bookmarkStart w:id="9255" w:name="_Toc517801909"/>
      <w:ins w:id="9256" w:author="jie sun" w:date="2018-04-19T12:47:00Z">
        <w:r>
          <w:t xml:space="preserve">Figure </w:t>
        </w:r>
      </w:ins>
      <w:ins w:id="9257" w:author="JIE  SUN" w:date="2018-06-21T13:36:00Z">
        <w:r w:rsidR="00A64E7B">
          <w:fldChar w:fldCharType="begin"/>
        </w:r>
        <w:r w:rsidR="00A64E7B">
          <w:instrText xml:space="preserve"> STYLEREF 1 \s </w:instrText>
        </w:r>
      </w:ins>
      <w:r w:rsidR="00A64E7B">
        <w:fldChar w:fldCharType="separate"/>
      </w:r>
      <w:r w:rsidR="00A64E7B">
        <w:rPr>
          <w:noProof/>
        </w:rPr>
        <w:t>4</w:t>
      </w:r>
      <w:ins w:id="925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9259" w:author="JIE  SUN" w:date="2018-06-21T13:36:00Z">
        <w:r w:rsidR="00A64E7B">
          <w:rPr>
            <w:noProof/>
          </w:rPr>
          <w:t>19</w:t>
        </w:r>
        <w:r w:rsidR="00A64E7B">
          <w:fldChar w:fldCharType="end"/>
        </w:r>
      </w:ins>
      <w:ins w:id="9260" w:author="jie sun" w:date="2018-04-19T13:00:00Z">
        <w:del w:id="9261" w:author="JIE  SUN" w:date="2018-06-21T13:34:00Z">
          <w:r w:rsidR="00083FE7" w:rsidDel="00A64E7B">
            <w:fldChar w:fldCharType="begin"/>
          </w:r>
          <w:r w:rsidR="00083FE7" w:rsidDel="00A64E7B">
            <w:delInstrText xml:space="preserve"> STYLEREF 1 \s </w:delInstrText>
          </w:r>
        </w:del>
      </w:ins>
      <w:del w:id="9262" w:author="JIE  SUN" w:date="2018-06-21T13:34:00Z">
        <w:r w:rsidR="00083FE7" w:rsidDel="00A64E7B">
          <w:fldChar w:fldCharType="separate"/>
        </w:r>
        <w:r w:rsidR="00083FE7" w:rsidDel="00A64E7B">
          <w:rPr>
            <w:noProof/>
          </w:rPr>
          <w:delText>4</w:delText>
        </w:r>
      </w:del>
      <w:ins w:id="9263" w:author="jie sun" w:date="2018-04-19T13:00:00Z">
        <w:del w:id="926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9265" w:author="JIE  SUN" w:date="2018-06-21T13:34:00Z">
        <w:r w:rsidR="00083FE7" w:rsidDel="00A64E7B">
          <w:fldChar w:fldCharType="separate"/>
        </w:r>
      </w:del>
      <w:ins w:id="9266" w:author="jie sun" w:date="2018-04-19T13:00:00Z">
        <w:del w:id="9267" w:author="JIE  SUN" w:date="2018-06-21T13:34:00Z">
          <w:r w:rsidR="00083FE7" w:rsidDel="00A64E7B">
            <w:rPr>
              <w:noProof/>
            </w:rPr>
            <w:delText>18</w:delText>
          </w:r>
          <w:r w:rsidR="00083FE7" w:rsidDel="00A64E7B">
            <w:fldChar w:fldCharType="end"/>
          </w:r>
        </w:del>
      </w:ins>
      <w:ins w:id="9268" w:author="jie sun" w:date="2018-04-19T12:47:00Z">
        <w:r>
          <w:t xml:space="preserve"> </w:t>
        </w:r>
        <w:del w:id="9269" w:author="JIE  SUN" w:date="2018-06-25T18:38:00Z">
          <w:r w:rsidDel="009C1383">
            <w:delText>Action</w:delText>
          </w:r>
        </w:del>
      </w:ins>
      <w:ins w:id="9270" w:author="JIE  SUN" w:date="2018-06-25T18:38:00Z">
        <w:r w:rsidR="009C1383">
          <w:t>Gesture</w:t>
        </w:r>
      </w:ins>
      <w:ins w:id="9271" w:author="jie sun" w:date="2018-04-19T12:47:00Z">
        <w:r>
          <w:t xml:space="preserve"> 1 Gyro Data</w:t>
        </w:r>
      </w:ins>
      <w:bookmarkEnd w:id="9255"/>
    </w:p>
    <w:p w14:paraId="45062A05" w14:textId="77777777" w:rsidR="00085A56" w:rsidRPr="00085A56" w:rsidDel="00527F81" w:rsidRDefault="00085A56">
      <w:pPr>
        <w:jc w:val="center"/>
        <w:rPr>
          <w:ins w:id="9272" w:author="jie sun" w:date="2018-04-18T20:57:00Z"/>
          <w:del w:id="9273" w:author="JIE  SUN" w:date="2018-06-25T18:41:00Z"/>
        </w:rPr>
        <w:pPrChange w:id="9274" w:author="JIE  SUN" w:date="2018-06-25T18:40:00Z">
          <w:pPr/>
        </w:pPrChange>
      </w:pPr>
      <w:ins w:id="9275" w:author="JIE  SUN" w:date="2018-06-25T18:40:00Z">
        <w:r>
          <w:rPr>
            <w:noProof/>
          </w:rPr>
          <w:drawing>
            <wp:inline distT="0" distB="0" distL="0" distR="0" wp14:anchorId="3D477FBC" wp14:editId="7AFC1FEB">
              <wp:extent cx="4400550" cy="2638425"/>
              <wp:effectExtent l="0" t="0" r="0" b="9525"/>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ins>
    </w:p>
    <w:p w14:paraId="1886D4D7" w14:textId="77777777" w:rsidR="000F5157" w:rsidRDefault="00083FE7">
      <w:pPr>
        <w:jc w:val="center"/>
        <w:rPr>
          <w:ins w:id="9276" w:author="jie sun" w:date="2018-04-19T13:00:00Z"/>
        </w:rPr>
      </w:pPr>
      <w:ins w:id="9277" w:author="jie sun" w:date="2018-04-19T13:00:00Z">
        <w:del w:id="9278" w:author="JIE  SUN" w:date="2018-06-25T18:41:00Z">
          <w:r w:rsidDel="00527F81">
            <w:rPr>
              <w:noProof/>
            </w:rPr>
            <w:drawing>
              <wp:inline distT="0" distB="0" distL="0" distR="0" wp14:anchorId="3561654B" wp14:editId="7477CFE0">
                <wp:extent cx="5227320" cy="3338422"/>
                <wp:effectExtent l="0" t="0" r="11430" b="14605"/>
                <wp:docPr id="61" name="Chart 61">
                  <a:extLst xmlns:a="http://schemas.openxmlformats.org/drawingml/2006/main">
                    <a:ext uri="{FF2B5EF4-FFF2-40B4-BE49-F238E27FC236}">
                      <a16:creationId xmlns:a16="http://schemas.microsoft.com/office/drawing/2014/main" id="{B51905A3-D3DE-491D-9490-BE21652A84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del>
      </w:ins>
    </w:p>
    <w:p w14:paraId="079FF97A" w14:textId="77777777" w:rsidR="00083FE7" w:rsidRDefault="00083FE7">
      <w:pPr>
        <w:pStyle w:val="Caption"/>
        <w:jc w:val="center"/>
        <w:rPr>
          <w:ins w:id="9279" w:author="jie sun" w:date="2018-04-19T13:00:00Z"/>
        </w:rPr>
        <w:pPrChange w:id="9280" w:author="jie sun" w:date="2018-04-19T13:00:00Z">
          <w:pPr>
            <w:jc w:val="center"/>
          </w:pPr>
        </w:pPrChange>
      </w:pPr>
      <w:bookmarkStart w:id="9281" w:name="_Toc517801910"/>
      <w:ins w:id="9282" w:author="jie sun" w:date="2018-04-19T13:00:00Z">
        <w:r>
          <w:t xml:space="preserve">Figure </w:t>
        </w:r>
      </w:ins>
      <w:ins w:id="9283" w:author="JIE  SUN" w:date="2018-06-21T13:36:00Z">
        <w:r w:rsidR="00A64E7B">
          <w:fldChar w:fldCharType="begin"/>
        </w:r>
        <w:r w:rsidR="00A64E7B">
          <w:instrText xml:space="preserve"> STYLEREF 1 \s </w:instrText>
        </w:r>
      </w:ins>
      <w:r w:rsidR="00A64E7B">
        <w:fldChar w:fldCharType="separate"/>
      </w:r>
      <w:r w:rsidR="00A64E7B">
        <w:rPr>
          <w:noProof/>
        </w:rPr>
        <w:t>4</w:t>
      </w:r>
      <w:ins w:id="928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9285" w:author="JIE  SUN" w:date="2018-06-21T13:36:00Z">
        <w:r w:rsidR="00A64E7B">
          <w:rPr>
            <w:noProof/>
          </w:rPr>
          <w:t>20</w:t>
        </w:r>
        <w:r w:rsidR="00A64E7B">
          <w:fldChar w:fldCharType="end"/>
        </w:r>
      </w:ins>
      <w:ins w:id="9286" w:author="jie sun" w:date="2018-04-19T13:00:00Z">
        <w:del w:id="9287" w:author="JIE  SUN" w:date="2018-06-21T13:34:00Z">
          <w:r w:rsidDel="00A64E7B">
            <w:fldChar w:fldCharType="begin"/>
          </w:r>
          <w:r w:rsidDel="00A64E7B">
            <w:delInstrText xml:space="preserve"> STYLEREF 1 \s </w:delInstrText>
          </w:r>
        </w:del>
      </w:ins>
      <w:del w:id="9288" w:author="JIE  SUN" w:date="2018-06-21T13:34:00Z">
        <w:r w:rsidDel="00A64E7B">
          <w:fldChar w:fldCharType="separate"/>
        </w:r>
        <w:r w:rsidDel="00A64E7B">
          <w:rPr>
            <w:noProof/>
          </w:rPr>
          <w:delText>4</w:delText>
        </w:r>
      </w:del>
      <w:ins w:id="9289" w:author="jie sun" w:date="2018-04-19T13:00:00Z">
        <w:del w:id="9290" w:author="JIE  SUN" w:date="2018-06-21T13:34:00Z">
          <w:r w:rsidDel="00A64E7B">
            <w:fldChar w:fldCharType="end"/>
          </w:r>
          <w:r w:rsidDel="00A64E7B">
            <w:delText>.</w:delText>
          </w:r>
          <w:r w:rsidDel="00A64E7B">
            <w:fldChar w:fldCharType="begin"/>
          </w:r>
          <w:r w:rsidDel="00A64E7B">
            <w:delInstrText xml:space="preserve"> SEQ Figure \* ARABIC \s 1 </w:delInstrText>
          </w:r>
        </w:del>
      </w:ins>
      <w:del w:id="9291" w:author="JIE  SUN" w:date="2018-06-21T13:34:00Z">
        <w:r w:rsidDel="00A64E7B">
          <w:fldChar w:fldCharType="separate"/>
        </w:r>
      </w:del>
      <w:ins w:id="9292" w:author="jie sun" w:date="2018-04-19T13:00:00Z">
        <w:del w:id="9293" w:author="JIE  SUN" w:date="2018-06-21T13:34:00Z">
          <w:r w:rsidDel="00A64E7B">
            <w:rPr>
              <w:noProof/>
            </w:rPr>
            <w:delText>19</w:delText>
          </w:r>
          <w:r w:rsidDel="00A64E7B">
            <w:fldChar w:fldCharType="end"/>
          </w:r>
        </w:del>
        <w:r>
          <w:t xml:space="preserve"> : </w:t>
        </w:r>
        <w:del w:id="9294" w:author="JIE  SUN" w:date="2018-06-25T18:41:00Z">
          <w:r w:rsidDel="00527F81">
            <w:delText>Action</w:delText>
          </w:r>
        </w:del>
      </w:ins>
      <w:ins w:id="9295" w:author="JIE  SUN" w:date="2018-06-25T18:41:00Z">
        <w:r w:rsidR="00527F81">
          <w:t>Gesture</w:t>
        </w:r>
      </w:ins>
      <w:ins w:id="9296" w:author="jie sun" w:date="2018-04-19T13:00:00Z">
        <w:r>
          <w:t xml:space="preserve"> 1 Acceleration Data</w:t>
        </w:r>
        <w:bookmarkEnd w:id="9281"/>
      </w:ins>
    </w:p>
    <w:p w14:paraId="1F3267BB" w14:textId="77777777" w:rsidR="00083FE7" w:rsidRPr="000F5157" w:rsidRDefault="00083FE7">
      <w:pPr>
        <w:jc w:val="center"/>
        <w:rPr>
          <w:ins w:id="9297" w:author="jie sun" w:date="2018-04-17T14:01:00Z"/>
        </w:rPr>
        <w:pPrChange w:id="9298" w:author="jie sun" w:date="2018-04-19T13:00:00Z">
          <w:pPr/>
        </w:pPrChange>
      </w:pPr>
    </w:p>
    <w:p w14:paraId="6BC2436D" w14:textId="77777777" w:rsidR="00C30F16" w:rsidRDefault="00776EFA">
      <w:pPr>
        <w:jc w:val="center"/>
        <w:rPr>
          <w:ins w:id="9299" w:author="jie sun" w:date="2018-04-17T14:01:00Z"/>
        </w:rPr>
        <w:pPrChange w:id="9300" w:author="jie sun" w:date="2018-04-19T12:51:00Z">
          <w:pPr/>
        </w:pPrChange>
      </w:pPr>
      <w:ins w:id="9301" w:author="jie sun" w:date="2018-04-19T12:36:00Z">
        <w:del w:id="9302" w:author="JIE  SUN" w:date="2018-06-25T20:56:00Z">
          <w:r w:rsidRPr="00776EFA" w:rsidDel="0025599D">
            <w:rPr>
              <w:noProof/>
            </w:rPr>
            <w:drawing>
              <wp:inline distT="0" distB="0" distL="0" distR="0" wp14:anchorId="336EB837" wp14:editId="399DE8ED">
                <wp:extent cx="5270500" cy="3536950"/>
                <wp:effectExtent l="0" t="0" r="6350" b="6350"/>
                <wp:docPr id="59" name="Picture 59" descr="C:\Users\sunjie\AppData\Local\Temp\1524134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jie\AppData\Local\Temp\1524134191(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0500" cy="3536950"/>
                        </a:xfrm>
                        <a:prstGeom prst="rect">
                          <a:avLst/>
                        </a:prstGeom>
                        <a:noFill/>
                        <a:ln>
                          <a:noFill/>
                        </a:ln>
                      </pic:spPr>
                    </pic:pic>
                  </a:graphicData>
                </a:graphic>
              </wp:inline>
            </w:drawing>
          </w:r>
        </w:del>
      </w:ins>
      <w:ins w:id="9303" w:author="JIE  SUN" w:date="2018-06-25T20:56:00Z">
        <w:r w:rsidR="0025599D" w:rsidRPr="0025599D">
          <w:rPr>
            <w:noProof/>
          </w:rPr>
          <w:drawing>
            <wp:inline distT="0" distB="0" distL="0" distR="0" wp14:anchorId="79FDA8DB" wp14:editId="1343D4D2">
              <wp:extent cx="5257800" cy="3648075"/>
              <wp:effectExtent l="0" t="0" r="0" b="9525"/>
              <wp:docPr id="70" name="Picture 70" descr="C:\Users\162309~1.IT2\AppData\Local\Temp\15299565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62309~1.IT2\AppData\Local\Temp\1529956579(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57800" cy="3648075"/>
                      </a:xfrm>
                      <a:prstGeom prst="rect">
                        <a:avLst/>
                      </a:prstGeom>
                      <a:noFill/>
                      <a:ln>
                        <a:noFill/>
                      </a:ln>
                    </pic:spPr>
                  </pic:pic>
                </a:graphicData>
              </a:graphic>
            </wp:inline>
          </w:drawing>
        </w:r>
      </w:ins>
    </w:p>
    <w:p w14:paraId="16A1AC47" w14:textId="77777777" w:rsidR="00C30F16" w:rsidRDefault="0043181B">
      <w:pPr>
        <w:pStyle w:val="Caption"/>
        <w:jc w:val="center"/>
        <w:rPr>
          <w:ins w:id="9304" w:author="JIE  SUN" w:date="2018-06-25T20:56:00Z"/>
        </w:rPr>
        <w:pPrChange w:id="9305" w:author="jie sun" w:date="2018-04-19T12:51:00Z">
          <w:pPr/>
        </w:pPrChange>
      </w:pPr>
      <w:bookmarkStart w:id="9306" w:name="_Toc517801911"/>
      <w:ins w:id="9307" w:author="jie sun" w:date="2018-04-19T12:51:00Z">
        <w:r>
          <w:t xml:space="preserve">Figure </w:t>
        </w:r>
      </w:ins>
      <w:ins w:id="9308" w:author="JIE  SUN" w:date="2018-06-21T13:36:00Z">
        <w:r w:rsidR="00A64E7B">
          <w:fldChar w:fldCharType="begin"/>
        </w:r>
        <w:r w:rsidR="00A64E7B">
          <w:instrText xml:space="preserve"> STYLEREF 1 \s </w:instrText>
        </w:r>
      </w:ins>
      <w:r w:rsidR="00A64E7B">
        <w:fldChar w:fldCharType="separate"/>
      </w:r>
      <w:r w:rsidR="00A64E7B">
        <w:rPr>
          <w:noProof/>
        </w:rPr>
        <w:t>4</w:t>
      </w:r>
      <w:ins w:id="930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9310" w:author="JIE  SUN" w:date="2018-06-21T13:36:00Z">
        <w:r w:rsidR="00A64E7B">
          <w:rPr>
            <w:noProof/>
          </w:rPr>
          <w:t>21</w:t>
        </w:r>
        <w:r w:rsidR="00A64E7B">
          <w:fldChar w:fldCharType="end"/>
        </w:r>
      </w:ins>
      <w:ins w:id="9311" w:author="jie sun" w:date="2018-04-19T13:00:00Z">
        <w:del w:id="9312" w:author="JIE  SUN" w:date="2018-06-21T13:34:00Z">
          <w:r w:rsidR="00083FE7" w:rsidDel="00A64E7B">
            <w:fldChar w:fldCharType="begin"/>
          </w:r>
          <w:r w:rsidR="00083FE7" w:rsidDel="00A64E7B">
            <w:delInstrText xml:space="preserve"> STYLEREF 1 \s </w:delInstrText>
          </w:r>
        </w:del>
      </w:ins>
      <w:del w:id="9313" w:author="JIE  SUN" w:date="2018-06-21T13:34:00Z">
        <w:r w:rsidR="00083FE7" w:rsidDel="00A64E7B">
          <w:fldChar w:fldCharType="separate"/>
        </w:r>
        <w:r w:rsidR="00083FE7" w:rsidDel="00A64E7B">
          <w:rPr>
            <w:noProof/>
          </w:rPr>
          <w:delText>4</w:delText>
        </w:r>
      </w:del>
      <w:ins w:id="9314" w:author="jie sun" w:date="2018-04-19T13:00:00Z">
        <w:del w:id="931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9316" w:author="JIE  SUN" w:date="2018-06-21T13:34:00Z">
        <w:r w:rsidR="00083FE7" w:rsidDel="00A64E7B">
          <w:fldChar w:fldCharType="separate"/>
        </w:r>
      </w:del>
      <w:ins w:id="9317" w:author="jie sun" w:date="2018-04-19T13:00:00Z">
        <w:del w:id="9318" w:author="JIE  SUN" w:date="2018-06-21T13:34:00Z">
          <w:r w:rsidR="00083FE7" w:rsidDel="00A64E7B">
            <w:rPr>
              <w:noProof/>
            </w:rPr>
            <w:delText>20</w:delText>
          </w:r>
          <w:r w:rsidR="00083FE7" w:rsidDel="00A64E7B">
            <w:fldChar w:fldCharType="end"/>
          </w:r>
        </w:del>
      </w:ins>
      <w:ins w:id="9319" w:author="jie sun" w:date="2018-04-19T12:51:00Z">
        <w:r>
          <w:t xml:space="preserve"> Action 1 Calculation</w:t>
        </w:r>
      </w:ins>
      <w:ins w:id="9320" w:author="jie sun" w:date="2018-04-19T13:08:00Z">
        <w:r w:rsidR="00833C88">
          <w:t xml:space="preserve"> Result</w:t>
        </w:r>
      </w:ins>
      <w:bookmarkEnd w:id="9306"/>
    </w:p>
    <w:p w14:paraId="535AE70D" w14:textId="77777777" w:rsidR="0025599D" w:rsidRDefault="0025599D">
      <w:pPr>
        <w:rPr>
          <w:ins w:id="9321" w:author="JIE  SUN" w:date="2018-06-25T20:56:00Z"/>
        </w:rPr>
      </w:pPr>
      <w:bookmarkStart w:id="9322" w:name="OLE_LINK43"/>
      <w:bookmarkStart w:id="9323" w:name="OLE_LINK44"/>
      <w:ins w:id="9324" w:author="JIE  SUN" w:date="2018-06-25T20:56:00Z">
        <w:r>
          <w:t>The accuracy of this gesture tool can be calculated below:</w:t>
        </w:r>
      </w:ins>
    </w:p>
    <w:tbl>
      <w:tblPr>
        <w:tblStyle w:val="TableGrid"/>
        <w:tblW w:w="0" w:type="auto"/>
        <w:tblLook w:val="04A0" w:firstRow="1" w:lastRow="0" w:firstColumn="1" w:lastColumn="0" w:noHBand="0" w:noVBand="1"/>
        <w:tblPrChange w:id="9325" w:author="JIE  SUN" w:date="2018-06-25T20:58:00Z">
          <w:tblPr>
            <w:tblStyle w:val="TableGrid"/>
            <w:tblW w:w="0" w:type="auto"/>
            <w:tblLook w:val="04A0" w:firstRow="1" w:lastRow="0" w:firstColumn="1" w:lastColumn="0" w:noHBand="0" w:noVBand="1"/>
          </w:tblPr>
        </w:tblPrChange>
      </w:tblPr>
      <w:tblGrid>
        <w:gridCol w:w="2122"/>
        <w:gridCol w:w="2551"/>
        <w:gridCol w:w="2268"/>
        <w:gridCol w:w="2075"/>
        <w:tblGridChange w:id="9326">
          <w:tblGrid>
            <w:gridCol w:w="2254"/>
            <w:gridCol w:w="2254"/>
            <w:gridCol w:w="2254"/>
            <w:gridCol w:w="2254"/>
          </w:tblGrid>
        </w:tblGridChange>
      </w:tblGrid>
      <w:tr w:rsidR="0025599D" w14:paraId="02F33730" w14:textId="77777777" w:rsidTr="0025599D">
        <w:trPr>
          <w:ins w:id="9327" w:author="JIE  SUN" w:date="2018-06-25T20:58:00Z"/>
        </w:trPr>
        <w:tc>
          <w:tcPr>
            <w:tcW w:w="2122" w:type="dxa"/>
            <w:tcPrChange w:id="9328" w:author="JIE  SUN" w:date="2018-06-25T20:58:00Z">
              <w:tcPr>
                <w:tcW w:w="2254" w:type="dxa"/>
              </w:tcPr>
            </w:tcPrChange>
          </w:tcPr>
          <w:p w14:paraId="615EAD98" w14:textId="77777777" w:rsidR="0025599D" w:rsidRDefault="0025599D">
            <w:pPr>
              <w:jc w:val="center"/>
              <w:rPr>
                <w:ins w:id="9329" w:author="JIE  SUN" w:date="2018-06-25T20:58:00Z"/>
              </w:rPr>
              <w:pPrChange w:id="9330" w:author="JIE  SUN" w:date="2018-06-25T21:00:00Z">
                <w:pPr/>
              </w:pPrChange>
            </w:pPr>
            <w:ins w:id="9331" w:author="JIE  SUN" w:date="2018-06-25T20:58:00Z">
              <w:r>
                <w:t>Gesture Number</w:t>
              </w:r>
            </w:ins>
          </w:p>
        </w:tc>
        <w:tc>
          <w:tcPr>
            <w:tcW w:w="2551" w:type="dxa"/>
            <w:tcPrChange w:id="9332" w:author="JIE  SUN" w:date="2018-06-25T20:58:00Z">
              <w:tcPr>
                <w:tcW w:w="2254" w:type="dxa"/>
              </w:tcPr>
            </w:tcPrChange>
          </w:tcPr>
          <w:p w14:paraId="08369230" w14:textId="77777777" w:rsidR="0025599D" w:rsidRDefault="0025599D">
            <w:pPr>
              <w:jc w:val="center"/>
              <w:rPr>
                <w:ins w:id="9333" w:author="JIE  SUN" w:date="2018-06-25T20:58:00Z"/>
              </w:rPr>
              <w:pPrChange w:id="9334" w:author="JIE  SUN" w:date="2018-06-25T21:00:00Z">
                <w:pPr/>
              </w:pPrChange>
            </w:pPr>
            <w:ins w:id="9335" w:author="JIE  SUN" w:date="2018-06-25T20:58:00Z">
              <w:r>
                <w:t>Exact Shaking times</w:t>
              </w:r>
            </w:ins>
          </w:p>
        </w:tc>
        <w:tc>
          <w:tcPr>
            <w:tcW w:w="2268" w:type="dxa"/>
            <w:tcPrChange w:id="9336" w:author="JIE  SUN" w:date="2018-06-25T20:58:00Z">
              <w:tcPr>
                <w:tcW w:w="2254" w:type="dxa"/>
              </w:tcPr>
            </w:tcPrChange>
          </w:tcPr>
          <w:p w14:paraId="3092F97B" w14:textId="77777777" w:rsidR="0025599D" w:rsidRDefault="0025599D">
            <w:pPr>
              <w:jc w:val="center"/>
              <w:rPr>
                <w:ins w:id="9337" w:author="JIE  SUN" w:date="2018-06-25T20:58:00Z"/>
              </w:rPr>
              <w:pPrChange w:id="9338" w:author="JIE  SUN" w:date="2018-06-25T21:00:00Z">
                <w:pPr/>
              </w:pPrChange>
            </w:pPr>
            <w:ins w:id="9339" w:author="JIE  SUN" w:date="2018-06-25T20:59:00Z">
              <w:r>
                <w:t>Testers tests</w:t>
              </w:r>
            </w:ins>
          </w:p>
        </w:tc>
        <w:tc>
          <w:tcPr>
            <w:tcW w:w="2075" w:type="dxa"/>
            <w:tcPrChange w:id="9340" w:author="JIE  SUN" w:date="2018-06-25T20:58:00Z">
              <w:tcPr>
                <w:tcW w:w="2254" w:type="dxa"/>
              </w:tcPr>
            </w:tcPrChange>
          </w:tcPr>
          <w:p w14:paraId="1179A673" w14:textId="77777777" w:rsidR="0025599D" w:rsidRDefault="0025599D">
            <w:pPr>
              <w:jc w:val="center"/>
              <w:rPr>
                <w:ins w:id="9341" w:author="JIE  SUN" w:date="2018-06-25T20:58:00Z"/>
              </w:rPr>
              <w:pPrChange w:id="9342" w:author="JIE  SUN" w:date="2018-06-25T21:00:00Z">
                <w:pPr/>
              </w:pPrChange>
            </w:pPr>
            <w:ins w:id="9343" w:author="JIE  SUN" w:date="2018-06-25T20:59:00Z">
              <w:r>
                <w:t>Accuracy</w:t>
              </w:r>
            </w:ins>
          </w:p>
        </w:tc>
      </w:tr>
      <w:tr w:rsidR="0025599D" w14:paraId="32CB3732" w14:textId="77777777" w:rsidTr="0025599D">
        <w:trPr>
          <w:ins w:id="9344" w:author="JIE  SUN" w:date="2018-06-25T20:58:00Z"/>
        </w:trPr>
        <w:tc>
          <w:tcPr>
            <w:tcW w:w="2122" w:type="dxa"/>
            <w:tcPrChange w:id="9345" w:author="JIE  SUN" w:date="2018-06-25T20:58:00Z">
              <w:tcPr>
                <w:tcW w:w="2254" w:type="dxa"/>
              </w:tcPr>
            </w:tcPrChange>
          </w:tcPr>
          <w:p w14:paraId="4798E2C3" w14:textId="77777777" w:rsidR="0025599D" w:rsidRDefault="0025599D">
            <w:pPr>
              <w:jc w:val="center"/>
              <w:rPr>
                <w:ins w:id="9346" w:author="JIE  SUN" w:date="2018-06-25T20:58:00Z"/>
              </w:rPr>
              <w:pPrChange w:id="9347" w:author="JIE  SUN" w:date="2018-06-25T21:00:00Z">
                <w:pPr/>
              </w:pPrChange>
            </w:pPr>
            <w:ins w:id="9348" w:author="JIE  SUN" w:date="2018-06-25T20:58:00Z">
              <w:r>
                <w:t>1</w:t>
              </w:r>
            </w:ins>
          </w:p>
        </w:tc>
        <w:tc>
          <w:tcPr>
            <w:tcW w:w="2551" w:type="dxa"/>
            <w:tcPrChange w:id="9349" w:author="JIE  SUN" w:date="2018-06-25T20:58:00Z">
              <w:tcPr>
                <w:tcW w:w="2254" w:type="dxa"/>
              </w:tcPr>
            </w:tcPrChange>
          </w:tcPr>
          <w:p w14:paraId="4F4020C4" w14:textId="77777777" w:rsidR="0025599D" w:rsidRDefault="0025599D">
            <w:pPr>
              <w:jc w:val="center"/>
              <w:rPr>
                <w:ins w:id="9350" w:author="JIE  SUN" w:date="2018-06-25T20:58:00Z"/>
              </w:rPr>
              <w:pPrChange w:id="9351" w:author="JIE  SUN" w:date="2018-06-25T21:00:00Z">
                <w:pPr/>
              </w:pPrChange>
            </w:pPr>
            <w:ins w:id="9352" w:author="JIE  SUN" w:date="2018-06-25T20:58:00Z">
              <w:r>
                <w:t>20</w:t>
              </w:r>
            </w:ins>
          </w:p>
        </w:tc>
        <w:tc>
          <w:tcPr>
            <w:tcW w:w="2268" w:type="dxa"/>
            <w:tcPrChange w:id="9353" w:author="JIE  SUN" w:date="2018-06-25T20:58:00Z">
              <w:tcPr>
                <w:tcW w:w="2254" w:type="dxa"/>
              </w:tcPr>
            </w:tcPrChange>
          </w:tcPr>
          <w:p w14:paraId="6A35EC72" w14:textId="77777777" w:rsidR="0025599D" w:rsidRDefault="0025599D">
            <w:pPr>
              <w:jc w:val="center"/>
              <w:rPr>
                <w:ins w:id="9354" w:author="JIE  SUN" w:date="2018-06-25T20:58:00Z"/>
              </w:rPr>
              <w:pPrChange w:id="9355" w:author="JIE  SUN" w:date="2018-06-25T21:00:00Z">
                <w:pPr/>
              </w:pPrChange>
            </w:pPr>
            <w:ins w:id="9356" w:author="JIE  SUN" w:date="2018-06-25T20:59:00Z">
              <w:r>
                <w:t>18</w:t>
              </w:r>
            </w:ins>
          </w:p>
        </w:tc>
        <w:tc>
          <w:tcPr>
            <w:tcW w:w="2075" w:type="dxa"/>
            <w:tcPrChange w:id="9357" w:author="JIE  SUN" w:date="2018-06-25T20:58:00Z">
              <w:tcPr>
                <w:tcW w:w="2254" w:type="dxa"/>
              </w:tcPr>
            </w:tcPrChange>
          </w:tcPr>
          <w:p w14:paraId="31BCCB2C" w14:textId="77777777" w:rsidR="0025599D" w:rsidRDefault="0025599D">
            <w:pPr>
              <w:jc w:val="center"/>
              <w:rPr>
                <w:ins w:id="9358" w:author="JIE  SUN" w:date="2018-06-25T20:58:00Z"/>
              </w:rPr>
              <w:pPrChange w:id="9359" w:author="JIE  SUN" w:date="2018-06-25T21:00:00Z">
                <w:pPr/>
              </w:pPrChange>
            </w:pPr>
            <w:ins w:id="9360" w:author="JIE  SUN" w:date="2018-06-25T20:59:00Z">
              <w:r>
                <w:t>90%</w:t>
              </w:r>
            </w:ins>
          </w:p>
        </w:tc>
      </w:tr>
      <w:bookmarkEnd w:id="9322"/>
      <w:bookmarkEnd w:id="9323"/>
    </w:tbl>
    <w:p w14:paraId="39113555" w14:textId="77777777" w:rsidR="0025599D" w:rsidRPr="0025599D" w:rsidRDefault="0025599D">
      <w:pPr>
        <w:rPr>
          <w:ins w:id="9361" w:author="jie sun" w:date="2018-04-17T14:01:00Z"/>
        </w:rPr>
      </w:pPr>
    </w:p>
    <w:p w14:paraId="6437D23F" w14:textId="77777777" w:rsidR="00C30F16" w:rsidDel="00BF34BB" w:rsidRDefault="00C30F16" w:rsidP="00806241">
      <w:pPr>
        <w:rPr>
          <w:del w:id="9362" w:author="jie sun" w:date="2018-04-18T00:14:00Z"/>
          <w:b/>
        </w:rPr>
      </w:pPr>
    </w:p>
    <w:p w14:paraId="4C89A8F5" w14:textId="77777777" w:rsidR="00BF34BB" w:rsidDel="0025599D" w:rsidRDefault="00BF34BB">
      <w:pPr>
        <w:pStyle w:val="Heading1"/>
        <w:numPr>
          <w:ilvl w:val="0"/>
          <w:numId w:val="0"/>
        </w:numPr>
        <w:rPr>
          <w:ins w:id="9363" w:author="jie sun" w:date="2018-06-09T18:10:00Z"/>
          <w:del w:id="9364" w:author="JIE  SUN" w:date="2018-06-25T20:56:00Z"/>
          <w:rFonts w:eastAsiaTheme="minorEastAsia" w:cstheme="minorBidi"/>
          <w:sz w:val="24"/>
          <w:szCs w:val="22"/>
        </w:rPr>
      </w:pPr>
    </w:p>
    <w:p w14:paraId="58239253" w14:textId="77777777" w:rsidR="00BF34BB" w:rsidDel="0025599D" w:rsidRDefault="00BF34BB" w:rsidP="00BF34BB">
      <w:pPr>
        <w:rPr>
          <w:ins w:id="9365" w:author="jie sun" w:date="2018-06-09T18:10:00Z"/>
          <w:del w:id="9366" w:author="JIE  SUN" w:date="2018-06-25T20:56:00Z"/>
        </w:rPr>
      </w:pPr>
    </w:p>
    <w:p w14:paraId="67B15364" w14:textId="77777777" w:rsidR="00BF34BB" w:rsidDel="0025599D" w:rsidRDefault="00BF34BB" w:rsidP="00BF34BB">
      <w:pPr>
        <w:rPr>
          <w:ins w:id="9367" w:author="jie sun" w:date="2018-06-09T18:10:00Z"/>
          <w:del w:id="9368" w:author="JIE  SUN" w:date="2018-06-25T20:56:00Z"/>
        </w:rPr>
      </w:pPr>
      <w:ins w:id="9369" w:author="jie sun" w:date="2018-06-09T18:10:00Z">
        <w:del w:id="9370" w:author="JIE  SUN" w:date="2018-06-25T20:56:00Z">
          <w:r w:rsidDel="0025599D">
            <w:delText xml:space="preserve"> </w:delText>
          </w:r>
          <w:r w:rsidR="006A4A14" w:rsidDel="0025599D">
            <w:delText xml:space="preserve">Two  </w:delText>
          </w:r>
          <w:r w:rsidR="006A4A14" w:rsidDel="0025599D">
            <w:rPr>
              <w:rFonts w:hint="eastAsia"/>
            </w:rPr>
            <w:delText>Al</w:delText>
          </w:r>
          <w:r w:rsidR="006A4A14" w:rsidDel="0025599D">
            <w:delText>gorithms for action1;</w:delText>
          </w:r>
        </w:del>
      </w:ins>
    </w:p>
    <w:p w14:paraId="18D909FC" w14:textId="77777777" w:rsidR="006A4A14" w:rsidDel="0025599D" w:rsidRDefault="006A4A14" w:rsidP="00BF34BB">
      <w:pPr>
        <w:rPr>
          <w:ins w:id="9371" w:author="jie sun" w:date="2018-06-09T18:10:00Z"/>
          <w:del w:id="9372" w:author="JIE  SUN" w:date="2018-06-25T20:56:00Z"/>
        </w:rPr>
      </w:pPr>
      <w:ins w:id="9373" w:author="jie sun" w:date="2018-06-09T18:10:00Z">
        <w:del w:id="9374" w:author="JIE  SUN" w:date="2018-06-25T20:56:00Z">
          <w:r w:rsidDel="0025599D">
            <w:delText>Action judge algorithm:</w:delText>
          </w:r>
        </w:del>
      </w:ins>
    </w:p>
    <w:p w14:paraId="5960B62D" w14:textId="77777777" w:rsidR="006A4A14" w:rsidDel="0025599D" w:rsidRDefault="006A4A14" w:rsidP="00BF34BB">
      <w:pPr>
        <w:rPr>
          <w:ins w:id="9375" w:author="jie sun" w:date="2018-06-09T18:11:00Z"/>
          <w:del w:id="9376" w:author="JIE  SUN" w:date="2018-06-25T20:52:00Z"/>
        </w:rPr>
      </w:pPr>
      <w:ins w:id="9377" w:author="jie sun" w:date="2018-06-09T18:10:00Z">
        <w:del w:id="9378" w:author="JIE  SUN" w:date="2018-06-25T20:52:00Z">
          <w:r w:rsidDel="0025599D">
            <w:tab/>
            <w:delText>There are some conditions it m</w:delText>
          </w:r>
        </w:del>
      </w:ins>
      <w:ins w:id="9379" w:author="jie sun" w:date="2018-06-09T18:11:00Z">
        <w:del w:id="9380" w:author="JIE  SUN" w:date="2018-06-25T20:52:00Z">
          <w:r w:rsidDel="0025599D">
            <w:delText>ust meet to prove getting a correct action.</w:delText>
          </w:r>
        </w:del>
      </w:ins>
    </w:p>
    <w:tbl>
      <w:tblPr>
        <w:tblStyle w:val="TableGrid"/>
        <w:tblW w:w="0" w:type="auto"/>
        <w:tblLook w:val="04A0" w:firstRow="1" w:lastRow="0" w:firstColumn="1" w:lastColumn="0" w:noHBand="0" w:noVBand="1"/>
      </w:tblPr>
      <w:tblGrid>
        <w:gridCol w:w="4508"/>
        <w:gridCol w:w="4508"/>
      </w:tblGrid>
      <w:tr w:rsidR="00573551" w:rsidDel="0025599D" w14:paraId="67A727F9" w14:textId="77777777" w:rsidTr="00573551">
        <w:trPr>
          <w:ins w:id="9381" w:author="jie sun" w:date="2018-06-09T18:11:00Z"/>
          <w:del w:id="9382" w:author="JIE  SUN" w:date="2018-06-25T20:52:00Z"/>
        </w:trPr>
        <w:tc>
          <w:tcPr>
            <w:tcW w:w="4508" w:type="dxa"/>
          </w:tcPr>
          <w:p w14:paraId="6E39CDF0" w14:textId="77777777" w:rsidR="00573551" w:rsidDel="0025599D" w:rsidRDefault="00573551" w:rsidP="00BF34BB">
            <w:pPr>
              <w:rPr>
                <w:ins w:id="9383" w:author="jie sun" w:date="2018-06-09T18:11:00Z"/>
                <w:del w:id="9384" w:author="JIE  SUN" w:date="2018-06-25T20:52:00Z"/>
              </w:rPr>
            </w:pPr>
            <w:ins w:id="9385" w:author="jie sun" w:date="2018-06-09T18:11:00Z">
              <w:del w:id="9386" w:author="JIE  SUN" w:date="2018-06-25T20:52:00Z">
                <w:r w:rsidDel="0025599D">
                  <w:delText>1. Z get an position w</w:delText>
                </w:r>
              </w:del>
            </w:ins>
            <w:ins w:id="9387" w:author="jie sun" w:date="2018-06-09T18:12:00Z">
              <w:del w:id="9388" w:author="JIE  SUN" w:date="2018-06-25T20:52:00Z">
                <w:r w:rsidDel="0025599D">
                  <w:delText>hich meet the requirements</w:delText>
                </w:r>
              </w:del>
            </w:ins>
          </w:p>
        </w:tc>
        <w:tc>
          <w:tcPr>
            <w:tcW w:w="4508" w:type="dxa"/>
          </w:tcPr>
          <w:p w14:paraId="3A9E581D" w14:textId="77777777" w:rsidR="00573551" w:rsidDel="0025599D" w:rsidRDefault="00573551" w:rsidP="00BF34BB">
            <w:pPr>
              <w:rPr>
                <w:ins w:id="9389" w:author="jie sun" w:date="2018-06-09T18:11:00Z"/>
                <w:del w:id="9390" w:author="JIE  SUN" w:date="2018-06-25T20:52:00Z"/>
              </w:rPr>
            </w:pPr>
            <w:ins w:id="9391" w:author="jie sun" w:date="2018-06-09T18:12:00Z">
              <w:del w:id="9392" w:author="JIE  SUN" w:date="2018-06-25T20:52:00Z">
                <w:r w:rsidDel="0025599D">
                  <w:delText xml:space="preserve"> Angle Z must be bigger than </w:delText>
                </w:r>
              </w:del>
            </w:ins>
            <w:ins w:id="9393" w:author="jie sun" w:date="2018-06-09T18:13:00Z">
              <w:del w:id="9394" w:author="JIE  SUN" w:date="2018-06-25T20:52:00Z">
                <w:r w:rsidDel="0025599D">
                  <w:delText xml:space="preserve">55 </w:delText>
                </w:r>
                <w:r w:rsidDel="0025599D">
                  <w:rPr>
                    <w:rFonts w:hint="eastAsia"/>
                  </w:rPr>
                  <w:delText>or</w:delText>
                </w:r>
                <w:r w:rsidDel="0025599D">
                  <w:delText xml:space="preserve"> less than -55</w:delText>
                </w:r>
              </w:del>
            </w:ins>
          </w:p>
        </w:tc>
      </w:tr>
      <w:tr w:rsidR="00573551" w:rsidDel="0025599D" w14:paraId="792208FC" w14:textId="77777777" w:rsidTr="00573551">
        <w:trPr>
          <w:ins w:id="9395" w:author="jie sun" w:date="2018-06-09T18:11:00Z"/>
          <w:del w:id="9396" w:author="JIE  SUN" w:date="2018-06-25T20:52:00Z"/>
        </w:trPr>
        <w:tc>
          <w:tcPr>
            <w:tcW w:w="4508" w:type="dxa"/>
          </w:tcPr>
          <w:p w14:paraId="12B57AB0" w14:textId="77777777" w:rsidR="00573551" w:rsidDel="0025599D" w:rsidRDefault="00EE241A">
            <w:pPr>
              <w:rPr>
                <w:ins w:id="9397" w:author="jie sun" w:date="2018-06-09T18:11:00Z"/>
                <w:del w:id="9398" w:author="JIE  SUN" w:date="2018-06-25T20:52:00Z"/>
              </w:rPr>
            </w:pPr>
            <w:ins w:id="9399" w:author="jie sun" w:date="2018-06-09T18:15:00Z">
              <w:del w:id="9400" w:author="JIE  SUN" w:date="2018-06-25T20:52:00Z">
                <w:r w:rsidDel="0025599D">
                  <w:delText xml:space="preserve">2. </w:delText>
                </w:r>
              </w:del>
            </w:ins>
            <w:ins w:id="9401" w:author="jie sun" w:date="2018-06-09T18:13:00Z">
              <w:del w:id="9402" w:author="JIE  SUN" w:date="2018-06-25T20:52:00Z">
                <w:r w:rsidR="00B04DDB" w:rsidDel="0025599D">
                  <w:delText>And then</w:delText>
                </w:r>
              </w:del>
            </w:ins>
            <w:ins w:id="9403" w:author="jie sun" w:date="2018-06-09T18:17:00Z">
              <w:del w:id="9404" w:author="JIE  SUN" w:date="2018-06-25T20:52:00Z">
                <w:r w:rsidR="00511EB4" w:rsidDel="0025599D">
                  <w:delText xml:space="preserve"> Y</w:delText>
                </w:r>
              </w:del>
            </w:ins>
            <w:ins w:id="9405" w:author="jie sun" w:date="2018-06-09T18:18:00Z">
              <w:del w:id="9406" w:author="JIE  SUN" w:date="2018-06-25T20:52:00Z">
                <w:r w:rsidR="00535D4E" w:rsidDel="0025599D">
                  <w:delText xml:space="preserve"> must be</w:delText>
                </w:r>
              </w:del>
            </w:ins>
            <w:ins w:id="9407" w:author="jie sun" w:date="2018-06-09T18:13:00Z">
              <w:del w:id="9408" w:author="JIE  SUN" w:date="2018-06-25T20:52:00Z">
                <w:r w:rsidR="00B04DDB" w:rsidDel="0025599D">
                  <w:delText xml:space="preserve"> </w:delText>
                </w:r>
              </w:del>
            </w:ins>
            <w:ins w:id="9409" w:author="jie sun" w:date="2018-06-09T18:14:00Z">
              <w:del w:id="9410" w:author="JIE  SUN" w:date="2018-06-25T20:52:00Z">
                <w:r w:rsidR="00B04DDB" w:rsidDel="0025599D">
                  <w:delText>in -20 to 20</w:delText>
                </w:r>
              </w:del>
            </w:ins>
          </w:p>
        </w:tc>
        <w:tc>
          <w:tcPr>
            <w:tcW w:w="4508" w:type="dxa"/>
          </w:tcPr>
          <w:p w14:paraId="573075BF" w14:textId="77777777" w:rsidR="00573551" w:rsidDel="0025599D" w:rsidRDefault="00B04DDB" w:rsidP="00BF34BB">
            <w:pPr>
              <w:rPr>
                <w:ins w:id="9411" w:author="jie sun" w:date="2018-06-09T18:11:00Z"/>
                <w:del w:id="9412" w:author="JIE  SUN" w:date="2018-06-25T20:52:00Z"/>
              </w:rPr>
            </w:pPr>
            <w:ins w:id="9413" w:author="jie sun" w:date="2018-06-09T18:14:00Z">
              <w:del w:id="9414" w:author="JIE  SUN" w:date="2018-06-25T20:52:00Z">
                <w:r w:rsidDel="0025599D">
                  <w:delText xml:space="preserve">Angle Y must be bigger than -20 and </w:delText>
                </w:r>
              </w:del>
            </w:ins>
            <w:ins w:id="9415" w:author="jie sun" w:date="2018-06-09T18:15:00Z">
              <w:del w:id="9416" w:author="JIE  SUN" w:date="2018-06-25T20:52:00Z">
                <w:r w:rsidDel="0025599D">
                  <w:delText>less 20</w:delText>
                </w:r>
              </w:del>
            </w:ins>
          </w:p>
        </w:tc>
      </w:tr>
      <w:tr w:rsidR="00573551" w:rsidDel="0025599D" w14:paraId="3EDF068D" w14:textId="77777777" w:rsidTr="00573551">
        <w:trPr>
          <w:ins w:id="9417" w:author="jie sun" w:date="2018-06-09T18:11:00Z"/>
          <w:del w:id="9418" w:author="JIE  SUN" w:date="2018-06-25T20:52:00Z"/>
        </w:trPr>
        <w:tc>
          <w:tcPr>
            <w:tcW w:w="4508" w:type="dxa"/>
          </w:tcPr>
          <w:p w14:paraId="29BF9B44" w14:textId="77777777" w:rsidR="00573551" w:rsidDel="0025599D" w:rsidRDefault="00773046">
            <w:pPr>
              <w:rPr>
                <w:ins w:id="9419" w:author="jie sun" w:date="2018-06-09T18:11:00Z"/>
                <w:del w:id="9420" w:author="JIE  SUN" w:date="2018-06-25T20:52:00Z"/>
              </w:rPr>
            </w:pPr>
            <w:ins w:id="9421" w:author="jie sun" w:date="2018-06-09T18:17:00Z">
              <w:del w:id="9422" w:author="JIE  SUN" w:date="2018-06-25T20:52:00Z">
                <w:r w:rsidDel="0025599D">
                  <w:delText xml:space="preserve">3. </w:delText>
                </w:r>
              </w:del>
            </w:ins>
            <w:ins w:id="9423" w:author="jie sun" w:date="2018-06-09T18:15:00Z">
              <w:del w:id="9424" w:author="JIE  SUN" w:date="2018-06-25T20:52:00Z">
                <w:r w:rsidR="00EE241A" w:rsidDel="0025599D">
                  <w:delText xml:space="preserve">X is </w:delText>
                </w:r>
              </w:del>
            </w:ins>
            <w:ins w:id="9425" w:author="jie sun" w:date="2018-06-09T18:16:00Z">
              <w:del w:id="9426" w:author="JIE  SUN" w:date="2018-06-25T20:52:00Z">
                <w:r w:rsidR="00EE241A" w:rsidDel="0025599D">
                  <w:delText>a minor condition to control the movement.</w:delText>
                </w:r>
              </w:del>
            </w:ins>
          </w:p>
        </w:tc>
        <w:tc>
          <w:tcPr>
            <w:tcW w:w="4508" w:type="dxa"/>
          </w:tcPr>
          <w:p w14:paraId="36B452F3" w14:textId="77777777" w:rsidR="00573551" w:rsidDel="0025599D" w:rsidRDefault="006C62C8" w:rsidP="00BF34BB">
            <w:pPr>
              <w:rPr>
                <w:ins w:id="9427" w:author="jie sun" w:date="2018-06-09T18:11:00Z"/>
                <w:del w:id="9428" w:author="JIE  SUN" w:date="2018-06-25T20:52:00Z"/>
              </w:rPr>
            </w:pPr>
            <w:ins w:id="9429" w:author="jie sun" w:date="2018-06-09T18:17:00Z">
              <w:del w:id="9430" w:author="JIE  SUN" w:date="2018-06-25T20:52:00Z">
                <w:r w:rsidDel="0025599D">
                  <w:delText>Angle X must be bigger than -20 and less 20</w:delText>
                </w:r>
              </w:del>
            </w:ins>
          </w:p>
        </w:tc>
      </w:tr>
    </w:tbl>
    <w:p w14:paraId="0D0B13A3" w14:textId="77777777" w:rsidR="0025599D" w:rsidRPr="000B317B" w:rsidRDefault="0025599D" w:rsidP="0025599D">
      <w:pPr>
        <w:rPr>
          <w:ins w:id="9431" w:author="JIE  SUN" w:date="2018-06-25T21:01:00Z"/>
        </w:rPr>
      </w:pPr>
    </w:p>
    <w:p w14:paraId="7CFD0178" w14:textId="77777777" w:rsidR="0025599D" w:rsidRDefault="0025599D" w:rsidP="0025599D">
      <w:pPr>
        <w:rPr>
          <w:ins w:id="9432" w:author="JIE  SUN" w:date="2018-06-25T21:04:00Z"/>
        </w:rPr>
      </w:pPr>
      <w:ins w:id="9433" w:author="JIE  SUN" w:date="2018-06-25T21:01:00Z">
        <w:r>
          <w:rPr>
            <w:rFonts w:hint="eastAsia"/>
          </w:rPr>
          <w:t>G</w:t>
        </w:r>
        <w:r>
          <w:t xml:space="preserve">esture 2:  </w:t>
        </w:r>
        <w:r>
          <w:rPr>
            <w:rFonts w:hint="eastAsia"/>
          </w:rPr>
          <w:t>There</w:t>
        </w:r>
        <w:r>
          <w:t xml:space="preserve"> are two figures showing the data of accelerometer and gyroscope during the process of shaking the phone 20 times in gesture 2.</w:t>
        </w:r>
      </w:ins>
    </w:p>
    <w:p w14:paraId="112E4DB6" w14:textId="77777777" w:rsidR="00424186" w:rsidRDefault="005106E4" w:rsidP="0025599D">
      <w:pPr>
        <w:rPr>
          <w:ins w:id="9434" w:author="JIE  SUN" w:date="2018-06-25T21:04:00Z"/>
        </w:rPr>
      </w:pPr>
      <w:ins w:id="9435" w:author="JIE  SUN" w:date="2018-06-25T21:38:00Z">
        <w:r>
          <w:rPr>
            <w:noProof/>
          </w:rPr>
          <w:drawing>
            <wp:inline distT="0" distB="0" distL="0" distR="0" wp14:anchorId="2C482820" wp14:editId="67381110">
              <wp:extent cx="5731510" cy="3760470"/>
              <wp:effectExtent l="0" t="0" r="2540" b="11430"/>
              <wp:docPr id="79" name="Chart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ins>
    </w:p>
    <w:p w14:paraId="3867EEFF" w14:textId="77777777" w:rsidR="005106E4" w:rsidRDefault="005106E4" w:rsidP="005106E4">
      <w:pPr>
        <w:pStyle w:val="Caption"/>
        <w:jc w:val="center"/>
        <w:rPr>
          <w:ins w:id="9436" w:author="JIE  SUN" w:date="2018-06-25T21:38:00Z"/>
        </w:rPr>
      </w:pPr>
      <w:bookmarkStart w:id="9437" w:name="_Toc517801912"/>
      <w:ins w:id="9438" w:author="JIE  SUN" w:date="2018-06-25T21:38:00Z">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19</w:t>
        </w:r>
        <w:r>
          <w:fldChar w:fldCharType="end"/>
        </w:r>
        <w:r>
          <w:t xml:space="preserve"> Gesture </w:t>
        </w:r>
      </w:ins>
      <w:ins w:id="9439" w:author="JIE  SUN" w:date="2018-06-25T21:40:00Z">
        <w:r w:rsidR="003736DB">
          <w:t>2</w:t>
        </w:r>
      </w:ins>
      <w:ins w:id="9440" w:author="JIE  SUN" w:date="2018-06-25T21:38:00Z">
        <w:r>
          <w:t xml:space="preserve"> Gyro Data</w:t>
        </w:r>
        <w:bookmarkEnd w:id="9437"/>
      </w:ins>
    </w:p>
    <w:p w14:paraId="0648891A" w14:textId="77777777" w:rsidR="00424186" w:rsidRDefault="00E87F72" w:rsidP="0025599D">
      <w:pPr>
        <w:rPr>
          <w:ins w:id="9441" w:author="JIE  SUN" w:date="2018-06-25T21:04:00Z"/>
        </w:rPr>
      </w:pPr>
      <w:ins w:id="9442" w:author="JIE  SUN" w:date="2018-06-25T21:39:00Z">
        <w:r>
          <w:rPr>
            <w:noProof/>
          </w:rPr>
          <w:drawing>
            <wp:inline distT="0" distB="0" distL="0" distR="0" wp14:anchorId="6CF390EA" wp14:editId="570B55BF">
              <wp:extent cx="5731510" cy="2828290"/>
              <wp:effectExtent l="0" t="0" r="2540" b="10160"/>
              <wp:docPr id="80" name="Chart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ins>
    </w:p>
    <w:p w14:paraId="27C06378" w14:textId="77777777" w:rsidR="00981D22" w:rsidRDefault="00981D22" w:rsidP="00981D22">
      <w:pPr>
        <w:pStyle w:val="Caption"/>
        <w:jc w:val="center"/>
        <w:rPr>
          <w:ins w:id="9443" w:author="JIE  SUN" w:date="2018-06-25T21:40:00Z"/>
        </w:rPr>
      </w:pPr>
      <w:bookmarkStart w:id="9444" w:name="_Toc517801913"/>
      <w:ins w:id="9445" w:author="JIE  SUN" w:date="2018-06-25T21:40:00Z">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20</w:t>
        </w:r>
        <w:r>
          <w:fldChar w:fldCharType="end"/>
        </w:r>
        <w:r>
          <w:t xml:space="preserve"> : Gesture</w:t>
        </w:r>
        <w:r w:rsidR="003736DB">
          <w:t xml:space="preserve"> 2</w:t>
        </w:r>
        <w:r>
          <w:t xml:space="preserve"> Acceleration Data</w:t>
        </w:r>
        <w:bookmarkEnd w:id="9444"/>
      </w:ins>
    </w:p>
    <w:p w14:paraId="1AB4AED7" w14:textId="77777777" w:rsidR="00424186" w:rsidRDefault="00424186" w:rsidP="0025599D">
      <w:pPr>
        <w:rPr>
          <w:ins w:id="9446" w:author="JIE  SUN" w:date="2018-06-25T21:04:00Z"/>
        </w:rPr>
      </w:pPr>
    </w:p>
    <w:p w14:paraId="20A42315" w14:textId="77777777" w:rsidR="00424186" w:rsidRDefault="00424186" w:rsidP="0025599D">
      <w:pPr>
        <w:rPr>
          <w:ins w:id="9447" w:author="JIE  SUN" w:date="2018-06-25T21:01:00Z"/>
        </w:rPr>
      </w:pPr>
    </w:p>
    <w:p w14:paraId="53E2A037" w14:textId="77777777" w:rsidR="006A4A14" w:rsidRPr="00BF34BB" w:rsidRDefault="0086065B">
      <w:pPr>
        <w:rPr>
          <w:ins w:id="9448" w:author="jie sun" w:date="2018-06-09T18:10:00Z"/>
        </w:rPr>
        <w:pPrChange w:id="9449" w:author="jie sun" w:date="2018-06-09T18:10:00Z">
          <w:pPr>
            <w:pStyle w:val="Heading1"/>
            <w:numPr>
              <w:numId w:val="0"/>
            </w:numPr>
            <w:ind w:left="0" w:firstLine="0"/>
          </w:pPr>
        </w:pPrChange>
      </w:pPr>
      <w:ins w:id="9450" w:author="JIE  SUN" w:date="2018-06-25T21:57:00Z">
        <w:r w:rsidRPr="0086065B">
          <w:rPr>
            <w:noProof/>
          </w:rPr>
          <w:drawing>
            <wp:inline distT="0" distB="0" distL="0" distR="0" wp14:anchorId="68E55A39" wp14:editId="41C334BE">
              <wp:extent cx="5229225" cy="3571875"/>
              <wp:effectExtent l="0" t="0" r="9525" b="9525"/>
              <wp:docPr id="81" name="Picture 81" descr="C:\Users\162309~1.IT2\AppData\Local\Temp\1529960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62309~1.IT2\AppData\Local\Temp\1529960235(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29225" cy="3571875"/>
                      </a:xfrm>
                      <a:prstGeom prst="rect">
                        <a:avLst/>
                      </a:prstGeom>
                      <a:noFill/>
                      <a:ln>
                        <a:noFill/>
                      </a:ln>
                    </pic:spPr>
                  </pic:pic>
                </a:graphicData>
              </a:graphic>
            </wp:inline>
          </w:drawing>
        </w:r>
      </w:ins>
    </w:p>
    <w:p w14:paraId="382931AD" w14:textId="77777777" w:rsidR="0086065B" w:rsidRDefault="003D2A8D" w:rsidP="0086065B">
      <w:pPr>
        <w:pStyle w:val="Caption"/>
        <w:jc w:val="center"/>
        <w:rPr>
          <w:ins w:id="9451" w:author="JIE  SUN" w:date="2018-06-25T21:57:00Z"/>
        </w:rPr>
      </w:pPr>
      <w:ins w:id="9452" w:author="JIE  SUN" w:date="2018-06-25T21:18:00Z">
        <w:r>
          <w:tab/>
        </w:r>
      </w:ins>
      <w:bookmarkStart w:id="9453" w:name="_Toc517801914"/>
      <w:ins w:id="9454" w:author="JIE  SUN" w:date="2018-06-25T21:57:00Z">
        <w:r w:rsidR="0086065B">
          <w:t xml:space="preserve">Figure </w:t>
        </w:r>
        <w:r w:rsidR="0086065B">
          <w:fldChar w:fldCharType="begin"/>
        </w:r>
        <w:r w:rsidR="0086065B">
          <w:instrText xml:space="preserve"> STYLEREF 1 \s </w:instrText>
        </w:r>
        <w:r w:rsidR="0086065B">
          <w:fldChar w:fldCharType="separate"/>
        </w:r>
        <w:r w:rsidR="0086065B">
          <w:rPr>
            <w:noProof/>
          </w:rPr>
          <w:t>4</w:t>
        </w:r>
        <w:r w:rsidR="0086065B">
          <w:fldChar w:fldCharType="end"/>
        </w:r>
        <w:r w:rsidR="0086065B">
          <w:noBreakHyphen/>
        </w:r>
        <w:r w:rsidR="0086065B">
          <w:fldChar w:fldCharType="begin"/>
        </w:r>
        <w:r w:rsidR="0086065B">
          <w:instrText xml:space="preserve"> SEQ Figure \* ARABIC \s 1 </w:instrText>
        </w:r>
        <w:r w:rsidR="0086065B">
          <w:fldChar w:fldCharType="separate"/>
        </w:r>
        <w:r w:rsidR="0086065B">
          <w:rPr>
            <w:noProof/>
          </w:rPr>
          <w:t>21</w:t>
        </w:r>
        <w:r w:rsidR="0086065B">
          <w:fldChar w:fldCharType="end"/>
        </w:r>
        <w:r w:rsidR="0086065B">
          <w:t xml:space="preserve"> Action 2 Calculation Result</w:t>
        </w:r>
        <w:bookmarkEnd w:id="9453"/>
      </w:ins>
    </w:p>
    <w:p w14:paraId="1F638F91" w14:textId="77777777" w:rsidR="009D68D0" w:rsidRDefault="009D68D0" w:rsidP="009D68D0">
      <w:pPr>
        <w:rPr>
          <w:ins w:id="9455" w:author="JIE  SUN" w:date="2018-06-25T21:57:00Z"/>
        </w:rPr>
      </w:pPr>
      <w:ins w:id="9456" w:author="JIE  SUN" w:date="2018-06-25T21:57:00Z">
        <w:r>
          <w:t>The accuracy of this gesture tool can be calculated below:</w:t>
        </w:r>
      </w:ins>
    </w:p>
    <w:tbl>
      <w:tblPr>
        <w:tblStyle w:val="TableGrid"/>
        <w:tblW w:w="0" w:type="auto"/>
        <w:tblLook w:val="04A0" w:firstRow="1" w:lastRow="0" w:firstColumn="1" w:lastColumn="0" w:noHBand="0" w:noVBand="1"/>
      </w:tblPr>
      <w:tblGrid>
        <w:gridCol w:w="2122"/>
        <w:gridCol w:w="2551"/>
        <w:gridCol w:w="2268"/>
        <w:gridCol w:w="2075"/>
      </w:tblGrid>
      <w:tr w:rsidR="009D68D0" w14:paraId="10AB6EF7" w14:textId="77777777" w:rsidTr="008B2622">
        <w:trPr>
          <w:ins w:id="9457" w:author="JIE  SUN" w:date="2018-06-25T21:57:00Z"/>
        </w:trPr>
        <w:tc>
          <w:tcPr>
            <w:tcW w:w="2122" w:type="dxa"/>
          </w:tcPr>
          <w:p w14:paraId="49877FB9" w14:textId="77777777" w:rsidR="009D68D0" w:rsidRDefault="009D68D0" w:rsidP="008B2622">
            <w:pPr>
              <w:jc w:val="center"/>
              <w:rPr>
                <w:ins w:id="9458" w:author="JIE  SUN" w:date="2018-06-25T21:57:00Z"/>
              </w:rPr>
            </w:pPr>
            <w:ins w:id="9459" w:author="JIE  SUN" w:date="2018-06-25T21:57:00Z">
              <w:r>
                <w:t>Gesture Number</w:t>
              </w:r>
            </w:ins>
          </w:p>
        </w:tc>
        <w:tc>
          <w:tcPr>
            <w:tcW w:w="2551" w:type="dxa"/>
          </w:tcPr>
          <w:p w14:paraId="6E3BB213" w14:textId="77777777" w:rsidR="009D68D0" w:rsidRDefault="009D68D0" w:rsidP="008B2622">
            <w:pPr>
              <w:jc w:val="center"/>
              <w:rPr>
                <w:ins w:id="9460" w:author="JIE  SUN" w:date="2018-06-25T21:57:00Z"/>
              </w:rPr>
            </w:pPr>
            <w:ins w:id="9461" w:author="JIE  SUN" w:date="2018-06-25T21:57:00Z">
              <w:r>
                <w:t>Exact Shaking times</w:t>
              </w:r>
            </w:ins>
          </w:p>
        </w:tc>
        <w:tc>
          <w:tcPr>
            <w:tcW w:w="2268" w:type="dxa"/>
          </w:tcPr>
          <w:p w14:paraId="032B62E4" w14:textId="77777777" w:rsidR="009D68D0" w:rsidRDefault="009D68D0" w:rsidP="008B2622">
            <w:pPr>
              <w:jc w:val="center"/>
              <w:rPr>
                <w:ins w:id="9462" w:author="JIE  SUN" w:date="2018-06-25T21:57:00Z"/>
              </w:rPr>
            </w:pPr>
            <w:ins w:id="9463" w:author="JIE  SUN" w:date="2018-06-25T21:57:00Z">
              <w:r>
                <w:t>Testers tests</w:t>
              </w:r>
            </w:ins>
          </w:p>
        </w:tc>
        <w:tc>
          <w:tcPr>
            <w:tcW w:w="2075" w:type="dxa"/>
          </w:tcPr>
          <w:p w14:paraId="327D6C2B" w14:textId="77777777" w:rsidR="009D68D0" w:rsidRDefault="009D68D0" w:rsidP="008B2622">
            <w:pPr>
              <w:jc w:val="center"/>
              <w:rPr>
                <w:ins w:id="9464" w:author="JIE  SUN" w:date="2018-06-25T21:57:00Z"/>
              </w:rPr>
            </w:pPr>
            <w:ins w:id="9465" w:author="JIE  SUN" w:date="2018-06-25T21:57:00Z">
              <w:r>
                <w:t>Accuracy</w:t>
              </w:r>
            </w:ins>
          </w:p>
        </w:tc>
      </w:tr>
      <w:tr w:rsidR="009D68D0" w14:paraId="4419D51F" w14:textId="77777777" w:rsidTr="008B2622">
        <w:trPr>
          <w:ins w:id="9466" w:author="JIE  SUN" w:date="2018-06-25T21:57:00Z"/>
        </w:trPr>
        <w:tc>
          <w:tcPr>
            <w:tcW w:w="2122" w:type="dxa"/>
          </w:tcPr>
          <w:p w14:paraId="1BCCACD6" w14:textId="77777777" w:rsidR="009D68D0" w:rsidRDefault="005630A6" w:rsidP="008B2622">
            <w:pPr>
              <w:jc w:val="center"/>
              <w:rPr>
                <w:ins w:id="9467" w:author="JIE  SUN" w:date="2018-06-25T21:57:00Z"/>
              </w:rPr>
            </w:pPr>
            <w:r>
              <w:t>2</w:t>
            </w:r>
          </w:p>
        </w:tc>
        <w:tc>
          <w:tcPr>
            <w:tcW w:w="2551" w:type="dxa"/>
          </w:tcPr>
          <w:p w14:paraId="160F3C93" w14:textId="77777777" w:rsidR="009D68D0" w:rsidRDefault="009D68D0" w:rsidP="008B2622">
            <w:pPr>
              <w:jc w:val="center"/>
              <w:rPr>
                <w:ins w:id="9468" w:author="JIE  SUN" w:date="2018-06-25T21:57:00Z"/>
              </w:rPr>
            </w:pPr>
            <w:ins w:id="9469" w:author="JIE  SUN" w:date="2018-06-25T21:57:00Z">
              <w:r>
                <w:t>20</w:t>
              </w:r>
            </w:ins>
          </w:p>
        </w:tc>
        <w:tc>
          <w:tcPr>
            <w:tcW w:w="2268" w:type="dxa"/>
          </w:tcPr>
          <w:p w14:paraId="61939B08" w14:textId="77777777" w:rsidR="009D68D0" w:rsidRDefault="009D68D0" w:rsidP="008B2622">
            <w:pPr>
              <w:jc w:val="center"/>
              <w:rPr>
                <w:ins w:id="9470" w:author="JIE  SUN" w:date="2018-06-25T21:57:00Z"/>
              </w:rPr>
            </w:pPr>
            <w:ins w:id="9471" w:author="JIE  SUN" w:date="2018-06-25T21:57:00Z">
              <w:r>
                <w:t>1</w:t>
              </w:r>
            </w:ins>
            <w:r w:rsidR="005630A6">
              <w:t>7</w:t>
            </w:r>
          </w:p>
        </w:tc>
        <w:tc>
          <w:tcPr>
            <w:tcW w:w="2075" w:type="dxa"/>
          </w:tcPr>
          <w:p w14:paraId="76AF749E" w14:textId="77777777" w:rsidR="009D68D0" w:rsidRDefault="005630A6" w:rsidP="008B2622">
            <w:pPr>
              <w:jc w:val="center"/>
              <w:rPr>
                <w:ins w:id="9472" w:author="JIE  SUN" w:date="2018-06-25T21:57:00Z"/>
              </w:rPr>
            </w:pPr>
            <w:r>
              <w:t>85</w:t>
            </w:r>
            <w:ins w:id="9473" w:author="JIE  SUN" w:date="2018-06-25T21:57:00Z">
              <w:r w:rsidR="009D68D0">
                <w:t>%</w:t>
              </w:r>
            </w:ins>
          </w:p>
        </w:tc>
      </w:tr>
    </w:tbl>
    <w:p w14:paraId="2E11ECB1" w14:textId="77777777" w:rsidR="001264EE" w:rsidRDefault="001264EE" w:rsidP="00806241">
      <w:pPr>
        <w:rPr>
          <w:ins w:id="9474" w:author="JIE  SUN" w:date="2018-06-25T21:58:00Z"/>
        </w:rPr>
      </w:pPr>
    </w:p>
    <w:p w14:paraId="00B20165" w14:textId="77777777" w:rsidR="001264EE" w:rsidRDefault="001264EE" w:rsidP="00806241"/>
    <w:p w14:paraId="47EC30EB" w14:textId="77777777" w:rsidR="005630A6" w:rsidRDefault="005630A6" w:rsidP="00806241"/>
    <w:p w14:paraId="4B1D8E2C" w14:textId="77777777" w:rsidR="005630A6" w:rsidRDefault="005630A6" w:rsidP="00806241"/>
    <w:p w14:paraId="47E41B61" w14:textId="4C1FC1F7" w:rsidR="005630A6" w:rsidRDefault="004D21D7" w:rsidP="004D21D7">
      <w:pPr>
        <w:pStyle w:val="Heading2"/>
        <w:rPr>
          <w:lang w:val="en-US"/>
        </w:rPr>
      </w:pPr>
      <w:bookmarkStart w:id="9475" w:name="_Toc517904117"/>
      <w:r w:rsidRPr="004D21D7">
        <w:rPr>
          <w:lang w:val="en-US"/>
        </w:rPr>
        <w:t>Summary</w:t>
      </w:r>
      <w:bookmarkEnd w:id="9475"/>
    </w:p>
    <w:p w14:paraId="14FB3993" w14:textId="77777777" w:rsidR="00A31369" w:rsidRDefault="00B732D8" w:rsidP="00B732D8">
      <w:pPr>
        <w:rPr>
          <w:lang w:val="en-US"/>
        </w:rPr>
      </w:pPr>
      <w:r>
        <w:rPr>
          <w:lang w:val="en-US"/>
        </w:rPr>
        <w:t xml:space="preserve">This chapter </w:t>
      </w:r>
      <w:r w:rsidR="003B31B5">
        <w:rPr>
          <w:lang w:val="en-US"/>
        </w:rPr>
        <w:t>shows how to</w:t>
      </w:r>
      <w:r w:rsidR="00A31369">
        <w:rPr>
          <w:lang w:val="en-US"/>
        </w:rPr>
        <w:t xml:space="preserve"> Gyroscope and Accele</w:t>
      </w:r>
      <w:r w:rsidR="003B31B5">
        <w:rPr>
          <w:lang w:val="en-US"/>
        </w:rPr>
        <w:t xml:space="preserve">rometer together to </w:t>
      </w:r>
      <w:r w:rsidR="00A31369">
        <w:rPr>
          <w:lang w:val="en-US"/>
        </w:rPr>
        <w:t xml:space="preserve">recognize two gestures and </w:t>
      </w:r>
      <w:r w:rsidR="00D90998">
        <w:rPr>
          <w:lang w:val="en-US"/>
        </w:rPr>
        <w:t xml:space="preserve">the times of shaking a glow-stick. </w:t>
      </w:r>
      <w:r w:rsidR="003B31B5">
        <w:rPr>
          <w:lang w:val="en-US"/>
        </w:rPr>
        <w:t>After the basic understanding for the structures of Gyroscope and Accelerometer in previous chapters, continually analyze the data, and then get some suitable algorithms and strategies to make program for a judgement of the gestures. Finally, the accuracy of the program should be calculated through the experiments of data analysis and what can be got is the accuracies of the recognition of the gesture1 and gesture2 are 90</w:t>
      </w:r>
      <w:r w:rsidR="003B31B5">
        <w:rPr>
          <w:rFonts w:hint="eastAsia"/>
          <w:lang w:val="en-US"/>
        </w:rPr>
        <w:t>%</w:t>
      </w:r>
      <w:r w:rsidR="003B31B5">
        <w:rPr>
          <w:lang w:val="en-US"/>
        </w:rPr>
        <w:t xml:space="preserve"> </w:t>
      </w:r>
      <w:r w:rsidR="003B31B5">
        <w:rPr>
          <w:rFonts w:hint="eastAsia"/>
          <w:lang w:val="en-US"/>
        </w:rPr>
        <w:t>and</w:t>
      </w:r>
      <w:r w:rsidR="003B31B5">
        <w:rPr>
          <w:lang w:val="en-US"/>
        </w:rPr>
        <w:t xml:space="preserve"> 85</w:t>
      </w:r>
      <w:r w:rsidR="003B31B5">
        <w:rPr>
          <w:rFonts w:hint="eastAsia"/>
          <w:lang w:val="en-US"/>
        </w:rPr>
        <w:t>%</w:t>
      </w:r>
      <w:r w:rsidR="003B31B5">
        <w:rPr>
          <w:lang w:val="en-US"/>
        </w:rPr>
        <w:t xml:space="preserve"> </w:t>
      </w:r>
      <w:r w:rsidR="003B31B5">
        <w:rPr>
          <w:rFonts w:hint="eastAsia"/>
          <w:lang w:val="en-US"/>
        </w:rPr>
        <w:t>res</w:t>
      </w:r>
      <w:r w:rsidR="003B31B5">
        <w:rPr>
          <w:lang w:val="en-US"/>
        </w:rPr>
        <w:t>prectively.</w:t>
      </w:r>
    </w:p>
    <w:p w14:paraId="04DC6E02" w14:textId="77777777" w:rsidR="00A31369" w:rsidRDefault="00A31369" w:rsidP="00B732D8">
      <w:pPr>
        <w:rPr>
          <w:lang w:val="en-US"/>
        </w:rPr>
      </w:pPr>
    </w:p>
    <w:p w14:paraId="1774FFA5" w14:textId="77777777" w:rsidR="00A31369" w:rsidRDefault="00A31369" w:rsidP="00B732D8">
      <w:pPr>
        <w:rPr>
          <w:lang w:val="en-US"/>
        </w:rPr>
      </w:pPr>
    </w:p>
    <w:p w14:paraId="7E802A44" w14:textId="18C8F2BB" w:rsidR="00A31369" w:rsidRPr="00716BF2" w:rsidRDefault="00A31369" w:rsidP="00716BF2">
      <w:pPr>
        <w:pStyle w:val="Heading1"/>
      </w:pPr>
      <w:bookmarkStart w:id="9476" w:name="_Toc517904118"/>
      <w:r w:rsidRPr="00716BF2">
        <w:t>Conclusion and future work</w:t>
      </w:r>
      <w:bookmarkEnd w:id="9476"/>
    </w:p>
    <w:p w14:paraId="15E25DEE" w14:textId="77777777" w:rsidR="009559CD" w:rsidRDefault="009559CD" w:rsidP="00A31369">
      <w:pPr>
        <w:rPr>
          <w:lang w:val="en-US"/>
        </w:rPr>
      </w:pPr>
      <w:r>
        <w:rPr>
          <w:lang w:val="en-US"/>
        </w:rPr>
        <w:t>In this chapter we provide a complete summary of all of the work in last four chapters.</w:t>
      </w:r>
      <w:r w:rsidR="00F67DA6">
        <w:rPr>
          <w:lang w:val="en-US"/>
        </w:rPr>
        <w:t xml:space="preserve"> First of all, we go back to review the structure of the entire thesis and extract essences, at same time, summarize the key points, such as research strategies and algorithms. </w:t>
      </w:r>
      <w:r>
        <w:rPr>
          <w:lang w:val="en-US"/>
        </w:rPr>
        <w:t xml:space="preserve"> </w:t>
      </w:r>
    </w:p>
    <w:p w14:paraId="283A243E" w14:textId="77777777" w:rsidR="00170A07" w:rsidRDefault="00170A07" w:rsidP="00A31369">
      <w:pPr>
        <w:rPr>
          <w:lang w:val="en-US"/>
        </w:rPr>
      </w:pPr>
    </w:p>
    <w:p w14:paraId="598D1B84" w14:textId="44DB93F0" w:rsidR="00170A07" w:rsidRDefault="00170A07" w:rsidP="00170A07">
      <w:pPr>
        <w:pStyle w:val="Heading2"/>
        <w:rPr>
          <w:lang w:val="en-US"/>
        </w:rPr>
      </w:pPr>
      <w:bookmarkStart w:id="9477" w:name="_Toc517904119"/>
      <w:r>
        <w:rPr>
          <w:lang w:val="en-US"/>
        </w:rPr>
        <w:t>The Summary of Research</w:t>
      </w:r>
      <w:bookmarkEnd w:id="9477"/>
    </w:p>
    <w:p w14:paraId="15656B40" w14:textId="77777777" w:rsidR="00B732D8" w:rsidRDefault="00F67DA6" w:rsidP="00B732D8">
      <w:pPr>
        <w:rPr>
          <w:lang w:val="en-US"/>
        </w:rPr>
      </w:pPr>
      <w:r>
        <w:rPr>
          <w:lang w:val="en-US"/>
        </w:rPr>
        <w:t xml:space="preserve">First and foremost, we need to know </w:t>
      </w:r>
      <w:r w:rsidR="007933F8">
        <w:rPr>
          <w:lang w:val="en-US"/>
        </w:rPr>
        <w:t>three</w:t>
      </w:r>
      <w:r>
        <w:rPr>
          <w:lang w:val="en-US"/>
        </w:rPr>
        <w:t xml:space="preserve"> purposes of this thesis</w:t>
      </w:r>
      <w:r w:rsidR="00CA4295">
        <w:rPr>
          <w:lang w:val="en-US"/>
        </w:rPr>
        <w:t xml:space="preserve">: the first is going to </w:t>
      </w:r>
      <w:r w:rsidR="007933F8">
        <w:rPr>
          <w:lang w:val="en-US"/>
        </w:rPr>
        <w:t>explain</w:t>
      </w:r>
      <w:r w:rsidR="00CA4295">
        <w:rPr>
          <w:lang w:val="en-US"/>
        </w:rPr>
        <w:t xml:space="preserve"> the principle of those two devices, </w:t>
      </w:r>
      <w:r w:rsidR="007933F8">
        <w:rPr>
          <w:lang w:val="en-US"/>
        </w:rPr>
        <w:t>so</w:t>
      </w:r>
      <w:r w:rsidR="00CA4295">
        <w:rPr>
          <w:lang w:val="en-US"/>
        </w:rPr>
        <w:t xml:space="preserve"> we </w:t>
      </w:r>
      <w:r w:rsidR="007933F8">
        <w:rPr>
          <w:lang w:val="en-US"/>
        </w:rPr>
        <w:t xml:space="preserve">know how it works and possibly </w:t>
      </w:r>
      <w:r w:rsidR="00CA4295">
        <w:rPr>
          <w:lang w:val="en-US"/>
        </w:rPr>
        <w:t>can use it to do something after researching this</w:t>
      </w:r>
      <w:r w:rsidR="007933F8">
        <w:rPr>
          <w:lang w:val="en-US"/>
        </w:rPr>
        <w:t xml:space="preserve"> thesis</w:t>
      </w:r>
      <w:r w:rsidR="007933F8">
        <w:rPr>
          <w:rFonts w:hint="eastAsia"/>
          <w:lang w:val="en-US"/>
        </w:rPr>
        <w:t>. The</w:t>
      </w:r>
      <w:r w:rsidR="007933F8">
        <w:rPr>
          <w:lang w:val="en-US"/>
        </w:rPr>
        <w:t xml:space="preserve"> second one is to study some mature algorithms</w:t>
      </w:r>
      <w:r w:rsidR="009E6BFD">
        <w:rPr>
          <w:lang w:val="en-US"/>
        </w:rPr>
        <w:t xml:space="preserve"> and strategies</w:t>
      </w:r>
      <w:r w:rsidR="007933F8">
        <w:rPr>
          <w:lang w:val="en-US"/>
        </w:rPr>
        <w:t xml:space="preserve">, basing on those </w:t>
      </w:r>
      <w:r w:rsidR="009E6BFD">
        <w:rPr>
          <w:lang w:val="en-US"/>
        </w:rPr>
        <w:t xml:space="preserve">algorithms and strategies, we should understand the principle and possibly program the code for Pedometer and </w:t>
      </w:r>
      <w:r w:rsidR="009E6BFD">
        <w:rPr>
          <w:rFonts w:hint="eastAsia"/>
          <w:lang w:val="en-US"/>
        </w:rPr>
        <w:t>Ric</w:t>
      </w:r>
      <w:r w:rsidR="009E6BFD">
        <w:rPr>
          <w:lang w:val="en-US"/>
        </w:rPr>
        <w:t xml:space="preserve">ing Game.  </w:t>
      </w:r>
      <w:r w:rsidR="000F1A74">
        <w:rPr>
          <w:lang w:val="en-US"/>
        </w:rPr>
        <w:t xml:space="preserve">The last is to </w:t>
      </w:r>
      <w:r w:rsidR="00164704">
        <w:rPr>
          <w:lang w:val="en-US"/>
        </w:rPr>
        <w:t>research the gesture recognition algorithm based on the study in previous three chapters, and make a hypothesis</w:t>
      </w:r>
      <w:r w:rsidR="00822372">
        <w:rPr>
          <w:lang w:val="en-US"/>
        </w:rPr>
        <w:t xml:space="preserve"> for using the new researched algorithm on a glow-stick, when a glow-stick shaking in gesture 1</w:t>
      </w:r>
      <w:r w:rsidR="00EF7E74">
        <w:rPr>
          <w:lang w:val="en-US"/>
        </w:rPr>
        <w:t xml:space="preserve"> and gesture 2 maintained in the </w:t>
      </w:r>
      <w:r w:rsidR="00FC38F9">
        <w:rPr>
          <w:lang w:val="en-US"/>
        </w:rPr>
        <w:t xml:space="preserve">last chapter it </w:t>
      </w:r>
      <w:r w:rsidR="00822372">
        <w:rPr>
          <w:lang w:val="en-US"/>
        </w:rPr>
        <w:t xml:space="preserve">can be recognized and also calculated </w:t>
      </w:r>
      <w:bookmarkStart w:id="9478" w:name="OLE_LINK47"/>
      <w:bookmarkStart w:id="9479" w:name="OLE_LINK48"/>
      <w:r w:rsidR="00FC38F9">
        <w:rPr>
          <w:lang w:val="en-US"/>
        </w:rPr>
        <w:t xml:space="preserve">for </w:t>
      </w:r>
      <w:r w:rsidR="007B00EB">
        <w:rPr>
          <w:lang w:val="en-US"/>
        </w:rPr>
        <w:t>s</w:t>
      </w:r>
      <w:r w:rsidR="00822372">
        <w:rPr>
          <w:lang w:val="en-US"/>
        </w:rPr>
        <w:t xml:space="preserve">the number of shaking times. </w:t>
      </w:r>
    </w:p>
    <w:bookmarkEnd w:id="9478"/>
    <w:bookmarkEnd w:id="9479"/>
    <w:p w14:paraId="6ED036FC" w14:textId="77777777" w:rsidR="00F11348" w:rsidRPr="00B732D8" w:rsidRDefault="00F11348" w:rsidP="00B732D8">
      <w:pPr>
        <w:rPr>
          <w:lang w:val="en-US"/>
        </w:rPr>
      </w:pPr>
    </w:p>
    <w:p w14:paraId="44DA5F5A" w14:textId="77777777" w:rsidR="005630A6" w:rsidRDefault="005630A6" w:rsidP="00806241"/>
    <w:p w14:paraId="0888D8A4" w14:textId="77777777" w:rsidR="005630A6" w:rsidRDefault="005630A6" w:rsidP="00806241"/>
    <w:p w14:paraId="04EBAFFF" w14:textId="77777777" w:rsidR="005630A6" w:rsidRDefault="005630A6" w:rsidP="00806241">
      <w:pPr>
        <w:rPr>
          <w:ins w:id="9480" w:author="JIE  SUN" w:date="2018-06-25T21:58:00Z"/>
        </w:rPr>
      </w:pPr>
    </w:p>
    <w:p w14:paraId="60CB87C0" w14:textId="77777777" w:rsidR="00806241" w:rsidDel="0025599D" w:rsidRDefault="002A4CE9" w:rsidP="00806241">
      <w:pPr>
        <w:rPr>
          <w:ins w:id="9481" w:author="jie sun" w:date="2018-06-09T18:20:00Z"/>
          <w:del w:id="9482" w:author="JIE  SUN" w:date="2018-06-25T21:01:00Z"/>
        </w:rPr>
      </w:pPr>
      <w:ins w:id="9483" w:author="jie sun" w:date="2018-06-09T18:20:00Z">
        <w:del w:id="9484" w:author="JIE  SUN" w:date="2018-06-25T21:01:00Z">
          <w:r w:rsidDel="0025599D">
            <w:delText>Action mode algorithm:</w:delText>
          </w:r>
        </w:del>
      </w:ins>
    </w:p>
    <w:p w14:paraId="7B23C0D7" w14:textId="77777777" w:rsidR="002A4CE9" w:rsidDel="0025599D" w:rsidRDefault="002A4CE9" w:rsidP="00806241">
      <w:pPr>
        <w:rPr>
          <w:ins w:id="9485" w:author="jie sun" w:date="2018-04-18T00:14:00Z"/>
          <w:del w:id="9486" w:author="JIE  SUN" w:date="2018-06-25T21:01:00Z"/>
        </w:rPr>
      </w:pPr>
      <w:ins w:id="9487" w:author="jie sun" w:date="2018-06-09T18:20:00Z">
        <w:del w:id="9488" w:author="JIE  SUN" w:date="2018-06-25T21:01:00Z">
          <w:r w:rsidDel="0025599D">
            <w:delText xml:space="preserve">If it is in a static condition, it should </w:delText>
          </w:r>
        </w:del>
      </w:ins>
      <w:ins w:id="9489" w:author="jie sun" w:date="2018-06-09T18:21:00Z">
        <w:del w:id="9490" w:author="JIE  SUN" w:date="2018-06-25T21:01:00Z">
          <w:r w:rsidDel="0025599D">
            <w:delText>not be recorded as an action.</w:delText>
          </w:r>
        </w:del>
      </w:ins>
    </w:p>
    <w:p w14:paraId="25A9EE1F" w14:textId="77777777" w:rsidR="00806241" w:rsidRDefault="00806241" w:rsidP="00806241">
      <w:pPr>
        <w:rPr>
          <w:ins w:id="9491" w:author="jie sun" w:date="2018-04-18T00:14:00Z"/>
        </w:rPr>
      </w:pPr>
    </w:p>
    <w:customXmlInsRangeStart w:id="9492" w:author="jie sun" w:date="2018-04-18T15:21:00Z"/>
    <w:bookmarkStart w:id="9493" w:name="_Toc517904120" w:displacedByCustomXml="next"/>
    <w:sdt>
      <w:sdtPr>
        <w:rPr>
          <w:rFonts w:eastAsiaTheme="minorEastAsia" w:cstheme="minorBidi"/>
          <w:b w:val="0"/>
          <w:sz w:val="24"/>
          <w:szCs w:val="22"/>
        </w:rPr>
        <w:id w:val="1299875541"/>
        <w:docPartObj>
          <w:docPartGallery w:val="Bibliographies"/>
          <w:docPartUnique/>
        </w:docPartObj>
      </w:sdtPr>
      <w:sdtEndPr/>
      <w:sdtContent>
        <w:customXmlInsRangeEnd w:id="9492"/>
        <w:p w14:paraId="0320D20A" w14:textId="77777777" w:rsidR="00D149CF" w:rsidRDefault="00D149CF">
          <w:pPr>
            <w:pStyle w:val="Heading1"/>
            <w:rPr>
              <w:ins w:id="9494" w:author="jie sun" w:date="2018-04-18T15:21:00Z"/>
            </w:rPr>
          </w:pPr>
          <w:ins w:id="9495" w:author="jie sun" w:date="2018-04-18T15:21:00Z">
            <w:r>
              <w:t>Bibliography</w:t>
            </w:r>
            <w:bookmarkEnd w:id="9493"/>
          </w:ins>
        </w:p>
        <w:customXmlInsRangeStart w:id="9496" w:author="jie sun" w:date="2018-04-18T15:21:00Z"/>
        <w:sdt>
          <w:sdtPr>
            <w:id w:val="111145805"/>
            <w:bibliography/>
          </w:sdtPr>
          <w:sdtEndPr/>
          <w:sdtContent>
            <w:customXmlInsRangeEnd w:id="9496"/>
            <w:p w14:paraId="1D2674A5" w14:textId="77777777" w:rsidR="006116D1" w:rsidRDefault="00D149CF">
              <w:pPr>
                <w:pStyle w:val="Bibliography"/>
                <w:rPr>
                  <w:noProof/>
                  <w:szCs w:val="24"/>
                </w:rPr>
                <w:pPrChange w:id="9497" w:author="jie sun" w:date="2018-04-18T17:34:00Z">
                  <w:pPr>
                    <w:pStyle w:val="Bibliography"/>
                    <w:ind w:left="720" w:hanging="720"/>
                  </w:pPr>
                </w:pPrChange>
              </w:pPr>
              <w:ins w:id="9498" w:author="jie sun" w:date="2018-04-18T15:21:00Z">
                <w:r>
                  <w:fldChar w:fldCharType="begin"/>
                </w:r>
                <w:r>
                  <w:instrText xml:space="preserve"> BIBLIOGRAPHY </w:instrText>
                </w:r>
                <w:r>
                  <w:fldChar w:fldCharType="separate"/>
                </w:r>
              </w:ins>
              <w:del w:id="9499" w:author="jie sun" w:date="2018-04-18T17:33:00Z">
                <w:r w:rsidR="006116D1" w:rsidDel="00682175">
                  <w:rPr>
                    <w:noProof/>
                  </w:rPr>
                  <w:delText>(n.d.).</w:delText>
                </w:r>
              </w:del>
            </w:p>
            <w:p w14:paraId="67559B75" w14:textId="77777777" w:rsidR="006116D1" w:rsidRDefault="006116D1" w:rsidP="006116D1">
              <w:pPr>
                <w:pStyle w:val="Bibliography"/>
                <w:ind w:left="720" w:hanging="720"/>
                <w:rPr>
                  <w:noProof/>
                </w:rPr>
              </w:pPr>
              <w:r>
                <w:rPr>
                  <w:noProof/>
                </w:rPr>
                <w:t xml:space="preserve">CSDN Blogs. (2014, 08 13). </w:t>
              </w:r>
              <w:r>
                <w:rPr>
                  <w:i/>
                  <w:iCs/>
                  <w:noProof/>
                </w:rPr>
                <w:t>Accelerometer calculting the angles</w:t>
              </w:r>
              <w:r>
                <w:rPr>
                  <w:noProof/>
                </w:rPr>
                <w:t>. Retrieved from CSDN: https://blog.csdn.net/u010389437/article/details/38541561</w:t>
              </w:r>
            </w:p>
            <w:p w14:paraId="5A39CD37" w14:textId="77777777" w:rsidR="006116D1" w:rsidRDefault="006116D1" w:rsidP="006116D1">
              <w:pPr>
                <w:pStyle w:val="Bibliography"/>
                <w:ind w:left="720" w:hanging="720"/>
                <w:rPr>
                  <w:noProof/>
                </w:rPr>
              </w:pPr>
              <w:r>
                <w:rPr>
                  <w:noProof/>
                </w:rPr>
                <w:t xml:space="preserve">H, V. (2010, 12 14). </w:t>
              </w:r>
              <w:r>
                <w:rPr>
                  <w:i/>
                  <w:iCs/>
                  <w:noProof/>
                </w:rPr>
                <w:t>Gyroscope apps and games</w:t>
              </w:r>
              <w:r>
                <w:rPr>
                  <w:noProof/>
                </w:rPr>
                <w:t>. Retrieved from Phonearena: https://www.phonearena.com/news/Gyroscope-apps-and-games_id15299</w:t>
              </w:r>
            </w:p>
            <w:p w14:paraId="76829E87" w14:textId="77777777" w:rsidR="006116D1" w:rsidRDefault="006116D1" w:rsidP="006116D1">
              <w:pPr>
                <w:pStyle w:val="Bibliography"/>
                <w:ind w:left="720" w:hanging="720"/>
                <w:rPr>
                  <w:noProof/>
                </w:rPr>
              </w:pPr>
              <w:r>
                <w:rPr>
                  <w:noProof/>
                </w:rPr>
                <w:t xml:space="preserve">Mraz, S. (2014, 06 12). </w:t>
              </w:r>
              <w:r>
                <w:rPr>
                  <w:i/>
                  <w:iCs/>
                  <w:noProof/>
                </w:rPr>
                <w:t>What’s the Difference Between Pitch, Roll, and Yaw?</w:t>
              </w:r>
              <w:r>
                <w:rPr>
                  <w:noProof/>
                </w:rPr>
                <w:t xml:space="preserve"> Retrieved from MachineDesign: http://www.machinedesign.com/engineering-essentials/what-s-difference-between-pitch-roll-and-yaw</w:t>
              </w:r>
            </w:p>
            <w:p w14:paraId="0C08A24C" w14:textId="77777777" w:rsidR="006116D1" w:rsidRDefault="006116D1" w:rsidP="006116D1">
              <w:pPr>
                <w:pStyle w:val="Bibliography"/>
                <w:ind w:left="720" w:hanging="720"/>
                <w:rPr>
                  <w:noProof/>
                  <w:lang w:val="en-US"/>
                </w:rPr>
              </w:pPr>
              <w:r>
                <w:rPr>
                  <w:noProof/>
                </w:rPr>
                <w:t xml:space="preserve">Nisticò, A. (2013). </w:t>
              </w:r>
              <w:r>
                <w:rPr>
                  <w:i/>
                  <w:iCs/>
                  <w:noProof/>
                </w:rPr>
                <w:t>Working principle of a capacitive accelerometer.</w:t>
              </w:r>
              <w:r>
                <w:rPr>
                  <w:noProof/>
                </w:rPr>
                <w:t xml:space="preserve"> Retrieved from Working principle of a capacitive accelerometer: http://engineering-sciences.uniroma2.it/MENU/DOC/TESI/2013/2013_tesi%20NISTICO%20Andrea.pdf</w:t>
              </w:r>
            </w:p>
            <w:p w14:paraId="4246FDD3" w14:textId="77777777" w:rsidR="006116D1" w:rsidRDefault="006116D1" w:rsidP="006116D1">
              <w:pPr>
                <w:pStyle w:val="Bibliography"/>
                <w:ind w:left="720" w:hanging="720"/>
                <w:rPr>
                  <w:noProof/>
                </w:rPr>
              </w:pPr>
              <w:r>
                <w:rPr>
                  <w:noProof/>
                </w:rPr>
                <w:t xml:space="preserve">Oxforddictionaries. (Mid 19th century). </w:t>
              </w:r>
              <w:r>
                <w:rPr>
                  <w:i/>
                  <w:iCs/>
                  <w:noProof/>
                </w:rPr>
                <w:t>gyroscope definition</w:t>
              </w:r>
              <w:r>
                <w:rPr>
                  <w:noProof/>
                </w:rPr>
                <w:t>. Retrieved from oxforddictionaries: https://en.oxforddictionaries.com/definition/gyroscope</w:t>
              </w:r>
            </w:p>
            <w:p w14:paraId="388454AE" w14:textId="77777777" w:rsidR="006116D1" w:rsidRDefault="006116D1" w:rsidP="006116D1">
              <w:pPr>
                <w:pStyle w:val="Bibliography"/>
                <w:ind w:left="720" w:hanging="720"/>
                <w:rPr>
                  <w:noProof/>
                </w:rPr>
              </w:pPr>
              <w:r>
                <w:rPr>
                  <w:noProof/>
                </w:rPr>
                <w:t xml:space="preserve">Pieter-Jan. (2016, 9 6). </w:t>
              </w:r>
              <w:r>
                <w:rPr>
                  <w:i/>
                  <w:iCs/>
                  <w:noProof/>
                </w:rPr>
                <w:t>Getting the angular position from gyroscope data</w:t>
              </w:r>
              <w:r>
                <w:rPr>
                  <w:noProof/>
                </w:rPr>
                <w:t>. Retrieved from http://www.pieter-jan.com/node/7: http://www.pieter-jan.com/node/7</w:t>
              </w:r>
            </w:p>
            <w:p w14:paraId="47B1668F" w14:textId="77777777" w:rsidR="006116D1" w:rsidRDefault="006116D1" w:rsidP="006116D1">
              <w:pPr>
                <w:pStyle w:val="Bibliography"/>
                <w:ind w:left="720" w:hanging="720"/>
                <w:rPr>
                  <w:noProof/>
                </w:rPr>
              </w:pPr>
              <w:r>
                <w:rPr>
                  <w:noProof/>
                </w:rPr>
                <w:t xml:space="preserve">Pigeon's nest. (n.d.). </w:t>
              </w:r>
              <w:r>
                <w:rPr>
                  <w:i/>
                  <w:iCs/>
                  <w:noProof/>
                </w:rPr>
                <w:t>Gyroscope</w:t>
              </w:r>
              <w:r>
                <w:rPr>
                  <w:noProof/>
                </w:rPr>
                <w:t>. Retrieved from Pigeonsnest: http://pigeonsnest.co.uk/stuff/howards-stuff/gyro/gyro.html</w:t>
              </w:r>
            </w:p>
            <w:p w14:paraId="7BB8637F" w14:textId="77777777" w:rsidR="006116D1" w:rsidRDefault="006116D1" w:rsidP="006116D1">
              <w:pPr>
                <w:pStyle w:val="Bibliography"/>
                <w:ind w:left="720" w:hanging="720"/>
                <w:rPr>
                  <w:noProof/>
                </w:rPr>
              </w:pPr>
              <w:r>
                <w:rPr>
                  <w:noProof/>
                </w:rPr>
                <w:t xml:space="preserve">Przemek. (2014, 11 27). </w:t>
              </w:r>
              <w:r>
                <w:rPr>
                  <w:i/>
                  <w:iCs/>
                  <w:noProof/>
                </w:rPr>
                <w:t>Scanning rooms with an iPhone</w:t>
              </w:r>
              <w:r>
                <w:rPr>
                  <w:noProof/>
                </w:rPr>
                <w:t>. Retrieved from nomtek: https://www.nomtek.com/scanning-rooms-with-an-iphone/</w:t>
              </w:r>
            </w:p>
            <w:p w14:paraId="6BCE0063" w14:textId="77777777" w:rsidR="006116D1" w:rsidRDefault="006116D1" w:rsidP="006116D1">
              <w:pPr>
                <w:pStyle w:val="Bibliography"/>
                <w:ind w:left="720" w:hanging="720"/>
                <w:rPr>
                  <w:noProof/>
                </w:rPr>
              </w:pPr>
              <w:r>
                <w:rPr>
                  <w:noProof/>
                </w:rPr>
                <w:t xml:space="preserve">Wilimedia. (2006, Oct 4). </w:t>
              </w:r>
              <w:r>
                <w:rPr>
                  <w:i/>
                  <w:iCs/>
                  <w:noProof/>
                </w:rPr>
                <w:t>3D Gyroscope.png</w:t>
              </w:r>
              <w:r>
                <w:rPr>
                  <w:noProof/>
                </w:rPr>
                <w:t>. Retrieved from Wilimedia: https://commons.wikimedia.org/wiki/File:3D_Gyroscope.png</w:t>
              </w:r>
            </w:p>
            <w:p w14:paraId="58F1BC8A" w14:textId="77777777" w:rsidR="006116D1" w:rsidRDefault="006116D1" w:rsidP="006116D1">
              <w:pPr>
                <w:pStyle w:val="Bibliography"/>
                <w:ind w:left="720" w:hanging="720"/>
                <w:rPr>
                  <w:noProof/>
                </w:rPr>
              </w:pPr>
              <w:r>
                <w:rPr>
                  <w:noProof/>
                </w:rPr>
                <w:t xml:space="preserve">YingWen, B. (2014). </w:t>
              </w:r>
              <w:r>
                <w:rPr>
                  <w:i/>
                  <w:iCs/>
                  <w:noProof/>
                </w:rPr>
                <w:t>http://ieeexplore.ieee.org/document/6901041/.</w:t>
              </w:r>
              <w:r>
                <w:rPr>
                  <w:noProof/>
                </w:rPr>
                <w:t xml:space="preserve"> Retrieved from ieeexplore.ieee.org: http://ieeexplore.ieee.org/document/6901041/</w:t>
              </w:r>
            </w:p>
            <w:p w14:paraId="4CDAED99" w14:textId="77777777" w:rsidR="006116D1" w:rsidRDefault="006116D1" w:rsidP="006116D1">
              <w:pPr>
                <w:pStyle w:val="Bibliography"/>
                <w:ind w:left="720" w:hanging="720"/>
                <w:rPr>
                  <w:noProof/>
                </w:rPr>
              </w:pPr>
              <w:r>
                <w:rPr>
                  <w:noProof/>
                </w:rPr>
                <w:t xml:space="preserve">Zhao, N. (2008). </w:t>
              </w:r>
              <w:bookmarkStart w:id="9500" w:name="OLE_LINK39"/>
              <w:bookmarkStart w:id="9501" w:name="OLE_LINK40"/>
              <w:r>
                <w:rPr>
                  <w:i/>
                  <w:iCs/>
                  <w:noProof/>
                </w:rPr>
                <w:t>Understanding the Model</w:t>
              </w:r>
              <w:bookmarkEnd w:id="9500"/>
              <w:bookmarkEnd w:id="9501"/>
              <w:r>
                <w:rPr>
                  <w:i/>
                  <w:iCs/>
                  <w:noProof/>
                </w:rPr>
                <w:t>.</w:t>
              </w:r>
              <w:r>
                <w:rPr>
                  <w:noProof/>
                </w:rPr>
                <w:t xml:space="preserve"> Retrieved from Analog dialogue: http://www.analog.com/en/analog-dialogue/articles/pedometer-design-3-axis-digital-acceler.html</w:t>
              </w:r>
            </w:p>
            <w:p w14:paraId="05D9DCE7" w14:textId="2B765922" w:rsidR="00D149CF" w:rsidRDefault="00D149CF" w:rsidP="006116D1">
              <w:pPr>
                <w:rPr>
                  <w:ins w:id="9502" w:author="jie sun" w:date="2018-04-18T15:21:00Z"/>
                </w:rPr>
              </w:pPr>
              <w:ins w:id="9503" w:author="jie sun" w:date="2018-04-18T15:21:00Z">
                <w:r>
                  <w:rPr>
                    <w:b/>
                    <w:bCs/>
                    <w:noProof/>
                  </w:rPr>
                  <w:fldChar w:fldCharType="end"/>
                </w:r>
              </w:ins>
            </w:p>
            <w:customXmlInsRangeStart w:id="9504" w:author="jie sun" w:date="2018-04-18T15:21:00Z"/>
          </w:sdtContent>
        </w:sdt>
        <w:customXmlInsRangeEnd w:id="9504"/>
        <w:customXmlInsRangeStart w:id="9505" w:author="jie sun" w:date="2018-04-18T15:21:00Z"/>
      </w:sdtContent>
    </w:sdt>
    <w:customXmlInsRangeEnd w:id="9505"/>
    <w:p w14:paraId="11FC46FD" w14:textId="77777777" w:rsidR="00806241" w:rsidRDefault="00806241" w:rsidP="00806241">
      <w:pPr>
        <w:rPr>
          <w:ins w:id="9506" w:author="jie sun" w:date="2018-04-18T00:14:00Z"/>
        </w:rPr>
      </w:pPr>
    </w:p>
    <w:p w14:paraId="163C0CD0" w14:textId="77777777" w:rsidR="00806241" w:rsidRPr="00CD4D88" w:rsidRDefault="00806241">
      <w:pPr>
        <w:rPr>
          <w:ins w:id="9507" w:author="jie sun" w:date="2018-04-18T00:14:00Z"/>
        </w:rPr>
        <w:pPrChange w:id="9508" w:author="jie sun" w:date="2018-04-18T00:14:00Z">
          <w:pPr>
            <w:pStyle w:val="Heading1"/>
            <w:numPr>
              <w:numId w:val="0"/>
            </w:numPr>
            <w:ind w:left="0" w:firstLine="0"/>
          </w:pPr>
        </w:pPrChange>
      </w:pPr>
    </w:p>
    <w:p w14:paraId="18C4442F" w14:textId="77777777" w:rsidR="0087014B" w:rsidDel="00806241" w:rsidRDefault="0087014B">
      <w:pPr>
        <w:ind w:left="432" w:hanging="432"/>
        <w:rPr>
          <w:ins w:id="9509" w:author="像个男人一样" w:date="2018-03-22T12:31:00Z"/>
          <w:del w:id="9510" w:author="jie sun" w:date="2018-04-18T00:14:00Z"/>
        </w:rPr>
        <w:pPrChange w:id="9511" w:author="像个男人一样" w:date="2018-03-22T12:31:00Z">
          <w:pPr>
            <w:pStyle w:val="Heading1"/>
            <w:numPr>
              <w:numId w:val="0"/>
            </w:numPr>
            <w:ind w:left="0" w:firstLine="0"/>
          </w:pPr>
        </w:pPrChange>
      </w:pPr>
    </w:p>
    <w:p w14:paraId="3C787087" w14:textId="77777777" w:rsidR="0087014B" w:rsidDel="00C30F16" w:rsidRDefault="00D5184D" w:rsidP="00CD4D88">
      <w:pPr>
        <w:pStyle w:val="Heading1"/>
        <w:numPr>
          <w:ilvl w:val="0"/>
          <w:numId w:val="0"/>
          <w:ins w:id="9512" w:author="像个男人一样" w:date="2018-03-22T12:34:00Z"/>
        </w:numPr>
        <w:rPr>
          <w:del w:id="9513" w:author="jie sun" w:date="2018-04-17T14:01:00Z"/>
        </w:rPr>
      </w:pPr>
      <w:ins w:id="9514" w:author="像个男人一样" w:date="2018-03-22T12:34:00Z">
        <w:del w:id="9515" w:author="jie sun" w:date="2018-04-08T15:36:00Z">
          <w:r w:rsidDel="00DA0F8B">
            <w:rPr>
              <w:rFonts w:hint="eastAsia"/>
              <w:lang w:val="en-US"/>
            </w:rPr>
            <w:delText>Re</w:delText>
          </w:r>
        </w:del>
        <w:del w:id="9516" w:author="jie sun" w:date="2018-04-08T15:35:00Z">
          <w:r w:rsidDel="00DA0F8B">
            <w:rPr>
              <w:rFonts w:hint="eastAsia"/>
              <w:lang w:val="en-US"/>
            </w:rPr>
            <w:delText>ferences</w:delText>
          </w:r>
        </w:del>
      </w:ins>
    </w:p>
    <w:p w14:paraId="7381C062" w14:textId="77777777" w:rsidR="0087014B" w:rsidRDefault="00D5184D">
      <w:pPr>
        <w:pStyle w:val="Heading1"/>
        <w:numPr>
          <w:ilvl w:val="0"/>
          <w:numId w:val="0"/>
          <w:ins w:id="9517" w:author="像个男人一样" w:date="2018-03-22T12:34:00Z"/>
        </w:numPr>
        <w:rPr>
          <w:del w:id="9518" w:author="像个男人一样" w:date="2018-03-22T12:33:00Z"/>
        </w:rPr>
        <w:pPrChange w:id="9519" w:author="jie sun" w:date="2018-04-17T14:01:00Z">
          <w:pPr>
            <w:pStyle w:val="Heading1"/>
          </w:pPr>
        </w:pPrChange>
      </w:pPr>
      <w:bookmarkStart w:id="9520" w:name="_Toc20792"/>
      <w:bookmarkStart w:id="9521" w:name="_Toc18981"/>
      <w:bookmarkStart w:id="9522" w:name="_Toc16999"/>
      <w:bookmarkStart w:id="9523" w:name="_Toc12205"/>
      <w:bookmarkStart w:id="9524" w:name="_Toc16877"/>
      <w:bookmarkStart w:id="9525" w:name="_Toc28373"/>
      <w:bookmarkStart w:id="9526" w:name="_Toc4344"/>
      <w:bookmarkStart w:id="9527" w:name="_Toc11207"/>
      <w:bookmarkStart w:id="9528" w:name="_Toc19636"/>
      <w:del w:id="9529" w:author="像个男人一样" w:date="2018-03-22T12:33:00Z">
        <w:r>
          <w:delText>References</w:delText>
        </w:r>
        <w:bookmarkEnd w:id="9520"/>
        <w:bookmarkEnd w:id="9521"/>
        <w:bookmarkEnd w:id="9522"/>
        <w:bookmarkEnd w:id="9523"/>
        <w:bookmarkEnd w:id="9524"/>
        <w:bookmarkEnd w:id="9525"/>
        <w:bookmarkEnd w:id="9526"/>
        <w:bookmarkEnd w:id="9527"/>
        <w:bookmarkEnd w:id="9528"/>
      </w:del>
    </w:p>
    <w:bookmarkStart w:id="9530" w:name="_Toc10134"/>
    <w:bookmarkStart w:id="9531" w:name="_Toc31032"/>
    <w:bookmarkStart w:id="9532" w:name="_Toc13970"/>
    <w:p w14:paraId="53BE6B88" w14:textId="77777777" w:rsidR="0087014B" w:rsidRDefault="00D5184D">
      <w:pPr>
        <w:pStyle w:val="Heading1"/>
        <w:numPr>
          <w:ilvl w:val="0"/>
          <w:numId w:val="0"/>
        </w:numPr>
        <w:rPr>
          <w:del w:id="9533" w:author="像个男人一样" w:date="2018-03-22T12:33:00Z"/>
        </w:rPr>
        <w:pPrChange w:id="9534" w:author="jie sun" w:date="2018-04-17T14:01:00Z">
          <w:pPr>
            <w:pStyle w:val="Bibliography1"/>
            <w:ind w:left="720" w:hanging="720"/>
          </w:pPr>
        </w:pPrChange>
      </w:pPr>
      <w:del w:id="9535" w:author="像个男人一样" w:date="2018-03-22T12:33:00Z">
        <w:r>
          <w:rPr>
            <w:b w:val="0"/>
          </w:rPr>
          <w:fldChar w:fldCharType="begin"/>
        </w:r>
        <w:r>
          <w:delInstrText xml:space="preserve"> BIBLIOGRAPHY </w:delInstrText>
        </w:r>
        <w:r>
          <w:rPr>
            <w:b w:val="0"/>
          </w:rPr>
          <w:fldChar w:fldCharType="separate"/>
        </w:r>
        <w:r>
          <w:delText xml:space="preserve">uk.mathworks.com. (2018, Feb 1). uk.mathworks.com. Retrieved from uk.mathworks.com: </w:delText>
        </w:r>
        <w:bookmarkStart w:id="9536" w:name="OLE_LINK21"/>
        <w:r>
          <w:delText>https://uk.mathworks.com/hardware-support/android-sensor.html?s_tid=test</w:delText>
        </w:r>
        <w:bookmarkEnd w:id="9530"/>
        <w:bookmarkEnd w:id="9531"/>
        <w:bookmarkEnd w:id="9532"/>
        <w:bookmarkEnd w:id="9536"/>
      </w:del>
    </w:p>
    <w:bookmarkStart w:id="9537" w:name="_Toc10533"/>
    <w:bookmarkStart w:id="9538" w:name="_Toc19748"/>
    <w:bookmarkStart w:id="9539" w:name="_Toc3650"/>
    <w:p w14:paraId="4B302B07" w14:textId="77777777" w:rsidR="0087014B" w:rsidRDefault="00D5184D">
      <w:pPr>
        <w:pStyle w:val="Heading1"/>
        <w:numPr>
          <w:ilvl w:val="0"/>
          <w:numId w:val="0"/>
        </w:numPr>
        <w:rPr>
          <w:del w:id="9540" w:author="像个男人一样" w:date="2018-03-22T12:33:00Z"/>
        </w:rPr>
        <w:pPrChange w:id="9541" w:author="jie sun" w:date="2018-04-17T14:01:00Z">
          <w:pPr/>
        </w:pPrChange>
      </w:pPr>
      <w:del w:id="9542" w:author="像个男人一样" w:date="2018-03-22T12:33:00Z">
        <w:r>
          <w:rPr>
            <w:b w:val="0"/>
          </w:rPr>
          <w:fldChar w:fldCharType="end"/>
        </w:r>
        <w:r>
          <w:delText>Uk.mathworks.com. (2018). Android Sensor Support from MATLAB. [online]</w:delText>
        </w:r>
        <w:bookmarkEnd w:id="9537"/>
        <w:bookmarkEnd w:id="9538"/>
        <w:bookmarkEnd w:id="9539"/>
      </w:del>
    </w:p>
    <w:p w14:paraId="11EF9798" w14:textId="77777777" w:rsidR="0087014B" w:rsidRDefault="00D5184D">
      <w:pPr>
        <w:pStyle w:val="Heading1"/>
        <w:numPr>
          <w:ilvl w:val="0"/>
          <w:numId w:val="0"/>
        </w:numPr>
        <w:rPr>
          <w:del w:id="9543" w:author="像个男人一样" w:date="2018-03-22T12:33:00Z"/>
        </w:rPr>
        <w:pPrChange w:id="9544" w:author="jie sun" w:date="2018-04-17T14:01:00Z">
          <w:pPr/>
        </w:pPrChange>
      </w:pPr>
      <w:del w:id="9545" w:author="像个男人一样" w:date="2018-03-22T12:33:00Z">
        <w:r>
          <w:delText xml:space="preserve"> </w:delText>
        </w:r>
        <w:bookmarkStart w:id="9546" w:name="_Toc3121"/>
        <w:bookmarkStart w:id="9547" w:name="_Toc28999"/>
        <w:bookmarkStart w:id="9548" w:name="_Toc7414"/>
        <w:r>
          <w:delText xml:space="preserve">Available at: </w:delText>
        </w:r>
        <w:r>
          <w:rPr>
            <w:b w:val="0"/>
          </w:rPr>
          <w:fldChar w:fldCharType="begin"/>
        </w:r>
        <w:r>
          <w:delInstrText xml:space="preserve"> HYPERLINK "https://uk.mathworks.com/hardware-support/android-sensor.html?s_tid=test" </w:delInstrText>
        </w:r>
        <w:r>
          <w:rPr>
            <w:b w:val="0"/>
          </w:rPr>
          <w:fldChar w:fldCharType="separate"/>
        </w:r>
        <w:r>
          <w:rPr>
            <w:rStyle w:val="Hyperlink"/>
            <w:rFonts w:ascii="Open Sans" w:eastAsia="Open Sans" w:hAnsi="Open Sans" w:cs="Open Sans"/>
            <w:b w:val="0"/>
            <w:szCs w:val="19"/>
            <w:shd w:val="clear" w:color="auto" w:fill="FFF5AA"/>
          </w:rPr>
          <w:delText>https://uk.mathworks.com/hardware-support/android-sensor.html?s_tid=test</w:delText>
        </w:r>
        <w:r>
          <w:rPr>
            <w:b w:val="0"/>
          </w:rPr>
          <w:fldChar w:fldCharType="end"/>
        </w:r>
        <w:bookmarkEnd w:id="9546"/>
        <w:bookmarkEnd w:id="9547"/>
        <w:bookmarkEnd w:id="9548"/>
      </w:del>
    </w:p>
    <w:p w14:paraId="2F9752D9" w14:textId="77777777" w:rsidR="0087014B" w:rsidRDefault="00D5184D">
      <w:pPr>
        <w:pStyle w:val="Heading1"/>
        <w:numPr>
          <w:ilvl w:val="0"/>
          <w:numId w:val="0"/>
        </w:numPr>
        <w:pPrChange w:id="9549" w:author="jie sun" w:date="2018-04-17T14:01:00Z">
          <w:pPr/>
        </w:pPrChange>
      </w:pPr>
      <w:del w:id="9550" w:author="像个男人一样" w:date="2018-03-22T12:33:00Z">
        <w:r>
          <w:delText xml:space="preserve"> </w:delText>
        </w:r>
        <w:bookmarkStart w:id="9551" w:name="_Toc2394"/>
        <w:bookmarkStart w:id="9552" w:name="_Toc6950"/>
        <w:bookmarkStart w:id="9553" w:name="_Toc28330"/>
        <w:r>
          <w:delText>[Accessed 20 Mar. 2018].</w:delText>
        </w:r>
      </w:del>
      <w:bookmarkEnd w:id="9551"/>
      <w:bookmarkEnd w:id="9552"/>
      <w:bookmarkEnd w:id="9553"/>
    </w:p>
    <w:sectPr w:rsidR="0087014B" w:rsidSect="0044101A">
      <w:headerReference w:type="default" r:id="rId90"/>
      <w:endnotePr>
        <w:numFmt w:val="decimal"/>
      </w:endnotePr>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44" w:author="JIE  SUN" w:date="2018-06-27T21:21:00Z" w:initials="JS">
    <w:p w14:paraId="6EB3177F" w14:textId="77777777" w:rsidR="00650D99" w:rsidRDefault="00650D99">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EB3177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9652C5" w14:textId="77777777" w:rsidR="00650D99" w:rsidRDefault="00650D99"/>
  </w:endnote>
  <w:endnote w:type="continuationSeparator" w:id="0">
    <w:p w14:paraId="2316AAD5" w14:textId="77777777" w:rsidR="00650D99" w:rsidRDefault="00650D99">
      <w:r>
        <w:continuationSeparator/>
      </w:r>
    </w:p>
  </w:endnote>
  <w:endnote w:id="1">
    <w:p w14:paraId="67995759" w14:textId="77777777" w:rsidR="00650D99" w:rsidRPr="00DA0F8B" w:rsidDel="00DA0F8B" w:rsidRDefault="00650D99">
      <w:pPr>
        <w:pStyle w:val="Bibliography"/>
        <w:ind w:left="720" w:hanging="720"/>
        <w:rPr>
          <w:ins w:id="762" w:author="jie sun" w:date="2018-04-08T15:34:00Z"/>
          <w:del w:id="763" w:author="jie sun" w:date="2018-04-08T15:38:00Z"/>
          <w:iCs/>
          <w:color w:val="44546A" w:themeColor="text2"/>
          <w:sz w:val="21"/>
          <w:szCs w:val="18"/>
          <w:rPrChange w:id="764" w:author="jie sun" w:date="2018-04-08T15:34:00Z">
            <w:rPr>
              <w:ins w:id="765" w:author="jie sun" w:date="2018-04-08T15:34:00Z"/>
              <w:del w:id="766" w:author="jie sun" w:date="2018-04-08T15:38:00Z"/>
              <w:noProof/>
              <w:szCs w:val="24"/>
            </w:rPr>
          </w:rPrChange>
        </w:rPr>
      </w:pPr>
      <w:ins w:id="767" w:author="jie sun" w:date="2018-04-08T15:34:00Z">
        <w:del w:id="768" w:author="jie sun" w:date="2018-04-08T15:38:00Z">
          <w:r w:rsidRPr="00F0688D" w:rsidDel="00DA0F8B">
            <w:rPr>
              <w:iCs/>
              <w:color w:val="44546A" w:themeColor="text2"/>
              <w:sz w:val="21"/>
              <w:szCs w:val="18"/>
            </w:rPr>
            <w:fldChar w:fldCharType="begin"/>
          </w:r>
          <w:r w:rsidRPr="00DA0F8B" w:rsidDel="00DA0F8B">
            <w:rPr>
              <w:iCs/>
              <w:color w:val="44546A" w:themeColor="text2"/>
              <w:sz w:val="21"/>
              <w:szCs w:val="18"/>
              <w:rPrChange w:id="769" w:author="jie sun" w:date="2018-04-08T15:34:00Z">
                <w:rPr/>
              </w:rPrChange>
            </w:rPr>
            <w:delInstrText xml:space="preserve"> BIBLIOGRAPHY  \l 2052 </w:delInstrText>
          </w:r>
        </w:del>
      </w:ins>
      <w:del w:id="770" w:author="jie sun" w:date="2018-04-08T15:38:00Z">
        <w:r w:rsidRPr="00F0688D" w:rsidDel="00DA0F8B">
          <w:rPr>
            <w:iCs/>
            <w:color w:val="44546A" w:themeColor="text2"/>
            <w:sz w:val="21"/>
            <w:szCs w:val="18"/>
            <w:rPrChange w:id="771" w:author="jie sun" w:date="2018-04-08T15:34:00Z">
              <w:rPr>
                <w:vertAlign w:val="superscript"/>
              </w:rPr>
            </w:rPrChange>
          </w:rPr>
          <w:fldChar w:fldCharType="separate"/>
        </w:r>
      </w:del>
      <w:ins w:id="772" w:author="jie sun" w:date="2018-04-08T15:34:00Z">
        <w:del w:id="773" w:author="jie sun" w:date="2018-04-08T15:38:00Z">
          <w:r w:rsidRPr="00DA0F8B" w:rsidDel="00DA0F8B">
            <w:rPr>
              <w:iCs/>
              <w:color w:val="44546A" w:themeColor="text2"/>
              <w:sz w:val="21"/>
              <w:szCs w:val="18"/>
              <w:rPrChange w:id="774" w:author="jie sun" w:date="2018-04-08T15:34:00Z">
                <w:rPr>
                  <w:noProof/>
                </w:rPr>
              </w:rPrChange>
            </w:rPr>
            <w:delText>AndreaNistic</w:delText>
          </w:r>
          <w:r w:rsidRPr="00DA0F8B" w:rsidDel="00DA0F8B">
            <w:rPr>
              <w:rFonts w:hint="eastAsia"/>
              <w:iCs/>
              <w:color w:val="44546A" w:themeColor="text2"/>
              <w:sz w:val="21"/>
              <w:szCs w:val="18"/>
              <w:rPrChange w:id="775" w:author="jie sun" w:date="2018-04-08T15:34:00Z">
                <w:rPr>
                  <w:rFonts w:hint="eastAsia"/>
                  <w:noProof/>
                </w:rPr>
              </w:rPrChange>
            </w:rPr>
            <w:delText>ò</w:delText>
          </w:r>
          <w:r w:rsidRPr="00DA0F8B" w:rsidDel="00DA0F8B">
            <w:rPr>
              <w:iCs/>
              <w:color w:val="44546A" w:themeColor="text2"/>
              <w:sz w:val="21"/>
              <w:szCs w:val="18"/>
              <w:rPrChange w:id="776" w:author="jie sun" w:date="2018-04-08T15:34:00Z">
                <w:rPr>
                  <w:noProof/>
                </w:rPr>
              </w:rPrChange>
            </w:rPr>
            <w:delText>. (</w:delText>
          </w:r>
          <w:r w:rsidRPr="00DA0F8B" w:rsidDel="00DA0F8B">
            <w:rPr>
              <w:rFonts w:hint="eastAsia"/>
              <w:iCs/>
              <w:color w:val="44546A" w:themeColor="text2"/>
              <w:sz w:val="21"/>
              <w:szCs w:val="18"/>
              <w:rPrChange w:id="777" w:author="jie sun" w:date="2018-04-08T15:34:00Z">
                <w:rPr>
                  <w:rFonts w:hint="eastAsia"/>
                  <w:noProof/>
                </w:rPr>
              </w:rPrChange>
            </w:rPr>
            <w:delText>无日期</w:delText>
          </w:r>
          <w:r w:rsidRPr="00DA0F8B" w:rsidDel="00DA0F8B">
            <w:rPr>
              <w:iCs/>
              <w:color w:val="44546A" w:themeColor="text2"/>
              <w:sz w:val="21"/>
              <w:szCs w:val="18"/>
              <w:rPrChange w:id="778" w:author="jie sun" w:date="2018-04-08T15:34:00Z">
                <w:rPr>
                  <w:noProof/>
                </w:rPr>
              </w:rPrChange>
            </w:rPr>
            <w:delText xml:space="preserve">). Working principle of a capacitive accelerometer. </w:delText>
          </w:r>
          <w:r w:rsidRPr="00DA0F8B" w:rsidDel="00DA0F8B">
            <w:rPr>
              <w:rFonts w:hint="eastAsia"/>
              <w:iCs/>
              <w:color w:val="44546A" w:themeColor="text2"/>
              <w:sz w:val="21"/>
              <w:szCs w:val="18"/>
              <w:rPrChange w:id="779" w:author="jie sun" w:date="2018-04-08T15:34:00Z">
                <w:rPr>
                  <w:rFonts w:hint="eastAsia"/>
                  <w:noProof/>
                </w:rPr>
              </w:rPrChange>
            </w:rPr>
            <w:delText>检索来源</w:delText>
          </w:r>
          <w:r w:rsidRPr="00DA0F8B" w:rsidDel="00DA0F8B">
            <w:rPr>
              <w:iCs/>
              <w:color w:val="44546A" w:themeColor="text2"/>
              <w:sz w:val="21"/>
              <w:szCs w:val="18"/>
              <w:rPrChange w:id="780" w:author="jie sun" w:date="2018-04-08T15:34:00Z">
                <w:rPr>
                  <w:noProof/>
                </w:rPr>
              </w:rPrChange>
            </w:rPr>
            <w:delText>: Working principle of a capacitive accelerometer: http://engineering-sciences.uniroma2.it/MENU/DOC/TESI/2013/2013_tesi%20NISTICO%20Andrea.pdf</w:delText>
          </w:r>
        </w:del>
      </w:ins>
    </w:p>
    <w:p w14:paraId="00B8E70C" w14:textId="77777777" w:rsidR="00650D99" w:rsidRPr="00DA0F8B" w:rsidDel="00DA0F8B" w:rsidRDefault="00650D99">
      <w:pPr>
        <w:pStyle w:val="Bibliography"/>
        <w:ind w:left="720" w:hanging="720"/>
        <w:rPr>
          <w:ins w:id="781" w:author="jie sun" w:date="2018-04-08T15:34:00Z"/>
          <w:del w:id="782" w:author="jie sun" w:date="2018-04-08T15:38:00Z"/>
          <w:iCs/>
          <w:color w:val="44546A" w:themeColor="text2"/>
          <w:sz w:val="21"/>
          <w:szCs w:val="18"/>
          <w:rPrChange w:id="783" w:author="jie sun" w:date="2018-04-08T15:34:00Z">
            <w:rPr>
              <w:ins w:id="784" w:author="jie sun" w:date="2018-04-08T15:34:00Z"/>
              <w:del w:id="785" w:author="jie sun" w:date="2018-04-08T15:38:00Z"/>
              <w:noProof/>
            </w:rPr>
          </w:rPrChange>
        </w:rPr>
      </w:pPr>
      <w:ins w:id="786" w:author="jie sun" w:date="2018-04-08T15:34:00Z">
        <w:del w:id="787" w:author="jie sun" w:date="2018-04-08T15:38:00Z">
          <w:r w:rsidRPr="00DA0F8B" w:rsidDel="00DA0F8B">
            <w:rPr>
              <w:iCs/>
              <w:color w:val="44546A" w:themeColor="text2"/>
              <w:sz w:val="21"/>
              <w:szCs w:val="18"/>
              <w:rPrChange w:id="788" w:author="jie sun" w:date="2018-04-08T15:34:00Z">
                <w:rPr>
                  <w:noProof/>
                </w:rPr>
              </w:rPrChange>
            </w:rPr>
            <w:delText>uk.mathworks.com. (2018</w:delText>
          </w:r>
          <w:r w:rsidRPr="00DA0F8B" w:rsidDel="00DA0F8B">
            <w:rPr>
              <w:rFonts w:hint="eastAsia"/>
              <w:iCs/>
              <w:color w:val="44546A" w:themeColor="text2"/>
              <w:sz w:val="21"/>
              <w:szCs w:val="18"/>
              <w:rPrChange w:id="789" w:author="jie sun" w:date="2018-04-08T15:34:00Z">
                <w:rPr>
                  <w:rFonts w:hint="eastAsia"/>
                  <w:noProof/>
                </w:rPr>
              </w:rPrChange>
            </w:rPr>
            <w:delText>年</w:delText>
          </w:r>
          <w:r w:rsidRPr="00DA0F8B" w:rsidDel="00DA0F8B">
            <w:rPr>
              <w:iCs/>
              <w:color w:val="44546A" w:themeColor="text2"/>
              <w:sz w:val="21"/>
              <w:szCs w:val="18"/>
              <w:rPrChange w:id="790" w:author="jie sun" w:date="2018-04-08T15:34:00Z">
                <w:rPr>
                  <w:noProof/>
                </w:rPr>
              </w:rPrChange>
            </w:rPr>
            <w:delText>Feb</w:delText>
          </w:r>
          <w:r w:rsidRPr="00DA0F8B" w:rsidDel="00DA0F8B">
            <w:rPr>
              <w:rFonts w:hint="eastAsia"/>
              <w:iCs/>
              <w:color w:val="44546A" w:themeColor="text2"/>
              <w:sz w:val="21"/>
              <w:szCs w:val="18"/>
              <w:rPrChange w:id="791" w:author="jie sun" w:date="2018-04-08T15:34:00Z">
                <w:rPr>
                  <w:rFonts w:hint="eastAsia"/>
                  <w:noProof/>
                </w:rPr>
              </w:rPrChange>
            </w:rPr>
            <w:delText>月</w:delText>
          </w:r>
          <w:r w:rsidRPr="00DA0F8B" w:rsidDel="00DA0F8B">
            <w:rPr>
              <w:iCs/>
              <w:color w:val="44546A" w:themeColor="text2"/>
              <w:sz w:val="21"/>
              <w:szCs w:val="18"/>
              <w:rPrChange w:id="792" w:author="jie sun" w:date="2018-04-08T15:34:00Z">
                <w:rPr>
                  <w:noProof/>
                </w:rPr>
              </w:rPrChange>
            </w:rPr>
            <w:delText>1</w:delText>
          </w:r>
          <w:r w:rsidRPr="00DA0F8B" w:rsidDel="00DA0F8B">
            <w:rPr>
              <w:rFonts w:hint="eastAsia"/>
              <w:iCs/>
              <w:color w:val="44546A" w:themeColor="text2"/>
              <w:sz w:val="21"/>
              <w:szCs w:val="18"/>
              <w:rPrChange w:id="793" w:author="jie sun" w:date="2018-04-08T15:34:00Z">
                <w:rPr>
                  <w:rFonts w:hint="eastAsia"/>
                  <w:noProof/>
                </w:rPr>
              </w:rPrChange>
            </w:rPr>
            <w:delText>日</w:delText>
          </w:r>
          <w:r w:rsidRPr="00DA0F8B" w:rsidDel="00DA0F8B">
            <w:rPr>
              <w:iCs/>
              <w:color w:val="44546A" w:themeColor="text2"/>
              <w:sz w:val="21"/>
              <w:szCs w:val="18"/>
              <w:rPrChange w:id="794" w:author="jie sun" w:date="2018-04-08T15:34:00Z">
                <w:rPr>
                  <w:noProof/>
                </w:rPr>
              </w:rPrChange>
            </w:rPr>
            <w:delText xml:space="preserve">). uk.mathworks.com. </w:delText>
          </w:r>
          <w:r w:rsidRPr="00DA0F8B" w:rsidDel="00DA0F8B">
            <w:rPr>
              <w:rFonts w:hint="eastAsia"/>
              <w:iCs/>
              <w:color w:val="44546A" w:themeColor="text2"/>
              <w:sz w:val="21"/>
              <w:szCs w:val="18"/>
              <w:rPrChange w:id="795" w:author="jie sun" w:date="2018-04-08T15:34:00Z">
                <w:rPr>
                  <w:rFonts w:hint="eastAsia"/>
                  <w:noProof/>
                </w:rPr>
              </w:rPrChange>
            </w:rPr>
            <w:delText>检索来源</w:delText>
          </w:r>
          <w:r w:rsidRPr="00DA0F8B" w:rsidDel="00DA0F8B">
            <w:rPr>
              <w:iCs/>
              <w:color w:val="44546A" w:themeColor="text2"/>
              <w:sz w:val="21"/>
              <w:szCs w:val="18"/>
              <w:rPrChange w:id="796" w:author="jie sun" w:date="2018-04-08T15:34:00Z">
                <w:rPr>
                  <w:noProof/>
                </w:rPr>
              </w:rPrChange>
            </w:rPr>
            <w:delText>: uk.mathworks.com: https://uk.mathworks.com/hardware-support/android-sensor.html?s_tid=test</w:delText>
          </w:r>
        </w:del>
      </w:ins>
    </w:p>
    <w:p w14:paraId="5084788C" w14:textId="77777777" w:rsidR="00650D99" w:rsidRPr="00F0688D" w:rsidDel="00DA0F8B" w:rsidRDefault="00650D99">
      <w:pPr>
        <w:pStyle w:val="Bibliography"/>
        <w:ind w:left="720" w:hanging="720"/>
        <w:rPr>
          <w:ins w:id="797" w:author="像个男人一样" w:date="2018-03-22T12:30:00Z"/>
          <w:del w:id="798" w:author="jie sun" w:date="2018-04-08T15:38:00Z"/>
          <w:iCs/>
          <w:color w:val="44546A" w:themeColor="text2"/>
          <w:sz w:val="21"/>
          <w:szCs w:val="18"/>
          <w:rPrChange w:id="799" w:author="jie sun" w:date="2018-04-11T17:41:00Z">
            <w:rPr>
              <w:ins w:id="800" w:author="像个男人一样" w:date="2018-03-22T12:30:00Z"/>
              <w:del w:id="801" w:author="jie sun" w:date="2018-04-08T15:38:00Z"/>
              <w:rStyle w:val="EndnoteReference"/>
            </w:rPr>
          </w:rPrChange>
        </w:rPr>
        <w:pPrChange w:id="802" w:author="jie sun" w:date="2018-04-11T17:41:00Z">
          <w:pPr>
            <w:pStyle w:val="EndnoteText"/>
          </w:pPr>
        </w:pPrChange>
      </w:pPr>
      <w:ins w:id="803" w:author="jie sun" w:date="2018-04-08T15:34:00Z">
        <w:del w:id="804" w:author="jie sun" w:date="2018-04-08T15:38:00Z">
          <w:r w:rsidRPr="00F0688D" w:rsidDel="00DA0F8B">
            <w:rPr>
              <w:iCs/>
              <w:color w:val="44546A" w:themeColor="text2"/>
              <w:sz w:val="21"/>
              <w:szCs w:val="18"/>
              <w:rPrChange w:id="805" w:author="jie sun" w:date="2018-04-11T17:41:00Z">
                <w:rPr>
                  <w:vertAlign w:val="superscript"/>
                </w:rPr>
              </w:rPrChange>
            </w:rPr>
            <w:fldChar w:fldCharType="end"/>
          </w:r>
        </w:del>
      </w:ins>
    </w:p>
    <w:p w14:paraId="05116DC1" w14:textId="77777777" w:rsidR="00650D99" w:rsidRPr="00F0688D" w:rsidDel="00DA0F8B" w:rsidRDefault="00650D99">
      <w:pPr>
        <w:pStyle w:val="Bibliography"/>
        <w:ind w:left="720" w:hanging="720"/>
        <w:rPr>
          <w:del w:id="806" w:author="jie sun" w:date="2018-04-08T15:38:00Z"/>
          <w:iCs/>
          <w:color w:val="44546A" w:themeColor="text2"/>
          <w:sz w:val="21"/>
          <w:szCs w:val="18"/>
          <w:rPrChange w:id="807" w:author="jie sun" w:date="2018-04-11T17:41:00Z">
            <w:rPr>
              <w:del w:id="808" w:author="jie sun" w:date="2018-04-08T15:38:00Z"/>
            </w:rPr>
          </w:rPrChange>
        </w:rPr>
        <w:pPrChange w:id="809" w:author="jie sun" w:date="2018-04-11T17:41:00Z">
          <w:pPr>
            <w:pStyle w:val="EndnoteText"/>
          </w:pPr>
        </w:pPrChange>
      </w:pPr>
      <w:ins w:id="810" w:author="像个男人一样" w:date="2018-03-22T12:06:00Z">
        <w:del w:id="811" w:author="jie sun" w:date="2018-04-08T15:38:00Z">
          <w:r w:rsidRPr="00F0688D" w:rsidDel="00DA0F8B">
            <w:rPr>
              <w:iCs/>
              <w:color w:val="44546A" w:themeColor="text2"/>
              <w:sz w:val="21"/>
              <w:szCs w:val="18"/>
              <w:rPrChange w:id="812" w:author="jie sun" w:date="2018-04-11T17:41:00Z">
                <w:rPr>
                  <w:rStyle w:val="EndnoteReference"/>
                </w:rPr>
              </w:rPrChange>
            </w:rPr>
            <w:delText>[</w:delText>
          </w:r>
        </w:del>
      </w:ins>
      <w:ins w:id="813" w:author="像个男人一样" w:date="2018-03-22T12:05:00Z">
        <w:del w:id="814" w:author="jie sun" w:date="2018-04-08T15:38:00Z">
          <w:r w:rsidRPr="00F0688D" w:rsidDel="00DA0F8B">
            <w:rPr>
              <w:iCs/>
              <w:color w:val="44546A" w:themeColor="text2"/>
              <w:sz w:val="21"/>
              <w:szCs w:val="18"/>
              <w:rPrChange w:id="815" w:author="jie sun" w:date="2018-04-11T17:41:00Z">
                <w:rPr>
                  <w:rStyle w:val="EndnoteReference"/>
                </w:rPr>
              </w:rPrChange>
            </w:rPr>
            <w:endnoteRef/>
          </w:r>
        </w:del>
      </w:ins>
      <w:ins w:id="816" w:author="像个男人一样" w:date="2018-03-22T12:06:00Z">
        <w:del w:id="817" w:author="jie sun" w:date="2018-04-08T15:38:00Z">
          <w:r w:rsidRPr="00F0688D" w:rsidDel="00DA0F8B">
            <w:rPr>
              <w:iCs/>
              <w:color w:val="44546A" w:themeColor="text2"/>
              <w:sz w:val="21"/>
              <w:szCs w:val="18"/>
              <w:rPrChange w:id="818" w:author="jie sun" w:date="2018-04-11T17:41:00Z">
                <w:rPr>
                  <w:rStyle w:val="EndnoteReference"/>
                </w:rPr>
              </w:rPrChange>
            </w:rPr>
            <w:delText>]</w:delText>
          </w:r>
        </w:del>
      </w:ins>
      <w:ins w:id="819" w:author="像个男人一样" w:date="2018-03-22T12:05:00Z">
        <w:del w:id="820" w:author="jie sun" w:date="2018-04-08T15:38:00Z">
          <w:r w:rsidRPr="00F0688D" w:rsidDel="00DA0F8B">
            <w:rPr>
              <w:iCs/>
              <w:color w:val="44546A" w:themeColor="text2"/>
              <w:sz w:val="21"/>
              <w:szCs w:val="18"/>
              <w:rPrChange w:id="821" w:author="jie sun" w:date="2018-04-11T17:41:00Z">
                <w:rPr/>
              </w:rPrChange>
            </w:rPr>
            <w:delText xml:space="preserve"> </w:delText>
          </w:r>
        </w:del>
      </w:ins>
      <w:ins w:id="822" w:author="像个男人一样" w:date="2018-03-22T12:06:00Z">
        <w:del w:id="823" w:author="jie sun" w:date="2018-04-08T15:38:00Z">
          <w:r w:rsidRPr="00F0688D" w:rsidDel="00DA0F8B">
            <w:rPr>
              <w:iCs/>
              <w:color w:val="44546A" w:themeColor="text2"/>
              <w:sz w:val="21"/>
              <w:szCs w:val="18"/>
              <w:rPrChange w:id="824" w:author="jie sun" w:date="2018-04-11T17:41:00Z">
                <w:rPr/>
              </w:rPrChange>
            </w:rPr>
            <w:delText xml:space="preserve">Engineering-sciences.uniroma2.it. (2018). Working principle of a capacitive accelerometer. [online] Available at: </w:delText>
          </w:r>
          <w:r w:rsidRPr="00F0688D" w:rsidDel="00DA0F8B">
            <w:rPr>
              <w:iCs/>
              <w:color w:val="44546A" w:themeColor="text2"/>
              <w:sz w:val="21"/>
              <w:szCs w:val="18"/>
              <w:rPrChange w:id="825" w:author="jie sun" w:date="2018-04-11T17:41:00Z">
                <w:rPr>
                  <w:iCs/>
                </w:rPr>
              </w:rPrChange>
            </w:rPr>
            <w:delText>http://engineering-sciences.uniroma2.it/MENU/DOC/TESI/2013/2013_tesi%20NISTICO%20Andrea.pdf [Accessed 21 Mar. 2018].</w:delText>
          </w:r>
        </w:del>
      </w:ins>
    </w:p>
  </w:endnote>
  <w:endnote w:id="2">
    <w:p w14:paraId="08AC2A5B" w14:textId="77777777" w:rsidR="00650D99" w:rsidRPr="00F0688D" w:rsidDel="00A556A3" w:rsidRDefault="00650D99">
      <w:pPr>
        <w:pStyle w:val="Bibliography"/>
        <w:ind w:left="720" w:hanging="720"/>
        <w:rPr>
          <w:del w:id="1519" w:author="jie sun" w:date="2018-04-08T16:49:00Z"/>
          <w:iCs/>
          <w:color w:val="44546A" w:themeColor="text2"/>
          <w:sz w:val="21"/>
          <w:szCs w:val="18"/>
          <w:rPrChange w:id="1520" w:author="jie sun" w:date="2018-04-11T17:41:00Z">
            <w:rPr>
              <w:del w:id="1521" w:author="jie sun" w:date="2018-04-08T16:49:00Z"/>
            </w:rPr>
          </w:rPrChange>
        </w:rPr>
        <w:pPrChange w:id="1522" w:author="jie sun" w:date="2018-04-11T17:41:00Z">
          <w:pPr>
            <w:pStyle w:val="EndnoteText"/>
          </w:pPr>
        </w:pPrChange>
      </w:pPr>
      <w:ins w:id="1523" w:author="像个男人一样" w:date="2018-03-22T12:08:00Z">
        <w:del w:id="1524" w:author="jie sun" w:date="2018-04-08T16:49:00Z">
          <w:r w:rsidRPr="00F0688D" w:rsidDel="00A556A3">
            <w:rPr>
              <w:iCs/>
              <w:color w:val="44546A" w:themeColor="text2"/>
              <w:sz w:val="21"/>
              <w:szCs w:val="18"/>
              <w:rPrChange w:id="1525" w:author="jie sun" w:date="2018-04-11T17:41:00Z">
                <w:rPr>
                  <w:rStyle w:val="EndnoteReference"/>
                </w:rPr>
              </w:rPrChange>
            </w:rPr>
            <w:delText>[</w:delText>
          </w:r>
          <w:r w:rsidRPr="00F0688D" w:rsidDel="00A556A3">
            <w:rPr>
              <w:iCs/>
              <w:color w:val="44546A" w:themeColor="text2"/>
              <w:sz w:val="21"/>
              <w:szCs w:val="18"/>
              <w:rPrChange w:id="1526" w:author="jie sun" w:date="2018-04-11T17:41:00Z">
                <w:rPr>
                  <w:rStyle w:val="EndnoteReference"/>
                </w:rPr>
              </w:rPrChange>
            </w:rPr>
            <w:endnoteRef/>
          </w:r>
          <w:r w:rsidRPr="00F0688D" w:rsidDel="00A556A3">
            <w:rPr>
              <w:iCs/>
              <w:color w:val="44546A" w:themeColor="text2"/>
              <w:sz w:val="21"/>
              <w:szCs w:val="18"/>
              <w:rPrChange w:id="1527" w:author="jie sun" w:date="2018-04-11T17:41:00Z">
                <w:rPr>
                  <w:rStyle w:val="EndnoteReference"/>
                </w:rPr>
              </w:rPrChange>
            </w:rPr>
            <w:delText>]</w:delText>
          </w:r>
          <w:r w:rsidRPr="00F0688D" w:rsidDel="00A556A3">
            <w:rPr>
              <w:iCs/>
              <w:color w:val="44546A" w:themeColor="text2"/>
              <w:sz w:val="21"/>
              <w:szCs w:val="18"/>
              <w:rPrChange w:id="1528" w:author="jie sun" w:date="2018-04-11T17:41:00Z">
                <w:rPr/>
              </w:rPrChange>
            </w:rPr>
            <w:delText xml:space="preserve"> Analog.com. (2018). Full-Featured Pedometer Design Realized with 3-Axis Digital Accelerometer | Analog Devices. [online] Available at: http://www.analog.com/en/analog-dialogue/articles/pedometer-design-3-axis-digital-acceler.html [Accessed 22 Mar. 2018].</w:delText>
          </w:r>
        </w:del>
      </w:ins>
    </w:p>
  </w:endnote>
  <w:endnote w:id="3">
    <w:p w14:paraId="4FE1A319" w14:textId="77777777" w:rsidR="00650D99" w:rsidRPr="00F0688D" w:rsidDel="005C2108" w:rsidRDefault="00650D99">
      <w:pPr>
        <w:pStyle w:val="Bibliography"/>
        <w:ind w:left="720" w:hanging="720"/>
        <w:rPr>
          <w:del w:id="4475" w:author="jie sun" w:date="2018-04-08T19:01:00Z"/>
          <w:iCs/>
          <w:color w:val="44546A" w:themeColor="text2"/>
          <w:sz w:val="21"/>
          <w:szCs w:val="18"/>
          <w:rPrChange w:id="4476" w:author="jie sun" w:date="2018-04-11T17:41:00Z">
            <w:rPr>
              <w:del w:id="4477" w:author="jie sun" w:date="2018-04-08T19:01:00Z"/>
            </w:rPr>
          </w:rPrChange>
        </w:rPr>
        <w:pPrChange w:id="4478" w:author="jie sun" w:date="2018-04-11T17:41:00Z">
          <w:pPr>
            <w:pStyle w:val="EndnoteText"/>
          </w:pPr>
        </w:pPrChange>
      </w:pPr>
      <w:ins w:id="4479" w:author="像个男人一样" w:date="2018-03-22T12:11:00Z">
        <w:del w:id="4480" w:author="jie sun" w:date="2018-04-08T19:01:00Z">
          <w:r w:rsidRPr="00F0688D" w:rsidDel="005C2108">
            <w:rPr>
              <w:iCs/>
              <w:color w:val="44546A" w:themeColor="text2"/>
              <w:sz w:val="21"/>
              <w:szCs w:val="18"/>
              <w:rPrChange w:id="4481" w:author="jie sun" w:date="2018-04-11T17:41:00Z">
                <w:rPr>
                  <w:rStyle w:val="EndnoteReference"/>
                </w:rPr>
              </w:rPrChange>
            </w:rPr>
            <w:delText>[</w:delText>
          </w:r>
          <w:r w:rsidRPr="00F0688D" w:rsidDel="005C2108">
            <w:rPr>
              <w:iCs/>
              <w:color w:val="44546A" w:themeColor="text2"/>
              <w:sz w:val="21"/>
              <w:szCs w:val="18"/>
              <w:rPrChange w:id="4482" w:author="jie sun" w:date="2018-04-11T17:41:00Z">
                <w:rPr>
                  <w:rStyle w:val="EndnoteReference"/>
                </w:rPr>
              </w:rPrChange>
            </w:rPr>
            <w:endnoteRef/>
          </w:r>
          <w:r w:rsidRPr="00F0688D" w:rsidDel="005C2108">
            <w:rPr>
              <w:iCs/>
              <w:color w:val="44546A" w:themeColor="text2"/>
              <w:sz w:val="21"/>
              <w:szCs w:val="18"/>
              <w:rPrChange w:id="4483" w:author="jie sun" w:date="2018-04-11T17:41:00Z">
                <w:rPr>
                  <w:rStyle w:val="EndnoteReference"/>
                </w:rPr>
              </w:rPrChange>
            </w:rPr>
            <w:delText>]</w:delText>
          </w:r>
          <w:r w:rsidRPr="00F0688D" w:rsidDel="005C2108">
            <w:rPr>
              <w:iCs/>
              <w:color w:val="44546A" w:themeColor="text2"/>
              <w:sz w:val="21"/>
              <w:szCs w:val="18"/>
              <w:rPrChange w:id="4484" w:author="jie sun" w:date="2018-04-11T17:41:00Z">
                <w:rPr/>
              </w:rPrChange>
            </w:rPr>
            <w:delText xml:space="preserve"> McFadden, C., Shop, I., Vyas, K., Miley, J., Engineering, I. and Barnett, T. (2018). What are Gyroscopes and Why are They Important?. [online] Interestingengineering.com. Available at: https://interestingengineering.com/what-are-gyroscopes-and-why-are-they-important [Accessed 21 Mar. 2018].</w:delText>
          </w:r>
        </w:del>
      </w:ins>
    </w:p>
  </w:endnote>
  <w:endnote w:id="4">
    <w:p w14:paraId="1E3ADF35" w14:textId="77777777" w:rsidR="00650D99" w:rsidRPr="00F0688D" w:rsidDel="00321759" w:rsidRDefault="00650D99" w:rsidP="00804078">
      <w:pPr>
        <w:pStyle w:val="Bibliography"/>
        <w:ind w:left="720" w:hanging="720"/>
        <w:rPr>
          <w:ins w:id="4799" w:author="jie sun" w:date="2018-04-08T20:17:00Z"/>
          <w:del w:id="4800" w:author="jie sun" w:date="2018-04-16T22:45:00Z"/>
          <w:iCs/>
          <w:color w:val="44546A" w:themeColor="text2"/>
          <w:sz w:val="21"/>
          <w:szCs w:val="18"/>
          <w:rPrChange w:id="4801" w:author="jie sun" w:date="2018-04-11T17:41:00Z">
            <w:rPr>
              <w:ins w:id="4802" w:author="jie sun" w:date="2018-04-08T20:17:00Z"/>
              <w:del w:id="4803" w:author="jie sun" w:date="2018-04-16T22:45:00Z"/>
            </w:rPr>
          </w:rPrChange>
        </w:rPr>
      </w:pPr>
      <w:ins w:id="4804" w:author="像个男人一样" w:date="2018-03-22T12:12:00Z">
        <w:del w:id="4805" w:author="jie sun" w:date="2018-04-16T22:45:00Z">
          <w:r w:rsidRPr="00F0688D" w:rsidDel="00321759">
            <w:rPr>
              <w:iCs/>
              <w:color w:val="44546A" w:themeColor="text2"/>
              <w:sz w:val="21"/>
              <w:szCs w:val="18"/>
              <w:rPrChange w:id="4806" w:author="jie sun" w:date="2018-04-11T17:41:00Z">
                <w:rPr>
                  <w:rStyle w:val="EndnoteReference"/>
                </w:rPr>
              </w:rPrChange>
            </w:rPr>
            <w:delText>[</w:delText>
          </w:r>
          <w:r w:rsidRPr="00F0688D" w:rsidDel="00321759">
            <w:rPr>
              <w:iCs/>
              <w:color w:val="44546A" w:themeColor="text2"/>
              <w:sz w:val="21"/>
              <w:szCs w:val="18"/>
              <w:rPrChange w:id="4807" w:author="jie sun" w:date="2018-04-11T17:41:00Z">
                <w:rPr>
                  <w:rStyle w:val="EndnoteReference"/>
                </w:rPr>
              </w:rPrChange>
            </w:rPr>
            <w:endnoteRef/>
          </w:r>
          <w:r w:rsidRPr="00F0688D" w:rsidDel="00321759">
            <w:rPr>
              <w:iCs/>
              <w:color w:val="44546A" w:themeColor="text2"/>
              <w:sz w:val="21"/>
              <w:szCs w:val="18"/>
              <w:rPrChange w:id="4808" w:author="jie sun" w:date="2018-04-11T17:41:00Z">
                <w:rPr>
                  <w:rStyle w:val="EndnoteReference"/>
                </w:rPr>
              </w:rPrChange>
            </w:rPr>
            <w:delText>]</w:delText>
          </w:r>
          <w:r w:rsidRPr="00F0688D" w:rsidDel="00321759">
            <w:rPr>
              <w:iCs/>
              <w:color w:val="44546A" w:themeColor="text2"/>
              <w:sz w:val="21"/>
              <w:szCs w:val="18"/>
              <w:rPrChange w:id="4809" w:author="jie sun" w:date="2018-04-11T17:41:00Z">
                <w:rPr/>
              </w:rPrChange>
            </w:rPr>
            <w:delText xml:space="preserve"> Uk.mathworks.com. (2018). Android Sensor Support from MATLAB. [online] Available at: https://uk.mathworks.com/hardware-support/android-sensor.html?s_tid=test [Accessed 20 Mar. 2018].</w:delText>
          </w:r>
        </w:del>
      </w:ins>
      <w:ins w:id="4810" w:author="jie sun" w:date="2018-04-08T20:17:00Z">
        <w:del w:id="4811" w:author="jie sun" w:date="2018-04-16T22:45:00Z">
          <w:r w:rsidRPr="00F0688D" w:rsidDel="00321759">
            <w:rPr>
              <w:iCs/>
              <w:color w:val="44546A" w:themeColor="text2"/>
              <w:sz w:val="21"/>
              <w:szCs w:val="18"/>
              <w:rPrChange w:id="4812" w:author="jie sun" w:date="2018-04-11T17:41:00Z">
                <w:rPr/>
              </w:rPrChange>
            </w:rPr>
            <w:fldChar w:fldCharType="begin"/>
          </w:r>
          <w:r w:rsidRPr="00F0688D" w:rsidDel="00321759">
            <w:rPr>
              <w:iCs/>
              <w:color w:val="44546A" w:themeColor="text2"/>
              <w:sz w:val="21"/>
              <w:szCs w:val="18"/>
              <w:rPrChange w:id="4813" w:author="jie sun" w:date="2018-04-11T17:41:00Z">
                <w:rPr/>
              </w:rPrChange>
            </w:rPr>
            <w:delInstrText xml:space="preserve"> BIBLIOGRAPHY  \l 2052 </w:delInstrText>
          </w:r>
        </w:del>
      </w:ins>
      <w:del w:id="4814" w:author="jie sun" w:date="2018-04-16T22:45:00Z">
        <w:r w:rsidRPr="00F0688D" w:rsidDel="00321759">
          <w:rPr>
            <w:iCs/>
            <w:color w:val="44546A" w:themeColor="text2"/>
            <w:sz w:val="21"/>
            <w:szCs w:val="18"/>
            <w:rPrChange w:id="4815" w:author="jie sun" w:date="2018-04-11T17:41:00Z">
              <w:rPr/>
            </w:rPrChange>
          </w:rPr>
          <w:fldChar w:fldCharType="separate"/>
        </w:r>
      </w:del>
      <w:ins w:id="4816" w:author="jie sun" w:date="2018-04-08T20:17:00Z">
        <w:del w:id="4817" w:author="jie sun" w:date="2018-04-16T22:45:00Z">
          <w:r w:rsidRPr="00F0688D" w:rsidDel="00321759">
            <w:rPr>
              <w:iCs/>
              <w:color w:val="44546A" w:themeColor="text2"/>
              <w:sz w:val="21"/>
              <w:szCs w:val="18"/>
              <w:rPrChange w:id="4818" w:author="jie sun" w:date="2018-04-11T17:41:00Z">
                <w:rPr/>
              </w:rPrChange>
            </w:rPr>
            <w:delText xml:space="preserve">Nisticò, A. (2013). </w:delText>
          </w:r>
          <w:r w:rsidRPr="00F0688D" w:rsidDel="00321759">
            <w:rPr>
              <w:iCs/>
              <w:color w:val="44546A" w:themeColor="text2"/>
              <w:sz w:val="21"/>
              <w:szCs w:val="18"/>
              <w:rPrChange w:id="4819" w:author="jie sun" w:date="2018-04-11T17:41:00Z">
                <w:rPr>
                  <w:i/>
                  <w:iCs/>
                  <w:noProof/>
                </w:rPr>
              </w:rPrChange>
            </w:rPr>
            <w:delText>Working principle of a capacitive accelerometer.</w:delText>
          </w:r>
          <w:r w:rsidRPr="00F0688D" w:rsidDel="00321759">
            <w:rPr>
              <w:iCs/>
              <w:color w:val="44546A" w:themeColor="text2"/>
              <w:sz w:val="21"/>
              <w:szCs w:val="18"/>
              <w:rPrChange w:id="4820" w:author="jie sun" w:date="2018-04-11T17:41:00Z">
                <w:rPr/>
              </w:rPrChange>
            </w:rPr>
            <w:delText xml:space="preserve"> Retrieved from </w:delText>
          </w:r>
          <w:r w:rsidRPr="00F0688D" w:rsidDel="00321759">
            <w:rPr>
              <w:iCs/>
              <w:color w:val="44546A" w:themeColor="text2"/>
              <w:sz w:val="21"/>
              <w:szCs w:val="18"/>
              <w:rPrChange w:id="4821" w:author="jie sun" w:date="2018-04-11T17:41:00Z">
                <w:rPr>
                  <w:noProof/>
                </w:rPr>
              </w:rPrChange>
            </w:rPr>
            <w:delText>Working</w:delText>
          </w:r>
          <w:r w:rsidRPr="00F0688D" w:rsidDel="00321759">
            <w:rPr>
              <w:iCs/>
              <w:color w:val="44546A" w:themeColor="text2"/>
              <w:sz w:val="21"/>
              <w:szCs w:val="18"/>
              <w:rPrChange w:id="4822" w:author="jie sun" w:date="2018-04-11T17:41:00Z">
                <w:rPr/>
              </w:rPrChange>
            </w:rPr>
            <w:delText xml:space="preserve"> principle of a capacitive accelerometer: http://engineering-sciences.uniroma2.it/MENU/DOC/TESI/2013/2013_tesi%20NISTICO%20Andrea.pdf</w:delText>
          </w:r>
        </w:del>
      </w:ins>
    </w:p>
    <w:p w14:paraId="5391C806" w14:textId="77777777" w:rsidR="00650D99" w:rsidRPr="00F0688D" w:rsidDel="00321759" w:rsidRDefault="00650D99">
      <w:pPr>
        <w:pStyle w:val="Bibliography"/>
        <w:ind w:left="720" w:hanging="720"/>
        <w:rPr>
          <w:ins w:id="4823" w:author="jie sun" w:date="2018-04-08T20:17:00Z"/>
          <w:del w:id="4824" w:author="jie sun" w:date="2018-04-16T22:45:00Z"/>
          <w:iCs/>
          <w:color w:val="44546A" w:themeColor="text2"/>
          <w:sz w:val="21"/>
          <w:szCs w:val="18"/>
          <w:rPrChange w:id="4825" w:author="jie sun" w:date="2018-04-11T17:40:00Z">
            <w:rPr>
              <w:ins w:id="4826" w:author="jie sun" w:date="2018-04-08T20:17:00Z"/>
              <w:del w:id="4827" w:author="jie sun" w:date="2018-04-16T22:45:00Z"/>
              <w:noProof/>
            </w:rPr>
          </w:rPrChange>
        </w:rPr>
      </w:pPr>
      <w:ins w:id="4828" w:author="jie sun" w:date="2018-04-08T20:17:00Z">
        <w:del w:id="4829" w:author="jie sun" w:date="2018-04-16T22:45:00Z">
          <w:r w:rsidRPr="00F0688D" w:rsidDel="00321759">
            <w:rPr>
              <w:iCs/>
              <w:color w:val="44546A" w:themeColor="text2"/>
              <w:sz w:val="21"/>
              <w:szCs w:val="18"/>
              <w:rPrChange w:id="4830" w:author="jie sun" w:date="2018-04-11T17:40:00Z">
                <w:rPr>
                  <w:noProof/>
                </w:rPr>
              </w:rPrChange>
            </w:rPr>
            <w:delText xml:space="preserve">Oxforddictionaries. (Mid 19th century). </w:delText>
          </w:r>
          <w:r w:rsidRPr="00F0688D" w:rsidDel="00321759">
            <w:rPr>
              <w:iCs/>
              <w:color w:val="44546A" w:themeColor="text2"/>
              <w:sz w:val="21"/>
              <w:szCs w:val="18"/>
              <w:rPrChange w:id="4831" w:author="jie sun" w:date="2018-04-11T17:40:00Z">
                <w:rPr>
                  <w:i/>
                  <w:iCs/>
                  <w:noProof/>
                </w:rPr>
              </w:rPrChange>
            </w:rPr>
            <w:delText>gyroscope definition</w:delText>
          </w:r>
          <w:r w:rsidRPr="00F0688D" w:rsidDel="00321759">
            <w:rPr>
              <w:iCs/>
              <w:color w:val="44546A" w:themeColor="text2"/>
              <w:sz w:val="21"/>
              <w:szCs w:val="18"/>
              <w:rPrChange w:id="4832" w:author="jie sun" w:date="2018-04-11T17:40:00Z">
                <w:rPr>
                  <w:noProof/>
                </w:rPr>
              </w:rPrChange>
            </w:rPr>
            <w:delText>. Retrieved from oxforddictionaries: https://en.oxforddictionaries.com/definition/gyroscope</w:delText>
          </w:r>
        </w:del>
      </w:ins>
    </w:p>
    <w:p w14:paraId="1AB36ADE" w14:textId="77777777" w:rsidR="00650D99" w:rsidRPr="00F0688D" w:rsidDel="00321759" w:rsidRDefault="00650D99">
      <w:pPr>
        <w:pStyle w:val="Bibliography"/>
        <w:ind w:left="720" w:hanging="720"/>
        <w:rPr>
          <w:ins w:id="4833" w:author="jie sun" w:date="2018-04-08T20:17:00Z"/>
          <w:del w:id="4834" w:author="jie sun" w:date="2018-04-16T22:45:00Z"/>
          <w:iCs/>
          <w:color w:val="44546A" w:themeColor="text2"/>
          <w:sz w:val="21"/>
          <w:szCs w:val="18"/>
          <w:rPrChange w:id="4835" w:author="jie sun" w:date="2018-04-11T17:40:00Z">
            <w:rPr>
              <w:ins w:id="4836" w:author="jie sun" w:date="2018-04-08T20:17:00Z"/>
              <w:del w:id="4837" w:author="jie sun" w:date="2018-04-16T22:45:00Z"/>
              <w:noProof/>
            </w:rPr>
          </w:rPrChange>
        </w:rPr>
      </w:pPr>
      <w:ins w:id="4838" w:author="jie sun" w:date="2018-04-08T20:17:00Z">
        <w:del w:id="4839" w:author="jie sun" w:date="2018-04-16T22:45:00Z">
          <w:r w:rsidRPr="00F0688D" w:rsidDel="00321759">
            <w:rPr>
              <w:iCs/>
              <w:color w:val="44546A" w:themeColor="text2"/>
              <w:sz w:val="21"/>
              <w:szCs w:val="18"/>
              <w:rPrChange w:id="4840" w:author="jie sun" w:date="2018-04-11T17:40:00Z">
                <w:rPr>
                  <w:noProof/>
                </w:rPr>
              </w:rPrChange>
            </w:rPr>
            <w:delText xml:space="preserve">Pieter-Jan. (2016, 9 6). </w:delText>
          </w:r>
          <w:r w:rsidRPr="00F0688D" w:rsidDel="00321759">
            <w:rPr>
              <w:iCs/>
              <w:color w:val="44546A" w:themeColor="text2"/>
              <w:sz w:val="21"/>
              <w:szCs w:val="18"/>
              <w:rPrChange w:id="4841" w:author="jie sun" w:date="2018-04-11T17:40:00Z">
                <w:rPr>
                  <w:i/>
                  <w:iCs/>
                  <w:noProof/>
                </w:rPr>
              </w:rPrChange>
            </w:rPr>
            <w:delText>Getting the angular position from gyroscope data</w:delText>
          </w:r>
          <w:r w:rsidRPr="00F0688D" w:rsidDel="00321759">
            <w:rPr>
              <w:iCs/>
              <w:color w:val="44546A" w:themeColor="text2"/>
              <w:sz w:val="21"/>
              <w:szCs w:val="18"/>
              <w:rPrChange w:id="4842" w:author="jie sun" w:date="2018-04-11T17:40:00Z">
                <w:rPr>
                  <w:noProof/>
                </w:rPr>
              </w:rPrChange>
            </w:rPr>
            <w:delText>. Retrieved from http://www.pieter-jan.com/node/7: http://www.pieter-jan.com/node/7</w:delText>
          </w:r>
        </w:del>
      </w:ins>
    </w:p>
    <w:p w14:paraId="70179492" w14:textId="77777777" w:rsidR="00650D99" w:rsidRPr="00F0688D" w:rsidDel="00321759" w:rsidRDefault="00650D99">
      <w:pPr>
        <w:pStyle w:val="Bibliography"/>
        <w:ind w:left="720" w:hanging="720"/>
        <w:rPr>
          <w:ins w:id="4843" w:author="jie sun" w:date="2018-04-08T20:17:00Z"/>
          <w:del w:id="4844" w:author="jie sun" w:date="2018-04-16T22:45:00Z"/>
          <w:iCs/>
          <w:color w:val="44546A" w:themeColor="text2"/>
          <w:sz w:val="21"/>
          <w:szCs w:val="18"/>
          <w:rPrChange w:id="4845" w:author="jie sun" w:date="2018-04-11T17:40:00Z">
            <w:rPr>
              <w:ins w:id="4846" w:author="jie sun" w:date="2018-04-08T20:17:00Z"/>
              <w:del w:id="4847" w:author="jie sun" w:date="2018-04-16T22:45:00Z"/>
              <w:noProof/>
            </w:rPr>
          </w:rPrChange>
        </w:rPr>
      </w:pPr>
      <w:ins w:id="4848" w:author="jie sun" w:date="2018-04-08T20:17:00Z">
        <w:del w:id="4849" w:author="jie sun" w:date="2018-04-16T22:45:00Z">
          <w:r w:rsidRPr="00F0688D" w:rsidDel="00321759">
            <w:rPr>
              <w:iCs/>
              <w:color w:val="44546A" w:themeColor="text2"/>
              <w:sz w:val="21"/>
              <w:szCs w:val="18"/>
              <w:rPrChange w:id="4850" w:author="jie sun" w:date="2018-04-11T17:40:00Z">
                <w:rPr>
                  <w:noProof/>
                </w:rPr>
              </w:rPrChange>
            </w:rPr>
            <w:delText xml:space="preserve">Pigeon's nest. (n.d.). </w:delText>
          </w:r>
          <w:r w:rsidRPr="00F0688D" w:rsidDel="00321759">
            <w:rPr>
              <w:iCs/>
              <w:color w:val="44546A" w:themeColor="text2"/>
              <w:sz w:val="21"/>
              <w:szCs w:val="18"/>
              <w:rPrChange w:id="4851" w:author="jie sun" w:date="2018-04-11T17:40:00Z">
                <w:rPr>
                  <w:i/>
                  <w:iCs/>
                  <w:noProof/>
                </w:rPr>
              </w:rPrChange>
            </w:rPr>
            <w:delText>Gyroscope</w:delText>
          </w:r>
          <w:r w:rsidRPr="00F0688D" w:rsidDel="00321759">
            <w:rPr>
              <w:iCs/>
              <w:color w:val="44546A" w:themeColor="text2"/>
              <w:sz w:val="21"/>
              <w:szCs w:val="18"/>
              <w:rPrChange w:id="4852" w:author="jie sun" w:date="2018-04-11T17:40:00Z">
                <w:rPr>
                  <w:noProof/>
                </w:rPr>
              </w:rPrChange>
            </w:rPr>
            <w:delText>. Retrieved from Pigeonsnest: http://pigeonsnest.co.uk/stuff/howards-stuff/gyro/gyro.html</w:delText>
          </w:r>
        </w:del>
      </w:ins>
    </w:p>
    <w:p w14:paraId="53ABA1A5" w14:textId="77777777" w:rsidR="00650D99" w:rsidRPr="00F0688D" w:rsidDel="00321759" w:rsidRDefault="00650D99">
      <w:pPr>
        <w:pStyle w:val="Bibliography"/>
        <w:ind w:left="720" w:hanging="720"/>
        <w:rPr>
          <w:ins w:id="4853" w:author="jie sun" w:date="2018-04-08T20:17:00Z"/>
          <w:del w:id="4854" w:author="jie sun" w:date="2018-04-16T22:45:00Z"/>
          <w:iCs/>
          <w:color w:val="44546A" w:themeColor="text2"/>
          <w:sz w:val="21"/>
          <w:szCs w:val="18"/>
          <w:rPrChange w:id="4855" w:author="jie sun" w:date="2018-04-11T17:40:00Z">
            <w:rPr>
              <w:ins w:id="4856" w:author="jie sun" w:date="2018-04-08T20:17:00Z"/>
              <w:del w:id="4857" w:author="jie sun" w:date="2018-04-16T22:45:00Z"/>
              <w:noProof/>
            </w:rPr>
          </w:rPrChange>
        </w:rPr>
      </w:pPr>
      <w:ins w:id="4858" w:author="jie sun" w:date="2018-04-08T20:17:00Z">
        <w:del w:id="4859" w:author="jie sun" w:date="2018-04-16T22:45:00Z">
          <w:r w:rsidRPr="00F0688D" w:rsidDel="00321759">
            <w:rPr>
              <w:iCs/>
              <w:color w:val="44546A" w:themeColor="text2"/>
              <w:sz w:val="21"/>
              <w:szCs w:val="18"/>
              <w:rPrChange w:id="4860" w:author="jie sun" w:date="2018-04-11T17:40:00Z">
                <w:rPr>
                  <w:noProof/>
                </w:rPr>
              </w:rPrChange>
            </w:rPr>
            <w:delText xml:space="preserve">Przemek. (2014, 11 27). </w:delText>
          </w:r>
          <w:r w:rsidRPr="00F0688D" w:rsidDel="00321759">
            <w:rPr>
              <w:iCs/>
              <w:color w:val="44546A" w:themeColor="text2"/>
              <w:sz w:val="21"/>
              <w:szCs w:val="18"/>
              <w:rPrChange w:id="4861" w:author="jie sun" w:date="2018-04-11T17:40:00Z">
                <w:rPr>
                  <w:i/>
                  <w:iCs/>
                  <w:noProof/>
                </w:rPr>
              </w:rPrChange>
            </w:rPr>
            <w:delText>Scanning rooms with an iPhone</w:delText>
          </w:r>
          <w:r w:rsidRPr="00F0688D" w:rsidDel="00321759">
            <w:rPr>
              <w:iCs/>
              <w:color w:val="44546A" w:themeColor="text2"/>
              <w:sz w:val="21"/>
              <w:szCs w:val="18"/>
              <w:rPrChange w:id="4862" w:author="jie sun" w:date="2018-04-11T17:40:00Z">
                <w:rPr>
                  <w:noProof/>
                </w:rPr>
              </w:rPrChange>
            </w:rPr>
            <w:delText>. Retrieved from nomtek: https://www.nomtek.com/scanning-rooms-with-an-iphone/</w:delText>
          </w:r>
        </w:del>
      </w:ins>
    </w:p>
    <w:p w14:paraId="7A651379" w14:textId="77777777" w:rsidR="00650D99" w:rsidRPr="00F0688D" w:rsidDel="00321759" w:rsidRDefault="00650D99">
      <w:pPr>
        <w:pStyle w:val="Bibliography"/>
        <w:ind w:left="720" w:hanging="720"/>
        <w:rPr>
          <w:ins w:id="4863" w:author="jie sun" w:date="2018-04-08T20:17:00Z"/>
          <w:del w:id="4864" w:author="jie sun" w:date="2018-04-16T22:45:00Z"/>
          <w:iCs/>
          <w:color w:val="44546A" w:themeColor="text2"/>
          <w:sz w:val="21"/>
          <w:szCs w:val="18"/>
          <w:rPrChange w:id="4865" w:author="jie sun" w:date="2018-04-11T17:40:00Z">
            <w:rPr>
              <w:ins w:id="4866" w:author="jie sun" w:date="2018-04-08T20:17:00Z"/>
              <w:del w:id="4867" w:author="jie sun" w:date="2018-04-16T22:45:00Z"/>
              <w:noProof/>
            </w:rPr>
          </w:rPrChange>
        </w:rPr>
      </w:pPr>
      <w:ins w:id="4868" w:author="jie sun" w:date="2018-04-08T20:17:00Z">
        <w:del w:id="4869" w:author="jie sun" w:date="2018-04-16T22:45:00Z">
          <w:r w:rsidRPr="00F0688D" w:rsidDel="00321759">
            <w:rPr>
              <w:iCs/>
              <w:color w:val="44546A" w:themeColor="text2"/>
              <w:sz w:val="21"/>
              <w:szCs w:val="18"/>
              <w:rPrChange w:id="4870" w:author="jie sun" w:date="2018-04-11T17:40:00Z">
                <w:rPr>
                  <w:noProof/>
                </w:rPr>
              </w:rPrChange>
            </w:rPr>
            <w:delText xml:space="preserve">Wilimedia. (2006, Oct 4). </w:delText>
          </w:r>
          <w:r w:rsidRPr="00F0688D" w:rsidDel="00321759">
            <w:rPr>
              <w:iCs/>
              <w:color w:val="44546A" w:themeColor="text2"/>
              <w:sz w:val="21"/>
              <w:szCs w:val="18"/>
              <w:rPrChange w:id="4871" w:author="jie sun" w:date="2018-04-11T17:40:00Z">
                <w:rPr>
                  <w:i/>
                  <w:iCs/>
                  <w:noProof/>
                </w:rPr>
              </w:rPrChange>
            </w:rPr>
            <w:delText>3D Gyroscope.png</w:delText>
          </w:r>
          <w:r w:rsidRPr="00F0688D" w:rsidDel="00321759">
            <w:rPr>
              <w:iCs/>
              <w:color w:val="44546A" w:themeColor="text2"/>
              <w:sz w:val="21"/>
              <w:szCs w:val="18"/>
              <w:rPrChange w:id="4872" w:author="jie sun" w:date="2018-04-11T17:40:00Z">
                <w:rPr>
                  <w:noProof/>
                </w:rPr>
              </w:rPrChange>
            </w:rPr>
            <w:delText>. Retrieved from Wilimedia: https://commons.wikimedia.org/wiki/File:3D_Gyroscope.png</w:delText>
          </w:r>
        </w:del>
      </w:ins>
    </w:p>
    <w:p w14:paraId="12A915AD" w14:textId="77777777" w:rsidR="00650D99" w:rsidRPr="00F0688D" w:rsidDel="00321759" w:rsidRDefault="00650D99">
      <w:pPr>
        <w:pStyle w:val="Bibliography"/>
        <w:ind w:left="720" w:hanging="720"/>
        <w:rPr>
          <w:ins w:id="4873" w:author="jie sun" w:date="2018-04-08T20:17:00Z"/>
          <w:del w:id="4874" w:author="jie sun" w:date="2018-04-16T22:45:00Z"/>
          <w:iCs/>
          <w:color w:val="44546A" w:themeColor="text2"/>
          <w:sz w:val="21"/>
          <w:szCs w:val="18"/>
          <w:rPrChange w:id="4875" w:author="jie sun" w:date="2018-04-11T17:40:00Z">
            <w:rPr>
              <w:ins w:id="4876" w:author="jie sun" w:date="2018-04-08T20:17:00Z"/>
              <w:del w:id="4877" w:author="jie sun" w:date="2018-04-16T22:45:00Z"/>
              <w:noProof/>
            </w:rPr>
          </w:rPrChange>
        </w:rPr>
      </w:pPr>
      <w:ins w:id="4878" w:author="jie sun" w:date="2018-04-08T20:17:00Z">
        <w:del w:id="4879" w:author="jie sun" w:date="2018-04-16T22:45:00Z">
          <w:r w:rsidRPr="00F0688D" w:rsidDel="00321759">
            <w:rPr>
              <w:iCs/>
              <w:color w:val="44546A" w:themeColor="text2"/>
              <w:sz w:val="21"/>
              <w:szCs w:val="18"/>
              <w:rPrChange w:id="4880" w:author="jie sun" w:date="2018-04-11T17:40:00Z">
                <w:rPr>
                  <w:noProof/>
                </w:rPr>
              </w:rPrChange>
            </w:rPr>
            <w:delText xml:space="preserve">YingWen, B. (2014). </w:delText>
          </w:r>
          <w:r w:rsidRPr="00F0688D" w:rsidDel="00321759">
            <w:rPr>
              <w:iCs/>
              <w:color w:val="44546A" w:themeColor="text2"/>
              <w:sz w:val="21"/>
              <w:szCs w:val="18"/>
              <w:rPrChange w:id="4881" w:author="jie sun" w:date="2018-04-11T17:40:00Z">
                <w:rPr>
                  <w:i/>
                  <w:iCs/>
                  <w:noProof/>
                </w:rPr>
              </w:rPrChange>
            </w:rPr>
            <w:delText>http://ieeexplore.ieee.org/document/6901041/.</w:delText>
          </w:r>
          <w:r w:rsidRPr="00F0688D" w:rsidDel="00321759">
            <w:rPr>
              <w:iCs/>
              <w:color w:val="44546A" w:themeColor="text2"/>
              <w:sz w:val="21"/>
              <w:szCs w:val="18"/>
              <w:rPrChange w:id="4882" w:author="jie sun" w:date="2018-04-11T17:40:00Z">
                <w:rPr>
                  <w:noProof/>
                </w:rPr>
              </w:rPrChange>
            </w:rPr>
            <w:delText xml:space="preserve"> Retrieved from ieeexplore.ieee.org: http://ieeexplore.ieee.org/document/6901041/</w:delText>
          </w:r>
        </w:del>
      </w:ins>
    </w:p>
    <w:p w14:paraId="7BB1461E" w14:textId="77777777" w:rsidR="00650D99" w:rsidRPr="00F0688D" w:rsidDel="00321759" w:rsidRDefault="00650D99">
      <w:pPr>
        <w:pStyle w:val="Bibliography"/>
        <w:ind w:left="720" w:hanging="720"/>
        <w:rPr>
          <w:ins w:id="4883" w:author="jie sun" w:date="2018-04-08T20:17:00Z"/>
          <w:del w:id="4884" w:author="jie sun" w:date="2018-04-16T22:45:00Z"/>
          <w:iCs/>
          <w:color w:val="44546A" w:themeColor="text2"/>
          <w:sz w:val="21"/>
          <w:szCs w:val="18"/>
          <w:rPrChange w:id="4885" w:author="jie sun" w:date="2018-04-11T17:40:00Z">
            <w:rPr>
              <w:ins w:id="4886" w:author="jie sun" w:date="2018-04-08T20:17:00Z"/>
              <w:del w:id="4887" w:author="jie sun" w:date="2018-04-16T22:45:00Z"/>
              <w:noProof/>
            </w:rPr>
          </w:rPrChange>
        </w:rPr>
      </w:pPr>
      <w:ins w:id="4888" w:author="jie sun" w:date="2018-04-08T20:17:00Z">
        <w:del w:id="4889" w:author="jie sun" w:date="2018-04-16T22:45:00Z">
          <w:r w:rsidRPr="00F0688D" w:rsidDel="00321759">
            <w:rPr>
              <w:iCs/>
              <w:color w:val="44546A" w:themeColor="text2"/>
              <w:sz w:val="21"/>
              <w:szCs w:val="18"/>
              <w:rPrChange w:id="4890" w:author="jie sun" w:date="2018-04-11T17:40:00Z">
                <w:rPr>
                  <w:noProof/>
                </w:rPr>
              </w:rPrChange>
            </w:rPr>
            <w:delText xml:space="preserve">Zhao, N. (2008). </w:delText>
          </w:r>
          <w:r w:rsidRPr="00F0688D" w:rsidDel="00321759">
            <w:rPr>
              <w:iCs/>
              <w:color w:val="44546A" w:themeColor="text2"/>
              <w:sz w:val="21"/>
              <w:szCs w:val="18"/>
              <w:rPrChange w:id="4891" w:author="jie sun" w:date="2018-04-11T17:40:00Z">
                <w:rPr>
                  <w:i/>
                  <w:iCs/>
                  <w:noProof/>
                </w:rPr>
              </w:rPrChange>
            </w:rPr>
            <w:delText>Understanding the Model.</w:delText>
          </w:r>
          <w:r w:rsidRPr="00F0688D" w:rsidDel="00321759">
            <w:rPr>
              <w:iCs/>
              <w:color w:val="44546A" w:themeColor="text2"/>
              <w:sz w:val="21"/>
              <w:szCs w:val="18"/>
              <w:rPrChange w:id="4892" w:author="jie sun" w:date="2018-04-11T17:40:00Z">
                <w:rPr>
                  <w:noProof/>
                </w:rPr>
              </w:rPrChange>
            </w:rPr>
            <w:delText xml:space="preserve"> Retrieved from Analog dialogue: http://www.analog.com/en/analog-dialogue/articles/pedometer-design-3-axis-digital-acceler.html</w:delText>
          </w:r>
        </w:del>
      </w:ins>
    </w:p>
    <w:p w14:paraId="5ADBD68C" w14:textId="77777777" w:rsidR="00650D99" w:rsidRPr="00B3406A" w:rsidDel="00321759" w:rsidRDefault="00650D99">
      <w:pPr>
        <w:pStyle w:val="Bibliography"/>
        <w:ind w:left="720" w:hanging="720"/>
        <w:rPr>
          <w:del w:id="4893" w:author="jie sun" w:date="2018-04-16T22:45:00Z"/>
        </w:rPr>
        <w:pPrChange w:id="4894" w:author="jie sun" w:date="2018-04-11T17:41:00Z">
          <w:pPr>
            <w:pStyle w:val="EndnoteText"/>
          </w:pPr>
        </w:pPrChange>
      </w:pPr>
      <w:ins w:id="4895" w:author="jie sun" w:date="2018-04-08T20:17:00Z">
        <w:del w:id="4896" w:author="jie sun" w:date="2018-04-16T22:45:00Z">
          <w:r w:rsidRPr="00F0688D" w:rsidDel="00321759">
            <w:rPr>
              <w:iCs/>
              <w:color w:val="44546A" w:themeColor="text2"/>
              <w:sz w:val="21"/>
              <w:szCs w:val="18"/>
              <w:rPrChange w:id="4897" w:author="jie sun" w:date="2018-04-11T17:40:00Z">
                <w:rPr/>
              </w:rPrChange>
            </w:rPr>
            <w:fldChar w:fldCharType="end"/>
          </w:r>
        </w:del>
      </w:ins>
    </w:p>
  </w:endnote>
  <w:endnote w:id="5">
    <w:p w14:paraId="3EC29732" w14:textId="77777777" w:rsidR="00650D99" w:rsidDel="00021E90" w:rsidRDefault="00650D99">
      <w:pPr>
        <w:pStyle w:val="Caption"/>
        <w:snapToGrid w:val="0"/>
        <w:rPr>
          <w:del w:id="5460" w:author="jie sun" w:date="2018-04-08T19:39:00Z"/>
        </w:rPr>
        <w:pPrChange w:id="5461" w:author="像个男人一样" w:date="2018-03-22T12:12:00Z">
          <w:pPr>
            <w:pStyle w:val="EndnoteText"/>
          </w:pPr>
        </w:pPrChange>
      </w:pPr>
      <w:ins w:id="5462" w:author="像个男人一样" w:date="2018-03-22T12:12:00Z">
        <w:del w:id="5463" w:author="jie sun" w:date="2018-04-08T19:39:00Z">
          <w:r w:rsidDel="00021E90">
            <w:rPr>
              <w:rStyle w:val="EndnoteReference"/>
            </w:rPr>
            <w:delText>[</w:delText>
          </w:r>
          <w:r w:rsidDel="00021E90">
            <w:rPr>
              <w:rStyle w:val="EndnoteReference"/>
            </w:rPr>
            <w:endnoteRef/>
          </w:r>
          <w:r w:rsidDel="00021E90">
            <w:rPr>
              <w:rStyle w:val="EndnoteReference"/>
            </w:rPr>
            <w:delText>]</w:delText>
          </w:r>
          <w:r w:rsidDel="00021E90">
            <w:delText xml:space="preserve"> Pieter-jan.com. (2018). Getting the angular position from gyroscope data | Pieter-Jan.com. [online] Available at: http://www.pieter-jan.com/node/7 [Accessed 21 Mar. 2018].</w:delText>
          </w:r>
        </w:del>
      </w:ins>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 w:name="DengXian">
    <w:altName w:val="等线"/>
    <w:panose1 w:val="02010600030101010101"/>
    <w:charset w:val="86"/>
    <w:family w:val="script"/>
    <w:pitch w:val="fixed"/>
    <w:sig w:usb0="800002BF" w:usb1="38CF7CFA" w:usb2="00000016" w:usb3="00000000" w:csb0="00040001" w:csb1="00000000"/>
  </w:font>
  <w:font w:name="DengXian Light">
    <w:altName w:val="Microsoft YaHei UI"/>
    <w:charset w:val="86"/>
    <w:family w:val="auto"/>
    <w:pitch w:val="variable"/>
    <w:sig w:usb0="00000000"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Bookman Old Style">
    <w:altName w:val="Segoe Print"/>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PingFang SC">
    <w:altName w:val="Segoe Print"/>
    <w:charset w:val="00"/>
    <w:family w:val="auto"/>
    <w:pitch w:val="default"/>
  </w:font>
  <w:font w:name="Microsoft YaHei">
    <w:altName w:val="微软雅黑"/>
    <w:panose1 w:val="020B0503020204020204"/>
    <w:charset w:val="86"/>
    <w:family w:val="swiss"/>
    <w:pitch w:val="variable"/>
    <w:sig w:usb0="80000287" w:usb1="2ACF3C50" w:usb2="00000016" w:usb3="00000000" w:csb0="0004001F" w:csb1="00000000"/>
  </w:font>
  <w:font w:name="zuoyeFont_mathFont">
    <w:altName w:val="Segoe Print"/>
    <w:charset w:val="00"/>
    <w:family w:val="auto"/>
    <w:pitch w:val="default"/>
  </w:font>
  <w:font w:name="NSimSun">
    <w:panose1 w:val="02010609030101010101"/>
    <w:charset w:val="86"/>
    <w:family w:val="modern"/>
    <w:pitch w:val="fixed"/>
    <w:sig w:usb0="000000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D7E2F3" w14:textId="09C5E74D" w:rsidR="000156E0" w:rsidRDefault="000156E0">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1B6DED">
      <w:rPr>
        <w:caps/>
        <w:noProof/>
        <w:color w:val="4472C4" w:themeColor="accent1"/>
      </w:rPr>
      <w:t>i</w:t>
    </w:r>
    <w:r>
      <w:rPr>
        <w:caps/>
        <w:noProof/>
        <w:color w:val="4472C4" w:themeColor="accent1"/>
      </w:rPr>
      <w:fldChar w:fldCharType="end"/>
    </w:r>
  </w:p>
  <w:p w14:paraId="713B4547" w14:textId="77777777" w:rsidR="00650D99" w:rsidRDefault="00650D99" w:rsidP="00FA4034">
    <w:pPr>
      <w:pStyle w:val="Footer"/>
      <w:widowControl w:val="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118D46" w14:textId="42393A65" w:rsidR="000156E0" w:rsidRDefault="000156E0">
    <w:pPr>
      <w:pStyle w:val="Footer"/>
      <w:jc w:val="center"/>
      <w:rPr>
        <w:caps/>
        <w:noProof/>
        <w:color w:val="4472C4" w:themeColor="accent1"/>
      </w:rPr>
    </w:pPr>
  </w:p>
  <w:p w14:paraId="48626BB4" w14:textId="705B8BE2" w:rsidR="009A6DCD" w:rsidRDefault="009A6D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204E0C" w14:textId="77777777" w:rsidR="00650D99" w:rsidRDefault="00650D99"/>
  </w:footnote>
  <w:footnote w:type="continuationSeparator" w:id="0">
    <w:p w14:paraId="5BA9F7E9" w14:textId="77777777" w:rsidR="00650D99" w:rsidRDefault="00650D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A6A4D" w14:textId="77777777" w:rsidR="00650D99" w:rsidRDefault="00650D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61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CA4ED9"/>
    <w:multiLevelType w:val="multilevel"/>
    <w:tmpl w:val="05CA4ED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A15DB4"/>
    <w:multiLevelType w:val="multilevel"/>
    <w:tmpl w:val="07A15D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84C4843"/>
    <w:multiLevelType w:val="multilevel"/>
    <w:tmpl w:val="184C484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1D2835E9"/>
    <w:multiLevelType w:val="multilevel"/>
    <w:tmpl w:val="1D2835E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5DE971E1"/>
    <w:multiLevelType w:val="multilevel"/>
    <w:tmpl w:val="5DE971E1"/>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794F2585"/>
    <w:multiLevelType w:val="multilevel"/>
    <w:tmpl w:val="07A15D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2"/>
  </w:num>
  <w:num w:numId="3">
    <w:abstractNumId w:val="3"/>
  </w:num>
  <w:num w:numId="4">
    <w:abstractNumId w:val="4"/>
  </w:num>
  <w:num w:numId="5">
    <w:abstractNumId w:val="1"/>
  </w:num>
  <w:num w:numId="6">
    <w:abstractNumId w:val="0"/>
  </w:num>
  <w:num w:numId="7">
    <w:abstractNumId w:val="5"/>
  </w:num>
  <w:num w:numId="8">
    <w:abstractNumId w:val="5"/>
  </w:num>
  <w:num w:numId="9">
    <w:abstractNumId w:val="5"/>
  </w:num>
  <w:num w:numId="10">
    <w:abstractNumId w:val="5"/>
  </w:num>
  <w:num w:numId="11">
    <w:abstractNumId w:val="5"/>
  </w:num>
  <w:num w:numId="12">
    <w:abstractNumId w:val="6"/>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ie sun">
    <w15:presenceInfo w15:providerId="Windows Live" w15:userId="b80ef1c7f51ba404"/>
  </w15:person>
  <w15:person w15:author="JIE  SUN">
    <w15:presenceInfo w15:providerId="None" w15:userId="JIE  SU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bordersDoNotSurroundHeader/>
  <w:bordersDoNotSurroundFooter/>
  <w:revisionView w:markup="0"/>
  <w:defaultTabStop w:val="720"/>
  <w:noPunctuationKerning/>
  <w:characterSpacingControl w:val="doNotCompress"/>
  <w:hdrShapeDefaults>
    <o:shapedefaults v:ext="edit" spidmax="4097"/>
  </w:hdrShapeDefaults>
  <w:footnotePr>
    <w:footnote w:id="-1"/>
    <w:footnote w:id="0"/>
  </w:footnotePr>
  <w:endnotePr>
    <w:numFmt w:val="decimal"/>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039"/>
    <w:rsid w:val="0000199A"/>
    <w:rsid w:val="00003A5C"/>
    <w:rsid w:val="00003BE4"/>
    <w:rsid w:val="00004504"/>
    <w:rsid w:val="0000483C"/>
    <w:rsid w:val="00004F0B"/>
    <w:rsid w:val="00012EAD"/>
    <w:rsid w:val="000156E0"/>
    <w:rsid w:val="00015AC0"/>
    <w:rsid w:val="00015E73"/>
    <w:rsid w:val="000169CE"/>
    <w:rsid w:val="00016B83"/>
    <w:rsid w:val="00017A13"/>
    <w:rsid w:val="000205F1"/>
    <w:rsid w:val="00021E90"/>
    <w:rsid w:val="00024ABE"/>
    <w:rsid w:val="00025179"/>
    <w:rsid w:val="0002788E"/>
    <w:rsid w:val="0003102B"/>
    <w:rsid w:val="000356A2"/>
    <w:rsid w:val="0003650B"/>
    <w:rsid w:val="00036E98"/>
    <w:rsid w:val="00037A73"/>
    <w:rsid w:val="000417EC"/>
    <w:rsid w:val="000420FB"/>
    <w:rsid w:val="00042C68"/>
    <w:rsid w:val="00044484"/>
    <w:rsid w:val="00044710"/>
    <w:rsid w:val="0004567E"/>
    <w:rsid w:val="00046079"/>
    <w:rsid w:val="00046541"/>
    <w:rsid w:val="00047127"/>
    <w:rsid w:val="00047568"/>
    <w:rsid w:val="000479D9"/>
    <w:rsid w:val="000506D4"/>
    <w:rsid w:val="00051A41"/>
    <w:rsid w:val="00053383"/>
    <w:rsid w:val="00054FC9"/>
    <w:rsid w:val="00055976"/>
    <w:rsid w:val="000576B6"/>
    <w:rsid w:val="0005799F"/>
    <w:rsid w:val="00057A58"/>
    <w:rsid w:val="00057D1E"/>
    <w:rsid w:val="00061F63"/>
    <w:rsid w:val="00062834"/>
    <w:rsid w:val="00063CB2"/>
    <w:rsid w:val="00064460"/>
    <w:rsid w:val="00067134"/>
    <w:rsid w:val="00067759"/>
    <w:rsid w:val="00067905"/>
    <w:rsid w:val="000704C4"/>
    <w:rsid w:val="00071A45"/>
    <w:rsid w:val="00071E71"/>
    <w:rsid w:val="000721EA"/>
    <w:rsid w:val="000727F8"/>
    <w:rsid w:val="000743A8"/>
    <w:rsid w:val="00074B9F"/>
    <w:rsid w:val="00075579"/>
    <w:rsid w:val="000820B3"/>
    <w:rsid w:val="00083757"/>
    <w:rsid w:val="00083FE7"/>
    <w:rsid w:val="0008451D"/>
    <w:rsid w:val="00084FC2"/>
    <w:rsid w:val="000853D9"/>
    <w:rsid w:val="00085A56"/>
    <w:rsid w:val="000867BB"/>
    <w:rsid w:val="00086E71"/>
    <w:rsid w:val="000915FB"/>
    <w:rsid w:val="00091B1E"/>
    <w:rsid w:val="000920EF"/>
    <w:rsid w:val="00094865"/>
    <w:rsid w:val="000A09FC"/>
    <w:rsid w:val="000A0C92"/>
    <w:rsid w:val="000A34BF"/>
    <w:rsid w:val="000A4135"/>
    <w:rsid w:val="000A497F"/>
    <w:rsid w:val="000A6221"/>
    <w:rsid w:val="000A65FF"/>
    <w:rsid w:val="000B0543"/>
    <w:rsid w:val="000B0961"/>
    <w:rsid w:val="000B1BF5"/>
    <w:rsid w:val="000B35FE"/>
    <w:rsid w:val="000B54BC"/>
    <w:rsid w:val="000B648F"/>
    <w:rsid w:val="000B693B"/>
    <w:rsid w:val="000B743A"/>
    <w:rsid w:val="000B7642"/>
    <w:rsid w:val="000B7B42"/>
    <w:rsid w:val="000C0348"/>
    <w:rsid w:val="000C1879"/>
    <w:rsid w:val="000C21BF"/>
    <w:rsid w:val="000C5C32"/>
    <w:rsid w:val="000C5D38"/>
    <w:rsid w:val="000D05EE"/>
    <w:rsid w:val="000D1577"/>
    <w:rsid w:val="000D197A"/>
    <w:rsid w:val="000E4C16"/>
    <w:rsid w:val="000E4DAF"/>
    <w:rsid w:val="000E4E5A"/>
    <w:rsid w:val="000E6500"/>
    <w:rsid w:val="000E65AB"/>
    <w:rsid w:val="000E6656"/>
    <w:rsid w:val="000E6AB3"/>
    <w:rsid w:val="000F1A74"/>
    <w:rsid w:val="000F3C45"/>
    <w:rsid w:val="000F5157"/>
    <w:rsid w:val="000F548A"/>
    <w:rsid w:val="000F5689"/>
    <w:rsid w:val="000F7091"/>
    <w:rsid w:val="00100CE8"/>
    <w:rsid w:val="00100EBA"/>
    <w:rsid w:val="00101063"/>
    <w:rsid w:val="00101086"/>
    <w:rsid w:val="001010E9"/>
    <w:rsid w:val="00101DC6"/>
    <w:rsid w:val="00102BFD"/>
    <w:rsid w:val="001054D6"/>
    <w:rsid w:val="001059C4"/>
    <w:rsid w:val="00105BB9"/>
    <w:rsid w:val="00107265"/>
    <w:rsid w:val="00114163"/>
    <w:rsid w:val="00114CE9"/>
    <w:rsid w:val="0011581D"/>
    <w:rsid w:val="00116DF2"/>
    <w:rsid w:val="001173BD"/>
    <w:rsid w:val="00120EDD"/>
    <w:rsid w:val="0012193D"/>
    <w:rsid w:val="00122733"/>
    <w:rsid w:val="001227F2"/>
    <w:rsid w:val="0012544E"/>
    <w:rsid w:val="00125910"/>
    <w:rsid w:val="001264EE"/>
    <w:rsid w:val="00127E5E"/>
    <w:rsid w:val="00130F95"/>
    <w:rsid w:val="001322C3"/>
    <w:rsid w:val="00132A65"/>
    <w:rsid w:val="00134162"/>
    <w:rsid w:val="00136A7C"/>
    <w:rsid w:val="0013726F"/>
    <w:rsid w:val="001403E8"/>
    <w:rsid w:val="00140A81"/>
    <w:rsid w:val="00140E52"/>
    <w:rsid w:val="00140F6A"/>
    <w:rsid w:val="00141A87"/>
    <w:rsid w:val="001444AF"/>
    <w:rsid w:val="00145899"/>
    <w:rsid w:val="001460D8"/>
    <w:rsid w:val="00147746"/>
    <w:rsid w:val="0015161D"/>
    <w:rsid w:val="001540FD"/>
    <w:rsid w:val="0015456B"/>
    <w:rsid w:val="00155771"/>
    <w:rsid w:val="00156B43"/>
    <w:rsid w:val="001603D2"/>
    <w:rsid w:val="00160E1D"/>
    <w:rsid w:val="00162520"/>
    <w:rsid w:val="00163D68"/>
    <w:rsid w:val="00164704"/>
    <w:rsid w:val="00164A7B"/>
    <w:rsid w:val="0016544F"/>
    <w:rsid w:val="001668E1"/>
    <w:rsid w:val="00170A07"/>
    <w:rsid w:val="00171ADE"/>
    <w:rsid w:val="00172B7C"/>
    <w:rsid w:val="0017364C"/>
    <w:rsid w:val="001739AD"/>
    <w:rsid w:val="00175243"/>
    <w:rsid w:val="0017596E"/>
    <w:rsid w:val="00175F76"/>
    <w:rsid w:val="0017772C"/>
    <w:rsid w:val="00177AC7"/>
    <w:rsid w:val="001805A5"/>
    <w:rsid w:val="00180FFF"/>
    <w:rsid w:val="00183634"/>
    <w:rsid w:val="001840BB"/>
    <w:rsid w:val="001848BB"/>
    <w:rsid w:val="001848D9"/>
    <w:rsid w:val="00184C75"/>
    <w:rsid w:val="00185706"/>
    <w:rsid w:val="00187143"/>
    <w:rsid w:val="00193282"/>
    <w:rsid w:val="00195625"/>
    <w:rsid w:val="00195660"/>
    <w:rsid w:val="00195668"/>
    <w:rsid w:val="00195F6E"/>
    <w:rsid w:val="00197319"/>
    <w:rsid w:val="001976D7"/>
    <w:rsid w:val="001A0132"/>
    <w:rsid w:val="001A11EC"/>
    <w:rsid w:val="001B0755"/>
    <w:rsid w:val="001B0C83"/>
    <w:rsid w:val="001B2669"/>
    <w:rsid w:val="001B3E71"/>
    <w:rsid w:val="001B4462"/>
    <w:rsid w:val="001B5BAC"/>
    <w:rsid w:val="001B6DED"/>
    <w:rsid w:val="001C0309"/>
    <w:rsid w:val="001C0620"/>
    <w:rsid w:val="001C566E"/>
    <w:rsid w:val="001C795D"/>
    <w:rsid w:val="001D0C83"/>
    <w:rsid w:val="001D1EE1"/>
    <w:rsid w:val="001D247A"/>
    <w:rsid w:val="001D281C"/>
    <w:rsid w:val="001D307D"/>
    <w:rsid w:val="001D3330"/>
    <w:rsid w:val="001D5002"/>
    <w:rsid w:val="001D79B5"/>
    <w:rsid w:val="001D7E1A"/>
    <w:rsid w:val="001E320F"/>
    <w:rsid w:val="001E3A86"/>
    <w:rsid w:val="001E419C"/>
    <w:rsid w:val="001E6575"/>
    <w:rsid w:val="001E6BDA"/>
    <w:rsid w:val="001E73E4"/>
    <w:rsid w:val="001F082D"/>
    <w:rsid w:val="001F37DA"/>
    <w:rsid w:val="001F3B3F"/>
    <w:rsid w:val="001F421E"/>
    <w:rsid w:val="001F466F"/>
    <w:rsid w:val="001F69FC"/>
    <w:rsid w:val="002000DA"/>
    <w:rsid w:val="00202879"/>
    <w:rsid w:val="00210927"/>
    <w:rsid w:val="002126F1"/>
    <w:rsid w:val="00212EB1"/>
    <w:rsid w:val="00213A23"/>
    <w:rsid w:val="00215C91"/>
    <w:rsid w:val="0022000B"/>
    <w:rsid w:val="00222476"/>
    <w:rsid w:val="00223FED"/>
    <w:rsid w:val="002244A0"/>
    <w:rsid w:val="002244F1"/>
    <w:rsid w:val="00225012"/>
    <w:rsid w:val="0022501E"/>
    <w:rsid w:val="002258D4"/>
    <w:rsid w:val="00231287"/>
    <w:rsid w:val="002324A0"/>
    <w:rsid w:val="002444D0"/>
    <w:rsid w:val="00244980"/>
    <w:rsid w:val="00245466"/>
    <w:rsid w:val="002454FD"/>
    <w:rsid w:val="00245B33"/>
    <w:rsid w:val="00245CAE"/>
    <w:rsid w:val="002462E7"/>
    <w:rsid w:val="00246CFE"/>
    <w:rsid w:val="0025008F"/>
    <w:rsid w:val="00252560"/>
    <w:rsid w:val="00252BC6"/>
    <w:rsid w:val="002539C6"/>
    <w:rsid w:val="002554D1"/>
    <w:rsid w:val="0025599D"/>
    <w:rsid w:val="00256375"/>
    <w:rsid w:val="00256536"/>
    <w:rsid w:val="002600DC"/>
    <w:rsid w:val="002624CD"/>
    <w:rsid w:val="0026271D"/>
    <w:rsid w:val="00263712"/>
    <w:rsid w:val="00264CC3"/>
    <w:rsid w:val="00264EDD"/>
    <w:rsid w:val="00265D81"/>
    <w:rsid w:val="0026623F"/>
    <w:rsid w:val="0026693E"/>
    <w:rsid w:val="002677D5"/>
    <w:rsid w:val="00273D37"/>
    <w:rsid w:val="00274455"/>
    <w:rsid w:val="002744F0"/>
    <w:rsid w:val="0028136C"/>
    <w:rsid w:val="00282F7D"/>
    <w:rsid w:val="002838D6"/>
    <w:rsid w:val="00283E36"/>
    <w:rsid w:val="00285914"/>
    <w:rsid w:val="00285C0D"/>
    <w:rsid w:val="0029057A"/>
    <w:rsid w:val="00290BFF"/>
    <w:rsid w:val="00290E4B"/>
    <w:rsid w:val="002910AD"/>
    <w:rsid w:val="00291712"/>
    <w:rsid w:val="00295617"/>
    <w:rsid w:val="00295CDE"/>
    <w:rsid w:val="002969C2"/>
    <w:rsid w:val="002A1759"/>
    <w:rsid w:val="002A23B8"/>
    <w:rsid w:val="002A37FC"/>
    <w:rsid w:val="002A4003"/>
    <w:rsid w:val="002A4B71"/>
    <w:rsid w:val="002A4CE9"/>
    <w:rsid w:val="002A6585"/>
    <w:rsid w:val="002B0076"/>
    <w:rsid w:val="002B15FA"/>
    <w:rsid w:val="002B2555"/>
    <w:rsid w:val="002B27CA"/>
    <w:rsid w:val="002B3AFB"/>
    <w:rsid w:val="002B4584"/>
    <w:rsid w:val="002B45ED"/>
    <w:rsid w:val="002B4E1E"/>
    <w:rsid w:val="002B59CF"/>
    <w:rsid w:val="002B7EE5"/>
    <w:rsid w:val="002C4D98"/>
    <w:rsid w:val="002C570E"/>
    <w:rsid w:val="002C6FB4"/>
    <w:rsid w:val="002D004A"/>
    <w:rsid w:val="002D05C8"/>
    <w:rsid w:val="002D1D44"/>
    <w:rsid w:val="002D3D78"/>
    <w:rsid w:val="002D4308"/>
    <w:rsid w:val="002D440E"/>
    <w:rsid w:val="002E0B5A"/>
    <w:rsid w:val="002E2ACC"/>
    <w:rsid w:val="002E75D3"/>
    <w:rsid w:val="002F0EA0"/>
    <w:rsid w:val="002F1733"/>
    <w:rsid w:val="002F3B5C"/>
    <w:rsid w:val="002F42AB"/>
    <w:rsid w:val="002F47AE"/>
    <w:rsid w:val="00306C7B"/>
    <w:rsid w:val="00306D60"/>
    <w:rsid w:val="003104D7"/>
    <w:rsid w:val="003106C9"/>
    <w:rsid w:val="003108E2"/>
    <w:rsid w:val="00311047"/>
    <w:rsid w:val="003138CC"/>
    <w:rsid w:val="003141EB"/>
    <w:rsid w:val="0031424B"/>
    <w:rsid w:val="003149DC"/>
    <w:rsid w:val="003150A2"/>
    <w:rsid w:val="00315D27"/>
    <w:rsid w:val="00316375"/>
    <w:rsid w:val="00316A4B"/>
    <w:rsid w:val="003175CE"/>
    <w:rsid w:val="00317F10"/>
    <w:rsid w:val="00321759"/>
    <w:rsid w:val="003224E8"/>
    <w:rsid w:val="00323B61"/>
    <w:rsid w:val="00325963"/>
    <w:rsid w:val="00327127"/>
    <w:rsid w:val="00334BEE"/>
    <w:rsid w:val="003350A8"/>
    <w:rsid w:val="00337765"/>
    <w:rsid w:val="00345230"/>
    <w:rsid w:val="003453E4"/>
    <w:rsid w:val="003507B3"/>
    <w:rsid w:val="00351794"/>
    <w:rsid w:val="003517F6"/>
    <w:rsid w:val="00353E0A"/>
    <w:rsid w:val="003566E5"/>
    <w:rsid w:val="0036186A"/>
    <w:rsid w:val="00365076"/>
    <w:rsid w:val="00365DE8"/>
    <w:rsid w:val="00366A7C"/>
    <w:rsid w:val="003702BE"/>
    <w:rsid w:val="00370500"/>
    <w:rsid w:val="00370D68"/>
    <w:rsid w:val="00372C54"/>
    <w:rsid w:val="003736DB"/>
    <w:rsid w:val="00373EF7"/>
    <w:rsid w:val="00374085"/>
    <w:rsid w:val="00377783"/>
    <w:rsid w:val="00382DA8"/>
    <w:rsid w:val="003840FE"/>
    <w:rsid w:val="00393432"/>
    <w:rsid w:val="0039577D"/>
    <w:rsid w:val="0039622E"/>
    <w:rsid w:val="00396BC8"/>
    <w:rsid w:val="003973E0"/>
    <w:rsid w:val="00397CA3"/>
    <w:rsid w:val="003A0FC9"/>
    <w:rsid w:val="003A3C90"/>
    <w:rsid w:val="003A402E"/>
    <w:rsid w:val="003A487F"/>
    <w:rsid w:val="003A652C"/>
    <w:rsid w:val="003A6858"/>
    <w:rsid w:val="003A695D"/>
    <w:rsid w:val="003A72EB"/>
    <w:rsid w:val="003A7DD6"/>
    <w:rsid w:val="003B16B7"/>
    <w:rsid w:val="003B2570"/>
    <w:rsid w:val="003B31B5"/>
    <w:rsid w:val="003B32C1"/>
    <w:rsid w:val="003B36F1"/>
    <w:rsid w:val="003B3D83"/>
    <w:rsid w:val="003B49F1"/>
    <w:rsid w:val="003B5070"/>
    <w:rsid w:val="003B5408"/>
    <w:rsid w:val="003B557C"/>
    <w:rsid w:val="003B74FA"/>
    <w:rsid w:val="003C21A6"/>
    <w:rsid w:val="003C2ADD"/>
    <w:rsid w:val="003C2FD5"/>
    <w:rsid w:val="003C357B"/>
    <w:rsid w:val="003C5DE6"/>
    <w:rsid w:val="003D0985"/>
    <w:rsid w:val="003D14E2"/>
    <w:rsid w:val="003D1934"/>
    <w:rsid w:val="003D2952"/>
    <w:rsid w:val="003D2A8D"/>
    <w:rsid w:val="003D5DED"/>
    <w:rsid w:val="003D602A"/>
    <w:rsid w:val="003D64D6"/>
    <w:rsid w:val="003D7089"/>
    <w:rsid w:val="003E06A9"/>
    <w:rsid w:val="003E1F99"/>
    <w:rsid w:val="003E39E3"/>
    <w:rsid w:val="003E7610"/>
    <w:rsid w:val="003E79FB"/>
    <w:rsid w:val="003F29EA"/>
    <w:rsid w:val="003F58EF"/>
    <w:rsid w:val="003F5D5C"/>
    <w:rsid w:val="003F5E4D"/>
    <w:rsid w:val="003F7157"/>
    <w:rsid w:val="003F7DA4"/>
    <w:rsid w:val="00400F9B"/>
    <w:rsid w:val="0040265C"/>
    <w:rsid w:val="00402B89"/>
    <w:rsid w:val="0040338A"/>
    <w:rsid w:val="00405660"/>
    <w:rsid w:val="004061F9"/>
    <w:rsid w:val="0040790A"/>
    <w:rsid w:val="00410136"/>
    <w:rsid w:val="00410E0A"/>
    <w:rsid w:val="00413F15"/>
    <w:rsid w:val="004143EC"/>
    <w:rsid w:val="004159AA"/>
    <w:rsid w:val="00416D66"/>
    <w:rsid w:val="00417D50"/>
    <w:rsid w:val="00417FAA"/>
    <w:rsid w:val="00421F77"/>
    <w:rsid w:val="00424186"/>
    <w:rsid w:val="004256CC"/>
    <w:rsid w:val="00427F2A"/>
    <w:rsid w:val="0043018A"/>
    <w:rsid w:val="0043181B"/>
    <w:rsid w:val="00435D6A"/>
    <w:rsid w:val="004368A6"/>
    <w:rsid w:val="00437182"/>
    <w:rsid w:val="004404E0"/>
    <w:rsid w:val="00440821"/>
    <w:rsid w:val="00440E3F"/>
    <w:rsid w:val="0044101A"/>
    <w:rsid w:val="00441BE0"/>
    <w:rsid w:val="00441C38"/>
    <w:rsid w:val="00442B39"/>
    <w:rsid w:val="00442E4E"/>
    <w:rsid w:val="00443737"/>
    <w:rsid w:val="00443D8B"/>
    <w:rsid w:val="00445DC1"/>
    <w:rsid w:val="00446633"/>
    <w:rsid w:val="00447615"/>
    <w:rsid w:val="0045059A"/>
    <w:rsid w:val="00451336"/>
    <w:rsid w:val="00452C0C"/>
    <w:rsid w:val="00453F95"/>
    <w:rsid w:val="00454521"/>
    <w:rsid w:val="004569C7"/>
    <w:rsid w:val="0045750C"/>
    <w:rsid w:val="0045776A"/>
    <w:rsid w:val="00457C0B"/>
    <w:rsid w:val="00463170"/>
    <w:rsid w:val="00463E38"/>
    <w:rsid w:val="00464000"/>
    <w:rsid w:val="0046415C"/>
    <w:rsid w:val="004651A5"/>
    <w:rsid w:val="004720C7"/>
    <w:rsid w:val="004721E9"/>
    <w:rsid w:val="004739A5"/>
    <w:rsid w:val="00473E37"/>
    <w:rsid w:val="00483ACA"/>
    <w:rsid w:val="0048428B"/>
    <w:rsid w:val="004844CA"/>
    <w:rsid w:val="00484E34"/>
    <w:rsid w:val="004856E2"/>
    <w:rsid w:val="00491C7B"/>
    <w:rsid w:val="00491D44"/>
    <w:rsid w:val="004928AF"/>
    <w:rsid w:val="00493279"/>
    <w:rsid w:val="004933E5"/>
    <w:rsid w:val="00493EBE"/>
    <w:rsid w:val="00495B69"/>
    <w:rsid w:val="00495DE5"/>
    <w:rsid w:val="00496C94"/>
    <w:rsid w:val="004A05BF"/>
    <w:rsid w:val="004A0AF8"/>
    <w:rsid w:val="004A1F40"/>
    <w:rsid w:val="004A3A62"/>
    <w:rsid w:val="004A3AF2"/>
    <w:rsid w:val="004A509C"/>
    <w:rsid w:val="004A50B7"/>
    <w:rsid w:val="004A577E"/>
    <w:rsid w:val="004A6967"/>
    <w:rsid w:val="004A7215"/>
    <w:rsid w:val="004B17BA"/>
    <w:rsid w:val="004B17BB"/>
    <w:rsid w:val="004B3A75"/>
    <w:rsid w:val="004B52BC"/>
    <w:rsid w:val="004B637B"/>
    <w:rsid w:val="004D0EA6"/>
    <w:rsid w:val="004D21D7"/>
    <w:rsid w:val="004D4B93"/>
    <w:rsid w:val="004D594C"/>
    <w:rsid w:val="004D7FA3"/>
    <w:rsid w:val="004E0C70"/>
    <w:rsid w:val="004E123B"/>
    <w:rsid w:val="004E1542"/>
    <w:rsid w:val="004E373C"/>
    <w:rsid w:val="004E375B"/>
    <w:rsid w:val="004E3F09"/>
    <w:rsid w:val="004E4048"/>
    <w:rsid w:val="004E7111"/>
    <w:rsid w:val="004F7E17"/>
    <w:rsid w:val="0050162E"/>
    <w:rsid w:val="005034E6"/>
    <w:rsid w:val="00506E82"/>
    <w:rsid w:val="005071A9"/>
    <w:rsid w:val="005106E4"/>
    <w:rsid w:val="00510990"/>
    <w:rsid w:val="00510E28"/>
    <w:rsid w:val="00511EB4"/>
    <w:rsid w:val="00514B35"/>
    <w:rsid w:val="005153AA"/>
    <w:rsid w:val="00515F35"/>
    <w:rsid w:val="005161CE"/>
    <w:rsid w:val="00516CEF"/>
    <w:rsid w:val="00520787"/>
    <w:rsid w:val="00521540"/>
    <w:rsid w:val="00522032"/>
    <w:rsid w:val="005226E8"/>
    <w:rsid w:val="00525A3C"/>
    <w:rsid w:val="00525D59"/>
    <w:rsid w:val="00526DDF"/>
    <w:rsid w:val="005278F3"/>
    <w:rsid w:val="00527F16"/>
    <w:rsid w:val="00527F81"/>
    <w:rsid w:val="00531602"/>
    <w:rsid w:val="005319BF"/>
    <w:rsid w:val="0053429B"/>
    <w:rsid w:val="005357DD"/>
    <w:rsid w:val="00535D4E"/>
    <w:rsid w:val="00541F27"/>
    <w:rsid w:val="0054394C"/>
    <w:rsid w:val="00543AB1"/>
    <w:rsid w:val="00544A73"/>
    <w:rsid w:val="00544F82"/>
    <w:rsid w:val="00545E10"/>
    <w:rsid w:val="005512CD"/>
    <w:rsid w:val="00551AE7"/>
    <w:rsid w:val="0055280B"/>
    <w:rsid w:val="00552889"/>
    <w:rsid w:val="00552BFE"/>
    <w:rsid w:val="0055465E"/>
    <w:rsid w:val="0055740F"/>
    <w:rsid w:val="0055747F"/>
    <w:rsid w:val="00561B35"/>
    <w:rsid w:val="00562CE6"/>
    <w:rsid w:val="005630A6"/>
    <w:rsid w:val="005635FC"/>
    <w:rsid w:val="00565B55"/>
    <w:rsid w:val="005661D1"/>
    <w:rsid w:val="00566DE7"/>
    <w:rsid w:val="005711BC"/>
    <w:rsid w:val="0057183F"/>
    <w:rsid w:val="00571CCE"/>
    <w:rsid w:val="005725E0"/>
    <w:rsid w:val="00573551"/>
    <w:rsid w:val="0057721A"/>
    <w:rsid w:val="005800C1"/>
    <w:rsid w:val="005836AF"/>
    <w:rsid w:val="00584246"/>
    <w:rsid w:val="005843EA"/>
    <w:rsid w:val="0058487B"/>
    <w:rsid w:val="00584A28"/>
    <w:rsid w:val="00585C85"/>
    <w:rsid w:val="00586C0A"/>
    <w:rsid w:val="00586D59"/>
    <w:rsid w:val="0058727A"/>
    <w:rsid w:val="005875DC"/>
    <w:rsid w:val="00590875"/>
    <w:rsid w:val="00594C6F"/>
    <w:rsid w:val="0059509E"/>
    <w:rsid w:val="0059624F"/>
    <w:rsid w:val="00596B9A"/>
    <w:rsid w:val="005A09FE"/>
    <w:rsid w:val="005A23E9"/>
    <w:rsid w:val="005A24BD"/>
    <w:rsid w:val="005A7635"/>
    <w:rsid w:val="005B193F"/>
    <w:rsid w:val="005B2C44"/>
    <w:rsid w:val="005B34A2"/>
    <w:rsid w:val="005B374E"/>
    <w:rsid w:val="005B45C4"/>
    <w:rsid w:val="005B46D2"/>
    <w:rsid w:val="005B5F6E"/>
    <w:rsid w:val="005B6A76"/>
    <w:rsid w:val="005B71B7"/>
    <w:rsid w:val="005B77A0"/>
    <w:rsid w:val="005C0135"/>
    <w:rsid w:val="005C2108"/>
    <w:rsid w:val="005C6752"/>
    <w:rsid w:val="005C6A5C"/>
    <w:rsid w:val="005C73B4"/>
    <w:rsid w:val="005C7B87"/>
    <w:rsid w:val="005C7B97"/>
    <w:rsid w:val="005D0092"/>
    <w:rsid w:val="005D08AE"/>
    <w:rsid w:val="005D1659"/>
    <w:rsid w:val="005D365E"/>
    <w:rsid w:val="005D3B4B"/>
    <w:rsid w:val="005D55E2"/>
    <w:rsid w:val="005D5667"/>
    <w:rsid w:val="005D5A58"/>
    <w:rsid w:val="005D6150"/>
    <w:rsid w:val="005D6531"/>
    <w:rsid w:val="005D6D34"/>
    <w:rsid w:val="005E035E"/>
    <w:rsid w:val="005E0EB9"/>
    <w:rsid w:val="005E63B6"/>
    <w:rsid w:val="005E736B"/>
    <w:rsid w:val="005F160F"/>
    <w:rsid w:val="005F1BAB"/>
    <w:rsid w:val="005F544D"/>
    <w:rsid w:val="005F55EC"/>
    <w:rsid w:val="005F62D1"/>
    <w:rsid w:val="005F7AE0"/>
    <w:rsid w:val="00601451"/>
    <w:rsid w:val="00601E79"/>
    <w:rsid w:val="00602BB6"/>
    <w:rsid w:val="00602DA2"/>
    <w:rsid w:val="006041E7"/>
    <w:rsid w:val="00606542"/>
    <w:rsid w:val="00606928"/>
    <w:rsid w:val="006116D1"/>
    <w:rsid w:val="00612544"/>
    <w:rsid w:val="00613B78"/>
    <w:rsid w:val="00615A34"/>
    <w:rsid w:val="00617CB5"/>
    <w:rsid w:val="00620264"/>
    <w:rsid w:val="006204A5"/>
    <w:rsid w:val="00621507"/>
    <w:rsid w:val="006219EC"/>
    <w:rsid w:val="006254B9"/>
    <w:rsid w:val="00625BAA"/>
    <w:rsid w:val="0062673B"/>
    <w:rsid w:val="006323D6"/>
    <w:rsid w:val="00632D4F"/>
    <w:rsid w:val="00633330"/>
    <w:rsid w:val="00633A01"/>
    <w:rsid w:val="00642AD8"/>
    <w:rsid w:val="00642E86"/>
    <w:rsid w:val="0064480A"/>
    <w:rsid w:val="00647400"/>
    <w:rsid w:val="00650D99"/>
    <w:rsid w:val="0065293C"/>
    <w:rsid w:val="00653CE1"/>
    <w:rsid w:val="006601C3"/>
    <w:rsid w:val="006605B0"/>
    <w:rsid w:val="006614BE"/>
    <w:rsid w:val="00665FD9"/>
    <w:rsid w:val="0066654D"/>
    <w:rsid w:val="006666A2"/>
    <w:rsid w:val="0067023A"/>
    <w:rsid w:val="0067031A"/>
    <w:rsid w:val="006703B0"/>
    <w:rsid w:val="006709A5"/>
    <w:rsid w:val="006715F5"/>
    <w:rsid w:val="006717AF"/>
    <w:rsid w:val="00673AF7"/>
    <w:rsid w:val="006740C1"/>
    <w:rsid w:val="006745E1"/>
    <w:rsid w:val="00675FB4"/>
    <w:rsid w:val="00677487"/>
    <w:rsid w:val="00677622"/>
    <w:rsid w:val="00677F3C"/>
    <w:rsid w:val="006809A2"/>
    <w:rsid w:val="006815CF"/>
    <w:rsid w:val="0068179B"/>
    <w:rsid w:val="00682175"/>
    <w:rsid w:val="006827B3"/>
    <w:rsid w:val="00682C61"/>
    <w:rsid w:val="00683F14"/>
    <w:rsid w:val="006912DE"/>
    <w:rsid w:val="00692064"/>
    <w:rsid w:val="00694CBA"/>
    <w:rsid w:val="00694FDD"/>
    <w:rsid w:val="00694FFA"/>
    <w:rsid w:val="00695558"/>
    <w:rsid w:val="00696A19"/>
    <w:rsid w:val="00697A85"/>
    <w:rsid w:val="006A2BB0"/>
    <w:rsid w:val="006A3610"/>
    <w:rsid w:val="006A4A14"/>
    <w:rsid w:val="006A58DB"/>
    <w:rsid w:val="006A5EA7"/>
    <w:rsid w:val="006A76C0"/>
    <w:rsid w:val="006B040F"/>
    <w:rsid w:val="006B141A"/>
    <w:rsid w:val="006B231C"/>
    <w:rsid w:val="006B3783"/>
    <w:rsid w:val="006B5014"/>
    <w:rsid w:val="006B73E8"/>
    <w:rsid w:val="006B7E0D"/>
    <w:rsid w:val="006C0D71"/>
    <w:rsid w:val="006C1243"/>
    <w:rsid w:val="006C170B"/>
    <w:rsid w:val="006C2232"/>
    <w:rsid w:val="006C2814"/>
    <w:rsid w:val="006C490E"/>
    <w:rsid w:val="006C62C8"/>
    <w:rsid w:val="006D00EC"/>
    <w:rsid w:val="006D0C22"/>
    <w:rsid w:val="006D1780"/>
    <w:rsid w:val="006D2814"/>
    <w:rsid w:val="006D38A4"/>
    <w:rsid w:val="006D54C0"/>
    <w:rsid w:val="006D6F8A"/>
    <w:rsid w:val="006D6FAE"/>
    <w:rsid w:val="006E321D"/>
    <w:rsid w:val="006E5371"/>
    <w:rsid w:val="006E653D"/>
    <w:rsid w:val="006E6F31"/>
    <w:rsid w:val="006F32BA"/>
    <w:rsid w:val="006F40F5"/>
    <w:rsid w:val="006F6BA4"/>
    <w:rsid w:val="006F727E"/>
    <w:rsid w:val="006F786B"/>
    <w:rsid w:val="00701728"/>
    <w:rsid w:val="00701DF3"/>
    <w:rsid w:val="00701F98"/>
    <w:rsid w:val="00704D61"/>
    <w:rsid w:val="00704F52"/>
    <w:rsid w:val="007057AF"/>
    <w:rsid w:val="00706D38"/>
    <w:rsid w:val="00706D79"/>
    <w:rsid w:val="00710E10"/>
    <w:rsid w:val="007112C7"/>
    <w:rsid w:val="00711D8E"/>
    <w:rsid w:val="007120C3"/>
    <w:rsid w:val="007122A6"/>
    <w:rsid w:val="007128F6"/>
    <w:rsid w:val="00713465"/>
    <w:rsid w:val="007151EC"/>
    <w:rsid w:val="0071564C"/>
    <w:rsid w:val="0071591E"/>
    <w:rsid w:val="0071697F"/>
    <w:rsid w:val="00716BF2"/>
    <w:rsid w:val="007227F3"/>
    <w:rsid w:val="00722E15"/>
    <w:rsid w:val="00724A82"/>
    <w:rsid w:val="00724CFF"/>
    <w:rsid w:val="00727BC8"/>
    <w:rsid w:val="007301AA"/>
    <w:rsid w:val="0073073A"/>
    <w:rsid w:val="007307F0"/>
    <w:rsid w:val="00731687"/>
    <w:rsid w:val="00735DB4"/>
    <w:rsid w:val="007370FE"/>
    <w:rsid w:val="00741DDB"/>
    <w:rsid w:val="007428CE"/>
    <w:rsid w:val="00742BC2"/>
    <w:rsid w:val="00743184"/>
    <w:rsid w:val="00743499"/>
    <w:rsid w:val="00743CF9"/>
    <w:rsid w:val="00744087"/>
    <w:rsid w:val="00744319"/>
    <w:rsid w:val="007452E4"/>
    <w:rsid w:val="00746635"/>
    <w:rsid w:val="00747724"/>
    <w:rsid w:val="00751489"/>
    <w:rsid w:val="00753258"/>
    <w:rsid w:val="0075351B"/>
    <w:rsid w:val="007555A8"/>
    <w:rsid w:val="00755D41"/>
    <w:rsid w:val="007601BC"/>
    <w:rsid w:val="00761C48"/>
    <w:rsid w:val="00764B11"/>
    <w:rsid w:val="00766622"/>
    <w:rsid w:val="0077064F"/>
    <w:rsid w:val="00770DD6"/>
    <w:rsid w:val="00773046"/>
    <w:rsid w:val="007739AB"/>
    <w:rsid w:val="0077421C"/>
    <w:rsid w:val="007768FC"/>
    <w:rsid w:val="00776EFA"/>
    <w:rsid w:val="00780299"/>
    <w:rsid w:val="00783EE6"/>
    <w:rsid w:val="00784A47"/>
    <w:rsid w:val="00786522"/>
    <w:rsid w:val="007870B0"/>
    <w:rsid w:val="00790EB9"/>
    <w:rsid w:val="0079105A"/>
    <w:rsid w:val="00791277"/>
    <w:rsid w:val="007933F8"/>
    <w:rsid w:val="0079614A"/>
    <w:rsid w:val="007A0DDC"/>
    <w:rsid w:val="007A0F9A"/>
    <w:rsid w:val="007B00EB"/>
    <w:rsid w:val="007B177C"/>
    <w:rsid w:val="007B2F10"/>
    <w:rsid w:val="007B5BB5"/>
    <w:rsid w:val="007B67CB"/>
    <w:rsid w:val="007C4453"/>
    <w:rsid w:val="007C62E3"/>
    <w:rsid w:val="007C64C6"/>
    <w:rsid w:val="007C70DB"/>
    <w:rsid w:val="007C7533"/>
    <w:rsid w:val="007C756F"/>
    <w:rsid w:val="007D068F"/>
    <w:rsid w:val="007D3007"/>
    <w:rsid w:val="007D4123"/>
    <w:rsid w:val="007D6BF6"/>
    <w:rsid w:val="007E0889"/>
    <w:rsid w:val="007E13D1"/>
    <w:rsid w:val="007E1829"/>
    <w:rsid w:val="007E2068"/>
    <w:rsid w:val="007E278C"/>
    <w:rsid w:val="007E49ED"/>
    <w:rsid w:val="007E508F"/>
    <w:rsid w:val="007E54F1"/>
    <w:rsid w:val="007E56DA"/>
    <w:rsid w:val="007E7264"/>
    <w:rsid w:val="007F0A24"/>
    <w:rsid w:val="007F0CCF"/>
    <w:rsid w:val="007F0D83"/>
    <w:rsid w:val="007F0ED5"/>
    <w:rsid w:val="007F2183"/>
    <w:rsid w:val="007F2E7D"/>
    <w:rsid w:val="007F38BC"/>
    <w:rsid w:val="007F4A6F"/>
    <w:rsid w:val="007F5505"/>
    <w:rsid w:val="0080045E"/>
    <w:rsid w:val="00800617"/>
    <w:rsid w:val="008034E7"/>
    <w:rsid w:val="00803B81"/>
    <w:rsid w:val="00804078"/>
    <w:rsid w:val="00804717"/>
    <w:rsid w:val="00806241"/>
    <w:rsid w:val="0081410A"/>
    <w:rsid w:val="00814134"/>
    <w:rsid w:val="00814F2F"/>
    <w:rsid w:val="00815F7F"/>
    <w:rsid w:val="00816B3B"/>
    <w:rsid w:val="00820751"/>
    <w:rsid w:val="0082173E"/>
    <w:rsid w:val="00821ACE"/>
    <w:rsid w:val="00822372"/>
    <w:rsid w:val="008223C9"/>
    <w:rsid w:val="008242A7"/>
    <w:rsid w:val="00824300"/>
    <w:rsid w:val="00833814"/>
    <w:rsid w:val="00833C88"/>
    <w:rsid w:val="00836354"/>
    <w:rsid w:val="00836AE2"/>
    <w:rsid w:val="008401D6"/>
    <w:rsid w:val="00840F62"/>
    <w:rsid w:val="00841C6E"/>
    <w:rsid w:val="008449B3"/>
    <w:rsid w:val="00845B5B"/>
    <w:rsid w:val="00846AEC"/>
    <w:rsid w:val="00847D06"/>
    <w:rsid w:val="00850948"/>
    <w:rsid w:val="0085096F"/>
    <w:rsid w:val="008512DD"/>
    <w:rsid w:val="00851C8B"/>
    <w:rsid w:val="00855A64"/>
    <w:rsid w:val="00855D29"/>
    <w:rsid w:val="008566CE"/>
    <w:rsid w:val="00857059"/>
    <w:rsid w:val="00860298"/>
    <w:rsid w:val="00860477"/>
    <w:rsid w:val="0086065B"/>
    <w:rsid w:val="00861881"/>
    <w:rsid w:val="00862200"/>
    <w:rsid w:val="00862C00"/>
    <w:rsid w:val="00862C44"/>
    <w:rsid w:val="00863EC6"/>
    <w:rsid w:val="00864B17"/>
    <w:rsid w:val="00865089"/>
    <w:rsid w:val="00866554"/>
    <w:rsid w:val="00866654"/>
    <w:rsid w:val="0087014B"/>
    <w:rsid w:val="00871BA1"/>
    <w:rsid w:val="00872387"/>
    <w:rsid w:val="008729C6"/>
    <w:rsid w:val="0087542D"/>
    <w:rsid w:val="0087643C"/>
    <w:rsid w:val="00876951"/>
    <w:rsid w:val="00877E37"/>
    <w:rsid w:val="00882127"/>
    <w:rsid w:val="00882E0F"/>
    <w:rsid w:val="00883DCE"/>
    <w:rsid w:val="00884ED5"/>
    <w:rsid w:val="00885CA8"/>
    <w:rsid w:val="00885E45"/>
    <w:rsid w:val="0088671D"/>
    <w:rsid w:val="0088691C"/>
    <w:rsid w:val="00887A51"/>
    <w:rsid w:val="00891B5D"/>
    <w:rsid w:val="00893F23"/>
    <w:rsid w:val="00897AFC"/>
    <w:rsid w:val="008A0161"/>
    <w:rsid w:val="008A0796"/>
    <w:rsid w:val="008A0A66"/>
    <w:rsid w:val="008A0EA6"/>
    <w:rsid w:val="008A69D8"/>
    <w:rsid w:val="008A7AA1"/>
    <w:rsid w:val="008A7B16"/>
    <w:rsid w:val="008B14C0"/>
    <w:rsid w:val="008B1862"/>
    <w:rsid w:val="008B1C59"/>
    <w:rsid w:val="008B1DD3"/>
    <w:rsid w:val="008B2622"/>
    <w:rsid w:val="008B26F1"/>
    <w:rsid w:val="008B3330"/>
    <w:rsid w:val="008B4354"/>
    <w:rsid w:val="008B65A6"/>
    <w:rsid w:val="008B70F3"/>
    <w:rsid w:val="008C02A1"/>
    <w:rsid w:val="008C0A26"/>
    <w:rsid w:val="008C1255"/>
    <w:rsid w:val="008D006D"/>
    <w:rsid w:val="008D1F73"/>
    <w:rsid w:val="008D25AB"/>
    <w:rsid w:val="008D31FB"/>
    <w:rsid w:val="008D3C33"/>
    <w:rsid w:val="008D3D24"/>
    <w:rsid w:val="008D5450"/>
    <w:rsid w:val="008D68BC"/>
    <w:rsid w:val="008D75E0"/>
    <w:rsid w:val="008E06FC"/>
    <w:rsid w:val="008E1261"/>
    <w:rsid w:val="008E2E78"/>
    <w:rsid w:val="008E36F4"/>
    <w:rsid w:val="008E3C9F"/>
    <w:rsid w:val="008E4085"/>
    <w:rsid w:val="008E4550"/>
    <w:rsid w:val="008E64F9"/>
    <w:rsid w:val="008E6AD4"/>
    <w:rsid w:val="008E72C7"/>
    <w:rsid w:val="008E7778"/>
    <w:rsid w:val="008F143B"/>
    <w:rsid w:val="008F145E"/>
    <w:rsid w:val="008F19D0"/>
    <w:rsid w:val="008F438A"/>
    <w:rsid w:val="008F4478"/>
    <w:rsid w:val="008F547B"/>
    <w:rsid w:val="0090293C"/>
    <w:rsid w:val="00903EAC"/>
    <w:rsid w:val="00904019"/>
    <w:rsid w:val="00904B62"/>
    <w:rsid w:val="009070BC"/>
    <w:rsid w:val="00911F74"/>
    <w:rsid w:val="0091419F"/>
    <w:rsid w:val="009156F7"/>
    <w:rsid w:val="009161F7"/>
    <w:rsid w:val="00920DAF"/>
    <w:rsid w:val="0092292D"/>
    <w:rsid w:val="00924B19"/>
    <w:rsid w:val="009250B8"/>
    <w:rsid w:val="0092652C"/>
    <w:rsid w:val="009276F8"/>
    <w:rsid w:val="009277DC"/>
    <w:rsid w:val="009279E3"/>
    <w:rsid w:val="009306FF"/>
    <w:rsid w:val="009310F3"/>
    <w:rsid w:val="00931664"/>
    <w:rsid w:val="00931949"/>
    <w:rsid w:val="00932944"/>
    <w:rsid w:val="00932DAE"/>
    <w:rsid w:val="0093377F"/>
    <w:rsid w:val="00934476"/>
    <w:rsid w:val="009345E4"/>
    <w:rsid w:val="00934638"/>
    <w:rsid w:val="0093575E"/>
    <w:rsid w:val="00935C33"/>
    <w:rsid w:val="00936904"/>
    <w:rsid w:val="00936AFE"/>
    <w:rsid w:val="00937E4F"/>
    <w:rsid w:val="00941198"/>
    <w:rsid w:val="00942E3E"/>
    <w:rsid w:val="00943797"/>
    <w:rsid w:val="0094381E"/>
    <w:rsid w:val="009438D9"/>
    <w:rsid w:val="009445D9"/>
    <w:rsid w:val="00945850"/>
    <w:rsid w:val="009474F3"/>
    <w:rsid w:val="00952027"/>
    <w:rsid w:val="009525CF"/>
    <w:rsid w:val="00952CAF"/>
    <w:rsid w:val="00953039"/>
    <w:rsid w:val="00955237"/>
    <w:rsid w:val="009559CD"/>
    <w:rsid w:val="00955CA9"/>
    <w:rsid w:val="009564EA"/>
    <w:rsid w:val="00963F6F"/>
    <w:rsid w:val="00964728"/>
    <w:rsid w:val="00964778"/>
    <w:rsid w:val="009679C1"/>
    <w:rsid w:val="00971A14"/>
    <w:rsid w:val="00973E76"/>
    <w:rsid w:val="00975802"/>
    <w:rsid w:val="00975B8E"/>
    <w:rsid w:val="0097705E"/>
    <w:rsid w:val="00980452"/>
    <w:rsid w:val="00980F03"/>
    <w:rsid w:val="00981D22"/>
    <w:rsid w:val="00982FB6"/>
    <w:rsid w:val="00983345"/>
    <w:rsid w:val="0098391A"/>
    <w:rsid w:val="00984694"/>
    <w:rsid w:val="00984F18"/>
    <w:rsid w:val="009860B3"/>
    <w:rsid w:val="00987B0D"/>
    <w:rsid w:val="009926D7"/>
    <w:rsid w:val="009934FB"/>
    <w:rsid w:val="00993E4F"/>
    <w:rsid w:val="00995169"/>
    <w:rsid w:val="0099567A"/>
    <w:rsid w:val="00995B65"/>
    <w:rsid w:val="009961E2"/>
    <w:rsid w:val="009965E9"/>
    <w:rsid w:val="00996615"/>
    <w:rsid w:val="009A0741"/>
    <w:rsid w:val="009A1C34"/>
    <w:rsid w:val="009A3951"/>
    <w:rsid w:val="009A3A41"/>
    <w:rsid w:val="009A3E16"/>
    <w:rsid w:val="009A51FD"/>
    <w:rsid w:val="009A5553"/>
    <w:rsid w:val="009A6DCD"/>
    <w:rsid w:val="009A6DD6"/>
    <w:rsid w:val="009B0339"/>
    <w:rsid w:val="009B1D3F"/>
    <w:rsid w:val="009B1EE9"/>
    <w:rsid w:val="009B2D96"/>
    <w:rsid w:val="009B4B19"/>
    <w:rsid w:val="009B5EF7"/>
    <w:rsid w:val="009B7595"/>
    <w:rsid w:val="009B78FE"/>
    <w:rsid w:val="009C02F2"/>
    <w:rsid w:val="009C0CE5"/>
    <w:rsid w:val="009C0E28"/>
    <w:rsid w:val="009C1383"/>
    <w:rsid w:val="009C4331"/>
    <w:rsid w:val="009C4B58"/>
    <w:rsid w:val="009C4CF5"/>
    <w:rsid w:val="009C4DED"/>
    <w:rsid w:val="009C4E35"/>
    <w:rsid w:val="009C5CD0"/>
    <w:rsid w:val="009C5E3A"/>
    <w:rsid w:val="009C6D16"/>
    <w:rsid w:val="009C7BD8"/>
    <w:rsid w:val="009D1743"/>
    <w:rsid w:val="009D4000"/>
    <w:rsid w:val="009D4345"/>
    <w:rsid w:val="009D68D0"/>
    <w:rsid w:val="009D7D76"/>
    <w:rsid w:val="009D7EE4"/>
    <w:rsid w:val="009E3BE4"/>
    <w:rsid w:val="009E3DBB"/>
    <w:rsid w:val="009E44CE"/>
    <w:rsid w:val="009E530B"/>
    <w:rsid w:val="009E66C1"/>
    <w:rsid w:val="009E6BFD"/>
    <w:rsid w:val="009F0AC0"/>
    <w:rsid w:val="009F3105"/>
    <w:rsid w:val="009F38BD"/>
    <w:rsid w:val="009F4945"/>
    <w:rsid w:val="009F6E1F"/>
    <w:rsid w:val="009F7182"/>
    <w:rsid w:val="009F7704"/>
    <w:rsid w:val="00A039F7"/>
    <w:rsid w:val="00A079E3"/>
    <w:rsid w:val="00A100D5"/>
    <w:rsid w:val="00A152D2"/>
    <w:rsid w:val="00A1669B"/>
    <w:rsid w:val="00A166F5"/>
    <w:rsid w:val="00A2285B"/>
    <w:rsid w:val="00A22A4F"/>
    <w:rsid w:val="00A22F31"/>
    <w:rsid w:val="00A244F7"/>
    <w:rsid w:val="00A26D6B"/>
    <w:rsid w:val="00A270F1"/>
    <w:rsid w:val="00A31369"/>
    <w:rsid w:val="00A314D3"/>
    <w:rsid w:val="00A32927"/>
    <w:rsid w:val="00A33E35"/>
    <w:rsid w:val="00A346D3"/>
    <w:rsid w:val="00A34956"/>
    <w:rsid w:val="00A37DDB"/>
    <w:rsid w:val="00A405F4"/>
    <w:rsid w:val="00A41C79"/>
    <w:rsid w:val="00A4354C"/>
    <w:rsid w:val="00A45034"/>
    <w:rsid w:val="00A45A73"/>
    <w:rsid w:val="00A5002D"/>
    <w:rsid w:val="00A53FDC"/>
    <w:rsid w:val="00A54460"/>
    <w:rsid w:val="00A554F1"/>
    <w:rsid w:val="00A556A3"/>
    <w:rsid w:val="00A60668"/>
    <w:rsid w:val="00A64E7B"/>
    <w:rsid w:val="00A668A3"/>
    <w:rsid w:val="00A70793"/>
    <w:rsid w:val="00A70A78"/>
    <w:rsid w:val="00A71744"/>
    <w:rsid w:val="00A72A55"/>
    <w:rsid w:val="00A761CA"/>
    <w:rsid w:val="00A7783C"/>
    <w:rsid w:val="00A8132D"/>
    <w:rsid w:val="00A839F9"/>
    <w:rsid w:val="00A910F0"/>
    <w:rsid w:val="00A91A29"/>
    <w:rsid w:val="00A91C95"/>
    <w:rsid w:val="00A93A5C"/>
    <w:rsid w:val="00A96862"/>
    <w:rsid w:val="00A968A1"/>
    <w:rsid w:val="00A97042"/>
    <w:rsid w:val="00AA37F6"/>
    <w:rsid w:val="00AA45A7"/>
    <w:rsid w:val="00AA4638"/>
    <w:rsid w:val="00AA4800"/>
    <w:rsid w:val="00AA4C4A"/>
    <w:rsid w:val="00AA5073"/>
    <w:rsid w:val="00AA57FF"/>
    <w:rsid w:val="00AB174F"/>
    <w:rsid w:val="00AB4D3D"/>
    <w:rsid w:val="00AB527B"/>
    <w:rsid w:val="00AB75DD"/>
    <w:rsid w:val="00AB7741"/>
    <w:rsid w:val="00AC0AFB"/>
    <w:rsid w:val="00AC0DE5"/>
    <w:rsid w:val="00AC0F62"/>
    <w:rsid w:val="00AC186C"/>
    <w:rsid w:val="00AC3D64"/>
    <w:rsid w:val="00AC4613"/>
    <w:rsid w:val="00AC6492"/>
    <w:rsid w:val="00AC7E04"/>
    <w:rsid w:val="00AD01BE"/>
    <w:rsid w:val="00AD0BC6"/>
    <w:rsid w:val="00AD1873"/>
    <w:rsid w:val="00AD2BBA"/>
    <w:rsid w:val="00AD2E06"/>
    <w:rsid w:val="00AD5852"/>
    <w:rsid w:val="00AE175A"/>
    <w:rsid w:val="00AE4D10"/>
    <w:rsid w:val="00AE4F7B"/>
    <w:rsid w:val="00AE55E4"/>
    <w:rsid w:val="00AF024C"/>
    <w:rsid w:val="00AF12D7"/>
    <w:rsid w:val="00AF228B"/>
    <w:rsid w:val="00AF56EE"/>
    <w:rsid w:val="00AF72A5"/>
    <w:rsid w:val="00AF7576"/>
    <w:rsid w:val="00AF759F"/>
    <w:rsid w:val="00B00490"/>
    <w:rsid w:val="00B02A4A"/>
    <w:rsid w:val="00B02D28"/>
    <w:rsid w:val="00B03714"/>
    <w:rsid w:val="00B04DDB"/>
    <w:rsid w:val="00B10569"/>
    <w:rsid w:val="00B11657"/>
    <w:rsid w:val="00B15199"/>
    <w:rsid w:val="00B16CED"/>
    <w:rsid w:val="00B16E68"/>
    <w:rsid w:val="00B17EE5"/>
    <w:rsid w:val="00B23F33"/>
    <w:rsid w:val="00B24356"/>
    <w:rsid w:val="00B24752"/>
    <w:rsid w:val="00B24F58"/>
    <w:rsid w:val="00B25158"/>
    <w:rsid w:val="00B26109"/>
    <w:rsid w:val="00B3069E"/>
    <w:rsid w:val="00B31C46"/>
    <w:rsid w:val="00B33DC8"/>
    <w:rsid w:val="00B3406A"/>
    <w:rsid w:val="00B34278"/>
    <w:rsid w:val="00B3582A"/>
    <w:rsid w:val="00B35830"/>
    <w:rsid w:val="00B36BF4"/>
    <w:rsid w:val="00B36CA6"/>
    <w:rsid w:val="00B36E4A"/>
    <w:rsid w:val="00B37232"/>
    <w:rsid w:val="00B40EE6"/>
    <w:rsid w:val="00B42E18"/>
    <w:rsid w:val="00B43B47"/>
    <w:rsid w:val="00B43F8D"/>
    <w:rsid w:val="00B43FCE"/>
    <w:rsid w:val="00B46971"/>
    <w:rsid w:val="00B47AF9"/>
    <w:rsid w:val="00B5127C"/>
    <w:rsid w:val="00B559A4"/>
    <w:rsid w:val="00B55A96"/>
    <w:rsid w:val="00B57DCF"/>
    <w:rsid w:val="00B62E18"/>
    <w:rsid w:val="00B64099"/>
    <w:rsid w:val="00B64DE7"/>
    <w:rsid w:val="00B6641C"/>
    <w:rsid w:val="00B6726A"/>
    <w:rsid w:val="00B6797C"/>
    <w:rsid w:val="00B70023"/>
    <w:rsid w:val="00B71F5C"/>
    <w:rsid w:val="00B72F74"/>
    <w:rsid w:val="00B732D8"/>
    <w:rsid w:val="00B73480"/>
    <w:rsid w:val="00B73AE1"/>
    <w:rsid w:val="00B74DC1"/>
    <w:rsid w:val="00B84C1A"/>
    <w:rsid w:val="00B85C4B"/>
    <w:rsid w:val="00B86A1A"/>
    <w:rsid w:val="00B902C0"/>
    <w:rsid w:val="00B90811"/>
    <w:rsid w:val="00B90B9F"/>
    <w:rsid w:val="00B93E7E"/>
    <w:rsid w:val="00B95C9C"/>
    <w:rsid w:val="00B9631D"/>
    <w:rsid w:val="00B96BEE"/>
    <w:rsid w:val="00BA18FC"/>
    <w:rsid w:val="00BA30E8"/>
    <w:rsid w:val="00BA5C5B"/>
    <w:rsid w:val="00BA649D"/>
    <w:rsid w:val="00BA6C67"/>
    <w:rsid w:val="00BB090A"/>
    <w:rsid w:val="00BB0E31"/>
    <w:rsid w:val="00BB23DA"/>
    <w:rsid w:val="00BB3F4D"/>
    <w:rsid w:val="00BB419E"/>
    <w:rsid w:val="00BB4424"/>
    <w:rsid w:val="00BB6C7E"/>
    <w:rsid w:val="00BB7976"/>
    <w:rsid w:val="00BC0AC3"/>
    <w:rsid w:val="00BC1913"/>
    <w:rsid w:val="00BC3636"/>
    <w:rsid w:val="00BC5612"/>
    <w:rsid w:val="00BC5AFE"/>
    <w:rsid w:val="00BC6345"/>
    <w:rsid w:val="00BC6D83"/>
    <w:rsid w:val="00BD1A3F"/>
    <w:rsid w:val="00BD27E3"/>
    <w:rsid w:val="00BD2847"/>
    <w:rsid w:val="00BD322D"/>
    <w:rsid w:val="00BD34C2"/>
    <w:rsid w:val="00BD3A93"/>
    <w:rsid w:val="00BD3EFF"/>
    <w:rsid w:val="00BD4F7A"/>
    <w:rsid w:val="00BD5298"/>
    <w:rsid w:val="00BD5FA8"/>
    <w:rsid w:val="00BD66EE"/>
    <w:rsid w:val="00BD7009"/>
    <w:rsid w:val="00BE0251"/>
    <w:rsid w:val="00BE07C7"/>
    <w:rsid w:val="00BE17B8"/>
    <w:rsid w:val="00BE610E"/>
    <w:rsid w:val="00BE67F3"/>
    <w:rsid w:val="00BF0ACA"/>
    <w:rsid w:val="00BF32CF"/>
    <w:rsid w:val="00BF34BB"/>
    <w:rsid w:val="00BF6CCB"/>
    <w:rsid w:val="00BF7051"/>
    <w:rsid w:val="00BF7605"/>
    <w:rsid w:val="00BF793A"/>
    <w:rsid w:val="00BF7EBA"/>
    <w:rsid w:val="00C006AA"/>
    <w:rsid w:val="00C0161E"/>
    <w:rsid w:val="00C01919"/>
    <w:rsid w:val="00C045C8"/>
    <w:rsid w:val="00C06047"/>
    <w:rsid w:val="00C065D4"/>
    <w:rsid w:val="00C12205"/>
    <w:rsid w:val="00C13100"/>
    <w:rsid w:val="00C145CA"/>
    <w:rsid w:val="00C146D6"/>
    <w:rsid w:val="00C15E54"/>
    <w:rsid w:val="00C2057E"/>
    <w:rsid w:val="00C21664"/>
    <w:rsid w:val="00C217C5"/>
    <w:rsid w:val="00C21DAA"/>
    <w:rsid w:val="00C22316"/>
    <w:rsid w:val="00C23B5D"/>
    <w:rsid w:val="00C24382"/>
    <w:rsid w:val="00C250CB"/>
    <w:rsid w:val="00C30B1F"/>
    <w:rsid w:val="00C30F16"/>
    <w:rsid w:val="00C31DEC"/>
    <w:rsid w:val="00C33320"/>
    <w:rsid w:val="00C37C50"/>
    <w:rsid w:val="00C4030B"/>
    <w:rsid w:val="00C42E33"/>
    <w:rsid w:val="00C447B3"/>
    <w:rsid w:val="00C52008"/>
    <w:rsid w:val="00C5234E"/>
    <w:rsid w:val="00C52B34"/>
    <w:rsid w:val="00C52EB9"/>
    <w:rsid w:val="00C54A95"/>
    <w:rsid w:val="00C5586A"/>
    <w:rsid w:val="00C57347"/>
    <w:rsid w:val="00C60999"/>
    <w:rsid w:val="00C63492"/>
    <w:rsid w:val="00C64582"/>
    <w:rsid w:val="00C65215"/>
    <w:rsid w:val="00C71814"/>
    <w:rsid w:val="00C7278B"/>
    <w:rsid w:val="00C72D1B"/>
    <w:rsid w:val="00C73440"/>
    <w:rsid w:val="00C75550"/>
    <w:rsid w:val="00C75EBF"/>
    <w:rsid w:val="00C76A69"/>
    <w:rsid w:val="00C77066"/>
    <w:rsid w:val="00C773A2"/>
    <w:rsid w:val="00C77F65"/>
    <w:rsid w:val="00C80D30"/>
    <w:rsid w:val="00C81826"/>
    <w:rsid w:val="00C83799"/>
    <w:rsid w:val="00C8473E"/>
    <w:rsid w:val="00C85512"/>
    <w:rsid w:val="00C85A4B"/>
    <w:rsid w:val="00C8618F"/>
    <w:rsid w:val="00C91EA7"/>
    <w:rsid w:val="00C9457F"/>
    <w:rsid w:val="00C97E5F"/>
    <w:rsid w:val="00C97E62"/>
    <w:rsid w:val="00CA1A44"/>
    <w:rsid w:val="00CA2470"/>
    <w:rsid w:val="00CA2F32"/>
    <w:rsid w:val="00CA4295"/>
    <w:rsid w:val="00CA4CC7"/>
    <w:rsid w:val="00CA61F8"/>
    <w:rsid w:val="00CB1267"/>
    <w:rsid w:val="00CB1B24"/>
    <w:rsid w:val="00CB37E0"/>
    <w:rsid w:val="00CB3BAA"/>
    <w:rsid w:val="00CB4A69"/>
    <w:rsid w:val="00CB6024"/>
    <w:rsid w:val="00CB6E76"/>
    <w:rsid w:val="00CC00CF"/>
    <w:rsid w:val="00CC0532"/>
    <w:rsid w:val="00CC18C7"/>
    <w:rsid w:val="00CC2117"/>
    <w:rsid w:val="00CC26B7"/>
    <w:rsid w:val="00CC2A45"/>
    <w:rsid w:val="00CC5911"/>
    <w:rsid w:val="00CC5BD9"/>
    <w:rsid w:val="00CC71A0"/>
    <w:rsid w:val="00CC71BA"/>
    <w:rsid w:val="00CC7992"/>
    <w:rsid w:val="00CD19D0"/>
    <w:rsid w:val="00CD1DD4"/>
    <w:rsid w:val="00CD3DF4"/>
    <w:rsid w:val="00CD473B"/>
    <w:rsid w:val="00CD4D88"/>
    <w:rsid w:val="00CD51E2"/>
    <w:rsid w:val="00CE0EFD"/>
    <w:rsid w:val="00CE2565"/>
    <w:rsid w:val="00CE2B4F"/>
    <w:rsid w:val="00CE3C06"/>
    <w:rsid w:val="00CE3EC7"/>
    <w:rsid w:val="00CE5206"/>
    <w:rsid w:val="00CE7782"/>
    <w:rsid w:val="00CE7862"/>
    <w:rsid w:val="00CE78F6"/>
    <w:rsid w:val="00CF13DE"/>
    <w:rsid w:val="00CF1CE6"/>
    <w:rsid w:val="00CF226E"/>
    <w:rsid w:val="00CF312C"/>
    <w:rsid w:val="00CF3303"/>
    <w:rsid w:val="00CF4761"/>
    <w:rsid w:val="00CF611C"/>
    <w:rsid w:val="00CF7100"/>
    <w:rsid w:val="00CF7802"/>
    <w:rsid w:val="00D02A48"/>
    <w:rsid w:val="00D02CED"/>
    <w:rsid w:val="00D037FE"/>
    <w:rsid w:val="00D0401D"/>
    <w:rsid w:val="00D05427"/>
    <w:rsid w:val="00D06DA1"/>
    <w:rsid w:val="00D1043F"/>
    <w:rsid w:val="00D147D0"/>
    <w:rsid w:val="00D149CF"/>
    <w:rsid w:val="00D16A7B"/>
    <w:rsid w:val="00D177A8"/>
    <w:rsid w:val="00D270EF"/>
    <w:rsid w:val="00D27CA4"/>
    <w:rsid w:val="00D27F5B"/>
    <w:rsid w:val="00D313B2"/>
    <w:rsid w:val="00D313D8"/>
    <w:rsid w:val="00D327C6"/>
    <w:rsid w:val="00D34751"/>
    <w:rsid w:val="00D41B34"/>
    <w:rsid w:val="00D442B4"/>
    <w:rsid w:val="00D447A7"/>
    <w:rsid w:val="00D45CEE"/>
    <w:rsid w:val="00D45EC6"/>
    <w:rsid w:val="00D46057"/>
    <w:rsid w:val="00D46A9F"/>
    <w:rsid w:val="00D47240"/>
    <w:rsid w:val="00D4741C"/>
    <w:rsid w:val="00D47B03"/>
    <w:rsid w:val="00D47CD0"/>
    <w:rsid w:val="00D5184D"/>
    <w:rsid w:val="00D52267"/>
    <w:rsid w:val="00D530C9"/>
    <w:rsid w:val="00D53513"/>
    <w:rsid w:val="00D5418B"/>
    <w:rsid w:val="00D564DF"/>
    <w:rsid w:val="00D5763B"/>
    <w:rsid w:val="00D61186"/>
    <w:rsid w:val="00D6272B"/>
    <w:rsid w:val="00D650DD"/>
    <w:rsid w:val="00D65A5C"/>
    <w:rsid w:val="00D6606E"/>
    <w:rsid w:val="00D6695F"/>
    <w:rsid w:val="00D67C80"/>
    <w:rsid w:val="00D70A39"/>
    <w:rsid w:val="00D73D40"/>
    <w:rsid w:val="00D76070"/>
    <w:rsid w:val="00D7689B"/>
    <w:rsid w:val="00D77464"/>
    <w:rsid w:val="00D77B16"/>
    <w:rsid w:val="00D80F96"/>
    <w:rsid w:val="00D81441"/>
    <w:rsid w:val="00D81616"/>
    <w:rsid w:val="00D823EF"/>
    <w:rsid w:val="00D8440A"/>
    <w:rsid w:val="00D85055"/>
    <w:rsid w:val="00D852A7"/>
    <w:rsid w:val="00D8561E"/>
    <w:rsid w:val="00D86BD1"/>
    <w:rsid w:val="00D8719F"/>
    <w:rsid w:val="00D87F58"/>
    <w:rsid w:val="00D90998"/>
    <w:rsid w:val="00D90FF4"/>
    <w:rsid w:val="00D96224"/>
    <w:rsid w:val="00D96C48"/>
    <w:rsid w:val="00DA038E"/>
    <w:rsid w:val="00DA0F8B"/>
    <w:rsid w:val="00DA26E1"/>
    <w:rsid w:val="00DA3737"/>
    <w:rsid w:val="00DA3CD9"/>
    <w:rsid w:val="00DA506C"/>
    <w:rsid w:val="00DA5425"/>
    <w:rsid w:val="00DA7466"/>
    <w:rsid w:val="00DA7C71"/>
    <w:rsid w:val="00DB2940"/>
    <w:rsid w:val="00DB61CC"/>
    <w:rsid w:val="00DB7422"/>
    <w:rsid w:val="00DB7D4F"/>
    <w:rsid w:val="00DC0374"/>
    <w:rsid w:val="00DC4494"/>
    <w:rsid w:val="00DC498F"/>
    <w:rsid w:val="00DC7D2D"/>
    <w:rsid w:val="00DD09CC"/>
    <w:rsid w:val="00DD152E"/>
    <w:rsid w:val="00DD1734"/>
    <w:rsid w:val="00DD19AA"/>
    <w:rsid w:val="00DD2CA7"/>
    <w:rsid w:val="00DD5E1B"/>
    <w:rsid w:val="00DD605D"/>
    <w:rsid w:val="00DD6B32"/>
    <w:rsid w:val="00DD7B04"/>
    <w:rsid w:val="00DE140D"/>
    <w:rsid w:val="00DE26A9"/>
    <w:rsid w:val="00DE417E"/>
    <w:rsid w:val="00DE55B4"/>
    <w:rsid w:val="00DF0071"/>
    <w:rsid w:val="00DF0BF7"/>
    <w:rsid w:val="00DF2593"/>
    <w:rsid w:val="00DF27A1"/>
    <w:rsid w:val="00DF3550"/>
    <w:rsid w:val="00DF48E0"/>
    <w:rsid w:val="00DF5794"/>
    <w:rsid w:val="00DF6414"/>
    <w:rsid w:val="00DF7239"/>
    <w:rsid w:val="00DF7562"/>
    <w:rsid w:val="00E002DE"/>
    <w:rsid w:val="00E012ED"/>
    <w:rsid w:val="00E01D92"/>
    <w:rsid w:val="00E02AE8"/>
    <w:rsid w:val="00E0340C"/>
    <w:rsid w:val="00E1049E"/>
    <w:rsid w:val="00E13970"/>
    <w:rsid w:val="00E14CCF"/>
    <w:rsid w:val="00E1737A"/>
    <w:rsid w:val="00E17557"/>
    <w:rsid w:val="00E22A59"/>
    <w:rsid w:val="00E23633"/>
    <w:rsid w:val="00E25699"/>
    <w:rsid w:val="00E258C2"/>
    <w:rsid w:val="00E25EB0"/>
    <w:rsid w:val="00E265DE"/>
    <w:rsid w:val="00E27577"/>
    <w:rsid w:val="00E305A4"/>
    <w:rsid w:val="00E305C3"/>
    <w:rsid w:val="00E30990"/>
    <w:rsid w:val="00E3350D"/>
    <w:rsid w:val="00E335F8"/>
    <w:rsid w:val="00E34EF4"/>
    <w:rsid w:val="00E46597"/>
    <w:rsid w:val="00E47F96"/>
    <w:rsid w:val="00E557E7"/>
    <w:rsid w:val="00E5640E"/>
    <w:rsid w:val="00E56863"/>
    <w:rsid w:val="00E61B69"/>
    <w:rsid w:val="00E64FB4"/>
    <w:rsid w:val="00E65147"/>
    <w:rsid w:val="00E65EF5"/>
    <w:rsid w:val="00E672C0"/>
    <w:rsid w:val="00E67BD3"/>
    <w:rsid w:val="00E70987"/>
    <w:rsid w:val="00E72C98"/>
    <w:rsid w:val="00E73977"/>
    <w:rsid w:val="00E73A23"/>
    <w:rsid w:val="00E73FE0"/>
    <w:rsid w:val="00E773B7"/>
    <w:rsid w:val="00E831AD"/>
    <w:rsid w:val="00E8476A"/>
    <w:rsid w:val="00E852BB"/>
    <w:rsid w:val="00E85B24"/>
    <w:rsid w:val="00E87F72"/>
    <w:rsid w:val="00E90B93"/>
    <w:rsid w:val="00E91078"/>
    <w:rsid w:val="00E9139D"/>
    <w:rsid w:val="00E93244"/>
    <w:rsid w:val="00E94F4C"/>
    <w:rsid w:val="00E9634D"/>
    <w:rsid w:val="00EA207E"/>
    <w:rsid w:val="00EA30B7"/>
    <w:rsid w:val="00EA44F2"/>
    <w:rsid w:val="00EA4759"/>
    <w:rsid w:val="00EA49A3"/>
    <w:rsid w:val="00EA55CA"/>
    <w:rsid w:val="00EA6424"/>
    <w:rsid w:val="00EB1ADC"/>
    <w:rsid w:val="00EB31AB"/>
    <w:rsid w:val="00EB428D"/>
    <w:rsid w:val="00EB500D"/>
    <w:rsid w:val="00EB5412"/>
    <w:rsid w:val="00EB55BB"/>
    <w:rsid w:val="00EB6F60"/>
    <w:rsid w:val="00EC28A7"/>
    <w:rsid w:val="00EC2C06"/>
    <w:rsid w:val="00EC4523"/>
    <w:rsid w:val="00EC5A9A"/>
    <w:rsid w:val="00EC62D5"/>
    <w:rsid w:val="00EC6545"/>
    <w:rsid w:val="00EC735C"/>
    <w:rsid w:val="00ED183B"/>
    <w:rsid w:val="00ED1A85"/>
    <w:rsid w:val="00ED2A84"/>
    <w:rsid w:val="00ED3617"/>
    <w:rsid w:val="00ED378F"/>
    <w:rsid w:val="00ED3FAC"/>
    <w:rsid w:val="00ED4471"/>
    <w:rsid w:val="00ED4E4A"/>
    <w:rsid w:val="00ED739B"/>
    <w:rsid w:val="00ED7558"/>
    <w:rsid w:val="00ED76F7"/>
    <w:rsid w:val="00EE0436"/>
    <w:rsid w:val="00EE21C7"/>
    <w:rsid w:val="00EE241A"/>
    <w:rsid w:val="00EE45CE"/>
    <w:rsid w:val="00EE4AC3"/>
    <w:rsid w:val="00EE5708"/>
    <w:rsid w:val="00EE6C97"/>
    <w:rsid w:val="00EE7D28"/>
    <w:rsid w:val="00EF405F"/>
    <w:rsid w:val="00EF44D9"/>
    <w:rsid w:val="00EF6C7B"/>
    <w:rsid w:val="00EF6FCA"/>
    <w:rsid w:val="00EF7986"/>
    <w:rsid w:val="00EF7B97"/>
    <w:rsid w:val="00EF7E74"/>
    <w:rsid w:val="00F00A9D"/>
    <w:rsid w:val="00F01126"/>
    <w:rsid w:val="00F0166A"/>
    <w:rsid w:val="00F041EB"/>
    <w:rsid w:val="00F0440B"/>
    <w:rsid w:val="00F06730"/>
    <w:rsid w:val="00F0688D"/>
    <w:rsid w:val="00F11348"/>
    <w:rsid w:val="00F11374"/>
    <w:rsid w:val="00F13B8C"/>
    <w:rsid w:val="00F16791"/>
    <w:rsid w:val="00F17283"/>
    <w:rsid w:val="00F17DF7"/>
    <w:rsid w:val="00F20A07"/>
    <w:rsid w:val="00F22842"/>
    <w:rsid w:val="00F22BA9"/>
    <w:rsid w:val="00F259F2"/>
    <w:rsid w:val="00F26E74"/>
    <w:rsid w:val="00F26F52"/>
    <w:rsid w:val="00F30059"/>
    <w:rsid w:val="00F30AAD"/>
    <w:rsid w:val="00F30B0E"/>
    <w:rsid w:val="00F310AF"/>
    <w:rsid w:val="00F31E90"/>
    <w:rsid w:val="00F327AE"/>
    <w:rsid w:val="00F32912"/>
    <w:rsid w:val="00F34960"/>
    <w:rsid w:val="00F35291"/>
    <w:rsid w:val="00F3567A"/>
    <w:rsid w:val="00F368CF"/>
    <w:rsid w:val="00F37585"/>
    <w:rsid w:val="00F40598"/>
    <w:rsid w:val="00F41A0C"/>
    <w:rsid w:val="00F41DEB"/>
    <w:rsid w:val="00F42978"/>
    <w:rsid w:val="00F44E65"/>
    <w:rsid w:val="00F462E4"/>
    <w:rsid w:val="00F46A9D"/>
    <w:rsid w:val="00F46C8C"/>
    <w:rsid w:val="00F508C5"/>
    <w:rsid w:val="00F50D2F"/>
    <w:rsid w:val="00F511C9"/>
    <w:rsid w:val="00F51DEF"/>
    <w:rsid w:val="00F532F8"/>
    <w:rsid w:val="00F5501B"/>
    <w:rsid w:val="00F56A89"/>
    <w:rsid w:val="00F56A93"/>
    <w:rsid w:val="00F60EE9"/>
    <w:rsid w:val="00F63614"/>
    <w:rsid w:val="00F63BCB"/>
    <w:rsid w:val="00F6701D"/>
    <w:rsid w:val="00F67079"/>
    <w:rsid w:val="00F67DA6"/>
    <w:rsid w:val="00F75A4B"/>
    <w:rsid w:val="00F80C1D"/>
    <w:rsid w:val="00F821EE"/>
    <w:rsid w:val="00F831B8"/>
    <w:rsid w:val="00F85887"/>
    <w:rsid w:val="00F86BCC"/>
    <w:rsid w:val="00F91EFF"/>
    <w:rsid w:val="00F928D3"/>
    <w:rsid w:val="00F94CD9"/>
    <w:rsid w:val="00F97452"/>
    <w:rsid w:val="00F97A28"/>
    <w:rsid w:val="00F97F7B"/>
    <w:rsid w:val="00FA3B72"/>
    <w:rsid w:val="00FA4034"/>
    <w:rsid w:val="00FA61F4"/>
    <w:rsid w:val="00FB0B14"/>
    <w:rsid w:val="00FB0F28"/>
    <w:rsid w:val="00FB19D0"/>
    <w:rsid w:val="00FB43B1"/>
    <w:rsid w:val="00FB4EB3"/>
    <w:rsid w:val="00FB4FCF"/>
    <w:rsid w:val="00FB64ED"/>
    <w:rsid w:val="00FC1DF2"/>
    <w:rsid w:val="00FC2A81"/>
    <w:rsid w:val="00FC3011"/>
    <w:rsid w:val="00FC38F9"/>
    <w:rsid w:val="00FC4D5E"/>
    <w:rsid w:val="00FC5244"/>
    <w:rsid w:val="00FC5522"/>
    <w:rsid w:val="00FD23D0"/>
    <w:rsid w:val="00FD2844"/>
    <w:rsid w:val="00FD29A7"/>
    <w:rsid w:val="00FD4122"/>
    <w:rsid w:val="00FD4A37"/>
    <w:rsid w:val="00FD4B67"/>
    <w:rsid w:val="00FD7F7E"/>
    <w:rsid w:val="00FE12EC"/>
    <w:rsid w:val="00FE14B0"/>
    <w:rsid w:val="00FE2AE8"/>
    <w:rsid w:val="00FE2F08"/>
    <w:rsid w:val="00FE4E03"/>
    <w:rsid w:val="00FE5DDE"/>
    <w:rsid w:val="00FE6C8B"/>
    <w:rsid w:val="00FF0552"/>
    <w:rsid w:val="00FF0AE7"/>
    <w:rsid w:val="00FF1238"/>
    <w:rsid w:val="00FF2136"/>
    <w:rsid w:val="00FF2C11"/>
    <w:rsid w:val="00FF356E"/>
    <w:rsid w:val="00FF3BC7"/>
    <w:rsid w:val="00FF6AFA"/>
    <w:rsid w:val="00FF6FF1"/>
    <w:rsid w:val="01543C14"/>
    <w:rsid w:val="01880A68"/>
    <w:rsid w:val="01C06922"/>
    <w:rsid w:val="01F403B3"/>
    <w:rsid w:val="0224474C"/>
    <w:rsid w:val="025B42CF"/>
    <w:rsid w:val="02C63C7C"/>
    <w:rsid w:val="02FC499A"/>
    <w:rsid w:val="030461B1"/>
    <w:rsid w:val="03996719"/>
    <w:rsid w:val="03D25437"/>
    <w:rsid w:val="044143CE"/>
    <w:rsid w:val="048202F4"/>
    <w:rsid w:val="04A34F83"/>
    <w:rsid w:val="04B23FFC"/>
    <w:rsid w:val="04C65EB5"/>
    <w:rsid w:val="04D44277"/>
    <w:rsid w:val="052771ED"/>
    <w:rsid w:val="05A649DA"/>
    <w:rsid w:val="05AE3B27"/>
    <w:rsid w:val="05BC1AD6"/>
    <w:rsid w:val="05CA43A8"/>
    <w:rsid w:val="05D6270D"/>
    <w:rsid w:val="05F13D6F"/>
    <w:rsid w:val="06042170"/>
    <w:rsid w:val="06117039"/>
    <w:rsid w:val="061E14E8"/>
    <w:rsid w:val="063A7F26"/>
    <w:rsid w:val="06454EDD"/>
    <w:rsid w:val="06D04653"/>
    <w:rsid w:val="06DD37A4"/>
    <w:rsid w:val="06E42EFE"/>
    <w:rsid w:val="071B13C4"/>
    <w:rsid w:val="0761457B"/>
    <w:rsid w:val="084E64AE"/>
    <w:rsid w:val="08526D20"/>
    <w:rsid w:val="087E5E64"/>
    <w:rsid w:val="08B30A27"/>
    <w:rsid w:val="08C95D7D"/>
    <w:rsid w:val="08DB5951"/>
    <w:rsid w:val="090C71B3"/>
    <w:rsid w:val="09243094"/>
    <w:rsid w:val="09343DE6"/>
    <w:rsid w:val="094A372B"/>
    <w:rsid w:val="09FD48E1"/>
    <w:rsid w:val="0A3C3654"/>
    <w:rsid w:val="0A952EF9"/>
    <w:rsid w:val="0AAC27C3"/>
    <w:rsid w:val="0ADC3EFB"/>
    <w:rsid w:val="0ADC5053"/>
    <w:rsid w:val="0AEA2B37"/>
    <w:rsid w:val="0B097538"/>
    <w:rsid w:val="0B1E4B30"/>
    <w:rsid w:val="0B2C7943"/>
    <w:rsid w:val="0B7A5550"/>
    <w:rsid w:val="0C4D5761"/>
    <w:rsid w:val="0C81543B"/>
    <w:rsid w:val="0D1E152C"/>
    <w:rsid w:val="0DA9293D"/>
    <w:rsid w:val="0DB150F5"/>
    <w:rsid w:val="0DD140F6"/>
    <w:rsid w:val="0DFE3976"/>
    <w:rsid w:val="0DFF6B05"/>
    <w:rsid w:val="0E847CE2"/>
    <w:rsid w:val="0E9D1FE3"/>
    <w:rsid w:val="0F530402"/>
    <w:rsid w:val="0FC24356"/>
    <w:rsid w:val="0FC5474A"/>
    <w:rsid w:val="0FCF551E"/>
    <w:rsid w:val="0FD23F57"/>
    <w:rsid w:val="10246D5C"/>
    <w:rsid w:val="107E371D"/>
    <w:rsid w:val="10E0220E"/>
    <w:rsid w:val="1187776F"/>
    <w:rsid w:val="12412E54"/>
    <w:rsid w:val="12703184"/>
    <w:rsid w:val="128C61DE"/>
    <w:rsid w:val="12982DD6"/>
    <w:rsid w:val="12E4180D"/>
    <w:rsid w:val="13304DF0"/>
    <w:rsid w:val="134303B3"/>
    <w:rsid w:val="135065CF"/>
    <w:rsid w:val="1351419C"/>
    <w:rsid w:val="137F1CBB"/>
    <w:rsid w:val="139357E6"/>
    <w:rsid w:val="1410766F"/>
    <w:rsid w:val="148429EF"/>
    <w:rsid w:val="149B171E"/>
    <w:rsid w:val="14D3448F"/>
    <w:rsid w:val="14F4002B"/>
    <w:rsid w:val="154A6CE6"/>
    <w:rsid w:val="15AF11C2"/>
    <w:rsid w:val="15CC6AA2"/>
    <w:rsid w:val="163A7DE7"/>
    <w:rsid w:val="167D186F"/>
    <w:rsid w:val="168C56E8"/>
    <w:rsid w:val="16C570E3"/>
    <w:rsid w:val="17252F1B"/>
    <w:rsid w:val="172568B5"/>
    <w:rsid w:val="17413EA1"/>
    <w:rsid w:val="177506FB"/>
    <w:rsid w:val="17C5000F"/>
    <w:rsid w:val="17CB773B"/>
    <w:rsid w:val="17FD60FD"/>
    <w:rsid w:val="194C656C"/>
    <w:rsid w:val="197B7D9D"/>
    <w:rsid w:val="19A13C59"/>
    <w:rsid w:val="19D707E5"/>
    <w:rsid w:val="19E91A13"/>
    <w:rsid w:val="1A3C52CC"/>
    <w:rsid w:val="1A4131A8"/>
    <w:rsid w:val="1A770F61"/>
    <w:rsid w:val="1AD35BF5"/>
    <w:rsid w:val="1B1B74B0"/>
    <w:rsid w:val="1BC438AA"/>
    <w:rsid w:val="1BD4476F"/>
    <w:rsid w:val="1C1C4298"/>
    <w:rsid w:val="1C512177"/>
    <w:rsid w:val="1C7C5AA9"/>
    <w:rsid w:val="1CA067CC"/>
    <w:rsid w:val="1CFE168E"/>
    <w:rsid w:val="1D1A5D24"/>
    <w:rsid w:val="1D3748F4"/>
    <w:rsid w:val="1D6F6BA8"/>
    <w:rsid w:val="1D735A58"/>
    <w:rsid w:val="1DFE0A30"/>
    <w:rsid w:val="1E370584"/>
    <w:rsid w:val="1E445FCD"/>
    <w:rsid w:val="1E5614FB"/>
    <w:rsid w:val="1E641E34"/>
    <w:rsid w:val="1E837C53"/>
    <w:rsid w:val="1E8D136A"/>
    <w:rsid w:val="1EB2276D"/>
    <w:rsid w:val="1EF07E10"/>
    <w:rsid w:val="1F35075A"/>
    <w:rsid w:val="1F6326A5"/>
    <w:rsid w:val="1FC653D7"/>
    <w:rsid w:val="1FFF08CF"/>
    <w:rsid w:val="20727D2F"/>
    <w:rsid w:val="20EA66AC"/>
    <w:rsid w:val="21A92D95"/>
    <w:rsid w:val="21BB5187"/>
    <w:rsid w:val="21FB382C"/>
    <w:rsid w:val="22783D17"/>
    <w:rsid w:val="2284606D"/>
    <w:rsid w:val="23303506"/>
    <w:rsid w:val="234A1588"/>
    <w:rsid w:val="235E4460"/>
    <w:rsid w:val="235F7DE6"/>
    <w:rsid w:val="23AD4481"/>
    <w:rsid w:val="23AE2FC3"/>
    <w:rsid w:val="241805C1"/>
    <w:rsid w:val="241B5EE9"/>
    <w:rsid w:val="241E33CD"/>
    <w:rsid w:val="2526319A"/>
    <w:rsid w:val="2535710E"/>
    <w:rsid w:val="25A87B24"/>
    <w:rsid w:val="25DD2349"/>
    <w:rsid w:val="26281D2D"/>
    <w:rsid w:val="265A3FDB"/>
    <w:rsid w:val="26841EC7"/>
    <w:rsid w:val="26B61235"/>
    <w:rsid w:val="26C80F39"/>
    <w:rsid w:val="26CE5089"/>
    <w:rsid w:val="26D8028F"/>
    <w:rsid w:val="2728485C"/>
    <w:rsid w:val="27A936E9"/>
    <w:rsid w:val="27C02FC9"/>
    <w:rsid w:val="27CA53D8"/>
    <w:rsid w:val="27F41FAF"/>
    <w:rsid w:val="27F64162"/>
    <w:rsid w:val="28111B52"/>
    <w:rsid w:val="28200578"/>
    <w:rsid w:val="282A1944"/>
    <w:rsid w:val="28395ADF"/>
    <w:rsid w:val="28BA42E2"/>
    <w:rsid w:val="28D46EEF"/>
    <w:rsid w:val="28E13B2B"/>
    <w:rsid w:val="29E14537"/>
    <w:rsid w:val="2A517DB6"/>
    <w:rsid w:val="2A8B539F"/>
    <w:rsid w:val="2AE25351"/>
    <w:rsid w:val="2AFC5025"/>
    <w:rsid w:val="2B5720DD"/>
    <w:rsid w:val="2B5B5043"/>
    <w:rsid w:val="2BA06D4F"/>
    <w:rsid w:val="2BCE39D5"/>
    <w:rsid w:val="2CA82D63"/>
    <w:rsid w:val="2CD9315F"/>
    <w:rsid w:val="2D0F4D3B"/>
    <w:rsid w:val="2D3604FB"/>
    <w:rsid w:val="2D3F6B11"/>
    <w:rsid w:val="2DA873E0"/>
    <w:rsid w:val="2E232632"/>
    <w:rsid w:val="2E9E7B13"/>
    <w:rsid w:val="2EF759A5"/>
    <w:rsid w:val="2F053163"/>
    <w:rsid w:val="2F470B37"/>
    <w:rsid w:val="2F710F0F"/>
    <w:rsid w:val="2FA04D89"/>
    <w:rsid w:val="2FB5161F"/>
    <w:rsid w:val="2FF64260"/>
    <w:rsid w:val="3004331B"/>
    <w:rsid w:val="3018749E"/>
    <w:rsid w:val="30252865"/>
    <w:rsid w:val="30455532"/>
    <w:rsid w:val="30537D46"/>
    <w:rsid w:val="3066040B"/>
    <w:rsid w:val="30BF2EF8"/>
    <w:rsid w:val="30E16085"/>
    <w:rsid w:val="313A3DDE"/>
    <w:rsid w:val="315C6D8A"/>
    <w:rsid w:val="315F59E6"/>
    <w:rsid w:val="319C3E95"/>
    <w:rsid w:val="31EA1654"/>
    <w:rsid w:val="31F84E35"/>
    <w:rsid w:val="32090FC8"/>
    <w:rsid w:val="324F48B1"/>
    <w:rsid w:val="328B1E6D"/>
    <w:rsid w:val="32BE02BD"/>
    <w:rsid w:val="33074F47"/>
    <w:rsid w:val="33156BF1"/>
    <w:rsid w:val="338F58EA"/>
    <w:rsid w:val="33907E2A"/>
    <w:rsid w:val="33AE5F0D"/>
    <w:rsid w:val="340B538E"/>
    <w:rsid w:val="34112586"/>
    <w:rsid w:val="34260D86"/>
    <w:rsid w:val="345157F6"/>
    <w:rsid w:val="348B40B5"/>
    <w:rsid w:val="348C00B5"/>
    <w:rsid w:val="34C34984"/>
    <w:rsid w:val="34C706CC"/>
    <w:rsid w:val="3523422F"/>
    <w:rsid w:val="35274F30"/>
    <w:rsid w:val="35317735"/>
    <w:rsid w:val="35602373"/>
    <w:rsid w:val="35F216F8"/>
    <w:rsid w:val="36040F4E"/>
    <w:rsid w:val="3617654E"/>
    <w:rsid w:val="363C7ACF"/>
    <w:rsid w:val="36652AB2"/>
    <w:rsid w:val="36782EF6"/>
    <w:rsid w:val="36A029B6"/>
    <w:rsid w:val="36DC22EA"/>
    <w:rsid w:val="374C64A5"/>
    <w:rsid w:val="374F39E9"/>
    <w:rsid w:val="38067E26"/>
    <w:rsid w:val="384F02E2"/>
    <w:rsid w:val="386805D7"/>
    <w:rsid w:val="38A700D8"/>
    <w:rsid w:val="38AB24F2"/>
    <w:rsid w:val="38AE4A02"/>
    <w:rsid w:val="38BD013E"/>
    <w:rsid w:val="38D967E7"/>
    <w:rsid w:val="38DE7104"/>
    <w:rsid w:val="396007CC"/>
    <w:rsid w:val="39A43EF7"/>
    <w:rsid w:val="3A2C07D9"/>
    <w:rsid w:val="3A301F11"/>
    <w:rsid w:val="3A3B481D"/>
    <w:rsid w:val="3A6776E9"/>
    <w:rsid w:val="3A732B1D"/>
    <w:rsid w:val="3AB32161"/>
    <w:rsid w:val="3AB86373"/>
    <w:rsid w:val="3B9A035F"/>
    <w:rsid w:val="3BDD3F5F"/>
    <w:rsid w:val="3BE4666E"/>
    <w:rsid w:val="3C145EE3"/>
    <w:rsid w:val="3C490F7F"/>
    <w:rsid w:val="3DA64788"/>
    <w:rsid w:val="3DB14B23"/>
    <w:rsid w:val="3DC8517D"/>
    <w:rsid w:val="3DE76B39"/>
    <w:rsid w:val="3DFA4DB6"/>
    <w:rsid w:val="3DFB7954"/>
    <w:rsid w:val="3E52603A"/>
    <w:rsid w:val="3E6D065F"/>
    <w:rsid w:val="3E8B68BC"/>
    <w:rsid w:val="3EA555C6"/>
    <w:rsid w:val="3EDD4EBC"/>
    <w:rsid w:val="3F27376C"/>
    <w:rsid w:val="3F80150A"/>
    <w:rsid w:val="3F9F79C4"/>
    <w:rsid w:val="3FFE10D0"/>
    <w:rsid w:val="40350C87"/>
    <w:rsid w:val="40B81AD7"/>
    <w:rsid w:val="413D2B7A"/>
    <w:rsid w:val="416E219A"/>
    <w:rsid w:val="41762214"/>
    <w:rsid w:val="41771104"/>
    <w:rsid w:val="41CF203B"/>
    <w:rsid w:val="421E36CB"/>
    <w:rsid w:val="42342C41"/>
    <w:rsid w:val="428C7B79"/>
    <w:rsid w:val="429C4954"/>
    <w:rsid w:val="42A56970"/>
    <w:rsid w:val="433013BE"/>
    <w:rsid w:val="43476D54"/>
    <w:rsid w:val="43604741"/>
    <w:rsid w:val="436174C1"/>
    <w:rsid w:val="43834D78"/>
    <w:rsid w:val="43C579BF"/>
    <w:rsid w:val="43FC3372"/>
    <w:rsid w:val="443F3895"/>
    <w:rsid w:val="448467AF"/>
    <w:rsid w:val="449945BA"/>
    <w:rsid w:val="44D57CC0"/>
    <w:rsid w:val="44D872DB"/>
    <w:rsid w:val="44E01446"/>
    <w:rsid w:val="44E13F2E"/>
    <w:rsid w:val="45265286"/>
    <w:rsid w:val="452E54A3"/>
    <w:rsid w:val="45385F1D"/>
    <w:rsid w:val="45C42397"/>
    <w:rsid w:val="45F9113B"/>
    <w:rsid w:val="46002F4F"/>
    <w:rsid w:val="460C46C2"/>
    <w:rsid w:val="469609D1"/>
    <w:rsid w:val="46E80120"/>
    <w:rsid w:val="471E2F2C"/>
    <w:rsid w:val="47B21DDC"/>
    <w:rsid w:val="47B37F50"/>
    <w:rsid w:val="47C47BDD"/>
    <w:rsid w:val="47E50DFB"/>
    <w:rsid w:val="48935096"/>
    <w:rsid w:val="48DB39E4"/>
    <w:rsid w:val="49233E4B"/>
    <w:rsid w:val="499E519D"/>
    <w:rsid w:val="49DA42AE"/>
    <w:rsid w:val="49FA4881"/>
    <w:rsid w:val="49FC7C06"/>
    <w:rsid w:val="4A1B2AD0"/>
    <w:rsid w:val="4A383EE4"/>
    <w:rsid w:val="4A557271"/>
    <w:rsid w:val="4A5F046F"/>
    <w:rsid w:val="4ACD0D57"/>
    <w:rsid w:val="4B3B79BB"/>
    <w:rsid w:val="4B5750F8"/>
    <w:rsid w:val="4BD834B0"/>
    <w:rsid w:val="4BD84ADF"/>
    <w:rsid w:val="4BE64737"/>
    <w:rsid w:val="4BF829D7"/>
    <w:rsid w:val="4C0211B9"/>
    <w:rsid w:val="4C71178B"/>
    <w:rsid w:val="4C8F15A5"/>
    <w:rsid w:val="4C9F2CCA"/>
    <w:rsid w:val="4CDA58A2"/>
    <w:rsid w:val="4CDE2A15"/>
    <w:rsid w:val="4D0151B9"/>
    <w:rsid w:val="4D1752D3"/>
    <w:rsid w:val="4D1B64E5"/>
    <w:rsid w:val="4D3C5947"/>
    <w:rsid w:val="4D4C197E"/>
    <w:rsid w:val="4D655396"/>
    <w:rsid w:val="4D791CFC"/>
    <w:rsid w:val="4D9A7BA8"/>
    <w:rsid w:val="4DA67E34"/>
    <w:rsid w:val="4DE344A3"/>
    <w:rsid w:val="4DEF45D7"/>
    <w:rsid w:val="4DF9301E"/>
    <w:rsid w:val="4E4355C4"/>
    <w:rsid w:val="4E5C3E38"/>
    <w:rsid w:val="4E612198"/>
    <w:rsid w:val="4E67301F"/>
    <w:rsid w:val="4EAB739F"/>
    <w:rsid w:val="4EC779D2"/>
    <w:rsid w:val="4F0F57DE"/>
    <w:rsid w:val="4F167419"/>
    <w:rsid w:val="4F17420C"/>
    <w:rsid w:val="4F8932BE"/>
    <w:rsid w:val="4FCD1CA0"/>
    <w:rsid w:val="4FED78F6"/>
    <w:rsid w:val="4FEE653A"/>
    <w:rsid w:val="500F1E8C"/>
    <w:rsid w:val="50727544"/>
    <w:rsid w:val="50A566E3"/>
    <w:rsid w:val="50F90E0E"/>
    <w:rsid w:val="50F910C0"/>
    <w:rsid w:val="50FB3416"/>
    <w:rsid w:val="5129250A"/>
    <w:rsid w:val="51F64DD1"/>
    <w:rsid w:val="51F802F8"/>
    <w:rsid w:val="521932E3"/>
    <w:rsid w:val="524905B2"/>
    <w:rsid w:val="52493912"/>
    <w:rsid w:val="526102CA"/>
    <w:rsid w:val="52666A73"/>
    <w:rsid w:val="527668C8"/>
    <w:rsid w:val="52B07F46"/>
    <w:rsid w:val="52D40DE2"/>
    <w:rsid w:val="52DA092C"/>
    <w:rsid w:val="52E637C7"/>
    <w:rsid w:val="53452B15"/>
    <w:rsid w:val="53640D50"/>
    <w:rsid w:val="538D1CC5"/>
    <w:rsid w:val="53900E05"/>
    <w:rsid w:val="53B14104"/>
    <w:rsid w:val="53C76D70"/>
    <w:rsid w:val="53D0394C"/>
    <w:rsid w:val="54634F29"/>
    <w:rsid w:val="54CF1162"/>
    <w:rsid w:val="54D94E29"/>
    <w:rsid w:val="55000A48"/>
    <w:rsid w:val="55276B44"/>
    <w:rsid w:val="552B3868"/>
    <w:rsid w:val="553A1EEF"/>
    <w:rsid w:val="55745ECC"/>
    <w:rsid w:val="55FC1424"/>
    <w:rsid w:val="561E2C38"/>
    <w:rsid w:val="567E2A35"/>
    <w:rsid w:val="57000E19"/>
    <w:rsid w:val="57B83D2C"/>
    <w:rsid w:val="58082222"/>
    <w:rsid w:val="58322D23"/>
    <w:rsid w:val="58422DF2"/>
    <w:rsid w:val="58C03880"/>
    <w:rsid w:val="58C452D8"/>
    <w:rsid w:val="58FF593B"/>
    <w:rsid w:val="59032762"/>
    <w:rsid w:val="59211C95"/>
    <w:rsid w:val="596004C6"/>
    <w:rsid w:val="597969F9"/>
    <w:rsid w:val="59B86BAD"/>
    <w:rsid w:val="59DF1F9B"/>
    <w:rsid w:val="5A112219"/>
    <w:rsid w:val="5ABD0AB9"/>
    <w:rsid w:val="5AF06C3F"/>
    <w:rsid w:val="5B1238F6"/>
    <w:rsid w:val="5B752E17"/>
    <w:rsid w:val="5B9B1FB5"/>
    <w:rsid w:val="5BA748A8"/>
    <w:rsid w:val="5BBB3894"/>
    <w:rsid w:val="5BF50B53"/>
    <w:rsid w:val="5C227EE5"/>
    <w:rsid w:val="5C554D3D"/>
    <w:rsid w:val="5CAC40F1"/>
    <w:rsid w:val="5D187AB2"/>
    <w:rsid w:val="5D282501"/>
    <w:rsid w:val="5DA66E01"/>
    <w:rsid w:val="5DDD73D5"/>
    <w:rsid w:val="5E1D0254"/>
    <w:rsid w:val="5E3F6742"/>
    <w:rsid w:val="5E485B90"/>
    <w:rsid w:val="5E551E70"/>
    <w:rsid w:val="5E9A226C"/>
    <w:rsid w:val="5EC53FA3"/>
    <w:rsid w:val="5ED6641D"/>
    <w:rsid w:val="5EDC65D2"/>
    <w:rsid w:val="5F8E351B"/>
    <w:rsid w:val="5FBE7CAE"/>
    <w:rsid w:val="605C5C4F"/>
    <w:rsid w:val="608921A6"/>
    <w:rsid w:val="608C661E"/>
    <w:rsid w:val="609A1E09"/>
    <w:rsid w:val="609C62BF"/>
    <w:rsid w:val="6146770E"/>
    <w:rsid w:val="61B95E28"/>
    <w:rsid w:val="61EC5457"/>
    <w:rsid w:val="6202009C"/>
    <w:rsid w:val="622B18A8"/>
    <w:rsid w:val="625D2E5C"/>
    <w:rsid w:val="62742AFB"/>
    <w:rsid w:val="62862868"/>
    <w:rsid w:val="62924B7D"/>
    <w:rsid w:val="631423E4"/>
    <w:rsid w:val="634E2FE4"/>
    <w:rsid w:val="6369627A"/>
    <w:rsid w:val="63793F6B"/>
    <w:rsid w:val="63F1007B"/>
    <w:rsid w:val="640822A0"/>
    <w:rsid w:val="64221FD7"/>
    <w:rsid w:val="64330245"/>
    <w:rsid w:val="64456BDC"/>
    <w:rsid w:val="644D0E2E"/>
    <w:rsid w:val="65310E5E"/>
    <w:rsid w:val="65995B41"/>
    <w:rsid w:val="65BF5FD0"/>
    <w:rsid w:val="65F57829"/>
    <w:rsid w:val="65F62AF4"/>
    <w:rsid w:val="665F123B"/>
    <w:rsid w:val="667967DA"/>
    <w:rsid w:val="66B3326C"/>
    <w:rsid w:val="66F92451"/>
    <w:rsid w:val="67647136"/>
    <w:rsid w:val="67964B8F"/>
    <w:rsid w:val="67AE5E89"/>
    <w:rsid w:val="67B74D86"/>
    <w:rsid w:val="67CC4BBF"/>
    <w:rsid w:val="67E067D2"/>
    <w:rsid w:val="67ED6D0E"/>
    <w:rsid w:val="68015621"/>
    <w:rsid w:val="68083881"/>
    <w:rsid w:val="6885736B"/>
    <w:rsid w:val="688C7634"/>
    <w:rsid w:val="68E60A04"/>
    <w:rsid w:val="68F8142E"/>
    <w:rsid w:val="6946799B"/>
    <w:rsid w:val="695219F2"/>
    <w:rsid w:val="69636EC5"/>
    <w:rsid w:val="69744C7F"/>
    <w:rsid w:val="698C4BBC"/>
    <w:rsid w:val="699D46AE"/>
    <w:rsid w:val="69B5203F"/>
    <w:rsid w:val="6A317063"/>
    <w:rsid w:val="6A470F53"/>
    <w:rsid w:val="6B5C530A"/>
    <w:rsid w:val="6B666B90"/>
    <w:rsid w:val="6B8733FA"/>
    <w:rsid w:val="6BA12503"/>
    <w:rsid w:val="6C5B5BC8"/>
    <w:rsid w:val="6DA60D5A"/>
    <w:rsid w:val="6E7B29E8"/>
    <w:rsid w:val="6F591DD1"/>
    <w:rsid w:val="6F92742F"/>
    <w:rsid w:val="6FAC534F"/>
    <w:rsid w:val="6FF308AD"/>
    <w:rsid w:val="70755E9B"/>
    <w:rsid w:val="70F2018B"/>
    <w:rsid w:val="71250915"/>
    <w:rsid w:val="713B7366"/>
    <w:rsid w:val="714D3C32"/>
    <w:rsid w:val="717178B9"/>
    <w:rsid w:val="717B4D6B"/>
    <w:rsid w:val="71851765"/>
    <w:rsid w:val="71AA20CC"/>
    <w:rsid w:val="71FC0110"/>
    <w:rsid w:val="7232240F"/>
    <w:rsid w:val="72520C69"/>
    <w:rsid w:val="7274127A"/>
    <w:rsid w:val="72793D7F"/>
    <w:rsid w:val="72B47309"/>
    <w:rsid w:val="72B843C8"/>
    <w:rsid w:val="72BC1B83"/>
    <w:rsid w:val="72F34CD7"/>
    <w:rsid w:val="735A25DF"/>
    <w:rsid w:val="739921FA"/>
    <w:rsid w:val="73C86BCA"/>
    <w:rsid w:val="73D93C9A"/>
    <w:rsid w:val="73FF6CEF"/>
    <w:rsid w:val="74405316"/>
    <w:rsid w:val="744B3176"/>
    <w:rsid w:val="74B009D1"/>
    <w:rsid w:val="74BF1E8A"/>
    <w:rsid w:val="75C13C92"/>
    <w:rsid w:val="76503DA1"/>
    <w:rsid w:val="766B6B6B"/>
    <w:rsid w:val="768F35FA"/>
    <w:rsid w:val="769E04E9"/>
    <w:rsid w:val="76AF0CA9"/>
    <w:rsid w:val="76D753A9"/>
    <w:rsid w:val="76D9636B"/>
    <w:rsid w:val="777E7FF0"/>
    <w:rsid w:val="77910A34"/>
    <w:rsid w:val="783C5D5C"/>
    <w:rsid w:val="786C3817"/>
    <w:rsid w:val="793A253D"/>
    <w:rsid w:val="795915A1"/>
    <w:rsid w:val="799C22FF"/>
    <w:rsid w:val="79D5452E"/>
    <w:rsid w:val="7A256D54"/>
    <w:rsid w:val="7A2E48BE"/>
    <w:rsid w:val="7A522750"/>
    <w:rsid w:val="7A6C2166"/>
    <w:rsid w:val="7B0C1FC7"/>
    <w:rsid w:val="7B3550D1"/>
    <w:rsid w:val="7B4A18F6"/>
    <w:rsid w:val="7B58672D"/>
    <w:rsid w:val="7B921917"/>
    <w:rsid w:val="7BB33A6D"/>
    <w:rsid w:val="7C266591"/>
    <w:rsid w:val="7C712815"/>
    <w:rsid w:val="7D3A3E89"/>
    <w:rsid w:val="7D4A355C"/>
    <w:rsid w:val="7E623E04"/>
    <w:rsid w:val="7EC43639"/>
    <w:rsid w:val="7ED120CB"/>
    <w:rsid w:val="7ED46473"/>
    <w:rsid w:val="7ED86C28"/>
    <w:rsid w:val="7F705884"/>
    <w:rsid w:val="7F737A6C"/>
    <w:rsid w:val="7F826F84"/>
    <w:rsid w:val="7F91224D"/>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E8AB38C"/>
  <w15:docId w15:val="{DEE25895-06D5-447E-A9A9-43A3900B8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pPr>
    <w:rPr>
      <w:rFonts w:ascii="Microsoft JhengHei" w:eastAsiaTheme="minorEastAsia" w:hAnsi="Microsoft JhengHei" w:cstheme="minorBidi"/>
      <w:sz w:val="24"/>
      <w:szCs w:val="22"/>
      <w:lang w:val="en-IE"/>
    </w:rPr>
  </w:style>
  <w:style w:type="paragraph" w:styleId="Heading1">
    <w:name w:val="heading 1"/>
    <w:basedOn w:val="Normal"/>
    <w:next w:val="Normal"/>
    <w:link w:val="Heading1Char"/>
    <w:uiPriority w:val="9"/>
    <w:qFormat/>
    <w:pPr>
      <w:keepNext/>
      <w:keepLines/>
      <w:numPr>
        <w:numId w:val="1"/>
      </w:numPr>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unhideWhenUsed/>
    <w:qFormat/>
    <w:pPr>
      <w:spacing w:after="200"/>
    </w:pPr>
    <w:rPr>
      <w:iCs/>
      <w:color w:val="44546A" w:themeColor="text2"/>
      <w:sz w:val="21"/>
      <w:szCs w:val="18"/>
    </w:rPr>
  </w:style>
  <w:style w:type="paragraph" w:styleId="TOC3">
    <w:name w:val="toc 3"/>
    <w:basedOn w:val="Normal"/>
    <w:next w:val="Normal"/>
    <w:uiPriority w:val="39"/>
    <w:unhideWhenUsed/>
    <w:qFormat/>
    <w:pPr>
      <w:spacing w:after="100"/>
      <w:ind w:left="480"/>
    </w:pPr>
  </w:style>
  <w:style w:type="paragraph" w:styleId="EndnoteText">
    <w:name w:val="endnote text"/>
    <w:basedOn w:val="Normal"/>
    <w:uiPriority w:val="99"/>
    <w:semiHidden/>
    <w:unhideWhenUsed/>
    <w:qFormat/>
    <w:pPr>
      <w:snapToGrid w:val="0"/>
    </w:pPr>
  </w:style>
  <w:style w:type="paragraph" w:styleId="Footer">
    <w:name w:val="footer"/>
    <w:basedOn w:val="Normal"/>
    <w:link w:val="FooterChar"/>
    <w:uiPriority w:val="99"/>
    <w:unhideWhenUsed/>
    <w:qFormat/>
    <w:pPr>
      <w:tabs>
        <w:tab w:val="center" w:pos="4513"/>
        <w:tab w:val="right" w:pos="9026"/>
      </w:tabs>
      <w:spacing w:after="0"/>
    </w:pPr>
  </w:style>
  <w:style w:type="paragraph" w:styleId="Header">
    <w:name w:val="header"/>
    <w:basedOn w:val="Normal"/>
    <w:link w:val="HeaderChar"/>
    <w:uiPriority w:val="99"/>
    <w:unhideWhenUsed/>
    <w:qFormat/>
    <w:pPr>
      <w:tabs>
        <w:tab w:val="center" w:pos="4513"/>
        <w:tab w:val="right" w:pos="9026"/>
      </w:tabs>
      <w:spacing w:after="0"/>
    </w:pPr>
  </w:style>
  <w:style w:type="paragraph" w:styleId="TOC1">
    <w:name w:val="toc 1"/>
    <w:basedOn w:val="Normal"/>
    <w:next w:val="Normal"/>
    <w:uiPriority w:val="39"/>
    <w:unhideWhenUsed/>
    <w:qFormat/>
    <w:pPr>
      <w:spacing w:after="100"/>
    </w:pPr>
  </w:style>
  <w:style w:type="paragraph" w:styleId="Subtitle">
    <w:name w:val="Subtitle"/>
    <w:basedOn w:val="Normal"/>
    <w:next w:val="Normal"/>
    <w:link w:val="SubtitleChar"/>
    <w:uiPriority w:val="11"/>
    <w:qFormat/>
    <w:rPr>
      <w:spacing w:val="15"/>
      <w:sz w:val="20"/>
    </w:rPr>
  </w:style>
  <w:style w:type="paragraph" w:styleId="TableofFigures">
    <w:name w:val="table of figures"/>
    <w:basedOn w:val="Normal"/>
    <w:next w:val="Normal"/>
    <w:uiPriority w:val="99"/>
    <w:unhideWhenUsed/>
    <w:qFormat/>
    <w:pPr>
      <w:spacing w:after="0"/>
    </w:pPr>
  </w:style>
  <w:style w:type="paragraph" w:styleId="TOC2">
    <w:name w:val="toc 2"/>
    <w:basedOn w:val="Normal"/>
    <w:next w:val="Normal"/>
    <w:uiPriority w:val="39"/>
    <w:unhideWhenUsed/>
    <w:qFormat/>
    <w:pPr>
      <w:spacing w:after="100"/>
      <w:ind w:left="240"/>
    </w:pPr>
  </w:style>
  <w:style w:type="paragraph" w:styleId="NormalWeb">
    <w:name w:val="Normal (Web)"/>
    <w:basedOn w:val="Normal"/>
    <w:uiPriority w:val="99"/>
    <w:unhideWhenUsed/>
    <w:qFormat/>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spacing w:val="-10"/>
      <w:kern w:val="28"/>
      <w:sz w:val="56"/>
      <w:szCs w:val="56"/>
    </w:rPr>
  </w:style>
  <w:style w:type="character" w:styleId="EndnoteReference">
    <w:name w:val="endnote reference"/>
    <w:basedOn w:val="DefaultParagraphFont"/>
    <w:uiPriority w:val="99"/>
    <w:semiHidden/>
    <w:unhideWhenUsed/>
    <w:qFormat/>
    <w:rPr>
      <w:vertAlign w:val="superscript"/>
    </w:r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Emphasis">
    <w:name w:val="Emphasis"/>
    <w:basedOn w:val="DefaultParagraphFont"/>
    <w:uiPriority w:val="20"/>
    <w:qFormat/>
    <w:rPr>
      <w:i/>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Microsoft JhengHei" w:eastAsiaTheme="majorEastAsia" w:hAnsi="Microsoft JhengHei" w:cstheme="majorBidi"/>
      <w:b/>
      <w:sz w:val="36"/>
      <w:szCs w:val="32"/>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qFormat/>
    <w:rPr>
      <w:rFonts w:ascii="Microsoft JhengHei" w:eastAsiaTheme="majorEastAsia" w:hAnsi="Microsoft JhengHei" w:cstheme="majorBidi"/>
      <w:b/>
      <w:color w:val="000000" w:themeColor="text1"/>
      <w:sz w:val="32"/>
      <w:szCs w:val="26"/>
    </w:rPr>
  </w:style>
  <w:style w:type="character" w:customStyle="1" w:styleId="Heading3Char">
    <w:name w:val="Heading 3 Char"/>
    <w:basedOn w:val="DefaultParagraphFont"/>
    <w:link w:val="Heading3"/>
    <w:uiPriority w:val="9"/>
    <w:qFormat/>
    <w:rPr>
      <w:rFonts w:ascii="Microsoft JhengHei" w:eastAsiaTheme="majorEastAsia" w:hAnsi="Microsoft JhengHei" w:cstheme="majorBidi"/>
      <w:b/>
      <w:sz w:val="28"/>
      <w:szCs w:val="24"/>
    </w:rPr>
  </w:style>
  <w:style w:type="character" w:customStyle="1" w:styleId="Heading4Char">
    <w:name w:val="Heading 4 Char"/>
    <w:basedOn w:val="DefaultParagraphFont"/>
    <w:link w:val="Heading4"/>
    <w:uiPriority w:val="9"/>
    <w:qFormat/>
    <w:rPr>
      <w:rFonts w:ascii="Microsoft JhengHei" w:eastAsiaTheme="majorEastAsia" w:hAnsi="Microsoft JhengHei" w:cstheme="majorBidi"/>
      <w:b/>
      <w:iCs/>
      <w:color w:val="000000" w:themeColor="text1"/>
      <w:sz w:val="24"/>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sz w:val="32"/>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sz w:val="32"/>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sz w:val="32"/>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customStyle="1" w:styleId="Default">
    <w:name w:val="Default"/>
    <w:qFormat/>
    <w:pPr>
      <w:autoSpaceDE w:val="0"/>
      <w:autoSpaceDN w:val="0"/>
      <w:adjustRightInd w:val="0"/>
    </w:pPr>
    <w:rPr>
      <w:rFonts w:ascii="Bookman Old Style" w:eastAsiaTheme="minorEastAsia" w:hAnsi="Bookman Old Style" w:cs="Bookman Old Style"/>
      <w:color w:val="000000"/>
      <w:sz w:val="24"/>
      <w:szCs w:val="24"/>
      <w:lang w:val="en-IE"/>
    </w:rPr>
  </w:style>
  <w:style w:type="character" w:customStyle="1" w:styleId="SubtitleChar">
    <w:name w:val="Subtitle Char"/>
    <w:basedOn w:val="DefaultParagraphFont"/>
    <w:link w:val="Subtitle"/>
    <w:uiPriority w:val="11"/>
    <w:qFormat/>
    <w:rPr>
      <w:rFonts w:ascii="Microsoft JhengHei" w:hAnsi="Microsoft JhengHei"/>
      <w:spacing w:val="15"/>
      <w:sz w:val="20"/>
    </w:rPr>
  </w:style>
  <w:style w:type="character" w:customStyle="1" w:styleId="HeaderChar">
    <w:name w:val="Header Char"/>
    <w:basedOn w:val="DefaultParagraphFont"/>
    <w:link w:val="Header"/>
    <w:uiPriority w:val="99"/>
    <w:qFormat/>
    <w:rPr>
      <w:rFonts w:ascii="Microsoft JhengHei" w:hAnsi="Microsoft JhengHei"/>
      <w:sz w:val="24"/>
    </w:rPr>
  </w:style>
  <w:style w:type="character" w:customStyle="1" w:styleId="FooterChar">
    <w:name w:val="Footer Char"/>
    <w:basedOn w:val="DefaultParagraphFont"/>
    <w:link w:val="Footer"/>
    <w:uiPriority w:val="99"/>
    <w:qFormat/>
    <w:rPr>
      <w:rFonts w:ascii="Microsoft JhengHei" w:hAnsi="Microsoft JhengHei"/>
      <w:sz w:val="24"/>
    </w:rPr>
  </w:style>
  <w:style w:type="paragraph" w:customStyle="1" w:styleId="TOCHeading1">
    <w:name w:val="TOC Heading1"/>
    <w:basedOn w:val="Heading1"/>
    <w:next w:val="Normal"/>
    <w:uiPriority w:val="39"/>
    <w:unhideWhenUsed/>
    <w:qFormat/>
    <w:pPr>
      <w:numPr>
        <w:numId w:val="0"/>
      </w:numPr>
      <w:spacing w:line="259" w:lineRule="auto"/>
      <w:outlineLvl w:val="9"/>
    </w:pPr>
    <w:rPr>
      <w:rFonts w:asciiTheme="majorHAnsi" w:hAnsiTheme="majorHAnsi"/>
      <w:b w:val="0"/>
      <w:color w:val="2F5496" w:themeColor="accent1" w:themeShade="BF"/>
      <w:sz w:val="32"/>
      <w:lang w:val="en-US" w:eastAsia="en-US"/>
    </w:rPr>
  </w:style>
  <w:style w:type="character" w:customStyle="1" w:styleId="UnresolvedMention1">
    <w:name w:val="Unresolved Mention1"/>
    <w:basedOn w:val="DefaultParagraphFont"/>
    <w:uiPriority w:val="99"/>
    <w:semiHidden/>
    <w:unhideWhenUsed/>
    <w:qFormat/>
    <w:rPr>
      <w:color w:val="808080"/>
      <w:shd w:val="clear" w:color="auto" w:fill="E6E6E6"/>
    </w:rPr>
  </w:style>
  <w:style w:type="paragraph" w:customStyle="1" w:styleId="Bibliography1">
    <w:name w:val="Bibliography1"/>
    <w:basedOn w:val="Normal"/>
    <w:next w:val="Normal"/>
    <w:uiPriority w:val="37"/>
    <w:unhideWhenUsed/>
    <w:qFormat/>
  </w:style>
  <w:style w:type="character" w:customStyle="1" w:styleId="selectable">
    <w:name w:val="selectable"/>
    <w:basedOn w:val="DefaultParagraphFont"/>
    <w:qFormat/>
  </w:style>
  <w:style w:type="character" w:customStyle="1" w:styleId="SubtleEmphasis1">
    <w:name w:val="Subtle Emphasis1"/>
    <w:basedOn w:val="DefaultParagraphFont"/>
    <w:uiPriority w:val="19"/>
    <w:qFormat/>
    <w:rPr>
      <w:i/>
      <w:iCs/>
      <w:color w:val="404040" w:themeColor="text1" w:themeTint="BF"/>
    </w:rPr>
  </w:style>
  <w:style w:type="character" w:customStyle="1" w:styleId="CaptionChar">
    <w:name w:val="Caption Char"/>
    <w:link w:val="Caption"/>
    <w:uiPriority w:val="35"/>
    <w:qFormat/>
    <w:rPr>
      <w:rFonts w:eastAsiaTheme="minorEastAsia"/>
      <w:iCs/>
      <w:color w:val="44546A" w:themeColor="text2"/>
      <w:sz w:val="21"/>
      <w:szCs w:val="18"/>
    </w:rPr>
  </w:style>
  <w:style w:type="paragraph" w:styleId="BalloonText">
    <w:name w:val="Balloon Text"/>
    <w:basedOn w:val="Normal"/>
    <w:link w:val="BalloonTextChar"/>
    <w:uiPriority w:val="99"/>
    <w:semiHidden/>
    <w:unhideWhenUsed/>
    <w:rsid w:val="00606542"/>
    <w:pPr>
      <w:spacing w:after="0"/>
    </w:pPr>
    <w:rPr>
      <w:sz w:val="18"/>
      <w:szCs w:val="18"/>
    </w:rPr>
  </w:style>
  <w:style w:type="character" w:customStyle="1" w:styleId="BalloonTextChar">
    <w:name w:val="Balloon Text Char"/>
    <w:basedOn w:val="DefaultParagraphFont"/>
    <w:link w:val="BalloonText"/>
    <w:uiPriority w:val="99"/>
    <w:semiHidden/>
    <w:rsid w:val="00606542"/>
    <w:rPr>
      <w:rFonts w:ascii="Microsoft JhengHei" w:eastAsiaTheme="minorEastAsia" w:hAnsi="Microsoft JhengHei" w:cstheme="minorBidi"/>
      <w:sz w:val="18"/>
      <w:szCs w:val="18"/>
      <w:lang w:val="en-IE"/>
    </w:rPr>
  </w:style>
  <w:style w:type="paragraph" w:styleId="Bibliography">
    <w:name w:val="Bibliography"/>
    <w:basedOn w:val="Normal"/>
    <w:next w:val="Normal"/>
    <w:uiPriority w:val="37"/>
    <w:unhideWhenUsed/>
    <w:rsid w:val="00584A28"/>
  </w:style>
  <w:style w:type="character" w:customStyle="1" w:styleId="apple-converted-space">
    <w:name w:val="apple-converted-space"/>
    <w:basedOn w:val="DefaultParagraphFont"/>
    <w:rsid w:val="00CF1CE6"/>
  </w:style>
  <w:style w:type="paragraph" w:styleId="ListParagraph">
    <w:name w:val="List Paragraph"/>
    <w:basedOn w:val="Normal"/>
    <w:uiPriority w:val="99"/>
    <w:rsid w:val="003D602A"/>
    <w:pPr>
      <w:ind w:left="720"/>
      <w:contextualSpacing/>
    </w:pPr>
  </w:style>
  <w:style w:type="character" w:styleId="CommentReference">
    <w:name w:val="annotation reference"/>
    <w:basedOn w:val="DefaultParagraphFont"/>
    <w:uiPriority w:val="99"/>
    <w:semiHidden/>
    <w:unhideWhenUsed/>
    <w:rsid w:val="0044101A"/>
    <w:rPr>
      <w:sz w:val="16"/>
      <w:szCs w:val="16"/>
    </w:rPr>
  </w:style>
  <w:style w:type="paragraph" w:styleId="CommentText">
    <w:name w:val="annotation text"/>
    <w:basedOn w:val="Normal"/>
    <w:link w:val="CommentTextChar"/>
    <w:uiPriority w:val="99"/>
    <w:semiHidden/>
    <w:unhideWhenUsed/>
    <w:rsid w:val="0044101A"/>
    <w:rPr>
      <w:sz w:val="20"/>
      <w:szCs w:val="20"/>
    </w:rPr>
  </w:style>
  <w:style w:type="character" w:customStyle="1" w:styleId="CommentTextChar">
    <w:name w:val="Comment Text Char"/>
    <w:basedOn w:val="DefaultParagraphFont"/>
    <w:link w:val="CommentText"/>
    <w:uiPriority w:val="99"/>
    <w:semiHidden/>
    <w:rsid w:val="0044101A"/>
    <w:rPr>
      <w:rFonts w:ascii="Microsoft JhengHei" w:eastAsiaTheme="minorEastAsia" w:hAnsi="Microsoft JhengHei" w:cstheme="minorBidi"/>
      <w:lang w:val="en-IE"/>
    </w:rPr>
  </w:style>
  <w:style w:type="paragraph" w:styleId="CommentSubject">
    <w:name w:val="annotation subject"/>
    <w:basedOn w:val="CommentText"/>
    <w:next w:val="CommentText"/>
    <w:link w:val="CommentSubjectChar"/>
    <w:uiPriority w:val="99"/>
    <w:semiHidden/>
    <w:unhideWhenUsed/>
    <w:rsid w:val="0044101A"/>
    <w:rPr>
      <w:b/>
      <w:bCs/>
    </w:rPr>
  </w:style>
  <w:style w:type="character" w:customStyle="1" w:styleId="CommentSubjectChar">
    <w:name w:val="Comment Subject Char"/>
    <w:basedOn w:val="CommentTextChar"/>
    <w:link w:val="CommentSubject"/>
    <w:uiPriority w:val="99"/>
    <w:semiHidden/>
    <w:rsid w:val="0044101A"/>
    <w:rPr>
      <w:rFonts w:ascii="Microsoft JhengHei" w:eastAsiaTheme="minorEastAsia" w:hAnsi="Microsoft JhengHei" w:cstheme="minorBidi"/>
      <w:b/>
      <w:bCs/>
      <w:lang w:val="en-IE"/>
    </w:rPr>
  </w:style>
  <w:style w:type="paragraph" w:styleId="Revision">
    <w:name w:val="Revision"/>
    <w:hidden/>
    <w:uiPriority w:val="99"/>
    <w:semiHidden/>
    <w:rsid w:val="0044101A"/>
    <w:rPr>
      <w:rFonts w:ascii="Microsoft JhengHei" w:eastAsiaTheme="minorEastAsia" w:hAnsi="Microsoft JhengHei" w:cstheme="minorBidi"/>
      <w:sz w:val="24"/>
      <w:szCs w:val="22"/>
      <w:lang w:val="en-IE"/>
    </w:rPr>
  </w:style>
  <w:style w:type="paragraph" w:styleId="TOCHeading">
    <w:name w:val="TOC Heading"/>
    <w:basedOn w:val="Heading1"/>
    <w:next w:val="Normal"/>
    <w:uiPriority w:val="39"/>
    <w:unhideWhenUsed/>
    <w:qFormat/>
    <w:rsid w:val="001B6DED"/>
    <w:pPr>
      <w:numPr>
        <w:numId w:val="0"/>
      </w:numPr>
      <w:spacing w:line="259" w:lineRule="auto"/>
      <w:outlineLvl w:val="9"/>
    </w:pPr>
    <w:rPr>
      <w:rFonts w:asciiTheme="majorHAnsi" w:hAnsiTheme="majorHAnsi"/>
      <w:b w:val="0"/>
      <w:color w:val="2F5496" w:themeColor="accent1" w:themeShade="BF"/>
      <w:sz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57991">
      <w:bodyDiv w:val="1"/>
      <w:marLeft w:val="0"/>
      <w:marRight w:val="0"/>
      <w:marTop w:val="0"/>
      <w:marBottom w:val="0"/>
      <w:divBdr>
        <w:top w:val="none" w:sz="0" w:space="0" w:color="auto"/>
        <w:left w:val="none" w:sz="0" w:space="0" w:color="auto"/>
        <w:bottom w:val="none" w:sz="0" w:space="0" w:color="auto"/>
        <w:right w:val="none" w:sz="0" w:space="0" w:color="auto"/>
      </w:divBdr>
    </w:div>
    <w:div w:id="41559588">
      <w:bodyDiv w:val="1"/>
      <w:marLeft w:val="0"/>
      <w:marRight w:val="0"/>
      <w:marTop w:val="0"/>
      <w:marBottom w:val="0"/>
      <w:divBdr>
        <w:top w:val="none" w:sz="0" w:space="0" w:color="auto"/>
        <w:left w:val="none" w:sz="0" w:space="0" w:color="auto"/>
        <w:bottom w:val="none" w:sz="0" w:space="0" w:color="auto"/>
        <w:right w:val="none" w:sz="0" w:space="0" w:color="auto"/>
      </w:divBdr>
    </w:div>
    <w:div w:id="56785014">
      <w:bodyDiv w:val="1"/>
      <w:marLeft w:val="0"/>
      <w:marRight w:val="0"/>
      <w:marTop w:val="0"/>
      <w:marBottom w:val="0"/>
      <w:divBdr>
        <w:top w:val="none" w:sz="0" w:space="0" w:color="auto"/>
        <w:left w:val="none" w:sz="0" w:space="0" w:color="auto"/>
        <w:bottom w:val="none" w:sz="0" w:space="0" w:color="auto"/>
        <w:right w:val="none" w:sz="0" w:space="0" w:color="auto"/>
      </w:divBdr>
    </w:div>
    <w:div w:id="61608912">
      <w:bodyDiv w:val="1"/>
      <w:marLeft w:val="0"/>
      <w:marRight w:val="0"/>
      <w:marTop w:val="0"/>
      <w:marBottom w:val="0"/>
      <w:divBdr>
        <w:top w:val="none" w:sz="0" w:space="0" w:color="auto"/>
        <w:left w:val="none" w:sz="0" w:space="0" w:color="auto"/>
        <w:bottom w:val="none" w:sz="0" w:space="0" w:color="auto"/>
        <w:right w:val="none" w:sz="0" w:space="0" w:color="auto"/>
      </w:divBdr>
    </w:div>
    <w:div w:id="100343824">
      <w:bodyDiv w:val="1"/>
      <w:marLeft w:val="0"/>
      <w:marRight w:val="0"/>
      <w:marTop w:val="0"/>
      <w:marBottom w:val="0"/>
      <w:divBdr>
        <w:top w:val="none" w:sz="0" w:space="0" w:color="auto"/>
        <w:left w:val="none" w:sz="0" w:space="0" w:color="auto"/>
        <w:bottom w:val="none" w:sz="0" w:space="0" w:color="auto"/>
        <w:right w:val="none" w:sz="0" w:space="0" w:color="auto"/>
      </w:divBdr>
    </w:div>
    <w:div w:id="109664195">
      <w:bodyDiv w:val="1"/>
      <w:marLeft w:val="0"/>
      <w:marRight w:val="0"/>
      <w:marTop w:val="0"/>
      <w:marBottom w:val="0"/>
      <w:divBdr>
        <w:top w:val="none" w:sz="0" w:space="0" w:color="auto"/>
        <w:left w:val="none" w:sz="0" w:space="0" w:color="auto"/>
        <w:bottom w:val="none" w:sz="0" w:space="0" w:color="auto"/>
        <w:right w:val="none" w:sz="0" w:space="0" w:color="auto"/>
      </w:divBdr>
    </w:div>
    <w:div w:id="118038088">
      <w:bodyDiv w:val="1"/>
      <w:marLeft w:val="0"/>
      <w:marRight w:val="0"/>
      <w:marTop w:val="0"/>
      <w:marBottom w:val="0"/>
      <w:divBdr>
        <w:top w:val="none" w:sz="0" w:space="0" w:color="auto"/>
        <w:left w:val="none" w:sz="0" w:space="0" w:color="auto"/>
        <w:bottom w:val="none" w:sz="0" w:space="0" w:color="auto"/>
        <w:right w:val="none" w:sz="0" w:space="0" w:color="auto"/>
      </w:divBdr>
    </w:div>
    <w:div w:id="120153145">
      <w:bodyDiv w:val="1"/>
      <w:marLeft w:val="0"/>
      <w:marRight w:val="0"/>
      <w:marTop w:val="0"/>
      <w:marBottom w:val="0"/>
      <w:divBdr>
        <w:top w:val="none" w:sz="0" w:space="0" w:color="auto"/>
        <w:left w:val="none" w:sz="0" w:space="0" w:color="auto"/>
        <w:bottom w:val="none" w:sz="0" w:space="0" w:color="auto"/>
        <w:right w:val="none" w:sz="0" w:space="0" w:color="auto"/>
      </w:divBdr>
    </w:div>
    <w:div w:id="160897324">
      <w:bodyDiv w:val="1"/>
      <w:marLeft w:val="0"/>
      <w:marRight w:val="0"/>
      <w:marTop w:val="0"/>
      <w:marBottom w:val="0"/>
      <w:divBdr>
        <w:top w:val="none" w:sz="0" w:space="0" w:color="auto"/>
        <w:left w:val="none" w:sz="0" w:space="0" w:color="auto"/>
        <w:bottom w:val="none" w:sz="0" w:space="0" w:color="auto"/>
        <w:right w:val="none" w:sz="0" w:space="0" w:color="auto"/>
      </w:divBdr>
    </w:div>
    <w:div w:id="190918160">
      <w:bodyDiv w:val="1"/>
      <w:marLeft w:val="0"/>
      <w:marRight w:val="0"/>
      <w:marTop w:val="0"/>
      <w:marBottom w:val="0"/>
      <w:divBdr>
        <w:top w:val="none" w:sz="0" w:space="0" w:color="auto"/>
        <w:left w:val="none" w:sz="0" w:space="0" w:color="auto"/>
        <w:bottom w:val="none" w:sz="0" w:space="0" w:color="auto"/>
        <w:right w:val="none" w:sz="0" w:space="0" w:color="auto"/>
      </w:divBdr>
    </w:div>
    <w:div w:id="232013031">
      <w:bodyDiv w:val="1"/>
      <w:marLeft w:val="0"/>
      <w:marRight w:val="0"/>
      <w:marTop w:val="0"/>
      <w:marBottom w:val="0"/>
      <w:divBdr>
        <w:top w:val="none" w:sz="0" w:space="0" w:color="auto"/>
        <w:left w:val="none" w:sz="0" w:space="0" w:color="auto"/>
        <w:bottom w:val="none" w:sz="0" w:space="0" w:color="auto"/>
        <w:right w:val="none" w:sz="0" w:space="0" w:color="auto"/>
      </w:divBdr>
    </w:div>
    <w:div w:id="250624335">
      <w:bodyDiv w:val="1"/>
      <w:marLeft w:val="0"/>
      <w:marRight w:val="0"/>
      <w:marTop w:val="0"/>
      <w:marBottom w:val="0"/>
      <w:divBdr>
        <w:top w:val="none" w:sz="0" w:space="0" w:color="auto"/>
        <w:left w:val="none" w:sz="0" w:space="0" w:color="auto"/>
        <w:bottom w:val="none" w:sz="0" w:space="0" w:color="auto"/>
        <w:right w:val="none" w:sz="0" w:space="0" w:color="auto"/>
      </w:divBdr>
    </w:div>
    <w:div w:id="279802420">
      <w:bodyDiv w:val="1"/>
      <w:marLeft w:val="0"/>
      <w:marRight w:val="0"/>
      <w:marTop w:val="0"/>
      <w:marBottom w:val="0"/>
      <w:divBdr>
        <w:top w:val="none" w:sz="0" w:space="0" w:color="auto"/>
        <w:left w:val="none" w:sz="0" w:space="0" w:color="auto"/>
        <w:bottom w:val="none" w:sz="0" w:space="0" w:color="auto"/>
        <w:right w:val="none" w:sz="0" w:space="0" w:color="auto"/>
      </w:divBdr>
    </w:div>
    <w:div w:id="303394924">
      <w:bodyDiv w:val="1"/>
      <w:marLeft w:val="0"/>
      <w:marRight w:val="0"/>
      <w:marTop w:val="0"/>
      <w:marBottom w:val="0"/>
      <w:divBdr>
        <w:top w:val="none" w:sz="0" w:space="0" w:color="auto"/>
        <w:left w:val="none" w:sz="0" w:space="0" w:color="auto"/>
        <w:bottom w:val="none" w:sz="0" w:space="0" w:color="auto"/>
        <w:right w:val="none" w:sz="0" w:space="0" w:color="auto"/>
      </w:divBdr>
    </w:div>
    <w:div w:id="320815316">
      <w:bodyDiv w:val="1"/>
      <w:marLeft w:val="0"/>
      <w:marRight w:val="0"/>
      <w:marTop w:val="0"/>
      <w:marBottom w:val="0"/>
      <w:divBdr>
        <w:top w:val="none" w:sz="0" w:space="0" w:color="auto"/>
        <w:left w:val="none" w:sz="0" w:space="0" w:color="auto"/>
        <w:bottom w:val="none" w:sz="0" w:space="0" w:color="auto"/>
        <w:right w:val="none" w:sz="0" w:space="0" w:color="auto"/>
      </w:divBdr>
    </w:div>
    <w:div w:id="355619749">
      <w:bodyDiv w:val="1"/>
      <w:marLeft w:val="0"/>
      <w:marRight w:val="0"/>
      <w:marTop w:val="0"/>
      <w:marBottom w:val="0"/>
      <w:divBdr>
        <w:top w:val="none" w:sz="0" w:space="0" w:color="auto"/>
        <w:left w:val="none" w:sz="0" w:space="0" w:color="auto"/>
        <w:bottom w:val="none" w:sz="0" w:space="0" w:color="auto"/>
        <w:right w:val="none" w:sz="0" w:space="0" w:color="auto"/>
      </w:divBdr>
    </w:div>
    <w:div w:id="362288972">
      <w:bodyDiv w:val="1"/>
      <w:marLeft w:val="0"/>
      <w:marRight w:val="0"/>
      <w:marTop w:val="0"/>
      <w:marBottom w:val="0"/>
      <w:divBdr>
        <w:top w:val="none" w:sz="0" w:space="0" w:color="auto"/>
        <w:left w:val="none" w:sz="0" w:space="0" w:color="auto"/>
        <w:bottom w:val="none" w:sz="0" w:space="0" w:color="auto"/>
        <w:right w:val="none" w:sz="0" w:space="0" w:color="auto"/>
      </w:divBdr>
    </w:div>
    <w:div w:id="405110156">
      <w:bodyDiv w:val="1"/>
      <w:marLeft w:val="0"/>
      <w:marRight w:val="0"/>
      <w:marTop w:val="0"/>
      <w:marBottom w:val="0"/>
      <w:divBdr>
        <w:top w:val="none" w:sz="0" w:space="0" w:color="auto"/>
        <w:left w:val="none" w:sz="0" w:space="0" w:color="auto"/>
        <w:bottom w:val="none" w:sz="0" w:space="0" w:color="auto"/>
        <w:right w:val="none" w:sz="0" w:space="0" w:color="auto"/>
      </w:divBdr>
    </w:div>
    <w:div w:id="418252118">
      <w:bodyDiv w:val="1"/>
      <w:marLeft w:val="0"/>
      <w:marRight w:val="0"/>
      <w:marTop w:val="0"/>
      <w:marBottom w:val="0"/>
      <w:divBdr>
        <w:top w:val="none" w:sz="0" w:space="0" w:color="auto"/>
        <w:left w:val="none" w:sz="0" w:space="0" w:color="auto"/>
        <w:bottom w:val="none" w:sz="0" w:space="0" w:color="auto"/>
        <w:right w:val="none" w:sz="0" w:space="0" w:color="auto"/>
      </w:divBdr>
    </w:div>
    <w:div w:id="455872159">
      <w:bodyDiv w:val="1"/>
      <w:marLeft w:val="0"/>
      <w:marRight w:val="0"/>
      <w:marTop w:val="0"/>
      <w:marBottom w:val="0"/>
      <w:divBdr>
        <w:top w:val="none" w:sz="0" w:space="0" w:color="auto"/>
        <w:left w:val="none" w:sz="0" w:space="0" w:color="auto"/>
        <w:bottom w:val="none" w:sz="0" w:space="0" w:color="auto"/>
        <w:right w:val="none" w:sz="0" w:space="0" w:color="auto"/>
      </w:divBdr>
    </w:div>
    <w:div w:id="487981604">
      <w:bodyDiv w:val="1"/>
      <w:marLeft w:val="0"/>
      <w:marRight w:val="0"/>
      <w:marTop w:val="0"/>
      <w:marBottom w:val="0"/>
      <w:divBdr>
        <w:top w:val="none" w:sz="0" w:space="0" w:color="auto"/>
        <w:left w:val="none" w:sz="0" w:space="0" w:color="auto"/>
        <w:bottom w:val="none" w:sz="0" w:space="0" w:color="auto"/>
        <w:right w:val="none" w:sz="0" w:space="0" w:color="auto"/>
      </w:divBdr>
    </w:div>
    <w:div w:id="512038383">
      <w:bodyDiv w:val="1"/>
      <w:marLeft w:val="0"/>
      <w:marRight w:val="0"/>
      <w:marTop w:val="0"/>
      <w:marBottom w:val="0"/>
      <w:divBdr>
        <w:top w:val="none" w:sz="0" w:space="0" w:color="auto"/>
        <w:left w:val="none" w:sz="0" w:space="0" w:color="auto"/>
        <w:bottom w:val="none" w:sz="0" w:space="0" w:color="auto"/>
        <w:right w:val="none" w:sz="0" w:space="0" w:color="auto"/>
      </w:divBdr>
    </w:div>
    <w:div w:id="586698122">
      <w:bodyDiv w:val="1"/>
      <w:marLeft w:val="0"/>
      <w:marRight w:val="0"/>
      <w:marTop w:val="0"/>
      <w:marBottom w:val="0"/>
      <w:divBdr>
        <w:top w:val="none" w:sz="0" w:space="0" w:color="auto"/>
        <w:left w:val="none" w:sz="0" w:space="0" w:color="auto"/>
        <w:bottom w:val="none" w:sz="0" w:space="0" w:color="auto"/>
        <w:right w:val="none" w:sz="0" w:space="0" w:color="auto"/>
      </w:divBdr>
    </w:div>
    <w:div w:id="626737157">
      <w:bodyDiv w:val="1"/>
      <w:marLeft w:val="0"/>
      <w:marRight w:val="0"/>
      <w:marTop w:val="0"/>
      <w:marBottom w:val="0"/>
      <w:divBdr>
        <w:top w:val="none" w:sz="0" w:space="0" w:color="auto"/>
        <w:left w:val="none" w:sz="0" w:space="0" w:color="auto"/>
        <w:bottom w:val="none" w:sz="0" w:space="0" w:color="auto"/>
        <w:right w:val="none" w:sz="0" w:space="0" w:color="auto"/>
      </w:divBdr>
    </w:div>
    <w:div w:id="668678134">
      <w:bodyDiv w:val="1"/>
      <w:marLeft w:val="0"/>
      <w:marRight w:val="0"/>
      <w:marTop w:val="0"/>
      <w:marBottom w:val="0"/>
      <w:divBdr>
        <w:top w:val="none" w:sz="0" w:space="0" w:color="auto"/>
        <w:left w:val="none" w:sz="0" w:space="0" w:color="auto"/>
        <w:bottom w:val="none" w:sz="0" w:space="0" w:color="auto"/>
        <w:right w:val="none" w:sz="0" w:space="0" w:color="auto"/>
      </w:divBdr>
    </w:div>
    <w:div w:id="670834412">
      <w:bodyDiv w:val="1"/>
      <w:marLeft w:val="0"/>
      <w:marRight w:val="0"/>
      <w:marTop w:val="0"/>
      <w:marBottom w:val="0"/>
      <w:divBdr>
        <w:top w:val="none" w:sz="0" w:space="0" w:color="auto"/>
        <w:left w:val="none" w:sz="0" w:space="0" w:color="auto"/>
        <w:bottom w:val="none" w:sz="0" w:space="0" w:color="auto"/>
        <w:right w:val="none" w:sz="0" w:space="0" w:color="auto"/>
      </w:divBdr>
    </w:div>
    <w:div w:id="673915986">
      <w:bodyDiv w:val="1"/>
      <w:marLeft w:val="0"/>
      <w:marRight w:val="0"/>
      <w:marTop w:val="0"/>
      <w:marBottom w:val="0"/>
      <w:divBdr>
        <w:top w:val="none" w:sz="0" w:space="0" w:color="auto"/>
        <w:left w:val="none" w:sz="0" w:space="0" w:color="auto"/>
        <w:bottom w:val="none" w:sz="0" w:space="0" w:color="auto"/>
        <w:right w:val="none" w:sz="0" w:space="0" w:color="auto"/>
      </w:divBdr>
    </w:div>
    <w:div w:id="681443751">
      <w:bodyDiv w:val="1"/>
      <w:marLeft w:val="0"/>
      <w:marRight w:val="0"/>
      <w:marTop w:val="0"/>
      <w:marBottom w:val="0"/>
      <w:divBdr>
        <w:top w:val="none" w:sz="0" w:space="0" w:color="auto"/>
        <w:left w:val="none" w:sz="0" w:space="0" w:color="auto"/>
        <w:bottom w:val="none" w:sz="0" w:space="0" w:color="auto"/>
        <w:right w:val="none" w:sz="0" w:space="0" w:color="auto"/>
      </w:divBdr>
    </w:div>
    <w:div w:id="685835885">
      <w:bodyDiv w:val="1"/>
      <w:marLeft w:val="0"/>
      <w:marRight w:val="0"/>
      <w:marTop w:val="0"/>
      <w:marBottom w:val="0"/>
      <w:divBdr>
        <w:top w:val="none" w:sz="0" w:space="0" w:color="auto"/>
        <w:left w:val="none" w:sz="0" w:space="0" w:color="auto"/>
        <w:bottom w:val="none" w:sz="0" w:space="0" w:color="auto"/>
        <w:right w:val="none" w:sz="0" w:space="0" w:color="auto"/>
      </w:divBdr>
    </w:div>
    <w:div w:id="692192671">
      <w:bodyDiv w:val="1"/>
      <w:marLeft w:val="0"/>
      <w:marRight w:val="0"/>
      <w:marTop w:val="0"/>
      <w:marBottom w:val="0"/>
      <w:divBdr>
        <w:top w:val="none" w:sz="0" w:space="0" w:color="auto"/>
        <w:left w:val="none" w:sz="0" w:space="0" w:color="auto"/>
        <w:bottom w:val="none" w:sz="0" w:space="0" w:color="auto"/>
        <w:right w:val="none" w:sz="0" w:space="0" w:color="auto"/>
      </w:divBdr>
    </w:div>
    <w:div w:id="715592143">
      <w:bodyDiv w:val="1"/>
      <w:marLeft w:val="0"/>
      <w:marRight w:val="0"/>
      <w:marTop w:val="0"/>
      <w:marBottom w:val="0"/>
      <w:divBdr>
        <w:top w:val="none" w:sz="0" w:space="0" w:color="auto"/>
        <w:left w:val="none" w:sz="0" w:space="0" w:color="auto"/>
        <w:bottom w:val="none" w:sz="0" w:space="0" w:color="auto"/>
        <w:right w:val="none" w:sz="0" w:space="0" w:color="auto"/>
      </w:divBdr>
    </w:div>
    <w:div w:id="781268838">
      <w:bodyDiv w:val="1"/>
      <w:marLeft w:val="0"/>
      <w:marRight w:val="0"/>
      <w:marTop w:val="0"/>
      <w:marBottom w:val="0"/>
      <w:divBdr>
        <w:top w:val="none" w:sz="0" w:space="0" w:color="auto"/>
        <w:left w:val="none" w:sz="0" w:space="0" w:color="auto"/>
        <w:bottom w:val="none" w:sz="0" w:space="0" w:color="auto"/>
        <w:right w:val="none" w:sz="0" w:space="0" w:color="auto"/>
      </w:divBdr>
    </w:div>
    <w:div w:id="872772702">
      <w:bodyDiv w:val="1"/>
      <w:marLeft w:val="0"/>
      <w:marRight w:val="0"/>
      <w:marTop w:val="0"/>
      <w:marBottom w:val="0"/>
      <w:divBdr>
        <w:top w:val="none" w:sz="0" w:space="0" w:color="auto"/>
        <w:left w:val="none" w:sz="0" w:space="0" w:color="auto"/>
        <w:bottom w:val="none" w:sz="0" w:space="0" w:color="auto"/>
        <w:right w:val="none" w:sz="0" w:space="0" w:color="auto"/>
      </w:divBdr>
    </w:div>
    <w:div w:id="875235086">
      <w:bodyDiv w:val="1"/>
      <w:marLeft w:val="0"/>
      <w:marRight w:val="0"/>
      <w:marTop w:val="0"/>
      <w:marBottom w:val="0"/>
      <w:divBdr>
        <w:top w:val="none" w:sz="0" w:space="0" w:color="auto"/>
        <w:left w:val="none" w:sz="0" w:space="0" w:color="auto"/>
        <w:bottom w:val="none" w:sz="0" w:space="0" w:color="auto"/>
        <w:right w:val="none" w:sz="0" w:space="0" w:color="auto"/>
      </w:divBdr>
    </w:div>
    <w:div w:id="993532748">
      <w:bodyDiv w:val="1"/>
      <w:marLeft w:val="0"/>
      <w:marRight w:val="0"/>
      <w:marTop w:val="0"/>
      <w:marBottom w:val="0"/>
      <w:divBdr>
        <w:top w:val="none" w:sz="0" w:space="0" w:color="auto"/>
        <w:left w:val="none" w:sz="0" w:space="0" w:color="auto"/>
        <w:bottom w:val="none" w:sz="0" w:space="0" w:color="auto"/>
        <w:right w:val="none" w:sz="0" w:space="0" w:color="auto"/>
      </w:divBdr>
    </w:div>
    <w:div w:id="1031883945">
      <w:bodyDiv w:val="1"/>
      <w:marLeft w:val="0"/>
      <w:marRight w:val="0"/>
      <w:marTop w:val="0"/>
      <w:marBottom w:val="0"/>
      <w:divBdr>
        <w:top w:val="none" w:sz="0" w:space="0" w:color="auto"/>
        <w:left w:val="none" w:sz="0" w:space="0" w:color="auto"/>
        <w:bottom w:val="none" w:sz="0" w:space="0" w:color="auto"/>
        <w:right w:val="none" w:sz="0" w:space="0" w:color="auto"/>
      </w:divBdr>
    </w:div>
    <w:div w:id="1121533864">
      <w:bodyDiv w:val="1"/>
      <w:marLeft w:val="0"/>
      <w:marRight w:val="0"/>
      <w:marTop w:val="0"/>
      <w:marBottom w:val="0"/>
      <w:divBdr>
        <w:top w:val="none" w:sz="0" w:space="0" w:color="auto"/>
        <w:left w:val="none" w:sz="0" w:space="0" w:color="auto"/>
        <w:bottom w:val="none" w:sz="0" w:space="0" w:color="auto"/>
        <w:right w:val="none" w:sz="0" w:space="0" w:color="auto"/>
      </w:divBdr>
    </w:div>
    <w:div w:id="1198275426">
      <w:bodyDiv w:val="1"/>
      <w:marLeft w:val="0"/>
      <w:marRight w:val="0"/>
      <w:marTop w:val="0"/>
      <w:marBottom w:val="0"/>
      <w:divBdr>
        <w:top w:val="none" w:sz="0" w:space="0" w:color="auto"/>
        <w:left w:val="none" w:sz="0" w:space="0" w:color="auto"/>
        <w:bottom w:val="none" w:sz="0" w:space="0" w:color="auto"/>
        <w:right w:val="none" w:sz="0" w:space="0" w:color="auto"/>
      </w:divBdr>
    </w:div>
    <w:div w:id="1258296839">
      <w:bodyDiv w:val="1"/>
      <w:marLeft w:val="0"/>
      <w:marRight w:val="0"/>
      <w:marTop w:val="0"/>
      <w:marBottom w:val="0"/>
      <w:divBdr>
        <w:top w:val="none" w:sz="0" w:space="0" w:color="auto"/>
        <w:left w:val="none" w:sz="0" w:space="0" w:color="auto"/>
        <w:bottom w:val="none" w:sz="0" w:space="0" w:color="auto"/>
        <w:right w:val="none" w:sz="0" w:space="0" w:color="auto"/>
      </w:divBdr>
    </w:div>
    <w:div w:id="1346052655">
      <w:bodyDiv w:val="1"/>
      <w:marLeft w:val="0"/>
      <w:marRight w:val="0"/>
      <w:marTop w:val="0"/>
      <w:marBottom w:val="0"/>
      <w:divBdr>
        <w:top w:val="none" w:sz="0" w:space="0" w:color="auto"/>
        <w:left w:val="none" w:sz="0" w:space="0" w:color="auto"/>
        <w:bottom w:val="none" w:sz="0" w:space="0" w:color="auto"/>
        <w:right w:val="none" w:sz="0" w:space="0" w:color="auto"/>
      </w:divBdr>
    </w:div>
    <w:div w:id="1353993331">
      <w:bodyDiv w:val="1"/>
      <w:marLeft w:val="0"/>
      <w:marRight w:val="0"/>
      <w:marTop w:val="0"/>
      <w:marBottom w:val="0"/>
      <w:divBdr>
        <w:top w:val="none" w:sz="0" w:space="0" w:color="auto"/>
        <w:left w:val="none" w:sz="0" w:space="0" w:color="auto"/>
        <w:bottom w:val="none" w:sz="0" w:space="0" w:color="auto"/>
        <w:right w:val="none" w:sz="0" w:space="0" w:color="auto"/>
      </w:divBdr>
    </w:div>
    <w:div w:id="1379205864">
      <w:bodyDiv w:val="1"/>
      <w:marLeft w:val="0"/>
      <w:marRight w:val="0"/>
      <w:marTop w:val="0"/>
      <w:marBottom w:val="0"/>
      <w:divBdr>
        <w:top w:val="none" w:sz="0" w:space="0" w:color="auto"/>
        <w:left w:val="none" w:sz="0" w:space="0" w:color="auto"/>
        <w:bottom w:val="none" w:sz="0" w:space="0" w:color="auto"/>
        <w:right w:val="none" w:sz="0" w:space="0" w:color="auto"/>
      </w:divBdr>
    </w:div>
    <w:div w:id="1505583957">
      <w:bodyDiv w:val="1"/>
      <w:marLeft w:val="0"/>
      <w:marRight w:val="0"/>
      <w:marTop w:val="0"/>
      <w:marBottom w:val="0"/>
      <w:divBdr>
        <w:top w:val="none" w:sz="0" w:space="0" w:color="auto"/>
        <w:left w:val="none" w:sz="0" w:space="0" w:color="auto"/>
        <w:bottom w:val="none" w:sz="0" w:space="0" w:color="auto"/>
        <w:right w:val="none" w:sz="0" w:space="0" w:color="auto"/>
      </w:divBdr>
    </w:div>
    <w:div w:id="1511288080">
      <w:bodyDiv w:val="1"/>
      <w:marLeft w:val="0"/>
      <w:marRight w:val="0"/>
      <w:marTop w:val="0"/>
      <w:marBottom w:val="0"/>
      <w:divBdr>
        <w:top w:val="none" w:sz="0" w:space="0" w:color="auto"/>
        <w:left w:val="none" w:sz="0" w:space="0" w:color="auto"/>
        <w:bottom w:val="none" w:sz="0" w:space="0" w:color="auto"/>
        <w:right w:val="none" w:sz="0" w:space="0" w:color="auto"/>
      </w:divBdr>
    </w:div>
    <w:div w:id="1541480586">
      <w:bodyDiv w:val="1"/>
      <w:marLeft w:val="0"/>
      <w:marRight w:val="0"/>
      <w:marTop w:val="0"/>
      <w:marBottom w:val="0"/>
      <w:divBdr>
        <w:top w:val="none" w:sz="0" w:space="0" w:color="auto"/>
        <w:left w:val="none" w:sz="0" w:space="0" w:color="auto"/>
        <w:bottom w:val="none" w:sz="0" w:space="0" w:color="auto"/>
        <w:right w:val="none" w:sz="0" w:space="0" w:color="auto"/>
      </w:divBdr>
    </w:div>
    <w:div w:id="1548486511">
      <w:bodyDiv w:val="1"/>
      <w:marLeft w:val="0"/>
      <w:marRight w:val="0"/>
      <w:marTop w:val="0"/>
      <w:marBottom w:val="0"/>
      <w:divBdr>
        <w:top w:val="none" w:sz="0" w:space="0" w:color="auto"/>
        <w:left w:val="none" w:sz="0" w:space="0" w:color="auto"/>
        <w:bottom w:val="none" w:sz="0" w:space="0" w:color="auto"/>
        <w:right w:val="none" w:sz="0" w:space="0" w:color="auto"/>
      </w:divBdr>
    </w:div>
    <w:div w:id="1551720038">
      <w:bodyDiv w:val="1"/>
      <w:marLeft w:val="0"/>
      <w:marRight w:val="0"/>
      <w:marTop w:val="0"/>
      <w:marBottom w:val="0"/>
      <w:divBdr>
        <w:top w:val="none" w:sz="0" w:space="0" w:color="auto"/>
        <w:left w:val="none" w:sz="0" w:space="0" w:color="auto"/>
        <w:bottom w:val="none" w:sz="0" w:space="0" w:color="auto"/>
        <w:right w:val="none" w:sz="0" w:space="0" w:color="auto"/>
      </w:divBdr>
    </w:div>
    <w:div w:id="1573659688">
      <w:bodyDiv w:val="1"/>
      <w:marLeft w:val="0"/>
      <w:marRight w:val="0"/>
      <w:marTop w:val="0"/>
      <w:marBottom w:val="0"/>
      <w:divBdr>
        <w:top w:val="none" w:sz="0" w:space="0" w:color="auto"/>
        <w:left w:val="none" w:sz="0" w:space="0" w:color="auto"/>
        <w:bottom w:val="none" w:sz="0" w:space="0" w:color="auto"/>
        <w:right w:val="none" w:sz="0" w:space="0" w:color="auto"/>
      </w:divBdr>
    </w:div>
    <w:div w:id="1636597755">
      <w:bodyDiv w:val="1"/>
      <w:marLeft w:val="0"/>
      <w:marRight w:val="0"/>
      <w:marTop w:val="0"/>
      <w:marBottom w:val="0"/>
      <w:divBdr>
        <w:top w:val="none" w:sz="0" w:space="0" w:color="auto"/>
        <w:left w:val="none" w:sz="0" w:space="0" w:color="auto"/>
        <w:bottom w:val="none" w:sz="0" w:space="0" w:color="auto"/>
        <w:right w:val="none" w:sz="0" w:space="0" w:color="auto"/>
      </w:divBdr>
    </w:div>
    <w:div w:id="1656183881">
      <w:bodyDiv w:val="1"/>
      <w:marLeft w:val="0"/>
      <w:marRight w:val="0"/>
      <w:marTop w:val="0"/>
      <w:marBottom w:val="0"/>
      <w:divBdr>
        <w:top w:val="none" w:sz="0" w:space="0" w:color="auto"/>
        <w:left w:val="none" w:sz="0" w:space="0" w:color="auto"/>
        <w:bottom w:val="none" w:sz="0" w:space="0" w:color="auto"/>
        <w:right w:val="none" w:sz="0" w:space="0" w:color="auto"/>
      </w:divBdr>
    </w:div>
    <w:div w:id="1718704037">
      <w:bodyDiv w:val="1"/>
      <w:marLeft w:val="0"/>
      <w:marRight w:val="0"/>
      <w:marTop w:val="0"/>
      <w:marBottom w:val="0"/>
      <w:divBdr>
        <w:top w:val="none" w:sz="0" w:space="0" w:color="auto"/>
        <w:left w:val="none" w:sz="0" w:space="0" w:color="auto"/>
        <w:bottom w:val="none" w:sz="0" w:space="0" w:color="auto"/>
        <w:right w:val="none" w:sz="0" w:space="0" w:color="auto"/>
      </w:divBdr>
    </w:div>
    <w:div w:id="1770809267">
      <w:bodyDiv w:val="1"/>
      <w:marLeft w:val="0"/>
      <w:marRight w:val="0"/>
      <w:marTop w:val="0"/>
      <w:marBottom w:val="0"/>
      <w:divBdr>
        <w:top w:val="none" w:sz="0" w:space="0" w:color="auto"/>
        <w:left w:val="none" w:sz="0" w:space="0" w:color="auto"/>
        <w:bottom w:val="none" w:sz="0" w:space="0" w:color="auto"/>
        <w:right w:val="none" w:sz="0" w:space="0" w:color="auto"/>
      </w:divBdr>
    </w:div>
    <w:div w:id="1785735238">
      <w:bodyDiv w:val="1"/>
      <w:marLeft w:val="0"/>
      <w:marRight w:val="0"/>
      <w:marTop w:val="0"/>
      <w:marBottom w:val="0"/>
      <w:divBdr>
        <w:top w:val="none" w:sz="0" w:space="0" w:color="auto"/>
        <w:left w:val="none" w:sz="0" w:space="0" w:color="auto"/>
        <w:bottom w:val="none" w:sz="0" w:space="0" w:color="auto"/>
        <w:right w:val="none" w:sz="0" w:space="0" w:color="auto"/>
      </w:divBdr>
    </w:div>
    <w:div w:id="1815873097">
      <w:bodyDiv w:val="1"/>
      <w:marLeft w:val="0"/>
      <w:marRight w:val="0"/>
      <w:marTop w:val="0"/>
      <w:marBottom w:val="0"/>
      <w:divBdr>
        <w:top w:val="none" w:sz="0" w:space="0" w:color="auto"/>
        <w:left w:val="none" w:sz="0" w:space="0" w:color="auto"/>
        <w:bottom w:val="none" w:sz="0" w:space="0" w:color="auto"/>
        <w:right w:val="none" w:sz="0" w:space="0" w:color="auto"/>
      </w:divBdr>
    </w:div>
    <w:div w:id="1826621742">
      <w:bodyDiv w:val="1"/>
      <w:marLeft w:val="0"/>
      <w:marRight w:val="0"/>
      <w:marTop w:val="0"/>
      <w:marBottom w:val="0"/>
      <w:divBdr>
        <w:top w:val="none" w:sz="0" w:space="0" w:color="auto"/>
        <w:left w:val="none" w:sz="0" w:space="0" w:color="auto"/>
        <w:bottom w:val="none" w:sz="0" w:space="0" w:color="auto"/>
        <w:right w:val="none" w:sz="0" w:space="0" w:color="auto"/>
      </w:divBdr>
    </w:div>
    <w:div w:id="1835996480">
      <w:bodyDiv w:val="1"/>
      <w:marLeft w:val="0"/>
      <w:marRight w:val="0"/>
      <w:marTop w:val="0"/>
      <w:marBottom w:val="0"/>
      <w:divBdr>
        <w:top w:val="none" w:sz="0" w:space="0" w:color="auto"/>
        <w:left w:val="none" w:sz="0" w:space="0" w:color="auto"/>
        <w:bottom w:val="none" w:sz="0" w:space="0" w:color="auto"/>
        <w:right w:val="none" w:sz="0" w:space="0" w:color="auto"/>
      </w:divBdr>
    </w:div>
    <w:div w:id="1843624733">
      <w:bodyDiv w:val="1"/>
      <w:marLeft w:val="0"/>
      <w:marRight w:val="0"/>
      <w:marTop w:val="0"/>
      <w:marBottom w:val="0"/>
      <w:divBdr>
        <w:top w:val="none" w:sz="0" w:space="0" w:color="auto"/>
        <w:left w:val="none" w:sz="0" w:space="0" w:color="auto"/>
        <w:bottom w:val="none" w:sz="0" w:space="0" w:color="auto"/>
        <w:right w:val="none" w:sz="0" w:space="0" w:color="auto"/>
      </w:divBdr>
    </w:div>
    <w:div w:id="1879195943">
      <w:bodyDiv w:val="1"/>
      <w:marLeft w:val="0"/>
      <w:marRight w:val="0"/>
      <w:marTop w:val="0"/>
      <w:marBottom w:val="0"/>
      <w:divBdr>
        <w:top w:val="none" w:sz="0" w:space="0" w:color="auto"/>
        <w:left w:val="none" w:sz="0" w:space="0" w:color="auto"/>
        <w:bottom w:val="none" w:sz="0" w:space="0" w:color="auto"/>
        <w:right w:val="none" w:sz="0" w:space="0" w:color="auto"/>
      </w:divBdr>
    </w:div>
    <w:div w:id="1900092282">
      <w:bodyDiv w:val="1"/>
      <w:marLeft w:val="0"/>
      <w:marRight w:val="0"/>
      <w:marTop w:val="0"/>
      <w:marBottom w:val="0"/>
      <w:divBdr>
        <w:top w:val="none" w:sz="0" w:space="0" w:color="auto"/>
        <w:left w:val="none" w:sz="0" w:space="0" w:color="auto"/>
        <w:bottom w:val="none" w:sz="0" w:space="0" w:color="auto"/>
        <w:right w:val="none" w:sz="0" w:space="0" w:color="auto"/>
      </w:divBdr>
    </w:div>
    <w:div w:id="1900095334">
      <w:bodyDiv w:val="1"/>
      <w:marLeft w:val="0"/>
      <w:marRight w:val="0"/>
      <w:marTop w:val="0"/>
      <w:marBottom w:val="0"/>
      <w:divBdr>
        <w:top w:val="none" w:sz="0" w:space="0" w:color="auto"/>
        <w:left w:val="none" w:sz="0" w:space="0" w:color="auto"/>
        <w:bottom w:val="none" w:sz="0" w:space="0" w:color="auto"/>
        <w:right w:val="none" w:sz="0" w:space="0" w:color="auto"/>
      </w:divBdr>
    </w:div>
    <w:div w:id="1915168045">
      <w:bodyDiv w:val="1"/>
      <w:marLeft w:val="0"/>
      <w:marRight w:val="0"/>
      <w:marTop w:val="0"/>
      <w:marBottom w:val="0"/>
      <w:divBdr>
        <w:top w:val="none" w:sz="0" w:space="0" w:color="auto"/>
        <w:left w:val="none" w:sz="0" w:space="0" w:color="auto"/>
        <w:bottom w:val="none" w:sz="0" w:space="0" w:color="auto"/>
        <w:right w:val="none" w:sz="0" w:space="0" w:color="auto"/>
      </w:divBdr>
    </w:div>
    <w:div w:id="1937399785">
      <w:bodyDiv w:val="1"/>
      <w:marLeft w:val="0"/>
      <w:marRight w:val="0"/>
      <w:marTop w:val="0"/>
      <w:marBottom w:val="0"/>
      <w:divBdr>
        <w:top w:val="none" w:sz="0" w:space="0" w:color="auto"/>
        <w:left w:val="none" w:sz="0" w:space="0" w:color="auto"/>
        <w:bottom w:val="none" w:sz="0" w:space="0" w:color="auto"/>
        <w:right w:val="none" w:sz="0" w:space="0" w:color="auto"/>
      </w:divBdr>
    </w:div>
    <w:div w:id="1958641274">
      <w:bodyDiv w:val="1"/>
      <w:marLeft w:val="0"/>
      <w:marRight w:val="0"/>
      <w:marTop w:val="0"/>
      <w:marBottom w:val="0"/>
      <w:divBdr>
        <w:top w:val="none" w:sz="0" w:space="0" w:color="auto"/>
        <w:left w:val="none" w:sz="0" w:space="0" w:color="auto"/>
        <w:bottom w:val="none" w:sz="0" w:space="0" w:color="auto"/>
        <w:right w:val="none" w:sz="0" w:space="0" w:color="auto"/>
      </w:divBdr>
    </w:div>
    <w:div w:id="1963219144">
      <w:bodyDiv w:val="1"/>
      <w:marLeft w:val="0"/>
      <w:marRight w:val="0"/>
      <w:marTop w:val="0"/>
      <w:marBottom w:val="0"/>
      <w:divBdr>
        <w:top w:val="none" w:sz="0" w:space="0" w:color="auto"/>
        <w:left w:val="none" w:sz="0" w:space="0" w:color="auto"/>
        <w:bottom w:val="none" w:sz="0" w:space="0" w:color="auto"/>
        <w:right w:val="none" w:sz="0" w:space="0" w:color="auto"/>
      </w:divBdr>
    </w:div>
    <w:div w:id="1963225119">
      <w:bodyDiv w:val="1"/>
      <w:marLeft w:val="0"/>
      <w:marRight w:val="0"/>
      <w:marTop w:val="0"/>
      <w:marBottom w:val="0"/>
      <w:divBdr>
        <w:top w:val="none" w:sz="0" w:space="0" w:color="auto"/>
        <w:left w:val="none" w:sz="0" w:space="0" w:color="auto"/>
        <w:bottom w:val="none" w:sz="0" w:space="0" w:color="auto"/>
        <w:right w:val="none" w:sz="0" w:space="0" w:color="auto"/>
      </w:divBdr>
    </w:div>
    <w:div w:id="1980726694">
      <w:bodyDiv w:val="1"/>
      <w:marLeft w:val="0"/>
      <w:marRight w:val="0"/>
      <w:marTop w:val="0"/>
      <w:marBottom w:val="0"/>
      <w:divBdr>
        <w:top w:val="none" w:sz="0" w:space="0" w:color="auto"/>
        <w:left w:val="none" w:sz="0" w:space="0" w:color="auto"/>
        <w:bottom w:val="none" w:sz="0" w:space="0" w:color="auto"/>
        <w:right w:val="none" w:sz="0" w:space="0" w:color="auto"/>
      </w:divBdr>
    </w:div>
    <w:div w:id="1990015627">
      <w:bodyDiv w:val="1"/>
      <w:marLeft w:val="0"/>
      <w:marRight w:val="0"/>
      <w:marTop w:val="0"/>
      <w:marBottom w:val="0"/>
      <w:divBdr>
        <w:top w:val="none" w:sz="0" w:space="0" w:color="auto"/>
        <w:left w:val="none" w:sz="0" w:space="0" w:color="auto"/>
        <w:bottom w:val="none" w:sz="0" w:space="0" w:color="auto"/>
        <w:right w:val="none" w:sz="0" w:space="0" w:color="auto"/>
      </w:divBdr>
    </w:div>
    <w:div w:id="2125345595">
      <w:bodyDiv w:val="1"/>
      <w:marLeft w:val="0"/>
      <w:marRight w:val="0"/>
      <w:marTop w:val="0"/>
      <w:marBottom w:val="0"/>
      <w:divBdr>
        <w:top w:val="none" w:sz="0" w:space="0" w:color="auto"/>
        <w:left w:val="none" w:sz="0" w:space="0" w:color="auto"/>
        <w:bottom w:val="none" w:sz="0" w:space="0" w:color="auto"/>
        <w:right w:val="none" w:sz="0" w:space="0" w:color="auto"/>
      </w:divBdr>
    </w:div>
    <w:div w:id="21265366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chart" Target="charts/chart6.xml"/><Relationship Id="rId39" Type="http://schemas.openxmlformats.org/officeDocument/2006/relationships/image" Target="media/image18.png"/><Relationship Id="rId21" Type="http://schemas.openxmlformats.org/officeDocument/2006/relationships/chart" Target="charts/chart1.xml"/><Relationship Id="rId34" Type="http://schemas.openxmlformats.org/officeDocument/2006/relationships/image" Target="media/image14.jpeg"/><Relationship Id="rId42" Type="http://schemas.openxmlformats.org/officeDocument/2006/relationships/image" Target="media/image21.jpeg"/><Relationship Id="rId47" Type="http://schemas.openxmlformats.org/officeDocument/2006/relationships/image" Target="media/image24.jpeg"/><Relationship Id="rId50" Type="http://schemas.openxmlformats.org/officeDocument/2006/relationships/image" Target="media/image27.png"/><Relationship Id="rId55" Type="http://schemas.openxmlformats.org/officeDocument/2006/relationships/image" Target="media/image29.jpeg"/><Relationship Id="rId63" Type="http://schemas.openxmlformats.org/officeDocument/2006/relationships/image" Target="media/image31.jpeg"/><Relationship Id="rId68" Type="http://schemas.openxmlformats.org/officeDocument/2006/relationships/chart" Target="charts/chart16.xml"/><Relationship Id="rId76" Type="http://schemas.openxmlformats.org/officeDocument/2006/relationships/chart" Target="charts/chart24.xml"/><Relationship Id="rId84" Type="http://schemas.openxmlformats.org/officeDocument/2006/relationships/chart" Target="charts/chart30.xml"/><Relationship Id="rId89" Type="http://schemas.openxmlformats.org/officeDocument/2006/relationships/image" Target="media/image38.png"/><Relationship Id="rId7" Type="http://schemas.openxmlformats.org/officeDocument/2006/relationships/footnotes" Target="footnotes.xml"/><Relationship Id="rId71" Type="http://schemas.openxmlformats.org/officeDocument/2006/relationships/chart" Target="charts/chart19.xml"/><Relationship Id="rId92"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hyperlink" Target="https://en.oxforddictionaries.com/definition/gyroscope" TargetMode="External"/><Relationship Id="rId11" Type="http://schemas.openxmlformats.org/officeDocument/2006/relationships/footer" Target="footer2.xml"/><Relationship Id="rId24" Type="http://schemas.openxmlformats.org/officeDocument/2006/relationships/chart" Target="charts/chart4.xml"/><Relationship Id="rId32" Type="http://schemas.openxmlformats.org/officeDocument/2006/relationships/image" Target="media/image12.gif"/><Relationship Id="rId37" Type="http://schemas.openxmlformats.org/officeDocument/2006/relationships/chart" Target="charts/chart8.xml"/><Relationship Id="rId40" Type="http://schemas.openxmlformats.org/officeDocument/2006/relationships/image" Target="media/image19.jpeg"/><Relationship Id="rId45" Type="http://schemas.openxmlformats.org/officeDocument/2006/relationships/image" Target="media/image22.jpeg"/><Relationship Id="rId53" Type="http://schemas.openxmlformats.org/officeDocument/2006/relationships/chart" Target="charts/chart13.xml"/><Relationship Id="rId58" Type="http://schemas.openxmlformats.org/officeDocument/2006/relationships/hyperlink" Target="C:/Users/sunjie/AppData/Local/Youdao/Dict/Application/7.5.2.0/resultui/dict/?keyword=principle" TargetMode="External"/><Relationship Id="rId66" Type="http://schemas.openxmlformats.org/officeDocument/2006/relationships/chart" Target="charts/chart15.xml"/><Relationship Id="rId74" Type="http://schemas.openxmlformats.org/officeDocument/2006/relationships/chart" Target="charts/chart22.xml"/><Relationship Id="rId79" Type="http://schemas.openxmlformats.org/officeDocument/2006/relationships/image" Target="media/image34.png"/><Relationship Id="rId87" Type="http://schemas.openxmlformats.org/officeDocument/2006/relationships/chart" Target="charts/chart31.xml"/><Relationship Id="rId5" Type="http://schemas.openxmlformats.org/officeDocument/2006/relationships/settings" Target="settings.xml"/><Relationship Id="rId61" Type="http://schemas.openxmlformats.org/officeDocument/2006/relationships/hyperlink" Target="C:/Users/sunjie/AppData/Local/Youdao/Dict/Application/7.5.2.0/resultui/dict/?keyword=" TargetMode="External"/><Relationship Id="rId82" Type="http://schemas.openxmlformats.org/officeDocument/2006/relationships/chart" Target="charts/chart28.xml"/><Relationship Id="rId90" Type="http://schemas.openxmlformats.org/officeDocument/2006/relationships/header" Target="header1.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chart" Target="charts/chart9.xml"/><Relationship Id="rId48" Type="http://schemas.openxmlformats.org/officeDocument/2006/relationships/image" Target="media/image25.jpeg"/><Relationship Id="rId56" Type="http://schemas.openxmlformats.org/officeDocument/2006/relationships/image" Target="media/image30.jpeg"/><Relationship Id="rId64" Type="http://schemas.openxmlformats.org/officeDocument/2006/relationships/image" Target="media/image32.jpeg"/><Relationship Id="rId69" Type="http://schemas.openxmlformats.org/officeDocument/2006/relationships/chart" Target="charts/chart17.xml"/><Relationship Id="rId77" Type="http://schemas.openxmlformats.org/officeDocument/2006/relationships/chart" Target="charts/chart25.xml"/><Relationship Id="rId8" Type="http://schemas.openxmlformats.org/officeDocument/2006/relationships/endnotes" Target="endnotes.xml"/><Relationship Id="rId51" Type="http://schemas.openxmlformats.org/officeDocument/2006/relationships/chart" Target="charts/chart11.xml"/><Relationship Id="rId72" Type="http://schemas.openxmlformats.org/officeDocument/2006/relationships/chart" Target="charts/chart20.xml"/><Relationship Id="rId80" Type="http://schemas.openxmlformats.org/officeDocument/2006/relationships/image" Target="media/image35.png"/><Relationship Id="rId85" Type="http://schemas.openxmlformats.org/officeDocument/2006/relationships/image" Target="media/image36.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chart" Target="charts/chart5.xml"/><Relationship Id="rId33" Type="http://schemas.openxmlformats.org/officeDocument/2006/relationships/image" Target="media/image13.jpeg"/><Relationship Id="rId38" Type="http://schemas.openxmlformats.org/officeDocument/2006/relationships/image" Target="media/image17.png"/><Relationship Id="rId46" Type="http://schemas.openxmlformats.org/officeDocument/2006/relationships/image" Target="media/image23.jpeg"/><Relationship Id="rId59" Type="http://schemas.openxmlformats.org/officeDocument/2006/relationships/hyperlink" Target="C:/Users/sunjie/AppData/Local/Youdao/Dict/Application/7.5.2.0/resultui/dict/?keyword=" TargetMode="External"/><Relationship Id="rId67"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0.jpeg"/><Relationship Id="rId54" Type="http://schemas.openxmlformats.org/officeDocument/2006/relationships/image" Target="media/image28.GIF"/><Relationship Id="rId62" Type="http://schemas.openxmlformats.org/officeDocument/2006/relationships/hyperlink" Target="C:/Users/sunjie/AppData/Local/Youdao/Dict/Application/7.5.2.0/resultui/dict/?keyword=equilibrium" TargetMode="External"/><Relationship Id="rId70" Type="http://schemas.openxmlformats.org/officeDocument/2006/relationships/chart" Target="charts/chart18.xml"/><Relationship Id="rId75" Type="http://schemas.openxmlformats.org/officeDocument/2006/relationships/chart" Target="charts/chart23.xml"/><Relationship Id="rId83" Type="http://schemas.openxmlformats.org/officeDocument/2006/relationships/chart" Target="charts/chart29.xml"/><Relationship Id="rId88" Type="http://schemas.openxmlformats.org/officeDocument/2006/relationships/chart" Target="charts/chart3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chart" Target="charts/chart3.xm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hyperlink" Target="C:/Users/sunjie/AppData/Local/Youdao/Dict/Application/7.5.2.0/resultui/dict/?keyword=" TargetMode="External"/><Relationship Id="rId10" Type="http://schemas.openxmlformats.org/officeDocument/2006/relationships/footer" Target="footer1.xml"/><Relationship Id="rId31" Type="http://schemas.openxmlformats.org/officeDocument/2006/relationships/image" Target="media/image11.emf"/><Relationship Id="rId44" Type="http://schemas.openxmlformats.org/officeDocument/2006/relationships/chart" Target="charts/chart10.xml"/><Relationship Id="rId52" Type="http://schemas.openxmlformats.org/officeDocument/2006/relationships/chart" Target="charts/chart12.xml"/><Relationship Id="rId60" Type="http://schemas.openxmlformats.org/officeDocument/2006/relationships/hyperlink" Target="C:/Users/sunjie/AppData/Local/Youdao/Dict/Application/7.5.2.0/resultui/dict/?keyword=of" TargetMode="External"/><Relationship Id="rId65" Type="http://schemas.openxmlformats.org/officeDocument/2006/relationships/chart" Target="charts/chart14.xml"/><Relationship Id="rId73" Type="http://schemas.openxmlformats.org/officeDocument/2006/relationships/chart" Target="charts/chart21.xml"/><Relationship Id="rId78" Type="http://schemas.openxmlformats.org/officeDocument/2006/relationships/chart" Target="charts/chart26.xml"/><Relationship Id="rId81" Type="http://schemas.openxmlformats.org/officeDocument/2006/relationships/chart" Target="charts/chart27.xml"/><Relationship Id="rId86" Type="http://schemas.openxmlformats.org/officeDocument/2006/relationships/image" Target="media/image37.png"/><Relationship Id="rId4" Type="http://schemas.openxmlformats.org/officeDocument/2006/relationships/styles" Target="styles.xml"/><Relationship Id="rId9"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F:\My%20Thesis\Accelerometer%20Project\Data%20Catch\accelerometer.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F:\My%20Thesis\Gyroscope\Data%20catch\Simulate_raci_31_01_2018.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21032018\&#39640;&#36890;&#28388;&#27874;&#65292;&#23545;&#38464;&#34746;&#20202;\Gyro%20(1).csv"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fs2\16230972\Total%20Courses\Thesis\Excel%20Data%20Analysis\Gyro%20Analysis\static%20Gyro\Gyro.csv"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fs2\16230972\Total%20Courses\Thesis\Excel%20Data%20Analysis\Gyro%20Analysis\static%20Gyro\Gyro.csv"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06%20accelerometer%20get%20successful%20angles\&#20174;&#27700;&#24179;&#38754;&#25226;&#23427;&#31446;&#36215;&#26469;.csv"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Put%20the%20phone%20up%20from%20the%20desk\accelerometer.csv"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Gyro_A1_20.csv"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06%20accelerometer%20get%20successful%20angles\fusion%20test.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accelerometer.csv"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06%20accelerometer%20get%20successful%20angles\fusion%20test.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F:\My%20Thesis\Accelerometer%20Project\Data%20Catch\accelerometer.csv"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2%205%20times\action2%205%20times%20gyro.csv"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02\Gyro_G2_20.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02\Accel_G2_20.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2%205%20times\action2%205%20times%20accele.csv"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3%205%20times\action3_5times_gyro.csv"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3%205%20times\action3%205%20times%20accel.csv"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G:\My%20thesis\Excel%20Data%20Analysis\GY%20Analysis\A3_20\A3_Accel_20.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Gyro_A1_20.csv"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G:\My%20thesis\Excel%20Data\A1_20_gyro.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accelerometer.csv"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F:\College%20Project\Accelerometer%20Project\Data_Catch\Accelerometer_2017_11_08.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8042018_20times_action01\A1_20_accel.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Gyro_A2_20.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Accel_A2_20.xlsx" TargetMode="External"/><Relationship Id="rId2" Type="http://schemas.microsoft.com/office/2011/relationships/chartColorStyle" Target="colors32.xml"/><Relationship Id="rId1" Type="http://schemas.microsoft.com/office/2011/relationships/chartStyle" Target="style3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sun\AppData\Roaming\Microsoft\Excel\50Hz250StepsWalkingInPocket%20(version%201).xlsb"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sun\AppData\Roaming\Microsoft\Excel\Accelerometer_2017_11_08%20(version%201).xlsb"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sun\AppData\Roaming\Microsoft\Excel\Accelerometer_2017_11_08%20(version%201).xlsb"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F:\College%20Project\Accelerometer%20Project\Data_Catch\Data%20Catch%2030112017\50Hz250StepsWalkingInPocke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G:\&#35838;&#31243;&#23398;&#20064;&#24635;&#25991;&#20214;&#22841;\&#31532;&#20108;&#24180;&#30340;&#39033;&#30446;\NUIG_Thesis-master\Gyroscope\Data%20catch\Simulate_raci_31_01_2018.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F:\My%20Thesis\Gyroscope\Data%20catch\Simulate_raci_31_01_2018.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Accel_Data</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accelerometer!$L$1</c:f>
              <c:strCache>
                <c:ptCount val="1"/>
                <c:pt idx="0">
                  <c:v>Axis_X</c:v>
                </c:pt>
              </c:strCache>
            </c:strRef>
          </c:tx>
          <c:spPr>
            <a:ln w="28575" cap="rnd">
              <a:solidFill>
                <a:schemeClr val="accent1"/>
              </a:solidFill>
              <a:round/>
            </a:ln>
            <a:effectLst/>
          </c:spPr>
          <c:marker>
            <c:symbol val="none"/>
          </c:marker>
          <c:val>
            <c:numRef>
              <c:f>accelerometer!$L$2:$L$1002</c:f>
              <c:numCache>
                <c:formatCode>General</c:formatCode>
                <c:ptCount val="1001"/>
                <c:pt idx="0">
                  <c:v>-0.81359899999999996</c:v>
                </c:pt>
                <c:pt idx="1">
                  <c:v>-0.79505899999999996</c:v>
                </c:pt>
                <c:pt idx="2">
                  <c:v>-0.76721200000000001</c:v>
                </c:pt>
                <c:pt idx="3">
                  <c:v>-0.73146100000000003</c:v>
                </c:pt>
                <c:pt idx="4">
                  <c:v>-0.68679800000000002</c:v>
                </c:pt>
                <c:pt idx="5">
                  <c:v>-0.64932299999999998</c:v>
                </c:pt>
                <c:pt idx="6">
                  <c:v>-0.63142399999999999</c:v>
                </c:pt>
                <c:pt idx="7">
                  <c:v>-0.62568699999999999</c:v>
                </c:pt>
                <c:pt idx="8">
                  <c:v>-0.64002999999999999</c:v>
                </c:pt>
                <c:pt idx="9">
                  <c:v>-0.66096500000000002</c:v>
                </c:pt>
                <c:pt idx="10">
                  <c:v>-0.69654799999999994</c:v>
                </c:pt>
                <c:pt idx="11">
                  <c:v>-0.713028</c:v>
                </c:pt>
                <c:pt idx="12">
                  <c:v>-0.697403</c:v>
                </c:pt>
                <c:pt idx="13">
                  <c:v>-0.66847199999999996</c:v>
                </c:pt>
                <c:pt idx="14">
                  <c:v>-0.59567300000000001</c:v>
                </c:pt>
                <c:pt idx="15">
                  <c:v>-0.48297099999999998</c:v>
                </c:pt>
                <c:pt idx="16">
                  <c:v>-0.35359200000000002</c:v>
                </c:pt>
                <c:pt idx="17">
                  <c:v>-0.214615</c:v>
                </c:pt>
                <c:pt idx="18">
                  <c:v>-0.10792499999999999</c:v>
                </c:pt>
                <c:pt idx="19">
                  <c:v>-5.04E-2</c:v>
                </c:pt>
                <c:pt idx="20">
                  <c:v>-4.0695000000000002E-2</c:v>
                </c:pt>
                <c:pt idx="21">
                  <c:v>-3.6942000000000003E-2</c:v>
                </c:pt>
                <c:pt idx="22">
                  <c:v>-2.4643000000000002E-2</c:v>
                </c:pt>
                <c:pt idx="23">
                  <c:v>-1.0406E-2</c:v>
                </c:pt>
                <c:pt idx="24">
                  <c:v>1.1520000000000001E-2</c:v>
                </c:pt>
                <c:pt idx="25">
                  <c:v>3.5506999999999997E-2</c:v>
                </c:pt>
                <c:pt idx="26">
                  <c:v>6.5430000000000002E-2</c:v>
                </c:pt>
                <c:pt idx="27">
                  <c:v>0.10852100000000001</c:v>
                </c:pt>
                <c:pt idx="28">
                  <c:v>0.155975</c:v>
                </c:pt>
                <c:pt idx="29">
                  <c:v>0.207092</c:v>
                </c:pt>
                <c:pt idx="30">
                  <c:v>0.26289400000000002</c:v>
                </c:pt>
                <c:pt idx="31">
                  <c:v>0.30169699999999999</c:v>
                </c:pt>
                <c:pt idx="32">
                  <c:v>0.31831399999999999</c:v>
                </c:pt>
                <c:pt idx="33">
                  <c:v>0.323349</c:v>
                </c:pt>
                <c:pt idx="34">
                  <c:v>0.37332199999999999</c:v>
                </c:pt>
                <c:pt idx="35">
                  <c:v>0.449158</c:v>
                </c:pt>
                <c:pt idx="36">
                  <c:v>0.50825500000000001</c:v>
                </c:pt>
                <c:pt idx="37">
                  <c:v>0.55584699999999998</c:v>
                </c:pt>
                <c:pt idx="38">
                  <c:v>0.58323700000000001</c:v>
                </c:pt>
                <c:pt idx="39">
                  <c:v>0.60665899999999995</c:v>
                </c:pt>
                <c:pt idx="40">
                  <c:v>0.62710600000000005</c:v>
                </c:pt>
                <c:pt idx="41">
                  <c:v>0.66012599999999999</c:v>
                </c:pt>
                <c:pt idx="42">
                  <c:v>0.70648200000000005</c:v>
                </c:pt>
                <c:pt idx="43">
                  <c:v>0.76199300000000003</c:v>
                </c:pt>
                <c:pt idx="44">
                  <c:v>0.80049099999999995</c:v>
                </c:pt>
                <c:pt idx="45">
                  <c:v>0.79452500000000004</c:v>
                </c:pt>
                <c:pt idx="46">
                  <c:v>0.74092100000000005</c:v>
                </c:pt>
                <c:pt idx="47">
                  <c:v>0.656555</c:v>
                </c:pt>
                <c:pt idx="48">
                  <c:v>0.56291199999999997</c:v>
                </c:pt>
                <c:pt idx="49">
                  <c:v>0.50865199999999999</c:v>
                </c:pt>
                <c:pt idx="50">
                  <c:v>0.50425699999999996</c:v>
                </c:pt>
                <c:pt idx="51">
                  <c:v>0.522339</c:v>
                </c:pt>
                <c:pt idx="52">
                  <c:v>0.56011999999999995</c:v>
                </c:pt>
                <c:pt idx="53">
                  <c:v>0.60111999999999999</c:v>
                </c:pt>
                <c:pt idx="54">
                  <c:v>0.64068599999999998</c:v>
                </c:pt>
                <c:pt idx="55">
                  <c:v>0.65277099999999999</c:v>
                </c:pt>
                <c:pt idx="56">
                  <c:v>0.62573199999999995</c:v>
                </c:pt>
                <c:pt idx="57">
                  <c:v>0.57504299999999997</c:v>
                </c:pt>
                <c:pt idx="58">
                  <c:v>0.49781799999999998</c:v>
                </c:pt>
                <c:pt idx="59">
                  <c:v>0.35736099999999998</c:v>
                </c:pt>
                <c:pt idx="60">
                  <c:v>0.225464</c:v>
                </c:pt>
                <c:pt idx="61">
                  <c:v>0.10485800000000001</c:v>
                </c:pt>
                <c:pt idx="62">
                  <c:v>-1.2756E-2</c:v>
                </c:pt>
                <c:pt idx="63">
                  <c:v>-0.13272100000000001</c:v>
                </c:pt>
                <c:pt idx="64">
                  <c:v>-0.226822</c:v>
                </c:pt>
                <c:pt idx="65">
                  <c:v>-0.35269200000000001</c:v>
                </c:pt>
                <c:pt idx="66">
                  <c:v>-0.47035199999999999</c:v>
                </c:pt>
                <c:pt idx="67">
                  <c:v>-0.50372300000000003</c:v>
                </c:pt>
                <c:pt idx="68">
                  <c:v>-0.493668</c:v>
                </c:pt>
                <c:pt idx="69">
                  <c:v>-0.45812999999999998</c:v>
                </c:pt>
                <c:pt idx="70">
                  <c:v>-0.41355900000000001</c:v>
                </c:pt>
                <c:pt idx="71">
                  <c:v>-0.39213599999999998</c:v>
                </c:pt>
                <c:pt idx="72">
                  <c:v>-0.402084</c:v>
                </c:pt>
                <c:pt idx="73">
                  <c:v>-0.42529299999999998</c:v>
                </c:pt>
                <c:pt idx="74">
                  <c:v>-0.44660899999999998</c:v>
                </c:pt>
                <c:pt idx="75">
                  <c:v>-0.47616599999999998</c:v>
                </c:pt>
                <c:pt idx="76">
                  <c:v>-0.50729400000000002</c:v>
                </c:pt>
                <c:pt idx="77">
                  <c:v>-0.54376199999999997</c:v>
                </c:pt>
                <c:pt idx="78">
                  <c:v>-0.57678200000000002</c:v>
                </c:pt>
                <c:pt idx="79">
                  <c:v>-0.61412</c:v>
                </c:pt>
                <c:pt idx="80">
                  <c:v>-0.63810699999999998</c:v>
                </c:pt>
                <c:pt idx="81">
                  <c:v>-0.65037500000000004</c:v>
                </c:pt>
                <c:pt idx="82">
                  <c:v>-0.66705300000000001</c:v>
                </c:pt>
                <c:pt idx="83">
                  <c:v>-0.68563799999999997</c:v>
                </c:pt>
                <c:pt idx="84">
                  <c:v>-0.70372000000000001</c:v>
                </c:pt>
                <c:pt idx="85">
                  <c:v>-0.71479800000000004</c:v>
                </c:pt>
                <c:pt idx="86">
                  <c:v>-0.72552499999999998</c:v>
                </c:pt>
                <c:pt idx="87">
                  <c:v>-0.73689300000000002</c:v>
                </c:pt>
                <c:pt idx="88">
                  <c:v>-0.75025900000000001</c:v>
                </c:pt>
                <c:pt idx="89">
                  <c:v>-0.76640299999999995</c:v>
                </c:pt>
                <c:pt idx="90">
                  <c:v>-0.77687099999999998</c:v>
                </c:pt>
                <c:pt idx="91">
                  <c:v>-0.782883</c:v>
                </c:pt>
                <c:pt idx="92">
                  <c:v>-0.79136700000000004</c:v>
                </c:pt>
                <c:pt idx="93">
                  <c:v>-0.79966700000000002</c:v>
                </c:pt>
                <c:pt idx="94">
                  <c:v>-0.79501299999999997</c:v>
                </c:pt>
                <c:pt idx="95">
                  <c:v>-0.78463700000000003</c:v>
                </c:pt>
                <c:pt idx="96">
                  <c:v>-0.75872799999999996</c:v>
                </c:pt>
                <c:pt idx="97">
                  <c:v>-0.71487400000000001</c:v>
                </c:pt>
                <c:pt idx="98">
                  <c:v>-0.66473400000000005</c:v>
                </c:pt>
                <c:pt idx="99">
                  <c:v>-0.60720799999999997</c:v>
                </c:pt>
                <c:pt idx="100">
                  <c:v>-0.54122899999999996</c:v>
                </c:pt>
                <c:pt idx="101">
                  <c:v>-0.49705500000000002</c:v>
                </c:pt>
                <c:pt idx="102">
                  <c:v>-0.49784899999999999</c:v>
                </c:pt>
                <c:pt idx="103">
                  <c:v>-0.539856</c:v>
                </c:pt>
                <c:pt idx="104">
                  <c:v>-0.60769700000000004</c:v>
                </c:pt>
                <c:pt idx="105">
                  <c:v>-0.680176</c:v>
                </c:pt>
                <c:pt idx="106">
                  <c:v>-0.74507100000000004</c:v>
                </c:pt>
                <c:pt idx="107">
                  <c:v>-0.79129000000000005</c:v>
                </c:pt>
                <c:pt idx="108">
                  <c:v>-0.77230799999999999</c:v>
                </c:pt>
                <c:pt idx="109">
                  <c:v>-0.69319200000000003</c:v>
                </c:pt>
                <c:pt idx="110">
                  <c:v>-0.54345699999999997</c:v>
                </c:pt>
                <c:pt idx="111">
                  <c:v>-0.37562600000000002</c:v>
                </c:pt>
                <c:pt idx="112">
                  <c:v>-0.22872899999999999</c:v>
                </c:pt>
                <c:pt idx="113">
                  <c:v>-0.167465</c:v>
                </c:pt>
                <c:pt idx="114">
                  <c:v>-0.16830400000000001</c:v>
                </c:pt>
                <c:pt idx="115">
                  <c:v>-0.207397</c:v>
                </c:pt>
                <c:pt idx="116">
                  <c:v>-0.26002500000000001</c:v>
                </c:pt>
                <c:pt idx="117">
                  <c:v>-0.27937299999999998</c:v>
                </c:pt>
                <c:pt idx="118">
                  <c:v>-0.27722200000000002</c:v>
                </c:pt>
                <c:pt idx="119">
                  <c:v>-0.27468900000000002</c:v>
                </c:pt>
                <c:pt idx="120">
                  <c:v>-0.26747100000000001</c:v>
                </c:pt>
                <c:pt idx="121">
                  <c:v>-0.24842800000000001</c:v>
                </c:pt>
                <c:pt idx="122">
                  <c:v>-0.19215399999999999</c:v>
                </c:pt>
                <c:pt idx="123">
                  <c:v>-0.166626</c:v>
                </c:pt>
                <c:pt idx="124">
                  <c:v>-9.8724000000000006E-2</c:v>
                </c:pt>
                <c:pt idx="125">
                  <c:v>-3.3050999999999997E-2</c:v>
                </c:pt>
                <c:pt idx="126">
                  <c:v>3.0380000000000001E-2</c:v>
                </c:pt>
                <c:pt idx="127">
                  <c:v>9.3398999999999996E-2</c:v>
                </c:pt>
                <c:pt idx="128">
                  <c:v>0.14180000000000001</c:v>
                </c:pt>
                <c:pt idx="129">
                  <c:v>0.17578099999999999</c:v>
                </c:pt>
                <c:pt idx="130">
                  <c:v>0.20500199999999999</c:v>
                </c:pt>
                <c:pt idx="131">
                  <c:v>0.227798</c:v>
                </c:pt>
                <c:pt idx="132">
                  <c:v>0.25320399999999998</c:v>
                </c:pt>
                <c:pt idx="133">
                  <c:v>0.27003500000000003</c:v>
                </c:pt>
                <c:pt idx="134">
                  <c:v>0.29225200000000001</c:v>
                </c:pt>
                <c:pt idx="135">
                  <c:v>0.32075500000000001</c:v>
                </c:pt>
                <c:pt idx="136">
                  <c:v>0.34461999999999998</c:v>
                </c:pt>
                <c:pt idx="137">
                  <c:v>0.37474099999999999</c:v>
                </c:pt>
                <c:pt idx="138">
                  <c:v>0.40040599999999998</c:v>
                </c:pt>
                <c:pt idx="139">
                  <c:v>0.41012599999999999</c:v>
                </c:pt>
                <c:pt idx="140">
                  <c:v>0.39706399999999997</c:v>
                </c:pt>
                <c:pt idx="141">
                  <c:v>0.35504200000000002</c:v>
                </c:pt>
                <c:pt idx="142">
                  <c:v>0.30648799999999998</c:v>
                </c:pt>
                <c:pt idx="143">
                  <c:v>0.28607199999999999</c:v>
                </c:pt>
                <c:pt idx="144">
                  <c:v>0.276337</c:v>
                </c:pt>
                <c:pt idx="145">
                  <c:v>0.29669200000000001</c:v>
                </c:pt>
                <c:pt idx="146">
                  <c:v>0.35104400000000002</c:v>
                </c:pt>
                <c:pt idx="147">
                  <c:v>0.43879699999999999</c:v>
                </c:pt>
                <c:pt idx="148">
                  <c:v>0.54603599999999997</c:v>
                </c:pt>
                <c:pt idx="149">
                  <c:v>0.61871299999999996</c:v>
                </c:pt>
                <c:pt idx="150">
                  <c:v>0.65791299999999997</c:v>
                </c:pt>
                <c:pt idx="151">
                  <c:v>0.62545799999999996</c:v>
                </c:pt>
                <c:pt idx="152">
                  <c:v>0.55491599999999996</c:v>
                </c:pt>
                <c:pt idx="153">
                  <c:v>0.44592300000000001</c:v>
                </c:pt>
                <c:pt idx="154">
                  <c:v>0.336227</c:v>
                </c:pt>
                <c:pt idx="155">
                  <c:v>0.231262</c:v>
                </c:pt>
                <c:pt idx="156">
                  <c:v>0.116089</c:v>
                </c:pt>
                <c:pt idx="157">
                  <c:v>1.3779E-2</c:v>
                </c:pt>
                <c:pt idx="158">
                  <c:v>-8.3664000000000002E-2</c:v>
                </c:pt>
                <c:pt idx="159">
                  <c:v>-0.15620400000000001</c:v>
                </c:pt>
                <c:pt idx="160">
                  <c:v>-0.20018</c:v>
                </c:pt>
                <c:pt idx="161">
                  <c:v>-0.25143399999999999</c:v>
                </c:pt>
                <c:pt idx="162">
                  <c:v>-0.28462199999999999</c:v>
                </c:pt>
                <c:pt idx="163">
                  <c:v>-0.29388399999999998</c:v>
                </c:pt>
                <c:pt idx="164">
                  <c:v>-0.28807100000000002</c:v>
                </c:pt>
                <c:pt idx="165">
                  <c:v>-0.27354400000000001</c:v>
                </c:pt>
                <c:pt idx="166">
                  <c:v>-0.25453199999999998</c:v>
                </c:pt>
                <c:pt idx="167">
                  <c:v>-0.24154700000000001</c:v>
                </c:pt>
                <c:pt idx="168">
                  <c:v>-0.24229400000000001</c:v>
                </c:pt>
                <c:pt idx="169">
                  <c:v>-0.27282699999999999</c:v>
                </c:pt>
                <c:pt idx="170">
                  <c:v>-0.32681300000000002</c:v>
                </c:pt>
                <c:pt idx="171">
                  <c:v>-0.37840299999999999</c:v>
                </c:pt>
                <c:pt idx="172">
                  <c:v>-0.41363499999999997</c:v>
                </c:pt>
                <c:pt idx="173">
                  <c:v>-0.43885800000000003</c:v>
                </c:pt>
                <c:pt idx="174">
                  <c:v>-0.46784999999999999</c:v>
                </c:pt>
                <c:pt idx="175">
                  <c:v>-0.49920700000000001</c:v>
                </c:pt>
                <c:pt idx="176">
                  <c:v>-0.54150399999999999</c:v>
                </c:pt>
                <c:pt idx="177">
                  <c:v>-0.578461</c:v>
                </c:pt>
                <c:pt idx="178">
                  <c:v>-0.60465999999999998</c:v>
                </c:pt>
                <c:pt idx="179">
                  <c:v>-0.62620500000000001</c:v>
                </c:pt>
                <c:pt idx="180">
                  <c:v>-0.63784799999999997</c:v>
                </c:pt>
                <c:pt idx="181">
                  <c:v>-0.64474500000000001</c:v>
                </c:pt>
                <c:pt idx="182">
                  <c:v>-0.65121499999999999</c:v>
                </c:pt>
                <c:pt idx="183">
                  <c:v>-0.65934800000000005</c:v>
                </c:pt>
                <c:pt idx="184">
                  <c:v>-0.66105700000000001</c:v>
                </c:pt>
                <c:pt idx="185">
                  <c:v>-0.66154500000000005</c:v>
                </c:pt>
                <c:pt idx="186">
                  <c:v>-0.66069</c:v>
                </c:pt>
                <c:pt idx="187">
                  <c:v>-0.64463800000000004</c:v>
                </c:pt>
                <c:pt idx="188">
                  <c:v>-0.63288900000000003</c:v>
                </c:pt>
                <c:pt idx="189">
                  <c:v>-0.62851000000000001</c:v>
                </c:pt>
                <c:pt idx="190">
                  <c:v>-0.63259900000000002</c:v>
                </c:pt>
                <c:pt idx="191">
                  <c:v>-0.63853499999999996</c:v>
                </c:pt>
                <c:pt idx="192">
                  <c:v>-0.64071699999999998</c:v>
                </c:pt>
                <c:pt idx="193">
                  <c:v>-0.63847399999999999</c:v>
                </c:pt>
                <c:pt idx="194">
                  <c:v>-0.63040200000000002</c:v>
                </c:pt>
                <c:pt idx="195">
                  <c:v>-0.61622600000000005</c:v>
                </c:pt>
                <c:pt idx="196">
                  <c:v>-0.59243800000000002</c:v>
                </c:pt>
                <c:pt idx="197">
                  <c:v>-0.55903599999999998</c:v>
                </c:pt>
                <c:pt idx="198">
                  <c:v>-0.52987700000000004</c:v>
                </c:pt>
                <c:pt idx="199">
                  <c:v>-0.51541099999999995</c:v>
                </c:pt>
                <c:pt idx="200">
                  <c:v>-0.51973000000000003</c:v>
                </c:pt>
                <c:pt idx="201">
                  <c:v>-0.53803999999999996</c:v>
                </c:pt>
                <c:pt idx="202">
                  <c:v>-0.56337000000000004</c:v>
                </c:pt>
                <c:pt idx="203">
                  <c:v>-0.59887699999999999</c:v>
                </c:pt>
                <c:pt idx="204">
                  <c:v>-0.62258899999999995</c:v>
                </c:pt>
                <c:pt idx="205">
                  <c:v>-0.61833199999999999</c:v>
                </c:pt>
                <c:pt idx="206">
                  <c:v>-0.60119599999999995</c:v>
                </c:pt>
                <c:pt idx="207">
                  <c:v>-0.54763799999999996</c:v>
                </c:pt>
                <c:pt idx="208">
                  <c:v>-0.51092499999999996</c:v>
                </c:pt>
                <c:pt idx="209">
                  <c:v>-0.46882600000000002</c:v>
                </c:pt>
                <c:pt idx="210">
                  <c:v>-0.44714399999999999</c:v>
                </c:pt>
                <c:pt idx="211">
                  <c:v>-0.44087199999999999</c:v>
                </c:pt>
                <c:pt idx="212">
                  <c:v>-0.42352299999999998</c:v>
                </c:pt>
                <c:pt idx="213">
                  <c:v>-0.388123</c:v>
                </c:pt>
                <c:pt idx="214">
                  <c:v>-0.34846500000000002</c:v>
                </c:pt>
                <c:pt idx="215">
                  <c:v>-0.31338500000000002</c:v>
                </c:pt>
                <c:pt idx="216">
                  <c:v>-0.28337099999999998</c:v>
                </c:pt>
                <c:pt idx="217">
                  <c:v>-0.25469999999999998</c:v>
                </c:pt>
                <c:pt idx="218">
                  <c:v>-0.22093199999999999</c:v>
                </c:pt>
                <c:pt idx="219">
                  <c:v>-0.18293799999999999</c:v>
                </c:pt>
                <c:pt idx="220">
                  <c:v>-0.134079</c:v>
                </c:pt>
                <c:pt idx="221">
                  <c:v>-7.5164999999999996E-2</c:v>
                </c:pt>
                <c:pt idx="222">
                  <c:v>-3.9246000000000003E-2</c:v>
                </c:pt>
                <c:pt idx="223">
                  <c:v>-9.3099999999999997E-4</c:v>
                </c:pt>
                <c:pt idx="224">
                  <c:v>2.4582E-2</c:v>
                </c:pt>
                <c:pt idx="225">
                  <c:v>4.5975000000000002E-2</c:v>
                </c:pt>
                <c:pt idx="226">
                  <c:v>7.0633000000000001E-2</c:v>
                </c:pt>
                <c:pt idx="227">
                  <c:v>9.8572000000000007E-2</c:v>
                </c:pt>
                <c:pt idx="228">
                  <c:v>0.131134</c:v>
                </c:pt>
                <c:pt idx="229">
                  <c:v>0.170822</c:v>
                </c:pt>
                <c:pt idx="230">
                  <c:v>0.214111</c:v>
                </c:pt>
                <c:pt idx="231">
                  <c:v>0.26417499999999999</c:v>
                </c:pt>
                <c:pt idx="232">
                  <c:v>0.30886799999999998</c:v>
                </c:pt>
                <c:pt idx="233">
                  <c:v>0.34570299999999998</c:v>
                </c:pt>
                <c:pt idx="234">
                  <c:v>0.38795499999999999</c:v>
                </c:pt>
                <c:pt idx="235">
                  <c:v>0.43270900000000001</c:v>
                </c:pt>
                <c:pt idx="236">
                  <c:v>0.46881099999999998</c:v>
                </c:pt>
                <c:pt idx="237">
                  <c:v>0.49648999999999999</c:v>
                </c:pt>
                <c:pt idx="238">
                  <c:v>0.513992</c:v>
                </c:pt>
                <c:pt idx="239">
                  <c:v>0.51754800000000001</c:v>
                </c:pt>
                <c:pt idx="240">
                  <c:v>0.51770000000000005</c:v>
                </c:pt>
                <c:pt idx="241">
                  <c:v>0.505386</c:v>
                </c:pt>
                <c:pt idx="242">
                  <c:v>0.47154200000000002</c:v>
                </c:pt>
                <c:pt idx="243">
                  <c:v>0.446243</c:v>
                </c:pt>
                <c:pt idx="244">
                  <c:v>0.44018600000000002</c:v>
                </c:pt>
                <c:pt idx="245">
                  <c:v>0.43090800000000001</c:v>
                </c:pt>
                <c:pt idx="246">
                  <c:v>0.38850400000000002</c:v>
                </c:pt>
                <c:pt idx="247">
                  <c:v>0.33496100000000001</c:v>
                </c:pt>
                <c:pt idx="248">
                  <c:v>0.337341</c:v>
                </c:pt>
                <c:pt idx="249">
                  <c:v>0.36611900000000003</c:v>
                </c:pt>
                <c:pt idx="250">
                  <c:v>0.36973600000000001</c:v>
                </c:pt>
                <c:pt idx="251">
                  <c:v>0.34416200000000002</c:v>
                </c:pt>
                <c:pt idx="252">
                  <c:v>0.259766</c:v>
                </c:pt>
                <c:pt idx="253">
                  <c:v>0.155533</c:v>
                </c:pt>
                <c:pt idx="254">
                  <c:v>2.3956000000000002E-2</c:v>
                </c:pt>
                <c:pt idx="255">
                  <c:v>-8.1985000000000002E-2</c:v>
                </c:pt>
                <c:pt idx="256">
                  <c:v>-0.13195799999999999</c:v>
                </c:pt>
                <c:pt idx="257">
                  <c:v>-0.141434</c:v>
                </c:pt>
                <c:pt idx="258">
                  <c:v>-0.1203</c:v>
                </c:pt>
                <c:pt idx="259">
                  <c:v>-7.9254000000000005E-2</c:v>
                </c:pt>
                <c:pt idx="260">
                  <c:v>-5.8715999999999997E-2</c:v>
                </c:pt>
                <c:pt idx="261">
                  <c:v>-7.3227E-2</c:v>
                </c:pt>
                <c:pt idx="262">
                  <c:v>-0.102341</c:v>
                </c:pt>
                <c:pt idx="263">
                  <c:v>-0.166519</c:v>
                </c:pt>
                <c:pt idx="264">
                  <c:v>-0.218246</c:v>
                </c:pt>
                <c:pt idx="265">
                  <c:v>-0.25804100000000002</c:v>
                </c:pt>
                <c:pt idx="266">
                  <c:v>-0.30569499999999999</c:v>
                </c:pt>
                <c:pt idx="267">
                  <c:v>-0.35295100000000001</c:v>
                </c:pt>
                <c:pt idx="268">
                  <c:v>-0.39775100000000002</c:v>
                </c:pt>
                <c:pt idx="269">
                  <c:v>-0.42836000000000002</c:v>
                </c:pt>
                <c:pt idx="270">
                  <c:v>-0.44660899999999998</c:v>
                </c:pt>
                <c:pt idx="271">
                  <c:v>-0.462723</c:v>
                </c:pt>
                <c:pt idx="272">
                  <c:v>-0.48416100000000001</c:v>
                </c:pt>
                <c:pt idx="273">
                  <c:v>-0.51431300000000002</c:v>
                </c:pt>
                <c:pt idx="274">
                  <c:v>-0.54780600000000002</c:v>
                </c:pt>
                <c:pt idx="275">
                  <c:v>-0.58178700000000005</c:v>
                </c:pt>
                <c:pt idx="276">
                  <c:v>-0.61441000000000001</c:v>
                </c:pt>
                <c:pt idx="277">
                  <c:v>-0.64492799999999995</c:v>
                </c:pt>
                <c:pt idx="278">
                  <c:v>-0.669678</c:v>
                </c:pt>
                <c:pt idx="279">
                  <c:v>-0.68405199999999999</c:v>
                </c:pt>
                <c:pt idx="280">
                  <c:v>-0.68928500000000004</c:v>
                </c:pt>
                <c:pt idx="281">
                  <c:v>-0.69708300000000001</c:v>
                </c:pt>
                <c:pt idx="282">
                  <c:v>-0.70307900000000001</c:v>
                </c:pt>
                <c:pt idx="283">
                  <c:v>-0.708511</c:v>
                </c:pt>
                <c:pt idx="284">
                  <c:v>-0.71240199999999998</c:v>
                </c:pt>
                <c:pt idx="285">
                  <c:v>-0.70719900000000002</c:v>
                </c:pt>
                <c:pt idx="286">
                  <c:v>-0.69714399999999999</c:v>
                </c:pt>
                <c:pt idx="287">
                  <c:v>-0.68412799999999996</c:v>
                </c:pt>
                <c:pt idx="288">
                  <c:v>-0.672821</c:v>
                </c:pt>
                <c:pt idx="289">
                  <c:v>-0.67385899999999999</c:v>
                </c:pt>
                <c:pt idx="290">
                  <c:v>-0.68789699999999998</c:v>
                </c:pt>
                <c:pt idx="291">
                  <c:v>-0.71331800000000001</c:v>
                </c:pt>
                <c:pt idx="292">
                  <c:v>-0.74154699999999996</c:v>
                </c:pt>
                <c:pt idx="293">
                  <c:v>-0.76150499999999999</c:v>
                </c:pt>
                <c:pt idx="294">
                  <c:v>-0.75062600000000002</c:v>
                </c:pt>
                <c:pt idx="295">
                  <c:v>-0.71263100000000001</c:v>
                </c:pt>
                <c:pt idx="296">
                  <c:v>-0.65949999999999998</c:v>
                </c:pt>
                <c:pt idx="297">
                  <c:v>-0.59527600000000003</c:v>
                </c:pt>
                <c:pt idx="298">
                  <c:v>-0.517822</c:v>
                </c:pt>
                <c:pt idx="299">
                  <c:v>-0.45382699999999998</c:v>
                </c:pt>
                <c:pt idx="300">
                  <c:v>-0.42973299999999998</c:v>
                </c:pt>
                <c:pt idx="301">
                  <c:v>-0.46183800000000003</c:v>
                </c:pt>
                <c:pt idx="302">
                  <c:v>-0.53381299999999998</c:v>
                </c:pt>
                <c:pt idx="303">
                  <c:v>-0.59997599999999995</c:v>
                </c:pt>
                <c:pt idx="304">
                  <c:v>-0.66520699999999999</c:v>
                </c:pt>
                <c:pt idx="305">
                  <c:v>-0.704453</c:v>
                </c:pt>
                <c:pt idx="306">
                  <c:v>-0.71530199999999999</c:v>
                </c:pt>
                <c:pt idx="307">
                  <c:v>-0.68353299999999995</c:v>
                </c:pt>
                <c:pt idx="308">
                  <c:v>-0.60786399999999996</c:v>
                </c:pt>
                <c:pt idx="309">
                  <c:v>-0.50260899999999997</c:v>
                </c:pt>
                <c:pt idx="310">
                  <c:v>-0.38880900000000002</c:v>
                </c:pt>
                <c:pt idx="311">
                  <c:v>-0.28018199999999999</c:v>
                </c:pt>
                <c:pt idx="312">
                  <c:v>-0.19248999999999999</c:v>
                </c:pt>
                <c:pt idx="313">
                  <c:v>-0.14959700000000001</c:v>
                </c:pt>
                <c:pt idx="314">
                  <c:v>-0.104141</c:v>
                </c:pt>
                <c:pt idx="315">
                  <c:v>-4.1840000000000002E-2</c:v>
                </c:pt>
                <c:pt idx="316">
                  <c:v>3.4958000000000003E-2</c:v>
                </c:pt>
                <c:pt idx="317">
                  <c:v>0.121964</c:v>
                </c:pt>
                <c:pt idx="318">
                  <c:v>0.18199199999999999</c:v>
                </c:pt>
                <c:pt idx="319">
                  <c:v>0.199738</c:v>
                </c:pt>
                <c:pt idx="320">
                  <c:v>0.18754599999999999</c:v>
                </c:pt>
                <c:pt idx="321">
                  <c:v>0.17288200000000001</c:v>
                </c:pt>
                <c:pt idx="322">
                  <c:v>0.17982500000000001</c:v>
                </c:pt>
                <c:pt idx="323">
                  <c:v>0.192749</c:v>
                </c:pt>
                <c:pt idx="324">
                  <c:v>0.22985800000000001</c:v>
                </c:pt>
                <c:pt idx="325">
                  <c:v>0.27130100000000001</c:v>
                </c:pt>
                <c:pt idx="326">
                  <c:v>0.30960100000000002</c:v>
                </c:pt>
                <c:pt idx="327">
                  <c:v>0.34288000000000002</c:v>
                </c:pt>
                <c:pt idx="328">
                  <c:v>0.38162200000000002</c:v>
                </c:pt>
                <c:pt idx="329">
                  <c:v>0.42233300000000001</c:v>
                </c:pt>
                <c:pt idx="330">
                  <c:v>0.470947</c:v>
                </c:pt>
                <c:pt idx="331">
                  <c:v>0.52313200000000004</c:v>
                </c:pt>
                <c:pt idx="332">
                  <c:v>0.57348600000000005</c:v>
                </c:pt>
                <c:pt idx="333">
                  <c:v>0.604294</c:v>
                </c:pt>
                <c:pt idx="334">
                  <c:v>0.60658299999999998</c:v>
                </c:pt>
                <c:pt idx="335">
                  <c:v>0.57675200000000004</c:v>
                </c:pt>
                <c:pt idx="336">
                  <c:v>0.52807599999999999</c:v>
                </c:pt>
                <c:pt idx="337">
                  <c:v>0.48129300000000003</c:v>
                </c:pt>
                <c:pt idx="338">
                  <c:v>0.44155899999999998</c:v>
                </c:pt>
                <c:pt idx="339">
                  <c:v>0.411331</c:v>
                </c:pt>
                <c:pt idx="340">
                  <c:v>0.398285</c:v>
                </c:pt>
                <c:pt idx="341">
                  <c:v>0.39865099999999998</c:v>
                </c:pt>
                <c:pt idx="342">
                  <c:v>0.40531899999999998</c:v>
                </c:pt>
                <c:pt idx="343">
                  <c:v>0.41429100000000002</c:v>
                </c:pt>
                <c:pt idx="344">
                  <c:v>0.40963699999999997</c:v>
                </c:pt>
                <c:pt idx="345">
                  <c:v>0.37686199999999997</c:v>
                </c:pt>
                <c:pt idx="346">
                  <c:v>0.314529</c:v>
                </c:pt>
                <c:pt idx="347">
                  <c:v>0.23796100000000001</c:v>
                </c:pt>
                <c:pt idx="348">
                  <c:v>0.14405799999999999</c:v>
                </c:pt>
                <c:pt idx="349">
                  <c:v>5.0583000000000003E-2</c:v>
                </c:pt>
                <c:pt idx="350">
                  <c:v>-2.0035000000000001E-2</c:v>
                </c:pt>
                <c:pt idx="351">
                  <c:v>-6.1432E-2</c:v>
                </c:pt>
                <c:pt idx="352">
                  <c:v>-7.1411000000000002E-2</c:v>
                </c:pt>
                <c:pt idx="353">
                  <c:v>-6.3994999999999996E-2</c:v>
                </c:pt>
                <c:pt idx="354">
                  <c:v>-5.0964000000000002E-2</c:v>
                </c:pt>
                <c:pt idx="355">
                  <c:v>-5.7723999999999998E-2</c:v>
                </c:pt>
                <c:pt idx="356">
                  <c:v>-8.5526000000000005E-2</c:v>
                </c:pt>
                <c:pt idx="357">
                  <c:v>-0.12765499999999999</c:v>
                </c:pt>
                <c:pt idx="358">
                  <c:v>-0.165024</c:v>
                </c:pt>
                <c:pt idx="359">
                  <c:v>-0.18440200000000001</c:v>
                </c:pt>
                <c:pt idx="360">
                  <c:v>-0.21208199999999999</c:v>
                </c:pt>
                <c:pt idx="361">
                  <c:v>-0.25216699999999997</c:v>
                </c:pt>
                <c:pt idx="362">
                  <c:v>-0.28863499999999997</c:v>
                </c:pt>
                <c:pt idx="363">
                  <c:v>-0.32847599999999999</c:v>
                </c:pt>
                <c:pt idx="364">
                  <c:v>-0.36711100000000002</c:v>
                </c:pt>
                <c:pt idx="365">
                  <c:v>-0.40656999999999999</c:v>
                </c:pt>
                <c:pt idx="366">
                  <c:v>-0.44308500000000001</c:v>
                </c:pt>
                <c:pt idx="367">
                  <c:v>-0.46778900000000001</c:v>
                </c:pt>
                <c:pt idx="368">
                  <c:v>-0.48968499999999998</c:v>
                </c:pt>
                <c:pt idx="369">
                  <c:v>-0.51028399999999996</c:v>
                </c:pt>
                <c:pt idx="370">
                  <c:v>-0.529053</c:v>
                </c:pt>
                <c:pt idx="371">
                  <c:v>-0.55526699999999996</c:v>
                </c:pt>
                <c:pt idx="372">
                  <c:v>-0.58198499999999997</c:v>
                </c:pt>
                <c:pt idx="373">
                  <c:v>-0.61065700000000001</c:v>
                </c:pt>
                <c:pt idx="374">
                  <c:v>-0.63346899999999995</c:v>
                </c:pt>
                <c:pt idx="375">
                  <c:v>-0.64082300000000003</c:v>
                </c:pt>
                <c:pt idx="376">
                  <c:v>-0.63343799999999995</c:v>
                </c:pt>
                <c:pt idx="377">
                  <c:v>-0.61598200000000003</c:v>
                </c:pt>
                <c:pt idx="378">
                  <c:v>-0.59045400000000003</c:v>
                </c:pt>
                <c:pt idx="379">
                  <c:v>-0.57150299999999998</c:v>
                </c:pt>
                <c:pt idx="380">
                  <c:v>-0.55827300000000002</c:v>
                </c:pt>
                <c:pt idx="381">
                  <c:v>-0.56291199999999997</c:v>
                </c:pt>
                <c:pt idx="382">
                  <c:v>-0.59350599999999998</c:v>
                </c:pt>
                <c:pt idx="383">
                  <c:v>-0.64323399999999997</c:v>
                </c:pt>
                <c:pt idx="384">
                  <c:v>-0.71382100000000004</c:v>
                </c:pt>
                <c:pt idx="385">
                  <c:v>-0.79403699999999999</c:v>
                </c:pt>
                <c:pt idx="386">
                  <c:v>-0.87260400000000005</c:v>
                </c:pt>
                <c:pt idx="387">
                  <c:v>-0.89686600000000005</c:v>
                </c:pt>
                <c:pt idx="388">
                  <c:v>-0.866699</c:v>
                </c:pt>
                <c:pt idx="389">
                  <c:v>-0.81912200000000002</c:v>
                </c:pt>
                <c:pt idx="390">
                  <c:v>-0.74380500000000005</c:v>
                </c:pt>
                <c:pt idx="391">
                  <c:v>-0.67491100000000004</c:v>
                </c:pt>
                <c:pt idx="392">
                  <c:v>-0.635162</c:v>
                </c:pt>
                <c:pt idx="393">
                  <c:v>-0.62840300000000004</c:v>
                </c:pt>
                <c:pt idx="394">
                  <c:v>-0.64906299999999995</c:v>
                </c:pt>
                <c:pt idx="395">
                  <c:v>-0.68533299999999997</c:v>
                </c:pt>
                <c:pt idx="396">
                  <c:v>-0.72702</c:v>
                </c:pt>
                <c:pt idx="397">
                  <c:v>-0.76591500000000001</c:v>
                </c:pt>
                <c:pt idx="398">
                  <c:v>-0.78416399999999997</c:v>
                </c:pt>
                <c:pt idx="399">
                  <c:v>-0.77873199999999998</c:v>
                </c:pt>
                <c:pt idx="400">
                  <c:v>-0.73188799999999998</c:v>
                </c:pt>
                <c:pt idx="401">
                  <c:v>-0.66255200000000003</c:v>
                </c:pt>
                <c:pt idx="402">
                  <c:v>-0.59321599999999997</c:v>
                </c:pt>
                <c:pt idx="403">
                  <c:v>-0.50642399999999999</c:v>
                </c:pt>
                <c:pt idx="404">
                  <c:v>-0.43406699999999998</c:v>
                </c:pt>
                <c:pt idx="405">
                  <c:v>-0.38322400000000001</c:v>
                </c:pt>
                <c:pt idx="406">
                  <c:v>-0.32913199999999998</c:v>
                </c:pt>
                <c:pt idx="407">
                  <c:v>-0.270401</c:v>
                </c:pt>
                <c:pt idx="408">
                  <c:v>-0.21571399999999999</c:v>
                </c:pt>
                <c:pt idx="409">
                  <c:v>-0.18568399999999999</c:v>
                </c:pt>
                <c:pt idx="410">
                  <c:v>-0.174179</c:v>
                </c:pt>
                <c:pt idx="411">
                  <c:v>-0.17285200000000001</c:v>
                </c:pt>
                <c:pt idx="412">
                  <c:v>-0.170181</c:v>
                </c:pt>
                <c:pt idx="413">
                  <c:v>-0.143066</c:v>
                </c:pt>
                <c:pt idx="414">
                  <c:v>-7.8308000000000003E-2</c:v>
                </c:pt>
                <c:pt idx="415">
                  <c:v>5.875E-3</c:v>
                </c:pt>
                <c:pt idx="416">
                  <c:v>9.9564E-2</c:v>
                </c:pt>
                <c:pt idx="417">
                  <c:v>0.19456499999999999</c:v>
                </c:pt>
                <c:pt idx="418">
                  <c:v>0.28590399999999999</c:v>
                </c:pt>
                <c:pt idx="419">
                  <c:v>0.36039700000000002</c:v>
                </c:pt>
                <c:pt idx="420">
                  <c:v>0.40679900000000002</c:v>
                </c:pt>
                <c:pt idx="421">
                  <c:v>0.43711899999999998</c:v>
                </c:pt>
                <c:pt idx="422">
                  <c:v>0.43936199999999997</c:v>
                </c:pt>
                <c:pt idx="423">
                  <c:v>0.43261699999999997</c:v>
                </c:pt>
                <c:pt idx="424">
                  <c:v>0.453934</c:v>
                </c:pt>
                <c:pt idx="425">
                  <c:v>0.49675000000000002</c:v>
                </c:pt>
                <c:pt idx="426">
                  <c:v>0.54332000000000003</c:v>
                </c:pt>
                <c:pt idx="427">
                  <c:v>0.58636500000000003</c:v>
                </c:pt>
                <c:pt idx="428">
                  <c:v>0.61044299999999996</c:v>
                </c:pt>
                <c:pt idx="429">
                  <c:v>0.62559500000000001</c:v>
                </c:pt>
                <c:pt idx="430">
                  <c:v>0.63687099999999996</c:v>
                </c:pt>
                <c:pt idx="431">
                  <c:v>0.64338700000000004</c:v>
                </c:pt>
                <c:pt idx="432">
                  <c:v>0.65130600000000005</c:v>
                </c:pt>
                <c:pt idx="433">
                  <c:v>0.65095499999999995</c:v>
                </c:pt>
                <c:pt idx="434">
                  <c:v>0.62861599999999995</c:v>
                </c:pt>
                <c:pt idx="435">
                  <c:v>0.59487900000000005</c:v>
                </c:pt>
                <c:pt idx="436">
                  <c:v>0.54710400000000003</c:v>
                </c:pt>
                <c:pt idx="437">
                  <c:v>0.48355100000000001</c:v>
                </c:pt>
                <c:pt idx="438">
                  <c:v>0.41352800000000001</c:v>
                </c:pt>
                <c:pt idx="439">
                  <c:v>0.34730499999999997</c:v>
                </c:pt>
                <c:pt idx="440">
                  <c:v>0.31179800000000002</c:v>
                </c:pt>
                <c:pt idx="441">
                  <c:v>0.30925000000000002</c:v>
                </c:pt>
                <c:pt idx="442">
                  <c:v>0.34051500000000001</c:v>
                </c:pt>
                <c:pt idx="443">
                  <c:v>0.38934299999999999</c:v>
                </c:pt>
                <c:pt idx="444">
                  <c:v>0.43933100000000003</c:v>
                </c:pt>
                <c:pt idx="445">
                  <c:v>0.46128799999999998</c:v>
                </c:pt>
                <c:pt idx="446">
                  <c:v>0.46290599999999998</c:v>
                </c:pt>
                <c:pt idx="447">
                  <c:v>0.40904200000000002</c:v>
                </c:pt>
                <c:pt idx="448">
                  <c:v>0.31939699999999999</c:v>
                </c:pt>
                <c:pt idx="449">
                  <c:v>0.20391799999999999</c:v>
                </c:pt>
                <c:pt idx="450">
                  <c:v>6.2683000000000003E-2</c:v>
                </c:pt>
                <c:pt idx="451">
                  <c:v>-5.7693000000000001E-2</c:v>
                </c:pt>
                <c:pt idx="452">
                  <c:v>-0.136902</c:v>
                </c:pt>
                <c:pt idx="453">
                  <c:v>-0.17286699999999999</c:v>
                </c:pt>
                <c:pt idx="454">
                  <c:v>-0.16694600000000001</c:v>
                </c:pt>
                <c:pt idx="455">
                  <c:v>-0.13687099999999999</c:v>
                </c:pt>
                <c:pt idx="456">
                  <c:v>-9.6527000000000002E-2</c:v>
                </c:pt>
                <c:pt idx="457">
                  <c:v>-7.2632000000000002E-2</c:v>
                </c:pt>
                <c:pt idx="458">
                  <c:v>-6.5475000000000005E-2</c:v>
                </c:pt>
                <c:pt idx="459">
                  <c:v>-9.4376000000000002E-2</c:v>
                </c:pt>
                <c:pt idx="460">
                  <c:v>-0.16447400000000001</c:v>
                </c:pt>
                <c:pt idx="461">
                  <c:v>-0.23452799999999999</c:v>
                </c:pt>
                <c:pt idx="462">
                  <c:v>-0.29275499999999999</c:v>
                </c:pt>
                <c:pt idx="463">
                  <c:v>-0.33232099999999998</c:v>
                </c:pt>
                <c:pt idx="464">
                  <c:v>-0.359848</c:v>
                </c:pt>
                <c:pt idx="465">
                  <c:v>-0.39228800000000003</c:v>
                </c:pt>
                <c:pt idx="466">
                  <c:v>-0.432724</c:v>
                </c:pt>
                <c:pt idx="467">
                  <c:v>-0.46176099999999998</c:v>
                </c:pt>
                <c:pt idx="468">
                  <c:v>-0.48489399999999999</c:v>
                </c:pt>
                <c:pt idx="469">
                  <c:v>-0.49687199999999998</c:v>
                </c:pt>
                <c:pt idx="470">
                  <c:v>-0.51141400000000004</c:v>
                </c:pt>
                <c:pt idx="471">
                  <c:v>-0.53062399999999998</c:v>
                </c:pt>
                <c:pt idx="472">
                  <c:v>-0.543076</c:v>
                </c:pt>
                <c:pt idx="473">
                  <c:v>-0.55583199999999999</c:v>
                </c:pt>
                <c:pt idx="474">
                  <c:v>-0.57290600000000003</c:v>
                </c:pt>
                <c:pt idx="475">
                  <c:v>-0.595078</c:v>
                </c:pt>
                <c:pt idx="476">
                  <c:v>-0.61277800000000004</c:v>
                </c:pt>
                <c:pt idx="477">
                  <c:v>-0.62536599999999998</c:v>
                </c:pt>
                <c:pt idx="478">
                  <c:v>-0.64678999999999998</c:v>
                </c:pt>
                <c:pt idx="479">
                  <c:v>-0.68174699999999999</c:v>
                </c:pt>
                <c:pt idx="480">
                  <c:v>-0.72593700000000005</c:v>
                </c:pt>
                <c:pt idx="481">
                  <c:v>-0.78598000000000001</c:v>
                </c:pt>
                <c:pt idx="482">
                  <c:v>-0.85180699999999998</c:v>
                </c:pt>
                <c:pt idx="483">
                  <c:v>-0.91502399999999995</c:v>
                </c:pt>
                <c:pt idx="484">
                  <c:v>-0.94314600000000004</c:v>
                </c:pt>
                <c:pt idx="485">
                  <c:v>-0.92590300000000003</c:v>
                </c:pt>
                <c:pt idx="486">
                  <c:v>-0.87660199999999999</c:v>
                </c:pt>
                <c:pt idx="487">
                  <c:v>-0.81585700000000005</c:v>
                </c:pt>
                <c:pt idx="488">
                  <c:v>-0.741425</c:v>
                </c:pt>
                <c:pt idx="489">
                  <c:v>-0.65994299999999995</c:v>
                </c:pt>
                <c:pt idx="490">
                  <c:v>-0.60325600000000001</c:v>
                </c:pt>
                <c:pt idx="491">
                  <c:v>-0.59301800000000005</c:v>
                </c:pt>
                <c:pt idx="492">
                  <c:v>-0.62271100000000001</c:v>
                </c:pt>
                <c:pt idx="493">
                  <c:v>-0.67489600000000005</c:v>
                </c:pt>
                <c:pt idx="494">
                  <c:v>-0.71807900000000002</c:v>
                </c:pt>
                <c:pt idx="495">
                  <c:v>-0.73677099999999995</c:v>
                </c:pt>
                <c:pt idx="496">
                  <c:v>-0.71887199999999996</c:v>
                </c:pt>
                <c:pt idx="497">
                  <c:v>-0.66859400000000002</c:v>
                </c:pt>
                <c:pt idx="498">
                  <c:v>-0.59535199999999999</c:v>
                </c:pt>
                <c:pt idx="499">
                  <c:v>-0.494278</c:v>
                </c:pt>
                <c:pt idx="500">
                  <c:v>-0.42218</c:v>
                </c:pt>
                <c:pt idx="501">
                  <c:v>-0.36219800000000002</c:v>
                </c:pt>
                <c:pt idx="502">
                  <c:v>-0.316971</c:v>
                </c:pt>
                <c:pt idx="503">
                  <c:v>-0.28974899999999998</c:v>
                </c:pt>
                <c:pt idx="504">
                  <c:v>-0.26683000000000001</c:v>
                </c:pt>
                <c:pt idx="505">
                  <c:v>-0.23022500000000001</c:v>
                </c:pt>
                <c:pt idx="506">
                  <c:v>-0.189026</c:v>
                </c:pt>
                <c:pt idx="507">
                  <c:v>-0.16613800000000001</c:v>
                </c:pt>
                <c:pt idx="508">
                  <c:v>-0.128632</c:v>
                </c:pt>
                <c:pt idx="509">
                  <c:v>-9.1887999999999997E-2</c:v>
                </c:pt>
                <c:pt idx="510">
                  <c:v>-4.1030999999999998E-2</c:v>
                </c:pt>
                <c:pt idx="511">
                  <c:v>1.0513E-2</c:v>
                </c:pt>
                <c:pt idx="512">
                  <c:v>7.9284999999999994E-2</c:v>
                </c:pt>
                <c:pt idx="513">
                  <c:v>0.14917</c:v>
                </c:pt>
                <c:pt idx="514">
                  <c:v>0.21218899999999999</c:v>
                </c:pt>
                <c:pt idx="515">
                  <c:v>0.26956200000000002</c:v>
                </c:pt>
                <c:pt idx="516">
                  <c:v>0.32919300000000001</c:v>
                </c:pt>
                <c:pt idx="517">
                  <c:v>0.38395699999999999</c:v>
                </c:pt>
                <c:pt idx="518">
                  <c:v>0.421707</c:v>
                </c:pt>
                <c:pt idx="519">
                  <c:v>0.45155299999999998</c:v>
                </c:pt>
                <c:pt idx="520">
                  <c:v>0.49610900000000002</c:v>
                </c:pt>
                <c:pt idx="521">
                  <c:v>0.55241399999999996</c:v>
                </c:pt>
                <c:pt idx="522">
                  <c:v>0.62493900000000002</c:v>
                </c:pt>
                <c:pt idx="523">
                  <c:v>0.69992100000000002</c:v>
                </c:pt>
                <c:pt idx="524">
                  <c:v>0.79281599999999997</c:v>
                </c:pt>
                <c:pt idx="525">
                  <c:v>0.90539599999999998</c:v>
                </c:pt>
                <c:pt idx="526">
                  <c:v>0.99998500000000001</c:v>
                </c:pt>
                <c:pt idx="527">
                  <c:v>1.0555110000000001</c:v>
                </c:pt>
                <c:pt idx="528">
                  <c:v>1.0548709999999999</c:v>
                </c:pt>
                <c:pt idx="529">
                  <c:v>0.98500100000000002</c:v>
                </c:pt>
                <c:pt idx="530">
                  <c:v>0.89146400000000003</c:v>
                </c:pt>
                <c:pt idx="531">
                  <c:v>0.79397600000000002</c:v>
                </c:pt>
                <c:pt idx="532">
                  <c:v>0.708588</c:v>
                </c:pt>
                <c:pt idx="533">
                  <c:v>0.674377</c:v>
                </c:pt>
                <c:pt idx="534">
                  <c:v>0.67135599999999995</c:v>
                </c:pt>
                <c:pt idx="535">
                  <c:v>0.667435</c:v>
                </c:pt>
                <c:pt idx="536">
                  <c:v>0.65899700000000005</c:v>
                </c:pt>
                <c:pt idx="537">
                  <c:v>0.63987700000000003</c:v>
                </c:pt>
                <c:pt idx="538">
                  <c:v>0.60403399999999996</c:v>
                </c:pt>
                <c:pt idx="539">
                  <c:v>0.56236299999999995</c:v>
                </c:pt>
                <c:pt idx="540">
                  <c:v>0.493759</c:v>
                </c:pt>
                <c:pt idx="541">
                  <c:v>0.41873199999999999</c:v>
                </c:pt>
                <c:pt idx="542">
                  <c:v>0.34980800000000001</c:v>
                </c:pt>
                <c:pt idx="543">
                  <c:v>0.27909899999999999</c:v>
                </c:pt>
                <c:pt idx="544">
                  <c:v>0.22035199999999999</c:v>
                </c:pt>
                <c:pt idx="545">
                  <c:v>0.17411799999999999</c:v>
                </c:pt>
                <c:pt idx="546">
                  <c:v>0.131439</c:v>
                </c:pt>
                <c:pt idx="547">
                  <c:v>9.9227999999999997E-2</c:v>
                </c:pt>
                <c:pt idx="548">
                  <c:v>6.5490999999999994E-2</c:v>
                </c:pt>
                <c:pt idx="549">
                  <c:v>1.3336000000000001E-2</c:v>
                </c:pt>
                <c:pt idx="550">
                  <c:v>-3.1036000000000001E-2</c:v>
                </c:pt>
                <c:pt idx="551">
                  <c:v>-8.1253000000000006E-2</c:v>
                </c:pt>
                <c:pt idx="552">
                  <c:v>-0.111069</c:v>
                </c:pt>
                <c:pt idx="553">
                  <c:v>-0.14160200000000001</c:v>
                </c:pt>
                <c:pt idx="554">
                  <c:v>-0.174454</c:v>
                </c:pt>
                <c:pt idx="555">
                  <c:v>-0.240067</c:v>
                </c:pt>
                <c:pt idx="556">
                  <c:v>-0.324158</c:v>
                </c:pt>
                <c:pt idx="557">
                  <c:v>-0.40904200000000002</c:v>
                </c:pt>
                <c:pt idx="558">
                  <c:v>-0.47518899999999997</c:v>
                </c:pt>
                <c:pt idx="559">
                  <c:v>-0.52446000000000004</c:v>
                </c:pt>
                <c:pt idx="560">
                  <c:v>-0.55410800000000004</c:v>
                </c:pt>
                <c:pt idx="561">
                  <c:v>-0.57006800000000002</c:v>
                </c:pt>
                <c:pt idx="562">
                  <c:v>-0.59153699999999998</c:v>
                </c:pt>
                <c:pt idx="563">
                  <c:v>-0.618927</c:v>
                </c:pt>
                <c:pt idx="564">
                  <c:v>-0.64245600000000003</c:v>
                </c:pt>
                <c:pt idx="565">
                  <c:v>-0.66415400000000002</c:v>
                </c:pt>
                <c:pt idx="566">
                  <c:v>-0.674454</c:v>
                </c:pt>
                <c:pt idx="567">
                  <c:v>-0.685944</c:v>
                </c:pt>
                <c:pt idx="568">
                  <c:v>-0.70147700000000002</c:v>
                </c:pt>
                <c:pt idx="569">
                  <c:v>-0.71914699999999998</c:v>
                </c:pt>
                <c:pt idx="570">
                  <c:v>-0.72757000000000005</c:v>
                </c:pt>
                <c:pt idx="571">
                  <c:v>-0.72741699999999998</c:v>
                </c:pt>
                <c:pt idx="572">
                  <c:v>-0.73979200000000001</c:v>
                </c:pt>
                <c:pt idx="573">
                  <c:v>-0.76130699999999996</c:v>
                </c:pt>
                <c:pt idx="574">
                  <c:v>-0.78799399999999997</c:v>
                </c:pt>
                <c:pt idx="575">
                  <c:v>-0.82977299999999998</c:v>
                </c:pt>
                <c:pt idx="576">
                  <c:v>-0.88505599999999995</c:v>
                </c:pt>
                <c:pt idx="577">
                  <c:v>-0.94282500000000002</c:v>
                </c:pt>
                <c:pt idx="578">
                  <c:v>-1.0030669999999999</c:v>
                </c:pt>
                <c:pt idx="579">
                  <c:v>-1.0508120000000001</c:v>
                </c:pt>
                <c:pt idx="580">
                  <c:v>-1.0675349999999999</c:v>
                </c:pt>
                <c:pt idx="581">
                  <c:v>-1.0440370000000001</c:v>
                </c:pt>
                <c:pt idx="582">
                  <c:v>-0.97465500000000005</c:v>
                </c:pt>
                <c:pt idx="583">
                  <c:v>-0.87504599999999999</c:v>
                </c:pt>
                <c:pt idx="584">
                  <c:v>-0.76678500000000005</c:v>
                </c:pt>
                <c:pt idx="585">
                  <c:v>-0.65576199999999996</c:v>
                </c:pt>
                <c:pt idx="586">
                  <c:v>-0.56576499999999996</c:v>
                </c:pt>
                <c:pt idx="587">
                  <c:v>-0.53616299999999995</c:v>
                </c:pt>
                <c:pt idx="588">
                  <c:v>-0.55656399999999995</c:v>
                </c:pt>
                <c:pt idx="589">
                  <c:v>-0.60922200000000004</c:v>
                </c:pt>
                <c:pt idx="590">
                  <c:v>-0.67411799999999999</c:v>
                </c:pt>
                <c:pt idx="591">
                  <c:v>-0.73463400000000001</c:v>
                </c:pt>
                <c:pt idx="592">
                  <c:v>-0.76690700000000001</c:v>
                </c:pt>
                <c:pt idx="593">
                  <c:v>-0.75871299999999997</c:v>
                </c:pt>
                <c:pt idx="594">
                  <c:v>-0.71768200000000004</c:v>
                </c:pt>
                <c:pt idx="595">
                  <c:v>-0.64280700000000002</c:v>
                </c:pt>
                <c:pt idx="596">
                  <c:v>-0.56475799999999998</c:v>
                </c:pt>
                <c:pt idx="597">
                  <c:v>-0.49455300000000002</c:v>
                </c:pt>
                <c:pt idx="598">
                  <c:v>-0.409302</c:v>
                </c:pt>
                <c:pt idx="599">
                  <c:v>-0.32353199999999999</c:v>
                </c:pt>
                <c:pt idx="600">
                  <c:v>-0.22773699999999999</c:v>
                </c:pt>
                <c:pt idx="601">
                  <c:v>-0.16888400000000001</c:v>
                </c:pt>
                <c:pt idx="602">
                  <c:v>-0.123657</c:v>
                </c:pt>
                <c:pt idx="603">
                  <c:v>-6.1171999999999997E-2</c:v>
                </c:pt>
                <c:pt idx="604">
                  <c:v>1.0437E-2</c:v>
                </c:pt>
                <c:pt idx="605">
                  <c:v>8.7692000000000006E-2</c:v>
                </c:pt>
                <c:pt idx="606">
                  <c:v>0.15892000000000001</c:v>
                </c:pt>
                <c:pt idx="607">
                  <c:v>0.22384599999999999</c:v>
                </c:pt>
                <c:pt idx="608">
                  <c:v>0.28251599999999999</c:v>
                </c:pt>
                <c:pt idx="609">
                  <c:v>0.32994099999999998</c:v>
                </c:pt>
                <c:pt idx="610">
                  <c:v>0.37173499999999998</c:v>
                </c:pt>
                <c:pt idx="611">
                  <c:v>0.40812700000000002</c:v>
                </c:pt>
                <c:pt idx="612">
                  <c:v>0.44191000000000003</c:v>
                </c:pt>
                <c:pt idx="613">
                  <c:v>0.473663</c:v>
                </c:pt>
                <c:pt idx="614">
                  <c:v>0.511154</c:v>
                </c:pt>
                <c:pt idx="615">
                  <c:v>0.54171800000000003</c:v>
                </c:pt>
                <c:pt idx="616">
                  <c:v>0.55200199999999999</c:v>
                </c:pt>
                <c:pt idx="617">
                  <c:v>0.55482500000000001</c:v>
                </c:pt>
                <c:pt idx="618">
                  <c:v>0.54518100000000003</c:v>
                </c:pt>
                <c:pt idx="619">
                  <c:v>0.53346300000000002</c:v>
                </c:pt>
                <c:pt idx="620">
                  <c:v>0.53694200000000003</c:v>
                </c:pt>
                <c:pt idx="621">
                  <c:v>0.56645199999999996</c:v>
                </c:pt>
                <c:pt idx="622">
                  <c:v>0.60963400000000001</c:v>
                </c:pt>
                <c:pt idx="623">
                  <c:v>0.63182099999999997</c:v>
                </c:pt>
                <c:pt idx="624">
                  <c:v>0.62110900000000002</c:v>
                </c:pt>
                <c:pt idx="625">
                  <c:v>0.57543900000000003</c:v>
                </c:pt>
                <c:pt idx="626">
                  <c:v>0.52764900000000003</c:v>
                </c:pt>
                <c:pt idx="627">
                  <c:v>0.46589700000000001</c:v>
                </c:pt>
                <c:pt idx="628">
                  <c:v>0.42793300000000001</c:v>
                </c:pt>
                <c:pt idx="629">
                  <c:v>0.40629599999999999</c:v>
                </c:pt>
                <c:pt idx="630">
                  <c:v>0.40095500000000001</c:v>
                </c:pt>
                <c:pt idx="631">
                  <c:v>0.41493200000000002</c:v>
                </c:pt>
                <c:pt idx="632">
                  <c:v>0.45405600000000002</c:v>
                </c:pt>
                <c:pt idx="633">
                  <c:v>0.51275599999999999</c:v>
                </c:pt>
                <c:pt idx="634">
                  <c:v>0.56655900000000003</c:v>
                </c:pt>
                <c:pt idx="635">
                  <c:v>0.593414</c:v>
                </c:pt>
                <c:pt idx="636">
                  <c:v>0.584839</c:v>
                </c:pt>
                <c:pt idx="637">
                  <c:v>0.53936799999999996</c:v>
                </c:pt>
                <c:pt idx="638">
                  <c:v>0.45106499999999999</c:v>
                </c:pt>
                <c:pt idx="639">
                  <c:v>0.35141</c:v>
                </c:pt>
                <c:pt idx="640">
                  <c:v>0.26330599999999998</c:v>
                </c:pt>
                <c:pt idx="641">
                  <c:v>0.18893399999999999</c:v>
                </c:pt>
                <c:pt idx="642">
                  <c:v>0.131027</c:v>
                </c:pt>
                <c:pt idx="643">
                  <c:v>8.5190000000000002E-2</c:v>
                </c:pt>
                <c:pt idx="644">
                  <c:v>4.2145000000000002E-2</c:v>
                </c:pt>
                <c:pt idx="645">
                  <c:v>-1.2210000000000001E-3</c:v>
                </c:pt>
                <c:pt idx="646">
                  <c:v>-6.4788999999999999E-2</c:v>
                </c:pt>
                <c:pt idx="647">
                  <c:v>-0.13456699999999999</c:v>
                </c:pt>
                <c:pt idx="648">
                  <c:v>-0.21331800000000001</c:v>
                </c:pt>
                <c:pt idx="649">
                  <c:v>-0.25465399999999999</c:v>
                </c:pt>
                <c:pt idx="650">
                  <c:v>-0.26487699999999997</c:v>
                </c:pt>
                <c:pt idx="651">
                  <c:v>-0.29611199999999999</c:v>
                </c:pt>
                <c:pt idx="652">
                  <c:v>-0.36822500000000002</c:v>
                </c:pt>
                <c:pt idx="653">
                  <c:v>-0.44955400000000001</c:v>
                </c:pt>
                <c:pt idx="654">
                  <c:v>-0.52124000000000004</c:v>
                </c:pt>
                <c:pt idx="655">
                  <c:v>-0.58685299999999996</c:v>
                </c:pt>
                <c:pt idx="656">
                  <c:v>-0.64625500000000002</c:v>
                </c:pt>
                <c:pt idx="657">
                  <c:v>-0.702179</c:v>
                </c:pt>
                <c:pt idx="658">
                  <c:v>-0.77236899999999997</c:v>
                </c:pt>
                <c:pt idx="659">
                  <c:v>-0.84066799999999997</c:v>
                </c:pt>
                <c:pt idx="660">
                  <c:v>-0.89706399999999997</c:v>
                </c:pt>
                <c:pt idx="661">
                  <c:v>-0.94247400000000003</c:v>
                </c:pt>
                <c:pt idx="662">
                  <c:v>-0.960175</c:v>
                </c:pt>
                <c:pt idx="663">
                  <c:v>-0.96417200000000003</c:v>
                </c:pt>
                <c:pt idx="664">
                  <c:v>-0.95822099999999999</c:v>
                </c:pt>
                <c:pt idx="665">
                  <c:v>-0.93830899999999995</c:v>
                </c:pt>
                <c:pt idx="666">
                  <c:v>-0.904922</c:v>
                </c:pt>
                <c:pt idx="667">
                  <c:v>-0.85963400000000001</c:v>
                </c:pt>
                <c:pt idx="668">
                  <c:v>-0.81033299999999997</c:v>
                </c:pt>
                <c:pt idx="669">
                  <c:v>-0.75845300000000004</c:v>
                </c:pt>
                <c:pt idx="670">
                  <c:v>-0.71339399999999997</c:v>
                </c:pt>
                <c:pt idx="671">
                  <c:v>-0.68659999999999999</c:v>
                </c:pt>
                <c:pt idx="672">
                  <c:v>-0.682755</c:v>
                </c:pt>
                <c:pt idx="673">
                  <c:v>-0.69973799999999997</c:v>
                </c:pt>
                <c:pt idx="674">
                  <c:v>-0.72195399999999998</c:v>
                </c:pt>
                <c:pt idx="675">
                  <c:v>-0.74234</c:v>
                </c:pt>
                <c:pt idx="676">
                  <c:v>-0.76707499999999995</c:v>
                </c:pt>
                <c:pt idx="677">
                  <c:v>-0.79931600000000003</c:v>
                </c:pt>
                <c:pt idx="678">
                  <c:v>-0.82569899999999996</c:v>
                </c:pt>
                <c:pt idx="679">
                  <c:v>-0.83976700000000004</c:v>
                </c:pt>
                <c:pt idx="680">
                  <c:v>-0.83750899999999995</c:v>
                </c:pt>
                <c:pt idx="681">
                  <c:v>-0.807724</c:v>
                </c:pt>
                <c:pt idx="682">
                  <c:v>-0.75878900000000005</c:v>
                </c:pt>
                <c:pt idx="683">
                  <c:v>-0.70022600000000002</c:v>
                </c:pt>
                <c:pt idx="684">
                  <c:v>-0.64021300000000003</c:v>
                </c:pt>
                <c:pt idx="685">
                  <c:v>-0.57946799999999998</c:v>
                </c:pt>
                <c:pt idx="686">
                  <c:v>-0.54225199999999996</c:v>
                </c:pt>
                <c:pt idx="687">
                  <c:v>-0.52876299999999998</c:v>
                </c:pt>
                <c:pt idx="688">
                  <c:v>-0.54780600000000002</c:v>
                </c:pt>
                <c:pt idx="689">
                  <c:v>-0.589615</c:v>
                </c:pt>
                <c:pt idx="690">
                  <c:v>-0.61535600000000001</c:v>
                </c:pt>
                <c:pt idx="691">
                  <c:v>-0.60684199999999999</c:v>
                </c:pt>
                <c:pt idx="692">
                  <c:v>-0.58302299999999996</c:v>
                </c:pt>
                <c:pt idx="693">
                  <c:v>-0.53506500000000001</c:v>
                </c:pt>
                <c:pt idx="694">
                  <c:v>-0.48197899999999999</c:v>
                </c:pt>
                <c:pt idx="695">
                  <c:v>-0.42994700000000002</c:v>
                </c:pt>
                <c:pt idx="696">
                  <c:v>-0.36470000000000002</c:v>
                </c:pt>
                <c:pt idx="697">
                  <c:v>-0.28770400000000002</c:v>
                </c:pt>
                <c:pt idx="698">
                  <c:v>-0.209396</c:v>
                </c:pt>
                <c:pt idx="699">
                  <c:v>-0.14738499999999999</c:v>
                </c:pt>
                <c:pt idx="700">
                  <c:v>-7.7132999999999993E-2</c:v>
                </c:pt>
                <c:pt idx="701">
                  <c:v>-3.6469000000000001E-2</c:v>
                </c:pt>
                <c:pt idx="702">
                  <c:v>-1.4023000000000001E-2</c:v>
                </c:pt>
                <c:pt idx="703">
                  <c:v>4.2420000000000001E-3</c:v>
                </c:pt>
                <c:pt idx="704">
                  <c:v>1.6403000000000001E-2</c:v>
                </c:pt>
                <c:pt idx="705">
                  <c:v>5.2978999999999998E-2</c:v>
                </c:pt>
                <c:pt idx="706">
                  <c:v>0.115311</c:v>
                </c:pt>
                <c:pt idx="707">
                  <c:v>0.189606</c:v>
                </c:pt>
                <c:pt idx="708">
                  <c:v>0.26020799999999999</c:v>
                </c:pt>
                <c:pt idx="709">
                  <c:v>0.31164599999999998</c:v>
                </c:pt>
                <c:pt idx="710">
                  <c:v>0.35179100000000002</c:v>
                </c:pt>
                <c:pt idx="711">
                  <c:v>0.38368200000000002</c:v>
                </c:pt>
                <c:pt idx="712">
                  <c:v>0.405609</c:v>
                </c:pt>
                <c:pt idx="713">
                  <c:v>0.41966199999999998</c:v>
                </c:pt>
                <c:pt idx="714">
                  <c:v>0.434753</c:v>
                </c:pt>
                <c:pt idx="715">
                  <c:v>0.459366</c:v>
                </c:pt>
                <c:pt idx="716">
                  <c:v>0.485184</c:v>
                </c:pt>
                <c:pt idx="717">
                  <c:v>0.51257299999999995</c:v>
                </c:pt>
                <c:pt idx="718">
                  <c:v>0.53109700000000004</c:v>
                </c:pt>
                <c:pt idx="719">
                  <c:v>0.54165600000000003</c:v>
                </c:pt>
                <c:pt idx="720">
                  <c:v>0.53015100000000004</c:v>
                </c:pt>
                <c:pt idx="721">
                  <c:v>0.49371300000000001</c:v>
                </c:pt>
                <c:pt idx="722">
                  <c:v>0.44844099999999998</c:v>
                </c:pt>
                <c:pt idx="723">
                  <c:v>0.39221200000000001</c:v>
                </c:pt>
                <c:pt idx="724">
                  <c:v>0.35966500000000001</c:v>
                </c:pt>
                <c:pt idx="725">
                  <c:v>0.33738699999999999</c:v>
                </c:pt>
                <c:pt idx="726">
                  <c:v>0.33076499999999998</c:v>
                </c:pt>
                <c:pt idx="727">
                  <c:v>0.33712799999999998</c:v>
                </c:pt>
                <c:pt idx="728">
                  <c:v>0.35069299999999998</c:v>
                </c:pt>
                <c:pt idx="729">
                  <c:v>0.37074299999999999</c:v>
                </c:pt>
                <c:pt idx="730">
                  <c:v>0.36731000000000003</c:v>
                </c:pt>
                <c:pt idx="731">
                  <c:v>0.360184</c:v>
                </c:pt>
                <c:pt idx="732">
                  <c:v>0.31576500000000002</c:v>
                </c:pt>
                <c:pt idx="733">
                  <c:v>0.24998500000000001</c:v>
                </c:pt>
                <c:pt idx="734">
                  <c:v>0.172546</c:v>
                </c:pt>
                <c:pt idx="735">
                  <c:v>8.3496000000000001E-2</c:v>
                </c:pt>
                <c:pt idx="736">
                  <c:v>-1.0315E-2</c:v>
                </c:pt>
                <c:pt idx="737">
                  <c:v>-0.104477</c:v>
                </c:pt>
                <c:pt idx="738">
                  <c:v>-0.17361499999999999</c:v>
                </c:pt>
                <c:pt idx="739">
                  <c:v>-0.22389200000000001</c:v>
                </c:pt>
                <c:pt idx="740">
                  <c:v>-0.25717200000000001</c:v>
                </c:pt>
                <c:pt idx="741">
                  <c:v>-0.26522800000000002</c:v>
                </c:pt>
                <c:pt idx="742">
                  <c:v>-0.26921099999999998</c:v>
                </c:pt>
                <c:pt idx="743">
                  <c:v>-0.27565000000000001</c:v>
                </c:pt>
                <c:pt idx="744">
                  <c:v>-0.27683999999999997</c:v>
                </c:pt>
                <c:pt idx="745">
                  <c:v>-0.27777099999999999</c:v>
                </c:pt>
                <c:pt idx="746">
                  <c:v>-0.28855900000000001</c:v>
                </c:pt>
                <c:pt idx="747">
                  <c:v>-0.30505399999999999</c:v>
                </c:pt>
                <c:pt idx="748">
                  <c:v>-0.33989000000000003</c:v>
                </c:pt>
                <c:pt idx="749">
                  <c:v>-0.37413000000000002</c:v>
                </c:pt>
                <c:pt idx="750">
                  <c:v>-0.39933800000000003</c:v>
                </c:pt>
                <c:pt idx="751">
                  <c:v>-0.41429100000000002</c:v>
                </c:pt>
                <c:pt idx="752">
                  <c:v>-0.436554</c:v>
                </c:pt>
                <c:pt idx="753">
                  <c:v>-0.45841999999999999</c:v>
                </c:pt>
                <c:pt idx="754">
                  <c:v>-0.48896800000000001</c:v>
                </c:pt>
                <c:pt idx="755">
                  <c:v>-0.52104200000000001</c:v>
                </c:pt>
                <c:pt idx="756">
                  <c:v>-0.57148699999999997</c:v>
                </c:pt>
                <c:pt idx="757">
                  <c:v>-0.61740099999999998</c:v>
                </c:pt>
                <c:pt idx="758">
                  <c:v>-0.66026300000000004</c:v>
                </c:pt>
                <c:pt idx="759">
                  <c:v>-0.71194500000000005</c:v>
                </c:pt>
                <c:pt idx="760">
                  <c:v>-0.76159699999999997</c:v>
                </c:pt>
                <c:pt idx="761">
                  <c:v>-0.80271899999999996</c:v>
                </c:pt>
                <c:pt idx="762">
                  <c:v>-0.82344099999999998</c:v>
                </c:pt>
                <c:pt idx="763">
                  <c:v>-0.83776899999999999</c:v>
                </c:pt>
                <c:pt idx="764">
                  <c:v>-0.84240700000000002</c:v>
                </c:pt>
                <c:pt idx="765">
                  <c:v>-0.83840899999999996</c:v>
                </c:pt>
                <c:pt idx="766">
                  <c:v>-0.82374599999999998</c:v>
                </c:pt>
                <c:pt idx="767">
                  <c:v>-0.81053200000000003</c:v>
                </c:pt>
                <c:pt idx="768">
                  <c:v>-0.80346700000000004</c:v>
                </c:pt>
                <c:pt idx="769">
                  <c:v>-0.79658499999999999</c:v>
                </c:pt>
                <c:pt idx="770">
                  <c:v>-0.79106100000000001</c:v>
                </c:pt>
                <c:pt idx="771">
                  <c:v>-0.78749100000000005</c:v>
                </c:pt>
                <c:pt idx="772">
                  <c:v>-0.78210400000000002</c:v>
                </c:pt>
                <c:pt idx="773">
                  <c:v>-0.76931799999999995</c:v>
                </c:pt>
                <c:pt idx="774">
                  <c:v>-0.74421700000000002</c:v>
                </c:pt>
                <c:pt idx="775">
                  <c:v>-0.69874599999999998</c:v>
                </c:pt>
                <c:pt idx="776">
                  <c:v>-0.63453700000000002</c:v>
                </c:pt>
                <c:pt idx="777">
                  <c:v>-0.55010999999999999</c:v>
                </c:pt>
                <c:pt idx="778">
                  <c:v>-0.45745799999999998</c:v>
                </c:pt>
                <c:pt idx="779">
                  <c:v>-0.380386</c:v>
                </c:pt>
                <c:pt idx="780">
                  <c:v>-0.33647199999999999</c:v>
                </c:pt>
                <c:pt idx="781">
                  <c:v>-0.33371000000000001</c:v>
                </c:pt>
                <c:pt idx="782">
                  <c:v>-0.36128199999999999</c:v>
                </c:pt>
                <c:pt idx="783">
                  <c:v>-0.41433700000000001</c:v>
                </c:pt>
                <c:pt idx="784">
                  <c:v>-0.48358200000000001</c:v>
                </c:pt>
                <c:pt idx="785">
                  <c:v>-0.54756199999999999</c:v>
                </c:pt>
                <c:pt idx="786">
                  <c:v>-0.58418300000000001</c:v>
                </c:pt>
                <c:pt idx="787">
                  <c:v>-0.58874499999999996</c:v>
                </c:pt>
                <c:pt idx="788">
                  <c:v>-0.55969199999999997</c:v>
                </c:pt>
                <c:pt idx="789">
                  <c:v>-0.51147500000000001</c:v>
                </c:pt>
                <c:pt idx="790">
                  <c:v>-0.453629</c:v>
                </c:pt>
                <c:pt idx="791">
                  <c:v>-0.390656</c:v>
                </c:pt>
                <c:pt idx="792">
                  <c:v>-0.31189</c:v>
                </c:pt>
                <c:pt idx="793">
                  <c:v>-0.22261</c:v>
                </c:pt>
                <c:pt idx="794">
                  <c:v>-0.14141799999999999</c:v>
                </c:pt>
                <c:pt idx="795">
                  <c:v>-7.1517999999999998E-2</c:v>
                </c:pt>
                <c:pt idx="796">
                  <c:v>-3.1524999999999997E-2</c:v>
                </c:pt>
                <c:pt idx="797">
                  <c:v>-1.1672999999999999E-2</c:v>
                </c:pt>
                <c:pt idx="798">
                  <c:v>6.4089999999999998E-3</c:v>
                </c:pt>
                <c:pt idx="799">
                  <c:v>2.3238999999999999E-2</c:v>
                </c:pt>
                <c:pt idx="800">
                  <c:v>3.8115999999999997E-2</c:v>
                </c:pt>
                <c:pt idx="801">
                  <c:v>5.2948000000000002E-2</c:v>
                </c:pt>
                <c:pt idx="802">
                  <c:v>7.9391000000000003E-2</c:v>
                </c:pt>
                <c:pt idx="803">
                  <c:v>0.11956799999999999</c:v>
                </c:pt>
                <c:pt idx="804">
                  <c:v>0.15934799999999999</c:v>
                </c:pt>
                <c:pt idx="805">
                  <c:v>0.20011899999999999</c:v>
                </c:pt>
                <c:pt idx="806">
                  <c:v>0.24693300000000001</c:v>
                </c:pt>
                <c:pt idx="807">
                  <c:v>0.30462600000000001</c:v>
                </c:pt>
                <c:pt idx="808">
                  <c:v>0.35919200000000001</c:v>
                </c:pt>
                <c:pt idx="809">
                  <c:v>0.40141300000000002</c:v>
                </c:pt>
                <c:pt idx="810">
                  <c:v>0.42952000000000001</c:v>
                </c:pt>
                <c:pt idx="811">
                  <c:v>0.44786100000000001</c:v>
                </c:pt>
                <c:pt idx="812">
                  <c:v>0.45800800000000003</c:v>
                </c:pt>
                <c:pt idx="813">
                  <c:v>0.46995500000000001</c:v>
                </c:pt>
                <c:pt idx="814">
                  <c:v>0.48796099999999998</c:v>
                </c:pt>
                <c:pt idx="815">
                  <c:v>0.50933799999999996</c:v>
                </c:pt>
                <c:pt idx="816">
                  <c:v>0.52654999999999996</c:v>
                </c:pt>
                <c:pt idx="817">
                  <c:v>0.53605700000000001</c:v>
                </c:pt>
                <c:pt idx="818">
                  <c:v>0.53875700000000004</c:v>
                </c:pt>
                <c:pt idx="819">
                  <c:v>0.52922100000000005</c:v>
                </c:pt>
                <c:pt idx="820">
                  <c:v>0.50669900000000001</c:v>
                </c:pt>
                <c:pt idx="821">
                  <c:v>0.47209200000000001</c:v>
                </c:pt>
                <c:pt idx="822">
                  <c:v>0.417435</c:v>
                </c:pt>
                <c:pt idx="823">
                  <c:v>0.36721799999999999</c:v>
                </c:pt>
                <c:pt idx="824">
                  <c:v>0.3367</c:v>
                </c:pt>
                <c:pt idx="825">
                  <c:v>0.31730700000000001</c:v>
                </c:pt>
                <c:pt idx="826">
                  <c:v>0.31150800000000001</c:v>
                </c:pt>
                <c:pt idx="827">
                  <c:v>0.316193</c:v>
                </c:pt>
                <c:pt idx="828">
                  <c:v>0.327042</c:v>
                </c:pt>
                <c:pt idx="829">
                  <c:v>0.33708199999999999</c:v>
                </c:pt>
                <c:pt idx="830">
                  <c:v>0.330063</c:v>
                </c:pt>
                <c:pt idx="831">
                  <c:v>0.30015599999999998</c:v>
                </c:pt>
                <c:pt idx="832">
                  <c:v>0.240204</c:v>
                </c:pt>
                <c:pt idx="833">
                  <c:v>0.15859999999999999</c:v>
                </c:pt>
                <c:pt idx="834">
                  <c:v>6.4087000000000005E-2</c:v>
                </c:pt>
                <c:pt idx="835">
                  <c:v>-3.1524999999999997E-2</c:v>
                </c:pt>
                <c:pt idx="836">
                  <c:v>-0.114395</c:v>
                </c:pt>
                <c:pt idx="837">
                  <c:v>-0.18022199999999999</c:v>
                </c:pt>
                <c:pt idx="838">
                  <c:v>-0.230881</c:v>
                </c:pt>
                <c:pt idx="839">
                  <c:v>-0.26306200000000002</c:v>
                </c:pt>
                <c:pt idx="840">
                  <c:v>-0.279449</c:v>
                </c:pt>
                <c:pt idx="841">
                  <c:v>-0.28645300000000001</c:v>
                </c:pt>
                <c:pt idx="842">
                  <c:v>-0.27693200000000001</c:v>
                </c:pt>
                <c:pt idx="843">
                  <c:v>-0.255859</c:v>
                </c:pt>
                <c:pt idx="844">
                  <c:v>-0.24089099999999999</c:v>
                </c:pt>
                <c:pt idx="845">
                  <c:v>-0.23483299999999999</c:v>
                </c:pt>
                <c:pt idx="846">
                  <c:v>-0.24687200000000001</c:v>
                </c:pt>
                <c:pt idx="847">
                  <c:v>-0.27700799999999998</c:v>
                </c:pt>
                <c:pt idx="848">
                  <c:v>-0.31913799999999998</c:v>
                </c:pt>
                <c:pt idx="849">
                  <c:v>-0.36021399999999998</c:v>
                </c:pt>
                <c:pt idx="850">
                  <c:v>-0.40704299999999999</c:v>
                </c:pt>
                <c:pt idx="851">
                  <c:v>-0.445496</c:v>
                </c:pt>
                <c:pt idx="852">
                  <c:v>-0.47471600000000003</c:v>
                </c:pt>
                <c:pt idx="853">
                  <c:v>-0.51110800000000001</c:v>
                </c:pt>
                <c:pt idx="854">
                  <c:v>-0.54373199999999999</c:v>
                </c:pt>
                <c:pt idx="855">
                  <c:v>-0.57380699999999996</c:v>
                </c:pt>
                <c:pt idx="856">
                  <c:v>-0.60726899999999995</c:v>
                </c:pt>
                <c:pt idx="857">
                  <c:v>-0.64228799999999997</c:v>
                </c:pt>
                <c:pt idx="858">
                  <c:v>-0.68840000000000001</c:v>
                </c:pt>
                <c:pt idx="859">
                  <c:v>-0.73091099999999998</c:v>
                </c:pt>
                <c:pt idx="860">
                  <c:v>-0.77180499999999996</c:v>
                </c:pt>
                <c:pt idx="861">
                  <c:v>-0.80810499999999996</c:v>
                </c:pt>
                <c:pt idx="862">
                  <c:v>-0.84258999999999995</c:v>
                </c:pt>
                <c:pt idx="863">
                  <c:v>-0.87051400000000001</c:v>
                </c:pt>
                <c:pt idx="864">
                  <c:v>-0.89544699999999999</c:v>
                </c:pt>
                <c:pt idx="865">
                  <c:v>-0.89904799999999996</c:v>
                </c:pt>
                <c:pt idx="866">
                  <c:v>-0.88902300000000001</c:v>
                </c:pt>
                <c:pt idx="867">
                  <c:v>-0.87162799999999996</c:v>
                </c:pt>
                <c:pt idx="868">
                  <c:v>-0.85057099999999997</c:v>
                </c:pt>
                <c:pt idx="869">
                  <c:v>-0.82467699999999999</c:v>
                </c:pt>
                <c:pt idx="870">
                  <c:v>-0.79888899999999996</c:v>
                </c:pt>
                <c:pt idx="871">
                  <c:v>-0.77000400000000002</c:v>
                </c:pt>
                <c:pt idx="872">
                  <c:v>-0.74581900000000001</c:v>
                </c:pt>
                <c:pt idx="873">
                  <c:v>-0.72828700000000002</c:v>
                </c:pt>
                <c:pt idx="874">
                  <c:v>-0.70848100000000003</c:v>
                </c:pt>
                <c:pt idx="875">
                  <c:v>-0.68701199999999996</c:v>
                </c:pt>
                <c:pt idx="876">
                  <c:v>-0.66481000000000001</c:v>
                </c:pt>
                <c:pt idx="877">
                  <c:v>-0.63601700000000005</c:v>
                </c:pt>
                <c:pt idx="878">
                  <c:v>-0.614151</c:v>
                </c:pt>
                <c:pt idx="879">
                  <c:v>-0.60433999999999999</c:v>
                </c:pt>
                <c:pt idx="880">
                  <c:v>-0.59397900000000003</c:v>
                </c:pt>
                <c:pt idx="881">
                  <c:v>-0.58590699999999996</c:v>
                </c:pt>
                <c:pt idx="882">
                  <c:v>-0.58909599999999995</c:v>
                </c:pt>
                <c:pt idx="883">
                  <c:v>-0.60768100000000003</c:v>
                </c:pt>
                <c:pt idx="884">
                  <c:v>-0.63589499999999999</c:v>
                </c:pt>
                <c:pt idx="885">
                  <c:v>-0.64527900000000005</c:v>
                </c:pt>
                <c:pt idx="886">
                  <c:v>-0.63665799999999995</c:v>
                </c:pt>
                <c:pt idx="887">
                  <c:v>-0.59239200000000003</c:v>
                </c:pt>
                <c:pt idx="888">
                  <c:v>-0.53144800000000003</c:v>
                </c:pt>
                <c:pt idx="889">
                  <c:v>-0.454071</c:v>
                </c:pt>
                <c:pt idx="890">
                  <c:v>-0.37153599999999998</c:v>
                </c:pt>
                <c:pt idx="891">
                  <c:v>-0.28225699999999998</c:v>
                </c:pt>
                <c:pt idx="892">
                  <c:v>-0.184479</c:v>
                </c:pt>
                <c:pt idx="893">
                  <c:v>-0.100739</c:v>
                </c:pt>
                <c:pt idx="894">
                  <c:v>-4.5746000000000002E-2</c:v>
                </c:pt>
                <c:pt idx="895">
                  <c:v>-3.0974999999999999E-2</c:v>
                </c:pt>
                <c:pt idx="896">
                  <c:v>-3.6117999999999997E-2</c:v>
                </c:pt>
                <c:pt idx="897">
                  <c:v>-5.1619999999999999E-2</c:v>
                </c:pt>
                <c:pt idx="898">
                  <c:v>-7.5484999999999997E-2</c:v>
                </c:pt>
                <c:pt idx="899">
                  <c:v>-9.9868999999999999E-2</c:v>
                </c:pt>
                <c:pt idx="900">
                  <c:v>-0.106155</c:v>
                </c:pt>
                <c:pt idx="901">
                  <c:v>-7.9589999999999994E-2</c:v>
                </c:pt>
                <c:pt idx="902">
                  <c:v>-3.6681999999999999E-2</c:v>
                </c:pt>
                <c:pt idx="903">
                  <c:v>1.6312E-2</c:v>
                </c:pt>
                <c:pt idx="904">
                  <c:v>7.9741999999999993E-2</c:v>
                </c:pt>
                <c:pt idx="905">
                  <c:v>0.134964</c:v>
                </c:pt>
                <c:pt idx="906">
                  <c:v>0.175812</c:v>
                </c:pt>
                <c:pt idx="907">
                  <c:v>0.20951800000000001</c:v>
                </c:pt>
                <c:pt idx="908">
                  <c:v>0.23771700000000001</c:v>
                </c:pt>
                <c:pt idx="909">
                  <c:v>0.27398699999999998</c:v>
                </c:pt>
                <c:pt idx="910">
                  <c:v>0.30737300000000001</c:v>
                </c:pt>
                <c:pt idx="911">
                  <c:v>0.33775300000000003</c:v>
                </c:pt>
                <c:pt idx="912">
                  <c:v>0.37213099999999999</c:v>
                </c:pt>
                <c:pt idx="913">
                  <c:v>0.410248</c:v>
                </c:pt>
                <c:pt idx="914">
                  <c:v>0.44518999999999997</c:v>
                </c:pt>
                <c:pt idx="915">
                  <c:v>0.46998600000000001</c:v>
                </c:pt>
                <c:pt idx="916">
                  <c:v>0.487259</c:v>
                </c:pt>
                <c:pt idx="917">
                  <c:v>0.49678</c:v>
                </c:pt>
                <c:pt idx="918">
                  <c:v>0.49499500000000002</c:v>
                </c:pt>
                <c:pt idx="919">
                  <c:v>0.48100300000000001</c:v>
                </c:pt>
                <c:pt idx="920">
                  <c:v>0.45161400000000002</c:v>
                </c:pt>
                <c:pt idx="921">
                  <c:v>0.41638199999999997</c:v>
                </c:pt>
                <c:pt idx="922">
                  <c:v>0.39355499999999999</c:v>
                </c:pt>
                <c:pt idx="923">
                  <c:v>0.38395699999999999</c:v>
                </c:pt>
                <c:pt idx="924">
                  <c:v>0.38020300000000001</c:v>
                </c:pt>
                <c:pt idx="925">
                  <c:v>0.38803100000000001</c:v>
                </c:pt>
                <c:pt idx="926">
                  <c:v>0.40652500000000003</c:v>
                </c:pt>
                <c:pt idx="927">
                  <c:v>0.41200300000000001</c:v>
                </c:pt>
                <c:pt idx="928">
                  <c:v>0.40394600000000003</c:v>
                </c:pt>
                <c:pt idx="929">
                  <c:v>0.37914999999999999</c:v>
                </c:pt>
                <c:pt idx="930">
                  <c:v>0.32075500000000001</c:v>
                </c:pt>
                <c:pt idx="931">
                  <c:v>0.24501000000000001</c:v>
                </c:pt>
                <c:pt idx="932">
                  <c:v>0.13992299999999999</c:v>
                </c:pt>
                <c:pt idx="933">
                  <c:v>3.2851999999999999E-2</c:v>
                </c:pt>
                <c:pt idx="934">
                  <c:v>-6.0042999999999999E-2</c:v>
                </c:pt>
                <c:pt idx="935">
                  <c:v>-0.131302</c:v>
                </c:pt>
                <c:pt idx="936">
                  <c:v>-0.16935700000000001</c:v>
                </c:pt>
                <c:pt idx="937">
                  <c:v>-0.174042</c:v>
                </c:pt>
                <c:pt idx="938">
                  <c:v>-0.17446900000000001</c:v>
                </c:pt>
                <c:pt idx="939">
                  <c:v>-0.17158499999999999</c:v>
                </c:pt>
                <c:pt idx="940">
                  <c:v>-0.16288800000000001</c:v>
                </c:pt>
                <c:pt idx="941">
                  <c:v>-0.14183000000000001</c:v>
                </c:pt>
                <c:pt idx="942">
                  <c:v>-0.124207</c:v>
                </c:pt>
                <c:pt idx="943">
                  <c:v>-0.12724299999999999</c:v>
                </c:pt>
                <c:pt idx="944">
                  <c:v>-0.16145300000000001</c:v>
                </c:pt>
                <c:pt idx="945">
                  <c:v>-0.23460400000000001</c:v>
                </c:pt>
                <c:pt idx="946">
                  <c:v>-0.34126299999999998</c:v>
                </c:pt>
                <c:pt idx="947">
                  <c:v>-0.46504200000000001</c:v>
                </c:pt>
                <c:pt idx="948">
                  <c:v>-0.53849800000000003</c:v>
                </c:pt>
                <c:pt idx="949">
                  <c:v>-0.58084100000000005</c:v>
                </c:pt>
                <c:pt idx="950">
                  <c:v>-0.59292599999999995</c:v>
                </c:pt>
                <c:pt idx="951">
                  <c:v>-0.591476</c:v>
                </c:pt>
                <c:pt idx="952">
                  <c:v>-0.597275</c:v>
                </c:pt>
                <c:pt idx="953">
                  <c:v>-0.60255400000000003</c:v>
                </c:pt>
                <c:pt idx="954">
                  <c:v>-0.61610399999999998</c:v>
                </c:pt>
                <c:pt idx="955">
                  <c:v>-0.63882399999999995</c:v>
                </c:pt>
                <c:pt idx="956">
                  <c:v>-0.65066500000000005</c:v>
                </c:pt>
                <c:pt idx="957">
                  <c:v>-0.65690599999999999</c:v>
                </c:pt>
                <c:pt idx="958">
                  <c:v>-0.65444899999999995</c:v>
                </c:pt>
                <c:pt idx="959">
                  <c:v>-0.65438799999999997</c:v>
                </c:pt>
                <c:pt idx="960">
                  <c:v>-0.66906699999999997</c:v>
                </c:pt>
                <c:pt idx="961">
                  <c:v>-0.69461099999999998</c:v>
                </c:pt>
                <c:pt idx="962">
                  <c:v>-0.74229400000000001</c:v>
                </c:pt>
                <c:pt idx="963">
                  <c:v>-0.78616299999999995</c:v>
                </c:pt>
                <c:pt idx="964">
                  <c:v>-0.83471700000000004</c:v>
                </c:pt>
                <c:pt idx="965">
                  <c:v>-0.87290999999999996</c:v>
                </c:pt>
                <c:pt idx="966">
                  <c:v>-0.89198299999999997</c:v>
                </c:pt>
                <c:pt idx="967">
                  <c:v>-0.90125999999999995</c:v>
                </c:pt>
                <c:pt idx="968">
                  <c:v>-0.907578</c:v>
                </c:pt>
                <c:pt idx="969">
                  <c:v>-0.91131600000000001</c:v>
                </c:pt>
                <c:pt idx="970">
                  <c:v>-0.90978999999999999</c:v>
                </c:pt>
                <c:pt idx="971">
                  <c:v>-0.89784200000000003</c:v>
                </c:pt>
                <c:pt idx="972">
                  <c:v>-0.87855499999999997</c:v>
                </c:pt>
                <c:pt idx="973">
                  <c:v>-0.84152199999999999</c:v>
                </c:pt>
                <c:pt idx="974">
                  <c:v>-0.79301500000000003</c:v>
                </c:pt>
                <c:pt idx="975">
                  <c:v>-0.74189799999999995</c:v>
                </c:pt>
                <c:pt idx="976">
                  <c:v>-0.69796800000000003</c:v>
                </c:pt>
                <c:pt idx="977">
                  <c:v>-0.67443799999999998</c:v>
                </c:pt>
                <c:pt idx="978">
                  <c:v>-0.67558300000000004</c:v>
                </c:pt>
                <c:pt idx="979">
                  <c:v>-0.69201699999999999</c:v>
                </c:pt>
                <c:pt idx="980">
                  <c:v>-0.72941599999999995</c:v>
                </c:pt>
                <c:pt idx="981">
                  <c:v>-0.78068499999999996</c:v>
                </c:pt>
                <c:pt idx="982">
                  <c:v>-0.82392900000000002</c:v>
                </c:pt>
                <c:pt idx="983">
                  <c:v>-0.841858</c:v>
                </c:pt>
                <c:pt idx="984">
                  <c:v>-0.79736300000000004</c:v>
                </c:pt>
                <c:pt idx="985">
                  <c:v>-0.71208199999999999</c:v>
                </c:pt>
                <c:pt idx="986">
                  <c:v>-0.62341299999999999</c:v>
                </c:pt>
                <c:pt idx="987">
                  <c:v>-0.52829000000000004</c:v>
                </c:pt>
                <c:pt idx="988">
                  <c:v>-0.44306899999999999</c:v>
                </c:pt>
                <c:pt idx="989">
                  <c:v>-0.37796000000000002</c:v>
                </c:pt>
                <c:pt idx="990">
                  <c:v>-0.34904499999999999</c:v>
                </c:pt>
                <c:pt idx="991">
                  <c:v>-0.33599899999999999</c:v>
                </c:pt>
                <c:pt idx="992">
                  <c:v>-0.32989499999999999</c:v>
                </c:pt>
                <c:pt idx="993">
                  <c:v>-0.31608599999999998</c:v>
                </c:pt>
                <c:pt idx="994">
                  <c:v>-0.29298400000000002</c:v>
                </c:pt>
                <c:pt idx="995">
                  <c:v>-0.247803</c:v>
                </c:pt>
                <c:pt idx="996">
                  <c:v>-0.189667</c:v>
                </c:pt>
                <c:pt idx="997">
                  <c:v>-0.13992299999999999</c:v>
                </c:pt>
                <c:pt idx="998">
                  <c:v>-7.3685E-2</c:v>
                </c:pt>
                <c:pt idx="999">
                  <c:v>-1.8950999999999999E-2</c:v>
                </c:pt>
                <c:pt idx="1000">
                  <c:v>4.6066000000000003E-2</c:v>
                </c:pt>
              </c:numCache>
            </c:numRef>
          </c:val>
          <c:smooth val="0"/>
          <c:extLst>
            <c:ext xmlns:c16="http://schemas.microsoft.com/office/drawing/2014/chart" uri="{C3380CC4-5D6E-409C-BE32-E72D297353CC}">
              <c16:uniqueId val="{00000000-1B0B-4719-8B0D-28CAB3EA8947}"/>
            </c:ext>
          </c:extLst>
        </c:ser>
        <c:ser>
          <c:idx val="1"/>
          <c:order val="1"/>
          <c:tx>
            <c:strRef>
              <c:f>accelerometer!$M$1</c:f>
              <c:strCache>
                <c:ptCount val="1"/>
                <c:pt idx="0">
                  <c:v>Axis_Y</c:v>
                </c:pt>
              </c:strCache>
            </c:strRef>
          </c:tx>
          <c:spPr>
            <a:ln w="28575" cap="rnd">
              <a:solidFill>
                <a:schemeClr val="accent2"/>
              </a:solidFill>
              <a:round/>
            </a:ln>
            <a:effectLst/>
          </c:spPr>
          <c:marker>
            <c:symbol val="none"/>
          </c:marker>
          <c:val>
            <c:numRef>
              <c:f>accelerometer!$M$2:$M$1002</c:f>
              <c:numCache>
                <c:formatCode>General</c:formatCode>
                <c:ptCount val="1001"/>
                <c:pt idx="0">
                  <c:v>0.974823</c:v>
                </c:pt>
                <c:pt idx="1">
                  <c:v>1.000732</c:v>
                </c:pt>
                <c:pt idx="2">
                  <c:v>1.018127</c:v>
                </c:pt>
                <c:pt idx="3">
                  <c:v>1.047272</c:v>
                </c:pt>
                <c:pt idx="4">
                  <c:v>1.076675</c:v>
                </c:pt>
                <c:pt idx="5">
                  <c:v>1.072433</c:v>
                </c:pt>
                <c:pt idx="6">
                  <c:v>1.0679320000000001</c:v>
                </c:pt>
                <c:pt idx="7">
                  <c:v>1.062576</c:v>
                </c:pt>
                <c:pt idx="8">
                  <c:v>1.0832059999999999</c:v>
                </c:pt>
                <c:pt idx="9">
                  <c:v>1.143448</c:v>
                </c:pt>
                <c:pt idx="10">
                  <c:v>1.2352909999999999</c:v>
                </c:pt>
                <c:pt idx="11">
                  <c:v>1.299561</c:v>
                </c:pt>
                <c:pt idx="12">
                  <c:v>1.3624879999999999</c:v>
                </c:pt>
                <c:pt idx="13">
                  <c:v>1.4627079999999999</c:v>
                </c:pt>
                <c:pt idx="14">
                  <c:v>1.568527</c:v>
                </c:pt>
                <c:pt idx="15">
                  <c:v>1.734283</c:v>
                </c:pt>
                <c:pt idx="16">
                  <c:v>1.942429</c:v>
                </c:pt>
                <c:pt idx="17">
                  <c:v>2.1845400000000001</c:v>
                </c:pt>
                <c:pt idx="18">
                  <c:v>2.3967589999999999</c:v>
                </c:pt>
                <c:pt idx="19">
                  <c:v>2.5106660000000001</c:v>
                </c:pt>
                <c:pt idx="20">
                  <c:v>2.495743</c:v>
                </c:pt>
                <c:pt idx="21">
                  <c:v>2.4348909999999999</c:v>
                </c:pt>
                <c:pt idx="22">
                  <c:v>2.3419340000000002</c:v>
                </c:pt>
                <c:pt idx="23">
                  <c:v>2.2406920000000001</c:v>
                </c:pt>
                <c:pt idx="24">
                  <c:v>2.1599879999999998</c:v>
                </c:pt>
                <c:pt idx="25">
                  <c:v>2.1011199999999999</c:v>
                </c:pt>
                <c:pt idx="26">
                  <c:v>2.027161</c:v>
                </c:pt>
                <c:pt idx="27">
                  <c:v>1.9401090000000001</c:v>
                </c:pt>
                <c:pt idx="28">
                  <c:v>1.8206329999999999</c:v>
                </c:pt>
                <c:pt idx="29">
                  <c:v>1.7341770000000001</c:v>
                </c:pt>
                <c:pt idx="30">
                  <c:v>1.6570739999999999</c:v>
                </c:pt>
                <c:pt idx="31">
                  <c:v>1.5447850000000001</c:v>
                </c:pt>
                <c:pt idx="32">
                  <c:v>1.4332119999999999</c:v>
                </c:pt>
                <c:pt idx="33">
                  <c:v>1.332443</c:v>
                </c:pt>
                <c:pt idx="34">
                  <c:v>1.21817</c:v>
                </c:pt>
                <c:pt idx="35">
                  <c:v>1.0907750000000001</c:v>
                </c:pt>
                <c:pt idx="36">
                  <c:v>0.95448299999999997</c:v>
                </c:pt>
                <c:pt idx="37">
                  <c:v>0.83636500000000003</c:v>
                </c:pt>
                <c:pt idx="38">
                  <c:v>0.72044399999999997</c:v>
                </c:pt>
                <c:pt idx="39">
                  <c:v>0.61502100000000004</c:v>
                </c:pt>
                <c:pt idx="40">
                  <c:v>0.52265899999999998</c:v>
                </c:pt>
                <c:pt idx="41">
                  <c:v>0.44432100000000002</c:v>
                </c:pt>
                <c:pt idx="42">
                  <c:v>0.393036</c:v>
                </c:pt>
                <c:pt idx="43">
                  <c:v>0.34812900000000002</c:v>
                </c:pt>
                <c:pt idx="44">
                  <c:v>0.33761600000000003</c:v>
                </c:pt>
                <c:pt idx="45">
                  <c:v>0.367203</c:v>
                </c:pt>
                <c:pt idx="46">
                  <c:v>0.42959599999999998</c:v>
                </c:pt>
                <c:pt idx="47">
                  <c:v>0.49636799999999998</c:v>
                </c:pt>
                <c:pt idx="48">
                  <c:v>0.56423999999999996</c:v>
                </c:pt>
                <c:pt idx="49">
                  <c:v>0.61399800000000004</c:v>
                </c:pt>
                <c:pt idx="50">
                  <c:v>0.66735800000000001</c:v>
                </c:pt>
                <c:pt idx="51">
                  <c:v>0.69961499999999999</c:v>
                </c:pt>
                <c:pt idx="52">
                  <c:v>0.74473599999999995</c:v>
                </c:pt>
                <c:pt idx="53">
                  <c:v>0.77313200000000004</c:v>
                </c:pt>
                <c:pt idx="54">
                  <c:v>0.83169599999999999</c:v>
                </c:pt>
                <c:pt idx="55">
                  <c:v>0.91677900000000001</c:v>
                </c:pt>
                <c:pt idx="56">
                  <c:v>0.99716199999999999</c:v>
                </c:pt>
                <c:pt idx="57">
                  <c:v>1.1038669999999999</c:v>
                </c:pt>
                <c:pt idx="58">
                  <c:v>1.1751860000000001</c:v>
                </c:pt>
                <c:pt idx="59">
                  <c:v>1.278076</c:v>
                </c:pt>
                <c:pt idx="60">
                  <c:v>1.3626100000000001</c:v>
                </c:pt>
                <c:pt idx="61">
                  <c:v>1.449646</c:v>
                </c:pt>
                <c:pt idx="62">
                  <c:v>1.5578609999999999</c:v>
                </c:pt>
                <c:pt idx="63">
                  <c:v>1.667343</c:v>
                </c:pt>
                <c:pt idx="64">
                  <c:v>1.7723690000000001</c:v>
                </c:pt>
                <c:pt idx="65">
                  <c:v>1.8904570000000001</c:v>
                </c:pt>
                <c:pt idx="66">
                  <c:v>1.973114</c:v>
                </c:pt>
                <c:pt idx="67">
                  <c:v>2.00441</c:v>
                </c:pt>
                <c:pt idx="68">
                  <c:v>2.0166629999999999</c:v>
                </c:pt>
                <c:pt idx="69">
                  <c:v>1.988083</c:v>
                </c:pt>
                <c:pt idx="70">
                  <c:v>1.925095</c:v>
                </c:pt>
                <c:pt idx="71">
                  <c:v>1.8417509999999999</c:v>
                </c:pt>
                <c:pt idx="72">
                  <c:v>1.739975</c:v>
                </c:pt>
                <c:pt idx="73">
                  <c:v>1.6304019999999999</c:v>
                </c:pt>
                <c:pt idx="74">
                  <c:v>1.5339510000000001</c:v>
                </c:pt>
                <c:pt idx="75">
                  <c:v>1.471527</c:v>
                </c:pt>
                <c:pt idx="76">
                  <c:v>1.436966</c:v>
                </c:pt>
                <c:pt idx="77">
                  <c:v>1.4164890000000001</c:v>
                </c:pt>
                <c:pt idx="78">
                  <c:v>1.3834230000000001</c:v>
                </c:pt>
                <c:pt idx="79">
                  <c:v>1.3607480000000001</c:v>
                </c:pt>
                <c:pt idx="80">
                  <c:v>1.3313140000000001</c:v>
                </c:pt>
                <c:pt idx="81">
                  <c:v>1.288788</c:v>
                </c:pt>
                <c:pt idx="82">
                  <c:v>1.2480469999999999</c:v>
                </c:pt>
                <c:pt idx="83">
                  <c:v>1.205765</c:v>
                </c:pt>
                <c:pt idx="84">
                  <c:v>1.1689449999999999</c:v>
                </c:pt>
                <c:pt idx="85">
                  <c:v>1.1382140000000001</c:v>
                </c:pt>
                <c:pt idx="86">
                  <c:v>1.0912170000000001</c:v>
                </c:pt>
                <c:pt idx="87">
                  <c:v>1.05661</c:v>
                </c:pt>
                <c:pt idx="88">
                  <c:v>1.046875</c:v>
                </c:pt>
                <c:pt idx="89">
                  <c:v>1.040146</c:v>
                </c:pt>
                <c:pt idx="90">
                  <c:v>1.030594</c:v>
                </c:pt>
                <c:pt idx="91">
                  <c:v>1.013657</c:v>
                </c:pt>
                <c:pt idx="92">
                  <c:v>1.0044249999999999</c:v>
                </c:pt>
                <c:pt idx="93">
                  <c:v>0.99534599999999995</c:v>
                </c:pt>
                <c:pt idx="94">
                  <c:v>0.98666399999999999</c:v>
                </c:pt>
                <c:pt idx="95">
                  <c:v>0.97166399999999997</c:v>
                </c:pt>
                <c:pt idx="96">
                  <c:v>0.95848100000000003</c:v>
                </c:pt>
                <c:pt idx="97">
                  <c:v>0.95065299999999997</c:v>
                </c:pt>
                <c:pt idx="98">
                  <c:v>0.93998700000000002</c:v>
                </c:pt>
                <c:pt idx="99">
                  <c:v>0.93826299999999996</c:v>
                </c:pt>
                <c:pt idx="100">
                  <c:v>0.915848</c:v>
                </c:pt>
                <c:pt idx="101">
                  <c:v>0.93496699999999999</c:v>
                </c:pt>
                <c:pt idx="102">
                  <c:v>0.97001599999999999</c:v>
                </c:pt>
                <c:pt idx="103">
                  <c:v>1.0150300000000001</c:v>
                </c:pt>
                <c:pt idx="104">
                  <c:v>1.1229709999999999</c:v>
                </c:pt>
                <c:pt idx="105">
                  <c:v>1.219131</c:v>
                </c:pt>
                <c:pt idx="106">
                  <c:v>1.267685</c:v>
                </c:pt>
                <c:pt idx="107">
                  <c:v>1.3326260000000001</c:v>
                </c:pt>
                <c:pt idx="108">
                  <c:v>1.396835</c:v>
                </c:pt>
                <c:pt idx="109">
                  <c:v>1.479843</c:v>
                </c:pt>
                <c:pt idx="110">
                  <c:v>1.588562</c:v>
                </c:pt>
                <c:pt idx="111">
                  <c:v>1.718018</c:v>
                </c:pt>
                <c:pt idx="112">
                  <c:v>1.8986050000000001</c:v>
                </c:pt>
                <c:pt idx="113">
                  <c:v>2.0807190000000002</c:v>
                </c:pt>
                <c:pt idx="114">
                  <c:v>2.1409150000000001</c:v>
                </c:pt>
                <c:pt idx="115">
                  <c:v>2.0779570000000001</c:v>
                </c:pt>
                <c:pt idx="116">
                  <c:v>1.968094</c:v>
                </c:pt>
                <c:pt idx="117">
                  <c:v>1.8107150000000001</c:v>
                </c:pt>
                <c:pt idx="118">
                  <c:v>1.6741790000000001</c:v>
                </c:pt>
                <c:pt idx="119">
                  <c:v>1.5856170000000001</c:v>
                </c:pt>
                <c:pt idx="120">
                  <c:v>1.585693</c:v>
                </c:pt>
                <c:pt idx="121">
                  <c:v>1.54454</c:v>
                </c:pt>
                <c:pt idx="122">
                  <c:v>1.539139</c:v>
                </c:pt>
                <c:pt idx="123">
                  <c:v>1.5624690000000001</c:v>
                </c:pt>
                <c:pt idx="124">
                  <c:v>1.534958</c:v>
                </c:pt>
                <c:pt idx="125">
                  <c:v>1.5327299999999999</c:v>
                </c:pt>
                <c:pt idx="126">
                  <c:v>1.4928440000000001</c:v>
                </c:pt>
                <c:pt idx="127">
                  <c:v>1.43425</c:v>
                </c:pt>
                <c:pt idx="128">
                  <c:v>1.3586579999999999</c:v>
                </c:pt>
                <c:pt idx="129">
                  <c:v>1.2660830000000001</c:v>
                </c:pt>
                <c:pt idx="130">
                  <c:v>1.154404</c:v>
                </c:pt>
                <c:pt idx="131">
                  <c:v>1.027679</c:v>
                </c:pt>
                <c:pt idx="132">
                  <c:v>0.90641799999999995</c:v>
                </c:pt>
                <c:pt idx="133">
                  <c:v>0.80303999999999998</c:v>
                </c:pt>
                <c:pt idx="134">
                  <c:v>0.71072400000000002</c:v>
                </c:pt>
                <c:pt idx="135">
                  <c:v>0.63745099999999999</c:v>
                </c:pt>
                <c:pt idx="136">
                  <c:v>0.57986499999999996</c:v>
                </c:pt>
                <c:pt idx="137">
                  <c:v>0.536331</c:v>
                </c:pt>
                <c:pt idx="138">
                  <c:v>0.50366200000000005</c:v>
                </c:pt>
                <c:pt idx="139">
                  <c:v>0.48779299999999998</c:v>
                </c:pt>
                <c:pt idx="140">
                  <c:v>0.49351499999999998</c:v>
                </c:pt>
                <c:pt idx="141">
                  <c:v>0.52464299999999997</c:v>
                </c:pt>
                <c:pt idx="142">
                  <c:v>0.56076000000000004</c:v>
                </c:pt>
                <c:pt idx="143">
                  <c:v>0.58833299999999999</c:v>
                </c:pt>
                <c:pt idx="144">
                  <c:v>0.61796600000000002</c:v>
                </c:pt>
                <c:pt idx="145">
                  <c:v>0.65316799999999997</c:v>
                </c:pt>
                <c:pt idx="146">
                  <c:v>0.68815599999999999</c:v>
                </c:pt>
                <c:pt idx="147">
                  <c:v>0.70643599999999995</c:v>
                </c:pt>
                <c:pt idx="148">
                  <c:v>0.70133999999999996</c:v>
                </c:pt>
                <c:pt idx="149">
                  <c:v>0.73075900000000005</c:v>
                </c:pt>
                <c:pt idx="150">
                  <c:v>0.75450099999999998</c:v>
                </c:pt>
                <c:pt idx="151">
                  <c:v>0.84376499999999999</c:v>
                </c:pt>
                <c:pt idx="152">
                  <c:v>0.89558400000000005</c:v>
                </c:pt>
                <c:pt idx="153">
                  <c:v>0.97366299999999995</c:v>
                </c:pt>
                <c:pt idx="154">
                  <c:v>1.007919</c:v>
                </c:pt>
                <c:pt idx="155">
                  <c:v>1.0317080000000001</c:v>
                </c:pt>
                <c:pt idx="156">
                  <c:v>1.1119540000000001</c:v>
                </c:pt>
                <c:pt idx="157">
                  <c:v>1.1705779999999999</c:v>
                </c:pt>
                <c:pt idx="158">
                  <c:v>1.2130890000000001</c:v>
                </c:pt>
                <c:pt idx="159">
                  <c:v>1.2811429999999999</c:v>
                </c:pt>
                <c:pt idx="160">
                  <c:v>1.361588</c:v>
                </c:pt>
                <c:pt idx="161">
                  <c:v>1.472839</c:v>
                </c:pt>
                <c:pt idx="162">
                  <c:v>1.5593570000000001</c:v>
                </c:pt>
                <c:pt idx="163">
                  <c:v>1.664841</c:v>
                </c:pt>
                <c:pt idx="164">
                  <c:v>1.7687379999999999</c:v>
                </c:pt>
                <c:pt idx="165">
                  <c:v>1.846878</c:v>
                </c:pt>
                <c:pt idx="166">
                  <c:v>1.895432</c:v>
                </c:pt>
                <c:pt idx="167">
                  <c:v>1.9412689999999999</c:v>
                </c:pt>
                <c:pt idx="168">
                  <c:v>1.9725649999999999</c:v>
                </c:pt>
                <c:pt idx="169">
                  <c:v>1.967438</c:v>
                </c:pt>
                <c:pt idx="170">
                  <c:v>1.899017</c:v>
                </c:pt>
                <c:pt idx="171">
                  <c:v>1.8073269999999999</c:v>
                </c:pt>
                <c:pt idx="172">
                  <c:v>1.6602939999999999</c:v>
                </c:pt>
                <c:pt idx="173">
                  <c:v>1.5401</c:v>
                </c:pt>
                <c:pt idx="174">
                  <c:v>1.4573670000000001</c:v>
                </c:pt>
                <c:pt idx="175">
                  <c:v>1.3998409999999999</c:v>
                </c:pt>
                <c:pt idx="176">
                  <c:v>1.3543400000000001</c:v>
                </c:pt>
                <c:pt idx="177">
                  <c:v>1.303345</c:v>
                </c:pt>
                <c:pt idx="178">
                  <c:v>1.2382200000000001</c:v>
                </c:pt>
                <c:pt idx="179">
                  <c:v>1.1937409999999999</c:v>
                </c:pt>
                <c:pt idx="180">
                  <c:v>1.1506350000000001</c:v>
                </c:pt>
                <c:pt idx="181">
                  <c:v>1.114563</c:v>
                </c:pt>
                <c:pt idx="182">
                  <c:v>1.108139</c:v>
                </c:pt>
                <c:pt idx="183">
                  <c:v>1.0958859999999999</c:v>
                </c:pt>
                <c:pt idx="184">
                  <c:v>1.07579</c:v>
                </c:pt>
                <c:pt idx="185">
                  <c:v>1.0642849999999999</c:v>
                </c:pt>
                <c:pt idx="186">
                  <c:v>1.052902</c:v>
                </c:pt>
                <c:pt idx="187">
                  <c:v>1.0361940000000001</c:v>
                </c:pt>
                <c:pt idx="188">
                  <c:v>1.0181880000000001</c:v>
                </c:pt>
                <c:pt idx="189">
                  <c:v>0.99322500000000002</c:v>
                </c:pt>
                <c:pt idx="190">
                  <c:v>0.96003700000000003</c:v>
                </c:pt>
                <c:pt idx="191">
                  <c:v>0.92297399999999996</c:v>
                </c:pt>
                <c:pt idx="192">
                  <c:v>0.88813799999999998</c:v>
                </c:pt>
                <c:pt idx="193">
                  <c:v>0.85896300000000003</c:v>
                </c:pt>
                <c:pt idx="194">
                  <c:v>0.83593799999999996</c:v>
                </c:pt>
                <c:pt idx="195">
                  <c:v>0.81309500000000001</c:v>
                </c:pt>
                <c:pt idx="196">
                  <c:v>0.80094900000000002</c:v>
                </c:pt>
                <c:pt idx="197">
                  <c:v>0.79827899999999996</c:v>
                </c:pt>
                <c:pt idx="198">
                  <c:v>0.82772800000000002</c:v>
                </c:pt>
                <c:pt idx="199">
                  <c:v>0.87999000000000005</c:v>
                </c:pt>
                <c:pt idx="200">
                  <c:v>0.93772900000000003</c:v>
                </c:pt>
                <c:pt idx="201">
                  <c:v>1.026138</c:v>
                </c:pt>
                <c:pt idx="202">
                  <c:v>1.104492</c:v>
                </c:pt>
                <c:pt idx="203">
                  <c:v>1.1629940000000001</c:v>
                </c:pt>
                <c:pt idx="204">
                  <c:v>1.229095</c:v>
                </c:pt>
                <c:pt idx="205">
                  <c:v>1.3457490000000001</c:v>
                </c:pt>
                <c:pt idx="206">
                  <c:v>1.4537960000000001</c:v>
                </c:pt>
                <c:pt idx="207">
                  <c:v>1.541458</c:v>
                </c:pt>
                <c:pt idx="208">
                  <c:v>1.6592249999999999</c:v>
                </c:pt>
                <c:pt idx="209">
                  <c:v>1.7906040000000001</c:v>
                </c:pt>
                <c:pt idx="210">
                  <c:v>1.9063570000000001</c:v>
                </c:pt>
                <c:pt idx="211">
                  <c:v>1.9657290000000001</c:v>
                </c:pt>
                <c:pt idx="212">
                  <c:v>1.9803310000000001</c:v>
                </c:pt>
                <c:pt idx="213">
                  <c:v>1.968262</c:v>
                </c:pt>
                <c:pt idx="214">
                  <c:v>1.9386749999999999</c:v>
                </c:pt>
                <c:pt idx="215">
                  <c:v>1.9027860000000001</c:v>
                </c:pt>
                <c:pt idx="216">
                  <c:v>1.8640140000000001</c:v>
                </c:pt>
                <c:pt idx="217">
                  <c:v>1.7882229999999999</c:v>
                </c:pt>
                <c:pt idx="218">
                  <c:v>1.7211609999999999</c:v>
                </c:pt>
                <c:pt idx="219">
                  <c:v>1.6258699999999999</c:v>
                </c:pt>
                <c:pt idx="220">
                  <c:v>1.513306</c:v>
                </c:pt>
                <c:pt idx="221">
                  <c:v>1.4180600000000001</c:v>
                </c:pt>
                <c:pt idx="222">
                  <c:v>1.3279879999999999</c:v>
                </c:pt>
                <c:pt idx="223">
                  <c:v>1.2601469999999999</c:v>
                </c:pt>
                <c:pt idx="224">
                  <c:v>1.18634</c:v>
                </c:pt>
                <c:pt idx="225">
                  <c:v>1.1199190000000001</c:v>
                </c:pt>
                <c:pt idx="226">
                  <c:v>1.0341640000000001</c:v>
                </c:pt>
                <c:pt idx="227">
                  <c:v>0.9496</c:v>
                </c:pt>
                <c:pt idx="228">
                  <c:v>0.873367</c:v>
                </c:pt>
                <c:pt idx="229">
                  <c:v>0.810562</c:v>
                </c:pt>
                <c:pt idx="230">
                  <c:v>0.75178500000000004</c:v>
                </c:pt>
                <c:pt idx="231">
                  <c:v>0.69792200000000004</c:v>
                </c:pt>
                <c:pt idx="232">
                  <c:v>0.64833099999999999</c:v>
                </c:pt>
                <c:pt idx="233">
                  <c:v>0.61263999999999996</c:v>
                </c:pt>
                <c:pt idx="234">
                  <c:v>0.55983000000000005</c:v>
                </c:pt>
                <c:pt idx="235">
                  <c:v>0.52246099999999995</c:v>
                </c:pt>
                <c:pt idx="236">
                  <c:v>0.50309800000000005</c:v>
                </c:pt>
                <c:pt idx="237">
                  <c:v>0.50398299999999996</c:v>
                </c:pt>
                <c:pt idx="238">
                  <c:v>0.51495400000000002</c:v>
                </c:pt>
                <c:pt idx="239">
                  <c:v>0.52371199999999996</c:v>
                </c:pt>
                <c:pt idx="240">
                  <c:v>0.53509499999999999</c:v>
                </c:pt>
                <c:pt idx="241">
                  <c:v>0.58431999999999995</c:v>
                </c:pt>
                <c:pt idx="242">
                  <c:v>0.64527900000000005</c:v>
                </c:pt>
                <c:pt idx="243">
                  <c:v>0.68910199999999999</c:v>
                </c:pt>
                <c:pt idx="244">
                  <c:v>0.74276699999999996</c:v>
                </c:pt>
                <c:pt idx="245">
                  <c:v>0.81927499999999998</c:v>
                </c:pt>
                <c:pt idx="246">
                  <c:v>0.89088400000000001</c:v>
                </c:pt>
                <c:pt idx="247">
                  <c:v>0.99229400000000001</c:v>
                </c:pt>
                <c:pt idx="248">
                  <c:v>1.079086</c:v>
                </c:pt>
                <c:pt idx="249">
                  <c:v>1.196747</c:v>
                </c:pt>
                <c:pt idx="250">
                  <c:v>1.2802579999999999</c:v>
                </c:pt>
                <c:pt idx="251">
                  <c:v>1.394882</c:v>
                </c:pt>
                <c:pt idx="252">
                  <c:v>1.4641569999999999</c:v>
                </c:pt>
                <c:pt idx="253">
                  <c:v>1.5415650000000001</c:v>
                </c:pt>
                <c:pt idx="254">
                  <c:v>1.5729219999999999</c:v>
                </c:pt>
                <c:pt idx="255">
                  <c:v>1.5419769999999999</c:v>
                </c:pt>
                <c:pt idx="256">
                  <c:v>1.50769</c:v>
                </c:pt>
                <c:pt idx="257">
                  <c:v>1.502426</c:v>
                </c:pt>
                <c:pt idx="258">
                  <c:v>1.5179750000000001</c:v>
                </c:pt>
                <c:pt idx="259">
                  <c:v>1.555542</c:v>
                </c:pt>
                <c:pt idx="260">
                  <c:v>1.6901250000000001</c:v>
                </c:pt>
                <c:pt idx="261">
                  <c:v>1.887939</c:v>
                </c:pt>
                <c:pt idx="262">
                  <c:v>2.0278779999999998</c:v>
                </c:pt>
                <c:pt idx="263">
                  <c:v>2.1248320000000001</c:v>
                </c:pt>
                <c:pt idx="264">
                  <c:v>2.0890810000000002</c:v>
                </c:pt>
                <c:pt idx="265">
                  <c:v>2.0070649999999999</c:v>
                </c:pt>
                <c:pt idx="266">
                  <c:v>1.8911290000000001</c:v>
                </c:pt>
                <c:pt idx="267">
                  <c:v>1.804047</c:v>
                </c:pt>
                <c:pt idx="268">
                  <c:v>1.687988</c:v>
                </c:pt>
                <c:pt idx="269">
                  <c:v>1.5681609999999999</c:v>
                </c:pt>
                <c:pt idx="270">
                  <c:v>1.4821169999999999</c:v>
                </c:pt>
                <c:pt idx="271">
                  <c:v>1.4123380000000001</c:v>
                </c:pt>
                <c:pt idx="272">
                  <c:v>1.37236</c:v>
                </c:pt>
                <c:pt idx="273">
                  <c:v>1.3502959999999999</c:v>
                </c:pt>
                <c:pt idx="274">
                  <c:v>1.331726</c:v>
                </c:pt>
                <c:pt idx="275">
                  <c:v>1.301865</c:v>
                </c:pt>
                <c:pt idx="276">
                  <c:v>1.26593</c:v>
                </c:pt>
                <c:pt idx="277">
                  <c:v>1.2523040000000001</c:v>
                </c:pt>
                <c:pt idx="278">
                  <c:v>1.245377</c:v>
                </c:pt>
                <c:pt idx="279">
                  <c:v>1.218353</c:v>
                </c:pt>
                <c:pt idx="280">
                  <c:v>1.1803129999999999</c:v>
                </c:pt>
                <c:pt idx="281">
                  <c:v>1.1429750000000001</c:v>
                </c:pt>
                <c:pt idx="282">
                  <c:v>1.075043</c:v>
                </c:pt>
                <c:pt idx="283">
                  <c:v>1.019226</c:v>
                </c:pt>
                <c:pt idx="284">
                  <c:v>0.97149700000000005</c:v>
                </c:pt>
                <c:pt idx="285">
                  <c:v>0.912582</c:v>
                </c:pt>
                <c:pt idx="286">
                  <c:v>0.85945099999999996</c:v>
                </c:pt>
                <c:pt idx="287">
                  <c:v>0.83030700000000002</c:v>
                </c:pt>
                <c:pt idx="288">
                  <c:v>0.80917399999999995</c:v>
                </c:pt>
                <c:pt idx="289">
                  <c:v>0.81343100000000002</c:v>
                </c:pt>
                <c:pt idx="290">
                  <c:v>0.84503200000000001</c:v>
                </c:pt>
                <c:pt idx="291">
                  <c:v>0.87204000000000004</c:v>
                </c:pt>
                <c:pt idx="292">
                  <c:v>0.89881900000000003</c:v>
                </c:pt>
                <c:pt idx="293">
                  <c:v>0.93185399999999996</c:v>
                </c:pt>
                <c:pt idx="294">
                  <c:v>0.97444200000000003</c:v>
                </c:pt>
                <c:pt idx="295">
                  <c:v>1.048721</c:v>
                </c:pt>
                <c:pt idx="296">
                  <c:v>1.1632389999999999</c:v>
                </c:pt>
                <c:pt idx="297">
                  <c:v>1.265198</c:v>
                </c:pt>
                <c:pt idx="298">
                  <c:v>1.3334349999999999</c:v>
                </c:pt>
                <c:pt idx="299">
                  <c:v>1.3854519999999999</c:v>
                </c:pt>
                <c:pt idx="300">
                  <c:v>1.4243319999999999</c:v>
                </c:pt>
                <c:pt idx="301">
                  <c:v>1.4358979999999999</c:v>
                </c:pt>
                <c:pt idx="302">
                  <c:v>1.4411320000000001</c:v>
                </c:pt>
                <c:pt idx="303">
                  <c:v>1.4552609999999999</c:v>
                </c:pt>
                <c:pt idx="304">
                  <c:v>1.4791559999999999</c:v>
                </c:pt>
                <c:pt idx="305">
                  <c:v>1.492615</c:v>
                </c:pt>
                <c:pt idx="306">
                  <c:v>1.5430299999999999</c:v>
                </c:pt>
                <c:pt idx="307">
                  <c:v>1.657486</c:v>
                </c:pt>
                <c:pt idx="308">
                  <c:v>1.7832030000000001</c:v>
                </c:pt>
                <c:pt idx="309">
                  <c:v>1.9036869999999999</c:v>
                </c:pt>
                <c:pt idx="310">
                  <c:v>2.047974</c:v>
                </c:pt>
                <c:pt idx="311">
                  <c:v>2.1524809999999999</c:v>
                </c:pt>
                <c:pt idx="312">
                  <c:v>2.2225950000000001</c:v>
                </c:pt>
                <c:pt idx="313">
                  <c:v>2.198502</c:v>
                </c:pt>
                <c:pt idx="314">
                  <c:v>2.1137389999999998</c:v>
                </c:pt>
                <c:pt idx="315">
                  <c:v>2.0088349999999999</c:v>
                </c:pt>
                <c:pt idx="316">
                  <c:v>1.883148</c:v>
                </c:pt>
                <c:pt idx="317">
                  <c:v>1.7533110000000001</c:v>
                </c:pt>
                <c:pt idx="318">
                  <c:v>1.625351</c:v>
                </c:pt>
                <c:pt idx="319">
                  <c:v>1.493347</c:v>
                </c:pt>
                <c:pt idx="320">
                  <c:v>1.3863220000000001</c:v>
                </c:pt>
                <c:pt idx="321">
                  <c:v>1.2680659999999999</c:v>
                </c:pt>
                <c:pt idx="322">
                  <c:v>1.150452</c:v>
                </c:pt>
                <c:pt idx="323">
                  <c:v>1.0494079999999999</c:v>
                </c:pt>
                <c:pt idx="324">
                  <c:v>0.94456499999999999</c:v>
                </c:pt>
                <c:pt idx="325">
                  <c:v>0.838364</c:v>
                </c:pt>
                <c:pt idx="326">
                  <c:v>0.74671900000000002</c:v>
                </c:pt>
                <c:pt idx="327">
                  <c:v>0.64097599999999999</c:v>
                </c:pt>
                <c:pt idx="328">
                  <c:v>0.55595399999999995</c:v>
                </c:pt>
                <c:pt idx="329">
                  <c:v>0.49086000000000002</c:v>
                </c:pt>
                <c:pt idx="330">
                  <c:v>0.41839599999999999</c:v>
                </c:pt>
                <c:pt idx="331">
                  <c:v>0.35862699999999997</c:v>
                </c:pt>
                <c:pt idx="332">
                  <c:v>0.32884200000000002</c:v>
                </c:pt>
                <c:pt idx="333">
                  <c:v>0.31535299999999999</c:v>
                </c:pt>
                <c:pt idx="334">
                  <c:v>0.32962000000000002</c:v>
                </c:pt>
                <c:pt idx="335">
                  <c:v>0.361572</c:v>
                </c:pt>
                <c:pt idx="336">
                  <c:v>0.40470899999999999</c:v>
                </c:pt>
                <c:pt idx="337">
                  <c:v>0.46513399999999999</c:v>
                </c:pt>
                <c:pt idx="338">
                  <c:v>0.54043600000000003</c:v>
                </c:pt>
                <c:pt idx="339">
                  <c:v>0.62226899999999996</c:v>
                </c:pt>
                <c:pt idx="340">
                  <c:v>0.69770799999999999</c:v>
                </c:pt>
                <c:pt idx="341">
                  <c:v>0.77450600000000003</c:v>
                </c:pt>
                <c:pt idx="342">
                  <c:v>0.84641999999999995</c:v>
                </c:pt>
                <c:pt idx="343">
                  <c:v>0.91395599999999999</c:v>
                </c:pt>
                <c:pt idx="344">
                  <c:v>0.96942099999999998</c:v>
                </c:pt>
                <c:pt idx="345">
                  <c:v>1.033417</c:v>
                </c:pt>
                <c:pt idx="346">
                  <c:v>1.1432040000000001</c:v>
                </c:pt>
                <c:pt idx="347">
                  <c:v>1.22319</c:v>
                </c:pt>
                <c:pt idx="348">
                  <c:v>1.3053889999999999</c:v>
                </c:pt>
                <c:pt idx="349">
                  <c:v>1.38855</c:v>
                </c:pt>
                <c:pt idx="350">
                  <c:v>1.453033</c:v>
                </c:pt>
                <c:pt idx="351">
                  <c:v>1.486237</c:v>
                </c:pt>
                <c:pt idx="352">
                  <c:v>1.5102390000000001</c:v>
                </c:pt>
                <c:pt idx="353">
                  <c:v>1.535156</c:v>
                </c:pt>
                <c:pt idx="354">
                  <c:v>1.5827789999999999</c:v>
                </c:pt>
                <c:pt idx="355">
                  <c:v>1.6838679999999999</c:v>
                </c:pt>
                <c:pt idx="356">
                  <c:v>1.788956</c:v>
                </c:pt>
                <c:pt idx="357">
                  <c:v>1.83847</c:v>
                </c:pt>
                <c:pt idx="358">
                  <c:v>1.8817600000000001</c:v>
                </c:pt>
                <c:pt idx="359">
                  <c:v>1.88385</c:v>
                </c:pt>
                <c:pt idx="360">
                  <c:v>1.8640589999999999</c:v>
                </c:pt>
                <c:pt idx="361">
                  <c:v>1.8090059999999999</c:v>
                </c:pt>
                <c:pt idx="362">
                  <c:v>1.7342070000000001</c:v>
                </c:pt>
                <c:pt idx="363">
                  <c:v>1.6451720000000001</c:v>
                </c:pt>
                <c:pt idx="364">
                  <c:v>1.576462</c:v>
                </c:pt>
                <c:pt idx="365">
                  <c:v>1.5341800000000001</c:v>
                </c:pt>
                <c:pt idx="366">
                  <c:v>1.5069429999999999</c:v>
                </c:pt>
                <c:pt idx="367">
                  <c:v>1.487228</c:v>
                </c:pt>
                <c:pt idx="368">
                  <c:v>1.475128</c:v>
                </c:pt>
                <c:pt idx="369">
                  <c:v>1.457138</c:v>
                </c:pt>
                <c:pt idx="370">
                  <c:v>1.4479679999999999</c:v>
                </c:pt>
                <c:pt idx="371">
                  <c:v>1.427902</c:v>
                </c:pt>
                <c:pt idx="372">
                  <c:v>1.3837889999999999</c:v>
                </c:pt>
                <c:pt idx="373">
                  <c:v>1.359818</c:v>
                </c:pt>
                <c:pt idx="374">
                  <c:v>1.3194729999999999</c:v>
                </c:pt>
                <c:pt idx="375">
                  <c:v>1.2626649999999999</c:v>
                </c:pt>
                <c:pt idx="376">
                  <c:v>1.180817</c:v>
                </c:pt>
                <c:pt idx="377">
                  <c:v>1.085663</c:v>
                </c:pt>
                <c:pt idx="378">
                  <c:v>1.0023960000000001</c:v>
                </c:pt>
                <c:pt idx="379">
                  <c:v>0.92179900000000004</c:v>
                </c:pt>
                <c:pt idx="380">
                  <c:v>0.85172999999999999</c:v>
                </c:pt>
                <c:pt idx="381">
                  <c:v>0.80714399999999997</c:v>
                </c:pt>
                <c:pt idx="382">
                  <c:v>0.79367100000000002</c:v>
                </c:pt>
                <c:pt idx="383">
                  <c:v>0.81530800000000003</c:v>
                </c:pt>
                <c:pt idx="384">
                  <c:v>0.83288600000000002</c:v>
                </c:pt>
                <c:pt idx="385">
                  <c:v>0.83699000000000001</c:v>
                </c:pt>
                <c:pt idx="386">
                  <c:v>0.90093999999999996</c:v>
                </c:pt>
                <c:pt idx="387">
                  <c:v>0.99124100000000004</c:v>
                </c:pt>
                <c:pt idx="388">
                  <c:v>1.0456700000000001</c:v>
                </c:pt>
                <c:pt idx="389">
                  <c:v>1.0993189999999999</c:v>
                </c:pt>
                <c:pt idx="390">
                  <c:v>1.174652</c:v>
                </c:pt>
                <c:pt idx="391">
                  <c:v>1.2512209999999999</c:v>
                </c:pt>
                <c:pt idx="392">
                  <c:v>1.3281099999999999</c:v>
                </c:pt>
                <c:pt idx="393">
                  <c:v>1.3630679999999999</c:v>
                </c:pt>
                <c:pt idx="394">
                  <c:v>1.332489</c:v>
                </c:pt>
                <c:pt idx="395">
                  <c:v>1.244629</c:v>
                </c:pt>
                <c:pt idx="396">
                  <c:v>1.13002</c:v>
                </c:pt>
                <c:pt idx="397">
                  <c:v>1.0473330000000001</c:v>
                </c:pt>
                <c:pt idx="398">
                  <c:v>1.0122530000000001</c:v>
                </c:pt>
                <c:pt idx="399">
                  <c:v>1.047928</c:v>
                </c:pt>
                <c:pt idx="400">
                  <c:v>1.156982</c:v>
                </c:pt>
                <c:pt idx="401">
                  <c:v>1.328751</c:v>
                </c:pt>
                <c:pt idx="402">
                  <c:v>1.5128779999999999</c:v>
                </c:pt>
                <c:pt idx="403">
                  <c:v>1.7188570000000001</c:v>
                </c:pt>
                <c:pt idx="404">
                  <c:v>1.934097</c:v>
                </c:pt>
                <c:pt idx="405">
                  <c:v>2.1031490000000002</c:v>
                </c:pt>
                <c:pt idx="406">
                  <c:v>2.2029879999999999</c:v>
                </c:pt>
                <c:pt idx="407">
                  <c:v>2.2274319999999999</c:v>
                </c:pt>
                <c:pt idx="408">
                  <c:v>2.2169490000000001</c:v>
                </c:pt>
                <c:pt idx="409">
                  <c:v>2.2017359999999999</c:v>
                </c:pt>
                <c:pt idx="410">
                  <c:v>2.1905060000000001</c:v>
                </c:pt>
                <c:pt idx="411">
                  <c:v>2.1628569999999998</c:v>
                </c:pt>
                <c:pt idx="412">
                  <c:v>2.102325</c:v>
                </c:pt>
                <c:pt idx="413">
                  <c:v>2.011139</c:v>
                </c:pt>
                <c:pt idx="414">
                  <c:v>1.9142300000000001</c:v>
                </c:pt>
                <c:pt idx="415">
                  <c:v>1.8134459999999999</c:v>
                </c:pt>
                <c:pt idx="416">
                  <c:v>1.719482</c:v>
                </c:pt>
                <c:pt idx="417">
                  <c:v>1.6145020000000001</c:v>
                </c:pt>
                <c:pt idx="418">
                  <c:v>1.498154</c:v>
                </c:pt>
                <c:pt idx="419">
                  <c:v>1.3694</c:v>
                </c:pt>
                <c:pt idx="420">
                  <c:v>1.2377929999999999</c:v>
                </c:pt>
                <c:pt idx="421">
                  <c:v>1.1067199999999999</c:v>
                </c:pt>
                <c:pt idx="422">
                  <c:v>0.98193399999999997</c:v>
                </c:pt>
                <c:pt idx="423">
                  <c:v>0.86138899999999996</c:v>
                </c:pt>
                <c:pt idx="424">
                  <c:v>0.72377000000000002</c:v>
                </c:pt>
                <c:pt idx="425">
                  <c:v>0.58972199999999997</c:v>
                </c:pt>
                <c:pt idx="426">
                  <c:v>0.463669</c:v>
                </c:pt>
                <c:pt idx="427">
                  <c:v>0.34248400000000001</c:v>
                </c:pt>
                <c:pt idx="428">
                  <c:v>0.255768</c:v>
                </c:pt>
                <c:pt idx="429">
                  <c:v>0.20164499999999999</c:v>
                </c:pt>
                <c:pt idx="430">
                  <c:v>0.18846099999999999</c:v>
                </c:pt>
                <c:pt idx="431">
                  <c:v>0.18589800000000001</c:v>
                </c:pt>
                <c:pt idx="432">
                  <c:v>0.20477300000000001</c:v>
                </c:pt>
                <c:pt idx="433">
                  <c:v>0.25500499999999998</c:v>
                </c:pt>
                <c:pt idx="434">
                  <c:v>0.31343100000000002</c:v>
                </c:pt>
                <c:pt idx="435">
                  <c:v>0.38267499999999999</c:v>
                </c:pt>
                <c:pt idx="436">
                  <c:v>0.48455799999999999</c:v>
                </c:pt>
                <c:pt idx="437">
                  <c:v>0.59414699999999998</c:v>
                </c:pt>
                <c:pt idx="438">
                  <c:v>0.69738800000000001</c:v>
                </c:pt>
                <c:pt idx="439">
                  <c:v>0.79573099999999997</c:v>
                </c:pt>
                <c:pt idx="440">
                  <c:v>0.87908900000000001</c:v>
                </c:pt>
                <c:pt idx="441">
                  <c:v>0.97189300000000001</c:v>
                </c:pt>
                <c:pt idx="442">
                  <c:v>1.049652</c:v>
                </c:pt>
                <c:pt idx="443">
                  <c:v>1.1259459999999999</c:v>
                </c:pt>
                <c:pt idx="444">
                  <c:v>1.244019</c:v>
                </c:pt>
                <c:pt idx="445">
                  <c:v>1.3644099999999999</c:v>
                </c:pt>
                <c:pt idx="446">
                  <c:v>1.5072779999999999</c:v>
                </c:pt>
                <c:pt idx="447">
                  <c:v>1.6640170000000001</c:v>
                </c:pt>
                <c:pt idx="448">
                  <c:v>1.795593</c:v>
                </c:pt>
                <c:pt idx="449">
                  <c:v>1.874161</c:v>
                </c:pt>
                <c:pt idx="450">
                  <c:v>1.862411</c:v>
                </c:pt>
                <c:pt idx="451">
                  <c:v>1.745743</c:v>
                </c:pt>
                <c:pt idx="452">
                  <c:v>1.6868129999999999</c:v>
                </c:pt>
                <c:pt idx="453">
                  <c:v>1.6909179999999999</c:v>
                </c:pt>
                <c:pt idx="454">
                  <c:v>1.707077</c:v>
                </c:pt>
                <c:pt idx="455">
                  <c:v>1.75563</c:v>
                </c:pt>
                <c:pt idx="456">
                  <c:v>1.8517459999999999</c:v>
                </c:pt>
                <c:pt idx="457">
                  <c:v>1.961166</c:v>
                </c:pt>
                <c:pt idx="458">
                  <c:v>2.027908</c:v>
                </c:pt>
                <c:pt idx="459">
                  <c:v>2.0625</c:v>
                </c:pt>
                <c:pt idx="460">
                  <c:v>2.0193940000000001</c:v>
                </c:pt>
                <c:pt idx="461">
                  <c:v>1.9312590000000001</c:v>
                </c:pt>
                <c:pt idx="462">
                  <c:v>1.809296</c:v>
                </c:pt>
                <c:pt idx="463">
                  <c:v>1.685654</c:v>
                </c:pt>
                <c:pt idx="464">
                  <c:v>1.5816650000000001</c:v>
                </c:pt>
                <c:pt idx="465">
                  <c:v>1.5258940000000001</c:v>
                </c:pt>
                <c:pt idx="466">
                  <c:v>1.5121770000000001</c:v>
                </c:pt>
                <c:pt idx="467">
                  <c:v>1.455643</c:v>
                </c:pt>
                <c:pt idx="468">
                  <c:v>1.43367</c:v>
                </c:pt>
                <c:pt idx="469">
                  <c:v>1.3533329999999999</c:v>
                </c:pt>
                <c:pt idx="470">
                  <c:v>1.3212429999999999</c:v>
                </c:pt>
                <c:pt idx="471">
                  <c:v>1.2580720000000001</c:v>
                </c:pt>
                <c:pt idx="472">
                  <c:v>1.2032929999999999</c:v>
                </c:pt>
                <c:pt idx="473">
                  <c:v>1.1272580000000001</c:v>
                </c:pt>
                <c:pt idx="474">
                  <c:v>1.041458</c:v>
                </c:pt>
                <c:pt idx="475">
                  <c:v>0.99023399999999995</c:v>
                </c:pt>
                <c:pt idx="476">
                  <c:v>0.94435100000000005</c:v>
                </c:pt>
                <c:pt idx="477">
                  <c:v>0.88003500000000001</c:v>
                </c:pt>
                <c:pt idx="478">
                  <c:v>0.85108899999999998</c:v>
                </c:pt>
                <c:pt idx="479">
                  <c:v>0.84315499999999999</c:v>
                </c:pt>
                <c:pt idx="480">
                  <c:v>0.86267099999999997</c:v>
                </c:pt>
                <c:pt idx="481">
                  <c:v>0.87225299999999995</c:v>
                </c:pt>
                <c:pt idx="482">
                  <c:v>0.87951699999999999</c:v>
                </c:pt>
                <c:pt idx="483">
                  <c:v>0.92260699999999995</c:v>
                </c:pt>
                <c:pt idx="484">
                  <c:v>0.99339299999999997</c:v>
                </c:pt>
                <c:pt idx="485">
                  <c:v>1.0482480000000001</c:v>
                </c:pt>
                <c:pt idx="486">
                  <c:v>1.086578</c:v>
                </c:pt>
                <c:pt idx="487">
                  <c:v>1.1350709999999999</c:v>
                </c:pt>
                <c:pt idx="488">
                  <c:v>1.1732180000000001</c:v>
                </c:pt>
                <c:pt idx="489">
                  <c:v>1.2111209999999999</c:v>
                </c:pt>
                <c:pt idx="490">
                  <c:v>1.2459720000000001</c:v>
                </c:pt>
                <c:pt idx="491">
                  <c:v>1.2739560000000001</c:v>
                </c:pt>
                <c:pt idx="492">
                  <c:v>1.2844850000000001</c:v>
                </c:pt>
                <c:pt idx="493">
                  <c:v>1.2963560000000001</c:v>
                </c:pt>
                <c:pt idx="494">
                  <c:v>1.306595</c:v>
                </c:pt>
                <c:pt idx="495">
                  <c:v>1.2780910000000001</c:v>
                </c:pt>
                <c:pt idx="496">
                  <c:v>1.2758480000000001</c:v>
                </c:pt>
                <c:pt idx="497">
                  <c:v>1.352676</c:v>
                </c:pt>
                <c:pt idx="498">
                  <c:v>1.461395</c:v>
                </c:pt>
                <c:pt idx="499">
                  <c:v>1.605194</c:v>
                </c:pt>
                <c:pt idx="500">
                  <c:v>1.77359</c:v>
                </c:pt>
                <c:pt idx="501">
                  <c:v>1.964996</c:v>
                </c:pt>
                <c:pt idx="502">
                  <c:v>2.1219790000000001</c:v>
                </c:pt>
                <c:pt idx="503">
                  <c:v>2.2304379999999999</c:v>
                </c:pt>
                <c:pt idx="504">
                  <c:v>2.2746729999999999</c:v>
                </c:pt>
                <c:pt idx="505">
                  <c:v>2.251862</c:v>
                </c:pt>
                <c:pt idx="506">
                  <c:v>2.2172700000000001</c:v>
                </c:pt>
                <c:pt idx="507">
                  <c:v>2.20282</c:v>
                </c:pt>
                <c:pt idx="508">
                  <c:v>2.1871800000000001</c:v>
                </c:pt>
                <c:pt idx="509">
                  <c:v>2.1679689999999998</c:v>
                </c:pt>
                <c:pt idx="510">
                  <c:v>2.0964809999999998</c:v>
                </c:pt>
                <c:pt idx="511">
                  <c:v>2.0161289999999998</c:v>
                </c:pt>
                <c:pt idx="512">
                  <c:v>1.939163</c:v>
                </c:pt>
                <c:pt idx="513">
                  <c:v>1.875885</c:v>
                </c:pt>
                <c:pt idx="514">
                  <c:v>1.810028</c:v>
                </c:pt>
                <c:pt idx="515">
                  <c:v>1.739609</c:v>
                </c:pt>
                <c:pt idx="516">
                  <c:v>1.6425320000000001</c:v>
                </c:pt>
                <c:pt idx="517">
                  <c:v>1.5013890000000001</c:v>
                </c:pt>
                <c:pt idx="518">
                  <c:v>1.340179</c:v>
                </c:pt>
                <c:pt idx="519">
                  <c:v>1.156693</c:v>
                </c:pt>
                <c:pt idx="520">
                  <c:v>0.97274799999999995</c:v>
                </c:pt>
                <c:pt idx="521">
                  <c:v>0.80914299999999995</c:v>
                </c:pt>
                <c:pt idx="522">
                  <c:v>0.65228299999999995</c:v>
                </c:pt>
                <c:pt idx="523">
                  <c:v>0.51483199999999996</c:v>
                </c:pt>
                <c:pt idx="524">
                  <c:v>0.40290799999999999</c:v>
                </c:pt>
                <c:pt idx="525">
                  <c:v>0.29566999999999999</c:v>
                </c:pt>
                <c:pt idx="526">
                  <c:v>0.19540399999999999</c:v>
                </c:pt>
                <c:pt idx="527">
                  <c:v>0.13186600000000001</c:v>
                </c:pt>
                <c:pt idx="528">
                  <c:v>9.1827000000000006E-2</c:v>
                </c:pt>
                <c:pt idx="529">
                  <c:v>0.13494900000000001</c:v>
                </c:pt>
                <c:pt idx="530">
                  <c:v>0.176376</c:v>
                </c:pt>
                <c:pt idx="531">
                  <c:v>0.26188699999999998</c:v>
                </c:pt>
                <c:pt idx="532">
                  <c:v>0.39247100000000001</c:v>
                </c:pt>
                <c:pt idx="533">
                  <c:v>0.52539100000000005</c:v>
                </c:pt>
                <c:pt idx="534">
                  <c:v>0.61050400000000005</c:v>
                </c:pt>
                <c:pt idx="535">
                  <c:v>0.71888700000000005</c:v>
                </c:pt>
                <c:pt idx="536">
                  <c:v>0.84120200000000001</c:v>
                </c:pt>
                <c:pt idx="537">
                  <c:v>0.97972099999999995</c:v>
                </c:pt>
                <c:pt idx="538">
                  <c:v>1.1034999999999999</c:v>
                </c:pt>
                <c:pt idx="539">
                  <c:v>1.2509920000000001</c:v>
                </c:pt>
                <c:pt idx="540">
                  <c:v>1.377899</c:v>
                </c:pt>
                <c:pt idx="541">
                  <c:v>1.50621</c:v>
                </c:pt>
                <c:pt idx="542">
                  <c:v>1.630585</c:v>
                </c:pt>
                <c:pt idx="543">
                  <c:v>1.7178960000000001</c:v>
                </c:pt>
                <c:pt idx="544">
                  <c:v>1.7755890000000001</c:v>
                </c:pt>
                <c:pt idx="545">
                  <c:v>1.822586</c:v>
                </c:pt>
                <c:pt idx="546">
                  <c:v>1.8910830000000001</c:v>
                </c:pt>
                <c:pt idx="547">
                  <c:v>1.9484250000000001</c:v>
                </c:pt>
                <c:pt idx="548">
                  <c:v>2.0463100000000001</c:v>
                </c:pt>
                <c:pt idx="549">
                  <c:v>2.1122130000000001</c:v>
                </c:pt>
                <c:pt idx="550">
                  <c:v>2.1666720000000002</c:v>
                </c:pt>
                <c:pt idx="551">
                  <c:v>2.2102810000000002</c:v>
                </c:pt>
                <c:pt idx="552">
                  <c:v>2.2288670000000002</c:v>
                </c:pt>
                <c:pt idx="553">
                  <c:v>2.253952</c:v>
                </c:pt>
                <c:pt idx="554">
                  <c:v>2.2744749999999998</c:v>
                </c:pt>
                <c:pt idx="555">
                  <c:v>2.2524570000000002</c:v>
                </c:pt>
                <c:pt idx="556">
                  <c:v>2.1938629999999999</c:v>
                </c:pt>
                <c:pt idx="557">
                  <c:v>2.0793910000000002</c:v>
                </c:pt>
                <c:pt idx="558">
                  <c:v>1.9328000000000001</c:v>
                </c:pt>
                <c:pt idx="559">
                  <c:v>1.8020940000000001</c:v>
                </c:pt>
                <c:pt idx="560">
                  <c:v>1.7093959999999999</c:v>
                </c:pt>
                <c:pt idx="561">
                  <c:v>1.661667</c:v>
                </c:pt>
                <c:pt idx="562">
                  <c:v>1.621826</c:v>
                </c:pt>
                <c:pt idx="563">
                  <c:v>1.5659479999999999</c:v>
                </c:pt>
                <c:pt idx="564">
                  <c:v>1.5097959999999999</c:v>
                </c:pt>
                <c:pt idx="565">
                  <c:v>1.4510799999999999</c:v>
                </c:pt>
                <c:pt idx="566">
                  <c:v>1.3726039999999999</c:v>
                </c:pt>
                <c:pt idx="567">
                  <c:v>1.2794190000000001</c:v>
                </c:pt>
                <c:pt idx="568">
                  <c:v>1.1675420000000001</c:v>
                </c:pt>
                <c:pt idx="569">
                  <c:v>1.0770109999999999</c:v>
                </c:pt>
                <c:pt idx="570">
                  <c:v>1.0024869999999999</c:v>
                </c:pt>
                <c:pt idx="571">
                  <c:v>0.93577600000000005</c:v>
                </c:pt>
                <c:pt idx="572">
                  <c:v>0.883606</c:v>
                </c:pt>
                <c:pt idx="573">
                  <c:v>0.85064700000000004</c:v>
                </c:pt>
                <c:pt idx="574">
                  <c:v>0.82583600000000001</c:v>
                </c:pt>
                <c:pt idx="575">
                  <c:v>0.82894900000000005</c:v>
                </c:pt>
                <c:pt idx="576">
                  <c:v>0.86380000000000001</c:v>
                </c:pt>
                <c:pt idx="577">
                  <c:v>0.88284300000000004</c:v>
                </c:pt>
                <c:pt idx="578">
                  <c:v>0.90583800000000003</c:v>
                </c:pt>
                <c:pt idx="579">
                  <c:v>0.96479800000000004</c:v>
                </c:pt>
                <c:pt idx="580">
                  <c:v>1.041061</c:v>
                </c:pt>
                <c:pt idx="581">
                  <c:v>1.1103209999999999</c:v>
                </c:pt>
                <c:pt idx="582">
                  <c:v>1.1707609999999999</c:v>
                </c:pt>
                <c:pt idx="583">
                  <c:v>1.200806</c:v>
                </c:pt>
                <c:pt idx="584">
                  <c:v>1.2613369999999999</c:v>
                </c:pt>
                <c:pt idx="585">
                  <c:v>1.351456</c:v>
                </c:pt>
                <c:pt idx="586">
                  <c:v>1.428696</c:v>
                </c:pt>
                <c:pt idx="587">
                  <c:v>1.4705809999999999</c:v>
                </c:pt>
                <c:pt idx="588">
                  <c:v>1.463425</c:v>
                </c:pt>
                <c:pt idx="589">
                  <c:v>1.4841610000000001</c:v>
                </c:pt>
                <c:pt idx="590">
                  <c:v>1.436401</c:v>
                </c:pt>
                <c:pt idx="591">
                  <c:v>1.3969419999999999</c:v>
                </c:pt>
                <c:pt idx="592">
                  <c:v>1.3949130000000001</c:v>
                </c:pt>
                <c:pt idx="593">
                  <c:v>1.465546</c:v>
                </c:pt>
                <c:pt idx="594">
                  <c:v>1.5961000000000001</c:v>
                </c:pt>
                <c:pt idx="595">
                  <c:v>1.742111</c:v>
                </c:pt>
                <c:pt idx="596">
                  <c:v>1.936218</c:v>
                </c:pt>
                <c:pt idx="597">
                  <c:v>2.1707610000000002</c:v>
                </c:pt>
                <c:pt idx="598">
                  <c:v>2.3975680000000001</c:v>
                </c:pt>
                <c:pt idx="599">
                  <c:v>2.5744020000000001</c:v>
                </c:pt>
                <c:pt idx="600">
                  <c:v>2.653778</c:v>
                </c:pt>
                <c:pt idx="601">
                  <c:v>2.6540370000000002</c:v>
                </c:pt>
                <c:pt idx="602">
                  <c:v>2.6159819999999998</c:v>
                </c:pt>
                <c:pt idx="603">
                  <c:v>2.5264739999999999</c:v>
                </c:pt>
                <c:pt idx="604">
                  <c:v>2.4088440000000002</c:v>
                </c:pt>
                <c:pt idx="605">
                  <c:v>2.2693020000000002</c:v>
                </c:pt>
                <c:pt idx="606">
                  <c:v>2.1204529999999999</c:v>
                </c:pt>
                <c:pt idx="607">
                  <c:v>1.967209</c:v>
                </c:pt>
                <c:pt idx="608">
                  <c:v>1.7928010000000001</c:v>
                </c:pt>
                <c:pt idx="609">
                  <c:v>1.6309359999999999</c:v>
                </c:pt>
                <c:pt idx="610">
                  <c:v>1.4944459999999999</c:v>
                </c:pt>
                <c:pt idx="611">
                  <c:v>1.3456570000000001</c:v>
                </c:pt>
                <c:pt idx="612">
                  <c:v>1.193451</c:v>
                </c:pt>
                <c:pt idx="613">
                  <c:v>1.069855</c:v>
                </c:pt>
                <c:pt idx="614">
                  <c:v>0.91629000000000005</c:v>
                </c:pt>
                <c:pt idx="615">
                  <c:v>0.780304</c:v>
                </c:pt>
                <c:pt idx="616">
                  <c:v>0.67492700000000005</c:v>
                </c:pt>
                <c:pt idx="617">
                  <c:v>0.58598300000000003</c:v>
                </c:pt>
                <c:pt idx="618">
                  <c:v>0.52800000000000002</c:v>
                </c:pt>
                <c:pt idx="619">
                  <c:v>0.46582000000000001</c:v>
                </c:pt>
                <c:pt idx="620">
                  <c:v>0.42294300000000001</c:v>
                </c:pt>
                <c:pt idx="621">
                  <c:v>0.389069</c:v>
                </c:pt>
                <c:pt idx="622">
                  <c:v>0.36611900000000003</c:v>
                </c:pt>
                <c:pt idx="623">
                  <c:v>0.372421</c:v>
                </c:pt>
                <c:pt idx="624">
                  <c:v>0.40278599999999998</c:v>
                </c:pt>
                <c:pt idx="625">
                  <c:v>0.45098899999999997</c:v>
                </c:pt>
                <c:pt idx="626">
                  <c:v>0.49206499999999997</c:v>
                </c:pt>
                <c:pt idx="627">
                  <c:v>0.52589399999999997</c:v>
                </c:pt>
                <c:pt idx="628">
                  <c:v>0.55128500000000003</c:v>
                </c:pt>
                <c:pt idx="629">
                  <c:v>0.57971200000000001</c:v>
                </c:pt>
                <c:pt idx="630">
                  <c:v>0.61675999999999997</c:v>
                </c:pt>
                <c:pt idx="631">
                  <c:v>0.66113299999999997</c:v>
                </c:pt>
                <c:pt idx="632">
                  <c:v>0.69714399999999999</c:v>
                </c:pt>
                <c:pt idx="633">
                  <c:v>0.742981</c:v>
                </c:pt>
                <c:pt idx="634">
                  <c:v>0.82234200000000002</c:v>
                </c:pt>
                <c:pt idx="635">
                  <c:v>0.93516500000000002</c:v>
                </c:pt>
                <c:pt idx="636">
                  <c:v>1.067963</c:v>
                </c:pt>
                <c:pt idx="637">
                  <c:v>1.1780090000000001</c:v>
                </c:pt>
                <c:pt idx="638">
                  <c:v>1.2778020000000001</c:v>
                </c:pt>
                <c:pt idx="639">
                  <c:v>1.339432</c:v>
                </c:pt>
                <c:pt idx="640">
                  <c:v>1.3925479999999999</c:v>
                </c:pt>
                <c:pt idx="641">
                  <c:v>1.4663390000000001</c:v>
                </c:pt>
                <c:pt idx="642">
                  <c:v>1.5197909999999999</c:v>
                </c:pt>
                <c:pt idx="643">
                  <c:v>1.605164</c:v>
                </c:pt>
                <c:pt idx="644">
                  <c:v>1.7247920000000001</c:v>
                </c:pt>
                <c:pt idx="645">
                  <c:v>1.827118</c:v>
                </c:pt>
                <c:pt idx="646">
                  <c:v>1.9770049999999999</c:v>
                </c:pt>
                <c:pt idx="647">
                  <c:v>2.1030579999999999</c:v>
                </c:pt>
                <c:pt idx="648">
                  <c:v>2.2309420000000002</c:v>
                </c:pt>
                <c:pt idx="649">
                  <c:v>2.332687</c:v>
                </c:pt>
                <c:pt idx="650">
                  <c:v>2.3678279999999998</c:v>
                </c:pt>
                <c:pt idx="651">
                  <c:v>2.368744</c:v>
                </c:pt>
                <c:pt idx="652">
                  <c:v>2.2991640000000002</c:v>
                </c:pt>
                <c:pt idx="653">
                  <c:v>2.2095950000000002</c:v>
                </c:pt>
                <c:pt idx="654">
                  <c:v>2.0706180000000001</c:v>
                </c:pt>
                <c:pt idx="655">
                  <c:v>1.9451449999999999</c:v>
                </c:pt>
                <c:pt idx="656">
                  <c:v>1.8023830000000001</c:v>
                </c:pt>
                <c:pt idx="657">
                  <c:v>1.693665</c:v>
                </c:pt>
                <c:pt idx="658">
                  <c:v>1.6351169999999999</c:v>
                </c:pt>
                <c:pt idx="659">
                  <c:v>1.557312</c:v>
                </c:pt>
                <c:pt idx="660">
                  <c:v>1.4989779999999999</c:v>
                </c:pt>
                <c:pt idx="661">
                  <c:v>1.4329529999999999</c:v>
                </c:pt>
                <c:pt idx="662">
                  <c:v>1.3388979999999999</c:v>
                </c:pt>
                <c:pt idx="663">
                  <c:v>1.2317959999999999</c:v>
                </c:pt>
                <c:pt idx="664">
                  <c:v>1.115143</c:v>
                </c:pt>
                <c:pt idx="665">
                  <c:v>1.0482640000000001</c:v>
                </c:pt>
                <c:pt idx="666">
                  <c:v>0.98405500000000001</c:v>
                </c:pt>
                <c:pt idx="667">
                  <c:v>0.93989599999999995</c:v>
                </c:pt>
                <c:pt idx="668">
                  <c:v>0.903976</c:v>
                </c:pt>
                <c:pt idx="669">
                  <c:v>0.86958299999999999</c:v>
                </c:pt>
                <c:pt idx="670">
                  <c:v>0.83102399999999998</c:v>
                </c:pt>
                <c:pt idx="671">
                  <c:v>0.81565900000000002</c:v>
                </c:pt>
                <c:pt idx="672">
                  <c:v>0.81823699999999999</c:v>
                </c:pt>
                <c:pt idx="673">
                  <c:v>0.83946200000000004</c:v>
                </c:pt>
                <c:pt idx="674">
                  <c:v>0.86541699999999999</c:v>
                </c:pt>
                <c:pt idx="675">
                  <c:v>0.87016300000000002</c:v>
                </c:pt>
                <c:pt idx="676">
                  <c:v>0.90815699999999999</c:v>
                </c:pt>
                <c:pt idx="677">
                  <c:v>0.96424900000000002</c:v>
                </c:pt>
                <c:pt idx="678">
                  <c:v>1.0272669999999999</c:v>
                </c:pt>
                <c:pt idx="679">
                  <c:v>1.093796</c:v>
                </c:pt>
                <c:pt idx="680">
                  <c:v>1.1439969999999999</c:v>
                </c:pt>
                <c:pt idx="681">
                  <c:v>1.192734</c:v>
                </c:pt>
                <c:pt idx="682">
                  <c:v>1.2502439999999999</c:v>
                </c:pt>
                <c:pt idx="683">
                  <c:v>1.324997</c:v>
                </c:pt>
                <c:pt idx="684">
                  <c:v>1.4044650000000001</c:v>
                </c:pt>
                <c:pt idx="685">
                  <c:v>1.503571</c:v>
                </c:pt>
                <c:pt idx="686">
                  <c:v>1.583496</c:v>
                </c:pt>
                <c:pt idx="687">
                  <c:v>1.604263</c:v>
                </c:pt>
                <c:pt idx="688">
                  <c:v>1.582687</c:v>
                </c:pt>
                <c:pt idx="689">
                  <c:v>1.587402</c:v>
                </c:pt>
                <c:pt idx="690">
                  <c:v>1.5854029999999999</c:v>
                </c:pt>
                <c:pt idx="691">
                  <c:v>1.637939</c:v>
                </c:pt>
                <c:pt idx="692">
                  <c:v>1.7159420000000001</c:v>
                </c:pt>
                <c:pt idx="693">
                  <c:v>1.817566</c:v>
                </c:pt>
                <c:pt idx="694">
                  <c:v>1.908096</c:v>
                </c:pt>
                <c:pt idx="695">
                  <c:v>1.96933</c:v>
                </c:pt>
                <c:pt idx="696">
                  <c:v>1.9978180000000001</c:v>
                </c:pt>
                <c:pt idx="697">
                  <c:v>2.0015719999999999</c:v>
                </c:pt>
                <c:pt idx="698">
                  <c:v>1.97316</c:v>
                </c:pt>
                <c:pt idx="699">
                  <c:v>1.9233549999999999</c:v>
                </c:pt>
                <c:pt idx="700">
                  <c:v>1.8232269999999999</c:v>
                </c:pt>
                <c:pt idx="701">
                  <c:v>1.7133179999999999</c:v>
                </c:pt>
                <c:pt idx="702">
                  <c:v>1.570999</c:v>
                </c:pt>
                <c:pt idx="703">
                  <c:v>1.4249270000000001</c:v>
                </c:pt>
                <c:pt idx="704">
                  <c:v>1.313812</c:v>
                </c:pt>
                <c:pt idx="705">
                  <c:v>1.2176819999999999</c:v>
                </c:pt>
                <c:pt idx="706">
                  <c:v>1.1253660000000001</c:v>
                </c:pt>
                <c:pt idx="707">
                  <c:v>1.036133</c:v>
                </c:pt>
                <c:pt idx="708">
                  <c:v>0.95019500000000001</c:v>
                </c:pt>
                <c:pt idx="709">
                  <c:v>0.88185100000000005</c:v>
                </c:pt>
                <c:pt idx="710">
                  <c:v>0.80114700000000005</c:v>
                </c:pt>
                <c:pt idx="711">
                  <c:v>0.70616100000000004</c:v>
                </c:pt>
                <c:pt idx="712">
                  <c:v>0.60629299999999997</c:v>
                </c:pt>
                <c:pt idx="713">
                  <c:v>0.52331499999999997</c:v>
                </c:pt>
                <c:pt idx="714">
                  <c:v>0.45013399999999998</c:v>
                </c:pt>
                <c:pt idx="715">
                  <c:v>0.40301500000000001</c:v>
                </c:pt>
                <c:pt idx="716">
                  <c:v>0.37080400000000002</c:v>
                </c:pt>
                <c:pt idx="717">
                  <c:v>0.36846899999999999</c:v>
                </c:pt>
                <c:pt idx="718">
                  <c:v>0.40212999999999999</c:v>
                </c:pt>
                <c:pt idx="719">
                  <c:v>0.45794699999999999</c:v>
                </c:pt>
                <c:pt idx="720">
                  <c:v>0.52645900000000001</c:v>
                </c:pt>
                <c:pt idx="721">
                  <c:v>0.59561200000000003</c:v>
                </c:pt>
                <c:pt idx="722">
                  <c:v>0.67642199999999997</c:v>
                </c:pt>
                <c:pt idx="723">
                  <c:v>0.74914599999999998</c:v>
                </c:pt>
                <c:pt idx="724">
                  <c:v>0.81326299999999996</c:v>
                </c:pt>
                <c:pt idx="725">
                  <c:v>0.86738599999999999</c:v>
                </c:pt>
                <c:pt idx="726">
                  <c:v>0.92651399999999995</c:v>
                </c:pt>
                <c:pt idx="727">
                  <c:v>0.95504800000000001</c:v>
                </c:pt>
                <c:pt idx="728">
                  <c:v>0.98231500000000005</c:v>
                </c:pt>
                <c:pt idx="729">
                  <c:v>1.0427249999999999</c:v>
                </c:pt>
                <c:pt idx="730">
                  <c:v>1.1145940000000001</c:v>
                </c:pt>
                <c:pt idx="731">
                  <c:v>1.196518</c:v>
                </c:pt>
                <c:pt idx="732">
                  <c:v>1.275757</c:v>
                </c:pt>
                <c:pt idx="733">
                  <c:v>1.334381</c:v>
                </c:pt>
                <c:pt idx="734">
                  <c:v>1.420776</c:v>
                </c:pt>
                <c:pt idx="735">
                  <c:v>1.481735</c:v>
                </c:pt>
                <c:pt idx="736">
                  <c:v>1.544205</c:v>
                </c:pt>
                <c:pt idx="737">
                  <c:v>1.574417</c:v>
                </c:pt>
                <c:pt idx="738">
                  <c:v>1.6034550000000001</c:v>
                </c:pt>
                <c:pt idx="739">
                  <c:v>1.6409450000000001</c:v>
                </c:pt>
                <c:pt idx="740">
                  <c:v>1.657745</c:v>
                </c:pt>
                <c:pt idx="741">
                  <c:v>1.698059</c:v>
                </c:pt>
                <c:pt idx="742">
                  <c:v>1.717697</c:v>
                </c:pt>
                <c:pt idx="743">
                  <c:v>1.7994380000000001</c:v>
                </c:pt>
                <c:pt idx="744">
                  <c:v>1.8601840000000001</c:v>
                </c:pt>
                <c:pt idx="745">
                  <c:v>1.8869320000000001</c:v>
                </c:pt>
                <c:pt idx="746">
                  <c:v>1.928833</c:v>
                </c:pt>
                <c:pt idx="747">
                  <c:v>1.935379</c:v>
                </c:pt>
                <c:pt idx="748">
                  <c:v>1.9102479999999999</c:v>
                </c:pt>
                <c:pt idx="749">
                  <c:v>1.831421</c:v>
                </c:pt>
                <c:pt idx="750">
                  <c:v>1.704285</c:v>
                </c:pt>
                <c:pt idx="751">
                  <c:v>1.569229</c:v>
                </c:pt>
                <c:pt idx="752">
                  <c:v>1.482437</c:v>
                </c:pt>
                <c:pt idx="753">
                  <c:v>1.42926</c:v>
                </c:pt>
                <c:pt idx="754">
                  <c:v>1.392166</c:v>
                </c:pt>
                <c:pt idx="755">
                  <c:v>1.3579559999999999</c:v>
                </c:pt>
                <c:pt idx="756">
                  <c:v>1.3318939999999999</c:v>
                </c:pt>
                <c:pt idx="757">
                  <c:v>1.293533</c:v>
                </c:pt>
                <c:pt idx="758">
                  <c:v>1.25267</c:v>
                </c:pt>
                <c:pt idx="759">
                  <c:v>1.21286</c:v>
                </c:pt>
                <c:pt idx="760">
                  <c:v>1.181686</c:v>
                </c:pt>
                <c:pt idx="761">
                  <c:v>1.1463319999999999</c:v>
                </c:pt>
                <c:pt idx="762">
                  <c:v>1.1064609999999999</c:v>
                </c:pt>
                <c:pt idx="763">
                  <c:v>1.052414</c:v>
                </c:pt>
                <c:pt idx="764">
                  <c:v>1.0011140000000001</c:v>
                </c:pt>
                <c:pt idx="765">
                  <c:v>0.97111499999999995</c:v>
                </c:pt>
                <c:pt idx="766">
                  <c:v>0.93049599999999999</c:v>
                </c:pt>
                <c:pt idx="767">
                  <c:v>0.89340200000000003</c:v>
                </c:pt>
                <c:pt idx="768">
                  <c:v>0.87233000000000005</c:v>
                </c:pt>
                <c:pt idx="769">
                  <c:v>0.86448700000000001</c:v>
                </c:pt>
                <c:pt idx="770">
                  <c:v>0.86125200000000002</c:v>
                </c:pt>
                <c:pt idx="771">
                  <c:v>0.87051400000000001</c:v>
                </c:pt>
                <c:pt idx="772">
                  <c:v>0.87745700000000004</c:v>
                </c:pt>
                <c:pt idx="773">
                  <c:v>0.913574</c:v>
                </c:pt>
                <c:pt idx="774">
                  <c:v>0.96906999999999999</c:v>
                </c:pt>
                <c:pt idx="775">
                  <c:v>1.0253300000000001</c:v>
                </c:pt>
                <c:pt idx="776">
                  <c:v>1.091507</c:v>
                </c:pt>
                <c:pt idx="777">
                  <c:v>1.1643829999999999</c:v>
                </c:pt>
                <c:pt idx="778">
                  <c:v>1.236618</c:v>
                </c:pt>
                <c:pt idx="779">
                  <c:v>1.2957920000000001</c:v>
                </c:pt>
                <c:pt idx="780">
                  <c:v>1.3468169999999999</c:v>
                </c:pt>
                <c:pt idx="781">
                  <c:v>1.386093</c:v>
                </c:pt>
                <c:pt idx="782">
                  <c:v>1.3961330000000001</c:v>
                </c:pt>
                <c:pt idx="783">
                  <c:v>1.407883</c:v>
                </c:pt>
                <c:pt idx="784">
                  <c:v>1.428909</c:v>
                </c:pt>
                <c:pt idx="785">
                  <c:v>1.424423</c:v>
                </c:pt>
                <c:pt idx="786">
                  <c:v>1.4443969999999999</c:v>
                </c:pt>
                <c:pt idx="787">
                  <c:v>1.49823</c:v>
                </c:pt>
                <c:pt idx="788">
                  <c:v>1.5809169999999999</c:v>
                </c:pt>
                <c:pt idx="789">
                  <c:v>1.697845</c:v>
                </c:pt>
                <c:pt idx="790">
                  <c:v>1.8509979999999999</c:v>
                </c:pt>
                <c:pt idx="791">
                  <c:v>2.0143740000000001</c:v>
                </c:pt>
                <c:pt idx="792">
                  <c:v>2.129105</c:v>
                </c:pt>
                <c:pt idx="793">
                  <c:v>2.2117770000000001</c:v>
                </c:pt>
                <c:pt idx="794">
                  <c:v>2.23027</c:v>
                </c:pt>
                <c:pt idx="795">
                  <c:v>2.1727750000000001</c:v>
                </c:pt>
                <c:pt idx="796">
                  <c:v>2.1002350000000001</c:v>
                </c:pt>
                <c:pt idx="797">
                  <c:v>2.0066380000000001</c:v>
                </c:pt>
                <c:pt idx="798">
                  <c:v>1.8611759999999999</c:v>
                </c:pt>
                <c:pt idx="799">
                  <c:v>1.689346</c:v>
                </c:pt>
                <c:pt idx="800">
                  <c:v>1.5452729999999999</c:v>
                </c:pt>
                <c:pt idx="801">
                  <c:v>1.427902</c:v>
                </c:pt>
                <c:pt idx="802">
                  <c:v>1.3191379999999999</c:v>
                </c:pt>
                <c:pt idx="803">
                  <c:v>1.2149509999999999</c:v>
                </c:pt>
                <c:pt idx="804">
                  <c:v>1.1243129999999999</c:v>
                </c:pt>
                <c:pt idx="805">
                  <c:v>1.027542</c:v>
                </c:pt>
                <c:pt idx="806">
                  <c:v>0.93547100000000005</c:v>
                </c:pt>
                <c:pt idx="807">
                  <c:v>0.84672499999999995</c:v>
                </c:pt>
                <c:pt idx="808">
                  <c:v>0.75653099999999995</c:v>
                </c:pt>
                <c:pt idx="809">
                  <c:v>0.66223100000000001</c:v>
                </c:pt>
                <c:pt idx="810">
                  <c:v>0.59133899999999995</c:v>
                </c:pt>
                <c:pt idx="811">
                  <c:v>0.52354400000000001</c:v>
                </c:pt>
                <c:pt idx="812">
                  <c:v>0.45753500000000003</c:v>
                </c:pt>
                <c:pt idx="813">
                  <c:v>0.401337</c:v>
                </c:pt>
                <c:pt idx="814">
                  <c:v>0.36447099999999999</c:v>
                </c:pt>
                <c:pt idx="815">
                  <c:v>0.34983799999999998</c:v>
                </c:pt>
                <c:pt idx="816">
                  <c:v>0.35403400000000002</c:v>
                </c:pt>
                <c:pt idx="817">
                  <c:v>0.37986799999999998</c:v>
                </c:pt>
                <c:pt idx="818">
                  <c:v>0.41969299999999998</c:v>
                </c:pt>
                <c:pt idx="819">
                  <c:v>0.48315399999999997</c:v>
                </c:pt>
                <c:pt idx="820">
                  <c:v>0.55471800000000004</c:v>
                </c:pt>
                <c:pt idx="821">
                  <c:v>0.62300100000000003</c:v>
                </c:pt>
                <c:pt idx="822">
                  <c:v>0.70721400000000001</c:v>
                </c:pt>
                <c:pt idx="823">
                  <c:v>0.77967799999999998</c:v>
                </c:pt>
                <c:pt idx="824">
                  <c:v>0.83911100000000005</c:v>
                </c:pt>
                <c:pt idx="825">
                  <c:v>0.90475499999999998</c:v>
                </c:pt>
                <c:pt idx="826">
                  <c:v>0.95173600000000003</c:v>
                </c:pt>
                <c:pt idx="827">
                  <c:v>0.99484300000000003</c:v>
                </c:pt>
                <c:pt idx="828">
                  <c:v>1.052155</c:v>
                </c:pt>
                <c:pt idx="829">
                  <c:v>1.156296</c:v>
                </c:pt>
                <c:pt idx="830">
                  <c:v>1.2567900000000001</c:v>
                </c:pt>
                <c:pt idx="831">
                  <c:v>1.3756710000000001</c:v>
                </c:pt>
                <c:pt idx="832">
                  <c:v>1.5080720000000001</c:v>
                </c:pt>
                <c:pt idx="833">
                  <c:v>1.6045229999999999</c:v>
                </c:pt>
                <c:pt idx="834">
                  <c:v>1.6864319999999999</c:v>
                </c:pt>
                <c:pt idx="835">
                  <c:v>1.7024840000000001</c:v>
                </c:pt>
                <c:pt idx="836">
                  <c:v>1.6823729999999999</c:v>
                </c:pt>
                <c:pt idx="837">
                  <c:v>1.664474</c:v>
                </c:pt>
                <c:pt idx="838">
                  <c:v>1.6381380000000001</c:v>
                </c:pt>
                <c:pt idx="839">
                  <c:v>1.615799</c:v>
                </c:pt>
                <c:pt idx="840">
                  <c:v>1.63327</c:v>
                </c:pt>
                <c:pt idx="841">
                  <c:v>1.6889190000000001</c:v>
                </c:pt>
                <c:pt idx="842">
                  <c:v>1.787369</c:v>
                </c:pt>
                <c:pt idx="843">
                  <c:v>1.892487</c:v>
                </c:pt>
                <c:pt idx="844">
                  <c:v>1.9743040000000001</c:v>
                </c:pt>
                <c:pt idx="845">
                  <c:v>2.0294340000000002</c:v>
                </c:pt>
                <c:pt idx="846">
                  <c:v>2.0127410000000001</c:v>
                </c:pt>
                <c:pt idx="847">
                  <c:v>1.979187</c:v>
                </c:pt>
                <c:pt idx="848">
                  <c:v>1.867416</c:v>
                </c:pt>
                <c:pt idx="849">
                  <c:v>1.747528</c:v>
                </c:pt>
                <c:pt idx="850">
                  <c:v>1.597809</c:v>
                </c:pt>
                <c:pt idx="851">
                  <c:v>1.4557500000000001</c:v>
                </c:pt>
                <c:pt idx="852">
                  <c:v>1.383194</c:v>
                </c:pt>
                <c:pt idx="853">
                  <c:v>1.351532</c:v>
                </c:pt>
                <c:pt idx="854">
                  <c:v>1.3237300000000001</c:v>
                </c:pt>
                <c:pt idx="855">
                  <c:v>1.302567</c:v>
                </c:pt>
                <c:pt idx="856">
                  <c:v>1.270737</c:v>
                </c:pt>
                <c:pt idx="857">
                  <c:v>1.232788</c:v>
                </c:pt>
                <c:pt idx="858">
                  <c:v>1.2123109999999999</c:v>
                </c:pt>
                <c:pt idx="859">
                  <c:v>1.193146</c:v>
                </c:pt>
                <c:pt idx="860">
                  <c:v>1.1554409999999999</c:v>
                </c:pt>
                <c:pt idx="861">
                  <c:v>1.1032709999999999</c:v>
                </c:pt>
                <c:pt idx="862">
                  <c:v>1.068497</c:v>
                </c:pt>
                <c:pt idx="863">
                  <c:v>1.0355829999999999</c:v>
                </c:pt>
                <c:pt idx="864">
                  <c:v>1.0108029999999999</c:v>
                </c:pt>
                <c:pt idx="865">
                  <c:v>0.98178100000000001</c:v>
                </c:pt>
                <c:pt idx="866">
                  <c:v>0.96966600000000003</c:v>
                </c:pt>
                <c:pt idx="867">
                  <c:v>0.96206700000000001</c:v>
                </c:pt>
                <c:pt idx="868">
                  <c:v>0.97166399999999997</c:v>
                </c:pt>
                <c:pt idx="869">
                  <c:v>0.98745700000000003</c:v>
                </c:pt>
                <c:pt idx="870">
                  <c:v>1.0129699999999999</c:v>
                </c:pt>
                <c:pt idx="871">
                  <c:v>1.030014</c:v>
                </c:pt>
                <c:pt idx="872">
                  <c:v>1.039703</c:v>
                </c:pt>
                <c:pt idx="873">
                  <c:v>1.052521</c:v>
                </c:pt>
                <c:pt idx="874">
                  <c:v>1.082687</c:v>
                </c:pt>
                <c:pt idx="875">
                  <c:v>1.1054379999999999</c:v>
                </c:pt>
                <c:pt idx="876">
                  <c:v>1.1182859999999999</c:v>
                </c:pt>
                <c:pt idx="877">
                  <c:v>1.1670069999999999</c:v>
                </c:pt>
                <c:pt idx="878">
                  <c:v>1.2264710000000001</c:v>
                </c:pt>
                <c:pt idx="879">
                  <c:v>1.2711330000000001</c:v>
                </c:pt>
                <c:pt idx="880">
                  <c:v>1.3166659999999999</c:v>
                </c:pt>
                <c:pt idx="881">
                  <c:v>1.365326</c:v>
                </c:pt>
                <c:pt idx="882">
                  <c:v>1.4070590000000001</c:v>
                </c:pt>
                <c:pt idx="883">
                  <c:v>1.4992369999999999</c:v>
                </c:pt>
                <c:pt idx="884">
                  <c:v>1.5524439999999999</c:v>
                </c:pt>
                <c:pt idx="885">
                  <c:v>1.6007389999999999</c:v>
                </c:pt>
                <c:pt idx="886">
                  <c:v>1.6601410000000001</c:v>
                </c:pt>
                <c:pt idx="887">
                  <c:v>1.7140500000000001</c:v>
                </c:pt>
                <c:pt idx="888">
                  <c:v>1.800751</c:v>
                </c:pt>
                <c:pt idx="889">
                  <c:v>1.877121</c:v>
                </c:pt>
                <c:pt idx="890">
                  <c:v>1.977859</c:v>
                </c:pt>
                <c:pt idx="891">
                  <c:v>2.067917</c:v>
                </c:pt>
                <c:pt idx="892">
                  <c:v>2.1009980000000001</c:v>
                </c:pt>
                <c:pt idx="893">
                  <c:v>2.0792540000000002</c:v>
                </c:pt>
                <c:pt idx="894">
                  <c:v>2.0352939999999999</c:v>
                </c:pt>
                <c:pt idx="895">
                  <c:v>1.967819</c:v>
                </c:pt>
                <c:pt idx="896">
                  <c:v>1.854309</c:v>
                </c:pt>
                <c:pt idx="897">
                  <c:v>1.7332000000000001</c:v>
                </c:pt>
                <c:pt idx="898">
                  <c:v>1.587936</c:v>
                </c:pt>
                <c:pt idx="899">
                  <c:v>1.4529570000000001</c:v>
                </c:pt>
                <c:pt idx="900">
                  <c:v>1.3556060000000001</c:v>
                </c:pt>
                <c:pt idx="901">
                  <c:v>1.277466</c:v>
                </c:pt>
                <c:pt idx="902">
                  <c:v>1.218445</c:v>
                </c:pt>
                <c:pt idx="903">
                  <c:v>1.166077</c:v>
                </c:pt>
                <c:pt idx="904">
                  <c:v>1.0974120000000001</c:v>
                </c:pt>
                <c:pt idx="905">
                  <c:v>1.016907</c:v>
                </c:pt>
                <c:pt idx="906">
                  <c:v>0.92308000000000001</c:v>
                </c:pt>
                <c:pt idx="907">
                  <c:v>0.82940700000000001</c:v>
                </c:pt>
                <c:pt idx="908">
                  <c:v>0.75244100000000003</c:v>
                </c:pt>
                <c:pt idx="909">
                  <c:v>0.66037000000000001</c:v>
                </c:pt>
                <c:pt idx="910">
                  <c:v>0.59712200000000004</c:v>
                </c:pt>
                <c:pt idx="911">
                  <c:v>0.54013100000000003</c:v>
                </c:pt>
                <c:pt idx="912">
                  <c:v>0.486176</c:v>
                </c:pt>
                <c:pt idx="913">
                  <c:v>0.43884299999999998</c:v>
                </c:pt>
                <c:pt idx="914">
                  <c:v>0.406891</c:v>
                </c:pt>
                <c:pt idx="915">
                  <c:v>0.38415500000000002</c:v>
                </c:pt>
                <c:pt idx="916">
                  <c:v>0.39050299999999999</c:v>
                </c:pt>
                <c:pt idx="917">
                  <c:v>0.41262799999999999</c:v>
                </c:pt>
                <c:pt idx="918">
                  <c:v>0.44749499999999998</c:v>
                </c:pt>
                <c:pt idx="919">
                  <c:v>0.50100699999999998</c:v>
                </c:pt>
                <c:pt idx="920">
                  <c:v>0.56213400000000002</c:v>
                </c:pt>
                <c:pt idx="921">
                  <c:v>0.61495999999999995</c:v>
                </c:pt>
                <c:pt idx="922">
                  <c:v>0.67973300000000003</c:v>
                </c:pt>
                <c:pt idx="923">
                  <c:v>0.74017299999999997</c:v>
                </c:pt>
                <c:pt idx="924">
                  <c:v>0.81071499999999996</c:v>
                </c:pt>
                <c:pt idx="925">
                  <c:v>0.85430899999999999</c:v>
                </c:pt>
                <c:pt idx="926">
                  <c:v>0.90893599999999997</c:v>
                </c:pt>
                <c:pt idx="927">
                  <c:v>0.98199499999999995</c:v>
                </c:pt>
                <c:pt idx="928">
                  <c:v>1.0614170000000001</c:v>
                </c:pt>
                <c:pt idx="929">
                  <c:v>1.1907810000000001</c:v>
                </c:pt>
                <c:pt idx="930">
                  <c:v>1.3076019999999999</c:v>
                </c:pt>
                <c:pt idx="931">
                  <c:v>1.398285</c:v>
                </c:pt>
                <c:pt idx="932">
                  <c:v>1.459274</c:v>
                </c:pt>
                <c:pt idx="933">
                  <c:v>1.4581299999999999</c:v>
                </c:pt>
                <c:pt idx="934">
                  <c:v>1.443665</c:v>
                </c:pt>
                <c:pt idx="935">
                  <c:v>1.437881</c:v>
                </c:pt>
                <c:pt idx="936">
                  <c:v>1.4557340000000001</c:v>
                </c:pt>
                <c:pt idx="937">
                  <c:v>1.513657</c:v>
                </c:pt>
                <c:pt idx="938">
                  <c:v>1.6595759999999999</c:v>
                </c:pt>
                <c:pt idx="939">
                  <c:v>1.8652949999999999</c:v>
                </c:pt>
                <c:pt idx="940">
                  <c:v>2.0651090000000001</c:v>
                </c:pt>
                <c:pt idx="941">
                  <c:v>2.1800229999999998</c:v>
                </c:pt>
                <c:pt idx="942">
                  <c:v>2.2375340000000001</c:v>
                </c:pt>
                <c:pt idx="943">
                  <c:v>2.2212070000000002</c:v>
                </c:pt>
                <c:pt idx="944">
                  <c:v>2.2115629999999999</c:v>
                </c:pt>
                <c:pt idx="945">
                  <c:v>2.1415410000000001</c:v>
                </c:pt>
                <c:pt idx="946">
                  <c:v>2.0446780000000002</c:v>
                </c:pt>
                <c:pt idx="947">
                  <c:v>1.9014740000000001</c:v>
                </c:pt>
                <c:pt idx="948">
                  <c:v>1.697098</c:v>
                </c:pt>
                <c:pt idx="949">
                  <c:v>1.5809169999999999</c:v>
                </c:pt>
                <c:pt idx="950">
                  <c:v>1.5237879999999999</c:v>
                </c:pt>
                <c:pt idx="951">
                  <c:v>1.479233</c:v>
                </c:pt>
                <c:pt idx="952">
                  <c:v>1.4653320000000001</c:v>
                </c:pt>
                <c:pt idx="953">
                  <c:v>1.42041</c:v>
                </c:pt>
                <c:pt idx="954">
                  <c:v>1.391006</c:v>
                </c:pt>
                <c:pt idx="955">
                  <c:v>1.3636630000000001</c:v>
                </c:pt>
                <c:pt idx="956">
                  <c:v>1.3047489999999999</c:v>
                </c:pt>
                <c:pt idx="957">
                  <c:v>1.251984</c:v>
                </c:pt>
                <c:pt idx="958">
                  <c:v>1.207687</c:v>
                </c:pt>
                <c:pt idx="959">
                  <c:v>1.162445</c:v>
                </c:pt>
                <c:pt idx="960">
                  <c:v>1.1263890000000001</c:v>
                </c:pt>
                <c:pt idx="961">
                  <c:v>1.0911869999999999</c:v>
                </c:pt>
                <c:pt idx="962">
                  <c:v>1.064087</c:v>
                </c:pt>
                <c:pt idx="963">
                  <c:v>1.036087</c:v>
                </c:pt>
                <c:pt idx="964">
                  <c:v>1.0203549999999999</c:v>
                </c:pt>
                <c:pt idx="965">
                  <c:v>1.0100709999999999</c:v>
                </c:pt>
                <c:pt idx="966">
                  <c:v>1.00145</c:v>
                </c:pt>
                <c:pt idx="967">
                  <c:v>1.019104</c:v>
                </c:pt>
                <c:pt idx="968">
                  <c:v>1.0095369999999999</c:v>
                </c:pt>
                <c:pt idx="969">
                  <c:v>0.99388100000000001</c:v>
                </c:pt>
                <c:pt idx="970">
                  <c:v>0.98307800000000001</c:v>
                </c:pt>
                <c:pt idx="971">
                  <c:v>0.98091099999999998</c:v>
                </c:pt>
                <c:pt idx="972">
                  <c:v>0.99504099999999995</c:v>
                </c:pt>
                <c:pt idx="973">
                  <c:v>1.014359</c:v>
                </c:pt>
                <c:pt idx="974">
                  <c:v>1.0175479999999999</c:v>
                </c:pt>
                <c:pt idx="975">
                  <c:v>1.0185550000000001</c:v>
                </c:pt>
                <c:pt idx="976">
                  <c:v>1.036942</c:v>
                </c:pt>
                <c:pt idx="977">
                  <c:v>1.043839</c:v>
                </c:pt>
                <c:pt idx="978">
                  <c:v>1.0531919999999999</c:v>
                </c:pt>
                <c:pt idx="979">
                  <c:v>1.102875</c:v>
                </c:pt>
                <c:pt idx="980">
                  <c:v>1.192169</c:v>
                </c:pt>
                <c:pt idx="981">
                  <c:v>1.3302609999999999</c:v>
                </c:pt>
                <c:pt idx="982">
                  <c:v>1.4372560000000001</c:v>
                </c:pt>
                <c:pt idx="983">
                  <c:v>1.549515</c:v>
                </c:pt>
                <c:pt idx="984">
                  <c:v>1.677246</c:v>
                </c:pt>
                <c:pt idx="985">
                  <c:v>1.771973</c:v>
                </c:pt>
                <c:pt idx="986">
                  <c:v>1.840652</c:v>
                </c:pt>
                <c:pt idx="987">
                  <c:v>1.9768829999999999</c:v>
                </c:pt>
                <c:pt idx="988">
                  <c:v>2.120895</c:v>
                </c:pt>
                <c:pt idx="989">
                  <c:v>2.2589109999999999</c:v>
                </c:pt>
                <c:pt idx="990">
                  <c:v>2.3333590000000002</c:v>
                </c:pt>
                <c:pt idx="991">
                  <c:v>2.3622890000000001</c:v>
                </c:pt>
                <c:pt idx="992">
                  <c:v>2.3385769999999999</c:v>
                </c:pt>
                <c:pt idx="993">
                  <c:v>2.2957000000000001</c:v>
                </c:pt>
                <c:pt idx="994">
                  <c:v>2.2563019999999998</c:v>
                </c:pt>
                <c:pt idx="995">
                  <c:v>2.1827700000000001</c:v>
                </c:pt>
                <c:pt idx="996">
                  <c:v>2.0828090000000001</c:v>
                </c:pt>
                <c:pt idx="997">
                  <c:v>1.9727939999999999</c:v>
                </c:pt>
                <c:pt idx="998">
                  <c:v>1.8630370000000001</c:v>
                </c:pt>
                <c:pt idx="999">
                  <c:v>1.75119</c:v>
                </c:pt>
                <c:pt idx="1000">
                  <c:v>1.646973</c:v>
                </c:pt>
              </c:numCache>
            </c:numRef>
          </c:val>
          <c:smooth val="0"/>
          <c:extLst>
            <c:ext xmlns:c16="http://schemas.microsoft.com/office/drawing/2014/chart" uri="{C3380CC4-5D6E-409C-BE32-E72D297353CC}">
              <c16:uniqueId val="{00000001-1B0B-4719-8B0D-28CAB3EA8947}"/>
            </c:ext>
          </c:extLst>
        </c:ser>
        <c:ser>
          <c:idx val="2"/>
          <c:order val="2"/>
          <c:tx>
            <c:strRef>
              <c:f>accelerometer!$N$1</c:f>
              <c:strCache>
                <c:ptCount val="1"/>
                <c:pt idx="0">
                  <c:v>Axis_Z</c:v>
                </c:pt>
              </c:strCache>
            </c:strRef>
          </c:tx>
          <c:spPr>
            <a:ln w="28575" cap="rnd">
              <a:solidFill>
                <a:schemeClr val="accent3"/>
              </a:solidFill>
              <a:round/>
            </a:ln>
            <a:effectLst/>
          </c:spPr>
          <c:marker>
            <c:symbol val="none"/>
          </c:marker>
          <c:val>
            <c:numRef>
              <c:f>accelerometer!$N$2:$N$1002</c:f>
              <c:numCache>
                <c:formatCode>General</c:formatCode>
                <c:ptCount val="1001"/>
                <c:pt idx="0">
                  <c:v>3.2810000000000001E-3</c:v>
                </c:pt>
                <c:pt idx="1">
                  <c:v>-4.9728000000000001E-2</c:v>
                </c:pt>
                <c:pt idx="2">
                  <c:v>-0.12687699999999999</c:v>
                </c:pt>
                <c:pt idx="3">
                  <c:v>-0.248978</c:v>
                </c:pt>
                <c:pt idx="4">
                  <c:v>-0.416489</c:v>
                </c:pt>
                <c:pt idx="5">
                  <c:v>-0.58715799999999996</c:v>
                </c:pt>
                <c:pt idx="6">
                  <c:v>-0.73042300000000004</c:v>
                </c:pt>
                <c:pt idx="7">
                  <c:v>-0.85688799999999998</c:v>
                </c:pt>
                <c:pt idx="8">
                  <c:v>-0.920624</c:v>
                </c:pt>
                <c:pt idx="9">
                  <c:v>-0.91445900000000002</c:v>
                </c:pt>
                <c:pt idx="10">
                  <c:v>-0.841171</c:v>
                </c:pt>
                <c:pt idx="11">
                  <c:v>-0.73792999999999997</c:v>
                </c:pt>
                <c:pt idx="12">
                  <c:v>-0.58503700000000003</c:v>
                </c:pt>
                <c:pt idx="13">
                  <c:v>-0.40104699999999999</c:v>
                </c:pt>
                <c:pt idx="14">
                  <c:v>-0.27273599999999998</c:v>
                </c:pt>
                <c:pt idx="15">
                  <c:v>-0.18057300000000001</c:v>
                </c:pt>
                <c:pt idx="16">
                  <c:v>-0.153534</c:v>
                </c:pt>
                <c:pt idx="17">
                  <c:v>-0.20899999999999999</c:v>
                </c:pt>
                <c:pt idx="18">
                  <c:v>-0.33076499999999998</c:v>
                </c:pt>
                <c:pt idx="19">
                  <c:v>-0.46765099999999998</c:v>
                </c:pt>
                <c:pt idx="20">
                  <c:v>-0.55554199999999998</c:v>
                </c:pt>
                <c:pt idx="21">
                  <c:v>-0.60989400000000005</c:v>
                </c:pt>
                <c:pt idx="22">
                  <c:v>-0.64624000000000004</c:v>
                </c:pt>
                <c:pt idx="23">
                  <c:v>-0.66947900000000005</c:v>
                </c:pt>
                <c:pt idx="24">
                  <c:v>-0.65869100000000003</c:v>
                </c:pt>
                <c:pt idx="25">
                  <c:v>-0.62741100000000005</c:v>
                </c:pt>
                <c:pt idx="26">
                  <c:v>-0.57896400000000003</c:v>
                </c:pt>
                <c:pt idx="27">
                  <c:v>-0.52015699999999998</c:v>
                </c:pt>
                <c:pt idx="28">
                  <c:v>-0.46498099999999998</c:v>
                </c:pt>
                <c:pt idx="29">
                  <c:v>-0.42323300000000003</c:v>
                </c:pt>
                <c:pt idx="30">
                  <c:v>-0.38539099999999998</c:v>
                </c:pt>
                <c:pt idx="31">
                  <c:v>-0.338364</c:v>
                </c:pt>
                <c:pt idx="32">
                  <c:v>-0.290161</c:v>
                </c:pt>
                <c:pt idx="33">
                  <c:v>-0.25228899999999999</c:v>
                </c:pt>
                <c:pt idx="34">
                  <c:v>-0.22351099999999999</c:v>
                </c:pt>
                <c:pt idx="35">
                  <c:v>-0.20410200000000001</c:v>
                </c:pt>
                <c:pt idx="36">
                  <c:v>-0.164108</c:v>
                </c:pt>
                <c:pt idx="37">
                  <c:v>-0.12886</c:v>
                </c:pt>
                <c:pt idx="38">
                  <c:v>-0.10495</c:v>
                </c:pt>
                <c:pt idx="39">
                  <c:v>-9.0286000000000005E-2</c:v>
                </c:pt>
                <c:pt idx="40">
                  <c:v>-8.4763000000000005E-2</c:v>
                </c:pt>
                <c:pt idx="41">
                  <c:v>-9.7564999999999999E-2</c:v>
                </c:pt>
                <c:pt idx="42">
                  <c:v>-0.113205</c:v>
                </c:pt>
                <c:pt idx="43">
                  <c:v>-0.12291000000000001</c:v>
                </c:pt>
                <c:pt idx="44">
                  <c:v>-0.11756900000000001</c:v>
                </c:pt>
                <c:pt idx="45">
                  <c:v>-9.6190999999999999E-2</c:v>
                </c:pt>
                <c:pt idx="46">
                  <c:v>-6.0714999999999998E-2</c:v>
                </c:pt>
                <c:pt idx="47">
                  <c:v>2.9450000000000001E-3</c:v>
                </c:pt>
                <c:pt idx="48">
                  <c:v>7.5684000000000001E-2</c:v>
                </c:pt>
                <c:pt idx="49">
                  <c:v>0.13229399999999999</c:v>
                </c:pt>
                <c:pt idx="50">
                  <c:v>0.16098000000000001</c:v>
                </c:pt>
                <c:pt idx="51">
                  <c:v>0.15043599999999999</c:v>
                </c:pt>
                <c:pt idx="52">
                  <c:v>0.10968</c:v>
                </c:pt>
                <c:pt idx="53">
                  <c:v>4.9728000000000001E-2</c:v>
                </c:pt>
                <c:pt idx="54">
                  <c:v>-8.1848000000000004E-2</c:v>
                </c:pt>
                <c:pt idx="55">
                  <c:v>-0.19650300000000001</c:v>
                </c:pt>
                <c:pt idx="56">
                  <c:v>-0.30180400000000002</c:v>
                </c:pt>
                <c:pt idx="57">
                  <c:v>-0.35368300000000003</c:v>
                </c:pt>
                <c:pt idx="58">
                  <c:v>-0.34884599999999999</c:v>
                </c:pt>
                <c:pt idx="59">
                  <c:v>-0.30952499999999999</c:v>
                </c:pt>
                <c:pt idx="60">
                  <c:v>-0.267349</c:v>
                </c:pt>
                <c:pt idx="61">
                  <c:v>-0.203705</c:v>
                </c:pt>
                <c:pt idx="62">
                  <c:v>-0.18917800000000001</c:v>
                </c:pt>
                <c:pt idx="63">
                  <c:v>-0.19831799999999999</c:v>
                </c:pt>
                <c:pt idx="64">
                  <c:v>-0.247086</c:v>
                </c:pt>
                <c:pt idx="65">
                  <c:v>-0.311691</c:v>
                </c:pt>
                <c:pt idx="66">
                  <c:v>-0.38995400000000002</c:v>
                </c:pt>
                <c:pt idx="67">
                  <c:v>-0.457733</c:v>
                </c:pt>
                <c:pt idx="68">
                  <c:v>-0.49147000000000002</c:v>
                </c:pt>
                <c:pt idx="69">
                  <c:v>-0.51150499999999999</c:v>
                </c:pt>
                <c:pt idx="70">
                  <c:v>-0.53334000000000004</c:v>
                </c:pt>
                <c:pt idx="71">
                  <c:v>-0.53503400000000001</c:v>
                </c:pt>
                <c:pt idx="72">
                  <c:v>-0.51603699999999997</c:v>
                </c:pt>
                <c:pt idx="73">
                  <c:v>-0.48048400000000002</c:v>
                </c:pt>
                <c:pt idx="74">
                  <c:v>-0.44294699999999998</c:v>
                </c:pt>
                <c:pt idx="75">
                  <c:v>-0.42022700000000002</c:v>
                </c:pt>
                <c:pt idx="76">
                  <c:v>-0.40902699999999997</c:v>
                </c:pt>
                <c:pt idx="77">
                  <c:v>-0.41090399999999999</c:v>
                </c:pt>
                <c:pt idx="78">
                  <c:v>-0.40921000000000002</c:v>
                </c:pt>
                <c:pt idx="79">
                  <c:v>-0.40551799999999999</c:v>
                </c:pt>
                <c:pt idx="80">
                  <c:v>-0.39122000000000001</c:v>
                </c:pt>
                <c:pt idx="81">
                  <c:v>-0.38230900000000001</c:v>
                </c:pt>
                <c:pt idx="82">
                  <c:v>-0.38714599999999999</c:v>
                </c:pt>
                <c:pt idx="83">
                  <c:v>-0.396179</c:v>
                </c:pt>
                <c:pt idx="84">
                  <c:v>-0.40380899999999997</c:v>
                </c:pt>
                <c:pt idx="85">
                  <c:v>-0.39894099999999999</c:v>
                </c:pt>
                <c:pt idx="86">
                  <c:v>-0.37321500000000002</c:v>
                </c:pt>
                <c:pt idx="87">
                  <c:v>-0.33221400000000001</c:v>
                </c:pt>
                <c:pt idx="88">
                  <c:v>-0.28448499999999999</c:v>
                </c:pt>
                <c:pt idx="89">
                  <c:v>-0.22439600000000001</c:v>
                </c:pt>
                <c:pt idx="90">
                  <c:v>-0.172653</c:v>
                </c:pt>
                <c:pt idx="91">
                  <c:v>-0.11647</c:v>
                </c:pt>
                <c:pt idx="92">
                  <c:v>-6.1661000000000001E-2</c:v>
                </c:pt>
                <c:pt idx="93">
                  <c:v>-3.7384000000000001E-2</c:v>
                </c:pt>
                <c:pt idx="94">
                  <c:v>-5.4108000000000003E-2</c:v>
                </c:pt>
                <c:pt idx="95">
                  <c:v>-0.10997</c:v>
                </c:pt>
                <c:pt idx="96">
                  <c:v>-0.19921900000000001</c:v>
                </c:pt>
                <c:pt idx="97">
                  <c:v>-0.30629000000000001</c:v>
                </c:pt>
                <c:pt idx="98">
                  <c:v>-0.43754599999999999</c:v>
                </c:pt>
                <c:pt idx="99">
                  <c:v>-0.64425699999999997</c:v>
                </c:pt>
                <c:pt idx="100">
                  <c:v>-0.79666099999999995</c:v>
                </c:pt>
                <c:pt idx="101">
                  <c:v>-0.91511500000000001</c:v>
                </c:pt>
                <c:pt idx="102">
                  <c:v>-0.95047000000000004</c:v>
                </c:pt>
                <c:pt idx="103">
                  <c:v>-0.90295400000000003</c:v>
                </c:pt>
                <c:pt idx="104">
                  <c:v>-0.82135000000000002</c:v>
                </c:pt>
                <c:pt idx="105">
                  <c:v>-0.66943399999999997</c:v>
                </c:pt>
                <c:pt idx="106">
                  <c:v>-0.465393</c:v>
                </c:pt>
                <c:pt idx="107">
                  <c:v>-0.24484300000000001</c:v>
                </c:pt>
                <c:pt idx="108">
                  <c:v>-9.2072000000000001E-2</c:v>
                </c:pt>
                <c:pt idx="109">
                  <c:v>2.3941E-2</c:v>
                </c:pt>
                <c:pt idx="110">
                  <c:v>6.1950999999999999E-2</c:v>
                </c:pt>
                <c:pt idx="111">
                  <c:v>1.0727E-2</c:v>
                </c:pt>
                <c:pt idx="112">
                  <c:v>-0.16151399999999999</c:v>
                </c:pt>
                <c:pt idx="113">
                  <c:v>-0.38616899999999998</c:v>
                </c:pt>
                <c:pt idx="114">
                  <c:v>-0.57543900000000003</c:v>
                </c:pt>
                <c:pt idx="115">
                  <c:v>-0.70268200000000003</c:v>
                </c:pt>
                <c:pt idx="116">
                  <c:v>-0.76469399999999998</c:v>
                </c:pt>
                <c:pt idx="117">
                  <c:v>-0.76917999999999997</c:v>
                </c:pt>
                <c:pt idx="118">
                  <c:v>-0.73533599999999999</c:v>
                </c:pt>
                <c:pt idx="119">
                  <c:v>-0.69223000000000001</c:v>
                </c:pt>
                <c:pt idx="120">
                  <c:v>-0.63890100000000005</c:v>
                </c:pt>
                <c:pt idx="121">
                  <c:v>-0.55943299999999996</c:v>
                </c:pt>
                <c:pt idx="122">
                  <c:v>-0.50372300000000003</c:v>
                </c:pt>
                <c:pt idx="123">
                  <c:v>-0.459198</c:v>
                </c:pt>
                <c:pt idx="124">
                  <c:v>-0.38931300000000002</c:v>
                </c:pt>
                <c:pt idx="125">
                  <c:v>-0.34970099999999998</c:v>
                </c:pt>
                <c:pt idx="126">
                  <c:v>-0.28550700000000001</c:v>
                </c:pt>
                <c:pt idx="127">
                  <c:v>-0.228683</c:v>
                </c:pt>
                <c:pt idx="128">
                  <c:v>-0.17976400000000001</c:v>
                </c:pt>
                <c:pt idx="129">
                  <c:v>-0.14682000000000001</c:v>
                </c:pt>
                <c:pt idx="130">
                  <c:v>-0.13900799999999999</c:v>
                </c:pt>
                <c:pt idx="131">
                  <c:v>-0.1409</c:v>
                </c:pt>
                <c:pt idx="132">
                  <c:v>-0.15293899999999999</c:v>
                </c:pt>
                <c:pt idx="133">
                  <c:v>-0.15490699999999999</c:v>
                </c:pt>
                <c:pt idx="134">
                  <c:v>-0.13656599999999999</c:v>
                </c:pt>
                <c:pt idx="135">
                  <c:v>-0.113846</c:v>
                </c:pt>
                <c:pt idx="136">
                  <c:v>-8.5541000000000006E-2</c:v>
                </c:pt>
                <c:pt idx="137">
                  <c:v>-5.3467000000000001E-2</c:v>
                </c:pt>
                <c:pt idx="138">
                  <c:v>-1.6739E-2</c:v>
                </c:pt>
                <c:pt idx="139">
                  <c:v>1.6372999999999999E-2</c:v>
                </c:pt>
                <c:pt idx="140">
                  <c:v>5.0125000000000003E-2</c:v>
                </c:pt>
                <c:pt idx="141">
                  <c:v>7.8368999999999994E-2</c:v>
                </c:pt>
                <c:pt idx="142">
                  <c:v>0.110458</c:v>
                </c:pt>
                <c:pt idx="143">
                  <c:v>0.14700299999999999</c:v>
                </c:pt>
                <c:pt idx="144">
                  <c:v>0.187057</c:v>
                </c:pt>
                <c:pt idx="145">
                  <c:v>0.201874</c:v>
                </c:pt>
                <c:pt idx="146">
                  <c:v>0.188721</c:v>
                </c:pt>
                <c:pt idx="147">
                  <c:v>0.14955099999999999</c:v>
                </c:pt>
                <c:pt idx="148">
                  <c:v>8.2992999999999997E-2</c:v>
                </c:pt>
                <c:pt idx="149">
                  <c:v>1.0147E-2</c:v>
                </c:pt>
                <c:pt idx="150">
                  <c:v>-8.1603999999999996E-2</c:v>
                </c:pt>
                <c:pt idx="151">
                  <c:v>-0.16769400000000001</c:v>
                </c:pt>
                <c:pt idx="152">
                  <c:v>-0.20147699999999999</c:v>
                </c:pt>
                <c:pt idx="153">
                  <c:v>-0.247528</c:v>
                </c:pt>
                <c:pt idx="154">
                  <c:v>-0.234711</c:v>
                </c:pt>
                <c:pt idx="155">
                  <c:v>-0.211227</c:v>
                </c:pt>
                <c:pt idx="156">
                  <c:v>-0.202209</c:v>
                </c:pt>
                <c:pt idx="157">
                  <c:v>-0.17630000000000001</c:v>
                </c:pt>
                <c:pt idx="158">
                  <c:v>-0.14729300000000001</c:v>
                </c:pt>
                <c:pt idx="159">
                  <c:v>-0.13464400000000001</c:v>
                </c:pt>
                <c:pt idx="160">
                  <c:v>-0.124832</c:v>
                </c:pt>
                <c:pt idx="161">
                  <c:v>-0.17242399999999999</c:v>
                </c:pt>
                <c:pt idx="162">
                  <c:v>-0.213501</c:v>
                </c:pt>
                <c:pt idx="163">
                  <c:v>-0.275696</c:v>
                </c:pt>
                <c:pt idx="164">
                  <c:v>-0.34789999999999999</c:v>
                </c:pt>
                <c:pt idx="165">
                  <c:v>-0.43562299999999998</c:v>
                </c:pt>
                <c:pt idx="166">
                  <c:v>-0.49438500000000002</c:v>
                </c:pt>
                <c:pt idx="167">
                  <c:v>-0.55017099999999997</c:v>
                </c:pt>
                <c:pt idx="168">
                  <c:v>-0.61621099999999995</c:v>
                </c:pt>
                <c:pt idx="169">
                  <c:v>-0.65167200000000003</c:v>
                </c:pt>
                <c:pt idx="170">
                  <c:v>-0.63085899999999995</c:v>
                </c:pt>
                <c:pt idx="171">
                  <c:v>-0.60958900000000005</c:v>
                </c:pt>
                <c:pt idx="172">
                  <c:v>-0.552338</c:v>
                </c:pt>
                <c:pt idx="173">
                  <c:v>-0.512405</c:v>
                </c:pt>
                <c:pt idx="174">
                  <c:v>-0.484207</c:v>
                </c:pt>
                <c:pt idx="175">
                  <c:v>-0.46843000000000001</c:v>
                </c:pt>
                <c:pt idx="176">
                  <c:v>-0.45008900000000002</c:v>
                </c:pt>
                <c:pt idx="177">
                  <c:v>-0.430313</c:v>
                </c:pt>
                <c:pt idx="178">
                  <c:v>-0.41117900000000002</c:v>
                </c:pt>
                <c:pt idx="179">
                  <c:v>-0.39550800000000003</c:v>
                </c:pt>
                <c:pt idx="180">
                  <c:v>-0.37823499999999999</c:v>
                </c:pt>
                <c:pt idx="181">
                  <c:v>-0.34864800000000001</c:v>
                </c:pt>
                <c:pt idx="182">
                  <c:v>-0.32086199999999998</c:v>
                </c:pt>
                <c:pt idx="183">
                  <c:v>-0.29847699999999999</c:v>
                </c:pt>
                <c:pt idx="184">
                  <c:v>-0.28237899999999999</c:v>
                </c:pt>
                <c:pt idx="185">
                  <c:v>-0.27397199999999999</c:v>
                </c:pt>
                <c:pt idx="186">
                  <c:v>-0.27748099999999998</c:v>
                </c:pt>
                <c:pt idx="187">
                  <c:v>-0.28848299999999999</c:v>
                </c:pt>
                <c:pt idx="188">
                  <c:v>-0.303116</c:v>
                </c:pt>
                <c:pt idx="189">
                  <c:v>-0.32698100000000002</c:v>
                </c:pt>
                <c:pt idx="190">
                  <c:v>-0.35136400000000001</c:v>
                </c:pt>
                <c:pt idx="191">
                  <c:v>-0.39283800000000002</c:v>
                </c:pt>
                <c:pt idx="192">
                  <c:v>-0.43374600000000002</c:v>
                </c:pt>
                <c:pt idx="193">
                  <c:v>-0.491257</c:v>
                </c:pt>
                <c:pt idx="194">
                  <c:v>-0.55444300000000002</c:v>
                </c:pt>
                <c:pt idx="195">
                  <c:v>-0.64483599999999996</c:v>
                </c:pt>
                <c:pt idx="196">
                  <c:v>-0.72755400000000003</c:v>
                </c:pt>
                <c:pt idx="197">
                  <c:v>-0.80693099999999995</c:v>
                </c:pt>
                <c:pt idx="198">
                  <c:v>-0.88313299999999995</c:v>
                </c:pt>
                <c:pt idx="199">
                  <c:v>-0.93884299999999998</c:v>
                </c:pt>
                <c:pt idx="200">
                  <c:v>-0.93576000000000004</c:v>
                </c:pt>
                <c:pt idx="201">
                  <c:v>-0.92033399999999999</c:v>
                </c:pt>
                <c:pt idx="202">
                  <c:v>-0.87971500000000002</c:v>
                </c:pt>
                <c:pt idx="203">
                  <c:v>-0.80035400000000001</c:v>
                </c:pt>
                <c:pt idx="204">
                  <c:v>-0.70329299999999995</c:v>
                </c:pt>
                <c:pt idx="205">
                  <c:v>-0.59638999999999998</c:v>
                </c:pt>
                <c:pt idx="206">
                  <c:v>-0.51702899999999996</c:v>
                </c:pt>
                <c:pt idx="207">
                  <c:v>-0.430008</c:v>
                </c:pt>
                <c:pt idx="208">
                  <c:v>-0.364838</c:v>
                </c:pt>
                <c:pt idx="209">
                  <c:v>-0.36599700000000002</c:v>
                </c:pt>
                <c:pt idx="210">
                  <c:v>-0.38207999999999998</c:v>
                </c:pt>
                <c:pt idx="211">
                  <c:v>-0.41517599999999999</c:v>
                </c:pt>
                <c:pt idx="212">
                  <c:v>-0.46145599999999998</c:v>
                </c:pt>
                <c:pt idx="213">
                  <c:v>-0.51032999999999995</c:v>
                </c:pt>
                <c:pt idx="214">
                  <c:v>-0.57279999999999998</c:v>
                </c:pt>
                <c:pt idx="215">
                  <c:v>-0.62110900000000002</c:v>
                </c:pt>
                <c:pt idx="216">
                  <c:v>-0.64765899999999998</c:v>
                </c:pt>
                <c:pt idx="217">
                  <c:v>-0.62443499999999996</c:v>
                </c:pt>
                <c:pt idx="218">
                  <c:v>-0.57696499999999995</c:v>
                </c:pt>
                <c:pt idx="219">
                  <c:v>-0.50531000000000004</c:v>
                </c:pt>
                <c:pt idx="220">
                  <c:v>-0.44126900000000002</c:v>
                </c:pt>
                <c:pt idx="221">
                  <c:v>-0.38247700000000001</c:v>
                </c:pt>
                <c:pt idx="222">
                  <c:v>-0.32789600000000002</c:v>
                </c:pt>
                <c:pt idx="223">
                  <c:v>-0.29272500000000001</c:v>
                </c:pt>
                <c:pt idx="224">
                  <c:v>-0.24916099999999999</c:v>
                </c:pt>
                <c:pt idx="225">
                  <c:v>-0.203156</c:v>
                </c:pt>
                <c:pt idx="226">
                  <c:v>-0.15806600000000001</c:v>
                </c:pt>
                <c:pt idx="227">
                  <c:v>-0.109558</c:v>
                </c:pt>
                <c:pt idx="228">
                  <c:v>-7.0023000000000002E-2</c:v>
                </c:pt>
                <c:pt idx="229">
                  <c:v>-4.6051000000000002E-2</c:v>
                </c:pt>
                <c:pt idx="230">
                  <c:v>-2.9846000000000001E-2</c:v>
                </c:pt>
                <c:pt idx="231">
                  <c:v>-1.3794000000000001E-2</c:v>
                </c:pt>
                <c:pt idx="232">
                  <c:v>-4.6839999999999998E-3</c:v>
                </c:pt>
                <c:pt idx="233">
                  <c:v>2.0996000000000001E-2</c:v>
                </c:pt>
                <c:pt idx="234">
                  <c:v>6.0303000000000002E-2</c:v>
                </c:pt>
                <c:pt idx="235">
                  <c:v>8.6441000000000004E-2</c:v>
                </c:pt>
                <c:pt idx="236">
                  <c:v>0.13003500000000001</c:v>
                </c:pt>
                <c:pt idx="237">
                  <c:v>0.172287</c:v>
                </c:pt>
                <c:pt idx="238">
                  <c:v>0.20338400000000001</c:v>
                </c:pt>
                <c:pt idx="239">
                  <c:v>0.223022</c:v>
                </c:pt>
                <c:pt idx="240">
                  <c:v>0.22117600000000001</c:v>
                </c:pt>
                <c:pt idx="241">
                  <c:v>0.19725000000000001</c:v>
                </c:pt>
                <c:pt idx="242">
                  <c:v>0.15576200000000001</c:v>
                </c:pt>
                <c:pt idx="243">
                  <c:v>0.110626</c:v>
                </c:pt>
                <c:pt idx="244">
                  <c:v>9.2590000000000006E-2</c:v>
                </c:pt>
                <c:pt idx="245">
                  <c:v>8.8775999999999994E-2</c:v>
                </c:pt>
                <c:pt idx="246">
                  <c:v>0.10040300000000001</c:v>
                </c:pt>
                <c:pt idx="247">
                  <c:v>0.10194400000000001</c:v>
                </c:pt>
                <c:pt idx="248">
                  <c:v>7.5821E-2</c:v>
                </c:pt>
                <c:pt idx="249">
                  <c:v>-1.892E-3</c:v>
                </c:pt>
                <c:pt idx="250">
                  <c:v>-7.2555999999999995E-2</c:v>
                </c:pt>
                <c:pt idx="251">
                  <c:v>-0.21060200000000001</c:v>
                </c:pt>
                <c:pt idx="252">
                  <c:v>-0.29061900000000002</c:v>
                </c:pt>
                <c:pt idx="253">
                  <c:v>-0.34674100000000002</c:v>
                </c:pt>
                <c:pt idx="254">
                  <c:v>-0.30906699999999998</c:v>
                </c:pt>
                <c:pt idx="255">
                  <c:v>-0.25059500000000001</c:v>
                </c:pt>
                <c:pt idx="256">
                  <c:v>-0.177673</c:v>
                </c:pt>
                <c:pt idx="257">
                  <c:v>-0.117218</c:v>
                </c:pt>
                <c:pt idx="258">
                  <c:v>-8.4305000000000005E-2</c:v>
                </c:pt>
                <c:pt idx="259">
                  <c:v>-9.3292E-2</c:v>
                </c:pt>
                <c:pt idx="260">
                  <c:v>-0.157196</c:v>
                </c:pt>
                <c:pt idx="261">
                  <c:v>-0.23886099999999999</c:v>
                </c:pt>
                <c:pt idx="262">
                  <c:v>-0.327652</c:v>
                </c:pt>
                <c:pt idx="263">
                  <c:v>-0.38685599999999998</c:v>
                </c:pt>
                <c:pt idx="264">
                  <c:v>-0.40333599999999997</c:v>
                </c:pt>
                <c:pt idx="265">
                  <c:v>-0.43298300000000001</c:v>
                </c:pt>
                <c:pt idx="266">
                  <c:v>-0.406586</c:v>
                </c:pt>
                <c:pt idx="267">
                  <c:v>-0.41444399999999998</c:v>
                </c:pt>
                <c:pt idx="268">
                  <c:v>-0.39259300000000003</c:v>
                </c:pt>
                <c:pt idx="269">
                  <c:v>-0.36724899999999999</c:v>
                </c:pt>
                <c:pt idx="270">
                  <c:v>-0.35806300000000002</c:v>
                </c:pt>
                <c:pt idx="271">
                  <c:v>-0.32740799999999998</c:v>
                </c:pt>
                <c:pt idx="272">
                  <c:v>-0.29124499999999998</c:v>
                </c:pt>
                <c:pt idx="273">
                  <c:v>-0.26235999999999998</c:v>
                </c:pt>
                <c:pt idx="274">
                  <c:v>-0.23300199999999999</c:v>
                </c:pt>
                <c:pt idx="275">
                  <c:v>-0.196106</c:v>
                </c:pt>
                <c:pt idx="276">
                  <c:v>-0.153809</c:v>
                </c:pt>
                <c:pt idx="277">
                  <c:v>-0.14296</c:v>
                </c:pt>
                <c:pt idx="278">
                  <c:v>-0.14846799999999999</c:v>
                </c:pt>
                <c:pt idx="279">
                  <c:v>-0.155167</c:v>
                </c:pt>
                <c:pt idx="280">
                  <c:v>-0.18202199999999999</c:v>
                </c:pt>
                <c:pt idx="281">
                  <c:v>-0.228516</c:v>
                </c:pt>
                <c:pt idx="282">
                  <c:v>-0.27452100000000002</c:v>
                </c:pt>
                <c:pt idx="283">
                  <c:v>-0.339752</c:v>
                </c:pt>
                <c:pt idx="284">
                  <c:v>-0.39179999999999998</c:v>
                </c:pt>
                <c:pt idx="285">
                  <c:v>-0.45112600000000003</c:v>
                </c:pt>
                <c:pt idx="286">
                  <c:v>-0.49067699999999997</c:v>
                </c:pt>
                <c:pt idx="287">
                  <c:v>-0.51991299999999996</c:v>
                </c:pt>
                <c:pt idx="288">
                  <c:v>-0.53469800000000001</c:v>
                </c:pt>
                <c:pt idx="289">
                  <c:v>-0.52798500000000004</c:v>
                </c:pt>
                <c:pt idx="290">
                  <c:v>-0.51113900000000001</c:v>
                </c:pt>
                <c:pt idx="291">
                  <c:v>-0.47337299999999999</c:v>
                </c:pt>
                <c:pt idx="292">
                  <c:v>-0.41833500000000001</c:v>
                </c:pt>
                <c:pt idx="293">
                  <c:v>-0.368149</c:v>
                </c:pt>
                <c:pt idx="294">
                  <c:v>-0.34187299999999998</c:v>
                </c:pt>
                <c:pt idx="295">
                  <c:v>-0.36039700000000002</c:v>
                </c:pt>
                <c:pt idx="296">
                  <c:v>-0.43038900000000002</c:v>
                </c:pt>
                <c:pt idx="297">
                  <c:v>-0.54132100000000005</c:v>
                </c:pt>
                <c:pt idx="298">
                  <c:v>-0.70364400000000005</c:v>
                </c:pt>
                <c:pt idx="299">
                  <c:v>-0.84095799999999998</c:v>
                </c:pt>
                <c:pt idx="300">
                  <c:v>-0.954071</c:v>
                </c:pt>
                <c:pt idx="301">
                  <c:v>-1.0381769999999999</c:v>
                </c:pt>
                <c:pt idx="302">
                  <c:v>-1.076187</c:v>
                </c:pt>
                <c:pt idx="303">
                  <c:v>-1.061523</c:v>
                </c:pt>
                <c:pt idx="304">
                  <c:v>-1.001266</c:v>
                </c:pt>
                <c:pt idx="305">
                  <c:v>-0.90934800000000005</c:v>
                </c:pt>
                <c:pt idx="306">
                  <c:v>-0.78007499999999996</c:v>
                </c:pt>
                <c:pt idx="307">
                  <c:v>-0.68421900000000002</c:v>
                </c:pt>
                <c:pt idx="308">
                  <c:v>-0.59216299999999999</c:v>
                </c:pt>
                <c:pt idx="309">
                  <c:v>-0.54507399999999995</c:v>
                </c:pt>
                <c:pt idx="310">
                  <c:v>-0.51362600000000003</c:v>
                </c:pt>
                <c:pt idx="311">
                  <c:v>-0.52415500000000004</c:v>
                </c:pt>
                <c:pt idx="312">
                  <c:v>-0.556168</c:v>
                </c:pt>
                <c:pt idx="313">
                  <c:v>-0.57029700000000005</c:v>
                </c:pt>
                <c:pt idx="314">
                  <c:v>-0.549759</c:v>
                </c:pt>
                <c:pt idx="315">
                  <c:v>-0.51469399999999998</c:v>
                </c:pt>
                <c:pt idx="316">
                  <c:v>-0.48506199999999999</c:v>
                </c:pt>
                <c:pt idx="317">
                  <c:v>-0.44871499999999997</c:v>
                </c:pt>
                <c:pt idx="318">
                  <c:v>-0.40626499999999999</c:v>
                </c:pt>
                <c:pt idx="319">
                  <c:v>-0.32658399999999999</c:v>
                </c:pt>
                <c:pt idx="320">
                  <c:v>-0.25946000000000002</c:v>
                </c:pt>
                <c:pt idx="321">
                  <c:v>-0.18246499999999999</c:v>
                </c:pt>
                <c:pt idx="322">
                  <c:v>-0.110703</c:v>
                </c:pt>
                <c:pt idx="323">
                  <c:v>-6.4026E-2</c:v>
                </c:pt>
                <c:pt idx="324">
                  <c:v>-3.8207999999999999E-2</c:v>
                </c:pt>
                <c:pt idx="325">
                  <c:v>-3.8726999999999998E-2</c:v>
                </c:pt>
                <c:pt idx="326">
                  <c:v>-5.6931000000000002E-2</c:v>
                </c:pt>
                <c:pt idx="327">
                  <c:v>-8.3327999999999999E-2</c:v>
                </c:pt>
                <c:pt idx="328">
                  <c:v>-0.11682099999999999</c:v>
                </c:pt>
                <c:pt idx="329">
                  <c:v>-0.14035</c:v>
                </c:pt>
                <c:pt idx="330">
                  <c:v>-0.14482100000000001</c:v>
                </c:pt>
                <c:pt idx="331">
                  <c:v>-0.121185</c:v>
                </c:pt>
                <c:pt idx="332">
                  <c:v>-8.4060999999999997E-2</c:v>
                </c:pt>
                <c:pt idx="333">
                  <c:v>-3.5201999999999997E-2</c:v>
                </c:pt>
                <c:pt idx="334">
                  <c:v>1.9043000000000001E-2</c:v>
                </c:pt>
                <c:pt idx="335">
                  <c:v>6.3247999999999999E-2</c:v>
                </c:pt>
                <c:pt idx="336">
                  <c:v>7.7362E-2</c:v>
                </c:pt>
                <c:pt idx="337">
                  <c:v>8.7905999999999998E-2</c:v>
                </c:pt>
                <c:pt idx="338">
                  <c:v>8.3542000000000005E-2</c:v>
                </c:pt>
                <c:pt idx="339">
                  <c:v>7.9452999999999996E-2</c:v>
                </c:pt>
                <c:pt idx="340">
                  <c:v>7.0480000000000001E-2</c:v>
                </c:pt>
                <c:pt idx="341">
                  <c:v>4.8995999999999998E-2</c:v>
                </c:pt>
                <c:pt idx="342">
                  <c:v>-8.3900000000000001E-4</c:v>
                </c:pt>
                <c:pt idx="343">
                  <c:v>-6.8297999999999998E-2</c:v>
                </c:pt>
                <c:pt idx="344">
                  <c:v>-0.154221</c:v>
                </c:pt>
                <c:pt idx="345">
                  <c:v>-0.213837</c:v>
                </c:pt>
                <c:pt idx="346">
                  <c:v>-0.318359</c:v>
                </c:pt>
                <c:pt idx="347">
                  <c:v>-0.370224</c:v>
                </c:pt>
                <c:pt idx="348">
                  <c:v>-0.392731</c:v>
                </c:pt>
                <c:pt idx="349">
                  <c:v>-0.378693</c:v>
                </c:pt>
                <c:pt idx="350">
                  <c:v>-0.33651700000000001</c:v>
                </c:pt>
                <c:pt idx="351">
                  <c:v>-0.29127500000000001</c:v>
                </c:pt>
                <c:pt idx="352">
                  <c:v>-0.27113300000000001</c:v>
                </c:pt>
                <c:pt idx="353">
                  <c:v>-0.27719100000000002</c:v>
                </c:pt>
                <c:pt idx="354">
                  <c:v>-0.30035400000000001</c:v>
                </c:pt>
                <c:pt idx="355">
                  <c:v>-0.35784899999999997</c:v>
                </c:pt>
                <c:pt idx="356">
                  <c:v>-0.42434699999999997</c:v>
                </c:pt>
                <c:pt idx="357">
                  <c:v>-0.46046399999999998</c:v>
                </c:pt>
                <c:pt idx="358">
                  <c:v>-0.52377300000000004</c:v>
                </c:pt>
                <c:pt idx="359">
                  <c:v>-0.52919000000000005</c:v>
                </c:pt>
                <c:pt idx="360">
                  <c:v>-0.54213</c:v>
                </c:pt>
                <c:pt idx="361">
                  <c:v>-0.54727199999999998</c:v>
                </c:pt>
                <c:pt idx="362">
                  <c:v>-0.54074100000000003</c:v>
                </c:pt>
                <c:pt idx="363">
                  <c:v>-0.52679399999999998</c:v>
                </c:pt>
                <c:pt idx="364">
                  <c:v>-0.52488699999999999</c:v>
                </c:pt>
                <c:pt idx="365">
                  <c:v>-0.53149400000000002</c:v>
                </c:pt>
                <c:pt idx="366">
                  <c:v>-0.51586900000000002</c:v>
                </c:pt>
                <c:pt idx="367">
                  <c:v>-0.49034100000000003</c:v>
                </c:pt>
                <c:pt idx="368">
                  <c:v>-0.45059199999999999</c:v>
                </c:pt>
                <c:pt idx="369">
                  <c:v>-0.402725</c:v>
                </c:pt>
                <c:pt idx="370">
                  <c:v>-0.34950300000000001</c:v>
                </c:pt>
                <c:pt idx="371">
                  <c:v>-0.29547099999999998</c:v>
                </c:pt>
                <c:pt idx="372">
                  <c:v>-0.24409500000000001</c:v>
                </c:pt>
                <c:pt idx="373">
                  <c:v>-0.201096</c:v>
                </c:pt>
                <c:pt idx="374">
                  <c:v>-0.18449399999999999</c:v>
                </c:pt>
                <c:pt idx="375">
                  <c:v>-0.181396</c:v>
                </c:pt>
                <c:pt idx="376">
                  <c:v>-0.19647200000000001</c:v>
                </c:pt>
                <c:pt idx="377">
                  <c:v>-0.21484400000000001</c:v>
                </c:pt>
                <c:pt idx="378">
                  <c:v>-0.257355</c:v>
                </c:pt>
                <c:pt idx="379">
                  <c:v>-0.30452000000000001</c:v>
                </c:pt>
                <c:pt idx="380">
                  <c:v>-0.36466999999999999</c:v>
                </c:pt>
                <c:pt idx="381">
                  <c:v>-0.40124500000000002</c:v>
                </c:pt>
                <c:pt idx="382">
                  <c:v>-0.39469900000000002</c:v>
                </c:pt>
                <c:pt idx="383">
                  <c:v>-0.363983</c:v>
                </c:pt>
                <c:pt idx="384">
                  <c:v>-0.27835100000000002</c:v>
                </c:pt>
                <c:pt idx="385">
                  <c:v>-0.17684900000000001</c:v>
                </c:pt>
                <c:pt idx="386">
                  <c:v>-8.1863000000000005E-2</c:v>
                </c:pt>
                <c:pt idx="387">
                  <c:v>-4.8264000000000001E-2</c:v>
                </c:pt>
                <c:pt idx="388">
                  <c:v>-7.6202000000000006E-2</c:v>
                </c:pt>
                <c:pt idx="389">
                  <c:v>-0.14280699999999999</c:v>
                </c:pt>
                <c:pt idx="390">
                  <c:v>-0.26155099999999998</c:v>
                </c:pt>
                <c:pt idx="391">
                  <c:v>-0.43476900000000002</c:v>
                </c:pt>
                <c:pt idx="392">
                  <c:v>-0.60375999999999996</c:v>
                </c:pt>
                <c:pt idx="393">
                  <c:v>-0.73030099999999998</c:v>
                </c:pt>
                <c:pt idx="394">
                  <c:v>-0.80310099999999995</c:v>
                </c:pt>
                <c:pt idx="395">
                  <c:v>-0.83194000000000001</c:v>
                </c:pt>
                <c:pt idx="396">
                  <c:v>-0.79847699999999999</c:v>
                </c:pt>
                <c:pt idx="397">
                  <c:v>-0.71615600000000001</c:v>
                </c:pt>
                <c:pt idx="398">
                  <c:v>-0.64997899999999997</c:v>
                </c:pt>
                <c:pt idx="399">
                  <c:v>-0.54940800000000001</c:v>
                </c:pt>
                <c:pt idx="400">
                  <c:v>-0.45300299999999999</c:v>
                </c:pt>
                <c:pt idx="401">
                  <c:v>-0.37634299999999998</c:v>
                </c:pt>
                <c:pt idx="402">
                  <c:v>-0.31922899999999998</c:v>
                </c:pt>
                <c:pt idx="403">
                  <c:v>-0.25601200000000002</c:v>
                </c:pt>
                <c:pt idx="404">
                  <c:v>-0.27508500000000002</c:v>
                </c:pt>
                <c:pt idx="405">
                  <c:v>-0.306259</c:v>
                </c:pt>
                <c:pt idx="406">
                  <c:v>-0.370529</c:v>
                </c:pt>
                <c:pt idx="407">
                  <c:v>-0.463837</c:v>
                </c:pt>
                <c:pt idx="408">
                  <c:v>-0.53668199999999999</c:v>
                </c:pt>
                <c:pt idx="409">
                  <c:v>-0.61117600000000005</c:v>
                </c:pt>
                <c:pt idx="410">
                  <c:v>-0.63966400000000001</c:v>
                </c:pt>
                <c:pt idx="411">
                  <c:v>-0.61714199999999997</c:v>
                </c:pt>
                <c:pt idx="412">
                  <c:v>-0.55010999999999999</c:v>
                </c:pt>
                <c:pt idx="413">
                  <c:v>-0.43098399999999998</c:v>
                </c:pt>
                <c:pt idx="414">
                  <c:v>-0.30972300000000003</c:v>
                </c:pt>
                <c:pt idx="415">
                  <c:v>-0.19195599999999999</c:v>
                </c:pt>
                <c:pt idx="416">
                  <c:v>-0.12063599999999999</c:v>
                </c:pt>
                <c:pt idx="417">
                  <c:v>-9.7838999999999995E-2</c:v>
                </c:pt>
                <c:pt idx="418">
                  <c:v>-0.10623199999999999</c:v>
                </c:pt>
                <c:pt idx="419">
                  <c:v>-0.15165699999999999</c:v>
                </c:pt>
                <c:pt idx="420">
                  <c:v>-0.173904</c:v>
                </c:pt>
                <c:pt idx="421">
                  <c:v>-0.196243</c:v>
                </c:pt>
                <c:pt idx="422">
                  <c:v>-0.201767</c:v>
                </c:pt>
                <c:pt idx="423">
                  <c:v>-0.19236800000000001</c:v>
                </c:pt>
                <c:pt idx="424">
                  <c:v>-0.17688000000000001</c:v>
                </c:pt>
                <c:pt idx="425">
                  <c:v>-0.167542</c:v>
                </c:pt>
                <c:pt idx="426">
                  <c:v>-0.14743000000000001</c:v>
                </c:pt>
                <c:pt idx="427">
                  <c:v>-0.126694</c:v>
                </c:pt>
                <c:pt idx="428">
                  <c:v>-0.107483</c:v>
                </c:pt>
                <c:pt idx="429">
                  <c:v>-8.1528000000000003E-2</c:v>
                </c:pt>
                <c:pt idx="430">
                  <c:v>-5.8562999999999997E-2</c:v>
                </c:pt>
                <c:pt idx="431">
                  <c:v>-3.7276999999999998E-2</c:v>
                </c:pt>
                <c:pt idx="432">
                  <c:v>-1.4282E-2</c:v>
                </c:pt>
                <c:pt idx="433">
                  <c:v>-8.5749999999999993E-3</c:v>
                </c:pt>
                <c:pt idx="434">
                  <c:v>3.9979999999999998E-3</c:v>
                </c:pt>
                <c:pt idx="435">
                  <c:v>3.4987999999999998E-2</c:v>
                </c:pt>
                <c:pt idx="436">
                  <c:v>6.1752000000000001E-2</c:v>
                </c:pt>
                <c:pt idx="437">
                  <c:v>9.4070000000000001E-2</c:v>
                </c:pt>
                <c:pt idx="438">
                  <c:v>0.149643</c:v>
                </c:pt>
                <c:pt idx="439">
                  <c:v>0.19708300000000001</c:v>
                </c:pt>
                <c:pt idx="440">
                  <c:v>0.22720299999999999</c:v>
                </c:pt>
                <c:pt idx="441">
                  <c:v>0.19830300000000001</c:v>
                </c:pt>
                <c:pt idx="442">
                  <c:v>0.12080399999999999</c:v>
                </c:pt>
                <c:pt idx="443">
                  <c:v>2.1652000000000001E-2</c:v>
                </c:pt>
                <c:pt idx="444">
                  <c:v>-0.16375700000000001</c:v>
                </c:pt>
                <c:pt idx="445">
                  <c:v>-0.31410199999999999</c:v>
                </c:pt>
                <c:pt idx="446">
                  <c:v>-0.45196500000000001</c:v>
                </c:pt>
                <c:pt idx="447">
                  <c:v>-0.57359300000000002</c:v>
                </c:pt>
                <c:pt idx="448">
                  <c:v>-0.62385599999999997</c:v>
                </c:pt>
                <c:pt idx="449">
                  <c:v>-0.61915600000000004</c:v>
                </c:pt>
                <c:pt idx="450">
                  <c:v>-0.55685399999999996</c:v>
                </c:pt>
                <c:pt idx="451">
                  <c:v>-0.44455</c:v>
                </c:pt>
                <c:pt idx="452">
                  <c:v>-0.35736099999999998</c:v>
                </c:pt>
                <c:pt idx="453">
                  <c:v>-0.30197099999999999</c:v>
                </c:pt>
                <c:pt idx="454">
                  <c:v>-0.29284700000000002</c:v>
                </c:pt>
                <c:pt idx="455">
                  <c:v>-0.31787100000000001</c:v>
                </c:pt>
                <c:pt idx="456">
                  <c:v>-0.37736500000000001</c:v>
                </c:pt>
                <c:pt idx="457">
                  <c:v>-0.45568799999999998</c:v>
                </c:pt>
                <c:pt idx="458">
                  <c:v>-0.52842699999999998</c:v>
                </c:pt>
                <c:pt idx="459">
                  <c:v>-0.58665500000000004</c:v>
                </c:pt>
                <c:pt idx="460">
                  <c:v>-0.59699999999999998</c:v>
                </c:pt>
                <c:pt idx="461">
                  <c:v>-0.56098899999999996</c:v>
                </c:pt>
                <c:pt idx="462">
                  <c:v>-0.49295</c:v>
                </c:pt>
                <c:pt idx="463">
                  <c:v>-0.41363499999999997</c:v>
                </c:pt>
                <c:pt idx="464">
                  <c:v>-0.34381099999999998</c:v>
                </c:pt>
                <c:pt idx="465">
                  <c:v>-0.28848299999999999</c:v>
                </c:pt>
                <c:pt idx="466">
                  <c:v>-0.249252</c:v>
                </c:pt>
                <c:pt idx="467">
                  <c:v>-0.21008299999999999</c:v>
                </c:pt>
                <c:pt idx="468">
                  <c:v>-0.20257600000000001</c:v>
                </c:pt>
                <c:pt idx="469">
                  <c:v>-0.18504300000000001</c:v>
                </c:pt>
                <c:pt idx="470">
                  <c:v>-0.20249900000000001</c:v>
                </c:pt>
                <c:pt idx="471">
                  <c:v>-0.21147199999999999</c:v>
                </c:pt>
                <c:pt idx="472">
                  <c:v>-0.262405</c:v>
                </c:pt>
                <c:pt idx="473">
                  <c:v>-0.29571500000000001</c:v>
                </c:pt>
                <c:pt idx="474">
                  <c:v>-0.34353600000000001</c:v>
                </c:pt>
                <c:pt idx="475">
                  <c:v>-0.39051799999999998</c:v>
                </c:pt>
                <c:pt idx="476">
                  <c:v>-0.43559300000000001</c:v>
                </c:pt>
                <c:pt idx="477">
                  <c:v>-0.46595799999999998</c:v>
                </c:pt>
                <c:pt idx="478">
                  <c:v>-0.46199000000000001</c:v>
                </c:pt>
                <c:pt idx="479">
                  <c:v>-0.43335000000000001</c:v>
                </c:pt>
                <c:pt idx="480">
                  <c:v>-0.38090499999999999</c:v>
                </c:pt>
                <c:pt idx="481">
                  <c:v>-0.291321</c:v>
                </c:pt>
                <c:pt idx="482">
                  <c:v>-0.19921900000000001</c:v>
                </c:pt>
                <c:pt idx="483">
                  <c:v>-0.122833</c:v>
                </c:pt>
                <c:pt idx="484">
                  <c:v>-0.11731</c:v>
                </c:pt>
                <c:pt idx="485">
                  <c:v>-0.16044600000000001</c:v>
                </c:pt>
                <c:pt idx="486">
                  <c:v>-0.23382600000000001</c:v>
                </c:pt>
                <c:pt idx="487">
                  <c:v>-0.349823</c:v>
                </c:pt>
                <c:pt idx="488">
                  <c:v>-0.51376299999999997</c:v>
                </c:pt>
                <c:pt idx="489">
                  <c:v>-0.69836399999999998</c:v>
                </c:pt>
                <c:pt idx="490">
                  <c:v>-0.830063</c:v>
                </c:pt>
                <c:pt idx="491">
                  <c:v>-0.92709399999999997</c:v>
                </c:pt>
                <c:pt idx="492">
                  <c:v>-0.956619</c:v>
                </c:pt>
                <c:pt idx="493">
                  <c:v>-0.902756</c:v>
                </c:pt>
                <c:pt idx="494">
                  <c:v>-0.82311999999999996</c:v>
                </c:pt>
                <c:pt idx="495">
                  <c:v>-0.69348100000000001</c:v>
                </c:pt>
                <c:pt idx="496">
                  <c:v>-0.54858399999999996</c:v>
                </c:pt>
                <c:pt idx="497">
                  <c:v>-0.41479500000000002</c:v>
                </c:pt>
                <c:pt idx="498">
                  <c:v>-0.30740400000000001</c:v>
                </c:pt>
                <c:pt idx="499">
                  <c:v>-0.24807699999999999</c:v>
                </c:pt>
                <c:pt idx="500">
                  <c:v>-0.208954</c:v>
                </c:pt>
                <c:pt idx="501">
                  <c:v>-0.25456200000000001</c:v>
                </c:pt>
                <c:pt idx="502">
                  <c:v>-0.34178199999999997</c:v>
                </c:pt>
                <c:pt idx="503">
                  <c:v>-0.44332899999999997</c:v>
                </c:pt>
                <c:pt idx="504">
                  <c:v>-0.518204</c:v>
                </c:pt>
                <c:pt idx="505">
                  <c:v>-0.55728100000000003</c:v>
                </c:pt>
                <c:pt idx="506">
                  <c:v>-0.56736799999999998</c:v>
                </c:pt>
                <c:pt idx="507">
                  <c:v>-0.54933200000000004</c:v>
                </c:pt>
                <c:pt idx="508">
                  <c:v>-0.50534100000000004</c:v>
                </c:pt>
                <c:pt idx="509">
                  <c:v>-0.41493200000000002</c:v>
                </c:pt>
                <c:pt idx="510">
                  <c:v>-0.32267800000000002</c:v>
                </c:pt>
                <c:pt idx="511">
                  <c:v>-0.21713299999999999</c:v>
                </c:pt>
                <c:pt idx="512">
                  <c:v>-0.12870799999999999</c:v>
                </c:pt>
                <c:pt idx="513">
                  <c:v>-8.9263999999999996E-2</c:v>
                </c:pt>
                <c:pt idx="514">
                  <c:v>-8.5891999999999996E-2</c:v>
                </c:pt>
                <c:pt idx="515">
                  <c:v>-0.105743</c:v>
                </c:pt>
                <c:pt idx="516">
                  <c:v>-0.13813800000000001</c:v>
                </c:pt>
                <c:pt idx="517">
                  <c:v>-0.17355300000000001</c:v>
                </c:pt>
                <c:pt idx="518">
                  <c:v>-0.22445699999999999</c:v>
                </c:pt>
                <c:pt idx="519">
                  <c:v>-0.251556</c:v>
                </c:pt>
                <c:pt idx="520">
                  <c:v>-0.28131099999999998</c:v>
                </c:pt>
                <c:pt idx="521">
                  <c:v>-0.29631000000000002</c:v>
                </c:pt>
                <c:pt idx="522">
                  <c:v>-0.30256699999999997</c:v>
                </c:pt>
                <c:pt idx="523">
                  <c:v>-0.27485700000000002</c:v>
                </c:pt>
                <c:pt idx="524">
                  <c:v>-0.233017</c:v>
                </c:pt>
                <c:pt idx="525">
                  <c:v>-0.18826300000000001</c:v>
                </c:pt>
                <c:pt idx="526">
                  <c:v>-0.14408899999999999</c:v>
                </c:pt>
                <c:pt idx="527">
                  <c:v>-9.8648E-2</c:v>
                </c:pt>
                <c:pt idx="528">
                  <c:v>-6.4132999999999996E-2</c:v>
                </c:pt>
                <c:pt idx="529">
                  <c:v>-2.0111E-2</c:v>
                </c:pt>
                <c:pt idx="530">
                  <c:v>3.6971999999999998E-2</c:v>
                </c:pt>
                <c:pt idx="531">
                  <c:v>7.5332999999999997E-2</c:v>
                </c:pt>
                <c:pt idx="532">
                  <c:v>0.12959300000000001</c:v>
                </c:pt>
                <c:pt idx="533">
                  <c:v>0.13983200000000001</c:v>
                </c:pt>
                <c:pt idx="534">
                  <c:v>0.12905900000000001</c:v>
                </c:pt>
                <c:pt idx="535">
                  <c:v>8.226E-2</c:v>
                </c:pt>
                <c:pt idx="536">
                  <c:v>5.1900000000000004E-4</c:v>
                </c:pt>
                <c:pt idx="537">
                  <c:v>-9.4589000000000006E-2</c:v>
                </c:pt>
                <c:pt idx="538">
                  <c:v>-0.17602499999999999</c:v>
                </c:pt>
                <c:pt idx="539">
                  <c:v>-0.26060499999999998</c:v>
                </c:pt>
                <c:pt idx="540">
                  <c:v>-0.28500399999999998</c:v>
                </c:pt>
                <c:pt idx="541">
                  <c:v>-0.29847699999999999</c:v>
                </c:pt>
                <c:pt idx="542">
                  <c:v>-0.30369600000000002</c:v>
                </c:pt>
                <c:pt idx="543">
                  <c:v>-0.29924000000000001</c:v>
                </c:pt>
                <c:pt idx="544">
                  <c:v>-0.29183999999999999</c:v>
                </c:pt>
                <c:pt idx="545">
                  <c:v>-0.29315200000000002</c:v>
                </c:pt>
                <c:pt idx="546">
                  <c:v>-0.310944</c:v>
                </c:pt>
                <c:pt idx="547">
                  <c:v>-0.33360299999999998</c:v>
                </c:pt>
                <c:pt idx="548">
                  <c:v>-0.37907400000000002</c:v>
                </c:pt>
                <c:pt idx="549">
                  <c:v>-0.41172799999999998</c:v>
                </c:pt>
                <c:pt idx="550">
                  <c:v>-0.45466600000000001</c:v>
                </c:pt>
                <c:pt idx="551">
                  <c:v>-0.48663299999999998</c:v>
                </c:pt>
                <c:pt idx="552">
                  <c:v>-0.523285</c:v>
                </c:pt>
                <c:pt idx="553">
                  <c:v>-0.54742400000000002</c:v>
                </c:pt>
                <c:pt idx="554">
                  <c:v>-0.59501599999999999</c:v>
                </c:pt>
                <c:pt idx="555">
                  <c:v>-0.60202</c:v>
                </c:pt>
                <c:pt idx="556">
                  <c:v>-0.58630400000000005</c:v>
                </c:pt>
                <c:pt idx="557">
                  <c:v>-0.55291699999999999</c:v>
                </c:pt>
                <c:pt idx="558">
                  <c:v>-0.50608799999999998</c:v>
                </c:pt>
                <c:pt idx="559">
                  <c:v>-0.43789699999999998</c:v>
                </c:pt>
                <c:pt idx="560">
                  <c:v>-0.37068200000000001</c:v>
                </c:pt>
                <c:pt idx="561">
                  <c:v>-0.324295</c:v>
                </c:pt>
                <c:pt idx="562">
                  <c:v>-0.26586900000000002</c:v>
                </c:pt>
                <c:pt idx="563">
                  <c:v>-0.21133399999999999</c:v>
                </c:pt>
                <c:pt idx="564">
                  <c:v>-0.16606099999999999</c:v>
                </c:pt>
                <c:pt idx="565">
                  <c:v>-0.143784</c:v>
                </c:pt>
                <c:pt idx="566">
                  <c:v>-0.13948099999999999</c:v>
                </c:pt>
                <c:pt idx="567">
                  <c:v>-0.14453099999999999</c:v>
                </c:pt>
                <c:pt idx="568">
                  <c:v>-0.16850300000000001</c:v>
                </c:pt>
                <c:pt idx="569">
                  <c:v>-0.223221</c:v>
                </c:pt>
                <c:pt idx="570">
                  <c:v>-0.27082800000000001</c:v>
                </c:pt>
                <c:pt idx="571">
                  <c:v>-0.33735700000000002</c:v>
                </c:pt>
                <c:pt idx="572">
                  <c:v>-0.37539699999999998</c:v>
                </c:pt>
                <c:pt idx="573">
                  <c:v>-0.36996499999999999</c:v>
                </c:pt>
                <c:pt idx="574">
                  <c:v>-0.32774399999999998</c:v>
                </c:pt>
                <c:pt idx="575">
                  <c:v>-0.25837700000000002</c:v>
                </c:pt>
                <c:pt idx="576">
                  <c:v>-0.16153000000000001</c:v>
                </c:pt>
                <c:pt idx="577">
                  <c:v>-3.5034000000000003E-2</c:v>
                </c:pt>
                <c:pt idx="578">
                  <c:v>5.5129999999999998E-2</c:v>
                </c:pt>
                <c:pt idx="579">
                  <c:v>0.134521</c:v>
                </c:pt>
                <c:pt idx="580">
                  <c:v>0.134216</c:v>
                </c:pt>
                <c:pt idx="581">
                  <c:v>7.0480000000000001E-2</c:v>
                </c:pt>
                <c:pt idx="582">
                  <c:v>-1.6159E-2</c:v>
                </c:pt>
                <c:pt idx="583">
                  <c:v>-0.14158599999999999</c:v>
                </c:pt>
                <c:pt idx="584">
                  <c:v>-0.29863000000000001</c:v>
                </c:pt>
                <c:pt idx="585">
                  <c:v>-0.51530500000000001</c:v>
                </c:pt>
                <c:pt idx="586">
                  <c:v>-0.708511</c:v>
                </c:pt>
                <c:pt idx="587">
                  <c:v>-0.83645599999999998</c:v>
                </c:pt>
                <c:pt idx="588">
                  <c:v>-0.917099</c:v>
                </c:pt>
                <c:pt idx="589">
                  <c:v>-0.93859899999999996</c:v>
                </c:pt>
                <c:pt idx="590">
                  <c:v>-0.86541699999999999</c:v>
                </c:pt>
                <c:pt idx="591">
                  <c:v>-0.757355</c:v>
                </c:pt>
                <c:pt idx="592">
                  <c:v>-0.62933300000000003</c:v>
                </c:pt>
                <c:pt idx="593">
                  <c:v>-0.50050399999999995</c:v>
                </c:pt>
                <c:pt idx="594">
                  <c:v>-0.39010600000000001</c:v>
                </c:pt>
                <c:pt idx="595">
                  <c:v>-0.31295800000000001</c:v>
                </c:pt>
                <c:pt idx="596">
                  <c:v>-0.266876</c:v>
                </c:pt>
                <c:pt idx="597">
                  <c:v>-0.28643800000000003</c:v>
                </c:pt>
                <c:pt idx="598">
                  <c:v>-0.35322599999999998</c:v>
                </c:pt>
                <c:pt idx="599">
                  <c:v>-0.45243800000000001</c:v>
                </c:pt>
                <c:pt idx="600">
                  <c:v>-0.54823299999999997</c:v>
                </c:pt>
                <c:pt idx="601">
                  <c:v>-0.59817500000000001</c:v>
                </c:pt>
                <c:pt idx="602">
                  <c:v>-0.634903</c:v>
                </c:pt>
                <c:pt idx="603">
                  <c:v>-0.64473000000000003</c:v>
                </c:pt>
                <c:pt idx="604">
                  <c:v>-0.61602800000000002</c:v>
                </c:pt>
                <c:pt idx="605">
                  <c:v>-0.56704699999999997</c:v>
                </c:pt>
                <c:pt idx="606">
                  <c:v>-0.49839800000000001</c:v>
                </c:pt>
                <c:pt idx="607">
                  <c:v>-0.43420399999999998</c:v>
                </c:pt>
                <c:pt idx="608">
                  <c:v>-0.36824000000000001</c:v>
                </c:pt>
                <c:pt idx="609">
                  <c:v>-0.31004300000000001</c:v>
                </c:pt>
                <c:pt idx="610">
                  <c:v>-0.24951200000000001</c:v>
                </c:pt>
                <c:pt idx="611">
                  <c:v>-0.19891400000000001</c:v>
                </c:pt>
                <c:pt idx="612">
                  <c:v>-0.15243499999999999</c:v>
                </c:pt>
                <c:pt idx="613">
                  <c:v>-0.120544</c:v>
                </c:pt>
                <c:pt idx="614">
                  <c:v>-0.10582</c:v>
                </c:pt>
                <c:pt idx="615">
                  <c:v>-0.10639999999999999</c:v>
                </c:pt>
                <c:pt idx="616">
                  <c:v>-0.10011299999999999</c:v>
                </c:pt>
                <c:pt idx="617">
                  <c:v>-9.1522000000000006E-2</c:v>
                </c:pt>
                <c:pt idx="618">
                  <c:v>-6.4727999999999994E-2</c:v>
                </c:pt>
                <c:pt idx="619">
                  <c:v>-4.1549999999999997E-2</c:v>
                </c:pt>
                <c:pt idx="620">
                  <c:v>-1.0574E-2</c:v>
                </c:pt>
                <c:pt idx="621">
                  <c:v>6.8820000000000001E-3</c:v>
                </c:pt>
                <c:pt idx="622">
                  <c:v>1.1901999999999999E-2</c:v>
                </c:pt>
                <c:pt idx="623">
                  <c:v>1.4557E-2</c:v>
                </c:pt>
                <c:pt idx="624">
                  <c:v>1.3275E-2</c:v>
                </c:pt>
                <c:pt idx="625">
                  <c:v>2.7404999999999999E-2</c:v>
                </c:pt>
                <c:pt idx="626">
                  <c:v>4.5943999999999999E-2</c:v>
                </c:pt>
                <c:pt idx="627">
                  <c:v>7.1396000000000001E-2</c:v>
                </c:pt>
                <c:pt idx="628">
                  <c:v>0.100967</c:v>
                </c:pt>
                <c:pt idx="629">
                  <c:v>0.112869</c:v>
                </c:pt>
                <c:pt idx="630">
                  <c:v>0.101105</c:v>
                </c:pt>
                <c:pt idx="631">
                  <c:v>7.2265999999999997E-2</c:v>
                </c:pt>
                <c:pt idx="632">
                  <c:v>2.2415000000000001E-2</c:v>
                </c:pt>
                <c:pt idx="633">
                  <c:v>-5.9372000000000001E-2</c:v>
                </c:pt>
                <c:pt idx="634">
                  <c:v>-0.14196800000000001</c:v>
                </c:pt>
                <c:pt idx="635">
                  <c:v>-0.23358200000000001</c:v>
                </c:pt>
                <c:pt idx="636">
                  <c:v>-0.29766799999999999</c:v>
                </c:pt>
                <c:pt idx="637">
                  <c:v>-0.32768199999999997</c:v>
                </c:pt>
                <c:pt idx="638">
                  <c:v>-0.33950799999999998</c:v>
                </c:pt>
                <c:pt idx="639">
                  <c:v>-0.325714</c:v>
                </c:pt>
                <c:pt idx="640">
                  <c:v>-0.29035899999999998</c:v>
                </c:pt>
                <c:pt idx="641">
                  <c:v>-0.26977499999999999</c:v>
                </c:pt>
                <c:pt idx="642">
                  <c:v>-0.247696</c:v>
                </c:pt>
                <c:pt idx="643">
                  <c:v>-0.22161900000000001</c:v>
                </c:pt>
                <c:pt idx="644">
                  <c:v>-0.21650700000000001</c:v>
                </c:pt>
                <c:pt idx="645">
                  <c:v>-0.21545400000000001</c:v>
                </c:pt>
                <c:pt idx="646">
                  <c:v>-0.23371900000000001</c:v>
                </c:pt>
                <c:pt idx="647">
                  <c:v>-0.28836099999999998</c:v>
                </c:pt>
                <c:pt idx="648">
                  <c:v>-0.33082600000000001</c:v>
                </c:pt>
                <c:pt idx="649">
                  <c:v>-0.42230200000000001</c:v>
                </c:pt>
                <c:pt idx="650">
                  <c:v>-0.49746699999999999</c:v>
                </c:pt>
                <c:pt idx="651">
                  <c:v>-0.54512000000000005</c:v>
                </c:pt>
                <c:pt idx="652">
                  <c:v>-0.55284100000000003</c:v>
                </c:pt>
                <c:pt idx="653">
                  <c:v>-0.51872300000000005</c:v>
                </c:pt>
                <c:pt idx="654">
                  <c:v>-0.47659299999999999</c:v>
                </c:pt>
                <c:pt idx="655">
                  <c:v>-0.432419</c:v>
                </c:pt>
                <c:pt idx="656">
                  <c:v>-0.37640400000000002</c:v>
                </c:pt>
                <c:pt idx="657">
                  <c:v>-0.321411</c:v>
                </c:pt>
                <c:pt idx="658">
                  <c:v>-0.29214499999999999</c:v>
                </c:pt>
                <c:pt idx="659">
                  <c:v>-0.26261899999999999</c:v>
                </c:pt>
                <c:pt idx="660">
                  <c:v>-0.25340299999999999</c:v>
                </c:pt>
                <c:pt idx="661">
                  <c:v>-0.25897199999999998</c:v>
                </c:pt>
                <c:pt idx="662">
                  <c:v>-0.25972000000000001</c:v>
                </c:pt>
                <c:pt idx="663">
                  <c:v>-0.26251200000000002</c:v>
                </c:pt>
                <c:pt idx="664">
                  <c:v>-0.26644899999999999</c:v>
                </c:pt>
                <c:pt idx="665">
                  <c:v>-0.27998400000000001</c:v>
                </c:pt>
                <c:pt idx="666">
                  <c:v>-0.310394</c:v>
                </c:pt>
                <c:pt idx="667">
                  <c:v>-0.36019899999999999</c:v>
                </c:pt>
                <c:pt idx="668">
                  <c:v>-0.41534399999999999</c:v>
                </c:pt>
                <c:pt idx="669">
                  <c:v>-0.45797700000000002</c:v>
                </c:pt>
                <c:pt idx="670">
                  <c:v>-0.48408499999999999</c:v>
                </c:pt>
                <c:pt idx="671">
                  <c:v>-0.48753400000000002</c:v>
                </c:pt>
                <c:pt idx="672">
                  <c:v>-0.47903400000000002</c:v>
                </c:pt>
                <c:pt idx="673">
                  <c:v>-0.46333299999999999</c:v>
                </c:pt>
                <c:pt idx="674">
                  <c:v>-0.44535799999999998</c:v>
                </c:pt>
                <c:pt idx="675">
                  <c:v>-0.41815200000000002</c:v>
                </c:pt>
                <c:pt idx="676">
                  <c:v>-0.39326499999999998</c:v>
                </c:pt>
                <c:pt idx="677">
                  <c:v>-0.38081399999999999</c:v>
                </c:pt>
                <c:pt idx="678">
                  <c:v>-0.38641399999999998</c:v>
                </c:pt>
                <c:pt idx="679">
                  <c:v>-0.41430699999999998</c:v>
                </c:pt>
                <c:pt idx="680">
                  <c:v>-0.440994</c:v>
                </c:pt>
                <c:pt idx="681">
                  <c:v>-0.501328</c:v>
                </c:pt>
                <c:pt idx="682">
                  <c:v>-0.59083600000000003</c:v>
                </c:pt>
                <c:pt idx="683">
                  <c:v>-0.66186500000000004</c:v>
                </c:pt>
                <c:pt idx="684">
                  <c:v>-0.74021899999999996</c:v>
                </c:pt>
                <c:pt idx="685">
                  <c:v>-0.81166099999999997</c:v>
                </c:pt>
                <c:pt idx="686">
                  <c:v>-0.82083099999999998</c:v>
                </c:pt>
                <c:pt idx="687">
                  <c:v>-0.78460700000000005</c:v>
                </c:pt>
                <c:pt idx="688">
                  <c:v>-0.68547100000000005</c:v>
                </c:pt>
                <c:pt idx="689">
                  <c:v>-0.56938200000000005</c:v>
                </c:pt>
                <c:pt idx="690">
                  <c:v>-0.464752</c:v>
                </c:pt>
                <c:pt idx="691">
                  <c:v>-0.37454199999999999</c:v>
                </c:pt>
                <c:pt idx="692">
                  <c:v>-0.30732700000000002</c:v>
                </c:pt>
                <c:pt idx="693">
                  <c:v>-0.30593900000000002</c:v>
                </c:pt>
                <c:pt idx="694">
                  <c:v>-0.34083599999999997</c:v>
                </c:pt>
                <c:pt idx="695">
                  <c:v>-0.40791300000000003</c:v>
                </c:pt>
                <c:pt idx="696">
                  <c:v>-0.481186</c:v>
                </c:pt>
                <c:pt idx="697">
                  <c:v>-0.56366000000000005</c:v>
                </c:pt>
                <c:pt idx="698">
                  <c:v>-0.65571599999999997</c:v>
                </c:pt>
                <c:pt idx="699">
                  <c:v>-0.70184299999999999</c:v>
                </c:pt>
                <c:pt idx="700">
                  <c:v>-0.72334299999999996</c:v>
                </c:pt>
                <c:pt idx="701">
                  <c:v>-0.70340000000000003</c:v>
                </c:pt>
                <c:pt idx="702">
                  <c:v>-0.62129199999999996</c:v>
                </c:pt>
                <c:pt idx="703">
                  <c:v>-0.50169399999999997</c:v>
                </c:pt>
                <c:pt idx="704">
                  <c:v>-0.38273600000000002</c:v>
                </c:pt>
                <c:pt idx="705">
                  <c:v>-0.26119999999999999</c:v>
                </c:pt>
                <c:pt idx="706">
                  <c:v>-0.152863</c:v>
                </c:pt>
                <c:pt idx="707">
                  <c:v>-6.9870000000000002E-2</c:v>
                </c:pt>
                <c:pt idx="708">
                  <c:v>-1.9913E-2</c:v>
                </c:pt>
                <c:pt idx="709">
                  <c:v>-1.2924E-2</c:v>
                </c:pt>
                <c:pt idx="710">
                  <c:v>-3.5201999999999997E-2</c:v>
                </c:pt>
                <c:pt idx="711">
                  <c:v>-7.4448E-2</c:v>
                </c:pt>
                <c:pt idx="712">
                  <c:v>-0.11912499999999999</c:v>
                </c:pt>
                <c:pt idx="713">
                  <c:v>-0.174072</c:v>
                </c:pt>
                <c:pt idx="714">
                  <c:v>-0.20964099999999999</c:v>
                </c:pt>
                <c:pt idx="715">
                  <c:v>-0.24079900000000001</c:v>
                </c:pt>
                <c:pt idx="716">
                  <c:v>-0.232437</c:v>
                </c:pt>
                <c:pt idx="717">
                  <c:v>-0.20413200000000001</c:v>
                </c:pt>
                <c:pt idx="718">
                  <c:v>-0.15356400000000001</c:v>
                </c:pt>
                <c:pt idx="719">
                  <c:v>-8.1955E-2</c:v>
                </c:pt>
                <c:pt idx="720">
                  <c:v>1.0132E-2</c:v>
                </c:pt>
                <c:pt idx="721">
                  <c:v>8.0962999999999993E-2</c:v>
                </c:pt>
                <c:pt idx="722">
                  <c:v>0.14691199999999999</c:v>
                </c:pt>
                <c:pt idx="723">
                  <c:v>0.18907199999999999</c:v>
                </c:pt>
                <c:pt idx="724">
                  <c:v>0.18510399999999999</c:v>
                </c:pt>
                <c:pt idx="725">
                  <c:v>0.159912</c:v>
                </c:pt>
                <c:pt idx="726">
                  <c:v>8.7249999999999994E-2</c:v>
                </c:pt>
                <c:pt idx="727">
                  <c:v>7.4159999999999998E-3</c:v>
                </c:pt>
                <c:pt idx="728">
                  <c:v>-0.13822899999999999</c:v>
                </c:pt>
                <c:pt idx="729">
                  <c:v>-0.220749</c:v>
                </c:pt>
                <c:pt idx="730">
                  <c:v>-0.31468200000000002</c:v>
                </c:pt>
                <c:pt idx="731">
                  <c:v>-0.39912399999999998</c:v>
                </c:pt>
                <c:pt idx="732">
                  <c:v>-0.44013999999999998</c:v>
                </c:pt>
                <c:pt idx="733">
                  <c:v>-0.46574399999999999</c:v>
                </c:pt>
                <c:pt idx="734">
                  <c:v>-0.47604400000000002</c:v>
                </c:pt>
                <c:pt idx="735">
                  <c:v>-0.45219399999999998</c:v>
                </c:pt>
                <c:pt idx="736">
                  <c:v>-0.41491699999999998</c:v>
                </c:pt>
                <c:pt idx="737">
                  <c:v>-0.36772199999999999</c:v>
                </c:pt>
                <c:pt idx="738">
                  <c:v>-0.31503300000000001</c:v>
                </c:pt>
                <c:pt idx="739">
                  <c:v>-0.27215600000000001</c:v>
                </c:pt>
                <c:pt idx="740">
                  <c:v>-0.249252</c:v>
                </c:pt>
                <c:pt idx="741">
                  <c:v>-0.266953</c:v>
                </c:pt>
                <c:pt idx="742">
                  <c:v>-0.27568100000000001</c:v>
                </c:pt>
                <c:pt idx="743">
                  <c:v>-0.356354</c:v>
                </c:pt>
                <c:pt idx="744">
                  <c:v>-0.41830400000000001</c:v>
                </c:pt>
                <c:pt idx="745">
                  <c:v>-0.47464000000000001</c:v>
                </c:pt>
                <c:pt idx="746">
                  <c:v>-0.54618800000000001</c:v>
                </c:pt>
                <c:pt idx="747">
                  <c:v>-0.58198499999999997</c:v>
                </c:pt>
                <c:pt idx="748">
                  <c:v>-0.59188799999999997</c:v>
                </c:pt>
                <c:pt idx="749">
                  <c:v>-0.57173200000000002</c:v>
                </c:pt>
                <c:pt idx="750">
                  <c:v>-0.52107199999999998</c:v>
                </c:pt>
                <c:pt idx="751">
                  <c:v>-0.47296100000000002</c:v>
                </c:pt>
                <c:pt idx="752">
                  <c:v>-0.43606600000000001</c:v>
                </c:pt>
                <c:pt idx="753">
                  <c:v>-0.40921000000000002</c:v>
                </c:pt>
                <c:pt idx="754">
                  <c:v>-0.37718200000000002</c:v>
                </c:pt>
                <c:pt idx="755">
                  <c:v>-0.33401500000000001</c:v>
                </c:pt>
                <c:pt idx="756">
                  <c:v>-0.29388399999999998</c:v>
                </c:pt>
                <c:pt idx="757">
                  <c:v>-0.26266499999999998</c:v>
                </c:pt>
                <c:pt idx="758">
                  <c:v>-0.25120500000000001</c:v>
                </c:pt>
                <c:pt idx="759">
                  <c:v>-0.26040600000000003</c:v>
                </c:pt>
                <c:pt idx="760">
                  <c:v>-0.291626</c:v>
                </c:pt>
                <c:pt idx="761">
                  <c:v>-0.33909600000000001</c:v>
                </c:pt>
                <c:pt idx="762">
                  <c:v>-0.40029900000000002</c:v>
                </c:pt>
                <c:pt idx="763">
                  <c:v>-0.45799299999999998</c:v>
                </c:pt>
                <c:pt idx="764">
                  <c:v>-0.50599700000000003</c:v>
                </c:pt>
                <c:pt idx="765">
                  <c:v>-0.55010999999999999</c:v>
                </c:pt>
                <c:pt idx="766">
                  <c:v>-0.58427399999999996</c:v>
                </c:pt>
                <c:pt idx="767">
                  <c:v>-0.58564799999999995</c:v>
                </c:pt>
                <c:pt idx="768">
                  <c:v>-0.56471300000000002</c:v>
                </c:pt>
                <c:pt idx="769">
                  <c:v>-0.52879299999999996</c:v>
                </c:pt>
                <c:pt idx="770">
                  <c:v>-0.488174</c:v>
                </c:pt>
                <c:pt idx="771">
                  <c:v>-0.46388200000000002</c:v>
                </c:pt>
                <c:pt idx="772">
                  <c:v>-0.44067400000000001</c:v>
                </c:pt>
                <c:pt idx="773">
                  <c:v>-0.43725599999999998</c:v>
                </c:pt>
                <c:pt idx="774">
                  <c:v>-0.452988</c:v>
                </c:pt>
                <c:pt idx="775">
                  <c:v>-0.48107899999999998</c:v>
                </c:pt>
                <c:pt idx="776">
                  <c:v>-0.531281</c:v>
                </c:pt>
                <c:pt idx="777">
                  <c:v>-0.605545</c:v>
                </c:pt>
                <c:pt idx="778">
                  <c:v>-0.70008899999999996</c:v>
                </c:pt>
                <c:pt idx="779">
                  <c:v>-0.78050200000000003</c:v>
                </c:pt>
                <c:pt idx="780">
                  <c:v>-0.85693399999999997</c:v>
                </c:pt>
                <c:pt idx="781">
                  <c:v>-0.91177399999999997</c:v>
                </c:pt>
                <c:pt idx="782">
                  <c:v>-0.92100499999999996</c:v>
                </c:pt>
                <c:pt idx="783">
                  <c:v>-0.89988699999999999</c:v>
                </c:pt>
                <c:pt idx="784">
                  <c:v>-0.85798600000000003</c:v>
                </c:pt>
                <c:pt idx="785">
                  <c:v>-0.76505999999999996</c:v>
                </c:pt>
                <c:pt idx="786">
                  <c:v>-0.67929099999999998</c:v>
                </c:pt>
                <c:pt idx="787">
                  <c:v>-0.60795600000000005</c:v>
                </c:pt>
                <c:pt idx="788">
                  <c:v>-0.56256099999999998</c:v>
                </c:pt>
                <c:pt idx="789">
                  <c:v>-0.54374699999999998</c:v>
                </c:pt>
                <c:pt idx="790">
                  <c:v>-0.54798899999999995</c:v>
                </c:pt>
                <c:pt idx="791">
                  <c:v>-0.58750899999999995</c:v>
                </c:pt>
                <c:pt idx="792">
                  <c:v>-0.61935399999999996</c:v>
                </c:pt>
                <c:pt idx="793">
                  <c:v>-0.66464199999999996</c:v>
                </c:pt>
                <c:pt idx="794">
                  <c:v>-0.70211800000000002</c:v>
                </c:pt>
                <c:pt idx="795">
                  <c:v>-0.70509299999999997</c:v>
                </c:pt>
                <c:pt idx="796">
                  <c:v>-0.67294299999999996</c:v>
                </c:pt>
                <c:pt idx="797">
                  <c:v>-0.62712100000000004</c:v>
                </c:pt>
                <c:pt idx="798">
                  <c:v>-0.57299800000000001</c:v>
                </c:pt>
                <c:pt idx="799">
                  <c:v>-0.50923200000000002</c:v>
                </c:pt>
                <c:pt idx="800">
                  <c:v>-0.438141</c:v>
                </c:pt>
                <c:pt idx="801">
                  <c:v>-0.36778300000000003</c:v>
                </c:pt>
                <c:pt idx="802">
                  <c:v>-0.30029299999999998</c:v>
                </c:pt>
                <c:pt idx="803">
                  <c:v>-0.229355</c:v>
                </c:pt>
                <c:pt idx="804">
                  <c:v>-0.16567999999999999</c:v>
                </c:pt>
                <c:pt idx="805">
                  <c:v>-0.11174000000000001</c:v>
                </c:pt>
                <c:pt idx="806">
                  <c:v>-7.2830000000000006E-2</c:v>
                </c:pt>
                <c:pt idx="807">
                  <c:v>-4.6432000000000001E-2</c:v>
                </c:pt>
                <c:pt idx="808">
                  <c:v>-3.6956999999999997E-2</c:v>
                </c:pt>
                <c:pt idx="809">
                  <c:v>-3.2454999999999998E-2</c:v>
                </c:pt>
                <c:pt idx="810">
                  <c:v>-5.5877999999999997E-2</c:v>
                </c:pt>
                <c:pt idx="811">
                  <c:v>-8.4487999999999994E-2</c:v>
                </c:pt>
                <c:pt idx="812">
                  <c:v>-0.10639999999999999</c:v>
                </c:pt>
                <c:pt idx="813">
                  <c:v>-0.110428</c:v>
                </c:pt>
                <c:pt idx="814">
                  <c:v>-9.4269000000000006E-2</c:v>
                </c:pt>
                <c:pt idx="815">
                  <c:v>-7.1624999999999994E-2</c:v>
                </c:pt>
                <c:pt idx="816">
                  <c:v>-4.4983000000000002E-2</c:v>
                </c:pt>
                <c:pt idx="817">
                  <c:v>-1.6434000000000001E-2</c:v>
                </c:pt>
                <c:pt idx="818">
                  <c:v>2.2171E-2</c:v>
                </c:pt>
                <c:pt idx="819">
                  <c:v>6.2881000000000006E-2</c:v>
                </c:pt>
                <c:pt idx="820">
                  <c:v>9.3215999999999993E-2</c:v>
                </c:pt>
                <c:pt idx="821">
                  <c:v>0.118774</c:v>
                </c:pt>
                <c:pt idx="822">
                  <c:v>0.15312200000000001</c:v>
                </c:pt>
                <c:pt idx="823">
                  <c:v>0.148392</c:v>
                </c:pt>
                <c:pt idx="824">
                  <c:v>0.110046</c:v>
                </c:pt>
                <c:pt idx="825">
                  <c:v>7.4615000000000001E-2</c:v>
                </c:pt>
                <c:pt idx="826">
                  <c:v>1.9531E-2</c:v>
                </c:pt>
                <c:pt idx="827">
                  <c:v>-8.3099000000000006E-2</c:v>
                </c:pt>
                <c:pt idx="828">
                  <c:v>-0.17608599999999999</c:v>
                </c:pt>
                <c:pt idx="829">
                  <c:v>-0.28308100000000003</c:v>
                </c:pt>
                <c:pt idx="830">
                  <c:v>-0.37553399999999998</c:v>
                </c:pt>
                <c:pt idx="831">
                  <c:v>-0.44917299999999999</c:v>
                </c:pt>
                <c:pt idx="832">
                  <c:v>-0.50747699999999996</c:v>
                </c:pt>
                <c:pt idx="833">
                  <c:v>-0.51088</c:v>
                </c:pt>
                <c:pt idx="834">
                  <c:v>-0.48060599999999998</c:v>
                </c:pt>
                <c:pt idx="835">
                  <c:v>-0.41401700000000002</c:v>
                </c:pt>
                <c:pt idx="836">
                  <c:v>-0.34561199999999997</c:v>
                </c:pt>
                <c:pt idx="837">
                  <c:v>-0.29205300000000001</c:v>
                </c:pt>
                <c:pt idx="838">
                  <c:v>-0.24854999999999999</c:v>
                </c:pt>
                <c:pt idx="839">
                  <c:v>-0.226273</c:v>
                </c:pt>
                <c:pt idx="840">
                  <c:v>-0.23500099999999999</c:v>
                </c:pt>
                <c:pt idx="841">
                  <c:v>-0.26556400000000002</c:v>
                </c:pt>
                <c:pt idx="842">
                  <c:v>-0.34581000000000001</c:v>
                </c:pt>
                <c:pt idx="843">
                  <c:v>-0.42442299999999999</c:v>
                </c:pt>
                <c:pt idx="844">
                  <c:v>-0.50228899999999999</c:v>
                </c:pt>
                <c:pt idx="845">
                  <c:v>-0.55415300000000001</c:v>
                </c:pt>
                <c:pt idx="846">
                  <c:v>-0.563446</c:v>
                </c:pt>
                <c:pt idx="847">
                  <c:v>-0.57177699999999998</c:v>
                </c:pt>
                <c:pt idx="848">
                  <c:v>-0.53689600000000004</c:v>
                </c:pt>
                <c:pt idx="849">
                  <c:v>-0.50596600000000003</c:v>
                </c:pt>
                <c:pt idx="850">
                  <c:v>-0.44866899999999998</c:v>
                </c:pt>
                <c:pt idx="851">
                  <c:v>-0.398758</c:v>
                </c:pt>
                <c:pt idx="852">
                  <c:v>-0.37056</c:v>
                </c:pt>
                <c:pt idx="853">
                  <c:v>-0.35946699999999998</c:v>
                </c:pt>
                <c:pt idx="854">
                  <c:v>-0.348389</c:v>
                </c:pt>
                <c:pt idx="855">
                  <c:v>-0.34060699999999999</c:v>
                </c:pt>
                <c:pt idx="856">
                  <c:v>-0.33511400000000002</c:v>
                </c:pt>
                <c:pt idx="857">
                  <c:v>-0.33381699999999997</c:v>
                </c:pt>
                <c:pt idx="858">
                  <c:v>-0.328598</c:v>
                </c:pt>
                <c:pt idx="859">
                  <c:v>-0.31753500000000001</c:v>
                </c:pt>
                <c:pt idx="860">
                  <c:v>-0.297684</c:v>
                </c:pt>
                <c:pt idx="861">
                  <c:v>-0.26187100000000002</c:v>
                </c:pt>
                <c:pt idx="862">
                  <c:v>-0.23046900000000001</c:v>
                </c:pt>
                <c:pt idx="863">
                  <c:v>-0.20436099999999999</c:v>
                </c:pt>
                <c:pt idx="864">
                  <c:v>-0.19767799999999999</c:v>
                </c:pt>
                <c:pt idx="865">
                  <c:v>-0.18937699999999999</c:v>
                </c:pt>
                <c:pt idx="866">
                  <c:v>-0.18130499999999999</c:v>
                </c:pt>
                <c:pt idx="867">
                  <c:v>-0.183945</c:v>
                </c:pt>
                <c:pt idx="868">
                  <c:v>-0.188583</c:v>
                </c:pt>
                <c:pt idx="869">
                  <c:v>-0.21333299999999999</c:v>
                </c:pt>
                <c:pt idx="870">
                  <c:v>-0.26029999999999998</c:v>
                </c:pt>
                <c:pt idx="871">
                  <c:v>-0.32208300000000001</c:v>
                </c:pt>
                <c:pt idx="872">
                  <c:v>-0.39434799999999998</c:v>
                </c:pt>
                <c:pt idx="873">
                  <c:v>-0.46106000000000003</c:v>
                </c:pt>
                <c:pt idx="874">
                  <c:v>-0.55198700000000001</c:v>
                </c:pt>
                <c:pt idx="875">
                  <c:v>-0.62390100000000004</c:v>
                </c:pt>
                <c:pt idx="876">
                  <c:v>-0.68760699999999997</c:v>
                </c:pt>
                <c:pt idx="877">
                  <c:v>-0.74008200000000002</c:v>
                </c:pt>
                <c:pt idx="878">
                  <c:v>-0.77511600000000003</c:v>
                </c:pt>
                <c:pt idx="879">
                  <c:v>-0.782196</c:v>
                </c:pt>
                <c:pt idx="880">
                  <c:v>-0.76826499999999998</c:v>
                </c:pt>
                <c:pt idx="881">
                  <c:v>-0.75256299999999998</c:v>
                </c:pt>
                <c:pt idx="882">
                  <c:v>-0.70459000000000005</c:v>
                </c:pt>
                <c:pt idx="883">
                  <c:v>-0.65710400000000002</c:v>
                </c:pt>
                <c:pt idx="884">
                  <c:v>-0.58609</c:v>
                </c:pt>
                <c:pt idx="885">
                  <c:v>-0.52008100000000002</c:v>
                </c:pt>
                <c:pt idx="886">
                  <c:v>-0.44564799999999999</c:v>
                </c:pt>
                <c:pt idx="887">
                  <c:v>-0.40489199999999997</c:v>
                </c:pt>
                <c:pt idx="888">
                  <c:v>-0.38708500000000001</c:v>
                </c:pt>
                <c:pt idx="889">
                  <c:v>-0.41108699999999998</c:v>
                </c:pt>
                <c:pt idx="890">
                  <c:v>-0.46183800000000003</c:v>
                </c:pt>
                <c:pt idx="891">
                  <c:v>-0.53529400000000005</c:v>
                </c:pt>
                <c:pt idx="892">
                  <c:v>-0.59677100000000005</c:v>
                </c:pt>
                <c:pt idx="893">
                  <c:v>-0.62912000000000001</c:v>
                </c:pt>
                <c:pt idx="894">
                  <c:v>-0.65345799999999998</c:v>
                </c:pt>
                <c:pt idx="895">
                  <c:v>-0.66819799999999996</c:v>
                </c:pt>
                <c:pt idx="896">
                  <c:v>-0.63688699999999998</c:v>
                </c:pt>
                <c:pt idx="897">
                  <c:v>-0.60034200000000004</c:v>
                </c:pt>
                <c:pt idx="898">
                  <c:v>-0.525482</c:v>
                </c:pt>
                <c:pt idx="899">
                  <c:v>-0.43817099999999998</c:v>
                </c:pt>
                <c:pt idx="900">
                  <c:v>-0.36631799999999998</c:v>
                </c:pt>
                <c:pt idx="901">
                  <c:v>-0.290802</c:v>
                </c:pt>
                <c:pt idx="902">
                  <c:v>-0.24258399999999999</c:v>
                </c:pt>
                <c:pt idx="903">
                  <c:v>-0.19897500000000001</c:v>
                </c:pt>
                <c:pt idx="904">
                  <c:v>-0.17182900000000001</c:v>
                </c:pt>
                <c:pt idx="905">
                  <c:v>-0.161301</c:v>
                </c:pt>
                <c:pt idx="906">
                  <c:v>-0.161194</c:v>
                </c:pt>
                <c:pt idx="907">
                  <c:v>-0.16039999999999999</c:v>
                </c:pt>
                <c:pt idx="908">
                  <c:v>-0.17807000000000001</c:v>
                </c:pt>
                <c:pt idx="909">
                  <c:v>-0.18612699999999999</c:v>
                </c:pt>
                <c:pt idx="910">
                  <c:v>-0.18385299999999999</c:v>
                </c:pt>
                <c:pt idx="911">
                  <c:v>-0.17866499999999999</c:v>
                </c:pt>
                <c:pt idx="912">
                  <c:v>-0.155807</c:v>
                </c:pt>
                <c:pt idx="913">
                  <c:v>-0.11058</c:v>
                </c:pt>
                <c:pt idx="914">
                  <c:v>-5.8028999999999997E-2</c:v>
                </c:pt>
                <c:pt idx="915">
                  <c:v>-3.3869999999999998E-3</c:v>
                </c:pt>
                <c:pt idx="916">
                  <c:v>5.3192000000000003E-2</c:v>
                </c:pt>
                <c:pt idx="917">
                  <c:v>8.4228999999999998E-2</c:v>
                </c:pt>
                <c:pt idx="918">
                  <c:v>0.12445100000000001</c:v>
                </c:pt>
                <c:pt idx="919">
                  <c:v>0.155441</c:v>
                </c:pt>
                <c:pt idx="920">
                  <c:v>0.16087299999999999</c:v>
                </c:pt>
                <c:pt idx="921">
                  <c:v>0.158661</c:v>
                </c:pt>
                <c:pt idx="922">
                  <c:v>0.12890599999999999</c:v>
                </c:pt>
                <c:pt idx="923">
                  <c:v>8.7111999999999995E-2</c:v>
                </c:pt>
                <c:pt idx="924">
                  <c:v>3.3294999999999998E-2</c:v>
                </c:pt>
                <c:pt idx="925">
                  <c:v>-3.8483000000000003E-2</c:v>
                </c:pt>
                <c:pt idx="926">
                  <c:v>-0.14424100000000001</c:v>
                </c:pt>
                <c:pt idx="927">
                  <c:v>-0.23364299999999999</c:v>
                </c:pt>
                <c:pt idx="928">
                  <c:v>-0.31623800000000002</c:v>
                </c:pt>
                <c:pt idx="929">
                  <c:v>-0.41616799999999998</c:v>
                </c:pt>
                <c:pt idx="930">
                  <c:v>-0.46479799999999999</c:v>
                </c:pt>
                <c:pt idx="931">
                  <c:v>-0.483047</c:v>
                </c:pt>
                <c:pt idx="932">
                  <c:v>-0.46467599999999998</c:v>
                </c:pt>
                <c:pt idx="933">
                  <c:v>-0.422653</c:v>
                </c:pt>
                <c:pt idx="934">
                  <c:v>-0.376114</c:v>
                </c:pt>
                <c:pt idx="935">
                  <c:v>-0.332291</c:v>
                </c:pt>
                <c:pt idx="936">
                  <c:v>-0.27739000000000003</c:v>
                </c:pt>
                <c:pt idx="937">
                  <c:v>-0.24224899999999999</c:v>
                </c:pt>
                <c:pt idx="938">
                  <c:v>-0.245087</c:v>
                </c:pt>
                <c:pt idx="939">
                  <c:v>-0.281281</c:v>
                </c:pt>
                <c:pt idx="940">
                  <c:v>-0.34489399999999998</c:v>
                </c:pt>
                <c:pt idx="941">
                  <c:v>-0.42057800000000001</c:v>
                </c:pt>
                <c:pt idx="942">
                  <c:v>-0.50795000000000001</c:v>
                </c:pt>
                <c:pt idx="943">
                  <c:v>-0.584457</c:v>
                </c:pt>
                <c:pt idx="944">
                  <c:v>-0.65280199999999999</c:v>
                </c:pt>
                <c:pt idx="945">
                  <c:v>-0.69398499999999996</c:v>
                </c:pt>
                <c:pt idx="946">
                  <c:v>-0.68408199999999997</c:v>
                </c:pt>
                <c:pt idx="947">
                  <c:v>-0.64511099999999999</c:v>
                </c:pt>
                <c:pt idx="948">
                  <c:v>-0.58592200000000005</c:v>
                </c:pt>
                <c:pt idx="949">
                  <c:v>-0.51298500000000002</c:v>
                </c:pt>
                <c:pt idx="950">
                  <c:v>-0.44776899999999997</c:v>
                </c:pt>
                <c:pt idx="951">
                  <c:v>-0.36616500000000002</c:v>
                </c:pt>
                <c:pt idx="952">
                  <c:v>-0.30340600000000001</c:v>
                </c:pt>
                <c:pt idx="953">
                  <c:v>-0.240311</c:v>
                </c:pt>
                <c:pt idx="954">
                  <c:v>-0.19813500000000001</c:v>
                </c:pt>
                <c:pt idx="955">
                  <c:v>-0.18252599999999999</c:v>
                </c:pt>
                <c:pt idx="956">
                  <c:v>-0.17150899999999999</c:v>
                </c:pt>
                <c:pt idx="957">
                  <c:v>-0.161133</c:v>
                </c:pt>
                <c:pt idx="958">
                  <c:v>-0.14718600000000001</c:v>
                </c:pt>
                <c:pt idx="959">
                  <c:v>-0.129745</c:v>
                </c:pt>
                <c:pt idx="960">
                  <c:v>-0.127441</c:v>
                </c:pt>
                <c:pt idx="961">
                  <c:v>-0.12814300000000001</c:v>
                </c:pt>
                <c:pt idx="962">
                  <c:v>-0.13061500000000001</c:v>
                </c:pt>
                <c:pt idx="963">
                  <c:v>-0.12431300000000001</c:v>
                </c:pt>
                <c:pt idx="964">
                  <c:v>-0.118408</c:v>
                </c:pt>
                <c:pt idx="965">
                  <c:v>-0.117294</c:v>
                </c:pt>
                <c:pt idx="966">
                  <c:v>-0.127197</c:v>
                </c:pt>
                <c:pt idx="967">
                  <c:v>-0.162018</c:v>
                </c:pt>
                <c:pt idx="968">
                  <c:v>-0.18756100000000001</c:v>
                </c:pt>
                <c:pt idx="969">
                  <c:v>-0.19966100000000001</c:v>
                </c:pt>
                <c:pt idx="970">
                  <c:v>-0.21823100000000001</c:v>
                </c:pt>
                <c:pt idx="971">
                  <c:v>-0.24774199999999999</c:v>
                </c:pt>
                <c:pt idx="972">
                  <c:v>-0.30638100000000001</c:v>
                </c:pt>
                <c:pt idx="973">
                  <c:v>-0.393982</c:v>
                </c:pt>
                <c:pt idx="974">
                  <c:v>-0.48764000000000002</c:v>
                </c:pt>
                <c:pt idx="975">
                  <c:v>-0.60179099999999996</c:v>
                </c:pt>
                <c:pt idx="976">
                  <c:v>-0.71621699999999999</c:v>
                </c:pt>
                <c:pt idx="977">
                  <c:v>-0.82133500000000004</c:v>
                </c:pt>
                <c:pt idx="978">
                  <c:v>-0.89566000000000001</c:v>
                </c:pt>
                <c:pt idx="979">
                  <c:v>-0.91633600000000004</c:v>
                </c:pt>
                <c:pt idx="980">
                  <c:v>-0.88146999999999998</c:v>
                </c:pt>
                <c:pt idx="981">
                  <c:v>-0.83586099999999997</c:v>
                </c:pt>
                <c:pt idx="982">
                  <c:v>-0.74055499999999996</c:v>
                </c:pt>
                <c:pt idx="983">
                  <c:v>-0.59571799999999997</c:v>
                </c:pt>
                <c:pt idx="984">
                  <c:v>-0.48765599999999998</c:v>
                </c:pt>
                <c:pt idx="985">
                  <c:v>-0.37315399999999999</c:v>
                </c:pt>
                <c:pt idx="986">
                  <c:v>-0.29887399999999997</c:v>
                </c:pt>
                <c:pt idx="987">
                  <c:v>-0.32492100000000002</c:v>
                </c:pt>
                <c:pt idx="988">
                  <c:v>-0.38130199999999997</c:v>
                </c:pt>
                <c:pt idx="989">
                  <c:v>-0.49558999999999997</c:v>
                </c:pt>
                <c:pt idx="990">
                  <c:v>-0.60519400000000001</c:v>
                </c:pt>
                <c:pt idx="991">
                  <c:v>-0.69395399999999996</c:v>
                </c:pt>
                <c:pt idx="992">
                  <c:v>-0.74117999999999995</c:v>
                </c:pt>
                <c:pt idx="993">
                  <c:v>-0.73127699999999995</c:v>
                </c:pt>
                <c:pt idx="994">
                  <c:v>-0.69474800000000003</c:v>
                </c:pt>
                <c:pt idx="995">
                  <c:v>-0.62855499999999997</c:v>
                </c:pt>
                <c:pt idx="996">
                  <c:v>-0.54933200000000004</c:v>
                </c:pt>
                <c:pt idx="997">
                  <c:v>-0.46008300000000002</c:v>
                </c:pt>
                <c:pt idx="998">
                  <c:v>-0.38668799999999998</c:v>
                </c:pt>
                <c:pt idx="999">
                  <c:v>-0.32017499999999999</c:v>
                </c:pt>
                <c:pt idx="1000">
                  <c:v>-0.26301600000000003</c:v>
                </c:pt>
              </c:numCache>
            </c:numRef>
          </c:val>
          <c:smooth val="0"/>
          <c:extLst>
            <c:ext xmlns:c16="http://schemas.microsoft.com/office/drawing/2014/chart" uri="{C3380CC4-5D6E-409C-BE32-E72D297353CC}">
              <c16:uniqueId val="{00000002-1B0B-4719-8B0D-28CAB3EA8947}"/>
            </c:ext>
          </c:extLst>
        </c:ser>
        <c:dLbls>
          <c:showLegendKey val="0"/>
          <c:showVal val="0"/>
          <c:showCatName val="0"/>
          <c:showSerName val="0"/>
          <c:showPercent val="0"/>
          <c:showBubbleSize val="0"/>
        </c:dLbls>
        <c:smooth val="0"/>
        <c:axId val="600398000"/>
        <c:axId val="600400952"/>
      </c:lineChart>
      <c:catAx>
        <c:axId val="6003980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0400952"/>
        <c:crosses val="autoZero"/>
        <c:auto val="1"/>
        <c:lblAlgn val="ctr"/>
        <c:lblOffset val="100"/>
        <c:noMultiLvlLbl val="0"/>
      </c:catAx>
      <c:valAx>
        <c:axId val="600400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039800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Simulate_raci_31_01_2018!$Z$1</c:f>
              <c:strCache>
                <c:ptCount val="1"/>
                <c:pt idx="0">
                  <c:v>Pitch Angle Offset</c:v>
                </c:pt>
              </c:strCache>
            </c:strRef>
          </c:tx>
          <c:spPr>
            <a:ln w="28575" cap="rnd">
              <a:solidFill>
                <a:schemeClr val="accent1"/>
              </a:solidFill>
              <a:round/>
            </a:ln>
            <a:effectLst/>
          </c:spPr>
          <c:marker>
            <c:symbol val="none"/>
          </c:marker>
          <c:val>
            <c:numRef>
              <c:f>Simulate_raci_31_01_2018!$Z$2:$Z$1500</c:f>
              <c:numCache>
                <c:formatCode>General</c:formatCode>
                <c:ptCount val="1499"/>
                <c:pt idx="0">
                  <c:v>-1.6767000000000001E-2</c:v>
                </c:pt>
                <c:pt idx="1">
                  <c:v>3.7283400000000001E-2</c:v>
                </c:pt>
                <c:pt idx="2">
                  <c:v>5.2325999999999998E-2</c:v>
                </c:pt>
                <c:pt idx="3">
                  <c:v>-3.3084E-3</c:v>
                </c:pt>
                <c:pt idx="4">
                  <c:v>-0.12737519999999999</c:v>
                </c:pt>
                <c:pt idx="5">
                  <c:v>-0.2964078</c:v>
                </c:pt>
                <c:pt idx="6">
                  <c:v>-0.508023</c:v>
                </c:pt>
                <c:pt idx="7">
                  <c:v>-0.75818700000000006</c:v>
                </c:pt>
                <c:pt idx="8">
                  <c:v>-1.0296396000000001</c:v>
                </c:pt>
                <c:pt idx="9">
                  <c:v>-1.3084704</c:v>
                </c:pt>
                <c:pt idx="10">
                  <c:v>-1.5347142</c:v>
                </c:pt>
                <c:pt idx="11">
                  <c:v>-1.6893594000000001</c:v>
                </c:pt>
                <c:pt idx="12">
                  <c:v>-1.7858879999999999</c:v>
                </c:pt>
                <c:pt idx="13">
                  <c:v>-1.7976744</c:v>
                </c:pt>
                <c:pt idx="14">
                  <c:v>-1.7751996000000001</c:v>
                </c:pt>
                <c:pt idx="15">
                  <c:v>-1.7550809999999999</c:v>
                </c:pt>
                <c:pt idx="16">
                  <c:v>-1.7312166</c:v>
                </c:pt>
                <c:pt idx="17">
                  <c:v>-1.647594</c:v>
                </c:pt>
                <c:pt idx="18">
                  <c:v>-1.5141258</c:v>
                </c:pt>
                <c:pt idx="19">
                  <c:v>-1.3887342</c:v>
                </c:pt>
                <c:pt idx="20">
                  <c:v>-1.2909653999999999</c:v>
                </c:pt>
                <c:pt idx="21">
                  <c:v>-1.2305429999999999</c:v>
                </c:pt>
                <c:pt idx="22">
                  <c:v>-1.2128418000000001</c:v>
                </c:pt>
                <c:pt idx="23">
                  <c:v>-1.2158928</c:v>
                </c:pt>
                <c:pt idx="24">
                  <c:v>-1.2007547999999999</c:v>
                </c:pt>
                <c:pt idx="25">
                  <c:v>-1.1425031999999999</c:v>
                </c:pt>
                <c:pt idx="26">
                  <c:v>-1.0627470000000001</c:v>
                </c:pt>
                <c:pt idx="27">
                  <c:v>-1.029096</c:v>
                </c:pt>
                <c:pt idx="28">
                  <c:v>-1.0379592</c:v>
                </c:pt>
                <c:pt idx="29">
                  <c:v>-1.0760453999999999</c:v>
                </c:pt>
                <c:pt idx="30">
                  <c:v>-1.1201255999999999</c:v>
                </c:pt>
                <c:pt idx="31">
                  <c:v>-1.1313485999999999</c:v>
                </c:pt>
                <c:pt idx="32">
                  <c:v>-1.0632185999999999</c:v>
                </c:pt>
                <c:pt idx="33">
                  <c:v>-0.9023004</c:v>
                </c:pt>
                <c:pt idx="34">
                  <c:v>-0.6736896</c:v>
                </c:pt>
                <c:pt idx="35">
                  <c:v>-0.45254159999999999</c:v>
                </c:pt>
                <c:pt idx="36">
                  <c:v>-0.31416840000000001</c:v>
                </c:pt>
                <c:pt idx="37">
                  <c:v>-0.26624700000000001</c:v>
                </c:pt>
                <c:pt idx="38">
                  <c:v>-0.27774720000000003</c:v>
                </c:pt>
                <c:pt idx="39">
                  <c:v>-0.35626679999999999</c:v>
                </c:pt>
                <c:pt idx="40">
                  <c:v>-0.52317720000000001</c:v>
                </c:pt>
                <c:pt idx="41">
                  <c:v>-0.82096380000000002</c:v>
                </c:pt>
                <c:pt idx="42">
                  <c:v>-1.2785724000000001</c:v>
                </c:pt>
                <c:pt idx="43">
                  <c:v>-1.9114002000000001</c:v>
                </c:pt>
                <c:pt idx="44">
                  <c:v>-2.6923986000000002</c:v>
                </c:pt>
                <c:pt idx="45">
                  <c:v>-3.6193878000000002</c:v>
                </c:pt>
                <c:pt idx="46">
                  <c:v>-4.6902942000000003</c:v>
                </c:pt>
                <c:pt idx="47">
                  <c:v>-5.9146146000000002</c:v>
                </c:pt>
                <c:pt idx="48">
                  <c:v>-7.2868193999999997</c:v>
                </c:pt>
                <c:pt idx="49">
                  <c:v>-8.8010190000000001</c:v>
                </c:pt>
                <c:pt idx="50">
                  <c:v>-10.4452056</c:v>
                </c:pt>
                <c:pt idx="51">
                  <c:v>-12.217478399999999</c:v>
                </c:pt>
                <c:pt idx="52">
                  <c:v>-14.1221862</c:v>
                </c:pt>
                <c:pt idx="53">
                  <c:v>-16.159766399999999</c:v>
                </c:pt>
                <c:pt idx="54">
                  <c:v>-18.295734599999999</c:v>
                </c:pt>
                <c:pt idx="55">
                  <c:v>-20.510796599999999</c:v>
                </c:pt>
                <c:pt idx="56">
                  <c:v>-22.748463000000001</c:v>
                </c:pt>
                <c:pt idx="57">
                  <c:v>-24.973718399999999</c:v>
                </c:pt>
                <c:pt idx="58">
                  <c:v>-27.208076399999999</c:v>
                </c:pt>
                <c:pt idx="59">
                  <c:v>-29.497908599999999</c:v>
                </c:pt>
                <c:pt idx="60">
                  <c:v>-31.895764199999999</c:v>
                </c:pt>
                <c:pt idx="61">
                  <c:v>-34.440570000000001</c:v>
                </c:pt>
                <c:pt idx="62">
                  <c:v>-37.133963999999999</c:v>
                </c:pt>
                <c:pt idx="63">
                  <c:v>-39.940898400000002</c:v>
                </c:pt>
                <c:pt idx="64">
                  <c:v>-42.811534799999997</c:v>
                </c:pt>
                <c:pt idx="65">
                  <c:v>-45.735847200000002</c:v>
                </c:pt>
                <c:pt idx="66">
                  <c:v>-48.688811999999999</c:v>
                </c:pt>
                <c:pt idx="67">
                  <c:v>-51.681875400000003</c:v>
                </c:pt>
                <c:pt idx="68">
                  <c:v>-54.722840400000003</c:v>
                </c:pt>
                <c:pt idx="69">
                  <c:v>-57.828915000000002</c:v>
                </c:pt>
                <c:pt idx="70">
                  <c:v>-60.963658199999998</c:v>
                </c:pt>
                <c:pt idx="71">
                  <c:v>-64.0920816</c:v>
                </c:pt>
                <c:pt idx="72">
                  <c:v>-67.169962799999993</c:v>
                </c:pt>
                <c:pt idx="73">
                  <c:v>-70.107089400000007</c:v>
                </c:pt>
                <c:pt idx="74">
                  <c:v>-72.911212199999994</c:v>
                </c:pt>
                <c:pt idx="75">
                  <c:v>-75.565256399999996</c:v>
                </c:pt>
                <c:pt idx="76">
                  <c:v>-78.063717600000004</c:v>
                </c:pt>
                <c:pt idx="77">
                  <c:v>-80.397228600000005</c:v>
                </c:pt>
                <c:pt idx="78">
                  <c:v>-82.567760399999997</c:v>
                </c:pt>
                <c:pt idx="79">
                  <c:v>-84.611629800000003</c:v>
                </c:pt>
                <c:pt idx="80">
                  <c:v>-86.542226999999997</c:v>
                </c:pt>
                <c:pt idx="81">
                  <c:v>-88.345756800000004</c:v>
                </c:pt>
                <c:pt idx="82">
                  <c:v>-90.006879600000005</c:v>
                </c:pt>
                <c:pt idx="83">
                  <c:v>-91.537151399999999</c:v>
                </c:pt>
                <c:pt idx="84">
                  <c:v>-92.925397799999999</c:v>
                </c:pt>
                <c:pt idx="85">
                  <c:v>-94.127913000000007</c:v>
                </c:pt>
                <c:pt idx="86">
                  <c:v>-95.119641000000001</c:v>
                </c:pt>
                <c:pt idx="87">
                  <c:v>-95.906375999999995</c:v>
                </c:pt>
                <c:pt idx="88">
                  <c:v>-96.511276800000005</c:v>
                </c:pt>
                <c:pt idx="89">
                  <c:v>-96.945676199999994</c:v>
                </c:pt>
                <c:pt idx="90">
                  <c:v>-97.224722999999997</c:v>
                </c:pt>
                <c:pt idx="91">
                  <c:v>-97.356482999999997</c:v>
                </c:pt>
                <c:pt idx="92">
                  <c:v>-97.356790799999999</c:v>
                </c:pt>
                <c:pt idx="93">
                  <c:v>-97.204356000000004</c:v>
                </c:pt>
                <c:pt idx="94">
                  <c:v>-96.877423800000003</c:v>
                </c:pt>
                <c:pt idx="95">
                  <c:v>-96.3836388</c:v>
                </c:pt>
                <c:pt idx="96">
                  <c:v>-95.744962799999996</c:v>
                </c:pt>
                <c:pt idx="97">
                  <c:v>-94.959228600000003</c:v>
                </c:pt>
                <c:pt idx="98">
                  <c:v>-94.019812200000004</c:v>
                </c:pt>
                <c:pt idx="99">
                  <c:v>-92.955108600000003</c:v>
                </c:pt>
                <c:pt idx="100">
                  <c:v>-91.745739</c:v>
                </c:pt>
                <c:pt idx="101">
                  <c:v>-90.404114399999997</c:v>
                </c:pt>
                <c:pt idx="102">
                  <c:v>-88.950178800000003</c:v>
                </c:pt>
                <c:pt idx="103">
                  <c:v>-87.383898000000002</c:v>
                </c:pt>
                <c:pt idx="104">
                  <c:v>-85.682010599999998</c:v>
                </c:pt>
                <c:pt idx="105">
                  <c:v>-83.847540600000002</c:v>
                </c:pt>
                <c:pt idx="106">
                  <c:v>-81.937515599999998</c:v>
                </c:pt>
                <c:pt idx="107">
                  <c:v>-80.028656999999995</c:v>
                </c:pt>
                <c:pt idx="108">
                  <c:v>-78.175054799999998</c:v>
                </c:pt>
                <c:pt idx="109">
                  <c:v>-76.400226000000004</c:v>
                </c:pt>
                <c:pt idx="110">
                  <c:v>-74.706092999999996</c:v>
                </c:pt>
                <c:pt idx="111">
                  <c:v>-72.996580800000004</c:v>
                </c:pt>
                <c:pt idx="112">
                  <c:v>-71.200371599999997</c:v>
                </c:pt>
                <c:pt idx="113">
                  <c:v>-69.284548799999996</c:v>
                </c:pt>
                <c:pt idx="114">
                  <c:v>-67.226079600000006</c:v>
                </c:pt>
                <c:pt idx="115">
                  <c:v>-65.079124199999995</c:v>
                </c:pt>
                <c:pt idx="116">
                  <c:v>-62.867005200000001</c:v>
                </c:pt>
                <c:pt idx="117">
                  <c:v>-60.624433799999998</c:v>
                </c:pt>
                <c:pt idx="118">
                  <c:v>-58.316941800000002</c:v>
                </c:pt>
                <c:pt idx="119">
                  <c:v>-55.898783999999999</c:v>
                </c:pt>
                <c:pt idx="120">
                  <c:v>-53.388957599999998</c:v>
                </c:pt>
                <c:pt idx="121">
                  <c:v>-50.756292000000002</c:v>
                </c:pt>
                <c:pt idx="122">
                  <c:v>-47.975462999999998</c:v>
                </c:pt>
                <c:pt idx="123">
                  <c:v>-45.067782600000001</c:v>
                </c:pt>
                <c:pt idx="124">
                  <c:v>-42.008533200000002</c:v>
                </c:pt>
                <c:pt idx="125">
                  <c:v>-38.753254800000001</c:v>
                </c:pt>
                <c:pt idx="126">
                  <c:v>-35.266350600000003</c:v>
                </c:pt>
                <c:pt idx="127">
                  <c:v>-31.518399599999999</c:v>
                </c:pt>
                <c:pt idx="128">
                  <c:v>-27.572947200000002</c:v>
                </c:pt>
                <c:pt idx="129">
                  <c:v>-23.509799999999998</c:v>
                </c:pt>
                <c:pt idx="130">
                  <c:v>-19.425673799999998</c:v>
                </c:pt>
                <c:pt idx="131">
                  <c:v>-15.3796698</c:v>
                </c:pt>
                <c:pt idx="132">
                  <c:v>-11.3202792</c:v>
                </c:pt>
                <c:pt idx="133">
                  <c:v>-7.2747576</c:v>
                </c:pt>
                <c:pt idx="134">
                  <c:v>-3.2486058</c:v>
                </c:pt>
                <c:pt idx="135">
                  <c:v>0.77738580000000002</c:v>
                </c:pt>
                <c:pt idx="136">
                  <c:v>4.8010751999999997</c:v>
                </c:pt>
                <c:pt idx="137">
                  <c:v>8.7822557999999997</c:v>
                </c:pt>
                <c:pt idx="138">
                  <c:v>12.654109800000001</c:v>
                </c:pt>
                <c:pt idx="139">
                  <c:v>16.3532844</c:v>
                </c:pt>
                <c:pt idx="140">
                  <c:v>19.8141894</c:v>
                </c:pt>
                <c:pt idx="141">
                  <c:v>22.996218599999999</c:v>
                </c:pt>
                <c:pt idx="142">
                  <c:v>25.897514399999999</c:v>
                </c:pt>
                <c:pt idx="143">
                  <c:v>28.497333600000001</c:v>
                </c:pt>
                <c:pt idx="144">
                  <c:v>30.805541999999999</c:v>
                </c:pt>
                <c:pt idx="145">
                  <c:v>32.841261000000003</c:v>
                </c:pt>
                <c:pt idx="146">
                  <c:v>34.583120999999998</c:v>
                </c:pt>
                <c:pt idx="147">
                  <c:v>36.0229608</c:v>
                </c:pt>
                <c:pt idx="148">
                  <c:v>37.131949800000001</c:v>
                </c:pt>
                <c:pt idx="149">
                  <c:v>37.9411956</c:v>
                </c:pt>
                <c:pt idx="150">
                  <c:v>38.475802799999997</c:v>
                </c:pt>
                <c:pt idx="151">
                  <c:v>38.7514872</c:v>
                </c:pt>
                <c:pt idx="152">
                  <c:v>38.799322199999999</c:v>
                </c:pt>
                <c:pt idx="153">
                  <c:v>38.6654652</c:v>
                </c:pt>
                <c:pt idx="154">
                  <c:v>38.368947599999998</c:v>
                </c:pt>
                <c:pt idx="155">
                  <c:v>37.926783</c:v>
                </c:pt>
                <c:pt idx="156">
                  <c:v>37.3521906</c:v>
                </c:pt>
                <c:pt idx="157">
                  <c:v>36.654674399999998</c:v>
                </c:pt>
                <c:pt idx="158">
                  <c:v>35.832265200000002</c:v>
                </c:pt>
                <c:pt idx="159">
                  <c:v>34.877237399999999</c:v>
                </c:pt>
                <c:pt idx="160">
                  <c:v>33.797307600000003</c:v>
                </c:pt>
                <c:pt idx="161">
                  <c:v>32.615789399999997</c:v>
                </c:pt>
                <c:pt idx="162">
                  <c:v>31.342535999999999</c:v>
                </c:pt>
                <c:pt idx="163">
                  <c:v>29.954552400000001</c:v>
                </c:pt>
                <c:pt idx="164">
                  <c:v>28.421001</c:v>
                </c:pt>
                <c:pt idx="165">
                  <c:v>26.7379362</c:v>
                </c:pt>
                <c:pt idx="166">
                  <c:v>24.924241800000001</c:v>
                </c:pt>
                <c:pt idx="167">
                  <c:v>22.985287199999998</c:v>
                </c:pt>
                <c:pt idx="168">
                  <c:v>20.936266199999999</c:v>
                </c:pt>
                <c:pt idx="169">
                  <c:v>18.804112199999999</c:v>
                </c:pt>
                <c:pt idx="170">
                  <c:v>16.622024400000001</c:v>
                </c:pt>
                <c:pt idx="171">
                  <c:v>14.426811000000001</c:v>
                </c:pt>
                <c:pt idx="172">
                  <c:v>12.2377266</c:v>
                </c:pt>
                <c:pt idx="173">
                  <c:v>10.052856</c:v>
                </c:pt>
                <c:pt idx="174">
                  <c:v>7.8645636000000003</c:v>
                </c:pt>
                <c:pt idx="175">
                  <c:v>5.6649761999999999</c:v>
                </c:pt>
                <c:pt idx="176">
                  <c:v>3.4306002000000002</c:v>
                </c:pt>
                <c:pt idx="177">
                  <c:v>1.1595941999999999</c:v>
                </c:pt>
                <c:pt idx="178">
                  <c:v>-1.1498922</c:v>
                </c:pt>
                <c:pt idx="179">
                  <c:v>-3.5094474</c:v>
                </c:pt>
                <c:pt idx="180">
                  <c:v>-5.9095746</c:v>
                </c:pt>
                <c:pt idx="181">
                  <c:v>-8.3580083999999992</c:v>
                </c:pt>
                <c:pt idx="182">
                  <c:v>-10.843158600000001</c:v>
                </c:pt>
                <c:pt idx="183">
                  <c:v>-13.359195</c:v>
                </c:pt>
                <c:pt idx="184">
                  <c:v>-15.917498999999999</c:v>
                </c:pt>
                <c:pt idx="185">
                  <c:v>-18.550506599999999</c:v>
                </c:pt>
                <c:pt idx="186">
                  <c:v>-21.310101</c:v>
                </c:pt>
                <c:pt idx="187">
                  <c:v>-24.2482662</c:v>
                </c:pt>
                <c:pt idx="188">
                  <c:v>-27.390141</c:v>
                </c:pt>
                <c:pt idx="189">
                  <c:v>-30.7032156</c:v>
                </c:pt>
                <c:pt idx="190">
                  <c:v>-34.122367799999999</c:v>
                </c:pt>
                <c:pt idx="191">
                  <c:v>-37.580508000000002</c:v>
                </c:pt>
                <c:pt idx="192">
                  <c:v>-41.044764600000001</c:v>
                </c:pt>
                <c:pt idx="193">
                  <c:v>-44.491838399999999</c:v>
                </c:pt>
                <c:pt idx="194">
                  <c:v>-47.900271600000004</c:v>
                </c:pt>
                <c:pt idx="195">
                  <c:v>-51.246730800000002</c:v>
                </c:pt>
                <c:pt idx="196">
                  <c:v>-54.500489999999999</c:v>
                </c:pt>
                <c:pt idx="197">
                  <c:v>-57.628938599999998</c:v>
                </c:pt>
                <c:pt idx="198">
                  <c:v>-60.618526199999998</c:v>
                </c:pt>
                <c:pt idx="199">
                  <c:v>-63.452125799999997</c:v>
                </c:pt>
                <c:pt idx="200">
                  <c:v>-66.1107528</c:v>
                </c:pt>
                <c:pt idx="201">
                  <c:v>-68.577229799999998</c:v>
                </c:pt>
                <c:pt idx="202">
                  <c:v>-70.828916399999997</c:v>
                </c:pt>
                <c:pt idx="203">
                  <c:v>-72.860124600000006</c:v>
                </c:pt>
                <c:pt idx="204">
                  <c:v>-74.661096599999993</c:v>
                </c:pt>
                <c:pt idx="205">
                  <c:v>-76.224149999999995</c:v>
                </c:pt>
                <c:pt idx="206">
                  <c:v>-77.564615399999994</c:v>
                </c:pt>
                <c:pt idx="207">
                  <c:v>-78.701776199999998</c:v>
                </c:pt>
                <c:pt idx="208">
                  <c:v>-79.658911799999998</c:v>
                </c:pt>
                <c:pt idx="209">
                  <c:v>-80.464710600000004</c:v>
                </c:pt>
                <c:pt idx="210">
                  <c:v>-81.146084400000007</c:v>
                </c:pt>
                <c:pt idx="211">
                  <c:v>-81.729966599999997</c:v>
                </c:pt>
                <c:pt idx="212">
                  <c:v>-82.233471600000001</c:v>
                </c:pt>
                <c:pt idx="213">
                  <c:v>-82.654473600000003</c:v>
                </c:pt>
                <c:pt idx="214">
                  <c:v>-83.010274199999998</c:v>
                </c:pt>
                <c:pt idx="215">
                  <c:v>-83.3125158</c:v>
                </c:pt>
                <c:pt idx="216">
                  <c:v>-83.557432800000001</c:v>
                </c:pt>
                <c:pt idx="217">
                  <c:v>-83.737054799999996</c:v>
                </c:pt>
                <c:pt idx="218">
                  <c:v>-83.828079000000002</c:v>
                </c:pt>
                <c:pt idx="219">
                  <c:v>-83.790336600000003</c:v>
                </c:pt>
                <c:pt idx="220">
                  <c:v>-83.581892999999994</c:v>
                </c:pt>
                <c:pt idx="221">
                  <c:v>-83.170189800000003</c:v>
                </c:pt>
                <c:pt idx="222">
                  <c:v>-82.534066199999998</c:v>
                </c:pt>
                <c:pt idx="223">
                  <c:v>-81.667679399999997</c:v>
                </c:pt>
                <c:pt idx="224">
                  <c:v>-80.588147399999997</c:v>
                </c:pt>
                <c:pt idx="225">
                  <c:v>-79.312388400000003</c:v>
                </c:pt>
                <c:pt idx="226">
                  <c:v>-77.844376800000006</c:v>
                </c:pt>
                <c:pt idx="227">
                  <c:v>-76.1580108</c:v>
                </c:pt>
                <c:pt idx="228">
                  <c:v>-74.196050400000004</c:v>
                </c:pt>
                <c:pt idx="229">
                  <c:v>-71.910556200000002</c:v>
                </c:pt>
                <c:pt idx="230">
                  <c:v>-69.303245399999994</c:v>
                </c:pt>
                <c:pt idx="231">
                  <c:v>-66.375800999999996</c:v>
                </c:pt>
                <c:pt idx="232">
                  <c:v>-63.112566600000001</c:v>
                </c:pt>
                <c:pt idx="233">
                  <c:v>-59.640856200000002</c:v>
                </c:pt>
                <c:pt idx="234">
                  <c:v>-56.044821599999999</c:v>
                </c:pt>
                <c:pt idx="235">
                  <c:v>-52.359820200000001</c:v>
                </c:pt>
                <c:pt idx="236">
                  <c:v>-48.650482799999999</c:v>
                </c:pt>
                <c:pt idx="237">
                  <c:v>-44.919764999999998</c:v>
                </c:pt>
                <c:pt idx="238">
                  <c:v>-41.1290136</c:v>
                </c:pt>
                <c:pt idx="239">
                  <c:v>-37.2406158</c:v>
                </c:pt>
                <c:pt idx="240">
                  <c:v>-33.246435599999998</c:v>
                </c:pt>
                <c:pt idx="241">
                  <c:v>-29.119676399999999</c:v>
                </c:pt>
                <c:pt idx="242">
                  <c:v>-24.8718042</c:v>
                </c:pt>
                <c:pt idx="243">
                  <c:v>-20.556324</c:v>
                </c:pt>
                <c:pt idx="244">
                  <c:v>-16.148055599999999</c:v>
                </c:pt>
                <c:pt idx="245">
                  <c:v>-11.6330688</c:v>
                </c:pt>
                <c:pt idx="246">
                  <c:v>-7.0310430000000004</c:v>
                </c:pt>
                <c:pt idx="247">
                  <c:v>-2.3888394000000002</c:v>
                </c:pt>
                <c:pt idx="248">
                  <c:v>2.2512311999999999</c:v>
                </c:pt>
                <c:pt idx="249">
                  <c:v>6.8161931999999998</c:v>
                </c:pt>
                <c:pt idx="250">
                  <c:v>11.250963</c:v>
                </c:pt>
                <c:pt idx="251">
                  <c:v>15.534678599999999</c:v>
                </c:pt>
                <c:pt idx="252">
                  <c:v>19.686204</c:v>
                </c:pt>
                <c:pt idx="253">
                  <c:v>23.6671668</c:v>
                </c:pt>
                <c:pt idx="254">
                  <c:v>27.4604274</c:v>
                </c:pt>
                <c:pt idx="255">
                  <c:v>31.0774878</c:v>
                </c:pt>
                <c:pt idx="256">
                  <c:v>34.481705400000003</c:v>
                </c:pt>
                <c:pt idx="257">
                  <c:v>37.618943399999999</c:v>
                </c:pt>
                <c:pt idx="258">
                  <c:v>40.439181599999998</c:v>
                </c:pt>
                <c:pt idx="259">
                  <c:v>42.919459199999999</c:v>
                </c:pt>
                <c:pt idx="260">
                  <c:v>45.067500000000003</c:v>
                </c:pt>
                <c:pt idx="261">
                  <c:v>46.8966888</c:v>
                </c:pt>
                <c:pt idx="262">
                  <c:v>48.380380199999998</c:v>
                </c:pt>
                <c:pt idx="263">
                  <c:v>49.4862678</c:v>
                </c:pt>
                <c:pt idx="264">
                  <c:v>50.206688999999997</c:v>
                </c:pt>
                <c:pt idx="265">
                  <c:v>50.5760814</c:v>
                </c:pt>
                <c:pt idx="266">
                  <c:v>50.636635200000001</c:v>
                </c:pt>
                <c:pt idx="267">
                  <c:v>50.4228168</c:v>
                </c:pt>
                <c:pt idx="268">
                  <c:v>49.984543799999997</c:v>
                </c:pt>
                <c:pt idx="269">
                  <c:v>49.362325200000001</c:v>
                </c:pt>
                <c:pt idx="270">
                  <c:v>48.636932399999999</c:v>
                </c:pt>
                <c:pt idx="271">
                  <c:v>47.896489799999998</c:v>
                </c:pt>
                <c:pt idx="272">
                  <c:v>47.156257799999999</c:v>
                </c:pt>
                <c:pt idx="273">
                  <c:v>46.385465400000001</c:v>
                </c:pt>
                <c:pt idx="274">
                  <c:v>45.530603999999997</c:v>
                </c:pt>
                <c:pt idx="275">
                  <c:v>44.527445999999998</c:v>
                </c:pt>
                <c:pt idx="276">
                  <c:v>43.327629000000002</c:v>
                </c:pt>
                <c:pt idx="277">
                  <c:v>41.933239200000003</c:v>
                </c:pt>
                <c:pt idx="278">
                  <c:v>40.3884738</c:v>
                </c:pt>
                <c:pt idx="279">
                  <c:v>38.732443199999999</c:v>
                </c:pt>
                <c:pt idx="280">
                  <c:v>36.975677400000002</c:v>
                </c:pt>
                <c:pt idx="281">
                  <c:v>35.1236952</c:v>
                </c:pt>
                <c:pt idx="282">
                  <c:v>33.206887799999997</c:v>
                </c:pt>
                <c:pt idx="283">
                  <c:v>31.225152600000001</c:v>
                </c:pt>
                <c:pt idx="284">
                  <c:v>29.128409999999999</c:v>
                </c:pt>
                <c:pt idx="285">
                  <c:v>26.8648776</c:v>
                </c:pt>
                <c:pt idx="286">
                  <c:v>24.4289934</c:v>
                </c:pt>
                <c:pt idx="287">
                  <c:v>21.841388999999999</c:v>
                </c:pt>
                <c:pt idx="288">
                  <c:v>19.107185399999999</c:v>
                </c:pt>
                <c:pt idx="289">
                  <c:v>16.2702648</c:v>
                </c:pt>
                <c:pt idx="290">
                  <c:v>13.374738000000001</c:v>
                </c:pt>
                <c:pt idx="291">
                  <c:v>10.5016248</c:v>
                </c:pt>
                <c:pt idx="292">
                  <c:v>7.6605227999999999</c:v>
                </c:pt>
                <c:pt idx="293">
                  <c:v>4.8382398000000002</c:v>
                </c:pt>
                <c:pt idx="294">
                  <c:v>2.0236914000000001</c:v>
                </c:pt>
                <c:pt idx="295">
                  <c:v>-0.88248959999999999</c:v>
                </c:pt>
                <c:pt idx="296">
                  <c:v>-4.0025051999999999</c:v>
                </c:pt>
                <c:pt idx="297">
                  <c:v>-7.3747062000000003</c:v>
                </c:pt>
                <c:pt idx="298">
                  <c:v>-11.009745000000001</c:v>
                </c:pt>
                <c:pt idx="299">
                  <c:v>-14.8310478</c:v>
                </c:pt>
                <c:pt idx="300">
                  <c:v>-18.715337999999999</c:v>
                </c:pt>
                <c:pt idx="301">
                  <c:v>-22.574170800000001</c:v>
                </c:pt>
                <c:pt idx="302">
                  <c:v>-26.3537064</c:v>
                </c:pt>
                <c:pt idx="303">
                  <c:v>-30.067781400000001</c:v>
                </c:pt>
                <c:pt idx="304">
                  <c:v>-33.7479066</c:v>
                </c:pt>
                <c:pt idx="305">
                  <c:v>-37.446278399999997</c:v>
                </c:pt>
                <c:pt idx="306">
                  <c:v>-41.199368399999997</c:v>
                </c:pt>
                <c:pt idx="307">
                  <c:v>-45.026532000000003</c:v>
                </c:pt>
                <c:pt idx="308">
                  <c:v>-48.918236399999998</c:v>
                </c:pt>
                <c:pt idx="309">
                  <c:v>-52.798899599999999</c:v>
                </c:pt>
                <c:pt idx="310">
                  <c:v>-56.542620599999999</c:v>
                </c:pt>
                <c:pt idx="311">
                  <c:v>-60.018357600000002</c:v>
                </c:pt>
                <c:pt idx="312">
                  <c:v>-63.244027799999998</c:v>
                </c:pt>
                <c:pt idx="313">
                  <c:v>-66.285572400000007</c:v>
                </c:pt>
                <c:pt idx="314">
                  <c:v>-69.185302199999995</c:v>
                </c:pt>
                <c:pt idx="315">
                  <c:v>-71.991118799999995</c:v>
                </c:pt>
                <c:pt idx="316">
                  <c:v>-74.724096599999996</c:v>
                </c:pt>
                <c:pt idx="317">
                  <c:v>-77.380270199999998</c:v>
                </c:pt>
                <c:pt idx="318">
                  <c:v>-79.949924999999993</c:v>
                </c:pt>
                <c:pt idx="319">
                  <c:v>-82.415656799999994</c:v>
                </c:pt>
                <c:pt idx="320">
                  <c:v>-84.764055600000006</c:v>
                </c:pt>
                <c:pt idx="321">
                  <c:v>-87.004872000000006</c:v>
                </c:pt>
                <c:pt idx="322">
                  <c:v>-89.143887599999999</c:v>
                </c:pt>
                <c:pt idx="323">
                  <c:v>-91.173456000000002</c:v>
                </c:pt>
                <c:pt idx="324">
                  <c:v>-93.070544400000003</c:v>
                </c:pt>
                <c:pt idx="325">
                  <c:v>-94.818016799999995</c:v>
                </c:pt>
                <c:pt idx="326">
                  <c:v>-96.3910494</c:v>
                </c:pt>
                <c:pt idx="327">
                  <c:v>-97.772345999999999</c:v>
                </c:pt>
                <c:pt idx="328">
                  <c:v>-98.9444862</c:v>
                </c:pt>
                <c:pt idx="329">
                  <c:v>-99.886104000000003</c:v>
                </c:pt>
                <c:pt idx="330">
                  <c:v>-100.5741972</c:v>
                </c:pt>
                <c:pt idx="331">
                  <c:v>-100.98980280000001</c:v>
                </c:pt>
                <c:pt idx="332">
                  <c:v>-101.1177594</c:v>
                </c:pt>
                <c:pt idx="333">
                  <c:v>-100.963656</c:v>
                </c:pt>
                <c:pt idx="334">
                  <c:v>-100.56211020000001</c:v>
                </c:pt>
                <c:pt idx="335">
                  <c:v>-99.915263999999993</c:v>
                </c:pt>
                <c:pt idx="336">
                  <c:v>-99.028517399999998</c:v>
                </c:pt>
                <c:pt idx="337">
                  <c:v>-97.930427399999999</c:v>
                </c:pt>
                <c:pt idx="338">
                  <c:v>-96.659836200000001</c:v>
                </c:pt>
                <c:pt idx="339">
                  <c:v>-95.247475199999997</c:v>
                </c:pt>
                <c:pt idx="340">
                  <c:v>-93.704610599999995</c:v>
                </c:pt>
                <c:pt idx="341">
                  <c:v>-92.048380199999997</c:v>
                </c:pt>
                <c:pt idx="342">
                  <c:v>-90.298115999999993</c:v>
                </c:pt>
                <c:pt idx="343">
                  <c:v>-88.498245600000004</c:v>
                </c:pt>
                <c:pt idx="344">
                  <c:v>-86.711945400000005</c:v>
                </c:pt>
                <c:pt idx="345">
                  <c:v>-84.925834199999997</c:v>
                </c:pt>
                <c:pt idx="346">
                  <c:v>-83.143825199999995</c:v>
                </c:pt>
                <c:pt idx="347">
                  <c:v>-81.346687200000005</c:v>
                </c:pt>
                <c:pt idx="348">
                  <c:v>-79.530264000000003</c:v>
                </c:pt>
                <c:pt idx="349">
                  <c:v>-77.680814400000003</c:v>
                </c:pt>
                <c:pt idx="350">
                  <c:v>-75.788605799999999</c:v>
                </c:pt>
                <c:pt idx="351">
                  <c:v>-73.849845599999995</c:v>
                </c:pt>
                <c:pt idx="352">
                  <c:v>-71.853537599999996</c:v>
                </c:pt>
                <c:pt idx="353">
                  <c:v>-69.811727399999995</c:v>
                </c:pt>
                <c:pt idx="354">
                  <c:v>-67.658840999999995</c:v>
                </c:pt>
                <c:pt idx="355">
                  <c:v>-65.348584200000005</c:v>
                </c:pt>
                <c:pt idx="356">
                  <c:v>-62.899966800000001</c:v>
                </c:pt>
                <c:pt idx="357">
                  <c:v>-60.3458136</c:v>
                </c:pt>
                <c:pt idx="358">
                  <c:v>-57.692131199999999</c:v>
                </c:pt>
                <c:pt idx="359">
                  <c:v>-54.940588200000001</c:v>
                </c:pt>
                <c:pt idx="360">
                  <c:v>-52.113906</c:v>
                </c:pt>
                <c:pt idx="361">
                  <c:v>-49.235498999999997</c:v>
                </c:pt>
                <c:pt idx="362">
                  <c:v>-46.2977712</c:v>
                </c:pt>
                <c:pt idx="363">
                  <c:v>-43.292628000000001</c:v>
                </c:pt>
                <c:pt idx="364">
                  <c:v>-40.212170999999998</c:v>
                </c:pt>
                <c:pt idx="365">
                  <c:v>-37.115927999999997</c:v>
                </c:pt>
                <c:pt idx="366">
                  <c:v>-34.036624799999998</c:v>
                </c:pt>
                <c:pt idx="367">
                  <c:v>-30.978199799999999</c:v>
                </c:pt>
                <c:pt idx="368">
                  <c:v>-27.967607999999998</c:v>
                </c:pt>
                <c:pt idx="369">
                  <c:v>-24.995493</c:v>
                </c:pt>
                <c:pt idx="370">
                  <c:v>-22.048518600000001</c:v>
                </c:pt>
                <c:pt idx="371">
                  <c:v>-19.105603200000001</c:v>
                </c:pt>
                <c:pt idx="372">
                  <c:v>-16.149284999999999</c:v>
                </c:pt>
                <c:pt idx="373">
                  <c:v>-13.189042799999999</c:v>
                </c:pt>
                <c:pt idx="374">
                  <c:v>-10.236357</c:v>
                </c:pt>
                <c:pt idx="375">
                  <c:v>-7.3123524</c:v>
                </c:pt>
                <c:pt idx="376">
                  <c:v>-4.4382311999999997</c:v>
                </c:pt>
                <c:pt idx="377">
                  <c:v>-1.6388982000000001</c:v>
                </c:pt>
                <c:pt idx="378">
                  <c:v>1.0876626</c:v>
                </c:pt>
                <c:pt idx="379">
                  <c:v>3.7645344000000001</c:v>
                </c:pt>
                <c:pt idx="380">
                  <c:v>6.3934920000000002</c:v>
                </c:pt>
                <c:pt idx="381">
                  <c:v>8.9705771999999993</c:v>
                </c:pt>
                <c:pt idx="382">
                  <c:v>11.4918534</c:v>
                </c:pt>
                <c:pt idx="383">
                  <c:v>13.939947</c:v>
                </c:pt>
                <c:pt idx="384">
                  <c:v>16.293807000000001</c:v>
                </c:pt>
                <c:pt idx="385">
                  <c:v>18.534443400000001</c:v>
                </c:pt>
                <c:pt idx="386">
                  <c:v>20.6467776</c:v>
                </c:pt>
                <c:pt idx="387">
                  <c:v>22.642345800000001</c:v>
                </c:pt>
                <c:pt idx="388">
                  <c:v>24.545887199999999</c:v>
                </c:pt>
                <c:pt idx="389">
                  <c:v>26.376341400000001</c:v>
                </c:pt>
                <c:pt idx="390">
                  <c:v>28.1489598</c:v>
                </c:pt>
                <c:pt idx="391">
                  <c:v>29.871374400000001</c:v>
                </c:pt>
                <c:pt idx="392">
                  <c:v>31.543633799999999</c:v>
                </c:pt>
                <c:pt idx="393">
                  <c:v>33.171821999999999</c:v>
                </c:pt>
                <c:pt idx="394">
                  <c:v>34.738900200000003</c:v>
                </c:pt>
                <c:pt idx="395">
                  <c:v>36.2331918</c:v>
                </c:pt>
                <c:pt idx="396">
                  <c:v>37.635285600000003</c:v>
                </c:pt>
                <c:pt idx="397">
                  <c:v>38.956645799999997</c:v>
                </c:pt>
                <c:pt idx="398">
                  <c:v>40.204953000000003</c:v>
                </c:pt>
                <c:pt idx="399">
                  <c:v>41.385866399999998</c:v>
                </c:pt>
                <c:pt idx="400">
                  <c:v>42.487775999999997</c:v>
                </c:pt>
                <c:pt idx="401">
                  <c:v>43.497298800000003</c:v>
                </c:pt>
                <c:pt idx="402">
                  <c:v>44.401102199999997</c:v>
                </c:pt>
                <c:pt idx="403">
                  <c:v>45.1935486</c:v>
                </c:pt>
                <c:pt idx="404">
                  <c:v>45.874861199999998</c:v>
                </c:pt>
                <c:pt idx="405">
                  <c:v>46.450877400000003</c:v>
                </c:pt>
                <c:pt idx="406">
                  <c:v>46.913956200000001</c:v>
                </c:pt>
                <c:pt idx="407">
                  <c:v>47.2640022</c:v>
                </c:pt>
                <c:pt idx="408">
                  <c:v>47.504759399999998</c:v>
                </c:pt>
                <c:pt idx="409">
                  <c:v>47.651344199999997</c:v>
                </c:pt>
                <c:pt idx="410">
                  <c:v>47.711325600000002</c:v>
                </c:pt>
                <c:pt idx="411">
                  <c:v>47.690533799999997</c:v>
                </c:pt>
                <c:pt idx="412">
                  <c:v>47.583233999999997</c:v>
                </c:pt>
                <c:pt idx="413">
                  <c:v>47.383777799999997</c:v>
                </c:pt>
                <c:pt idx="414">
                  <c:v>47.078926199999998</c:v>
                </c:pt>
                <c:pt idx="415">
                  <c:v>46.672547399999999</c:v>
                </c:pt>
                <c:pt idx="416">
                  <c:v>46.181737800000001</c:v>
                </c:pt>
                <c:pt idx="417">
                  <c:v>45.640920600000001</c:v>
                </c:pt>
                <c:pt idx="418">
                  <c:v>45.080951399999996</c:v>
                </c:pt>
                <c:pt idx="419">
                  <c:v>44.525125799999998</c:v>
                </c:pt>
                <c:pt idx="420">
                  <c:v>43.956071999999999</c:v>
                </c:pt>
                <c:pt idx="421">
                  <c:v>43.329349800000003</c:v>
                </c:pt>
                <c:pt idx="422">
                  <c:v>42.616027799999998</c:v>
                </c:pt>
                <c:pt idx="423">
                  <c:v>41.802607799999997</c:v>
                </c:pt>
                <c:pt idx="424">
                  <c:v>40.891112999999997</c:v>
                </c:pt>
                <c:pt idx="425">
                  <c:v>39.889333800000003</c:v>
                </c:pt>
                <c:pt idx="426">
                  <c:v>38.801343600000003</c:v>
                </c:pt>
                <c:pt idx="427">
                  <c:v>37.634956199999998</c:v>
                </c:pt>
                <c:pt idx="428">
                  <c:v>36.382491000000002</c:v>
                </c:pt>
                <c:pt idx="429">
                  <c:v>35.034150599999997</c:v>
                </c:pt>
                <c:pt idx="430">
                  <c:v>33.585894000000003</c:v>
                </c:pt>
                <c:pt idx="431">
                  <c:v>32.0258538</c:v>
                </c:pt>
                <c:pt idx="432">
                  <c:v>30.357999</c:v>
                </c:pt>
                <c:pt idx="433">
                  <c:v>28.596083400000001</c:v>
                </c:pt>
                <c:pt idx="434">
                  <c:v>26.744014799999999</c:v>
                </c:pt>
                <c:pt idx="435">
                  <c:v>24.792195599999999</c:v>
                </c:pt>
                <c:pt idx="436">
                  <c:v>22.742798400000002</c:v>
                </c:pt>
                <c:pt idx="437">
                  <c:v>20.595772799999999</c:v>
                </c:pt>
                <c:pt idx="438">
                  <c:v>18.356498999999999</c:v>
                </c:pt>
                <c:pt idx="439">
                  <c:v>16.0287948</c:v>
                </c:pt>
                <c:pt idx="440">
                  <c:v>13.635788399999999</c:v>
                </c:pt>
                <c:pt idx="441">
                  <c:v>11.2023396</c:v>
                </c:pt>
                <c:pt idx="442">
                  <c:v>8.7495174000000002</c:v>
                </c:pt>
                <c:pt idx="443">
                  <c:v>6.2813753999999999</c:v>
                </c:pt>
                <c:pt idx="444">
                  <c:v>3.8112515999999999</c:v>
                </c:pt>
                <c:pt idx="445">
                  <c:v>1.3390740000000001</c:v>
                </c:pt>
                <c:pt idx="446">
                  <c:v>-1.1525472000000001</c:v>
                </c:pt>
                <c:pt idx="447">
                  <c:v>-3.6752796000000001</c:v>
                </c:pt>
                <c:pt idx="448">
                  <c:v>-6.2443169999999997</c:v>
                </c:pt>
                <c:pt idx="449">
                  <c:v>-8.8767990000000001</c:v>
                </c:pt>
                <c:pt idx="450">
                  <c:v>-11.591463600000001</c:v>
                </c:pt>
                <c:pt idx="451">
                  <c:v>-14.3708454</c:v>
                </c:pt>
                <c:pt idx="452">
                  <c:v>-17.215234200000001</c:v>
                </c:pt>
                <c:pt idx="453">
                  <c:v>-20.119005000000001</c:v>
                </c:pt>
                <c:pt idx="454">
                  <c:v>-23.074642799999999</c:v>
                </c:pt>
                <c:pt idx="455">
                  <c:v>-26.068950000000001</c:v>
                </c:pt>
                <c:pt idx="456">
                  <c:v>-29.0867814</c:v>
                </c:pt>
                <c:pt idx="457">
                  <c:v>-32.124259799999997</c:v>
                </c:pt>
                <c:pt idx="458">
                  <c:v>-35.209996199999999</c:v>
                </c:pt>
                <c:pt idx="459">
                  <c:v>-38.370506399999996</c:v>
                </c:pt>
                <c:pt idx="460">
                  <c:v>-41.618969999999997</c:v>
                </c:pt>
                <c:pt idx="461">
                  <c:v>-44.9399376</c:v>
                </c:pt>
                <c:pt idx="462">
                  <c:v>-48.310309799999999</c:v>
                </c:pt>
                <c:pt idx="463">
                  <c:v>-51.691663800000001</c:v>
                </c:pt>
                <c:pt idx="464">
                  <c:v>-55.0091538</c:v>
                </c:pt>
                <c:pt idx="465">
                  <c:v>-58.209215399999998</c:v>
                </c:pt>
                <c:pt idx="466">
                  <c:v>-61.284230999999998</c:v>
                </c:pt>
                <c:pt idx="467">
                  <c:v>-64.236194999999995</c:v>
                </c:pt>
                <c:pt idx="468">
                  <c:v>-67.082522400000002</c:v>
                </c:pt>
                <c:pt idx="469">
                  <c:v>-69.852054600000002</c:v>
                </c:pt>
                <c:pt idx="470">
                  <c:v>-72.575573399999996</c:v>
                </c:pt>
                <c:pt idx="471">
                  <c:v>-75.2530644</c:v>
                </c:pt>
                <c:pt idx="472">
                  <c:v>-77.868860400000003</c:v>
                </c:pt>
                <c:pt idx="473">
                  <c:v>-80.395936199999994</c:v>
                </c:pt>
                <c:pt idx="474">
                  <c:v>-82.813095000000004</c:v>
                </c:pt>
                <c:pt idx="475">
                  <c:v>-85.128015599999998</c:v>
                </c:pt>
                <c:pt idx="476">
                  <c:v>-87.345017999999996</c:v>
                </c:pt>
                <c:pt idx="477">
                  <c:v>-89.475885000000005</c:v>
                </c:pt>
                <c:pt idx="478">
                  <c:v>-91.522771199999994</c:v>
                </c:pt>
                <c:pt idx="479">
                  <c:v>-93.4895736</c:v>
                </c:pt>
                <c:pt idx="480">
                  <c:v>-95.378147999999996</c:v>
                </c:pt>
                <c:pt idx="481">
                  <c:v>-97.2094266</c:v>
                </c:pt>
                <c:pt idx="482">
                  <c:v>-98.975566799999996</c:v>
                </c:pt>
                <c:pt idx="483">
                  <c:v>-100.67082480000001</c:v>
                </c:pt>
                <c:pt idx="484">
                  <c:v>-102.2798214</c:v>
                </c:pt>
                <c:pt idx="485">
                  <c:v>-103.779549</c:v>
                </c:pt>
                <c:pt idx="486">
                  <c:v>-105.1585632</c:v>
                </c:pt>
                <c:pt idx="487">
                  <c:v>-106.414947</c:v>
                </c:pt>
                <c:pt idx="488">
                  <c:v>-107.5314042</c:v>
                </c:pt>
                <c:pt idx="489">
                  <c:v>-108.4886352</c:v>
                </c:pt>
                <c:pt idx="490">
                  <c:v>-109.2768354</c:v>
                </c:pt>
                <c:pt idx="491">
                  <c:v>-109.878642</c:v>
                </c:pt>
                <c:pt idx="492">
                  <c:v>-110.2902534</c:v>
                </c:pt>
                <c:pt idx="493">
                  <c:v>-110.51755559999999</c:v>
                </c:pt>
                <c:pt idx="494">
                  <c:v>-110.5761402</c:v>
                </c:pt>
                <c:pt idx="495">
                  <c:v>-110.4892632</c:v>
                </c:pt>
                <c:pt idx="496">
                  <c:v>-110.2877514</c:v>
                </c:pt>
                <c:pt idx="497">
                  <c:v>-109.9715526</c:v>
                </c:pt>
                <c:pt idx="498">
                  <c:v>-109.5213258</c:v>
                </c:pt>
                <c:pt idx="499">
                  <c:v>-108.9023742</c:v>
                </c:pt>
                <c:pt idx="500">
                  <c:v>-108.0991224</c:v>
                </c:pt>
                <c:pt idx="501">
                  <c:v>-107.1037314</c:v>
                </c:pt>
                <c:pt idx="502">
                  <c:v>-105.89891040000001</c:v>
                </c:pt>
                <c:pt idx="503">
                  <c:v>-104.5060218</c:v>
                </c:pt>
                <c:pt idx="504">
                  <c:v>-102.9581226</c:v>
                </c:pt>
                <c:pt idx="505">
                  <c:v>-101.26840319999999</c:v>
                </c:pt>
                <c:pt idx="506">
                  <c:v>-99.3940956</c:v>
                </c:pt>
                <c:pt idx="507">
                  <c:v>-97.300521000000003</c:v>
                </c:pt>
                <c:pt idx="508">
                  <c:v>-94.986210600000007</c:v>
                </c:pt>
                <c:pt idx="509">
                  <c:v>-92.464855200000002</c:v>
                </c:pt>
                <c:pt idx="510">
                  <c:v>-89.763663600000001</c:v>
                </c:pt>
                <c:pt idx="511">
                  <c:v>-86.970745800000003</c:v>
                </c:pt>
                <c:pt idx="512">
                  <c:v>-84.105064799999994</c:v>
                </c:pt>
                <c:pt idx="513">
                  <c:v>-81.162748800000003</c:v>
                </c:pt>
                <c:pt idx="514">
                  <c:v>-78.134036399999999</c:v>
                </c:pt>
                <c:pt idx="515">
                  <c:v>-75.009209400000003</c:v>
                </c:pt>
                <c:pt idx="516">
                  <c:v>-71.782385399999995</c:v>
                </c:pt>
                <c:pt idx="517">
                  <c:v>-68.472451800000002</c:v>
                </c:pt>
                <c:pt idx="518">
                  <c:v>-65.096830800000006</c:v>
                </c:pt>
                <c:pt idx="519">
                  <c:v>-61.644484800000001</c:v>
                </c:pt>
                <c:pt idx="520">
                  <c:v>-58.056116400000001</c:v>
                </c:pt>
                <c:pt idx="521">
                  <c:v>-54.409476599999998</c:v>
                </c:pt>
                <c:pt idx="522">
                  <c:v>-50.779360799999999</c:v>
                </c:pt>
                <c:pt idx="523">
                  <c:v>-47.130057000000001</c:v>
                </c:pt>
                <c:pt idx="524">
                  <c:v>-43.4426256</c:v>
                </c:pt>
                <c:pt idx="525">
                  <c:v>-39.730328999999998</c:v>
                </c:pt>
                <c:pt idx="526">
                  <c:v>-35.966390400000002</c:v>
                </c:pt>
                <c:pt idx="527">
                  <c:v>-32.114421</c:v>
                </c:pt>
                <c:pt idx="528">
                  <c:v>-28.166709600000001</c:v>
                </c:pt>
                <c:pt idx="529">
                  <c:v>-24.1001622</c:v>
                </c:pt>
                <c:pt idx="530">
                  <c:v>-19.985248800000001</c:v>
                </c:pt>
                <c:pt idx="531">
                  <c:v>-15.891269400000001</c:v>
                </c:pt>
                <c:pt idx="532">
                  <c:v>-11.901074400000001</c:v>
                </c:pt>
                <c:pt idx="533">
                  <c:v>-8.0572248000000002</c:v>
                </c:pt>
                <c:pt idx="534">
                  <c:v>-4.3444440000000002</c:v>
                </c:pt>
                <c:pt idx="535">
                  <c:v>-0.70517879999999999</c:v>
                </c:pt>
                <c:pt idx="536">
                  <c:v>2.9239812000000001</c:v>
                </c:pt>
                <c:pt idx="537">
                  <c:v>6.5606634000000001</c:v>
                </c:pt>
                <c:pt idx="538">
                  <c:v>10.147521599999999</c:v>
                </c:pt>
                <c:pt idx="539">
                  <c:v>13.611546000000001</c:v>
                </c:pt>
                <c:pt idx="540">
                  <c:v>16.914229200000001</c:v>
                </c:pt>
                <c:pt idx="541">
                  <c:v>20.051854200000001</c:v>
                </c:pt>
                <c:pt idx="542">
                  <c:v>23.0361966</c:v>
                </c:pt>
                <c:pt idx="543">
                  <c:v>25.8826806</c:v>
                </c:pt>
                <c:pt idx="544">
                  <c:v>28.612243800000002</c:v>
                </c:pt>
                <c:pt idx="545">
                  <c:v>31.242167999999999</c:v>
                </c:pt>
                <c:pt idx="546">
                  <c:v>33.764844600000004</c:v>
                </c:pt>
                <c:pt idx="547">
                  <c:v>36.145870199999997</c:v>
                </c:pt>
                <c:pt idx="548">
                  <c:v>38.34657</c:v>
                </c:pt>
                <c:pt idx="549">
                  <c:v>40.320460799999999</c:v>
                </c:pt>
                <c:pt idx="550">
                  <c:v>42.050354400000003</c:v>
                </c:pt>
                <c:pt idx="551">
                  <c:v>43.5250062</c:v>
                </c:pt>
                <c:pt idx="552">
                  <c:v>44.7370272</c:v>
                </c:pt>
                <c:pt idx="553">
                  <c:v>45.697982400000001</c:v>
                </c:pt>
                <c:pt idx="554">
                  <c:v>46.417152600000001</c:v>
                </c:pt>
                <c:pt idx="555">
                  <c:v>46.930813200000003</c:v>
                </c:pt>
                <c:pt idx="556">
                  <c:v>47.281071599999997</c:v>
                </c:pt>
                <c:pt idx="557">
                  <c:v>47.506445999999997</c:v>
                </c:pt>
                <c:pt idx="558">
                  <c:v>47.628948600000001</c:v>
                </c:pt>
                <c:pt idx="559">
                  <c:v>47.6300016</c:v>
                </c:pt>
                <c:pt idx="560">
                  <c:v>47.476353600000003</c:v>
                </c:pt>
                <c:pt idx="561">
                  <c:v>47.153892599999999</c:v>
                </c:pt>
                <c:pt idx="562">
                  <c:v>46.648933200000002</c:v>
                </c:pt>
                <c:pt idx="563">
                  <c:v>45.936782999999998</c:v>
                </c:pt>
                <c:pt idx="564">
                  <c:v>44.992940400000002</c:v>
                </c:pt>
                <c:pt idx="565">
                  <c:v>43.804043999999998</c:v>
                </c:pt>
                <c:pt idx="566">
                  <c:v>42.363698399999997</c:v>
                </c:pt>
                <c:pt idx="567">
                  <c:v>40.682851200000002</c:v>
                </c:pt>
                <c:pt idx="568">
                  <c:v>38.776107600000003</c:v>
                </c:pt>
                <c:pt idx="569">
                  <c:v>36.670111200000001</c:v>
                </c:pt>
                <c:pt idx="570">
                  <c:v>34.392042000000004</c:v>
                </c:pt>
                <c:pt idx="571">
                  <c:v>31.983375599999999</c:v>
                </c:pt>
                <c:pt idx="572">
                  <c:v>29.466584999999998</c:v>
                </c:pt>
                <c:pt idx="573">
                  <c:v>26.8594866</c:v>
                </c:pt>
                <c:pt idx="574">
                  <c:v>24.142212000000001</c:v>
                </c:pt>
                <c:pt idx="575">
                  <c:v>21.304214999999999</c:v>
                </c:pt>
                <c:pt idx="576">
                  <c:v>18.378984599999999</c:v>
                </c:pt>
                <c:pt idx="577">
                  <c:v>15.3768852</c:v>
                </c:pt>
                <c:pt idx="578">
                  <c:v>12.2704614</c:v>
                </c:pt>
                <c:pt idx="579">
                  <c:v>9.0485118</c:v>
                </c:pt>
                <c:pt idx="580">
                  <c:v>5.7172463999999996</c:v>
                </c:pt>
                <c:pt idx="581">
                  <c:v>2.3079258</c:v>
                </c:pt>
                <c:pt idx="582">
                  <c:v>-1.1324339999999999</c:v>
                </c:pt>
                <c:pt idx="583">
                  <c:v>-4.5640260000000001</c:v>
                </c:pt>
                <c:pt idx="584">
                  <c:v>-7.9458947999999996</c:v>
                </c:pt>
                <c:pt idx="585">
                  <c:v>-11.2681836</c:v>
                </c:pt>
                <c:pt idx="586">
                  <c:v>-14.594452199999999</c:v>
                </c:pt>
                <c:pt idx="587">
                  <c:v>-17.939230200000001</c:v>
                </c:pt>
                <c:pt idx="588">
                  <c:v>-21.327552000000001</c:v>
                </c:pt>
                <c:pt idx="589">
                  <c:v>-24.793635600000002</c:v>
                </c:pt>
                <c:pt idx="590">
                  <c:v>-28.324375199999999</c:v>
                </c:pt>
                <c:pt idx="591">
                  <c:v>-31.918996799999999</c:v>
                </c:pt>
                <c:pt idx="592">
                  <c:v>-35.570282400000004</c:v>
                </c:pt>
                <c:pt idx="593">
                  <c:v>-39.208427999999998</c:v>
                </c:pt>
                <c:pt idx="594">
                  <c:v>-42.787020599999998</c:v>
                </c:pt>
                <c:pt idx="595">
                  <c:v>-46.307948400000001</c:v>
                </c:pt>
                <c:pt idx="596">
                  <c:v>-49.798017000000002</c:v>
                </c:pt>
                <c:pt idx="597">
                  <c:v>-53.263085400000001</c:v>
                </c:pt>
                <c:pt idx="598">
                  <c:v>-56.693674799999997</c:v>
                </c:pt>
                <c:pt idx="599">
                  <c:v>-60.060902400000003</c:v>
                </c:pt>
                <c:pt idx="600">
                  <c:v>-63.316598399999997</c:v>
                </c:pt>
                <c:pt idx="601">
                  <c:v>-66.435732000000002</c:v>
                </c:pt>
                <c:pt idx="602">
                  <c:v>-69.393450599999994</c:v>
                </c:pt>
                <c:pt idx="603">
                  <c:v>-72.188049599999999</c:v>
                </c:pt>
                <c:pt idx="604">
                  <c:v>-74.811981599999996</c:v>
                </c:pt>
                <c:pt idx="605">
                  <c:v>-77.284333799999999</c:v>
                </c:pt>
                <c:pt idx="606">
                  <c:v>-79.624155599999995</c:v>
                </c:pt>
                <c:pt idx="607">
                  <c:v>-81.860140799999996</c:v>
                </c:pt>
                <c:pt idx="608">
                  <c:v>-84.020965200000006</c:v>
                </c:pt>
                <c:pt idx="609">
                  <c:v>-86.141071800000006</c:v>
                </c:pt>
                <c:pt idx="610">
                  <c:v>-88.228281600000003</c:v>
                </c:pt>
                <c:pt idx="611">
                  <c:v>-90.277025399999999</c:v>
                </c:pt>
                <c:pt idx="612">
                  <c:v>-92.249006399999999</c:v>
                </c:pt>
                <c:pt idx="613">
                  <c:v>-94.092506999999998</c:v>
                </c:pt>
                <c:pt idx="614">
                  <c:v>-95.774826599999997</c:v>
                </c:pt>
                <c:pt idx="615">
                  <c:v>-97.286210999999994</c:v>
                </c:pt>
                <c:pt idx="616">
                  <c:v>-98.630526599999996</c:v>
                </c:pt>
                <c:pt idx="617">
                  <c:v>-99.821248199999999</c:v>
                </c:pt>
                <c:pt idx="618">
                  <c:v>-100.8622584</c:v>
                </c:pt>
                <c:pt idx="619">
                  <c:v>-101.7287496</c:v>
                </c:pt>
                <c:pt idx="620">
                  <c:v>-102.38049359999999</c:v>
                </c:pt>
                <c:pt idx="621">
                  <c:v>-102.790755</c:v>
                </c:pt>
                <c:pt idx="622">
                  <c:v>-102.9442356</c:v>
                </c:pt>
                <c:pt idx="623">
                  <c:v>-102.85628939999999</c:v>
                </c:pt>
                <c:pt idx="624">
                  <c:v>-102.55550940000001</c:v>
                </c:pt>
                <c:pt idx="625">
                  <c:v>-102.0801888</c:v>
                </c:pt>
                <c:pt idx="626">
                  <c:v>-101.453301</c:v>
                </c:pt>
                <c:pt idx="627">
                  <c:v>-100.6880922</c:v>
                </c:pt>
                <c:pt idx="628">
                  <c:v>-99.788423399999999</c:v>
                </c:pt>
                <c:pt idx="629">
                  <c:v>-98.748534599999999</c:v>
                </c:pt>
                <c:pt idx="630">
                  <c:v>-97.543655999999999</c:v>
                </c:pt>
                <c:pt idx="631">
                  <c:v>-96.158786399999997</c:v>
                </c:pt>
                <c:pt idx="632">
                  <c:v>-94.584544199999996</c:v>
                </c:pt>
                <c:pt idx="633">
                  <c:v>-92.834103600000006</c:v>
                </c:pt>
                <c:pt idx="634">
                  <c:v>-90.929788200000004</c:v>
                </c:pt>
                <c:pt idx="635">
                  <c:v>-88.880815799999993</c:v>
                </c:pt>
                <c:pt idx="636">
                  <c:v>-86.696992800000004</c:v>
                </c:pt>
                <c:pt idx="637">
                  <c:v>-84.411332999999999</c:v>
                </c:pt>
                <c:pt idx="638">
                  <c:v>-81.977810399999996</c:v>
                </c:pt>
                <c:pt idx="639">
                  <c:v>-79.344725400000002</c:v>
                </c:pt>
                <c:pt idx="640">
                  <c:v>-76.495091400000007</c:v>
                </c:pt>
                <c:pt idx="641">
                  <c:v>-73.425317399999997</c:v>
                </c:pt>
                <c:pt idx="642">
                  <c:v>-70.206283799999994</c:v>
                </c:pt>
                <c:pt idx="643">
                  <c:v>-66.921958799999999</c:v>
                </c:pt>
                <c:pt idx="644">
                  <c:v>-63.579760200000003</c:v>
                </c:pt>
                <c:pt idx="645">
                  <c:v>-60.1469478</c:v>
                </c:pt>
                <c:pt idx="646">
                  <c:v>-56.600598599999998</c:v>
                </c:pt>
                <c:pt idx="647">
                  <c:v>-52.906246199999998</c:v>
                </c:pt>
                <c:pt idx="648">
                  <c:v>-49.052280600000003</c:v>
                </c:pt>
                <c:pt idx="649">
                  <c:v>-45.048077999999997</c:v>
                </c:pt>
                <c:pt idx="650">
                  <c:v>-40.8994146</c:v>
                </c:pt>
                <c:pt idx="651">
                  <c:v>-36.635194800000001</c:v>
                </c:pt>
                <c:pt idx="652">
                  <c:v>-32.297749199999998</c:v>
                </c:pt>
                <c:pt idx="653">
                  <c:v>-27.929530799999998</c:v>
                </c:pt>
                <c:pt idx="654">
                  <c:v>-23.5861722</c:v>
                </c:pt>
                <c:pt idx="655">
                  <c:v>-19.307946600000001</c:v>
                </c:pt>
                <c:pt idx="656">
                  <c:v>-15.089247</c:v>
                </c:pt>
                <c:pt idx="657">
                  <c:v>-10.8957636</c:v>
                </c:pt>
                <c:pt idx="658">
                  <c:v>-6.7179186</c:v>
                </c:pt>
                <c:pt idx="659">
                  <c:v>-2.5748478000000001</c:v>
                </c:pt>
                <c:pt idx="660">
                  <c:v>1.5217487999999999</c:v>
                </c:pt>
                <c:pt idx="661">
                  <c:v>5.5086174000000003</c:v>
                </c:pt>
                <c:pt idx="662">
                  <c:v>9.3245471999999996</c:v>
                </c:pt>
                <c:pt idx="663">
                  <c:v>12.9042738</c:v>
                </c:pt>
                <c:pt idx="664">
                  <c:v>16.224676200000001</c:v>
                </c:pt>
                <c:pt idx="665">
                  <c:v>19.279958400000002</c:v>
                </c:pt>
                <c:pt idx="666">
                  <c:v>22.102775999999999</c:v>
                </c:pt>
                <c:pt idx="667">
                  <c:v>24.748779599999999</c:v>
                </c:pt>
                <c:pt idx="668">
                  <c:v>27.260145000000001</c:v>
                </c:pt>
                <c:pt idx="669">
                  <c:v>29.662345800000001</c:v>
                </c:pt>
                <c:pt idx="670">
                  <c:v>31.973268600000001</c:v>
                </c:pt>
                <c:pt idx="671">
                  <c:v>34.137097199999999</c:v>
                </c:pt>
                <c:pt idx="672">
                  <c:v>36.093722399999997</c:v>
                </c:pt>
                <c:pt idx="673">
                  <c:v>37.802602800000003</c:v>
                </c:pt>
                <c:pt idx="674">
                  <c:v>39.2424696</c:v>
                </c:pt>
                <c:pt idx="675">
                  <c:v>40.411214999999999</c:v>
                </c:pt>
                <c:pt idx="676">
                  <c:v>41.330194200000001</c:v>
                </c:pt>
                <c:pt idx="677">
                  <c:v>42.022992600000002</c:v>
                </c:pt>
                <c:pt idx="678">
                  <c:v>42.520636799999998</c:v>
                </c:pt>
                <c:pt idx="679">
                  <c:v>42.836300999999999</c:v>
                </c:pt>
                <c:pt idx="680">
                  <c:v>42.969576600000003</c:v>
                </c:pt>
                <c:pt idx="681">
                  <c:v>42.908482800000002</c:v>
                </c:pt>
                <c:pt idx="682">
                  <c:v>42.625711799999998</c:v>
                </c:pt>
                <c:pt idx="683">
                  <c:v>42.090940799999998</c:v>
                </c:pt>
                <c:pt idx="684">
                  <c:v>41.241839400000003</c:v>
                </c:pt>
                <c:pt idx="685">
                  <c:v>40.023095400000003</c:v>
                </c:pt>
                <c:pt idx="686">
                  <c:v>38.4400008</c:v>
                </c:pt>
                <c:pt idx="687">
                  <c:v>36.585905400000001</c:v>
                </c:pt>
                <c:pt idx="688">
                  <c:v>34.477747200000003</c:v>
                </c:pt>
                <c:pt idx="689">
                  <c:v>32.108234400000001</c:v>
                </c:pt>
                <c:pt idx="690">
                  <c:v>29.570250600000001</c:v>
                </c:pt>
                <c:pt idx="691">
                  <c:v>26.900271</c:v>
                </c:pt>
                <c:pt idx="692">
                  <c:v>24.126722999999998</c:v>
                </c:pt>
                <c:pt idx="693">
                  <c:v>21.272052599999999</c:v>
                </c:pt>
                <c:pt idx="694">
                  <c:v>18.297507599999999</c:v>
                </c:pt>
                <c:pt idx="695">
                  <c:v>15.1804998</c:v>
                </c:pt>
                <c:pt idx="696">
                  <c:v>11.9642382</c:v>
                </c:pt>
                <c:pt idx="697">
                  <c:v>8.7222401999999999</c:v>
                </c:pt>
                <c:pt idx="698">
                  <c:v>5.5373165999999996</c:v>
                </c:pt>
                <c:pt idx="699">
                  <c:v>2.4320393999999999</c:v>
                </c:pt>
                <c:pt idx="700">
                  <c:v>-0.6363432</c:v>
                </c:pt>
                <c:pt idx="701">
                  <c:v>-3.7026251999999999</c:v>
                </c:pt>
                <c:pt idx="702">
                  <c:v>-6.7920246000000004</c:v>
                </c:pt>
                <c:pt idx="703">
                  <c:v>-9.9412523999999998</c:v>
                </c:pt>
                <c:pt idx="704">
                  <c:v>-13.163707799999999</c:v>
                </c:pt>
                <c:pt idx="705">
                  <c:v>-16.42662</c:v>
                </c:pt>
                <c:pt idx="706">
                  <c:v>-19.710673199999999</c:v>
                </c:pt>
                <c:pt idx="707">
                  <c:v>-22.988631600000001</c:v>
                </c:pt>
                <c:pt idx="708">
                  <c:v>-26.195868000000001</c:v>
                </c:pt>
                <c:pt idx="709">
                  <c:v>-29.397675599999999</c:v>
                </c:pt>
                <c:pt idx="710">
                  <c:v>-32.641882199999998</c:v>
                </c:pt>
                <c:pt idx="711">
                  <c:v>-35.938283400000003</c:v>
                </c:pt>
                <c:pt idx="712">
                  <c:v>-39.286731600000003</c:v>
                </c:pt>
                <c:pt idx="713">
                  <c:v>-42.667464600000002</c:v>
                </c:pt>
                <c:pt idx="714">
                  <c:v>-46.037647800000002</c:v>
                </c:pt>
                <c:pt idx="715">
                  <c:v>-49.360802399999997</c:v>
                </c:pt>
                <c:pt idx="716">
                  <c:v>-52.625750400000001</c:v>
                </c:pt>
                <c:pt idx="717">
                  <c:v>-55.850151599999997</c:v>
                </c:pt>
                <c:pt idx="718">
                  <c:v>-59.086555199999999</c:v>
                </c:pt>
                <c:pt idx="719">
                  <c:v>-62.346770999999997</c:v>
                </c:pt>
                <c:pt idx="720">
                  <c:v>-65.642299199999997</c:v>
                </c:pt>
                <c:pt idx="721">
                  <c:v>-68.959339200000002</c:v>
                </c:pt>
                <c:pt idx="722">
                  <c:v>-72.274471199999994</c:v>
                </c:pt>
                <c:pt idx="723">
                  <c:v>-75.574204199999997</c:v>
                </c:pt>
                <c:pt idx="724">
                  <c:v>-78.849225000000004</c:v>
                </c:pt>
                <c:pt idx="725">
                  <c:v>-82.066955399999998</c:v>
                </c:pt>
                <c:pt idx="726">
                  <c:v>-85.175425799999999</c:v>
                </c:pt>
                <c:pt idx="727">
                  <c:v>-88.141845599999996</c:v>
                </c:pt>
                <c:pt idx="728">
                  <c:v>-90.973899000000003</c:v>
                </c:pt>
                <c:pt idx="729">
                  <c:v>-93.698593200000005</c:v>
                </c:pt>
                <c:pt idx="730">
                  <c:v>-96.337049399999998</c:v>
                </c:pt>
                <c:pt idx="731">
                  <c:v>-98.892937799999999</c:v>
                </c:pt>
                <c:pt idx="732">
                  <c:v>-101.3661216</c:v>
                </c:pt>
                <c:pt idx="733">
                  <c:v>-103.7662146</c:v>
                </c:pt>
                <c:pt idx="734">
                  <c:v>-106.093323</c:v>
                </c:pt>
                <c:pt idx="735">
                  <c:v>-108.3148686</c:v>
                </c:pt>
                <c:pt idx="736">
                  <c:v>-110.4020766</c:v>
                </c:pt>
                <c:pt idx="737">
                  <c:v>-112.31277660000001</c:v>
                </c:pt>
                <c:pt idx="738">
                  <c:v>-114.02197200000001</c:v>
                </c:pt>
                <c:pt idx="739">
                  <c:v>-115.5065652</c:v>
                </c:pt>
                <c:pt idx="740">
                  <c:v>-116.7435594</c:v>
                </c:pt>
                <c:pt idx="741">
                  <c:v>-117.729162</c:v>
                </c:pt>
                <c:pt idx="742">
                  <c:v>-118.4691024</c:v>
                </c:pt>
                <c:pt idx="743">
                  <c:v>-118.9786428</c:v>
                </c:pt>
                <c:pt idx="744">
                  <c:v>-119.26923119999999</c:v>
                </c:pt>
                <c:pt idx="745">
                  <c:v>-119.3429034</c:v>
                </c:pt>
                <c:pt idx="746">
                  <c:v>-119.2037022</c:v>
                </c:pt>
                <c:pt idx="747">
                  <c:v>-118.8231138</c:v>
                </c:pt>
                <c:pt idx="748">
                  <c:v>-118.1726388</c:v>
                </c:pt>
                <c:pt idx="749">
                  <c:v>-117.259884</c:v>
                </c:pt>
                <c:pt idx="750">
                  <c:v>-116.13819959999999</c:v>
                </c:pt>
                <c:pt idx="751">
                  <c:v>-114.8912928</c:v>
                </c:pt>
                <c:pt idx="752">
                  <c:v>-113.5746252</c:v>
                </c:pt>
                <c:pt idx="753">
                  <c:v>-112.2135102</c:v>
                </c:pt>
                <c:pt idx="754">
                  <c:v>-110.827404</c:v>
                </c:pt>
                <c:pt idx="755">
                  <c:v>-109.3953996</c:v>
                </c:pt>
                <c:pt idx="756">
                  <c:v>-107.8754436</c:v>
                </c:pt>
                <c:pt idx="757">
                  <c:v>-106.22912220000001</c:v>
                </c:pt>
                <c:pt idx="758">
                  <c:v>-104.4428238</c:v>
                </c:pt>
                <c:pt idx="759">
                  <c:v>-102.4876926</c:v>
                </c:pt>
                <c:pt idx="760">
                  <c:v>-100.3598298</c:v>
                </c:pt>
                <c:pt idx="761">
                  <c:v>-98.074434600000004</c:v>
                </c:pt>
                <c:pt idx="762">
                  <c:v>-95.669787600000006</c:v>
                </c:pt>
                <c:pt idx="763">
                  <c:v>-93.186098999999999</c:v>
                </c:pt>
                <c:pt idx="764">
                  <c:v>-90.640598400000002</c:v>
                </c:pt>
                <c:pt idx="765">
                  <c:v>-88.031777399999996</c:v>
                </c:pt>
                <c:pt idx="766">
                  <c:v>-85.333287600000006</c:v>
                </c:pt>
                <c:pt idx="767">
                  <c:v>-82.479954599999999</c:v>
                </c:pt>
                <c:pt idx="768">
                  <c:v>-79.452059399999996</c:v>
                </c:pt>
                <c:pt idx="769">
                  <c:v>-76.2760368</c:v>
                </c:pt>
                <c:pt idx="770">
                  <c:v>-72.971152200000006</c:v>
                </c:pt>
                <c:pt idx="771">
                  <c:v>-69.610633199999995</c:v>
                </c:pt>
                <c:pt idx="772">
                  <c:v>-66.265686000000002</c:v>
                </c:pt>
                <c:pt idx="773">
                  <c:v>-62.940285000000003</c:v>
                </c:pt>
                <c:pt idx="774">
                  <c:v>-59.609107799999997</c:v>
                </c:pt>
                <c:pt idx="775">
                  <c:v>-56.252392200000003</c:v>
                </c:pt>
                <c:pt idx="776">
                  <c:v>-52.841212200000001</c:v>
                </c:pt>
                <c:pt idx="777">
                  <c:v>-49.385393999999998</c:v>
                </c:pt>
                <c:pt idx="778">
                  <c:v>-45.884980800000001</c:v>
                </c:pt>
                <c:pt idx="779">
                  <c:v>-42.261087600000003</c:v>
                </c:pt>
                <c:pt idx="780">
                  <c:v>-38.440735199999999</c:v>
                </c:pt>
                <c:pt idx="781">
                  <c:v>-34.427889</c:v>
                </c:pt>
                <c:pt idx="782">
                  <c:v>-30.3151932</c:v>
                </c:pt>
                <c:pt idx="783">
                  <c:v>-26.177884200000001</c:v>
                </c:pt>
                <c:pt idx="784">
                  <c:v>-22.0272732</c:v>
                </c:pt>
                <c:pt idx="785">
                  <c:v>-17.851431600000002</c:v>
                </c:pt>
                <c:pt idx="786">
                  <c:v>-13.640445</c:v>
                </c:pt>
                <c:pt idx="787">
                  <c:v>-9.4363577999999997</c:v>
                </c:pt>
                <c:pt idx="788">
                  <c:v>-5.2972127999999996</c:v>
                </c:pt>
                <c:pt idx="789">
                  <c:v>-1.3062708000000001</c:v>
                </c:pt>
                <c:pt idx="790">
                  <c:v>2.4402726000000001</c:v>
                </c:pt>
                <c:pt idx="791">
                  <c:v>5.9002074000000002</c:v>
                </c:pt>
                <c:pt idx="792">
                  <c:v>9.0813942000000001</c:v>
                </c:pt>
                <c:pt idx="793">
                  <c:v>12.034081799999999</c:v>
                </c:pt>
                <c:pt idx="794">
                  <c:v>14.818165199999999</c:v>
                </c:pt>
                <c:pt idx="795">
                  <c:v>17.462457000000001</c:v>
                </c:pt>
                <c:pt idx="796">
                  <c:v>19.970537400000001</c:v>
                </c:pt>
                <c:pt idx="797">
                  <c:v>22.353652799999999</c:v>
                </c:pt>
                <c:pt idx="798">
                  <c:v>24.6346092</c:v>
                </c:pt>
                <c:pt idx="799">
                  <c:v>26.834571</c:v>
                </c:pt>
                <c:pt idx="800">
                  <c:v>28.965234599999999</c:v>
                </c:pt>
                <c:pt idx="801">
                  <c:v>31.041986399999999</c:v>
                </c:pt>
                <c:pt idx="802">
                  <c:v>33.047337599999999</c:v>
                </c:pt>
                <c:pt idx="803">
                  <c:v>34.973359199999997</c:v>
                </c:pt>
                <c:pt idx="804">
                  <c:v>36.8123814</c:v>
                </c:pt>
                <c:pt idx="805">
                  <c:v>38.541538799999998</c:v>
                </c:pt>
                <c:pt idx="806">
                  <c:v>40.1287284</c:v>
                </c:pt>
                <c:pt idx="807">
                  <c:v>41.539856399999998</c:v>
                </c:pt>
                <c:pt idx="808">
                  <c:v>42.725030400000001</c:v>
                </c:pt>
                <c:pt idx="809">
                  <c:v>43.658746200000003</c:v>
                </c:pt>
                <c:pt idx="810">
                  <c:v>44.338676399999997</c:v>
                </c:pt>
                <c:pt idx="811">
                  <c:v>44.778076200000001</c:v>
                </c:pt>
                <c:pt idx="812">
                  <c:v>44.980835399999997</c:v>
                </c:pt>
                <c:pt idx="813">
                  <c:v>44.943251400000001</c:v>
                </c:pt>
                <c:pt idx="814">
                  <c:v>44.675379</c:v>
                </c:pt>
                <c:pt idx="815">
                  <c:v>44.1911646</c:v>
                </c:pt>
                <c:pt idx="816">
                  <c:v>43.492665600000002</c:v>
                </c:pt>
                <c:pt idx="817">
                  <c:v>42.566304600000002</c:v>
                </c:pt>
                <c:pt idx="818">
                  <c:v>41.427385200000003</c:v>
                </c:pt>
                <c:pt idx="819">
                  <c:v>40.064281200000003</c:v>
                </c:pt>
                <c:pt idx="820">
                  <c:v>38.486232000000001</c:v>
                </c:pt>
                <c:pt idx="821">
                  <c:v>36.735094799999999</c:v>
                </c:pt>
                <c:pt idx="822">
                  <c:v>34.818381000000002</c:v>
                </c:pt>
                <c:pt idx="823">
                  <c:v>32.745922200000003</c:v>
                </c:pt>
                <c:pt idx="824">
                  <c:v>30.568039200000001</c:v>
                </c:pt>
                <c:pt idx="825">
                  <c:v>28.309553999999999</c:v>
                </c:pt>
                <c:pt idx="826">
                  <c:v>25.9622496</c:v>
                </c:pt>
                <c:pt idx="827">
                  <c:v>23.510703599999999</c:v>
                </c:pt>
                <c:pt idx="828">
                  <c:v>20.958960600000001</c:v>
                </c:pt>
                <c:pt idx="829">
                  <c:v>18.324604799999999</c:v>
                </c:pt>
                <c:pt idx="830">
                  <c:v>15.621292800000001</c:v>
                </c:pt>
                <c:pt idx="831">
                  <c:v>12.866419799999999</c:v>
                </c:pt>
                <c:pt idx="832">
                  <c:v>10.079333999999999</c:v>
                </c:pt>
                <c:pt idx="833">
                  <c:v>7.2794970000000001</c:v>
                </c:pt>
                <c:pt idx="834">
                  <c:v>4.4515511999999999</c:v>
                </c:pt>
                <c:pt idx="835">
                  <c:v>1.5204366</c:v>
                </c:pt>
                <c:pt idx="836">
                  <c:v>-1.5565464</c:v>
                </c:pt>
                <c:pt idx="837">
                  <c:v>-4.8086244000000002</c:v>
                </c:pt>
                <c:pt idx="838">
                  <c:v>-8.2553453999999995</c:v>
                </c:pt>
                <c:pt idx="839">
                  <c:v>-11.914178400000001</c:v>
                </c:pt>
                <c:pt idx="840">
                  <c:v>-15.773669999999999</c:v>
                </c:pt>
                <c:pt idx="841">
                  <c:v>-19.764622800000001</c:v>
                </c:pt>
                <c:pt idx="842">
                  <c:v>-23.812353000000002</c:v>
                </c:pt>
                <c:pt idx="843">
                  <c:v>-27.9017892</c:v>
                </c:pt>
                <c:pt idx="844">
                  <c:v>-32.017456799999998</c:v>
                </c:pt>
                <c:pt idx="845">
                  <c:v>-36.172078200000001</c:v>
                </c:pt>
                <c:pt idx="846">
                  <c:v>-40.3989282</c:v>
                </c:pt>
                <c:pt idx="847">
                  <c:v>-44.724175199999998</c:v>
                </c:pt>
                <c:pt idx="848">
                  <c:v>-49.172840999999998</c:v>
                </c:pt>
                <c:pt idx="849">
                  <c:v>-53.710577999999998</c:v>
                </c:pt>
                <c:pt idx="850">
                  <c:v>-58.301107199999997</c:v>
                </c:pt>
                <c:pt idx="851">
                  <c:v>-62.892833400000001</c:v>
                </c:pt>
                <c:pt idx="852">
                  <c:v>-67.384629000000004</c:v>
                </c:pt>
                <c:pt idx="853">
                  <c:v>-71.759217599999999</c:v>
                </c:pt>
                <c:pt idx="854">
                  <c:v>-75.945945600000002</c:v>
                </c:pt>
                <c:pt idx="855">
                  <c:v>-79.954100999999994</c:v>
                </c:pt>
                <c:pt idx="856">
                  <c:v>-83.749374000000003</c:v>
                </c:pt>
                <c:pt idx="857">
                  <c:v>-87.341444999999993</c:v>
                </c:pt>
                <c:pt idx="858">
                  <c:v>-90.741506400000006</c:v>
                </c:pt>
                <c:pt idx="859">
                  <c:v>-93.945589200000001</c:v>
                </c:pt>
                <c:pt idx="860">
                  <c:v>-96.955475399999997</c:v>
                </c:pt>
                <c:pt idx="861">
                  <c:v>-99.774847800000003</c:v>
                </c:pt>
                <c:pt idx="862">
                  <c:v>-102.41504639999999</c:v>
                </c:pt>
                <c:pt idx="863">
                  <c:v>-104.8607226</c:v>
                </c:pt>
                <c:pt idx="864">
                  <c:v>-107.0987868</c:v>
                </c:pt>
                <c:pt idx="865">
                  <c:v>-109.13551560000001</c:v>
                </c:pt>
                <c:pt idx="866">
                  <c:v>-110.98054620000001</c:v>
                </c:pt>
                <c:pt idx="867">
                  <c:v>-112.6299132</c:v>
                </c:pt>
                <c:pt idx="868">
                  <c:v>-114.06252240000001</c:v>
                </c:pt>
                <c:pt idx="869">
                  <c:v>-115.2690372</c:v>
                </c:pt>
                <c:pt idx="870">
                  <c:v>-116.2341072</c:v>
                </c:pt>
                <c:pt idx="871">
                  <c:v>-116.95558680000001</c:v>
                </c:pt>
                <c:pt idx="872">
                  <c:v>-117.466425</c:v>
                </c:pt>
                <c:pt idx="873">
                  <c:v>-117.793503</c:v>
                </c:pt>
                <c:pt idx="874">
                  <c:v>-117.92472480000001</c:v>
                </c:pt>
                <c:pt idx="875">
                  <c:v>-117.84993660000001</c:v>
                </c:pt>
                <c:pt idx="876">
                  <c:v>-117.5786406</c:v>
                </c:pt>
                <c:pt idx="877">
                  <c:v>-117.14175</c:v>
                </c:pt>
                <c:pt idx="878">
                  <c:v>-116.55289260000001</c:v>
                </c:pt>
                <c:pt idx="879">
                  <c:v>-115.8081822</c:v>
                </c:pt>
                <c:pt idx="880">
                  <c:v>-114.9289632</c:v>
                </c:pt>
                <c:pt idx="881">
                  <c:v>-113.9060322</c:v>
                </c:pt>
                <c:pt idx="882">
                  <c:v>-112.75488900000001</c:v>
                </c:pt>
                <c:pt idx="883">
                  <c:v>-111.50844119999999</c:v>
                </c:pt>
                <c:pt idx="884">
                  <c:v>-110.226429</c:v>
                </c:pt>
                <c:pt idx="885">
                  <c:v>-108.93169260000001</c:v>
                </c:pt>
                <c:pt idx="886">
                  <c:v>-107.6273712</c:v>
                </c:pt>
                <c:pt idx="887">
                  <c:v>-106.33992120000001</c:v>
                </c:pt>
                <c:pt idx="888">
                  <c:v>-105.0940602</c:v>
                </c:pt>
                <c:pt idx="889">
                  <c:v>-103.905675</c:v>
                </c:pt>
                <c:pt idx="890">
                  <c:v>-102.74255460000001</c:v>
                </c:pt>
                <c:pt idx="891">
                  <c:v>-101.53930680000001</c:v>
                </c:pt>
                <c:pt idx="892">
                  <c:v>-100.2515202</c:v>
                </c:pt>
                <c:pt idx="893">
                  <c:v>-98.838570599999997</c:v>
                </c:pt>
                <c:pt idx="894">
                  <c:v>-97.275501000000006</c:v>
                </c:pt>
                <c:pt idx="895">
                  <c:v>-95.570227799999998</c:v>
                </c:pt>
                <c:pt idx="896">
                  <c:v>-93.753822600000007</c:v>
                </c:pt>
                <c:pt idx="897">
                  <c:v>-91.834154999999996</c:v>
                </c:pt>
                <c:pt idx="898">
                  <c:v>-89.805322799999999</c:v>
                </c:pt>
                <c:pt idx="899">
                  <c:v>-87.6570246</c:v>
                </c:pt>
                <c:pt idx="900">
                  <c:v>-85.380508800000001</c:v>
                </c:pt>
                <c:pt idx="901">
                  <c:v>-82.959947999999997</c:v>
                </c:pt>
                <c:pt idx="902">
                  <c:v>-80.395426799999996</c:v>
                </c:pt>
                <c:pt idx="903">
                  <c:v>-77.655704400000005</c:v>
                </c:pt>
                <c:pt idx="904">
                  <c:v>-74.730612600000001</c:v>
                </c:pt>
                <c:pt idx="905">
                  <c:v>-71.662501800000001</c:v>
                </c:pt>
                <c:pt idx="906">
                  <c:v>-68.468155199999998</c:v>
                </c:pt>
                <c:pt idx="907">
                  <c:v>-65.211731999999998</c:v>
                </c:pt>
                <c:pt idx="908">
                  <c:v>-61.847006399999998</c:v>
                </c:pt>
                <c:pt idx="909">
                  <c:v>-58.353195599999999</c:v>
                </c:pt>
                <c:pt idx="910">
                  <c:v>-54.692188199999997</c:v>
                </c:pt>
                <c:pt idx="911">
                  <c:v>-50.823658799999997</c:v>
                </c:pt>
                <c:pt idx="912">
                  <c:v>-46.755658799999999</c:v>
                </c:pt>
                <c:pt idx="913">
                  <c:v>-42.5577276</c:v>
                </c:pt>
                <c:pt idx="914">
                  <c:v>-38.336178599999997</c:v>
                </c:pt>
                <c:pt idx="915">
                  <c:v>-34.1564166</c:v>
                </c:pt>
                <c:pt idx="916">
                  <c:v>-29.9827944</c:v>
                </c:pt>
                <c:pt idx="917">
                  <c:v>-25.785687599999999</c:v>
                </c:pt>
                <c:pt idx="918">
                  <c:v>-21.631703399999999</c:v>
                </c:pt>
                <c:pt idx="919">
                  <c:v>-17.5329306</c:v>
                </c:pt>
                <c:pt idx="920">
                  <c:v>-13.5065952</c:v>
                </c:pt>
                <c:pt idx="921">
                  <c:v>-9.5330195999999994</c:v>
                </c:pt>
                <c:pt idx="922">
                  <c:v>-5.5829898</c:v>
                </c:pt>
                <c:pt idx="923">
                  <c:v>-1.6683714000000001</c:v>
                </c:pt>
                <c:pt idx="924">
                  <c:v>2.1715398000000001</c:v>
                </c:pt>
                <c:pt idx="925">
                  <c:v>5.9149602000000003</c:v>
                </c:pt>
                <c:pt idx="926">
                  <c:v>9.5405490000000004</c:v>
                </c:pt>
                <c:pt idx="927">
                  <c:v>13.0597542</c:v>
                </c:pt>
                <c:pt idx="928">
                  <c:v>16.4781792</c:v>
                </c:pt>
                <c:pt idx="929">
                  <c:v>19.791909</c:v>
                </c:pt>
                <c:pt idx="930">
                  <c:v>23.001064199999998</c:v>
                </c:pt>
                <c:pt idx="931">
                  <c:v>26.113561199999999</c:v>
                </c:pt>
                <c:pt idx="932">
                  <c:v>29.131486200000001</c:v>
                </c:pt>
                <c:pt idx="933">
                  <c:v>32.049120600000002</c:v>
                </c:pt>
                <c:pt idx="934">
                  <c:v>34.849232999999998</c:v>
                </c:pt>
                <c:pt idx="935">
                  <c:v>37.510873199999999</c:v>
                </c:pt>
                <c:pt idx="936">
                  <c:v>40.0170204</c:v>
                </c:pt>
                <c:pt idx="937">
                  <c:v>42.350695199999997</c:v>
                </c:pt>
                <c:pt idx="938">
                  <c:v>44.502625799999997</c:v>
                </c:pt>
                <c:pt idx="939">
                  <c:v>46.455319799999998</c:v>
                </c:pt>
                <c:pt idx="940">
                  <c:v>48.2159142</c:v>
                </c:pt>
                <c:pt idx="941">
                  <c:v>49.761511200000001</c:v>
                </c:pt>
                <c:pt idx="942">
                  <c:v>51.055655399999999</c:v>
                </c:pt>
                <c:pt idx="943">
                  <c:v>52.101863999999999</c:v>
                </c:pt>
                <c:pt idx="944">
                  <c:v>52.900196399999999</c:v>
                </c:pt>
                <c:pt idx="945">
                  <c:v>53.445259800000002</c:v>
                </c:pt>
                <c:pt idx="946">
                  <c:v>53.746903799999998</c:v>
                </c:pt>
                <c:pt idx="947">
                  <c:v>53.814731399999999</c:v>
                </c:pt>
                <c:pt idx="948">
                  <c:v>53.654257800000003</c:v>
                </c:pt>
                <c:pt idx="949">
                  <c:v>53.274774600000001</c:v>
                </c:pt>
                <c:pt idx="950">
                  <c:v>52.672311000000001</c:v>
                </c:pt>
                <c:pt idx="951">
                  <c:v>51.825916800000002</c:v>
                </c:pt>
                <c:pt idx="952">
                  <c:v>50.724230400000003</c:v>
                </c:pt>
                <c:pt idx="953">
                  <c:v>49.353672600000003</c:v>
                </c:pt>
                <c:pt idx="954">
                  <c:v>47.723779800000003</c:v>
                </c:pt>
                <c:pt idx="955">
                  <c:v>45.8750322</c:v>
                </c:pt>
                <c:pt idx="956">
                  <c:v>43.870944600000001</c:v>
                </c:pt>
                <c:pt idx="957">
                  <c:v>41.790081600000001</c:v>
                </c:pt>
                <c:pt idx="958">
                  <c:v>39.699592199999998</c:v>
                </c:pt>
                <c:pt idx="959">
                  <c:v>37.647811799999999</c:v>
                </c:pt>
                <c:pt idx="960">
                  <c:v>35.644591800000001</c:v>
                </c:pt>
                <c:pt idx="961">
                  <c:v>33.664631399999998</c:v>
                </c:pt>
                <c:pt idx="962">
                  <c:v>31.6769094</c:v>
                </c:pt>
                <c:pt idx="963">
                  <c:v>29.6409366</c:v>
                </c:pt>
                <c:pt idx="964">
                  <c:v>27.510481800000001</c:v>
                </c:pt>
                <c:pt idx="965">
                  <c:v>25.241329799999999</c:v>
                </c:pt>
                <c:pt idx="966">
                  <c:v>22.858902</c:v>
                </c:pt>
                <c:pt idx="967">
                  <c:v>20.387951999999999</c:v>
                </c:pt>
                <c:pt idx="968">
                  <c:v>17.8374636</c:v>
                </c:pt>
                <c:pt idx="969">
                  <c:v>15.2421606</c:v>
                </c:pt>
                <c:pt idx="970">
                  <c:v>12.621492</c:v>
                </c:pt>
                <c:pt idx="971">
                  <c:v>9.9626579999999993</c:v>
                </c:pt>
                <c:pt idx="972">
                  <c:v>7.2534906000000001</c:v>
                </c:pt>
                <c:pt idx="973">
                  <c:v>4.4633196000000002</c:v>
                </c:pt>
                <c:pt idx="974">
                  <c:v>1.5504426</c:v>
                </c:pt>
                <c:pt idx="975">
                  <c:v>-1.47024</c:v>
                </c:pt>
                <c:pt idx="976">
                  <c:v>-4.5718218000000004</c:v>
                </c:pt>
                <c:pt idx="977">
                  <c:v>-7.7407272000000003</c:v>
                </c:pt>
                <c:pt idx="978">
                  <c:v>-10.9732842</c:v>
                </c:pt>
                <c:pt idx="979">
                  <c:v>-14.285043</c:v>
                </c:pt>
                <c:pt idx="980">
                  <c:v>-17.674120800000001</c:v>
                </c:pt>
                <c:pt idx="981">
                  <c:v>-21.124789199999999</c:v>
                </c:pt>
                <c:pt idx="982">
                  <c:v>-24.615801000000001</c:v>
                </c:pt>
                <c:pt idx="983">
                  <c:v>-28.147721399999998</c:v>
                </c:pt>
                <c:pt idx="984">
                  <c:v>-31.7476944</c:v>
                </c:pt>
                <c:pt idx="985">
                  <c:v>-35.444170800000002</c:v>
                </c:pt>
                <c:pt idx="986">
                  <c:v>-39.248139600000002</c:v>
                </c:pt>
                <c:pt idx="987">
                  <c:v>-43.139961</c:v>
                </c:pt>
                <c:pt idx="988">
                  <c:v>-47.092534200000003</c:v>
                </c:pt>
                <c:pt idx="989">
                  <c:v>-51.061415400000001</c:v>
                </c:pt>
                <c:pt idx="990">
                  <c:v>-55.0081062</c:v>
                </c:pt>
                <c:pt idx="991">
                  <c:v>-58.900138200000001</c:v>
                </c:pt>
                <c:pt idx="992">
                  <c:v>-62.732145600000003</c:v>
                </c:pt>
                <c:pt idx="993">
                  <c:v>-66.531094199999998</c:v>
                </c:pt>
                <c:pt idx="994">
                  <c:v>-70.302272400000007</c:v>
                </c:pt>
                <c:pt idx="995">
                  <c:v>-74.0554092</c:v>
                </c:pt>
                <c:pt idx="996">
                  <c:v>-77.790911399999999</c:v>
                </c:pt>
                <c:pt idx="997">
                  <c:v>-81.485654400000001</c:v>
                </c:pt>
                <c:pt idx="998">
                  <c:v>-85.109297400000003</c:v>
                </c:pt>
                <c:pt idx="999">
                  <c:v>-88.6434426</c:v>
                </c:pt>
                <c:pt idx="1000">
                  <c:v>-92.082448799999995</c:v>
                </c:pt>
                <c:pt idx="1001">
                  <c:v>-95.474574000000004</c:v>
                </c:pt>
                <c:pt idx="1002">
                  <c:v>-98.845380000000006</c:v>
                </c:pt>
                <c:pt idx="1003">
                  <c:v>-102.24992159999999</c:v>
                </c:pt>
                <c:pt idx="1004">
                  <c:v>-105.7348188</c:v>
                </c:pt>
                <c:pt idx="1005">
                  <c:v>-109.20544200000001</c:v>
                </c:pt>
                <c:pt idx="1006">
                  <c:v>-112.574493</c:v>
                </c:pt>
                <c:pt idx="1007">
                  <c:v>-115.8063336</c:v>
                </c:pt>
                <c:pt idx="1008">
                  <c:v>-118.8400104</c:v>
                </c:pt>
                <c:pt idx="1009">
                  <c:v>-121.6370376</c:v>
                </c:pt>
                <c:pt idx="1010">
                  <c:v>-124.20862200000001</c:v>
                </c:pt>
                <c:pt idx="1011">
                  <c:v>-126.570078</c:v>
                </c:pt>
                <c:pt idx="1012">
                  <c:v>-128.76152579999999</c:v>
                </c:pt>
                <c:pt idx="1013">
                  <c:v>-130.81307219999999</c:v>
                </c:pt>
                <c:pt idx="1014">
                  <c:v>-132.724593</c:v>
                </c:pt>
                <c:pt idx="1015">
                  <c:v>-134.49839399999999</c:v>
                </c:pt>
                <c:pt idx="1016">
                  <c:v>-136.13472179999999</c:v>
                </c:pt>
                <c:pt idx="1017">
                  <c:v>-137.6278002</c:v>
                </c:pt>
                <c:pt idx="1018">
                  <c:v>-138.96773640000001</c:v>
                </c:pt>
                <c:pt idx="1019">
                  <c:v>-140.157837</c:v>
                </c:pt>
                <c:pt idx="1020">
                  <c:v>-141.23288160000001</c:v>
                </c:pt>
                <c:pt idx="1021">
                  <c:v>-142.2123498</c:v>
                </c:pt>
                <c:pt idx="1022">
                  <c:v>-143.09437500000001</c:v>
                </c:pt>
                <c:pt idx="1023">
                  <c:v>-143.88658559999999</c:v>
                </c:pt>
                <c:pt idx="1024">
                  <c:v>-144.5985216</c:v>
                </c:pt>
                <c:pt idx="1025">
                  <c:v>-145.23977880000001</c:v>
                </c:pt>
                <c:pt idx="1026">
                  <c:v>-145.81219680000001</c:v>
                </c:pt>
                <c:pt idx="1027">
                  <c:v>-146.2999734</c:v>
                </c:pt>
                <c:pt idx="1028">
                  <c:v>-146.68191899999999</c:v>
                </c:pt>
                <c:pt idx="1029">
                  <c:v>-146.94494399999999</c:v>
                </c:pt>
                <c:pt idx="1030">
                  <c:v>-147.08552399999999</c:v>
                </c:pt>
                <c:pt idx="1031">
                  <c:v>-147.11134319999999</c:v>
                </c:pt>
                <c:pt idx="1032">
                  <c:v>-147.02232420000001</c:v>
                </c:pt>
                <c:pt idx="1033">
                  <c:v>-146.83962959999999</c:v>
                </c:pt>
                <c:pt idx="1034">
                  <c:v>-146.5938558</c:v>
                </c:pt>
                <c:pt idx="1035">
                  <c:v>-146.27510280000001</c:v>
                </c:pt>
                <c:pt idx="1036">
                  <c:v>-145.84862519999999</c:v>
                </c:pt>
                <c:pt idx="1037">
                  <c:v>-145.2916386</c:v>
                </c:pt>
                <c:pt idx="1038">
                  <c:v>-144.61768259999999</c:v>
                </c:pt>
                <c:pt idx="1039">
                  <c:v>-143.88050699999999</c:v>
                </c:pt>
                <c:pt idx="1040">
                  <c:v>-143.11661580000001</c:v>
                </c:pt>
                <c:pt idx="1041">
                  <c:v>-142.32596760000001</c:v>
                </c:pt>
                <c:pt idx="1042">
                  <c:v>-141.5005578</c:v>
                </c:pt>
                <c:pt idx="1043">
                  <c:v>-140.63450040000001</c:v>
                </c:pt>
                <c:pt idx="1044">
                  <c:v>-139.74330420000001</c:v>
                </c:pt>
                <c:pt idx="1045">
                  <c:v>-138.85793820000001</c:v>
                </c:pt>
                <c:pt idx="1046">
                  <c:v>-137.96905860000001</c:v>
                </c:pt>
                <c:pt idx="1047">
                  <c:v>-136.99069739999999</c:v>
                </c:pt>
                <c:pt idx="1048">
                  <c:v>-135.83455380000001</c:v>
                </c:pt>
                <c:pt idx="1049">
                  <c:v>-134.43485219999999</c:v>
                </c:pt>
                <c:pt idx="1050">
                  <c:v>-132.82423199999999</c:v>
                </c:pt>
                <c:pt idx="1051">
                  <c:v>-131.0473116</c:v>
                </c:pt>
                <c:pt idx="1052">
                  <c:v>-129.12538319999999</c:v>
                </c:pt>
                <c:pt idx="1053">
                  <c:v>-127.0849752</c:v>
                </c:pt>
                <c:pt idx="1054">
                  <c:v>-124.9736922</c:v>
                </c:pt>
                <c:pt idx="1055">
                  <c:v>-122.8528422</c:v>
                </c:pt>
                <c:pt idx="1056">
                  <c:v>-120.75313319999999</c:v>
                </c:pt>
                <c:pt idx="1057">
                  <c:v>-118.6516044</c:v>
                </c:pt>
                <c:pt idx="1058">
                  <c:v>-116.48868659999999</c:v>
                </c:pt>
                <c:pt idx="1059">
                  <c:v>-114.2067852</c:v>
                </c:pt>
                <c:pt idx="1060">
                  <c:v>-111.77704439999999</c:v>
                </c:pt>
                <c:pt idx="1061">
                  <c:v>-109.1956284</c:v>
                </c:pt>
                <c:pt idx="1062">
                  <c:v>-106.47814320000001</c:v>
                </c:pt>
                <c:pt idx="1063">
                  <c:v>-103.6399212</c:v>
                </c:pt>
                <c:pt idx="1064">
                  <c:v>-100.7015076</c:v>
                </c:pt>
                <c:pt idx="1065">
                  <c:v>-97.669908000000007</c:v>
                </c:pt>
                <c:pt idx="1066">
                  <c:v>-94.556435399999998</c:v>
                </c:pt>
                <c:pt idx="1067">
                  <c:v>-91.348144199999993</c:v>
                </c:pt>
                <c:pt idx="1068">
                  <c:v>-88.001614799999999</c:v>
                </c:pt>
                <c:pt idx="1069">
                  <c:v>-84.475164599999999</c:v>
                </c:pt>
                <c:pt idx="1070">
                  <c:v>-80.736377399999995</c:v>
                </c:pt>
                <c:pt idx="1071">
                  <c:v>-76.773436200000006</c:v>
                </c:pt>
                <c:pt idx="1072">
                  <c:v>-72.589894200000003</c:v>
                </c:pt>
                <c:pt idx="1073">
                  <c:v>-68.263945199999995</c:v>
                </c:pt>
                <c:pt idx="1074">
                  <c:v>-63.853273799999997</c:v>
                </c:pt>
                <c:pt idx="1075">
                  <c:v>-59.404156200000003</c:v>
                </c:pt>
                <c:pt idx="1076">
                  <c:v>-54.947356200000002</c:v>
                </c:pt>
                <c:pt idx="1077">
                  <c:v>-50.480609399999999</c:v>
                </c:pt>
                <c:pt idx="1078">
                  <c:v>-45.9727362</c:v>
                </c:pt>
                <c:pt idx="1079">
                  <c:v>-41.386825799999997</c:v>
                </c:pt>
                <c:pt idx="1080">
                  <c:v>-36.720896400000001</c:v>
                </c:pt>
                <c:pt idx="1081">
                  <c:v>-32.011586999999999</c:v>
                </c:pt>
                <c:pt idx="1082">
                  <c:v>-27.293931000000001</c:v>
                </c:pt>
                <c:pt idx="1083">
                  <c:v>-22.627972799999998</c:v>
                </c:pt>
                <c:pt idx="1084">
                  <c:v>-18.023783399999999</c:v>
                </c:pt>
                <c:pt idx="1085">
                  <c:v>-13.458618</c:v>
                </c:pt>
                <c:pt idx="1086">
                  <c:v>-8.9497098000000008</c:v>
                </c:pt>
                <c:pt idx="1087">
                  <c:v>-4.4927802000000003</c:v>
                </c:pt>
                <c:pt idx="1088">
                  <c:v>-0.1009944</c:v>
                </c:pt>
                <c:pt idx="1089">
                  <c:v>4.2159257999999999</c:v>
                </c:pt>
                <c:pt idx="1090">
                  <c:v>8.4290958000000007</c:v>
                </c:pt>
                <c:pt idx="1091">
                  <c:v>12.4978914</c:v>
                </c:pt>
                <c:pt idx="1092">
                  <c:v>16.425925199999998</c:v>
                </c:pt>
                <c:pt idx="1093">
                  <c:v>20.219529600000001</c:v>
                </c:pt>
                <c:pt idx="1094">
                  <c:v>23.910121799999999</c:v>
                </c:pt>
                <c:pt idx="1095">
                  <c:v>27.5149458</c:v>
                </c:pt>
                <c:pt idx="1096">
                  <c:v>31.043195999999998</c:v>
                </c:pt>
                <c:pt idx="1097">
                  <c:v>34.473500999999999</c:v>
                </c:pt>
                <c:pt idx="1098">
                  <c:v>37.765360800000003</c:v>
                </c:pt>
                <c:pt idx="1099">
                  <c:v>40.878496800000001</c:v>
                </c:pt>
                <c:pt idx="1100">
                  <c:v>43.7938434</c:v>
                </c:pt>
                <c:pt idx="1101">
                  <c:v>46.507735799999999</c:v>
                </c:pt>
                <c:pt idx="1102">
                  <c:v>49.018240800000001</c:v>
                </c:pt>
                <c:pt idx="1103">
                  <c:v>51.329055599999997</c:v>
                </c:pt>
                <c:pt idx="1104">
                  <c:v>53.442072000000003</c:v>
                </c:pt>
                <c:pt idx="1105">
                  <c:v>55.345681800000001</c:v>
                </c:pt>
                <c:pt idx="1106">
                  <c:v>57.045349799999997</c:v>
                </c:pt>
                <c:pt idx="1107">
                  <c:v>58.541041800000002</c:v>
                </c:pt>
                <c:pt idx="1108">
                  <c:v>59.832808200000002</c:v>
                </c:pt>
                <c:pt idx="1109">
                  <c:v>60.934222800000001</c:v>
                </c:pt>
                <c:pt idx="1110">
                  <c:v>61.8858648</c:v>
                </c:pt>
                <c:pt idx="1111">
                  <c:v>62.735990399999999</c:v>
                </c:pt>
                <c:pt idx="1112">
                  <c:v>63.507637799999998</c:v>
                </c:pt>
                <c:pt idx="1113">
                  <c:v>64.204430400000007</c:v>
                </c:pt>
                <c:pt idx="1114">
                  <c:v>64.824301800000001</c:v>
                </c:pt>
                <c:pt idx="1115">
                  <c:v>65.371003200000004</c:v>
                </c:pt>
                <c:pt idx="1116">
                  <c:v>65.852333999999999</c:v>
                </c:pt>
                <c:pt idx="1117">
                  <c:v>66.297198600000002</c:v>
                </c:pt>
                <c:pt idx="1118">
                  <c:v>66.730553999999998</c:v>
                </c:pt>
                <c:pt idx="1119">
                  <c:v>67.152272400000001</c:v>
                </c:pt>
                <c:pt idx="1120">
                  <c:v>67.556408399999995</c:v>
                </c:pt>
                <c:pt idx="1121">
                  <c:v>67.954449600000004</c:v>
                </c:pt>
                <c:pt idx="1122">
                  <c:v>68.323588200000003</c:v>
                </c:pt>
                <c:pt idx="1123">
                  <c:v>68.574016799999995</c:v>
                </c:pt>
                <c:pt idx="1124">
                  <c:v>68.642850600000003</c:v>
                </c:pt>
                <c:pt idx="1125">
                  <c:v>68.487492599999996</c:v>
                </c:pt>
                <c:pt idx="1126">
                  <c:v>68.132174399999997</c:v>
                </c:pt>
                <c:pt idx="1127">
                  <c:v>67.6342152</c:v>
                </c:pt>
                <c:pt idx="1128">
                  <c:v>67.081993199999999</c:v>
                </c:pt>
                <c:pt idx="1129">
                  <c:v>66.537296999999995</c:v>
                </c:pt>
                <c:pt idx="1130">
                  <c:v>65.994663599999996</c:v>
                </c:pt>
                <c:pt idx="1131">
                  <c:v>65.375866799999997</c:v>
                </c:pt>
                <c:pt idx="1132">
                  <c:v>64.575856799999997</c:v>
                </c:pt>
                <c:pt idx="1133">
                  <c:v>63.5717736</c:v>
                </c:pt>
                <c:pt idx="1134">
                  <c:v>62.3090574</c:v>
                </c:pt>
                <c:pt idx="1135">
                  <c:v>60.777228600000001</c:v>
                </c:pt>
                <c:pt idx="1136">
                  <c:v>59.048438400000002</c:v>
                </c:pt>
                <c:pt idx="1137">
                  <c:v>57.2086386</c:v>
                </c:pt>
                <c:pt idx="1138">
                  <c:v>55.267475400000002</c:v>
                </c:pt>
                <c:pt idx="1139">
                  <c:v>53.206284599999996</c:v>
                </c:pt>
                <c:pt idx="1140">
                  <c:v>50.981833799999997</c:v>
                </c:pt>
                <c:pt idx="1141">
                  <c:v>48.560380199999997</c:v>
                </c:pt>
                <c:pt idx="1142">
                  <c:v>45.990097200000001</c:v>
                </c:pt>
                <c:pt idx="1143">
                  <c:v>43.295966999999997</c:v>
                </c:pt>
                <c:pt idx="1144">
                  <c:v>40.500624600000002</c:v>
                </c:pt>
                <c:pt idx="1145">
                  <c:v>37.609194600000002</c:v>
                </c:pt>
                <c:pt idx="1146">
                  <c:v>34.611501599999997</c:v>
                </c:pt>
                <c:pt idx="1147">
                  <c:v>31.490051399999999</c:v>
                </c:pt>
                <c:pt idx="1148">
                  <c:v>28.245123</c:v>
                </c:pt>
                <c:pt idx="1149">
                  <c:v>24.8963508</c:v>
                </c:pt>
                <c:pt idx="1150">
                  <c:v>21.478305599999999</c:v>
                </c:pt>
                <c:pt idx="1151">
                  <c:v>18.0473958</c:v>
                </c:pt>
                <c:pt idx="1152">
                  <c:v>14.638339800000001</c:v>
                </c:pt>
                <c:pt idx="1153">
                  <c:v>11.2507164</c:v>
                </c:pt>
                <c:pt idx="1154">
                  <c:v>7.8668243999999996</c:v>
                </c:pt>
                <c:pt idx="1155">
                  <c:v>4.4573868000000001</c:v>
                </c:pt>
                <c:pt idx="1156">
                  <c:v>0.98358840000000003</c:v>
                </c:pt>
                <c:pt idx="1157">
                  <c:v>-2.5832411999999998</c:v>
                </c:pt>
                <c:pt idx="1158">
                  <c:v>-6.2387189999999997</c:v>
                </c:pt>
                <c:pt idx="1159">
                  <c:v>-9.9534924</c:v>
                </c:pt>
                <c:pt idx="1160">
                  <c:v>-13.7023668</c:v>
                </c:pt>
                <c:pt idx="1161">
                  <c:v>-17.473978800000001</c:v>
                </c:pt>
                <c:pt idx="1162">
                  <c:v>-21.272419800000002</c:v>
                </c:pt>
                <c:pt idx="1163">
                  <c:v>-25.1015832</c:v>
                </c:pt>
                <c:pt idx="1164">
                  <c:v>-28.957597199999999</c:v>
                </c:pt>
                <c:pt idx="1165">
                  <c:v>-32.802046199999999</c:v>
                </c:pt>
                <c:pt idx="1166">
                  <c:v>-36.621700199999999</c:v>
                </c:pt>
                <c:pt idx="1167">
                  <c:v>-40.408700400000001</c:v>
                </c:pt>
                <c:pt idx="1168">
                  <c:v>-44.166315599999997</c:v>
                </c:pt>
                <c:pt idx="1169">
                  <c:v>-47.8846512</c:v>
                </c:pt>
                <c:pt idx="1170">
                  <c:v>-51.525291600000003</c:v>
                </c:pt>
                <c:pt idx="1171">
                  <c:v>-55.065614400000001</c:v>
                </c:pt>
                <c:pt idx="1172">
                  <c:v>-58.5096858</c:v>
                </c:pt>
                <c:pt idx="1173">
                  <c:v>-61.888150799999998</c:v>
                </c:pt>
                <c:pt idx="1174">
                  <c:v>-65.243107800000004</c:v>
                </c:pt>
                <c:pt idx="1175">
                  <c:v>-68.593598999999998</c:v>
                </c:pt>
                <c:pt idx="1176">
                  <c:v>-71.918776800000003</c:v>
                </c:pt>
                <c:pt idx="1177">
                  <c:v>-75.220882200000005</c:v>
                </c:pt>
                <c:pt idx="1178">
                  <c:v>-78.500294999999994</c:v>
                </c:pt>
                <c:pt idx="1179">
                  <c:v>-81.762389999999996</c:v>
                </c:pt>
                <c:pt idx="1180">
                  <c:v>-85.010373000000001</c:v>
                </c:pt>
                <c:pt idx="1181">
                  <c:v>-88.247746800000002</c:v>
                </c:pt>
                <c:pt idx="1182">
                  <c:v>-91.477945800000001</c:v>
                </c:pt>
                <c:pt idx="1183">
                  <c:v>-94.703266799999994</c:v>
                </c:pt>
                <c:pt idx="1184">
                  <c:v>-97.939861199999996</c:v>
                </c:pt>
                <c:pt idx="1185">
                  <c:v>-101.14787339999999</c:v>
                </c:pt>
                <c:pt idx="1186">
                  <c:v>-104.2735356</c:v>
                </c:pt>
                <c:pt idx="1187">
                  <c:v>-107.2497888</c:v>
                </c:pt>
                <c:pt idx="1188">
                  <c:v>-110.0843838</c:v>
                </c:pt>
                <c:pt idx="1189">
                  <c:v>-112.8154734</c:v>
                </c:pt>
                <c:pt idx="1190">
                  <c:v>-115.460154</c:v>
                </c:pt>
                <c:pt idx="1191">
                  <c:v>-118.0124316</c:v>
                </c:pt>
                <c:pt idx="1192">
                  <c:v>-120.452859</c:v>
                </c:pt>
                <c:pt idx="1193">
                  <c:v>-122.7796578</c:v>
                </c:pt>
                <c:pt idx="1194">
                  <c:v>-125.000973</c:v>
                </c:pt>
                <c:pt idx="1195">
                  <c:v>-127.1190294</c:v>
                </c:pt>
                <c:pt idx="1196">
                  <c:v>-129.137778</c:v>
                </c:pt>
                <c:pt idx="1197">
                  <c:v>-131.05516679999999</c:v>
                </c:pt>
                <c:pt idx="1198">
                  <c:v>-132.86520179999999</c:v>
                </c:pt>
                <c:pt idx="1199">
                  <c:v>-134.5428306</c:v>
                </c:pt>
                <c:pt idx="1200">
                  <c:v>-136.07661959999999</c:v>
                </c:pt>
                <c:pt idx="1201">
                  <c:v>-137.4724314</c:v>
                </c:pt>
                <c:pt idx="1202">
                  <c:v>-138.7609794</c:v>
                </c:pt>
                <c:pt idx="1203">
                  <c:v>-139.97674079999999</c:v>
                </c:pt>
                <c:pt idx="1204">
                  <c:v>-141.14068019999999</c:v>
                </c:pt>
                <c:pt idx="1205">
                  <c:v>-142.2604116</c:v>
                </c:pt>
                <c:pt idx="1206">
                  <c:v>-143.31101939999999</c:v>
                </c:pt>
                <c:pt idx="1207">
                  <c:v>-144.27527760000001</c:v>
                </c:pt>
                <c:pt idx="1208">
                  <c:v>-145.12071599999999</c:v>
                </c:pt>
                <c:pt idx="1209">
                  <c:v>-145.81116539999999</c:v>
                </c:pt>
                <c:pt idx="1210">
                  <c:v>-146.32162020000001</c:v>
                </c:pt>
                <c:pt idx="1211">
                  <c:v>-146.65749479999999</c:v>
                </c:pt>
                <c:pt idx="1212">
                  <c:v>-146.78446500000001</c:v>
                </c:pt>
                <c:pt idx="1213">
                  <c:v>-146.66443200000001</c:v>
                </c:pt>
                <c:pt idx="1214">
                  <c:v>-146.3376906</c:v>
                </c:pt>
                <c:pt idx="1215">
                  <c:v>-145.84068719999999</c:v>
                </c:pt>
                <c:pt idx="1216">
                  <c:v>-145.21928940000001</c:v>
                </c:pt>
                <c:pt idx="1217">
                  <c:v>-144.49239</c:v>
                </c:pt>
                <c:pt idx="1218">
                  <c:v>-143.67711600000001</c:v>
                </c:pt>
                <c:pt idx="1219">
                  <c:v>-142.78906979999999</c:v>
                </c:pt>
                <c:pt idx="1220">
                  <c:v>-141.83379540000001</c:v>
                </c:pt>
                <c:pt idx="1221">
                  <c:v>-140.79617820000001</c:v>
                </c:pt>
                <c:pt idx="1222">
                  <c:v>-139.65147540000001</c:v>
                </c:pt>
                <c:pt idx="1223">
                  <c:v>-138.39224580000001</c:v>
                </c:pt>
                <c:pt idx="1224">
                  <c:v>-137.06702100000001</c:v>
                </c:pt>
                <c:pt idx="1225">
                  <c:v>-135.71404559999999</c:v>
                </c:pt>
                <c:pt idx="1226">
                  <c:v>-134.35558739999999</c:v>
                </c:pt>
                <c:pt idx="1227">
                  <c:v>-133.004313</c:v>
                </c:pt>
                <c:pt idx="1228">
                  <c:v>-131.68294019999999</c:v>
                </c:pt>
                <c:pt idx="1229">
                  <c:v>-130.41250020000001</c:v>
                </c:pt>
                <c:pt idx="1230">
                  <c:v>-129.17930580000001</c:v>
                </c:pt>
                <c:pt idx="1231">
                  <c:v>-127.9606302</c:v>
                </c:pt>
                <c:pt idx="1232">
                  <c:v>-126.75549239999999</c:v>
                </c:pt>
                <c:pt idx="1233">
                  <c:v>-125.54943660000001</c:v>
                </c:pt>
                <c:pt idx="1234">
                  <c:v>-124.3120284</c:v>
                </c:pt>
                <c:pt idx="1235">
                  <c:v>-123.01785719999999</c:v>
                </c:pt>
                <c:pt idx="1236">
                  <c:v>-121.66035840000001</c:v>
                </c:pt>
                <c:pt idx="1237">
                  <c:v>-120.26975040000001</c:v>
                </c:pt>
                <c:pt idx="1238">
                  <c:v>-118.8765144</c:v>
                </c:pt>
                <c:pt idx="1239">
                  <c:v>-117.48830940000001</c:v>
                </c:pt>
                <c:pt idx="1240">
                  <c:v>-116.08609319999999</c:v>
                </c:pt>
                <c:pt idx="1241">
                  <c:v>-114.6548538</c:v>
                </c:pt>
                <c:pt idx="1242">
                  <c:v>-113.1952356</c:v>
                </c:pt>
                <c:pt idx="1243">
                  <c:v>-111.6711792</c:v>
                </c:pt>
                <c:pt idx="1244">
                  <c:v>-110.02679639999999</c:v>
                </c:pt>
                <c:pt idx="1245">
                  <c:v>-108.21346200000001</c:v>
                </c:pt>
                <c:pt idx="1246">
                  <c:v>-106.23475620000001</c:v>
                </c:pt>
                <c:pt idx="1247">
                  <c:v>-104.0963472</c:v>
                </c:pt>
                <c:pt idx="1248">
                  <c:v>-101.801952</c:v>
                </c:pt>
                <c:pt idx="1249">
                  <c:v>-99.342093599999998</c:v>
                </c:pt>
                <c:pt idx="1250">
                  <c:v>-96.705554399999997</c:v>
                </c:pt>
                <c:pt idx="1251">
                  <c:v>-93.909668400000001</c:v>
                </c:pt>
                <c:pt idx="1252">
                  <c:v>-90.9834678</c:v>
                </c:pt>
                <c:pt idx="1253">
                  <c:v>-87.9446808</c:v>
                </c:pt>
                <c:pt idx="1254">
                  <c:v>-84.822467399999994</c:v>
                </c:pt>
                <c:pt idx="1255">
                  <c:v>-81.635920200000001</c:v>
                </c:pt>
                <c:pt idx="1256">
                  <c:v>-78.363185400000006</c:v>
                </c:pt>
                <c:pt idx="1257">
                  <c:v>-74.976359400000007</c:v>
                </c:pt>
                <c:pt idx="1258">
                  <c:v>-71.503795800000006</c:v>
                </c:pt>
                <c:pt idx="1259">
                  <c:v>-68.066929799999997</c:v>
                </c:pt>
                <c:pt idx="1260">
                  <c:v>-64.685649600000005</c:v>
                </c:pt>
                <c:pt idx="1261">
                  <c:v>-61.335561599999998</c:v>
                </c:pt>
                <c:pt idx="1262">
                  <c:v>-57.966532200000003</c:v>
                </c:pt>
                <c:pt idx="1263">
                  <c:v>-54.539888400000002</c:v>
                </c:pt>
                <c:pt idx="1264">
                  <c:v>-51.055180200000002</c:v>
                </c:pt>
                <c:pt idx="1265">
                  <c:v>-47.504284200000001</c:v>
                </c:pt>
                <c:pt idx="1266">
                  <c:v>-43.892857800000002</c:v>
                </c:pt>
                <c:pt idx="1267">
                  <c:v>-40.261167</c:v>
                </c:pt>
                <c:pt idx="1268">
                  <c:v>-36.615299399999998</c:v>
                </c:pt>
                <c:pt idx="1269">
                  <c:v>-32.930452799999998</c:v>
                </c:pt>
                <c:pt idx="1270">
                  <c:v>-29.183684400000001</c:v>
                </c:pt>
                <c:pt idx="1271">
                  <c:v>-25.3697184</c:v>
                </c:pt>
                <c:pt idx="1272">
                  <c:v>-21.492989999999999</c:v>
                </c:pt>
                <c:pt idx="1273">
                  <c:v>-17.574804</c:v>
                </c:pt>
                <c:pt idx="1274">
                  <c:v>-13.6113534</c:v>
                </c:pt>
                <c:pt idx="1275">
                  <c:v>-9.6061338000000003</c:v>
                </c:pt>
                <c:pt idx="1276">
                  <c:v>-5.5914083999999997</c:v>
                </c:pt>
                <c:pt idx="1277">
                  <c:v>-1.6320672000000001</c:v>
                </c:pt>
                <c:pt idx="1278">
                  <c:v>2.2281371999999999</c:v>
                </c:pt>
                <c:pt idx="1279">
                  <c:v>5.9912315999999999</c:v>
                </c:pt>
                <c:pt idx="1280">
                  <c:v>9.6706512</c:v>
                </c:pt>
                <c:pt idx="1281">
                  <c:v>13.268417400000001</c:v>
                </c:pt>
                <c:pt idx="1282">
                  <c:v>16.778690999999998</c:v>
                </c:pt>
                <c:pt idx="1283">
                  <c:v>20.146638599999999</c:v>
                </c:pt>
                <c:pt idx="1284">
                  <c:v>23.355532799999999</c:v>
                </c:pt>
                <c:pt idx="1285">
                  <c:v>26.387747999999998</c:v>
                </c:pt>
                <c:pt idx="1286">
                  <c:v>29.221212600000001</c:v>
                </c:pt>
                <c:pt idx="1287">
                  <c:v>31.831905599999999</c:v>
                </c:pt>
                <c:pt idx="1288">
                  <c:v>34.1931096</c:v>
                </c:pt>
                <c:pt idx="1289">
                  <c:v>36.296568000000001</c:v>
                </c:pt>
                <c:pt idx="1290">
                  <c:v>38.1266046</c:v>
                </c:pt>
                <c:pt idx="1291">
                  <c:v>39.660762599999998</c:v>
                </c:pt>
                <c:pt idx="1292">
                  <c:v>40.880592</c:v>
                </c:pt>
                <c:pt idx="1293">
                  <c:v>41.76144</c:v>
                </c:pt>
                <c:pt idx="1294">
                  <c:v>42.322053599999997</c:v>
                </c:pt>
                <c:pt idx="1295">
                  <c:v>42.611353200000003</c:v>
                </c:pt>
                <c:pt idx="1296">
                  <c:v>42.684728399999997</c:v>
                </c:pt>
                <c:pt idx="1297">
                  <c:v>42.608052000000001</c:v>
                </c:pt>
                <c:pt idx="1298">
                  <c:v>42.408352800000003</c:v>
                </c:pt>
                <c:pt idx="1299">
                  <c:v>42.098954399999997</c:v>
                </c:pt>
                <c:pt idx="1300">
                  <c:v>41.674521599999999</c:v>
                </c:pt>
                <c:pt idx="1301">
                  <c:v>41.099340599999998</c:v>
                </c:pt>
                <c:pt idx="1302">
                  <c:v>40.354291799999999</c:v>
                </c:pt>
                <c:pt idx="1303">
                  <c:v>39.446737200000001</c:v>
                </c:pt>
                <c:pt idx="1304">
                  <c:v>38.3823072</c:v>
                </c:pt>
                <c:pt idx="1305">
                  <c:v>37.159122600000003</c:v>
                </c:pt>
                <c:pt idx="1306">
                  <c:v>35.798151599999997</c:v>
                </c:pt>
                <c:pt idx="1307">
                  <c:v>34.351126200000003</c:v>
                </c:pt>
                <c:pt idx="1308">
                  <c:v>32.825804400000003</c:v>
                </c:pt>
                <c:pt idx="1309">
                  <c:v>31.270417200000001</c:v>
                </c:pt>
                <c:pt idx="1310">
                  <c:v>29.692918800000001</c:v>
                </c:pt>
                <c:pt idx="1311">
                  <c:v>28.088940600000001</c:v>
                </c:pt>
                <c:pt idx="1312">
                  <c:v>26.489845800000001</c:v>
                </c:pt>
                <c:pt idx="1313">
                  <c:v>24.8908986</c:v>
                </c:pt>
                <c:pt idx="1314">
                  <c:v>23.301394200000001</c:v>
                </c:pt>
                <c:pt idx="1315">
                  <c:v>21.700405799999999</c:v>
                </c:pt>
                <c:pt idx="1316">
                  <c:v>20.0720484</c:v>
                </c:pt>
                <c:pt idx="1317">
                  <c:v>18.509571000000001</c:v>
                </c:pt>
                <c:pt idx="1318">
                  <c:v>17.041489200000001</c:v>
                </c:pt>
                <c:pt idx="1319">
                  <c:v>15.6315366</c:v>
                </c:pt>
                <c:pt idx="1320">
                  <c:v>14.2509798</c:v>
                </c:pt>
                <c:pt idx="1321">
                  <c:v>12.8627406</c:v>
                </c:pt>
                <c:pt idx="1322">
                  <c:v>11.3729706</c:v>
                </c:pt>
                <c:pt idx="1323">
                  <c:v>9.7336188000000003</c:v>
                </c:pt>
                <c:pt idx="1324">
                  <c:v>7.9940106000000002</c:v>
                </c:pt>
                <c:pt idx="1325">
                  <c:v>6.1460676000000003</c:v>
                </c:pt>
                <c:pt idx="1326">
                  <c:v>4.2198354</c:v>
                </c:pt>
                <c:pt idx="1327">
                  <c:v>2.2689270000000001</c:v>
                </c:pt>
                <c:pt idx="1328">
                  <c:v>0.29277360000000002</c:v>
                </c:pt>
                <c:pt idx="1329">
                  <c:v>-1.7120952</c:v>
                </c:pt>
                <c:pt idx="1330">
                  <c:v>-3.7591038000000001</c:v>
                </c:pt>
                <c:pt idx="1331">
                  <c:v>-5.9003747999999998</c:v>
                </c:pt>
                <c:pt idx="1332">
                  <c:v>-8.1661374000000002</c:v>
                </c:pt>
                <c:pt idx="1333">
                  <c:v>-10.546655400000001</c:v>
                </c:pt>
                <c:pt idx="1334">
                  <c:v>-13.036530600000001</c:v>
                </c:pt>
                <c:pt idx="1335">
                  <c:v>-15.616735200000001</c:v>
                </c:pt>
                <c:pt idx="1336">
                  <c:v>-18.266738400000001</c:v>
                </c:pt>
                <c:pt idx="1337">
                  <c:v>-20.976980399999999</c:v>
                </c:pt>
                <c:pt idx="1338">
                  <c:v>-23.712625800000001</c:v>
                </c:pt>
                <c:pt idx="1339">
                  <c:v>-26.4789216</c:v>
                </c:pt>
                <c:pt idx="1340">
                  <c:v>-29.258011799999998</c:v>
                </c:pt>
                <c:pt idx="1341">
                  <c:v>-32.061236399999999</c:v>
                </c:pt>
                <c:pt idx="1342">
                  <c:v>-34.8907752</c:v>
                </c:pt>
                <c:pt idx="1343">
                  <c:v>-37.750921200000001</c:v>
                </c:pt>
                <c:pt idx="1344">
                  <c:v>-40.668553799999998</c:v>
                </c:pt>
                <c:pt idx="1345">
                  <c:v>-43.662956399999999</c:v>
                </c:pt>
                <c:pt idx="1346">
                  <c:v>-46.732435199999998</c:v>
                </c:pt>
                <c:pt idx="1347">
                  <c:v>-49.904015399999999</c:v>
                </c:pt>
                <c:pt idx="1348">
                  <c:v>-53.183584799999998</c:v>
                </c:pt>
                <c:pt idx="1349">
                  <c:v>-56.527102800000002</c:v>
                </c:pt>
                <c:pt idx="1350">
                  <c:v>-59.934252600000001</c:v>
                </c:pt>
                <c:pt idx="1351">
                  <c:v>-63.415765800000003</c:v>
                </c:pt>
                <c:pt idx="1352">
                  <c:v>-66.980388599999998</c:v>
                </c:pt>
                <c:pt idx="1353">
                  <c:v>-70.622384400000001</c:v>
                </c:pt>
                <c:pt idx="1354">
                  <c:v>-74.321612999999999</c:v>
                </c:pt>
                <c:pt idx="1355">
                  <c:v>-78.051317400000002</c:v>
                </c:pt>
                <c:pt idx="1356">
                  <c:v>-81.817597800000001</c:v>
                </c:pt>
                <c:pt idx="1357">
                  <c:v>-85.637143800000004</c:v>
                </c:pt>
                <c:pt idx="1358">
                  <c:v>-89.445630600000001</c:v>
                </c:pt>
                <c:pt idx="1359">
                  <c:v>-93.249147600000001</c:v>
                </c:pt>
                <c:pt idx="1360">
                  <c:v>-97.019598599999995</c:v>
                </c:pt>
                <c:pt idx="1361">
                  <c:v>-100.70187300000001</c:v>
                </c:pt>
                <c:pt idx="1362">
                  <c:v>-104.3094996</c:v>
                </c:pt>
                <c:pt idx="1363">
                  <c:v>-107.85999959999999</c:v>
                </c:pt>
                <c:pt idx="1364">
                  <c:v>-111.3417378</c:v>
                </c:pt>
                <c:pt idx="1365">
                  <c:v>-114.7219704</c:v>
                </c:pt>
                <c:pt idx="1366">
                  <c:v>-118.0050552</c:v>
                </c:pt>
                <c:pt idx="1367">
                  <c:v>-121.16073059999999</c:v>
                </c:pt>
                <c:pt idx="1368">
                  <c:v>-124.2037242</c:v>
                </c:pt>
                <c:pt idx="1369">
                  <c:v>-127.1283498</c:v>
                </c:pt>
                <c:pt idx="1370">
                  <c:v>-129.9017844</c:v>
                </c:pt>
                <c:pt idx="1371">
                  <c:v>-132.51388679999999</c:v>
                </c:pt>
                <c:pt idx="1372">
                  <c:v>-134.97599700000001</c:v>
                </c:pt>
                <c:pt idx="1373">
                  <c:v>-137.27681999999999</c:v>
                </c:pt>
                <c:pt idx="1374">
                  <c:v>-139.40330220000001</c:v>
                </c:pt>
                <c:pt idx="1375">
                  <c:v>-141.3517014</c:v>
                </c:pt>
                <c:pt idx="1376">
                  <c:v>-143.12914380000001</c:v>
                </c:pt>
                <c:pt idx="1377">
                  <c:v>-144.73772640000001</c:v>
                </c:pt>
                <c:pt idx="1378">
                  <c:v>-146.17580219999999</c:v>
                </c:pt>
                <c:pt idx="1379">
                  <c:v>-147.42205920000001</c:v>
                </c:pt>
                <c:pt idx="1380">
                  <c:v>-148.42294200000001</c:v>
                </c:pt>
                <c:pt idx="1381">
                  <c:v>-149.1541704</c:v>
                </c:pt>
                <c:pt idx="1382">
                  <c:v>-149.64652079999999</c:v>
                </c:pt>
                <c:pt idx="1383">
                  <c:v>-149.93241839999999</c:v>
                </c:pt>
                <c:pt idx="1384">
                  <c:v>-150.046065</c:v>
                </c:pt>
                <c:pt idx="1385">
                  <c:v>-150.023403</c:v>
                </c:pt>
                <c:pt idx="1386">
                  <c:v>-149.89119840000001</c:v>
                </c:pt>
                <c:pt idx="1387">
                  <c:v>-149.66493120000001</c:v>
                </c:pt>
                <c:pt idx="1388">
                  <c:v>-149.3542764</c:v>
                </c:pt>
                <c:pt idx="1389">
                  <c:v>-148.9496292</c:v>
                </c:pt>
                <c:pt idx="1390">
                  <c:v>-148.42996020000001</c:v>
                </c:pt>
                <c:pt idx="1391">
                  <c:v>-147.8131056</c:v>
                </c:pt>
                <c:pt idx="1392">
                  <c:v>-147.1602762</c:v>
                </c:pt>
                <c:pt idx="1393">
                  <c:v>-146.54009160000001</c:v>
                </c:pt>
                <c:pt idx="1394">
                  <c:v>-145.98913859999999</c:v>
                </c:pt>
                <c:pt idx="1395">
                  <c:v>-145.51118819999999</c:v>
                </c:pt>
                <c:pt idx="1396">
                  <c:v>-145.08286559999999</c:v>
                </c:pt>
                <c:pt idx="1397">
                  <c:v>-144.648819</c:v>
                </c:pt>
                <c:pt idx="1398">
                  <c:v>-144.1556046</c:v>
                </c:pt>
                <c:pt idx="1399">
                  <c:v>-143.58227220000001</c:v>
                </c:pt>
                <c:pt idx="1400">
                  <c:v>-142.92156059999999</c:v>
                </c:pt>
                <c:pt idx="1401">
                  <c:v>-142.17510060000001</c:v>
                </c:pt>
                <c:pt idx="1402">
                  <c:v>-141.36308099999999</c:v>
                </c:pt>
                <c:pt idx="1403">
                  <c:v>-140.51927520000001</c:v>
                </c:pt>
                <c:pt idx="1404">
                  <c:v>-139.6553112</c:v>
                </c:pt>
                <c:pt idx="1405">
                  <c:v>-138.73887540000001</c:v>
                </c:pt>
                <c:pt idx="1406">
                  <c:v>-137.73546719999999</c:v>
                </c:pt>
                <c:pt idx="1407">
                  <c:v>-136.62798839999999</c:v>
                </c:pt>
                <c:pt idx="1408">
                  <c:v>-135.41115780000001</c:v>
                </c:pt>
                <c:pt idx="1409">
                  <c:v>-134.09280000000001</c:v>
                </c:pt>
                <c:pt idx="1410">
                  <c:v>-132.6656754</c:v>
                </c:pt>
                <c:pt idx="1411">
                  <c:v>-131.10147000000001</c:v>
                </c:pt>
                <c:pt idx="1412">
                  <c:v>-129.37909500000001</c:v>
                </c:pt>
                <c:pt idx="1413">
                  <c:v>-127.5232626</c:v>
                </c:pt>
                <c:pt idx="1414">
                  <c:v>-125.5639608</c:v>
                </c:pt>
                <c:pt idx="1415">
                  <c:v>-123.59660220000001</c:v>
                </c:pt>
                <c:pt idx="1416">
                  <c:v>-121.682745</c:v>
                </c:pt>
                <c:pt idx="1417">
                  <c:v>-119.8452114</c:v>
                </c:pt>
                <c:pt idx="1418">
                  <c:v>-118.0604304</c:v>
                </c:pt>
                <c:pt idx="1419">
                  <c:v>-116.2513944</c:v>
                </c:pt>
                <c:pt idx="1420">
                  <c:v>-114.3554688</c:v>
                </c:pt>
                <c:pt idx="1421">
                  <c:v>-112.359942</c:v>
                </c:pt>
                <c:pt idx="1422">
                  <c:v>-110.27496240000001</c:v>
                </c:pt>
                <c:pt idx="1423">
                  <c:v>-108.15247979999999</c:v>
                </c:pt>
                <c:pt idx="1424">
                  <c:v>-106.0657434</c:v>
                </c:pt>
                <c:pt idx="1425">
                  <c:v>-104.0414184</c:v>
                </c:pt>
                <c:pt idx="1426">
                  <c:v>-102.07111140000001</c:v>
                </c:pt>
                <c:pt idx="1427">
                  <c:v>-100.0707948</c:v>
                </c:pt>
                <c:pt idx="1428">
                  <c:v>-98.0267652</c:v>
                </c:pt>
                <c:pt idx="1429">
                  <c:v>-95.902624799999998</c:v>
                </c:pt>
                <c:pt idx="1430">
                  <c:v>-93.700389599999994</c:v>
                </c:pt>
                <c:pt idx="1431">
                  <c:v>-91.450395</c:v>
                </c:pt>
                <c:pt idx="1432">
                  <c:v>-89.178704999999994</c:v>
                </c:pt>
                <c:pt idx="1433">
                  <c:v>-86.907893400000006</c:v>
                </c:pt>
                <c:pt idx="1434">
                  <c:v>-84.647854800000005</c:v>
                </c:pt>
                <c:pt idx="1435">
                  <c:v>-82.400950800000004</c:v>
                </c:pt>
                <c:pt idx="1436">
                  <c:v>-80.132889599999999</c:v>
                </c:pt>
                <c:pt idx="1437">
                  <c:v>-77.811469200000005</c:v>
                </c:pt>
                <c:pt idx="1438">
                  <c:v>-75.415883399999998</c:v>
                </c:pt>
                <c:pt idx="1439">
                  <c:v>-72.923106599999997</c:v>
                </c:pt>
                <c:pt idx="1440">
                  <c:v>-70.298467200000005</c:v>
                </c:pt>
                <c:pt idx="1441">
                  <c:v>-67.535760600000003</c:v>
                </c:pt>
                <c:pt idx="1442">
                  <c:v>-64.7111898</c:v>
                </c:pt>
                <c:pt idx="1443">
                  <c:v>-61.851329999999997</c:v>
                </c:pt>
                <c:pt idx="1444">
                  <c:v>-58.952294999999999</c:v>
                </c:pt>
                <c:pt idx="1445">
                  <c:v>-55.960592400000003</c:v>
                </c:pt>
                <c:pt idx="1446">
                  <c:v>-52.822699200000002</c:v>
                </c:pt>
                <c:pt idx="1447">
                  <c:v>-49.481026200000002</c:v>
                </c:pt>
                <c:pt idx="1448">
                  <c:v>-45.944710200000003</c:v>
                </c:pt>
                <c:pt idx="1449">
                  <c:v>-42.274897199999998</c:v>
                </c:pt>
                <c:pt idx="1450">
                  <c:v>-38.520264599999997</c:v>
                </c:pt>
                <c:pt idx="1451">
                  <c:v>-34.716272400000001</c:v>
                </c:pt>
                <c:pt idx="1452">
                  <c:v>-30.887847000000001</c:v>
                </c:pt>
                <c:pt idx="1453">
                  <c:v>-27.055503000000002</c:v>
                </c:pt>
                <c:pt idx="1454">
                  <c:v>-23.215413600000002</c:v>
                </c:pt>
                <c:pt idx="1455">
                  <c:v>-19.3980186</c:v>
                </c:pt>
                <c:pt idx="1456">
                  <c:v>-15.6376458</c:v>
                </c:pt>
                <c:pt idx="1457">
                  <c:v>-11.957801399999999</c:v>
                </c:pt>
                <c:pt idx="1458">
                  <c:v>-8.4162257999999994</c:v>
                </c:pt>
                <c:pt idx="1459">
                  <c:v>-5.0130252000000004</c:v>
                </c:pt>
                <c:pt idx="1460">
                  <c:v>-1.7274366000000001</c:v>
                </c:pt>
                <c:pt idx="1461">
                  <c:v>1.4462982</c:v>
                </c:pt>
                <c:pt idx="1462">
                  <c:v>4.5310373999999998</c:v>
                </c:pt>
                <c:pt idx="1463">
                  <c:v>7.5441906000000003</c:v>
                </c:pt>
                <c:pt idx="1464">
                  <c:v>10.495868400000001</c:v>
                </c:pt>
                <c:pt idx="1465">
                  <c:v>13.371863400000001</c:v>
                </c:pt>
                <c:pt idx="1466">
                  <c:v>16.105600800000001</c:v>
                </c:pt>
                <c:pt idx="1467">
                  <c:v>18.649746</c:v>
                </c:pt>
                <c:pt idx="1468">
                  <c:v>21.033793800000002</c:v>
                </c:pt>
                <c:pt idx="1469">
                  <c:v>23.309063999999999</c:v>
                </c:pt>
                <c:pt idx="1470">
                  <c:v>25.525216799999999</c:v>
                </c:pt>
                <c:pt idx="1471">
                  <c:v>27.7149492</c:v>
                </c:pt>
                <c:pt idx="1472">
                  <c:v>29.88081</c:v>
                </c:pt>
                <c:pt idx="1473">
                  <c:v>31.9679982</c:v>
                </c:pt>
                <c:pt idx="1474">
                  <c:v>33.9253614</c:v>
                </c:pt>
                <c:pt idx="1475">
                  <c:v>35.743478400000001</c:v>
                </c:pt>
                <c:pt idx="1476">
                  <c:v>37.435807799999999</c:v>
                </c:pt>
                <c:pt idx="1477">
                  <c:v>39.032992800000002</c:v>
                </c:pt>
                <c:pt idx="1478">
                  <c:v>40.548360600000002</c:v>
                </c:pt>
                <c:pt idx="1479">
                  <c:v>41.968297800000002</c:v>
                </c:pt>
                <c:pt idx="1480">
                  <c:v>43.257644999999997</c:v>
                </c:pt>
                <c:pt idx="1481">
                  <c:v>44.398097999999997</c:v>
                </c:pt>
                <c:pt idx="1482">
                  <c:v>45.3474468</c:v>
                </c:pt>
                <c:pt idx="1483">
                  <c:v>46.079911799999998</c:v>
                </c:pt>
                <c:pt idx="1484">
                  <c:v>46.586807999999998</c:v>
                </c:pt>
                <c:pt idx="1485">
                  <c:v>46.839589199999999</c:v>
                </c:pt>
                <c:pt idx="1486">
                  <c:v>46.797987599999999</c:v>
                </c:pt>
                <c:pt idx="1487">
                  <c:v>46.451773799999998</c:v>
                </c:pt>
                <c:pt idx="1488">
                  <c:v>45.817277400000002</c:v>
                </c:pt>
                <c:pt idx="1489">
                  <c:v>44.947657800000002</c:v>
                </c:pt>
                <c:pt idx="1490">
                  <c:v>43.927334999999999</c:v>
                </c:pt>
                <c:pt idx="1491">
                  <c:v>42.837298199999999</c:v>
                </c:pt>
                <c:pt idx="1492">
                  <c:v>41.725920600000002</c:v>
                </c:pt>
                <c:pt idx="1493">
                  <c:v>40.584006000000002</c:v>
                </c:pt>
                <c:pt idx="1494">
                  <c:v>39.381251399999996</c:v>
                </c:pt>
                <c:pt idx="1495">
                  <c:v>38.121226200000002</c:v>
                </c:pt>
                <c:pt idx="1496">
                  <c:v>36.786338999999998</c:v>
                </c:pt>
                <c:pt idx="1497">
                  <c:v>35.363086199999998</c:v>
                </c:pt>
                <c:pt idx="1498">
                  <c:v>33.874340400000001</c:v>
                </c:pt>
              </c:numCache>
            </c:numRef>
          </c:val>
          <c:smooth val="0"/>
          <c:extLst>
            <c:ext xmlns:c16="http://schemas.microsoft.com/office/drawing/2014/chart" uri="{C3380CC4-5D6E-409C-BE32-E72D297353CC}">
              <c16:uniqueId val="{00000000-097B-49AA-9DAC-BF052F94127B}"/>
            </c:ext>
          </c:extLst>
        </c:ser>
        <c:dLbls>
          <c:showLegendKey val="0"/>
          <c:showVal val="0"/>
          <c:showCatName val="0"/>
          <c:showSerName val="0"/>
          <c:showPercent val="0"/>
          <c:showBubbleSize val="0"/>
        </c:dLbls>
        <c:smooth val="0"/>
        <c:axId val="678653736"/>
        <c:axId val="664533152"/>
      </c:lineChart>
      <c:catAx>
        <c:axId val="6786537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4533152"/>
        <c:crosses val="autoZero"/>
        <c:auto val="1"/>
        <c:lblAlgn val="ctr"/>
        <c:lblOffset val="100"/>
        <c:noMultiLvlLbl val="0"/>
      </c:catAx>
      <c:valAx>
        <c:axId val="664533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86537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after high-pass filtering</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 (1).csv]Gyro (1)'!$J$1</c:f>
              <c:strCache>
                <c:ptCount val="1"/>
                <c:pt idx="0">
                  <c:v>X_Gyro_1</c:v>
                </c:pt>
              </c:strCache>
            </c:strRef>
          </c:tx>
          <c:spPr>
            <a:ln w="28575" cap="rnd">
              <a:solidFill>
                <a:schemeClr val="accent1"/>
              </a:solidFill>
              <a:round/>
            </a:ln>
            <a:effectLst/>
          </c:spPr>
          <c:marker>
            <c:symbol val="none"/>
          </c:marker>
          <c:val>
            <c:numRef>
              <c:f>'[Gyro (1).csv]Gyro (1)'!$J$2:$J$824</c:f>
              <c:numCache>
                <c:formatCode>General</c:formatCode>
                <c:ptCount val="823"/>
                <c:pt idx="0">
                  <c:v>0.162826</c:v>
                </c:pt>
                <c:pt idx="1">
                  <c:v>0.25189800000000001</c:v>
                </c:pt>
                <c:pt idx="2">
                  <c:v>-8.6715E-2</c:v>
                </c:pt>
                <c:pt idx="3">
                  <c:v>-0.29328900000000002</c:v>
                </c:pt>
                <c:pt idx="4">
                  <c:v>-0.38058799999999998</c:v>
                </c:pt>
                <c:pt idx="5">
                  <c:v>-0.448654</c:v>
                </c:pt>
                <c:pt idx="6">
                  <c:v>-3.4759999999999999E-2</c:v>
                </c:pt>
                <c:pt idx="7">
                  <c:v>-7.8888E-2</c:v>
                </c:pt>
                <c:pt idx="8">
                  <c:v>-5.9447E-2</c:v>
                </c:pt>
                <c:pt idx="9">
                  <c:v>-0.140511</c:v>
                </c:pt>
                <c:pt idx="10">
                  <c:v>-5.5395E-2</c:v>
                </c:pt>
                <c:pt idx="11">
                  <c:v>-7.5521000000000005E-2</c:v>
                </c:pt>
                <c:pt idx="12">
                  <c:v>-2.3463999999999999E-2</c:v>
                </c:pt>
                <c:pt idx="13">
                  <c:v>-9.5057000000000003E-2</c:v>
                </c:pt>
                <c:pt idx="14">
                  <c:v>-0.12477100000000001</c:v>
                </c:pt>
                <c:pt idx="15">
                  <c:v>-0.265405</c:v>
                </c:pt>
                <c:pt idx="16">
                  <c:v>-0.14058000000000001</c:v>
                </c:pt>
                <c:pt idx="17">
                  <c:v>-0.26281900000000002</c:v>
                </c:pt>
                <c:pt idx="18">
                  <c:v>-7.1098999999999996E-2</c:v>
                </c:pt>
                <c:pt idx="19">
                  <c:v>-0.13650899999999999</c:v>
                </c:pt>
                <c:pt idx="20">
                  <c:v>-0.15171699999999999</c:v>
                </c:pt>
                <c:pt idx="21">
                  <c:v>-0.30699199999999999</c:v>
                </c:pt>
                <c:pt idx="22">
                  <c:v>-0.123977</c:v>
                </c:pt>
                <c:pt idx="23">
                  <c:v>-0.22586300000000001</c:v>
                </c:pt>
                <c:pt idx="24">
                  <c:v>-6.9085999999999995E-2</c:v>
                </c:pt>
                <c:pt idx="25">
                  <c:v>-0.14658099999999999</c:v>
                </c:pt>
                <c:pt idx="26">
                  <c:v>-9.4178999999999999E-2</c:v>
                </c:pt>
                <c:pt idx="27">
                  <c:v>-0.19236200000000001</c:v>
                </c:pt>
                <c:pt idx="28">
                  <c:v>-0.15914</c:v>
                </c:pt>
                <c:pt idx="29">
                  <c:v>-0.41291800000000001</c:v>
                </c:pt>
                <c:pt idx="30">
                  <c:v>-0.22878999999999999</c:v>
                </c:pt>
                <c:pt idx="31">
                  <c:v>-0.36774099999999998</c:v>
                </c:pt>
                <c:pt idx="32">
                  <c:v>-6.4266000000000004E-2</c:v>
                </c:pt>
                <c:pt idx="33">
                  <c:v>-0.224027</c:v>
                </c:pt>
                <c:pt idx="34">
                  <c:v>-9.2995999999999995E-2</c:v>
                </c:pt>
                <c:pt idx="35">
                  <c:v>-9.6893999999999994E-2</c:v>
                </c:pt>
                <c:pt idx="36">
                  <c:v>0.10531699999999999</c:v>
                </c:pt>
                <c:pt idx="37">
                  <c:v>0.39348300000000003</c:v>
                </c:pt>
                <c:pt idx="38">
                  <c:v>8.8970000000000004E-3</c:v>
                </c:pt>
                <c:pt idx="39">
                  <c:v>8.2575999999999997E-2</c:v>
                </c:pt>
                <c:pt idx="40">
                  <c:v>5.5067999999999999E-2</c:v>
                </c:pt>
                <c:pt idx="41">
                  <c:v>7.9755999999999994E-2</c:v>
                </c:pt>
                <c:pt idx="42">
                  <c:v>-3.4645000000000002E-2</c:v>
                </c:pt>
                <c:pt idx="43">
                  <c:v>-5.1448000000000001E-2</c:v>
                </c:pt>
                <c:pt idx="44">
                  <c:v>-9.0298000000000003E-2</c:v>
                </c:pt>
                <c:pt idx="45">
                  <c:v>-0.17900199999999999</c:v>
                </c:pt>
                <c:pt idx="46">
                  <c:v>-3.6985999999999998E-2</c:v>
                </c:pt>
                <c:pt idx="47">
                  <c:v>-6.0386000000000002E-2</c:v>
                </c:pt>
                <c:pt idx="48">
                  <c:v>2.4287E-2</c:v>
                </c:pt>
                <c:pt idx="49">
                  <c:v>2.3236E-2</c:v>
                </c:pt>
                <c:pt idx="50">
                  <c:v>-5.9388999999999997E-2</c:v>
                </c:pt>
                <c:pt idx="51">
                  <c:v>-0.121573</c:v>
                </c:pt>
                <c:pt idx="52">
                  <c:v>-7.1960000000000001E-3</c:v>
                </c:pt>
                <c:pt idx="53">
                  <c:v>8.2810000000000002E-3</c:v>
                </c:pt>
                <c:pt idx="54">
                  <c:v>1.6792999999999999E-2</c:v>
                </c:pt>
                <c:pt idx="55">
                  <c:v>7.7738000000000002E-2</c:v>
                </c:pt>
                <c:pt idx="56">
                  <c:v>0.163683</c:v>
                </c:pt>
                <c:pt idx="57">
                  <c:v>0.29469499999999998</c:v>
                </c:pt>
                <c:pt idx="58">
                  <c:v>2.5558999999999998E-2</c:v>
                </c:pt>
                <c:pt idx="59">
                  <c:v>-1.2678E-2</c:v>
                </c:pt>
                <c:pt idx="60">
                  <c:v>-2.6800000000000001E-3</c:v>
                </c:pt>
                <c:pt idx="61">
                  <c:v>3.2406999999999998E-2</c:v>
                </c:pt>
                <c:pt idx="62">
                  <c:v>-5.2099999999999998E-4</c:v>
                </c:pt>
                <c:pt idx="63">
                  <c:v>-0.187335</c:v>
                </c:pt>
                <c:pt idx="64">
                  <c:v>-0.20461199999999999</c:v>
                </c:pt>
                <c:pt idx="65">
                  <c:v>-0.27543400000000001</c:v>
                </c:pt>
                <c:pt idx="66">
                  <c:v>-8.5333000000000006E-2</c:v>
                </c:pt>
                <c:pt idx="67">
                  <c:v>-0.114576</c:v>
                </c:pt>
                <c:pt idx="68">
                  <c:v>8.6582999999999993E-2</c:v>
                </c:pt>
                <c:pt idx="69">
                  <c:v>0.438855</c:v>
                </c:pt>
                <c:pt idx="70">
                  <c:v>0.31482599999999999</c:v>
                </c:pt>
                <c:pt idx="71">
                  <c:v>0.417078</c:v>
                </c:pt>
                <c:pt idx="72">
                  <c:v>-7.0361000000000007E-2</c:v>
                </c:pt>
                <c:pt idx="73">
                  <c:v>-0.190051</c:v>
                </c:pt>
                <c:pt idx="74">
                  <c:v>-0.10106999999999999</c:v>
                </c:pt>
                <c:pt idx="75">
                  <c:v>-6.1858999999999997E-2</c:v>
                </c:pt>
                <c:pt idx="76">
                  <c:v>0.19536600000000001</c:v>
                </c:pt>
                <c:pt idx="77">
                  <c:v>0.45851700000000001</c:v>
                </c:pt>
                <c:pt idx="78">
                  <c:v>0.26317200000000002</c:v>
                </c:pt>
                <c:pt idx="79">
                  <c:v>0.4667</c:v>
                </c:pt>
                <c:pt idx="80">
                  <c:v>0.22622300000000001</c:v>
                </c:pt>
                <c:pt idx="81">
                  <c:v>0.67815700000000001</c:v>
                </c:pt>
                <c:pt idx="82">
                  <c:v>0.62905900000000003</c:v>
                </c:pt>
                <c:pt idx="83">
                  <c:v>1.4179870000000001</c:v>
                </c:pt>
                <c:pt idx="84">
                  <c:v>0.95241799999999999</c:v>
                </c:pt>
                <c:pt idx="85">
                  <c:v>1.9559200000000001</c:v>
                </c:pt>
                <c:pt idx="86">
                  <c:v>0.86207999999999996</c:v>
                </c:pt>
                <c:pt idx="87">
                  <c:v>1.463239</c:v>
                </c:pt>
                <c:pt idx="88">
                  <c:v>0.39768399999999998</c:v>
                </c:pt>
                <c:pt idx="89">
                  <c:v>0.75603299999999996</c:v>
                </c:pt>
                <c:pt idx="90">
                  <c:v>0.37187300000000001</c:v>
                </c:pt>
                <c:pt idx="91">
                  <c:v>0.78688499999999995</c:v>
                </c:pt>
                <c:pt idx="92">
                  <c:v>0.37626999999999999</c:v>
                </c:pt>
                <c:pt idx="93">
                  <c:v>0.636826</c:v>
                </c:pt>
                <c:pt idx="94">
                  <c:v>0.26839400000000002</c:v>
                </c:pt>
                <c:pt idx="95">
                  <c:v>0.68562599999999996</c:v>
                </c:pt>
                <c:pt idx="96">
                  <c:v>0.38512400000000002</c:v>
                </c:pt>
                <c:pt idx="97">
                  <c:v>0.652501</c:v>
                </c:pt>
                <c:pt idx="98">
                  <c:v>0.119168</c:v>
                </c:pt>
                <c:pt idx="99">
                  <c:v>6.7400000000000002E-2</c:v>
                </c:pt>
                <c:pt idx="100">
                  <c:v>0.153975</c:v>
                </c:pt>
                <c:pt idx="101">
                  <c:v>0.36998999999999999</c:v>
                </c:pt>
                <c:pt idx="102">
                  <c:v>0.26897399999999999</c:v>
                </c:pt>
                <c:pt idx="103">
                  <c:v>0.52098500000000003</c:v>
                </c:pt>
                <c:pt idx="104">
                  <c:v>0.20108699999999999</c:v>
                </c:pt>
                <c:pt idx="105">
                  <c:v>0.35864299999999999</c:v>
                </c:pt>
                <c:pt idx="106">
                  <c:v>0.14991299999999999</c:v>
                </c:pt>
                <c:pt idx="107">
                  <c:v>0.295157</c:v>
                </c:pt>
                <c:pt idx="108">
                  <c:v>8.9509000000000005E-2</c:v>
                </c:pt>
                <c:pt idx="109">
                  <c:v>7.9588999999999993E-2</c:v>
                </c:pt>
                <c:pt idx="110">
                  <c:v>-3.9777E-2</c:v>
                </c:pt>
                <c:pt idx="111">
                  <c:v>-1.3259999999999999E-2</c:v>
                </c:pt>
                <c:pt idx="112">
                  <c:v>-8.8129999999999997E-3</c:v>
                </c:pt>
                <c:pt idx="113">
                  <c:v>-0.207014</c:v>
                </c:pt>
                <c:pt idx="114">
                  <c:v>-0.37431799999999998</c:v>
                </c:pt>
                <c:pt idx="115">
                  <c:v>-0.82718499999999995</c:v>
                </c:pt>
                <c:pt idx="116">
                  <c:v>-0.54898899999999995</c:v>
                </c:pt>
                <c:pt idx="117">
                  <c:v>-1.240632</c:v>
                </c:pt>
                <c:pt idx="118">
                  <c:v>-0.78530500000000003</c:v>
                </c:pt>
                <c:pt idx="119">
                  <c:v>-1.6483429999999999</c:v>
                </c:pt>
                <c:pt idx="120">
                  <c:v>-1.060292</c:v>
                </c:pt>
                <c:pt idx="121">
                  <c:v>-2.4363610000000002</c:v>
                </c:pt>
                <c:pt idx="122">
                  <c:v>-1.651457</c:v>
                </c:pt>
                <c:pt idx="123">
                  <c:v>-3.4725730000000001</c:v>
                </c:pt>
                <c:pt idx="124">
                  <c:v>-1.9464189999999999</c:v>
                </c:pt>
                <c:pt idx="125">
                  <c:v>-4.009652</c:v>
                </c:pt>
                <c:pt idx="126">
                  <c:v>-2.0635089999999998</c:v>
                </c:pt>
                <c:pt idx="127">
                  <c:v>-3.9971049999999999</c:v>
                </c:pt>
                <c:pt idx="128">
                  <c:v>-1.8693120000000001</c:v>
                </c:pt>
                <c:pt idx="129">
                  <c:v>-3.7253810000000001</c:v>
                </c:pt>
                <c:pt idx="130">
                  <c:v>-1.7682150000000001</c:v>
                </c:pt>
                <c:pt idx="131">
                  <c:v>-3.4549400000000001</c:v>
                </c:pt>
                <c:pt idx="132">
                  <c:v>-1.7020519999999999</c:v>
                </c:pt>
                <c:pt idx="133">
                  <c:v>-3.2857340000000002</c:v>
                </c:pt>
                <c:pt idx="134">
                  <c:v>-1.3410169999999999</c:v>
                </c:pt>
                <c:pt idx="135">
                  <c:v>-2.4510160000000001</c:v>
                </c:pt>
                <c:pt idx="136">
                  <c:v>-0.96080100000000002</c:v>
                </c:pt>
                <c:pt idx="137">
                  <c:v>-1.816376</c:v>
                </c:pt>
                <c:pt idx="138">
                  <c:v>-0.71533800000000003</c:v>
                </c:pt>
                <c:pt idx="139">
                  <c:v>-1.2345919999999999</c:v>
                </c:pt>
                <c:pt idx="140">
                  <c:v>-0.32733400000000001</c:v>
                </c:pt>
                <c:pt idx="141">
                  <c:v>-0.53106699999999996</c:v>
                </c:pt>
                <c:pt idx="142">
                  <c:v>-0.170602</c:v>
                </c:pt>
                <c:pt idx="143">
                  <c:v>-0.29627199999999998</c:v>
                </c:pt>
                <c:pt idx="144">
                  <c:v>-2.3283999999999999E-2</c:v>
                </c:pt>
                <c:pt idx="145">
                  <c:v>4.9341999999999997E-2</c:v>
                </c:pt>
                <c:pt idx="146">
                  <c:v>0.14202999999999999</c:v>
                </c:pt>
                <c:pt idx="147">
                  <c:v>0.32138600000000001</c:v>
                </c:pt>
                <c:pt idx="148">
                  <c:v>0.20291300000000001</c:v>
                </c:pt>
                <c:pt idx="149">
                  <c:v>0.402758</c:v>
                </c:pt>
                <c:pt idx="150">
                  <c:v>0.18084</c:v>
                </c:pt>
                <c:pt idx="151">
                  <c:v>0.341088</c:v>
                </c:pt>
                <c:pt idx="152">
                  <c:v>0.129251</c:v>
                </c:pt>
                <c:pt idx="153">
                  <c:v>0.25437700000000002</c:v>
                </c:pt>
                <c:pt idx="154">
                  <c:v>0.13705500000000001</c:v>
                </c:pt>
                <c:pt idx="155">
                  <c:v>0.283503</c:v>
                </c:pt>
                <c:pt idx="156">
                  <c:v>0.18810499999999999</c:v>
                </c:pt>
                <c:pt idx="157">
                  <c:v>0.46656700000000001</c:v>
                </c:pt>
                <c:pt idx="158">
                  <c:v>0.35392200000000001</c:v>
                </c:pt>
                <c:pt idx="159">
                  <c:v>0.74553700000000001</c:v>
                </c:pt>
                <c:pt idx="160">
                  <c:v>0.420825</c:v>
                </c:pt>
                <c:pt idx="161">
                  <c:v>0.92937599999999998</c:v>
                </c:pt>
                <c:pt idx="162">
                  <c:v>0.62240099999999998</c:v>
                </c:pt>
                <c:pt idx="163">
                  <c:v>1.3698980000000001</c:v>
                </c:pt>
                <c:pt idx="164">
                  <c:v>0.89567399999999997</c:v>
                </c:pt>
                <c:pt idx="165">
                  <c:v>1.9309780000000001</c:v>
                </c:pt>
                <c:pt idx="166">
                  <c:v>1.1723190000000001</c:v>
                </c:pt>
                <c:pt idx="167">
                  <c:v>2.4671509999999999</c:v>
                </c:pt>
                <c:pt idx="168">
                  <c:v>1.262054</c:v>
                </c:pt>
                <c:pt idx="169">
                  <c:v>2.3895719999999998</c:v>
                </c:pt>
                <c:pt idx="170">
                  <c:v>1.003155</c:v>
                </c:pt>
                <c:pt idx="171">
                  <c:v>1.999252</c:v>
                </c:pt>
                <c:pt idx="172">
                  <c:v>1.1840059999999999</c:v>
                </c:pt>
                <c:pt idx="173">
                  <c:v>2.5861740000000002</c:v>
                </c:pt>
                <c:pt idx="174">
                  <c:v>1.4907140000000001</c:v>
                </c:pt>
                <c:pt idx="175">
                  <c:v>2.99255</c:v>
                </c:pt>
                <c:pt idx="176">
                  <c:v>1.456604</c:v>
                </c:pt>
                <c:pt idx="177">
                  <c:v>2.8999000000000001</c:v>
                </c:pt>
                <c:pt idx="178">
                  <c:v>1.4005380000000001</c:v>
                </c:pt>
                <c:pt idx="179">
                  <c:v>2.700993</c:v>
                </c:pt>
                <c:pt idx="180">
                  <c:v>1.249188</c:v>
                </c:pt>
                <c:pt idx="181">
                  <c:v>2.4583390000000001</c:v>
                </c:pt>
                <c:pt idx="182">
                  <c:v>1.229867</c:v>
                </c:pt>
                <c:pt idx="183">
                  <c:v>2.4882230000000001</c:v>
                </c:pt>
                <c:pt idx="184">
                  <c:v>1.1221989999999999</c:v>
                </c:pt>
                <c:pt idx="185">
                  <c:v>2.1102810000000001</c:v>
                </c:pt>
                <c:pt idx="186">
                  <c:v>0.83572999999999997</c:v>
                </c:pt>
                <c:pt idx="187">
                  <c:v>1.4134180000000001</c:v>
                </c:pt>
                <c:pt idx="188">
                  <c:v>0.33404099999999998</c:v>
                </c:pt>
                <c:pt idx="189">
                  <c:v>0.44279200000000002</c:v>
                </c:pt>
                <c:pt idx="190">
                  <c:v>-0.117539</c:v>
                </c:pt>
                <c:pt idx="191">
                  <c:v>-0.45552700000000002</c:v>
                </c:pt>
                <c:pt idx="192">
                  <c:v>-0.475053</c:v>
                </c:pt>
                <c:pt idx="193">
                  <c:v>-1.1242319999999999</c:v>
                </c:pt>
                <c:pt idx="194">
                  <c:v>-0.90708100000000003</c:v>
                </c:pt>
                <c:pt idx="195">
                  <c:v>-2.0083069999999998</c:v>
                </c:pt>
                <c:pt idx="196">
                  <c:v>-1.189935</c:v>
                </c:pt>
                <c:pt idx="197">
                  <c:v>-2.4332859999999998</c:v>
                </c:pt>
                <c:pt idx="198">
                  <c:v>-1.312986</c:v>
                </c:pt>
                <c:pt idx="199">
                  <c:v>-2.7123759999999999</c:v>
                </c:pt>
                <c:pt idx="200">
                  <c:v>-1.46915</c:v>
                </c:pt>
                <c:pt idx="201">
                  <c:v>-2.9809410000000001</c:v>
                </c:pt>
                <c:pt idx="202">
                  <c:v>-1.524041</c:v>
                </c:pt>
                <c:pt idx="203">
                  <c:v>-2.9293770000000001</c:v>
                </c:pt>
                <c:pt idx="204">
                  <c:v>-1.2545999999999999</c:v>
                </c:pt>
                <c:pt idx="205">
                  <c:v>-2.3773840000000002</c:v>
                </c:pt>
                <c:pt idx="206">
                  <c:v>-1.026662</c:v>
                </c:pt>
                <c:pt idx="207">
                  <c:v>-1.998081</c:v>
                </c:pt>
                <c:pt idx="208">
                  <c:v>-0.902729</c:v>
                </c:pt>
                <c:pt idx="209">
                  <c:v>-1.731922</c:v>
                </c:pt>
                <c:pt idx="210">
                  <c:v>-0.75493500000000002</c:v>
                </c:pt>
                <c:pt idx="211">
                  <c:v>-1.499981</c:v>
                </c:pt>
                <c:pt idx="212">
                  <c:v>-0.77251700000000001</c:v>
                </c:pt>
                <c:pt idx="213">
                  <c:v>-1.581324</c:v>
                </c:pt>
                <c:pt idx="214">
                  <c:v>-0.81720300000000001</c:v>
                </c:pt>
                <c:pt idx="215">
                  <c:v>-1.6055600000000001</c:v>
                </c:pt>
                <c:pt idx="216">
                  <c:v>-0.79960100000000001</c:v>
                </c:pt>
                <c:pt idx="217">
                  <c:v>-1.626876</c:v>
                </c:pt>
                <c:pt idx="218">
                  <c:v>-0.77595899999999995</c:v>
                </c:pt>
                <c:pt idx="219">
                  <c:v>-1.455881</c:v>
                </c:pt>
                <c:pt idx="220">
                  <c:v>-0.54785700000000004</c:v>
                </c:pt>
                <c:pt idx="221">
                  <c:v>-0.94356700000000004</c:v>
                </c:pt>
                <c:pt idx="222">
                  <c:v>-0.21655199999999999</c:v>
                </c:pt>
                <c:pt idx="223">
                  <c:v>-0.19000900000000001</c:v>
                </c:pt>
                <c:pt idx="224">
                  <c:v>0.29101199999999999</c:v>
                </c:pt>
                <c:pt idx="225">
                  <c:v>0.75478800000000001</c:v>
                </c:pt>
                <c:pt idx="226">
                  <c:v>0.55083899999999997</c:v>
                </c:pt>
                <c:pt idx="227">
                  <c:v>1.1812769999999999</c:v>
                </c:pt>
                <c:pt idx="228">
                  <c:v>0.79001699999999997</c:v>
                </c:pt>
                <c:pt idx="229">
                  <c:v>1.780087</c:v>
                </c:pt>
                <c:pt idx="230">
                  <c:v>1.1148</c:v>
                </c:pt>
                <c:pt idx="231">
                  <c:v>2.255995</c:v>
                </c:pt>
                <c:pt idx="232">
                  <c:v>1.2060489999999999</c:v>
                </c:pt>
                <c:pt idx="233">
                  <c:v>2.467654</c:v>
                </c:pt>
                <c:pt idx="234">
                  <c:v>1.2468440000000001</c:v>
                </c:pt>
                <c:pt idx="235">
                  <c:v>2.460448</c:v>
                </c:pt>
                <c:pt idx="236">
                  <c:v>1.2234430000000001</c:v>
                </c:pt>
                <c:pt idx="237">
                  <c:v>2.5154429999999999</c:v>
                </c:pt>
                <c:pt idx="238">
                  <c:v>1.3614900000000001</c:v>
                </c:pt>
                <c:pt idx="239">
                  <c:v>2.7405149999999998</c:v>
                </c:pt>
                <c:pt idx="240">
                  <c:v>1.37616</c:v>
                </c:pt>
                <c:pt idx="241">
                  <c:v>2.7626650000000001</c:v>
                </c:pt>
                <c:pt idx="242">
                  <c:v>1.352538</c:v>
                </c:pt>
                <c:pt idx="243">
                  <c:v>2.622258</c:v>
                </c:pt>
                <c:pt idx="244">
                  <c:v>1.175146</c:v>
                </c:pt>
                <c:pt idx="245">
                  <c:v>2.276589</c:v>
                </c:pt>
                <c:pt idx="246">
                  <c:v>1.075529</c:v>
                </c:pt>
                <c:pt idx="247">
                  <c:v>2.0879300000000001</c:v>
                </c:pt>
                <c:pt idx="248">
                  <c:v>0.86325200000000002</c:v>
                </c:pt>
                <c:pt idx="249">
                  <c:v>1.5886579999999999</c:v>
                </c:pt>
                <c:pt idx="250">
                  <c:v>0.74086099999999999</c:v>
                </c:pt>
                <c:pt idx="251">
                  <c:v>1.556098</c:v>
                </c:pt>
                <c:pt idx="252">
                  <c:v>0.84666200000000003</c:v>
                </c:pt>
                <c:pt idx="253">
                  <c:v>1.639529</c:v>
                </c:pt>
                <c:pt idx="254">
                  <c:v>0.73516599999999999</c:v>
                </c:pt>
                <c:pt idx="255">
                  <c:v>1.4470620000000001</c:v>
                </c:pt>
                <c:pt idx="256">
                  <c:v>0.51721099999999998</c:v>
                </c:pt>
                <c:pt idx="257">
                  <c:v>0.52132000000000001</c:v>
                </c:pt>
                <c:pt idx="258">
                  <c:v>-0.62998100000000001</c:v>
                </c:pt>
                <c:pt idx="259">
                  <c:v>-1.6060430000000001</c:v>
                </c:pt>
                <c:pt idx="260">
                  <c:v>-1.1324019999999999</c:v>
                </c:pt>
                <c:pt idx="261">
                  <c:v>-2.5542199999999999</c:v>
                </c:pt>
                <c:pt idx="262">
                  <c:v>-1.7919940000000001</c:v>
                </c:pt>
                <c:pt idx="263">
                  <c:v>-3.7452049999999999</c:v>
                </c:pt>
                <c:pt idx="264">
                  <c:v>-1.845715</c:v>
                </c:pt>
                <c:pt idx="265">
                  <c:v>-3.727846</c:v>
                </c:pt>
                <c:pt idx="266">
                  <c:v>-2.1508310000000002</c:v>
                </c:pt>
                <c:pt idx="267">
                  <c:v>-4.6559730000000004</c:v>
                </c:pt>
                <c:pt idx="268">
                  <c:v>-2.7553890000000001</c:v>
                </c:pt>
                <c:pt idx="269">
                  <c:v>-5.5267670000000004</c:v>
                </c:pt>
                <c:pt idx="270">
                  <c:v>-2.6775720000000001</c:v>
                </c:pt>
                <c:pt idx="271">
                  <c:v>-5.2058080000000002</c:v>
                </c:pt>
                <c:pt idx="272">
                  <c:v>-2.40076</c:v>
                </c:pt>
                <c:pt idx="273">
                  <c:v>-4.5794949999999996</c:v>
                </c:pt>
                <c:pt idx="274">
                  <c:v>-1.8060210000000001</c:v>
                </c:pt>
                <c:pt idx="275">
                  <c:v>-3.2437800000000001</c:v>
                </c:pt>
                <c:pt idx="276">
                  <c:v>-1.0862940000000001</c:v>
                </c:pt>
                <c:pt idx="277">
                  <c:v>-1.812268</c:v>
                </c:pt>
                <c:pt idx="278">
                  <c:v>-0.38666499999999998</c:v>
                </c:pt>
                <c:pt idx="279">
                  <c:v>-0.573766</c:v>
                </c:pt>
                <c:pt idx="280">
                  <c:v>-6.4146999999999996E-2</c:v>
                </c:pt>
                <c:pt idx="281">
                  <c:v>3.8058000000000002E-2</c:v>
                </c:pt>
                <c:pt idx="282">
                  <c:v>0.29804399999999998</c:v>
                </c:pt>
                <c:pt idx="283">
                  <c:v>0.74373</c:v>
                </c:pt>
                <c:pt idx="284">
                  <c:v>0.52849299999999999</c:v>
                </c:pt>
                <c:pt idx="285">
                  <c:v>1.090538</c:v>
                </c:pt>
                <c:pt idx="286">
                  <c:v>0.64168099999999995</c:v>
                </c:pt>
                <c:pt idx="287">
                  <c:v>1.4102600000000001</c:v>
                </c:pt>
                <c:pt idx="288">
                  <c:v>0.849854</c:v>
                </c:pt>
                <c:pt idx="289">
                  <c:v>1.7079800000000001</c:v>
                </c:pt>
                <c:pt idx="290">
                  <c:v>0.85995100000000002</c:v>
                </c:pt>
                <c:pt idx="291">
                  <c:v>1.7853110000000001</c:v>
                </c:pt>
                <c:pt idx="292">
                  <c:v>1.053601</c:v>
                </c:pt>
                <c:pt idx="293">
                  <c:v>2.228891</c:v>
                </c:pt>
                <c:pt idx="294">
                  <c:v>1.233627</c:v>
                </c:pt>
                <c:pt idx="295">
                  <c:v>2.5557829999999999</c:v>
                </c:pt>
                <c:pt idx="296">
                  <c:v>1.4015200000000001</c:v>
                </c:pt>
                <c:pt idx="297">
                  <c:v>2.9390320000000001</c:v>
                </c:pt>
                <c:pt idx="298">
                  <c:v>1.721535</c:v>
                </c:pt>
                <c:pt idx="299">
                  <c:v>3.5357419999999999</c:v>
                </c:pt>
                <c:pt idx="300">
                  <c:v>1.883605</c:v>
                </c:pt>
                <c:pt idx="301">
                  <c:v>3.8339859999999999</c:v>
                </c:pt>
                <c:pt idx="302">
                  <c:v>1.938563</c:v>
                </c:pt>
                <c:pt idx="303">
                  <c:v>3.8245010000000002</c:v>
                </c:pt>
                <c:pt idx="304">
                  <c:v>1.8646579999999999</c:v>
                </c:pt>
                <c:pt idx="305">
                  <c:v>3.6574979999999999</c:v>
                </c:pt>
                <c:pt idx="306">
                  <c:v>1.659743</c:v>
                </c:pt>
                <c:pt idx="307">
                  <c:v>3.1149170000000002</c:v>
                </c:pt>
                <c:pt idx="308">
                  <c:v>1.2337149999999999</c:v>
                </c:pt>
                <c:pt idx="309">
                  <c:v>2.2265619999999999</c:v>
                </c:pt>
                <c:pt idx="310">
                  <c:v>0.79048099999999999</c:v>
                </c:pt>
                <c:pt idx="311">
                  <c:v>1.3808180000000001</c:v>
                </c:pt>
                <c:pt idx="312">
                  <c:v>0.406912</c:v>
                </c:pt>
                <c:pt idx="313">
                  <c:v>0.67578400000000005</c:v>
                </c:pt>
                <c:pt idx="314">
                  <c:v>0.18965799999999999</c:v>
                </c:pt>
                <c:pt idx="315">
                  <c:v>0.29500599999999999</c:v>
                </c:pt>
                <c:pt idx="316">
                  <c:v>-3.2937000000000001E-2</c:v>
                </c:pt>
                <c:pt idx="317">
                  <c:v>-0.18592900000000001</c:v>
                </c:pt>
                <c:pt idx="318">
                  <c:v>-0.16250700000000001</c:v>
                </c:pt>
                <c:pt idx="319">
                  <c:v>-0.313531</c:v>
                </c:pt>
                <c:pt idx="320">
                  <c:v>-0.17521200000000001</c:v>
                </c:pt>
                <c:pt idx="321">
                  <c:v>-0.44733800000000001</c:v>
                </c:pt>
                <c:pt idx="322">
                  <c:v>-0.40516099999999999</c:v>
                </c:pt>
                <c:pt idx="323">
                  <c:v>-0.88294799999999996</c:v>
                </c:pt>
                <c:pt idx="324">
                  <c:v>-0.48023100000000002</c:v>
                </c:pt>
                <c:pt idx="325">
                  <c:v>-1.0516209999999999</c:v>
                </c:pt>
                <c:pt idx="326">
                  <c:v>-0.693712</c:v>
                </c:pt>
                <c:pt idx="327">
                  <c:v>-1.5047779999999999</c:v>
                </c:pt>
                <c:pt idx="328">
                  <c:v>-0.88792599999999999</c:v>
                </c:pt>
                <c:pt idx="329">
                  <c:v>-1.827763</c:v>
                </c:pt>
                <c:pt idx="330">
                  <c:v>-0.99652700000000005</c:v>
                </c:pt>
                <c:pt idx="331">
                  <c:v>-2.1396280000000001</c:v>
                </c:pt>
                <c:pt idx="332">
                  <c:v>-1.4037500000000001</c:v>
                </c:pt>
                <c:pt idx="333">
                  <c:v>-3.0374099999999999</c:v>
                </c:pt>
                <c:pt idx="334">
                  <c:v>-1.7103930000000001</c:v>
                </c:pt>
                <c:pt idx="335">
                  <c:v>-3.546732</c:v>
                </c:pt>
                <c:pt idx="336">
                  <c:v>-1.981733</c:v>
                </c:pt>
                <c:pt idx="337">
                  <c:v>-3.959686</c:v>
                </c:pt>
                <c:pt idx="338">
                  <c:v>-1.8883460000000001</c:v>
                </c:pt>
                <c:pt idx="339">
                  <c:v>-3.7762519999999999</c:v>
                </c:pt>
                <c:pt idx="340">
                  <c:v>-1.893076</c:v>
                </c:pt>
                <c:pt idx="341">
                  <c:v>-3.7219859999999998</c:v>
                </c:pt>
                <c:pt idx="342">
                  <c:v>-1.6983889999999999</c:v>
                </c:pt>
                <c:pt idx="343">
                  <c:v>-3.1906569999999999</c:v>
                </c:pt>
                <c:pt idx="344">
                  <c:v>-1.309043</c:v>
                </c:pt>
                <c:pt idx="345">
                  <c:v>-2.5322619999999998</c:v>
                </c:pt>
                <c:pt idx="346">
                  <c:v>-1.130339</c:v>
                </c:pt>
                <c:pt idx="347">
                  <c:v>-2.1511230000000001</c:v>
                </c:pt>
                <c:pt idx="348">
                  <c:v>-0.88980700000000001</c:v>
                </c:pt>
                <c:pt idx="349">
                  <c:v>-1.67686</c:v>
                </c:pt>
                <c:pt idx="350">
                  <c:v>-0.71667000000000003</c:v>
                </c:pt>
                <c:pt idx="351">
                  <c:v>-1.3419289999999999</c:v>
                </c:pt>
                <c:pt idx="352">
                  <c:v>-0.50348300000000001</c:v>
                </c:pt>
                <c:pt idx="353">
                  <c:v>-0.865228</c:v>
                </c:pt>
                <c:pt idx="354">
                  <c:v>-0.24474199999999999</c:v>
                </c:pt>
                <c:pt idx="355">
                  <c:v>-0.35417300000000002</c:v>
                </c:pt>
                <c:pt idx="356">
                  <c:v>7.4684E-2</c:v>
                </c:pt>
                <c:pt idx="357">
                  <c:v>0.35142800000000002</c:v>
                </c:pt>
                <c:pt idx="358">
                  <c:v>0.41145599999999999</c:v>
                </c:pt>
                <c:pt idx="359">
                  <c:v>0.910466</c:v>
                </c:pt>
                <c:pt idx="360">
                  <c:v>0.63228300000000004</c:v>
                </c:pt>
                <c:pt idx="361">
                  <c:v>1.3828240000000001</c:v>
                </c:pt>
                <c:pt idx="362">
                  <c:v>0.838758</c:v>
                </c:pt>
                <c:pt idx="363">
                  <c:v>1.7489809999999999</c:v>
                </c:pt>
                <c:pt idx="364">
                  <c:v>0.96826000000000001</c:v>
                </c:pt>
                <c:pt idx="365">
                  <c:v>1.978747</c:v>
                </c:pt>
                <c:pt idx="366">
                  <c:v>1.055914</c:v>
                </c:pt>
                <c:pt idx="367">
                  <c:v>2.1386319999999999</c:v>
                </c:pt>
                <c:pt idx="368">
                  <c:v>1.0123880000000001</c:v>
                </c:pt>
                <c:pt idx="369">
                  <c:v>1.97099</c:v>
                </c:pt>
                <c:pt idx="370">
                  <c:v>0.98710299999999995</c:v>
                </c:pt>
                <c:pt idx="371">
                  <c:v>2.0734400000000002</c:v>
                </c:pt>
                <c:pt idx="372">
                  <c:v>1.196188</c:v>
                </c:pt>
                <c:pt idx="373">
                  <c:v>2.4714779999999998</c:v>
                </c:pt>
                <c:pt idx="374">
                  <c:v>1.3429180000000001</c:v>
                </c:pt>
                <c:pt idx="375">
                  <c:v>2.8367360000000001</c:v>
                </c:pt>
                <c:pt idx="376">
                  <c:v>1.661249</c:v>
                </c:pt>
                <c:pt idx="377">
                  <c:v>3.4594109999999998</c:v>
                </c:pt>
                <c:pt idx="378">
                  <c:v>1.8974070000000001</c:v>
                </c:pt>
                <c:pt idx="379">
                  <c:v>3.9294359999999999</c:v>
                </c:pt>
                <c:pt idx="380">
                  <c:v>2.0594199999999998</c:v>
                </c:pt>
                <c:pt idx="381">
                  <c:v>4.1618830000000004</c:v>
                </c:pt>
                <c:pt idx="382">
                  <c:v>2.2199490000000002</c:v>
                </c:pt>
                <c:pt idx="383">
                  <c:v>4.4331370000000003</c:v>
                </c:pt>
                <c:pt idx="384">
                  <c:v>2.0761759999999998</c:v>
                </c:pt>
                <c:pt idx="385">
                  <c:v>3.9516969999999998</c:v>
                </c:pt>
                <c:pt idx="386">
                  <c:v>1.682404</c:v>
                </c:pt>
                <c:pt idx="387">
                  <c:v>3.192177</c:v>
                </c:pt>
                <c:pt idx="388">
                  <c:v>1.261687</c:v>
                </c:pt>
                <c:pt idx="389">
                  <c:v>2.2124579999999998</c:v>
                </c:pt>
                <c:pt idx="390">
                  <c:v>0.73024599999999995</c:v>
                </c:pt>
                <c:pt idx="391">
                  <c:v>1.2794810000000001</c:v>
                </c:pt>
                <c:pt idx="392">
                  <c:v>0.41498800000000002</c:v>
                </c:pt>
                <c:pt idx="393">
                  <c:v>0.70092699999999997</c:v>
                </c:pt>
                <c:pt idx="394">
                  <c:v>0.16524</c:v>
                </c:pt>
                <c:pt idx="395">
                  <c:v>0.26991999999999999</c:v>
                </c:pt>
                <c:pt idx="396">
                  <c:v>4.5287000000000001E-2</c:v>
                </c:pt>
                <c:pt idx="397">
                  <c:v>1.1148999999999999E-2</c:v>
                </c:pt>
                <c:pt idx="398">
                  <c:v>-0.15365300000000001</c:v>
                </c:pt>
                <c:pt idx="399">
                  <c:v>-0.44339699999999999</c:v>
                </c:pt>
                <c:pt idx="400">
                  <c:v>-0.41756900000000002</c:v>
                </c:pt>
                <c:pt idx="401">
                  <c:v>-0.87316499999999997</c:v>
                </c:pt>
                <c:pt idx="402">
                  <c:v>-0.40250999999999998</c:v>
                </c:pt>
                <c:pt idx="403">
                  <c:v>-0.76619999999999999</c:v>
                </c:pt>
                <c:pt idx="404">
                  <c:v>-0.37665199999999999</c:v>
                </c:pt>
                <c:pt idx="405">
                  <c:v>-0.76954599999999995</c:v>
                </c:pt>
                <c:pt idx="406">
                  <c:v>-0.40529199999999999</c:v>
                </c:pt>
                <c:pt idx="407">
                  <c:v>-0.87505999999999995</c:v>
                </c:pt>
                <c:pt idx="408">
                  <c:v>-0.55733100000000002</c:v>
                </c:pt>
                <c:pt idx="409">
                  <c:v>-1.174661</c:v>
                </c:pt>
                <c:pt idx="410">
                  <c:v>-0.64103600000000005</c:v>
                </c:pt>
                <c:pt idx="411">
                  <c:v>-1.333064</c:v>
                </c:pt>
                <c:pt idx="412">
                  <c:v>-0.78163499999999997</c:v>
                </c:pt>
                <c:pt idx="413">
                  <c:v>-1.606276</c:v>
                </c:pt>
                <c:pt idx="414">
                  <c:v>-0.82972999999999997</c:v>
                </c:pt>
                <c:pt idx="415">
                  <c:v>-1.6908909999999999</c:v>
                </c:pt>
                <c:pt idx="416">
                  <c:v>-0.91879900000000003</c:v>
                </c:pt>
                <c:pt idx="417">
                  <c:v>-2.0137429999999998</c:v>
                </c:pt>
                <c:pt idx="418">
                  <c:v>-1.2695639999999999</c:v>
                </c:pt>
                <c:pt idx="419">
                  <c:v>-2.7177539999999998</c:v>
                </c:pt>
                <c:pt idx="420">
                  <c:v>-1.5971649999999999</c:v>
                </c:pt>
                <c:pt idx="421">
                  <c:v>-3.2532320000000001</c:v>
                </c:pt>
                <c:pt idx="422">
                  <c:v>-1.6255250000000001</c:v>
                </c:pt>
                <c:pt idx="423">
                  <c:v>-3.2259799999999998</c:v>
                </c:pt>
                <c:pt idx="424">
                  <c:v>-1.5643050000000001</c:v>
                </c:pt>
                <c:pt idx="425">
                  <c:v>-3.0538829999999999</c:v>
                </c:pt>
                <c:pt idx="426">
                  <c:v>-1.4673940000000001</c:v>
                </c:pt>
                <c:pt idx="427">
                  <c:v>-2.9618440000000001</c:v>
                </c:pt>
                <c:pt idx="428">
                  <c:v>-1.449697</c:v>
                </c:pt>
                <c:pt idx="429">
                  <c:v>-2.927978</c:v>
                </c:pt>
                <c:pt idx="430">
                  <c:v>-1.5679110000000001</c:v>
                </c:pt>
                <c:pt idx="431">
                  <c:v>-3.3203450000000001</c:v>
                </c:pt>
                <c:pt idx="432">
                  <c:v>-1.749927</c:v>
                </c:pt>
                <c:pt idx="433">
                  <c:v>-3.353688</c:v>
                </c:pt>
                <c:pt idx="434">
                  <c:v>-1.421762</c:v>
                </c:pt>
                <c:pt idx="435">
                  <c:v>-2.6950729999999998</c:v>
                </c:pt>
                <c:pt idx="436">
                  <c:v>-1.185756</c:v>
                </c:pt>
                <c:pt idx="437">
                  <c:v>-2.2019289999999998</c:v>
                </c:pt>
                <c:pt idx="438">
                  <c:v>-0.80650999999999995</c:v>
                </c:pt>
                <c:pt idx="439">
                  <c:v>-1.435219</c:v>
                </c:pt>
                <c:pt idx="440">
                  <c:v>-0.48035899999999998</c:v>
                </c:pt>
                <c:pt idx="441">
                  <c:v>-0.80996000000000001</c:v>
                </c:pt>
                <c:pt idx="442">
                  <c:v>-0.26073499999999999</c:v>
                </c:pt>
                <c:pt idx="443">
                  <c:v>-0.50857699999999995</c:v>
                </c:pt>
                <c:pt idx="444">
                  <c:v>-0.19216</c:v>
                </c:pt>
                <c:pt idx="445">
                  <c:v>-0.25740499999999999</c:v>
                </c:pt>
                <c:pt idx="446">
                  <c:v>7.8954999999999997E-2</c:v>
                </c:pt>
                <c:pt idx="447">
                  <c:v>0.25850899999999999</c:v>
                </c:pt>
                <c:pt idx="448">
                  <c:v>0.25637700000000002</c:v>
                </c:pt>
                <c:pt idx="449">
                  <c:v>0.609761</c:v>
                </c:pt>
                <c:pt idx="450">
                  <c:v>0.45463100000000001</c:v>
                </c:pt>
                <c:pt idx="451">
                  <c:v>0.96985100000000002</c:v>
                </c:pt>
                <c:pt idx="452">
                  <c:v>0.54279500000000003</c:v>
                </c:pt>
                <c:pt idx="453">
                  <c:v>1.135602</c:v>
                </c:pt>
                <c:pt idx="454">
                  <c:v>0.67356300000000002</c:v>
                </c:pt>
                <c:pt idx="455">
                  <c:v>1.3854040000000001</c:v>
                </c:pt>
                <c:pt idx="456">
                  <c:v>0.67924399999999996</c:v>
                </c:pt>
                <c:pt idx="457">
                  <c:v>1.3246530000000001</c:v>
                </c:pt>
                <c:pt idx="458">
                  <c:v>0.68897699999999995</c:v>
                </c:pt>
                <c:pt idx="459">
                  <c:v>1.4524239999999999</c:v>
                </c:pt>
                <c:pt idx="460">
                  <c:v>0.853935</c:v>
                </c:pt>
                <c:pt idx="461">
                  <c:v>1.7618149999999999</c:v>
                </c:pt>
                <c:pt idx="462">
                  <c:v>1.045382</c:v>
                </c:pt>
                <c:pt idx="463">
                  <c:v>2.243779</c:v>
                </c:pt>
                <c:pt idx="464">
                  <c:v>1.374034</c:v>
                </c:pt>
                <c:pt idx="465">
                  <c:v>2.880071</c:v>
                </c:pt>
                <c:pt idx="466">
                  <c:v>1.574959</c:v>
                </c:pt>
                <c:pt idx="467">
                  <c:v>3.3032249999999999</c:v>
                </c:pt>
                <c:pt idx="468">
                  <c:v>1.87608</c:v>
                </c:pt>
                <c:pt idx="469">
                  <c:v>3.8311359999999999</c:v>
                </c:pt>
                <c:pt idx="470">
                  <c:v>1.901751</c:v>
                </c:pt>
                <c:pt idx="471">
                  <c:v>3.733978</c:v>
                </c:pt>
                <c:pt idx="472">
                  <c:v>1.8526769999999999</c:v>
                </c:pt>
                <c:pt idx="473">
                  <c:v>3.7783310000000001</c:v>
                </c:pt>
                <c:pt idx="474">
                  <c:v>1.948482</c:v>
                </c:pt>
                <c:pt idx="475">
                  <c:v>3.7966700000000002</c:v>
                </c:pt>
                <c:pt idx="476">
                  <c:v>1.6423559999999999</c:v>
                </c:pt>
                <c:pt idx="477">
                  <c:v>3.0197509999999999</c:v>
                </c:pt>
                <c:pt idx="478">
                  <c:v>1.0419259999999999</c:v>
                </c:pt>
                <c:pt idx="479">
                  <c:v>1.7805120000000001</c:v>
                </c:pt>
                <c:pt idx="480">
                  <c:v>0.53767200000000004</c:v>
                </c:pt>
                <c:pt idx="481">
                  <c:v>0.95835199999999998</c:v>
                </c:pt>
                <c:pt idx="482">
                  <c:v>0.32061099999999998</c:v>
                </c:pt>
                <c:pt idx="483">
                  <c:v>0.55183400000000005</c:v>
                </c:pt>
                <c:pt idx="484">
                  <c:v>0.18983800000000001</c:v>
                </c:pt>
                <c:pt idx="485">
                  <c:v>0.35302600000000001</c:v>
                </c:pt>
                <c:pt idx="486">
                  <c:v>0.15978700000000001</c:v>
                </c:pt>
                <c:pt idx="487">
                  <c:v>0.30787599999999998</c:v>
                </c:pt>
                <c:pt idx="488">
                  <c:v>0.119519</c:v>
                </c:pt>
                <c:pt idx="489">
                  <c:v>0.213473</c:v>
                </c:pt>
                <c:pt idx="490">
                  <c:v>5.7686000000000001E-2</c:v>
                </c:pt>
                <c:pt idx="491">
                  <c:v>8.7473999999999996E-2</c:v>
                </c:pt>
                <c:pt idx="492">
                  <c:v>3.5077999999999998E-2</c:v>
                </c:pt>
                <c:pt idx="493">
                  <c:v>4.0403000000000001E-2</c:v>
                </c:pt>
                <c:pt idx="494">
                  <c:v>-3.3016999999999998E-2</c:v>
                </c:pt>
                <c:pt idx="495">
                  <c:v>-5.9610000000000003E-2</c:v>
                </c:pt>
                <c:pt idx="496">
                  <c:v>-1.4933E-2</c:v>
                </c:pt>
                <c:pt idx="497">
                  <c:v>-5.1196999999999999E-2</c:v>
                </c:pt>
                <c:pt idx="498">
                  <c:v>-9.1527999999999998E-2</c:v>
                </c:pt>
                <c:pt idx="499">
                  <c:v>-0.212952</c:v>
                </c:pt>
                <c:pt idx="500">
                  <c:v>-0.13320000000000001</c:v>
                </c:pt>
                <c:pt idx="501">
                  <c:v>-0.27471899999999999</c:v>
                </c:pt>
                <c:pt idx="502">
                  <c:v>-0.17966699999999999</c:v>
                </c:pt>
                <c:pt idx="503">
                  <c:v>-0.45361600000000002</c:v>
                </c:pt>
                <c:pt idx="504">
                  <c:v>-0.34221099999999999</c:v>
                </c:pt>
                <c:pt idx="505">
                  <c:v>-0.70083899999999999</c:v>
                </c:pt>
                <c:pt idx="506">
                  <c:v>-0.43230499999999999</c:v>
                </c:pt>
                <c:pt idx="507">
                  <c:v>-0.90270700000000004</c:v>
                </c:pt>
                <c:pt idx="508">
                  <c:v>-0.44683800000000001</c:v>
                </c:pt>
                <c:pt idx="509">
                  <c:v>-0.876807</c:v>
                </c:pt>
                <c:pt idx="510">
                  <c:v>-0.48630699999999999</c:v>
                </c:pt>
                <c:pt idx="511">
                  <c:v>-1.0546679999999999</c:v>
                </c:pt>
                <c:pt idx="512">
                  <c:v>-0.61210799999999999</c:v>
                </c:pt>
                <c:pt idx="513">
                  <c:v>-1.277997</c:v>
                </c:pt>
                <c:pt idx="514">
                  <c:v>-0.76734999999999998</c:v>
                </c:pt>
                <c:pt idx="515">
                  <c:v>-1.578533</c:v>
                </c:pt>
                <c:pt idx="516">
                  <c:v>-0.82739200000000002</c:v>
                </c:pt>
                <c:pt idx="517">
                  <c:v>-1.6857070000000001</c:v>
                </c:pt>
                <c:pt idx="518">
                  <c:v>-0.93574000000000002</c:v>
                </c:pt>
                <c:pt idx="519">
                  <c:v>-1.908863</c:v>
                </c:pt>
                <c:pt idx="520">
                  <c:v>-0.95161799999999996</c:v>
                </c:pt>
                <c:pt idx="521">
                  <c:v>-1.896749</c:v>
                </c:pt>
                <c:pt idx="522">
                  <c:v>-0.96016999999999997</c:v>
                </c:pt>
                <c:pt idx="523">
                  <c:v>-1.8972290000000001</c:v>
                </c:pt>
                <c:pt idx="524">
                  <c:v>-0.95053100000000001</c:v>
                </c:pt>
                <c:pt idx="525">
                  <c:v>-2.0080580000000001</c:v>
                </c:pt>
                <c:pt idx="526">
                  <c:v>-1.2130380000000001</c:v>
                </c:pt>
                <c:pt idx="527">
                  <c:v>-2.4825339999999998</c:v>
                </c:pt>
                <c:pt idx="528">
                  <c:v>-1.285628</c:v>
                </c:pt>
                <c:pt idx="529">
                  <c:v>-2.684987</c:v>
                </c:pt>
                <c:pt idx="530">
                  <c:v>-1.574665</c:v>
                </c:pt>
                <c:pt idx="531">
                  <c:v>-3.216726</c:v>
                </c:pt>
                <c:pt idx="532">
                  <c:v>-1.523671</c:v>
                </c:pt>
                <c:pt idx="533">
                  <c:v>-2.9586450000000002</c:v>
                </c:pt>
                <c:pt idx="534">
                  <c:v>-1.3841140000000001</c:v>
                </c:pt>
                <c:pt idx="535">
                  <c:v>-2.8282530000000001</c:v>
                </c:pt>
                <c:pt idx="536">
                  <c:v>-1.5157210000000001</c:v>
                </c:pt>
                <c:pt idx="537">
                  <c:v>-3.0117099999999999</c:v>
                </c:pt>
                <c:pt idx="538">
                  <c:v>-1.3753610000000001</c:v>
                </c:pt>
                <c:pt idx="539">
                  <c:v>-2.6516899999999999</c:v>
                </c:pt>
                <c:pt idx="540">
                  <c:v>-1.267828</c:v>
                </c:pt>
                <c:pt idx="541">
                  <c:v>-2.512785</c:v>
                </c:pt>
                <c:pt idx="542">
                  <c:v>-1.177886</c:v>
                </c:pt>
                <c:pt idx="543">
                  <c:v>-2.263315</c:v>
                </c:pt>
                <c:pt idx="544">
                  <c:v>-0.96190699999999996</c:v>
                </c:pt>
                <c:pt idx="545">
                  <c:v>-1.732291</c:v>
                </c:pt>
                <c:pt idx="546">
                  <c:v>-0.57889500000000005</c:v>
                </c:pt>
                <c:pt idx="547">
                  <c:v>-0.95691199999999998</c:v>
                </c:pt>
                <c:pt idx="548">
                  <c:v>-0.133576</c:v>
                </c:pt>
                <c:pt idx="549">
                  <c:v>-0.10172299999999999</c:v>
                </c:pt>
                <c:pt idx="550">
                  <c:v>0.104758</c:v>
                </c:pt>
                <c:pt idx="551">
                  <c:v>0.28576200000000002</c:v>
                </c:pt>
                <c:pt idx="552">
                  <c:v>0.300626</c:v>
                </c:pt>
                <c:pt idx="553">
                  <c:v>0.69376099999999996</c:v>
                </c:pt>
                <c:pt idx="554">
                  <c:v>0.42088799999999998</c:v>
                </c:pt>
                <c:pt idx="555">
                  <c:v>0.88862600000000003</c:v>
                </c:pt>
                <c:pt idx="556">
                  <c:v>0.57999000000000001</c:v>
                </c:pt>
                <c:pt idx="557">
                  <c:v>1.250221</c:v>
                </c:pt>
                <c:pt idx="558">
                  <c:v>0.69020800000000004</c:v>
                </c:pt>
                <c:pt idx="559">
                  <c:v>1.404919</c:v>
                </c:pt>
                <c:pt idx="560">
                  <c:v>0.74353999999999998</c:v>
                </c:pt>
                <c:pt idx="561">
                  <c:v>1.4676119999999999</c:v>
                </c:pt>
                <c:pt idx="562">
                  <c:v>0.71667599999999998</c:v>
                </c:pt>
                <c:pt idx="563">
                  <c:v>1.46574</c:v>
                </c:pt>
                <c:pt idx="564">
                  <c:v>0.77741000000000005</c:v>
                </c:pt>
                <c:pt idx="565">
                  <c:v>1.5727599999999999</c:v>
                </c:pt>
                <c:pt idx="566">
                  <c:v>0.82811699999999999</c:v>
                </c:pt>
                <c:pt idx="567">
                  <c:v>1.7332430000000001</c:v>
                </c:pt>
                <c:pt idx="568">
                  <c:v>1.006966</c:v>
                </c:pt>
                <c:pt idx="569">
                  <c:v>2.0610590000000002</c:v>
                </c:pt>
                <c:pt idx="570">
                  <c:v>1.0357890000000001</c:v>
                </c:pt>
                <c:pt idx="571">
                  <c:v>2.035568</c:v>
                </c:pt>
                <c:pt idx="572">
                  <c:v>0.98245199999999999</c:v>
                </c:pt>
                <c:pt idx="573">
                  <c:v>1.95791</c:v>
                </c:pt>
                <c:pt idx="574">
                  <c:v>0.94197299999999995</c:v>
                </c:pt>
                <c:pt idx="575">
                  <c:v>1.835091</c:v>
                </c:pt>
                <c:pt idx="576">
                  <c:v>0.84321699999999999</c:v>
                </c:pt>
                <c:pt idx="577">
                  <c:v>1.674696</c:v>
                </c:pt>
                <c:pt idx="578">
                  <c:v>0.84381200000000001</c:v>
                </c:pt>
                <c:pt idx="579">
                  <c:v>1.7178880000000001</c:v>
                </c:pt>
                <c:pt idx="580">
                  <c:v>0.86881900000000001</c:v>
                </c:pt>
                <c:pt idx="581">
                  <c:v>1.7008129999999999</c:v>
                </c:pt>
                <c:pt idx="582">
                  <c:v>0.796373</c:v>
                </c:pt>
                <c:pt idx="583">
                  <c:v>1.6075470000000001</c:v>
                </c:pt>
                <c:pt idx="584">
                  <c:v>0.86579200000000001</c:v>
                </c:pt>
                <c:pt idx="585">
                  <c:v>1.780206</c:v>
                </c:pt>
                <c:pt idx="586">
                  <c:v>0.85389000000000004</c:v>
                </c:pt>
                <c:pt idx="587">
                  <c:v>1.613715</c:v>
                </c:pt>
                <c:pt idx="588">
                  <c:v>0.71949600000000002</c:v>
                </c:pt>
                <c:pt idx="589">
                  <c:v>1.461595</c:v>
                </c:pt>
                <c:pt idx="590">
                  <c:v>0.76109000000000004</c:v>
                </c:pt>
                <c:pt idx="591">
                  <c:v>1.5260069999999999</c:v>
                </c:pt>
                <c:pt idx="592">
                  <c:v>0.83529900000000001</c:v>
                </c:pt>
                <c:pt idx="593">
                  <c:v>1.7360720000000001</c:v>
                </c:pt>
                <c:pt idx="594">
                  <c:v>0.859788</c:v>
                </c:pt>
                <c:pt idx="595">
                  <c:v>1.6440170000000001</c:v>
                </c:pt>
                <c:pt idx="596">
                  <c:v>0.76612199999999997</c:v>
                </c:pt>
                <c:pt idx="597">
                  <c:v>1.4928840000000001</c:v>
                </c:pt>
                <c:pt idx="598">
                  <c:v>0.63291200000000003</c:v>
                </c:pt>
                <c:pt idx="599">
                  <c:v>1.12019</c:v>
                </c:pt>
                <c:pt idx="600">
                  <c:v>0.34168799999999999</c:v>
                </c:pt>
                <c:pt idx="601">
                  <c:v>0.58200300000000005</c:v>
                </c:pt>
                <c:pt idx="602">
                  <c:v>0.16255900000000001</c:v>
                </c:pt>
                <c:pt idx="603">
                  <c:v>0.256158</c:v>
                </c:pt>
                <c:pt idx="604">
                  <c:v>1.5412E-2</c:v>
                </c:pt>
                <c:pt idx="605">
                  <c:v>-7.2646000000000002E-2</c:v>
                </c:pt>
                <c:pt idx="606">
                  <c:v>-0.169263</c:v>
                </c:pt>
                <c:pt idx="607">
                  <c:v>-0.45056400000000002</c:v>
                </c:pt>
                <c:pt idx="608">
                  <c:v>-0.39784399999999998</c:v>
                </c:pt>
                <c:pt idx="609">
                  <c:v>-0.81420599999999999</c:v>
                </c:pt>
                <c:pt idx="610">
                  <c:v>-0.43375399999999997</c:v>
                </c:pt>
                <c:pt idx="611">
                  <c:v>-0.94991499999999995</c:v>
                </c:pt>
                <c:pt idx="612">
                  <c:v>-0.55161899999999997</c:v>
                </c:pt>
                <c:pt idx="613">
                  <c:v>-1.0832539999999999</c:v>
                </c:pt>
                <c:pt idx="614">
                  <c:v>-0.52732599999999996</c:v>
                </c:pt>
                <c:pt idx="615">
                  <c:v>-1.0541700000000001</c:v>
                </c:pt>
                <c:pt idx="616">
                  <c:v>-0.50214000000000003</c:v>
                </c:pt>
                <c:pt idx="617">
                  <c:v>-1.0048060000000001</c:v>
                </c:pt>
                <c:pt idx="618">
                  <c:v>-0.51917000000000002</c:v>
                </c:pt>
                <c:pt idx="619">
                  <c:v>-1.061034</c:v>
                </c:pt>
                <c:pt idx="620">
                  <c:v>-0.57030800000000004</c:v>
                </c:pt>
                <c:pt idx="621">
                  <c:v>-1.1966589999999999</c:v>
                </c:pt>
                <c:pt idx="622">
                  <c:v>-0.73225899999999999</c:v>
                </c:pt>
                <c:pt idx="623">
                  <c:v>-1.5461590000000001</c:v>
                </c:pt>
                <c:pt idx="624">
                  <c:v>-0.83997699999999997</c:v>
                </c:pt>
                <c:pt idx="625">
                  <c:v>-1.7801089999999999</c:v>
                </c:pt>
                <c:pt idx="626">
                  <c:v>-1.0547340000000001</c:v>
                </c:pt>
                <c:pt idx="627">
                  <c:v>-2.039596</c:v>
                </c:pt>
                <c:pt idx="628">
                  <c:v>-0.88555499999999998</c:v>
                </c:pt>
                <c:pt idx="629">
                  <c:v>-1.718221</c:v>
                </c:pt>
                <c:pt idx="630">
                  <c:v>-0.84459300000000004</c:v>
                </c:pt>
                <c:pt idx="631">
                  <c:v>-1.7638119999999999</c:v>
                </c:pt>
                <c:pt idx="632">
                  <c:v>-1.060066</c:v>
                </c:pt>
                <c:pt idx="633">
                  <c:v>-2.2522880000000001</c:v>
                </c:pt>
                <c:pt idx="634">
                  <c:v>-1.268162</c:v>
                </c:pt>
                <c:pt idx="635">
                  <c:v>-2.5521310000000001</c:v>
                </c:pt>
                <c:pt idx="636">
                  <c:v>-1.2416799999999999</c:v>
                </c:pt>
                <c:pt idx="637">
                  <c:v>-2.4938959999999999</c:v>
                </c:pt>
                <c:pt idx="638">
                  <c:v>-1.247285</c:v>
                </c:pt>
                <c:pt idx="639">
                  <c:v>-2.3833549999999999</c:v>
                </c:pt>
                <c:pt idx="640">
                  <c:v>-1.015304</c:v>
                </c:pt>
                <c:pt idx="641">
                  <c:v>-2.0691980000000001</c:v>
                </c:pt>
                <c:pt idx="642">
                  <c:v>-1.1837679999999999</c:v>
                </c:pt>
                <c:pt idx="643">
                  <c:v>-2.4538730000000002</c:v>
                </c:pt>
                <c:pt idx="644">
                  <c:v>-1.3161989999999999</c:v>
                </c:pt>
                <c:pt idx="645">
                  <c:v>-2.6397110000000001</c:v>
                </c:pt>
                <c:pt idx="646">
                  <c:v>-1.255368</c:v>
                </c:pt>
                <c:pt idx="647">
                  <c:v>-2.3748680000000002</c:v>
                </c:pt>
                <c:pt idx="648">
                  <c:v>-0.86274799999999996</c:v>
                </c:pt>
                <c:pt idx="649">
                  <c:v>-1.4033230000000001</c:v>
                </c:pt>
                <c:pt idx="650">
                  <c:v>-0.24848999999999999</c:v>
                </c:pt>
                <c:pt idx="651">
                  <c:v>-0.26311299999999999</c:v>
                </c:pt>
                <c:pt idx="652">
                  <c:v>0.23095499999999999</c:v>
                </c:pt>
                <c:pt idx="653">
                  <c:v>0.64542200000000005</c:v>
                </c:pt>
                <c:pt idx="654">
                  <c:v>0.41393600000000003</c:v>
                </c:pt>
                <c:pt idx="655">
                  <c:v>0.76234500000000005</c:v>
                </c:pt>
                <c:pt idx="656">
                  <c:v>0.42442600000000003</c:v>
                </c:pt>
                <c:pt idx="657">
                  <c:v>0.99197299999999999</c:v>
                </c:pt>
                <c:pt idx="658">
                  <c:v>0.58000099999999999</c:v>
                </c:pt>
                <c:pt idx="659">
                  <c:v>1.066219</c:v>
                </c:pt>
                <c:pt idx="660">
                  <c:v>0.41195300000000001</c:v>
                </c:pt>
                <c:pt idx="661">
                  <c:v>0.868344</c:v>
                </c:pt>
                <c:pt idx="662">
                  <c:v>0.570523</c:v>
                </c:pt>
                <c:pt idx="663">
                  <c:v>1.2294039999999999</c:v>
                </c:pt>
                <c:pt idx="664">
                  <c:v>0.72786099999999998</c:v>
                </c:pt>
                <c:pt idx="665">
                  <c:v>1.5327470000000001</c:v>
                </c:pt>
                <c:pt idx="666">
                  <c:v>0.88212599999999997</c:v>
                </c:pt>
                <c:pt idx="667">
                  <c:v>1.8504179999999999</c:v>
                </c:pt>
                <c:pt idx="668">
                  <c:v>1.0998619999999999</c:v>
                </c:pt>
                <c:pt idx="669">
                  <c:v>2.3073130000000002</c:v>
                </c:pt>
                <c:pt idx="670">
                  <c:v>1.270246</c:v>
                </c:pt>
                <c:pt idx="671">
                  <c:v>2.509039</c:v>
                </c:pt>
                <c:pt idx="672">
                  <c:v>1.0914239999999999</c:v>
                </c:pt>
                <c:pt idx="673">
                  <c:v>2.0573869999999999</c:v>
                </c:pt>
                <c:pt idx="674">
                  <c:v>0.86764399999999997</c:v>
                </c:pt>
                <c:pt idx="675">
                  <c:v>1.5923639999999999</c:v>
                </c:pt>
                <c:pt idx="676">
                  <c:v>0.57690399999999997</c:v>
                </c:pt>
                <c:pt idx="677">
                  <c:v>1.047466</c:v>
                </c:pt>
                <c:pt idx="678">
                  <c:v>0.391679</c:v>
                </c:pt>
                <c:pt idx="679">
                  <c:v>0.66803900000000005</c:v>
                </c:pt>
                <c:pt idx="680">
                  <c:v>0.19273399999999999</c:v>
                </c:pt>
                <c:pt idx="681">
                  <c:v>0.35004200000000002</c:v>
                </c:pt>
                <c:pt idx="682">
                  <c:v>9.7178E-2</c:v>
                </c:pt>
                <c:pt idx="683">
                  <c:v>0.10357</c:v>
                </c:pt>
                <c:pt idx="684">
                  <c:v>-7.7190000000000002E-3</c:v>
                </c:pt>
                <c:pt idx="685">
                  <c:v>-3.0411000000000001E-2</c:v>
                </c:pt>
                <c:pt idx="686">
                  <c:v>-4.8187000000000001E-2</c:v>
                </c:pt>
                <c:pt idx="687">
                  <c:v>-0.1018</c:v>
                </c:pt>
                <c:pt idx="688">
                  <c:v>-1.2047E-2</c:v>
                </c:pt>
                <c:pt idx="689">
                  <c:v>3.2426999999999997E-2</c:v>
                </c:pt>
                <c:pt idx="690">
                  <c:v>-6.8869999999999999E-3</c:v>
                </c:pt>
                <c:pt idx="691">
                  <c:v>-0.146171</c:v>
                </c:pt>
                <c:pt idx="692">
                  <c:v>-0.20830699999999999</c:v>
                </c:pt>
                <c:pt idx="693">
                  <c:v>-0.50473699999999999</c:v>
                </c:pt>
                <c:pt idx="694">
                  <c:v>-0.381882</c:v>
                </c:pt>
                <c:pt idx="695">
                  <c:v>-0.61527399999999999</c:v>
                </c:pt>
                <c:pt idx="696">
                  <c:v>6.9542000000000007E-2</c:v>
                </c:pt>
                <c:pt idx="697">
                  <c:v>0.35152099999999997</c:v>
                </c:pt>
                <c:pt idx="698">
                  <c:v>0.249719</c:v>
                </c:pt>
                <c:pt idx="699">
                  <c:v>0.35958200000000001</c:v>
                </c:pt>
                <c:pt idx="700">
                  <c:v>4.9909000000000002E-2</c:v>
                </c:pt>
                <c:pt idx="701">
                  <c:v>0.116483</c:v>
                </c:pt>
                <c:pt idx="702">
                  <c:v>0.116646</c:v>
                </c:pt>
                <c:pt idx="703">
                  <c:v>0.320967</c:v>
                </c:pt>
                <c:pt idx="704">
                  <c:v>0.27892</c:v>
                </c:pt>
                <c:pt idx="705">
                  <c:v>0.51557500000000001</c:v>
                </c:pt>
                <c:pt idx="706">
                  <c:v>7.5490000000000002E-2</c:v>
                </c:pt>
                <c:pt idx="707">
                  <c:v>0.177231</c:v>
                </c:pt>
                <c:pt idx="708">
                  <c:v>0.152477</c:v>
                </c:pt>
                <c:pt idx="709">
                  <c:v>0.36143999999999998</c:v>
                </c:pt>
                <c:pt idx="710">
                  <c:v>0.126467</c:v>
                </c:pt>
                <c:pt idx="711">
                  <c:v>0.15227099999999999</c:v>
                </c:pt>
                <c:pt idx="712">
                  <c:v>-5.6361000000000001E-2</c:v>
                </c:pt>
                <c:pt idx="713">
                  <c:v>-0.18290699999999999</c:v>
                </c:pt>
                <c:pt idx="714">
                  <c:v>-0.302568</c:v>
                </c:pt>
                <c:pt idx="715">
                  <c:v>-0.74936400000000003</c:v>
                </c:pt>
                <c:pt idx="716">
                  <c:v>-0.34723199999999999</c:v>
                </c:pt>
                <c:pt idx="717">
                  <c:v>-0.52027900000000005</c:v>
                </c:pt>
                <c:pt idx="718">
                  <c:v>-0.123142</c:v>
                </c:pt>
                <c:pt idx="719">
                  <c:v>-0.19975799999999999</c:v>
                </c:pt>
                <c:pt idx="720">
                  <c:v>-5.6372999999999999E-2</c:v>
                </c:pt>
                <c:pt idx="721">
                  <c:v>-6.2079000000000002E-2</c:v>
                </c:pt>
                <c:pt idx="722">
                  <c:v>-5.1699999999999999E-4</c:v>
                </c:pt>
                <c:pt idx="723">
                  <c:v>2.1947000000000001E-2</c:v>
                </c:pt>
                <c:pt idx="724">
                  <c:v>2.4150999999999999E-2</c:v>
                </c:pt>
                <c:pt idx="725">
                  <c:v>6.4342999999999997E-2</c:v>
                </c:pt>
                <c:pt idx="726">
                  <c:v>4.3504000000000001E-2</c:v>
                </c:pt>
                <c:pt idx="727">
                  <c:v>4.7466000000000001E-2</c:v>
                </c:pt>
                <c:pt idx="728">
                  <c:v>-1.7378000000000001E-2</c:v>
                </c:pt>
                <c:pt idx="729">
                  <c:v>-3.2545999999999999E-2</c:v>
                </c:pt>
                <c:pt idx="730">
                  <c:v>-4.9652000000000002E-2</c:v>
                </c:pt>
                <c:pt idx="731">
                  <c:v>-0.109182</c:v>
                </c:pt>
                <c:pt idx="732">
                  <c:v>-3.9385999999999997E-2</c:v>
                </c:pt>
                <c:pt idx="733">
                  <c:v>-4.9129999999999998E-3</c:v>
                </c:pt>
                <c:pt idx="734">
                  <c:v>1.9959999999999999E-2</c:v>
                </c:pt>
                <c:pt idx="735">
                  <c:v>-6.2384000000000002E-2</c:v>
                </c:pt>
                <c:pt idx="736">
                  <c:v>-0.13684399999999999</c:v>
                </c:pt>
                <c:pt idx="737">
                  <c:v>-3.0941E-2</c:v>
                </c:pt>
                <c:pt idx="738">
                  <c:v>8.4694000000000005E-2</c:v>
                </c:pt>
                <c:pt idx="739">
                  <c:v>8.3703E-2</c:v>
                </c:pt>
                <c:pt idx="740">
                  <c:v>-5.5246999999999997E-2</c:v>
                </c:pt>
                <c:pt idx="741">
                  <c:v>-7.8614000000000003E-2</c:v>
                </c:pt>
                <c:pt idx="742">
                  <c:v>1.9924000000000001E-2</c:v>
                </c:pt>
                <c:pt idx="743">
                  <c:v>4.1937000000000002E-2</c:v>
                </c:pt>
                <c:pt idx="744">
                  <c:v>4.2279999999999998E-2</c:v>
                </c:pt>
                <c:pt idx="745">
                  <c:v>5.0323E-2</c:v>
                </c:pt>
                <c:pt idx="746">
                  <c:v>-3.2901E-2</c:v>
                </c:pt>
                <c:pt idx="747">
                  <c:v>-8.3108000000000001E-2</c:v>
                </c:pt>
                <c:pt idx="748">
                  <c:v>-6.2741000000000005E-2</c:v>
                </c:pt>
                <c:pt idx="749">
                  <c:v>-0.116716</c:v>
                </c:pt>
                <c:pt idx="750">
                  <c:v>-9.0589999999999993E-3</c:v>
                </c:pt>
                <c:pt idx="751">
                  <c:v>-2.0355000000000002E-2</c:v>
                </c:pt>
                <c:pt idx="752">
                  <c:v>-5.4089999999999999E-2</c:v>
                </c:pt>
                <c:pt idx="753">
                  <c:v>-0.11663999999999999</c:v>
                </c:pt>
                <c:pt idx="754">
                  <c:v>-2.8299000000000001E-2</c:v>
                </c:pt>
                <c:pt idx="755">
                  <c:v>-4.8209000000000002E-2</c:v>
                </c:pt>
                <c:pt idx="756">
                  <c:v>-6.4984E-2</c:v>
                </c:pt>
                <c:pt idx="757">
                  <c:v>-0.14485000000000001</c:v>
                </c:pt>
                <c:pt idx="758">
                  <c:v>-6.6971000000000003E-2</c:v>
                </c:pt>
                <c:pt idx="759">
                  <c:v>-0.15742600000000001</c:v>
                </c:pt>
                <c:pt idx="760">
                  <c:v>-9.9304000000000003E-2</c:v>
                </c:pt>
                <c:pt idx="761">
                  <c:v>-0.17819199999999999</c:v>
                </c:pt>
                <c:pt idx="762">
                  <c:v>-5.3111999999999999E-2</c:v>
                </c:pt>
                <c:pt idx="763">
                  <c:v>-0.10190100000000001</c:v>
                </c:pt>
                <c:pt idx="764">
                  <c:v>-7.7374999999999999E-2</c:v>
                </c:pt>
                <c:pt idx="765">
                  <c:v>-0.13794899999999999</c:v>
                </c:pt>
                <c:pt idx="766">
                  <c:v>-4.0708000000000001E-2</c:v>
                </c:pt>
                <c:pt idx="767">
                  <c:v>-6.8224000000000007E-2</c:v>
                </c:pt>
                <c:pt idx="768">
                  <c:v>-2.3851000000000001E-2</c:v>
                </c:pt>
                <c:pt idx="769">
                  <c:v>-4.9883999999999998E-2</c:v>
                </c:pt>
                <c:pt idx="770">
                  <c:v>-5.1061000000000002E-2</c:v>
                </c:pt>
                <c:pt idx="771">
                  <c:v>-8.7359999999999993E-2</c:v>
                </c:pt>
                <c:pt idx="772">
                  <c:v>-1.2068000000000001E-2</c:v>
                </c:pt>
                <c:pt idx="773">
                  <c:v>-8.0553E-2</c:v>
                </c:pt>
                <c:pt idx="774">
                  <c:v>-8.0147999999999997E-2</c:v>
                </c:pt>
                <c:pt idx="775">
                  <c:v>-0.141399</c:v>
                </c:pt>
                <c:pt idx="776">
                  <c:v>-1.4416E-2</c:v>
                </c:pt>
                <c:pt idx="777">
                  <c:v>-2.0279999999999999E-2</c:v>
                </c:pt>
                <c:pt idx="778">
                  <c:v>-7.0898000000000003E-2</c:v>
                </c:pt>
                <c:pt idx="779">
                  <c:v>-0.15047099999999999</c:v>
                </c:pt>
                <c:pt idx="780">
                  <c:v>-2.5137E-2</c:v>
                </c:pt>
                <c:pt idx="781">
                  <c:v>2.257E-2</c:v>
                </c:pt>
                <c:pt idx="782">
                  <c:v>0.100457</c:v>
                </c:pt>
                <c:pt idx="783">
                  <c:v>0.17950099999999999</c:v>
                </c:pt>
                <c:pt idx="784">
                  <c:v>-2.9224E-2</c:v>
                </c:pt>
                <c:pt idx="785">
                  <c:v>-7.5823000000000002E-2</c:v>
                </c:pt>
                <c:pt idx="786">
                  <c:v>1.1115999999999999E-2</c:v>
                </c:pt>
                <c:pt idx="787">
                  <c:v>2.1394E-2</c:v>
                </c:pt>
                <c:pt idx="788">
                  <c:v>-5.0408000000000001E-2</c:v>
                </c:pt>
                <c:pt idx="789">
                  <c:v>-0.153505</c:v>
                </c:pt>
                <c:pt idx="790">
                  <c:v>-0.119141</c:v>
                </c:pt>
                <c:pt idx="791">
                  <c:v>-0.23791000000000001</c:v>
                </c:pt>
                <c:pt idx="792">
                  <c:v>-8.7154999999999996E-2</c:v>
                </c:pt>
                <c:pt idx="793">
                  <c:v>-0.20109099999999999</c:v>
                </c:pt>
                <c:pt idx="794">
                  <c:v>-0.10373400000000001</c:v>
                </c:pt>
                <c:pt idx="795">
                  <c:v>-0.13988300000000001</c:v>
                </c:pt>
                <c:pt idx="796">
                  <c:v>5.8584999999999998E-2</c:v>
                </c:pt>
                <c:pt idx="797">
                  <c:v>0.19484299999999999</c:v>
                </c:pt>
                <c:pt idx="798">
                  <c:v>0.112335</c:v>
                </c:pt>
                <c:pt idx="799">
                  <c:v>0.13364899999999999</c:v>
                </c:pt>
                <c:pt idx="800">
                  <c:v>1.1039999999999999E-3</c:v>
                </c:pt>
                <c:pt idx="801">
                  <c:v>-3.2365999999999999E-2</c:v>
                </c:pt>
                <c:pt idx="802">
                  <c:v>-0.1452</c:v>
                </c:pt>
                <c:pt idx="803">
                  <c:v>-0.37692500000000001</c:v>
                </c:pt>
                <c:pt idx="804">
                  <c:v>-0.250498</c:v>
                </c:pt>
                <c:pt idx="805">
                  <c:v>-0.30657400000000001</c:v>
                </c:pt>
                <c:pt idx="806">
                  <c:v>8.0644999999999994E-2</c:v>
                </c:pt>
                <c:pt idx="807">
                  <c:v>0.34279900000000002</c:v>
                </c:pt>
                <c:pt idx="808">
                  <c:v>0.36351299999999998</c:v>
                </c:pt>
                <c:pt idx="809">
                  <c:v>0.80978700000000003</c:v>
                </c:pt>
                <c:pt idx="810">
                  <c:v>0.30982399999999999</c:v>
                </c:pt>
                <c:pt idx="811">
                  <c:v>0.49871199999999999</c:v>
                </c:pt>
                <c:pt idx="812">
                  <c:v>8.3305000000000004E-2</c:v>
                </c:pt>
                <c:pt idx="813">
                  <c:v>0.19803999999999999</c:v>
                </c:pt>
                <c:pt idx="814">
                  <c:v>0.12795000000000001</c:v>
                </c:pt>
                <c:pt idx="815">
                  <c:v>0.19151699999999999</c:v>
                </c:pt>
                <c:pt idx="816">
                  <c:v>0.13365299999999999</c:v>
                </c:pt>
                <c:pt idx="817">
                  <c:v>0.26653199999999999</c:v>
                </c:pt>
                <c:pt idx="818">
                  <c:v>3.1877999999999997E-2</c:v>
                </c:pt>
                <c:pt idx="819">
                  <c:v>3.0633000000000001E-2</c:v>
                </c:pt>
                <c:pt idx="820">
                  <c:v>-8.3909999999999992E-3</c:v>
                </c:pt>
                <c:pt idx="821">
                  <c:v>2.0256E-2</c:v>
                </c:pt>
                <c:pt idx="822">
                  <c:v>8.7392999999999998E-2</c:v>
                </c:pt>
              </c:numCache>
            </c:numRef>
          </c:val>
          <c:smooth val="0"/>
          <c:extLst>
            <c:ext xmlns:c16="http://schemas.microsoft.com/office/drawing/2014/chart" uri="{C3380CC4-5D6E-409C-BE32-E72D297353CC}">
              <c16:uniqueId val="{00000000-EEF0-4593-B3EF-78EED8B58D1B}"/>
            </c:ext>
          </c:extLst>
        </c:ser>
        <c:ser>
          <c:idx val="1"/>
          <c:order val="1"/>
          <c:tx>
            <c:strRef>
              <c:f>'[Gyro (1).csv]Gyro (1)'!$N$1</c:f>
              <c:strCache>
                <c:ptCount val="1"/>
                <c:pt idx="0">
                  <c:v>X_Gyro_2</c:v>
                </c:pt>
              </c:strCache>
            </c:strRef>
          </c:tx>
          <c:spPr>
            <a:ln w="28575" cap="rnd">
              <a:solidFill>
                <a:schemeClr val="accent2"/>
              </a:solidFill>
              <a:round/>
            </a:ln>
            <a:effectLst/>
          </c:spPr>
          <c:marker>
            <c:symbol val="none"/>
          </c:marker>
          <c:val>
            <c:numRef>
              <c:f>'[Gyro (1).csv]Gyro (1)'!$N$2:$N$824</c:f>
              <c:numCache>
                <c:formatCode>General</c:formatCode>
                <c:ptCount val="823"/>
                <c:pt idx="0">
                  <c:v>0.162826</c:v>
                </c:pt>
                <c:pt idx="1">
                  <c:v>0.24744440000000001</c:v>
                </c:pt>
                <c:pt idx="2">
                  <c:v>-6.9784349999999995E-2</c:v>
                </c:pt>
                <c:pt idx="3">
                  <c:v>-0.2829603</c:v>
                </c:pt>
                <c:pt idx="4">
                  <c:v>-0.37622305</c:v>
                </c:pt>
                <c:pt idx="5">
                  <c:v>-0.4452507</c:v>
                </c:pt>
                <c:pt idx="6">
                  <c:v>-5.5454700000000003E-2</c:v>
                </c:pt>
                <c:pt idx="7">
                  <c:v>-7.6681600000000003E-2</c:v>
                </c:pt>
                <c:pt idx="8">
                  <c:v>-6.0419050000000002E-2</c:v>
                </c:pt>
                <c:pt idx="9">
                  <c:v>-0.13645779999999999</c:v>
                </c:pt>
                <c:pt idx="10">
                  <c:v>-5.9650799999999997E-2</c:v>
                </c:pt>
                <c:pt idx="11">
                  <c:v>-7.4514700000000003E-2</c:v>
                </c:pt>
                <c:pt idx="12">
                  <c:v>-2.6066849999999999E-2</c:v>
                </c:pt>
                <c:pt idx="13">
                  <c:v>-9.1477349999999999E-2</c:v>
                </c:pt>
                <c:pt idx="14">
                  <c:v>-0.1232853</c:v>
                </c:pt>
                <c:pt idx="15">
                  <c:v>-0.25837329999999997</c:v>
                </c:pt>
                <c:pt idx="16">
                  <c:v>-0.14682124999999999</c:v>
                </c:pt>
                <c:pt idx="17">
                  <c:v>-0.25670704999999999</c:v>
                </c:pt>
                <c:pt idx="18">
                  <c:v>-8.0685000000000007E-2</c:v>
                </c:pt>
                <c:pt idx="19">
                  <c:v>-0.13323850000000001</c:v>
                </c:pt>
                <c:pt idx="20">
                  <c:v>-0.1509566</c:v>
                </c:pt>
                <c:pt idx="21">
                  <c:v>-0.29922824999999997</c:v>
                </c:pt>
                <c:pt idx="22">
                  <c:v>-0.13312774999999999</c:v>
                </c:pt>
                <c:pt idx="23">
                  <c:v>-0.22076870000000001</c:v>
                </c:pt>
                <c:pt idx="24">
                  <c:v>-7.6924850000000003E-2</c:v>
                </c:pt>
                <c:pt idx="25">
                  <c:v>-0.14270625000000001</c:v>
                </c:pt>
                <c:pt idx="26">
                  <c:v>-9.6799099999999999E-2</c:v>
                </c:pt>
                <c:pt idx="27">
                  <c:v>-0.18745285</c:v>
                </c:pt>
                <c:pt idx="28">
                  <c:v>-0.1608011</c:v>
                </c:pt>
                <c:pt idx="29">
                  <c:v>-0.4002291</c:v>
                </c:pt>
                <c:pt idx="30">
                  <c:v>-0.2379964</c:v>
                </c:pt>
                <c:pt idx="31">
                  <c:v>-0.36079345000000002</c:v>
                </c:pt>
                <c:pt idx="32">
                  <c:v>-7.9439750000000003E-2</c:v>
                </c:pt>
                <c:pt idx="33">
                  <c:v>-0.21603895000000001</c:v>
                </c:pt>
                <c:pt idx="34">
                  <c:v>-9.9547549999999999E-2</c:v>
                </c:pt>
                <c:pt idx="35">
                  <c:v>-9.6699099999999996E-2</c:v>
                </c:pt>
                <c:pt idx="36">
                  <c:v>9.5206449999999998E-2</c:v>
                </c:pt>
                <c:pt idx="37">
                  <c:v>0.37907469999999999</c:v>
                </c:pt>
                <c:pt idx="38">
                  <c:v>2.81263E-2</c:v>
                </c:pt>
                <c:pt idx="39">
                  <c:v>7.8892050000000005E-2</c:v>
                </c:pt>
                <c:pt idx="40">
                  <c:v>5.6443399999999998E-2</c:v>
                </c:pt>
                <c:pt idx="41">
                  <c:v>7.8521599999999997E-2</c:v>
                </c:pt>
                <c:pt idx="42">
                  <c:v>-2.8924950000000001E-2</c:v>
                </c:pt>
                <c:pt idx="43">
                  <c:v>-5.0607850000000003E-2</c:v>
                </c:pt>
                <c:pt idx="44">
                  <c:v>-8.8355500000000003E-2</c:v>
                </c:pt>
                <c:pt idx="45">
                  <c:v>-0.17456679999999999</c:v>
                </c:pt>
                <c:pt idx="46">
                  <c:v>-4.4086800000000002E-2</c:v>
                </c:pt>
                <c:pt idx="47">
                  <c:v>-5.9215999999999998E-2</c:v>
                </c:pt>
                <c:pt idx="48">
                  <c:v>2.0053350000000001E-2</c:v>
                </c:pt>
                <c:pt idx="49">
                  <c:v>2.3288550000000002E-2</c:v>
                </c:pt>
                <c:pt idx="50">
                  <c:v>-5.5257750000000001E-2</c:v>
                </c:pt>
                <c:pt idx="51">
                  <c:v>-0.11846379999999999</c:v>
                </c:pt>
                <c:pt idx="52">
                  <c:v>-1.291485E-2</c:v>
                </c:pt>
                <c:pt idx="53">
                  <c:v>7.5071499999999998E-3</c:v>
                </c:pt>
                <c:pt idx="54">
                  <c:v>1.6367400000000001E-2</c:v>
                </c:pt>
                <c:pt idx="55">
                  <c:v>7.469075E-2</c:v>
                </c:pt>
                <c:pt idx="56">
                  <c:v>0.15938574999999999</c:v>
                </c:pt>
                <c:pt idx="57">
                  <c:v>0.28814440000000002</c:v>
                </c:pt>
                <c:pt idx="58">
                  <c:v>3.9015800000000003E-2</c:v>
                </c:pt>
                <c:pt idx="59">
                  <c:v>-1.076615E-2</c:v>
                </c:pt>
                <c:pt idx="60">
                  <c:v>-3.1798999999999998E-3</c:v>
                </c:pt>
                <c:pt idx="61">
                  <c:v>3.065265E-2</c:v>
                </c:pt>
                <c:pt idx="62">
                  <c:v>1.1253999999999999E-3</c:v>
                </c:pt>
                <c:pt idx="63">
                  <c:v>-0.17799429999999999</c:v>
                </c:pt>
                <c:pt idx="64">
                  <c:v>-0.20374814999999999</c:v>
                </c:pt>
                <c:pt idx="65">
                  <c:v>-0.27189289999999999</c:v>
                </c:pt>
                <c:pt idx="66">
                  <c:v>-9.4838049999999993E-2</c:v>
                </c:pt>
                <c:pt idx="67">
                  <c:v>-0.11311385</c:v>
                </c:pt>
                <c:pt idx="68">
                  <c:v>7.6525049999999997E-2</c:v>
                </c:pt>
                <c:pt idx="69">
                  <c:v>0.42124139999999999</c:v>
                </c:pt>
                <c:pt idx="70">
                  <c:v>0.32102744999999999</c:v>
                </c:pt>
                <c:pt idx="71">
                  <c:v>0.41196539999999998</c:v>
                </c:pt>
                <c:pt idx="72">
                  <c:v>-4.5989049999999997E-2</c:v>
                </c:pt>
                <c:pt idx="73">
                  <c:v>-0.18406649999999999</c:v>
                </c:pt>
                <c:pt idx="74">
                  <c:v>-0.10551905</c:v>
                </c:pt>
                <c:pt idx="75">
                  <c:v>-6.3819550000000003E-2</c:v>
                </c:pt>
                <c:pt idx="76">
                  <c:v>0.18250474999999999</c:v>
                </c:pt>
                <c:pt idx="77">
                  <c:v>0.44535944999999999</c:v>
                </c:pt>
                <c:pt idx="78">
                  <c:v>0.27293925000000002</c:v>
                </c:pt>
                <c:pt idx="79">
                  <c:v>0.45652359999999997</c:v>
                </c:pt>
                <c:pt idx="80">
                  <c:v>0.23824685000000001</c:v>
                </c:pt>
                <c:pt idx="81">
                  <c:v>0.65556029999999998</c:v>
                </c:pt>
                <c:pt idx="82">
                  <c:v>0.63151389999999996</c:v>
                </c:pt>
                <c:pt idx="83">
                  <c:v>1.3785406</c:v>
                </c:pt>
                <c:pt idx="84">
                  <c:v>0.97569645000000005</c:v>
                </c:pt>
                <c:pt idx="85">
                  <c:v>1.9057449</c:v>
                </c:pt>
                <c:pt idx="86">
                  <c:v>0.91677200000000003</c:v>
                </c:pt>
                <c:pt idx="87">
                  <c:v>1.43318105</c:v>
                </c:pt>
                <c:pt idx="88">
                  <c:v>0.45096174999999999</c:v>
                </c:pt>
                <c:pt idx="89">
                  <c:v>0.73811554999999995</c:v>
                </c:pt>
                <c:pt idx="90">
                  <c:v>0.39108100000000001</c:v>
                </c:pt>
                <c:pt idx="91">
                  <c:v>0.76613439999999999</c:v>
                </c:pt>
                <c:pt idx="92">
                  <c:v>0.39680074999999998</c:v>
                </c:pt>
                <c:pt idx="93">
                  <c:v>0.62379819999999997</c:v>
                </c:pt>
                <c:pt idx="94">
                  <c:v>0.2868156</c:v>
                </c:pt>
                <c:pt idx="95">
                  <c:v>0.66476440000000003</c:v>
                </c:pt>
                <c:pt idx="96">
                  <c:v>0.40014909999999998</c:v>
                </c:pt>
                <c:pt idx="97">
                  <c:v>0.63913215000000001</c:v>
                </c:pt>
                <c:pt idx="98">
                  <c:v>0.14583465000000001</c:v>
                </c:pt>
                <c:pt idx="99">
                  <c:v>6.9988400000000006E-2</c:v>
                </c:pt>
                <c:pt idx="100">
                  <c:v>0.14964625000000001</c:v>
                </c:pt>
                <c:pt idx="101">
                  <c:v>0.35918925000000002</c:v>
                </c:pt>
                <c:pt idx="102">
                  <c:v>0.27402480000000001</c:v>
                </c:pt>
                <c:pt idx="103">
                  <c:v>0.50838444999999999</c:v>
                </c:pt>
                <c:pt idx="104">
                  <c:v>0.21708189999999999</c:v>
                </c:pt>
                <c:pt idx="105">
                  <c:v>0.3507652</c:v>
                </c:pt>
                <c:pt idx="106">
                  <c:v>0.16034950000000001</c:v>
                </c:pt>
                <c:pt idx="107">
                  <c:v>0.28789480000000001</c:v>
                </c:pt>
                <c:pt idx="108">
                  <c:v>9.9791400000000002E-2</c:v>
                </c:pt>
                <c:pt idx="109">
                  <c:v>8.0085000000000003E-2</c:v>
                </c:pt>
                <c:pt idx="110">
                  <c:v>-3.3808699999999997E-2</c:v>
                </c:pt>
                <c:pt idx="111">
                  <c:v>-1.4585849999999999E-2</c:v>
                </c:pt>
                <c:pt idx="112">
                  <c:v>-9.0353499999999993E-3</c:v>
                </c:pt>
                <c:pt idx="113">
                  <c:v>-0.19710395</c:v>
                </c:pt>
                <c:pt idx="114">
                  <c:v>-0.36595280000000002</c:v>
                </c:pt>
                <c:pt idx="115">
                  <c:v>-0.80454165</c:v>
                </c:pt>
                <c:pt idx="116">
                  <c:v>-0.56289880000000003</c:v>
                </c:pt>
                <c:pt idx="117">
                  <c:v>-1.2060498500000001</c:v>
                </c:pt>
                <c:pt idx="118">
                  <c:v>-0.80807134999999997</c:v>
                </c:pt>
                <c:pt idx="119">
                  <c:v>-1.6051911000000001</c:v>
                </c:pt>
                <c:pt idx="120">
                  <c:v>-1.0896945499999999</c:v>
                </c:pt>
                <c:pt idx="121">
                  <c:v>-2.3675575499999999</c:v>
                </c:pt>
                <c:pt idx="122">
                  <c:v>-1.6907022</c:v>
                </c:pt>
                <c:pt idx="123">
                  <c:v>-3.3815171999999998</c:v>
                </c:pt>
                <c:pt idx="124">
                  <c:v>-2.0227267000000002</c:v>
                </c:pt>
                <c:pt idx="125">
                  <c:v>-3.9064903499999999</c:v>
                </c:pt>
                <c:pt idx="126">
                  <c:v>-2.16081615</c:v>
                </c:pt>
                <c:pt idx="127">
                  <c:v>-3.9004251999999999</c:v>
                </c:pt>
                <c:pt idx="128">
                  <c:v>-1.97570165</c:v>
                </c:pt>
                <c:pt idx="129">
                  <c:v>-3.6325775500000002</c:v>
                </c:pt>
                <c:pt idx="130">
                  <c:v>-1.8660733</c:v>
                </c:pt>
                <c:pt idx="131">
                  <c:v>-3.3706037499999999</c:v>
                </c:pt>
                <c:pt idx="132">
                  <c:v>-1.7896964</c:v>
                </c:pt>
                <c:pt idx="133">
                  <c:v>-3.2065499000000002</c:v>
                </c:pt>
                <c:pt idx="134">
                  <c:v>-1.43825285</c:v>
                </c:pt>
                <c:pt idx="135">
                  <c:v>-2.3955160499999999</c:v>
                </c:pt>
                <c:pt idx="136">
                  <c:v>-1.03531175</c:v>
                </c:pt>
                <c:pt idx="137">
                  <c:v>-1.7735972499999999</c:v>
                </c:pt>
                <c:pt idx="138">
                  <c:v>-0.77038989999999996</c:v>
                </c:pt>
                <c:pt idx="139">
                  <c:v>-1.2086292999999999</c:v>
                </c:pt>
                <c:pt idx="140">
                  <c:v>-0.3726969</c:v>
                </c:pt>
                <c:pt idx="141">
                  <c:v>-0.52088034999999999</c:v>
                </c:pt>
                <c:pt idx="142">
                  <c:v>-0.18862524999999999</c:v>
                </c:pt>
                <c:pt idx="143">
                  <c:v>-0.28998849999999998</c:v>
                </c:pt>
                <c:pt idx="144">
                  <c:v>-3.6933399999999998E-2</c:v>
                </c:pt>
                <c:pt idx="145">
                  <c:v>4.57107E-2</c:v>
                </c:pt>
                <c:pt idx="146">
                  <c:v>0.13739560000000001</c:v>
                </c:pt>
                <c:pt idx="147">
                  <c:v>0.31241819999999998</c:v>
                </c:pt>
                <c:pt idx="148">
                  <c:v>0.20883665000000001</c:v>
                </c:pt>
                <c:pt idx="149">
                  <c:v>0.39276575000000002</c:v>
                </c:pt>
                <c:pt idx="150">
                  <c:v>0.19193589999999999</c:v>
                </c:pt>
                <c:pt idx="151">
                  <c:v>0.33307560000000003</c:v>
                </c:pt>
                <c:pt idx="152">
                  <c:v>0.13984284999999999</c:v>
                </c:pt>
                <c:pt idx="153">
                  <c:v>0.2481207</c:v>
                </c:pt>
                <c:pt idx="154">
                  <c:v>0.1429211</c:v>
                </c:pt>
                <c:pt idx="155">
                  <c:v>0.2761806</c:v>
                </c:pt>
                <c:pt idx="156">
                  <c:v>0.19287489999999999</c:v>
                </c:pt>
                <c:pt idx="157">
                  <c:v>0.45264389999999999</c:v>
                </c:pt>
                <c:pt idx="158">
                  <c:v>0.35955425000000002</c:v>
                </c:pt>
                <c:pt idx="159">
                  <c:v>0.72595624999999997</c:v>
                </c:pt>
                <c:pt idx="160">
                  <c:v>0.43706060000000002</c:v>
                </c:pt>
                <c:pt idx="161">
                  <c:v>0.90394845000000001</c:v>
                </c:pt>
                <c:pt idx="162">
                  <c:v>0.63774975</c:v>
                </c:pt>
                <c:pt idx="163">
                  <c:v>1.3325231500000001</c:v>
                </c:pt>
                <c:pt idx="164">
                  <c:v>0.91938520000000001</c:v>
                </c:pt>
                <c:pt idx="165">
                  <c:v>1.8792127999999999</c:v>
                </c:pt>
                <c:pt idx="166">
                  <c:v>1.21025195</c:v>
                </c:pt>
                <c:pt idx="167">
                  <c:v>2.4024093999999998</c:v>
                </c:pt>
                <c:pt idx="168">
                  <c:v>1.32230885</c:v>
                </c:pt>
                <c:pt idx="169">
                  <c:v>2.3331960999999999</c:v>
                </c:pt>
                <c:pt idx="170">
                  <c:v>1.07247585</c:v>
                </c:pt>
                <c:pt idx="171">
                  <c:v>1.9494471499999999</c:v>
                </c:pt>
                <c:pt idx="172">
                  <c:v>1.2247683</c:v>
                </c:pt>
                <c:pt idx="173">
                  <c:v>2.5160656000000001</c:v>
                </c:pt>
                <c:pt idx="174">
                  <c:v>1.5454870000000001</c:v>
                </c:pt>
                <c:pt idx="175">
                  <c:v>2.9174582</c:v>
                </c:pt>
                <c:pt idx="176">
                  <c:v>1.5334013</c:v>
                </c:pt>
                <c:pt idx="177">
                  <c:v>2.8277351999999998</c:v>
                </c:pt>
                <c:pt idx="178">
                  <c:v>1.4755061</c:v>
                </c:pt>
                <c:pt idx="179">
                  <c:v>2.6359702500000002</c:v>
                </c:pt>
                <c:pt idx="180">
                  <c:v>1.3217782499999999</c:v>
                </c:pt>
                <c:pt idx="181">
                  <c:v>2.3978814499999999</c:v>
                </c:pt>
                <c:pt idx="182">
                  <c:v>1.2912906</c:v>
                </c:pt>
                <c:pt idx="183">
                  <c:v>2.4253051999999999</c:v>
                </c:pt>
                <c:pt idx="184">
                  <c:v>1.1905002</c:v>
                </c:pt>
                <c:pt idx="185">
                  <c:v>2.0608768999999998</c:v>
                </c:pt>
                <c:pt idx="186">
                  <c:v>0.89945755000000005</c:v>
                </c:pt>
                <c:pt idx="187">
                  <c:v>1.3845335999999999</c:v>
                </c:pt>
                <c:pt idx="188">
                  <c:v>0.38800984999999999</c:v>
                </c:pt>
                <c:pt idx="189">
                  <c:v>0.43735445000000001</c:v>
                </c:pt>
                <c:pt idx="190">
                  <c:v>-8.9522450000000003E-2</c:v>
                </c:pt>
                <c:pt idx="191">
                  <c:v>-0.43862760000000001</c:v>
                </c:pt>
                <c:pt idx="192">
                  <c:v>-0.47407670000000002</c:v>
                </c:pt>
                <c:pt idx="193">
                  <c:v>-1.09177305</c:v>
                </c:pt>
                <c:pt idx="194">
                  <c:v>-0.91793855000000002</c:v>
                </c:pt>
                <c:pt idx="195">
                  <c:v>-1.9532457000000001</c:v>
                </c:pt>
                <c:pt idx="196">
                  <c:v>-1.2308536000000001</c:v>
                </c:pt>
                <c:pt idx="197">
                  <c:v>-2.37111845</c:v>
                </c:pt>
                <c:pt idx="198">
                  <c:v>-1.3690009999999999</c:v>
                </c:pt>
                <c:pt idx="199">
                  <c:v>-2.6424064999999999</c:v>
                </c:pt>
                <c:pt idx="200">
                  <c:v>-1.5313113</c:v>
                </c:pt>
                <c:pt idx="201">
                  <c:v>-2.9053514499999999</c:v>
                </c:pt>
                <c:pt idx="202">
                  <c:v>-1.596886</c:v>
                </c:pt>
                <c:pt idx="203">
                  <c:v>-2.8591101999999999</c:v>
                </c:pt>
                <c:pt idx="204">
                  <c:v>-1.33833885</c:v>
                </c:pt>
                <c:pt idx="205">
                  <c:v>-2.3212448000000001</c:v>
                </c:pt>
                <c:pt idx="206">
                  <c:v>-1.0941981000000001</c:v>
                </c:pt>
                <c:pt idx="207">
                  <c:v>-1.94951005</c:v>
                </c:pt>
                <c:pt idx="208">
                  <c:v>-0.95749660000000003</c:v>
                </c:pt>
                <c:pt idx="209">
                  <c:v>-1.69046235</c:v>
                </c:pt>
                <c:pt idx="210">
                  <c:v>-0.80378435000000004</c:v>
                </c:pt>
                <c:pt idx="211">
                  <c:v>-1.4627287</c:v>
                </c:pt>
                <c:pt idx="212">
                  <c:v>-0.8088902</c:v>
                </c:pt>
                <c:pt idx="213">
                  <c:v>-1.54088365</c:v>
                </c:pt>
                <c:pt idx="214">
                  <c:v>-0.85540905</c:v>
                </c:pt>
                <c:pt idx="215">
                  <c:v>-1.5661421499999999</c:v>
                </c:pt>
                <c:pt idx="216">
                  <c:v>-0.83989895000000003</c:v>
                </c:pt>
                <c:pt idx="217">
                  <c:v>-1.5855122500000001</c:v>
                </c:pt>
                <c:pt idx="218">
                  <c:v>-0.81850484999999995</c:v>
                </c:pt>
                <c:pt idx="219">
                  <c:v>-1.4218849</c:v>
                </c:pt>
                <c:pt idx="220">
                  <c:v>-0.59325819999999996</c:v>
                </c:pt>
                <c:pt idx="221">
                  <c:v>-0.92378150000000003</c:v>
                </c:pt>
                <c:pt idx="222">
                  <c:v>-0.25290275000000001</c:v>
                </c:pt>
                <c:pt idx="223">
                  <c:v>-0.19133615000000001</c:v>
                </c:pt>
                <c:pt idx="224">
                  <c:v>0.26696094999999997</c:v>
                </c:pt>
                <c:pt idx="225">
                  <c:v>0.73159920000000001</c:v>
                </c:pt>
                <c:pt idx="226">
                  <c:v>0.56103645000000002</c:v>
                </c:pt>
                <c:pt idx="227">
                  <c:v>1.1497550999999999</c:v>
                </c:pt>
                <c:pt idx="228">
                  <c:v>0.80957999999999997</c:v>
                </c:pt>
                <c:pt idx="229">
                  <c:v>1.7305835000000001</c:v>
                </c:pt>
                <c:pt idx="230">
                  <c:v>1.1480643500000001</c:v>
                </c:pt>
                <c:pt idx="231">
                  <c:v>2.1989352499999999</c:v>
                </c:pt>
                <c:pt idx="232">
                  <c:v>1.2585462999999999</c:v>
                </c:pt>
                <c:pt idx="233">
                  <c:v>2.40457375</c:v>
                </c:pt>
                <c:pt idx="234">
                  <c:v>1.3078844999999999</c:v>
                </c:pt>
                <c:pt idx="235">
                  <c:v>2.3997677999999998</c:v>
                </c:pt>
                <c:pt idx="236">
                  <c:v>1.2852932500000001</c:v>
                </c:pt>
                <c:pt idx="237">
                  <c:v>2.4508429999999999</c:v>
                </c:pt>
                <c:pt idx="238">
                  <c:v>1.41918765</c:v>
                </c:pt>
                <c:pt idx="239">
                  <c:v>2.6715637499999998</c:v>
                </c:pt>
                <c:pt idx="240">
                  <c:v>1.4443777499999999</c:v>
                </c:pt>
                <c:pt idx="241">
                  <c:v>2.6933397499999998</c:v>
                </c:pt>
                <c:pt idx="242">
                  <c:v>1.4230443500000001</c:v>
                </c:pt>
                <c:pt idx="243">
                  <c:v>2.5587719999999998</c:v>
                </c:pt>
                <c:pt idx="244">
                  <c:v>1.2475016000000001</c:v>
                </c:pt>
                <c:pt idx="245">
                  <c:v>2.22151685</c:v>
                </c:pt>
                <c:pt idx="246">
                  <c:v>1.1355820000000001</c:v>
                </c:pt>
                <c:pt idx="247">
                  <c:v>2.03730995</c:v>
                </c:pt>
                <c:pt idx="248">
                  <c:v>0.92448589999999997</c:v>
                </c:pt>
                <c:pt idx="249">
                  <c:v>1.5523876999999999</c:v>
                </c:pt>
                <c:pt idx="250">
                  <c:v>0.78325085000000005</c:v>
                </c:pt>
                <c:pt idx="251">
                  <c:v>1.51533615</c:v>
                </c:pt>
                <c:pt idx="252">
                  <c:v>0.88213379999999997</c:v>
                </c:pt>
                <c:pt idx="253">
                  <c:v>1.59988565</c:v>
                </c:pt>
                <c:pt idx="254">
                  <c:v>0.78038415000000005</c:v>
                </c:pt>
                <c:pt idx="255">
                  <c:v>1.4114671999999999</c:v>
                </c:pt>
                <c:pt idx="256">
                  <c:v>0.56370355000000005</c:v>
                </c:pt>
                <c:pt idx="257">
                  <c:v>0.52111454999999995</c:v>
                </c:pt>
                <c:pt idx="258">
                  <c:v>-0.57241595000000001</c:v>
                </c:pt>
                <c:pt idx="259">
                  <c:v>-1.5572398999999999</c:v>
                </c:pt>
                <c:pt idx="260">
                  <c:v>-1.15608405</c:v>
                </c:pt>
                <c:pt idx="261">
                  <c:v>-2.4831291000000002</c:v>
                </c:pt>
                <c:pt idx="262">
                  <c:v>-1.8301053</c:v>
                </c:pt>
                <c:pt idx="263">
                  <c:v>-3.6475444499999998</c:v>
                </c:pt>
                <c:pt idx="264">
                  <c:v>-1.9406895</c:v>
                </c:pt>
                <c:pt idx="265">
                  <c:v>-3.6337394500000002</c:v>
                </c:pt>
                <c:pt idx="266">
                  <c:v>-2.2296817500000001</c:v>
                </c:pt>
                <c:pt idx="267">
                  <c:v>-4.5307158999999997</c:v>
                </c:pt>
                <c:pt idx="268">
                  <c:v>-2.8504182</c:v>
                </c:pt>
                <c:pt idx="269">
                  <c:v>-5.3881981000000003</c:v>
                </c:pt>
                <c:pt idx="270">
                  <c:v>-2.8200317500000001</c:v>
                </c:pt>
                <c:pt idx="271">
                  <c:v>-5.0793961999999997</c:v>
                </c:pt>
                <c:pt idx="272">
                  <c:v>-2.5410124000000001</c:v>
                </c:pt>
                <c:pt idx="273">
                  <c:v>-4.4705582499999998</c:v>
                </c:pt>
                <c:pt idx="274">
                  <c:v>-1.9446947000000001</c:v>
                </c:pt>
                <c:pt idx="275">
                  <c:v>-3.1718920499999999</c:v>
                </c:pt>
                <c:pt idx="276">
                  <c:v>-1.1941683000000001</c:v>
                </c:pt>
                <c:pt idx="277">
                  <c:v>-1.7759693000000001</c:v>
                </c:pt>
                <c:pt idx="278">
                  <c:v>-0.45794515000000002</c:v>
                </c:pt>
                <c:pt idx="279">
                  <c:v>-0.56441094999999997</c:v>
                </c:pt>
                <c:pt idx="280">
                  <c:v>-8.9627949999999998E-2</c:v>
                </c:pt>
                <c:pt idx="281">
                  <c:v>3.2947749999999998E-2</c:v>
                </c:pt>
                <c:pt idx="282">
                  <c:v>0.28504469999999998</c:v>
                </c:pt>
                <c:pt idx="283">
                  <c:v>0.72144569999999997</c:v>
                </c:pt>
                <c:pt idx="284">
                  <c:v>0.53925484999999995</c:v>
                </c:pt>
                <c:pt idx="285">
                  <c:v>1.0624357499999999</c:v>
                </c:pt>
                <c:pt idx="286">
                  <c:v>0.66412384999999996</c:v>
                </c:pt>
                <c:pt idx="287">
                  <c:v>1.3718310499999999</c:v>
                </c:pt>
                <c:pt idx="288">
                  <c:v>0.8778743</c:v>
                </c:pt>
                <c:pt idx="289">
                  <c:v>1.6650737</c:v>
                </c:pt>
                <c:pt idx="290">
                  <c:v>0.90235244999999997</c:v>
                </c:pt>
                <c:pt idx="291">
                  <c:v>1.7390429999999999</c:v>
                </c:pt>
                <c:pt idx="292">
                  <c:v>1.0901864999999999</c:v>
                </c:pt>
                <c:pt idx="293">
                  <c:v>2.1701264999999998</c:v>
                </c:pt>
                <c:pt idx="294">
                  <c:v>1.2833901999999999</c:v>
                </c:pt>
                <c:pt idx="295">
                  <c:v>2.4896752000000002</c:v>
                </c:pt>
                <c:pt idx="296">
                  <c:v>1.45923315</c:v>
                </c:pt>
                <c:pt idx="297">
                  <c:v>2.8621563999999999</c:v>
                </c:pt>
                <c:pt idx="298">
                  <c:v>1.7824098500000001</c:v>
                </c:pt>
                <c:pt idx="299">
                  <c:v>3.4450316499999998</c:v>
                </c:pt>
                <c:pt idx="300">
                  <c:v>1.9662118500000001</c:v>
                </c:pt>
                <c:pt idx="301">
                  <c:v>3.7364669500000001</c:v>
                </c:pt>
                <c:pt idx="302">
                  <c:v>2.03333415</c:v>
                </c:pt>
                <c:pt idx="303">
                  <c:v>3.7302040999999999</c:v>
                </c:pt>
                <c:pt idx="304">
                  <c:v>1.96265015</c:v>
                </c:pt>
                <c:pt idx="305">
                  <c:v>3.5678559999999999</c:v>
                </c:pt>
                <c:pt idx="306">
                  <c:v>1.7596307499999999</c:v>
                </c:pt>
                <c:pt idx="307">
                  <c:v>3.0421583000000001</c:v>
                </c:pt>
                <c:pt idx="308">
                  <c:v>1.3277751</c:v>
                </c:pt>
                <c:pt idx="309">
                  <c:v>2.1769196499999999</c:v>
                </c:pt>
                <c:pt idx="310">
                  <c:v>0.86228505</c:v>
                </c:pt>
                <c:pt idx="311">
                  <c:v>1.3513011500000001</c:v>
                </c:pt>
                <c:pt idx="312">
                  <c:v>0.45560729999999999</c:v>
                </c:pt>
                <c:pt idx="313">
                  <c:v>0.66234040000000005</c:v>
                </c:pt>
                <c:pt idx="314">
                  <c:v>0.2139643</c:v>
                </c:pt>
                <c:pt idx="315">
                  <c:v>0.28973860000000001</c:v>
                </c:pt>
                <c:pt idx="316">
                  <c:v>-1.6539849999999998E-2</c:v>
                </c:pt>
                <c:pt idx="317">
                  <c:v>-0.1782794</c:v>
                </c:pt>
                <c:pt idx="318">
                  <c:v>-0.16367809999999999</c:v>
                </c:pt>
                <c:pt idx="319">
                  <c:v>-0.30597980000000002</c:v>
                </c:pt>
                <c:pt idx="320">
                  <c:v>-0.18212795000000001</c:v>
                </c:pt>
                <c:pt idx="321">
                  <c:v>-0.4337317</c:v>
                </c:pt>
                <c:pt idx="322">
                  <c:v>-0.40726984999999999</c:v>
                </c:pt>
                <c:pt idx="323">
                  <c:v>-0.85905865000000003</c:v>
                </c:pt>
                <c:pt idx="324">
                  <c:v>-0.50036685000000003</c:v>
                </c:pt>
                <c:pt idx="325">
                  <c:v>-1.0230515</c:v>
                </c:pt>
                <c:pt idx="326">
                  <c:v>-0.71160745000000003</c:v>
                </c:pt>
                <c:pt idx="327">
                  <c:v>-1.4642246999999999</c:v>
                </c:pt>
                <c:pt idx="328">
                  <c:v>-0.91876860000000005</c:v>
                </c:pt>
                <c:pt idx="329">
                  <c:v>-1.7807711500000001</c:v>
                </c:pt>
                <c:pt idx="330">
                  <c:v>-1.0380887999999999</c:v>
                </c:pt>
                <c:pt idx="331">
                  <c:v>-2.0824729500000001</c:v>
                </c:pt>
                <c:pt idx="332">
                  <c:v>-1.4405439</c:v>
                </c:pt>
                <c:pt idx="333">
                  <c:v>-2.955727</c:v>
                </c:pt>
                <c:pt idx="334">
                  <c:v>-1.7767438499999999</c:v>
                </c:pt>
                <c:pt idx="335">
                  <c:v>-3.4549150499999999</c:v>
                </c:pt>
                <c:pt idx="336">
                  <c:v>-2.0599829500000002</c:v>
                </c:pt>
                <c:pt idx="337">
                  <c:v>-3.86078835</c:v>
                </c:pt>
                <c:pt idx="338">
                  <c:v>-1.991913</c:v>
                </c:pt>
                <c:pt idx="339">
                  <c:v>-3.6818567</c:v>
                </c:pt>
                <c:pt idx="340">
                  <c:v>-1.9872348</c:v>
                </c:pt>
                <c:pt idx="341">
                  <c:v>-3.6305404999999999</c:v>
                </c:pt>
                <c:pt idx="342">
                  <c:v>-1.79956885</c:v>
                </c:pt>
                <c:pt idx="343">
                  <c:v>-3.1160435999999998</c:v>
                </c:pt>
                <c:pt idx="344">
                  <c:v>-1.4031237000000001</c:v>
                </c:pt>
                <c:pt idx="345">
                  <c:v>-2.4711010500000001</c:v>
                </c:pt>
                <c:pt idx="346">
                  <c:v>-1.2004351499999999</c:v>
                </c:pt>
                <c:pt idx="347">
                  <c:v>-2.1000838000000002</c:v>
                </c:pt>
                <c:pt idx="348">
                  <c:v>-0.95287279999999996</c:v>
                </c:pt>
                <c:pt idx="349">
                  <c:v>-1.6375073499999999</c:v>
                </c:pt>
                <c:pt idx="350">
                  <c:v>-0.76467949999999996</c:v>
                </c:pt>
                <c:pt idx="351">
                  <c:v>-1.31066605</c:v>
                </c:pt>
                <c:pt idx="352">
                  <c:v>-0.54540529999999998</c:v>
                </c:pt>
                <c:pt idx="353">
                  <c:v>-0.84714075</c:v>
                </c:pt>
                <c:pt idx="354">
                  <c:v>-0.27576630000000002</c:v>
                </c:pt>
                <c:pt idx="355">
                  <c:v>-0.34870145000000002</c:v>
                </c:pt>
                <c:pt idx="356">
                  <c:v>5.3241150000000001E-2</c:v>
                </c:pt>
                <c:pt idx="357">
                  <c:v>0.33759080000000002</c:v>
                </c:pt>
                <c:pt idx="358">
                  <c:v>0.4084546</c:v>
                </c:pt>
                <c:pt idx="359">
                  <c:v>0.88551550000000001</c:v>
                </c:pt>
                <c:pt idx="360">
                  <c:v>0.64619214999999997</c:v>
                </c:pt>
                <c:pt idx="361">
                  <c:v>1.34529695</c:v>
                </c:pt>
                <c:pt idx="362">
                  <c:v>0.86596130000000004</c:v>
                </c:pt>
                <c:pt idx="363">
                  <c:v>1.7034698500000001</c:v>
                </c:pt>
                <c:pt idx="364">
                  <c:v>1.0072960500000001</c:v>
                </c:pt>
                <c:pt idx="365">
                  <c:v>1.9282226499999999</c:v>
                </c:pt>
                <c:pt idx="366">
                  <c:v>1.1020556500000001</c:v>
                </c:pt>
                <c:pt idx="367">
                  <c:v>2.0844961</c:v>
                </c:pt>
                <c:pt idx="368">
                  <c:v>1.0687002000000001</c:v>
                </c:pt>
                <c:pt idx="369">
                  <c:v>1.9230598999999999</c:v>
                </c:pt>
                <c:pt idx="370">
                  <c:v>1.0362973499999999</c:v>
                </c:pt>
                <c:pt idx="371">
                  <c:v>2.01912315</c:v>
                </c:pt>
                <c:pt idx="372">
                  <c:v>1.2400506</c:v>
                </c:pt>
                <c:pt idx="373">
                  <c:v>2.4077134999999998</c:v>
                </c:pt>
                <c:pt idx="374">
                  <c:v>1.399346</c:v>
                </c:pt>
                <c:pt idx="375">
                  <c:v>2.7620450999999999</c:v>
                </c:pt>
                <c:pt idx="376">
                  <c:v>1.72002335</c:v>
                </c:pt>
                <c:pt idx="377">
                  <c:v>3.3695029000000001</c:v>
                </c:pt>
                <c:pt idx="378">
                  <c:v>1.9755072</c:v>
                </c:pt>
                <c:pt idx="379">
                  <c:v>3.8278345499999999</c:v>
                </c:pt>
                <c:pt idx="380">
                  <c:v>2.1529208</c:v>
                </c:pt>
                <c:pt idx="381">
                  <c:v>4.0567598499999997</c:v>
                </c:pt>
                <c:pt idx="382">
                  <c:v>2.3170457</c:v>
                </c:pt>
                <c:pt idx="383">
                  <c:v>4.3224776</c:v>
                </c:pt>
                <c:pt idx="384">
                  <c:v>2.1940240499999999</c:v>
                </c:pt>
                <c:pt idx="385">
                  <c:v>3.85792095</c:v>
                </c:pt>
                <c:pt idx="386">
                  <c:v>1.7958686500000001</c:v>
                </c:pt>
                <c:pt idx="387">
                  <c:v>3.11668835</c:v>
                </c:pt>
                <c:pt idx="388">
                  <c:v>1.3582114999999999</c:v>
                </c:pt>
                <c:pt idx="389">
                  <c:v>2.1649194500000002</c:v>
                </c:pt>
                <c:pt idx="390">
                  <c:v>0.80435659999999998</c:v>
                </c:pt>
                <c:pt idx="391">
                  <c:v>1.25201925</c:v>
                </c:pt>
                <c:pt idx="392">
                  <c:v>0.45821265</c:v>
                </c:pt>
                <c:pt idx="393">
                  <c:v>0.68663004999999999</c:v>
                </c:pt>
                <c:pt idx="394">
                  <c:v>0.19202435000000001</c:v>
                </c:pt>
                <c:pt idx="395">
                  <c:v>0.26468599999999998</c:v>
                </c:pt>
                <c:pt idx="396">
                  <c:v>5.6518649999999997E-2</c:v>
                </c:pt>
                <c:pt idx="397">
                  <c:v>1.28559E-2</c:v>
                </c:pt>
                <c:pt idx="398">
                  <c:v>-0.14541290000000001</c:v>
                </c:pt>
                <c:pt idx="399">
                  <c:v>-0.42890980000000001</c:v>
                </c:pt>
                <c:pt idx="400">
                  <c:v>-0.41886040000000002</c:v>
                </c:pt>
                <c:pt idx="401">
                  <c:v>-0.85038519999999995</c:v>
                </c:pt>
                <c:pt idx="402">
                  <c:v>-0.42604275000000003</c:v>
                </c:pt>
                <c:pt idx="403">
                  <c:v>-0.74801550000000006</c:v>
                </c:pt>
                <c:pt idx="404">
                  <c:v>-0.39612940000000002</c:v>
                </c:pt>
                <c:pt idx="405">
                  <c:v>-0.74990129999999999</c:v>
                </c:pt>
                <c:pt idx="406">
                  <c:v>-0.42350470000000001</c:v>
                </c:pt>
                <c:pt idx="407">
                  <c:v>-0.85157159999999998</c:v>
                </c:pt>
                <c:pt idx="408">
                  <c:v>-0.57321745000000002</c:v>
                </c:pt>
                <c:pt idx="409">
                  <c:v>-1.1437945</c:v>
                </c:pt>
                <c:pt idx="410">
                  <c:v>-0.66771725000000004</c:v>
                </c:pt>
                <c:pt idx="411">
                  <c:v>-1.2984625999999999</c:v>
                </c:pt>
                <c:pt idx="412">
                  <c:v>-0.80920645000000002</c:v>
                </c:pt>
                <c:pt idx="413">
                  <c:v>-1.56504395</c:v>
                </c:pt>
                <c:pt idx="414">
                  <c:v>-0.86855729999999998</c:v>
                </c:pt>
                <c:pt idx="415">
                  <c:v>-1.64783295</c:v>
                </c:pt>
                <c:pt idx="416">
                  <c:v>-0.95740360000000002</c:v>
                </c:pt>
                <c:pt idx="417">
                  <c:v>-1.9589958000000001</c:v>
                </c:pt>
                <c:pt idx="418">
                  <c:v>-1.30677295</c:v>
                </c:pt>
                <c:pt idx="419">
                  <c:v>-2.6453445000000002</c:v>
                </c:pt>
                <c:pt idx="420">
                  <c:v>-1.65319445</c:v>
                </c:pt>
                <c:pt idx="421">
                  <c:v>-3.1704286499999998</c:v>
                </c:pt>
                <c:pt idx="422">
                  <c:v>-1.70691035</c:v>
                </c:pt>
                <c:pt idx="423">
                  <c:v>-3.1459572499999999</c:v>
                </c:pt>
                <c:pt idx="424">
                  <c:v>-1.64738875</c:v>
                </c:pt>
                <c:pt idx="425">
                  <c:v>-2.9794041</c:v>
                </c:pt>
                <c:pt idx="426">
                  <c:v>-1.54671845</c:v>
                </c:pt>
                <c:pt idx="427">
                  <c:v>-2.8871215000000001</c:v>
                </c:pt>
                <c:pt idx="428">
                  <c:v>-1.5253043500000001</c:v>
                </c:pt>
                <c:pt idx="429">
                  <c:v>-2.85406395</c:v>
                </c:pt>
                <c:pt idx="430">
                  <c:v>-1.63591435</c:v>
                </c:pt>
                <c:pt idx="431">
                  <c:v>-3.2327233</c:v>
                </c:pt>
                <c:pt idx="432">
                  <c:v>-1.8284479</c:v>
                </c:pt>
                <c:pt idx="433">
                  <c:v>-3.2734999500000002</c:v>
                </c:pt>
                <c:pt idx="434">
                  <c:v>-1.5183583</c:v>
                </c:pt>
                <c:pt idx="435">
                  <c:v>-2.6314074500000002</c:v>
                </c:pt>
                <c:pt idx="436">
                  <c:v>-1.2612218500000001</c:v>
                </c:pt>
                <c:pt idx="437">
                  <c:v>-2.1511203499999998</c:v>
                </c:pt>
                <c:pt idx="438">
                  <c:v>-0.87628094999999995</c:v>
                </c:pt>
                <c:pt idx="439">
                  <c:v>-1.40378355</c:v>
                </c:pt>
                <c:pt idx="440">
                  <c:v>-0.52810199999999996</c:v>
                </c:pt>
                <c:pt idx="441">
                  <c:v>-0.79347995000000004</c:v>
                </c:pt>
                <c:pt idx="442">
                  <c:v>-0.28819624999999999</c:v>
                </c:pt>
                <c:pt idx="443">
                  <c:v>-0.49618489999999998</c:v>
                </c:pt>
                <c:pt idx="444">
                  <c:v>-0.20798084999999999</c:v>
                </c:pt>
                <c:pt idx="445">
                  <c:v>-0.25414274999999997</c:v>
                </c:pt>
                <c:pt idx="446">
                  <c:v>6.2136999999999998E-2</c:v>
                </c:pt>
                <c:pt idx="447">
                  <c:v>0.24953130000000001</c:v>
                </c:pt>
                <c:pt idx="448">
                  <c:v>0.25648359999999998</c:v>
                </c:pt>
                <c:pt idx="449">
                  <c:v>0.59209179999999995</c:v>
                </c:pt>
                <c:pt idx="450">
                  <c:v>0.46238750000000001</c:v>
                </c:pt>
                <c:pt idx="451">
                  <c:v>0.94408999999999998</c:v>
                </c:pt>
                <c:pt idx="452">
                  <c:v>0.56414779999999998</c:v>
                </c:pt>
                <c:pt idx="453">
                  <c:v>1.10596165</c:v>
                </c:pt>
                <c:pt idx="454">
                  <c:v>0.69666494999999995</c:v>
                </c:pt>
                <c:pt idx="455">
                  <c:v>1.3498119500000001</c:v>
                </c:pt>
                <c:pt idx="456">
                  <c:v>0.71455199999999996</c:v>
                </c:pt>
                <c:pt idx="457">
                  <c:v>1.2923825499999999</c:v>
                </c:pt>
                <c:pt idx="458">
                  <c:v>0.72076079999999998</c:v>
                </c:pt>
                <c:pt idx="459">
                  <c:v>1.41425165</c:v>
                </c:pt>
                <c:pt idx="460">
                  <c:v>0.88385944999999999</c:v>
                </c:pt>
                <c:pt idx="461">
                  <c:v>1.716421</c:v>
                </c:pt>
                <c:pt idx="462">
                  <c:v>1.08120365</c:v>
                </c:pt>
                <c:pt idx="463">
                  <c:v>2.18385915</c:v>
                </c:pt>
                <c:pt idx="464">
                  <c:v>1.4175212500000001</c:v>
                </c:pt>
                <c:pt idx="465">
                  <c:v>2.8047691499999998</c:v>
                </c:pt>
                <c:pt idx="466">
                  <c:v>1.6402146</c:v>
                </c:pt>
                <c:pt idx="467">
                  <c:v>3.2168117000000001</c:v>
                </c:pt>
                <c:pt idx="468">
                  <c:v>1.9474372499999999</c:v>
                </c:pt>
                <c:pt idx="469">
                  <c:v>3.7333832</c:v>
                </c:pt>
                <c:pt idx="470">
                  <c:v>1.9982202499999999</c:v>
                </c:pt>
                <c:pt idx="471">
                  <c:v>3.64236665</c:v>
                </c:pt>
                <c:pt idx="472">
                  <c:v>1.9467420499999999</c:v>
                </c:pt>
                <c:pt idx="473">
                  <c:v>3.6820482999999999</c:v>
                </c:pt>
                <c:pt idx="474">
                  <c:v>2.0399744499999999</c:v>
                </c:pt>
                <c:pt idx="475">
                  <c:v>3.7042606</c:v>
                </c:pt>
                <c:pt idx="476">
                  <c:v>1.7500716999999999</c:v>
                </c:pt>
                <c:pt idx="477">
                  <c:v>2.9508812500000001</c:v>
                </c:pt>
                <c:pt idx="478">
                  <c:v>1.14081725</c:v>
                </c:pt>
                <c:pt idx="479">
                  <c:v>1.7435826999999999</c:v>
                </c:pt>
                <c:pt idx="480">
                  <c:v>0.59981399999999996</c:v>
                </c:pt>
                <c:pt idx="481">
                  <c:v>0.93731799999999998</c:v>
                </c:pt>
                <c:pt idx="482">
                  <c:v>0.35249805000000001</c:v>
                </c:pt>
                <c:pt idx="483">
                  <c:v>0.54027285000000003</c:v>
                </c:pt>
                <c:pt idx="484">
                  <c:v>0.20793780000000001</c:v>
                </c:pt>
                <c:pt idx="485">
                  <c:v>0.34486660000000002</c:v>
                </c:pt>
                <c:pt idx="486">
                  <c:v>0.16944894999999999</c:v>
                </c:pt>
                <c:pt idx="487">
                  <c:v>0.30047154999999998</c:v>
                </c:pt>
                <c:pt idx="488">
                  <c:v>0.12893684999999999</c:v>
                </c:pt>
                <c:pt idx="489">
                  <c:v>0.2087753</c:v>
                </c:pt>
                <c:pt idx="490">
                  <c:v>6.5475350000000002E-2</c:v>
                </c:pt>
                <c:pt idx="491">
                  <c:v>8.5984599999999994E-2</c:v>
                </c:pt>
                <c:pt idx="492">
                  <c:v>3.7697799999999997E-2</c:v>
                </c:pt>
                <c:pt idx="493">
                  <c:v>4.0136749999999999E-2</c:v>
                </c:pt>
                <c:pt idx="494">
                  <c:v>-2.9346000000000001E-2</c:v>
                </c:pt>
                <c:pt idx="495">
                  <c:v>-5.8280350000000002E-2</c:v>
                </c:pt>
                <c:pt idx="496">
                  <c:v>-1.7166850000000001E-2</c:v>
                </c:pt>
                <c:pt idx="497">
                  <c:v>-4.9383799999999999E-2</c:v>
                </c:pt>
                <c:pt idx="498">
                  <c:v>-8.9511450000000006E-2</c:v>
                </c:pt>
                <c:pt idx="499">
                  <c:v>-0.2068808</c:v>
                </c:pt>
                <c:pt idx="500">
                  <c:v>-0.13718759999999999</c:v>
                </c:pt>
                <c:pt idx="501">
                  <c:v>-0.26764304999999999</c:v>
                </c:pt>
                <c:pt idx="502">
                  <c:v>-0.18441959999999999</c:v>
                </c:pt>
                <c:pt idx="503">
                  <c:v>-0.43991855000000002</c:v>
                </c:pt>
                <c:pt idx="504">
                  <c:v>-0.34778124999999999</c:v>
                </c:pt>
                <c:pt idx="505">
                  <c:v>-0.68290759999999995</c:v>
                </c:pt>
                <c:pt idx="506">
                  <c:v>-0.44573170000000001</c:v>
                </c:pt>
                <c:pt idx="507">
                  <c:v>-0.87918689999999999</c:v>
                </c:pt>
                <c:pt idx="508">
                  <c:v>-0.46963145000000001</c:v>
                </c:pt>
                <c:pt idx="509">
                  <c:v>-0.85530854999999995</c:v>
                </c:pt>
                <c:pt idx="510">
                  <c:v>-0.50583199999999995</c:v>
                </c:pt>
                <c:pt idx="511">
                  <c:v>-1.02624995</c:v>
                </c:pt>
                <c:pt idx="512">
                  <c:v>-0.63423600000000002</c:v>
                </c:pt>
                <c:pt idx="513">
                  <c:v>-1.24470255</c:v>
                </c:pt>
                <c:pt idx="514">
                  <c:v>-0.79288234999999996</c:v>
                </c:pt>
                <c:pt idx="515">
                  <c:v>-1.53797385</c:v>
                </c:pt>
                <c:pt idx="516">
                  <c:v>-0.86494905</c:v>
                </c:pt>
                <c:pt idx="517">
                  <c:v>-1.6427912499999999</c:v>
                </c:pt>
                <c:pt idx="518">
                  <c:v>-0.97323835000000003</c:v>
                </c:pt>
                <c:pt idx="519">
                  <c:v>-1.86020685</c:v>
                </c:pt>
                <c:pt idx="520">
                  <c:v>-0.99948024999999996</c:v>
                </c:pt>
                <c:pt idx="521">
                  <c:v>-1.8494924500000001</c:v>
                </c:pt>
                <c:pt idx="522">
                  <c:v>-1.0069989500000001</c:v>
                </c:pt>
                <c:pt idx="523">
                  <c:v>-1.8503760499999999</c:v>
                </c:pt>
                <c:pt idx="524">
                  <c:v>-0.99786589999999997</c:v>
                </c:pt>
                <c:pt idx="525">
                  <c:v>-1.9551816500000001</c:v>
                </c:pt>
                <c:pt idx="526">
                  <c:v>-1.2527889999999999</c:v>
                </c:pt>
                <c:pt idx="527">
                  <c:v>-2.4190592</c:v>
                </c:pt>
                <c:pt idx="528">
                  <c:v>-1.3454733000000001</c:v>
                </c:pt>
                <c:pt idx="529">
                  <c:v>-2.6150190499999999</c:v>
                </c:pt>
                <c:pt idx="530">
                  <c:v>-1.6301810999999999</c:v>
                </c:pt>
                <c:pt idx="531">
                  <c:v>-3.1346229499999998</c:v>
                </c:pt>
                <c:pt idx="532">
                  <c:v>-1.6083237500000001</c:v>
                </c:pt>
                <c:pt idx="533">
                  <c:v>-2.8868963000000001</c:v>
                </c:pt>
                <c:pt idx="534">
                  <c:v>-1.4628405499999999</c:v>
                </c:pt>
                <c:pt idx="535">
                  <c:v>-2.7560460500000001</c:v>
                </c:pt>
                <c:pt idx="536">
                  <c:v>-1.5813476</c:v>
                </c:pt>
                <c:pt idx="537">
                  <c:v>-2.9369105499999999</c:v>
                </c:pt>
                <c:pt idx="538">
                  <c:v>-1.45717845</c:v>
                </c:pt>
                <c:pt idx="539">
                  <c:v>-2.5878735499999999</c:v>
                </c:pt>
                <c:pt idx="540">
                  <c:v>-1.3370211000000001</c:v>
                </c:pt>
                <c:pt idx="541">
                  <c:v>-2.4505371500000002</c:v>
                </c:pt>
                <c:pt idx="542">
                  <c:v>-1.2446309499999999</c:v>
                </c:pt>
                <c:pt idx="543">
                  <c:v>-2.2090435500000001</c:v>
                </c:pt>
                <c:pt idx="544">
                  <c:v>-1.0269774</c:v>
                </c:pt>
                <c:pt idx="545">
                  <c:v>-1.6937717999999999</c:v>
                </c:pt>
                <c:pt idx="546">
                  <c:v>-0.63656480000000004</c:v>
                </c:pt>
                <c:pt idx="547">
                  <c:v>-0.93801115000000002</c:v>
                </c:pt>
                <c:pt idx="548">
                  <c:v>-0.1747428</c:v>
                </c:pt>
                <c:pt idx="549">
                  <c:v>-0.10331564999999999</c:v>
                </c:pt>
                <c:pt idx="550">
                  <c:v>9.4433950000000003E-2</c:v>
                </c:pt>
                <c:pt idx="551">
                  <c:v>0.27671180000000001</c:v>
                </c:pt>
                <c:pt idx="552">
                  <c:v>0.2998828</c:v>
                </c:pt>
                <c:pt idx="553">
                  <c:v>0.67410424999999996</c:v>
                </c:pt>
                <c:pt idx="554">
                  <c:v>0.43453164999999999</c:v>
                </c:pt>
                <c:pt idx="555">
                  <c:v>0.86523910000000004</c:v>
                </c:pt>
                <c:pt idx="556">
                  <c:v>0.5954218</c:v>
                </c:pt>
                <c:pt idx="557">
                  <c:v>1.21670945</c:v>
                </c:pt>
                <c:pt idx="558">
                  <c:v>0.71820865</c:v>
                </c:pt>
                <c:pt idx="559">
                  <c:v>1.36918345</c:v>
                </c:pt>
                <c:pt idx="560">
                  <c:v>0.77660894999999996</c:v>
                </c:pt>
                <c:pt idx="561">
                  <c:v>1.4314084</c:v>
                </c:pt>
                <c:pt idx="562">
                  <c:v>0.75422279999999997</c:v>
                </c:pt>
                <c:pt idx="563">
                  <c:v>1.4282868</c:v>
                </c:pt>
                <c:pt idx="564">
                  <c:v>0.81182650000000001</c:v>
                </c:pt>
                <c:pt idx="565">
                  <c:v>1.5329925</c:v>
                </c:pt>
                <c:pt idx="566">
                  <c:v>0.86534915000000001</c:v>
                </c:pt>
                <c:pt idx="567">
                  <c:v>1.6879867</c:v>
                </c:pt>
                <c:pt idx="568">
                  <c:v>1.04327985</c:v>
                </c:pt>
                <c:pt idx="569">
                  <c:v>2.0083543499999998</c:v>
                </c:pt>
                <c:pt idx="570">
                  <c:v>1.0870525</c:v>
                </c:pt>
                <c:pt idx="571">
                  <c:v>1.9855790499999999</c:v>
                </c:pt>
                <c:pt idx="572">
                  <c:v>1.0351078</c:v>
                </c:pt>
                <c:pt idx="573">
                  <c:v>1.9091370999999999</c:v>
                </c:pt>
                <c:pt idx="574">
                  <c:v>0.99276984999999995</c:v>
                </c:pt>
                <c:pt idx="575">
                  <c:v>1.7904351000000001</c:v>
                </c:pt>
                <c:pt idx="576">
                  <c:v>0.89281069999999996</c:v>
                </c:pt>
                <c:pt idx="577">
                  <c:v>1.6331220500000001</c:v>
                </c:pt>
                <c:pt idx="578">
                  <c:v>0.88535620000000004</c:v>
                </c:pt>
                <c:pt idx="579">
                  <c:v>1.6741842</c:v>
                </c:pt>
                <c:pt idx="580">
                  <c:v>0.91127245000000001</c:v>
                </c:pt>
                <c:pt idx="581">
                  <c:v>1.6592133</c:v>
                </c:pt>
                <c:pt idx="582">
                  <c:v>0.84159499999999998</c:v>
                </c:pt>
                <c:pt idx="583">
                  <c:v>1.5669883</c:v>
                </c:pt>
                <c:pt idx="584">
                  <c:v>0.90287974999999998</c:v>
                </c:pt>
                <c:pt idx="585">
                  <c:v>1.7344853</c:v>
                </c:pt>
                <c:pt idx="586">
                  <c:v>0.90020579999999994</c:v>
                </c:pt>
                <c:pt idx="587">
                  <c:v>1.5757237500000001</c:v>
                </c:pt>
                <c:pt idx="588">
                  <c:v>0.76420695000000005</c:v>
                </c:pt>
                <c:pt idx="589">
                  <c:v>1.42449005</c:v>
                </c:pt>
                <c:pt idx="590">
                  <c:v>0.79611525000000005</c:v>
                </c:pt>
                <c:pt idx="591">
                  <c:v>1.4877611500000001</c:v>
                </c:pt>
                <c:pt idx="592">
                  <c:v>0.86983440000000001</c:v>
                </c:pt>
                <c:pt idx="593">
                  <c:v>1.6910333500000001</c:v>
                </c:pt>
                <c:pt idx="594">
                  <c:v>0.90360220000000002</c:v>
                </c:pt>
                <c:pt idx="595">
                  <c:v>1.60480555</c:v>
                </c:pt>
                <c:pt idx="596">
                  <c:v>0.81001674999999995</c:v>
                </c:pt>
                <c:pt idx="597">
                  <c:v>1.4565459000000001</c:v>
                </c:pt>
                <c:pt idx="598">
                  <c:v>0.67591060000000003</c:v>
                </c:pt>
                <c:pt idx="599">
                  <c:v>1.0958261</c:v>
                </c:pt>
                <c:pt idx="600">
                  <c:v>0.38061309999999998</c:v>
                </c:pt>
                <c:pt idx="601">
                  <c:v>0.56998724999999995</c:v>
                </c:pt>
                <c:pt idx="602">
                  <c:v>0.18353120000000001</c:v>
                </c:pt>
                <c:pt idx="603">
                  <c:v>0.25147805000000001</c:v>
                </c:pt>
                <c:pt idx="604">
                  <c:v>2.7449299999999999E-2</c:v>
                </c:pt>
                <c:pt idx="605">
                  <c:v>-6.8243100000000001E-2</c:v>
                </c:pt>
                <c:pt idx="606">
                  <c:v>-0.16443215</c:v>
                </c:pt>
                <c:pt idx="607">
                  <c:v>-0.43649895</c:v>
                </c:pt>
                <c:pt idx="608">
                  <c:v>-0.40048</c:v>
                </c:pt>
                <c:pt idx="609">
                  <c:v>-0.79338790000000003</c:v>
                </c:pt>
                <c:pt idx="610">
                  <c:v>-0.45277659999999997</c:v>
                </c:pt>
                <c:pt idx="611">
                  <c:v>-0.92410694999999998</c:v>
                </c:pt>
                <c:pt idx="612">
                  <c:v>-0.57153379999999998</c:v>
                </c:pt>
                <c:pt idx="613">
                  <c:v>-1.0566722500000001</c:v>
                </c:pt>
                <c:pt idx="614">
                  <c:v>-0.55512240000000002</c:v>
                </c:pt>
                <c:pt idx="615">
                  <c:v>-1.0278278000000001</c:v>
                </c:pt>
                <c:pt idx="616">
                  <c:v>-0.52974149999999998</c:v>
                </c:pt>
                <c:pt idx="617">
                  <c:v>-0.97967269999999995</c:v>
                </c:pt>
                <c:pt idx="618">
                  <c:v>-0.54345180000000004</c:v>
                </c:pt>
                <c:pt idx="619">
                  <c:v>-1.0339408000000001</c:v>
                </c:pt>
                <c:pt idx="620">
                  <c:v>-0.59484429999999999</c:v>
                </c:pt>
                <c:pt idx="621">
                  <c:v>-1.1653414499999999</c:v>
                </c:pt>
                <c:pt idx="622">
                  <c:v>-0.75547900000000001</c:v>
                </c:pt>
                <c:pt idx="623">
                  <c:v>-1.5054639999999999</c:v>
                </c:pt>
                <c:pt idx="624">
                  <c:v>-0.87528609999999996</c:v>
                </c:pt>
                <c:pt idx="625">
                  <c:v>-1.7331023999999999</c:v>
                </c:pt>
                <c:pt idx="626">
                  <c:v>-1.0910027499999999</c:v>
                </c:pt>
                <c:pt idx="627">
                  <c:v>-1.9903529</c:v>
                </c:pt>
                <c:pt idx="628">
                  <c:v>-0.94325705000000004</c:v>
                </c:pt>
                <c:pt idx="629">
                  <c:v>-1.6765877</c:v>
                </c:pt>
                <c:pt idx="630">
                  <c:v>-0.88827440000000002</c:v>
                </c:pt>
                <c:pt idx="631">
                  <c:v>-1.7178510499999999</c:v>
                </c:pt>
                <c:pt idx="632">
                  <c:v>-1.0952533</c:v>
                </c:pt>
                <c:pt idx="633">
                  <c:v>-2.1926768999999999</c:v>
                </c:pt>
                <c:pt idx="634">
                  <c:v>-1.3173683</c:v>
                </c:pt>
                <c:pt idx="635">
                  <c:v>-2.48793255</c:v>
                </c:pt>
                <c:pt idx="636">
                  <c:v>-1.30720255</c:v>
                </c:pt>
                <c:pt idx="637">
                  <c:v>-2.4312852</c:v>
                </c:pt>
                <c:pt idx="638">
                  <c:v>-1.30961555</c:v>
                </c:pt>
                <c:pt idx="639">
                  <c:v>-2.3265514999999999</c:v>
                </c:pt>
                <c:pt idx="640">
                  <c:v>-1.08370655</c:v>
                </c:pt>
                <c:pt idx="641">
                  <c:v>-2.0165033000000001</c:v>
                </c:pt>
                <c:pt idx="642">
                  <c:v>-1.2280395</c:v>
                </c:pt>
                <c:pt idx="643">
                  <c:v>-2.3903677499999998</c:v>
                </c:pt>
                <c:pt idx="644">
                  <c:v>-1.3730827000000001</c:v>
                </c:pt>
                <c:pt idx="645">
                  <c:v>-2.5735353999999999</c:v>
                </c:pt>
                <c:pt idx="646">
                  <c:v>-1.3245851500000001</c:v>
                </c:pt>
                <c:pt idx="647">
                  <c:v>-2.3188930000000001</c:v>
                </c:pt>
                <c:pt idx="648">
                  <c:v>-0.93835400000000002</c:v>
                </c:pt>
                <c:pt idx="649">
                  <c:v>-1.3762942499999999</c:v>
                </c:pt>
                <c:pt idx="650">
                  <c:v>-0.30623165000000002</c:v>
                </c:pt>
                <c:pt idx="651">
                  <c:v>-0.26238185000000003</c:v>
                </c:pt>
                <c:pt idx="652">
                  <c:v>0.20625160000000001</c:v>
                </c:pt>
                <c:pt idx="653">
                  <c:v>0.62469865000000002</c:v>
                </c:pt>
                <c:pt idx="654">
                  <c:v>0.42551030000000001</c:v>
                </c:pt>
                <c:pt idx="655">
                  <c:v>0.74492455000000002</c:v>
                </c:pt>
                <c:pt idx="656">
                  <c:v>0.44132195000000002</c:v>
                </c:pt>
                <c:pt idx="657">
                  <c:v>0.96359565000000003</c:v>
                </c:pt>
                <c:pt idx="658">
                  <c:v>0.60059960000000001</c:v>
                </c:pt>
                <c:pt idx="659">
                  <c:v>1.0419080999999999</c:v>
                </c:pt>
                <c:pt idx="660">
                  <c:v>0.44466630000000001</c:v>
                </c:pt>
                <c:pt idx="661">
                  <c:v>0.84552444999999998</c:v>
                </c:pt>
                <c:pt idx="662">
                  <c:v>0.58541405000000002</c:v>
                </c:pt>
                <c:pt idx="663">
                  <c:v>1.1964599499999999</c:v>
                </c:pt>
                <c:pt idx="664">
                  <c:v>0.75293814999999997</c:v>
                </c:pt>
                <c:pt idx="665">
                  <c:v>1.4925027</c:v>
                </c:pt>
                <c:pt idx="666">
                  <c:v>0.91465704999999997</c:v>
                </c:pt>
                <c:pt idx="667">
                  <c:v>1.8020034</c:v>
                </c:pt>
                <c:pt idx="668">
                  <c:v>1.1373898</c:v>
                </c:pt>
                <c:pt idx="669">
                  <c:v>2.2469404499999999</c:v>
                </c:pt>
                <c:pt idx="670">
                  <c:v>1.32209935</c:v>
                </c:pt>
                <c:pt idx="671">
                  <c:v>2.4470993499999998</c:v>
                </c:pt>
                <c:pt idx="672">
                  <c:v>1.1623047500000001</c:v>
                </c:pt>
                <c:pt idx="673">
                  <c:v>2.0090888499999999</c:v>
                </c:pt>
                <c:pt idx="674">
                  <c:v>0.92713115000000001</c:v>
                </c:pt>
                <c:pt idx="675">
                  <c:v>1.556128</c:v>
                </c:pt>
                <c:pt idx="676">
                  <c:v>0.62767700000000004</c:v>
                </c:pt>
                <c:pt idx="677">
                  <c:v>1.0239379</c:v>
                </c:pt>
                <c:pt idx="678">
                  <c:v>0.42446834999999999</c:v>
                </c:pt>
                <c:pt idx="679">
                  <c:v>0.65422100000000005</c:v>
                </c:pt>
                <c:pt idx="680">
                  <c:v>0.21649925</c:v>
                </c:pt>
                <c:pt idx="681">
                  <c:v>0.3421766</c:v>
                </c:pt>
                <c:pt idx="682">
                  <c:v>0.10982119999999999</c:v>
                </c:pt>
                <c:pt idx="683">
                  <c:v>0.10325040000000001</c:v>
                </c:pt>
                <c:pt idx="684">
                  <c:v>-2.1545499999999999E-3</c:v>
                </c:pt>
                <c:pt idx="685">
                  <c:v>-2.9276400000000001E-2</c:v>
                </c:pt>
                <c:pt idx="686">
                  <c:v>-4.7298199999999999E-2</c:v>
                </c:pt>
                <c:pt idx="687">
                  <c:v>-9.9119349999999995E-2</c:v>
                </c:pt>
                <c:pt idx="688">
                  <c:v>-1.6534650000000001E-2</c:v>
                </c:pt>
                <c:pt idx="689">
                  <c:v>3.0203299999999999E-2</c:v>
                </c:pt>
                <c:pt idx="690">
                  <c:v>-4.9213E-3</c:v>
                </c:pt>
                <c:pt idx="691">
                  <c:v>-0.13920679999999999</c:v>
                </c:pt>
                <c:pt idx="692">
                  <c:v>-0.2052002</c:v>
                </c:pt>
                <c:pt idx="693">
                  <c:v>-0.4899155</c:v>
                </c:pt>
                <c:pt idx="694">
                  <c:v>-0.38802474999999997</c:v>
                </c:pt>
                <c:pt idx="695">
                  <c:v>-0.60360440000000004</c:v>
                </c:pt>
                <c:pt idx="696">
                  <c:v>3.5301199999999998E-2</c:v>
                </c:pt>
                <c:pt idx="697">
                  <c:v>0.33742204999999997</c:v>
                </c:pt>
                <c:pt idx="698">
                  <c:v>0.25480910000000001</c:v>
                </c:pt>
                <c:pt idx="699">
                  <c:v>0.35408885000000001</c:v>
                </c:pt>
                <c:pt idx="700">
                  <c:v>6.5392649999999997E-2</c:v>
                </c:pt>
                <c:pt idx="701">
                  <c:v>0.1131543</c:v>
                </c:pt>
                <c:pt idx="702">
                  <c:v>0.11663785</c:v>
                </c:pt>
                <c:pt idx="703">
                  <c:v>0.31075095000000003</c:v>
                </c:pt>
                <c:pt idx="704">
                  <c:v>0.28102234999999998</c:v>
                </c:pt>
                <c:pt idx="705">
                  <c:v>0.50374224999999995</c:v>
                </c:pt>
                <c:pt idx="706">
                  <c:v>9.7494250000000005E-2</c:v>
                </c:pt>
                <c:pt idx="707">
                  <c:v>0.17214394999999999</c:v>
                </c:pt>
                <c:pt idx="708">
                  <c:v>0.15371470000000001</c:v>
                </c:pt>
                <c:pt idx="709">
                  <c:v>0.35099184999999999</c:v>
                </c:pt>
                <c:pt idx="710">
                  <c:v>0.13821565</c:v>
                </c:pt>
                <c:pt idx="711">
                  <c:v>0.1509808</c:v>
                </c:pt>
                <c:pt idx="712">
                  <c:v>-4.5929400000000002E-2</c:v>
                </c:pt>
                <c:pt idx="713">
                  <c:v>-0.17657970000000001</c:v>
                </c:pt>
                <c:pt idx="714">
                  <c:v>-0.29658495000000001</c:v>
                </c:pt>
                <c:pt idx="715">
                  <c:v>-0.72702420000000001</c:v>
                </c:pt>
                <c:pt idx="716">
                  <c:v>-0.36733860000000002</c:v>
                </c:pt>
                <c:pt idx="717">
                  <c:v>-0.51162664999999996</c:v>
                </c:pt>
                <c:pt idx="718">
                  <c:v>-0.14299885000000001</c:v>
                </c:pt>
                <c:pt idx="719">
                  <c:v>-0.1959272</c:v>
                </c:pt>
                <c:pt idx="720">
                  <c:v>-6.3542249999999995E-2</c:v>
                </c:pt>
                <c:pt idx="721">
                  <c:v>-6.17937E-2</c:v>
                </c:pt>
                <c:pt idx="722">
                  <c:v>-3.5950999999999999E-3</c:v>
                </c:pt>
                <c:pt idx="723">
                  <c:v>2.08238E-2</c:v>
                </c:pt>
                <c:pt idx="724">
                  <c:v>2.4040800000000001E-2</c:v>
                </c:pt>
                <c:pt idx="725">
                  <c:v>6.2333399999999997E-2</c:v>
                </c:pt>
                <c:pt idx="726">
                  <c:v>4.4545950000000001E-2</c:v>
                </c:pt>
                <c:pt idx="727">
                  <c:v>4.7267900000000002E-2</c:v>
                </c:pt>
                <c:pt idx="728">
                  <c:v>-1.41358E-2</c:v>
                </c:pt>
                <c:pt idx="729">
                  <c:v>-3.1787599999999999E-2</c:v>
                </c:pt>
                <c:pt idx="730">
                  <c:v>-4.8796699999999998E-2</c:v>
                </c:pt>
                <c:pt idx="731">
                  <c:v>-0.10620549999999999</c:v>
                </c:pt>
                <c:pt idx="732">
                  <c:v>-4.2875799999999999E-2</c:v>
                </c:pt>
                <c:pt idx="733">
                  <c:v>-6.63665E-3</c:v>
                </c:pt>
                <c:pt idx="734">
                  <c:v>1.871635E-2</c:v>
                </c:pt>
                <c:pt idx="735">
                  <c:v>-5.8266800000000001E-2</c:v>
                </c:pt>
                <c:pt idx="736">
                  <c:v>-0.13312099999999999</c:v>
                </c:pt>
                <c:pt idx="737">
                  <c:v>-3.6236150000000002E-2</c:v>
                </c:pt>
                <c:pt idx="738">
                  <c:v>7.8912250000000003E-2</c:v>
                </c:pt>
                <c:pt idx="739">
                  <c:v>8.3752549999999995E-2</c:v>
                </c:pt>
                <c:pt idx="740">
                  <c:v>-4.8299500000000002E-2</c:v>
                </c:pt>
                <c:pt idx="741">
                  <c:v>-7.7445650000000005E-2</c:v>
                </c:pt>
                <c:pt idx="742">
                  <c:v>1.4997099999999999E-2</c:v>
                </c:pt>
                <c:pt idx="743">
                  <c:v>4.083635E-2</c:v>
                </c:pt>
                <c:pt idx="744">
                  <c:v>4.2262849999999998E-2</c:v>
                </c:pt>
                <c:pt idx="745">
                  <c:v>4.9920850000000003E-2</c:v>
                </c:pt>
                <c:pt idx="746">
                  <c:v>-2.8739799999999999E-2</c:v>
                </c:pt>
                <c:pt idx="747">
                  <c:v>-8.0597650000000007E-2</c:v>
                </c:pt>
                <c:pt idx="748">
                  <c:v>-6.3759350000000006E-2</c:v>
                </c:pt>
                <c:pt idx="749">
                  <c:v>-0.11401725</c:v>
                </c:pt>
                <c:pt idx="750">
                  <c:v>-1.4441849999999999E-2</c:v>
                </c:pt>
                <c:pt idx="751">
                  <c:v>-1.9790200000000001E-2</c:v>
                </c:pt>
                <c:pt idx="752">
                  <c:v>-5.2403249999999998E-2</c:v>
                </c:pt>
                <c:pt idx="753">
                  <c:v>-0.1135125</c:v>
                </c:pt>
                <c:pt idx="754">
                  <c:v>-3.2716050000000003E-2</c:v>
                </c:pt>
                <c:pt idx="755">
                  <c:v>-4.7213499999999999E-2</c:v>
                </c:pt>
                <c:pt idx="756">
                  <c:v>-6.4145250000000001E-2</c:v>
                </c:pt>
                <c:pt idx="757">
                  <c:v>-0.1408567</c:v>
                </c:pt>
                <c:pt idx="758">
                  <c:v>-7.0864949999999996E-2</c:v>
                </c:pt>
                <c:pt idx="759">
                  <c:v>-0.15290324999999999</c:v>
                </c:pt>
                <c:pt idx="760">
                  <c:v>-0.1022101</c:v>
                </c:pt>
                <c:pt idx="761">
                  <c:v>-0.1742476</c:v>
                </c:pt>
                <c:pt idx="762">
                  <c:v>-5.9366000000000002E-2</c:v>
                </c:pt>
                <c:pt idx="763">
                  <c:v>-9.9461549999999996E-2</c:v>
                </c:pt>
                <c:pt idx="764">
                  <c:v>-7.8601299999999999E-2</c:v>
                </c:pt>
                <c:pt idx="765">
                  <c:v>-0.13492029999999999</c:v>
                </c:pt>
                <c:pt idx="766">
                  <c:v>-4.5570050000000001E-2</c:v>
                </c:pt>
                <c:pt idx="767">
                  <c:v>-6.6848199999999997E-2</c:v>
                </c:pt>
                <c:pt idx="768">
                  <c:v>-2.606965E-2</c:v>
                </c:pt>
                <c:pt idx="769">
                  <c:v>-4.8582350000000003E-2</c:v>
                </c:pt>
                <c:pt idx="770">
                  <c:v>-5.1002150000000003E-2</c:v>
                </c:pt>
                <c:pt idx="771">
                  <c:v>-8.5545049999999997E-2</c:v>
                </c:pt>
                <c:pt idx="772">
                  <c:v>-1.5832599999999999E-2</c:v>
                </c:pt>
                <c:pt idx="773">
                  <c:v>-7.7128749999999996E-2</c:v>
                </c:pt>
                <c:pt idx="774">
                  <c:v>-8.0168249999999996E-2</c:v>
                </c:pt>
                <c:pt idx="775">
                  <c:v>-0.13833645</c:v>
                </c:pt>
                <c:pt idx="776">
                  <c:v>-2.076515E-2</c:v>
                </c:pt>
                <c:pt idx="777">
                  <c:v>-1.9986799999999999E-2</c:v>
                </c:pt>
                <c:pt idx="778">
                  <c:v>-6.83671E-2</c:v>
                </c:pt>
                <c:pt idx="779">
                  <c:v>-0.14649234999999999</c:v>
                </c:pt>
                <c:pt idx="780">
                  <c:v>-3.14037E-2</c:v>
                </c:pt>
                <c:pt idx="781">
                  <c:v>2.0184649999999998E-2</c:v>
                </c:pt>
                <c:pt idx="782">
                  <c:v>9.656265E-2</c:v>
                </c:pt>
                <c:pt idx="783">
                  <c:v>0.1755488</c:v>
                </c:pt>
                <c:pt idx="784">
                  <c:v>-1.8787749999999999E-2</c:v>
                </c:pt>
                <c:pt idx="785">
                  <c:v>-7.3493050000000004E-2</c:v>
                </c:pt>
                <c:pt idx="786">
                  <c:v>6.7690500000000004E-3</c:v>
                </c:pt>
                <c:pt idx="787">
                  <c:v>2.0880099999999999E-2</c:v>
                </c:pt>
                <c:pt idx="788">
                  <c:v>-4.6817900000000003E-2</c:v>
                </c:pt>
                <c:pt idx="789">
                  <c:v>-0.14835014999999999</c:v>
                </c:pt>
                <c:pt idx="790">
                  <c:v>-0.1208592</c:v>
                </c:pt>
                <c:pt idx="791">
                  <c:v>-0.23197155</c:v>
                </c:pt>
                <c:pt idx="792">
                  <c:v>-9.4692750000000006E-2</c:v>
                </c:pt>
                <c:pt idx="793">
                  <c:v>-0.19539419999999999</c:v>
                </c:pt>
                <c:pt idx="794">
                  <c:v>-0.10860185</c:v>
                </c:pt>
                <c:pt idx="795">
                  <c:v>-0.13807554999999999</c:v>
                </c:pt>
                <c:pt idx="796">
                  <c:v>4.8661599999999999E-2</c:v>
                </c:pt>
                <c:pt idx="797">
                  <c:v>0.18803010000000001</c:v>
                </c:pt>
                <c:pt idx="798">
                  <c:v>0.11646040000000001</c:v>
                </c:pt>
                <c:pt idx="799">
                  <c:v>0.13258329999999999</c:v>
                </c:pt>
                <c:pt idx="800">
                  <c:v>7.7312500000000003E-3</c:v>
                </c:pt>
                <c:pt idx="801">
                  <c:v>-3.0692500000000001E-2</c:v>
                </c:pt>
                <c:pt idx="802">
                  <c:v>-0.1395583</c:v>
                </c:pt>
                <c:pt idx="803">
                  <c:v>-0.36533874999999999</c:v>
                </c:pt>
                <c:pt idx="804">
                  <c:v>-0.25681935</c:v>
                </c:pt>
                <c:pt idx="805">
                  <c:v>-0.30377019999999999</c:v>
                </c:pt>
                <c:pt idx="806">
                  <c:v>6.128405E-2</c:v>
                </c:pt>
                <c:pt idx="807">
                  <c:v>0.32969130000000002</c:v>
                </c:pt>
                <c:pt idx="808">
                  <c:v>0.3624773</c:v>
                </c:pt>
                <c:pt idx="809">
                  <c:v>0.78747330000000004</c:v>
                </c:pt>
                <c:pt idx="810">
                  <c:v>0.33482214999999999</c:v>
                </c:pt>
                <c:pt idx="811">
                  <c:v>0.48926760000000002</c:v>
                </c:pt>
                <c:pt idx="812">
                  <c:v>0.10407535</c:v>
                </c:pt>
                <c:pt idx="813">
                  <c:v>0.19230325000000001</c:v>
                </c:pt>
                <c:pt idx="814">
                  <c:v>0.1314545</c:v>
                </c:pt>
                <c:pt idx="815">
                  <c:v>0.18833865</c:v>
                </c:pt>
                <c:pt idx="816">
                  <c:v>0.13654620000000001</c:v>
                </c:pt>
                <c:pt idx="817">
                  <c:v>0.25988804999999998</c:v>
                </c:pt>
                <c:pt idx="818">
                  <c:v>4.3610700000000002E-2</c:v>
                </c:pt>
                <c:pt idx="819">
                  <c:v>3.069525E-2</c:v>
                </c:pt>
                <c:pt idx="820">
                  <c:v>-6.4397999999999999E-3</c:v>
                </c:pt>
                <c:pt idx="821">
                  <c:v>1.8823650000000001E-2</c:v>
                </c:pt>
                <c:pt idx="822">
                  <c:v>8.4036150000000004E-2</c:v>
                </c:pt>
              </c:numCache>
            </c:numRef>
          </c:val>
          <c:smooth val="0"/>
          <c:extLst>
            <c:ext xmlns:c16="http://schemas.microsoft.com/office/drawing/2014/chart" uri="{C3380CC4-5D6E-409C-BE32-E72D297353CC}">
              <c16:uniqueId val="{00000001-EEF0-4593-B3EF-78EED8B58D1B}"/>
            </c:ext>
          </c:extLst>
        </c:ser>
        <c:dLbls>
          <c:showLegendKey val="0"/>
          <c:showVal val="0"/>
          <c:showCatName val="0"/>
          <c:showSerName val="0"/>
          <c:showPercent val="0"/>
          <c:showBubbleSize val="0"/>
        </c:dLbls>
        <c:smooth val="0"/>
        <c:axId val="598168579"/>
        <c:axId val="912611884"/>
      </c:lineChart>
      <c:catAx>
        <c:axId val="5981685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912611884"/>
        <c:crosses val="autoZero"/>
        <c:auto val="1"/>
        <c:lblAlgn val="ctr"/>
        <c:lblOffset val="100"/>
        <c:noMultiLvlLbl val="0"/>
      </c:catAx>
      <c:valAx>
        <c:axId val="9126118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98168579"/>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Before</a:t>
            </a:r>
            <a:r>
              <a:rPr lang="en-IE" baseline="0"/>
              <a:t> Complementary Filter</a:t>
            </a:r>
            <a:endParaRPr lang="en-I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Gyro!$AC$1</c:f>
              <c:strCache>
                <c:ptCount val="1"/>
                <c:pt idx="0">
                  <c:v>Gangle_X</c:v>
                </c:pt>
              </c:strCache>
            </c:strRef>
          </c:tx>
          <c:spPr>
            <a:ln w="28575" cap="rnd">
              <a:solidFill>
                <a:schemeClr val="accent1"/>
              </a:solidFill>
              <a:round/>
            </a:ln>
            <a:effectLst/>
          </c:spPr>
          <c:marker>
            <c:symbol val="none"/>
          </c:marker>
          <c:val>
            <c:numRef>
              <c:f>Gyro!$AC$2:$AC$1357</c:f>
              <c:numCache>
                <c:formatCode>General</c:formatCode>
                <c:ptCount val="1356"/>
                <c:pt idx="0">
                  <c:v>-1.5855000000000001E-2</c:v>
                </c:pt>
                <c:pt idx="1">
                  <c:v>-3.3840999999999996E-2</c:v>
                </c:pt>
                <c:pt idx="2">
                  <c:v>-5.0761000000000001E-2</c:v>
                </c:pt>
                <c:pt idx="3">
                  <c:v>-6.7676E-2</c:v>
                </c:pt>
                <c:pt idx="4">
                  <c:v>-8.4584999999999994E-2</c:v>
                </c:pt>
                <c:pt idx="5">
                  <c:v>-0.10149899999999999</c:v>
                </c:pt>
                <c:pt idx="6">
                  <c:v>-0.11841299999999999</c:v>
                </c:pt>
                <c:pt idx="7">
                  <c:v>-0.135322</c:v>
                </c:pt>
                <c:pt idx="8">
                  <c:v>-0.15117700000000001</c:v>
                </c:pt>
                <c:pt idx="9">
                  <c:v>-0.16702500000000001</c:v>
                </c:pt>
                <c:pt idx="10">
                  <c:v>-0.18392900000000001</c:v>
                </c:pt>
                <c:pt idx="11">
                  <c:v>-0.19977700000000001</c:v>
                </c:pt>
                <c:pt idx="12">
                  <c:v>-0.21670200000000001</c:v>
                </c:pt>
                <c:pt idx="13">
                  <c:v>-0.232545</c:v>
                </c:pt>
                <c:pt idx="14">
                  <c:v>-0.247338</c:v>
                </c:pt>
                <c:pt idx="15">
                  <c:v>-0.26000400000000001</c:v>
                </c:pt>
                <c:pt idx="16">
                  <c:v>-0.27797500000000003</c:v>
                </c:pt>
                <c:pt idx="17">
                  <c:v>-0.29808800000000002</c:v>
                </c:pt>
                <c:pt idx="18">
                  <c:v>-0.31393799999999999</c:v>
                </c:pt>
                <c:pt idx="19">
                  <c:v>-0.329793</c:v>
                </c:pt>
                <c:pt idx="20">
                  <c:v>-0.34671299999999999</c:v>
                </c:pt>
                <c:pt idx="21">
                  <c:v>-0.362568</c:v>
                </c:pt>
                <c:pt idx="22">
                  <c:v>-0.37948799999999999</c:v>
                </c:pt>
                <c:pt idx="23">
                  <c:v>-0.39639799999999997</c:v>
                </c:pt>
                <c:pt idx="24">
                  <c:v>-0.41223499999999996</c:v>
                </c:pt>
                <c:pt idx="25">
                  <c:v>-0.42809499999999995</c:v>
                </c:pt>
                <c:pt idx="26">
                  <c:v>-0.44394299999999998</c:v>
                </c:pt>
                <c:pt idx="27">
                  <c:v>-0.46086299999999997</c:v>
                </c:pt>
                <c:pt idx="28">
                  <c:v>-0.47777799999999998</c:v>
                </c:pt>
                <c:pt idx="29">
                  <c:v>-0.494703</c:v>
                </c:pt>
                <c:pt idx="30">
                  <c:v>-0.51056299999999999</c:v>
                </c:pt>
                <c:pt idx="31">
                  <c:v>-0.52642299999999997</c:v>
                </c:pt>
                <c:pt idx="32">
                  <c:v>-0.54440899999999992</c:v>
                </c:pt>
                <c:pt idx="33">
                  <c:v>-0.56024099999999988</c:v>
                </c:pt>
                <c:pt idx="34">
                  <c:v>-0.57500699999999982</c:v>
                </c:pt>
                <c:pt idx="35">
                  <c:v>-0.5908549999999998</c:v>
                </c:pt>
                <c:pt idx="36">
                  <c:v>-0.60776899999999978</c:v>
                </c:pt>
                <c:pt idx="37">
                  <c:v>-0.62468399999999979</c:v>
                </c:pt>
                <c:pt idx="38">
                  <c:v>-0.64160399999999984</c:v>
                </c:pt>
                <c:pt idx="39">
                  <c:v>-0.65745199999999981</c:v>
                </c:pt>
                <c:pt idx="40">
                  <c:v>-0.67222899999999985</c:v>
                </c:pt>
                <c:pt idx="41">
                  <c:v>-0.68914299999999984</c:v>
                </c:pt>
                <c:pt idx="42">
                  <c:v>-0.70392699999999986</c:v>
                </c:pt>
                <c:pt idx="43">
                  <c:v>-0.72083599999999981</c:v>
                </c:pt>
                <c:pt idx="44">
                  <c:v>-0.73774499999999976</c:v>
                </c:pt>
                <c:pt idx="45">
                  <c:v>-0.75359499999999979</c:v>
                </c:pt>
                <c:pt idx="46">
                  <c:v>-0.76944999999999975</c:v>
                </c:pt>
                <c:pt idx="47">
                  <c:v>-0.78530999999999973</c:v>
                </c:pt>
                <c:pt idx="48">
                  <c:v>-0.80115299999999978</c:v>
                </c:pt>
                <c:pt idx="49">
                  <c:v>-0.81806199999999973</c:v>
                </c:pt>
                <c:pt idx="50">
                  <c:v>-0.83497599999999972</c:v>
                </c:pt>
                <c:pt idx="51">
                  <c:v>-0.85082399999999969</c:v>
                </c:pt>
                <c:pt idx="52">
                  <c:v>-0.86773299999999964</c:v>
                </c:pt>
                <c:pt idx="53">
                  <c:v>-0.88356999999999963</c:v>
                </c:pt>
                <c:pt idx="54">
                  <c:v>-0.90047899999999959</c:v>
                </c:pt>
                <c:pt idx="55">
                  <c:v>-0.91739899999999963</c:v>
                </c:pt>
                <c:pt idx="56">
                  <c:v>-0.93431299999999962</c:v>
                </c:pt>
                <c:pt idx="57">
                  <c:v>-0.94909499999999958</c:v>
                </c:pt>
                <c:pt idx="58">
                  <c:v>-0.96387199999999962</c:v>
                </c:pt>
                <c:pt idx="59">
                  <c:v>-0.9807859999999996</c:v>
                </c:pt>
                <c:pt idx="60">
                  <c:v>-0.99769999999999959</c:v>
                </c:pt>
                <c:pt idx="61">
                  <c:v>-1.0135529999999995</c:v>
                </c:pt>
                <c:pt idx="62">
                  <c:v>-1.0304849999999994</c:v>
                </c:pt>
                <c:pt idx="63">
                  <c:v>-1.0473939999999995</c:v>
                </c:pt>
                <c:pt idx="64">
                  <c:v>-1.0643029999999996</c:v>
                </c:pt>
                <c:pt idx="65">
                  <c:v>-1.0790919999999995</c:v>
                </c:pt>
                <c:pt idx="66">
                  <c:v>-1.0949469999999994</c:v>
                </c:pt>
                <c:pt idx="67">
                  <c:v>-1.1107899999999995</c:v>
                </c:pt>
                <c:pt idx="68">
                  <c:v>-1.1266499999999995</c:v>
                </c:pt>
                <c:pt idx="69">
                  <c:v>-1.1424929999999995</c:v>
                </c:pt>
                <c:pt idx="70">
                  <c:v>-1.1583409999999996</c:v>
                </c:pt>
                <c:pt idx="71">
                  <c:v>-1.1741889999999997</c:v>
                </c:pt>
                <c:pt idx="72">
                  <c:v>-1.1910979999999998</c:v>
                </c:pt>
                <c:pt idx="73">
                  <c:v>-1.2069409999999998</c:v>
                </c:pt>
                <c:pt idx="74">
                  <c:v>-1.2227889999999999</c:v>
                </c:pt>
                <c:pt idx="75">
                  <c:v>-1.2386439999999999</c:v>
                </c:pt>
                <c:pt idx="76">
                  <c:v>-1.255558</c:v>
                </c:pt>
                <c:pt idx="77">
                  <c:v>-1.270335</c:v>
                </c:pt>
                <c:pt idx="78">
                  <c:v>-1.2872490000000001</c:v>
                </c:pt>
                <c:pt idx="79">
                  <c:v>-1.3041690000000001</c:v>
                </c:pt>
                <c:pt idx="80">
                  <c:v>-1.3210780000000002</c:v>
                </c:pt>
                <c:pt idx="81">
                  <c:v>-1.3358550000000002</c:v>
                </c:pt>
                <c:pt idx="82">
                  <c:v>-1.3517080000000001</c:v>
                </c:pt>
                <c:pt idx="83">
                  <c:v>-1.3686230000000001</c:v>
                </c:pt>
                <c:pt idx="84">
                  <c:v>-1.3855320000000002</c:v>
                </c:pt>
                <c:pt idx="85">
                  <c:v>-1.4024520000000003</c:v>
                </c:pt>
                <c:pt idx="86">
                  <c:v>-1.4193660000000003</c:v>
                </c:pt>
                <c:pt idx="87">
                  <c:v>-1.4362900000000003</c:v>
                </c:pt>
                <c:pt idx="88">
                  <c:v>-1.4542710000000003</c:v>
                </c:pt>
                <c:pt idx="89">
                  <c:v>-1.4711910000000004</c:v>
                </c:pt>
                <c:pt idx="90">
                  <c:v>-1.4870510000000003</c:v>
                </c:pt>
                <c:pt idx="91">
                  <c:v>-1.5039600000000004</c:v>
                </c:pt>
                <c:pt idx="92">
                  <c:v>-1.5208740000000005</c:v>
                </c:pt>
                <c:pt idx="93">
                  <c:v>-1.5377830000000006</c:v>
                </c:pt>
                <c:pt idx="94">
                  <c:v>-1.5536360000000005</c:v>
                </c:pt>
                <c:pt idx="95">
                  <c:v>-1.5705500000000006</c:v>
                </c:pt>
                <c:pt idx="96">
                  <c:v>-1.5874650000000006</c:v>
                </c:pt>
                <c:pt idx="97">
                  <c:v>-1.6033200000000005</c:v>
                </c:pt>
                <c:pt idx="98">
                  <c:v>-1.6191750000000005</c:v>
                </c:pt>
                <c:pt idx="99">
                  <c:v>-1.6360890000000006</c:v>
                </c:pt>
                <c:pt idx="100">
                  <c:v>-1.6529980000000006</c:v>
                </c:pt>
                <c:pt idx="101">
                  <c:v>-1.6699120000000007</c:v>
                </c:pt>
                <c:pt idx="102">
                  <c:v>-1.6868260000000008</c:v>
                </c:pt>
                <c:pt idx="103">
                  <c:v>-1.7037290000000009</c:v>
                </c:pt>
                <c:pt idx="104">
                  <c:v>-1.720649000000001</c:v>
                </c:pt>
                <c:pt idx="105">
                  <c:v>-1.7354310000000011</c:v>
                </c:pt>
                <c:pt idx="106">
                  <c:v>-1.7523510000000011</c:v>
                </c:pt>
                <c:pt idx="107">
                  <c:v>-1.770336000000001</c:v>
                </c:pt>
                <c:pt idx="108">
                  <c:v>-1.787251000000001</c:v>
                </c:pt>
                <c:pt idx="109">
                  <c:v>-1.803106000000001</c:v>
                </c:pt>
                <c:pt idx="110">
                  <c:v>-1.820026000000001</c:v>
                </c:pt>
                <c:pt idx="111">
                  <c:v>-1.8369350000000011</c:v>
                </c:pt>
                <c:pt idx="112">
                  <c:v>-1.852785000000001</c:v>
                </c:pt>
                <c:pt idx="113">
                  <c:v>-1.868640000000001</c:v>
                </c:pt>
                <c:pt idx="114">
                  <c:v>-1.8845010000000009</c:v>
                </c:pt>
                <c:pt idx="115">
                  <c:v>-1.900349000000001</c:v>
                </c:pt>
                <c:pt idx="116">
                  <c:v>-1.9151250000000009</c:v>
                </c:pt>
                <c:pt idx="117">
                  <c:v>-1.9309780000000007</c:v>
                </c:pt>
                <c:pt idx="118">
                  <c:v>-1.9468260000000008</c:v>
                </c:pt>
                <c:pt idx="119">
                  <c:v>-1.9637410000000008</c:v>
                </c:pt>
                <c:pt idx="120">
                  <c:v>-1.9806610000000009</c:v>
                </c:pt>
                <c:pt idx="121">
                  <c:v>-1.996509000000001</c:v>
                </c:pt>
                <c:pt idx="122">
                  <c:v>-2.0123520000000008</c:v>
                </c:pt>
                <c:pt idx="123">
                  <c:v>-2.0292720000000006</c:v>
                </c:pt>
                <c:pt idx="124">
                  <c:v>-2.0451200000000007</c:v>
                </c:pt>
                <c:pt idx="125">
                  <c:v>-2.0609750000000009</c:v>
                </c:pt>
                <c:pt idx="126">
                  <c:v>-2.0768250000000008</c:v>
                </c:pt>
                <c:pt idx="127">
                  <c:v>-2.0937390000000007</c:v>
                </c:pt>
                <c:pt idx="128">
                  <c:v>-2.1095940000000009</c:v>
                </c:pt>
                <c:pt idx="129">
                  <c:v>-2.1265140000000007</c:v>
                </c:pt>
                <c:pt idx="130">
                  <c:v>-2.1434410000000006</c:v>
                </c:pt>
                <c:pt idx="131">
                  <c:v>-2.1603680000000005</c:v>
                </c:pt>
                <c:pt idx="132">
                  <c:v>-2.1762230000000007</c:v>
                </c:pt>
                <c:pt idx="133">
                  <c:v>-2.1931370000000006</c:v>
                </c:pt>
                <c:pt idx="134">
                  <c:v>-2.2089870000000005</c:v>
                </c:pt>
                <c:pt idx="135">
                  <c:v>-2.2248420000000007</c:v>
                </c:pt>
                <c:pt idx="136">
                  <c:v>-2.2417560000000005</c:v>
                </c:pt>
                <c:pt idx="137">
                  <c:v>-2.2586650000000006</c:v>
                </c:pt>
                <c:pt idx="138">
                  <c:v>-2.2755740000000007</c:v>
                </c:pt>
                <c:pt idx="139">
                  <c:v>-2.2924890000000007</c:v>
                </c:pt>
                <c:pt idx="140">
                  <c:v>-2.3083440000000008</c:v>
                </c:pt>
                <c:pt idx="141">
                  <c:v>-2.3242040000000008</c:v>
                </c:pt>
                <c:pt idx="142">
                  <c:v>-2.3411240000000006</c:v>
                </c:pt>
                <c:pt idx="143">
                  <c:v>-2.3580440000000005</c:v>
                </c:pt>
                <c:pt idx="144">
                  <c:v>-2.3749660000000006</c:v>
                </c:pt>
                <c:pt idx="145">
                  <c:v>-2.3908210000000008</c:v>
                </c:pt>
                <c:pt idx="146">
                  <c:v>-2.4077300000000008</c:v>
                </c:pt>
                <c:pt idx="147">
                  <c:v>-2.423585000000001</c:v>
                </c:pt>
                <c:pt idx="148">
                  <c:v>-2.4404990000000009</c:v>
                </c:pt>
                <c:pt idx="149">
                  <c:v>-2.4584850000000009</c:v>
                </c:pt>
                <c:pt idx="150">
                  <c:v>-2.475394000000001</c:v>
                </c:pt>
                <c:pt idx="151">
                  <c:v>-2.4923040000000012</c:v>
                </c:pt>
                <c:pt idx="152">
                  <c:v>-2.5081520000000013</c:v>
                </c:pt>
                <c:pt idx="153">
                  <c:v>-2.5250720000000011</c:v>
                </c:pt>
                <c:pt idx="154">
                  <c:v>-2.541999000000001</c:v>
                </c:pt>
                <c:pt idx="155">
                  <c:v>-2.5589190000000008</c:v>
                </c:pt>
                <c:pt idx="156">
                  <c:v>-2.5758390000000007</c:v>
                </c:pt>
                <c:pt idx="157">
                  <c:v>-2.5927640000000007</c:v>
                </c:pt>
                <c:pt idx="158">
                  <c:v>-2.6096890000000008</c:v>
                </c:pt>
                <c:pt idx="159">
                  <c:v>-2.6266090000000006</c:v>
                </c:pt>
                <c:pt idx="160">
                  <c:v>-2.6435230000000005</c:v>
                </c:pt>
                <c:pt idx="161">
                  <c:v>-2.6604380000000005</c:v>
                </c:pt>
                <c:pt idx="162">
                  <c:v>-2.6773520000000004</c:v>
                </c:pt>
                <c:pt idx="163">
                  <c:v>-2.6932050000000003</c:v>
                </c:pt>
                <c:pt idx="164">
                  <c:v>-2.7101190000000002</c:v>
                </c:pt>
                <c:pt idx="165">
                  <c:v>-2.727039</c:v>
                </c:pt>
                <c:pt idx="166">
                  <c:v>-2.7439589999999998</c:v>
                </c:pt>
                <c:pt idx="167">
                  <c:v>-2.7598069999999999</c:v>
                </c:pt>
                <c:pt idx="168">
                  <c:v>-2.775655</c:v>
                </c:pt>
                <c:pt idx="169">
                  <c:v>-2.7915030000000001</c:v>
                </c:pt>
                <c:pt idx="170">
                  <c:v>-2.8094830000000002</c:v>
                </c:pt>
                <c:pt idx="171">
                  <c:v>-2.8253380000000003</c:v>
                </c:pt>
                <c:pt idx="172">
                  <c:v>-2.8411930000000005</c:v>
                </c:pt>
                <c:pt idx="173">
                  <c:v>-2.8581130000000003</c:v>
                </c:pt>
                <c:pt idx="174">
                  <c:v>-2.8750380000000004</c:v>
                </c:pt>
                <c:pt idx="175">
                  <c:v>-2.8919580000000003</c:v>
                </c:pt>
                <c:pt idx="176">
                  <c:v>-2.9088730000000003</c:v>
                </c:pt>
                <c:pt idx="177">
                  <c:v>-2.9257820000000003</c:v>
                </c:pt>
                <c:pt idx="178">
                  <c:v>-2.9426910000000004</c:v>
                </c:pt>
                <c:pt idx="179">
                  <c:v>-2.9596110000000002</c:v>
                </c:pt>
                <c:pt idx="180">
                  <c:v>-2.9765260000000002</c:v>
                </c:pt>
                <c:pt idx="181">
                  <c:v>-2.9945060000000003</c:v>
                </c:pt>
                <c:pt idx="182">
                  <c:v>-3.0124810000000002</c:v>
                </c:pt>
                <c:pt idx="183">
                  <c:v>-3.0294000000000003</c:v>
                </c:pt>
                <c:pt idx="184">
                  <c:v>-3.0463250000000004</c:v>
                </c:pt>
                <c:pt idx="185">
                  <c:v>-3.0632500000000005</c:v>
                </c:pt>
                <c:pt idx="186">
                  <c:v>-3.0812360000000005</c:v>
                </c:pt>
                <c:pt idx="187">
                  <c:v>-3.0981460000000007</c:v>
                </c:pt>
                <c:pt idx="188">
                  <c:v>-3.1150610000000007</c:v>
                </c:pt>
                <c:pt idx="189">
                  <c:v>-3.1319750000000006</c:v>
                </c:pt>
                <c:pt idx="190">
                  <c:v>-3.1488890000000005</c:v>
                </c:pt>
                <c:pt idx="191">
                  <c:v>-3.1658090000000003</c:v>
                </c:pt>
                <c:pt idx="192">
                  <c:v>-3.1827290000000001</c:v>
                </c:pt>
                <c:pt idx="193">
                  <c:v>-3.2007150000000002</c:v>
                </c:pt>
                <c:pt idx="194">
                  <c:v>-3.2176400000000003</c:v>
                </c:pt>
                <c:pt idx="195">
                  <c:v>-3.2345600000000001</c:v>
                </c:pt>
                <c:pt idx="196">
                  <c:v>-3.2504150000000003</c:v>
                </c:pt>
                <c:pt idx="197">
                  <c:v>-3.2673350000000001</c:v>
                </c:pt>
                <c:pt idx="198">
                  <c:v>-3.2842600000000002</c:v>
                </c:pt>
                <c:pt idx="199">
                  <c:v>-3.3011690000000002</c:v>
                </c:pt>
                <c:pt idx="200">
                  <c:v>-3.3170220000000001</c:v>
                </c:pt>
                <c:pt idx="201">
                  <c:v>-3.3328820000000001</c:v>
                </c:pt>
                <c:pt idx="202">
                  <c:v>-3.34979</c:v>
                </c:pt>
                <c:pt idx="203">
                  <c:v>-3.3656450000000002</c:v>
                </c:pt>
                <c:pt idx="204">
                  <c:v>-3.382565</c:v>
                </c:pt>
                <c:pt idx="205">
                  <c:v>-3.3984200000000002</c:v>
                </c:pt>
                <c:pt idx="206">
                  <c:v>-3.4142750000000004</c:v>
                </c:pt>
                <c:pt idx="207">
                  <c:v>-3.4301230000000005</c:v>
                </c:pt>
                <c:pt idx="208">
                  <c:v>-3.4470480000000006</c:v>
                </c:pt>
                <c:pt idx="209">
                  <c:v>-3.4639680000000004</c:v>
                </c:pt>
                <c:pt idx="210">
                  <c:v>-3.4808820000000003</c:v>
                </c:pt>
                <c:pt idx="211">
                  <c:v>-3.4978020000000001</c:v>
                </c:pt>
                <c:pt idx="212">
                  <c:v>-3.5136570000000003</c:v>
                </c:pt>
                <c:pt idx="213">
                  <c:v>-3.5295120000000004</c:v>
                </c:pt>
                <c:pt idx="214">
                  <c:v>-3.5453600000000005</c:v>
                </c:pt>
                <c:pt idx="215">
                  <c:v>-3.5622800000000003</c:v>
                </c:pt>
                <c:pt idx="216">
                  <c:v>-3.5792000000000002</c:v>
                </c:pt>
                <c:pt idx="217">
                  <c:v>-3.5950600000000001</c:v>
                </c:pt>
                <c:pt idx="218">
                  <c:v>-3.61198</c:v>
                </c:pt>
                <c:pt idx="219">
                  <c:v>-3.6278220000000001</c:v>
                </c:pt>
                <c:pt idx="220">
                  <c:v>-3.6436649999999999</c:v>
                </c:pt>
                <c:pt idx="221">
                  <c:v>-3.659513</c:v>
                </c:pt>
                <c:pt idx="222">
                  <c:v>-3.674302</c:v>
                </c:pt>
                <c:pt idx="223">
                  <c:v>-3.6912219999999998</c:v>
                </c:pt>
                <c:pt idx="224">
                  <c:v>-3.7070699999999999</c:v>
                </c:pt>
                <c:pt idx="225">
                  <c:v>-3.7229199999999998</c:v>
                </c:pt>
                <c:pt idx="226">
                  <c:v>-3.7387679999999999</c:v>
                </c:pt>
                <c:pt idx="227">
                  <c:v>-3.7535499999999997</c:v>
                </c:pt>
                <c:pt idx="228">
                  <c:v>-3.7704649999999997</c:v>
                </c:pt>
                <c:pt idx="229">
                  <c:v>-3.7863129999999998</c:v>
                </c:pt>
                <c:pt idx="230">
                  <c:v>-3.8021729999999998</c:v>
                </c:pt>
                <c:pt idx="231">
                  <c:v>-3.818028</c:v>
                </c:pt>
                <c:pt idx="232">
                  <c:v>-3.8349479999999998</c:v>
                </c:pt>
                <c:pt idx="233">
                  <c:v>-3.8518679999999996</c:v>
                </c:pt>
                <c:pt idx="234">
                  <c:v>-3.8687879999999994</c:v>
                </c:pt>
                <c:pt idx="235">
                  <c:v>-3.8846359999999995</c:v>
                </c:pt>
                <c:pt idx="236">
                  <c:v>-3.9026209999999995</c:v>
                </c:pt>
                <c:pt idx="237">
                  <c:v>-3.9195409999999993</c:v>
                </c:pt>
                <c:pt idx="238">
                  <c:v>-3.9353909999999992</c:v>
                </c:pt>
                <c:pt idx="239">
                  <c:v>-3.9512459999999994</c:v>
                </c:pt>
                <c:pt idx="240">
                  <c:v>-3.9670989999999993</c:v>
                </c:pt>
                <c:pt idx="241">
                  <c:v>-3.9840239999999993</c:v>
                </c:pt>
                <c:pt idx="242">
                  <c:v>-3.9998719999999994</c:v>
                </c:pt>
                <c:pt idx="243">
                  <c:v>-4.0178579999999995</c:v>
                </c:pt>
                <c:pt idx="244">
                  <c:v>-4.0347729999999995</c:v>
                </c:pt>
                <c:pt idx="245">
                  <c:v>-4.0516929999999993</c:v>
                </c:pt>
                <c:pt idx="246">
                  <c:v>-4.0686069999999992</c:v>
                </c:pt>
                <c:pt idx="247">
                  <c:v>-4.0855209999999991</c:v>
                </c:pt>
                <c:pt idx="248">
                  <c:v>-4.1024359999999991</c:v>
                </c:pt>
                <c:pt idx="249">
                  <c:v>-4.1182859999999994</c:v>
                </c:pt>
                <c:pt idx="250">
                  <c:v>-4.1352109999999991</c:v>
                </c:pt>
                <c:pt idx="251">
                  <c:v>-4.1521199999999991</c:v>
                </c:pt>
                <c:pt idx="252">
                  <c:v>-4.1679679999999992</c:v>
                </c:pt>
                <c:pt idx="253">
                  <c:v>-4.1848879999999991</c:v>
                </c:pt>
                <c:pt idx="254">
                  <c:v>-4.2018019999999989</c:v>
                </c:pt>
                <c:pt idx="255">
                  <c:v>-4.2176519999999993</c:v>
                </c:pt>
                <c:pt idx="256">
                  <c:v>-4.2335019999999997</c:v>
                </c:pt>
                <c:pt idx="257">
                  <c:v>-4.2504159999999995</c:v>
                </c:pt>
                <c:pt idx="258">
                  <c:v>-4.2662589999999998</c:v>
                </c:pt>
                <c:pt idx="259">
                  <c:v>-4.282114</c:v>
                </c:pt>
                <c:pt idx="260">
                  <c:v>-4.2979690000000002</c:v>
                </c:pt>
                <c:pt idx="261">
                  <c:v>-4.3148910000000003</c:v>
                </c:pt>
                <c:pt idx="262">
                  <c:v>-4.3307510000000002</c:v>
                </c:pt>
                <c:pt idx="263">
                  <c:v>-4.3476699999999999</c:v>
                </c:pt>
                <c:pt idx="264">
                  <c:v>-4.3645839999999998</c:v>
                </c:pt>
                <c:pt idx="265">
                  <c:v>-4.3814979999999997</c:v>
                </c:pt>
                <c:pt idx="266">
                  <c:v>-4.3984129999999997</c:v>
                </c:pt>
                <c:pt idx="267">
                  <c:v>-4.4153219999999997</c:v>
                </c:pt>
                <c:pt idx="268">
                  <c:v>-4.432226</c:v>
                </c:pt>
                <c:pt idx="269">
                  <c:v>-4.449141</c:v>
                </c:pt>
                <c:pt idx="270">
                  <c:v>-4.4660549999999999</c:v>
                </c:pt>
                <c:pt idx="271">
                  <c:v>-4.4819149999999999</c:v>
                </c:pt>
                <c:pt idx="272">
                  <c:v>-4.49777</c:v>
                </c:pt>
                <c:pt idx="273">
                  <c:v>-4.5136250000000002</c:v>
                </c:pt>
                <c:pt idx="274">
                  <c:v>-4.5294750000000006</c:v>
                </c:pt>
                <c:pt idx="275">
                  <c:v>-4.5463900000000006</c:v>
                </c:pt>
                <c:pt idx="276">
                  <c:v>-4.5622450000000008</c:v>
                </c:pt>
                <c:pt idx="277">
                  <c:v>-4.5781000000000009</c:v>
                </c:pt>
                <c:pt idx="278">
                  <c:v>-4.595015000000001</c:v>
                </c:pt>
                <c:pt idx="279">
                  <c:v>-4.6108580000000012</c:v>
                </c:pt>
                <c:pt idx="280">
                  <c:v>-4.6267130000000014</c:v>
                </c:pt>
                <c:pt idx="281">
                  <c:v>-4.6446890000000014</c:v>
                </c:pt>
                <c:pt idx="282">
                  <c:v>-4.6616040000000014</c:v>
                </c:pt>
                <c:pt idx="283">
                  <c:v>-4.6774470000000017</c:v>
                </c:pt>
                <c:pt idx="284">
                  <c:v>-4.6943620000000017</c:v>
                </c:pt>
                <c:pt idx="285">
                  <c:v>-4.7123430000000015</c:v>
                </c:pt>
                <c:pt idx="286">
                  <c:v>-4.7292580000000015</c:v>
                </c:pt>
                <c:pt idx="287">
                  <c:v>-4.7451060000000016</c:v>
                </c:pt>
                <c:pt idx="288">
                  <c:v>-4.7620210000000016</c:v>
                </c:pt>
                <c:pt idx="289">
                  <c:v>-4.7789400000000013</c:v>
                </c:pt>
                <c:pt idx="290">
                  <c:v>-4.7958540000000012</c:v>
                </c:pt>
                <c:pt idx="291">
                  <c:v>-4.8116980000000016</c:v>
                </c:pt>
                <c:pt idx="292">
                  <c:v>-4.8275460000000017</c:v>
                </c:pt>
                <c:pt idx="293">
                  <c:v>-4.8444600000000015</c:v>
                </c:pt>
                <c:pt idx="294">
                  <c:v>-4.8613850000000012</c:v>
                </c:pt>
                <c:pt idx="295">
                  <c:v>-4.8782990000000011</c:v>
                </c:pt>
                <c:pt idx="296">
                  <c:v>-4.8941540000000012</c:v>
                </c:pt>
                <c:pt idx="297">
                  <c:v>-4.9100020000000013</c:v>
                </c:pt>
                <c:pt idx="298">
                  <c:v>-4.9258450000000016</c:v>
                </c:pt>
                <c:pt idx="299">
                  <c:v>-4.9416950000000019</c:v>
                </c:pt>
                <c:pt idx="300">
                  <c:v>-4.9575450000000023</c:v>
                </c:pt>
                <c:pt idx="301">
                  <c:v>-4.9744650000000021</c:v>
                </c:pt>
                <c:pt idx="302">
                  <c:v>-4.9903070000000023</c:v>
                </c:pt>
                <c:pt idx="303">
                  <c:v>-5.0061570000000026</c:v>
                </c:pt>
                <c:pt idx="304">
                  <c:v>-5.0220050000000027</c:v>
                </c:pt>
                <c:pt idx="305">
                  <c:v>-5.0378530000000028</c:v>
                </c:pt>
                <c:pt idx="306">
                  <c:v>-5.0537010000000029</c:v>
                </c:pt>
                <c:pt idx="307">
                  <c:v>-5.069549000000003</c:v>
                </c:pt>
                <c:pt idx="308">
                  <c:v>-5.0864690000000028</c:v>
                </c:pt>
                <c:pt idx="309">
                  <c:v>-5.1033840000000028</c:v>
                </c:pt>
                <c:pt idx="310">
                  <c:v>-5.1192370000000027</c:v>
                </c:pt>
                <c:pt idx="311">
                  <c:v>-5.1350850000000028</c:v>
                </c:pt>
                <c:pt idx="312">
                  <c:v>-5.1530710000000024</c:v>
                </c:pt>
                <c:pt idx="313">
                  <c:v>-5.171057000000002</c:v>
                </c:pt>
                <c:pt idx="314">
                  <c:v>-5.1879770000000018</c:v>
                </c:pt>
                <c:pt idx="315">
                  <c:v>-5.2048970000000017</c:v>
                </c:pt>
                <c:pt idx="316">
                  <c:v>-5.2207520000000018</c:v>
                </c:pt>
                <c:pt idx="317">
                  <c:v>-5.2366020000000022</c:v>
                </c:pt>
                <c:pt idx="318">
                  <c:v>-5.2524500000000023</c:v>
                </c:pt>
                <c:pt idx="319">
                  <c:v>-5.2693650000000023</c:v>
                </c:pt>
                <c:pt idx="320">
                  <c:v>-5.2862850000000021</c:v>
                </c:pt>
                <c:pt idx="321">
                  <c:v>-5.303199000000002</c:v>
                </c:pt>
                <c:pt idx="322">
                  <c:v>-5.3190490000000024</c:v>
                </c:pt>
                <c:pt idx="323">
                  <c:v>-5.3348920000000026</c:v>
                </c:pt>
                <c:pt idx="324">
                  <c:v>-5.3518120000000025</c:v>
                </c:pt>
                <c:pt idx="325">
                  <c:v>-5.3676670000000026</c:v>
                </c:pt>
                <c:pt idx="326">
                  <c:v>-5.3856530000000022</c:v>
                </c:pt>
                <c:pt idx="327">
                  <c:v>-5.4025730000000021</c:v>
                </c:pt>
                <c:pt idx="328">
                  <c:v>-5.4184280000000022</c:v>
                </c:pt>
                <c:pt idx="329">
                  <c:v>-5.4353430000000023</c:v>
                </c:pt>
                <c:pt idx="330">
                  <c:v>-5.4522510000000022</c:v>
                </c:pt>
                <c:pt idx="331">
                  <c:v>-5.4681060000000024</c:v>
                </c:pt>
                <c:pt idx="332">
                  <c:v>-5.4839660000000023</c:v>
                </c:pt>
                <c:pt idx="333">
                  <c:v>-5.4998210000000025</c:v>
                </c:pt>
                <c:pt idx="334">
                  <c:v>-5.5167350000000024</c:v>
                </c:pt>
                <c:pt idx="335">
                  <c:v>-5.5336500000000024</c:v>
                </c:pt>
                <c:pt idx="336">
                  <c:v>-5.5495030000000023</c:v>
                </c:pt>
                <c:pt idx="337">
                  <c:v>-5.5674940000000026</c:v>
                </c:pt>
                <c:pt idx="338">
                  <c:v>-5.5844080000000025</c:v>
                </c:pt>
                <c:pt idx="339">
                  <c:v>-5.6013270000000022</c:v>
                </c:pt>
                <c:pt idx="340">
                  <c:v>-5.6171750000000022</c:v>
                </c:pt>
                <c:pt idx="341">
                  <c:v>-5.6340890000000021</c:v>
                </c:pt>
                <c:pt idx="342">
                  <c:v>-5.6499370000000022</c:v>
                </c:pt>
                <c:pt idx="343">
                  <c:v>-5.6657920000000024</c:v>
                </c:pt>
                <c:pt idx="344">
                  <c:v>-5.6827010000000024</c:v>
                </c:pt>
                <c:pt idx="345">
                  <c:v>-5.6985560000000026</c:v>
                </c:pt>
                <c:pt idx="346">
                  <c:v>-5.714406000000003</c:v>
                </c:pt>
                <c:pt idx="347">
                  <c:v>-5.7302560000000033</c:v>
                </c:pt>
                <c:pt idx="348">
                  <c:v>-5.7461060000000037</c:v>
                </c:pt>
                <c:pt idx="349">
                  <c:v>-5.7608950000000041</c:v>
                </c:pt>
                <c:pt idx="350">
                  <c:v>-5.7767500000000043</c:v>
                </c:pt>
                <c:pt idx="351">
                  <c:v>-5.7936700000000041</c:v>
                </c:pt>
                <c:pt idx="352">
                  <c:v>-5.8095250000000043</c:v>
                </c:pt>
                <c:pt idx="353">
                  <c:v>-5.8264390000000041</c:v>
                </c:pt>
                <c:pt idx="354">
                  <c:v>-5.8422940000000043</c:v>
                </c:pt>
                <c:pt idx="355">
                  <c:v>-5.8592090000000043</c:v>
                </c:pt>
                <c:pt idx="356">
                  <c:v>-5.8761290000000042</c:v>
                </c:pt>
                <c:pt idx="357">
                  <c:v>-5.8930380000000042</c:v>
                </c:pt>
                <c:pt idx="358">
                  <c:v>-5.909958000000004</c:v>
                </c:pt>
                <c:pt idx="359">
                  <c:v>-5.9268720000000039</c:v>
                </c:pt>
                <c:pt idx="360">
                  <c:v>-5.9427250000000038</c:v>
                </c:pt>
                <c:pt idx="361">
                  <c:v>-5.9596450000000036</c:v>
                </c:pt>
                <c:pt idx="362">
                  <c:v>-5.9765650000000035</c:v>
                </c:pt>
                <c:pt idx="363">
                  <c:v>-5.9924130000000035</c:v>
                </c:pt>
                <c:pt idx="364">
                  <c:v>-6.0082680000000037</c:v>
                </c:pt>
                <c:pt idx="365">
                  <c:v>-6.0241230000000039</c:v>
                </c:pt>
                <c:pt idx="366">
                  <c:v>-6.0410370000000038</c:v>
                </c:pt>
                <c:pt idx="367">
                  <c:v>-6.0568920000000039</c:v>
                </c:pt>
                <c:pt idx="368">
                  <c:v>-6.0738090000000042</c:v>
                </c:pt>
                <c:pt idx="369">
                  <c:v>-6.0896590000000046</c:v>
                </c:pt>
                <c:pt idx="370">
                  <c:v>-6.1055120000000045</c:v>
                </c:pt>
                <c:pt idx="371">
                  <c:v>-6.1213600000000046</c:v>
                </c:pt>
                <c:pt idx="372">
                  <c:v>-6.1372150000000047</c:v>
                </c:pt>
                <c:pt idx="373">
                  <c:v>-6.1541240000000048</c:v>
                </c:pt>
                <c:pt idx="374">
                  <c:v>-6.1710430000000045</c:v>
                </c:pt>
                <c:pt idx="375">
                  <c:v>-6.1879570000000044</c:v>
                </c:pt>
                <c:pt idx="376">
                  <c:v>-6.2038050000000045</c:v>
                </c:pt>
                <c:pt idx="377">
                  <c:v>-6.2196530000000045</c:v>
                </c:pt>
                <c:pt idx="378">
                  <c:v>-6.2365730000000044</c:v>
                </c:pt>
                <c:pt idx="379">
                  <c:v>-6.2534820000000044</c:v>
                </c:pt>
                <c:pt idx="380">
                  <c:v>-6.2682640000000047</c:v>
                </c:pt>
                <c:pt idx="381">
                  <c:v>-6.2841170000000046</c:v>
                </c:pt>
                <c:pt idx="382">
                  <c:v>-6.3010310000000045</c:v>
                </c:pt>
                <c:pt idx="383">
                  <c:v>-6.3168860000000047</c:v>
                </c:pt>
                <c:pt idx="384">
                  <c:v>-6.3338010000000047</c:v>
                </c:pt>
                <c:pt idx="385">
                  <c:v>-6.3507210000000045</c:v>
                </c:pt>
                <c:pt idx="386">
                  <c:v>-6.3665690000000046</c:v>
                </c:pt>
                <c:pt idx="387">
                  <c:v>-6.3824220000000045</c:v>
                </c:pt>
                <c:pt idx="388">
                  <c:v>-6.3982770000000047</c:v>
                </c:pt>
                <c:pt idx="389">
                  <c:v>-6.4152020000000043</c:v>
                </c:pt>
                <c:pt idx="390">
                  <c:v>-6.4321220000000041</c:v>
                </c:pt>
                <c:pt idx="391">
                  <c:v>-6.4490410000000038</c:v>
                </c:pt>
                <c:pt idx="392">
                  <c:v>-6.4659500000000039</c:v>
                </c:pt>
                <c:pt idx="393">
                  <c:v>-6.4817930000000041</c:v>
                </c:pt>
                <c:pt idx="394">
                  <c:v>-6.4997790000000037</c:v>
                </c:pt>
                <c:pt idx="395">
                  <c:v>-6.5156340000000039</c:v>
                </c:pt>
                <c:pt idx="396">
                  <c:v>-6.5325540000000037</c:v>
                </c:pt>
                <c:pt idx="397">
                  <c:v>-6.548397000000004</c:v>
                </c:pt>
                <c:pt idx="398">
                  <c:v>-6.5642520000000042</c:v>
                </c:pt>
                <c:pt idx="399">
                  <c:v>-6.5790460000000044</c:v>
                </c:pt>
                <c:pt idx="400">
                  <c:v>-6.5959550000000045</c:v>
                </c:pt>
                <c:pt idx="401">
                  <c:v>-6.6128630000000044</c:v>
                </c:pt>
                <c:pt idx="402">
                  <c:v>-6.629788000000004</c:v>
                </c:pt>
                <c:pt idx="403">
                  <c:v>-6.6456380000000044</c:v>
                </c:pt>
                <c:pt idx="404">
                  <c:v>-6.6625520000000042</c:v>
                </c:pt>
                <c:pt idx="405">
                  <c:v>-6.678410000000004</c:v>
                </c:pt>
                <c:pt idx="406">
                  <c:v>-6.6942700000000039</c:v>
                </c:pt>
                <c:pt idx="407">
                  <c:v>-6.7101260000000043</c:v>
                </c:pt>
                <c:pt idx="408">
                  <c:v>-6.7259810000000044</c:v>
                </c:pt>
                <c:pt idx="409">
                  <c:v>-6.7418360000000046</c:v>
                </c:pt>
                <c:pt idx="410">
                  <c:v>-6.7587400000000049</c:v>
                </c:pt>
                <c:pt idx="411">
                  <c:v>-6.7756440000000051</c:v>
                </c:pt>
                <c:pt idx="412">
                  <c:v>-6.7925530000000052</c:v>
                </c:pt>
                <c:pt idx="413">
                  <c:v>-6.8084090000000055</c:v>
                </c:pt>
                <c:pt idx="414">
                  <c:v>-6.8253180000000055</c:v>
                </c:pt>
                <c:pt idx="415">
                  <c:v>-6.8422330000000056</c:v>
                </c:pt>
                <c:pt idx="416">
                  <c:v>-6.8580930000000055</c:v>
                </c:pt>
                <c:pt idx="417">
                  <c:v>-6.8739480000000057</c:v>
                </c:pt>
                <c:pt idx="418">
                  <c:v>-6.8908620000000056</c:v>
                </c:pt>
                <c:pt idx="419">
                  <c:v>-6.9077710000000057</c:v>
                </c:pt>
                <c:pt idx="420">
                  <c:v>-6.9246800000000057</c:v>
                </c:pt>
                <c:pt idx="421">
                  <c:v>-6.9405350000000059</c:v>
                </c:pt>
                <c:pt idx="422">
                  <c:v>-6.9574550000000057</c:v>
                </c:pt>
                <c:pt idx="423">
                  <c:v>-6.9743690000000056</c:v>
                </c:pt>
                <c:pt idx="424">
                  <c:v>-6.9912780000000057</c:v>
                </c:pt>
                <c:pt idx="425">
                  <c:v>-7.0081870000000057</c:v>
                </c:pt>
                <c:pt idx="426">
                  <c:v>-7.0251020000000057</c:v>
                </c:pt>
                <c:pt idx="427">
                  <c:v>-7.0420170000000057</c:v>
                </c:pt>
                <c:pt idx="428">
                  <c:v>-7.0589390000000058</c:v>
                </c:pt>
                <c:pt idx="429">
                  <c:v>-7.0758590000000057</c:v>
                </c:pt>
                <c:pt idx="430">
                  <c:v>-7.0927730000000055</c:v>
                </c:pt>
                <c:pt idx="431">
                  <c:v>-7.1096880000000056</c:v>
                </c:pt>
                <c:pt idx="432">
                  <c:v>-7.1255430000000057</c:v>
                </c:pt>
                <c:pt idx="433">
                  <c:v>-7.1424520000000058</c:v>
                </c:pt>
                <c:pt idx="434">
                  <c:v>-7.1582950000000061</c:v>
                </c:pt>
                <c:pt idx="435">
                  <c:v>-7.1773420000000057</c:v>
                </c:pt>
                <c:pt idx="436">
                  <c:v>-7.193192000000006</c:v>
                </c:pt>
                <c:pt idx="437">
                  <c:v>-7.2101120000000058</c:v>
                </c:pt>
                <c:pt idx="438">
                  <c:v>-7.2280870000000057</c:v>
                </c:pt>
                <c:pt idx="439">
                  <c:v>-7.2439370000000061</c:v>
                </c:pt>
                <c:pt idx="440">
                  <c:v>-7.2608520000000061</c:v>
                </c:pt>
                <c:pt idx="441">
                  <c:v>-7.2767020000000064</c:v>
                </c:pt>
                <c:pt idx="442">
                  <c:v>-7.2925450000000067</c:v>
                </c:pt>
                <c:pt idx="443">
                  <c:v>-7.3084000000000069</c:v>
                </c:pt>
                <c:pt idx="444">
                  <c:v>-7.325303000000007</c:v>
                </c:pt>
                <c:pt idx="445">
                  <c:v>-7.3422230000000068</c:v>
                </c:pt>
                <c:pt idx="446">
                  <c:v>-7.3591380000000068</c:v>
                </c:pt>
                <c:pt idx="447">
                  <c:v>-7.3749860000000069</c:v>
                </c:pt>
                <c:pt idx="448">
                  <c:v>-7.3908410000000071</c:v>
                </c:pt>
                <c:pt idx="449">
                  <c:v>-7.4066960000000073</c:v>
                </c:pt>
                <c:pt idx="450">
                  <c:v>-7.4225510000000074</c:v>
                </c:pt>
                <c:pt idx="451">
                  <c:v>-7.4384060000000076</c:v>
                </c:pt>
                <c:pt idx="452">
                  <c:v>-7.4553260000000074</c:v>
                </c:pt>
                <c:pt idx="453">
                  <c:v>-7.4733060000000071</c:v>
                </c:pt>
                <c:pt idx="454">
                  <c:v>-7.490220000000007</c:v>
                </c:pt>
                <c:pt idx="455">
                  <c:v>-7.507135000000007</c:v>
                </c:pt>
                <c:pt idx="456">
                  <c:v>-7.5240490000000069</c:v>
                </c:pt>
                <c:pt idx="457">
                  <c:v>-7.5409640000000069</c:v>
                </c:pt>
                <c:pt idx="458">
                  <c:v>-7.5568190000000071</c:v>
                </c:pt>
                <c:pt idx="459">
                  <c:v>-7.5737340000000071</c:v>
                </c:pt>
                <c:pt idx="460">
                  <c:v>-7.5906480000000069</c:v>
                </c:pt>
                <c:pt idx="461">
                  <c:v>-7.6075620000000068</c:v>
                </c:pt>
                <c:pt idx="462">
                  <c:v>-7.6234100000000069</c:v>
                </c:pt>
                <c:pt idx="463">
                  <c:v>-7.639258000000007</c:v>
                </c:pt>
                <c:pt idx="464">
                  <c:v>-7.6551060000000071</c:v>
                </c:pt>
                <c:pt idx="465">
                  <c:v>-7.6720210000000071</c:v>
                </c:pt>
                <c:pt idx="466">
                  <c:v>-7.688935000000007</c:v>
                </c:pt>
                <c:pt idx="467">
                  <c:v>-7.704783000000007</c:v>
                </c:pt>
                <c:pt idx="468">
                  <c:v>-7.7216970000000069</c:v>
                </c:pt>
                <c:pt idx="469">
                  <c:v>-7.7375470000000073</c:v>
                </c:pt>
                <c:pt idx="470">
                  <c:v>-7.7544560000000073</c:v>
                </c:pt>
                <c:pt idx="471">
                  <c:v>-7.7703110000000075</c:v>
                </c:pt>
                <c:pt idx="472">
                  <c:v>-7.7861590000000076</c:v>
                </c:pt>
                <c:pt idx="473">
                  <c:v>-7.8020070000000077</c:v>
                </c:pt>
                <c:pt idx="474">
                  <c:v>-7.8178620000000079</c:v>
                </c:pt>
                <c:pt idx="475">
                  <c:v>-7.8347820000000077</c:v>
                </c:pt>
                <c:pt idx="476">
                  <c:v>-7.8516910000000077</c:v>
                </c:pt>
                <c:pt idx="477">
                  <c:v>-7.8686130000000079</c:v>
                </c:pt>
                <c:pt idx="478">
                  <c:v>-7.8855330000000077</c:v>
                </c:pt>
                <c:pt idx="479">
                  <c:v>-7.9013860000000076</c:v>
                </c:pt>
                <c:pt idx="480">
                  <c:v>-7.9183050000000073</c:v>
                </c:pt>
                <c:pt idx="481">
                  <c:v>-7.9352190000000071</c:v>
                </c:pt>
                <c:pt idx="482">
                  <c:v>-7.9521340000000071</c:v>
                </c:pt>
                <c:pt idx="483">
                  <c:v>-7.9679900000000075</c:v>
                </c:pt>
                <c:pt idx="484">
                  <c:v>-7.9838460000000078</c:v>
                </c:pt>
                <c:pt idx="485">
                  <c:v>-7.9986410000000081</c:v>
                </c:pt>
                <c:pt idx="486">
                  <c:v>-8.015555000000008</c:v>
                </c:pt>
                <c:pt idx="487">
                  <c:v>-8.0314030000000081</c:v>
                </c:pt>
                <c:pt idx="488">
                  <c:v>-8.0483120000000081</c:v>
                </c:pt>
                <c:pt idx="489">
                  <c:v>-8.0641550000000084</c:v>
                </c:pt>
                <c:pt idx="490">
                  <c:v>-8.0800160000000076</c:v>
                </c:pt>
                <c:pt idx="491">
                  <c:v>-8.095866000000008</c:v>
                </c:pt>
                <c:pt idx="492">
                  <c:v>-8.1117210000000082</c:v>
                </c:pt>
                <c:pt idx="493">
                  <c:v>-8.1275760000000083</c:v>
                </c:pt>
                <c:pt idx="494">
                  <c:v>-8.1423630000000085</c:v>
                </c:pt>
                <c:pt idx="495">
                  <c:v>-8.1582180000000086</c:v>
                </c:pt>
                <c:pt idx="496">
                  <c:v>-8.1751380000000093</c:v>
                </c:pt>
                <c:pt idx="497">
                  <c:v>-8.1920580000000101</c:v>
                </c:pt>
                <c:pt idx="498">
                  <c:v>-8.2089720000000099</c:v>
                </c:pt>
                <c:pt idx="499">
                  <c:v>-8.2248270000000101</c:v>
                </c:pt>
                <c:pt idx="500">
                  <c:v>-8.24174100000001</c:v>
                </c:pt>
                <c:pt idx="501">
                  <c:v>-8.2586560000000091</c:v>
                </c:pt>
                <c:pt idx="502">
                  <c:v>-8.275570000000009</c:v>
                </c:pt>
                <c:pt idx="503">
                  <c:v>-8.2914200000000093</c:v>
                </c:pt>
                <c:pt idx="504">
                  <c:v>-8.3083340000000092</c:v>
                </c:pt>
                <c:pt idx="505">
                  <c:v>-8.3252480000000091</c:v>
                </c:pt>
                <c:pt idx="506">
                  <c:v>-8.3421730000000096</c:v>
                </c:pt>
                <c:pt idx="507">
                  <c:v>-8.35802300000001</c:v>
                </c:pt>
                <c:pt idx="508">
                  <c:v>-8.3749380000000091</c:v>
                </c:pt>
                <c:pt idx="509">
                  <c:v>-8.3907880000000095</c:v>
                </c:pt>
                <c:pt idx="510">
                  <c:v>-8.4066430000000096</c:v>
                </c:pt>
                <c:pt idx="511">
                  <c:v>-8.42249300000001</c:v>
                </c:pt>
                <c:pt idx="512">
                  <c:v>-8.4383410000000101</c:v>
                </c:pt>
                <c:pt idx="513">
                  <c:v>-8.4552610000000108</c:v>
                </c:pt>
                <c:pt idx="514">
                  <c:v>-8.4732410000000105</c:v>
                </c:pt>
                <c:pt idx="515">
                  <c:v>-8.4901550000000103</c:v>
                </c:pt>
                <c:pt idx="516">
                  <c:v>-8.5070700000000095</c:v>
                </c:pt>
                <c:pt idx="517">
                  <c:v>-8.5239850000000086</c:v>
                </c:pt>
                <c:pt idx="518">
                  <c:v>-8.5408940000000086</c:v>
                </c:pt>
                <c:pt idx="519">
                  <c:v>-8.556744000000009</c:v>
                </c:pt>
                <c:pt idx="520">
                  <c:v>-8.5736640000000097</c:v>
                </c:pt>
                <c:pt idx="521">
                  <c:v>-8.589525000000009</c:v>
                </c:pt>
                <c:pt idx="522">
                  <c:v>-8.6053750000000093</c:v>
                </c:pt>
                <c:pt idx="523">
                  <c:v>-8.6222900000000084</c:v>
                </c:pt>
                <c:pt idx="524">
                  <c:v>-8.6392100000000092</c:v>
                </c:pt>
                <c:pt idx="525">
                  <c:v>-8.6561250000000083</c:v>
                </c:pt>
                <c:pt idx="526">
                  <c:v>-8.673045000000009</c:v>
                </c:pt>
                <c:pt idx="527">
                  <c:v>-8.6899590000000089</c:v>
                </c:pt>
                <c:pt idx="528">
                  <c:v>-8.7068790000000096</c:v>
                </c:pt>
                <c:pt idx="529">
                  <c:v>-8.7237930000000095</c:v>
                </c:pt>
                <c:pt idx="530">
                  <c:v>-8.7407070000000093</c:v>
                </c:pt>
                <c:pt idx="531">
                  <c:v>-8.7576160000000094</c:v>
                </c:pt>
                <c:pt idx="532">
                  <c:v>-8.7745310000000085</c:v>
                </c:pt>
                <c:pt idx="533">
                  <c:v>-8.7914450000000084</c:v>
                </c:pt>
                <c:pt idx="534">
                  <c:v>-8.8073000000000086</c:v>
                </c:pt>
                <c:pt idx="535">
                  <c:v>-8.8231500000000089</c:v>
                </c:pt>
                <c:pt idx="536">
                  <c:v>-8.8390050000000091</c:v>
                </c:pt>
                <c:pt idx="537">
                  <c:v>-8.8559250000000098</c:v>
                </c:pt>
                <c:pt idx="538">
                  <c:v>-8.8728340000000099</c:v>
                </c:pt>
                <c:pt idx="539">
                  <c:v>-8.8876110000000104</c:v>
                </c:pt>
                <c:pt idx="540">
                  <c:v>-8.9045200000000104</c:v>
                </c:pt>
                <c:pt idx="541">
                  <c:v>-8.9214340000000103</c:v>
                </c:pt>
                <c:pt idx="542">
                  <c:v>-8.93835300000001</c:v>
                </c:pt>
                <c:pt idx="543">
                  <c:v>-8.95421300000001</c:v>
                </c:pt>
                <c:pt idx="544">
                  <c:v>-8.9700610000000101</c:v>
                </c:pt>
                <c:pt idx="545">
                  <c:v>-8.9869810000000108</c:v>
                </c:pt>
                <c:pt idx="546">
                  <c:v>-9.0038960000000099</c:v>
                </c:pt>
                <c:pt idx="547">
                  <c:v>-9.01974400000001</c:v>
                </c:pt>
                <c:pt idx="548">
                  <c:v>-9.0355940000000103</c:v>
                </c:pt>
                <c:pt idx="549">
                  <c:v>-9.0514490000000105</c:v>
                </c:pt>
                <c:pt idx="550">
                  <c:v>-9.0673090000000105</c:v>
                </c:pt>
                <c:pt idx="551">
                  <c:v>-9.0831640000000107</c:v>
                </c:pt>
                <c:pt idx="552">
                  <c:v>-9.1000840000000114</c:v>
                </c:pt>
                <c:pt idx="553">
                  <c:v>-9.1159340000000117</c:v>
                </c:pt>
                <c:pt idx="554">
                  <c:v>-9.1317840000000121</c:v>
                </c:pt>
                <c:pt idx="555">
                  <c:v>-9.1476500000000129</c:v>
                </c:pt>
                <c:pt idx="556">
                  <c:v>-9.1635000000000133</c:v>
                </c:pt>
                <c:pt idx="557">
                  <c:v>-9.1804100000000126</c:v>
                </c:pt>
                <c:pt idx="558">
                  <c:v>-9.1962530000000129</c:v>
                </c:pt>
                <c:pt idx="559">
                  <c:v>-9.2131670000000128</c:v>
                </c:pt>
                <c:pt idx="560">
                  <c:v>-9.2300820000000119</c:v>
                </c:pt>
                <c:pt idx="561">
                  <c:v>-9.2480680000000124</c:v>
                </c:pt>
                <c:pt idx="562">
                  <c:v>-9.262852000000013</c:v>
                </c:pt>
                <c:pt idx="563">
                  <c:v>-9.2797710000000126</c:v>
                </c:pt>
                <c:pt idx="564">
                  <c:v>-9.2966850000000125</c:v>
                </c:pt>
                <c:pt idx="565">
                  <c:v>-9.3135940000000126</c:v>
                </c:pt>
                <c:pt idx="566">
                  <c:v>-9.3304970000000118</c:v>
                </c:pt>
                <c:pt idx="567">
                  <c:v>-9.3463450000000119</c:v>
                </c:pt>
                <c:pt idx="568">
                  <c:v>-9.362193000000012</c:v>
                </c:pt>
                <c:pt idx="569">
                  <c:v>-9.3780480000000122</c:v>
                </c:pt>
                <c:pt idx="570">
                  <c:v>-9.3949630000000113</c:v>
                </c:pt>
                <c:pt idx="571">
                  <c:v>-9.4129490000000118</c:v>
                </c:pt>
                <c:pt idx="572">
                  <c:v>-9.4287990000000121</c:v>
                </c:pt>
                <c:pt idx="573">
                  <c:v>-9.4446470000000122</c:v>
                </c:pt>
                <c:pt idx="574">
                  <c:v>-9.4605020000000124</c:v>
                </c:pt>
                <c:pt idx="575">
                  <c:v>-9.4774270000000129</c:v>
                </c:pt>
                <c:pt idx="576">
                  <c:v>-9.4943310000000132</c:v>
                </c:pt>
                <c:pt idx="577">
                  <c:v>-9.5101790000000133</c:v>
                </c:pt>
                <c:pt idx="578">
                  <c:v>-9.5260220000000135</c:v>
                </c:pt>
                <c:pt idx="579">
                  <c:v>-9.5418690000000144</c:v>
                </c:pt>
                <c:pt idx="580">
                  <c:v>-9.5577170000000145</c:v>
                </c:pt>
                <c:pt idx="581">
                  <c:v>-9.5746210000000147</c:v>
                </c:pt>
                <c:pt idx="582">
                  <c:v>-9.5925960000000146</c:v>
                </c:pt>
                <c:pt idx="583">
                  <c:v>-9.6095100000000144</c:v>
                </c:pt>
                <c:pt idx="584">
                  <c:v>-9.6253600000000148</c:v>
                </c:pt>
                <c:pt idx="585">
                  <c:v>-9.6412100000000152</c:v>
                </c:pt>
                <c:pt idx="586">
                  <c:v>-9.6570630000000151</c:v>
                </c:pt>
                <c:pt idx="587">
                  <c:v>-9.6729130000000154</c:v>
                </c:pt>
                <c:pt idx="588">
                  <c:v>-9.6887630000000158</c:v>
                </c:pt>
                <c:pt idx="589">
                  <c:v>-9.7056830000000165</c:v>
                </c:pt>
                <c:pt idx="590">
                  <c:v>-9.7225930000000158</c:v>
                </c:pt>
                <c:pt idx="591">
                  <c:v>-9.7395130000000165</c:v>
                </c:pt>
                <c:pt idx="592">
                  <c:v>-9.7564330000000172</c:v>
                </c:pt>
                <c:pt idx="593">
                  <c:v>-9.7733480000000164</c:v>
                </c:pt>
                <c:pt idx="594">
                  <c:v>-9.7902730000000169</c:v>
                </c:pt>
                <c:pt idx="595">
                  <c:v>-9.8071920000000166</c:v>
                </c:pt>
                <c:pt idx="596">
                  <c:v>-9.8241070000000157</c:v>
                </c:pt>
                <c:pt idx="597">
                  <c:v>-9.8410160000000158</c:v>
                </c:pt>
                <c:pt idx="598">
                  <c:v>-9.8568710000000159</c:v>
                </c:pt>
                <c:pt idx="599">
                  <c:v>-9.8737850000000158</c:v>
                </c:pt>
                <c:pt idx="600">
                  <c:v>-9.8896330000000159</c:v>
                </c:pt>
                <c:pt idx="601">
                  <c:v>-9.9065420000000159</c:v>
                </c:pt>
                <c:pt idx="602">
                  <c:v>-9.9213310000000163</c:v>
                </c:pt>
                <c:pt idx="603">
                  <c:v>-9.9382450000000162</c:v>
                </c:pt>
                <c:pt idx="604">
                  <c:v>-9.9551590000000161</c:v>
                </c:pt>
                <c:pt idx="605">
                  <c:v>-9.9710070000000162</c:v>
                </c:pt>
                <c:pt idx="606">
                  <c:v>-9.9879170000000155</c:v>
                </c:pt>
                <c:pt idx="607">
                  <c:v>-10.003765000000016</c:v>
                </c:pt>
                <c:pt idx="608">
                  <c:v>-10.019615000000016</c:v>
                </c:pt>
                <c:pt idx="609">
                  <c:v>-10.036529000000016</c:v>
                </c:pt>
                <c:pt idx="610">
                  <c:v>-10.052379000000016</c:v>
                </c:pt>
                <c:pt idx="611">
                  <c:v>-10.068229000000017</c:v>
                </c:pt>
                <c:pt idx="612">
                  <c:v>-10.085143000000016</c:v>
                </c:pt>
                <c:pt idx="613">
                  <c:v>-10.102063000000017</c:v>
                </c:pt>
                <c:pt idx="614">
                  <c:v>-10.118978000000016</c:v>
                </c:pt>
                <c:pt idx="615">
                  <c:v>-10.135887000000016</c:v>
                </c:pt>
                <c:pt idx="616">
                  <c:v>-10.153857000000016</c:v>
                </c:pt>
                <c:pt idx="617">
                  <c:v>-10.171832000000016</c:v>
                </c:pt>
                <c:pt idx="618">
                  <c:v>-10.188759000000017</c:v>
                </c:pt>
                <c:pt idx="619">
                  <c:v>-10.205673000000017</c:v>
                </c:pt>
                <c:pt idx="620">
                  <c:v>-10.221528000000017</c:v>
                </c:pt>
                <c:pt idx="621">
                  <c:v>-10.237388000000017</c:v>
                </c:pt>
                <c:pt idx="622">
                  <c:v>-10.253231000000017</c:v>
                </c:pt>
                <c:pt idx="623">
                  <c:v>-10.270151000000018</c:v>
                </c:pt>
                <c:pt idx="624">
                  <c:v>-10.287060000000018</c:v>
                </c:pt>
                <c:pt idx="625">
                  <c:v>-10.302908000000018</c:v>
                </c:pt>
                <c:pt idx="626">
                  <c:v>-10.319823000000017</c:v>
                </c:pt>
                <c:pt idx="627">
                  <c:v>-10.336750000000018</c:v>
                </c:pt>
                <c:pt idx="628">
                  <c:v>-10.352605000000018</c:v>
                </c:pt>
                <c:pt idx="629">
                  <c:v>-10.369525000000019</c:v>
                </c:pt>
                <c:pt idx="630">
                  <c:v>-10.38644500000002</c:v>
                </c:pt>
                <c:pt idx="631">
                  <c:v>-10.403367000000019</c:v>
                </c:pt>
                <c:pt idx="632">
                  <c:v>-10.421347000000019</c:v>
                </c:pt>
                <c:pt idx="633">
                  <c:v>-10.436141000000019</c:v>
                </c:pt>
                <c:pt idx="634">
                  <c:v>-10.453056000000018</c:v>
                </c:pt>
                <c:pt idx="635">
                  <c:v>-10.469970000000018</c:v>
                </c:pt>
                <c:pt idx="636">
                  <c:v>-10.485813000000018</c:v>
                </c:pt>
                <c:pt idx="637">
                  <c:v>-10.502728000000017</c:v>
                </c:pt>
                <c:pt idx="638">
                  <c:v>-10.518583000000017</c:v>
                </c:pt>
                <c:pt idx="639">
                  <c:v>-10.534433000000018</c:v>
                </c:pt>
                <c:pt idx="640">
                  <c:v>-10.551360000000019</c:v>
                </c:pt>
                <c:pt idx="641">
                  <c:v>-10.567203000000019</c:v>
                </c:pt>
                <c:pt idx="642">
                  <c:v>-10.584118000000018</c:v>
                </c:pt>
                <c:pt idx="643">
                  <c:v>-10.601040000000017</c:v>
                </c:pt>
                <c:pt idx="644">
                  <c:v>-10.617949000000017</c:v>
                </c:pt>
                <c:pt idx="645">
                  <c:v>-10.633799000000018</c:v>
                </c:pt>
                <c:pt idx="646">
                  <c:v>-10.649654000000018</c:v>
                </c:pt>
                <c:pt idx="647">
                  <c:v>-10.666574000000018</c:v>
                </c:pt>
                <c:pt idx="648">
                  <c:v>-10.683494000000019</c:v>
                </c:pt>
                <c:pt idx="649">
                  <c:v>-10.70041400000002</c:v>
                </c:pt>
                <c:pt idx="650">
                  <c:v>-10.71839400000002</c:v>
                </c:pt>
                <c:pt idx="651">
                  <c:v>-10.73530300000002</c:v>
                </c:pt>
                <c:pt idx="652">
                  <c:v>-10.75221200000002</c:v>
                </c:pt>
                <c:pt idx="653">
                  <c:v>-10.76912600000002</c:v>
                </c:pt>
                <c:pt idx="654">
                  <c:v>-10.784987000000019</c:v>
                </c:pt>
                <c:pt idx="655">
                  <c:v>-10.800837000000019</c:v>
                </c:pt>
                <c:pt idx="656">
                  <c:v>-10.816680000000019</c:v>
                </c:pt>
                <c:pt idx="657">
                  <c:v>-10.833595000000019</c:v>
                </c:pt>
                <c:pt idx="658">
                  <c:v>-10.849450000000019</c:v>
                </c:pt>
                <c:pt idx="659">
                  <c:v>-10.866370000000019</c:v>
                </c:pt>
                <c:pt idx="660">
                  <c:v>-10.88329000000002</c:v>
                </c:pt>
                <c:pt idx="661">
                  <c:v>-10.900212000000019</c:v>
                </c:pt>
                <c:pt idx="662">
                  <c:v>-10.91713200000002</c:v>
                </c:pt>
                <c:pt idx="663">
                  <c:v>-10.93297500000002</c:v>
                </c:pt>
                <c:pt idx="664">
                  <c:v>-10.94988900000002</c:v>
                </c:pt>
                <c:pt idx="665">
                  <c:v>-10.96574400000002</c:v>
                </c:pt>
                <c:pt idx="666">
                  <c:v>-10.98159200000002</c:v>
                </c:pt>
                <c:pt idx="667">
                  <c:v>-10.99850600000002</c:v>
                </c:pt>
                <c:pt idx="668">
                  <c:v>-11.015421000000019</c:v>
                </c:pt>
                <c:pt idx="669">
                  <c:v>-11.03340200000002</c:v>
                </c:pt>
                <c:pt idx="670">
                  <c:v>-11.050317000000019</c:v>
                </c:pt>
                <c:pt idx="671">
                  <c:v>-11.06723700000002</c:v>
                </c:pt>
                <c:pt idx="672">
                  <c:v>-11.083079000000019</c:v>
                </c:pt>
                <c:pt idx="673">
                  <c:v>-11.101059000000019</c:v>
                </c:pt>
                <c:pt idx="674">
                  <c:v>-11.11797900000002</c:v>
                </c:pt>
                <c:pt idx="675">
                  <c:v>-11.13489900000002</c:v>
                </c:pt>
                <c:pt idx="676">
                  <c:v>-11.151824000000021</c:v>
                </c:pt>
                <c:pt idx="677">
                  <c:v>-11.168744000000022</c:v>
                </c:pt>
                <c:pt idx="678">
                  <c:v>-11.184594000000022</c:v>
                </c:pt>
                <c:pt idx="679">
                  <c:v>-11.201508000000022</c:v>
                </c:pt>
                <c:pt idx="680">
                  <c:v>-11.218428000000022</c:v>
                </c:pt>
                <c:pt idx="681">
                  <c:v>-11.235348000000023</c:v>
                </c:pt>
                <c:pt idx="682">
                  <c:v>-11.251196000000023</c:v>
                </c:pt>
                <c:pt idx="683">
                  <c:v>-11.267039000000024</c:v>
                </c:pt>
                <c:pt idx="684">
                  <c:v>-11.282894000000024</c:v>
                </c:pt>
                <c:pt idx="685">
                  <c:v>-11.299814000000024</c:v>
                </c:pt>
                <c:pt idx="686">
                  <c:v>-11.315662000000025</c:v>
                </c:pt>
                <c:pt idx="687">
                  <c:v>-11.331512000000025</c:v>
                </c:pt>
                <c:pt idx="688">
                  <c:v>-11.347356000000024</c:v>
                </c:pt>
                <c:pt idx="689">
                  <c:v>-11.364265000000024</c:v>
                </c:pt>
                <c:pt idx="690">
                  <c:v>-11.380113000000025</c:v>
                </c:pt>
                <c:pt idx="691">
                  <c:v>-11.398093000000024</c:v>
                </c:pt>
                <c:pt idx="692">
                  <c:v>-11.413948000000024</c:v>
                </c:pt>
                <c:pt idx="693">
                  <c:v>-11.429803000000025</c:v>
                </c:pt>
                <c:pt idx="694">
                  <c:v>-11.446723000000025</c:v>
                </c:pt>
                <c:pt idx="695">
                  <c:v>-11.463638000000024</c:v>
                </c:pt>
                <c:pt idx="696">
                  <c:v>-11.479493000000025</c:v>
                </c:pt>
                <c:pt idx="697">
                  <c:v>-11.496413000000025</c:v>
                </c:pt>
                <c:pt idx="698">
                  <c:v>-11.513333000000026</c:v>
                </c:pt>
                <c:pt idx="699">
                  <c:v>-11.529188000000026</c:v>
                </c:pt>
                <c:pt idx="700">
                  <c:v>-11.546103000000025</c:v>
                </c:pt>
                <c:pt idx="701">
                  <c:v>-11.564078000000025</c:v>
                </c:pt>
                <c:pt idx="702">
                  <c:v>-11.580998000000026</c:v>
                </c:pt>
                <c:pt idx="703">
                  <c:v>-11.596853000000026</c:v>
                </c:pt>
                <c:pt idx="704">
                  <c:v>-11.612696000000026</c:v>
                </c:pt>
                <c:pt idx="705">
                  <c:v>-11.629610000000026</c:v>
                </c:pt>
                <c:pt idx="706">
                  <c:v>-11.646524000000026</c:v>
                </c:pt>
                <c:pt idx="707">
                  <c:v>-11.662374000000026</c:v>
                </c:pt>
                <c:pt idx="708">
                  <c:v>-11.678222000000027</c:v>
                </c:pt>
                <c:pt idx="709">
                  <c:v>-11.695136000000026</c:v>
                </c:pt>
                <c:pt idx="710">
                  <c:v>-11.712051000000026</c:v>
                </c:pt>
                <c:pt idx="711">
                  <c:v>-11.728966000000025</c:v>
                </c:pt>
                <c:pt idx="712">
                  <c:v>-11.744814000000025</c:v>
                </c:pt>
                <c:pt idx="713">
                  <c:v>-11.760657000000025</c:v>
                </c:pt>
                <c:pt idx="714">
                  <c:v>-11.778638000000026</c:v>
                </c:pt>
                <c:pt idx="715">
                  <c:v>-11.794498000000026</c:v>
                </c:pt>
                <c:pt idx="716">
                  <c:v>-11.811418000000026</c:v>
                </c:pt>
                <c:pt idx="717">
                  <c:v>-11.828338000000027</c:v>
                </c:pt>
                <c:pt idx="718">
                  <c:v>-11.844188000000027</c:v>
                </c:pt>
                <c:pt idx="719">
                  <c:v>-11.860038000000028</c:v>
                </c:pt>
                <c:pt idx="720">
                  <c:v>-11.876960000000027</c:v>
                </c:pt>
                <c:pt idx="721">
                  <c:v>-11.893875000000026</c:v>
                </c:pt>
                <c:pt idx="722">
                  <c:v>-11.910795000000027</c:v>
                </c:pt>
                <c:pt idx="723">
                  <c:v>-11.928781000000027</c:v>
                </c:pt>
                <c:pt idx="724">
                  <c:v>-11.946767000000028</c:v>
                </c:pt>
                <c:pt idx="725">
                  <c:v>-11.963681000000028</c:v>
                </c:pt>
                <c:pt idx="726">
                  <c:v>-11.980608000000029</c:v>
                </c:pt>
                <c:pt idx="727">
                  <c:v>-11.997522000000028</c:v>
                </c:pt>
                <c:pt idx="728">
                  <c:v>-12.013377000000029</c:v>
                </c:pt>
                <c:pt idx="729">
                  <c:v>-12.029225000000029</c:v>
                </c:pt>
                <c:pt idx="730">
                  <c:v>-12.045073000000029</c:v>
                </c:pt>
                <c:pt idx="731">
                  <c:v>-12.060921000000029</c:v>
                </c:pt>
                <c:pt idx="732">
                  <c:v>-12.077830000000029</c:v>
                </c:pt>
                <c:pt idx="733">
                  <c:v>-12.095810000000029</c:v>
                </c:pt>
                <c:pt idx="734">
                  <c:v>-12.111665000000029</c:v>
                </c:pt>
                <c:pt idx="735">
                  <c:v>-12.127513000000029</c:v>
                </c:pt>
                <c:pt idx="736">
                  <c:v>-12.14443300000003</c:v>
                </c:pt>
                <c:pt idx="737">
                  <c:v>-12.16028300000003</c:v>
                </c:pt>
                <c:pt idx="738">
                  <c:v>-12.17614300000003</c:v>
                </c:pt>
                <c:pt idx="739">
                  <c:v>-12.19198600000003</c:v>
                </c:pt>
                <c:pt idx="740">
                  <c:v>-12.20890000000003</c:v>
                </c:pt>
                <c:pt idx="741">
                  <c:v>-12.223672000000031</c:v>
                </c:pt>
                <c:pt idx="742">
                  <c:v>-12.239520000000031</c:v>
                </c:pt>
                <c:pt idx="743">
                  <c:v>-12.256440000000032</c:v>
                </c:pt>
                <c:pt idx="744">
                  <c:v>-12.272290000000032</c:v>
                </c:pt>
                <c:pt idx="745">
                  <c:v>-12.288140000000032</c:v>
                </c:pt>
                <c:pt idx="746">
                  <c:v>-12.305059000000032</c:v>
                </c:pt>
                <c:pt idx="747">
                  <c:v>-12.320919000000032</c:v>
                </c:pt>
                <c:pt idx="748">
                  <c:v>-12.337833000000032</c:v>
                </c:pt>
                <c:pt idx="749">
                  <c:v>-12.353683000000032</c:v>
                </c:pt>
                <c:pt idx="750">
                  <c:v>-12.370592000000032</c:v>
                </c:pt>
                <c:pt idx="751">
                  <c:v>-12.386440000000032</c:v>
                </c:pt>
                <c:pt idx="752">
                  <c:v>-12.403354000000032</c:v>
                </c:pt>
                <c:pt idx="753">
                  <c:v>-12.420263000000032</c:v>
                </c:pt>
                <c:pt idx="754">
                  <c:v>-12.436101000000033</c:v>
                </c:pt>
                <c:pt idx="755">
                  <c:v>-12.453015000000033</c:v>
                </c:pt>
                <c:pt idx="756">
                  <c:v>-12.468868000000032</c:v>
                </c:pt>
                <c:pt idx="757">
                  <c:v>-12.485782000000032</c:v>
                </c:pt>
                <c:pt idx="758">
                  <c:v>-12.502696000000032</c:v>
                </c:pt>
                <c:pt idx="759">
                  <c:v>-12.519610000000032</c:v>
                </c:pt>
                <c:pt idx="760">
                  <c:v>-12.535458000000032</c:v>
                </c:pt>
                <c:pt idx="761">
                  <c:v>-12.551301000000032</c:v>
                </c:pt>
                <c:pt idx="762">
                  <c:v>-12.568220000000032</c:v>
                </c:pt>
                <c:pt idx="763">
                  <c:v>-12.585134000000032</c:v>
                </c:pt>
                <c:pt idx="764">
                  <c:v>-12.602059000000033</c:v>
                </c:pt>
                <c:pt idx="765">
                  <c:v>-12.617902000000033</c:v>
                </c:pt>
                <c:pt idx="766">
                  <c:v>-12.633752000000033</c:v>
                </c:pt>
                <c:pt idx="767">
                  <c:v>-12.649602000000034</c:v>
                </c:pt>
                <c:pt idx="768">
                  <c:v>-12.666522000000034</c:v>
                </c:pt>
                <c:pt idx="769">
                  <c:v>-12.683442000000035</c:v>
                </c:pt>
                <c:pt idx="770">
                  <c:v>-12.700356000000035</c:v>
                </c:pt>
                <c:pt idx="771">
                  <c:v>-12.716204000000035</c:v>
                </c:pt>
                <c:pt idx="772">
                  <c:v>-12.733113000000035</c:v>
                </c:pt>
                <c:pt idx="773">
                  <c:v>-12.748966000000035</c:v>
                </c:pt>
                <c:pt idx="774">
                  <c:v>-12.764816000000035</c:v>
                </c:pt>
                <c:pt idx="775">
                  <c:v>-12.781725000000035</c:v>
                </c:pt>
                <c:pt idx="776">
                  <c:v>-12.798639000000035</c:v>
                </c:pt>
                <c:pt idx="777">
                  <c:v>-12.814494000000035</c:v>
                </c:pt>
                <c:pt idx="778">
                  <c:v>-12.830349000000036</c:v>
                </c:pt>
                <c:pt idx="779">
                  <c:v>-12.846192000000036</c:v>
                </c:pt>
                <c:pt idx="780">
                  <c:v>-12.863101000000036</c:v>
                </c:pt>
                <c:pt idx="781">
                  <c:v>-12.880028000000037</c:v>
                </c:pt>
                <c:pt idx="782">
                  <c:v>-12.896953000000037</c:v>
                </c:pt>
                <c:pt idx="783">
                  <c:v>-12.912801000000037</c:v>
                </c:pt>
                <c:pt idx="784">
                  <c:v>-12.927596000000037</c:v>
                </c:pt>
                <c:pt idx="785">
                  <c:v>-12.944505000000037</c:v>
                </c:pt>
                <c:pt idx="786">
                  <c:v>-12.961425000000037</c:v>
                </c:pt>
                <c:pt idx="787">
                  <c:v>-12.978339000000037</c:v>
                </c:pt>
                <c:pt idx="788">
                  <c:v>-12.994187000000037</c:v>
                </c:pt>
                <c:pt idx="789">
                  <c:v>-13.011096000000038</c:v>
                </c:pt>
                <c:pt idx="790">
                  <c:v>-13.028015000000037</c:v>
                </c:pt>
                <c:pt idx="791">
                  <c:v>-13.044935000000038</c:v>
                </c:pt>
                <c:pt idx="792">
                  <c:v>-13.060785000000038</c:v>
                </c:pt>
                <c:pt idx="793">
                  <c:v>-13.076628000000039</c:v>
                </c:pt>
                <c:pt idx="794">
                  <c:v>-13.093537000000039</c:v>
                </c:pt>
                <c:pt idx="795">
                  <c:v>-13.110441000000039</c:v>
                </c:pt>
                <c:pt idx="796">
                  <c:v>-13.126285000000038</c:v>
                </c:pt>
                <c:pt idx="797">
                  <c:v>-13.142133000000038</c:v>
                </c:pt>
                <c:pt idx="798">
                  <c:v>-13.159053000000039</c:v>
                </c:pt>
                <c:pt idx="799">
                  <c:v>-13.174901000000039</c:v>
                </c:pt>
                <c:pt idx="800">
                  <c:v>-13.191816000000038</c:v>
                </c:pt>
                <c:pt idx="801">
                  <c:v>-13.208731000000038</c:v>
                </c:pt>
                <c:pt idx="802">
                  <c:v>-13.225645000000037</c:v>
                </c:pt>
                <c:pt idx="803">
                  <c:v>-13.242559000000037</c:v>
                </c:pt>
                <c:pt idx="804">
                  <c:v>-13.258402000000038</c:v>
                </c:pt>
                <c:pt idx="805">
                  <c:v>-13.275317000000037</c:v>
                </c:pt>
                <c:pt idx="806">
                  <c:v>-13.291167000000037</c:v>
                </c:pt>
                <c:pt idx="807">
                  <c:v>-13.305949000000037</c:v>
                </c:pt>
                <c:pt idx="808">
                  <c:v>-13.321804000000038</c:v>
                </c:pt>
                <c:pt idx="809">
                  <c:v>-13.338718000000037</c:v>
                </c:pt>
                <c:pt idx="810">
                  <c:v>-13.355632000000037</c:v>
                </c:pt>
                <c:pt idx="811">
                  <c:v>-13.371485000000037</c:v>
                </c:pt>
                <c:pt idx="812">
                  <c:v>-13.387322000000037</c:v>
                </c:pt>
                <c:pt idx="813">
                  <c:v>-13.404237000000036</c:v>
                </c:pt>
                <c:pt idx="814">
                  <c:v>-13.422235000000036</c:v>
                </c:pt>
                <c:pt idx="815">
                  <c:v>-13.439155000000037</c:v>
                </c:pt>
                <c:pt idx="816">
                  <c:v>-13.456075000000038</c:v>
                </c:pt>
                <c:pt idx="817">
                  <c:v>-13.473000000000038</c:v>
                </c:pt>
                <c:pt idx="818">
                  <c:v>-13.490980000000038</c:v>
                </c:pt>
                <c:pt idx="819">
                  <c:v>-13.506833000000038</c:v>
                </c:pt>
                <c:pt idx="820">
                  <c:v>-13.521615000000038</c:v>
                </c:pt>
                <c:pt idx="821">
                  <c:v>-13.537463000000038</c:v>
                </c:pt>
                <c:pt idx="822">
                  <c:v>-13.554378000000037</c:v>
                </c:pt>
                <c:pt idx="823">
                  <c:v>-13.571297000000037</c:v>
                </c:pt>
                <c:pt idx="824">
                  <c:v>-13.588206000000037</c:v>
                </c:pt>
                <c:pt idx="825">
                  <c:v>-13.606186000000037</c:v>
                </c:pt>
                <c:pt idx="826">
                  <c:v>-13.622028000000036</c:v>
                </c:pt>
                <c:pt idx="827">
                  <c:v>-13.638937000000036</c:v>
                </c:pt>
                <c:pt idx="828">
                  <c:v>-13.655851000000036</c:v>
                </c:pt>
                <c:pt idx="829">
                  <c:v>-13.672765000000036</c:v>
                </c:pt>
                <c:pt idx="830">
                  <c:v>-13.688615000000036</c:v>
                </c:pt>
                <c:pt idx="831">
                  <c:v>-13.705540000000036</c:v>
                </c:pt>
                <c:pt idx="832">
                  <c:v>-13.721390000000037</c:v>
                </c:pt>
                <c:pt idx="833">
                  <c:v>-13.738310000000038</c:v>
                </c:pt>
                <c:pt idx="834">
                  <c:v>-13.755224000000037</c:v>
                </c:pt>
                <c:pt idx="835">
                  <c:v>-13.771067000000038</c:v>
                </c:pt>
                <c:pt idx="836">
                  <c:v>-13.787982000000037</c:v>
                </c:pt>
                <c:pt idx="837">
                  <c:v>-13.804891000000037</c:v>
                </c:pt>
                <c:pt idx="838">
                  <c:v>-13.821811000000038</c:v>
                </c:pt>
                <c:pt idx="839">
                  <c:v>-13.837666000000038</c:v>
                </c:pt>
                <c:pt idx="840">
                  <c:v>-13.853526000000038</c:v>
                </c:pt>
                <c:pt idx="841">
                  <c:v>-13.870446000000038</c:v>
                </c:pt>
                <c:pt idx="842">
                  <c:v>-13.887366000000039</c:v>
                </c:pt>
                <c:pt idx="843">
                  <c:v>-13.903221000000039</c:v>
                </c:pt>
                <c:pt idx="844">
                  <c:v>-13.91907600000004</c:v>
                </c:pt>
                <c:pt idx="845">
                  <c:v>-13.93492400000004</c:v>
                </c:pt>
                <c:pt idx="846">
                  <c:v>-13.951838000000039</c:v>
                </c:pt>
                <c:pt idx="847">
                  <c:v>-13.96769300000004</c:v>
                </c:pt>
                <c:pt idx="848">
                  <c:v>-13.985673000000039</c:v>
                </c:pt>
                <c:pt idx="849">
                  <c:v>-14.002587000000039</c:v>
                </c:pt>
                <c:pt idx="850">
                  <c:v>-14.01843700000004</c:v>
                </c:pt>
                <c:pt idx="851">
                  <c:v>-14.03429200000004</c:v>
                </c:pt>
                <c:pt idx="852">
                  <c:v>-14.05015200000004</c:v>
                </c:pt>
                <c:pt idx="853">
                  <c:v>-14.06707200000004</c:v>
                </c:pt>
                <c:pt idx="854">
                  <c:v>-14.082920000000041</c:v>
                </c:pt>
                <c:pt idx="855">
                  <c:v>-14.098768000000041</c:v>
                </c:pt>
                <c:pt idx="856">
                  <c:v>-14.114616000000041</c:v>
                </c:pt>
                <c:pt idx="857">
                  <c:v>-14.131536000000041</c:v>
                </c:pt>
                <c:pt idx="858">
                  <c:v>-14.147391000000042</c:v>
                </c:pt>
                <c:pt idx="859">
                  <c:v>-14.164300000000042</c:v>
                </c:pt>
                <c:pt idx="860">
                  <c:v>-14.181204000000042</c:v>
                </c:pt>
                <c:pt idx="861">
                  <c:v>-14.198113000000042</c:v>
                </c:pt>
                <c:pt idx="862">
                  <c:v>-14.216099000000042</c:v>
                </c:pt>
                <c:pt idx="863">
                  <c:v>-14.231954000000043</c:v>
                </c:pt>
                <c:pt idx="864">
                  <c:v>-14.247814000000043</c:v>
                </c:pt>
                <c:pt idx="865">
                  <c:v>-14.263675000000042</c:v>
                </c:pt>
                <c:pt idx="866">
                  <c:v>-14.280590000000041</c:v>
                </c:pt>
                <c:pt idx="867">
                  <c:v>-14.296438000000041</c:v>
                </c:pt>
                <c:pt idx="868">
                  <c:v>-14.313347000000041</c:v>
                </c:pt>
                <c:pt idx="869">
                  <c:v>-14.328136000000042</c:v>
                </c:pt>
                <c:pt idx="870">
                  <c:v>-14.345051000000041</c:v>
                </c:pt>
                <c:pt idx="871">
                  <c:v>-14.360901000000041</c:v>
                </c:pt>
                <c:pt idx="872">
                  <c:v>-14.376756000000041</c:v>
                </c:pt>
                <c:pt idx="873">
                  <c:v>-14.392611000000041</c:v>
                </c:pt>
                <c:pt idx="874">
                  <c:v>-14.408461000000042</c:v>
                </c:pt>
                <c:pt idx="875">
                  <c:v>-14.425376000000041</c:v>
                </c:pt>
                <c:pt idx="876">
                  <c:v>-14.442290000000041</c:v>
                </c:pt>
                <c:pt idx="877">
                  <c:v>-14.458133000000041</c:v>
                </c:pt>
                <c:pt idx="878">
                  <c:v>-14.473988000000041</c:v>
                </c:pt>
                <c:pt idx="879">
                  <c:v>-14.490897000000041</c:v>
                </c:pt>
                <c:pt idx="880">
                  <c:v>-14.508883000000042</c:v>
                </c:pt>
                <c:pt idx="881">
                  <c:v>-14.525803000000042</c:v>
                </c:pt>
                <c:pt idx="882">
                  <c:v>-14.542717000000042</c:v>
                </c:pt>
                <c:pt idx="883">
                  <c:v>-14.558565000000042</c:v>
                </c:pt>
                <c:pt idx="884">
                  <c:v>-14.575485000000043</c:v>
                </c:pt>
                <c:pt idx="885">
                  <c:v>-14.591340000000043</c:v>
                </c:pt>
                <c:pt idx="886">
                  <c:v>-14.608260000000044</c:v>
                </c:pt>
                <c:pt idx="887">
                  <c:v>-14.625182000000043</c:v>
                </c:pt>
                <c:pt idx="888">
                  <c:v>-14.641025000000043</c:v>
                </c:pt>
                <c:pt idx="889">
                  <c:v>-14.656868000000044</c:v>
                </c:pt>
                <c:pt idx="890">
                  <c:v>-14.673777000000044</c:v>
                </c:pt>
                <c:pt idx="891">
                  <c:v>-14.689625000000044</c:v>
                </c:pt>
                <c:pt idx="892">
                  <c:v>-14.705473000000044</c:v>
                </c:pt>
                <c:pt idx="893">
                  <c:v>-14.722387000000044</c:v>
                </c:pt>
                <c:pt idx="894">
                  <c:v>-14.738230000000044</c:v>
                </c:pt>
                <c:pt idx="895">
                  <c:v>-14.754085000000044</c:v>
                </c:pt>
                <c:pt idx="896">
                  <c:v>-14.769933000000044</c:v>
                </c:pt>
                <c:pt idx="897">
                  <c:v>-14.786848000000044</c:v>
                </c:pt>
                <c:pt idx="898">
                  <c:v>-14.803762000000043</c:v>
                </c:pt>
                <c:pt idx="899">
                  <c:v>-14.820681000000043</c:v>
                </c:pt>
                <c:pt idx="900">
                  <c:v>-14.837601000000044</c:v>
                </c:pt>
                <c:pt idx="901">
                  <c:v>-14.853456000000044</c:v>
                </c:pt>
                <c:pt idx="902">
                  <c:v>-14.870376000000045</c:v>
                </c:pt>
                <c:pt idx="903">
                  <c:v>-14.887296000000045</c:v>
                </c:pt>
                <c:pt idx="904">
                  <c:v>-14.902073000000046</c:v>
                </c:pt>
                <c:pt idx="905">
                  <c:v>-14.917928000000046</c:v>
                </c:pt>
                <c:pt idx="906">
                  <c:v>-14.933788000000046</c:v>
                </c:pt>
                <c:pt idx="907">
                  <c:v>-14.949643000000046</c:v>
                </c:pt>
                <c:pt idx="908">
                  <c:v>-14.966558000000045</c:v>
                </c:pt>
                <c:pt idx="909">
                  <c:v>-14.983472000000045</c:v>
                </c:pt>
                <c:pt idx="910">
                  <c:v>-14.999327000000045</c:v>
                </c:pt>
                <c:pt idx="911">
                  <c:v>-15.015177000000046</c:v>
                </c:pt>
                <c:pt idx="912">
                  <c:v>-15.032086000000046</c:v>
                </c:pt>
                <c:pt idx="913">
                  <c:v>-15.050062000000047</c:v>
                </c:pt>
                <c:pt idx="914">
                  <c:v>-15.065917000000047</c:v>
                </c:pt>
                <c:pt idx="915">
                  <c:v>-15.082837000000048</c:v>
                </c:pt>
                <c:pt idx="916">
                  <c:v>-15.098687000000048</c:v>
                </c:pt>
                <c:pt idx="917">
                  <c:v>-15.115601000000048</c:v>
                </c:pt>
                <c:pt idx="918">
                  <c:v>-15.131456000000048</c:v>
                </c:pt>
                <c:pt idx="919">
                  <c:v>-15.148365000000048</c:v>
                </c:pt>
                <c:pt idx="920">
                  <c:v>-15.165275000000047</c:v>
                </c:pt>
                <c:pt idx="921">
                  <c:v>-15.182195000000048</c:v>
                </c:pt>
                <c:pt idx="922">
                  <c:v>-15.199109000000048</c:v>
                </c:pt>
                <c:pt idx="923">
                  <c:v>-15.214962000000048</c:v>
                </c:pt>
                <c:pt idx="924">
                  <c:v>-15.230817000000048</c:v>
                </c:pt>
                <c:pt idx="925">
                  <c:v>-15.246670000000048</c:v>
                </c:pt>
                <c:pt idx="926">
                  <c:v>-15.262518000000048</c:v>
                </c:pt>
                <c:pt idx="927">
                  <c:v>-15.279438000000049</c:v>
                </c:pt>
                <c:pt idx="928">
                  <c:v>-15.295281000000049</c:v>
                </c:pt>
                <c:pt idx="929">
                  <c:v>-15.311136000000049</c:v>
                </c:pt>
                <c:pt idx="930">
                  <c:v>-15.328051000000048</c:v>
                </c:pt>
                <c:pt idx="931">
                  <c:v>-15.343901000000049</c:v>
                </c:pt>
                <c:pt idx="932">
                  <c:v>-15.361876000000048</c:v>
                </c:pt>
                <c:pt idx="933">
                  <c:v>-15.376658000000049</c:v>
                </c:pt>
                <c:pt idx="934">
                  <c:v>-15.393578000000049</c:v>
                </c:pt>
                <c:pt idx="935">
                  <c:v>-15.410492000000049</c:v>
                </c:pt>
                <c:pt idx="936">
                  <c:v>-15.426345000000049</c:v>
                </c:pt>
                <c:pt idx="937">
                  <c:v>-15.442193000000049</c:v>
                </c:pt>
                <c:pt idx="938">
                  <c:v>-15.45911800000005</c:v>
                </c:pt>
                <c:pt idx="939">
                  <c:v>-15.47497800000005</c:v>
                </c:pt>
                <c:pt idx="940">
                  <c:v>-15.49189200000005</c:v>
                </c:pt>
                <c:pt idx="941">
                  <c:v>-15.50774700000005</c:v>
                </c:pt>
                <c:pt idx="942">
                  <c:v>-15.52359500000005</c:v>
                </c:pt>
                <c:pt idx="943">
                  <c:v>-15.54050900000005</c:v>
                </c:pt>
                <c:pt idx="944">
                  <c:v>-15.55635700000005</c:v>
                </c:pt>
                <c:pt idx="945">
                  <c:v>-15.57220500000005</c:v>
                </c:pt>
                <c:pt idx="946">
                  <c:v>-15.58805500000005</c:v>
                </c:pt>
                <c:pt idx="947">
                  <c:v>-15.603905000000051</c:v>
                </c:pt>
                <c:pt idx="948">
                  <c:v>-15.620814000000051</c:v>
                </c:pt>
                <c:pt idx="949">
                  <c:v>-15.636657000000051</c:v>
                </c:pt>
                <c:pt idx="950">
                  <c:v>-15.652510000000051</c:v>
                </c:pt>
                <c:pt idx="951">
                  <c:v>-15.669419000000051</c:v>
                </c:pt>
                <c:pt idx="952">
                  <c:v>-15.685274000000051</c:v>
                </c:pt>
                <c:pt idx="953">
                  <c:v>-15.702194000000052</c:v>
                </c:pt>
                <c:pt idx="954">
                  <c:v>-15.719108000000052</c:v>
                </c:pt>
                <c:pt idx="955">
                  <c:v>-15.734963000000052</c:v>
                </c:pt>
                <c:pt idx="956">
                  <c:v>-15.750813000000052</c:v>
                </c:pt>
                <c:pt idx="957">
                  <c:v>-15.767727000000052</c:v>
                </c:pt>
                <c:pt idx="958">
                  <c:v>-15.783575000000052</c:v>
                </c:pt>
                <c:pt idx="959">
                  <c:v>-15.799423000000052</c:v>
                </c:pt>
                <c:pt idx="960">
                  <c:v>-15.816332000000052</c:v>
                </c:pt>
                <c:pt idx="961">
                  <c:v>-15.832175000000053</c:v>
                </c:pt>
                <c:pt idx="962">
                  <c:v>-15.848030000000053</c:v>
                </c:pt>
                <c:pt idx="963">
                  <c:v>-15.863874000000052</c:v>
                </c:pt>
                <c:pt idx="964">
                  <c:v>-15.879717000000053</c:v>
                </c:pt>
                <c:pt idx="965">
                  <c:v>-15.895565000000053</c:v>
                </c:pt>
                <c:pt idx="966">
                  <c:v>-15.911420000000053</c:v>
                </c:pt>
                <c:pt idx="967">
                  <c:v>-15.927268000000053</c:v>
                </c:pt>
                <c:pt idx="968">
                  <c:v>-15.944188000000054</c:v>
                </c:pt>
                <c:pt idx="969">
                  <c:v>-15.962174000000054</c:v>
                </c:pt>
                <c:pt idx="970">
                  <c:v>-15.979088000000054</c:v>
                </c:pt>
                <c:pt idx="971">
                  <c:v>-15.996001000000055</c:v>
                </c:pt>
                <c:pt idx="972">
                  <c:v>-16.012915000000056</c:v>
                </c:pt>
                <c:pt idx="973">
                  <c:v>-16.028758000000057</c:v>
                </c:pt>
                <c:pt idx="974">
                  <c:v>-16.043547000000057</c:v>
                </c:pt>
                <c:pt idx="975">
                  <c:v>-16.059402000000055</c:v>
                </c:pt>
                <c:pt idx="976">
                  <c:v>-16.076322000000054</c:v>
                </c:pt>
                <c:pt idx="977">
                  <c:v>-16.092188000000053</c:v>
                </c:pt>
                <c:pt idx="978">
                  <c:v>-16.110174000000054</c:v>
                </c:pt>
                <c:pt idx="979">
                  <c:v>-16.126029000000052</c:v>
                </c:pt>
                <c:pt idx="980">
                  <c:v>-16.141890000000053</c:v>
                </c:pt>
                <c:pt idx="981">
                  <c:v>-16.158799000000052</c:v>
                </c:pt>
                <c:pt idx="982">
                  <c:v>-16.17465400000005</c:v>
                </c:pt>
                <c:pt idx="983">
                  <c:v>-16.191569000000051</c:v>
                </c:pt>
                <c:pt idx="984">
                  <c:v>-16.207417000000049</c:v>
                </c:pt>
                <c:pt idx="985">
                  <c:v>-16.223277000000049</c:v>
                </c:pt>
                <c:pt idx="986">
                  <c:v>-16.238061000000048</c:v>
                </c:pt>
                <c:pt idx="987">
                  <c:v>-16.253904000000048</c:v>
                </c:pt>
                <c:pt idx="988">
                  <c:v>-16.269759000000047</c:v>
                </c:pt>
                <c:pt idx="989">
                  <c:v>-16.286679000000046</c:v>
                </c:pt>
                <c:pt idx="990">
                  <c:v>-16.302539000000046</c:v>
                </c:pt>
                <c:pt idx="991">
                  <c:v>-16.318394000000044</c:v>
                </c:pt>
                <c:pt idx="992">
                  <c:v>-16.335313000000045</c:v>
                </c:pt>
                <c:pt idx="993">
                  <c:v>-16.352233000000044</c:v>
                </c:pt>
                <c:pt idx="994">
                  <c:v>-16.368086000000044</c:v>
                </c:pt>
                <c:pt idx="995">
                  <c:v>-16.385000000000044</c:v>
                </c:pt>
                <c:pt idx="996">
                  <c:v>-16.401914000000044</c:v>
                </c:pt>
                <c:pt idx="997">
                  <c:v>-16.418828000000044</c:v>
                </c:pt>
                <c:pt idx="998">
                  <c:v>-16.434683000000042</c:v>
                </c:pt>
                <c:pt idx="999">
                  <c:v>-16.451603000000041</c:v>
                </c:pt>
                <c:pt idx="1000">
                  <c:v>-16.46852300000004</c:v>
                </c:pt>
                <c:pt idx="1001">
                  <c:v>-16.484378000000039</c:v>
                </c:pt>
                <c:pt idx="1002">
                  <c:v>-16.501298000000038</c:v>
                </c:pt>
                <c:pt idx="1003">
                  <c:v>-16.517158000000038</c:v>
                </c:pt>
                <c:pt idx="1004">
                  <c:v>-16.533013000000036</c:v>
                </c:pt>
                <c:pt idx="1005">
                  <c:v>-16.548866000000036</c:v>
                </c:pt>
                <c:pt idx="1006">
                  <c:v>-16.565780000000036</c:v>
                </c:pt>
                <c:pt idx="1007">
                  <c:v>-16.582695000000037</c:v>
                </c:pt>
                <c:pt idx="1008">
                  <c:v>-16.599610000000038</c:v>
                </c:pt>
                <c:pt idx="1009">
                  <c:v>-16.616525000000038</c:v>
                </c:pt>
                <c:pt idx="1010">
                  <c:v>-16.633439000000038</c:v>
                </c:pt>
                <c:pt idx="1011">
                  <c:v>-16.649287000000037</c:v>
                </c:pt>
                <c:pt idx="1012">
                  <c:v>-16.665135000000035</c:v>
                </c:pt>
                <c:pt idx="1013">
                  <c:v>-16.675619000000037</c:v>
                </c:pt>
                <c:pt idx="1014">
                  <c:v>-16.673273000000037</c:v>
                </c:pt>
                <c:pt idx="1015">
                  <c:v>-16.685929000000037</c:v>
                </c:pt>
                <c:pt idx="1016">
                  <c:v>-16.710345000000036</c:v>
                </c:pt>
                <c:pt idx="1017">
                  <c:v>-16.735811000000037</c:v>
                </c:pt>
                <c:pt idx="1018">
                  <c:v>-16.759143000000037</c:v>
                </c:pt>
                <c:pt idx="1019">
                  <c:v>-16.780332000000037</c:v>
                </c:pt>
                <c:pt idx="1020">
                  <c:v>-16.798318000000037</c:v>
                </c:pt>
                <c:pt idx="1021">
                  <c:v>-16.816293000000037</c:v>
                </c:pt>
                <c:pt idx="1022">
                  <c:v>-16.833213000000036</c:v>
                </c:pt>
                <c:pt idx="1023">
                  <c:v>-16.850132000000038</c:v>
                </c:pt>
                <c:pt idx="1024">
                  <c:v>-16.867052000000037</c:v>
                </c:pt>
                <c:pt idx="1025">
                  <c:v>-16.883961000000035</c:v>
                </c:pt>
                <c:pt idx="1026">
                  <c:v>-16.900876000000036</c:v>
                </c:pt>
                <c:pt idx="1027">
                  <c:v>-16.917791000000037</c:v>
                </c:pt>
                <c:pt idx="1028">
                  <c:v>-16.934711000000036</c:v>
                </c:pt>
                <c:pt idx="1029">
                  <c:v>-16.950554000000036</c:v>
                </c:pt>
                <c:pt idx="1030">
                  <c:v>-16.966409000000034</c:v>
                </c:pt>
                <c:pt idx="1031">
                  <c:v>-16.982269000000034</c:v>
                </c:pt>
                <c:pt idx="1032">
                  <c:v>-16.999184000000035</c:v>
                </c:pt>
                <c:pt idx="1033">
                  <c:v>-17.016104000000034</c:v>
                </c:pt>
                <c:pt idx="1034">
                  <c:v>-17.031959000000032</c:v>
                </c:pt>
                <c:pt idx="1035">
                  <c:v>-17.048884000000033</c:v>
                </c:pt>
                <c:pt idx="1036">
                  <c:v>-17.065793000000031</c:v>
                </c:pt>
                <c:pt idx="1037">
                  <c:v>-17.082708000000032</c:v>
                </c:pt>
                <c:pt idx="1038">
                  <c:v>-17.098561000000032</c:v>
                </c:pt>
                <c:pt idx="1039">
                  <c:v>-17.11441600000003</c:v>
                </c:pt>
                <c:pt idx="1040">
                  <c:v>-17.129193000000029</c:v>
                </c:pt>
                <c:pt idx="1041">
                  <c:v>-17.146102000000027</c:v>
                </c:pt>
                <c:pt idx="1042">
                  <c:v>-17.163015000000026</c:v>
                </c:pt>
                <c:pt idx="1043">
                  <c:v>-17.179930000000027</c:v>
                </c:pt>
                <c:pt idx="1044">
                  <c:v>-17.196839000000026</c:v>
                </c:pt>
                <c:pt idx="1045">
                  <c:v>-17.213764000000026</c:v>
                </c:pt>
                <c:pt idx="1046">
                  <c:v>-17.230684000000025</c:v>
                </c:pt>
                <c:pt idx="1047">
                  <c:v>-17.247599000000026</c:v>
                </c:pt>
                <c:pt idx="1048">
                  <c:v>-17.264514000000027</c:v>
                </c:pt>
                <c:pt idx="1049">
                  <c:v>-17.280364000000027</c:v>
                </c:pt>
                <c:pt idx="1050">
                  <c:v>-17.297284000000026</c:v>
                </c:pt>
                <c:pt idx="1051">
                  <c:v>-17.313132000000024</c:v>
                </c:pt>
                <c:pt idx="1052">
                  <c:v>-17.331123000000023</c:v>
                </c:pt>
                <c:pt idx="1053">
                  <c:v>-17.348037000000023</c:v>
                </c:pt>
                <c:pt idx="1054">
                  <c:v>-17.364946000000021</c:v>
                </c:pt>
                <c:pt idx="1055">
                  <c:v>-17.38078400000002</c:v>
                </c:pt>
                <c:pt idx="1056">
                  <c:v>-17.39664400000002</c:v>
                </c:pt>
                <c:pt idx="1057">
                  <c:v>-17.413553000000018</c:v>
                </c:pt>
                <c:pt idx="1058">
                  <c:v>-17.430468000000019</c:v>
                </c:pt>
                <c:pt idx="1059">
                  <c:v>-17.44738700000002</c:v>
                </c:pt>
                <c:pt idx="1060">
                  <c:v>-17.464302000000021</c:v>
                </c:pt>
                <c:pt idx="1061">
                  <c:v>-17.48121100000002</c:v>
                </c:pt>
                <c:pt idx="1062">
                  <c:v>-17.497059000000018</c:v>
                </c:pt>
                <c:pt idx="1063">
                  <c:v>-17.513974000000019</c:v>
                </c:pt>
                <c:pt idx="1064">
                  <c:v>-17.530894000000018</c:v>
                </c:pt>
                <c:pt idx="1065">
                  <c:v>-17.547814000000017</c:v>
                </c:pt>
                <c:pt idx="1066">
                  <c:v>-17.563667000000017</c:v>
                </c:pt>
                <c:pt idx="1067">
                  <c:v>-17.579522000000015</c:v>
                </c:pt>
                <c:pt idx="1068">
                  <c:v>-17.596436000000015</c:v>
                </c:pt>
                <c:pt idx="1069">
                  <c:v>-17.613356000000014</c:v>
                </c:pt>
                <c:pt idx="1070">
                  <c:v>-17.629211000000012</c:v>
                </c:pt>
                <c:pt idx="1071">
                  <c:v>-17.646125000000012</c:v>
                </c:pt>
                <c:pt idx="1072">
                  <c:v>-17.663045000000011</c:v>
                </c:pt>
                <c:pt idx="1073">
                  <c:v>-17.67782200000001</c:v>
                </c:pt>
                <c:pt idx="1074">
                  <c:v>-17.69366500000001</c:v>
                </c:pt>
                <c:pt idx="1075">
                  <c:v>-17.70950800000001</c:v>
                </c:pt>
                <c:pt idx="1076">
                  <c:v>-17.726417000000009</c:v>
                </c:pt>
                <c:pt idx="1077">
                  <c:v>-17.742260000000009</c:v>
                </c:pt>
                <c:pt idx="1078">
                  <c:v>-17.758103000000009</c:v>
                </c:pt>
                <c:pt idx="1079">
                  <c:v>-17.773951000000007</c:v>
                </c:pt>
                <c:pt idx="1080">
                  <c:v>-17.791931000000009</c:v>
                </c:pt>
                <c:pt idx="1081">
                  <c:v>-17.80991100000001</c:v>
                </c:pt>
                <c:pt idx="1082">
                  <c:v>-17.82682500000001</c:v>
                </c:pt>
                <c:pt idx="1083">
                  <c:v>-17.84373900000001</c:v>
                </c:pt>
                <c:pt idx="1084">
                  <c:v>-17.85958200000001</c:v>
                </c:pt>
                <c:pt idx="1085">
                  <c:v>-17.875425000000011</c:v>
                </c:pt>
                <c:pt idx="1086">
                  <c:v>-17.891275000000011</c:v>
                </c:pt>
                <c:pt idx="1087">
                  <c:v>-17.907128000000011</c:v>
                </c:pt>
                <c:pt idx="1088">
                  <c:v>-17.922976000000009</c:v>
                </c:pt>
                <c:pt idx="1089">
                  <c:v>-17.938826000000009</c:v>
                </c:pt>
                <c:pt idx="1090">
                  <c:v>-17.955740000000009</c:v>
                </c:pt>
                <c:pt idx="1091">
                  <c:v>-17.97158300000001</c:v>
                </c:pt>
                <c:pt idx="1092">
                  <c:v>-17.986367000000008</c:v>
                </c:pt>
                <c:pt idx="1093">
                  <c:v>-18.003287000000007</c:v>
                </c:pt>
                <c:pt idx="1094">
                  <c:v>-18.021268000000006</c:v>
                </c:pt>
                <c:pt idx="1095">
                  <c:v>-18.038188000000005</c:v>
                </c:pt>
                <c:pt idx="1096">
                  <c:v>-18.056174000000006</c:v>
                </c:pt>
                <c:pt idx="1097">
                  <c:v>-18.072017000000006</c:v>
                </c:pt>
                <c:pt idx="1098">
                  <c:v>-18.088932000000007</c:v>
                </c:pt>
                <c:pt idx="1099">
                  <c:v>-18.105852000000006</c:v>
                </c:pt>
                <c:pt idx="1100">
                  <c:v>-18.122767000000007</c:v>
                </c:pt>
                <c:pt idx="1101">
                  <c:v>-18.139689000000008</c:v>
                </c:pt>
                <c:pt idx="1102">
                  <c:v>-18.157670000000007</c:v>
                </c:pt>
                <c:pt idx="1103">
                  <c:v>-18.174584000000007</c:v>
                </c:pt>
                <c:pt idx="1104">
                  <c:v>-18.191498000000006</c:v>
                </c:pt>
                <c:pt idx="1105">
                  <c:v>-18.207341000000007</c:v>
                </c:pt>
                <c:pt idx="1106">
                  <c:v>-18.224255000000007</c:v>
                </c:pt>
                <c:pt idx="1107">
                  <c:v>-18.242235000000008</c:v>
                </c:pt>
                <c:pt idx="1108">
                  <c:v>-18.258085000000008</c:v>
                </c:pt>
                <c:pt idx="1109">
                  <c:v>-18.274994000000007</c:v>
                </c:pt>
                <c:pt idx="1110">
                  <c:v>-18.291903000000005</c:v>
                </c:pt>
                <c:pt idx="1111">
                  <c:v>-18.308818000000006</c:v>
                </c:pt>
                <c:pt idx="1112">
                  <c:v>-18.324671000000006</c:v>
                </c:pt>
                <c:pt idx="1113">
                  <c:v>-18.340519000000004</c:v>
                </c:pt>
                <c:pt idx="1114">
                  <c:v>-18.357433000000004</c:v>
                </c:pt>
                <c:pt idx="1115">
                  <c:v>-18.374347000000004</c:v>
                </c:pt>
                <c:pt idx="1116">
                  <c:v>-18.391256000000002</c:v>
                </c:pt>
                <c:pt idx="1117">
                  <c:v>-18.408176000000001</c:v>
                </c:pt>
                <c:pt idx="1118">
                  <c:v>-18.425101000000002</c:v>
                </c:pt>
                <c:pt idx="1119">
                  <c:v>-18.443081000000003</c:v>
                </c:pt>
                <c:pt idx="1120">
                  <c:v>-18.459995000000003</c:v>
                </c:pt>
                <c:pt idx="1121">
                  <c:v>-18.475850000000001</c:v>
                </c:pt>
                <c:pt idx="1122">
                  <c:v>-18.491705</c:v>
                </c:pt>
                <c:pt idx="1123">
                  <c:v>-18.507548</c:v>
                </c:pt>
                <c:pt idx="1124">
                  <c:v>-18.523398</c:v>
                </c:pt>
                <c:pt idx="1125">
                  <c:v>-18.539245999999999</c:v>
                </c:pt>
                <c:pt idx="1126">
                  <c:v>-18.556160999999999</c:v>
                </c:pt>
                <c:pt idx="1127">
                  <c:v>-18.576294000000001</c:v>
                </c:pt>
                <c:pt idx="1128">
                  <c:v>-18.609235000000002</c:v>
                </c:pt>
                <c:pt idx="1129">
                  <c:v>-18.621881000000002</c:v>
                </c:pt>
                <c:pt idx="1130">
                  <c:v>-18.63025</c:v>
                </c:pt>
                <c:pt idx="1131">
                  <c:v>-18.640754999999999</c:v>
                </c:pt>
                <c:pt idx="1132">
                  <c:v>-18.655531999999997</c:v>
                </c:pt>
              </c:numCache>
            </c:numRef>
          </c:val>
          <c:smooth val="0"/>
          <c:extLst>
            <c:ext xmlns:c16="http://schemas.microsoft.com/office/drawing/2014/chart" uri="{C3380CC4-5D6E-409C-BE32-E72D297353CC}">
              <c16:uniqueId val="{00000000-AFF4-4CC4-AFC9-BD32C8024584}"/>
            </c:ext>
          </c:extLst>
        </c:ser>
        <c:ser>
          <c:idx val="1"/>
          <c:order val="1"/>
          <c:tx>
            <c:strRef>
              <c:f>Gyro!$AD$1</c:f>
              <c:strCache>
                <c:ptCount val="1"/>
                <c:pt idx="0">
                  <c:v>Gangle_y</c:v>
                </c:pt>
              </c:strCache>
            </c:strRef>
          </c:tx>
          <c:spPr>
            <a:ln w="28575" cap="rnd">
              <a:solidFill>
                <a:schemeClr val="accent2"/>
              </a:solidFill>
              <a:round/>
            </a:ln>
            <a:effectLst/>
          </c:spPr>
          <c:marker>
            <c:symbol val="none"/>
          </c:marker>
          <c:val>
            <c:numRef>
              <c:f>Gyro!$AD$2:$AD$1357</c:f>
              <c:numCache>
                <c:formatCode>General</c:formatCode>
                <c:ptCount val="1356"/>
                <c:pt idx="0">
                  <c:v>-1.1762E-2</c:v>
                </c:pt>
                <c:pt idx="1">
                  <c:v>-2.3524999999999997E-2</c:v>
                </c:pt>
                <c:pt idx="2">
                  <c:v>-3.5288E-2</c:v>
                </c:pt>
                <c:pt idx="3">
                  <c:v>-4.8115999999999999E-2</c:v>
                </c:pt>
                <c:pt idx="4">
                  <c:v>-6.0947000000000001E-2</c:v>
                </c:pt>
                <c:pt idx="5">
                  <c:v>-7.2711999999999999E-2</c:v>
                </c:pt>
                <c:pt idx="6">
                  <c:v>-8.4476999999999997E-2</c:v>
                </c:pt>
                <c:pt idx="7">
                  <c:v>-9.7307999999999992E-2</c:v>
                </c:pt>
                <c:pt idx="8">
                  <c:v>-0.10906999999999999</c:v>
                </c:pt>
                <c:pt idx="9">
                  <c:v>-0.12083499999999998</c:v>
                </c:pt>
                <c:pt idx="10">
                  <c:v>-0.13473099999999999</c:v>
                </c:pt>
                <c:pt idx="11">
                  <c:v>-0.14649599999999999</c:v>
                </c:pt>
                <c:pt idx="12">
                  <c:v>-0.157193</c:v>
                </c:pt>
                <c:pt idx="13">
                  <c:v>-0.17002300000000001</c:v>
                </c:pt>
                <c:pt idx="14">
                  <c:v>-0.17965600000000001</c:v>
                </c:pt>
                <c:pt idx="15">
                  <c:v>-0.188222</c:v>
                </c:pt>
                <c:pt idx="16">
                  <c:v>-0.203181</c:v>
                </c:pt>
                <c:pt idx="17">
                  <c:v>-0.21601100000000001</c:v>
                </c:pt>
                <c:pt idx="18">
                  <c:v>-0.22883800000000001</c:v>
                </c:pt>
                <c:pt idx="19">
                  <c:v>-0.24060000000000001</c:v>
                </c:pt>
                <c:pt idx="20">
                  <c:v>-0.252363</c:v>
                </c:pt>
                <c:pt idx="21">
                  <c:v>-0.264125</c:v>
                </c:pt>
                <c:pt idx="22">
                  <c:v>-0.27588800000000002</c:v>
                </c:pt>
                <c:pt idx="23">
                  <c:v>-0.28978100000000001</c:v>
                </c:pt>
                <c:pt idx="24">
                  <c:v>-0.30261300000000002</c:v>
                </c:pt>
                <c:pt idx="25">
                  <c:v>-0.31331000000000003</c:v>
                </c:pt>
                <c:pt idx="26">
                  <c:v>-0.32507500000000006</c:v>
                </c:pt>
                <c:pt idx="27">
                  <c:v>-0.33683800000000008</c:v>
                </c:pt>
                <c:pt idx="28">
                  <c:v>-0.34966600000000009</c:v>
                </c:pt>
                <c:pt idx="29">
                  <c:v>-0.3603630000000001</c:v>
                </c:pt>
                <c:pt idx="30">
                  <c:v>-0.37106000000000011</c:v>
                </c:pt>
                <c:pt idx="31">
                  <c:v>-0.38175700000000012</c:v>
                </c:pt>
                <c:pt idx="32">
                  <c:v>-0.39352000000000015</c:v>
                </c:pt>
                <c:pt idx="33">
                  <c:v>-0.40741800000000017</c:v>
                </c:pt>
                <c:pt idx="34">
                  <c:v>-0.42131500000000016</c:v>
                </c:pt>
                <c:pt idx="35">
                  <c:v>-0.43308000000000019</c:v>
                </c:pt>
                <c:pt idx="36">
                  <c:v>-0.44484500000000021</c:v>
                </c:pt>
                <c:pt idx="37">
                  <c:v>-0.45767300000000022</c:v>
                </c:pt>
                <c:pt idx="38">
                  <c:v>-0.46943600000000024</c:v>
                </c:pt>
                <c:pt idx="39">
                  <c:v>-0.48120100000000027</c:v>
                </c:pt>
                <c:pt idx="40">
                  <c:v>-0.49403000000000025</c:v>
                </c:pt>
                <c:pt idx="41">
                  <c:v>-0.50579500000000022</c:v>
                </c:pt>
                <c:pt idx="42">
                  <c:v>-0.51862100000000022</c:v>
                </c:pt>
                <c:pt idx="43">
                  <c:v>-0.53145200000000026</c:v>
                </c:pt>
                <c:pt idx="44">
                  <c:v>-0.54428300000000029</c:v>
                </c:pt>
                <c:pt idx="45">
                  <c:v>-0.55711000000000033</c:v>
                </c:pt>
                <c:pt idx="46">
                  <c:v>-0.56887200000000038</c:v>
                </c:pt>
                <c:pt idx="47">
                  <c:v>-0.57956900000000033</c:v>
                </c:pt>
                <c:pt idx="48">
                  <c:v>-0.59239900000000034</c:v>
                </c:pt>
                <c:pt idx="49">
                  <c:v>-0.60523000000000038</c:v>
                </c:pt>
                <c:pt idx="50">
                  <c:v>-0.6169950000000004</c:v>
                </c:pt>
                <c:pt idx="51">
                  <c:v>-0.62876000000000043</c:v>
                </c:pt>
                <c:pt idx="52">
                  <c:v>-0.64159100000000047</c:v>
                </c:pt>
                <c:pt idx="53">
                  <c:v>-0.65442300000000042</c:v>
                </c:pt>
                <c:pt idx="54">
                  <c:v>-0.66725400000000046</c:v>
                </c:pt>
                <c:pt idx="55">
                  <c:v>-0.67901700000000043</c:v>
                </c:pt>
                <c:pt idx="56">
                  <c:v>-0.69078200000000045</c:v>
                </c:pt>
                <c:pt idx="57">
                  <c:v>-0.70254600000000045</c:v>
                </c:pt>
                <c:pt idx="58">
                  <c:v>-0.71537500000000043</c:v>
                </c:pt>
                <c:pt idx="59">
                  <c:v>-0.72714000000000045</c:v>
                </c:pt>
                <c:pt idx="60">
                  <c:v>-0.73890500000000048</c:v>
                </c:pt>
                <c:pt idx="61">
                  <c:v>-0.74960400000000049</c:v>
                </c:pt>
                <c:pt idx="62">
                  <c:v>-0.7602990000000005</c:v>
                </c:pt>
                <c:pt idx="63">
                  <c:v>-0.77313000000000054</c:v>
                </c:pt>
                <c:pt idx="64">
                  <c:v>-0.78596100000000058</c:v>
                </c:pt>
                <c:pt idx="65">
                  <c:v>-0.7977220000000006</c:v>
                </c:pt>
                <c:pt idx="66">
                  <c:v>-0.80948400000000065</c:v>
                </c:pt>
                <c:pt idx="67">
                  <c:v>-0.82231400000000066</c:v>
                </c:pt>
                <c:pt idx="68">
                  <c:v>-0.83301100000000061</c:v>
                </c:pt>
                <c:pt idx="69">
                  <c:v>-0.84584100000000062</c:v>
                </c:pt>
                <c:pt idx="70">
                  <c:v>-0.85760600000000065</c:v>
                </c:pt>
                <c:pt idx="71">
                  <c:v>-0.86937100000000067</c:v>
                </c:pt>
                <c:pt idx="72">
                  <c:v>-0.88220200000000071</c:v>
                </c:pt>
                <c:pt idx="73">
                  <c:v>-0.89503200000000072</c:v>
                </c:pt>
                <c:pt idx="74">
                  <c:v>-0.90679700000000074</c:v>
                </c:pt>
                <c:pt idx="75">
                  <c:v>-0.91855900000000079</c:v>
                </c:pt>
                <c:pt idx="76">
                  <c:v>-0.93032400000000082</c:v>
                </c:pt>
                <c:pt idx="77">
                  <c:v>-0.9431530000000008</c:v>
                </c:pt>
                <c:pt idx="78">
                  <c:v>-0.95491800000000082</c:v>
                </c:pt>
                <c:pt idx="79">
                  <c:v>-0.96668100000000079</c:v>
                </c:pt>
                <c:pt idx="80">
                  <c:v>-0.97951200000000083</c:v>
                </c:pt>
                <c:pt idx="81">
                  <c:v>-0.99234100000000081</c:v>
                </c:pt>
                <c:pt idx="82">
                  <c:v>-1.0030400000000008</c:v>
                </c:pt>
                <c:pt idx="83">
                  <c:v>-1.0158680000000009</c:v>
                </c:pt>
                <c:pt idx="84">
                  <c:v>-1.0286990000000009</c:v>
                </c:pt>
                <c:pt idx="85">
                  <c:v>-1.0404620000000009</c:v>
                </c:pt>
                <c:pt idx="86">
                  <c:v>-1.0522270000000009</c:v>
                </c:pt>
                <c:pt idx="87">
                  <c:v>-1.061862000000001</c:v>
                </c:pt>
                <c:pt idx="88">
                  <c:v>-1.074691000000001</c:v>
                </c:pt>
                <c:pt idx="89">
                  <c:v>-1.0864540000000009</c:v>
                </c:pt>
                <c:pt idx="90">
                  <c:v>-1.0971510000000009</c:v>
                </c:pt>
                <c:pt idx="91">
                  <c:v>-1.1099820000000009</c:v>
                </c:pt>
                <c:pt idx="92">
                  <c:v>-1.1217470000000009</c:v>
                </c:pt>
                <c:pt idx="93">
                  <c:v>-1.134578000000001</c:v>
                </c:pt>
                <c:pt idx="94">
                  <c:v>-1.145277000000001</c:v>
                </c:pt>
                <c:pt idx="95">
                  <c:v>-1.157042000000001</c:v>
                </c:pt>
                <c:pt idx="96">
                  <c:v>-1.1698700000000011</c:v>
                </c:pt>
                <c:pt idx="97">
                  <c:v>-1.1816320000000011</c:v>
                </c:pt>
                <c:pt idx="98">
                  <c:v>-1.1933940000000012</c:v>
                </c:pt>
                <c:pt idx="99">
                  <c:v>-1.2051590000000012</c:v>
                </c:pt>
                <c:pt idx="100">
                  <c:v>-1.2179900000000012</c:v>
                </c:pt>
                <c:pt idx="101">
                  <c:v>-1.2297550000000013</c:v>
                </c:pt>
                <c:pt idx="102">
                  <c:v>-1.2415200000000013</c:v>
                </c:pt>
                <c:pt idx="103">
                  <c:v>-1.2543530000000014</c:v>
                </c:pt>
                <c:pt idx="104">
                  <c:v>-1.2661160000000014</c:v>
                </c:pt>
                <c:pt idx="105">
                  <c:v>-1.2778800000000015</c:v>
                </c:pt>
                <c:pt idx="106">
                  <c:v>-1.2896430000000014</c:v>
                </c:pt>
                <c:pt idx="107">
                  <c:v>-1.3003440000000015</c:v>
                </c:pt>
                <c:pt idx="108">
                  <c:v>-1.3131720000000016</c:v>
                </c:pt>
                <c:pt idx="109">
                  <c:v>-1.3249340000000016</c:v>
                </c:pt>
                <c:pt idx="110">
                  <c:v>-1.3366970000000016</c:v>
                </c:pt>
                <c:pt idx="111">
                  <c:v>-1.3495280000000016</c:v>
                </c:pt>
                <c:pt idx="112">
                  <c:v>-1.3623550000000015</c:v>
                </c:pt>
                <c:pt idx="113">
                  <c:v>-1.3741170000000016</c:v>
                </c:pt>
                <c:pt idx="114">
                  <c:v>-1.3858760000000017</c:v>
                </c:pt>
                <c:pt idx="115">
                  <c:v>-1.3976410000000017</c:v>
                </c:pt>
                <c:pt idx="116">
                  <c:v>-1.4094070000000016</c:v>
                </c:pt>
                <c:pt idx="117">
                  <c:v>-1.4201060000000016</c:v>
                </c:pt>
                <c:pt idx="118">
                  <c:v>-1.4318710000000017</c:v>
                </c:pt>
                <c:pt idx="119">
                  <c:v>-1.4446990000000017</c:v>
                </c:pt>
                <c:pt idx="120">
                  <c:v>-1.4564620000000017</c:v>
                </c:pt>
                <c:pt idx="121">
                  <c:v>-1.4682270000000017</c:v>
                </c:pt>
                <c:pt idx="122">
                  <c:v>-1.4810570000000016</c:v>
                </c:pt>
                <c:pt idx="123">
                  <c:v>-1.4928200000000016</c:v>
                </c:pt>
                <c:pt idx="124">
                  <c:v>-1.5045850000000016</c:v>
                </c:pt>
                <c:pt idx="125">
                  <c:v>-1.5163470000000017</c:v>
                </c:pt>
                <c:pt idx="126">
                  <c:v>-1.5291740000000016</c:v>
                </c:pt>
                <c:pt idx="127">
                  <c:v>-1.5409390000000016</c:v>
                </c:pt>
                <c:pt idx="128">
                  <c:v>-1.5527010000000017</c:v>
                </c:pt>
                <c:pt idx="129">
                  <c:v>-1.5644640000000016</c:v>
                </c:pt>
                <c:pt idx="130">
                  <c:v>-1.5762240000000016</c:v>
                </c:pt>
                <c:pt idx="131">
                  <c:v>-1.5879840000000016</c:v>
                </c:pt>
                <c:pt idx="132">
                  <c:v>-1.5997460000000017</c:v>
                </c:pt>
                <c:pt idx="133">
                  <c:v>-1.6115110000000017</c:v>
                </c:pt>
                <c:pt idx="134">
                  <c:v>-1.6243380000000016</c:v>
                </c:pt>
                <c:pt idx="135">
                  <c:v>-1.6361000000000017</c:v>
                </c:pt>
                <c:pt idx="136">
                  <c:v>-1.6478650000000017</c:v>
                </c:pt>
                <c:pt idx="137">
                  <c:v>-1.6606960000000017</c:v>
                </c:pt>
                <c:pt idx="138">
                  <c:v>-1.6735270000000018</c:v>
                </c:pt>
                <c:pt idx="139">
                  <c:v>-1.6863550000000018</c:v>
                </c:pt>
                <c:pt idx="140">
                  <c:v>-1.6981170000000019</c:v>
                </c:pt>
                <c:pt idx="141">
                  <c:v>-1.7088140000000018</c:v>
                </c:pt>
                <c:pt idx="142">
                  <c:v>-1.7205770000000018</c:v>
                </c:pt>
                <c:pt idx="143">
                  <c:v>-1.7323400000000018</c:v>
                </c:pt>
                <c:pt idx="144">
                  <c:v>-1.7451650000000019</c:v>
                </c:pt>
                <c:pt idx="145">
                  <c:v>-1.7569270000000019</c:v>
                </c:pt>
                <c:pt idx="146">
                  <c:v>-1.7697580000000019</c:v>
                </c:pt>
                <c:pt idx="147">
                  <c:v>-1.781520000000002</c:v>
                </c:pt>
                <c:pt idx="148">
                  <c:v>-1.793285000000002</c:v>
                </c:pt>
                <c:pt idx="149">
                  <c:v>-1.805048000000002</c:v>
                </c:pt>
                <c:pt idx="150">
                  <c:v>-1.817879000000002</c:v>
                </c:pt>
                <c:pt idx="151">
                  <c:v>-1.831772000000002</c:v>
                </c:pt>
                <c:pt idx="152">
                  <c:v>-1.843537000000002</c:v>
                </c:pt>
                <c:pt idx="153">
                  <c:v>-1.8553000000000019</c:v>
                </c:pt>
                <c:pt idx="154">
                  <c:v>-1.8670600000000019</c:v>
                </c:pt>
                <c:pt idx="155">
                  <c:v>-1.8788230000000019</c:v>
                </c:pt>
                <c:pt idx="156">
                  <c:v>-1.8905860000000019</c:v>
                </c:pt>
                <c:pt idx="157">
                  <c:v>-1.9012830000000018</c:v>
                </c:pt>
                <c:pt idx="158">
                  <c:v>-1.9119800000000018</c:v>
                </c:pt>
                <c:pt idx="159">
                  <c:v>-1.9237430000000018</c:v>
                </c:pt>
                <c:pt idx="160">
                  <c:v>-1.9355080000000018</c:v>
                </c:pt>
                <c:pt idx="161">
                  <c:v>-1.9483360000000018</c:v>
                </c:pt>
                <c:pt idx="162">
                  <c:v>-1.9601010000000019</c:v>
                </c:pt>
                <c:pt idx="163">
                  <c:v>-1.9708000000000019</c:v>
                </c:pt>
                <c:pt idx="164">
                  <c:v>-1.9825650000000019</c:v>
                </c:pt>
                <c:pt idx="165">
                  <c:v>-1.9943280000000019</c:v>
                </c:pt>
                <c:pt idx="166">
                  <c:v>-2.0060910000000018</c:v>
                </c:pt>
                <c:pt idx="167">
                  <c:v>-2.0178560000000019</c:v>
                </c:pt>
                <c:pt idx="168">
                  <c:v>-2.0296210000000019</c:v>
                </c:pt>
                <c:pt idx="169">
                  <c:v>-2.0413860000000019</c:v>
                </c:pt>
                <c:pt idx="170">
                  <c:v>-2.0531520000000021</c:v>
                </c:pt>
                <c:pt idx="171">
                  <c:v>-2.0649140000000021</c:v>
                </c:pt>
                <c:pt idx="172">
                  <c:v>-2.0766760000000022</c:v>
                </c:pt>
                <c:pt idx="173">
                  <c:v>-2.0884390000000024</c:v>
                </c:pt>
                <c:pt idx="174">
                  <c:v>-2.0991360000000023</c:v>
                </c:pt>
                <c:pt idx="175">
                  <c:v>-2.1108990000000025</c:v>
                </c:pt>
                <c:pt idx="176">
                  <c:v>-2.1237270000000024</c:v>
                </c:pt>
                <c:pt idx="177">
                  <c:v>-2.1365580000000022</c:v>
                </c:pt>
                <c:pt idx="178">
                  <c:v>-2.149389000000002</c:v>
                </c:pt>
                <c:pt idx="179">
                  <c:v>-2.1611520000000022</c:v>
                </c:pt>
                <c:pt idx="180">
                  <c:v>-2.173980000000002</c:v>
                </c:pt>
                <c:pt idx="181">
                  <c:v>-2.1857460000000022</c:v>
                </c:pt>
                <c:pt idx="182">
                  <c:v>-2.198577000000002</c:v>
                </c:pt>
                <c:pt idx="183">
                  <c:v>-2.2092770000000019</c:v>
                </c:pt>
                <c:pt idx="184">
                  <c:v>-2.2199740000000019</c:v>
                </c:pt>
                <c:pt idx="185">
                  <c:v>-2.2306710000000018</c:v>
                </c:pt>
                <c:pt idx="186">
                  <c:v>-2.242434000000002</c:v>
                </c:pt>
                <c:pt idx="187">
                  <c:v>-2.256327000000002</c:v>
                </c:pt>
                <c:pt idx="188">
                  <c:v>-2.2691550000000018</c:v>
                </c:pt>
                <c:pt idx="189">
                  <c:v>-2.2809200000000018</c:v>
                </c:pt>
                <c:pt idx="190">
                  <c:v>-2.2926850000000019</c:v>
                </c:pt>
                <c:pt idx="191">
                  <c:v>-2.3044480000000021</c:v>
                </c:pt>
                <c:pt idx="192">
                  <c:v>-2.3162110000000022</c:v>
                </c:pt>
                <c:pt idx="193">
                  <c:v>-2.3279740000000024</c:v>
                </c:pt>
                <c:pt idx="194">
                  <c:v>-2.3386710000000024</c:v>
                </c:pt>
                <c:pt idx="195">
                  <c:v>-2.3504340000000026</c:v>
                </c:pt>
                <c:pt idx="196">
                  <c:v>-2.3621960000000026</c:v>
                </c:pt>
                <c:pt idx="197">
                  <c:v>-2.3739590000000028</c:v>
                </c:pt>
                <c:pt idx="198">
                  <c:v>-2.3846560000000028</c:v>
                </c:pt>
                <c:pt idx="199">
                  <c:v>-2.3974870000000026</c:v>
                </c:pt>
                <c:pt idx="200">
                  <c:v>-2.4081860000000024</c:v>
                </c:pt>
                <c:pt idx="201">
                  <c:v>-2.4188830000000023</c:v>
                </c:pt>
                <c:pt idx="202">
                  <c:v>-2.4306510000000023</c:v>
                </c:pt>
                <c:pt idx="203">
                  <c:v>-2.4424130000000024</c:v>
                </c:pt>
                <c:pt idx="204">
                  <c:v>-2.4541760000000026</c:v>
                </c:pt>
                <c:pt idx="205">
                  <c:v>-2.4659380000000026</c:v>
                </c:pt>
                <c:pt idx="206">
                  <c:v>-2.4777000000000027</c:v>
                </c:pt>
                <c:pt idx="207">
                  <c:v>-2.4894650000000027</c:v>
                </c:pt>
                <c:pt idx="208">
                  <c:v>-2.5001620000000027</c:v>
                </c:pt>
                <c:pt idx="209">
                  <c:v>-2.5119250000000028</c:v>
                </c:pt>
                <c:pt idx="210">
                  <c:v>-2.5236900000000029</c:v>
                </c:pt>
                <c:pt idx="211">
                  <c:v>-2.5354530000000031</c:v>
                </c:pt>
                <c:pt idx="212">
                  <c:v>-2.5472150000000031</c:v>
                </c:pt>
                <c:pt idx="213">
                  <c:v>-2.5589770000000032</c:v>
                </c:pt>
                <c:pt idx="214">
                  <c:v>-2.5707420000000032</c:v>
                </c:pt>
                <c:pt idx="215">
                  <c:v>-2.5825050000000034</c:v>
                </c:pt>
                <c:pt idx="216">
                  <c:v>-2.5942680000000036</c:v>
                </c:pt>
                <c:pt idx="217">
                  <c:v>-2.6049650000000035</c:v>
                </c:pt>
                <c:pt idx="218">
                  <c:v>-2.6167280000000037</c:v>
                </c:pt>
                <c:pt idx="219">
                  <c:v>-2.6284950000000036</c:v>
                </c:pt>
                <c:pt idx="220">
                  <c:v>-2.6413250000000037</c:v>
                </c:pt>
                <c:pt idx="221">
                  <c:v>-2.6530900000000037</c:v>
                </c:pt>
                <c:pt idx="222">
                  <c:v>-2.6648510000000036</c:v>
                </c:pt>
                <c:pt idx="223">
                  <c:v>-2.6766140000000038</c:v>
                </c:pt>
                <c:pt idx="224">
                  <c:v>-2.6883790000000038</c:v>
                </c:pt>
                <c:pt idx="225">
                  <c:v>-2.701206000000004</c:v>
                </c:pt>
                <c:pt idx="226">
                  <c:v>-2.712971000000004</c:v>
                </c:pt>
                <c:pt idx="227">
                  <c:v>-2.7247350000000039</c:v>
                </c:pt>
                <c:pt idx="228">
                  <c:v>-2.7375630000000037</c:v>
                </c:pt>
                <c:pt idx="229">
                  <c:v>-2.7493280000000038</c:v>
                </c:pt>
                <c:pt idx="230">
                  <c:v>-2.7600250000000037</c:v>
                </c:pt>
                <c:pt idx="231">
                  <c:v>-2.7717870000000038</c:v>
                </c:pt>
                <c:pt idx="232">
                  <c:v>-2.783550000000004</c:v>
                </c:pt>
                <c:pt idx="233">
                  <c:v>-2.7953130000000042</c:v>
                </c:pt>
                <c:pt idx="234">
                  <c:v>-2.8070760000000043</c:v>
                </c:pt>
                <c:pt idx="235">
                  <c:v>-2.8188410000000044</c:v>
                </c:pt>
                <c:pt idx="236">
                  <c:v>-2.8295420000000044</c:v>
                </c:pt>
                <c:pt idx="237">
                  <c:v>-2.8413050000000046</c:v>
                </c:pt>
                <c:pt idx="238">
                  <c:v>-2.8541320000000048</c:v>
                </c:pt>
                <c:pt idx="239">
                  <c:v>-2.8658940000000048</c:v>
                </c:pt>
                <c:pt idx="240">
                  <c:v>-2.8765930000000046</c:v>
                </c:pt>
                <c:pt idx="241">
                  <c:v>-2.8872900000000046</c:v>
                </c:pt>
                <c:pt idx="242">
                  <c:v>-2.8990550000000046</c:v>
                </c:pt>
                <c:pt idx="243">
                  <c:v>-2.9108180000000048</c:v>
                </c:pt>
                <c:pt idx="244">
                  <c:v>-2.9236460000000046</c:v>
                </c:pt>
                <c:pt idx="245">
                  <c:v>-2.9354090000000048</c:v>
                </c:pt>
                <c:pt idx="246">
                  <c:v>-2.9471740000000048</c:v>
                </c:pt>
                <c:pt idx="247">
                  <c:v>-2.9589390000000049</c:v>
                </c:pt>
                <c:pt idx="248">
                  <c:v>-2.9717670000000047</c:v>
                </c:pt>
                <c:pt idx="249">
                  <c:v>-2.9845940000000049</c:v>
                </c:pt>
                <c:pt idx="250">
                  <c:v>-2.9952910000000048</c:v>
                </c:pt>
                <c:pt idx="251">
                  <c:v>-3.0081220000000046</c:v>
                </c:pt>
                <c:pt idx="252">
                  <c:v>-3.0198870000000047</c:v>
                </c:pt>
                <c:pt idx="253">
                  <c:v>-3.0316500000000048</c:v>
                </c:pt>
                <c:pt idx="254">
                  <c:v>-3.0434150000000049</c:v>
                </c:pt>
                <c:pt idx="255">
                  <c:v>-3.056242000000005</c:v>
                </c:pt>
                <c:pt idx="256">
                  <c:v>-3.0690690000000052</c:v>
                </c:pt>
                <c:pt idx="257">
                  <c:v>-3.0808340000000052</c:v>
                </c:pt>
                <c:pt idx="258">
                  <c:v>-3.0936640000000053</c:v>
                </c:pt>
                <c:pt idx="259">
                  <c:v>-3.1054260000000053</c:v>
                </c:pt>
                <c:pt idx="260">
                  <c:v>-3.1171880000000054</c:v>
                </c:pt>
                <c:pt idx="261">
                  <c:v>-3.1300130000000053</c:v>
                </c:pt>
                <c:pt idx="262">
                  <c:v>-3.1407100000000052</c:v>
                </c:pt>
                <c:pt idx="263">
                  <c:v>-3.1514100000000052</c:v>
                </c:pt>
                <c:pt idx="264">
                  <c:v>-3.1631750000000052</c:v>
                </c:pt>
                <c:pt idx="265">
                  <c:v>-3.1749400000000052</c:v>
                </c:pt>
                <c:pt idx="266">
                  <c:v>-3.187768000000005</c:v>
                </c:pt>
                <c:pt idx="267">
                  <c:v>-3.2005990000000049</c:v>
                </c:pt>
                <c:pt idx="268">
                  <c:v>-3.2144950000000048</c:v>
                </c:pt>
                <c:pt idx="269">
                  <c:v>-3.2273230000000046</c:v>
                </c:pt>
                <c:pt idx="270">
                  <c:v>-3.2390880000000046</c:v>
                </c:pt>
                <c:pt idx="271">
                  <c:v>-3.2497850000000046</c:v>
                </c:pt>
                <c:pt idx="272">
                  <c:v>-3.2615470000000046</c:v>
                </c:pt>
                <c:pt idx="273">
                  <c:v>-3.2733090000000047</c:v>
                </c:pt>
                <c:pt idx="274">
                  <c:v>-3.2861360000000048</c:v>
                </c:pt>
                <c:pt idx="275">
                  <c:v>-3.2989640000000047</c:v>
                </c:pt>
                <c:pt idx="276">
                  <c:v>-3.3107260000000047</c:v>
                </c:pt>
                <c:pt idx="277">
                  <c:v>-3.3224880000000048</c:v>
                </c:pt>
                <c:pt idx="278">
                  <c:v>-3.3353160000000046</c:v>
                </c:pt>
                <c:pt idx="279">
                  <c:v>-3.3481460000000047</c:v>
                </c:pt>
                <c:pt idx="280">
                  <c:v>-3.3599080000000048</c:v>
                </c:pt>
                <c:pt idx="281">
                  <c:v>-3.3738020000000049</c:v>
                </c:pt>
                <c:pt idx="282">
                  <c:v>-3.3866300000000047</c:v>
                </c:pt>
                <c:pt idx="283">
                  <c:v>-3.3994600000000048</c:v>
                </c:pt>
                <c:pt idx="284">
                  <c:v>-3.4122880000000047</c:v>
                </c:pt>
                <c:pt idx="285">
                  <c:v>-3.4251170000000046</c:v>
                </c:pt>
                <c:pt idx="286">
                  <c:v>-3.4379450000000045</c:v>
                </c:pt>
                <c:pt idx="287">
                  <c:v>-3.4497100000000045</c:v>
                </c:pt>
                <c:pt idx="288">
                  <c:v>-3.4625380000000043</c:v>
                </c:pt>
                <c:pt idx="289">
                  <c:v>-3.4732380000000043</c:v>
                </c:pt>
                <c:pt idx="290">
                  <c:v>-3.4850030000000043</c:v>
                </c:pt>
                <c:pt idx="291">
                  <c:v>-3.4988950000000041</c:v>
                </c:pt>
                <c:pt idx="292">
                  <c:v>-3.5106600000000041</c:v>
                </c:pt>
                <c:pt idx="293">
                  <c:v>-3.5224250000000041</c:v>
                </c:pt>
                <c:pt idx="294">
                  <c:v>-3.5331220000000041</c:v>
                </c:pt>
                <c:pt idx="295">
                  <c:v>-3.5448870000000041</c:v>
                </c:pt>
                <c:pt idx="296">
                  <c:v>-3.5566490000000042</c:v>
                </c:pt>
                <c:pt idx="297">
                  <c:v>-3.5684140000000042</c:v>
                </c:pt>
                <c:pt idx="298">
                  <c:v>-3.5812440000000043</c:v>
                </c:pt>
                <c:pt idx="299">
                  <c:v>-3.5940710000000045</c:v>
                </c:pt>
                <c:pt idx="300">
                  <c:v>-3.6068980000000046</c:v>
                </c:pt>
                <c:pt idx="301">
                  <c:v>-3.6186610000000048</c:v>
                </c:pt>
                <c:pt idx="302">
                  <c:v>-3.6304280000000047</c:v>
                </c:pt>
                <c:pt idx="303">
                  <c:v>-3.6432550000000048</c:v>
                </c:pt>
                <c:pt idx="304">
                  <c:v>-3.6550200000000048</c:v>
                </c:pt>
                <c:pt idx="305">
                  <c:v>-3.6667850000000048</c:v>
                </c:pt>
                <c:pt idx="306">
                  <c:v>-3.6785500000000049</c:v>
                </c:pt>
                <c:pt idx="307">
                  <c:v>-3.6903150000000049</c:v>
                </c:pt>
                <c:pt idx="308">
                  <c:v>-3.7020780000000051</c:v>
                </c:pt>
                <c:pt idx="309">
                  <c:v>-3.7149060000000049</c:v>
                </c:pt>
                <c:pt idx="310">
                  <c:v>-3.7256050000000047</c:v>
                </c:pt>
                <c:pt idx="311">
                  <c:v>-3.7373700000000047</c:v>
                </c:pt>
                <c:pt idx="312">
                  <c:v>-3.7491330000000049</c:v>
                </c:pt>
                <c:pt idx="313">
                  <c:v>-3.7608960000000051</c:v>
                </c:pt>
                <c:pt idx="314">
                  <c:v>-3.7726590000000053</c:v>
                </c:pt>
                <c:pt idx="315">
                  <c:v>-3.7844220000000055</c:v>
                </c:pt>
                <c:pt idx="316">
                  <c:v>-3.7961840000000056</c:v>
                </c:pt>
                <c:pt idx="317">
                  <c:v>-3.8090110000000057</c:v>
                </c:pt>
                <c:pt idx="318">
                  <c:v>-3.8207760000000057</c:v>
                </c:pt>
                <c:pt idx="319">
                  <c:v>-3.8336040000000056</c:v>
                </c:pt>
                <c:pt idx="320">
                  <c:v>-3.8453670000000058</c:v>
                </c:pt>
                <c:pt idx="321">
                  <c:v>-3.8571320000000058</c:v>
                </c:pt>
                <c:pt idx="322">
                  <c:v>-3.8699590000000059</c:v>
                </c:pt>
                <c:pt idx="323">
                  <c:v>-3.882789000000006</c:v>
                </c:pt>
                <c:pt idx="324">
                  <c:v>-3.8945520000000062</c:v>
                </c:pt>
                <c:pt idx="325">
                  <c:v>-3.9063140000000063</c:v>
                </c:pt>
                <c:pt idx="326">
                  <c:v>-3.9180770000000065</c:v>
                </c:pt>
                <c:pt idx="327">
                  <c:v>-3.9298400000000067</c:v>
                </c:pt>
                <c:pt idx="328">
                  <c:v>-3.9416020000000067</c:v>
                </c:pt>
                <c:pt idx="329">
                  <c:v>-3.9544300000000066</c:v>
                </c:pt>
                <c:pt idx="330">
                  <c:v>-3.9661980000000066</c:v>
                </c:pt>
                <c:pt idx="331">
                  <c:v>-3.9779600000000066</c:v>
                </c:pt>
                <c:pt idx="332">
                  <c:v>-3.9886570000000066</c:v>
                </c:pt>
                <c:pt idx="333">
                  <c:v>-4.0004190000000062</c:v>
                </c:pt>
                <c:pt idx="334">
                  <c:v>-4.0121840000000057</c:v>
                </c:pt>
                <c:pt idx="335">
                  <c:v>-4.0250120000000056</c:v>
                </c:pt>
                <c:pt idx="336">
                  <c:v>-4.0357110000000054</c:v>
                </c:pt>
                <c:pt idx="337">
                  <c:v>-4.046409000000005</c:v>
                </c:pt>
                <c:pt idx="338">
                  <c:v>-4.0581740000000046</c:v>
                </c:pt>
                <c:pt idx="339">
                  <c:v>-4.0688740000000045</c:v>
                </c:pt>
                <c:pt idx="340">
                  <c:v>-4.0806390000000041</c:v>
                </c:pt>
                <c:pt idx="341">
                  <c:v>-4.0924040000000037</c:v>
                </c:pt>
                <c:pt idx="342">
                  <c:v>-4.1041690000000033</c:v>
                </c:pt>
                <c:pt idx="343">
                  <c:v>-4.1159310000000033</c:v>
                </c:pt>
                <c:pt idx="344">
                  <c:v>-4.1287620000000036</c:v>
                </c:pt>
                <c:pt idx="345">
                  <c:v>-4.1405240000000036</c:v>
                </c:pt>
                <c:pt idx="346">
                  <c:v>-4.1533510000000033</c:v>
                </c:pt>
                <c:pt idx="347">
                  <c:v>-4.166178000000003</c:v>
                </c:pt>
                <c:pt idx="348">
                  <c:v>-4.1790050000000027</c:v>
                </c:pt>
                <c:pt idx="349">
                  <c:v>-4.1907660000000027</c:v>
                </c:pt>
                <c:pt idx="350">
                  <c:v>-4.2025280000000027</c:v>
                </c:pt>
                <c:pt idx="351">
                  <c:v>-4.2142910000000029</c:v>
                </c:pt>
                <c:pt idx="352">
                  <c:v>-4.2260530000000029</c:v>
                </c:pt>
                <c:pt idx="353">
                  <c:v>-4.2378180000000025</c:v>
                </c:pt>
                <c:pt idx="354">
                  <c:v>-4.2495800000000026</c:v>
                </c:pt>
                <c:pt idx="355">
                  <c:v>-4.2624080000000024</c:v>
                </c:pt>
                <c:pt idx="356">
                  <c:v>-4.2741710000000026</c:v>
                </c:pt>
                <c:pt idx="357">
                  <c:v>-4.2870020000000029</c:v>
                </c:pt>
                <c:pt idx="358">
                  <c:v>-4.2987650000000031</c:v>
                </c:pt>
                <c:pt idx="359">
                  <c:v>-4.3105300000000026</c:v>
                </c:pt>
                <c:pt idx="360">
                  <c:v>-4.3212290000000024</c:v>
                </c:pt>
                <c:pt idx="361">
                  <c:v>-4.3329920000000026</c:v>
                </c:pt>
                <c:pt idx="362">
                  <c:v>-4.3447550000000028</c:v>
                </c:pt>
                <c:pt idx="363">
                  <c:v>-4.3565200000000024</c:v>
                </c:pt>
                <c:pt idx="364">
                  <c:v>-4.3682820000000024</c:v>
                </c:pt>
                <c:pt idx="365">
                  <c:v>-4.3800440000000025</c:v>
                </c:pt>
                <c:pt idx="366">
                  <c:v>-4.3918090000000021</c:v>
                </c:pt>
                <c:pt idx="367">
                  <c:v>-4.4035710000000021</c:v>
                </c:pt>
                <c:pt idx="368">
                  <c:v>-4.4174620000000022</c:v>
                </c:pt>
                <c:pt idx="369">
                  <c:v>-4.4302890000000019</c:v>
                </c:pt>
                <c:pt idx="370">
                  <c:v>-4.4409880000000017</c:v>
                </c:pt>
                <c:pt idx="371">
                  <c:v>-4.4527530000000013</c:v>
                </c:pt>
                <c:pt idx="372">
                  <c:v>-4.4645150000000013</c:v>
                </c:pt>
                <c:pt idx="373">
                  <c:v>-4.4773460000000016</c:v>
                </c:pt>
                <c:pt idx="374">
                  <c:v>-4.4880460000000015</c:v>
                </c:pt>
                <c:pt idx="375">
                  <c:v>-4.4998110000000011</c:v>
                </c:pt>
                <c:pt idx="376">
                  <c:v>-4.5115760000000007</c:v>
                </c:pt>
                <c:pt idx="377">
                  <c:v>-4.5233410000000003</c:v>
                </c:pt>
                <c:pt idx="378">
                  <c:v>-4.5351040000000005</c:v>
                </c:pt>
                <c:pt idx="379">
                  <c:v>-4.5479350000000007</c:v>
                </c:pt>
                <c:pt idx="380">
                  <c:v>-4.5596990000000011</c:v>
                </c:pt>
                <c:pt idx="381">
                  <c:v>-4.5703980000000008</c:v>
                </c:pt>
                <c:pt idx="382">
                  <c:v>-4.5821630000000004</c:v>
                </c:pt>
                <c:pt idx="383">
                  <c:v>-4.5939250000000005</c:v>
                </c:pt>
                <c:pt idx="384">
                  <c:v>-4.6067530000000003</c:v>
                </c:pt>
                <c:pt idx="385">
                  <c:v>-4.6185160000000005</c:v>
                </c:pt>
                <c:pt idx="386">
                  <c:v>-4.6302810000000001</c:v>
                </c:pt>
                <c:pt idx="387">
                  <c:v>-4.6409799999999999</c:v>
                </c:pt>
                <c:pt idx="388">
                  <c:v>-4.6527419999999999</c:v>
                </c:pt>
                <c:pt idx="389">
                  <c:v>-4.6634390000000003</c:v>
                </c:pt>
                <c:pt idx="390">
                  <c:v>-4.6752020000000005</c:v>
                </c:pt>
                <c:pt idx="391">
                  <c:v>-4.6859020000000005</c:v>
                </c:pt>
                <c:pt idx="392">
                  <c:v>-4.6987330000000007</c:v>
                </c:pt>
                <c:pt idx="393">
                  <c:v>-4.7115630000000008</c:v>
                </c:pt>
                <c:pt idx="394">
                  <c:v>-4.723326000000001</c:v>
                </c:pt>
                <c:pt idx="395">
                  <c:v>-4.7350880000000011</c:v>
                </c:pt>
                <c:pt idx="396">
                  <c:v>-4.7468510000000013</c:v>
                </c:pt>
                <c:pt idx="397">
                  <c:v>-4.7596810000000014</c:v>
                </c:pt>
                <c:pt idx="398">
                  <c:v>-4.7714430000000014</c:v>
                </c:pt>
                <c:pt idx="399">
                  <c:v>-4.7821390000000017</c:v>
                </c:pt>
                <c:pt idx="400">
                  <c:v>-4.794970000000002</c:v>
                </c:pt>
                <c:pt idx="401">
                  <c:v>-4.806738000000002</c:v>
                </c:pt>
                <c:pt idx="402">
                  <c:v>-4.8174350000000024</c:v>
                </c:pt>
                <c:pt idx="403">
                  <c:v>-4.8302620000000021</c:v>
                </c:pt>
                <c:pt idx="404">
                  <c:v>-4.8420270000000016</c:v>
                </c:pt>
                <c:pt idx="405">
                  <c:v>-4.8516610000000018</c:v>
                </c:pt>
                <c:pt idx="406">
                  <c:v>-4.8623580000000022</c:v>
                </c:pt>
                <c:pt idx="407">
                  <c:v>-4.8751820000000023</c:v>
                </c:pt>
                <c:pt idx="408">
                  <c:v>-4.8869440000000024</c:v>
                </c:pt>
                <c:pt idx="409">
                  <c:v>-4.8987060000000024</c:v>
                </c:pt>
                <c:pt idx="410">
                  <c:v>-4.9126020000000024</c:v>
                </c:pt>
                <c:pt idx="411">
                  <c:v>-4.9264980000000023</c:v>
                </c:pt>
                <c:pt idx="412">
                  <c:v>-4.9393290000000025</c:v>
                </c:pt>
                <c:pt idx="413">
                  <c:v>-4.9521530000000027</c:v>
                </c:pt>
                <c:pt idx="414">
                  <c:v>-4.964984000000003</c:v>
                </c:pt>
                <c:pt idx="415">
                  <c:v>-4.9778120000000028</c:v>
                </c:pt>
                <c:pt idx="416">
                  <c:v>-4.9885090000000032</c:v>
                </c:pt>
                <c:pt idx="417">
                  <c:v>-5.0002710000000032</c:v>
                </c:pt>
                <c:pt idx="418">
                  <c:v>-5.0120360000000028</c:v>
                </c:pt>
                <c:pt idx="419">
                  <c:v>-5.0248670000000031</c:v>
                </c:pt>
                <c:pt idx="420">
                  <c:v>-5.0376980000000033</c:v>
                </c:pt>
                <c:pt idx="421">
                  <c:v>-5.0494600000000034</c:v>
                </c:pt>
                <c:pt idx="422">
                  <c:v>-5.0612230000000036</c:v>
                </c:pt>
                <c:pt idx="423">
                  <c:v>-5.0729880000000032</c:v>
                </c:pt>
                <c:pt idx="424">
                  <c:v>-5.0858190000000034</c:v>
                </c:pt>
                <c:pt idx="425">
                  <c:v>-5.0986500000000037</c:v>
                </c:pt>
                <c:pt idx="426">
                  <c:v>-5.1114780000000035</c:v>
                </c:pt>
                <c:pt idx="427">
                  <c:v>-5.1243060000000034</c:v>
                </c:pt>
                <c:pt idx="428">
                  <c:v>-5.1371310000000037</c:v>
                </c:pt>
                <c:pt idx="429">
                  <c:v>-5.1488940000000039</c:v>
                </c:pt>
                <c:pt idx="430">
                  <c:v>-5.1606590000000034</c:v>
                </c:pt>
                <c:pt idx="431">
                  <c:v>-5.1734870000000033</c:v>
                </c:pt>
                <c:pt idx="432">
                  <c:v>-5.1852490000000033</c:v>
                </c:pt>
                <c:pt idx="433">
                  <c:v>-5.1980800000000036</c:v>
                </c:pt>
                <c:pt idx="434">
                  <c:v>-5.2109100000000037</c:v>
                </c:pt>
                <c:pt idx="435">
                  <c:v>-5.2237400000000038</c:v>
                </c:pt>
                <c:pt idx="436">
                  <c:v>-5.2365670000000035</c:v>
                </c:pt>
                <c:pt idx="437">
                  <c:v>-5.2483300000000037</c:v>
                </c:pt>
                <c:pt idx="438">
                  <c:v>-5.261161000000004</c:v>
                </c:pt>
                <c:pt idx="439">
                  <c:v>-5.2739880000000037</c:v>
                </c:pt>
                <c:pt idx="440">
                  <c:v>-5.2868160000000035</c:v>
                </c:pt>
                <c:pt idx="441">
                  <c:v>-5.2996430000000032</c:v>
                </c:pt>
                <c:pt idx="442">
                  <c:v>-5.3124730000000033</c:v>
                </c:pt>
                <c:pt idx="443">
                  <c:v>-5.3242350000000034</c:v>
                </c:pt>
                <c:pt idx="444">
                  <c:v>-5.337068000000003</c:v>
                </c:pt>
                <c:pt idx="445">
                  <c:v>-5.3488310000000032</c:v>
                </c:pt>
                <c:pt idx="446">
                  <c:v>-5.3616590000000031</c:v>
                </c:pt>
                <c:pt idx="447">
                  <c:v>-5.3734240000000026</c:v>
                </c:pt>
                <c:pt idx="448">
                  <c:v>-5.3851860000000027</c:v>
                </c:pt>
                <c:pt idx="449">
                  <c:v>-5.3969480000000027</c:v>
                </c:pt>
                <c:pt idx="450">
                  <c:v>-5.4087100000000028</c:v>
                </c:pt>
                <c:pt idx="451">
                  <c:v>-5.4204720000000028</c:v>
                </c:pt>
                <c:pt idx="452">
                  <c:v>-5.432235000000003</c:v>
                </c:pt>
                <c:pt idx="453">
                  <c:v>-5.4440010000000028</c:v>
                </c:pt>
                <c:pt idx="454">
                  <c:v>-5.4557660000000023</c:v>
                </c:pt>
                <c:pt idx="455">
                  <c:v>-5.4685940000000022</c:v>
                </c:pt>
                <c:pt idx="456">
                  <c:v>-5.4803590000000018</c:v>
                </c:pt>
                <c:pt idx="457">
                  <c:v>-5.4931870000000016</c:v>
                </c:pt>
                <c:pt idx="458">
                  <c:v>-5.5049490000000016</c:v>
                </c:pt>
                <c:pt idx="459">
                  <c:v>-5.5177770000000015</c:v>
                </c:pt>
                <c:pt idx="460">
                  <c:v>-5.5295420000000011</c:v>
                </c:pt>
                <c:pt idx="461">
                  <c:v>-5.5413070000000006</c:v>
                </c:pt>
                <c:pt idx="462">
                  <c:v>-5.5530720000000002</c:v>
                </c:pt>
                <c:pt idx="463">
                  <c:v>-5.5648369999999998</c:v>
                </c:pt>
                <c:pt idx="464">
                  <c:v>-5.5766019999999994</c:v>
                </c:pt>
                <c:pt idx="465">
                  <c:v>-5.5894299999999992</c:v>
                </c:pt>
                <c:pt idx="466">
                  <c:v>-5.6011949999999988</c:v>
                </c:pt>
                <c:pt idx="467">
                  <c:v>-5.6129599999999984</c:v>
                </c:pt>
                <c:pt idx="468">
                  <c:v>-5.624724999999998</c:v>
                </c:pt>
                <c:pt idx="469">
                  <c:v>-5.6375519999999977</c:v>
                </c:pt>
                <c:pt idx="470">
                  <c:v>-5.6503829999999979</c:v>
                </c:pt>
                <c:pt idx="471">
                  <c:v>-5.662144999999998</c:v>
                </c:pt>
                <c:pt idx="472">
                  <c:v>-5.6739099999999976</c:v>
                </c:pt>
                <c:pt idx="473">
                  <c:v>-5.6856749999999971</c:v>
                </c:pt>
                <c:pt idx="474">
                  <c:v>-5.6974369999999972</c:v>
                </c:pt>
                <c:pt idx="475">
                  <c:v>-5.7091999999999974</c:v>
                </c:pt>
                <c:pt idx="476">
                  <c:v>-5.7220309999999976</c:v>
                </c:pt>
                <c:pt idx="477">
                  <c:v>-5.734855999999998</c:v>
                </c:pt>
                <c:pt idx="478">
                  <c:v>-5.7466189999999981</c:v>
                </c:pt>
                <c:pt idx="479">
                  <c:v>-5.7573179999999979</c:v>
                </c:pt>
                <c:pt idx="480">
                  <c:v>-5.7680179999999979</c:v>
                </c:pt>
                <c:pt idx="481">
                  <c:v>-5.7797829999999975</c:v>
                </c:pt>
                <c:pt idx="482">
                  <c:v>-5.7926109999999973</c:v>
                </c:pt>
                <c:pt idx="483">
                  <c:v>-5.8054349999999975</c:v>
                </c:pt>
                <c:pt idx="484">
                  <c:v>-5.8182589999999976</c:v>
                </c:pt>
                <c:pt idx="485">
                  <c:v>-5.830016999999998</c:v>
                </c:pt>
                <c:pt idx="486">
                  <c:v>-5.8417819999999976</c:v>
                </c:pt>
                <c:pt idx="487">
                  <c:v>-5.8535469999999972</c:v>
                </c:pt>
                <c:pt idx="488">
                  <c:v>-5.8663779999999974</c:v>
                </c:pt>
                <c:pt idx="489">
                  <c:v>-5.8792079999999975</c:v>
                </c:pt>
                <c:pt idx="490">
                  <c:v>-5.8909669999999972</c:v>
                </c:pt>
                <c:pt idx="491">
                  <c:v>-5.9037939999999969</c:v>
                </c:pt>
                <c:pt idx="492">
                  <c:v>-5.9155559999999969</c:v>
                </c:pt>
                <c:pt idx="493">
                  <c:v>-5.927317999999997</c:v>
                </c:pt>
                <c:pt idx="494">
                  <c:v>-5.9380159999999966</c:v>
                </c:pt>
                <c:pt idx="495">
                  <c:v>-5.9497779999999967</c:v>
                </c:pt>
                <c:pt idx="496">
                  <c:v>-5.9615409999999969</c:v>
                </c:pt>
                <c:pt idx="497">
                  <c:v>-5.9733039999999971</c:v>
                </c:pt>
                <c:pt idx="498">
                  <c:v>-5.9850689999999966</c:v>
                </c:pt>
                <c:pt idx="499">
                  <c:v>-5.9968309999999967</c:v>
                </c:pt>
                <c:pt idx="500">
                  <c:v>-6.0085959999999963</c:v>
                </c:pt>
                <c:pt idx="501">
                  <c:v>-6.0214239999999961</c:v>
                </c:pt>
                <c:pt idx="502">
                  <c:v>-6.0331889999999957</c:v>
                </c:pt>
                <c:pt idx="503">
                  <c:v>-6.0460159999999954</c:v>
                </c:pt>
                <c:pt idx="504">
                  <c:v>-6.057780999999995</c:v>
                </c:pt>
                <c:pt idx="505">
                  <c:v>-6.0695459999999946</c:v>
                </c:pt>
                <c:pt idx="506">
                  <c:v>-6.080242999999995</c:v>
                </c:pt>
                <c:pt idx="507">
                  <c:v>-6.0930699999999947</c:v>
                </c:pt>
                <c:pt idx="508">
                  <c:v>-6.1058979999999945</c:v>
                </c:pt>
                <c:pt idx="509">
                  <c:v>-6.1187249999999942</c:v>
                </c:pt>
                <c:pt idx="510">
                  <c:v>-6.1304869999999942</c:v>
                </c:pt>
                <c:pt idx="511">
                  <c:v>-6.1433139999999939</c:v>
                </c:pt>
                <c:pt idx="512">
                  <c:v>-6.1550789999999935</c:v>
                </c:pt>
                <c:pt idx="513">
                  <c:v>-6.1668419999999937</c:v>
                </c:pt>
                <c:pt idx="514">
                  <c:v>-6.1786079999999934</c:v>
                </c:pt>
                <c:pt idx="515">
                  <c:v>-6.190372999999993</c:v>
                </c:pt>
                <c:pt idx="516">
                  <c:v>-6.2032009999999929</c:v>
                </c:pt>
                <c:pt idx="517">
                  <c:v>-6.2160289999999927</c:v>
                </c:pt>
                <c:pt idx="518">
                  <c:v>-6.228859999999993</c:v>
                </c:pt>
                <c:pt idx="519">
                  <c:v>-6.2416869999999927</c:v>
                </c:pt>
                <c:pt idx="520">
                  <c:v>-6.2534499999999928</c:v>
                </c:pt>
                <c:pt idx="521">
                  <c:v>-6.2652089999999925</c:v>
                </c:pt>
                <c:pt idx="522">
                  <c:v>-6.2780359999999922</c:v>
                </c:pt>
                <c:pt idx="523">
                  <c:v>-6.290863999999992</c:v>
                </c:pt>
                <c:pt idx="524">
                  <c:v>-6.3026269999999922</c:v>
                </c:pt>
                <c:pt idx="525">
                  <c:v>-6.315454999999992</c:v>
                </c:pt>
                <c:pt idx="526">
                  <c:v>-6.3272179999999922</c:v>
                </c:pt>
                <c:pt idx="527">
                  <c:v>-6.3389829999999918</c:v>
                </c:pt>
                <c:pt idx="528">
                  <c:v>-6.350745999999992</c:v>
                </c:pt>
                <c:pt idx="529">
                  <c:v>-6.3625109999999916</c:v>
                </c:pt>
                <c:pt idx="530">
                  <c:v>-6.3742759999999912</c:v>
                </c:pt>
                <c:pt idx="531">
                  <c:v>-6.3871069999999914</c:v>
                </c:pt>
                <c:pt idx="532">
                  <c:v>-6.3999349999999913</c:v>
                </c:pt>
                <c:pt idx="533">
                  <c:v>-6.4116999999999909</c:v>
                </c:pt>
                <c:pt idx="534">
                  <c:v>-6.4234619999999909</c:v>
                </c:pt>
                <c:pt idx="535">
                  <c:v>-6.4362889999999906</c:v>
                </c:pt>
                <c:pt idx="536">
                  <c:v>-6.4480509999999907</c:v>
                </c:pt>
                <c:pt idx="537">
                  <c:v>-6.4598139999999908</c:v>
                </c:pt>
                <c:pt idx="538">
                  <c:v>-6.4726449999999911</c:v>
                </c:pt>
                <c:pt idx="539">
                  <c:v>-6.4854739999999911</c:v>
                </c:pt>
                <c:pt idx="540">
                  <c:v>-6.4983049999999913</c:v>
                </c:pt>
                <c:pt idx="541">
                  <c:v>-6.5100699999999909</c:v>
                </c:pt>
                <c:pt idx="542">
                  <c:v>-6.5207699999999909</c:v>
                </c:pt>
                <c:pt idx="543">
                  <c:v>-6.5314669999999913</c:v>
                </c:pt>
                <c:pt idx="544">
                  <c:v>-6.5432319999999908</c:v>
                </c:pt>
                <c:pt idx="545">
                  <c:v>-6.554994999999991</c:v>
                </c:pt>
                <c:pt idx="546">
                  <c:v>-6.5678229999999909</c:v>
                </c:pt>
                <c:pt idx="547">
                  <c:v>-6.5795879999999904</c:v>
                </c:pt>
                <c:pt idx="548">
                  <c:v>-6.5924149999999901</c:v>
                </c:pt>
                <c:pt idx="549">
                  <c:v>-6.6041769999999902</c:v>
                </c:pt>
                <c:pt idx="550">
                  <c:v>-6.6148739999999906</c:v>
                </c:pt>
                <c:pt idx="551">
                  <c:v>-6.6266359999999906</c:v>
                </c:pt>
                <c:pt idx="552">
                  <c:v>-6.6383989999999908</c:v>
                </c:pt>
                <c:pt idx="553">
                  <c:v>-6.6512259999999905</c:v>
                </c:pt>
                <c:pt idx="554">
                  <c:v>-6.6640529999999902</c:v>
                </c:pt>
                <c:pt idx="555">
                  <c:v>-6.6747469999999902</c:v>
                </c:pt>
                <c:pt idx="556">
                  <c:v>-6.6875739999999899</c:v>
                </c:pt>
                <c:pt idx="557">
                  <c:v>-6.7014669999999903</c:v>
                </c:pt>
                <c:pt idx="558">
                  <c:v>-6.7142969999999904</c:v>
                </c:pt>
                <c:pt idx="559">
                  <c:v>-6.72606199999999</c:v>
                </c:pt>
                <c:pt idx="560">
                  <c:v>-6.7388899999999898</c:v>
                </c:pt>
                <c:pt idx="561">
                  <c:v>-6.75065299999999</c:v>
                </c:pt>
                <c:pt idx="562">
                  <c:v>-6.7634789999999896</c:v>
                </c:pt>
                <c:pt idx="563">
                  <c:v>-6.7741789999999895</c:v>
                </c:pt>
                <c:pt idx="564">
                  <c:v>-6.7859439999999891</c:v>
                </c:pt>
                <c:pt idx="565">
                  <c:v>-6.7987749999999894</c:v>
                </c:pt>
                <c:pt idx="566">
                  <c:v>-6.811607999999989</c:v>
                </c:pt>
                <c:pt idx="567">
                  <c:v>-6.8233729999999886</c:v>
                </c:pt>
                <c:pt idx="568">
                  <c:v>-6.8351379999999882</c:v>
                </c:pt>
                <c:pt idx="569">
                  <c:v>-6.8468999999999882</c:v>
                </c:pt>
                <c:pt idx="570">
                  <c:v>-6.8597279999999881</c:v>
                </c:pt>
                <c:pt idx="571">
                  <c:v>-6.8714909999999882</c:v>
                </c:pt>
                <c:pt idx="572">
                  <c:v>-6.8843179999999879</c:v>
                </c:pt>
                <c:pt idx="573">
                  <c:v>-6.8960829999999875</c:v>
                </c:pt>
                <c:pt idx="574">
                  <c:v>-6.9078449999999876</c:v>
                </c:pt>
                <c:pt idx="575">
                  <c:v>-6.918541999999988</c:v>
                </c:pt>
                <c:pt idx="576">
                  <c:v>-6.9324379999999879</c:v>
                </c:pt>
                <c:pt idx="577">
                  <c:v>-6.9442029999999875</c:v>
                </c:pt>
                <c:pt idx="578">
                  <c:v>-6.9570329999999876</c:v>
                </c:pt>
                <c:pt idx="579">
                  <c:v>-6.9677349999999878</c:v>
                </c:pt>
                <c:pt idx="580">
                  <c:v>-6.9794999999999874</c:v>
                </c:pt>
                <c:pt idx="581">
                  <c:v>-6.9933959999999873</c:v>
                </c:pt>
                <c:pt idx="582">
                  <c:v>-7.0062269999999875</c:v>
                </c:pt>
                <c:pt idx="583">
                  <c:v>-7.0179919999999871</c:v>
                </c:pt>
                <c:pt idx="584">
                  <c:v>-7.0308189999999868</c:v>
                </c:pt>
                <c:pt idx="585">
                  <c:v>-7.0436459999999865</c:v>
                </c:pt>
                <c:pt idx="586">
                  <c:v>-7.0543449999999863</c:v>
                </c:pt>
                <c:pt idx="587">
                  <c:v>-7.067171999999986</c:v>
                </c:pt>
                <c:pt idx="588">
                  <c:v>-7.0799989999999857</c:v>
                </c:pt>
                <c:pt idx="589">
                  <c:v>-7.0917619999999859</c:v>
                </c:pt>
                <c:pt idx="590">
                  <c:v>-7.1056549999999863</c:v>
                </c:pt>
                <c:pt idx="591">
                  <c:v>-7.1174179999999865</c:v>
                </c:pt>
                <c:pt idx="592">
                  <c:v>-7.1291809999999867</c:v>
                </c:pt>
                <c:pt idx="593">
                  <c:v>-7.1420089999999865</c:v>
                </c:pt>
                <c:pt idx="594">
                  <c:v>-7.1527059999999869</c:v>
                </c:pt>
                <c:pt idx="595">
                  <c:v>-7.1634059999999868</c:v>
                </c:pt>
                <c:pt idx="596">
                  <c:v>-7.1762339999999867</c:v>
                </c:pt>
                <c:pt idx="597">
                  <c:v>-7.1890649999999869</c:v>
                </c:pt>
                <c:pt idx="598">
                  <c:v>-7.200826999999987</c:v>
                </c:pt>
                <c:pt idx="599">
                  <c:v>-7.2125919999999866</c:v>
                </c:pt>
                <c:pt idx="600">
                  <c:v>-7.2243569999999862</c:v>
                </c:pt>
                <c:pt idx="601">
                  <c:v>-7.2371879999999864</c:v>
                </c:pt>
                <c:pt idx="602">
                  <c:v>-7.2489489999999863</c:v>
                </c:pt>
                <c:pt idx="603">
                  <c:v>-7.2607139999999859</c:v>
                </c:pt>
                <c:pt idx="604">
                  <c:v>-7.2724789999999855</c:v>
                </c:pt>
                <c:pt idx="605">
                  <c:v>-7.2842439999999851</c:v>
                </c:pt>
                <c:pt idx="606">
                  <c:v>-7.2981369999999854</c:v>
                </c:pt>
                <c:pt idx="607">
                  <c:v>-7.309901999999985</c:v>
                </c:pt>
                <c:pt idx="608">
                  <c:v>-7.3227289999999847</c:v>
                </c:pt>
                <c:pt idx="609">
                  <c:v>-7.3344939999999843</c:v>
                </c:pt>
                <c:pt idx="610">
                  <c:v>-7.347320999999984</c:v>
                </c:pt>
                <c:pt idx="611">
                  <c:v>-7.3601479999999837</c:v>
                </c:pt>
                <c:pt idx="612">
                  <c:v>-7.3719129999999833</c:v>
                </c:pt>
                <c:pt idx="613">
                  <c:v>-7.3836759999999835</c:v>
                </c:pt>
                <c:pt idx="614">
                  <c:v>-7.3965039999999833</c:v>
                </c:pt>
                <c:pt idx="615">
                  <c:v>-7.4093349999999836</c:v>
                </c:pt>
                <c:pt idx="616">
                  <c:v>-7.4232319999999836</c:v>
                </c:pt>
                <c:pt idx="617">
                  <c:v>-7.4360629999999839</c:v>
                </c:pt>
                <c:pt idx="618">
                  <c:v>-7.4478229999999837</c:v>
                </c:pt>
                <c:pt idx="619">
                  <c:v>-7.4595879999999832</c:v>
                </c:pt>
                <c:pt idx="620">
                  <c:v>-7.4713499999999833</c:v>
                </c:pt>
                <c:pt idx="621">
                  <c:v>-7.4820469999999837</c:v>
                </c:pt>
                <c:pt idx="622">
                  <c:v>-7.4948769999999838</c:v>
                </c:pt>
                <c:pt idx="623">
                  <c:v>-7.506639999999984</c:v>
                </c:pt>
                <c:pt idx="624">
                  <c:v>-7.5194709999999843</c:v>
                </c:pt>
                <c:pt idx="625">
                  <c:v>-7.5312359999999838</c:v>
                </c:pt>
                <c:pt idx="626">
                  <c:v>-7.5440639999999837</c:v>
                </c:pt>
                <c:pt idx="627">
                  <c:v>-7.5558239999999834</c:v>
                </c:pt>
                <c:pt idx="628">
                  <c:v>-7.5675859999999835</c:v>
                </c:pt>
                <c:pt idx="629">
                  <c:v>-7.5793489999999837</c:v>
                </c:pt>
                <c:pt idx="630">
                  <c:v>-7.5911119999999839</c:v>
                </c:pt>
                <c:pt idx="631">
                  <c:v>-7.6039369999999842</c:v>
                </c:pt>
                <c:pt idx="632">
                  <c:v>-7.6157029999999839</c:v>
                </c:pt>
                <c:pt idx="633">
                  <c:v>-7.6263989999999842</c:v>
                </c:pt>
                <c:pt idx="634">
                  <c:v>-7.639226999999984</c:v>
                </c:pt>
                <c:pt idx="635">
                  <c:v>-7.6509919999999836</c:v>
                </c:pt>
                <c:pt idx="636">
                  <c:v>-7.6638219999999837</c:v>
                </c:pt>
                <c:pt idx="637">
                  <c:v>-7.6766499999999835</c:v>
                </c:pt>
                <c:pt idx="638">
                  <c:v>-7.6884119999999836</c:v>
                </c:pt>
                <c:pt idx="639">
                  <c:v>-7.7012389999999833</c:v>
                </c:pt>
                <c:pt idx="640">
                  <c:v>-7.7129989999999831</c:v>
                </c:pt>
                <c:pt idx="641">
                  <c:v>-7.7258289999999832</c:v>
                </c:pt>
                <c:pt idx="642">
                  <c:v>-7.738656999999983</c:v>
                </c:pt>
                <c:pt idx="643">
                  <c:v>-7.7514819999999833</c:v>
                </c:pt>
                <c:pt idx="644">
                  <c:v>-7.7643129999999836</c:v>
                </c:pt>
                <c:pt idx="645">
                  <c:v>-7.7771399999999833</c:v>
                </c:pt>
                <c:pt idx="646">
                  <c:v>-7.7889019999999833</c:v>
                </c:pt>
                <c:pt idx="647">
                  <c:v>-7.8006649999999835</c:v>
                </c:pt>
                <c:pt idx="648">
                  <c:v>-7.8124279999999837</c:v>
                </c:pt>
                <c:pt idx="649">
                  <c:v>-7.8241909999999839</c:v>
                </c:pt>
                <c:pt idx="650">
                  <c:v>-7.8359569999999836</c:v>
                </c:pt>
                <c:pt idx="651">
                  <c:v>-7.8487879999999839</c:v>
                </c:pt>
                <c:pt idx="652">
                  <c:v>-7.8616189999999841</c:v>
                </c:pt>
                <c:pt idx="653">
                  <c:v>-7.8733839999999837</c:v>
                </c:pt>
                <c:pt idx="654">
                  <c:v>-7.8851429999999834</c:v>
                </c:pt>
                <c:pt idx="655">
                  <c:v>-7.8979699999999831</c:v>
                </c:pt>
                <c:pt idx="656">
                  <c:v>-7.9107999999999832</c:v>
                </c:pt>
                <c:pt idx="657">
                  <c:v>-7.923627999999983</c:v>
                </c:pt>
                <c:pt idx="658">
                  <c:v>-7.9353899999999831</c:v>
                </c:pt>
                <c:pt idx="659">
                  <c:v>-7.9471529999999833</c:v>
                </c:pt>
                <c:pt idx="660">
                  <c:v>-7.9589159999999834</c:v>
                </c:pt>
                <c:pt idx="661">
                  <c:v>-7.9717409999999838</c:v>
                </c:pt>
                <c:pt idx="662">
                  <c:v>-7.9835039999999839</c:v>
                </c:pt>
                <c:pt idx="663">
                  <c:v>-7.9963339999999841</c:v>
                </c:pt>
                <c:pt idx="664">
                  <c:v>-8.0080989999999836</c:v>
                </c:pt>
                <c:pt idx="665">
                  <c:v>-8.0198609999999828</c:v>
                </c:pt>
                <c:pt idx="666">
                  <c:v>-8.0316259999999833</c:v>
                </c:pt>
                <c:pt idx="667">
                  <c:v>-8.0433909999999837</c:v>
                </c:pt>
                <c:pt idx="668">
                  <c:v>-8.0562189999999845</c:v>
                </c:pt>
                <c:pt idx="669">
                  <c:v>-8.0690479999999845</c:v>
                </c:pt>
                <c:pt idx="670">
                  <c:v>-8.0818759999999852</c:v>
                </c:pt>
                <c:pt idx="671">
                  <c:v>-8.0936389999999854</c:v>
                </c:pt>
                <c:pt idx="672">
                  <c:v>-8.1054059999999861</c:v>
                </c:pt>
                <c:pt idx="673">
                  <c:v>-8.1171719999999858</c:v>
                </c:pt>
                <c:pt idx="674">
                  <c:v>-8.128934999999986</c:v>
                </c:pt>
                <c:pt idx="675">
                  <c:v>-8.1406979999999862</c:v>
                </c:pt>
                <c:pt idx="676">
                  <c:v>-8.1513949999999866</c:v>
                </c:pt>
                <c:pt idx="677">
                  <c:v>-8.1631579999999868</c:v>
                </c:pt>
                <c:pt idx="678">
                  <c:v>-8.1759849999999865</c:v>
                </c:pt>
                <c:pt idx="679">
                  <c:v>-8.187749999999987</c:v>
                </c:pt>
                <c:pt idx="680">
                  <c:v>-8.1995129999999872</c:v>
                </c:pt>
                <c:pt idx="681">
                  <c:v>-8.2112759999999874</c:v>
                </c:pt>
                <c:pt idx="682">
                  <c:v>-8.2230409999999878</c:v>
                </c:pt>
                <c:pt idx="683">
                  <c:v>-8.2358709999999871</c:v>
                </c:pt>
                <c:pt idx="684">
                  <c:v>-8.2476329999999862</c:v>
                </c:pt>
                <c:pt idx="685">
                  <c:v>-8.2593959999999864</c:v>
                </c:pt>
                <c:pt idx="686">
                  <c:v>-8.2711609999999869</c:v>
                </c:pt>
                <c:pt idx="687">
                  <c:v>-8.2839879999999866</c:v>
                </c:pt>
                <c:pt idx="688">
                  <c:v>-8.2978799999999868</c:v>
                </c:pt>
                <c:pt idx="689">
                  <c:v>-8.3107109999999871</c:v>
                </c:pt>
                <c:pt idx="690">
                  <c:v>-8.3224759999999876</c:v>
                </c:pt>
                <c:pt idx="691">
                  <c:v>-8.3342419999999873</c:v>
                </c:pt>
                <c:pt idx="692">
                  <c:v>-8.3460039999999864</c:v>
                </c:pt>
                <c:pt idx="693">
                  <c:v>-8.3577659999999856</c:v>
                </c:pt>
                <c:pt idx="694">
                  <c:v>-8.3695289999999858</c:v>
                </c:pt>
                <c:pt idx="695">
                  <c:v>-8.3823569999999865</c:v>
                </c:pt>
                <c:pt idx="696">
                  <c:v>-8.3941189999999857</c:v>
                </c:pt>
                <c:pt idx="697">
                  <c:v>-8.4058819999999859</c:v>
                </c:pt>
                <c:pt idx="698">
                  <c:v>-8.4176449999999861</c:v>
                </c:pt>
                <c:pt idx="699">
                  <c:v>-8.4294069999999852</c:v>
                </c:pt>
                <c:pt idx="700">
                  <c:v>-8.4422349999999859</c:v>
                </c:pt>
                <c:pt idx="701">
                  <c:v>-8.4550659999999862</c:v>
                </c:pt>
                <c:pt idx="702">
                  <c:v>-8.4668289999999864</c:v>
                </c:pt>
                <c:pt idx="703">
                  <c:v>-8.4785909999999856</c:v>
                </c:pt>
                <c:pt idx="704">
                  <c:v>-8.4914209999999848</c:v>
                </c:pt>
                <c:pt idx="705">
                  <c:v>-8.5031859999999853</c:v>
                </c:pt>
                <c:pt idx="706">
                  <c:v>-8.5149509999999857</c:v>
                </c:pt>
                <c:pt idx="707">
                  <c:v>-8.5277779999999854</c:v>
                </c:pt>
                <c:pt idx="708">
                  <c:v>-8.5395429999999859</c:v>
                </c:pt>
                <c:pt idx="709">
                  <c:v>-8.5513079999999864</c:v>
                </c:pt>
                <c:pt idx="710">
                  <c:v>-8.5641359999999871</c:v>
                </c:pt>
                <c:pt idx="711">
                  <c:v>-8.5769639999999878</c:v>
                </c:pt>
                <c:pt idx="712">
                  <c:v>-8.5887289999999883</c:v>
                </c:pt>
                <c:pt idx="713">
                  <c:v>-8.6015589999999875</c:v>
                </c:pt>
                <c:pt idx="714">
                  <c:v>-8.6143879999999875</c:v>
                </c:pt>
                <c:pt idx="715">
                  <c:v>-8.6250849999999879</c:v>
                </c:pt>
                <c:pt idx="716">
                  <c:v>-8.6368479999999881</c:v>
                </c:pt>
                <c:pt idx="717">
                  <c:v>-8.6486109999999883</c:v>
                </c:pt>
                <c:pt idx="718">
                  <c:v>-8.661437999999988</c:v>
                </c:pt>
                <c:pt idx="719">
                  <c:v>-8.6742649999999877</c:v>
                </c:pt>
                <c:pt idx="720">
                  <c:v>-8.6870899999999871</c:v>
                </c:pt>
                <c:pt idx="721">
                  <c:v>-8.6999179999999878</c:v>
                </c:pt>
                <c:pt idx="722">
                  <c:v>-8.711680999999988</c:v>
                </c:pt>
                <c:pt idx="723">
                  <c:v>-8.7234439999999882</c:v>
                </c:pt>
                <c:pt idx="724">
                  <c:v>-8.7352069999999884</c:v>
                </c:pt>
                <c:pt idx="725">
                  <c:v>-8.7469719999999889</c:v>
                </c:pt>
                <c:pt idx="726">
                  <c:v>-8.7587319999999895</c:v>
                </c:pt>
                <c:pt idx="727">
                  <c:v>-8.77049699999999</c:v>
                </c:pt>
                <c:pt idx="728">
                  <c:v>-8.7822589999999892</c:v>
                </c:pt>
                <c:pt idx="729">
                  <c:v>-8.7940239999999896</c:v>
                </c:pt>
                <c:pt idx="730">
                  <c:v>-8.8057889999999901</c:v>
                </c:pt>
                <c:pt idx="731">
                  <c:v>-8.8175539999999906</c:v>
                </c:pt>
                <c:pt idx="732">
                  <c:v>-8.8303849999999908</c:v>
                </c:pt>
                <c:pt idx="733">
                  <c:v>-8.8421509999999905</c:v>
                </c:pt>
                <c:pt idx="734">
                  <c:v>-8.8539129999999897</c:v>
                </c:pt>
                <c:pt idx="735">
                  <c:v>-8.8656779999999902</c:v>
                </c:pt>
                <c:pt idx="736">
                  <c:v>-8.8774409999999904</c:v>
                </c:pt>
                <c:pt idx="737">
                  <c:v>-8.8902679999999901</c:v>
                </c:pt>
                <c:pt idx="738">
                  <c:v>-8.9009649999999905</c:v>
                </c:pt>
                <c:pt idx="739">
                  <c:v>-8.9137949999999897</c:v>
                </c:pt>
                <c:pt idx="740">
                  <c:v>-8.9255599999999902</c:v>
                </c:pt>
                <c:pt idx="741">
                  <c:v>-8.9394539999999907</c:v>
                </c:pt>
                <c:pt idx="742">
                  <c:v>-8.9512189999999912</c:v>
                </c:pt>
                <c:pt idx="743">
                  <c:v>-8.9629819999999913</c:v>
                </c:pt>
                <c:pt idx="744">
                  <c:v>-8.975808999999991</c:v>
                </c:pt>
                <c:pt idx="745">
                  <c:v>-8.9886359999999907</c:v>
                </c:pt>
                <c:pt idx="746">
                  <c:v>-8.9993359999999907</c:v>
                </c:pt>
                <c:pt idx="747">
                  <c:v>-9.0100329999999911</c:v>
                </c:pt>
                <c:pt idx="748">
                  <c:v>-9.0217979999999915</c:v>
                </c:pt>
                <c:pt idx="749">
                  <c:v>-9.0346249999999912</c:v>
                </c:pt>
                <c:pt idx="750">
                  <c:v>-9.0474559999999915</c:v>
                </c:pt>
                <c:pt idx="751">
                  <c:v>-9.059220999999992</c:v>
                </c:pt>
                <c:pt idx="752">
                  <c:v>-9.0709859999999924</c:v>
                </c:pt>
                <c:pt idx="753">
                  <c:v>-9.0838169999999927</c:v>
                </c:pt>
                <c:pt idx="754">
                  <c:v>-9.0977119999999925</c:v>
                </c:pt>
                <c:pt idx="755">
                  <c:v>-9.1094769999999929</c:v>
                </c:pt>
                <c:pt idx="756">
                  <c:v>-9.1201759999999936</c:v>
                </c:pt>
                <c:pt idx="757">
                  <c:v>-9.1319409999999941</c:v>
                </c:pt>
                <c:pt idx="758">
                  <c:v>-9.1437059999999946</c:v>
                </c:pt>
                <c:pt idx="759">
                  <c:v>-9.155470999999995</c:v>
                </c:pt>
                <c:pt idx="760">
                  <c:v>-9.1672359999999955</c:v>
                </c:pt>
                <c:pt idx="761">
                  <c:v>-9.1800659999999947</c:v>
                </c:pt>
                <c:pt idx="762">
                  <c:v>-9.1907659999999947</c:v>
                </c:pt>
                <c:pt idx="763">
                  <c:v>-9.2025309999999951</c:v>
                </c:pt>
                <c:pt idx="764">
                  <c:v>-9.2132279999999955</c:v>
                </c:pt>
                <c:pt idx="765">
                  <c:v>-9.2260579999999948</c:v>
                </c:pt>
                <c:pt idx="766">
                  <c:v>-9.2388849999999945</c:v>
                </c:pt>
                <c:pt idx="767">
                  <c:v>-9.2517119999999942</c:v>
                </c:pt>
                <c:pt idx="768">
                  <c:v>-9.2634749999999944</c:v>
                </c:pt>
                <c:pt idx="769">
                  <c:v>-9.2752379999999945</c:v>
                </c:pt>
                <c:pt idx="770">
                  <c:v>-9.287002999999995</c:v>
                </c:pt>
                <c:pt idx="771">
                  <c:v>-9.2987679999999955</c:v>
                </c:pt>
                <c:pt idx="772">
                  <c:v>-9.3115989999999957</c:v>
                </c:pt>
                <c:pt idx="773">
                  <c:v>-9.3222979999999964</c:v>
                </c:pt>
                <c:pt idx="774">
                  <c:v>-9.3351249999999961</c:v>
                </c:pt>
                <c:pt idx="775">
                  <c:v>-9.3479559999999964</c:v>
                </c:pt>
                <c:pt idx="776">
                  <c:v>-9.3597209999999968</c:v>
                </c:pt>
                <c:pt idx="777">
                  <c:v>-9.371482999999996</c:v>
                </c:pt>
                <c:pt idx="778">
                  <c:v>-9.3832449999999952</c:v>
                </c:pt>
                <c:pt idx="779">
                  <c:v>-9.3960749999999944</c:v>
                </c:pt>
                <c:pt idx="780">
                  <c:v>-9.4089059999999947</c:v>
                </c:pt>
                <c:pt idx="781">
                  <c:v>-9.4206659999999953</c:v>
                </c:pt>
                <c:pt idx="782">
                  <c:v>-9.4313629999999957</c:v>
                </c:pt>
                <c:pt idx="783">
                  <c:v>-9.4431279999999962</c:v>
                </c:pt>
                <c:pt idx="784">
                  <c:v>-9.4548859999999966</c:v>
                </c:pt>
                <c:pt idx="785">
                  <c:v>-9.4677169999999968</c:v>
                </c:pt>
                <c:pt idx="786">
                  <c:v>-9.479479999999997</c:v>
                </c:pt>
                <c:pt idx="787">
                  <c:v>-9.4912449999999975</c:v>
                </c:pt>
                <c:pt idx="788">
                  <c:v>-9.503009999999998</c:v>
                </c:pt>
                <c:pt idx="789">
                  <c:v>-9.5158409999999982</c:v>
                </c:pt>
                <c:pt idx="790">
                  <c:v>-9.5265409999999981</c:v>
                </c:pt>
                <c:pt idx="791">
                  <c:v>-9.5383039999999983</c:v>
                </c:pt>
                <c:pt idx="792">
                  <c:v>-9.551130999999998</c:v>
                </c:pt>
                <c:pt idx="793">
                  <c:v>-9.5639609999999973</c:v>
                </c:pt>
                <c:pt idx="794">
                  <c:v>-9.5767919999999975</c:v>
                </c:pt>
                <c:pt idx="795">
                  <c:v>-9.5906879999999983</c:v>
                </c:pt>
                <c:pt idx="796">
                  <c:v>-9.6045799999999986</c:v>
                </c:pt>
                <c:pt idx="797">
                  <c:v>-9.616344999999999</c:v>
                </c:pt>
                <c:pt idx="798">
                  <c:v>-9.6281079999999992</c:v>
                </c:pt>
                <c:pt idx="799">
                  <c:v>-9.6398729999999997</c:v>
                </c:pt>
                <c:pt idx="800">
                  <c:v>-9.6527010000000004</c:v>
                </c:pt>
                <c:pt idx="801">
                  <c:v>-9.6655290000000011</c:v>
                </c:pt>
                <c:pt idx="802">
                  <c:v>-9.6772940000000016</c:v>
                </c:pt>
                <c:pt idx="803">
                  <c:v>-9.6890590000000021</c:v>
                </c:pt>
                <c:pt idx="804">
                  <c:v>-9.7018890000000013</c:v>
                </c:pt>
                <c:pt idx="805">
                  <c:v>-9.714717000000002</c:v>
                </c:pt>
                <c:pt idx="806">
                  <c:v>-9.7275440000000017</c:v>
                </c:pt>
                <c:pt idx="807">
                  <c:v>-9.7393080000000012</c:v>
                </c:pt>
                <c:pt idx="808">
                  <c:v>-9.7510700000000003</c:v>
                </c:pt>
                <c:pt idx="809">
                  <c:v>-9.7628350000000008</c:v>
                </c:pt>
                <c:pt idx="810">
                  <c:v>-9.7746000000000013</c:v>
                </c:pt>
                <c:pt idx="811">
                  <c:v>-9.785299000000002</c:v>
                </c:pt>
                <c:pt idx="812">
                  <c:v>-9.7981310000000015</c:v>
                </c:pt>
                <c:pt idx="813">
                  <c:v>-9.8109590000000022</c:v>
                </c:pt>
                <c:pt idx="814">
                  <c:v>-9.8216550000000016</c:v>
                </c:pt>
                <c:pt idx="815">
                  <c:v>-9.8334180000000018</c:v>
                </c:pt>
                <c:pt idx="816">
                  <c:v>-9.845181000000002</c:v>
                </c:pt>
                <c:pt idx="817">
                  <c:v>-9.8558780000000024</c:v>
                </c:pt>
                <c:pt idx="818">
                  <c:v>-9.8676440000000021</c:v>
                </c:pt>
                <c:pt idx="819">
                  <c:v>-9.8783430000000028</c:v>
                </c:pt>
                <c:pt idx="820">
                  <c:v>-9.8901070000000022</c:v>
                </c:pt>
                <c:pt idx="821">
                  <c:v>-9.9018720000000027</c:v>
                </c:pt>
                <c:pt idx="822">
                  <c:v>-9.9147000000000034</c:v>
                </c:pt>
                <c:pt idx="823">
                  <c:v>-9.9254000000000033</c:v>
                </c:pt>
                <c:pt idx="824">
                  <c:v>-9.9382310000000036</c:v>
                </c:pt>
                <c:pt idx="825">
                  <c:v>-9.9499970000000033</c:v>
                </c:pt>
                <c:pt idx="826">
                  <c:v>-9.9617640000000041</c:v>
                </c:pt>
                <c:pt idx="827">
                  <c:v>-9.9745950000000043</c:v>
                </c:pt>
                <c:pt idx="828">
                  <c:v>-9.9863600000000048</c:v>
                </c:pt>
                <c:pt idx="829">
                  <c:v>-9.9981250000000053</c:v>
                </c:pt>
                <c:pt idx="830">
                  <c:v>-10.010952000000005</c:v>
                </c:pt>
                <c:pt idx="831">
                  <c:v>-10.021649000000005</c:v>
                </c:pt>
                <c:pt idx="832">
                  <c:v>-10.034476000000005</c:v>
                </c:pt>
                <c:pt idx="833">
                  <c:v>-10.046239000000005</c:v>
                </c:pt>
                <c:pt idx="834">
                  <c:v>-10.058004000000006</c:v>
                </c:pt>
                <c:pt idx="835">
                  <c:v>-10.070834000000005</c:v>
                </c:pt>
                <c:pt idx="836">
                  <c:v>-10.083662000000006</c:v>
                </c:pt>
                <c:pt idx="837">
                  <c:v>-10.096493000000006</c:v>
                </c:pt>
                <c:pt idx="838">
                  <c:v>-10.108256000000006</c:v>
                </c:pt>
                <c:pt idx="839">
                  <c:v>-10.120018000000005</c:v>
                </c:pt>
                <c:pt idx="840">
                  <c:v>-10.130715000000006</c:v>
                </c:pt>
                <c:pt idx="841">
                  <c:v>-10.142478000000006</c:v>
                </c:pt>
                <c:pt idx="842">
                  <c:v>-10.154241000000006</c:v>
                </c:pt>
                <c:pt idx="843">
                  <c:v>-10.166003000000005</c:v>
                </c:pt>
                <c:pt idx="844">
                  <c:v>-10.177765000000004</c:v>
                </c:pt>
                <c:pt idx="845">
                  <c:v>-10.189530000000005</c:v>
                </c:pt>
                <c:pt idx="846">
                  <c:v>-10.201295000000005</c:v>
                </c:pt>
                <c:pt idx="847">
                  <c:v>-10.213057000000004</c:v>
                </c:pt>
                <c:pt idx="848">
                  <c:v>-10.224823000000004</c:v>
                </c:pt>
                <c:pt idx="849">
                  <c:v>-10.236588000000005</c:v>
                </c:pt>
                <c:pt idx="850">
                  <c:v>-10.249415000000004</c:v>
                </c:pt>
                <c:pt idx="851">
                  <c:v>-10.261177000000004</c:v>
                </c:pt>
                <c:pt idx="852">
                  <c:v>-10.271874000000004</c:v>
                </c:pt>
                <c:pt idx="853">
                  <c:v>-10.283637000000004</c:v>
                </c:pt>
                <c:pt idx="854">
                  <c:v>-10.295402000000005</c:v>
                </c:pt>
                <c:pt idx="855">
                  <c:v>-10.307167000000005</c:v>
                </c:pt>
                <c:pt idx="856">
                  <c:v>-10.318932000000006</c:v>
                </c:pt>
                <c:pt idx="857">
                  <c:v>-10.330695000000006</c:v>
                </c:pt>
                <c:pt idx="858">
                  <c:v>-10.342457000000005</c:v>
                </c:pt>
                <c:pt idx="859">
                  <c:v>-10.355288000000005</c:v>
                </c:pt>
                <c:pt idx="860">
                  <c:v>-10.369184000000006</c:v>
                </c:pt>
                <c:pt idx="861">
                  <c:v>-10.382015000000006</c:v>
                </c:pt>
                <c:pt idx="862">
                  <c:v>-10.393778000000006</c:v>
                </c:pt>
                <c:pt idx="863">
                  <c:v>-10.405540000000006</c:v>
                </c:pt>
                <c:pt idx="864">
                  <c:v>-10.416237000000006</c:v>
                </c:pt>
                <c:pt idx="865">
                  <c:v>-10.427996000000006</c:v>
                </c:pt>
                <c:pt idx="866">
                  <c:v>-10.440824000000006</c:v>
                </c:pt>
                <c:pt idx="867">
                  <c:v>-10.452589000000007</c:v>
                </c:pt>
                <c:pt idx="868">
                  <c:v>-10.465420000000007</c:v>
                </c:pt>
                <c:pt idx="869">
                  <c:v>-10.477181000000007</c:v>
                </c:pt>
                <c:pt idx="870">
                  <c:v>-10.490009000000008</c:v>
                </c:pt>
                <c:pt idx="871">
                  <c:v>-10.502836000000007</c:v>
                </c:pt>
                <c:pt idx="872">
                  <c:v>-10.514598000000007</c:v>
                </c:pt>
                <c:pt idx="873">
                  <c:v>-10.526360000000006</c:v>
                </c:pt>
                <c:pt idx="874">
                  <c:v>-10.539187000000005</c:v>
                </c:pt>
                <c:pt idx="875">
                  <c:v>-10.552015000000006</c:v>
                </c:pt>
                <c:pt idx="876">
                  <c:v>-10.563780000000007</c:v>
                </c:pt>
                <c:pt idx="877">
                  <c:v>-10.576610000000006</c:v>
                </c:pt>
                <c:pt idx="878">
                  <c:v>-10.588372000000005</c:v>
                </c:pt>
                <c:pt idx="879">
                  <c:v>-10.601203000000005</c:v>
                </c:pt>
                <c:pt idx="880">
                  <c:v>-10.612966000000005</c:v>
                </c:pt>
                <c:pt idx="881">
                  <c:v>-10.624729000000006</c:v>
                </c:pt>
                <c:pt idx="882">
                  <c:v>-10.636494000000006</c:v>
                </c:pt>
                <c:pt idx="883">
                  <c:v>-10.648259000000007</c:v>
                </c:pt>
                <c:pt idx="884">
                  <c:v>-10.660022000000007</c:v>
                </c:pt>
                <c:pt idx="885">
                  <c:v>-10.671784000000006</c:v>
                </c:pt>
                <c:pt idx="886">
                  <c:v>-10.683547000000006</c:v>
                </c:pt>
                <c:pt idx="887">
                  <c:v>-10.696372000000006</c:v>
                </c:pt>
                <c:pt idx="888">
                  <c:v>-10.709202000000005</c:v>
                </c:pt>
                <c:pt idx="889">
                  <c:v>-10.722032000000004</c:v>
                </c:pt>
                <c:pt idx="890">
                  <c:v>-10.734863000000004</c:v>
                </c:pt>
                <c:pt idx="891">
                  <c:v>-10.746628000000005</c:v>
                </c:pt>
                <c:pt idx="892">
                  <c:v>-10.758393000000005</c:v>
                </c:pt>
                <c:pt idx="893">
                  <c:v>-10.770158000000006</c:v>
                </c:pt>
                <c:pt idx="894">
                  <c:v>-10.782988000000005</c:v>
                </c:pt>
                <c:pt idx="895">
                  <c:v>-10.794750000000004</c:v>
                </c:pt>
                <c:pt idx="896">
                  <c:v>-10.806515000000005</c:v>
                </c:pt>
                <c:pt idx="897">
                  <c:v>-10.819343000000005</c:v>
                </c:pt>
                <c:pt idx="898">
                  <c:v>-10.831108000000006</c:v>
                </c:pt>
                <c:pt idx="899">
                  <c:v>-10.841808000000006</c:v>
                </c:pt>
                <c:pt idx="900">
                  <c:v>-10.853571000000006</c:v>
                </c:pt>
                <c:pt idx="901">
                  <c:v>-10.865333000000005</c:v>
                </c:pt>
                <c:pt idx="902">
                  <c:v>-10.877096000000005</c:v>
                </c:pt>
                <c:pt idx="903">
                  <c:v>-10.888859000000005</c:v>
                </c:pt>
                <c:pt idx="904">
                  <c:v>-10.901688000000005</c:v>
                </c:pt>
                <c:pt idx="905">
                  <c:v>-10.913450000000005</c:v>
                </c:pt>
                <c:pt idx="906">
                  <c:v>-10.924147000000005</c:v>
                </c:pt>
                <c:pt idx="907">
                  <c:v>-10.935909000000004</c:v>
                </c:pt>
                <c:pt idx="908">
                  <c:v>-10.948737000000005</c:v>
                </c:pt>
                <c:pt idx="909">
                  <c:v>-10.960502000000005</c:v>
                </c:pt>
                <c:pt idx="910">
                  <c:v>-10.972264000000004</c:v>
                </c:pt>
                <c:pt idx="911">
                  <c:v>-10.985091000000004</c:v>
                </c:pt>
                <c:pt idx="912">
                  <c:v>-10.997922000000004</c:v>
                </c:pt>
                <c:pt idx="913">
                  <c:v>-11.011816000000005</c:v>
                </c:pt>
                <c:pt idx="914">
                  <c:v>-11.023578000000004</c:v>
                </c:pt>
                <c:pt idx="915">
                  <c:v>-11.035341000000004</c:v>
                </c:pt>
                <c:pt idx="916">
                  <c:v>-11.048168000000004</c:v>
                </c:pt>
                <c:pt idx="917">
                  <c:v>-11.059933000000004</c:v>
                </c:pt>
                <c:pt idx="918">
                  <c:v>-11.071695000000004</c:v>
                </c:pt>
                <c:pt idx="919">
                  <c:v>-11.084526000000004</c:v>
                </c:pt>
                <c:pt idx="920">
                  <c:v>-11.098419000000003</c:v>
                </c:pt>
                <c:pt idx="921">
                  <c:v>-11.110182000000004</c:v>
                </c:pt>
                <c:pt idx="922">
                  <c:v>-11.121947000000004</c:v>
                </c:pt>
                <c:pt idx="923">
                  <c:v>-11.132646000000005</c:v>
                </c:pt>
                <c:pt idx="924">
                  <c:v>-11.144408000000004</c:v>
                </c:pt>
                <c:pt idx="925">
                  <c:v>-11.155107000000005</c:v>
                </c:pt>
                <c:pt idx="926">
                  <c:v>-11.166872000000005</c:v>
                </c:pt>
                <c:pt idx="927">
                  <c:v>-11.178635000000005</c:v>
                </c:pt>
                <c:pt idx="928">
                  <c:v>-11.191465000000004</c:v>
                </c:pt>
                <c:pt idx="929">
                  <c:v>-11.203227000000004</c:v>
                </c:pt>
                <c:pt idx="930">
                  <c:v>-11.216055000000004</c:v>
                </c:pt>
                <c:pt idx="931">
                  <c:v>-11.228882000000004</c:v>
                </c:pt>
                <c:pt idx="932">
                  <c:v>-11.241713000000004</c:v>
                </c:pt>
                <c:pt idx="933">
                  <c:v>-11.253477000000004</c:v>
                </c:pt>
                <c:pt idx="934">
                  <c:v>-11.265240000000004</c:v>
                </c:pt>
                <c:pt idx="935">
                  <c:v>-11.277005000000004</c:v>
                </c:pt>
                <c:pt idx="936">
                  <c:v>-11.287704000000005</c:v>
                </c:pt>
                <c:pt idx="937">
                  <c:v>-11.299469000000006</c:v>
                </c:pt>
                <c:pt idx="938">
                  <c:v>-11.310166000000006</c:v>
                </c:pt>
                <c:pt idx="939">
                  <c:v>-11.320863000000006</c:v>
                </c:pt>
                <c:pt idx="940">
                  <c:v>-11.332628000000007</c:v>
                </c:pt>
                <c:pt idx="941">
                  <c:v>-11.344390000000006</c:v>
                </c:pt>
                <c:pt idx="942">
                  <c:v>-11.356155000000006</c:v>
                </c:pt>
                <c:pt idx="943">
                  <c:v>-11.367920000000007</c:v>
                </c:pt>
                <c:pt idx="944">
                  <c:v>-11.379685000000007</c:v>
                </c:pt>
                <c:pt idx="945">
                  <c:v>-11.391450000000008</c:v>
                </c:pt>
                <c:pt idx="946">
                  <c:v>-11.404277000000008</c:v>
                </c:pt>
                <c:pt idx="947">
                  <c:v>-11.417104000000007</c:v>
                </c:pt>
                <c:pt idx="948">
                  <c:v>-11.429935000000008</c:v>
                </c:pt>
                <c:pt idx="949">
                  <c:v>-11.442765000000007</c:v>
                </c:pt>
                <c:pt idx="950">
                  <c:v>-11.453464000000007</c:v>
                </c:pt>
                <c:pt idx="951">
                  <c:v>-11.466295000000008</c:v>
                </c:pt>
                <c:pt idx="952">
                  <c:v>-11.478057000000007</c:v>
                </c:pt>
                <c:pt idx="953">
                  <c:v>-11.489820000000007</c:v>
                </c:pt>
                <c:pt idx="954">
                  <c:v>-11.501585000000007</c:v>
                </c:pt>
                <c:pt idx="955">
                  <c:v>-11.513347000000007</c:v>
                </c:pt>
                <c:pt idx="956">
                  <c:v>-11.526174000000006</c:v>
                </c:pt>
                <c:pt idx="957">
                  <c:v>-11.537939000000007</c:v>
                </c:pt>
                <c:pt idx="958">
                  <c:v>-11.549704000000007</c:v>
                </c:pt>
                <c:pt idx="959">
                  <c:v>-11.561469000000008</c:v>
                </c:pt>
                <c:pt idx="960">
                  <c:v>-11.574300000000008</c:v>
                </c:pt>
                <c:pt idx="961">
                  <c:v>-11.587130000000007</c:v>
                </c:pt>
                <c:pt idx="962">
                  <c:v>-11.598892000000006</c:v>
                </c:pt>
                <c:pt idx="963">
                  <c:v>-11.612784000000007</c:v>
                </c:pt>
                <c:pt idx="964">
                  <c:v>-11.625614000000006</c:v>
                </c:pt>
                <c:pt idx="965">
                  <c:v>-11.637379000000006</c:v>
                </c:pt>
                <c:pt idx="966">
                  <c:v>-11.649141000000006</c:v>
                </c:pt>
                <c:pt idx="967">
                  <c:v>-11.660906000000006</c:v>
                </c:pt>
                <c:pt idx="968">
                  <c:v>-11.672669000000006</c:v>
                </c:pt>
                <c:pt idx="969">
                  <c:v>-11.684432000000006</c:v>
                </c:pt>
                <c:pt idx="970">
                  <c:v>-11.696197000000007</c:v>
                </c:pt>
                <c:pt idx="971">
                  <c:v>-11.706900000000006</c:v>
                </c:pt>
                <c:pt idx="972">
                  <c:v>-11.718665000000007</c:v>
                </c:pt>
                <c:pt idx="973">
                  <c:v>-11.731495000000006</c:v>
                </c:pt>
                <c:pt idx="974">
                  <c:v>-11.743256000000006</c:v>
                </c:pt>
                <c:pt idx="975">
                  <c:v>-11.755018000000005</c:v>
                </c:pt>
                <c:pt idx="976">
                  <c:v>-11.766781000000005</c:v>
                </c:pt>
                <c:pt idx="977">
                  <c:v>-11.777475000000006</c:v>
                </c:pt>
                <c:pt idx="978">
                  <c:v>-11.789238000000006</c:v>
                </c:pt>
                <c:pt idx="979">
                  <c:v>-11.801000000000005</c:v>
                </c:pt>
                <c:pt idx="980">
                  <c:v>-11.812759000000005</c:v>
                </c:pt>
                <c:pt idx="981">
                  <c:v>-11.825590000000005</c:v>
                </c:pt>
                <c:pt idx="982">
                  <c:v>-11.837352000000005</c:v>
                </c:pt>
                <c:pt idx="983">
                  <c:v>-11.850180000000005</c:v>
                </c:pt>
                <c:pt idx="984">
                  <c:v>-11.861945000000006</c:v>
                </c:pt>
                <c:pt idx="985">
                  <c:v>-11.872642000000006</c:v>
                </c:pt>
                <c:pt idx="986">
                  <c:v>-11.885468000000007</c:v>
                </c:pt>
                <c:pt idx="987">
                  <c:v>-11.898298000000006</c:v>
                </c:pt>
                <c:pt idx="988">
                  <c:v>-11.910060000000005</c:v>
                </c:pt>
                <c:pt idx="989">
                  <c:v>-11.921823000000005</c:v>
                </c:pt>
                <c:pt idx="990">
                  <c:v>-11.932520000000006</c:v>
                </c:pt>
                <c:pt idx="991">
                  <c:v>-11.944282000000005</c:v>
                </c:pt>
                <c:pt idx="992">
                  <c:v>-11.954982000000005</c:v>
                </c:pt>
                <c:pt idx="993">
                  <c:v>-11.966745000000005</c:v>
                </c:pt>
                <c:pt idx="994">
                  <c:v>-11.977444000000006</c:v>
                </c:pt>
                <c:pt idx="995">
                  <c:v>-11.989209000000006</c:v>
                </c:pt>
                <c:pt idx="996">
                  <c:v>-12.000974000000006</c:v>
                </c:pt>
                <c:pt idx="997">
                  <c:v>-12.012739000000007</c:v>
                </c:pt>
                <c:pt idx="998">
                  <c:v>-12.024501000000006</c:v>
                </c:pt>
                <c:pt idx="999">
                  <c:v>-12.036264000000006</c:v>
                </c:pt>
                <c:pt idx="1000">
                  <c:v>-12.048027000000006</c:v>
                </c:pt>
                <c:pt idx="1001">
                  <c:v>-12.059789000000006</c:v>
                </c:pt>
                <c:pt idx="1002">
                  <c:v>-12.071552000000006</c:v>
                </c:pt>
                <c:pt idx="1003">
                  <c:v>-12.082249000000006</c:v>
                </c:pt>
                <c:pt idx="1004">
                  <c:v>-12.094011000000005</c:v>
                </c:pt>
                <c:pt idx="1005">
                  <c:v>-12.104710000000006</c:v>
                </c:pt>
                <c:pt idx="1006">
                  <c:v>-12.116475000000007</c:v>
                </c:pt>
                <c:pt idx="1007">
                  <c:v>-12.129303000000007</c:v>
                </c:pt>
                <c:pt idx="1008">
                  <c:v>-12.142131000000008</c:v>
                </c:pt>
                <c:pt idx="1009">
                  <c:v>-12.154959000000009</c:v>
                </c:pt>
                <c:pt idx="1010">
                  <c:v>-12.166724000000009</c:v>
                </c:pt>
                <c:pt idx="1011">
                  <c:v>-12.17848900000001</c:v>
                </c:pt>
                <c:pt idx="1012">
                  <c:v>-12.19025400000001</c:v>
                </c:pt>
                <c:pt idx="1013">
                  <c:v>-12.20947100000001</c:v>
                </c:pt>
                <c:pt idx="1014">
                  <c:v>-12.23720100000001</c:v>
                </c:pt>
                <c:pt idx="1015">
                  <c:v>-12.24789800000001</c:v>
                </c:pt>
                <c:pt idx="1016">
                  <c:v>-12.252209000000009</c:v>
                </c:pt>
                <c:pt idx="1017">
                  <c:v>-12.258654000000009</c:v>
                </c:pt>
                <c:pt idx="1018">
                  <c:v>-12.268288000000009</c:v>
                </c:pt>
                <c:pt idx="1019">
                  <c:v>-12.278989000000008</c:v>
                </c:pt>
                <c:pt idx="1020">
                  <c:v>-12.290752000000008</c:v>
                </c:pt>
                <c:pt idx="1021">
                  <c:v>-12.303583000000009</c:v>
                </c:pt>
                <c:pt idx="1022">
                  <c:v>-12.315346000000009</c:v>
                </c:pt>
                <c:pt idx="1023">
                  <c:v>-12.326046000000009</c:v>
                </c:pt>
                <c:pt idx="1024">
                  <c:v>-12.337809000000009</c:v>
                </c:pt>
                <c:pt idx="1025">
                  <c:v>-12.350640000000009</c:v>
                </c:pt>
                <c:pt idx="1026">
                  <c:v>-12.36346800000001</c:v>
                </c:pt>
                <c:pt idx="1027">
                  <c:v>-12.376296000000011</c:v>
                </c:pt>
                <c:pt idx="1028">
                  <c:v>-12.388059000000011</c:v>
                </c:pt>
                <c:pt idx="1029">
                  <c:v>-12.40088900000001</c:v>
                </c:pt>
                <c:pt idx="1030">
                  <c:v>-12.412651000000009</c:v>
                </c:pt>
                <c:pt idx="1031">
                  <c:v>-12.42334800000001</c:v>
                </c:pt>
                <c:pt idx="1032">
                  <c:v>-12.43617600000001</c:v>
                </c:pt>
                <c:pt idx="1033">
                  <c:v>-12.447939000000011</c:v>
                </c:pt>
                <c:pt idx="1034">
                  <c:v>-12.45970100000001</c:v>
                </c:pt>
                <c:pt idx="1035">
                  <c:v>-12.47039800000001</c:v>
                </c:pt>
                <c:pt idx="1036">
                  <c:v>-12.48322900000001</c:v>
                </c:pt>
                <c:pt idx="1037">
                  <c:v>-12.496057000000011</c:v>
                </c:pt>
                <c:pt idx="1038">
                  <c:v>-12.506756000000012</c:v>
                </c:pt>
                <c:pt idx="1039">
                  <c:v>-12.518518000000011</c:v>
                </c:pt>
                <c:pt idx="1040">
                  <c:v>-12.531347000000011</c:v>
                </c:pt>
                <c:pt idx="1041">
                  <c:v>-12.544178000000011</c:v>
                </c:pt>
                <c:pt idx="1042">
                  <c:v>-12.554881000000011</c:v>
                </c:pt>
                <c:pt idx="1043">
                  <c:v>-12.567709000000011</c:v>
                </c:pt>
                <c:pt idx="1044">
                  <c:v>-12.580540000000012</c:v>
                </c:pt>
                <c:pt idx="1045">
                  <c:v>-12.591237000000012</c:v>
                </c:pt>
                <c:pt idx="1046">
                  <c:v>-12.603000000000012</c:v>
                </c:pt>
                <c:pt idx="1047">
                  <c:v>-12.615828000000013</c:v>
                </c:pt>
                <c:pt idx="1048">
                  <c:v>-12.628656000000014</c:v>
                </c:pt>
                <c:pt idx="1049">
                  <c:v>-12.641483000000013</c:v>
                </c:pt>
                <c:pt idx="1050">
                  <c:v>-12.653246000000014</c:v>
                </c:pt>
                <c:pt idx="1051">
                  <c:v>-12.665011000000014</c:v>
                </c:pt>
                <c:pt idx="1052">
                  <c:v>-12.675709000000014</c:v>
                </c:pt>
                <c:pt idx="1053">
                  <c:v>-12.687474000000014</c:v>
                </c:pt>
                <c:pt idx="1054">
                  <c:v>-12.700305000000014</c:v>
                </c:pt>
                <c:pt idx="1055">
                  <c:v>-12.714200000000014</c:v>
                </c:pt>
                <c:pt idx="1056">
                  <c:v>-12.724897000000015</c:v>
                </c:pt>
                <c:pt idx="1057">
                  <c:v>-12.737728000000015</c:v>
                </c:pt>
                <c:pt idx="1058">
                  <c:v>-12.750556000000016</c:v>
                </c:pt>
                <c:pt idx="1059">
                  <c:v>-12.761256000000015</c:v>
                </c:pt>
                <c:pt idx="1060">
                  <c:v>-12.774084000000016</c:v>
                </c:pt>
                <c:pt idx="1061">
                  <c:v>-12.786915000000016</c:v>
                </c:pt>
                <c:pt idx="1062">
                  <c:v>-12.798680000000017</c:v>
                </c:pt>
                <c:pt idx="1063">
                  <c:v>-12.811508000000018</c:v>
                </c:pt>
                <c:pt idx="1064">
                  <c:v>-12.823271000000018</c:v>
                </c:pt>
                <c:pt idx="1065">
                  <c:v>-12.835034000000018</c:v>
                </c:pt>
                <c:pt idx="1066">
                  <c:v>-12.845733000000019</c:v>
                </c:pt>
                <c:pt idx="1067">
                  <c:v>-12.857495000000018</c:v>
                </c:pt>
                <c:pt idx="1068">
                  <c:v>-12.869260000000018</c:v>
                </c:pt>
                <c:pt idx="1069">
                  <c:v>-12.881023000000019</c:v>
                </c:pt>
                <c:pt idx="1070">
                  <c:v>-12.892785000000018</c:v>
                </c:pt>
                <c:pt idx="1071">
                  <c:v>-12.904550000000018</c:v>
                </c:pt>
                <c:pt idx="1072">
                  <c:v>-12.916313000000018</c:v>
                </c:pt>
                <c:pt idx="1073">
                  <c:v>-12.929142000000018</c:v>
                </c:pt>
                <c:pt idx="1074">
                  <c:v>-12.941972000000018</c:v>
                </c:pt>
                <c:pt idx="1075">
                  <c:v>-12.954802000000017</c:v>
                </c:pt>
                <c:pt idx="1076">
                  <c:v>-12.967633000000017</c:v>
                </c:pt>
                <c:pt idx="1077">
                  <c:v>-12.980463000000016</c:v>
                </c:pt>
                <c:pt idx="1078">
                  <c:v>-12.993293000000016</c:v>
                </c:pt>
                <c:pt idx="1079">
                  <c:v>-13.005058000000016</c:v>
                </c:pt>
                <c:pt idx="1080">
                  <c:v>-13.016824000000016</c:v>
                </c:pt>
                <c:pt idx="1081">
                  <c:v>-13.028590000000015</c:v>
                </c:pt>
                <c:pt idx="1082">
                  <c:v>-13.040355000000016</c:v>
                </c:pt>
                <c:pt idx="1083">
                  <c:v>-13.052120000000016</c:v>
                </c:pt>
                <c:pt idx="1084">
                  <c:v>-13.064950000000016</c:v>
                </c:pt>
                <c:pt idx="1085">
                  <c:v>-13.077780000000015</c:v>
                </c:pt>
                <c:pt idx="1086">
                  <c:v>-13.090607000000015</c:v>
                </c:pt>
                <c:pt idx="1087">
                  <c:v>-13.101306000000015</c:v>
                </c:pt>
                <c:pt idx="1088">
                  <c:v>-13.113071000000016</c:v>
                </c:pt>
                <c:pt idx="1089">
                  <c:v>-13.125898000000015</c:v>
                </c:pt>
                <c:pt idx="1090">
                  <c:v>-13.137663000000016</c:v>
                </c:pt>
                <c:pt idx="1091">
                  <c:v>-13.150493000000015</c:v>
                </c:pt>
                <c:pt idx="1092">
                  <c:v>-13.163319000000016</c:v>
                </c:pt>
                <c:pt idx="1093">
                  <c:v>-13.175082000000016</c:v>
                </c:pt>
                <c:pt idx="1094">
                  <c:v>-13.187911000000016</c:v>
                </c:pt>
                <c:pt idx="1095">
                  <c:v>-13.199674000000016</c:v>
                </c:pt>
                <c:pt idx="1096">
                  <c:v>-13.211437000000016</c:v>
                </c:pt>
                <c:pt idx="1097">
                  <c:v>-13.224267000000015</c:v>
                </c:pt>
                <c:pt idx="1098">
                  <c:v>-13.237095000000016</c:v>
                </c:pt>
                <c:pt idx="1099">
                  <c:v>-13.248858000000016</c:v>
                </c:pt>
                <c:pt idx="1100">
                  <c:v>-13.261686000000017</c:v>
                </c:pt>
                <c:pt idx="1101">
                  <c:v>-13.274511000000016</c:v>
                </c:pt>
                <c:pt idx="1102">
                  <c:v>-13.287340000000016</c:v>
                </c:pt>
                <c:pt idx="1103">
                  <c:v>-13.299105000000017</c:v>
                </c:pt>
                <c:pt idx="1104">
                  <c:v>-13.310870000000017</c:v>
                </c:pt>
                <c:pt idx="1105">
                  <c:v>-13.323700000000017</c:v>
                </c:pt>
                <c:pt idx="1106">
                  <c:v>-13.335465000000017</c:v>
                </c:pt>
                <c:pt idx="1107">
                  <c:v>-13.347231000000017</c:v>
                </c:pt>
                <c:pt idx="1108">
                  <c:v>-13.360058000000016</c:v>
                </c:pt>
                <c:pt idx="1109">
                  <c:v>-13.372889000000017</c:v>
                </c:pt>
                <c:pt idx="1110">
                  <c:v>-13.385720000000017</c:v>
                </c:pt>
                <c:pt idx="1111">
                  <c:v>-13.398548000000018</c:v>
                </c:pt>
                <c:pt idx="1112">
                  <c:v>-13.409247000000018</c:v>
                </c:pt>
                <c:pt idx="1113">
                  <c:v>-13.421012000000019</c:v>
                </c:pt>
                <c:pt idx="1114">
                  <c:v>-13.432777000000019</c:v>
                </c:pt>
                <c:pt idx="1115">
                  <c:v>-13.44454200000002</c:v>
                </c:pt>
                <c:pt idx="1116">
                  <c:v>-13.45737300000002</c:v>
                </c:pt>
                <c:pt idx="1117">
                  <c:v>-13.46913600000002</c:v>
                </c:pt>
                <c:pt idx="1118">
                  <c:v>-13.479833000000021</c:v>
                </c:pt>
                <c:pt idx="1119">
                  <c:v>-13.49159900000002</c:v>
                </c:pt>
                <c:pt idx="1120">
                  <c:v>-13.503364000000021</c:v>
                </c:pt>
                <c:pt idx="1121">
                  <c:v>-13.51512600000002</c:v>
                </c:pt>
                <c:pt idx="1122">
                  <c:v>-13.526888000000019</c:v>
                </c:pt>
                <c:pt idx="1123">
                  <c:v>-13.539718000000018</c:v>
                </c:pt>
                <c:pt idx="1124">
                  <c:v>-13.552545000000018</c:v>
                </c:pt>
                <c:pt idx="1125">
                  <c:v>-13.564310000000019</c:v>
                </c:pt>
                <c:pt idx="1126">
                  <c:v>-13.577138000000019</c:v>
                </c:pt>
                <c:pt idx="1127">
                  <c:v>-13.585707000000019</c:v>
                </c:pt>
                <c:pt idx="1128">
                  <c:v>-13.588962000000018</c:v>
                </c:pt>
                <c:pt idx="1129">
                  <c:v>-13.601789000000018</c:v>
                </c:pt>
                <c:pt idx="1130">
                  <c:v>-13.618872000000017</c:v>
                </c:pt>
                <c:pt idx="1131">
                  <c:v>-13.634891000000017</c:v>
                </c:pt>
                <c:pt idx="1132">
                  <c:v>-13.647720000000017</c:v>
                </c:pt>
              </c:numCache>
            </c:numRef>
          </c:val>
          <c:smooth val="0"/>
          <c:extLst>
            <c:ext xmlns:c16="http://schemas.microsoft.com/office/drawing/2014/chart" uri="{C3380CC4-5D6E-409C-BE32-E72D297353CC}">
              <c16:uniqueId val="{00000001-AFF4-4CC4-AFC9-BD32C8024584}"/>
            </c:ext>
          </c:extLst>
        </c:ser>
        <c:ser>
          <c:idx val="2"/>
          <c:order val="2"/>
          <c:tx>
            <c:strRef>
              <c:f>Gyro!$AE$1</c:f>
              <c:strCache>
                <c:ptCount val="1"/>
                <c:pt idx="0">
                  <c:v>Gangle_Z</c:v>
                </c:pt>
              </c:strCache>
            </c:strRef>
          </c:tx>
          <c:spPr>
            <a:ln w="28575" cap="rnd">
              <a:solidFill>
                <a:schemeClr val="accent3"/>
              </a:solidFill>
              <a:round/>
            </a:ln>
            <a:effectLst/>
          </c:spPr>
          <c:marker>
            <c:symbol val="none"/>
          </c:marker>
          <c:val>
            <c:numRef>
              <c:f>Gyro!$AE$2:$AE$1357</c:f>
              <c:numCache>
                <c:formatCode>General</c:formatCode>
                <c:ptCount val="1356"/>
                <c:pt idx="0">
                  <c:v>-1.2897E-2</c:v>
                </c:pt>
                <c:pt idx="1">
                  <c:v>-2.5808999999999999E-2</c:v>
                </c:pt>
                <c:pt idx="2">
                  <c:v>-3.8712999999999997E-2</c:v>
                </c:pt>
                <c:pt idx="3">
                  <c:v>-5.1613999999999993E-2</c:v>
                </c:pt>
                <c:pt idx="4">
                  <c:v>-6.558399999999999E-2</c:v>
                </c:pt>
                <c:pt idx="5">
                  <c:v>-7.9556999999999989E-2</c:v>
                </c:pt>
                <c:pt idx="6">
                  <c:v>-9.3529999999999988E-2</c:v>
                </c:pt>
                <c:pt idx="7">
                  <c:v>-0.10749999999999998</c:v>
                </c:pt>
                <c:pt idx="8">
                  <c:v>-0.12039699999999999</c:v>
                </c:pt>
                <c:pt idx="9">
                  <c:v>-0.13436299999999998</c:v>
                </c:pt>
                <c:pt idx="10">
                  <c:v>-0.14832999999999999</c:v>
                </c:pt>
                <c:pt idx="11">
                  <c:v>-0.162296</c:v>
                </c:pt>
                <c:pt idx="12">
                  <c:v>-0.175203</c:v>
                </c:pt>
                <c:pt idx="13">
                  <c:v>-0.189166</c:v>
                </c:pt>
                <c:pt idx="14">
                  <c:v>-0.20313000000000001</c:v>
                </c:pt>
                <c:pt idx="15">
                  <c:v>-0.217083</c:v>
                </c:pt>
                <c:pt idx="16">
                  <c:v>-0.229986</c:v>
                </c:pt>
                <c:pt idx="17">
                  <c:v>-0.24290899999999999</c:v>
                </c:pt>
                <c:pt idx="18">
                  <c:v>-0.255803</c:v>
                </c:pt>
                <c:pt idx="19">
                  <c:v>-0.26869999999999999</c:v>
                </c:pt>
                <c:pt idx="20">
                  <c:v>-0.28160400000000002</c:v>
                </c:pt>
                <c:pt idx="21">
                  <c:v>-0.29450100000000001</c:v>
                </c:pt>
                <c:pt idx="22">
                  <c:v>-0.30740500000000004</c:v>
                </c:pt>
                <c:pt idx="23">
                  <c:v>-0.32030300000000006</c:v>
                </c:pt>
                <c:pt idx="24">
                  <c:v>-0.33533400000000008</c:v>
                </c:pt>
                <c:pt idx="25">
                  <c:v>-0.3482340000000001</c:v>
                </c:pt>
                <c:pt idx="26">
                  <c:v>-0.36220000000000008</c:v>
                </c:pt>
                <c:pt idx="27">
                  <c:v>-0.3751040000000001</c:v>
                </c:pt>
                <c:pt idx="28">
                  <c:v>-0.3880050000000001</c:v>
                </c:pt>
                <c:pt idx="29">
                  <c:v>-0.4009120000000001</c:v>
                </c:pt>
                <c:pt idx="30">
                  <c:v>-0.41381200000000012</c:v>
                </c:pt>
                <c:pt idx="31">
                  <c:v>-0.42671200000000015</c:v>
                </c:pt>
                <c:pt idx="32">
                  <c:v>-0.43962400000000013</c:v>
                </c:pt>
                <c:pt idx="33">
                  <c:v>-0.45465200000000011</c:v>
                </c:pt>
                <c:pt idx="34">
                  <c:v>-0.46967300000000012</c:v>
                </c:pt>
                <c:pt idx="35">
                  <c:v>-0.4836390000000001</c:v>
                </c:pt>
                <c:pt idx="36">
                  <c:v>-0.49761200000000011</c:v>
                </c:pt>
                <c:pt idx="37">
                  <c:v>-0.51051300000000011</c:v>
                </c:pt>
                <c:pt idx="38">
                  <c:v>-0.52341700000000013</c:v>
                </c:pt>
                <c:pt idx="39">
                  <c:v>-0.53738300000000017</c:v>
                </c:pt>
                <c:pt idx="40">
                  <c:v>-0.55133800000000022</c:v>
                </c:pt>
                <c:pt idx="41">
                  <c:v>-0.56531100000000023</c:v>
                </c:pt>
                <c:pt idx="42">
                  <c:v>-0.57819800000000021</c:v>
                </c:pt>
                <c:pt idx="43">
                  <c:v>-0.59216800000000025</c:v>
                </c:pt>
                <c:pt idx="44">
                  <c:v>-0.60613800000000029</c:v>
                </c:pt>
                <c:pt idx="45">
                  <c:v>-0.61903200000000025</c:v>
                </c:pt>
                <c:pt idx="46">
                  <c:v>-0.6319290000000003</c:v>
                </c:pt>
                <c:pt idx="47">
                  <c:v>-0.64482900000000032</c:v>
                </c:pt>
                <c:pt idx="48">
                  <c:v>-0.65879200000000027</c:v>
                </c:pt>
                <c:pt idx="49">
                  <c:v>-0.6727620000000003</c:v>
                </c:pt>
                <c:pt idx="50">
                  <c:v>-0.68673500000000032</c:v>
                </c:pt>
                <c:pt idx="51">
                  <c:v>-0.70070100000000035</c:v>
                </c:pt>
                <c:pt idx="52">
                  <c:v>-0.71467100000000039</c:v>
                </c:pt>
                <c:pt idx="53">
                  <c:v>-0.72970200000000041</c:v>
                </c:pt>
                <c:pt idx="54">
                  <c:v>-0.74367200000000044</c:v>
                </c:pt>
                <c:pt idx="55">
                  <c:v>-0.75657600000000047</c:v>
                </c:pt>
                <c:pt idx="56">
                  <c:v>-0.77054900000000048</c:v>
                </c:pt>
                <c:pt idx="57">
                  <c:v>-0.78450700000000051</c:v>
                </c:pt>
                <c:pt idx="58">
                  <c:v>-0.79846200000000056</c:v>
                </c:pt>
                <c:pt idx="59">
                  <c:v>-0.81243500000000057</c:v>
                </c:pt>
                <c:pt idx="60">
                  <c:v>-0.82640800000000059</c:v>
                </c:pt>
                <c:pt idx="61">
                  <c:v>-0.8403770000000006</c:v>
                </c:pt>
                <c:pt idx="62">
                  <c:v>-0.85221600000000064</c:v>
                </c:pt>
                <c:pt idx="63">
                  <c:v>-0.86618600000000068</c:v>
                </c:pt>
                <c:pt idx="64">
                  <c:v>-0.88015600000000072</c:v>
                </c:pt>
                <c:pt idx="65">
                  <c:v>-0.89304600000000067</c:v>
                </c:pt>
                <c:pt idx="66">
                  <c:v>-0.90594300000000072</c:v>
                </c:pt>
                <c:pt idx="67">
                  <c:v>-0.91990600000000067</c:v>
                </c:pt>
                <c:pt idx="68">
                  <c:v>-0.93280600000000069</c:v>
                </c:pt>
                <c:pt idx="69">
                  <c:v>-0.94676900000000064</c:v>
                </c:pt>
                <c:pt idx="70">
                  <c:v>-0.96073500000000067</c:v>
                </c:pt>
                <c:pt idx="71">
                  <c:v>-0.97470100000000071</c:v>
                </c:pt>
                <c:pt idx="72">
                  <c:v>-0.98867100000000074</c:v>
                </c:pt>
                <c:pt idx="73">
                  <c:v>-1.0026340000000007</c:v>
                </c:pt>
                <c:pt idx="74">
                  <c:v>-1.0166000000000006</c:v>
                </c:pt>
                <c:pt idx="75">
                  <c:v>-1.0294970000000006</c:v>
                </c:pt>
                <c:pt idx="76">
                  <c:v>-1.0434700000000006</c:v>
                </c:pt>
                <c:pt idx="77">
                  <c:v>-1.0574250000000005</c:v>
                </c:pt>
                <c:pt idx="78">
                  <c:v>-1.0713980000000005</c:v>
                </c:pt>
                <c:pt idx="79">
                  <c:v>-1.0843020000000005</c:v>
                </c:pt>
                <c:pt idx="80">
                  <c:v>-1.0982720000000006</c:v>
                </c:pt>
                <c:pt idx="81">
                  <c:v>-1.1122270000000005</c:v>
                </c:pt>
                <c:pt idx="82">
                  <c:v>-1.1261960000000004</c:v>
                </c:pt>
                <c:pt idx="83">
                  <c:v>-1.1390970000000005</c:v>
                </c:pt>
                <c:pt idx="84">
                  <c:v>-1.1530670000000005</c:v>
                </c:pt>
                <c:pt idx="85">
                  <c:v>-1.1659710000000005</c:v>
                </c:pt>
                <c:pt idx="86">
                  <c:v>-1.1799440000000005</c:v>
                </c:pt>
                <c:pt idx="87">
                  <c:v>-1.1939230000000005</c:v>
                </c:pt>
                <c:pt idx="88">
                  <c:v>-1.2068320000000006</c:v>
                </c:pt>
                <c:pt idx="89">
                  <c:v>-1.2197360000000006</c:v>
                </c:pt>
                <c:pt idx="90">
                  <c:v>-1.2326360000000005</c:v>
                </c:pt>
                <c:pt idx="91">
                  <c:v>-1.2466060000000005</c:v>
                </c:pt>
                <c:pt idx="92">
                  <c:v>-1.2605790000000006</c:v>
                </c:pt>
                <c:pt idx="93">
                  <c:v>-1.2745490000000006</c:v>
                </c:pt>
                <c:pt idx="94">
                  <c:v>-1.2885180000000005</c:v>
                </c:pt>
                <c:pt idx="95">
                  <c:v>-1.3024910000000005</c:v>
                </c:pt>
                <c:pt idx="96">
                  <c:v>-1.3153920000000006</c:v>
                </c:pt>
                <c:pt idx="97">
                  <c:v>-1.3282890000000005</c:v>
                </c:pt>
                <c:pt idx="98">
                  <c:v>-1.3411860000000004</c:v>
                </c:pt>
                <c:pt idx="99">
                  <c:v>-1.3551590000000004</c:v>
                </c:pt>
                <c:pt idx="100">
                  <c:v>-1.3691290000000005</c:v>
                </c:pt>
                <c:pt idx="101">
                  <c:v>-1.3831020000000005</c:v>
                </c:pt>
                <c:pt idx="102">
                  <c:v>-1.3970750000000005</c:v>
                </c:pt>
                <c:pt idx="103">
                  <c:v>-1.4121130000000006</c:v>
                </c:pt>
                <c:pt idx="104">
                  <c:v>-1.4250170000000006</c:v>
                </c:pt>
                <c:pt idx="105">
                  <c:v>-1.4389750000000006</c:v>
                </c:pt>
                <c:pt idx="106">
                  <c:v>-1.4518790000000006</c:v>
                </c:pt>
                <c:pt idx="107">
                  <c:v>-1.4658620000000007</c:v>
                </c:pt>
                <c:pt idx="108">
                  <c:v>-1.4787630000000007</c:v>
                </c:pt>
                <c:pt idx="109">
                  <c:v>-1.4916600000000007</c:v>
                </c:pt>
                <c:pt idx="110">
                  <c:v>-1.5045640000000007</c:v>
                </c:pt>
                <c:pt idx="111">
                  <c:v>-1.5185340000000007</c:v>
                </c:pt>
                <c:pt idx="112">
                  <c:v>-1.5314280000000007</c:v>
                </c:pt>
                <c:pt idx="113">
                  <c:v>-1.5443250000000006</c:v>
                </c:pt>
                <c:pt idx="114">
                  <c:v>-1.5561540000000007</c:v>
                </c:pt>
                <c:pt idx="115">
                  <c:v>-1.5701200000000006</c:v>
                </c:pt>
                <c:pt idx="116">
                  <c:v>-1.5851470000000005</c:v>
                </c:pt>
                <c:pt idx="117">
                  <c:v>-1.5991160000000004</c:v>
                </c:pt>
                <c:pt idx="118">
                  <c:v>-1.6130820000000003</c:v>
                </c:pt>
                <c:pt idx="119">
                  <c:v>-1.6259830000000004</c:v>
                </c:pt>
                <c:pt idx="120">
                  <c:v>-1.6388870000000004</c:v>
                </c:pt>
                <c:pt idx="121">
                  <c:v>-1.6528530000000003</c:v>
                </c:pt>
                <c:pt idx="122">
                  <c:v>-1.6668160000000003</c:v>
                </c:pt>
                <c:pt idx="123">
                  <c:v>-1.6797200000000003</c:v>
                </c:pt>
                <c:pt idx="124">
                  <c:v>-1.6936860000000002</c:v>
                </c:pt>
                <c:pt idx="125">
                  <c:v>-1.7065830000000002</c:v>
                </c:pt>
                <c:pt idx="126">
                  <c:v>-1.7194770000000001</c:v>
                </c:pt>
                <c:pt idx="127">
                  <c:v>-1.7334500000000002</c:v>
                </c:pt>
                <c:pt idx="128">
                  <c:v>-1.7463470000000001</c:v>
                </c:pt>
                <c:pt idx="129">
                  <c:v>-1.7592510000000001</c:v>
                </c:pt>
                <c:pt idx="130">
                  <c:v>-1.7710870000000001</c:v>
                </c:pt>
                <c:pt idx="131">
                  <c:v>-1.782923</c:v>
                </c:pt>
                <c:pt idx="132">
                  <c:v>-1.79582</c:v>
                </c:pt>
                <c:pt idx="133">
                  <c:v>-1.809793</c:v>
                </c:pt>
                <c:pt idx="134">
                  <c:v>-1.8226869999999999</c:v>
                </c:pt>
                <c:pt idx="135">
                  <c:v>-1.8355839999999999</c:v>
                </c:pt>
                <c:pt idx="136">
                  <c:v>-1.8495569999999999</c:v>
                </c:pt>
                <c:pt idx="137">
                  <c:v>-1.8635269999999999</c:v>
                </c:pt>
                <c:pt idx="138">
                  <c:v>-1.877497</c:v>
                </c:pt>
                <c:pt idx="139">
                  <c:v>-1.890398</c:v>
                </c:pt>
                <c:pt idx="140">
                  <c:v>-1.903295</c:v>
                </c:pt>
                <c:pt idx="141">
                  <c:v>-1.9161949999999999</c:v>
                </c:pt>
                <c:pt idx="142">
                  <c:v>-1.9290989999999999</c:v>
                </c:pt>
                <c:pt idx="143">
                  <c:v>-1.9420029999999999</c:v>
                </c:pt>
                <c:pt idx="144">
                  <c:v>-1.9538359999999999</c:v>
                </c:pt>
                <c:pt idx="145">
                  <c:v>-1.9667329999999998</c:v>
                </c:pt>
                <c:pt idx="146">
                  <c:v>-1.9807029999999999</c:v>
                </c:pt>
                <c:pt idx="147">
                  <c:v>-1.9935999999999998</c:v>
                </c:pt>
                <c:pt idx="148">
                  <c:v>-2.0075729999999998</c:v>
                </c:pt>
                <c:pt idx="149">
                  <c:v>-2.0204849999999999</c:v>
                </c:pt>
                <c:pt idx="150">
                  <c:v>-2.0344549999999999</c:v>
                </c:pt>
                <c:pt idx="151">
                  <c:v>-2.0473529999999998</c:v>
                </c:pt>
                <c:pt idx="152">
                  <c:v>-2.0613189999999997</c:v>
                </c:pt>
                <c:pt idx="153">
                  <c:v>-2.0742229999999995</c:v>
                </c:pt>
                <c:pt idx="154">
                  <c:v>-2.0860589999999997</c:v>
                </c:pt>
                <c:pt idx="155">
                  <c:v>-2.0989629999999995</c:v>
                </c:pt>
                <c:pt idx="156">
                  <c:v>-2.1118669999999993</c:v>
                </c:pt>
                <c:pt idx="157">
                  <c:v>-2.1247739999999991</c:v>
                </c:pt>
                <c:pt idx="158">
                  <c:v>-2.1376809999999988</c:v>
                </c:pt>
                <c:pt idx="159">
                  <c:v>-2.1505849999999986</c:v>
                </c:pt>
                <c:pt idx="160">
                  <c:v>-2.1645579999999986</c:v>
                </c:pt>
                <c:pt idx="161">
                  <c:v>-2.1774589999999985</c:v>
                </c:pt>
                <c:pt idx="162">
                  <c:v>-2.1914319999999985</c:v>
                </c:pt>
                <c:pt idx="163">
                  <c:v>-2.2054009999999984</c:v>
                </c:pt>
                <c:pt idx="164">
                  <c:v>-2.2193739999999984</c:v>
                </c:pt>
                <c:pt idx="165">
                  <c:v>-2.2322779999999982</c:v>
                </c:pt>
                <c:pt idx="166">
                  <c:v>-2.245181999999998</c:v>
                </c:pt>
                <c:pt idx="167">
                  <c:v>-2.2591479999999979</c:v>
                </c:pt>
                <c:pt idx="168">
                  <c:v>-2.2731139999999979</c:v>
                </c:pt>
                <c:pt idx="169">
                  <c:v>-2.2870799999999978</c:v>
                </c:pt>
                <c:pt idx="170">
                  <c:v>-2.3010599999999979</c:v>
                </c:pt>
                <c:pt idx="171">
                  <c:v>-2.313956999999998</c:v>
                </c:pt>
                <c:pt idx="172">
                  <c:v>-2.3268539999999982</c:v>
                </c:pt>
                <c:pt idx="173">
                  <c:v>-2.339757999999998</c:v>
                </c:pt>
                <c:pt idx="174">
                  <c:v>-2.3526649999999978</c:v>
                </c:pt>
                <c:pt idx="175">
                  <c:v>-2.3655689999999976</c:v>
                </c:pt>
                <c:pt idx="176">
                  <c:v>-2.3784699999999974</c:v>
                </c:pt>
                <c:pt idx="177">
                  <c:v>-2.3924399999999975</c:v>
                </c:pt>
                <c:pt idx="178">
                  <c:v>-2.4064099999999975</c:v>
                </c:pt>
                <c:pt idx="179">
                  <c:v>-2.4193139999999973</c:v>
                </c:pt>
                <c:pt idx="180">
                  <c:v>-2.4322149999999971</c:v>
                </c:pt>
                <c:pt idx="181">
                  <c:v>-2.4461949999999972</c:v>
                </c:pt>
                <c:pt idx="182">
                  <c:v>-2.4601719999999974</c:v>
                </c:pt>
                <c:pt idx="183">
                  <c:v>-2.4741479999999973</c:v>
                </c:pt>
                <c:pt idx="184">
                  <c:v>-2.4870549999999971</c:v>
                </c:pt>
                <c:pt idx="185">
                  <c:v>-2.4999619999999969</c:v>
                </c:pt>
                <c:pt idx="186">
                  <c:v>-2.5128739999999969</c:v>
                </c:pt>
                <c:pt idx="187">
                  <c:v>-2.5257719999999968</c:v>
                </c:pt>
                <c:pt idx="188">
                  <c:v>-2.5386729999999966</c:v>
                </c:pt>
                <c:pt idx="189">
                  <c:v>-2.5526459999999966</c:v>
                </c:pt>
                <c:pt idx="190">
                  <c:v>-2.5666189999999967</c:v>
                </c:pt>
                <c:pt idx="191">
                  <c:v>-2.5795229999999965</c:v>
                </c:pt>
                <c:pt idx="192">
                  <c:v>-2.5924269999999963</c:v>
                </c:pt>
                <c:pt idx="193">
                  <c:v>-2.6053389999999963</c:v>
                </c:pt>
                <c:pt idx="194">
                  <c:v>-2.6182459999999961</c:v>
                </c:pt>
                <c:pt idx="195">
                  <c:v>-2.6311499999999959</c:v>
                </c:pt>
                <c:pt idx="196">
                  <c:v>-2.644046999999996</c:v>
                </c:pt>
                <c:pt idx="197">
                  <c:v>-2.6569509999999958</c:v>
                </c:pt>
                <c:pt idx="198">
                  <c:v>-2.6698579999999956</c:v>
                </c:pt>
                <c:pt idx="199">
                  <c:v>-2.6838279999999957</c:v>
                </c:pt>
                <c:pt idx="200">
                  <c:v>-2.6977969999999956</c:v>
                </c:pt>
                <c:pt idx="201">
                  <c:v>-2.7106969999999957</c:v>
                </c:pt>
                <c:pt idx="202">
                  <c:v>-2.7257379999999958</c:v>
                </c:pt>
                <c:pt idx="203">
                  <c:v>-2.7386349999999959</c:v>
                </c:pt>
                <c:pt idx="204">
                  <c:v>-2.7515389999999957</c:v>
                </c:pt>
                <c:pt idx="205">
                  <c:v>-2.7644359999999959</c:v>
                </c:pt>
                <c:pt idx="206">
                  <c:v>-2.7773329999999961</c:v>
                </c:pt>
                <c:pt idx="207">
                  <c:v>-2.791298999999996</c:v>
                </c:pt>
                <c:pt idx="208">
                  <c:v>-2.8042059999999958</c:v>
                </c:pt>
                <c:pt idx="209">
                  <c:v>-2.8171099999999956</c:v>
                </c:pt>
                <c:pt idx="210">
                  <c:v>-2.8310829999999956</c:v>
                </c:pt>
                <c:pt idx="211">
                  <c:v>-2.8439869999999954</c:v>
                </c:pt>
                <c:pt idx="212">
                  <c:v>-2.8568839999999955</c:v>
                </c:pt>
                <c:pt idx="213">
                  <c:v>-2.8697809999999957</c:v>
                </c:pt>
                <c:pt idx="214">
                  <c:v>-2.8837469999999956</c:v>
                </c:pt>
                <c:pt idx="215">
                  <c:v>-2.8966509999999954</c:v>
                </c:pt>
                <c:pt idx="216">
                  <c:v>-2.9095549999999952</c:v>
                </c:pt>
                <c:pt idx="217">
                  <c:v>-2.9224549999999954</c:v>
                </c:pt>
                <c:pt idx="218">
                  <c:v>-2.9353589999999952</c:v>
                </c:pt>
                <c:pt idx="219">
                  <c:v>-2.9503929999999952</c:v>
                </c:pt>
                <c:pt idx="220">
                  <c:v>-2.9643559999999951</c:v>
                </c:pt>
                <c:pt idx="221">
                  <c:v>-2.978321999999995</c:v>
                </c:pt>
                <c:pt idx="222">
                  <c:v>-2.9912119999999951</c:v>
                </c:pt>
                <c:pt idx="223">
                  <c:v>-3.0041159999999949</c:v>
                </c:pt>
                <c:pt idx="224">
                  <c:v>-3.0180819999999948</c:v>
                </c:pt>
                <c:pt idx="225">
                  <c:v>-3.030975999999995</c:v>
                </c:pt>
                <c:pt idx="226">
                  <c:v>-3.0449419999999949</c:v>
                </c:pt>
                <c:pt idx="227">
                  <c:v>-3.0588999999999951</c:v>
                </c:pt>
                <c:pt idx="228">
                  <c:v>-3.0718009999999949</c:v>
                </c:pt>
                <c:pt idx="229">
                  <c:v>-3.0857669999999948</c:v>
                </c:pt>
                <c:pt idx="230">
                  <c:v>-3.098666999999995</c:v>
                </c:pt>
                <c:pt idx="231">
                  <c:v>-3.1115639999999951</c:v>
                </c:pt>
                <c:pt idx="232">
                  <c:v>-3.1244679999999949</c:v>
                </c:pt>
                <c:pt idx="233">
                  <c:v>-3.1373719999999947</c:v>
                </c:pt>
                <c:pt idx="234">
                  <c:v>-3.1502759999999945</c:v>
                </c:pt>
                <c:pt idx="235">
                  <c:v>-3.1642419999999944</c:v>
                </c:pt>
                <c:pt idx="236">
                  <c:v>-3.1782249999999945</c:v>
                </c:pt>
                <c:pt idx="237">
                  <c:v>-3.1911289999999943</c:v>
                </c:pt>
                <c:pt idx="238">
                  <c:v>-3.2040229999999945</c:v>
                </c:pt>
                <c:pt idx="239">
                  <c:v>-3.2169199999999947</c:v>
                </c:pt>
                <c:pt idx="240">
                  <c:v>-3.2308889999999946</c:v>
                </c:pt>
                <c:pt idx="241">
                  <c:v>-3.2437959999999944</c:v>
                </c:pt>
                <c:pt idx="242">
                  <c:v>-3.2577619999999943</c:v>
                </c:pt>
                <c:pt idx="243">
                  <c:v>-3.2706739999999943</c:v>
                </c:pt>
                <c:pt idx="244">
                  <c:v>-3.2835749999999941</c:v>
                </c:pt>
                <c:pt idx="245">
                  <c:v>-3.2964789999999939</c:v>
                </c:pt>
                <c:pt idx="246">
                  <c:v>-3.310451999999994</c:v>
                </c:pt>
                <c:pt idx="247">
                  <c:v>-3.324424999999994</c:v>
                </c:pt>
                <c:pt idx="248">
                  <c:v>-3.3373259999999938</c:v>
                </c:pt>
                <c:pt idx="249">
                  <c:v>-3.350219999999994</c:v>
                </c:pt>
                <c:pt idx="250">
                  <c:v>-3.3631269999999938</c:v>
                </c:pt>
                <c:pt idx="251">
                  <c:v>-3.3770969999999938</c:v>
                </c:pt>
                <c:pt idx="252">
                  <c:v>-3.3910629999999937</c:v>
                </c:pt>
                <c:pt idx="253">
                  <c:v>-3.4039669999999935</c:v>
                </c:pt>
                <c:pt idx="254">
                  <c:v>-3.4179399999999935</c:v>
                </c:pt>
                <c:pt idx="255">
                  <c:v>-3.4308339999999937</c:v>
                </c:pt>
                <c:pt idx="256">
                  <c:v>-3.4437279999999939</c:v>
                </c:pt>
                <c:pt idx="257">
                  <c:v>-3.4577009999999939</c:v>
                </c:pt>
                <c:pt idx="258">
                  <c:v>-3.4716639999999939</c:v>
                </c:pt>
                <c:pt idx="259">
                  <c:v>-3.484560999999994</c:v>
                </c:pt>
                <c:pt idx="260">
                  <c:v>-3.4974579999999942</c:v>
                </c:pt>
                <c:pt idx="261">
                  <c:v>-3.5092909999999944</c:v>
                </c:pt>
                <c:pt idx="262">
                  <c:v>-3.5221909999999945</c:v>
                </c:pt>
                <c:pt idx="263">
                  <c:v>-3.5361669999999945</c:v>
                </c:pt>
                <c:pt idx="264">
                  <c:v>-3.5501399999999945</c:v>
                </c:pt>
                <c:pt idx="265">
                  <c:v>-3.5641129999999945</c:v>
                </c:pt>
                <c:pt idx="266">
                  <c:v>-3.5770139999999944</c:v>
                </c:pt>
                <c:pt idx="267">
                  <c:v>-3.5909839999999944</c:v>
                </c:pt>
                <c:pt idx="268">
                  <c:v>-3.6049509999999945</c:v>
                </c:pt>
                <c:pt idx="269">
                  <c:v>-3.6178519999999943</c:v>
                </c:pt>
                <c:pt idx="270">
                  <c:v>-3.6318249999999943</c:v>
                </c:pt>
                <c:pt idx="271">
                  <c:v>-3.6447249999999944</c:v>
                </c:pt>
                <c:pt idx="272">
                  <c:v>-3.6576219999999946</c:v>
                </c:pt>
                <c:pt idx="273">
                  <c:v>-3.6705189999999948</c:v>
                </c:pt>
                <c:pt idx="274">
                  <c:v>-3.6834129999999949</c:v>
                </c:pt>
                <c:pt idx="275">
                  <c:v>-3.6963139999999948</c:v>
                </c:pt>
                <c:pt idx="276">
                  <c:v>-3.7092109999999949</c:v>
                </c:pt>
                <c:pt idx="277">
                  <c:v>-3.7221079999999951</c:v>
                </c:pt>
                <c:pt idx="278">
                  <c:v>-3.7350089999999949</c:v>
                </c:pt>
                <c:pt idx="279">
                  <c:v>-3.7489719999999949</c:v>
                </c:pt>
                <c:pt idx="280">
                  <c:v>-3.761868999999995</c:v>
                </c:pt>
                <c:pt idx="281">
                  <c:v>-3.7747749999999951</c:v>
                </c:pt>
                <c:pt idx="282">
                  <c:v>-3.7876759999999949</c:v>
                </c:pt>
                <c:pt idx="283">
                  <c:v>-3.8016389999999949</c:v>
                </c:pt>
                <c:pt idx="284">
                  <c:v>-3.8145399999999947</c:v>
                </c:pt>
                <c:pt idx="285">
                  <c:v>-3.8274489999999948</c:v>
                </c:pt>
                <c:pt idx="286">
                  <c:v>-3.8403499999999946</c:v>
                </c:pt>
                <c:pt idx="287">
                  <c:v>-3.8543159999999945</c:v>
                </c:pt>
                <c:pt idx="288">
                  <c:v>-3.8672169999999944</c:v>
                </c:pt>
                <c:pt idx="289">
                  <c:v>-3.8811929999999943</c:v>
                </c:pt>
                <c:pt idx="290">
                  <c:v>-3.8951659999999944</c:v>
                </c:pt>
                <c:pt idx="291">
                  <c:v>-3.9080569999999946</c:v>
                </c:pt>
                <c:pt idx="292">
                  <c:v>-3.9220229999999945</c:v>
                </c:pt>
                <c:pt idx="293">
                  <c:v>-3.9359959999999945</c:v>
                </c:pt>
                <c:pt idx="294">
                  <c:v>-3.9489029999999943</c:v>
                </c:pt>
                <c:pt idx="295">
                  <c:v>-3.9628759999999943</c:v>
                </c:pt>
                <c:pt idx="296">
                  <c:v>-3.9757729999999945</c:v>
                </c:pt>
                <c:pt idx="297">
                  <c:v>-3.9897389999999944</c:v>
                </c:pt>
                <c:pt idx="298">
                  <c:v>-4.0037019999999943</c:v>
                </c:pt>
                <c:pt idx="299">
                  <c:v>-4.0165959999999945</c:v>
                </c:pt>
                <c:pt idx="300">
                  <c:v>-4.0294899999999947</c:v>
                </c:pt>
                <c:pt idx="301">
                  <c:v>-4.0423939999999945</c:v>
                </c:pt>
                <c:pt idx="302">
                  <c:v>-4.0574279999999945</c:v>
                </c:pt>
                <c:pt idx="303">
                  <c:v>-4.0703219999999947</c:v>
                </c:pt>
                <c:pt idx="304">
                  <c:v>-4.0842879999999946</c:v>
                </c:pt>
                <c:pt idx="305">
                  <c:v>-4.0982539999999945</c:v>
                </c:pt>
                <c:pt idx="306">
                  <c:v>-4.1122199999999944</c:v>
                </c:pt>
                <c:pt idx="307">
                  <c:v>-4.1261859999999944</c:v>
                </c:pt>
                <c:pt idx="308">
                  <c:v>-4.1390899999999942</c:v>
                </c:pt>
                <c:pt idx="309">
                  <c:v>-4.1519909999999944</c:v>
                </c:pt>
                <c:pt idx="310">
                  <c:v>-4.1659599999999948</c:v>
                </c:pt>
                <c:pt idx="311">
                  <c:v>-4.1799259999999947</c:v>
                </c:pt>
                <c:pt idx="312">
                  <c:v>-4.1928379999999947</c:v>
                </c:pt>
                <c:pt idx="313">
                  <c:v>-4.2057499999999948</c:v>
                </c:pt>
                <c:pt idx="314">
                  <c:v>-4.2186539999999946</c:v>
                </c:pt>
                <c:pt idx="315">
                  <c:v>-4.2315579999999944</c:v>
                </c:pt>
                <c:pt idx="316">
                  <c:v>-4.2444549999999941</c:v>
                </c:pt>
                <c:pt idx="317">
                  <c:v>-4.2573489999999943</c:v>
                </c:pt>
                <c:pt idx="318">
                  <c:v>-4.2713149999999942</c:v>
                </c:pt>
                <c:pt idx="319">
                  <c:v>-4.2842159999999945</c:v>
                </c:pt>
                <c:pt idx="320">
                  <c:v>-4.2971199999999943</c:v>
                </c:pt>
                <c:pt idx="321">
                  <c:v>-4.3110929999999943</c:v>
                </c:pt>
                <c:pt idx="322">
                  <c:v>-4.3239869999999945</c:v>
                </c:pt>
                <c:pt idx="323">
                  <c:v>-4.3379499999999949</c:v>
                </c:pt>
                <c:pt idx="324">
                  <c:v>-4.3508539999999947</c:v>
                </c:pt>
                <c:pt idx="325">
                  <c:v>-4.3637509999999944</c:v>
                </c:pt>
                <c:pt idx="326">
                  <c:v>-4.3766629999999944</c:v>
                </c:pt>
                <c:pt idx="327">
                  <c:v>-4.3895669999999942</c:v>
                </c:pt>
                <c:pt idx="328">
                  <c:v>-4.4024639999999939</c:v>
                </c:pt>
                <c:pt idx="329">
                  <c:v>-4.4153649999999942</c:v>
                </c:pt>
                <c:pt idx="330">
                  <c:v>-4.4304059999999943</c:v>
                </c:pt>
                <c:pt idx="331">
                  <c:v>-4.443302999999994</c:v>
                </c:pt>
                <c:pt idx="332">
                  <c:v>-4.4562029999999941</c:v>
                </c:pt>
                <c:pt idx="333">
                  <c:v>-4.4690999999999939</c:v>
                </c:pt>
                <c:pt idx="334">
                  <c:v>-4.4830729999999939</c:v>
                </c:pt>
                <c:pt idx="335">
                  <c:v>-4.4959739999999941</c:v>
                </c:pt>
                <c:pt idx="336">
                  <c:v>-4.5099429999999945</c:v>
                </c:pt>
                <c:pt idx="337">
                  <c:v>-4.5228569999999948</c:v>
                </c:pt>
                <c:pt idx="338">
                  <c:v>-4.5368299999999948</c:v>
                </c:pt>
                <c:pt idx="339">
                  <c:v>-4.5508059999999952</c:v>
                </c:pt>
                <c:pt idx="340">
                  <c:v>-4.5647719999999952</c:v>
                </c:pt>
                <c:pt idx="341">
                  <c:v>-4.5787449999999952</c:v>
                </c:pt>
                <c:pt idx="342">
                  <c:v>-4.5927109999999951</c:v>
                </c:pt>
                <c:pt idx="343">
                  <c:v>-4.6056079999999948</c:v>
                </c:pt>
                <c:pt idx="344">
                  <c:v>-4.6195779999999944</c:v>
                </c:pt>
                <c:pt idx="345">
                  <c:v>-4.6324749999999941</c:v>
                </c:pt>
                <c:pt idx="346">
                  <c:v>-4.6453689999999943</c:v>
                </c:pt>
                <c:pt idx="347">
                  <c:v>-4.6582629999999945</c:v>
                </c:pt>
                <c:pt idx="348">
                  <c:v>-4.6711569999999947</c:v>
                </c:pt>
                <c:pt idx="349">
                  <c:v>-4.6840469999999943</c:v>
                </c:pt>
                <c:pt idx="350">
                  <c:v>-4.696943999999994</c:v>
                </c:pt>
                <c:pt idx="351">
                  <c:v>-4.7098479999999938</c:v>
                </c:pt>
                <c:pt idx="352">
                  <c:v>-4.7227449999999935</c:v>
                </c:pt>
                <c:pt idx="353">
                  <c:v>-4.7367179999999935</c:v>
                </c:pt>
                <c:pt idx="354">
                  <c:v>-4.7496149999999933</c:v>
                </c:pt>
                <c:pt idx="355">
                  <c:v>-4.7625159999999935</c:v>
                </c:pt>
                <c:pt idx="356">
                  <c:v>-4.7754199999999933</c:v>
                </c:pt>
                <c:pt idx="357">
                  <c:v>-4.7893899999999929</c:v>
                </c:pt>
                <c:pt idx="358">
                  <c:v>-4.8022939999999927</c:v>
                </c:pt>
                <c:pt idx="359">
                  <c:v>-4.8162669999999927</c:v>
                </c:pt>
                <c:pt idx="360">
                  <c:v>-4.8302359999999931</c:v>
                </c:pt>
                <c:pt idx="361">
                  <c:v>-4.8431399999999929</c:v>
                </c:pt>
                <c:pt idx="362">
                  <c:v>-4.8560439999999927</c:v>
                </c:pt>
                <c:pt idx="363">
                  <c:v>-4.8700099999999926</c:v>
                </c:pt>
                <c:pt idx="364">
                  <c:v>-4.8829069999999923</c:v>
                </c:pt>
                <c:pt idx="365">
                  <c:v>-4.8958039999999921</c:v>
                </c:pt>
                <c:pt idx="366">
                  <c:v>-4.9097769999999921</c:v>
                </c:pt>
                <c:pt idx="367">
                  <c:v>-4.9226739999999918</c:v>
                </c:pt>
                <c:pt idx="368">
                  <c:v>-4.9345039999999916</c:v>
                </c:pt>
                <c:pt idx="369">
                  <c:v>-4.9473979999999917</c:v>
                </c:pt>
                <c:pt idx="370">
                  <c:v>-4.9613669999999921</c:v>
                </c:pt>
                <c:pt idx="371">
                  <c:v>-4.975332999999992</c:v>
                </c:pt>
                <c:pt idx="372">
                  <c:v>-4.9882299999999917</c:v>
                </c:pt>
                <c:pt idx="373">
                  <c:v>-5.0021999999999913</c:v>
                </c:pt>
                <c:pt idx="374">
                  <c:v>-5.0161759999999918</c:v>
                </c:pt>
                <c:pt idx="375">
                  <c:v>-5.0301489999999918</c:v>
                </c:pt>
                <c:pt idx="376">
                  <c:v>-5.0441149999999917</c:v>
                </c:pt>
                <c:pt idx="377">
                  <c:v>-5.0580809999999916</c:v>
                </c:pt>
                <c:pt idx="378">
                  <c:v>-5.0709849999999914</c:v>
                </c:pt>
                <c:pt idx="379">
                  <c:v>-5.084954999999991</c:v>
                </c:pt>
                <c:pt idx="380">
                  <c:v>-5.0989129999999907</c:v>
                </c:pt>
                <c:pt idx="381">
                  <c:v>-5.112881999999991</c:v>
                </c:pt>
                <c:pt idx="382">
                  <c:v>-5.1268549999999911</c:v>
                </c:pt>
                <c:pt idx="383">
                  <c:v>-5.1397519999999908</c:v>
                </c:pt>
                <c:pt idx="384">
                  <c:v>-5.152652999999991</c:v>
                </c:pt>
                <c:pt idx="385">
                  <c:v>-5.1655569999999909</c:v>
                </c:pt>
                <c:pt idx="386">
                  <c:v>-5.1795229999999908</c:v>
                </c:pt>
                <c:pt idx="387">
                  <c:v>-5.1934919999999911</c:v>
                </c:pt>
                <c:pt idx="388">
                  <c:v>-5.2063889999999908</c:v>
                </c:pt>
                <c:pt idx="389">
                  <c:v>-5.2192959999999911</c:v>
                </c:pt>
                <c:pt idx="390">
                  <c:v>-5.2321999999999909</c:v>
                </c:pt>
                <c:pt idx="391">
                  <c:v>-5.2461759999999913</c:v>
                </c:pt>
                <c:pt idx="392">
                  <c:v>-5.2601459999999909</c:v>
                </c:pt>
                <c:pt idx="393">
                  <c:v>-5.2741089999999913</c:v>
                </c:pt>
                <c:pt idx="394">
                  <c:v>-5.2870209999999913</c:v>
                </c:pt>
                <c:pt idx="395">
                  <c:v>-5.299917999999991</c:v>
                </c:pt>
                <c:pt idx="396">
                  <c:v>-5.3128219999999908</c:v>
                </c:pt>
                <c:pt idx="397">
                  <c:v>-5.3267849999999912</c:v>
                </c:pt>
                <c:pt idx="398">
                  <c:v>-5.3396819999999909</c:v>
                </c:pt>
                <c:pt idx="399">
                  <c:v>-5.352574999999991</c:v>
                </c:pt>
                <c:pt idx="400">
                  <c:v>-5.3665449999999906</c:v>
                </c:pt>
                <c:pt idx="401">
                  <c:v>-5.3815859999999907</c:v>
                </c:pt>
                <c:pt idx="402">
                  <c:v>-5.3944929999999909</c:v>
                </c:pt>
                <c:pt idx="403">
                  <c:v>-5.4073869999999911</c:v>
                </c:pt>
                <c:pt idx="404">
                  <c:v>-5.4213599999999911</c:v>
                </c:pt>
                <c:pt idx="405">
                  <c:v>-5.4353309999999908</c:v>
                </c:pt>
                <c:pt idx="406">
                  <c:v>-5.4482309999999909</c:v>
                </c:pt>
                <c:pt idx="407">
                  <c:v>-5.4600569999999911</c:v>
                </c:pt>
                <c:pt idx="408">
                  <c:v>-5.4729539999999908</c:v>
                </c:pt>
                <c:pt idx="409">
                  <c:v>-5.4858509999999905</c:v>
                </c:pt>
                <c:pt idx="410">
                  <c:v>-5.4998179999999905</c:v>
                </c:pt>
                <c:pt idx="411">
                  <c:v>-5.5137849999999906</c:v>
                </c:pt>
                <c:pt idx="412">
                  <c:v>-5.5277549999999902</c:v>
                </c:pt>
                <c:pt idx="413">
                  <c:v>-5.5395809999999903</c:v>
                </c:pt>
                <c:pt idx="414">
                  <c:v>-5.5535509999999899</c:v>
                </c:pt>
                <c:pt idx="415">
                  <c:v>-5.5664519999999902</c:v>
                </c:pt>
                <c:pt idx="416">
                  <c:v>-5.5793519999999903</c:v>
                </c:pt>
                <c:pt idx="417">
                  <c:v>-5.59224899999999</c:v>
                </c:pt>
                <c:pt idx="418">
                  <c:v>-5.60622199999999</c:v>
                </c:pt>
                <c:pt idx="419">
                  <c:v>-5.6201919999999896</c:v>
                </c:pt>
                <c:pt idx="420">
                  <c:v>-5.6341619999999892</c:v>
                </c:pt>
                <c:pt idx="421">
                  <c:v>-5.6470589999999889</c:v>
                </c:pt>
                <c:pt idx="422">
                  <c:v>-5.6599629999999888</c:v>
                </c:pt>
                <c:pt idx="423">
                  <c:v>-5.6739359999999888</c:v>
                </c:pt>
                <c:pt idx="424">
                  <c:v>-5.6879059999999884</c:v>
                </c:pt>
                <c:pt idx="425">
                  <c:v>-5.701875999999988</c:v>
                </c:pt>
                <c:pt idx="426">
                  <c:v>-5.7147769999999882</c:v>
                </c:pt>
                <c:pt idx="427">
                  <c:v>-5.7276779999999885</c:v>
                </c:pt>
                <c:pt idx="428">
                  <c:v>-5.7395109999999887</c:v>
                </c:pt>
                <c:pt idx="429">
                  <c:v>-5.7524149999999885</c:v>
                </c:pt>
                <c:pt idx="430">
                  <c:v>-5.7663879999999885</c:v>
                </c:pt>
                <c:pt idx="431">
                  <c:v>-5.7792889999999888</c:v>
                </c:pt>
                <c:pt idx="432">
                  <c:v>-5.7921859999999885</c:v>
                </c:pt>
                <c:pt idx="433">
                  <c:v>-5.8061559999999881</c:v>
                </c:pt>
                <c:pt idx="434">
                  <c:v>-5.8201189999999885</c:v>
                </c:pt>
                <c:pt idx="435">
                  <c:v>-5.8330349999999882</c:v>
                </c:pt>
                <c:pt idx="436">
                  <c:v>-5.8459289999999884</c:v>
                </c:pt>
                <c:pt idx="437">
                  <c:v>-5.8588329999999882</c:v>
                </c:pt>
                <c:pt idx="438">
                  <c:v>-5.8728099999999879</c:v>
                </c:pt>
                <c:pt idx="439">
                  <c:v>-5.8857039999999881</c:v>
                </c:pt>
                <c:pt idx="440">
                  <c:v>-5.8986049999999883</c:v>
                </c:pt>
                <c:pt idx="441">
                  <c:v>-5.9114989999999885</c:v>
                </c:pt>
                <c:pt idx="442">
                  <c:v>-5.9254619999999889</c:v>
                </c:pt>
                <c:pt idx="443">
                  <c:v>-5.9383589999999886</c:v>
                </c:pt>
                <c:pt idx="444">
                  <c:v>-5.9533969999999883</c:v>
                </c:pt>
                <c:pt idx="445">
                  <c:v>-5.9663009999999881</c:v>
                </c:pt>
                <c:pt idx="446">
                  <c:v>-5.9792019999999884</c:v>
                </c:pt>
                <c:pt idx="447">
                  <c:v>-5.9931679999999883</c:v>
                </c:pt>
                <c:pt idx="448">
                  <c:v>-6.006064999999988</c:v>
                </c:pt>
                <c:pt idx="449">
                  <c:v>-6.0189619999999877</c:v>
                </c:pt>
                <c:pt idx="450">
                  <c:v>-6.0318589999999874</c:v>
                </c:pt>
                <c:pt idx="451">
                  <c:v>-6.0447559999999871</c:v>
                </c:pt>
                <c:pt idx="452">
                  <c:v>-6.0576599999999869</c:v>
                </c:pt>
                <c:pt idx="453">
                  <c:v>-6.071639999999987</c:v>
                </c:pt>
                <c:pt idx="454">
                  <c:v>-6.0856129999999871</c:v>
                </c:pt>
                <c:pt idx="455">
                  <c:v>-6.0985139999999873</c:v>
                </c:pt>
                <c:pt idx="456">
                  <c:v>-6.1124869999999873</c:v>
                </c:pt>
                <c:pt idx="457">
                  <c:v>-6.1253879999999876</c:v>
                </c:pt>
                <c:pt idx="458">
                  <c:v>-6.1382849999999873</c:v>
                </c:pt>
                <c:pt idx="459">
                  <c:v>-6.1511859999999876</c:v>
                </c:pt>
                <c:pt idx="460">
                  <c:v>-6.1651589999999876</c:v>
                </c:pt>
                <c:pt idx="461">
                  <c:v>-6.1791319999999876</c:v>
                </c:pt>
                <c:pt idx="462">
                  <c:v>-6.1930979999999876</c:v>
                </c:pt>
                <c:pt idx="463">
                  <c:v>-6.2070639999999875</c:v>
                </c:pt>
                <c:pt idx="464">
                  <c:v>-6.2210299999999874</c:v>
                </c:pt>
                <c:pt idx="465">
                  <c:v>-6.2339309999999877</c:v>
                </c:pt>
                <c:pt idx="466">
                  <c:v>-6.2479039999999877</c:v>
                </c:pt>
                <c:pt idx="467">
                  <c:v>-6.2618699999999876</c:v>
                </c:pt>
                <c:pt idx="468">
                  <c:v>-6.2758429999999876</c:v>
                </c:pt>
                <c:pt idx="469">
                  <c:v>-6.2887369999999878</c:v>
                </c:pt>
                <c:pt idx="470">
                  <c:v>-6.3027069999999874</c:v>
                </c:pt>
                <c:pt idx="471">
                  <c:v>-6.3156039999999871</c:v>
                </c:pt>
                <c:pt idx="472">
                  <c:v>-6.329569999999987</c:v>
                </c:pt>
                <c:pt idx="473">
                  <c:v>-6.343535999999987</c:v>
                </c:pt>
                <c:pt idx="474">
                  <c:v>-6.3564329999999867</c:v>
                </c:pt>
                <c:pt idx="475">
                  <c:v>-6.3693369999999865</c:v>
                </c:pt>
                <c:pt idx="476">
                  <c:v>-6.3833069999999861</c:v>
                </c:pt>
                <c:pt idx="477">
                  <c:v>-6.3951399999999863</c:v>
                </c:pt>
                <c:pt idx="478">
                  <c:v>-6.4080439999999861</c:v>
                </c:pt>
                <c:pt idx="479">
                  <c:v>-6.4220129999999864</c:v>
                </c:pt>
                <c:pt idx="480">
                  <c:v>-6.4359889999999869</c:v>
                </c:pt>
                <c:pt idx="481">
                  <c:v>-6.4499619999999869</c:v>
                </c:pt>
                <c:pt idx="482">
                  <c:v>-6.4628629999999871</c:v>
                </c:pt>
                <c:pt idx="483">
                  <c:v>-6.4746889999999873</c:v>
                </c:pt>
                <c:pt idx="484">
                  <c:v>-6.4865149999999874</c:v>
                </c:pt>
                <c:pt idx="485">
                  <c:v>-6.4983369999999869</c:v>
                </c:pt>
                <c:pt idx="486">
                  <c:v>-6.5123099999999869</c:v>
                </c:pt>
                <c:pt idx="487">
                  <c:v>-6.5262759999999869</c:v>
                </c:pt>
                <c:pt idx="488">
                  <c:v>-6.5402459999999865</c:v>
                </c:pt>
                <c:pt idx="489">
                  <c:v>-6.5542089999999869</c:v>
                </c:pt>
                <c:pt idx="490">
                  <c:v>-6.5660379999999865</c:v>
                </c:pt>
                <c:pt idx="491">
                  <c:v>-6.5789319999999867</c:v>
                </c:pt>
                <c:pt idx="492">
                  <c:v>-6.5918289999999864</c:v>
                </c:pt>
                <c:pt idx="493">
                  <c:v>-6.6047259999999861</c:v>
                </c:pt>
                <c:pt idx="494">
                  <c:v>-6.6186869999999862</c:v>
                </c:pt>
                <c:pt idx="495">
                  <c:v>-6.6315839999999859</c:v>
                </c:pt>
                <c:pt idx="496">
                  <c:v>-6.6444879999999857</c:v>
                </c:pt>
                <c:pt idx="497">
                  <c:v>-6.6573919999999855</c:v>
                </c:pt>
                <c:pt idx="498">
                  <c:v>-6.6713649999999856</c:v>
                </c:pt>
                <c:pt idx="499">
                  <c:v>-6.6842619999999853</c:v>
                </c:pt>
                <c:pt idx="500">
                  <c:v>-6.6982349999999853</c:v>
                </c:pt>
                <c:pt idx="501">
                  <c:v>-6.7111359999999856</c:v>
                </c:pt>
                <c:pt idx="502">
                  <c:v>-6.7251089999999856</c:v>
                </c:pt>
                <c:pt idx="503">
                  <c:v>-6.7380029999999858</c:v>
                </c:pt>
                <c:pt idx="504">
                  <c:v>-6.7519759999999858</c:v>
                </c:pt>
                <c:pt idx="505">
                  <c:v>-6.7659489999999858</c:v>
                </c:pt>
                <c:pt idx="506">
                  <c:v>-6.778855999999986</c:v>
                </c:pt>
                <c:pt idx="507">
                  <c:v>-6.7917499999999862</c:v>
                </c:pt>
                <c:pt idx="508">
                  <c:v>-6.8046509999999865</c:v>
                </c:pt>
                <c:pt idx="509">
                  <c:v>-6.8175449999999866</c:v>
                </c:pt>
                <c:pt idx="510">
                  <c:v>-6.8304419999999864</c:v>
                </c:pt>
                <c:pt idx="511">
                  <c:v>-6.8433359999999865</c:v>
                </c:pt>
                <c:pt idx="512">
                  <c:v>-6.8573019999999865</c:v>
                </c:pt>
                <c:pt idx="513">
                  <c:v>-6.8702059999999863</c:v>
                </c:pt>
                <c:pt idx="514">
                  <c:v>-6.8841859999999864</c:v>
                </c:pt>
                <c:pt idx="515">
                  <c:v>-6.8981589999999864</c:v>
                </c:pt>
                <c:pt idx="516">
                  <c:v>-6.9110599999999867</c:v>
                </c:pt>
                <c:pt idx="517">
                  <c:v>-6.9239609999999869</c:v>
                </c:pt>
                <c:pt idx="518">
                  <c:v>-6.9379309999999865</c:v>
                </c:pt>
                <c:pt idx="519">
                  <c:v>-6.9508249999999867</c:v>
                </c:pt>
                <c:pt idx="520">
                  <c:v>-6.9637289999999865</c:v>
                </c:pt>
                <c:pt idx="521">
                  <c:v>-6.9755579999999862</c:v>
                </c:pt>
                <c:pt idx="522">
                  <c:v>-6.9884519999999863</c:v>
                </c:pt>
                <c:pt idx="523">
                  <c:v>-7.0013529999999866</c:v>
                </c:pt>
                <c:pt idx="524">
                  <c:v>-7.0142569999999864</c:v>
                </c:pt>
                <c:pt idx="525">
                  <c:v>-7.0271579999999867</c:v>
                </c:pt>
                <c:pt idx="526">
                  <c:v>-7.0400619999999865</c:v>
                </c:pt>
                <c:pt idx="527">
                  <c:v>-7.0540349999999865</c:v>
                </c:pt>
                <c:pt idx="528">
                  <c:v>-7.0669389999999863</c:v>
                </c:pt>
                <c:pt idx="529">
                  <c:v>-7.0809119999999863</c:v>
                </c:pt>
                <c:pt idx="530">
                  <c:v>-7.0948849999999863</c:v>
                </c:pt>
                <c:pt idx="531">
                  <c:v>-7.1088549999999859</c:v>
                </c:pt>
                <c:pt idx="532">
                  <c:v>-7.1217559999999862</c:v>
                </c:pt>
                <c:pt idx="533">
                  <c:v>-7.1357289999999862</c:v>
                </c:pt>
                <c:pt idx="534">
                  <c:v>-7.1486259999999859</c:v>
                </c:pt>
                <c:pt idx="535">
                  <c:v>-7.1615199999999861</c:v>
                </c:pt>
                <c:pt idx="536">
                  <c:v>-7.1744169999999858</c:v>
                </c:pt>
                <c:pt idx="537">
                  <c:v>-7.1873209999999856</c:v>
                </c:pt>
                <c:pt idx="538">
                  <c:v>-7.2012909999999852</c:v>
                </c:pt>
                <c:pt idx="539">
                  <c:v>-7.2152459999999854</c:v>
                </c:pt>
                <c:pt idx="540">
                  <c:v>-7.229215999999985</c:v>
                </c:pt>
                <c:pt idx="541">
                  <c:v>-7.243188999999985</c:v>
                </c:pt>
                <c:pt idx="542">
                  <c:v>-7.2571649999999854</c:v>
                </c:pt>
                <c:pt idx="543">
                  <c:v>-7.2700649999999856</c:v>
                </c:pt>
                <c:pt idx="544">
                  <c:v>-7.2840309999999855</c:v>
                </c:pt>
                <c:pt idx="545">
                  <c:v>-7.2969349999999853</c:v>
                </c:pt>
                <c:pt idx="546">
                  <c:v>-7.3098359999999856</c:v>
                </c:pt>
                <c:pt idx="547">
                  <c:v>-7.3238019999999855</c:v>
                </c:pt>
                <c:pt idx="548">
                  <c:v>-7.3366959999999857</c:v>
                </c:pt>
                <c:pt idx="549">
                  <c:v>-7.3495929999999854</c:v>
                </c:pt>
                <c:pt idx="550">
                  <c:v>-7.3624929999999855</c:v>
                </c:pt>
                <c:pt idx="551">
                  <c:v>-7.3753899999999852</c:v>
                </c:pt>
                <c:pt idx="552">
                  <c:v>-7.388293999999985</c:v>
                </c:pt>
                <c:pt idx="553">
                  <c:v>-7.4011879999999852</c:v>
                </c:pt>
                <c:pt idx="554">
                  <c:v>-7.4140819999999854</c:v>
                </c:pt>
                <c:pt idx="555">
                  <c:v>-7.4259139999999855</c:v>
                </c:pt>
                <c:pt idx="556">
                  <c:v>-7.4388079999999857</c:v>
                </c:pt>
                <c:pt idx="557">
                  <c:v>-7.4517059999999855</c:v>
                </c:pt>
                <c:pt idx="558">
                  <c:v>-7.4656689999999859</c:v>
                </c:pt>
                <c:pt idx="559">
                  <c:v>-7.4796419999999859</c:v>
                </c:pt>
                <c:pt idx="560">
                  <c:v>-7.4925429999999862</c:v>
                </c:pt>
                <c:pt idx="561">
                  <c:v>-7.5054549999999862</c:v>
                </c:pt>
                <c:pt idx="562">
                  <c:v>-7.5183419999999863</c:v>
                </c:pt>
                <c:pt idx="563">
                  <c:v>-7.5323179999999867</c:v>
                </c:pt>
                <c:pt idx="564">
                  <c:v>-7.5462909999999868</c:v>
                </c:pt>
                <c:pt idx="565">
                  <c:v>-7.5602609999999864</c:v>
                </c:pt>
                <c:pt idx="566">
                  <c:v>-7.575298999999986</c:v>
                </c:pt>
                <c:pt idx="567">
                  <c:v>-7.5892649999999859</c:v>
                </c:pt>
                <c:pt idx="568">
                  <c:v>-7.6032309999999859</c:v>
                </c:pt>
                <c:pt idx="569">
                  <c:v>-7.6161279999999856</c:v>
                </c:pt>
                <c:pt idx="570">
                  <c:v>-7.6290289999999858</c:v>
                </c:pt>
                <c:pt idx="571">
                  <c:v>-7.6419409999999859</c:v>
                </c:pt>
                <c:pt idx="572">
                  <c:v>-7.6548349999999861</c:v>
                </c:pt>
                <c:pt idx="573">
                  <c:v>-7.668800999999986</c:v>
                </c:pt>
                <c:pt idx="574">
                  <c:v>-7.6816979999999857</c:v>
                </c:pt>
                <c:pt idx="575">
                  <c:v>-7.6946049999999859</c:v>
                </c:pt>
                <c:pt idx="576">
                  <c:v>-7.708571999999986</c:v>
                </c:pt>
                <c:pt idx="577">
                  <c:v>-7.7225379999999859</c:v>
                </c:pt>
                <c:pt idx="578">
                  <c:v>-7.7365009999999863</c:v>
                </c:pt>
                <c:pt idx="579">
                  <c:v>-7.7515379999999867</c:v>
                </c:pt>
                <c:pt idx="580">
                  <c:v>-7.7655039999999866</c:v>
                </c:pt>
                <c:pt idx="581">
                  <c:v>-7.7794709999999867</c:v>
                </c:pt>
                <c:pt idx="582">
                  <c:v>-7.7934479999999864</c:v>
                </c:pt>
                <c:pt idx="583">
                  <c:v>-7.8074209999999864</c:v>
                </c:pt>
                <c:pt idx="584">
                  <c:v>-7.8203149999999866</c:v>
                </c:pt>
                <c:pt idx="585">
                  <c:v>-7.8332089999999868</c:v>
                </c:pt>
                <c:pt idx="586">
                  <c:v>-7.8471779999999871</c:v>
                </c:pt>
                <c:pt idx="587">
                  <c:v>-7.8600719999999873</c:v>
                </c:pt>
                <c:pt idx="588">
                  <c:v>-7.8729659999999875</c:v>
                </c:pt>
                <c:pt idx="589">
                  <c:v>-7.8858699999999873</c:v>
                </c:pt>
                <c:pt idx="590">
                  <c:v>-7.8987679999999871</c:v>
                </c:pt>
                <c:pt idx="591">
                  <c:v>-7.9116719999999869</c:v>
                </c:pt>
                <c:pt idx="592">
                  <c:v>-7.9245759999999867</c:v>
                </c:pt>
                <c:pt idx="593">
                  <c:v>-7.937476999999987</c:v>
                </c:pt>
                <c:pt idx="594">
                  <c:v>-7.9503839999999872</c:v>
                </c:pt>
                <c:pt idx="595">
                  <c:v>-7.9643599999999877</c:v>
                </c:pt>
                <c:pt idx="596">
                  <c:v>-7.9772609999999879</c:v>
                </c:pt>
                <c:pt idx="597">
                  <c:v>-7.9912309999999875</c:v>
                </c:pt>
                <c:pt idx="598">
                  <c:v>-8.0041279999999873</c:v>
                </c:pt>
                <c:pt idx="599">
                  <c:v>-8.0181009999999873</c:v>
                </c:pt>
                <c:pt idx="600">
                  <c:v>-8.0320669999999872</c:v>
                </c:pt>
                <c:pt idx="601">
                  <c:v>-8.0460369999999877</c:v>
                </c:pt>
                <c:pt idx="602">
                  <c:v>-8.0589269999999882</c:v>
                </c:pt>
                <c:pt idx="603">
                  <c:v>-8.0728999999999882</c:v>
                </c:pt>
                <c:pt idx="604">
                  <c:v>-8.0868729999999882</c:v>
                </c:pt>
                <c:pt idx="605">
                  <c:v>-8.1008389999999881</c:v>
                </c:pt>
                <c:pt idx="606">
                  <c:v>-8.113736999999988</c:v>
                </c:pt>
                <c:pt idx="607">
                  <c:v>-8.1277029999999879</c:v>
                </c:pt>
                <c:pt idx="608">
                  <c:v>-8.1405969999999872</c:v>
                </c:pt>
                <c:pt idx="609">
                  <c:v>-8.1545699999999872</c:v>
                </c:pt>
                <c:pt idx="610">
                  <c:v>-8.1674639999999865</c:v>
                </c:pt>
                <c:pt idx="611">
                  <c:v>-8.1803579999999858</c:v>
                </c:pt>
                <c:pt idx="612">
                  <c:v>-8.1943309999999858</c:v>
                </c:pt>
                <c:pt idx="613">
                  <c:v>-8.2072349999999865</c:v>
                </c:pt>
                <c:pt idx="614">
                  <c:v>-8.2201359999999859</c:v>
                </c:pt>
                <c:pt idx="615">
                  <c:v>-8.2341059999999864</c:v>
                </c:pt>
                <c:pt idx="616">
                  <c:v>-8.2480799999999856</c:v>
                </c:pt>
                <c:pt idx="617">
                  <c:v>-8.2620569999999862</c:v>
                </c:pt>
                <c:pt idx="618">
                  <c:v>-8.2738929999999868</c:v>
                </c:pt>
                <c:pt idx="619">
                  <c:v>-8.2878659999999869</c:v>
                </c:pt>
                <c:pt idx="620">
                  <c:v>-8.3007629999999875</c:v>
                </c:pt>
                <c:pt idx="621">
                  <c:v>-8.3136629999999876</c:v>
                </c:pt>
                <c:pt idx="622">
                  <c:v>-8.327625999999988</c:v>
                </c:pt>
                <c:pt idx="623">
                  <c:v>-8.3405299999999887</c:v>
                </c:pt>
                <c:pt idx="624">
                  <c:v>-8.3544999999999892</c:v>
                </c:pt>
                <c:pt idx="625">
                  <c:v>-8.3684659999999891</c:v>
                </c:pt>
                <c:pt idx="626">
                  <c:v>-8.3813669999999885</c:v>
                </c:pt>
                <c:pt idx="627">
                  <c:v>-8.3932029999999891</c:v>
                </c:pt>
                <c:pt idx="628">
                  <c:v>-8.4060999999999897</c:v>
                </c:pt>
                <c:pt idx="629">
                  <c:v>-8.4190039999999904</c:v>
                </c:pt>
                <c:pt idx="630">
                  <c:v>-8.4319079999999911</c:v>
                </c:pt>
                <c:pt idx="631">
                  <c:v>-8.4437409999999904</c:v>
                </c:pt>
                <c:pt idx="632">
                  <c:v>-8.4577209999999905</c:v>
                </c:pt>
                <c:pt idx="633">
                  <c:v>-8.4706139999999905</c:v>
                </c:pt>
                <c:pt idx="634">
                  <c:v>-8.4835149999999899</c:v>
                </c:pt>
                <c:pt idx="635">
                  <c:v>-8.4974879999999899</c:v>
                </c:pt>
                <c:pt idx="636">
                  <c:v>-8.5114509999999903</c:v>
                </c:pt>
                <c:pt idx="637">
                  <c:v>-8.5243519999999897</c:v>
                </c:pt>
                <c:pt idx="638">
                  <c:v>-8.5372489999999903</c:v>
                </c:pt>
                <c:pt idx="639">
                  <c:v>-8.5501429999999896</c:v>
                </c:pt>
                <c:pt idx="640">
                  <c:v>-8.5619789999999902</c:v>
                </c:pt>
                <c:pt idx="641">
                  <c:v>-8.5759419999999906</c:v>
                </c:pt>
                <c:pt idx="642">
                  <c:v>-8.58884299999999</c:v>
                </c:pt>
                <c:pt idx="643">
                  <c:v>-8.6006759999999893</c:v>
                </c:pt>
                <c:pt idx="644">
                  <c:v>-8.6146459999999898</c:v>
                </c:pt>
                <c:pt idx="645">
                  <c:v>-8.6275399999999891</c:v>
                </c:pt>
                <c:pt idx="646">
                  <c:v>-8.6404369999999897</c:v>
                </c:pt>
                <c:pt idx="647">
                  <c:v>-8.6533409999999904</c:v>
                </c:pt>
                <c:pt idx="648">
                  <c:v>-8.6662449999999911</c:v>
                </c:pt>
                <c:pt idx="649">
                  <c:v>-8.6791489999999918</c:v>
                </c:pt>
                <c:pt idx="650">
                  <c:v>-8.6931289999999919</c:v>
                </c:pt>
                <c:pt idx="651">
                  <c:v>-8.7070989999999924</c:v>
                </c:pt>
                <c:pt idx="652">
                  <c:v>-8.7210689999999929</c:v>
                </c:pt>
                <c:pt idx="653">
                  <c:v>-8.7350419999999929</c:v>
                </c:pt>
                <c:pt idx="654">
                  <c:v>-8.7468709999999934</c:v>
                </c:pt>
                <c:pt idx="655">
                  <c:v>-8.7597649999999927</c:v>
                </c:pt>
                <c:pt idx="656">
                  <c:v>-8.7737279999999931</c:v>
                </c:pt>
                <c:pt idx="657">
                  <c:v>-8.7866289999999925</c:v>
                </c:pt>
                <c:pt idx="658">
                  <c:v>-8.7995259999999931</c:v>
                </c:pt>
                <c:pt idx="659">
                  <c:v>-8.8124299999999938</c:v>
                </c:pt>
                <c:pt idx="660">
                  <c:v>-8.8253339999999945</c:v>
                </c:pt>
                <c:pt idx="661">
                  <c:v>-8.8371669999999938</c:v>
                </c:pt>
                <c:pt idx="662">
                  <c:v>-8.8500709999999945</c:v>
                </c:pt>
                <c:pt idx="663">
                  <c:v>-8.8640339999999949</c:v>
                </c:pt>
                <c:pt idx="664">
                  <c:v>-8.8780069999999949</c:v>
                </c:pt>
                <c:pt idx="665">
                  <c:v>-8.8909039999999955</c:v>
                </c:pt>
                <c:pt idx="666">
                  <c:v>-8.9048699999999954</c:v>
                </c:pt>
                <c:pt idx="667">
                  <c:v>-8.9188429999999954</c:v>
                </c:pt>
                <c:pt idx="668">
                  <c:v>-8.9317439999999948</c:v>
                </c:pt>
                <c:pt idx="669">
                  <c:v>-8.9446529999999953</c:v>
                </c:pt>
                <c:pt idx="670">
                  <c:v>-8.9575539999999947</c:v>
                </c:pt>
                <c:pt idx="671">
                  <c:v>-8.9704579999999954</c:v>
                </c:pt>
                <c:pt idx="672">
                  <c:v>-8.9854919999999954</c:v>
                </c:pt>
                <c:pt idx="673">
                  <c:v>-8.9994719999999955</c:v>
                </c:pt>
                <c:pt idx="674">
                  <c:v>-9.0123759999999962</c:v>
                </c:pt>
                <c:pt idx="675">
                  <c:v>-9.0252799999999969</c:v>
                </c:pt>
                <c:pt idx="676">
                  <c:v>-9.0381869999999971</c:v>
                </c:pt>
                <c:pt idx="677">
                  <c:v>-9.0510909999999978</c:v>
                </c:pt>
                <c:pt idx="678">
                  <c:v>-9.0639849999999971</c:v>
                </c:pt>
                <c:pt idx="679">
                  <c:v>-9.0779579999999971</c:v>
                </c:pt>
                <c:pt idx="680">
                  <c:v>-9.0908619999999978</c:v>
                </c:pt>
                <c:pt idx="681">
                  <c:v>-9.1037659999999985</c:v>
                </c:pt>
                <c:pt idx="682">
                  <c:v>-9.1177319999999984</c:v>
                </c:pt>
                <c:pt idx="683">
                  <c:v>-9.1316949999999988</c:v>
                </c:pt>
                <c:pt idx="684">
                  <c:v>-9.1445919999999994</c:v>
                </c:pt>
                <c:pt idx="685">
                  <c:v>-9.1574960000000001</c:v>
                </c:pt>
                <c:pt idx="686">
                  <c:v>-9.171462</c:v>
                </c:pt>
                <c:pt idx="687">
                  <c:v>-9.1843559999999993</c:v>
                </c:pt>
                <c:pt idx="688">
                  <c:v>-9.1972469999999991</c:v>
                </c:pt>
                <c:pt idx="689">
                  <c:v>-9.2112169999999995</c:v>
                </c:pt>
                <c:pt idx="690">
                  <c:v>-9.2251829999999995</c:v>
                </c:pt>
                <c:pt idx="691">
                  <c:v>-9.2391629999999996</c:v>
                </c:pt>
                <c:pt idx="692">
                  <c:v>-9.2520600000000002</c:v>
                </c:pt>
                <c:pt idx="693">
                  <c:v>-9.2649570000000008</c:v>
                </c:pt>
                <c:pt idx="694">
                  <c:v>-9.2778610000000015</c:v>
                </c:pt>
                <c:pt idx="695">
                  <c:v>-9.2907620000000009</c:v>
                </c:pt>
                <c:pt idx="696">
                  <c:v>-9.3036590000000015</c:v>
                </c:pt>
                <c:pt idx="697">
                  <c:v>-9.3165630000000021</c:v>
                </c:pt>
                <c:pt idx="698">
                  <c:v>-9.3294670000000028</c:v>
                </c:pt>
                <c:pt idx="699">
                  <c:v>-9.3423640000000034</c:v>
                </c:pt>
                <c:pt idx="700">
                  <c:v>-9.3552650000000028</c:v>
                </c:pt>
                <c:pt idx="701">
                  <c:v>-9.3692420000000034</c:v>
                </c:pt>
                <c:pt idx="702">
                  <c:v>-9.3821460000000041</c:v>
                </c:pt>
                <c:pt idx="703">
                  <c:v>-9.3950430000000047</c:v>
                </c:pt>
                <c:pt idx="704">
                  <c:v>-9.4090060000000051</c:v>
                </c:pt>
                <c:pt idx="705">
                  <c:v>-9.4229790000000051</c:v>
                </c:pt>
                <c:pt idx="706">
                  <c:v>-9.4369520000000051</c:v>
                </c:pt>
                <c:pt idx="707">
                  <c:v>-9.4498460000000044</c:v>
                </c:pt>
                <c:pt idx="708">
                  <c:v>-9.4638120000000043</c:v>
                </c:pt>
                <c:pt idx="709">
                  <c:v>-9.4777850000000043</c:v>
                </c:pt>
                <c:pt idx="710">
                  <c:v>-9.4906860000000037</c:v>
                </c:pt>
                <c:pt idx="711">
                  <c:v>-9.5035870000000031</c:v>
                </c:pt>
                <c:pt idx="712">
                  <c:v>-9.517553000000003</c:v>
                </c:pt>
                <c:pt idx="713">
                  <c:v>-9.5315160000000034</c:v>
                </c:pt>
                <c:pt idx="714">
                  <c:v>-9.5444250000000039</c:v>
                </c:pt>
                <c:pt idx="715">
                  <c:v>-9.5573250000000041</c:v>
                </c:pt>
                <c:pt idx="716">
                  <c:v>-9.5702290000000048</c:v>
                </c:pt>
                <c:pt idx="717">
                  <c:v>-9.5831330000000055</c:v>
                </c:pt>
                <c:pt idx="718">
                  <c:v>-9.5960270000000047</c:v>
                </c:pt>
                <c:pt idx="719">
                  <c:v>-9.608921000000004</c:v>
                </c:pt>
                <c:pt idx="720">
                  <c:v>-9.6207540000000034</c:v>
                </c:pt>
                <c:pt idx="721">
                  <c:v>-9.6336550000000027</c:v>
                </c:pt>
                <c:pt idx="722">
                  <c:v>-9.6465590000000034</c:v>
                </c:pt>
                <c:pt idx="723">
                  <c:v>-9.6594710000000035</c:v>
                </c:pt>
                <c:pt idx="724">
                  <c:v>-9.6723830000000035</c:v>
                </c:pt>
                <c:pt idx="725">
                  <c:v>-9.6863560000000035</c:v>
                </c:pt>
                <c:pt idx="726">
                  <c:v>-9.6981920000000041</c:v>
                </c:pt>
                <c:pt idx="727">
                  <c:v>-9.7121650000000042</c:v>
                </c:pt>
                <c:pt idx="728">
                  <c:v>-9.7250620000000048</c:v>
                </c:pt>
                <c:pt idx="729">
                  <c:v>-9.7390280000000047</c:v>
                </c:pt>
                <c:pt idx="730">
                  <c:v>-9.7529940000000046</c:v>
                </c:pt>
                <c:pt idx="731">
                  <c:v>-9.7669600000000045</c:v>
                </c:pt>
                <c:pt idx="732">
                  <c:v>-9.780930000000005</c:v>
                </c:pt>
                <c:pt idx="733">
                  <c:v>-9.7949100000000051</c:v>
                </c:pt>
                <c:pt idx="734">
                  <c:v>-9.8078070000000057</c:v>
                </c:pt>
                <c:pt idx="735">
                  <c:v>-9.8217730000000056</c:v>
                </c:pt>
                <c:pt idx="736">
                  <c:v>-9.8346770000000063</c:v>
                </c:pt>
                <c:pt idx="737">
                  <c:v>-9.8475710000000056</c:v>
                </c:pt>
                <c:pt idx="738">
                  <c:v>-9.8604710000000058</c:v>
                </c:pt>
                <c:pt idx="739">
                  <c:v>-9.8744340000000062</c:v>
                </c:pt>
                <c:pt idx="740">
                  <c:v>-9.8884070000000062</c:v>
                </c:pt>
                <c:pt idx="741">
                  <c:v>-9.9023600000000069</c:v>
                </c:pt>
                <c:pt idx="742">
                  <c:v>-9.9163260000000069</c:v>
                </c:pt>
                <c:pt idx="743">
                  <c:v>-9.9292300000000075</c:v>
                </c:pt>
                <c:pt idx="744">
                  <c:v>-9.9421240000000068</c:v>
                </c:pt>
                <c:pt idx="745">
                  <c:v>-9.9550180000000061</c:v>
                </c:pt>
                <c:pt idx="746">
                  <c:v>-9.9689940000000057</c:v>
                </c:pt>
                <c:pt idx="747">
                  <c:v>-9.9818940000000058</c:v>
                </c:pt>
                <c:pt idx="748">
                  <c:v>-9.9958670000000058</c:v>
                </c:pt>
                <c:pt idx="749">
                  <c:v>-10.008761000000005</c:v>
                </c:pt>
                <c:pt idx="750">
                  <c:v>-10.022731000000006</c:v>
                </c:pt>
                <c:pt idx="751">
                  <c:v>-10.036697000000006</c:v>
                </c:pt>
                <c:pt idx="752">
                  <c:v>-10.050670000000006</c:v>
                </c:pt>
                <c:pt idx="753">
                  <c:v>-10.064640000000006</c:v>
                </c:pt>
                <c:pt idx="754">
                  <c:v>-10.078600000000007</c:v>
                </c:pt>
                <c:pt idx="755">
                  <c:v>-10.092573000000007</c:v>
                </c:pt>
                <c:pt idx="756">
                  <c:v>-10.106542000000006</c:v>
                </c:pt>
                <c:pt idx="757">
                  <c:v>-10.120515000000006</c:v>
                </c:pt>
                <c:pt idx="758">
                  <c:v>-10.134488000000006</c:v>
                </c:pt>
                <c:pt idx="759">
                  <c:v>-10.148461000000006</c:v>
                </c:pt>
                <c:pt idx="760">
                  <c:v>-10.162427000000006</c:v>
                </c:pt>
                <c:pt idx="761">
                  <c:v>-10.176390000000007</c:v>
                </c:pt>
                <c:pt idx="762">
                  <c:v>-10.190366000000006</c:v>
                </c:pt>
                <c:pt idx="763">
                  <c:v>-10.204339000000006</c:v>
                </c:pt>
                <c:pt idx="764">
                  <c:v>-10.217246000000006</c:v>
                </c:pt>
                <c:pt idx="765">
                  <c:v>-10.231209000000007</c:v>
                </c:pt>
                <c:pt idx="766">
                  <c:v>-10.244103000000006</c:v>
                </c:pt>
                <c:pt idx="767">
                  <c:v>-10.256997000000005</c:v>
                </c:pt>
                <c:pt idx="768">
                  <c:v>-10.269901000000006</c:v>
                </c:pt>
                <c:pt idx="769">
                  <c:v>-10.282805000000007</c:v>
                </c:pt>
                <c:pt idx="770">
                  <c:v>-10.296778000000007</c:v>
                </c:pt>
                <c:pt idx="771">
                  <c:v>-10.310744000000007</c:v>
                </c:pt>
                <c:pt idx="772">
                  <c:v>-10.324714000000007</c:v>
                </c:pt>
                <c:pt idx="773">
                  <c:v>-10.338683000000007</c:v>
                </c:pt>
                <c:pt idx="774">
                  <c:v>-10.351577000000006</c:v>
                </c:pt>
                <c:pt idx="775">
                  <c:v>-10.365547000000007</c:v>
                </c:pt>
                <c:pt idx="776">
                  <c:v>-10.379520000000007</c:v>
                </c:pt>
                <c:pt idx="777">
                  <c:v>-10.392417000000007</c:v>
                </c:pt>
                <c:pt idx="778">
                  <c:v>-10.405314000000008</c:v>
                </c:pt>
                <c:pt idx="779">
                  <c:v>-10.419277000000008</c:v>
                </c:pt>
                <c:pt idx="780">
                  <c:v>-10.433247000000009</c:v>
                </c:pt>
                <c:pt idx="781">
                  <c:v>-10.445083000000009</c:v>
                </c:pt>
                <c:pt idx="782">
                  <c:v>-10.457990000000009</c:v>
                </c:pt>
                <c:pt idx="783">
                  <c:v>-10.471956000000009</c:v>
                </c:pt>
                <c:pt idx="784">
                  <c:v>-10.48377800000001</c:v>
                </c:pt>
                <c:pt idx="785">
                  <c:v>-10.49774800000001</c:v>
                </c:pt>
                <c:pt idx="786">
                  <c:v>-10.510652000000011</c:v>
                </c:pt>
                <c:pt idx="787">
                  <c:v>-10.524625000000011</c:v>
                </c:pt>
                <c:pt idx="788">
                  <c:v>-10.538591000000011</c:v>
                </c:pt>
                <c:pt idx="789">
                  <c:v>-10.552561000000011</c:v>
                </c:pt>
                <c:pt idx="790">
                  <c:v>-10.566537000000011</c:v>
                </c:pt>
                <c:pt idx="791">
                  <c:v>-10.579441000000012</c:v>
                </c:pt>
                <c:pt idx="792">
                  <c:v>-10.592335000000011</c:v>
                </c:pt>
                <c:pt idx="793">
                  <c:v>-10.606298000000011</c:v>
                </c:pt>
                <c:pt idx="794">
                  <c:v>-10.620268000000012</c:v>
                </c:pt>
                <c:pt idx="795">
                  <c:v>-10.634235000000011</c:v>
                </c:pt>
                <c:pt idx="796">
                  <c:v>-10.647126000000011</c:v>
                </c:pt>
                <c:pt idx="797">
                  <c:v>-10.661092000000011</c:v>
                </c:pt>
                <c:pt idx="798">
                  <c:v>-10.673996000000011</c:v>
                </c:pt>
                <c:pt idx="799">
                  <c:v>-10.687962000000011</c:v>
                </c:pt>
                <c:pt idx="800">
                  <c:v>-10.700863000000011</c:v>
                </c:pt>
                <c:pt idx="801">
                  <c:v>-10.71376400000001</c:v>
                </c:pt>
                <c:pt idx="802">
                  <c:v>-10.72773700000001</c:v>
                </c:pt>
                <c:pt idx="803">
                  <c:v>-10.74171000000001</c:v>
                </c:pt>
                <c:pt idx="804">
                  <c:v>-10.75567300000001</c:v>
                </c:pt>
                <c:pt idx="805">
                  <c:v>-10.76857400000001</c:v>
                </c:pt>
                <c:pt idx="806">
                  <c:v>-10.781468000000009</c:v>
                </c:pt>
                <c:pt idx="807">
                  <c:v>-10.79542600000001</c:v>
                </c:pt>
                <c:pt idx="808">
                  <c:v>-10.80832300000001</c:v>
                </c:pt>
                <c:pt idx="809">
                  <c:v>-10.82229600000001</c:v>
                </c:pt>
                <c:pt idx="810">
                  <c:v>-10.83626900000001</c:v>
                </c:pt>
                <c:pt idx="811">
                  <c:v>-10.85023800000001</c:v>
                </c:pt>
                <c:pt idx="812">
                  <c:v>-10.86526900000001</c:v>
                </c:pt>
                <c:pt idx="813">
                  <c:v>-10.87817000000001</c:v>
                </c:pt>
                <c:pt idx="814">
                  <c:v>-10.89001600000001</c:v>
                </c:pt>
                <c:pt idx="815">
                  <c:v>-10.902920000000011</c:v>
                </c:pt>
                <c:pt idx="816">
                  <c:v>-10.915824000000011</c:v>
                </c:pt>
                <c:pt idx="817">
                  <c:v>-10.928731000000012</c:v>
                </c:pt>
                <c:pt idx="818">
                  <c:v>-10.942711000000012</c:v>
                </c:pt>
                <c:pt idx="819">
                  <c:v>-10.956680000000011</c:v>
                </c:pt>
                <c:pt idx="820">
                  <c:v>-10.970638000000012</c:v>
                </c:pt>
                <c:pt idx="821">
                  <c:v>-10.984604000000012</c:v>
                </c:pt>
                <c:pt idx="822">
                  <c:v>-10.997505000000011</c:v>
                </c:pt>
                <c:pt idx="823">
                  <c:v>-11.011481000000011</c:v>
                </c:pt>
                <c:pt idx="824">
                  <c:v>-11.025451000000011</c:v>
                </c:pt>
                <c:pt idx="825">
                  <c:v>-11.039431000000011</c:v>
                </c:pt>
                <c:pt idx="826">
                  <c:v>-11.054465000000011</c:v>
                </c:pt>
                <c:pt idx="827">
                  <c:v>-11.068435000000012</c:v>
                </c:pt>
                <c:pt idx="828">
                  <c:v>-11.082408000000012</c:v>
                </c:pt>
                <c:pt idx="829">
                  <c:v>-11.096381000000012</c:v>
                </c:pt>
                <c:pt idx="830">
                  <c:v>-11.109275000000011</c:v>
                </c:pt>
                <c:pt idx="831">
                  <c:v>-11.122182000000011</c:v>
                </c:pt>
                <c:pt idx="832">
                  <c:v>-11.13507600000001</c:v>
                </c:pt>
                <c:pt idx="833">
                  <c:v>-11.147980000000011</c:v>
                </c:pt>
                <c:pt idx="834">
                  <c:v>-11.161953000000011</c:v>
                </c:pt>
                <c:pt idx="835">
                  <c:v>-11.175916000000012</c:v>
                </c:pt>
                <c:pt idx="836">
                  <c:v>-11.188817000000011</c:v>
                </c:pt>
                <c:pt idx="837">
                  <c:v>-11.202787000000011</c:v>
                </c:pt>
                <c:pt idx="838">
                  <c:v>-11.215691000000012</c:v>
                </c:pt>
                <c:pt idx="839">
                  <c:v>-11.228588000000013</c:v>
                </c:pt>
                <c:pt idx="840">
                  <c:v>-11.241488000000013</c:v>
                </c:pt>
                <c:pt idx="841">
                  <c:v>-11.254392000000013</c:v>
                </c:pt>
                <c:pt idx="842">
                  <c:v>-11.267296000000014</c:v>
                </c:pt>
                <c:pt idx="843">
                  <c:v>-11.280193000000015</c:v>
                </c:pt>
                <c:pt idx="844">
                  <c:v>-11.293090000000015</c:v>
                </c:pt>
                <c:pt idx="845">
                  <c:v>-11.307056000000015</c:v>
                </c:pt>
                <c:pt idx="846">
                  <c:v>-11.321029000000015</c:v>
                </c:pt>
                <c:pt idx="847">
                  <c:v>-11.333926000000016</c:v>
                </c:pt>
                <c:pt idx="848">
                  <c:v>-11.347906000000016</c:v>
                </c:pt>
                <c:pt idx="849">
                  <c:v>-11.361879000000016</c:v>
                </c:pt>
                <c:pt idx="850">
                  <c:v>-11.374773000000015</c:v>
                </c:pt>
                <c:pt idx="851">
                  <c:v>-11.387670000000016</c:v>
                </c:pt>
                <c:pt idx="852">
                  <c:v>-11.400570000000016</c:v>
                </c:pt>
                <c:pt idx="853">
                  <c:v>-11.413474000000017</c:v>
                </c:pt>
                <c:pt idx="854">
                  <c:v>-11.427440000000017</c:v>
                </c:pt>
                <c:pt idx="855">
                  <c:v>-11.441406000000017</c:v>
                </c:pt>
                <c:pt idx="856">
                  <c:v>-11.455372000000017</c:v>
                </c:pt>
                <c:pt idx="857">
                  <c:v>-11.468276000000017</c:v>
                </c:pt>
                <c:pt idx="858">
                  <c:v>-11.481173000000018</c:v>
                </c:pt>
                <c:pt idx="859">
                  <c:v>-11.495143000000018</c:v>
                </c:pt>
                <c:pt idx="860">
                  <c:v>-11.509110000000017</c:v>
                </c:pt>
                <c:pt idx="861">
                  <c:v>-11.523080000000018</c:v>
                </c:pt>
                <c:pt idx="862">
                  <c:v>-11.535992000000018</c:v>
                </c:pt>
                <c:pt idx="863">
                  <c:v>-11.548889000000019</c:v>
                </c:pt>
                <c:pt idx="864">
                  <c:v>-11.561789000000019</c:v>
                </c:pt>
                <c:pt idx="865">
                  <c:v>-11.573618000000019</c:v>
                </c:pt>
                <c:pt idx="866">
                  <c:v>-11.586519000000019</c:v>
                </c:pt>
                <c:pt idx="867">
                  <c:v>-11.600485000000019</c:v>
                </c:pt>
                <c:pt idx="868">
                  <c:v>-11.614455000000019</c:v>
                </c:pt>
                <c:pt idx="869">
                  <c:v>-11.62734500000002</c:v>
                </c:pt>
                <c:pt idx="870">
                  <c:v>-11.640246000000019</c:v>
                </c:pt>
                <c:pt idx="871">
                  <c:v>-11.653140000000018</c:v>
                </c:pt>
                <c:pt idx="872">
                  <c:v>-11.666037000000019</c:v>
                </c:pt>
                <c:pt idx="873">
                  <c:v>-11.678934000000019</c:v>
                </c:pt>
                <c:pt idx="874">
                  <c:v>-11.691828000000019</c:v>
                </c:pt>
                <c:pt idx="875">
                  <c:v>-11.704729000000018</c:v>
                </c:pt>
                <c:pt idx="876">
                  <c:v>-11.718702000000018</c:v>
                </c:pt>
                <c:pt idx="877">
                  <c:v>-11.732665000000019</c:v>
                </c:pt>
                <c:pt idx="878">
                  <c:v>-11.745562000000019</c:v>
                </c:pt>
                <c:pt idx="879">
                  <c:v>-11.75953200000002</c:v>
                </c:pt>
                <c:pt idx="880">
                  <c:v>-11.77244400000002</c:v>
                </c:pt>
                <c:pt idx="881">
                  <c:v>-11.78534800000002</c:v>
                </c:pt>
                <c:pt idx="882">
                  <c:v>-11.79932100000002</c:v>
                </c:pt>
                <c:pt idx="883">
                  <c:v>-11.81328700000002</c:v>
                </c:pt>
                <c:pt idx="884">
                  <c:v>-11.826191000000021</c:v>
                </c:pt>
                <c:pt idx="885">
                  <c:v>-11.839088000000022</c:v>
                </c:pt>
                <c:pt idx="886">
                  <c:v>-11.851992000000022</c:v>
                </c:pt>
                <c:pt idx="887">
                  <c:v>-11.863825000000022</c:v>
                </c:pt>
                <c:pt idx="888">
                  <c:v>-11.877788000000022</c:v>
                </c:pt>
                <c:pt idx="889">
                  <c:v>-11.891751000000022</c:v>
                </c:pt>
                <c:pt idx="890">
                  <c:v>-11.905721000000023</c:v>
                </c:pt>
                <c:pt idx="891">
                  <c:v>-11.919687000000023</c:v>
                </c:pt>
                <c:pt idx="892">
                  <c:v>-11.933653000000023</c:v>
                </c:pt>
                <c:pt idx="893">
                  <c:v>-11.947626000000023</c:v>
                </c:pt>
                <c:pt idx="894">
                  <c:v>-11.961589000000023</c:v>
                </c:pt>
                <c:pt idx="895">
                  <c:v>-11.974486000000024</c:v>
                </c:pt>
                <c:pt idx="896">
                  <c:v>-11.988452000000024</c:v>
                </c:pt>
                <c:pt idx="897">
                  <c:v>-12.001353000000023</c:v>
                </c:pt>
                <c:pt idx="898">
                  <c:v>-12.015326000000023</c:v>
                </c:pt>
                <c:pt idx="899">
                  <c:v>-12.029302000000023</c:v>
                </c:pt>
                <c:pt idx="900">
                  <c:v>-12.042206000000023</c:v>
                </c:pt>
                <c:pt idx="901">
                  <c:v>-12.055103000000024</c:v>
                </c:pt>
                <c:pt idx="902">
                  <c:v>-12.068007000000025</c:v>
                </c:pt>
                <c:pt idx="903">
                  <c:v>-12.080911000000025</c:v>
                </c:pt>
                <c:pt idx="904">
                  <c:v>-12.094866000000025</c:v>
                </c:pt>
                <c:pt idx="905">
                  <c:v>-12.107763000000025</c:v>
                </c:pt>
                <c:pt idx="906">
                  <c:v>-12.120663000000025</c:v>
                </c:pt>
                <c:pt idx="907">
                  <c:v>-12.133560000000026</c:v>
                </c:pt>
                <c:pt idx="908">
                  <c:v>-12.146461000000025</c:v>
                </c:pt>
                <c:pt idx="909">
                  <c:v>-12.160434000000025</c:v>
                </c:pt>
                <c:pt idx="910">
                  <c:v>-12.173331000000026</c:v>
                </c:pt>
                <c:pt idx="911">
                  <c:v>-12.186225000000025</c:v>
                </c:pt>
                <c:pt idx="912">
                  <c:v>-12.200195000000026</c:v>
                </c:pt>
                <c:pt idx="913">
                  <c:v>-12.213101000000025</c:v>
                </c:pt>
                <c:pt idx="914">
                  <c:v>-12.225998000000025</c:v>
                </c:pt>
                <c:pt idx="915">
                  <c:v>-12.238902000000026</c:v>
                </c:pt>
                <c:pt idx="916">
                  <c:v>-12.251796000000025</c:v>
                </c:pt>
                <c:pt idx="917">
                  <c:v>-12.265769000000025</c:v>
                </c:pt>
                <c:pt idx="918">
                  <c:v>-12.278666000000026</c:v>
                </c:pt>
                <c:pt idx="919">
                  <c:v>-12.292636000000027</c:v>
                </c:pt>
                <c:pt idx="920">
                  <c:v>-12.305534000000026</c:v>
                </c:pt>
                <c:pt idx="921">
                  <c:v>-12.318438000000027</c:v>
                </c:pt>
                <c:pt idx="922">
                  <c:v>-12.332411000000027</c:v>
                </c:pt>
                <c:pt idx="923">
                  <c:v>-12.346380000000027</c:v>
                </c:pt>
                <c:pt idx="924">
                  <c:v>-12.359277000000027</c:v>
                </c:pt>
                <c:pt idx="925">
                  <c:v>-12.373246000000027</c:v>
                </c:pt>
                <c:pt idx="926">
                  <c:v>-12.387212000000027</c:v>
                </c:pt>
                <c:pt idx="927">
                  <c:v>-12.400116000000027</c:v>
                </c:pt>
                <c:pt idx="928">
                  <c:v>-12.414079000000028</c:v>
                </c:pt>
                <c:pt idx="929">
                  <c:v>-12.426976000000028</c:v>
                </c:pt>
                <c:pt idx="930">
                  <c:v>-12.439877000000028</c:v>
                </c:pt>
                <c:pt idx="931">
                  <c:v>-12.452771000000027</c:v>
                </c:pt>
                <c:pt idx="932">
                  <c:v>-12.466748000000027</c:v>
                </c:pt>
                <c:pt idx="933">
                  <c:v>-12.480706000000028</c:v>
                </c:pt>
                <c:pt idx="934">
                  <c:v>-12.493610000000029</c:v>
                </c:pt>
                <c:pt idx="935">
                  <c:v>-12.507583000000029</c:v>
                </c:pt>
                <c:pt idx="936">
                  <c:v>-12.521552000000028</c:v>
                </c:pt>
                <c:pt idx="937">
                  <c:v>-12.535518000000028</c:v>
                </c:pt>
                <c:pt idx="938">
                  <c:v>-12.548425000000028</c:v>
                </c:pt>
                <c:pt idx="939">
                  <c:v>-12.561325000000028</c:v>
                </c:pt>
                <c:pt idx="940">
                  <c:v>-12.575298000000029</c:v>
                </c:pt>
                <c:pt idx="941">
                  <c:v>-12.588195000000029</c:v>
                </c:pt>
                <c:pt idx="942">
                  <c:v>-12.602161000000029</c:v>
                </c:pt>
                <c:pt idx="943">
                  <c:v>-12.616134000000029</c:v>
                </c:pt>
                <c:pt idx="944">
                  <c:v>-12.630100000000029</c:v>
                </c:pt>
                <c:pt idx="945">
                  <c:v>-12.644066000000029</c:v>
                </c:pt>
                <c:pt idx="946">
                  <c:v>-12.656960000000028</c:v>
                </c:pt>
                <c:pt idx="947">
                  <c:v>-12.669854000000027</c:v>
                </c:pt>
                <c:pt idx="948">
                  <c:v>-12.683824000000028</c:v>
                </c:pt>
                <c:pt idx="949">
                  <c:v>-12.697787000000028</c:v>
                </c:pt>
                <c:pt idx="950">
                  <c:v>-12.711756000000028</c:v>
                </c:pt>
                <c:pt idx="951">
                  <c:v>-12.725726000000028</c:v>
                </c:pt>
                <c:pt idx="952">
                  <c:v>-12.738623000000029</c:v>
                </c:pt>
                <c:pt idx="953">
                  <c:v>-12.75152700000003</c:v>
                </c:pt>
                <c:pt idx="954">
                  <c:v>-12.76550000000003</c:v>
                </c:pt>
                <c:pt idx="955">
                  <c:v>-12.77839700000003</c:v>
                </c:pt>
                <c:pt idx="956">
                  <c:v>-12.791291000000029</c:v>
                </c:pt>
                <c:pt idx="957">
                  <c:v>-12.80526400000003</c:v>
                </c:pt>
                <c:pt idx="958">
                  <c:v>-12.819230000000029</c:v>
                </c:pt>
                <c:pt idx="959">
                  <c:v>-12.833196000000029</c:v>
                </c:pt>
                <c:pt idx="960">
                  <c:v>-12.84716600000003</c:v>
                </c:pt>
                <c:pt idx="961">
                  <c:v>-12.86112900000003</c:v>
                </c:pt>
                <c:pt idx="962">
                  <c:v>-12.874026000000031</c:v>
                </c:pt>
                <c:pt idx="963">
                  <c:v>-12.886917000000031</c:v>
                </c:pt>
                <c:pt idx="964">
                  <c:v>-12.900880000000031</c:v>
                </c:pt>
                <c:pt idx="965">
                  <c:v>-12.914846000000031</c:v>
                </c:pt>
                <c:pt idx="966">
                  <c:v>-12.927743000000032</c:v>
                </c:pt>
                <c:pt idx="967">
                  <c:v>-12.941709000000031</c:v>
                </c:pt>
                <c:pt idx="968">
                  <c:v>-12.954613000000032</c:v>
                </c:pt>
                <c:pt idx="969">
                  <c:v>-12.967525000000032</c:v>
                </c:pt>
                <c:pt idx="970">
                  <c:v>-12.981498000000032</c:v>
                </c:pt>
                <c:pt idx="971">
                  <c:v>-12.996542000000032</c:v>
                </c:pt>
                <c:pt idx="972">
                  <c:v>-13.010515000000032</c:v>
                </c:pt>
                <c:pt idx="973">
                  <c:v>-13.024478000000032</c:v>
                </c:pt>
                <c:pt idx="974">
                  <c:v>-13.037368000000033</c:v>
                </c:pt>
                <c:pt idx="975">
                  <c:v>-13.050265000000033</c:v>
                </c:pt>
                <c:pt idx="976">
                  <c:v>-13.063169000000034</c:v>
                </c:pt>
                <c:pt idx="977">
                  <c:v>-13.075001000000034</c:v>
                </c:pt>
                <c:pt idx="978">
                  <c:v>-13.087913000000034</c:v>
                </c:pt>
                <c:pt idx="979">
                  <c:v>-13.100810000000035</c:v>
                </c:pt>
                <c:pt idx="980">
                  <c:v>-13.112639000000035</c:v>
                </c:pt>
                <c:pt idx="981">
                  <c:v>-13.126609000000036</c:v>
                </c:pt>
                <c:pt idx="982">
                  <c:v>-13.139506000000036</c:v>
                </c:pt>
                <c:pt idx="983">
                  <c:v>-13.152407000000036</c:v>
                </c:pt>
                <c:pt idx="984">
                  <c:v>-13.166373000000036</c:v>
                </c:pt>
                <c:pt idx="985">
                  <c:v>-13.179273000000036</c:v>
                </c:pt>
                <c:pt idx="986">
                  <c:v>-13.192160000000035</c:v>
                </c:pt>
                <c:pt idx="987">
                  <c:v>-13.206123000000035</c:v>
                </c:pt>
                <c:pt idx="988">
                  <c:v>-13.219020000000036</c:v>
                </c:pt>
                <c:pt idx="989">
                  <c:v>-13.231924000000037</c:v>
                </c:pt>
                <c:pt idx="990">
                  <c:v>-13.244824000000037</c:v>
                </c:pt>
                <c:pt idx="991">
                  <c:v>-13.257721000000037</c:v>
                </c:pt>
                <c:pt idx="992">
                  <c:v>-13.271697000000037</c:v>
                </c:pt>
                <c:pt idx="993">
                  <c:v>-13.284601000000038</c:v>
                </c:pt>
                <c:pt idx="994">
                  <c:v>-13.298570000000037</c:v>
                </c:pt>
                <c:pt idx="995">
                  <c:v>-13.312543000000037</c:v>
                </c:pt>
                <c:pt idx="996">
                  <c:v>-13.326516000000037</c:v>
                </c:pt>
                <c:pt idx="997">
                  <c:v>-13.340489000000037</c:v>
                </c:pt>
                <c:pt idx="998">
                  <c:v>-13.353386000000038</c:v>
                </c:pt>
                <c:pt idx="999">
                  <c:v>-13.366290000000038</c:v>
                </c:pt>
                <c:pt idx="1000">
                  <c:v>-13.379194000000039</c:v>
                </c:pt>
                <c:pt idx="1001">
                  <c:v>-13.39209100000004</c:v>
                </c:pt>
                <c:pt idx="1002">
                  <c:v>-13.40499500000004</c:v>
                </c:pt>
                <c:pt idx="1003">
                  <c:v>-13.417895000000041</c:v>
                </c:pt>
                <c:pt idx="1004">
                  <c:v>-13.430792000000041</c:v>
                </c:pt>
                <c:pt idx="1005">
                  <c:v>-13.444761000000041</c:v>
                </c:pt>
                <c:pt idx="1006">
                  <c:v>-13.458734000000041</c:v>
                </c:pt>
                <c:pt idx="1007">
                  <c:v>-13.47163500000004</c:v>
                </c:pt>
                <c:pt idx="1008">
                  <c:v>-13.484536000000039</c:v>
                </c:pt>
                <c:pt idx="1009">
                  <c:v>-13.497437000000039</c:v>
                </c:pt>
                <c:pt idx="1010">
                  <c:v>-13.511410000000039</c:v>
                </c:pt>
                <c:pt idx="1011">
                  <c:v>-13.525376000000039</c:v>
                </c:pt>
                <c:pt idx="1012">
                  <c:v>-13.539342000000039</c:v>
                </c:pt>
                <c:pt idx="1013">
                  <c:v>-13.553251000000039</c:v>
                </c:pt>
                <c:pt idx="1014">
                  <c:v>-13.567050000000039</c:v>
                </c:pt>
                <c:pt idx="1015">
                  <c:v>-13.580997000000039</c:v>
                </c:pt>
                <c:pt idx="1016">
                  <c:v>-13.59397200000004</c:v>
                </c:pt>
                <c:pt idx="1017">
                  <c:v>-13.608017000000039</c:v>
                </c:pt>
                <c:pt idx="1018">
                  <c:v>-13.619902000000039</c:v>
                </c:pt>
                <c:pt idx="1019">
                  <c:v>-13.632838000000039</c:v>
                </c:pt>
                <c:pt idx="1020">
                  <c:v>-13.645750000000039</c:v>
                </c:pt>
                <c:pt idx="1021">
                  <c:v>-13.659727000000039</c:v>
                </c:pt>
                <c:pt idx="1022">
                  <c:v>-13.67263100000004</c:v>
                </c:pt>
                <c:pt idx="1023">
                  <c:v>-13.686607000000039</c:v>
                </c:pt>
                <c:pt idx="1024">
                  <c:v>-13.69951100000004</c:v>
                </c:pt>
                <c:pt idx="1025">
                  <c:v>-13.713481000000041</c:v>
                </c:pt>
                <c:pt idx="1026">
                  <c:v>-13.72638200000004</c:v>
                </c:pt>
                <c:pt idx="1027">
                  <c:v>-13.739283000000039</c:v>
                </c:pt>
                <c:pt idx="1028">
                  <c:v>-13.75218700000004</c:v>
                </c:pt>
                <c:pt idx="1029">
                  <c:v>-13.766150000000041</c:v>
                </c:pt>
                <c:pt idx="1030">
                  <c:v>-13.779047000000041</c:v>
                </c:pt>
                <c:pt idx="1031">
                  <c:v>-13.791947000000041</c:v>
                </c:pt>
                <c:pt idx="1032">
                  <c:v>-13.804848000000041</c:v>
                </c:pt>
                <c:pt idx="1033">
                  <c:v>-13.817752000000041</c:v>
                </c:pt>
                <c:pt idx="1034">
                  <c:v>-13.830649000000042</c:v>
                </c:pt>
                <c:pt idx="1035">
                  <c:v>-13.843556000000042</c:v>
                </c:pt>
                <c:pt idx="1036">
                  <c:v>-13.857526000000043</c:v>
                </c:pt>
                <c:pt idx="1037">
                  <c:v>-13.870427000000042</c:v>
                </c:pt>
                <c:pt idx="1038">
                  <c:v>-13.884396000000041</c:v>
                </c:pt>
                <c:pt idx="1039">
                  <c:v>-13.897293000000042</c:v>
                </c:pt>
                <c:pt idx="1040">
                  <c:v>-13.911248000000041</c:v>
                </c:pt>
                <c:pt idx="1041">
                  <c:v>-13.925218000000042</c:v>
                </c:pt>
                <c:pt idx="1042">
                  <c:v>-13.940262000000041</c:v>
                </c:pt>
                <c:pt idx="1043">
                  <c:v>-13.953163000000041</c:v>
                </c:pt>
                <c:pt idx="1044">
                  <c:v>-13.967133000000041</c:v>
                </c:pt>
                <c:pt idx="1045">
                  <c:v>-13.980040000000042</c:v>
                </c:pt>
                <c:pt idx="1046">
                  <c:v>-13.992944000000042</c:v>
                </c:pt>
                <c:pt idx="1047">
                  <c:v>-14.005845000000042</c:v>
                </c:pt>
                <c:pt idx="1048">
                  <c:v>-14.018746000000041</c:v>
                </c:pt>
                <c:pt idx="1049">
                  <c:v>-14.03164000000004</c:v>
                </c:pt>
                <c:pt idx="1050">
                  <c:v>-14.044544000000041</c:v>
                </c:pt>
                <c:pt idx="1051">
                  <c:v>-14.058510000000041</c:v>
                </c:pt>
                <c:pt idx="1052">
                  <c:v>-14.071424000000041</c:v>
                </c:pt>
                <c:pt idx="1053">
                  <c:v>-14.085397000000041</c:v>
                </c:pt>
                <c:pt idx="1054">
                  <c:v>-14.099367000000042</c:v>
                </c:pt>
                <c:pt idx="1055">
                  <c:v>-14.113327000000043</c:v>
                </c:pt>
                <c:pt idx="1056">
                  <c:v>-14.126227000000043</c:v>
                </c:pt>
                <c:pt idx="1057">
                  <c:v>-14.140197000000043</c:v>
                </c:pt>
                <c:pt idx="1058">
                  <c:v>-14.153098000000043</c:v>
                </c:pt>
                <c:pt idx="1059">
                  <c:v>-14.167074000000042</c:v>
                </c:pt>
                <c:pt idx="1060">
                  <c:v>-14.179975000000042</c:v>
                </c:pt>
                <c:pt idx="1061">
                  <c:v>-14.193945000000042</c:v>
                </c:pt>
                <c:pt idx="1062">
                  <c:v>-14.207911000000042</c:v>
                </c:pt>
                <c:pt idx="1063">
                  <c:v>-14.220812000000041</c:v>
                </c:pt>
                <c:pt idx="1064">
                  <c:v>-14.233716000000042</c:v>
                </c:pt>
                <c:pt idx="1065">
                  <c:v>-14.246620000000043</c:v>
                </c:pt>
                <c:pt idx="1066">
                  <c:v>-14.260589000000042</c:v>
                </c:pt>
                <c:pt idx="1067">
                  <c:v>-14.273486000000043</c:v>
                </c:pt>
                <c:pt idx="1068">
                  <c:v>-14.287459000000043</c:v>
                </c:pt>
                <c:pt idx="1069">
                  <c:v>-14.300363000000043</c:v>
                </c:pt>
                <c:pt idx="1070">
                  <c:v>-14.313260000000044</c:v>
                </c:pt>
                <c:pt idx="1071">
                  <c:v>-14.327233000000044</c:v>
                </c:pt>
                <c:pt idx="1072">
                  <c:v>-14.340137000000045</c:v>
                </c:pt>
                <c:pt idx="1073">
                  <c:v>-14.354092000000044</c:v>
                </c:pt>
                <c:pt idx="1074">
                  <c:v>-14.368055000000044</c:v>
                </c:pt>
                <c:pt idx="1075">
                  <c:v>-14.382018000000045</c:v>
                </c:pt>
                <c:pt idx="1076">
                  <c:v>-14.395988000000045</c:v>
                </c:pt>
                <c:pt idx="1077">
                  <c:v>-14.409951000000046</c:v>
                </c:pt>
                <c:pt idx="1078">
                  <c:v>-14.423914000000046</c:v>
                </c:pt>
                <c:pt idx="1079">
                  <c:v>-14.437880000000046</c:v>
                </c:pt>
                <c:pt idx="1080">
                  <c:v>-14.451860000000046</c:v>
                </c:pt>
                <c:pt idx="1081">
                  <c:v>-14.465840000000046</c:v>
                </c:pt>
                <c:pt idx="1082">
                  <c:v>-14.479813000000046</c:v>
                </c:pt>
                <c:pt idx="1083">
                  <c:v>-14.493786000000046</c:v>
                </c:pt>
                <c:pt idx="1084">
                  <c:v>-14.507749000000047</c:v>
                </c:pt>
                <c:pt idx="1085">
                  <c:v>-14.521712000000047</c:v>
                </c:pt>
                <c:pt idx="1086">
                  <c:v>-14.534606000000046</c:v>
                </c:pt>
                <c:pt idx="1087">
                  <c:v>-14.548575000000046</c:v>
                </c:pt>
                <c:pt idx="1088">
                  <c:v>-14.562541000000046</c:v>
                </c:pt>
                <c:pt idx="1089">
                  <c:v>-14.575435000000045</c:v>
                </c:pt>
                <c:pt idx="1090">
                  <c:v>-14.589408000000045</c:v>
                </c:pt>
                <c:pt idx="1091">
                  <c:v>-14.603371000000045</c:v>
                </c:pt>
                <c:pt idx="1092">
                  <c:v>-14.616258000000045</c:v>
                </c:pt>
                <c:pt idx="1093">
                  <c:v>-14.629162000000045</c:v>
                </c:pt>
                <c:pt idx="1094">
                  <c:v>-14.642071000000046</c:v>
                </c:pt>
                <c:pt idx="1095">
                  <c:v>-14.654975000000046</c:v>
                </c:pt>
                <c:pt idx="1096">
                  <c:v>-14.667887000000047</c:v>
                </c:pt>
                <c:pt idx="1097">
                  <c:v>-14.681850000000047</c:v>
                </c:pt>
                <c:pt idx="1098">
                  <c:v>-14.694751000000046</c:v>
                </c:pt>
                <c:pt idx="1099">
                  <c:v>-14.707655000000047</c:v>
                </c:pt>
                <c:pt idx="1100">
                  <c:v>-14.720556000000046</c:v>
                </c:pt>
                <c:pt idx="1101">
                  <c:v>-14.732389000000046</c:v>
                </c:pt>
                <c:pt idx="1102">
                  <c:v>-14.745298000000046</c:v>
                </c:pt>
                <c:pt idx="1103">
                  <c:v>-14.759271000000046</c:v>
                </c:pt>
                <c:pt idx="1104">
                  <c:v>-14.773244000000046</c:v>
                </c:pt>
                <c:pt idx="1105">
                  <c:v>-14.787207000000047</c:v>
                </c:pt>
                <c:pt idx="1106">
                  <c:v>-14.801180000000047</c:v>
                </c:pt>
                <c:pt idx="1107">
                  <c:v>-14.815160000000047</c:v>
                </c:pt>
                <c:pt idx="1108">
                  <c:v>-14.828054000000046</c:v>
                </c:pt>
                <c:pt idx="1109">
                  <c:v>-14.842024000000047</c:v>
                </c:pt>
                <c:pt idx="1110">
                  <c:v>-14.855994000000047</c:v>
                </c:pt>
                <c:pt idx="1111">
                  <c:v>-14.868895000000046</c:v>
                </c:pt>
                <c:pt idx="1112">
                  <c:v>-14.882864000000046</c:v>
                </c:pt>
                <c:pt idx="1113">
                  <c:v>-14.896830000000046</c:v>
                </c:pt>
                <c:pt idx="1114">
                  <c:v>-14.910803000000046</c:v>
                </c:pt>
                <c:pt idx="1115">
                  <c:v>-14.924776000000046</c:v>
                </c:pt>
                <c:pt idx="1116">
                  <c:v>-14.938746000000046</c:v>
                </c:pt>
                <c:pt idx="1117">
                  <c:v>-14.951650000000047</c:v>
                </c:pt>
                <c:pt idx="1118">
                  <c:v>-14.964557000000047</c:v>
                </c:pt>
                <c:pt idx="1119">
                  <c:v>-14.978537000000047</c:v>
                </c:pt>
                <c:pt idx="1120">
                  <c:v>-14.992510000000047</c:v>
                </c:pt>
                <c:pt idx="1121">
                  <c:v>-15.005407000000048</c:v>
                </c:pt>
                <c:pt idx="1122">
                  <c:v>-15.018304000000049</c:v>
                </c:pt>
                <c:pt idx="1123">
                  <c:v>-15.032267000000049</c:v>
                </c:pt>
                <c:pt idx="1124">
                  <c:v>-15.045161000000048</c:v>
                </c:pt>
                <c:pt idx="1125">
                  <c:v>-15.059127000000048</c:v>
                </c:pt>
                <c:pt idx="1126">
                  <c:v>-15.072028000000047</c:v>
                </c:pt>
                <c:pt idx="1127">
                  <c:v>-15.084963000000048</c:v>
                </c:pt>
                <c:pt idx="1128">
                  <c:v>-15.099067000000048</c:v>
                </c:pt>
                <c:pt idx="1129">
                  <c:v>-15.113008000000049</c:v>
                </c:pt>
                <c:pt idx="1130">
                  <c:v>-15.125840000000048</c:v>
                </c:pt>
                <c:pt idx="1131">
                  <c:v>-15.138689000000047</c:v>
                </c:pt>
                <c:pt idx="1132">
                  <c:v>-15.152644000000047</c:v>
                </c:pt>
              </c:numCache>
            </c:numRef>
          </c:val>
          <c:smooth val="0"/>
          <c:extLst>
            <c:ext xmlns:c16="http://schemas.microsoft.com/office/drawing/2014/chart" uri="{C3380CC4-5D6E-409C-BE32-E72D297353CC}">
              <c16:uniqueId val="{00000002-AFF4-4CC4-AFC9-BD32C8024584}"/>
            </c:ext>
          </c:extLst>
        </c:ser>
        <c:dLbls>
          <c:showLegendKey val="0"/>
          <c:showVal val="0"/>
          <c:showCatName val="0"/>
          <c:showSerName val="0"/>
          <c:showPercent val="0"/>
          <c:showBubbleSize val="0"/>
        </c:dLbls>
        <c:smooth val="0"/>
        <c:axId val="931686088"/>
        <c:axId val="931688056"/>
      </c:lineChart>
      <c:catAx>
        <c:axId val="9316860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88056"/>
        <c:crosses val="autoZero"/>
        <c:auto val="1"/>
        <c:lblAlgn val="ctr"/>
        <c:lblOffset val="100"/>
        <c:noMultiLvlLbl val="0"/>
      </c:catAx>
      <c:valAx>
        <c:axId val="931688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86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After</a:t>
            </a:r>
            <a:r>
              <a:rPr lang="en-IE" baseline="0"/>
              <a:t> Complementary Filter</a:t>
            </a:r>
            <a:endParaRPr lang="en-I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Gyro!$X$1</c:f>
              <c:strCache>
                <c:ptCount val="1"/>
                <c:pt idx="0">
                  <c:v>Gangle_X</c:v>
                </c:pt>
              </c:strCache>
            </c:strRef>
          </c:tx>
          <c:spPr>
            <a:ln w="28575" cap="rnd">
              <a:solidFill>
                <a:schemeClr val="accent1"/>
              </a:solidFill>
              <a:round/>
            </a:ln>
            <a:effectLst/>
          </c:spPr>
          <c:marker>
            <c:symbol val="none"/>
          </c:marker>
          <c:val>
            <c:numRef>
              <c:f>Gyro!$X$2:$X$1357</c:f>
              <c:numCache>
                <c:formatCode>General</c:formatCode>
                <c:ptCount val="1356"/>
                <c:pt idx="0">
                  <c:v>-1.5855000000000001E-2</c:v>
                </c:pt>
                <c:pt idx="1">
                  <c:v>-3.2952999999999996E-2</c:v>
                </c:pt>
                <c:pt idx="2">
                  <c:v>-4.8661920000000004E-2</c:v>
                </c:pt>
                <c:pt idx="3">
                  <c:v>-6.4044441600000002E-2</c:v>
                </c:pt>
                <c:pt idx="4">
                  <c:v>-7.9094512768000017E-2</c:v>
                </c:pt>
                <c:pt idx="5">
                  <c:v>-9.3848782512640019E-2</c:v>
                </c:pt>
                <c:pt idx="6">
                  <c:v>-0.10833390686238721</c:v>
                </c:pt>
                <c:pt idx="7">
                  <c:v>-0.12252564872513946</c:v>
                </c:pt>
                <c:pt idx="8">
                  <c:v>-0.13539513575063669</c:v>
                </c:pt>
                <c:pt idx="9">
                  <c:v>-0.14799275303562395</c:v>
                </c:pt>
                <c:pt idx="10">
                  <c:v>-0.16137939797491146</c:v>
                </c:pt>
                <c:pt idx="11">
                  <c:v>-0.17345519001541324</c:v>
                </c:pt>
                <c:pt idx="12">
                  <c:v>-0.18636414621510497</c:v>
                </c:pt>
                <c:pt idx="13">
                  <c:v>-0.19793412329080287</c:v>
                </c:pt>
                <c:pt idx="14">
                  <c:v>-0.20827116082498681</c:v>
                </c:pt>
                <c:pt idx="15">
                  <c:v>-0.21630539760848708</c:v>
                </c:pt>
                <c:pt idx="16">
                  <c:v>-0.2293351296563173</c:v>
                </c:pt>
                <c:pt idx="17">
                  <c:v>-0.24423272706319096</c:v>
                </c:pt>
                <c:pt idx="18">
                  <c:v>-0.25461159252192717</c:v>
                </c:pt>
                <c:pt idx="19">
                  <c:v>-0.26484334067148863</c:v>
                </c:pt>
                <c:pt idx="20">
                  <c:v>-0.2759034738580588</c:v>
                </c:pt>
                <c:pt idx="21">
                  <c:v>-0.28572402438089761</c:v>
                </c:pt>
                <c:pt idx="22">
                  <c:v>-0.29635524389327961</c:v>
                </c:pt>
                <c:pt idx="23">
                  <c:v>-0.30677165901541398</c:v>
                </c:pt>
                <c:pt idx="24">
                  <c:v>-0.31591234583510569</c:v>
                </c:pt>
                <c:pt idx="25">
                  <c:v>-0.32490587891840356</c:v>
                </c:pt>
                <c:pt idx="26">
                  <c:v>-0.33373220134003551</c:v>
                </c:pt>
                <c:pt idx="27">
                  <c:v>-0.34345177731323479</c:v>
                </c:pt>
                <c:pt idx="28">
                  <c:v>-0.35290706176697012</c:v>
                </c:pt>
                <c:pt idx="29">
                  <c:v>-0.36221050053163073</c:v>
                </c:pt>
                <c:pt idx="30">
                  <c:v>-0.37029363052099812</c:v>
                </c:pt>
                <c:pt idx="31">
                  <c:v>-0.3782205979105781</c:v>
                </c:pt>
                <c:pt idx="32">
                  <c:v>-0.38806914595236652</c:v>
                </c:pt>
                <c:pt idx="33">
                  <c:v>-0.39556158303331918</c:v>
                </c:pt>
                <c:pt idx="34">
                  <c:v>-0.40188605137265276</c:v>
                </c:pt>
                <c:pt idx="35">
                  <c:v>-0.40913645034519969</c:v>
                </c:pt>
                <c:pt idx="36">
                  <c:v>-0.41732284133829567</c:v>
                </c:pt>
                <c:pt idx="37">
                  <c:v>-0.4253498445115298</c:v>
                </c:pt>
                <c:pt idx="38">
                  <c:v>-0.43319128762129916</c:v>
                </c:pt>
                <c:pt idx="39">
                  <c:v>-0.43982778186887317</c:v>
                </c:pt>
                <c:pt idx="40">
                  <c:v>-0.44529876623149572</c:v>
                </c:pt>
                <c:pt idx="41">
                  <c:v>-0.45274085090686578</c:v>
                </c:pt>
                <c:pt idx="42">
                  <c:v>-0.45794363388872844</c:v>
                </c:pt>
                <c:pt idx="43">
                  <c:v>-0.46516728121095391</c:v>
                </c:pt>
                <c:pt idx="44">
                  <c:v>-0.47221411558673482</c:v>
                </c:pt>
                <c:pt idx="45">
                  <c:v>-0.47810111327500004</c:v>
                </c:pt>
                <c:pt idx="46">
                  <c:v>-0.48387649100950003</c:v>
                </c:pt>
                <c:pt idx="47">
                  <c:v>-0.48954310118930999</c:v>
                </c:pt>
                <c:pt idx="48">
                  <c:v>-0.49504185916552379</c:v>
                </c:pt>
                <c:pt idx="49">
                  <c:v>-0.5014905819822133</c:v>
                </c:pt>
                <c:pt idx="50">
                  <c:v>-0.50782409034256903</c:v>
                </c:pt>
                <c:pt idx="51">
                  <c:v>-0.51299630853571765</c:v>
                </c:pt>
                <c:pt idx="52">
                  <c:v>-0.51912532236500331</c:v>
                </c:pt>
                <c:pt idx="53">
                  <c:v>-0.52405067591770327</c:v>
                </c:pt>
                <c:pt idx="54">
                  <c:v>-0.52992412239934916</c:v>
                </c:pt>
                <c:pt idx="55">
                  <c:v>-0.53568385995136225</c:v>
                </c:pt>
                <c:pt idx="56">
                  <c:v>-0.54129382275233495</c:v>
                </c:pt>
                <c:pt idx="57">
                  <c:v>-0.54473426629728827</c:v>
                </c:pt>
                <c:pt idx="58">
                  <c:v>-0.54806042097134244</c:v>
                </c:pt>
                <c:pt idx="59">
                  <c:v>-0.55346863255191558</c:v>
                </c:pt>
                <c:pt idx="60">
                  <c:v>-0.55873297990087734</c:v>
                </c:pt>
                <c:pt idx="61">
                  <c:v>-0.56286294030285977</c:v>
                </c:pt>
                <c:pt idx="62">
                  <c:v>-0.56799122149680259</c:v>
                </c:pt>
                <c:pt idx="63">
                  <c:v>-0.57299011706686642</c:v>
                </c:pt>
                <c:pt idx="64">
                  <c:v>-0.57787285472552907</c:v>
                </c:pt>
                <c:pt idx="65">
                  <c:v>-0.58059803763101858</c:v>
                </c:pt>
                <c:pt idx="66">
                  <c:v>-0.58431187687839814</c:v>
                </c:pt>
                <c:pt idx="67">
                  <c:v>-0.58793051934083018</c:v>
                </c:pt>
                <c:pt idx="68">
                  <c:v>-0.59147880895401361</c:v>
                </c:pt>
                <c:pt idx="69">
                  <c:v>-0.59495777277493334</c:v>
                </c:pt>
                <c:pt idx="70">
                  <c:v>-0.59833697731943458</c:v>
                </c:pt>
                <c:pt idx="71">
                  <c:v>-0.60166507777304579</c:v>
                </c:pt>
                <c:pt idx="72">
                  <c:v>-0.60599019621758476</c:v>
                </c:pt>
                <c:pt idx="73">
                  <c:v>-0.6091902322932331</c:v>
                </c:pt>
                <c:pt idx="74">
                  <c:v>-0.61232598764736834</c:v>
                </c:pt>
                <c:pt idx="75">
                  <c:v>-0.61537536789442093</c:v>
                </c:pt>
                <c:pt idx="76">
                  <c:v>-0.61944430053653243</c:v>
                </c:pt>
                <c:pt idx="77">
                  <c:v>-0.62130189452580187</c:v>
                </c:pt>
                <c:pt idx="78">
                  <c:v>-0.62524955663528581</c:v>
                </c:pt>
                <c:pt idx="79">
                  <c:v>-0.62908874550258009</c:v>
                </c:pt>
                <c:pt idx="80">
                  <c:v>-0.63286081059252841</c:v>
                </c:pt>
                <c:pt idx="81">
                  <c:v>-0.63447753438067789</c:v>
                </c:pt>
                <c:pt idx="82">
                  <c:v>-0.63709076369306439</c:v>
                </c:pt>
                <c:pt idx="83">
                  <c:v>-0.64071598841920308</c:v>
                </c:pt>
                <c:pt idx="84">
                  <c:v>-0.64426282865081896</c:v>
                </c:pt>
                <c:pt idx="85">
                  <c:v>-0.64776355207780267</c:v>
                </c:pt>
                <c:pt idx="86">
                  <c:v>-0.65113924103624665</c:v>
                </c:pt>
                <c:pt idx="87">
                  <c:v>-0.65448133621552174</c:v>
                </c:pt>
                <c:pt idx="88">
                  <c:v>-0.65877870949121131</c:v>
                </c:pt>
                <c:pt idx="89">
                  <c:v>-0.66195035530138713</c:v>
                </c:pt>
                <c:pt idx="90">
                  <c:v>-0.66406860819535929</c:v>
                </c:pt>
                <c:pt idx="91">
                  <c:v>-0.66713467603145205</c:v>
                </c:pt>
                <c:pt idx="92">
                  <c:v>-0.67013058251082303</c:v>
                </c:pt>
                <c:pt idx="93">
                  <c:v>-0.67309035086060653</c:v>
                </c:pt>
                <c:pt idx="94">
                  <c:v>-0.67496002384339449</c:v>
                </c:pt>
                <c:pt idx="95">
                  <c:v>-0.67781560336652658</c:v>
                </c:pt>
                <c:pt idx="96">
                  <c:v>-0.68062237129919601</c:v>
                </c:pt>
                <c:pt idx="97">
                  <c:v>-0.68231772387321199</c:v>
                </c:pt>
                <c:pt idx="98">
                  <c:v>-0.68399380939574772</c:v>
                </c:pt>
                <c:pt idx="99">
                  <c:v>-0.68668823320783268</c:v>
                </c:pt>
                <c:pt idx="100">
                  <c:v>-0.68931960854367602</c:v>
                </c:pt>
                <c:pt idx="101">
                  <c:v>-0.69189927637280246</c:v>
                </c:pt>
                <c:pt idx="102">
                  <c:v>-0.69443133084534636</c:v>
                </c:pt>
                <c:pt idx="103">
                  <c:v>-0.69688058422843946</c:v>
                </c:pt>
                <c:pt idx="104">
                  <c:v>-0.69930881254387067</c:v>
                </c:pt>
                <c:pt idx="105">
                  <c:v>-0.69961581629299319</c:v>
                </c:pt>
                <c:pt idx="106">
                  <c:v>-0.70199849996713337</c:v>
                </c:pt>
                <c:pt idx="107">
                  <c:v>-0.70535676996779073</c:v>
                </c:pt>
                <c:pt idx="108">
                  <c:v>-0.70758769456843496</c:v>
                </c:pt>
                <c:pt idx="109">
                  <c:v>-0.70875136067706612</c:v>
                </c:pt>
                <c:pt idx="110">
                  <c:v>-0.71093821346352482</c:v>
                </c:pt>
                <c:pt idx="111">
                  <c:v>-0.71306900919425431</c:v>
                </c:pt>
                <c:pt idx="112">
                  <c:v>-0.71413982901036921</c:v>
                </c:pt>
                <c:pt idx="113">
                  <c:v>-0.71517277243016175</c:v>
                </c:pt>
                <c:pt idx="114">
                  <c:v>-0.71618481698155856</c:v>
                </c:pt>
                <c:pt idx="115">
                  <c:v>-0.71720966064192737</c:v>
                </c:pt>
                <c:pt idx="116">
                  <c:v>-0.71713658742908881</c:v>
                </c:pt>
                <c:pt idx="117">
                  <c:v>-0.71810335568050698</c:v>
                </c:pt>
                <c:pt idx="118">
                  <c:v>-0.71904618856689684</c:v>
                </c:pt>
                <c:pt idx="119">
                  <c:v>-0.72101216479555896</c:v>
                </c:pt>
                <c:pt idx="120">
                  <c:v>-0.72294434149964781</c:v>
                </c:pt>
                <c:pt idx="121">
                  <c:v>-0.72380623466965477</c:v>
                </c:pt>
                <c:pt idx="122">
                  <c:v>-0.7246414099762617</c:v>
                </c:pt>
                <c:pt idx="123">
                  <c:v>-0.72655592177673656</c:v>
                </c:pt>
                <c:pt idx="124">
                  <c:v>-0.72734192334120185</c:v>
                </c:pt>
                <c:pt idx="125">
                  <c:v>-0.72810136487437771</c:v>
                </c:pt>
                <c:pt idx="126">
                  <c:v>-0.72882239757689016</c:v>
                </c:pt>
                <c:pt idx="127">
                  <c:v>-0.7305958296253523</c:v>
                </c:pt>
                <c:pt idx="128">
                  <c:v>-0.73130239303284528</c:v>
                </c:pt>
                <c:pt idx="129">
                  <c:v>-0.73304768517218843</c:v>
                </c:pt>
                <c:pt idx="130">
                  <c:v>-0.73478995146874471</c:v>
                </c:pt>
                <c:pt idx="131">
                  <c:v>-0.73649859243936988</c:v>
                </c:pt>
                <c:pt idx="132">
                  <c:v>-0.73704742059058248</c:v>
                </c:pt>
                <c:pt idx="133">
                  <c:v>-0.73866429217877083</c:v>
                </c:pt>
                <c:pt idx="134">
                  <c:v>-0.73919940633519543</c:v>
                </c:pt>
                <c:pt idx="135">
                  <c:v>-0.73974061820849146</c:v>
                </c:pt>
                <c:pt idx="136">
                  <c:v>-0.74129538584432164</c:v>
                </c:pt>
                <c:pt idx="137">
                  <c:v>-0.74280591812743513</c:v>
                </c:pt>
                <c:pt idx="138">
                  <c:v>-0.74428501976488637</c:v>
                </c:pt>
                <c:pt idx="139">
                  <c:v>-0.74575903936958865</c:v>
                </c:pt>
                <c:pt idx="140">
                  <c:v>-0.74615959858219683</c:v>
                </c:pt>
                <c:pt idx="141">
                  <c:v>-0.74658632661055291</c:v>
                </c:pt>
                <c:pt idx="142">
                  <c:v>-0.7480177000783419</c:v>
                </c:pt>
                <c:pt idx="143">
                  <c:v>-0.74939358607677509</c:v>
                </c:pt>
                <c:pt idx="144">
                  <c:v>-0.75079579435523958</c:v>
                </c:pt>
                <c:pt idx="145">
                  <c:v>-0.75109255846813472</c:v>
                </c:pt>
                <c:pt idx="146">
                  <c:v>-0.75240684729877194</c:v>
                </c:pt>
                <c:pt idx="147">
                  <c:v>-0.75266131035279638</c:v>
                </c:pt>
                <c:pt idx="148">
                  <c:v>-0.75394790414574042</c:v>
                </c:pt>
                <c:pt idx="149">
                  <c:v>-0.75628038606282555</c:v>
                </c:pt>
                <c:pt idx="150">
                  <c:v>-0.75750587834156891</c:v>
                </c:pt>
                <c:pt idx="151">
                  <c:v>-0.75873102077473742</c:v>
                </c:pt>
                <c:pt idx="152">
                  <c:v>-0.75889274035924259</c:v>
                </c:pt>
                <c:pt idx="153">
                  <c:v>-0.76006454555205771</c:v>
                </c:pt>
                <c:pt idx="154">
                  <c:v>-0.76119415464101658</c:v>
                </c:pt>
                <c:pt idx="155">
                  <c:v>-0.76232329154819622</c:v>
                </c:pt>
                <c:pt idx="156">
                  <c:v>-0.76345334571723233</c:v>
                </c:pt>
                <c:pt idx="157">
                  <c:v>-0.76454891880288767</c:v>
                </c:pt>
                <c:pt idx="158">
                  <c:v>-0.76565034042682989</c:v>
                </c:pt>
                <c:pt idx="159">
                  <c:v>-0.76669859361829329</c:v>
                </c:pt>
                <c:pt idx="160">
                  <c:v>-0.76774746174592745</c:v>
                </c:pt>
                <c:pt idx="161">
                  <c:v>-0.76877267251100889</c:v>
                </c:pt>
                <c:pt idx="162">
                  <c:v>-0.76977975906078866</c:v>
                </c:pt>
                <c:pt idx="163">
                  <c:v>-0.76972296387957284</c:v>
                </c:pt>
                <c:pt idx="164">
                  <c:v>-0.77065122460198143</c:v>
                </c:pt>
                <c:pt idx="165">
                  <c:v>-0.77162938010994186</c:v>
                </c:pt>
                <c:pt idx="166">
                  <c:v>-0.77258307250774305</c:v>
                </c:pt>
                <c:pt idx="167">
                  <c:v>-0.7724720310575881</c:v>
                </c:pt>
                <c:pt idx="168">
                  <c:v>-0.77234703043643638</c:v>
                </c:pt>
                <c:pt idx="169">
                  <c:v>-0.77221262982770755</c:v>
                </c:pt>
                <c:pt idx="170">
                  <c:v>-0.77415439723115342</c:v>
                </c:pt>
                <c:pt idx="171">
                  <c:v>-0.77399284928653023</c:v>
                </c:pt>
                <c:pt idx="172">
                  <c:v>-0.77382659230079964</c:v>
                </c:pt>
                <c:pt idx="173">
                  <c:v>-0.77472810045478369</c:v>
                </c:pt>
                <c:pt idx="174">
                  <c:v>-0.77559085844568787</c:v>
                </c:pt>
                <c:pt idx="175">
                  <c:v>-0.7764540412767742</c:v>
                </c:pt>
                <c:pt idx="176">
                  <c:v>-0.77727064045123873</c:v>
                </c:pt>
                <c:pt idx="177">
                  <c:v>-0.7780989076422139</c:v>
                </c:pt>
                <c:pt idx="178">
                  <c:v>-0.77889838948936951</c:v>
                </c:pt>
                <c:pt idx="179">
                  <c:v>-0.77966398169958206</c:v>
                </c:pt>
                <c:pt idx="180">
                  <c:v>-0.78043012206559048</c:v>
                </c:pt>
                <c:pt idx="181">
                  <c:v>-0.78222157962427863</c:v>
                </c:pt>
                <c:pt idx="182">
                  <c:v>-0.78396742803179298</c:v>
                </c:pt>
                <c:pt idx="183">
                  <c:v>-0.78461661947115713</c:v>
                </c:pt>
                <c:pt idx="184">
                  <c:v>-0.7852877070817339</c:v>
                </c:pt>
                <c:pt idx="185">
                  <c:v>-0.78594781294009919</c:v>
                </c:pt>
                <c:pt idx="186">
                  <c:v>-0.78766471668129712</c:v>
                </c:pt>
                <c:pt idx="187">
                  <c:v>-0.78828302234767111</c:v>
                </c:pt>
                <c:pt idx="188">
                  <c:v>-0.78888258190071769</c:v>
                </c:pt>
                <c:pt idx="189">
                  <c:v>-0.78947161026270329</c:v>
                </c:pt>
                <c:pt idx="190">
                  <c:v>-0.79004487805744916</c:v>
                </c:pt>
                <c:pt idx="191">
                  <c:v>-0.79062752049630025</c:v>
                </c:pt>
                <c:pt idx="192">
                  <c:v>-0.79120279008637429</c:v>
                </c:pt>
                <c:pt idx="193">
                  <c:v>-0.79277003428464676</c:v>
                </c:pt>
                <c:pt idx="194">
                  <c:v>-0.79327225359895381</c:v>
                </c:pt>
                <c:pt idx="195">
                  <c:v>-0.79376256852697469</c:v>
                </c:pt>
                <c:pt idx="196">
                  <c:v>-0.79319145715643513</c:v>
                </c:pt>
                <c:pt idx="197">
                  <c:v>-0.79369652801330648</c:v>
                </c:pt>
                <c:pt idx="198">
                  <c:v>-0.79420951745304036</c:v>
                </c:pt>
                <c:pt idx="199">
                  <c:v>-0.79468892710397954</c:v>
                </c:pt>
                <c:pt idx="200">
                  <c:v>-0.79412906856189991</c:v>
                </c:pt>
                <c:pt idx="201">
                  <c:v>-0.79357902719066187</c:v>
                </c:pt>
                <c:pt idx="202">
                  <c:v>-0.79407006664684865</c:v>
                </c:pt>
                <c:pt idx="203">
                  <c:v>-0.79350408531391159</c:v>
                </c:pt>
                <c:pt idx="204">
                  <c:v>-0.79398946360763345</c:v>
                </c:pt>
                <c:pt idx="205">
                  <c:v>-0.79342113433548067</c:v>
                </c:pt>
                <c:pt idx="206">
                  <c:v>-0.79287149164877102</c:v>
                </c:pt>
                <c:pt idx="207">
                  <c:v>-0.79232294181579555</c:v>
                </c:pt>
                <c:pt idx="208">
                  <c:v>-0.79285088297947959</c:v>
                </c:pt>
                <c:pt idx="209">
                  <c:v>-0.79337710531989003</c:v>
                </c:pt>
                <c:pt idx="210">
                  <c:v>-0.7938356432134922</c:v>
                </c:pt>
                <c:pt idx="211">
                  <c:v>-0.79430493034922234</c:v>
                </c:pt>
                <c:pt idx="212">
                  <c:v>-0.79372327174223778</c:v>
                </c:pt>
                <c:pt idx="213">
                  <c:v>-0.79318864630739294</c:v>
                </c:pt>
                <c:pt idx="214">
                  <c:v>-0.7926282533812451</c:v>
                </c:pt>
                <c:pt idx="215">
                  <c:v>-0.7931631883136202</c:v>
                </c:pt>
                <c:pt idx="216">
                  <c:v>-0.79365874454734786</c:v>
                </c:pt>
                <c:pt idx="217">
                  <c:v>-0.79310100965640085</c:v>
                </c:pt>
                <c:pt idx="218">
                  <c:v>-0.79357582946327287</c:v>
                </c:pt>
                <c:pt idx="219">
                  <c:v>-0.79299997287400747</c:v>
                </c:pt>
                <c:pt idx="220">
                  <c:v>-0.79241281341652736</c:v>
                </c:pt>
                <c:pt idx="221">
                  <c:v>-0.79188197714819675</c:v>
                </c:pt>
                <c:pt idx="222">
                  <c:v>-0.79030715760523285</c:v>
                </c:pt>
                <c:pt idx="223">
                  <c:v>-0.79085373445312823</c:v>
                </c:pt>
                <c:pt idx="224">
                  <c:v>-0.7903436997640656</c:v>
                </c:pt>
                <c:pt idx="225">
                  <c:v>-0.7898565057687843</c:v>
                </c:pt>
                <c:pt idx="226">
                  <c:v>-0.78935635565340856</c:v>
                </c:pt>
                <c:pt idx="227">
                  <c:v>-0.78782762854034027</c:v>
                </c:pt>
                <c:pt idx="228">
                  <c:v>-0.78843141596953348</c:v>
                </c:pt>
                <c:pt idx="229">
                  <c:v>-0.78798874765014282</c:v>
                </c:pt>
                <c:pt idx="230">
                  <c:v>-0.78753251269713997</c:v>
                </c:pt>
                <c:pt idx="231">
                  <c:v>-0.78711590244319718</c:v>
                </c:pt>
                <c:pt idx="232">
                  <c:v>-0.78774828439433331</c:v>
                </c:pt>
                <c:pt idx="233">
                  <c:v>-0.78836099870644671</c:v>
                </c:pt>
                <c:pt idx="234">
                  <c:v>-0.78892329873231781</c:v>
                </c:pt>
                <c:pt idx="235">
                  <c:v>-0.78843447275767142</c:v>
                </c:pt>
                <c:pt idx="236">
                  <c:v>-0.79007104330251798</c:v>
                </c:pt>
                <c:pt idx="237">
                  <c:v>-0.79061960243646767</c:v>
                </c:pt>
                <c:pt idx="238">
                  <c:v>-0.79012445038773838</c:v>
                </c:pt>
                <c:pt idx="239">
                  <c:v>-0.78960932137998352</c:v>
                </c:pt>
                <c:pt idx="240">
                  <c:v>-0.78912235495238381</c:v>
                </c:pt>
                <c:pt idx="241">
                  <c:v>-0.78972376785333609</c:v>
                </c:pt>
                <c:pt idx="242">
                  <c:v>-0.7892167924962693</c:v>
                </c:pt>
                <c:pt idx="243">
                  <c:v>-0.79082375664634386</c:v>
                </c:pt>
                <c:pt idx="244">
                  <c:v>-0.79136700151341699</c:v>
                </c:pt>
                <c:pt idx="245">
                  <c:v>-0.79189666148314863</c:v>
                </c:pt>
                <c:pt idx="246">
                  <c:v>-0.79240404825348565</c:v>
                </c:pt>
                <c:pt idx="247">
                  <c:v>-0.79289486728841585</c:v>
                </c:pt>
                <c:pt idx="248">
                  <c:v>-0.79338874994264752</c:v>
                </c:pt>
                <c:pt idx="249">
                  <c:v>-0.79281745494379463</c:v>
                </c:pt>
                <c:pt idx="250">
                  <c:v>-0.79332146584491869</c:v>
                </c:pt>
                <c:pt idx="251">
                  <c:v>-0.79379727652802023</c:v>
                </c:pt>
                <c:pt idx="252">
                  <c:v>-0.79324881099745981</c:v>
                </c:pt>
                <c:pt idx="253">
                  <c:v>-0.79376585477751072</c:v>
                </c:pt>
                <c:pt idx="254">
                  <c:v>-0.79427613768196048</c:v>
                </c:pt>
                <c:pt idx="255">
                  <c:v>-0.79369443492832126</c:v>
                </c:pt>
                <c:pt idx="256">
                  <c:v>-0.79313594622975481</c:v>
                </c:pt>
                <c:pt idx="257">
                  <c:v>-0.79366308730515966</c:v>
                </c:pt>
                <c:pt idx="258">
                  <c:v>-0.79306632555905643</c:v>
                </c:pt>
                <c:pt idx="259">
                  <c:v>-0.79250913904787523</c:v>
                </c:pt>
                <c:pt idx="260">
                  <c:v>-0.79199421626691768</c:v>
                </c:pt>
                <c:pt idx="261">
                  <c:v>-0.79252457194157933</c:v>
                </c:pt>
                <c:pt idx="262">
                  <c:v>-0.79198068050274772</c:v>
                </c:pt>
                <c:pt idx="263">
                  <c:v>-0.79250042689269273</c:v>
                </c:pt>
                <c:pt idx="264">
                  <c:v>-0.79299481835483876</c:v>
                </c:pt>
                <c:pt idx="265">
                  <c:v>-0.79349304198774195</c:v>
                </c:pt>
                <c:pt idx="266">
                  <c:v>-0.79395544114798711</c:v>
                </c:pt>
                <c:pt idx="267">
                  <c:v>-0.79443079232502722</c:v>
                </c:pt>
                <c:pt idx="268">
                  <c:v>-0.79490057647852663</c:v>
                </c:pt>
                <c:pt idx="269">
                  <c:v>-0.79537846494895614</c:v>
                </c:pt>
                <c:pt idx="270">
                  <c:v>-0.79582475564997701</c:v>
                </c:pt>
                <c:pt idx="271">
                  <c:v>-0.79524294053697742</c:v>
                </c:pt>
                <c:pt idx="272">
                  <c:v>-0.79466694172623786</c:v>
                </c:pt>
                <c:pt idx="273">
                  <c:v>-0.794091162891713</c:v>
                </c:pt>
                <c:pt idx="274">
                  <c:v>-0.79355067963387871</c:v>
                </c:pt>
                <c:pt idx="275">
                  <c:v>-0.79403114604120106</c:v>
                </c:pt>
                <c:pt idx="276">
                  <c:v>-0.79346504312037702</c:v>
                </c:pt>
                <c:pt idx="277">
                  <c:v>-0.7929154422579695</c:v>
                </c:pt>
                <c:pt idx="278">
                  <c:v>-0.79344309341281016</c:v>
                </c:pt>
                <c:pt idx="279">
                  <c:v>-0.79289957154455404</c:v>
                </c:pt>
                <c:pt idx="280">
                  <c:v>-0.79234694011366291</c:v>
                </c:pt>
                <c:pt idx="281">
                  <c:v>-0.79391080131138969</c:v>
                </c:pt>
                <c:pt idx="282">
                  <c:v>-0.79440572528516196</c:v>
                </c:pt>
                <c:pt idx="283">
                  <c:v>-0.79386217077945875</c:v>
                </c:pt>
                <c:pt idx="284">
                  <c:v>-0.79436874736386964</c:v>
                </c:pt>
                <c:pt idx="285">
                  <c:v>-0.79586623241659227</c:v>
                </c:pt>
                <c:pt idx="286">
                  <c:v>-0.79633730776826039</c:v>
                </c:pt>
                <c:pt idx="287">
                  <c:v>-0.79573866161289519</c:v>
                </c:pt>
                <c:pt idx="288">
                  <c:v>-0.79619734838063727</c:v>
                </c:pt>
                <c:pt idx="289">
                  <c:v>-0.7966629814130245</c:v>
                </c:pt>
                <c:pt idx="290">
                  <c:v>-0.79708174178476388</c:v>
                </c:pt>
                <c:pt idx="291">
                  <c:v>-0.79645390694906859</c:v>
                </c:pt>
                <c:pt idx="292">
                  <c:v>-0.79584468881008719</c:v>
                </c:pt>
                <c:pt idx="293">
                  <c:v>-0.79628959503388541</c:v>
                </c:pt>
                <c:pt idx="294">
                  <c:v>-0.79673118313320768</c:v>
                </c:pt>
                <c:pt idx="295">
                  <c:v>-0.79715285947054348</c:v>
                </c:pt>
                <c:pt idx="296">
                  <c:v>-0.79654080228113255</c:v>
                </c:pt>
                <c:pt idx="297">
                  <c:v>-0.79592648623550988</c:v>
                </c:pt>
                <c:pt idx="298">
                  <c:v>-0.79532139651079981</c:v>
                </c:pt>
                <c:pt idx="299">
                  <c:v>-0.79475204858058379</c:v>
                </c:pt>
                <c:pt idx="300">
                  <c:v>-0.79420140760897218</c:v>
                </c:pt>
                <c:pt idx="301">
                  <c:v>-0.79467223945679277</c:v>
                </c:pt>
                <c:pt idx="302">
                  <c:v>-0.79409949466765695</c:v>
                </c:pt>
                <c:pt idx="303">
                  <c:v>-0.79352528477430384</c:v>
                </c:pt>
                <c:pt idx="304">
                  <c:v>-0.79300057907881771</c:v>
                </c:pt>
                <c:pt idx="305">
                  <c:v>-0.79245828749724134</c:v>
                </c:pt>
                <c:pt idx="306">
                  <c:v>-0.79195096174729651</c:v>
                </c:pt>
                <c:pt idx="307">
                  <c:v>-0.79143240251235059</c:v>
                </c:pt>
                <c:pt idx="308">
                  <c:v>-0.79196501446210354</c:v>
                </c:pt>
                <c:pt idx="309">
                  <c:v>-0.79248817417286144</c:v>
                </c:pt>
                <c:pt idx="310">
                  <c:v>-0.79193173068940426</c:v>
                </c:pt>
                <c:pt idx="311">
                  <c:v>-0.79140319607561616</c:v>
                </c:pt>
                <c:pt idx="312">
                  <c:v>-0.79297161215410383</c:v>
                </c:pt>
                <c:pt idx="313">
                  <c:v>-0.79450439991102162</c:v>
                </c:pt>
                <c:pt idx="314">
                  <c:v>-0.79497069191280123</c:v>
                </c:pt>
                <c:pt idx="315">
                  <c:v>-0.79543345807454524</c:v>
                </c:pt>
                <c:pt idx="316">
                  <c:v>-0.79482342891305435</c:v>
                </c:pt>
                <c:pt idx="317">
                  <c:v>-0.79424572033479324</c:v>
                </c:pt>
                <c:pt idx="318">
                  <c:v>-0.79365778592809733</c:v>
                </c:pt>
                <c:pt idx="319">
                  <c:v>-0.7941589902095354</c:v>
                </c:pt>
                <c:pt idx="320">
                  <c:v>-0.79465539040534472</c:v>
                </c:pt>
                <c:pt idx="321">
                  <c:v>-0.79510424259723778</c:v>
                </c:pt>
                <c:pt idx="322">
                  <c:v>-0.79453435774529302</c:v>
                </c:pt>
                <c:pt idx="323">
                  <c:v>-0.79395131059038715</c:v>
                </c:pt>
                <c:pt idx="324">
                  <c:v>-0.79443598437857943</c:v>
                </c:pt>
                <c:pt idx="325">
                  <c:v>-0.79384102469100781</c:v>
                </c:pt>
                <c:pt idx="326">
                  <c:v>-0.79534238419718761</c:v>
                </c:pt>
                <c:pt idx="327">
                  <c:v>-0.79576047651324389</c:v>
                </c:pt>
                <c:pt idx="328">
                  <c:v>-0.79515764698297897</c:v>
                </c:pt>
                <c:pt idx="329">
                  <c:v>-0.79560933404331935</c:v>
                </c:pt>
                <c:pt idx="330">
                  <c:v>-0.7960213273624529</c:v>
                </c:pt>
                <c:pt idx="331">
                  <c:v>-0.79544044081520382</c:v>
                </c:pt>
                <c:pt idx="332">
                  <c:v>-0.79484769199889971</c:v>
                </c:pt>
                <c:pt idx="333">
                  <c:v>-0.79427287815892167</c:v>
                </c:pt>
                <c:pt idx="334">
                  <c:v>-0.79473030059574323</c:v>
                </c:pt>
                <c:pt idx="335">
                  <c:v>-0.7951630745838284</c:v>
                </c:pt>
                <c:pt idx="336">
                  <c:v>-0.79457449309215178</c:v>
                </c:pt>
                <c:pt idx="337">
                  <c:v>-0.79610482323030862</c:v>
                </c:pt>
                <c:pt idx="338">
                  <c:v>-0.79655702676570239</c:v>
                </c:pt>
                <c:pt idx="339">
                  <c:v>-0.79697792623038832</c:v>
                </c:pt>
                <c:pt idx="340">
                  <c:v>-0.79635760770578057</c:v>
                </c:pt>
                <c:pt idx="341">
                  <c:v>-0.79676691555166501</c:v>
                </c:pt>
                <c:pt idx="342">
                  <c:v>-0.79616547724063158</c:v>
                </c:pt>
                <c:pt idx="343">
                  <c:v>-0.79556338769581891</c:v>
                </c:pt>
                <c:pt idx="344">
                  <c:v>-0.79599039994190257</c:v>
                </c:pt>
                <c:pt idx="345">
                  <c:v>-0.79537565194306448</c:v>
                </c:pt>
                <c:pt idx="346">
                  <c:v>-0.79474357890420322</c:v>
                </c:pt>
                <c:pt idx="347">
                  <c:v>-0.79415832732611913</c:v>
                </c:pt>
                <c:pt idx="348">
                  <c:v>-0.79356402077959687</c:v>
                </c:pt>
                <c:pt idx="349">
                  <c:v>-0.79198028036400503</c:v>
                </c:pt>
                <c:pt idx="350">
                  <c:v>-0.79144205475672491</c:v>
                </c:pt>
                <c:pt idx="351">
                  <c:v>-0.79198241366159039</c:v>
                </c:pt>
                <c:pt idx="352">
                  <c:v>-0.79144872538835853</c:v>
                </c:pt>
                <c:pt idx="353">
                  <c:v>-0.79198001088059133</c:v>
                </c:pt>
                <c:pt idx="354">
                  <c:v>-0.79147019066297941</c:v>
                </c:pt>
                <c:pt idx="355">
                  <c:v>-0.79199378684971977</c:v>
                </c:pt>
                <c:pt idx="356">
                  <c:v>-0.7925029711127255</c:v>
                </c:pt>
                <c:pt idx="357">
                  <c:v>-0.79299057169047094</c:v>
                </c:pt>
                <c:pt idx="358">
                  <c:v>-0.79348988025666156</c:v>
                </c:pt>
                <c:pt idx="359">
                  <c:v>-0.7939782026515283</c:v>
                </c:pt>
                <c:pt idx="360">
                  <c:v>-0.7934346785984977</c:v>
                </c:pt>
                <c:pt idx="361">
                  <c:v>-0.79392968502652783</c:v>
                </c:pt>
                <c:pt idx="362">
                  <c:v>-0.79441785132599729</c:v>
                </c:pt>
                <c:pt idx="363">
                  <c:v>-0.79379717429947727</c:v>
                </c:pt>
                <c:pt idx="364">
                  <c:v>-0.79323147081348766</c:v>
                </c:pt>
                <c:pt idx="365">
                  <c:v>-0.79267768139721795</c:v>
                </c:pt>
                <c:pt idx="366">
                  <c:v>-0.79320696776927357</c:v>
                </c:pt>
                <c:pt idx="367">
                  <c:v>-0.79264756841388806</c:v>
                </c:pt>
                <c:pt idx="368">
                  <c:v>-0.79314377704561023</c:v>
                </c:pt>
                <c:pt idx="369">
                  <c:v>-0.79258684150469805</c:v>
                </c:pt>
                <c:pt idx="370">
                  <c:v>-0.79205772467460411</c:v>
                </c:pt>
                <c:pt idx="371">
                  <c:v>-0.79155719018111192</c:v>
                </c:pt>
                <c:pt idx="372">
                  <c:v>-0.7910341463774897</c:v>
                </c:pt>
                <c:pt idx="373">
                  <c:v>-0.79156516344993988</c:v>
                </c:pt>
                <c:pt idx="374">
                  <c:v>-0.79211184018094105</c:v>
                </c:pt>
                <c:pt idx="375">
                  <c:v>-0.79262224337732212</c:v>
                </c:pt>
                <c:pt idx="376">
                  <c:v>-0.7920817185097756</c:v>
                </c:pt>
                <c:pt idx="377">
                  <c:v>-0.79154010413958009</c:v>
                </c:pt>
                <c:pt idx="378">
                  <c:v>-0.79207820205678858</c:v>
                </c:pt>
                <c:pt idx="379">
                  <c:v>-0.79256423801565279</c:v>
                </c:pt>
                <c:pt idx="380">
                  <c:v>-0.79098295325533963</c:v>
                </c:pt>
                <c:pt idx="381">
                  <c:v>-0.79050423419023286</c:v>
                </c:pt>
                <c:pt idx="382">
                  <c:v>-0.7910724295064282</c:v>
                </c:pt>
                <c:pt idx="383">
                  <c:v>-0.79060272091629957</c:v>
                </c:pt>
                <c:pt idx="384">
                  <c:v>-0.79112138649797359</c:v>
                </c:pt>
                <c:pt idx="385">
                  <c:v>-0.79165777876801413</c:v>
                </c:pt>
                <c:pt idx="386">
                  <c:v>-0.79113074319265386</c:v>
                </c:pt>
                <c:pt idx="387">
                  <c:v>-0.79060664832880079</c:v>
                </c:pt>
                <c:pt idx="388">
                  <c:v>-0.79012093536222472</c:v>
                </c:pt>
                <c:pt idx="389">
                  <c:v>-0.7906730766549801</c:v>
                </c:pt>
                <c:pt idx="390">
                  <c:v>-0.79124193512188046</c:v>
                </c:pt>
                <c:pt idx="391">
                  <c:v>-0.79174991641944281</c:v>
                </c:pt>
                <c:pt idx="392">
                  <c:v>-0.79226997809105393</c:v>
                </c:pt>
                <c:pt idx="393">
                  <c:v>-0.79172763852923289</c:v>
                </c:pt>
                <c:pt idx="394">
                  <c:v>-0.79331672575864809</c:v>
                </c:pt>
                <c:pt idx="395">
                  <c:v>-0.79274781124347504</c:v>
                </c:pt>
                <c:pt idx="396">
                  <c:v>-0.79324039501860555</c:v>
                </c:pt>
                <c:pt idx="397">
                  <c:v>-0.79264690711823349</c:v>
                </c:pt>
                <c:pt idx="398">
                  <c:v>-0.79210726897586869</c:v>
                </c:pt>
                <c:pt idx="399">
                  <c:v>-0.79052550359635132</c:v>
                </c:pt>
                <c:pt idx="400">
                  <c:v>-0.79103617352442424</c:v>
                </c:pt>
                <c:pt idx="401">
                  <c:v>-0.79155275005393577</c:v>
                </c:pt>
                <c:pt idx="402">
                  <c:v>-0.79208725505285704</c:v>
                </c:pt>
                <c:pt idx="403">
                  <c:v>-0.79157404995179992</c:v>
                </c:pt>
                <c:pt idx="404">
                  <c:v>-0.79206682895276392</c:v>
                </c:pt>
                <c:pt idx="405">
                  <c:v>-0.79154081237370866</c:v>
                </c:pt>
                <c:pt idx="406">
                  <c:v>-0.79100559612623444</c:v>
                </c:pt>
                <c:pt idx="407">
                  <c:v>-0.79048816420370971</c:v>
                </c:pt>
                <c:pt idx="408">
                  <c:v>-0.79000542091963544</c:v>
                </c:pt>
                <c:pt idx="409">
                  <c:v>-0.78950609250124271</c:v>
                </c:pt>
                <c:pt idx="410">
                  <c:v>-0.79003989065121794</c:v>
                </c:pt>
                <c:pt idx="411">
                  <c:v>-0.79059169283819364</c:v>
                </c:pt>
                <c:pt idx="412">
                  <c:v>-0.79114041898142973</c:v>
                </c:pt>
                <c:pt idx="413">
                  <c:v>-0.79064195060180109</c:v>
                </c:pt>
                <c:pt idx="414">
                  <c:v>-0.79116831158976497</c:v>
                </c:pt>
                <c:pt idx="415">
                  <c:v>-0.79170894535796976</c:v>
                </c:pt>
                <c:pt idx="416">
                  <c:v>-0.79115602645081029</c:v>
                </c:pt>
                <c:pt idx="417">
                  <c:v>-0.79060438592179405</c:v>
                </c:pt>
                <c:pt idx="418">
                  <c:v>-0.79115713820335809</c:v>
                </c:pt>
                <c:pt idx="419">
                  <c:v>-0.79170309543929096</c:v>
                </c:pt>
                <c:pt idx="420">
                  <c:v>-0.7922271535305051</c:v>
                </c:pt>
                <c:pt idx="421">
                  <c:v>-0.79167759045989494</c:v>
                </c:pt>
                <c:pt idx="422">
                  <c:v>-0.79220133865069708</c:v>
                </c:pt>
                <c:pt idx="423">
                  <c:v>-0.79272337187768316</c:v>
                </c:pt>
                <c:pt idx="424">
                  <c:v>-0.7932187844401295</c:v>
                </c:pt>
                <c:pt idx="425">
                  <c:v>-0.79371556875132687</c:v>
                </c:pt>
                <c:pt idx="426">
                  <c:v>-0.79418999737630036</c:v>
                </c:pt>
                <c:pt idx="427">
                  <c:v>-0.79467903742877444</c:v>
                </c:pt>
                <c:pt idx="428">
                  <c:v>-0.79514959668019891</c:v>
                </c:pt>
                <c:pt idx="429">
                  <c:v>-0.79561672474659495</c:v>
                </c:pt>
                <c:pt idx="430">
                  <c:v>-0.79605031025166306</c:v>
                </c:pt>
                <c:pt idx="431">
                  <c:v>-0.79647528404662982</c:v>
                </c:pt>
                <c:pt idx="432">
                  <c:v>-0.7958737183656972</c:v>
                </c:pt>
                <c:pt idx="433">
                  <c:v>-0.79630550399838329</c:v>
                </c:pt>
                <c:pt idx="434">
                  <c:v>-0.79569863391841567</c:v>
                </c:pt>
                <c:pt idx="435">
                  <c:v>-0.79823436124004732</c:v>
                </c:pt>
                <c:pt idx="436">
                  <c:v>-0.79760767401524646</c:v>
                </c:pt>
                <c:pt idx="437">
                  <c:v>-0.79797436053494153</c:v>
                </c:pt>
                <c:pt idx="438">
                  <c:v>-0.79938989332424271</c:v>
                </c:pt>
                <c:pt idx="439">
                  <c:v>-0.79869461545775788</c:v>
                </c:pt>
                <c:pt idx="440">
                  <c:v>-0.7990819631486028</c:v>
                </c:pt>
                <c:pt idx="441">
                  <c:v>-0.79842184388563076</c:v>
                </c:pt>
                <c:pt idx="442">
                  <c:v>-0.79775188700791821</c:v>
                </c:pt>
                <c:pt idx="443">
                  <c:v>-0.79712326926775978</c:v>
                </c:pt>
                <c:pt idx="444">
                  <c:v>-0.79753090388240455</c:v>
                </c:pt>
                <c:pt idx="445">
                  <c:v>-0.79793574580475646</c:v>
                </c:pt>
                <c:pt idx="446">
                  <c:v>-0.7983510908886613</c:v>
                </c:pt>
                <c:pt idx="447">
                  <c:v>-0.79770666907088805</c:v>
                </c:pt>
                <c:pt idx="448">
                  <c:v>-0.79707345568947019</c:v>
                </c:pt>
                <c:pt idx="449">
                  <c:v>-0.79644252657568071</c:v>
                </c:pt>
                <c:pt idx="450">
                  <c:v>-0.79584131604416697</c:v>
                </c:pt>
                <c:pt idx="451">
                  <c:v>-0.7952420497232835</c:v>
                </c:pt>
                <c:pt idx="452">
                  <c:v>-0.79572136872881782</c:v>
                </c:pt>
                <c:pt idx="453">
                  <c:v>-0.79721890135424145</c:v>
                </c:pt>
                <c:pt idx="454">
                  <c:v>-0.79763478332715665</c:v>
                </c:pt>
                <c:pt idx="455">
                  <c:v>-0.79803752766061353</c:v>
                </c:pt>
                <c:pt idx="456">
                  <c:v>-0.79837935710740127</c:v>
                </c:pt>
                <c:pt idx="457">
                  <c:v>-0.79876842996525321</c:v>
                </c:pt>
                <c:pt idx="458">
                  <c:v>-0.79809354136594801</c:v>
                </c:pt>
                <c:pt idx="459">
                  <c:v>-0.79845935053862904</c:v>
                </c:pt>
                <c:pt idx="460">
                  <c:v>-0.79885042352785651</c:v>
                </c:pt>
                <c:pt idx="461">
                  <c:v>-0.79923307505729935</c:v>
                </c:pt>
                <c:pt idx="462">
                  <c:v>-0.79859147355615334</c:v>
                </c:pt>
                <c:pt idx="463">
                  <c:v>-0.79790928408503026</c:v>
                </c:pt>
                <c:pt idx="464">
                  <c:v>-0.79726881840332964</c:v>
                </c:pt>
                <c:pt idx="465">
                  <c:v>-0.797673702035263</c:v>
                </c:pt>
                <c:pt idx="466">
                  <c:v>-0.79807590799455774</c:v>
                </c:pt>
                <c:pt idx="467">
                  <c:v>-0.79741318983466658</c:v>
                </c:pt>
                <c:pt idx="468">
                  <c:v>-0.79780992603797318</c:v>
                </c:pt>
                <c:pt idx="469">
                  <c:v>-0.79717432751721373</c:v>
                </c:pt>
                <c:pt idx="470">
                  <c:v>-0.79756790096686947</c:v>
                </c:pt>
                <c:pt idx="471">
                  <c:v>-0.79691122294753203</c:v>
                </c:pt>
                <c:pt idx="472">
                  <c:v>-0.79628797848858135</c:v>
                </c:pt>
                <c:pt idx="473">
                  <c:v>-0.79570251891880972</c:v>
                </c:pt>
                <c:pt idx="474">
                  <c:v>-0.79510602854043344</c:v>
                </c:pt>
                <c:pt idx="475">
                  <c:v>-0.79556822796962479</c:v>
                </c:pt>
                <c:pt idx="476">
                  <c:v>-0.79599362341023217</c:v>
                </c:pt>
                <c:pt idx="477">
                  <c:v>-0.79642263094202748</c:v>
                </c:pt>
                <c:pt idx="478">
                  <c:v>-0.79683407832318698</c:v>
                </c:pt>
                <c:pt idx="479">
                  <c:v>-0.7962074967567232</c:v>
                </c:pt>
                <c:pt idx="480">
                  <c:v>-0.79664270682158878</c:v>
                </c:pt>
                <c:pt idx="481">
                  <c:v>-0.79704021268515701</c:v>
                </c:pt>
                <c:pt idx="482">
                  <c:v>-0.79745240843145382</c:v>
                </c:pt>
                <c:pt idx="483">
                  <c:v>-0.79682800026282463</c:v>
                </c:pt>
                <c:pt idx="484">
                  <c:v>-0.79620266025756814</c:v>
                </c:pt>
                <c:pt idx="485">
                  <c:v>-0.79458360705241682</c:v>
                </c:pt>
                <c:pt idx="486">
                  <c:v>-0.79507325491136838</c:v>
                </c:pt>
                <c:pt idx="487">
                  <c:v>-0.79445990981314096</c:v>
                </c:pt>
                <c:pt idx="488">
                  <c:v>-0.79491509161687801</c:v>
                </c:pt>
                <c:pt idx="489">
                  <c:v>-0.79433022978454049</c:v>
                </c:pt>
                <c:pt idx="490">
                  <c:v>-0.79379728518884973</c:v>
                </c:pt>
                <c:pt idx="491">
                  <c:v>-0.79324071948507269</c:v>
                </c:pt>
                <c:pt idx="492">
                  <c:v>-0.79268096509537112</c:v>
                </c:pt>
                <c:pt idx="493">
                  <c:v>-0.79212384579346373</c:v>
                </c:pt>
                <c:pt idx="494">
                  <c:v>-0.7905587088775945</c:v>
                </c:pt>
                <c:pt idx="495">
                  <c:v>-0.79010233470004254</c:v>
                </c:pt>
                <c:pt idx="496">
                  <c:v>-0.79064628800604175</c:v>
                </c:pt>
                <c:pt idx="497">
                  <c:v>-0.79124314224592085</c:v>
                </c:pt>
                <c:pt idx="498">
                  <c:v>-0.79179319940100246</c:v>
                </c:pt>
                <c:pt idx="499">
                  <c:v>-0.79126849541298239</c:v>
                </c:pt>
                <c:pt idx="500">
                  <c:v>-0.7918192655047227</c:v>
                </c:pt>
                <c:pt idx="501">
                  <c:v>-0.79237740019462821</c:v>
                </c:pt>
                <c:pt idx="502">
                  <c:v>-0.7928742521907356</c:v>
                </c:pt>
                <c:pt idx="503">
                  <c:v>-0.79234896714692094</c:v>
                </c:pt>
                <c:pt idx="504">
                  <c:v>-0.79282806780398241</c:v>
                </c:pt>
                <c:pt idx="505">
                  <c:v>-0.79332048644790276</c:v>
                </c:pt>
                <c:pt idx="506">
                  <c:v>-0.7938150567189447</c:v>
                </c:pt>
                <c:pt idx="507">
                  <c:v>-0.79325447558456585</c:v>
                </c:pt>
                <c:pt idx="508">
                  <c:v>-0.79376954607287453</c:v>
                </c:pt>
                <c:pt idx="509">
                  <c:v>-0.79319277515141706</c:v>
                </c:pt>
                <c:pt idx="510">
                  <c:v>-0.79266417964838864</c:v>
                </c:pt>
                <c:pt idx="511">
                  <c:v>-0.79210707605542086</c:v>
                </c:pt>
                <c:pt idx="512">
                  <c:v>-0.79156587453431237</c:v>
                </c:pt>
                <c:pt idx="513">
                  <c:v>-0.79210497704362615</c:v>
                </c:pt>
                <c:pt idx="514">
                  <c:v>-0.79368461750275354</c:v>
                </c:pt>
                <c:pt idx="515">
                  <c:v>-0.79416752515269839</c:v>
                </c:pt>
                <c:pt idx="516">
                  <c:v>-0.7946545746496444</c:v>
                </c:pt>
                <c:pt idx="517">
                  <c:v>-0.79513462315665151</c:v>
                </c:pt>
                <c:pt idx="518">
                  <c:v>-0.79557113069351848</c:v>
                </c:pt>
                <c:pt idx="519">
                  <c:v>-0.79496778807964819</c:v>
                </c:pt>
                <c:pt idx="520">
                  <c:v>-0.79543549231805522</c:v>
                </c:pt>
                <c:pt idx="521">
                  <c:v>-0.79487312247169417</c:v>
                </c:pt>
                <c:pt idx="522">
                  <c:v>-0.79428406002226026</c:v>
                </c:pt>
                <c:pt idx="523">
                  <c:v>-0.79473947882181506</c:v>
                </c:pt>
                <c:pt idx="524">
                  <c:v>-0.79521326924537883</c:v>
                </c:pt>
                <c:pt idx="525">
                  <c:v>-0.79566292386047133</c:v>
                </c:pt>
                <c:pt idx="526">
                  <c:v>-0.79611092538326189</c:v>
                </c:pt>
                <c:pt idx="527">
                  <c:v>-0.79659596687559664</c:v>
                </c:pt>
                <c:pt idx="528">
                  <c:v>-0.79704362753808466</c:v>
                </c:pt>
                <c:pt idx="529">
                  <c:v>-0.79743829498732288</c:v>
                </c:pt>
                <c:pt idx="530">
                  <c:v>-0.79783636908757638</c:v>
                </c:pt>
                <c:pt idx="531">
                  <c:v>-0.79820938170582478</c:v>
                </c:pt>
                <c:pt idx="532">
                  <c:v>-0.79856859407170833</c:v>
                </c:pt>
                <c:pt idx="533">
                  <c:v>-0.79895840219027414</c:v>
                </c:pt>
                <c:pt idx="534">
                  <c:v>-0.79827115414646865</c:v>
                </c:pt>
                <c:pt idx="535">
                  <c:v>-0.79763305106353932</c:v>
                </c:pt>
                <c:pt idx="536">
                  <c:v>-0.79701047004226855</c:v>
                </c:pt>
                <c:pt idx="537">
                  <c:v>-0.79743518064142327</c:v>
                </c:pt>
                <c:pt idx="538">
                  <c:v>-0.7978491770285947</c:v>
                </c:pt>
                <c:pt idx="539">
                  <c:v>-0.79614233348802277</c:v>
                </c:pt>
                <c:pt idx="540">
                  <c:v>-0.7965440268182622</c:v>
                </c:pt>
                <c:pt idx="541">
                  <c:v>-0.79696180628189695</c:v>
                </c:pt>
                <c:pt idx="542">
                  <c:v>-0.797389570156259</c:v>
                </c:pt>
                <c:pt idx="543">
                  <c:v>-0.79677217875313378</c:v>
                </c:pt>
                <c:pt idx="544">
                  <c:v>-0.79611875517807107</c:v>
                </c:pt>
                <c:pt idx="545">
                  <c:v>-0.79655794007450975</c:v>
                </c:pt>
                <c:pt idx="546">
                  <c:v>-0.79698010127301955</c:v>
                </c:pt>
                <c:pt idx="547">
                  <c:v>-0.79634235924755903</c:v>
                </c:pt>
                <c:pt idx="548">
                  <c:v>-0.79575107206260787</c:v>
                </c:pt>
                <c:pt idx="549">
                  <c:v>-0.79511883062135558</c:v>
                </c:pt>
                <c:pt idx="550">
                  <c:v>-0.79449771400892844</c:v>
                </c:pt>
                <c:pt idx="551">
                  <c:v>-0.79391249972874989</c:v>
                </c:pt>
                <c:pt idx="552">
                  <c:v>-0.79438086973417488</c:v>
                </c:pt>
                <c:pt idx="553">
                  <c:v>-0.79383125233949148</c:v>
                </c:pt>
                <c:pt idx="554">
                  <c:v>-0.79327278729270156</c:v>
                </c:pt>
                <c:pt idx="555">
                  <c:v>-0.7927558115468476</c:v>
                </c:pt>
                <c:pt idx="556">
                  <c:v>-0.79224327531591066</c:v>
                </c:pt>
                <c:pt idx="557">
                  <c:v>-0.79275200980959248</c:v>
                </c:pt>
                <c:pt idx="558">
                  <c:v>-0.79222260961340063</c:v>
                </c:pt>
                <c:pt idx="559">
                  <c:v>-0.79273109742113257</c:v>
                </c:pt>
                <c:pt idx="560">
                  <c:v>-0.79323771547270994</c:v>
                </c:pt>
                <c:pt idx="561">
                  <c:v>-0.79477066116325568</c:v>
                </c:pt>
                <c:pt idx="562">
                  <c:v>-0.79314810793999058</c:v>
                </c:pt>
                <c:pt idx="563">
                  <c:v>-0.79364572578119075</c:v>
                </c:pt>
                <c:pt idx="564">
                  <c:v>-0.79417061126556687</c:v>
                </c:pt>
                <c:pt idx="565">
                  <c:v>-0.79462729904025542</c:v>
                </c:pt>
                <c:pt idx="566">
                  <c:v>-0.79511171305945028</c:v>
                </c:pt>
                <c:pt idx="567">
                  <c:v>-0.79452261879826125</c:v>
                </c:pt>
                <c:pt idx="568">
                  <c:v>-0.79396330642229596</c:v>
                </c:pt>
                <c:pt idx="569">
                  <c:v>-0.79339122029385001</c:v>
                </c:pt>
                <c:pt idx="570">
                  <c:v>-0.793906315887973</c:v>
                </c:pt>
                <c:pt idx="571">
                  <c:v>-0.79546404957021344</c:v>
                </c:pt>
                <c:pt idx="572">
                  <c:v>-0.79486804857880911</c:v>
                </c:pt>
                <c:pt idx="573">
                  <c:v>-0.79425696760723297</c:v>
                </c:pt>
                <c:pt idx="574">
                  <c:v>-0.79371228825508822</c:v>
                </c:pt>
                <c:pt idx="575">
                  <c:v>-0.79420298248998644</c:v>
                </c:pt>
                <c:pt idx="576">
                  <c:v>-0.7946996028401867</c:v>
                </c:pt>
                <c:pt idx="577">
                  <c:v>-0.79412181078338284</c:v>
                </c:pt>
                <c:pt idx="578">
                  <c:v>-0.79354547456771529</c:v>
                </c:pt>
                <c:pt idx="579">
                  <c:v>-0.79298002507636089</c:v>
                </c:pt>
                <c:pt idx="580">
                  <c:v>-0.79244058457483357</c:v>
                </c:pt>
                <c:pt idx="581">
                  <c:v>-0.79295475288333694</c:v>
                </c:pt>
                <c:pt idx="582">
                  <c:v>-0.79449661782567016</c:v>
                </c:pt>
                <c:pt idx="583">
                  <c:v>-0.79496816546915672</c:v>
                </c:pt>
                <c:pt idx="584">
                  <c:v>-0.79439672215977364</c:v>
                </c:pt>
                <c:pt idx="585">
                  <c:v>-0.7938415877165782</c:v>
                </c:pt>
                <c:pt idx="586">
                  <c:v>-0.79325381596224664</c:v>
                </c:pt>
                <c:pt idx="587">
                  <c:v>-0.7926766796430017</c:v>
                </c:pt>
                <c:pt idx="588">
                  <c:v>-0.79213642605014167</c:v>
                </c:pt>
                <c:pt idx="589">
                  <c:v>-0.79268029752913893</c:v>
                </c:pt>
                <c:pt idx="590">
                  <c:v>-0.79315863157855615</c:v>
                </c:pt>
                <c:pt idx="591">
                  <c:v>-0.79364023894698499</c:v>
                </c:pt>
                <c:pt idx="592">
                  <c:v>-0.79413053416804535</c:v>
                </c:pt>
                <c:pt idx="593">
                  <c:v>-0.79464060348468446</c:v>
                </c:pt>
                <c:pt idx="594">
                  <c:v>-0.79510357141499066</c:v>
                </c:pt>
                <c:pt idx="595">
                  <c:v>-0.79558619998669089</c:v>
                </c:pt>
                <c:pt idx="596">
                  <c:v>-0.79603847598695709</c:v>
                </c:pt>
                <c:pt idx="597">
                  <c:v>-0.79651090646721789</c:v>
                </c:pt>
                <c:pt idx="598">
                  <c:v>-0.79587628833787349</c:v>
                </c:pt>
                <c:pt idx="599">
                  <c:v>-0.79633032257111602</c:v>
                </c:pt>
                <c:pt idx="600">
                  <c:v>-0.79572021611969368</c:v>
                </c:pt>
                <c:pt idx="601">
                  <c:v>-0.79616149179729978</c:v>
                </c:pt>
                <c:pt idx="602">
                  <c:v>-0.79449680196135375</c:v>
                </c:pt>
                <c:pt idx="603">
                  <c:v>-0.79494150592212665</c:v>
                </c:pt>
                <c:pt idx="604">
                  <c:v>-0.79539683580368414</c:v>
                </c:pt>
                <c:pt idx="605">
                  <c:v>-0.79481303908761036</c:v>
                </c:pt>
                <c:pt idx="606">
                  <c:v>-0.79526609830585815</c:v>
                </c:pt>
                <c:pt idx="607">
                  <c:v>-0.79467117633974094</c:v>
                </c:pt>
                <c:pt idx="608">
                  <c:v>-0.79407881281294612</c:v>
                </c:pt>
                <c:pt idx="609">
                  <c:v>-0.79455475655668717</c:v>
                </c:pt>
                <c:pt idx="610">
                  <c:v>-0.79398578142555343</c:v>
                </c:pt>
                <c:pt idx="611">
                  <c:v>-0.7934059057970424</c:v>
                </c:pt>
                <c:pt idx="612">
                  <c:v>-0.79389316768110152</c:v>
                </c:pt>
                <c:pt idx="613">
                  <c:v>-0.79434636432747951</c:v>
                </c:pt>
                <c:pt idx="614">
                  <c:v>-0.79480695704092985</c:v>
                </c:pt>
                <c:pt idx="615">
                  <c:v>-0.79522589790011122</c:v>
                </c:pt>
                <c:pt idx="616">
                  <c:v>-0.79673055994210906</c:v>
                </c:pt>
                <c:pt idx="617">
                  <c:v>-0.79817036874326686</c:v>
                </c:pt>
                <c:pt idx="618">
                  <c:v>-0.79857050136840158</c:v>
                </c:pt>
                <c:pt idx="619">
                  <c:v>-0.79897645134103357</c:v>
                </c:pt>
                <c:pt idx="620">
                  <c:v>-0.79830166231421285</c:v>
                </c:pt>
                <c:pt idx="621">
                  <c:v>-0.79765900906792864</c:v>
                </c:pt>
                <c:pt idx="622">
                  <c:v>-0.79699606888657015</c:v>
                </c:pt>
                <c:pt idx="623">
                  <c:v>-0.79741588750883874</c:v>
                </c:pt>
                <c:pt idx="624">
                  <c:v>-0.79781164975866192</c:v>
                </c:pt>
                <c:pt idx="625">
                  <c:v>-0.79716551676348868</c:v>
                </c:pt>
                <c:pt idx="626">
                  <c:v>-0.79756696642821889</c:v>
                </c:pt>
                <c:pt idx="627">
                  <c:v>-0.79798100709965447</c:v>
                </c:pt>
                <c:pt idx="628">
                  <c:v>-0.79733162695766135</c:v>
                </c:pt>
                <c:pt idx="629">
                  <c:v>-0.79774777441850819</c:v>
                </c:pt>
                <c:pt idx="630">
                  <c:v>-0.79815591893013804</c:v>
                </c:pt>
                <c:pt idx="631">
                  <c:v>-0.79855052055153519</c:v>
                </c:pt>
                <c:pt idx="632">
                  <c:v>-0.80000063014050449</c:v>
                </c:pt>
                <c:pt idx="633">
                  <c:v>-0.79826801753769439</c:v>
                </c:pt>
                <c:pt idx="634">
                  <c:v>-0.79863705718694045</c:v>
                </c:pt>
                <c:pt idx="635">
                  <c:v>-0.79903435604320161</c:v>
                </c:pt>
                <c:pt idx="636">
                  <c:v>-0.79835764892233763</c:v>
                </c:pt>
                <c:pt idx="637">
                  <c:v>-0.79875387594389091</c:v>
                </c:pt>
                <c:pt idx="638">
                  <c:v>-0.7981116184250131</c:v>
                </c:pt>
                <c:pt idx="639">
                  <c:v>-0.79744740605651288</c:v>
                </c:pt>
                <c:pt idx="640">
                  <c:v>-0.79787939793538265</c:v>
                </c:pt>
                <c:pt idx="641">
                  <c:v>-0.797234929976675</c:v>
                </c:pt>
                <c:pt idx="642">
                  <c:v>-0.79765727137714149</c:v>
                </c:pt>
                <c:pt idx="643">
                  <c:v>-0.79808290594959863</c:v>
                </c:pt>
                <c:pt idx="644">
                  <c:v>-0.79848942783060661</c:v>
                </c:pt>
                <c:pt idx="645">
                  <c:v>-0.7978374992739945</c:v>
                </c:pt>
                <c:pt idx="646">
                  <c:v>-0.79719952928851456</c:v>
                </c:pt>
                <c:pt idx="647">
                  <c:v>-0.79759085870274427</c:v>
                </c:pt>
                <c:pt idx="648">
                  <c:v>-0.79800488152868942</c:v>
                </c:pt>
                <c:pt idx="649">
                  <c:v>-0.7984118438981157</c:v>
                </c:pt>
                <c:pt idx="650">
                  <c:v>-0.79984184702015337</c:v>
                </c:pt>
                <c:pt idx="651">
                  <c:v>-0.80020679007975026</c:v>
                </c:pt>
                <c:pt idx="652">
                  <c:v>-0.80057541427815515</c:v>
                </c:pt>
                <c:pt idx="653">
                  <c:v>-0.80093820599259202</c:v>
                </c:pt>
                <c:pt idx="654">
                  <c:v>-0.80023342187274027</c:v>
                </c:pt>
                <c:pt idx="655">
                  <c:v>-0.79958323343528548</c:v>
                </c:pt>
                <c:pt idx="656">
                  <c:v>-0.79890346876657981</c:v>
                </c:pt>
                <c:pt idx="657">
                  <c:v>-0.79925611939124819</c:v>
                </c:pt>
                <c:pt idx="658">
                  <c:v>-0.79857115700342318</c:v>
                </c:pt>
                <c:pt idx="659">
                  <c:v>-0.79895367386335481</c:v>
                </c:pt>
                <c:pt idx="660">
                  <c:v>-0.79934044038608776</c:v>
                </c:pt>
                <c:pt idx="661">
                  <c:v>-0.79971471157836593</c:v>
                </c:pt>
                <c:pt idx="662">
                  <c:v>-0.80009723734679861</c:v>
                </c:pt>
                <c:pt idx="663">
                  <c:v>-0.79944565259986267</c:v>
                </c:pt>
                <c:pt idx="664">
                  <c:v>-0.79979381954786544</c:v>
                </c:pt>
                <c:pt idx="665">
                  <c:v>-0.79913198315690814</c:v>
                </c:pt>
                <c:pt idx="666">
                  <c:v>-0.79849362349376996</c:v>
                </c:pt>
                <c:pt idx="667">
                  <c:v>-0.79887975102389452</c:v>
                </c:pt>
                <c:pt idx="668">
                  <c:v>-0.79929361600341664</c:v>
                </c:pt>
                <c:pt idx="669">
                  <c:v>-0.80069292368334832</c:v>
                </c:pt>
                <c:pt idx="670">
                  <c:v>-0.80104672520968134</c:v>
                </c:pt>
                <c:pt idx="671">
                  <c:v>-0.80139255070548765</c:v>
                </c:pt>
                <c:pt idx="672">
                  <c:v>-0.80064571969137799</c:v>
                </c:pt>
                <c:pt idx="673">
                  <c:v>-0.80203592529755041</c:v>
                </c:pt>
                <c:pt idx="674">
                  <c:v>-0.80238942679159952</c:v>
                </c:pt>
                <c:pt idx="675">
                  <c:v>-0.80274195825576766</c:v>
                </c:pt>
                <c:pt idx="676">
                  <c:v>-0.80306731909065232</c:v>
                </c:pt>
                <c:pt idx="677">
                  <c:v>-0.80335747270883928</c:v>
                </c:pt>
                <c:pt idx="678">
                  <c:v>-0.80260604325466256</c:v>
                </c:pt>
                <c:pt idx="679">
                  <c:v>-0.80292578238956935</c:v>
                </c:pt>
                <c:pt idx="680">
                  <c:v>-0.80323066674177801</c:v>
                </c:pt>
                <c:pt idx="681">
                  <c:v>-0.80358163340694244</c:v>
                </c:pt>
                <c:pt idx="682">
                  <c:v>-0.80282620073880351</c:v>
                </c:pt>
                <c:pt idx="683">
                  <c:v>-0.80205777672402745</c:v>
                </c:pt>
                <c:pt idx="684">
                  <c:v>-0.80132960118954688</c:v>
                </c:pt>
                <c:pt idx="685">
                  <c:v>-0.80168806916575597</c:v>
                </c:pt>
                <c:pt idx="686">
                  <c:v>-0.80095004778244072</c:v>
                </c:pt>
                <c:pt idx="687">
                  <c:v>-0.80025164682679195</c:v>
                </c:pt>
                <c:pt idx="688">
                  <c:v>-0.79955217389025612</c:v>
                </c:pt>
                <c:pt idx="689">
                  <c:v>-0.79992077041245091</c:v>
                </c:pt>
                <c:pt idx="690">
                  <c:v>-0.79922909500420192</c:v>
                </c:pt>
                <c:pt idx="691">
                  <c:v>-0.80065647310411792</c:v>
                </c:pt>
                <c:pt idx="692">
                  <c:v>-0.79995754364203542</c:v>
                </c:pt>
                <c:pt idx="693">
                  <c:v>-0.79928663276919465</c:v>
                </c:pt>
                <c:pt idx="694">
                  <c:v>-0.79966156011381084</c:v>
                </c:pt>
                <c:pt idx="695">
                  <c:v>-0.80002620891153464</c:v>
                </c:pt>
                <c:pt idx="696">
                  <c:v>-0.79933836473330389</c:v>
                </c:pt>
                <c:pt idx="697">
                  <c:v>-0.7997329974386379</c:v>
                </c:pt>
                <c:pt idx="698">
                  <c:v>-0.80009959748986514</c:v>
                </c:pt>
                <c:pt idx="699">
                  <c:v>-0.79942860554006778</c:v>
                </c:pt>
                <c:pt idx="700">
                  <c:v>-0.79978999342926638</c:v>
                </c:pt>
                <c:pt idx="701">
                  <c:v>-0.80117257356068106</c:v>
                </c:pt>
                <c:pt idx="702">
                  <c:v>-0.80151588208946745</c:v>
                </c:pt>
                <c:pt idx="703">
                  <c:v>-0.80081960444767808</c:v>
                </c:pt>
                <c:pt idx="704">
                  <c:v>-0.80011633235872459</c:v>
                </c:pt>
                <c:pt idx="705">
                  <c:v>-0.80050600571155006</c:v>
                </c:pt>
                <c:pt idx="706">
                  <c:v>-0.80089796559731907</c:v>
                </c:pt>
                <c:pt idx="707">
                  <c:v>-0.8001972462853727</c:v>
                </c:pt>
                <c:pt idx="708">
                  <c:v>-0.79953574135966521</c:v>
                </c:pt>
                <c:pt idx="709">
                  <c:v>-0.79989674653247189</c:v>
                </c:pt>
                <c:pt idx="710">
                  <c:v>-0.80026189160182237</c:v>
                </c:pt>
                <c:pt idx="711">
                  <c:v>-0.80059805376978588</c:v>
                </c:pt>
                <c:pt idx="712">
                  <c:v>-0.79990503269439006</c:v>
                </c:pt>
                <c:pt idx="713">
                  <c:v>-0.79921975204050233</c:v>
                </c:pt>
                <c:pt idx="714">
                  <c:v>-0.80063883699969229</c:v>
                </c:pt>
                <c:pt idx="715">
                  <c:v>-0.7999897202596985</c:v>
                </c:pt>
                <c:pt idx="716">
                  <c:v>-0.80038994585450451</c:v>
                </c:pt>
                <c:pt idx="717">
                  <c:v>-0.80075684693741445</c:v>
                </c:pt>
                <c:pt idx="718">
                  <c:v>-0.80009006999866616</c:v>
                </c:pt>
                <c:pt idx="719">
                  <c:v>-0.79940580859869292</c:v>
                </c:pt>
                <c:pt idx="720">
                  <c:v>-0.799803492426719</c:v>
                </c:pt>
                <c:pt idx="721">
                  <c:v>-0.8001436425781846</c:v>
                </c:pt>
                <c:pt idx="722">
                  <c:v>-0.80048706972662087</c:v>
                </c:pt>
                <c:pt idx="723">
                  <c:v>-0.80189608833208836</c:v>
                </c:pt>
                <c:pt idx="724">
                  <c:v>-0.80330958656544649</c:v>
                </c:pt>
                <c:pt idx="725">
                  <c:v>-0.80361647483413745</c:v>
                </c:pt>
                <c:pt idx="726">
                  <c:v>-0.80394766533745465</c:v>
                </c:pt>
                <c:pt idx="727">
                  <c:v>-0.80423997203070552</c:v>
                </c:pt>
                <c:pt idx="728">
                  <c:v>-0.80348341259009137</c:v>
                </c:pt>
                <c:pt idx="729">
                  <c:v>-0.80270826433828957</c:v>
                </c:pt>
                <c:pt idx="730">
                  <c:v>-0.80194739905152379</c:v>
                </c:pt>
                <c:pt idx="731">
                  <c:v>-0.80122007107049331</c:v>
                </c:pt>
                <c:pt idx="732">
                  <c:v>-0.80153516964908333</c:v>
                </c:pt>
                <c:pt idx="733">
                  <c:v>-0.8029219262561017</c:v>
                </c:pt>
                <c:pt idx="734">
                  <c:v>-0.80218012773097958</c:v>
                </c:pt>
                <c:pt idx="735">
                  <c:v>-0.80146370517636001</c:v>
                </c:pt>
                <c:pt idx="736">
                  <c:v>-0.80181797107283281</c:v>
                </c:pt>
                <c:pt idx="737">
                  <c:v>-0.80109245165137621</c:v>
                </c:pt>
                <c:pt idx="738">
                  <c:v>-0.8003994826183487</c:v>
                </c:pt>
                <c:pt idx="739">
                  <c:v>-0.79967257296598171</c:v>
                </c:pt>
                <c:pt idx="740">
                  <c:v>-0.80002626150666201</c:v>
                </c:pt>
                <c:pt idx="741">
                  <c:v>-0.79829721627652883</c:v>
                </c:pt>
                <c:pt idx="742">
                  <c:v>-0.79764259195099818</c:v>
                </c:pt>
                <c:pt idx="743">
                  <c:v>-0.79804124011197819</c:v>
                </c:pt>
                <c:pt idx="744">
                  <c:v>-0.79740651530973861</c:v>
                </c:pt>
                <c:pt idx="745">
                  <c:v>-0.79677654500354378</c:v>
                </c:pt>
                <c:pt idx="746">
                  <c:v>-0.79724067410347288</c:v>
                </c:pt>
                <c:pt idx="747">
                  <c:v>-0.79662656062140336</c:v>
                </c:pt>
                <c:pt idx="748">
                  <c:v>-0.79705490940897517</c:v>
                </c:pt>
                <c:pt idx="749">
                  <c:v>-0.79646309122079573</c:v>
                </c:pt>
                <c:pt idx="750">
                  <c:v>-0.79690140939637966</c:v>
                </c:pt>
                <c:pt idx="751">
                  <c:v>-0.79626768120845204</c:v>
                </c:pt>
                <c:pt idx="752">
                  <c:v>-0.79670472758428301</c:v>
                </c:pt>
                <c:pt idx="753">
                  <c:v>-0.79712935303259724</c:v>
                </c:pt>
                <c:pt idx="754">
                  <c:v>-0.79651178597194539</c:v>
                </c:pt>
                <c:pt idx="755">
                  <c:v>-0.79693021025250654</c:v>
                </c:pt>
                <c:pt idx="756">
                  <c:v>-0.79633376604745643</c:v>
                </c:pt>
                <c:pt idx="757">
                  <c:v>-0.79677957072650718</c:v>
                </c:pt>
                <c:pt idx="758">
                  <c:v>-0.79720881931197696</c:v>
                </c:pt>
                <c:pt idx="759">
                  <c:v>-0.7976221629257374</c:v>
                </c:pt>
                <c:pt idx="760">
                  <c:v>-0.79699597966722258</c:v>
                </c:pt>
                <c:pt idx="761">
                  <c:v>-0.79638048007387818</c:v>
                </c:pt>
                <c:pt idx="762">
                  <c:v>-0.79683635047240053</c:v>
                </c:pt>
                <c:pt idx="763">
                  <c:v>-0.79724250346295245</c:v>
                </c:pt>
                <c:pt idx="764">
                  <c:v>-0.79766595339369339</c:v>
                </c:pt>
                <c:pt idx="765">
                  <c:v>-0.79702149432581959</c:v>
                </c:pt>
                <c:pt idx="766">
                  <c:v>-0.79638700443930321</c:v>
                </c:pt>
                <c:pt idx="767">
                  <c:v>-0.79575086435051723</c:v>
                </c:pt>
                <c:pt idx="768">
                  <c:v>-0.79621206706350689</c:v>
                </c:pt>
                <c:pt idx="769">
                  <c:v>-0.79668510572223672</c:v>
                </c:pt>
                <c:pt idx="770">
                  <c:v>-0.79711288360779198</c:v>
                </c:pt>
                <c:pt idx="771">
                  <c:v>-0.7964679059356361</c:v>
                </c:pt>
                <c:pt idx="772">
                  <c:v>-0.79690336781692328</c:v>
                </c:pt>
                <c:pt idx="773">
                  <c:v>-0.79629524046058475</c:v>
                </c:pt>
                <c:pt idx="774">
                  <c:v>-0.79570611565137306</c:v>
                </c:pt>
                <c:pt idx="775">
                  <c:v>-0.79612935333834556</c:v>
                </c:pt>
                <c:pt idx="776">
                  <c:v>-0.79656000627157864</c:v>
                </c:pt>
                <c:pt idx="777">
                  <c:v>-0.79595674614614709</c:v>
                </c:pt>
                <c:pt idx="778">
                  <c:v>-0.79537379122322416</c:v>
                </c:pt>
                <c:pt idx="779">
                  <c:v>-0.7947611353987597</c:v>
                </c:pt>
                <c:pt idx="780">
                  <c:v>-0.79521303269078436</c:v>
                </c:pt>
                <c:pt idx="781">
                  <c:v>-0.79569155203696873</c:v>
                </c:pt>
                <c:pt idx="782">
                  <c:v>-0.79615426099622932</c:v>
                </c:pt>
                <c:pt idx="783">
                  <c:v>-0.79552661577630468</c:v>
                </c:pt>
                <c:pt idx="784">
                  <c:v>-0.79388386346077855</c:v>
                </c:pt>
                <c:pt idx="785">
                  <c:v>-0.79438474619156285</c:v>
                </c:pt>
                <c:pt idx="786">
                  <c:v>-0.79486289126773157</c:v>
                </c:pt>
                <c:pt idx="787">
                  <c:v>-0.79533993344237686</c:v>
                </c:pt>
                <c:pt idx="788">
                  <c:v>-0.79472003477352937</c:v>
                </c:pt>
                <c:pt idx="789">
                  <c:v>-0.79518283407805868</c:v>
                </c:pt>
                <c:pt idx="790">
                  <c:v>-0.79564647739649752</c:v>
                </c:pt>
                <c:pt idx="791">
                  <c:v>-0.79611434784856761</c:v>
                </c:pt>
                <c:pt idx="792">
                  <c:v>-0.79551540089159622</c:v>
                </c:pt>
                <c:pt idx="793">
                  <c:v>-0.7949386728737643</c:v>
                </c:pt>
                <c:pt idx="794">
                  <c:v>-0.79542181941628887</c:v>
                </c:pt>
                <c:pt idx="795">
                  <c:v>-0.7958760630279631</c:v>
                </c:pt>
                <c:pt idx="796">
                  <c:v>-0.79525342176740377</c:v>
                </c:pt>
                <c:pt idx="797">
                  <c:v>-0.79463891333205572</c:v>
                </c:pt>
                <c:pt idx="798">
                  <c:v>-0.79509549506541466</c:v>
                </c:pt>
                <c:pt idx="799">
                  <c:v>-0.79451618516410638</c:v>
                </c:pt>
                <c:pt idx="800">
                  <c:v>-0.79496940146082429</c:v>
                </c:pt>
                <c:pt idx="801">
                  <c:v>-0.79542333343160776</c:v>
                </c:pt>
                <c:pt idx="802">
                  <c:v>-0.79586078676297567</c:v>
                </c:pt>
                <c:pt idx="803">
                  <c:v>-0.79629529102771612</c:v>
                </c:pt>
                <c:pt idx="804">
                  <c:v>-0.79563428520716184</c:v>
                </c:pt>
                <c:pt idx="805">
                  <c:v>-0.79608741950301853</c:v>
                </c:pt>
                <c:pt idx="806">
                  <c:v>-0.79546979111295824</c:v>
                </c:pt>
                <c:pt idx="807">
                  <c:v>-0.79382459529069904</c:v>
                </c:pt>
                <c:pt idx="808">
                  <c:v>-0.79325590338488494</c:v>
                </c:pt>
                <c:pt idx="809">
                  <c:v>-0.79375654531718731</c:v>
                </c:pt>
                <c:pt idx="810">
                  <c:v>-0.79423709441084356</c:v>
                </c:pt>
                <c:pt idx="811">
                  <c:v>-0.79370855252262673</c:v>
                </c:pt>
                <c:pt idx="812">
                  <c:v>-0.79313248147217419</c:v>
                </c:pt>
                <c:pt idx="813">
                  <c:v>-0.79363931184273073</c:v>
                </c:pt>
                <c:pt idx="814">
                  <c:v>-0.795179345605876</c:v>
                </c:pt>
                <c:pt idx="815">
                  <c:v>-0.7956791386937585</c:v>
                </c:pt>
                <c:pt idx="816">
                  <c:v>-0.79613475591988336</c:v>
                </c:pt>
                <c:pt idx="817">
                  <c:v>-0.7965629608014857</c:v>
                </c:pt>
                <c:pt idx="818">
                  <c:v>-0.79801772158545603</c:v>
                </c:pt>
                <c:pt idx="819">
                  <c:v>-0.79736106715374688</c:v>
                </c:pt>
                <c:pt idx="820">
                  <c:v>-0.79565514581067187</c:v>
                </c:pt>
                <c:pt idx="821">
                  <c:v>-0.79505030289445844</c:v>
                </c:pt>
                <c:pt idx="822">
                  <c:v>-0.79551511683656928</c:v>
                </c:pt>
                <c:pt idx="823">
                  <c:v>-0.79594099449983791</c:v>
                </c:pt>
                <c:pt idx="824">
                  <c:v>-0.79636869460984117</c:v>
                </c:pt>
                <c:pt idx="825">
                  <c:v>-0.79787464071764436</c:v>
                </c:pt>
                <c:pt idx="826">
                  <c:v>-0.79722776790329153</c:v>
                </c:pt>
                <c:pt idx="827">
                  <c:v>-0.79762057254522567</c:v>
                </c:pt>
                <c:pt idx="828">
                  <c:v>-0.79801744109432105</c:v>
                </c:pt>
                <c:pt idx="829">
                  <c:v>-0.79840697227243451</c:v>
                </c:pt>
                <c:pt idx="830">
                  <c:v>-0.7977478328269858</c:v>
                </c:pt>
                <c:pt idx="831">
                  <c:v>-0.79814805617044604</c:v>
                </c:pt>
                <c:pt idx="832">
                  <c:v>-0.79747181504703712</c:v>
                </c:pt>
                <c:pt idx="833">
                  <c:v>-0.79787661874609639</c:v>
                </c:pt>
                <c:pt idx="834">
                  <c:v>-0.79826196637117441</c:v>
                </c:pt>
                <c:pt idx="835">
                  <c:v>-0.79761840704375098</c:v>
                </c:pt>
                <c:pt idx="836">
                  <c:v>-0.79804009890287597</c:v>
                </c:pt>
                <c:pt idx="837">
                  <c:v>-0.79846181692481832</c:v>
                </c:pt>
                <c:pt idx="838">
                  <c:v>-0.79885904058632196</c:v>
                </c:pt>
                <c:pt idx="839">
                  <c:v>-0.7982015597745955</c:v>
                </c:pt>
                <c:pt idx="840">
                  <c:v>-0.79757676857910353</c:v>
                </c:pt>
                <c:pt idx="841">
                  <c:v>-0.79801823320752152</c:v>
                </c:pt>
                <c:pt idx="842">
                  <c:v>-0.79842950854337114</c:v>
                </c:pt>
                <c:pt idx="843">
                  <c:v>-0.79779313837250365</c:v>
                </c:pt>
                <c:pt idx="844">
                  <c:v>-0.79714903560505357</c:v>
                </c:pt>
                <c:pt idx="845">
                  <c:v>-0.79650791489295236</c:v>
                </c:pt>
                <c:pt idx="846">
                  <c:v>-0.79694535659509325</c:v>
                </c:pt>
                <c:pt idx="847">
                  <c:v>-0.7963490294631913</c:v>
                </c:pt>
                <c:pt idx="848">
                  <c:v>-0.79784956887392755</c:v>
                </c:pt>
                <c:pt idx="849">
                  <c:v>-0.79823453749644901</c:v>
                </c:pt>
                <c:pt idx="850">
                  <c:v>-0.79759440674652005</c:v>
                </c:pt>
                <c:pt idx="851">
                  <c:v>-0.79699975861158956</c:v>
                </c:pt>
                <c:pt idx="852">
                  <c:v>-0.7963981034393578</c:v>
                </c:pt>
                <c:pt idx="853">
                  <c:v>-0.79683048137057066</c:v>
                </c:pt>
                <c:pt idx="854">
                  <c:v>-0.79622777174315917</c:v>
                </c:pt>
                <c:pt idx="855">
                  <c:v>-0.79564291630829598</c:v>
                </c:pt>
                <c:pt idx="856">
                  <c:v>-0.79504777798213011</c:v>
                </c:pt>
                <c:pt idx="857">
                  <c:v>-0.79551998242248756</c:v>
                </c:pt>
                <c:pt idx="858">
                  <c:v>-0.79493936277403776</c:v>
                </c:pt>
                <c:pt idx="859">
                  <c:v>-0.795400215518557</c:v>
                </c:pt>
                <c:pt idx="860">
                  <c:v>-0.79580179120818595</c:v>
                </c:pt>
                <c:pt idx="861">
                  <c:v>-0.7962191553840221</c:v>
                </c:pt>
                <c:pt idx="862">
                  <c:v>-0.79770011227634163</c:v>
                </c:pt>
                <c:pt idx="863">
                  <c:v>-0.79706031003081468</c:v>
                </c:pt>
                <c:pt idx="864">
                  <c:v>-0.79645010383019832</c:v>
                </c:pt>
                <c:pt idx="865">
                  <c:v>-0.79584790175359432</c:v>
                </c:pt>
                <c:pt idx="866">
                  <c:v>-0.79624702371852241</c:v>
                </c:pt>
                <c:pt idx="867">
                  <c:v>-0.79563278324415188</c:v>
                </c:pt>
                <c:pt idx="868">
                  <c:v>-0.79606236757926874</c:v>
                </c:pt>
                <c:pt idx="869">
                  <c:v>-0.79440820022768344</c:v>
                </c:pt>
                <c:pt idx="870">
                  <c:v>-0.7948776162231298</c:v>
                </c:pt>
                <c:pt idx="871">
                  <c:v>-0.79425306389866723</c:v>
                </c:pt>
                <c:pt idx="872">
                  <c:v>-0.79370234262069383</c:v>
                </c:pt>
                <c:pt idx="873">
                  <c:v>-0.79314615576827996</c:v>
                </c:pt>
                <c:pt idx="874">
                  <c:v>-0.79256965265291435</c:v>
                </c:pt>
                <c:pt idx="875">
                  <c:v>-0.79308895959985604</c:v>
                </c:pt>
                <c:pt idx="876">
                  <c:v>-0.79357860040785888</c:v>
                </c:pt>
                <c:pt idx="877">
                  <c:v>-0.79303052839970167</c:v>
                </c:pt>
                <c:pt idx="878">
                  <c:v>-0.79247587783170759</c:v>
                </c:pt>
                <c:pt idx="879">
                  <c:v>-0.79301956027507337</c:v>
                </c:pt>
                <c:pt idx="880">
                  <c:v>-0.79456754906957183</c:v>
                </c:pt>
                <c:pt idx="881">
                  <c:v>-0.79502951808818045</c:v>
                </c:pt>
                <c:pt idx="882">
                  <c:v>-0.79550474772641677</c:v>
                </c:pt>
                <c:pt idx="883">
                  <c:v>-0.7949001727718884</c:v>
                </c:pt>
                <c:pt idx="884">
                  <c:v>-0.79534572931645064</c:v>
                </c:pt>
                <c:pt idx="885">
                  <c:v>-0.79472403473012154</c:v>
                </c:pt>
                <c:pt idx="886">
                  <c:v>-0.79520271403551912</c:v>
                </c:pt>
                <c:pt idx="887">
                  <c:v>-0.79566675975480872</c:v>
                </c:pt>
                <c:pt idx="888">
                  <c:v>-0.79506410455971266</c:v>
                </c:pt>
                <c:pt idx="889">
                  <c:v>-0.79450128246851837</c:v>
                </c:pt>
                <c:pt idx="890">
                  <c:v>-0.79495471681914798</c:v>
                </c:pt>
                <c:pt idx="891">
                  <c:v>-0.79438128248276496</c:v>
                </c:pt>
                <c:pt idx="892">
                  <c:v>-0.79377903683310957</c:v>
                </c:pt>
                <c:pt idx="893">
                  <c:v>-0.7942432760964474</c:v>
                </c:pt>
                <c:pt idx="894">
                  <c:v>-0.79366239057451848</c:v>
                </c:pt>
                <c:pt idx="895">
                  <c:v>-0.79310640276302802</c:v>
                </c:pt>
                <c:pt idx="896">
                  <c:v>-0.79256351470776742</c:v>
                </c:pt>
                <c:pt idx="897">
                  <c:v>-0.79305456441361211</c:v>
                </c:pt>
                <c:pt idx="898">
                  <c:v>-0.79355037312533994</c:v>
                </c:pt>
                <c:pt idx="899">
                  <c:v>-0.79404392566283322</c:v>
                </c:pt>
                <c:pt idx="900">
                  <c:v>-0.79452156714957656</c:v>
                </c:pt>
                <c:pt idx="901">
                  <c:v>-0.79393557580658491</c:v>
                </c:pt>
                <c:pt idx="902">
                  <c:v>-0.79445902429045323</c:v>
                </c:pt>
                <c:pt idx="903">
                  <c:v>-0.7949274438046442</c:v>
                </c:pt>
                <c:pt idx="904">
                  <c:v>-0.79328971492855138</c:v>
                </c:pt>
                <c:pt idx="905">
                  <c:v>-0.7927537006299803</c:v>
                </c:pt>
                <c:pt idx="906">
                  <c:v>-0.7922174266173807</c:v>
                </c:pt>
                <c:pt idx="907">
                  <c:v>-0.79170375808503313</c:v>
                </c:pt>
                <c:pt idx="908">
                  <c:v>-0.79224436292333245</c:v>
                </c:pt>
                <c:pt idx="909">
                  <c:v>-0.79276767566486572</c:v>
                </c:pt>
                <c:pt idx="910">
                  <c:v>-0.79220272215156839</c:v>
                </c:pt>
                <c:pt idx="911">
                  <c:v>-0.79167652770853703</c:v>
                </c:pt>
                <c:pt idx="912">
                  <c:v>-0.79223619715436622</c:v>
                </c:pt>
                <c:pt idx="913">
                  <c:v>-0.79381813321127881</c:v>
                </c:pt>
                <c:pt idx="914">
                  <c:v>-0.79325261054705321</c:v>
                </c:pt>
                <c:pt idx="915">
                  <c:v>-0.79375889833611213</c:v>
                </c:pt>
                <c:pt idx="916">
                  <c:v>-0.79317196036938997</c:v>
                </c:pt>
                <c:pt idx="917">
                  <c:v>-0.79367184116200218</c:v>
                </c:pt>
                <c:pt idx="918">
                  <c:v>-0.79313640433876209</c:v>
                </c:pt>
                <c:pt idx="919">
                  <c:v>-0.79365559625198678</c:v>
                </c:pt>
                <c:pt idx="920">
                  <c:v>-0.79414462432694699</c:v>
                </c:pt>
                <c:pt idx="921">
                  <c:v>-0.79464527184040812</c:v>
                </c:pt>
                <c:pt idx="922">
                  <c:v>-0.79510224640359994</c:v>
                </c:pt>
                <c:pt idx="923">
                  <c:v>-0.79451580147552792</c:v>
                </c:pt>
                <c:pt idx="924">
                  <c:v>-0.7939174054460173</c:v>
                </c:pt>
                <c:pt idx="925">
                  <c:v>-0.7933735773370969</c:v>
                </c:pt>
                <c:pt idx="926">
                  <c:v>-0.79281040579035489</c:v>
                </c:pt>
                <c:pt idx="927">
                  <c:v>-0.79331545767454781</c:v>
                </c:pt>
                <c:pt idx="928">
                  <c:v>-0.7927677685210569</c:v>
                </c:pt>
                <c:pt idx="929">
                  <c:v>-0.79221807315063575</c:v>
                </c:pt>
                <c:pt idx="930">
                  <c:v>-0.79272825168762306</c:v>
                </c:pt>
                <c:pt idx="931">
                  <c:v>-0.79215338665387058</c:v>
                </c:pt>
                <c:pt idx="932">
                  <c:v>-0.79369601892079322</c:v>
                </c:pt>
                <c:pt idx="933">
                  <c:v>-0.79207651854237726</c:v>
                </c:pt>
                <c:pt idx="934">
                  <c:v>-0.79260112817152983</c:v>
                </c:pt>
                <c:pt idx="935">
                  <c:v>-0.79309014560809921</c:v>
                </c:pt>
                <c:pt idx="936">
                  <c:v>-0.79254944269593719</c:v>
                </c:pt>
                <c:pt idx="937">
                  <c:v>-0.79202807384201834</c:v>
                </c:pt>
                <c:pt idx="938">
                  <c:v>-0.79256435236517797</c:v>
                </c:pt>
                <c:pt idx="939">
                  <c:v>-0.79205688531787444</c:v>
                </c:pt>
                <c:pt idx="940">
                  <c:v>-0.79261140761151683</c:v>
                </c:pt>
                <c:pt idx="941">
                  <c:v>-0.79208803945928641</c:v>
                </c:pt>
                <c:pt idx="942">
                  <c:v>-0.79156307867010056</c:v>
                </c:pt>
                <c:pt idx="943">
                  <c:v>-0.79211801709669849</c:v>
                </c:pt>
                <c:pt idx="944">
                  <c:v>-0.79157629675476449</c:v>
                </c:pt>
                <c:pt idx="945">
                  <c:v>-0.7910499708196691</c:v>
                </c:pt>
                <c:pt idx="946">
                  <c:v>-0.79057277140327575</c:v>
                </c:pt>
                <c:pt idx="947">
                  <c:v>-0.79006879597521029</c:v>
                </c:pt>
                <c:pt idx="948">
                  <c:v>-0.79060600005570603</c:v>
                </c:pt>
                <c:pt idx="949">
                  <c:v>-0.79009418005459187</c:v>
                </c:pt>
                <c:pt idx="950">
                  <c:v>-0.78955907645349999</c:v>
                </c:pt>
                <c:pt idx="951">
                  <c:v>-0.79012723492442993</c:v>
                </c:pt>
                <c:pt idx="952">
                  <c:v>-0.78962883022594132</c:v>
                </c:pt>
                <c:pt idx="953">
                  <c:v>-0.79019019362142262</c:v>
                </c:pt>
                <c:pt idx="954">
                  <c:v>-0.7906941697489942</c:v>
                </c:pt>
                <c:pt idx="955">
                  <c:v>-0.79020944635401424</c:v>
                </c:pt>
                <c:pt idx="956">
                  <c:v>-0.78973805742693404</c:v>
                </c:pt>
                <c:pt idx="957">
                  <c:v>-0.79028707627839534</c:v>
                </c:pt>
                <c:pt idx="958">
                  <c:v>-0.78976059475282734</c:v>
                </c:pt>
                <c:pt idx="959">
                  <c:v>-0.78927670285777074</c:v>
                </c:pt>
                <c:pt idx="960">
                  <c:v>-0.78983370880061532</c:v>
                </c:pt>
                <c:pt idx="961">
                  <c:v>-0.789321474624603</c:v>
                </c:pt>
                <c:pt idx="962">
                  <c:v>-0.78883796513211091</c:v>
                </c:pt>
                <c:pt idx="963">
                  <c:v>-0.78835394582946872</c:v>
                </c:pt>
                <c:pt idx="964">
                  <c:v>-0.78787222691287928</c:v>
                </c:pt>
                <c:pt idx="965">
                  <c:v>-0.78742670237462165</c:v>
                </c:pt>
                <c:pt idx="966">
                  <c:v>-0.78697620832712922</c:v>
                </c:pt>
                <c:pt idx="967">
                  <c:v>-0.78655684416058658</c:v>
                </c:pt>
                <c:pt idx="968">
                  <c:v>-0.7872123072773749</c:v>
                </c:pt>
                <c:pt idx="969">
                  <c:v>-0.78887430113182733</c:v>
                </c:pt>
                <c:pt idx="970">
                  <c:v>-0.78942595510919078</c:v>
                </c:pt>
                <c:pt idx="971">
                  <c:v>-0.78999397600700694</c:v>
                </c:pt>
                <c:pt idx="972">
                  <c:v>-0.79053819648686674</c:v>
                </c:pt>
                <c:pt idx="973">
                  <c:v>-0.79004635255712952</c:v>
                </c:pt>
                <c:pt idx="974">
                  <c:v>-0.78851220550598689</c:v>
                </c:pt>
                <c:pt idx="975">
                  <c:v>-0.78806684139586702</c:v>
                </c:pt>
                <c:pt idx="976">
                  <c:v>-0.78866554456794979</c:v>
                </c:pt>
                <c:pt idx="977">
                  <c:v>-0.78822423367659089</c:v>
                </c:pt>
                <c:pt idx="978">
                  <c:v>-0.78988308900305904</c:v>
                </c:pt>
                <c:pt idx="979">
                  <c:v>-0.78940024722299773</c:v>
                </c:pt>
                <c:pt idx="980">
                  <c:v>-0.78892622227853781</c:v>
                </c:pt>
                <c:pt idx="981">
                  <c:v>-0.78951739783296693</c:v>
                </c:pt>
                <c:pt idx="982">
                  <c:v>-0.78906108987630763</c:v>
                </c:pt>
                <c:pt idx="983">
                  <c:v>-0.78966522807878148</c:v>
                </c:pt>
                <c:pt idx="984">
                  <c:v>-0.7891472235172059</c:v>
                </c:pt>
                <c:pt idx="985">
                  <c:v>-0.7887181790468617</c:v>
                </c:pt>
                <c:pt idx="986">
                  <c:v>-0.78721515546592447</c:v>
                </c:pt>
                <c:pt idx="987">
                  <c:v>-0.786806572356606</c:v>
                </c:pt>
                <c:pt idx="988">
                  <c:v>-0.78638952090947389</c:v>
                </c:pt>
                <c:pt idx="989">
                  <c:v>-0.78702117049128451</c:v>
                </c:pt>
                <c:pt idx="990">
                  <c:v>-0.78660168708145872</c:v>
                </c:pt>
                <c:pt idx="991">
                  <c:v>-0.78620217333982945</c:v>
                </c:pt>
                <c:pt idx="992">
                  <c:v>-0.78683260987303283</c:v>
                </c:pt>
                <c:pt idx="993">
                  <c:v>-0.78744959767557221</c:v>
                </c:pt>
                <c:pt idx="994">
                  <c:v>-0.78701560572206086</c:v>
                </c:pt>
                <c:pt idx="995">
                  <c:v>-0.78764441360761972</c:v>
                </c:pt>
                <c:pt idx="996">
                  <c:v>-0.78824538533546729</c:v>
                </c:pt>
                <c:pt idx="997">
                  <c:v>-0.78882213762875786</c:v>
                </c:pt>
                <c:pt idx="998">
                  <c:v>-0.78837333487618266</c:v>
                </c:pt>
                <c:pt idx="999">
                  <c:v>-0.78892836817865908</c:v>
                </c:pt>
                <c:pt idx="1000">
                  <c:v>-0.78951136081508599</c:v>
                </c:pt>
                <c:pt idx="1001">
                  <c:v>-0.7890551735987843</c:v>
                </c:pt>
                <c:pt idx="1002">
                  <c:v>-0.78965517012680864</c:v>
                </c:pt>
                <c:pt idx="1003">
                  <c:v>-0.78919398672427243</c:v>
                </c:pt>
                <c:pt idx="1004">
                  <c:v>-0.78872462698978696</c:v>
                </c:pt>
                <c:pt idx="1005">
                  <c:v>-0.78825749444999116</c:v>
                </c:pt>
                <c:pt idx="1006">
                  <c:v>-0.78886298456099135</c:v>
                </c:pt>
                <c:pt idx="1007">
                  <c:v>-0.78944606486977154</c:v>
                </c:pt>
                <c:pt idx="1008">
                  <c:v>-0.7900141235723761</c:v>
                </c:pt>
                <c:pt idx="1009">
                  <c:v>-0.7905714211009286</c:v>
                </c:pt>
                <c:pt idx="1010">
                  <c:v>-0.79112087267890996</c:v>
                </c:pt>
                <c:pt idx="1011">
                  <c:v>-0.79062991522533177</c:v>
                </c:pt>
                <c:pt idx="1012">
                  <c:v>-0.79014023692082502</c:v>
                </c:pt>
                <c:pt idx="1013">
                  <c:v>-0.78437677218240853</c:v>
                </c:pt>
                <c:pt idx="1014">
                  <c:v>-0.76617439673876042</c:v>
                </c:pt>
                <c:pt idx="1015">
                  <c:v>-0.76304046880398524</c:v>
                </c:pt>
                <c:pt idx="1016">
                  <c:v>-0.77149127942790552</c:v>
                </c:pt>
                <c:pt idx="1017">
                  <c:v>-0.78081611383934735</c:v>
                </c:pt>
                <c:pt idx="1018">
                  <c:v>-0.78786983156256041</c:v>
                </c:pt>
                <c:pt idx="1019">
                  <c:v>-0.79265761493130926</c:v>
                </c:pt>
                <c:pt idx="1020">
                  <c:v>-0.79420308263268302</c:v>
                </c:pt>
                <c:pt idx="1021">
                  <c:v>-0.79573616098002931</c:v>
                </c:pt>
                <c:pt idx="1022">
                  <c:v>-0.79620833776042876</c:v>
                </c:pt>
                <c:pt idx="1023">
                  <c:v>-0.79665879100522019</c:v>
                </c:pt>
                <c:pt idx="1024">
                  <c:v>-0.79706001518511582</c:v>
                </c:pt>
                <c:pt idx="1025">
                  <c:v>-0.7974445748814134</c:v>
                </c:pt>
                <c:pt idx="1026">
                  <c:v>-0.79784808338378521</c:v>
                </c:pt>
                <c:pt idx="1027">
                  <c:v>-0.79824046171610952</c:v>
                </c:pt>
                <c:pt idx="1028">
                  <c:v>-0.79862257248178736</c:v>
                </c:pt>
                <c:pt idx="1029">
                  <c:v>-0.7979220410321517</c:v>
                </c:pt>
                <c:pt idx="1030">
                  <c:v>-0.79728146021150859</c:v>
                </c:pt>
                <c:pt idx="1031">
                  <c:v>-0.79667263100727836</c:v>
                </c:pt>
                <c:pt idx="1032">
                  <c:v>-0.79704945838713281</c:v>
                </c:pt>
                <c:pt idx="1033">
                  <c:v>-0.79746454921939025</c:v>
                </c:pt>
                <c:pt idx="1034">
                  <c:v>-0.79687401823500237</c:v>
                </c:pt>
                <c:pt idx="1035">
                  <c:v>-0.79732223787030232</c:v>
                </c:pt>
                <c:pt idx="1036">
                  <c:v>-0.79773177311289611</c:v>
                </c:pt>
                <c:pt idx="1037">
                  <c:v>-0.79814357765063815</c:v>
                </c:pt>
                <c:pt idx="1038">
                  <c:v>-0.79751828609762543</c:v>
                </c:pt>
                <c:pt idx="1039">
                  <c:v>-0.79689464037567292</c:v>
                </c:pt>
                <c:pt idx="1040">
                  <c:v>-0.7952239675681595</c:v>
                </c:pt>
                <c:pt idx="1041">
                  <c:v>-0.79563334821679632</c:v>
                </c:pt>
                <c:pt idx="1042">
                  <c:v>-0.79606714125246036</c:v>
                </c:pt>
                <c:pt idx="1043">
                  <c:v>-0.79653907842741112</c:v>
                </c:pt>
                <c:pt idx="1044">
                  <c:v>-0.79697769685886277</c:v>
                </c:pt>
                <c:pt idx="1045">
                  <c:v>-0.79740308292168549</c:v>
                </c:pt>
                <c:pt idx="1046">
                  <c:v>-0.79784192126325182</c:v>
                </c:pt>
                <c:pt idx="1047">
                  <c:v>-0.7982557828379867</c:v>
                </c:pt>
                <c:pt idx="1048">
                  <c:v>-0.79867418718122696</c:v>
                </c:pt>
                <c:pt idx="1049">
                  <c:v>-0.79803076343760249</c:v>
                </c:pt>
                <c:pt idx="1050">
                  <c:v>-0.79844392816885046</c:v>
                </c:pt>
                <c:pt idx="1051">
                  <c:v>-0.79777934960547336</c:v>
                </c:pt>
                <c:pt idx="1052">
                  <c:v>-0.7992214826133639</c:v>
                </c:pt>
                <c:pt idx="1053">
                  <c:v>-0.79959121296109659</c:v>
                </c:pt>
                <c:pt idx="1054">
                  <c:v>-0.79993644870187464</c:v>
                </c:pt>
                <c:pt idx="1055">
                  <c:v>-0.79919711972783714</c:v>
                </c:pt>
                <c:pt idx="1056">
                  <c:v>-0.79855425733328045</c:v>
                </c:pt>
                <c:pt idx="1057">
                  <c:v>-0.79895105218661477</c:v>
                </c:pt>
                <c:pt idx="1058">
                  <c:v>-0.79930397114288254</c:v>
                </c:pt>
                <c:pt idx="1059">
                  <c:v>-0.79970503172002494</c:v>
                </c:pt>
                <c:pt idx="1060">
                  <c:v>-0.80008499108562436</c:v>
                </c:pt>
                <c:pt idx="1061">
                  <c:v>-0.80043529126391189</c:v>
                </c:pt>
                <c:pt idx="1062">
                  <c:v>-0.79971408543863354</c:v>
                </c:pt>
                <c:pt idx="1063">
                  <c:v>-0.80008470372986085</c:v>
                </c:pt>
                <c:pt idx="1064">
                  <c:v>-0.80044000965526363</c:v>
                </c:pt>
                <c:pt idx="1065">
                  <c:v>-0.80079704946215835</c:v>
                </c:pt>
                <c:pt idx="1066">
                  <c:v>-0.8001284484729152</c:v>
                </c:pt>
                <c:pt idx="1067">
                  <c:v>-0.79944495950345684</c:v>
                </c:pt>
                <c:pt idx="1068">
                  <c:v>-0.7998264003133877</c:v>
                </c:pt>
                <c:pt idx="1069">
                  <c:v>-0.80017557230712</c:v>
                </c:pt>
                <c:pt idx="1070">
                  <c:v>-0.79951526086097757</c:v>
                </c:pt>
                <c:pt idx="1071">
                  <c:v>-0.79987117564375798</c:v>
                </c:pt>
                <c:pt idx="1072">
                  <c:v>-0.80023319213088284</c:v>
                </c:pt>
                <c:pt idx="1073">
                  <c:v>-0.79849544828826524</c:v>
                </c:pt>
                <c:pt idx="1074">
                  <c:v>-0.79785727932249995</c:v>
                </c:pt>
                <c:pt idx="1075">
                  <c:v>-0.79718853373605003</c:v>
                </c:pt>
                <c:pt idx="1076">
                  <c:v>-0.79762516306132891</c:v>
                </c:pt>
                <c:pt idx="1077">
                  <c:v>-0.79699463980010232</c:v>
                </c:pt>
                <c:pt idx="1078">
                  <c:v>-0.7963483470041004</c:v>
                </c:pt>
                <c:pt idx="1079">
                  <c:v>-0.79574430006401831</c:v>
                </c:pt>
                <c:pt idx="1080">
                  <c:v>-0.79722855406273796</c:v>
                </c:pt>
                <c:pt idx="1081">
                  <c:v>-0.79872036298148319</c:v>
                </c:pt>
                <c:pt idx="1082">
                  <c:v>-0.79912117572185348</c:v>
                </c:pt>
                <c:pt idx="1083">
                  <c:v>-0.79949687220741639</c:v>
                </c:pt>
                <c:pt idx="1084">
                  <c:v>-0.79882463476326815</c:v>
                </c:pt>
                <c:pt idx="1085">
                  <c:v>-0.79816950206800286</c:v>
                </c:pt>
                <c:pt idx="1086">
                  <c:v>-0.79752975202664278</c:v>
                </c:pt>
                <c:pt idx="1087">
                  <c:v>-0.79691459698610989</c:v>
                </c:pt>
                <c:pt idx="1088">
                  <c:v>-0.79630622504638759</c:v>
                </c:pt>
                <c:pt idx="1089">
                  <c:v>-0.79570100054545978</c:v>
                </c:pt>
                <c:pt idx="1090">
                  <c:v>-0.79613718053455063</c:v>
                </c:pt>
                <c:pt idx="1091">
                  <c:v>-0.79553823692385972</c:v>
                </c:pt>
                <c:pt idx="1092">
                  <c:v>-0.79391071218538256</c:v>
                </c:pt>
                <c:pt idx="1093">
                  <c:v>-0.79441695794167488</c:v>
                </c:pt>
                <c:pt idx="1094">
                  <c:v>-0.79592661878284143</c:v>
                </c:pt>
                <c:pt idx="1095">
                  <c:v>-0.79634768640718467</c:v>
                </c:pt>
                <c:pt idx="1096">
                  <c:v>-0.79782271267904092</c:v>
                </c:pt>
                <c:pt idx="1097">
                  <c:v>-0.7972016584254602</c:v>
                </c:pt>
                <c:pt idx="1098">
                  <c:v>-0.79764420525695101</c:v>
                </c:pt>
                <c:pt idx="1099">
                  <c:v>-0.79806784115181206</c:v>
                </c:pt>
                <c:pt idx="1100">
                  <c:v>-0.7984463643287758</c:v>
                </c:pt>
                <c:pt idx="1101">
                  <c:v>-0.79883363704220023</c:v>
                </c:pt>
                <c:pt idx="1102">
                  <c:v>-0.80027144430135622</c:v>
                </c:pt>
                <c:pt idx="1103">
                  <c:v>-0.80063361541532907</c:v>
                </c:pt>
                <c:pt idx="1104">
                  <c:v>-0.80098152310702242</c:v>
                </c:pt>
                <c:pt idx="1105">
                  <c:v>-0.80025335264488195</c:v>
                </c:pt>
                <c:pt idx="1106">
                  <c:v>-0.80062410559198427</c:v>
                </c:pt>
                <c:pt idx="1107">
                  <c:v>-0.80199032348014454</c:v>
                </c:pt>
                <c:pt idx="1108">
                  <c:v>-0.8012988770105417</c:v>
                </c:pt>
                <c:pt idx="1109">
                  <c:v>-0.80161941947033089</c:v>
                </c:pt>
                <c:pt idx="1110">
                  <c:v>-0.80194025108092415</c:v>
                </c:pt>
                <c:pt idx="1111">
                  <c:v>-0.80224986605930571</c:v>
                </c:pt>
                <c:pt idx="1112">
                  <c:v>-0.80155892873811962</c:v>
                </c:pt>
                <c:pt idx="1113">
                  <c:v>-0.80083663016335727</c:v>
                </c:pt>
                <c:pt idx="1114">
                  <c:v>-0.80116825756009014</c:v>
                </c:pt>
                <c:pt idx="1115">
                  <c:v>-0.80151859240888823</c:v>
                </c:pt>
                <c:pt idx="1116">
                  <c:v>-0.8018713605607104</c:v>
                </c:pt>
                <c:pt idx="1117">
                  <c:v>-0.80222693334949624</c:v>
                </c:pt>
                <c:pt idx="1118">
                  <c:v>-0.80256167468250628</c:v>
                </c:pt>
                <c:pt idx="1119">
                  <c:v>-0.80391874118885609</c:v>
                </c:pt>
                <c:pt idx="1120">
                  <c:v>-0.80421680636507886</c:v>
                </c:pt>
                <c:pt idx="1121">
                  <c:v>-0.80347445023777719</c:v>
                </c:pt>
                <c:pt idx="1122">
                  <c:v>-0.80274420123302159</c:v>
                </c:pt>
                <c:pt idx="1123">
                  <c:v>-0.80198077720836114</c:v>
                </c:pt>
                <c:pt idx="1124">
                  <c:v>-0.80122452166419389</c:v>
                </c:pt>
                <c:pt idx="1125">
                  <c:v>-0.80055163123090989</c:v>
                </c:pt>
                <c:pt idx="1126">
                  <c:v>-0.80090275860629168</c:v>
                </c:pt>
                <c:pt idx="1127">
                  <c:v>-0.80439348343416583</c:v>
                </c:pt>
                <c:pt idx="1128">
                  <c:v>-0.82036623376548257</c:v>
                </c:pt>
                <c:pt idx="1129">
                  <c:v>-0.81613072909017292</c:v>
                </c:pt>
                <c:pt idx="1130">
                  <c:v>-0.80779305450836947</c:v>
                </c:pt>
                <c:pt idx="1131">
                  <c:v>-0.80170443341820208</c:v>
                </c:pt>
                <c:pt idx="1132">
                  <c:v>-0.7999561847498381</c:v>
                </c:pt>
              </c:numCache>
            </c:numRef>
          </c:val>
          <c:smooth val="0"/>
          <c:extLst>
            <c:ext xmlns:c16="http://schemas.microsoft.com/office/drawing/2014/chart" uri="{C3380CC4-5D6E-409C-BE32-E72D297353CC}">
              <c16:uniqueId val="{00000000-0A93-481F-AA86-82951360B3FA}"/>
            </c:ext>
          </c:extLst>
        </c:ser>
        <c:ser>
          <c:idx val="1"/>
          <c:order val="1"/>
          <c:tx>
            <c:strRef>
              <c:f>Gyro!$Y$1</c:f>
              <c:strCache>
                <c:ptCount val="1"/>
                <c:pt idx="0">
                  <c:v>Gangle_y</c:v>
                </c:pt>
              </c:strCache>
            </c:strRef>
          </c:tx>
          <c:spPr>
            <a:ln w="28575" cap="rnd">
              <a:solidFill>
                <a:schemeClr val="accent2"/>
              </a:solidFill>
              <a:round/>
            </a:ln>
            <a:effectLst/>
          </c:spPr>
          <c:marker>
            <c:symbol val="none"/>
          </c:marker>
          <c:val>
            <c:numRef>
              <c:f>Gyro!$Y$2:$Y$1357</c:f>
              <c:numCache>
                <c:formatCode>General</c:formatCode>
                <c:ptCount val="1356"/>
                <c:pt idx="0">
                  <c:v>-1.1762E-2</c:v>
                </c:pt>
                <c:pt idx="1">
                  <c:v>-2.3236999999999997E-2</c:v>
                </c:pt>
                <c:pt idx="2">
                  <c:v>-3.4481879999999999E-2</c:v>
                </c:pt>
                <c:pt idx="3">
                  <c:v>-4.6578222399999994E-2</c:v>
                </c:pt>
                <c:pt idx="4">
                  <c:v>-5.8397437951999996E-2</c:v>
                </c:pt>
                <c:pt idx="5">
                  <c:v>-6.8972809192959991E-2</c:v>
                </c:pt>
                <c:pt idx="6">
                  <c:v>-7.9301893009100788E-2</c:v>
                </c:pt>
                <c:pt idx="7">
                  <c:v>-9.0476395148918767E-2</c:v>
                </c:pt>
                <c:pt idx="8">
                  <c:v>-0.10042068724594039</c:v>
                </c:pt>
                <c:pt idx="9">
                  <c:v>-0.11013819350102157</c:v>
                </c:pt>
                <c:pt idx="10">
                  <c:v>-0.12177354963100115</c:v>
                </c:pt>
                <c:pt idx="11">
                  <c:v>-0.13109817863838111</c:v>
                </c:pt>
                <c:pt idx="12">
                  <c:v>-0.13917197506561352</c:v>
                </c:pt>
                <c:pt idx="13">
                  <c:v>-0.14917311556430127</c:v>
                </c:pt>
                <c:pt idx="14">
                  <c:v>-0.15581615325301523</c:v>
                </c:pt>
                <c:pt idx="15">
                  <c:v>-0.16124893018795491</c:v>
                </c:pt>
                <c:pt idx="16">
                  <c:v>-0.17290593158419582</c:v>
                </c:pt>
                <c:pt idx="17">
                  <c:v>-0.1822598529525119</c:v>
                </c:pt>
                <c:pt idx="18">
                  <c:v>-0.19137645589346167</c:v>
                </c:pt>
                <c:pt idx="19">
                  <c:v>-0.19924964677559243</c:v>
                </c:pt>
                <c:pt idx="20">
                  <c:v>-0.20699473384008057</c:v>
                </c:pt>
                <c:pt idx="21">
                  <c:v>-0.21455767916327895</c:v>
                </c:pt>
                <c:pt idx="22">
                  <c:v>-0.22199018558001335</c:v>
                </c:pt>
                <c:pt idx="23">
                  <c:v>-0.23144262186841308</c:v>
                </c:pt>
                <c:pt idx="24">
                  <c:v>-0.23958474943104482</c:v>
                </c:pt>
                <c:pt idx="25">
                  <c:v>-0.24546745444242393</c:v>
                </c:pt>
                <c:pt idx="26">
                  <c:v>-0.25227030535357542</c:v>
                </c:pt>
                <c:pt idx="27">
                  <c:v>-0.25891925924650394</c:v>
                </c:pt>
                <c:pt idx="28">
                  <c:v>-0.26650853406157388</c:v>
                </c:pt>
                <c:pt idx="29">
                  <c:v>-0.27188786338034238</c:v>
                </c:pt>
                <c:pt idx="30">
                  <c:v>-0.27710254611273555</c:v>
                </c:pt>
                <c:pt idx="31">
                  <c:v>-0.28219919519048087</c:v>
                </c:pt>
                <c:pt idx="32">
                  <c:v>-0.28828101128667127</c:v>
                </c:pt>
                <c:pt idx="33">
                  <c:v>-0.29632341106093785</c:v>
                </c:pt>
                <c:pt idx="34">
                  <c:v>-0.30421924283971907</c:v>
                </c:pt>
                <c:pt idx="35">
                  <c:v>-0.30989343798292468</c:v>
                </c:pt>
                <c:pt idx="36">
                  <c:v>-0.31543766922326621</c:v>
                </c:pt>
                <c:pt idx="37">
                  <c:v>-0.32186545583880088</c:v>
                </c:pt>
                <c:pt idx="38">
                  <c:v>-0.32715730672202487</c:v>
                </c:pt>
                <c:pt idx="39">
                  <c:v>-0.3323223805875844</c:v>
                </c:pt>
                <c:pt idx="40">
                  <c:v>-0.33845159297583266</c:v>
                </c:pt>
                <c:pt idx="41">
                  <c:v>-0.34337034111631604</c:v>
                </c:pt>
                <c:pt idx="42">
                  <c:v>-0.34928023429398974</c:v>
                </c:pt>
                <c:pt idx="43">
                  <c:v>-0.35508324960810989</c:v>
                </c:pt>
                <c:pt idx="44">
                  <c:v>-0.36079826461594766</c:v>
                </c:pt>
                <c:pt idx="45">
                  <c:v>-0.36634379932362865</c:v>
                </c:pt>
                <c:pt idx="46">
                  <c:v>-0.37073136333715606</c:v>
                </c:pt>
                <c:pt idx="47">
                  <c:v>-0.37397649607041294</c:v>
                </c:pt>
                <c:pt idx="48">
                  <c:v>-0.37927666614900468</c:v>
                </c:pt>
                <c:pt idx="49">
                  <c:v>-0.38445197282602456</c:v>
                </c:pt>
                <c:pt idx="50">
                  <c:v>-0.38848153336950408</c:v>
                </c:pt>
                <c:pt idx="51">
                  <c:v>-0.392479642702114</c:v>
                </c:pt>
                <c:pt idx="52">
                  <c:v>-0.39741500984807171</c:v>
                </c:pt>
                <c:pt idx="53">
                  <c:v>-0.4022440896511103</c:v>
                </c:pt>
                <c:pt idx="54">
                  <c:v>-0.40698690785808811</c:v>
                </c:pt>
                <c:pt idx="55">
                  <c:v>-0.41057296970092638</c:v>
                </c:pt>
                <c:pt idx="56">
                  <c:v>-0.41411399030690788</c:v>
                </c:pt>
                <c:pt idx="57">
                  <c:v>-0.41758137050076971</c:v>
                </c:pt>
                <c:pt idx="58">
                  <c:v>-0.42197488309075432</c:v>
                </c:pt>
                <c:pt idx="59">
                  <c:v>-0.4252472654289392</c:v>
                </c:pt>
                <c:pt idx="60">
                  <c:v>-0.42847770012036041</c:v>
                </c:pt>
                <c:pt idx="61">
                  <c:v>-0.43056986611795317</c:v>
                </c:pt>
                <c:pt idx="62">
                  <c:v>-0.4326556287955941</c:v>
                </c:pt>
                <c:pt idx="63">
                  <c:v>-0.43676671621968222</c:v>
                </c:pt>
                <c:pt idx="64">
                  <c:v>-0.44082732189528856</c:v>
                </c:pt>
                <c:pt idx="65">
                  <c:v>-0.44376665545738281</c:v>
                </c:pt>
                <c:pt idx="66">
                  <c:v>-0.44663232234823513</c:v>
                </c:pt>
                <c:pt idx="67">
                  <c:v>-0.45043969590127042</c:v>
                </c:pt>
                <c:pt idx="68">
                  <c:v>-0.45207570198324504</c:v>
                </c:pt>
                <c:pt idx="69">
                  <c:v>-0.45580960794358016</c:v>
                </c:pt>
                <c:pt idx="70">
                  <c:v>-0.45844771578470861</c:v>
                </c:pt>
                <c:pt idx="71">
                  <c:v>-0.46101080146901446</c:v>
                </c:pt>
                <c:pt idx="72">
                  <c:v>-0.46459902543963411</c:v>
                </c:pt>
                <c:pt idx="73">
                  <c:v>-0.46807910493084143</c:v>
                </c:pt>
                <c:pt idx="74">
                  <c:v>-0.47043856283222463</c:v>
                </c:pt>
                <c:pt idx="75">
                  <c:v>-0.47276713157558015</c:v>
                </c:pt>
                <c:pt idx="76">
                  <c:v>-0.4750438289440686</c:v>
                </c:pt>
                <c:pt idx="77">
                  <c:v>-0.47831159236518722</c:v>
                </c:pt>
                <c:pt idx="78">
                  <c:v>-0.48051584051788349</c:v>
                </c:pt>
                <c:pt idx="79">
                  <c:v>-0.4826505437075258</c:v>
                </c:pt>
                <c:pt idx="80">
                  <c:v>-0.48575685283337527</c:v>
                </c:pt>
                <c:pt idx="81">
                  <c:v>-0.48880609577670775</c:v>
                </c:pt>
                <c:pt idx="82">
                  <c:v>-0.48973381386117359</c:v>
                </c:pt>
                <c:pt idx="83">
                  <c:v>-0.49273609758395009</c:v>
                </c:pt>
                <c:pt idx="84">
                  <c:v>-0.49566327563227114</c:v>
                </c:pt>
                <c:pt idx="85">
                  <c:v>-0.49745933011962573</c:v>
                </c:pt>
                <c:pt idx="86">
                  <c:v>-0.49922508351723321</c:v>
                </c:pt>
                <c:pt idx="87">
                  <c:v>-0.49891298184688854</c:v>
                </c:pt>
                <c:pt idx="88">
                  <c:v>-0.5016713222099507</c:v>
                </c:pt>
                <c:pt idx="89">
                  <c:v>-0.50338413576575169</c:v>
                </c:pt>
                <c:pt idx="90">
                  <c:v>-0.50398871305043658</c:v>
                </c:pt>
                <c:pt idx="91">
                  <c:v>-0.50671799878942791</c:v>
                </c:pt>
                <c:pt idx="92">
                  <c:v>-0.50828911881363936</c:v>
                </c:pt>
                <c:pt idx="93">
                  <c:v>-0.51091041643736657</c:v>
                </c:pt>
                <c:pt idx="94">
                  <c:v>-0.51138566810861918</c:v>
                </c:pt>
                <c:pt idx="95">
                  <c:v>-0.51287259474644686</c:v>
                </c:pt>
                <c:pt idx="96">
                  <c:v>-0.5153407028515179</c:v>
                </c:pt>
                <c:pt idx="97">
                  <c:v>-0.51671384879448756</c:v>
                </c:pt>
                <c:pt idx="98">
                  <c:v>-0.5181071318185978</c:v>
                </c:pt>
                <c:pt idx="99">
                  <c:v>-0.51947030918222581</c:v>
                </c:pt>
                <c:pt idx="100">
                  <c:v>-0.52185182299858135</c:v>
                </c:pt>
                <c:pt idx="101">
                  <c:v>-0.52316756653860974</c:v>
                </c:pt>
                <c:pt idx="102">
                  <c:v>-0.52448385520783758</c:v>
                </c:pt>
                <c:pt idx="103">
                  <c:v>-0.52677711810368077</c:v>
                </c:pt>
                <c:pt idx="104">
                  <c:v>-0.5279920957416071</c:v>
                </c:pt>
                <c:pt idx="105">
                  <c:v>-0.52916147382677503</c:v>
                </c:pt>
                <c:pt idx="106">
                  <c:v>-0.53031990435023946</c:v>
                </c:pt>
                <c:pt idx="107">
                  <c:v>-0.53043332626323458</c:v>
                </c:pt>
                <c:pt idx="108">
                  <c:v>-0.53263047973796984</c:v>
                </c:pt>
                <c:pt idx="109">
                  <c:v>-0.5337271101432105</c:v>
                </c:pt>
                <c:pt idx="110">
                  <c:v>-0.53477928794034624</c:v>
                </c:pt>
                <c:pt idx="111">
                  <c:v>-0.53680304218153929</c:v>
                </c:pt>
                <c:pt idx="112">
                  <c:v>-0.53885504133790851</c:v>
                </c:pt>
                <c:pt idx="113">
                  <c:v>-0.53979666051115038</c:v>
                </c:pt>
                <c:pt idx="114">
                  <c:v>-0.54071130730092731</c:v>
                </c:pt>
                <c:pt idx="115">
                  <c:v>-0.54164956115490881</c:v>
                </c:pt>
                <c:pt idx="116">
                  <c:v>-0.54252454993181076</c:v>
                </c:pt>
                <c:pt idx="117">
                  <c:v>-0.54235041893317448</c:v>
                </c:pt>
                <c:pt idx="118">
                  <c:v>-0.54319607055451102</c:v>
                </c:pt>
                <c:pt idx="119">
                  <c:v>-0.54509920914342069</c:v>
                </c:pt>
                <c:pt idx="120">
                  <c:v>-0.54593156496055217</c:v>
                </c:pt>
                <c:pt idx="121">
                  <c:v>-0.54676113366134116</c:v>
                </c:pt>
                <c:pt idx="122">
                  <c:v>-0.54860195098811437</c:v>
                </c:pt>
                <c:pt idx="123">
                  <c:v>-0.54938349196835212</c:v>
                </c:pt>
                <c:pt idx="124">
                  <c:v>-0.55013640212898507</c:v>
                </c:pt>
                <c:pt idx="125">
                  <c:v>-0.55088443408640542</c:v>
                </c:pt>
                <c:pt idx="126">
                  <c:v>-0.55266364540467738</c:v>
                </c:pt>
                <c:pt idx="127">
                  <c:v>-0.55333691249658379</c:v>
                </c:pt>
                <c:pt idx="128">
                  <c:v>-0.55397607424665207</c:v>
                </c:pt>
                <c:pt idx="129">
                  <c:v>-0.55464311276171896</c:v>
                </c:pt>
                <c:pt idx="130">
                  <c:v>-0.55527433050648456</c:v>
                </c:pt>
                <c:pt idx="131">
                  <c:v>-0.55586210389635493</c:v>
                </c:pt>
                <c:pt idx="132">
                  <c:v>-0.5564834218184278</c:v>
                </c:pt>
                <c:pt idx="133">
                  <c:v>-0.55707815338205924</c:v>
                </c:pt>
                <c:pt idx="134">
                  <c:v>-0.55869809031441808</c:v>
                </c:pt>
                <c:pt idx="135">
                  <c:v>-0.55925322850812975</c:v>
                </c:pt>
                <c:pt idx="136">
                  <c:v>-0.55982948393796717</c:v>
                </c:pt>
                <c:pt idx="137">
                  <c:v>-0.56142731425920778</c:v>
                </c:pt>
                <c:pt idx="138">
                  <c:v>-0.56295808797402369</c:v>
                </c:pt>
                <c:pt idx="139">
                  <c:v>-0.56446690621454321</c:v>
                </c:pt>
                <c:pt idx="140">
                  <c:v>-0.56491794809025242</c:v>
                </c:pt>
                <c:pt idx="141">
                  <c:v>-0.56428666912844727</c:v>
                </c:pt>
                <c:pt idx="142">
                  <c:v>-0.5647532757458783</c:v>
                </c:pt>
                <c:pt idx="143">
                  <c:v>-0.5651788302309606</c:v>
                </c:pt>
                <c:pt idx="144">
                  <c:v>-0.56664181362634136</c:v>
                </c:pt>
                <c:pt idx="145">
                  <c:v>-0.56704173735381458</c:v>
                </c:pt>
                <c:pt idx="146">
                  <c:v>-0.56846418260673837</c:v>
                </c:pt>
                <c:pt idx="147">
                  <c:v>-0.56885785895460361</c:v>
                </c:pt>
                <c:pt idx="148">
                  <c:v>-0.56918648177551157</c:v>
                </c:pt>
                <c:pt idx="149">
                  <c:v>-0.56955755214000126</c:v>
                </c:pt>
                <c:pt idx="150">
                  <c:v>-0.57094768109720129</c:v>
                </c:pt>
                <c:pt idx="151">
                  <c:v>-0.57332636747525723</c:v>
                </c:pt>
                <c:pt idx="152">
                  <c:v>-0.5736562601257521</c:v>
                </c:pt>
                <c:pt idx="153">
                  <c:v>-0.57391961492323706</c:v>
                </c:pt>
                <c:pt idx="154">
                  <c:v>-0.57415188262477224</c:v>
                </c:pt>
                <c:pt idx="155">
                  <c:v>-0.57439128497227676</c:v>
                </c:pt>
                <c:pt idx="156">
                  <c:v>-0.5746289592728312</c:v>
                </c:pt>
                <c:pt idx="157">
                  <c:v>-0.57385106008737452</c:v>
                </c:pt>
                <c:pt idx="158">
                  <c:v>-0.57304325888562702</c:v>
                </c:pt>
                <c:pt idx="159">
                  <c:v>-0.57332375370791444</c:v>
                </c:pt>
                <c:pt idx="160">
                  <c:v>-0.57362531863375621</c:v>
                </c:pt>
                <c:pt idx="161">
                  <c:v>-0.57489209226108107</c:v>
                </c:pt>
                <c:pt idx="162">
                  <c:v>-0.57516291041585943</c:v>
                </c:pt>
                <c:pt idx="163">
                  <c:v>-0.57434913220754225</c:v>
                </c:pt>
                <c:pt idx="164">
                  <c:v>-0.57458074956339145</c:v>
                </c:pt>
                <c:pt idx="165">
                  <c:v>-0.5748246945721236</c:v>
                </c:pt>
                <c:pt idx="166">
                  <c:v>-0.57508330068068114</c:v>
                </c:pt>
                <c:pt idx="167">
                  <c:v>-0.57533471466706754</c:v>
                </c:pt>
                <c:pt idx="168">
                  <c:v>-0.57559302037372628</c:v>
                </c:pt>
                <c:pt idx="169">
                  <c:v>-0.57583759996625172</c:v>
                </c:pt>
                <c:pt idx="170">
                  <c:v>-0.57606912796692678</c:v>
                </c:pt>
                <c:pt idx="171">
                  <c:v>-0.57626706540758832</c:v>
                </c:pt>
                <c:pt idx="172">
                  <c:v>-0.57646624409943659</c:v>
                </c:pt>
                <c:pt idx="173">
                  <c:v>-0.57667461921744778</c:v>
                </c:pt>
                <c:pt idx="174">
                  <c:v>-0.57585642683309879</c:v>
                </c:pt>
                <c:pt idx="175">
                  <c:v>-0.5760931782964368</c:v>
                </c:pt>
                <c:pt idx="176">
                  <c:v>-0.57735271473050798</c:v>
                </c:pt>
                <c:pt idx="177">
                  <c:v>-0.57859794043589785</c:v>
                </c:pt>
                <c:pt idx="178">
                  <c:v>-0.57978378162717992</c:v>
                </c:pt>
                <c:pt idx="179">
                  <c:v>-0.57992306599463628</c:v>
                </c:pt>
                <c:pt idx="180">
                  <c:v>-0.58109838467474351</c:v>
                </c:pt>
                <c:pt idx="181">
                  <c:v>-0.58124239698124869</c:v>
                </c:pt>
                <c:pt idx="182">
                  <c:v>-0.58236342904162375</c:v>
                </c:pt>
                <c:pt idx="183">
                  <c:v>-0.5813935004607913</c:v>
                </c:pt>
                <c:pt idx="184">
                  <c:v>-0.58042783045157542</c:v>
                </c:pt>
                <c:pt idx="185">
                  <c:v>-0.57949977384254381</c:v>
                </c:pt>
                <c:pt idx="186">
                  <c:v>-0.57964351836569294</c:v>
                </c:pt>
                <c:pt idx="187">
                  <c:v>-0.58184278799837907</c:v>
                </c:pt>
                <c:pt idx="188">
                  <c:v>-0.58300717223841136</c:v>
                </c:pt>
                <c:pt idx="189">
                  <c:v>-0.58309308879364319</c:v>
                </c:pt>
                <c:pt idx="190">
                  <c:v>-0.58318064701777039</c:v>
                </c:pt>
                <c:pt idx="191">
                  <c:v>-0.58321841407741493</c:v>
                </c:pt>
                <c:pt idx="192">
                  <c:v>-0.5832877857958666</c:v>
                </c:pt>
                <c:pt idx="193">
                  <c:v>-0.58334539007994912</c:v>
                </c:pt>
                <c:pt idx="194">
                  <c:v>-0.58233092227835004</c:v>
                </c:pt>
                <c:pt idx="195">
                  <c:v>-0.582360363832783</c:v>
                </c:pt>
                <c:pt idx="196">
                  <c:v>-0.58247337655612741</c:v>
                </c:pt>
                <c:pt idx="197">
                  <c:v>-0.58253932902500483</c:v>
                </c:pt>
                <c:pt idx="198">
                  <c:v>-0.58157668244450467</c:v>
                </c:pt>
                <c:pt idx="199">
                  <c:v>-0.58268492879561462</c:v>
                </c:pt>
                <c:pt idx="200">
                  <c:v>-0.58169355021970237</c:v>
                </c:pt>
                <c:pt idx="201">
                  <c:v>-0.5807551392153083</c:v>
                </c:pt>
                <c:pt idx="202">
                  <c:v>-0.5809006364310022</c:v>
                </c:pt>
                <c:pt idx="203">
                  <c:v>-0.58103704370238218</c:v>
                </c:pt>
                <c:pt idx="204">
                  <c:v>-0.5811213428283345</c:v>
                </c:pt>
                <c:pt idx="205">
                  <c:v>-0.58122861597176778</c:v>
                </c:pt>
                <c:pt idx="206">
                  <c:v>-0.58132306365233255</c:v>
                </c:pt>
                <c:pt idx="207">
                  <c:v>-0.58140300237928599</c:v>
                </c:pt>
                <c:pt idx="208">
                  <c:v>-0.58043592233170027</c:v>
                </c:pt>
                <c:pt idx="209">
                  <c:v>-0.58055422388506628</c:v>
                </c:pt>
                <c:pt idx="210">
                  <c:v>-0.5806772994073649</c:v>
                </c:pt>
                <c:pt idx="211">
                  <c:v>-0.58080145341921752</c:v>
                </c:pt>
                <c:pt idx="212">
                  <c:v>-0.58089102435083317</c:v>
                </c:pt>
                <c:pt idx="213">
                  <c:v>-0.58101206386381665</c:v>
                </c:pt>
                <c:pt idx="214">
                  <c:v>-0.58111988258654024</c:v>
                </c:pt>
                <c:pt idx="215">
                  <c:v>-0.58119612493480932</c:v>
                </c:pt>
                <c:pt idx="216">
                  <c:v>-0.58128792243611305</c:v>
                </c:pt>
                <c:pt idx="217">
                  <c:v>-0.58033412398739082</c:v>
                </c:pt>
                <c:pt idx="218">
                  <c:v>-0.58045446150764302</c:v>
                </c:pt>
                <c:pt idx="219">
                  <c:v>-0.58062269227749019</c:v>
                </c:pt>
                <c:pt idx="220">
                  <c:v>-0.58180489843194039</c:v>
                </c:pt>
                <c:pt idx="221">
                  <c:v>-0.58189930046330163</c:v>
                </c:pt>
                <c:pt idx="222">
                  <c:v>-0.58196317445403567</c:v>
                </c:pt>
                <c:pt idx="223">
                  <c:v>-0.58205551096495489</c:v>
                </c:pt>
                <c:pt idx="224">
                  <c:v>-0.58213698074565579</c:v>
                </c:pt>
                <c:pt idx="225">
                  <c:v>-0.58326246113074276</c:v>
                </c:pt>
                <c:pt idx="226">
                  <c:v>-0.58330087190812796</c:v>
                </c:pt>
                <c:pt idx="227">
                  <c:v>-0.58334667446996535</c:v>
                </c:pt>
                <c:pt idx="228">
                  <c:v>-0.58445352098056591</c:v>
                </c:pt>
                <c:pt idx="229">
                  <c:v>-0.5844961705609546</c:v>
                </c:pt>
                <c:pt idx="230">
                  <c:v>-0.58351330714973548</c:v>
                </c:pt>
                <c:pt idx="231">
                  <c:v>-0.58358556100674086</c:v>
                </c:pt>
                <c:pt idx="232">
                  <c:v>-0.58367474978660594</c:v>
                </c:pt>
                <c:pt idx="233">
                  <c:v>-0.58370295479087386</c:v>
                </c:pt>
                <c:pt idx="234">
                  <c:v>-0.58371349569505637</c:v>
                </c:pt>
                <c:pt idx="235">
                  <c:v>-0.58375844578115532</c:v>
                </c:pt>
                <c:pt idx="236">
                  <c:v>-0.58278021686553216</c:v>
                </c:pt>
                <c:pt idx="237">
                  <c:v>-0.58283545252822144</c:v>
                </c:pt>
                <c:pt idx="238">
                  <c:v>-0.58396130347765707</c:v>
                </c:pt>
                <c:pt idx="239">
                  <c:v>-0.58400293740810394</c:v>
                </c:pt>
                <c:pt idx="240">
                  <c:v>-0.58304135865994189</c:v>
                </c:pt>
                <c:pt idx="241">
                  <c:v>-0.58206225148674307</c:v>
                </c:pt>
                <c:pt idx="242">
                  <c:v>-0.58216158645700822</c:v>
                </c:pt>
                <c:pt idx="243">
                  <c:v>-0.58223927472786807</c:v>
                </c:pt>
                <c:pt idx="244">
                  <c:v>-0.58337832923331068</c:v>
                </c:pt>
                <c:pt idx="245">
                  <c:v>-0.5834216026486444</c:v>
                </c:pt>
                <c:pt idx="246">
                  <c:v>-0.58348551059567155</c:v>
                </c:pt>
                <c:pt idx="247">
                  <c:v>-0.58356370038375804</c:v>
                </c:pt>
                <c:pt idx="248">
                  <c:v>-0.58465154637608285</c:v>
                </c:pt>
                <c:pt idx="249">
                  <c:v>-0.58568033544856124</c:v>
                </c:pt>
                <c:pt idx="250">
                  <c:v>-0.58466706873958996</c:v>
                </c:pt>
                <c:pt idx="251">
                  <c:v>-0.58574402736479825</c:v>
                </c:pt>
                <c:pt idx="252">
                  <c:v>-0.58576484681750229</c:v>
                </c:pt>
                <c:pt idx="253">
                  <c:v>-0.58580280988115219</c:v>
                </c:pt>
                <c:pt idx="254">
                  <c:v>-0.58580993368352907</c:v>
                </c:pt>
                <c:pt idx="255">
                  <c:v>-0.58684303500985857</c:v>
                </c:pt>
                <c:pt idx="256">
                  <c:v>-0.58792809430966142</c:v>
                </c:pt>
                <c:pt idx="257">
                  <c:v>-0.58791499242346823</c:v>
                </c:pt>
                <c:pt idx="258">
                  <c:v>-0.58893211257499889</c:v>
                </c:pt>
                <c:pt idx="259">
                  <c:v>-0.58891521032349892</c:v>
                </c:pt>
                <c:pt idx="260">
                  <c:v>-0.58882784611702899</c:v>
                </c:pt>
                <c:pt idx="261">
                  <c:v>-0.5898047291946884</c:v>
                </c:pt>
                <c:pt idx="262">
                  <c:v>-0.58870745461079454</c:v>
                </c:pt>
                <c:pt idx="263">
                  <c:v>-0.58762560551857868</c:v>
                </c:pt>
                <c:pt idx="264">
                  <c:v>-0.58759993340820715</c:v>
                </c:pt>
                <c:pt idx="265">
                  <c:v>-0.58753357474004297</c:v>
                </c:pt>
                <c:pt idx="266">
                  <c:v>-0.58855300324524207</c:v>
                </c:pt>
                <c:pt idx="267">
                  <c:v>-0.58955560318033728</c:v>
                </c:pt>
                <c:pt idx="268">
                  <c:v>-0.5915931511167305</c:v>
                </c:pt>
                <c:pt idx="269">
                  <c:v>-0.59253352809439586</c:v>
                </c:pt>
                <c:pt idx="270">
                  <c:v>-0.59247225753250787</c:v>
                </c:pt>
                <c:pt idx="271">
                  <c:v>-0.59129263238185759</c:v>
                </c:pt>
                <c:pt idx="272">
                  <c:v>-0.59117755973422037</c:v>
                </c:pt>
                <c:pt idx="273">
                  <c:v>-0.59111208853953601</c:v>
                </c:pt>
                <c:pt idx="274">
                  <c:v>-0.59209254676874534</c:v>
                </c:pt>
                <c:pt idx="275">
                  <c:v>-0.59303331583337038</c:v>
                </c:pt>
                <c:pt idx="276">
                  <c:v>-0.59290296951670296</c:v>
                </c:pt>
                <c:pt idx="277">
                  <c:v>-0.59273067012636893</c:v>
                </c:pt>
                <c:pt idx="278">
                  <c:v>-0.5936507367238415</c:v>
                </c:pt>
                <c:pt idx="279">
                  <c:v>-0.59458672198936469</c:v>
                </c:pt>
                <c:pt idx="280">
                  <c:v>-0.5944652875495775</c:v>
                </c:pt>
                <c:pt idx="281">
                  <c:v>-0.59641214179858593</c:v>
                </c:pt>
                <c:pt idx="282">
                  <c:v>-0.59726651896261418</c:v>
                </c:pt>
                <c:pt idx="283">
                  <c:v>-0.59811308858336187</c:v>
                </c:pt>
                <c:pt idx="284">
                  <c:v>-0.59893344681169458</c:v>
                </c:pt>
                <c:pt idx="285">
                  <c:v>-0.59969473787546057</c:v>
                </c:pt>
                <c:pt idx="286">
                  <c:v>-0.60047888311795128</c:v>
                </c:pt>
                <c:pt idx="287">
                  <c:v>-0.6002104854555923</c:v>
                </c:pt>
                <c:pt idx="288">
                  <c:v>-0.60099285574648043</c:v>
                </c:pt>
                <c:pt idx="289">
                  <c:v>-0.59965919863155082</c:v>
                </c:pt>
                <c:pt idx="290">
                  <c:v>-0.59937211465891982</c:v>
                </c:pt>
                <c:pt idx="291">
                  <c:v>-0.60120605236574143</c:v>
                </c:pt>
                <c:pt idx="292">
                  <c:v>-0.60091305131842665</c:v>
                </c:pt>
                <c:pt idx="293">
                  <c:v>-0.60059295029205817</c:v>
                </c:pt>
                <c:pt idx="294">
                  <c:v>-0.59926343128621695</c:v>
                </c:pt>
                <c:pt idx="295">
                  <c:v>-0.59900134266049254</c:v>
                </c:pt>
                <c:pt idx="296">
                  <c:v>-0.59874979580728271</c:v>
                </c:pt>
                <c:pt idx="297">
                  <c:v>-0.59851109989113704</c:v>
                </c:pt>
                <c:pt idx="298">
                  <c:v>-0.59932239789331432</c:v>
                </c:pt>
                <c:pt idx="299">
                  <c:v>-0.60014016993544805</c:v>
                </c:pt>
                <c:pt idx="300">
                  <c:v>-0.60092114653673911</c:v>
                </c:pt>
                <c:pt idx="301">
                  <c:v>-0.60063402360600426</c:v>
                </c:pt>
                <c:pt idx="302">
                  <c:v>-0.60032206313388414</c:v>
                </c:pt>
                <c:pt idx="303">
                  <c:v>-0.60107040187120653</c:v>
                </c:pt>
                <c:pt idx="304">
                  <c:v>-0.6007321938337824</c:v>
                </c:pt>
                <c:pt idx="305">
                  <c:v>-0.6004471499571068</c:v>
                </c:pt>
                <c:pt idx="306">
                  <c:v>-0.60021876695796461</c:v>
                </c:pt>
                <c:pt idx="307">
                  <c:v>-0.59993025161880542</c:v>
                </c:pt>
                <c:pt idx="308">
                  <c:v>-0.5996812465864293</c:v>
                </c:pt>
                <c:pt idx="309">
                  <c:v>-0.60047268165470069</c:v>
                </c:pt>
                <c:pt idx="310">
                  <c:v>-0.59914234802160671</c:v>
                </c:pt>
                <c:pt idx="311">
                  <c:v>-0.59889824106117462</c:v>
                </c:pt>
                <c:pt idx="312">
                  <c:v>-0.59864241623995107</c:v>
                </c:pt>
                <c:pt idx="313">
                  <c:v>-0.59837736791515206</c:v>
                </c:pt>
                <c:pt idx="314">
                  <c:v>-0.59817774055684902</c:v>
                </c:pt>
                <c:pt idx="315">
                  <c:v>-0.59794944574571207</c:v>
                </c:pt>
                <c:pt idx="316">
                  <c:v>-0.59773907683079786</c:v>
                </c:pt>
                <c:pt idx="317">
                  <c:v>-0.59852717529418187</c:v>
                </c:pt>
                <c:pt idx="318">
                  <c:v>-0.59828043178829826</c:v>
                </c:pt>
                <c:pt idx="319">
                  <c:v>-0.59914170315253223</c:v>
                </c:pt>
                <c:pt idx="320">
                  <c:v>-0.59885232908948161</c:v>
                </c:pt>
                <c:pt idx="321">
                  <c:v>-0.59862868250769208</c:v>
                </c:pt>
                <c:pt idx="322">
                  <c:v>-0.59941088885753824</c:v>
                </c:pt>
                <c:pt idx="323">
                  <c:v>-0.60024661108038746</c:v>
                </c:pt>
                <c:pt idx="324">
                  <c:v>-0.59997663885877961</c:v>
                </c:pt>
                <c:pt idx="325">
                  <c:v>-0.59966500608160411</c:v>
                </c:pt>
                <c:pt idx="326">
                  <c:v>-0.59938712595997201</c:v>
                </c:pt>
                <c:pt idx="327">
                  <c:v>-0.59912610344077244</c:v>
                </c:pt>
                <c:pt idx="328">
                  <c:v>-0.59886810137195712</c:v>
                </c:pt>
                <c:pt idx="329">
                  <c:v>-0.59961903934451799</c:v>
                </c:pt>
                <c:pt idx="330">
                  <c:v>-0.59940435855762764</c:v>
                </c:pt>
                <c:pt idx="331">
                  <c:v>-0.5991014113864751</c:v>
                </c:pt>
                <c:pt idx="332">
                  <c:v>-0.59780690315874552</c:v>
                </c:pt>
                <c:pt idx="333">
                  <c:v>-0.59763966509557065</c:v>
                </c:pt>
                <c:pt idx="334">
                  <c:v>-0.59742959179365929</c:v>
                </c:pt>
                <c:pt idx="335">
                  <c:v>-0.598230059957786</c:v>
                </c:pt>
                <c:pt idx="336">
                  <c:v>-0.5969369387586303</c:v>
                </c:pt>
                <c:pt idx="337">
                  <c:v>-0.59570959998345763</c:v>
                </c:pt>
                <c:pt idx="338">
                  <c:v>-0.59553842798378842</c:v>
                </c:pt>
                <c:pt idx="339">
                  <c:v>-0.59428699942411267</c:v>
                </c:pt>
                <c:pt idx="340">
                  <c:v>-0.59414945943563047</c:v>
                </c:pt>
                <c:pt idx="341">
                  <c:v>-0.59398995024691792</c:v>
                </c:pt>
                <c:pt idx="342">
                  <c:v>-0.5938406512419796</c:v>
                </c:pt>
                <c:pt idx="343">
                  <c:v>-0.59367857821713999</c:v>
                </c:pt>
                <c:pt idx="344">
                  <c:v>-0.59457470665279721</c:v>
                </c:pt>
                <c:pt idx="345">
                  <c:v>-0.59441657251974123</c:v>
                </c:pt>
                <c:pt idx="346">
                  <c:v>-0.59531904106934641</c:v>
                </c:pt>
                <c:pt idx="347">
                  <c:v>-0.59621444024795955</c:v>
                </c:pt>
                <c:pt idx="348">
                  <c:v>-0.59707119144300036</c:v>
                </c:pt>
                <c:pt idx="349">
                  <c:v>-0.59687314761414045</c:v>
                </c:pt>
                <c:pt idx="350">
                  <c:v>-0.59667606466185774</c:v>
                </c:pt>
                <c:pt idx="351">
                  <c:v>-0.59646194336862057</c:v>
                </c:pt>
                <c:pt idx="352">
                  <c:v>-0.59628010450124824</c:v>
                </c:pt>
                <c:pt idx="353">
                  <c:v>-0.59608012241122332</c:v>
                </c:pt>
                <c:pt idx="354">
                  <c:v>-0.59589249996299887</c:v>
                </c:pt>
                <c:pt idx="355">
                  <c:v>-0.59674292996373879</c:v>
                </c:pt>
                <c:pt idx="356">
                  <c:v>-0.59650823136446396</c:v>
                </c:pt>
                <c:pt idx="357">
                  <c:v>-0.59735508673717475</c:v>
                </c:pt>
                <c:pt idx="358">
                  <c:v>-0.59716918500243121</c:v>
                </c:pt>
                <c:pt idx="359">
                  <c:v>-0.5969660813023826</c:v>
                </c:pt>
                <c:pt idx="360">
                  <c:v>-0.595726619676335</c:v>
                </c:pt>
                <c:pt idx="361">
                  <c:v>-0.59551804728280822</c:v>
                </c:pt>
                <c:pt idx="362">
                  <c:v>-0.59537194633715196</c:v>
                </c:pt>
                <c:pt idx="363">
                  <c:v>-0.59522308741040897</c:v>
                </c:pt>
                <c:pt idx="364">
                  <c:v>-0.59501872566220082</c:v>
                </c:pt>
                <c:pt idx="365">
                  <c:v>-0.59484867114895679</c:v>
                </c:pt>
                <c:pt idx="366">
                  <c:v>-0.59467091772597769</c:v>
                </c:pt>
                <c:pt idx="367">
                  <c:v>-0.59451025937145818</c:v>
                </c:pt>
                <c:pt idx="368">
                  <c:v>-0.59646059418402897</c:v>
                </c:pt>
                <c:pt idx="369">
                  <c:v>-0.59731210230034848</c:v>
                </c:pt>
                <c:pt idx="370">
                  <c:v>-0.59605566025434153</c:v>
                </c:pt>
                <c:pt idx="371">
                  <c:v>-0.59584978704925473</c:v>
                </c:pt>
                <c:pt idx="372">
                  <c:v>-0.5956539513082697</c:v>
                </c:pt>
                <c:pt idx="373">
                  <c:v>-0.59652949228210439</c:v>
                </c:pt>
                <c:pt idx="374">
                  <c:v>-0.59531958243646232</c:v>
                </c:pt>
                <c:pt idx="375">
                  <c:v>-0.59516903078773309</c:v>
                </c:pt>
                <c:pt idx="376">
                  <c:v>-0.59502759017197848</c:v>
                </c:pt>
                <c:pt idx="377">
                  <c:v>-0.59484227836853898</c:v>
                </c:pt>
                <c:pt idx="378">
                  <c:v>-0.59470449280116822</c:v>
                </c:pt>
                <c:pt idx="379">
                  <c:v>-0.59554316294514487</c:v>
                </c:pt>
                <c:pt idx="380">
                  <c:v>-0.59535937968624186</c:v>
                </c:pt>
                <c:pt idx="381">
                  <c:v>-0.59415357209251707</c:v>
                </c:pt>
                <c:pt idx="382">
                  <c:v>-0.59401962065066671</c:v>
                </c:pt>
                <c:pt idx="383">
                  <c:v>-0.59388082823765342</c:v>
                </c:pt>
                <c:pt idx="384">
                  <c:v>-0.59480323167290028</c:v>
                </c:pt>
                <c:pt idx="385">
                  <c:v>-0.59465066703944225</c:v>
                </c:pt>
                <c:pt idx="386">
                  <c:v>-0.59448969369865334</c:v>
                </c:pt>
                <c:pt idx="387">
                  <c:v>-0.5932793198246803</c:v>
                </c:pt>
                <c:pt idx="388">
                  <c:v>-0.59312299342818675</c:v>
                </c:pt>
                <c:pt idx="389">
                  <c:v>-0.59196363355962289</c:v>
                </c:pt>
                <c:pt idx="390">
                  <c:v>-0.59185076088843036</c:v>
                </c:pt>
                <c:pt idx="391">
                  <c:v>-0.59068926567066182</c:v>
                </c:pt>
                <c:pt idx="392">
                  <c:v>-0.59166012035724858</c:v>
                </c:pt>
                <c:pt idx="393">
                  <c:v>-0.59258739795010362</c:v>
                </c:pt>
                <c:pt idx="394">
                  <c:v>-0.59247274999110155</c:v>
                </c:pt>
                <c:pt idx="395">
                  <c:v>-0.59235695499127961</c:v>
                </c:pt>
                <c:pt idx="396">
                  <c:v>-0.59224171589145402</c:v>
                </c:pt>
                <c:pt idx="397">
                  <c:v>-0.59318574157362491</c:v>
                </c:pt>
                <c:pt idx="398">
                  <c:v>-0.59301204674215247</c:v>
                </c:pt>
                <c:pt idx="399">
                  <c:v>-0.59182798580730944</c:v>
                </c:pt>
                <c:pt idx="400">
                  <c:v>-0.59272450609116323</c:v>
                </c:pt>
                <c:pt idx="401">
                  <c:v>-0.59262513596933997</c:v>
                </c:pt>
                <c:pt idx="402">
                  <c:v>-0.59147297324995307</c:v>
                </c:pt>
                <c:pt idx="403">
                  <c:v>-0.59244041378495405</c:v>
                </c:pt>
                <c:pt idx="404">
                  <c:v>-0.592309905509255</c:v>
                </c:pt>
                <c:pt idx="405">
                  <c:v>-0.59013176739906992</c:v>
                </c:pt>
                <c:pt idx="406">
                  <c:v>-0.58902979205108852</c:v>
                </c:pt>
                <c:pt idx="407">
                  <c:v>-0.59003553621006666</c:v>
                </c:pt>
                <c:pt idx="408">
                  <c:v>-0.58993584548586531</c:v>
                </c:pt>
                <c:pt idx="409">
                  <c:v>-0.58986042857614807</c:v>
                </c:pt>
                <c:pt idx="410">
                  <c:v>-0.59189248000462513</c:v>
                </c:pt>
                <c:pt idx="411">
                  <c:v>-0.5938381104045326</c:v>
                </c:pt>
                <c:pt idx="412">
                  <c:v>-0.59474324819644198</c:v>
                </c:pt>
                <c:pt idx="413">
                  <c:v>-0.59562648323251299</c:v>
                </c:pt>
                <c:pt idx="414">
                  <c:v>-0.59652393356786271</c:v>
                </c:pt>
                <c:pt idx="415">
                  <c:v>-0.59738431489650534</c:v>
                </c:pt>
                <c:pt idx="416">
                  <c:v>-0.59609790859857514</c:v>
                </c:pt>
                <c:pt idx="417">
                  <c:v>-0.59589437042660376</c:v>
                </c:pt>
                <c:pt idx="418">
                  <c:v>-0.59571798301807166</c:v>
                </c:pt>
                <c:pt idx="419">
                  <c:v>-0.59659284335771035</c:v>
                </c:pt>
                <c:pt idx="420">
                  <c:v>-0.59742578649055622</c:v>
                </c:pt>
                <c:pt idx="421">
                  <c:v>-0.59721857076074514</c:v>
                </c:pt>
                <c:pt idx="422">
                  <c:v>-0.59696825934553022</c:v>
                </c:pt>
                <c:pt idx="423">
                  <c:v>-0.59678167415861971</c:v>
                </c:pt>
                <c:pt idx="424">
                  <c:v>-0.59760138067544732</c:v>
                </c:pt>
                <c:pt idx="425">
                  <c:v>-0.59844467306193838</c:v>
                </c:pt>
                <c:pt idx="426">
                  <c:v>-0.59928005960069952</c:v>
                </c:pt>
                <c:pt idx="427">
                  <c:v>-0.60008683840868537</c:v>
                </c:pt>
                <c:pt idx="428">
                  <c:v>-0.60088034164051163</c:v>
                </c:pt>
                <c:pt idx="429">
                  <c:v>-0.60058181480770134</c:v>
                </c:pt>
                <c:pt idx="430">
                  <c:v>-0.60031257851154729</c:v>
                </c:pt>
                <c:pt idx="431">
                  <c:v>-0.60109078694131635</c:v>
                </c:pt>
                <c:pt idx="432">
                  <c:v>-0.60082217120249015</c:v>
                </c:pt>
                <c:pt idx="433">
                  <c:v>-0.60157542777844042</c:v>
                </c:pt>
                <c:pt idx="434">
                  <c:v>-0.60230317922287158</c:v>
                </c:pt>
                <c:pt idx="435">
                  <c:v>-0.60302765563841421</c:v>
                </c:pt>
                <c:pt idx="436">
                  <c:v>-0.60373500252564594</c:v>
                </c:pt>
                <c:pt idx="437">
                  <c:v>-0.60339770247513302</c:v>
                </c:pt>
                <c:pt idx="438">
                  <c:v>-0.60410340842563037</c:v>
                </c:pt>
                <c:pt idx="439">
                  <c:v>-0.60481152025711782</c:v>
                </c:pt>
                <c:pt idx="440">
                  <c:v>-0.60547928985197541</c:v>
                </c:pt>
                <c:pt idx="441">
                  <c:v>-0.60617606405493585</c:v>
                </c:pt>
                <c:pt idx="442">
                  <c:v>-0.60684994277383708</c:v>
                </c:pt>
                <c:pt idx="443">
                  <c:v>-0.60648140391836036</c:v>
                </c:pt>
                <c:pt idx="444">
                  <c:v>-0.60711731583999318</c:v>
                </c:pt>
                <c:pt idx="445">
                  <c:v>-0.60671418952319334</c:v>
                </c:pt>
                <c:pt idx="446">
                  <c:v>-0.60735336573272947</c:v>
                </c:pt>
                <c:pt idx="447">
                  <c:v>-0.60694779841807489</c:v>
                </c:pt>
                <c:pt idx="448">
                  <c:v>-0.60656570244971342</c:v>
                </c:pt>
                <c:pt idx="449">
                  <c:v>-0.60616316840071927</c:v>
                </c:pt>
                <c:pt idx="450">
                  <c:v>-0.60576106503270499</c:v>
                </c:pt>
                <c:pt idx="451">
                  <c:v>-0.6053334237320509</c:v>
                </c:pt>
                <c:pt idx="452">
                  <c:v>-0.6049797152574099</c:v>
                </c:pt>
                <c:pt idx="453">
                  <c:v>-0.60461404095226179</c:v>
                </c:pt>
                <c:pt idx="454">
                  <c:v>-0.60425318013321649</c:v>
                </c:pt>
                <c:pt idx="455">
                  <c:v>-0.60492753653055209</c:v>
                </c:pt>
                <c:pt idx="456">
                  <c:v>-0.60455368579994095</c:v>
                </c:pt>
                <c:pt idx="457">
                  <c:v>-0.6052308920839421</c:v>
                </c:pt>
                <c:pt idx="458">
                  <c:v>-0.60484469424226328</c:v>
                </c:pt>
                <c:pt idx="459">
                  <c:v>-0.60550204035741795</c:v>
                </c:pt>
                <c:pt idx="460">
                  <c:v>-0.60509991955026965</c:v>
                </c:pt>
                <c:pt idx="461">
                  <c:v>-0.60471928115926432</c:v>
                </c:pt>
                <c:pt idx="462">
                  <c:v>-0.60432427553607904</c:v>
                </c:pt>
                <c:pt idx="463">
                  <c:v>-0.60395487002535742</c:v>
                </c:pt>
                <c:pt idx="464">
                  <c:v>-0.60358583262485033</c:v>
                </c:pt>
                <c:pt idx="465">
                  <c:v>-0.60426897597235329</c:v>
                </c:pt>
                <c:pt idx="466">
                  <c:v>-0.60391441645290633</c:v>
                </c:pt>
                <c:pt idx="467">
                  <c:v>-0.60352206812384823</c:v>
                </c:pt>
                <c:pt idx="468">
                  <c:v>-0.60323492676137125</c:v>
                </c:pt>
                <c:pt idx="469">
                  <c:v>-0.60392958822614384</c:v>
                </c:pt>
                <c:pt idx="470">
                  <c:v>-0.60462649646162103</c:v>
                </c:pt>
                <c:pt idx="471">
                  <c:v>-0.60426366653238861</c:v>
                </c:pt>
                <c:pt idx="472">
                  <c:v>-0.60390675320174092</c:v>
                </c:pt>
                <c:pt idx="473">
                  <c:v>-0.60355759813770615</c:v>
                </c:pt>
                <c:pt idx="474">
                  <c:v>-0.603233246174952</c:v>
                </c:pt>
                <c:pt idx="475">
                  <c:v>-0.60292062125145285</c:v>
                </c:pt>
                <c:pt idx="476">
                  <c:v>-0.60368286882642386</c:v>
                </c:pt>
                <c:pt idx="477">
                  <c:v>-0.6044187914498953</c:v>
                </c:pt>
                <c:pt idx="478">
                  <c:v>-0.60403759562089743</c:v>
                </c:pt>
                <c:pt idx="479">
                  <c:v>-0.60265274370847954</c:v>
                </c:pt>
                <c:pt idx="480">
                  <c:v>-0.60130236883430999</c:v>
                </c:pt>
                <c:pt idx="481">
                  <c:v>-0.60104222145762387</c:v>
                </c:pt>
                <c:pt idx="482">
                  <c:v>-0.60181467702847136</c:v>
                </c:pt>
                <c:pt idx="483">
                  <c:v>-0.60254580348790188</c:v>
                </c:pt>
                <c:pt idx="484">
                  <c:v>-0.60326564741814381</c:v>
                </c:pt>
                <c:pt idx="485">
                  <c:v>-0.60293497446978095</c:v>
                </c:pt>
                <c:pt idx="486">
                  <c:v>-0.6026217349803854</c:v>
                </c:pt>
                <c:pt idx="487">
                  <c:v>-0.60231598028077771</c:v>
                </c:pt>
                <c:pt idx="488">
                  <c:v>-0.60305552067516222</c:v>
                </c:pt>
                <c:pt idx="489">
                  <c:v>-0.60382203026165893</c:v>
                </c:pt>
                <c:pt idx="490">
                  <c:v>-0.60348272965642569</c:v>
                </c:pt>
                <c:pt idx="491">
                  <c:v>-0.60418251506329712</c:v>
                </c:pt>
                <c:pt idx="492">
                  <c:v>-0.60383100476203122</c:v>
                </c:pt>
                <c:pt idx="493">
                  <c:v>-0.60348256466679062</c:v>
                </c:pt>
                <c:pt idx="494">
                  <c:v>-0.60211393337345487</c:v>
                </c:pt>
                <c:pt idx="495">
                  <c:v>-0.60181143470598586</c:v>
                </c:pt>
                <c:pt idx="496">
                  <c:v>-0.60154068601186605</c:v>
                </c:pt>
                <c:pt idx="497">
                  <c:v>-0.60124971229162871</c:v>
                </c:pt>
                <c:pt idx="498">
                  <c:v>-0.60096833804579608</c:v>
                </c:pt>
                <c:pt idx="499">
                  <c:v>-0.60067959128488013</c:v>
                </c:pt>
                <c:pt idx="500">
                  <c:v>-0.60041999945918245</c:v>
                </c:pt>
                <c:pt idx="501">
                  <c:v>-0.60115241946999876</c:v>
                </c:pt>
                <c:pt idx="502">
                  <c:v>-0.60084157108059877</c:v>
                </c:pt>
                <c:pt idx="503">
                  <c:v>-0.60161187965898677</c:v>
                </c:pt>
                <c:pt idx="504">
                  <c:v>-0.60131076206580703</c:v>
                </c:pt>
                <c:pt idx="505">
                  <c:v>-0.60102726682449092</c:v>
                </c:pt>
                <c:pt idx="506">
                  <c:v>-0.599671661488001</c:v>
                </c:pt>
                <c:pt idx="507">
                  <c:v>-0.60045132825824099</c:v>
                </c:pt>
                <c:pt idx="508">
                  <c:v>-0.60124964169307604</c:v>
                </c:pt>
                <c:pt idx="509">
                  <c:v>-0.60203802885921454</c:v>
                </c:pt>
                <c:pt idx="510">
                  <c:v>-0.60173550828203037</c:v>
                </c:pt>
                <c:pt idx="511">
                  <c:v>-0.60246443811638983</c:v>
                </c:pt>
                <c:pt idx="512">
                  <c:v>-0.60214930935406197</c:v>
                </c:pt>
                <c:pt idx="513">
                  <c:v>-0.60184920316698065</c:v>
                </c:pt>
                <c:pt idx="514">
                  <c:v>-0.60154645910364102</c:v>
                </c:pt>
                <c:pt idx="515">
                  <c:v>-0.60126526992156815</c:v>
                </c:pt>
                <c:pt idx="516">
                  <c:v>-0.60200794452313677</c:v>
                </c:pt>
                <c:pt idx="517">
                  <c:v>-0.60271896563267391</c:v>
                </c:pt>
                <c:pt idx="518">
                  <c:v>-0.60344312632002051</c:v>
                </c:pt>
                <c:pt idx="519">
                  <c:v>-0.60414584379362013</c:v>
                </c:pt>
                <c:pt idx="520">
                  <c:v>-0.6037310469177477</c:v>
                </c:pt>
                <c:pt idx="521">
                  <c:v>-0.60338074597939273</c:v>
                </c:pt>
                <c:pt idx="522">
                  <c:v>-0.60404563105980491</c:v>
                </c:pt>
                <c:pt idx="523">
                  <c:v>-0.60475679843860874</c:v>
                </c:pt>
                <c:pt idx="524">
                  <c:v>-0.60440974246983659</c:v>
                </c:pt>
                <c:pt idx="525">
                  <c:v>-0.60507334762043974</c:v>
                </c:pt>
                <c:pt idx="526">
                  <c:v>-0.60470836066803091</c:v>
                </c:pt>
                <c:pt idx="527">
                  <c:v>-0.60435995345467031</c:v>
                </c:pt>
                <c:pt idx="528">
                  <c:v>-0.60400099438557686</c:v>
                </c:pt>
                <c:pt idx="529">
                  <c:v>-0.60367773449786533</c:v>
                </c:pt>
                <c:pt idx="530">
                  <c:v>-0.60332095980790801</c:v>
                </c:pt>
                <c:pt idx="531">
                  <c:v>-0.6040575006117499</c:v>
                </c:pt>
                <c:pt idx="532">
                  <c:v>-0.60475469059951481</c:v>
                </c:pt>
                <c:pt idx="533">
                  <c:v>-0.6044196967875245</c:v>
                </c:pt>
                <c:pt idx="534">
                  <c:v>-0.60405582285177406</c:v>
                </c:pt>
                <c:pt idx="535">
                  <c:v>-0.60475054639473869</c:v>
                </c:pt>
                <c:pt idx="536">
                  <c:v>-0.60436357546684394</c:v>
                </c:pt>
                <c:pt idx="537">
                  <c:v>-0.60401858395750696</c:v>
                </c:pt>
                <c:pt idx="538">
                  <c:v>-0.60470425227835689</c:v>
                </c:pt>
                <c:pt idx="539">
                  <c:v>-0.60538156723278969</c:v>
                </c:pt>
                <c:pt idx="540">
                  <c:v>-0.60606559588813391</c:v>
                </c:pt>
                <c:pt idx="541">
                  <c:v>-0.60567876397037124</c:v>
                </c:pt>
                <c:pt idx="542">
                  <c:v>-0.60426298869096384</c:v>
                </c:pt>
                <c:pt idx="543">
                  <c:v>-0.60284542891714443</c:v>
                </c:pt>
                <c:pt idx="544">
                  <c:v>-0.60254496033880156</c:v>
                </c:pt>
                <c:pt idx="545">
                  <c:v>-0.60223084113202552</c:v>
                </c:pt>
                <c:pt idx="546">
                  <c:v>-0.60293894430938488</c:v>
                </c:pt>
                <c:pt idx="547">
                  <c:v>-0.60260640542319721</c:v>
                </c:pt>
                <c:pt idx="548">
                  <c:v>-0.60332707731473323</c:v>
                </c:pt>
                <c:pt idx="549">
                  <c:v>-0.6030003157684386</c:v>
                </c:pt>
                <c:pt idx="550">
                  <c:v>-0.60160372945306972</c:v>
                </c:pt>
                <c:pt idx="551">
                  <c:v>-0.60130349486400836</c:v>
                </c:pt>
                <c:pt idx="552">
                  <c:v>-0.60096018496672821</c:v>
                </c:pt>
                <c:pt idx="553">
                  <c:v>-0.60170004126739363</c:v>
                </c:pt>
                <c:pt idx="554">
                  <c:v>-0.60245104044204578</c:v>
                </c:pt>
                <c:pt idx="555">
                  <c:v>-0.60109301963320483</c:v>
                </c:pt>
                <c:pt idx="556">
                  <c:v>-0.60180885924054073</c:v>
                </c:pt>
                <c:pt idx="557">
                  <c:v>-0.60358802205572992</c:v>
                </c:pt>
                <c:pt idx="558">
                  <c:v>-0.6042645216146153</c:v>
                </c:pt>
                <c:pt idx="559">
                  <c:v>-0.60388899118232309</c:v>
                </c:pt>
                <c:pt idx="560">
                  <c:v>-0.60459779135867653</c:v>
                </c:pt>
                <c:pt idx="561">
                  <c:v>-0.6042120955315029</c:v>
                </c:pt>
                <c:pt idx="562">
                  <c:v>-0.60490759362087287</c:v>
                </c:pt>
                <c:pt idx="563">
                  <c:v>-0.6034825217484554</c:v>
                </c:pt>
                <c:pt idx="564">
                  <c:v>-0.60315009131348629</c:v>
                </c:pt>
                <c:pt idx="565">
                  <c:v>-0.60386288948721656</c:v>
                </c:pt>
                <c:pt idx="566">
                  <c:v>-0.60455117169747219</c:v>
                </c:pt>
                <c:pt idx="567">
                  <c:v>-0.60419584826352279</c:v>
                </c:pt>
                <c:pt idx="568">
                  <c:v>-0.60381345129825237</c:v>
                </c:pt>
                <c:pt idx="569">
                  <c:v>-0.60347084227228742</c:v>
                </c:pt>
                <c:pt idx="570">
                  <c:v>-0.60417336542684164</c:v>
                </c:pt>
                <c:pt idx="571">
                  <c:v>-0.60385415811830467</c:v>
                </c:pt>
                <c:pt idx="572">
                  <c:v>-0.6045614549559386</c:v>
                </c:pt>
                <c:pt idx="573">
                  <c:v>-0.60423276585681984</c:v>
                </c:pt>
                <c:pt idx="574">
                  <c:v>-0.60385493053968353</c:v>
                </c:pt>
                <c:pt idx="575">
                  <c:v>-0.60248703192888975</c:v>
                </c:pt>
                <c:pt idx="576">
                  <c:v>-0.60427785129031197</c:v>
                </c:pt>
                <c:pt idx="577">
                  <c:v>-0.60392737426450582</c:v>
                </c:pt>
                <c:pt idx="578">
                  <c:v>-0.60461784677921571</c:v>
                </c:pt>
                <c:pt idx="579">
                  <c:v>-0.6032072298436314</c:v>
                </c:pt>
                <c:pt idx="580">
                  <c:v>-0.60288762524675887</c:v>
                </c:pt>
                <c:pt idx="581">
                  <c:v>-0.60465731274182377</c:v>
                </c:pt>
                <c:pt idx="582">
                  <c:v>-0.60533812648698726</c:v>
                </c:pt>
                <c:pt idx="583">
                  <c:v>-0.60495972395724751</c:v>
                </c:pt>
                <c:pt idx="584">
                  <c:v>-0.60564430947810255</c:v>
                </c:pt>
                <c:pt idx="585">
                  <c:v>-0.60633686328854053</c:v>
                </c:pt>
                <c:pt idx="586">
                  <c:v>-0.60487488602276973</c:v>
                </c:pt>
                <c:pt idx="587">
                  <c:v>-0.60557000830231433</c:v>
                </c:pt>
                <c:pt idx="588">
                  <c:v>-0.60623048813626812</c:v>
                </c:pt>
                <c:pt idx="589">
                  <c:v>-0.60581549837354265</c:v>
                </c:pt>
                <c:pt idx="590">
                  <c:v>-0.60751298840607182</c:v>
                </c:pt>
                <c:pt idx="591">
                  <c:v>-0.60708364863795039</c:v>
                </c:pt>
                <c:pt idx="592">
                  <c:v>-0.60667693566519132</c:v>
                </c:pt>
                <c:pt idx="593">
                  <c:v>-0.60733273695188739</c:v>
                </c:pt>
                <c:pt idx="594">
                  <c:v>-0.60589344221284958</c:v>
                </c:pt>
                <c:pt idx="595">
                  <c:v>-0.60445139336859266</c:v>
                </c:pt>
                <c:pt idx="596">
                  <c:v>-0.6051214855012208</c:v>
                </c:pt>
                <c:pt idx="597">
                  <c:v>-0.60580187579119638</c:v>
                </c:pt>
                <c:pt idx="598">
                  <c:v>-0.60542225827537244</c:v>
                </c:pt>
                <c:pt idx="599">
                  <c:v>-0.60506843310986491</c:v>
                </c:pt>
                <c:pt idx="600">
                  <c:v>-0.60470244444766763</c:v>
                </c:pt>
                <c:pt idx="601">
                  <c:v>-0.60539303555871438</c:v>
                </c:pt>
                <c:pt idx="602">
                  <c:v>-0.60500505484754008</c:v>
                </c:pt>
                <c:pt idx="603">
                  <c:v>-0.60463179375058929</c:v>
                </c:pt>
                <c:pt idx="604">
                  <c:v>-0.60430445787557752</c:v>
                </c:pt>
                <c:pt idx="605">
                  <c:v>-0.60395528871806592</c:v>
                </c:pt>
                <c:pt idx="606">
                  <c:v>-0.60571348294370464</c:v>
                </c:pt>
                <c:pt idx="607">
                  <c:v>-0.60530225328483056</c:v>
                </c:pt>
                <c:pt idx="608">
                  <c:v>-0.60596472821913394</c:v>
                </c:pt>
                <c:pt idx="609">
                  <c:v>-0.60557869365475125</c:v>
                </c:pt>
                <c:pt idx="610">
                  <c:v>-0.60627103978165631</c:v>
                </c:pt>
                <c:pt idx="611">
                  <c:v>-0.60693275898602317</c:v>
                </c:pt>
                <c:pt idx="612">
                  <c:v>-0.60645930380630264</c:v>
                </c:pt>
                <c:pt idx="613">
                  <c:v>-0.6060369977301765</c:v>
                </c:pt>
                <c:pt idx="614">
                  <c:v>-0.60665127777557293</c:v>
                </c:pt>
                <c:pt idx="615">
                  <c:v>-0.60730137222006153</c:v>
                </c:pt>
                <c:pt idx="616">
                  <c:v>-0.60897734477566035</c:v>
                </c:pt>
                <c:pt idx="617">
                  <c:v>-0.60955375788014721</c:v>
                </c:pt>
                <c:pt idx="618">
                  <c:v>-0.60912216272254427</c:v>
                </c:pt>
                <c:pt idx="619">
                  <c:v>-0.60870775946809341</c:v>
                </c:pt>
                <c:pt idx="620">
                  <c:v>-0.60827032427873151</c:v>
                </c:pt>
                <c:pt idx="621">
                  <c:v>-0.60678389779315689</c:v>
                </c:pt>
                <c:pt idx="622">
                  <c:v>-0.60741937983729377</c:v>
                </c:pt>
                <c:pt idx="623">
                  <c:v>-0.60699863224054784</c:v>
                </c:pt>
                <c:pt idx="624">
                  <c:v>-0.60763017959573695</c:v>
                </c:pt>
                <c:pt idx="625">
                  <c:v>-0.60719007600382224</c:v>
                </c:pt>
                <c:pt idx="626">
                  <c:v>-0.60777365448374565</c:v>
                </c:pt>
                <c:pt idx="627">
                  <c:v>-0.60734196139407071</c:v>
                </c:pt>
                <c:pt idx="628">
                  <c:v>-0.6069287821661894</c:v>
                </c:pt>
                <c:pt idx="629">
                  <c:v>-0.60656148652286557</c:v>
                </c:pt>
                <c:pt idx="630">
                  <c:v>-0.60618199679240825</c:v>
                </c:pt>
                <c:pt idx="631">
                  <c:v>-0.60682491685656004</c:v>
                </c:pt>
                <c:pt idx="632">
                  <c:v>-0.60639823851942887</c:v>
                </c:pt>
                <c:pt idx="633">
                  <c:v>-0.60494155374904035</c:v>
                </c:pt>
                <c:pt idx="634">
                  <c:v>-0.60561984267405944</c:v>
                </c:pt>
                <c:pt idx="635">
                  <c:v>-0.60523398582057819</c:v>
                </c:pt>
                <c:pt idx="636">
                  <c:v>-0.60593280610416667</c:v>
                </c:pt>
                <c:pt idx="637">
                  <c:v>-0.60656838998208329</c:v>
                </c:pt>
                <c:pt idx="638">
                  <c:v>-0.6061838221824416</c:v>
                </c:pt>
                <c:pt idx="639">
                  <c:v>-0.60684026573879279</c:v>
                </c:pt>
                <c:pt idx="640">
                  <c:v>-0.60643028042401692</c:v>
                </c:pt>
                <c:pt idx="641">
                  <c:v>-0.60709601481553654</c:v>
                </c:pt>
                <c:pt idx="642">
                  <c:v>-0.60775593451922572</c:v>
                </c:pt>
                <c:pt idx="643">
                  <c:v>-0.60839941582884116</c:v>
                </c:pt>
                <c:pt idx="644">
                  <c:v>-0.60899226751226432</c:v>
                </c:pt>
                <c:pt idx="645">
                  <c:v>-0.60960658216201913</c:v>
                </c:pt>
                <c:pt idx="646">
                  <c:v>-0.60916917051877884</c:v>
                </c:pt>
                <c:pt idx="647">
                  <c:v>-0.60873264710840325</c:v>
                </c:pt>
                <c:pt idx="648">
                  <c:v>-0.60828563416623516</c:v>
                </c:pt>
                <c:pt idx="649">
                  <c:v>-0.60784572148291038</c:v>
                </c:pt>
                <c:pt idx="650">
                  <c:v>-0.60738886705325223</c:v>
                </c:pt>
                <c:pt idx="651">
                  <c:v>-0.6079845297121873</c:v>
                </c:pt>
                <c:pt idx="652">
                  <c:v>-0.60857377911794364</c:v>
                </c:pt>
                <c:pt idx="653">
                  <c:v>-0.60811968353558477</c:v>
                </c:pt>
                <c:pt idx="654">
                  <c:v>-0.60771364986487297</c:v>
                </c:pt>
                <c:pt idx="655">
                  <c:v>-0.6083367368675755</c:v>
                </c:pt>
                <c:pt idx="656">
                  <c:v>-0.60896160213022399</c:v>
                </c:pt>
                <c:pt idx="657">
                  <c:v>-0.60952685008761942</c:v>
                </c:pt>
                <c:pt idx="658">
                  <c:v>-0.60905899308586708</c:v>
                </c:pt>
                <c:pt idx="659">
                  <c:v>-0.60860177322414966</c:v>
                </c:pt>
                <c:pt idx="660">
                  <c:v>-0.60815125775966661</c:v>
                </c:pt>
                <c:pt idx="661">
                  <c:v>-0.60874625260447335</c:v>
                </c:pt>
                <c:pt idx="662">
                  <c:v>-0.60829834755238388</c:v>
                </c:pt>
                <c:pt idx="663">
                  <c:v>-0.60891452060133622</c:v>
                </c:pt>
                <c:pt idx="664">
                  <c:v>-0.60848199018930949</c:v>
                </c:pt>
                <c:pt idx="665">
                  <c:v>-0.60803229038552331</c:v>
                </c:pt>
                <c:pt idx="666">
                  <c:v>-0.60764030457781282</c:v>
                </c:pt>
                <c:pt idx="667">
                  <c:v>-0.60721067848625654</c:v>
                </c:pt>
                <c:pt idx="668">
                  <c:v>-0.60783626491653131</c:v>
                </c:pt>
                <c:pt idx="669">
                  <c:v>-0.60845031961820062</c:v>
                </c:pt>
                <c:pt idx="670">
                  <c:v>-0.60902121322583658</c:v>
                </c:pt>
                <c:pt idx="671">
                  <c:v>-0.60858672896131971</c:v>
                </c:pt>
                <c:pt idx="672">
                  <c:v>-0.60815387438209323</c:v>
                </c:pt>
                <c:pt idx="673">
                  <c:v>-0.60773875689445145</c:v>
                </c:pt>
                <c:pt idx="674">
                  <c:v>-0.60733450175656234</c:v>
                </c:pt>
                <c:pt idx="675">
                  <c:v>-0.60692979172143113</c:v>
                </c:pt>
                <c:pt idx="676">
                  <c:v>-0.6054411958870024</c:v>
                </c:pt>
                <c:pt idx="677">
                  <c:v>-0.60508259196926228</c:v>
                </c:pt>
                <c:pt idx="678">
                  <c:v>-0.60574762012987704</c:v>
                </c:pt>
                <c:pt idx="679">
                  <c:v>-0.60537140772727949</c:v>
                </c:pt>
                <c:pt idx="680">
                  <c:v>-0.6049980195727338</c:v>
                </c:pt>
                <c:pt idx="681">
                  <c:v>-0.60462233918127906</c:v>
                </c:pt>
                <c:pt idx="682">
                  <c:v>-0.6042692523976535</c:v>
                </c:pt>
                <c:pt idx="683">
                  <c:v>-0.60499590734970043</c:v>
                </c:pt>
                <c:pt idx="684">
                  <c:v>-0.60462660920270639</c:v>
                </c:pt>
                <c:pt idx="685">
                  <c:v>-0.60425163701865225</c:v>
                </c:pt>
                <c:pt idx="686">
                  <c:v>-0.60391358427827924</c:v>
                </c:pt>
                <c:pt idx="687">
                  <c:v>-0.60461757259271365</c:v>
                </c:pt>
                <c:pt idx="688">
                  <c:v>-0.6063163811408594</c:v>
                </c:pt>
                <c:pt idx="689">
                  <c:v>-0.60698873351804217</c:v>
                </c:pt>
                <c:pt idx="690">
                  <c:v>-0.60656329884768134</c:v>
                </c:pt>
                <c:pt idx="691">
                  <c:v>-0.60619129287072782</c:v>
                </c:pt>
                <c:pt idx="692">
                  <c:v>-0.60579258701331329</c:v>
                </c:pt>
                <c:pt idx="693">
                  <c:v>-0.60541315527304707</c:v>
                </c:pt>
                <c:pt idx="694">
                  <c:v>-0.60504015216758611</c:v>
                </c:pt>
                <c:pt idx="695">
                  <c:v>-0.60569114912423427</c:v>
                </c:pt>
                <c:pt idx="696">
                  <c:v>-0.60533510614174957</c:v>
                </c:pt>
                <c:pt idx="697">
                  <c:v>-0.60497862401891456</c:v>
                </c:pt>
                <c:pt idx="698">
                  <c:v>-0.60459661153853628</c:v>
                </c:pt>
                <c:pt idx="699">
                  <c:v>-0.60427191930776558</c:v>
                </c:pt>
                <c:pt idx="700">
                  <c:v>-0.60495506092161022</c:v>
                </c:pt>
                <c:pt idx="701">
                  <c:v>-0.60562503970317805</c:v>
                </c:pt>
                <c:pt idx="702">
                  <c:v>-0.60519561890911444</c:v>
                </c:pt>
                <c:pt idx="703">
                  <c:v>-0.60486474653093225</c:v>
                </c:pt>
                <c:pt idx="704">
                  <c:v>-0.60554653160031358</c:v>
                </c:pt>
                <c:pt idx="705">
                  <c:v>-0.60517588096830732</c:v>
                </c:pt>
                <c:pt idx="706">
                  <c:v>-0.60485016334894115</c:v>
                </c:pt>
                <c:pt idx="707">
                  <c:v>-0.6055277800819624</c:v>
                </c:pt>
                <c:pt idx="708">
                  <c:v>-0.60517184448032313</c:v>
                </c:pt>
                <c:pt idx="709">
                  <c:v>-0.60480012759071666</c:v>
                </c:pt>
                <c:pt idx="710">
                  <c:v>-0.60545134503890219</c:v>
                </c:pt>
                <c:pt idx="711">
                  <c:v>-0.60610541813812413</c:v>
                </c:pt>
                <c:pt idx="712">
                  <c:v>-0.60571624977536176</c:v>
                </c:pt>
                <c:pt idx="713">
                  <c:v>-0.60639718477985449</c:v>
                </c:pt>
                <c:pt idx="714">
                  <c:v>-0.60704856108425742</c:v>
                </c:pt>
                <c:pt idx="715">
                  <c:v>-0.60558870986257218</c:v>
                </c:pt>
                <c:pt idx="716">
                  <c:v>-0.6051950956653207</c:v>
                </c:pt>
                <c:pt idx="717">
                  <c:v>-0.6048023537520143</c:v>
                </c:pt>
                <c:pt idx="718">
                  <c:v>-0.60549832667697401</c:v>
                </c:pt>
                <c:pt idx="719">
                  <c:v>-0.60618526014343455</c:v>
                </c:pt>
                <c:pt idx="720">
                  <c:v>-0.60681651494056577</c:v>
                </c:pt>
                <c:pt idx="721">
                  <c:v>-0.6074573046417544</c:v>
                </c:pt>
                <c:pt idx="722">
                  <c:v>-0.60702663854891925</c:v>
                </c:pt>
                <c:pt idx="723">
                  <c:v>-0.60663234577794078</c:v>
                </c:pt>
                <c:pt idx="724">
                  <c:v>-0.60625203886238199</c:v>
                </c:pt>
                <c:pt idx="725">
                  <c:v>-0.60582241808513437</c:v>
                </c:pt>
                <c:pt idx="726">
                  <c:v>-0.60542730972343173</c:v>
                </c:pt>
                <c:pt idx="727">
                  <c:v>-0.60506728352896311</c:v>
                </c:pt>
                <c:pt idx="728">
                  <c:v>-0.60470693785838392</c:v>
                </c:pt>
                <c:pt idx="729">
                  <c:v>-0.60430545910121625</c:v>
                </c:pt>
                <c:pt idx="730">
                  <c:v>-0.60395016991919204</c:v>
                </c:pt>
                <c:pt idx="731">
                  <c:v>-0.60357908652080827</c:v>
                </c:pt>
                <c:pt idx="732">
                  <c:v>-0.60428116479039218</c:v>
                </c:pt>
                <c:pt idx="733">
                  <c:v>-0.60391360149458428</c:v>
                </c:pt>
                <c:pt idx="734">
                  <c:v>-0.60358760946469259</c:v>
                </c:pt>
                <c:pt idx="735">
                  <c:v>-0.60327839727539878</c:v>
                </c:pt>
                <c:pt idx="736">
                  <c:v>-0.60288980932989078</c:v>
                </c:pt>
                <c:pt idx="737">
                  <c:v>-0.60360785314329302</c:v>
                </c:pt>
                <c:pt idx="738">
                  <c:v>-0.60218873608042711</c:v>
                </c:pt>
                <c:pt idx="739">
                  <c:v>-0.60298906135881858</c:v>
                </c:pt>
                <c:pt idx="740">
                  <c:v>-0.60264636013164219</c:v>
                </c:pt>
                <c:pt idx="741">
                  <c:v>-0.60445705292900931</c:v>
                </c:pt>
                <c:pt idx="742">
                  <c:v>-0.60414999187042917</c:v>
                </c:pt>
                <c:pt idx="743">
                  <c:v>-0.60377815203302054</c:v>
                </c:pt>
                <c:pt idx="744">
                  <c:v>-0.60445858899236016</c:v>
                </c:pt>
                <c:pt idx="745">
                  <c:v>-0.60515045721251293</c:v>
                </c:pt>
                <c:pt idx="746">
                  <c:v>-0.60371624806826274</c:v>
                </c:pt>
                <c:pt idx="747">
                  <c:v>-0.60233250310689745</c:v>
                </c:pt>
                <c:pt idx="748">
                  <c:v>-0.60200781304475959</c:v>
                </c:pt>
                <c:pt idx="749">
                  <c:v>-0.6027264167838644</c:v>
                </c:pt>
                <c:pt idx="750">
                  <c:v>-0.60346202844818719</c:v>
                </c:pt>
                <c:pt idx="751">
                  <c:v>-0.60316418787922343</c:v>
                </c:pt>
                <c:pt idx="752">
                  <c:v>-0.6028439241216389</c:v>
                </c:pt>
                <c:pt idx="753">
                  <c:v>-0.60357046563920613</c:v>
                </c:pt>
                <c:pt idx="754">
                  <c:v>-0.60531879632642205</c:v>
                </c:pt>
                <c:pt idx="755">
                  <c:v>-0.60499084039989359</c:v>
                </c:pt>
                <c:pt idx="756">
                  <c:v>-0.60357562359189565</c:v>
                </c:pt>
                <c:pt idx="757">
                  <c:v>-0.60326513112005775</c:v>
                </c:pt>
                <c:pt idx="758">
                  <c:v>-0.60292208849765661</c:v>
                </c:pt>
                <c:pt idx="759">
                  <c:v>-0.60258408672770347</c:v>
                </c:pt>
                <c:pt idx="760">
                  <c:v>-0.60225710499314933</c:v>
                </c:pt>
                <c:pt idx="761">
                  <c:v>-0.60296968289328634</c:v>
                </c:pt>
                <c:pt idx="762">
                  <c:v>-0.60159160923542065</c:v>
                </c:pt>
                <c:pt idx="763">
                  <c:v>-0.60127411705071221</c:v>
                </c:pt>
                <c:pt idx="764">
                  <c:v>-0.5999358547096979</c:v>
                </c:pt>
                <c:pt idx="765">
                  <c:v>-0.60069455761550394</c:v>
                </c:pt>
                <c:pt idx="766">
                  <c:v>-0.6014491864631939</c:v>
                </c:pt>
                <c:pt idx="767">
                  <c:v>-0.60220184273393007</c:v>
                </c:pt>
                <c:pt idx="768">
                  <c:v>-0.60189214587925133</c:v>
                </c:pt>
                <c:pt idx="769">
                  <c:v>-0.60164144296166633</c:v>
                </c:pt>
                <c:pt idx="770">
                  <c:v>-0.60133485410243304</c:v>
                </c:pt>
                <c:pt idx="771">
                  <c:v>-0.60105177702038437</c:v>
                </c:pt>
                <c:pt idx="772">
                  <c:v>-0.60179372147997667</c:v>
                </c:pt>
                <c:pt idx="773">
                  <c:v>-0.60044184705037706</c:v>
                </c:pt>
                <c:pt idx="774">
                  <c:v>-0.60118109010936949</c:v>
                </c:pt>
                <c:pt idx="775">
                  <c:v>-0.60196316830718211</c:v>
                </c:pt>
                <c:pt idx="776">
                  <c:v>-0.60163122494103849</c:v>
                </c:pt>
                <c:pt idx="777">
                  <c:v>-0.60131518044221777</c:v>
                </c:pt>
                <c:pt idx="778">
                  <c:v>-0.60100271683337347</c:v>
                </c:pt>
                <c:pt idx="779">
                  <c:v>-0.60176022249670602</c:v>
                </c:pt>
                <c:pt idx="780">
                  <c:v>-0.60251087804677195</c:v>
                </c:pt>
                <c:pt idx="781">
                  <c:v>-0.60217284048583641</c:v>
                </c:pt>
                <c:pt idx="782">
                  <c:v>-0.60084376367611969</c:v>
                </c:pt>
                <c:pt idx="783">
                  <c:v>-0.60057570840259733</c:v>
                </c:pt>
                <c:pt idx="784">
                  <c:v>-0.60026587423454547</c:v>
                </c:pt>
                <c:pt idx="785">
                  <c:v>-0.60104489674985451</c:v>
                </c:pt>
                <c:pt idx="786">
                  <c:v>-0.60072569881485738</c:v>
                </c:pt>
                <c:pt idx="787">
                  <c:v>-0.60044778483856021</c:v>
                </c:pt>
                <c:pt idx="788">
                  <c:v>-0.60015010914178901</c:v>
                </c:pt>
                <c:pt idx="789">
                  <c:v>-0.60092748695895326</c:v>
                </c:pt>
                <c:pt idx="790">
                  <c:v>-0.59957559721977427</c:v>
                </c:pt>
                <c:pt idx="791">
                  <c:v>-0.59931842527537871</c:v>
                </c:pt>
                <c:pt idx="792">
                  <c:v>-0.60012467676987113</c:v>
                </c:pt>
                <c:pt idx="793">
                  <c:v>-0.60089334323447374</c:v>
                </c:pt>
                <c:pt idx="794">
                  <c:v>-0.60160763636978432</c:v>
                </c:pt>
                <c:pt idx="795">
                  <c:v>-0.60342946364238859</c:v>
                </c:pt>
                <c:pt idx="796">
                  <c:v>-0.60519445436954078</c:v>
                </c:pt>
                <c:pt idx="797">
                  <c:v>-0.60481282528214997</c:v>
                </c:pt>
                <c:pt idx="798">
                  <c:v>-0.6044384087765069</c:v>
                </c:pt>
                <c:pt idx="799">
                  <c:v>-0.60408778060097679</c:v>
                </c:pt>
                <c:pt idx="800">
                  <c:v>-0.60477400498895717</c:v>
                </c:pt>
                <c:pt idx="801">
                  <c:v>-0.60548190488917797</c:v>
                </c:pt>
                <c:pt idx="802">
                  <c:v>-0.60511558679139443</c:v>
                </c:pt>
                <c:pt idx="803">
                  <c:v>-0.60474255505556651</c:v>
                </c:pt>
                <c:pt idx="804">
                  <c:v>-0.60543106395445512</c:v>
                </c:pt>
                <c:pt idx="805">
                  <c:v>-0.60609194267536592</c:v>
                </c:pt>
                <c:pt idx="806">
                  <c:v>-0.60676730382185862</c:v>
                </c:pt>
                <c:pt idx="807">
                  <c:v>-0.60634987774542148</c:v>
                </c:pt>
                <c:pt idx="808">
                  <c:v>-0.60591046019051309</c:v>
                </c:pt>
                <c:pt idx="809">
                  <c:v>-0.60549529098670285</c:v>
                </c:pt>
                <c:pt idx="810">
                  <c:v>-0.60516228516696879</c:v>
                </c:pt>
                <c:pt idx="811">
                  <c:v>-0.60377385946362938</c:v>
                </c:pt>
                <c:pt idx="812">
                  <c:v>-0.60445348227435669</c:v>
                </c:pt>
                <c:pt idx="813">
                  <c:v>-0.6051674726288695</c:v>
                </c:pt>
                <c:pt idx="814">
                  <c:v>-0.60373846317629221</c:v>
                </c:pt>
                <c:pt idx="815">
                  <c:v>-0.6033977339127663</c:v>
                </c:pt>
                <c:pt idx="816">
                  <c:v>-0.60307449923451095</c:v>
                </c:pt>
                <c:pt idx="817">
                  <c:v>-0.60172646924982065</c:v>
                </c:pt>
                <c:pt idx="818">
                  <c:v>-0.60142829986482427</c:v>
                </c:pt>
                <c:pt idx="819">
                  <c:v>-0.60007151386752777</c:v>
                </c:pt>
                <c:pt idx="820">
                  <c:v>-0.59980144359017729</c:v>
                </c:pt>
                <c:pt idx="821">
                  <c:v>-0.59954293471837372</c:v>
                </c:pt>
                <c:pt idx="822">
                  <c:v>-0.60036949602400613</c:v>
                </c:pt>
                <c:pt idx="823">
                  <c:v>-0.59904738610352604</c:v>
                </c:pt>
                <c:pt idx="824">
                  <c:v>-0.59987121838145552</c:v>
                </c:pt>
                <c:pt idx="825">
                  <c:v>-0.59961657401382651</c:v>
                </c:pt>
                <c:pt idx="826">
                  <c:v>-0.59936586253354984</c:v>
                </c:pt>
                <c:pt idx="827">
                  <c:v>-0.60017112528287886</c:v>
                </c:pt>
                <c:pt idx="828">
                  <c:v>-0.59991896277722123</c:v>
                </c:pt>
                <c:pt idx="829">
                  <c:v>-0.59965262352167681</c:v>
                </c:pt>
                <c:pt idx="830">
                  <c:v>-0.60041375105124328</c:v>
                </c:pt>
                <c:pt idx="831">
                  <c:v>-0.59908995603021842</c:v>
                </c:pt>
                <c:pt idx="832">
                  <c:v>-0.59986415690961414</c:v>
                </c:pt>
                <c:pt idx="833">
                  <c:v>-0.59959785377142183</c:v>
                </c:pt>
                <c:pt idx="834">
                  <c:v>-0.59931107669599337</c:v>
                </c:pt>
                <c:pt idx="835">
                  <c:v>-0.60006487516207352</c:v>
                </c:pt>
                <c:pt idx="836">
                  <c:v>-0.60080897765883201</c:v>
                </c:pt>
                <c:pt idx="837">
                  <c:v>-0.60158445810565542</c:v>
                </c:pt>
                <c:pt idx="838">
                  <c:v>-0.60128558894354223</c:v>
                </c:pt>
                <c:pt idx="839">
                  <c:v>-0.60098653716467143</c:v>
                </c:pt>
                <c:pt idx="840">
                  <c:v>-0.59965128642137799</c:v>
                </c:pt>
                <c:pt idx="841">
                  <c:v>-0.59942038069295034</c:v>
                </c:pt>
                <c:pt idx="842">
                  <c:v>-0.59915625307909126</c:v>
                </c:pt>
                <c:pt idx="843">
                  <c:v>-0.59891046801750947</c:v>
                </c:pt>
                <c:pt idx="844">
                  <c:v>-0.59866195865715932</c:v>
                </c:pt>
                <c:pt idx="845">
                  <c:v>-0.59844729948401609</c:v>
                </c:pt>
                <c:pt idx="846">
                  <c:v>-0.59821709349433583</c:v>
                </c:pt>
                <c:pt idx="847">
                  <c:v>-0.59800809162444923</c:v>
                </c:pt>
                <c:pt idx="848">
                  <c:v>-0.59777178979196033</c:v>
                </c:pt>
                <c:pt idx="849">
                  <c:v>-0.59754717399612123</c:v>
                </c:pt>
                <c:pt idx="850">
                  <c:v>-0.59840015051619888</c:v>
                </c:pt>
                <c:pt idx="851">
                  <c:v>-0.59813286750587502</c:v>
                </c:pt>
                <c:pt idx="852">
                  <c:v>-0.59686293015575742</c:v>
                </c:pt>
                <c:pt idx="853">
                  <c:v>-0.59665819155264221</c:v>
                </c:pt>
                <c:pt idx="854">
                  <c:v>-0.59642166772158933</c:v>
                </c:pt>
                <c:pt idx="855">
                  <c:v>-0.59628935436715758</c:v>
                </c:pt>
                <c:pt idx="856">
                  <c:v>-0.59610628727981441</c:v>
                </c:pt>
                <c:pt idx="857">
                  <c:v>-0.59590020153421808</c:v>
                </c:pt>
                <c:pt idx="858">
                  <c:v>-0.59569541750353372</c:v>
                </c:pt>
                <c:pt idx="859">
                  <c:v>-0.59656492915346304</c:v>
                </c:pt>
                <c:pt idx="860">
                  <c:v>-0.59845099057039386</c:v>
                </c:pt>
                <c:pt idx="861">
                  <c:v>-0.59922603075898595</c:v>
                </c:pt>
                <c:pt idx="862">
                  <c:v>-0.59896761014380617</c:v>
                </c:pt>
                <c:pt idx="863">
                  <c:v>-0.5987191779409301</c:v>
                </c:pt>
                <c:pt idx="864">
                  <c:v>-0.59743507438211141</c:v>
                </c:pt>
                <c:pt idx="865">
                  <c:v>-0.59718017289446912</c:v>
                </c:pt>
                <c:pt idx="866">
                  <c:v>-0.59799264943657959</c:v>
                </c:pt>
                <c:pt idx="867">
                  <c:v>-0.59780205644784801</c:v>
                </c:pt>
                <c:pt idx="868">
                  <c:v>-0.59863675531889105</c:v>
                </c:pt>
                <c:pt idx="869">
                  <c:v>-0.59840708021251321</c:v>
                </c:pt>
                <c:pt idx="870">
                  <c:v>-0.59923009860826293</c:v>
                </c:pt>
                <c:pt idx="871">
                  <c:v>-0.6000341566360976</c:v>
                </c:pt>
                <c:pt idx="872">
                  <c:v>-0.59978149350337573</c:v>
                </c:pt>
                <c:pt idx="873">
                  <c:v>-0.59946246363330824</c:v>
                </c:pt>
                <c:pt idx="874">
                  <c:v>-0.60022403436064209</c:v>
                </c:pt>
                <c:pt idx="875">
                  <c:v>-0.60100339367342914</c:v>
                </c:pt>
                <c:pt idx="876">
                  <c:v>-0.60072908579996054</c:v>
                </c:pt>
                <c:pt idx="877">
                  <c:v>-0.60149268408396139</c:v>
                </c:pt>
                <c:pt idx="878">
                  <c:v>-0.60119253040228215</c:v>
                </c:pt>
                <c:pt idx="879">
                  <c:v>-0.60193439979423657</c:v>
                </c:pt>
                <c:pt idx="880">
                  <c:v>-0.60163525179835176</c:v>
                </c:pt>
                <c:pt idx="881">
                  <c:v>-0.60133474676238463</c:v>
                </c:pt>
                <c:pt idx="882">
                  <c:v>-0.60102361182713693</c:v>
                </c:pt>
                <c:pt idx="883">
                  <c:v>-0.60073517959059419</c:v>
                </c:pt>
                <c:pt idx="884">
                  <c:v>-0.60046457599878234</c:v>
                </c:pt>
                <c:pt idx="885">
                  <c:v>-0.60019170447880676</c:v>
                </c:pt>
                <c:pt idx="886">
                  <c:v>-0.5999335103892306</c:v>
                </c:pt>
                <c:pt idx="887">
                  <c:v>-0.60067240018144596</c:v>
                </c:pt>
                <c:pt idx="888">
                  <c:v>-0.60146307217781703</c:v>
                </c:pt>
                <c:pt idx="889">
                  <c:v>-0.60222023073426068</c:v>
                </c:pt>
                <c:pt idx="890">
                  <c:v>-0.60296870611957554</c:v>
                </c:pt>
                <c:pt idx="891">
                  <c:v>-0.60266577199718407</c:v>
                </c:pt>
                <c:pt idx="892">
                  <c:v>-0.60237255655724042</c:v>
                </c:pt>
                <c:pt idx="893">
                  <c:v>-0.60206872542609557</c:v>
                </c:pt>
                <c:pt idx="894">
                  <c:v>-0.6028329909175737</c:v>
                </c:pt>
                <c:pt idx="895">
                  <c:v>-0.60254387109922236</c:v>
                </c:pt>
                <c:pt idx="896">
                  <c:v>-0.60223327367723789</c:v>
                </c:pt>
                <c:pt idx="897">
                  <c:v>-0.6029629882036931</c:v>
                </c:pt>
                <c:pt idx="898">
                  <c:v>-0.60263910843961921</c:v>
                </c:pt>
                <c:pt idx="899">
                  <c:v>-0.60127710627082687</c:v>
                </c:pt>
                <c:pt idx="900">
                  <c:v>-0.60097552414541022</c:v>
                </c:pt>
                <c:pt idx="901">
                  <c:v>-0.60067351366250199</c:v>
                </c:pt>
                <c:pt idx="902">
                  <c:v>-0.60039896338925192</c:v>
                </c:pt>
                <c:pt idx="903">
                  <c:v>-0.60007772412146687</c:v>
                </c:pt>
                <c:pt idx="904">
                  <c:v>-0.60085916963903752</c:v>
                </c:pt>
                <c:pt idx="905">
                  <c:v>-0.60057474624625684</c:v>
                </c:pt>
                <c:pt idx="906">
                  <c:v>-0.59926879132133171</c:v>
                </c:pt>
                <c:pt idx="907">
                  <c:v>-0.59903967549490511</c:v>
                </c:pt>
                <c:pt idx="908">
                  <c:v>-0.59982532198500693</c:v>
                </c:pt>
                <c:pt idx="909">
                  <c:v>-0.59957763554530685</c:v>
                </c:pt>
                <c:pt idx="910">
                  <c:v>-0.59930968283440078</c:v>
                </c:pt>
                <c:pt idx="911">
                  <c:v>-0.60007522917771272</c:v>
                </c:pt>
                <c:pt idx="912">
                  <c:v>-0.60084952459415852</c:v>
                </c:pt>
                <c:pt idx="913">
                  <c:v>-0.60265251410227527</c:v>
                </c:pt>
                <c:pt idx="914">
                  <c:v>-0.60233068382022981</c:v>
                </c:pt>
                <c:pt idx="915">
                  <c:v>-0.60198943014382511</c:v>
                </c:pt>
                <c:pt idx="916">
                  <c:v>-0.60269466154094864</c:v>
                </c:pt>
                <c:pt idx="917">
                  <c:v>-0.60235754831012966</c:v>
                </c:pt>
                <c:pt idx="918">
                  <c:v>-0.60205229734392707</c:v>
                </c:pt>
                <c:pt idx="919">
                  <c:v>-0.60279865139704858</c:v>
                </c:pt>
                <c:pt idx="920">
                  <c:v>-0.60454977836910762</c:v>
                </c:pt>
                <c:pt idx="921">
                  <c:v>-0.60418642280172541</c:v>
                </c:pt>
                <c:pt idx="922">
                  <c:v>-0.60385547434569098</c:v>
                </c:pt>
                <c:pt idx="923">
                  <c:v>-0.60246572485877714</c:v>
                </c:pt>
                <c:pt idx="924">
                  <c:v>-0.60212413036160162</c:v>
                </c:pt>
                <c:pt idx="925">
                  <c:v>-0.60076014775436959</c:v>
                </c:pt>
                <c:pt idx="926">
                  <c:v>-0.60047666479928219</c:v>
                </c:pt>
                <c:pt idx="927">
                  <c:v>-0.60022559150329657</c:v>
                </c:pt>
                <c:pt idx="928">
                  <c:v>-0.60097819967323063</c:v>
                </c:pt>
                <c:pt idx="929">
                  <c:v>-0.60069077567976614</c:v>
                </c:pt>
                <c:pt idx="930">
                  <c:v>-0.60144096016617077</c:v>
                </c:pt>
                <c:pt idx="931">
                  <c:v>-0.60220812096284737</c:v>
                </c:pt>
                <c:pt idx="932">
                  <c:v>-0.60293303854359048</c:v>
                </c:pt>
                <c:pt idx="933">
                  <c:v>-0.60260023777271865</c:v>
                </c:pt>
                <c:pt idx="934">
                  <c:v>-0.60229325301726422</c:v>
                </c:pt>
                <c:pt idx="935">
                  <c:v>-0.60199924795691895</c:v>
                </c:pt>
                <c:pt idx="936">
                  <c:v>-0.60063684299778053</c:v>
                </c:pt>
                <c:pt idx="937">
                  <c:v>-0.600378406137825</c:v>
                </c:pt>
                <c:pt idx="938">
                  <c:v>-0.59906019801506849</c:v>
                </c:pt>
                <c:pt idx="939">
                  <c:v>-0.597792454054767</c:v>
                </c:pt>
                <c:pt idx="940">
                  <c:v>-0.59751462497367169</c:v>
                </c:pt>
                <c:pt idx="941">
                  <c:v>-0.59730075247419834</c:v>
                </c:pt>
                <c:pt idx="942">
                  <c:v>-0.59709317742471446</c:v>
                </c:pt>
                <c:pt idx="943">
                  <c:v>-0.59687205387622022</c:v>
                </c:pt>
                <c:pt idx="944">
                  <c:v>-0.59669349279869588</c:v>
                </c:pt>
                <c:pt idx="945">
                  <c:v>-0.59648432294272191</c:v>
                </c:pt>
                <c:pt idx="946">
                  <c:v>-0.59732589648386747</c:v>
                </c:pt>
                <c:pt idx="947">
                  <c:v>-0.59815857855419019</c:v>
                </c:pt>
                <c:pt idx="948">
                  <c:v>-0.59895776698310643</c:v>
                </c:pt>
                <c:pt idx="949">
                  <c:v>-0.59976961164344433</c:v>
                </c:pt>
                <c:pt idx="950">
                  <c:v>-0.59845515941057548</c:v>
                </c:pt>
                <c:pt idx="951">
                  <c:v>-0.59927253622236409</c:v>
                </c:pt>
                <c:pt idx="952">
                  <c:v>-0.5990189254979168</c:v>
                </c:pt>
                <c:pt idx="953">
                  <c:v>-0.59874724698795845</c:v>
                </c:pt>
                <c:pt idx="954">
                  <c:v>-0.59852692204819924</c:v>
                </c:pt>
                <c:pt idx="955">
                  <c:v>-0.59829218360723524</c:v>
                </c:pt>
                <c:pt idx="956">
                  <c:v>-0.59913483993509065</c:v>
                </c:pt>
                <c:pt idx="957">
                  <c:v>-0.59886678313638886</c:v>
                </c:pt>
                <c:pt idx="958">
                  <c:v>-0.59858974747366112</c:v>
                </c:pt>
                <c:pt idx="959">
                  <c:v>-0.59836829252418788</c:v>
                </c:pt>
                <c:pt idx="960">
                  <c:v>-0.59917184667370416</c:v>
                </c:pt>
                <c:pt idx="961">
                  <c:v>-0.60000198974023011</c:v>
                </c:pt>
                <c:pt idx="962">
                  <c:v>-0.59970814994542554</c:v>
                </c:pt>
                <c:pt idx="963">
                  <c:v>-0.601538726946517</c:v>
                </c:pt>
                <c:pt idx="964">
                  <c:v>-0.60226781240758664</c:v>
                </c:pt>
                <c:pt idx="965">
                  <c:v>-0.60197127615943491</c:v>
                </c:pt>
                <c:pt idx="966">
                  <c:v>-0.60166827063624628</c:v>
                </c:pt>
                <c:pt idx="967">
                  <c:v>-0.60137640522352132</c:v>
                </c:pt>
                <c:pt idx="968">
                  <c:v>-0.60107527711905084</c:v>
                </c:pt>
                <c:pt idx="969">
                  <c:v>-0.60078293157666984</c:v>
                </c:pt>
                <c:pt idx="970">
                  <c:v>-0.6005203529451365</c:v>
                </c:pt>
                <c:pt idx="971">
                  <c:v>-0.59922624588623374</c:v>
                </c:pt>
                <c:pt idx="972">
                  <c:v>-0.59896582096850914</c:v>
                </c:pt>
                <c:pt idx="973">
                  <c:v>-0.59973446454913903</c:v>
                </c:pt>
                <c:pt idx="974">
                  <c:v>-0.59944499525815631</c:v>
                </c:pt>
                <c:pt idx="975">
                  <c:v>-0.59919617535299319</c:v>
                </c:pt>
                <c:pt idx="976">
                  <c:v>-0.59894843184593327</c:v>
                </c:pt>
                <c:pt idx="977">
                  <c:v>-0.59767632320901454</c:v>
                </c:pt>
                <c:pt idx="978">
                  <c:v>-0.59745133674483419</c:v>
                </c:pt>
                <c:pt idx="979">
                  <c:v>-0.59725459000993752</c:v>
                </c:pt>
                <c:pt idx="980">
                  <c:v>-0.59702191820973871</c:v>
                </c:pt>
                <c:pt idx="981">
                  <c:v>-0.59784171984554391</c:v>
                </c:pt>
                <c:pt idx="982">
                  <c:v>-0.59761580544863313</c:v>
                </c:pt>
                <c:pt idx="983">
                  <c:v>-0.59843482933966041</c:v>
                </c:pt>
                <c:pt idx="984">
                  <c:v>-0.59821097275286728</c:v>
                </c:pt>
                <c:pt idx="985">
                  <c:v>-0.59691383329780978</c:v>
                </c:pt>
                <c:pt idx="986">
                  <c:v>-0.59774583663185354</c:v>
                </c:pt>
                <c:pt idx="987">
                  <c:v>-0.5985736798992165</c:v>
                </c:pt>
                <c:pt idx="988">
                  <c:v>-0.59833220630123229</c:v>
                </c:pt>
                <c:pt idx="989">
                  <c:v>-0.59810540217520769</c:v>
                </c:pt>
                <c:pt idx="990">
                  <c:v>-0.59680275413170347</c:v>
                </c:pt>
                <c:pt idx="991">
                  <c:v>-0.59660311904906949</c:v>
                </c:pt>
                <c:pt idx="992">
                  <c:v>-0.59534229666808813</c:v>
                </c:pt>
                <c:pt idx="993">
                  <c:v>-0.59513135073472634</c:v>
                </c:pt>
                <c:pt idx="994">
                  <c:v>-0.59397620372003179</c:v>
                </c:pt>
                <c:pt idx="995">
                  <c:v>-0.59381985964563111</c:v>
                </c:pt>
                <c:pt idx="996">
                  <c:v>-0.59365626245271852</c:v>
                </c:pt>
                <c:pt idx="997">
                  <c:v>-0.59354019720366413</c:v>
                </c:pt>
                <c:pt idx="998">
                  <c:v>-0.5933658332595908</c:v>
                </c:pt>
                <c:pt idx="999">
                  <c:v>-0.59321791659439893</c:v>
                </c:pt>
                <c:pt idx="1000">
                  <c:v>-0.59307629826251085</c:v>
                </c:pt>
                <c:pt idx="1001">
                  <c:v>-0.59294387229726064</c:v>
                </c:pt>
                <c:pt idx="1002">
                  <c:v>-0.59283825485131536</c:v>
                </c:pt>
                <c:pt idx="1003">
                  <c:v>-0.591669929754289</c:v>
                </c:pt>
                <c:pt idx="1004">
                  <c:v>-0.59154365115920327</c:v>
                </c:pt>
                <c:pt idx="1005">
                  <c:v>-0.5903525181360193</c:v>
                </c:pt>
                <c:pt idx="1006">
                  <c:v>-0.59027536777329892</c:v>
                </c:pt>
                <c:pt idx="1007">
                  <c:v>-0.5912317204178329</c:v>
                </c:pt>
                <c:pt idx="1008">
                  <c:v>-0.59215858600947624</c:v>
                </c:pt>
                <c:pt idx="1009">
                  <c:v>-0.59308307428928664</c:v>
                </c:pt>
                <c:pt idx="1010">
                  <c:v>-0.59298823280350088</c:v>
                </c:pt>
                <c:pt idx="1011">
                  <c:v>-0.59280952814743093</c:v>
                </c:pt>
                <c:pt idx="1012">
                  <c:v>-0.59270977758448229</c:v>
                </c:pt>
                <c:pt idx="1013">
                  <c:v>-0.59989728203279269</c:v>
                </c:pt>
                <c:pt idx="1014">
                  <c:v>-0.61528195639213679</c:v>
                </c:pt>
                <c:pt idx="1015">
                  <c:v>-0.61366353726429401</c:v>
                </c:pt>
                <c:pt idx="1016">
                  <c:v>-0.60584820651900806</c:v>
                </c:pt>
                <c:pt idx="1017">
                  <c:v>-0.60021244238862792</c:v>
                </c:pt>
                <c:pt idx="1018">
                  <c:v>-0.59787687354085539</c:v>
                </c:pt>
                <c:pt idx="1019">
                  <c:v>-0.59664985607003829</c:v>
                </c:pt>
                <c:pt idx="1020">
                  <c:v>-0.59646249894863745</c:v>
                </c:pt>
                <c:pt idx="1021">
                  <c:v>-0.59730018896966475</c:v>
                </c:pt>
                <c:pt idx="1022">
                  <c:v>-0.59707326519027137</c:v>
                </c:pt>
                <c:pt idx="1023">
                  <c:v>-0.59583599988646596</c:v>
                </c:pt>
                <c:pt idx="1024">
                  <c:v>-0.59569023988873659</c:v>
                </c:pt>
                <c:pt idx="1025">
                  <c:v>-0.59657145509096188</c:v>
                </c:pt>
                <c:pt idx="1026">
                  <c:v>-0.59744492598914256</c:v>
                </c:pt>
                <c:pt idx="1027">
                  <c:v>-0.59827284746935971</c:v>
                </c:pt>
                <c:pt idx="1028">
                  <c:v>-0.59800359051997254</c:v>
                </c:pt>
                <c:pt idx="1029">
                  <c:v>-0.5988137587095731</c:v>
                </c:pt>
                <c:pt idx="1030">
                  <c:v>-0.59857390353538165</c:v>
                </c:pt>
                <c:pt idx="1031">
                  <c:v>-0.59725698546467398</c:v>
                </c:pt>
                <c:pt idx="1032">
                  <c:v>-0.59806424575538042</c:v>
                </c:pt>
                <c:pt idx="1033">
                  <c:v>-0.59785500084027277</c:v>
                </c:pt>
                <c:pt idx="1034">
                  <c:v>-0.59762120082346737</c:v>
                </c:pt>
                <c:pt idx="1035">
                  <c:v>-0.59636271680699804</c:v>
                </c:pt>
                <c:pt idx="1036">
                  <c:v>-0.59722744247085813</c:v>
                </c:pt>
                <c:pt idx="1037">
                  <c:v>-0.59804415362144092</c:v>
                </c:pt>
                <c:pt idx="1038">
                  <c:v>-0.59677001054901202</c:v>
                </c:pt>
                <c:pt idx="1039">
                  <c:v>-0.59655241033803186</c:v>
                </c:pt>
                <c:pt idx="1040">
                  <c:v>-0.59739214213127112</c:v>
                </c:pt>
                <c:pt idx="1041">
                  <c:v>-0.59822527928864566</c:v>
                </c:pt>
                <c:pt idx="1042">
                  <c:v>-0.59691969370287279</c:v>
                </c:pt>
                <c:pt idx="1043">
                  <c:v>-0.5977056398288153</c:v>
                </c:pt>
                <c:pt idx="1044">
                  <c:v>-0.59850108703223903</c:v>
                </c:pt>
                <c:pt idx="1045">
                  <c:v>-0.59720790529159418</c:v>
                </c:pt>
                <c:pt idx="1046">
                  <c:v>-0.59696086718576225</c:v>
                </c:pt>
                <c:pt idx="1047">
                  <c:v>-0.59779542984204692</c:v>
                </c:pt>
                <c:pt idx="1048">
                  <c:v>-0.59862642124520582</c:v>
                </c:pt>
                <c:pt idx="1049">
                  <c:v>-0.59944225282030172</c:v>
                </c:pt>
                <c:pt idx="1050">
                  <c:v>-0.59913372776389562</c:v>
                </c:pt>
                <c:pt idx="1051">
                  <c:v>-0.59888613320861772</c:v>
                </c:pt>
                <c:pt idx="1052">
                  <c:v>-0.59756885054444531</c:v>
                </c:pt>
                <c:pt idx="1053">
                  <c:v>-0.59738399353355642</c:v>
                </c:pt>
                <c:pt idx="1054">
                  <c:v>-0.59822401366288525</c:v>
                </c:pt>
                <c:pt idx="1055">
                  <c:v>-0.60007255338962751</c:v>
                </c:pt>
                <c:pt idx="1056">
                  <c:v>-0.59878244232183486</c:v>
                </c:pt>
                <c:pt idx="1057">
                  <c:v>-0.59960089347539824</c:v>
                </c:pt>
                <c:pt idx="1058">
                  <c:v>-0.6004018756058902</c:v>
                </c:pt>
                <c:pt idx="1059">
                  <c:v>-0.59910169809377245</c:v>
                </c:pt>
                <c:pt idx="1060">
                  <c:v>-0.59991662413189695</c:v>
                </c:pt>
                <c:pt idx="1061">
                  <c:v>-0.60070843164925902</c:v>
                </c:pt>
                <c:pt idx="1062">
                  <c:v>-0.60041958301627385</c:v>
                </c:pt>
                <c:pt idx="1063">
                  <c:v>-0.60116757135594834</c:v>
                </c:pt>
                <c:pt idx="1064">
                  <c:v>-0.60088801992882934</c:v>
                </c:pt>
                <c:pt idx="1065">
                  <c:v>-0.60063023953025274</c:v>
                </c:pt>
                <c:pt idx="1066">
                  <c:v>-0.59929797473964774</c:v>
                </c:pt>
                <c:pt idx="1067">
                  <c:v>-0.59905391524485485</c:v>
                </c:pt>
                <c:pt idx="1068">
                  <c:v>-0.59883905693995776</c:v>
                </c:pt>
                <c:pt idx="1069">
                  <c:v>-0.59861981580115853</c:v>
                </c:pt>
                <c:pt idx="1070">
                  <c:v>-0.59836735948513542</c:v>
                </c:pt>
                <c:pt idx="1071">
                  <c:v>-0.59814669229543271</c:v>
                </c:pt>
                <c:pt idx="1072">
                  <c:v>-0.59791595844952394</c:v>
                </c:pt>
                <c:pt idx="1073">
                  <c:v>-0.59872079928053346</c:v>
                </c:pt>
                <c:pt idx="1074">
                  <c:v>-0.5995270032949227</c:v>
                </c:pt>
                <c:pt idx="1075">
                  <c:v>-0.60032256322902422</c:v>
                </c:pt>
                <c:pt idx="1076">
                  <c:v>-0.60108245196444376</c:v>
                </c:pt>
                <c:pt idx="1077">
                  <c:v>-0.6018289029251549</c:v>
                </c:pt>
                <c:pt idx="1078">
                  <c:v>-0.60254334486665173</c:v>
                </c:pt>
                <c:pt idx="1079">
                  <c:v>-0.60220863796931867</c:v>
                </c:pt>
                <c:pt idx="1080">
                  <c:v>-0.60187428520993236</c:v>
                </c:pt>
                <c:pt idx="1081">
                  <c:v>-0.60154997950573375</c:v>
                </c:pt>
                <c:pt idx="1082">
                  <c:v>-0.60126321991561904</c:v>
                </c:pt>
                <c:pt idx="1083">
                  <c:v>-0.60095655551730676</c:v>
                </c:pt>
                <c:pt idx="1084">
                  <c:v>-0.60168782440696056</c:v>
                </c:pt>
                <c:pt idx="1085">
                  <c:v>-0.60242156791882129</c:v>
                </c:pt>
                <c:pt idx="1086">
                  <c:v>-0.60311327656044489</c:v>
                </c:pt>
                <c:pt idx="1087">
                  <c:v>-0.60173623102923601</c:v>
                </c:pt>
                <c:pt idx="1088">
                  <c:v>-0.60144116640865131</c:v>
                </c:pt>
                <c:pt idx="1089">
                  <c:v>-0.60216164308047837</c:v>
                </c:pt>
                <c:pt idx="1090">
                  <c:v>-0.60181749021886877</c:v>
                </c:pt>
                <c:pt idx="1091">
                  <c:v>-0.60257884041449139</c:v>
                </c:pt>
                <c:pt idx="1092">
                  <c:v>-0.6033076236062016</c:v>
                </c:pt>
                <c:pt idx="1093">
                  <c:v>-0.60298101113407754</c:v>
                </c:pt>
                <c:pt idx="1094">
                  <c:v>-0.60371049091139595</c:v>
                </c:pt>
                <c:pt idx="1095">
                  <c:v>-0.60335322109316802</c:v>
                </c:pt>
                <c:pt idx="1096">
                  <c:v>-0.60298265667130457</c:v>
                </c:pt>
                <c:pt idx="1097">
                  <c:v>-0.60368316353787843</c:v>
                </c:pt>
                <c:pt idx="1098">
                  <c:v>-0.60437168026712074</c:v>
                </c:pt>
                <c:pt idx="1099">
                  <c:v>-0.60401522666177831</c:v>
                </c:pt>
                <c:pt idx="1100">
                  <c:v>-0.60471784212854274</c:v>
                </c:pt>
                <c:pt idx="1101">
                  <c:v>-0.60538942528597184</c:v>
                </c:pt>
                <c:pt idx="1102">
                  <c:v>-0.60601701678025244</c:v>
                </c:pt>
                <c:pt idx="1103">
                  <c:v>-0.60560307644464739</c:v>
                </c:pt>
                <c:pt idx="1104">
                  <c:v>-0.60520717491575449</c:v>
                </c:pt>
                <c:pt idx="1105">
                  <c:v>-0.60585923141743947</c:v>
                </c:pt>
                <c:pt idx="1106">
                  <c:v>-0.60546584678909066</c:v>
                </c:pt>
                <c:pt idx="1107">
                  <c:v>-0.60510662985330887</c:v>
                </c:pt>
                <c:pt idx="1108">
                  <c:v>-0.6057482972562428</c:v>
                </c:pt>
                <c:pt idx="1109">
                  <c:v>-0.60643079131111799</c:v>
                </c:pt>
                <c:pt idx="1110">
                  <c:v>-0.60709963548489565</c:v>
                </c:pt>
                <c:pt idx="1111">
                  <c:v>-0.60772134277519774</c:v>
                </c:pt>
                <c:pt idx="1112">
                  <c:v>-0.60627349591969371</c:v>
                </c:pt>
                <c:pt idx="1113">
                  <c:v>-0.60585656600129989</c:v>
                </c:pt>
                <c:pt idx="1114">
                  <c:v>-0.60547879468127386</c:v>
                </c:pt>
                <c:pt idx="1115">
                  <c:v>-0.6051177387876483</c:v>
                </c:pt>
                <c:pt idx="1116">
                  <c:v>-0.6058018640118954</c:v>
                </c:pt>
                <c:pt idx="1117">
                  <c:v>-0.60544428673165751</c:v>
                </c:pt>
                <c:pt idx="1118">
                  <c:v>-0.60398294099702432</c:v>
                </c:pt>
                <c:pt idx="1119">
                  <c:v>-0.60365400217708387</c:v>
                </c:pt>
                <c:pt idx="1120">
                  <c:v>-0.60325740213354218</c:v>
                </c:pt>
                <c:pt idx="1121">
                  <c:v>-0.60293507409087133</c:v>
                </c:pt>
                <c:pt idx="1122">
                  <c:v>-0.60262317260905396</c:v>
                </c:pt>
                <c:pt idx="1123">
                  <c:v>-0.60334308915687285</c:v>
                </c:pt>
                <c:pt idx="1124">
                  <c:v>-0.60403314737373537</c:v>
                </c:pt>
                <c:pt idx="1125">
                  <c:v>-0.60370862442626072</c:v>
                </c:pt>
                <c:pt idx="1126">
                  <c:v>-0.60438777193773541</c:v>
                </c:pt>
                <c:pt idx="1127">
                  <c:v>-0.60088837649898075</c:v>
                </c:pt>
                <c:pt idx="1128">
                  <c:v>-0.59224086896900108</c:v>
                </c:pt>
                <c:pt idx="1129">
                  <c:v>-0.59316609158962108</c:v>
                </c:pt>
                <c:pt idx="1130">
                  <c:v>-0.59825070975782857</c:v>
                </c:pt>
                <c:pt idx="1131">
                  <c:v>-0.60218633556267198</c:v>
                </c:pt>
                <c:pt idx="1132">
                  <c:v>-0.60291002885141842</c:v>
                </c:pt>
              </c:numCache>
            </c:numRef>
          </c:val>
          <c:smooth val="0"/>
          <c:extLst>
            <c:ext xmlns:c16="http://schemas.microsoft.com/office/drawing/2014/chart" uri="{C3380CC4-5D6E-409C-BE32-E72D297353CC}">
              <c16:uniqueId val="{00000001-0A93-481F-AA86-82951360B3FA}"/>
            </c:ext>
          </c:extLst>
        </c:ser>
        <c:ser>
          <c:idx val="2"/>
          <c:order val="2"/>
          <c:tx>
            <c:strRef>
              <c:f>Gyro!$Z$1</c:f>
              <c:strCache>
                <c:ptCount val="1"/>
                <c:pt idx="0">
                  <c:v>Gangle_Z</c:v>
                </c:pt>
              </c:strCache>
            </c:strRef>
          </c:tx>
          <c:spPr>
            <a:ln w="28575" cap="rnd">
              <a:solidFill>
                <a:schemeClr val="accent3"/>
              </a:solidFill>
              <a:round/>
            </a:ln>
            <a:effectLst/>
          </c:spPr>
          <c:marker>
            <c:symbol val="none"/>
          </c:marker>
          <c:val>
            <c:numRef>
              <c:f>Gyro!$Z$2:$Z$1357</c:f>
              <c:numCache>
                <c:formatCode>General</c:formatCode>
                <c:ptCount val="1356"/>
                <c:pt idx="0">
                  <c:v>-1.2897E-2</c:v>
                </c:pt>
                <c:pt idx="1">
                  <c:v>-4.5413979999999993E-2</c:v>
                </c:pt>
                <c:pt idx="2">
                  <c:v>-7.7274920399999988E-2</c:v>
                </c:pt>
                <c:pt idx="3">
                  <c:v>-0.10848410199199998</c:v>
                </c:pt>
                <c:pt idx="4">
                  <c:v>-0.14005873995215998</c:v>
                </c:pt>
                <c:pt idx="5">
                  <c:v>-0.17103166515311677</c:v>
                </c:pt>
                <c:pt idx="6">
                  <c:v>-0.20138301185005442</c:v>
                </c:pt>
                <c:pt idx="7">
                  <c:v>-0.23112895161305336</c:v>
                </c:pt>
                <c:pt idx="8">
                  <c:v>-0.25916771258079224</c:v>
                </c:pt>
                <c:pt idx="9">
                  <c:v>-0.2877860983291764</c:v>
                </c:pt>
                <c:pt idx="10">
                  <c:v>-0.31580531636259285</c:v>
                </c:pt>
                <c:pt idx="11">
                  <c:v>-0.34325279003534098</c:v>
                </c:pt>
                <c:pt idx="12">
                  <c:v>-0.36911807423463416</c:v>
                </c:pt>
                <c:pt idx="13">
                  <c:v>-0.39555311274994148</c:v>
                </c:pt>
                <c:pt idx="14">
                  <c:v>-0.42130235049494263</c:v>
                </c:pt>
                <c:pt idx="15">
                  <c:v>-0.4463781234850438</c:v>
                </c:pt>
                <c:pt idx="16">
                  <c:v>-0.47084044101534289</c:v>
                </c:pt>
                <c:pt idx="17">
                  <c:v>-0.49417637219503602</c:v>
                </c:pt>
                <c:pt idx="18">
                  <c:v>-0.51667902475113525</c:v>
                </c:pt>
                <c:pt idx="19">
                  <c:v>-0.53913586425611248</c:v>
                </c:pt>
                <c:pt idx="20">
                  <c:v>-0.56114890697099018</c:v>
                </c:pt>
                <c:pt idx="21">
                  <c:v>-0.58256162883157048</c:v>
                </c:pt>
                <c:pt idx="22">
                  <c:v>-0.60366281625493912</c:v>
                </c:pt>
                <c:pt idx="23">
                  <c:v>-0.62436875992984031</c:v>
                </c:pt>
                <c:pt idx="24">
                  <c:v>-0.64671582473124345</c:v>
                </c:pt>
                <c:pt idx="25">
                  <c:v>-0.66654008823661859</c:v>
                </c:pt>
                <c:pt idx="26">
                  <c:v>-0.6869692064718862</c:v>
                </c:pt>
                <c:pt idx="27">
                  <c:v>-0.70589344234244855</c:v>
                </c:pt>
                <c:pt idx="28">
                  <c:v>-0.72458793349559958</c:v>
                </c:pt>
                <c:pt idx="29">
                  <c:v>-0.74291685482568748</c:v>
                </c:pt>
                <c:pt idx="30">
                  <c:v>-0.76076215772917377</c:v>
                </c:pt>
                <c:pt idx="31">
                  <c:v>-0.7782734545745903</c:v>
                </c:pt>
                <c:pt idx="32">
                  <c:v>-0.79553386548309857</c:v>
                </c:pt>
                <c:pt idx="33">
                  <c:v>-0.81441624817343661</c:v>
                </c:pt>
                <c:pt idx="34">
                  <c:v>-0.83294920320996779</c:v>
                </c:pt>
                <c:pt idx="35">
                  <c:v>-0.85005989914576841</c:v>
                </c:pt>
                <c:pt idx="36">
                  <c:v>-0.86680504116285306</c:v>
                </c:pt>
                <c:pt idx="37">
                  <c:v>-0.88220622033959606</c:v>
                </c:pt>
                <c:pt idx="38">
                  <c:v>-0.89728155593280412</c:v>
                </c:pt>
                <c:pt idx="39">
                  <c:v>-0.91309126481414804</c:v>
                </c:pt>
                <c:pt idx="40">
                  <c:v>-0.92863595951786515</c:v>
                </c:pt>
                <c:pt idx="41">
                  <c:v>-0.9438077403275078</c:v>
                </c:pt>
                <c:pt idx="42">
                  <c:v>-0.95762554552095769</c:v>
                </c:pt>
                <c:pt idx="43">
                  <c:v>-0.97225977461053859</c:v>
                </c:pt>
                <c:pt idx="44">
                  <c:v>-0.98656865911832781</c:v>
                </c:pt>
                <c:pt idx="45">
                  <c:v>-0.99954604593596119</c:v>
                </c:pt>
                <c:pt idx="46">
                  <c:v>-1.012314425017242</c:v>
                </c:pt>
                <c:pt idx="47">
                  <c:v>-1.0247931365168972</c:v>
                </c:pt>
                <c:pt idx="48">
                  <c:v>-1.0380753137865593</c:v>
                </c:pt>
                <c:pt idx="49">
                  <c:v>-1.0511139675108281</c:v>
                </c:pt>
                <c:pt idx="50">
                  <c:v>-1.0638419881606114</c:v>
                </c:pt>
                <c:pt idx="51">
                  <c:v>-1.076341548397399</c:v>
                </c:pt>
                <c:pt idx="52">
                  <c:v>-1.0885980974294509</c:v>
                </c:pt>
                <c:pt idx="53">
                  <c:v>-1.1016624154808619</c:v>
                </c:pt>
                <c:pt idx="54">
                  <c:v>-1.1134073471712447</c:v>
                </c:pt>
                <c:pt idx="55">
                  <c:v>-1.1239035202278198</c:v>
                </c:pt>
                <c:pt idx="56">
                  <c:v>-1.1351879498232633</c:v>
                </c:pt>
                <c:pt idx="57">
                  <c:v>-1.146264350826798</c:v>
                </c:pt>
                <c:pt idx="58">
                  <c:v>-1.1570753838102621</c:v>
                </c:pt>
                <c:pt idx="59">
                  <c:v>-1.1677040161340568</c:v>
                </c:pt>
                <c:pt idx="60">
                  <c:v>-1.1781298358113759</c:v>
                </c:pt>
                <c:pt idx="61">
                  <c:v>-1.1883471990951484</c:v>
                </c:pt>
                <c:pt idx="62">
                  <c:v>-1.1962557151132454</c:v>
                </c:pt>
                <c:pt idx="63">
                  <c:v>-1.2060975008109804</c:v>
                </c:pt>
                <c:pt idx="64">
                  <c:v>-1.2158004307947607</c:v>
                </c:pt>
                <c:pt idx="65">
                  <c:v>-1.2241898621788656</c:v>
                </c:pt>
                <c:pt idx="66">
                  <c:v>-1.2323878449352881</c:v>
                </c:pt>
                <c:pt idx="67">
                  <c:v>-1.2415095880365823</c:v>
                </c:pt>
                <c:pt idx="68">
                  <c:v>-1.2494236362758504</c:v>
                </c:pt>
                <c:pt idx="69">
                  <c:v>-1.2582068035503333</c:v>
                </c:pt>
                <c:pt idx="70">
                  <c:v>-1.2668147874793265</c:v>
                </c:pt>
                <c:pt idx="71">
                  <c:v>-1.2752500117297398</c:v>
                </c:pt>
                <c:pt idx="72">
                  <c:v>-1.2835201514951451</c:v>
                </c:pt>
                <c:pt idx="73">
                  <c:v>-1.2915905484652421</c:v>
                </c:pt>
                <c:pt idx="74">
                  <c:v>-1.2995360574959371</c:v>
                </c:pt>
                <c:pt idx="75">
                  <c:v>-1.3062878563460183</c:v>
                </c:pt>
                <c:pt idx="76">
                  <c:v>-1.3139419992190979</c:v>
                </c:pt>
                <c:pt idx="77">
                  <c:v>-1.3213817792347158</c:v>
                </c:pt>
                <c:pt idx="78">
                  <c:v>-1.3287187836500214</c:v>
                </c:pt>
                <c:pt idx="79">
                  <c:v>-1.334911487977021</c:v>
                </c:pt>
                <c:pt idx="80">
                  <c:v>-1.3419954182174805</c:v>
                </c:pt>
                <c:pt idx="81">
                  <c:v>-1.3489110698531308</c:v>
                </c:pt>
                <c:pt idx="82">
                  <c:v>-1.355720128456068</c:v>
                </c:pt>
                <c:pt idx="83">
                  <c:v>-1.3613277458869466</c:v>
                </c:pt>
                <c:pt idx="84">
                  <c:v>-1.3678866909692076</c:v>
                </c:pt>
                <c:pt idx="85">
                  <c:v>-1.3732493371498233</c:v>
                </c:pt>
                <c:pt idx="86">
                  <c:v>-1.3795615104068268</c:v>
                </c:pt>
                <c:pt idx="87">
                  <c:v>-1.3857545401986902</c:v>
                </c:pt>
                <c:pt idx="88">
                  <c:v>-1.3907705293947163</c:v>
                </c:pt>
                <c:pt idx="89">
                  <c:v>-1.395692278806822</c:v>
                </c:pt>
                <c:pt idx="90">
                  <c:v>-1.4005083332306856</c:v>
                </c:pt>
                <c:pt idx="91">
                  <c:v>-1.406266586566072</c:v>
                </c:pt>
                <c:pt idx="92">
                  <c:v>-1.4119519748347504</c:v>
                </c:pt>
                <c:pt idx="93">
                  <c:v>-1.4174514553380555</c:v>
                </c:pt>
                <c:pt idx="94">
                  <c:v>-1.4228985462312942</c:v>
                </c:pt>
                <c:pt idx="95">
                  <c:v>-1.4282207753066682</c:v>
                </c:pt>
                <c:pt idx="96">
                  <c:v>-1.4324055398005351</c:v>
                </c:pt>
                <c:pt idx="97">
                  <c:v>-1.4365066490045242</c:v>
                </c:pt>
                <c:pt idx="98">
                  <c:v>-1.4404607360244337</c:v>
                </c:pt>
                <c:pt idx="99">
                  <c:v>-1.4454015213039451</c:v>
                </c:pt>
                <c:pt idx="100">
                  <c:v>-1.4502512308778663</c:v>
                </c:pt>
                <c:pt idx="101">
                  <c:v>-1.454989486260309</c:v>
                </c:pt>
                <c:pt idx="102">
                  <c:v>-1.4596622765351028</c:v>
                </c:pt>
                <c:pt idx="103">
                  <c:v>-1.4652785910044008</c:v>
                </c:pt>
                <c:pt idx="104">
                  <c:v>-1.4686814991843127</c:v>
                </c:pt>
                <c:pt idx="105">
                  <c:v>-1.4730868092006264</c:v>
                </c:pt>
                <c:pt idx="106">
                  <c:v>-1.4763265330166138</c:v>
                </c:pt>
                <c:pt idx="107">
                  <c:v>-1.4805796423562814</c:v>
                </c:pt>
                <c:pt idx="108">
                  <c:v>-1.4837224095091557</c:v>
                </c:pt>
                <c:pt idx="109">
                  <c:v>-1.4867682013189725</c:v>
                </c:pt>
                <c:pt idx="110">
                  <c:v>-1.489736137292593</c:v>
                </c:pt>
                <c:pt idx="111">
                  <c:v>-1.4937205145467412</c:v>
                </c:pt>
                <c:pt idx="112">
                  <c:v>-1.4965661442558063</c:v>
                </c:pt>
                <c:pt idx="113">
                  <c:v>-1.4993611613706901</c:v>
                </c:pt>
                <c:pt idx="114">
                  <c:v>-1.5010545581432764</c:v>
                </c:pt>
                <c:pt idx="115">
                  <c:v>-1.5048089469804107</c:v>
                </c:pt>
                <c:pt idx="116">
                  <c:v>-1.5095182680408024</c:v>
                </c:pt>
                <c:pt idx="117">
                  <c:v>-1.5131118226799862</c:v>
                </c:pt>
                <c:pt idx="118">
                  <c:v>-1.5166101262263862</c:v>
                </c:pt>
                <c:pt idx="119">
                  <c:v>-1.5189950637018585</c:v>
                </c:pt>
                <c:pt idx="120">
                  <c:v>-1.5213422624278214</c:v>
                </c:pt>
                <c:pt idx="121">
                  <c:v>-1.5246960971792649</c:v>
                </c:pt>
                <c:pt idx="122">
                  <c:v>-1.5279411552356796</c:v>
                </c:pt>
                <c:pt idx="123">
                  <c:v>-1.530064872130966</c:v>
                </c:pt>
                <c:pt idx="124">
                  <c:v>-1.5332411946883466</c:v>
                </c:pt>
                <c:pt idx="125">
                  <c:v>-1.5352847107945795</c:v>
                </c:pt>
                <c:pt idx="126">
                  <c:v>-1.5373237765786878</c:v>
                </c:pt>
                <c:pt idx="127">
                  <c:v>-1.5403334010471139</c:v>
                </c:pt>
                <c:pt idx="128">
                  <c:v>-1.5422448330261715</c:v>
                </c:pt>
                <c:pt idx="129">
                  <c:v>-1.544175856365648</c:v>
                </c:pt>
                <c:pt idx="130">
                  <c:v>-1.5450081992383351</c:v>
                </c:pt>
                <c:pt idx="131">
                  <c:v>-1.5457942952535684</c:v>
                </c:pt>
                <c:pt idx="132">
                  <c:v>-1.5476322093484969</c:v>
                </c:pt>
                <c:pt idx="133">
                  <c:v>-1.550452145161527</c:v>
                </c:pt>
                <c:pt idx="134">
                  <c:v>-1.5521579622582964</c:v>
                </c:pt>
                <c:pt idx="135">
                  <c:v>-1.5538585430131304</c:v>
                </c:pt>
                <c:pt idx="136">
                  <c:v>-1.5565704321528677</c:v>
                </c:pt>
                <c:pt idx="137">
                  <c:v>-1.5592025635098103</c:v>
                </c:pt>
                <c:pt idx="138">
                  <c:v>-1.5618153122396141</c:v>
                </c:pt>
                <c:pt idx="139">
                  <c:v>-1.5632775259948219</c:v>
                </c:pt>
                <c:pt idx="140">
                  <c:v>-1.5647340354749255</c:v>
                </c:pt>
                <c:pt idx="141">
                  <c:v>-1.5661704747654268</c:v>
                </c:pt>
                <c:pt idx="142">
                  <c:v>-1.5676156652701183</c:v>
                </c:pt>
                <c:pt idx="143">
                  <c:v>-1.5690173119647159</c:v>
                </c:pt>
                <c:pt idx="144">
                  <c:v>-1.5693202857254216</c:v>
                </c:pt>
                <c:pt idx="145">
                  <c:v>-1.5706840200109131</c:v>
                </c:pt>
                <c:pt idx="146">
                  <c:v>-1.5730268596106949</c:v>
                </c:pt>
                <c:pt idx="147">
                  <c:v>-1.5742853424184808</c:v>
                </c:pt>
                <c:pt idx="148">
                  <c:v>-1.5765343755701113</c:v>
                </c:pt>
                <c:pt idx="149">
                  <c:v>-1.5777084080587092</c:v>
                </c:pt>
                <c:pt idx="150">
                  <c:v>-1.579946459897535</c:v>
                </c:pt>
                <c:pt idx="151">
                  <c:v>-1.5810754706995844</c:v>
                </c:pt>
                <c:pt idx="152">
                  <c:v>-1.5831934412855926</c:v>
                </c:pt>
                <c:pt idx="153">
                  <c:v>-1.5842880924598808</c:v>
                </c:pt>
                <c:pt idx="154">
                  <c:v>-1.584277910610683</c:v>
                </c:pt>
                <c:pt idx="155">
                  <c:v>-1.5853347123984693</c:v>
                </c:pt>
                <c:pt idx="156">
                  <c:v>-1.5863499181505001</c:v>
                </c:pt>
                <c:pt idx="157">
                  <c:v>-1.58731663978749</c:v>
                </c:pt>
                <c:pt idx="158">
                  <c:v>-1.5882902669917403</c:v>
                </c:pt>
                <c:pt idx="159">
                  <c:v>-1.5892158616519054</c:v>
                </c:pt>
                <c:pt idx="160">
                  <c:v>-1.5911928244188673</c:v>
                </c:pt>
                <c:pt idx="161">
                  <c:v>-1.5920919079304898</c:v>
                </c:pt>
                <c:pt idx="162">
                  <c:v>-1.59397930977188</c:v>
                </c:pt>
                <c:pt idx="163">
                  <c:v>-1.5958915835764422</c:v>
                </c:pt>
                <c:pt idx="164">
                  <c:v>-1.5977722719049132</c:v>
                </c:pt>
                <c:pt idx="165">
                  <c:v>-1.5985475864668151</c:v>
                </c:pt>
                <c:pt idx="166">
                  <c:v>-1.5993028147374788</c:v>
                </c:pt>
                <c:pt idx="167">
                  <c:v>-1.6010495184427291</c:v>
                </c:pt>
                <c:pt idx="168">
                  <c:v>-1.6028186680738745</c:v>
                </c:pt>
                <c:pt idx="169">
                  <c:v>-1.6045496747123968</c:v>
                </c:pt>
                <c:pt idx="170">
                  <c:v>-1.606288161218149</c:v>
                </c:pt>
                <c:pt idx="171">
                  <c:v>-1.6069088779937859</c:v>
                </c:pt>
                <c:pt idx="172">
                  <c:v>-1.6075181004339101</c:v>
                </c:pt>
                <c:pt idx="173">
                  <c:v>-1.6080920984252318</c:v>
                </c:pt>
                <c:pt idx="174">
                  <c:v>-1.6086828764567271</c:v>
                </c:pt>
                <c:pt idx="175">
                  <c:v>-1.6092356989275927</c:v>
                </c:pt>
                <c:pt idx="176">
                  <c:v>-1.6097891849490409</c:v>
                </c:pt>
                <c:pt idx="177">
                  <c:v>-1.6113636612500599</c:v>
                </c:pt>
                <c:pt idx="178">
                  <c:v>-1.6129096880250586</c:v>
                </c:pt>
                <c:pt idx="179">
                  <c:v>-1.6133651542645575</c:v>
                </c:pt>
                <c:pt idx="180">
                  <c:v>-1.6138519111792664</c:v>
                </c:pt>
                <c:pt idx="181">
                  <c:v>-1.6153985729556812</c:v>
                </c:pt>
                <c:pt idx="182">
                  <c:v>-1.6168518414965676</c:v>
                </c:pt>
                <c:pt idx="183">
                  <c:v>-1.6182851446666362</c:v>
                </c:pt>
                <c:pt idx="184">
                  <c:v>-1.6186473417733034</c:v>
                </c:pt>
                <c:pt idx="185">
                  <c:v>-1.6190090149378373</c:v>
                </c:pt>
                <c:pt idx="186">
                  <c:v>-1.6193823946390804</c:v>
                </c:pt>
                <c:pt idx="187">
                  <c:v>-1.6197223667462988</c:v>
                </c:pt>
                <c:pt idx="188">
                  <c:v>-1.6200566594113728</c:v>
                </c:pt>
                <c:pt idx="189">
                  <c:v>-1.6214766262231453</c:v>
                </c:pt>
                <c:pt idx="190">
                  <c:v>-1.6228163136986822</c:v>
                </c:pt>
                <c:pt idx="191">
                  <c:v>-1.6230562674247084</c:v>
                </c:pt>
                <c:pt idx="192">
                  <c:v>-1.6233457420762143</c:v>
                </c:pt>
                <c:pt idx="193">
                  <c:v>-1.62361986723469</c:v>
                </c:pt>
                <c:pt idx="194">
                  <c:v>-1.6238945898899961</c:v>
                </c:pt>
                <c:pt idx="195">
                  <c:v>-1.6241401380921963</c:v>
                </c:pt>
                <c:pt idx="196">
                  <c:v>-1.6243674953303522</c:v>
                </c:pt>
                <c:pt idx="197">
                  <c:v>-1.6245721454237452</c:v>
                </c:pt>
                <c:pt idx="198">
                  <c:v>-1.6248171425152702</c:v>
                </c:pt>
                <c:pt idx="199">
                  <c:v>-1.6260907396649649</c:v>
                </c:pt>
                <c:pt idx="200">
                  <c:v>-1.6273369848716654</c:v>
                </c:pt>
                <c:pt idx="201">
                  <c:v>-1.627497245174232</c:v>
                </c:pt>
                <c:pt idx="202">
                  <c:v>-1.6297885002707475</c:v>
                </c:pt>
                <c:pt idx="203">
                  <c:v>-1.6298970902653325</c:v>
                </c:pt>
                <c:pt idx="204">
                  <c:v>-1.6300527884600258</c:v>
                </c:pt>
                <c:pt idx="205">
                  <c:v>-1.6301817326908252</c:v>
                </c:pt>
                <c:pt idx="206">
                  <c:v>-1.6303016980370086</c:v>
                </c:pt>
                <c:pt idx="207">
                  <c:v>-1.6314729840762685</c:v>
                </c:pt>
                <c:pt idx="208">
                  <c:v>-1.6315763043947431</c:v>
                </c:pt>
                <c:pt idx="209">
                  <c:v>-1.6316889583068481</c:v>
                </c:pt>
                <c:pt idx="210">
                  <c:v>-1.6328259191407111</c:v>
                </c:pt>
                <c:pt idx="211">
                  <c:v>-1.6329114607578967</c:v>
                </c:pt>
                <c:pt idx="212">
                  <c:v>-1.6329493515427387</c:v>
                </c:pt>
                <c:pt idx="213">
                  <c:v>-1.633036544511884</c:v>
                </c:pt>
                <c:pt idx="214">
                  <c:v>-1.6341616736216462</c:v>
                </c:pt>
                <c:pt idx="215">
                  <c:v>-1.6342211001492133</c:v>
                </c:pt>
                <c:pt idx="216">
                  <c:v>-1.6342488181462289</c:v>
                </c:pt>
                <c:pt idx="217">
                  <c:v>-1.6342983017833044</c:v>
                </c:pt>
                <c:pt idx="218">
                  <c:v>-1.6343443157476383</c:v>
                </c:pt>
                <c:pt idx="219">
                  <c:v>-1.6364395694326854</c:v>
                </c:pt>
                <c:pt idx="220">
                  <c:v>-1.6374848580440318</c:v>
                </c:pt>
                <c:pt idx="221">
                  <c:v>-1.638538420883151</c:v>
                </c:pt>
                <c:pt idx="222">
                  <c:v>-1.638449592465488</c:v>
                </c:pt>
                <c:pt idx="223">
                  <c:v>-1.6384339406161783</c:v>
                </c:pt>
                <c:pt idx="224">
                  <c:v>-1.6394242618038546</c:v>
                </c:pt>
                <c:pt idx="225">
                  <c:v>-1.6393127965677774</c:v>
                </c:pt>
                <c:pt idx="226">
                  <c:v>-1.6402788406364217</c:v>
                </c:pt>
                <c:pt idx="227">
                  <c:v>-1.6412479238236932</c:v>
                </c:pt>
                <c:pt idx="228">
                  <c:v>-1.6411358253472195</c:v>
                </c:pt>
                <c:pt idx="229">
                  <c:v>-1.6420931688402751</c:v>
                </c:pt>
                <c:pt idx="230">
                  <c:v>-1.6419616654634694</c:v>
                </c:pt>
                <c:pt idx="231">
                  <c:v>-1.6418441921542</c:v>
                </c:pt>
                <c:pt idx="232">
                  <c:v>-1.641735628311116</c:v>
                </c:pt>
                <c:pt idx="233">
                  <c:v>-1.6416145757448937</c:v>
                </c:pt>
                <c:pt idx="234">
                  <c:v>-1.6415045042299958</c:v>
                </c:pt>
                <c:pt idx="235">
                  <c:v>-1.6424617941453958</c:v>
                </c:pt>
                <c:pt idx="236">
                  <c:v>-1.6434193582624881</c:v>
                </c:pt>
                <c:pt idx="237">
                  <c:v>-1.6432557910972383</c:v>
                </c:pt>
                <c:pt idx="238">
                  <c:v>-1.6431186552752934</c:v>
                </c:pt>
                <c:pt idx="239">
                  <c:v>-1.6429786621697873</c:v>
                </c:pt>
                <c:pt idx="240">
                  <c:v>-1.6438605889263915</c:v>
                </c:pt>
                <c:pt idx="241">
                  <c:v>-1.6436761771478638</c:v>
                </c:pt>
                <c:pt idx="242">
                  <c:v>-1.6445827136049065</c:v>
                </c:pt>
                <c:pt idx="243">
                  <c:v>-1.6444436993328082</c:v>
                </c:pt>
                <c:pt idx="244">
                  <c:v>-1.6442951653461522</c:v>
                </c:pt>
                <c:pt idx="245">
                  <c:v>-1.6441223220392291</c:v>
                </c:pt>
                <c:pt idx="246">
                  <c:v>-1.6450124555984444</c:v>
                </c:pt>
                <c:pt idx="247">
                  <c:v>-1.6458802064864755</c:v>
                </c:pt>
                <c:pt idx="248">
                  <c:v>-1.645712402356746</c:v>
                </c:pt>
                <c:pt idx="249">
                  <c:v>-1.645536514309611</c:v>
                </c:pt>
                <c:pt idx="250">
                  <c:v>-1.6453881640234187</c:v>
                </c:pt>
                <c:pt idx="251">
                  <c:v>-1.6462439407429503</c:v>
                </c:pt>
                <c:pt idx="252">
                  <c:v>-1.6471159019280912</c:v>
                </c:pt>
                <c:pt idx="253">
                  <c:v>-1.6468774838895295</c:v>
                </c:pt>
                <c:pt idx="254">
                  <c:v>-1.6477021342117388</c:v>
                </c:pt>
                <c:pt idx="255">
                  <c:v>-1.6474571515275038</c:v>
                </c:pt>
                <c:pt idx="256">
                  <c:v>-1.6472329284969536</c:v>
                </c:pt>
                <c:pt idx="257">
                  <c:v>-1.6480327699270145</c:v>
                </c:pt>
                <c:pt idx="258">
                  <c:v>-1.6487973545284742</c:v>
                </c:pt>
                <c:pt idx="259">
                  <c:v>-1.6485642274379047</c:v>
                </c:pt>
                <c:pt idx="260">
                  <c:v>-1.6483305828891464</c:v>
                </c:pt>
                <c:pt idx="261">
                  <c:v>-1.6470280512313633</c:v>
                </c:pt>
                <c:pt idx="262">
                  <c:v>-1.6468381302067359</c:v>
                </c:pt>
                <c:pt idx="263">
                  <c:v>-1.6476604076026011</c:v>
                </c:pt>
                <c:pt idx="264">
                  <c:v>-1.6484645194505492</c:v>
                </c:pt>
                <c:pt idx="265">
                  <c:v>-1.649278189061538</c:v>
                </c:pt>
                <c:pt idx="266">
                  <c:v>-1.6490393652803073</c:v>
                </c:pt>
                <c:pt idx="267">
                  <c:v>-1.6498675779747012</c:v>
                </c:pt>
                <c:pt idx="268">
                  <c:v>-1.6506891064152072</c:v>
                </c:pt>
                <c:pt idx="269">
                  <c:v>-1.650404664286903</c:v>
                </c:pt>
                <c:pt idx="270">
                  <c:v>-1.6511630510011648</c:v>
                </c:pt>
                <c:pt idx="271">
                  <c:v>-1.6508632699811414</c:v>
                </c:pt>
                <c:pt idx="272">
                  <c:v>-1.6505937045815184</c:v>
                </c:pt>
                <c:pt idx="273">
                  <c:v>-1.650302670489888</c:v>
                </c:pt>
                <c:pt idx="274">
                  <c:v>-1.6500425970800903</c:v>
                </c:pt>
                <c:pt idx="275">
                  <c:v>-1.6498034451384884</c:v>
                </c:pt>
                <c:pt idx="276">
                  <c:v>-1.6495166362357185</c:v>
                </c:pt>
                <c:pt idx="277">
                  <c:v>-1.6492602635110041</c:v>
                </c:pt>
                <c:pt idx="278">
                  <c:v>-1.6489708382407839</c:v>
                </c:pt>
                <c:pt idx="279">
                  <c:v>-1.6497853214759681</c:v>
                </c:pt>
                <c:pt idx="280">
                  <c:v>-1.6495315150464487</c:v>
                </c:pt>
                <c:pt idx="281">
                  <c:v>-1.6492824447455197</c:v>
                </c:pt>
                <c:pt idx="282">
                  <c:v>-1.6490511558506091</c:v>
                </c:pt>
                <c:pt idx="283">
                  <c:v>-1.649876852733597</c:v>
                </c:pt>
                <c:pt idx="284">
                  <c:v>-1.6495964556789251</c:v>
                </c:pt>
                <c:pt idx="285">
                  <c:v>-1.6493404865653465</c:v>
                </c:pt>
                <c:pt idx="286">
                  <c:v>-1.6491232968340395</c:v>
                </c:pt>
                <c:pt idx="287">
                  <c:v>-1.6499337108973586</c:v>
                </c:pt>
                <c:pt idx="288">
                  <c:v>-1.6496570566794113</c:v>
                </c:pt>
                <c:pt idx="289">
                  <c:v>-1.650463535545823</c:v>
                </c:pt>
                <c:pt idx="290">
                  <c:v>-1.6512109848349066</c:v>
                </c:pt>
                <c:pt idx="291">
                  <c:v>-1.6509267651382085</c:v>
                </c:pt>
                <c:pt idx="292">
                  <c:v>-1.6516846298354442</c:v>
                </c:pt>
                <c:pt idx="293">
                  <c:v>-1.6524271772387351</c:v>
                </c:pt>
                <c:pt idx="294">
                  <c:v>-1.6521355336939603</c:v>
                </c:pt>
                <c:pt idx="295">
                  <c:v>-1.6528751630200809</c:v>
                </c:pt>
                <c:pt idx="296">
                  <c:v>-1.6525369797596792</c:v>
                </c:pt>
                <c:pt idx="297">
                  <c:v>-1.6532574601644856</c:v>
                </c:pt>
                <c:pt idx="298">
                  <c:v>-1.6539749309611957</c:v>
                </c:pt>
                <c:pt idx="299">
                  <c:v>-1.6536145523419719</c:v>
                </c:pt>
                <c:pt idx="300">
                  <c:v>-1.6532678012951323</c:v>
                </c:pt>
                <c:pt idx="301">
                  <c:v>-1.6529622052692297</c:v>
                </c:pt>
                <c:pt idx="302">
                  <c:v>-1.6547122611638452</c:v>
                </c:pt>
                <c:pt idx="303">
                  <c:v>-1.6543661359405681</c:v>
                </c:pt>
                <c:pt idx="304">
                  <c:v>-1.6550188932217567</c:v>
                </c:pt>
                <c:pt idx="305">
                  <c:v>-1.6556756953573215</c:v>
                </c:pt>
                <c:pt idx="306">
                  <c:v>-1.6563236214501749</c:v>
                </c:pt>
                <c:pt idx="307">
                  <c:v>-1.6569592090211713</c:v>
                </c:pt>
                <c:pt idx="308">
                  <c:v>-1.6565449848407479</c:v>
                </c:pt>
                <c:pt idx="309">
                  <c:v>-1.656155025143933</c:v>
                </c:pt>
                <c:pt idx="310">
                  <c:v>-1.656788384641054</c:v>
                </c:pt>
                <c:pt idx="311">
                  <c:v>-1.6574186369482327</c:v>
                </c:pt>
                <c:pt idx="312">
                  <c:v>-1.6569902442092679</c:v>
                </c:pt>
                <c:pt idx="313">
                  <c:v>-1.6566140593250827</c:v>
                </c:pt>
                <c:pt idx="314">
                  <c:v>-1.6561792781385811</c:v>
                </c:pt>
                <c:pt idx="315">
                  <c:v>-1.6557803525758095</c:v>
                </c:pt>
                <c:pt idx="316">
                  <c:v>-1.6554139655242932</c:v>
                </c:pt>
                <c:pt idx="317">
                  <c:v>-1.6549833062138073</c:v>
                </c:pt>
                <c:pt idx="318">
                  <c:v>-1.6556637000895311</c:v>
                </c:pt>
                <c:pt idx="319">
                  <c:v>-1.6552446660877405</c:v>
                </c:pt>
                <c:pt idx="320">
                  <c:v>-1.6548473327659856</c:v>
                </c:pt>
                <c:pt idx="321">
                  <c:v>-1.6555266261106658</c:v>
                </c:pt>
                <c:pt idx="322">
                  <c:v>-1.6551455935884525</c:v>
                </c:pt>
                <c:pt idx="323">
                  <c:v>-1.6558362817166834</c:v>
                </c:pt>
                <c:pt idx="324">
                  <c:v>-1.6554554960823498</c:v>
                </c:pt>
                <c:pt idx="325">
                  <c:v>-1.6550574661607027</c:v>
                </c:pt>
                <c:pt idx="326">
                  <c:v>-1.6546750768374887</c:v>
                </c:pt>
                <c:pt idx="327">
                  <c:v>-1.654321495300739</c:v>
                </c:pt>
                <c:pt idx="328">
                  <c:v>-1.6539473653947243</c:v>
                </c:pt>
                <c:pt idx="329">
                  <c:v>-1.6536349980868299</c:v>
                </c:pt>
                <c:pt idx="330">
                  <c:v>-1.6553790781250934</c:v>
                </c:pt>
                <c:pt idx="331">
                  <c:v>-1.6550173765625915</c:v>
                </c:pt>
                <c:pt idx="332">
                  <c:v>-1.6546185290313395</c:v>
                </c:pt>
                <c:pt idx="333">
                  <c:v>-1.6542970584507126</c:v>
                </c:pt>
                <c:pt idx="334">
                  <c:v>-1.6550425972816982</c:v>
                </c:pt>
                <c:pt idx="335">
                  <c:v>-1.6546823853360644</c:v>
                </c:pt>
                <c:pt idx="336">
                  <c:v>-1.6553750976293431</c:v>
                </c:pt>
                <c:pt idx="337">
                  <c:v>-1.6549898356767563</c:v>
                </c:pt>
                <c:pt idx="338">
                  <c:v>-1.6556525389632211</c:v>
                </c:pt>
                <c:pt idx="339">
                  <c:v>-1.6563223281839567</c:v>
                </c:pt>
                <c:pt idx="340">
                  <c:v>-1.6570064616202775</c:v>
                </c:pt>
                <c:pt idx="341">
                  <c:v>-1.6576447123878719</c:v>
                </c:pt>
                <c:pt idx="342">
                  <c:v>-1.6582596781401144</c:v>
                </c:pt>
                <c:pt idx="343">
                  <c:v>-1.6578235645773121</c:v>
                </c:pt>
                <c:pt idx="344">
                  <c:v>-1.6584214732857658</c:v>
                </c:pt>
                <c:pt idx="345">
                  <c:v>-1.6579888438200505</c:v>
                </c:pt>
                <c:pt idx="346">
                  <c:v>-1.6575848069436494</c:v>
                </c:pt>
                <c:pt idx="347">
                  <c:v>-1.6571632308047763</c:v>
                </c:pt>
                <c:pt idx="348">
                  <c:v>-1.6567238261886807</c:v>
                </c:pt>
                <c:pt idx="349">
                  <c:v>-1.656349109664907</c:v>
                </c:pt>
                <c:pt idx="350">
                  <c:v>-1.6559191674716087</c:v>
                </c:pt>
                <c:pt idx="351">
                  <c:v>-1.6555715241221765</c:v>
                </c:pt>
                <c:pt idx="352">
                  <c:v>-1.6551940536397327</c:v>
                </c:pt>
                <c:pt idx="353">
                  <c:v>-1.6558096525669381</c:v>
                </c:pt>
                <c:pt idx="354">
                  <c:v>-1.6553987395155991</c:v>
                </c:pt>
                <c:pt idx="355">
                  <c:v>-1.6550079047252872</c:v>
                </c:pt>
                <c:pt idx="356">
                  <c:v>-1.6546479666307816</c:v>
                </c:pt>
                <c:pt idx="357">
                  <c:v>-1.655377147298166</c:v>
                </c:pt>
                <c:pt idx="358">
                  <c:v>-1.6550162243522026</c:v>
                </c:pt>
                <c:pt idx="359">
                  <c:v>-1.6556524598651585</c:v>
                </c:pt>
                <c:pt idx="360">
                  <c:v>-1.6563181506678553</c:v>
                </c:pt>
                <c:pt idx="361">
                  <c:v>-1.655903927654498</c:v>
                </c:pt>
                <c:pt idx="362">
                  <c:v>-1.655470529101408</c:v>
                </c:pt>
                <c:pt idx="363">
                  <c:v>-1.6561362985193797</c:v>
                </c:pt>
                <c:pt idx="364">
                  <c:v>-1.655762192548992</c:v>
                </c:pt>
                <c:pt idx="365">
                  <c:v>-1.6554016686980122</c:v>
                </c:pt>
                <c:pt idx="366">
                  <c:v>-1.6560576753240521</c:v>
                </c:pt>
                <c:pt idx="367">
                  <c:v>-1.6556695818175711</c:v>
                </c:pt>
                <c:pt idx="368">
                  <c:v>-1.6542692101812195</c:v>
                </c:pt>
                <c:pt idx="369">
                  <c:v>-1.6539099659775951</c:v>
                </c:pt>
                <c:pt idx="370">
                  <c:v>-1.6546214866580431</c:v>
                </c:pt>
                <c:pt idx="371">
                  <c:v>-1.6552874569248821</c:v>
                </c:pt>
                <c:pt idx="372">
                  <c:v>-1.6549303277863845</c:v>
                </c:pt>
                <c:pt idx="373">
                  <c:v>-1.655625781230657</c:v>
                </c:pt>
                <c:pt idx="374">
                  <c:v>-1.6562985456060437</c:v>
                </c:pt>
                <c:pt idx="375">
                  <c:v>-1.6569390546939227</c:v>
                </c:pt>
                <c:pt idx="376">
                  <c:v>-1.657578813600044</c:v>
                </c:pt>
                <c:pt idx="377">
                  <c:v>-1.658198137328043</c:v>
                </c:pt>
                <c:pt idx="378">
                  <c:v>-1.6577664545814823</c:v>
                </c:pt>
                <c:pt idx="379">
                  <c:v>-1.6583865654898526</c:v>
                </c:pt>
                <c:pt idx="380">
                  <c:v>-1.6589822141800554</c:v>
                </c:pt>
                <c:pt idx="381">
                  <c:v>-1.6595297298964542</c:v>
                </c:pt>
                <c:pt idx="382">
                  <c:v>-1.660097675298525</c:v>
                </c:pt>
                <c:pt idx="383">
                  <c:v>-1.6596492217925545</c:v>
                </c:pt>
                <c:pt idx="384">
                  <c:v>-1.6592041973567033</c:v>
                </c:pt>
                <c:pt idx="385">
                  <c:v>-1.6587444734095693</c:v>
                </c:pt>
                <c:pt idx="386">
                  <c:v>-1.6593569639413779</c:v>
                </c:pt>
                <c:pt idx="387">
                  <c:v>-1.6599812046625504</c:v>
                </c:pt>
                <c:pt idx="388">
                  <c:v>-1.6595320205692992</c:v>
                </c:pt>
                <c:pt idx="389">
                  <c:v>-1.6590445601579131</c:v>
                </c:pt>
                <c:pt idx="390">
                  <c:v>-1.6585855689547551</c:v>
                </c:pt>
                <c:pt idx="391">
                  <c:v>-1.6591759575756599</c:v>
                </c:pt>
                <c:pt idx="392">
                  <c:v>-1.6597431584241467</c:v>
                </c:pt>
                <c:pt idx="393">
                  <c:v>-1.6603141352556636</c:v>
                </c:pt>
                <c:pt idx="394">
                  <c:v>-1.6598388125505503</c:v>
                </c:pt>
                <c:pt idx="395">
                  <c:v>-1.6593457962995393</c:v>
                </c:pt>
                <c:pt idx="396">
                  <c:v>-1.6588826203735485</c:v>
                </c:pt>
                <c:pt idx="397">
                  <c:v>-1.6594656079660774</c:v>
                </c:pt>
                <c:pt idx="398">
                  <c:v>-1.6590239958067556</c:v>
                </c:pt>
                <c:pt idx="399">
                  <c:v>-1.6585793558906206</c:v>
                </c:pt>
                <c:pt idx="400">
                  <c:v>-1.6591868687728082</c:v>
                </c:pt>
                <c:pt idx="401">
                  <c:v>-1.6608186913973519</c:v>
                </c:pt>
                <c:pt idx="402">
                  <c:v>-1.6603643975694049</c:v>
                </c:pt>
                <c:pt idx="403">
                  <c:v>-1.6599070696180167</c:v>
                </c:pt>
                <c:pt idx="404">
                  <c:v>-1.6605010482256564</c:v>
                </c:pt>
                <c:pt idx="405">
                  <c:v>-1.661039367261143</c:v>
                </c:pt>
                <c:pt idx="406">
                  <c:v>-1.66054449991592</c:v>
                </c:pt>
                <c:pt idx="407">
                  <c:v>-1.6589807699176016</c:v>
                </c:pt>
                <c:pt idx="408">
                  <c:v>-1.6585439745192494</c:v>
                </c:pt>
                <c:pt idx="409">
                  <c:v>-1.6581107350288642</c:v>
                </c:pt>
                <c:pt idx="410">
                  <c:v>-1.658675860328287</c:v>
                </c:pt>
                <c:pt idx="411">
                  <c:v>-1.6592769831217213</c:v>
                </c:pt>
                <c:pt idx="412">
                  <c:v>-1.659862923459287</c:v>
                </c:pt>
                <c:pt idx="413">
                  <c:v>-1.658366224990101</c:v>
                </c:pt>
                <c:pt idx="414">
                  <c:v>-1.658960600490299</c:v>
                </c:pt>
                <c:pt idx="415">
                  <c:v>-1.6585183684804932</c:v>
                </c:pt>
                <c:pt idx="416">
                  <c:v>-1.6580623211108831</c:v>
                </c:pt>
                <c:pt idx="417">
                  <c:v>-1.6576536546886653</c:v>
                </c:pt>
                <c:pt idx="418">
                  <c:v>-1.6582667615948921</c:v>
                </c:pt>
                <c:pt idx="419">
                  <c:v>-1.6588664863629943</c:v>
                </c:pt>
                <c:pt idx="420">
                  <c:v>-1.6594380366357344</c:v>
                </c:pt>
                <c:pt idx="421">
                  <c:v>-1.6589841559030198</c:v>
                </c:pt>
                <c:pt idx="422">
                  <c:v>-1.6585102127849594</c:v>
                </c:pt>
                <c:pt idx="423">
                  <c:v>-1.6591199085292603</c:v>
                </c:pt>
                <c:pt idx="424">
                  <c:v>-1.6596983103586751</c:v>
                </c:pt>
                <c:pt idx="425">
                  <c:v>-1.6603060241515015</c:v>
                </c:pt>
                <c:pt idx="426">
                  <c:v>-1.6598512236684715</c:v>
                </c:pt>
                <c:pt idx="427">
                  <c:v>-1.6593945391951022</c:v>
                </c:pt>
                <c:pt idx="428">
                  <c:v>-1.6578982084111999</c:v>
                </c:pt>
                <c:pt idx="429">
                  <c:v>-1.6574899242429759</c:v>
                </c:pt>
                <c:pt idx="430">
                  <c:v>-1.6581420057581164</c:v>
                </c:pt>
                <c:pt idx="431">
                  <c:v>-1.657734145642954</c:v>
                </c:pt>
                <c:pt idx="432">
                  <c:v>-1.6573341827300949</c:v>
                </c:pt>
                <c:pt idx="433">
                  <c:v>-1.6579720990754931</c:v>
                </c:pt>
                <c:pt idx="434">
                  <c:v>-1.6585439970939833</c:v>
                </c:pt>
                <c:pt idx="435">
                  <c:v>-1.6581351771521036</c:v>
                </c:pt>
                <c:pt idx="436">
                  <c:v>-1.6576973936090613</c:v>
                </c:pt>
                <c:pt idx="437">
                  <c:v>-1.6572598657368802</c:v>
                </c:pt>
                <c:pt idx="438">
                  <c:v>-1.6579064284221425</c:v>
                </c:pt>
                <c:pt idx="439">
                  <c:v>-1.6574726198536995</c:v>
                </c:pt>
                <c:pt idx="440">
                  <c:v>-1.6570372474566255</c:v>
                </c:pt>
                <c:pt idx="441">
                  <c:v>-1.6566189825074931</c:v>
                </c:pt>
                <c:pt idx="442">
                  <c:v>-1.6572695228573433</c:v>
                </c:pt>
                <c:pt idx="443">
                  <c:v>-1.6568870924001964</c:v>
                </c:pt>
                <c:pt idx="444">
                  <c:v>-1.6585760105521925</c:v>
                </c:pt>
                <c:pt idx="445">
                  <c:v>-1.6581398303411485</c:v>
                </c:pt>
                <c:pt idx="446">
                  <c:v>-1.6576895937343255</c:v>
                </c:pt>
                <c:pt idx="447">
                  <c:v>-1.658292361859639</c:v>
                </c:pt>
                <c:pt idx="448">
                  <c:v>-1.6578916146224463</c:v>
                </c:pt>
                <c:pt idx="449">
                  <c:v>-1.6574842223299973</c:v>
                </c:pt>
                <c:pt idx="450">
                  <c:v>-1.6570480578833973</c:v>
                </c:pt>
                <c:pt idx="451">
                  <c:v>-1.6566053567257291</c:v>
                </c:pt>
                <c:pt idx="452">
                  <c:v>-1.6562125495912146</c:v>
                </c:pt>
                <c:pt idx="453">
                  <c:v>-1.6569119985993903</c:v>
                </c:pt>
                <c:pt idx="454">
                  <c:v>-1.6575475586274027</c:v>
                </c:pt>
                <c:pt idx="455">
                  <c:v>-1.6571338874548547</c:v>
                </c:pt>
                <c:pt idx="456">
                  <c:v>-1.6577613497057575</c:v>
                </c:pt>
                <c:pt idx="457">
                  <c:v>-1.6573446227116424</c:v>
                </c:pt>
                <c:pt idx="458">
                  <c:v>-1.6569393302574094</c:v>
                </c:pt>
                <c:pt idx="459">
                  <c:v>-1.6565466636522612</c:v>
                </c:pt>
                <c:pt idx="460">
                  <c:v>-1.657172450379216</c:v>
                </c:pt>
                <c:pt idx="461">
                  <c:v>-1.6578400413716317</c:v>
                </c:pt>
                <c:pt idx="462">
                  <c:v>-1.6584831405441989</c:v>
                </c:pt>
                <c:pt idx="463">
                  <c:v>-1.6590773577333149</c:v>
                </c:pt>
                <c:pt idx="464">
                  <c:v>-1.6596584705786486</c:v>
                </c:pt>
                <c:pt idx="465">
                  <c:v>-1.6592559811670757</c:v>
                </c:pt>
                <c:pt idx="466">
                  <c:v>-1.6598907415437343</c:v>
                </c:pt>
                <c:pt idx="467">
                  <c:v>-1.6604922067128596</c:v>
                </c:pt>
                <c:pt idx="468">
                  <c:v>-1.6610897425786024</c:v>
                </c:pt>
                <c:pt idx="469">
                  <c:v>-1.6605675477270303</c:v>
                </c:pt>
                <c:pt idx="470">
                  <c:v>-1.6611514767724898</c:v>
                </c:pt>
                <c:pt idx="471">
                  <c:v>-1.6606441072370397</c:v>
                </c:pt>
                <c:pt idx="472">
                  <c:v>-1.6612015250922989</c:v>
                </c:pt>
                <c:pt idx="473">
                  <c:v>-1.6617590745904527</c:v>
                </c:pt>
                <c:pt idx="474">
                  <c:v>-1.6612050730986436</c:v>
                </c:pt>
                <c:pt idx="475">
                  <c:v>-1.6607333916366709</c:v>
                </c:pt>
                <c:pt idx="476">
                  <c:v>-1.6613292638039376</c:v>
                </c:pt>
                <c:pt idx="477">
                  <c:v>-1.6598134585278588</c:v>
                </c:pt>
                <c:pt idx="478">
                  <c:v>-1.6593278093573016</c:v>
                </c:pt>
                <c:pt idx="479">
                  <c:v>-1.6599205931701555</c:v>
                </c:pt>
                <c:pt idx="480">
                  <c:v>-1.6605321813067524</c:v>
                </c:pt>
                <c:pt idx="481">
                  <c:v>-1.6611087576806174</c:v>
                </c:pt>
                <c:pt idx="482">
                  <c:v>-1.660634542527005</c:v>
                </c:pt>
                <c:pt idx="483">
                  <c:v>-1.6590821316764648</c:v>
                </c:pt>
                <c:pt idx="484">
                  <c:v>-1.6575864090429355</c:v>
                </c:pt>
                <c:pt idx="485">
                  <c:v>-1.6561288808620767</c:v>
                </c:pt>
                <c:pt idx="486">
                  <c:v>-1.6567743032448352</c:v>
                </c:pt>
                <c:pt idx="487">
                  <c:v>-1.6574011771799384</c:v>
                </c:pt>
                <c:pt idx="488">
                  <c:v>-1.6580383536363397</c:v>
                </c:pt>
                <c:pt idx="489">
                  <c:v>-1.6586397665636128</c:v>
                </c:pt>
                <c:pt idx="490">
                  <c:v>-1.6571161512323405</c:v>
                </c:pt>
                <c:pt idx="491">
                  <c:v>-1.6566911282076937</c:v>
                </c:pt>
                <c:pt idx="492">
                  <c:v>-1.6562360456435397</c:v>
                </c:pt>
                <c:pt idx="493">
                  <c:v>-1.6558202647306688</c:v>
                </c:pt>
                <c:pt idx="494">
                  <c:v>-1.6564536994360552</c:v>
                </c:pt>
                <c:pt idx="495">
                  <c:v>-1.6560320454473341</c:v>
                </c:pt>
                <c:pt idx="496">
                  <c:v>-1.6556534645383874</c:v>
                </c:pt>
                <c:pt idx="497">
                  <c:v>-1.6552665752476197</c:v>
                </c:pt>
                <c:pt idx="498">
                  <c:v>-1.6559451237426674</c:v>
                </c:pt>
                <c:pt idx="499">
                  <c:v>-1.655564161267814</c:v>
                </c:pt>
                <c:pt idx="500">
                  <c:v>-1.6562736780424576</c:v>
                </c:pt>
                <c:pt idx="501">
                  <c:v>-1.6558683844816084</c:v>
                </c:pt>
                <c:pt idx="502">
                  <c:v>-1.6565205367919764</c:v>
                </c:pt>
                <c:pt idx="503">
                  <c:v>-1.6561168860561368</c:v>
                </c:pt>
                <c:pt idx="504">
                  <c:v>-1.6567924683350141</c:v>
                </c:pt>
                <c:pt idx="505">
                  <c:v>-1.6574523989683139</c:v>
                </c:pt>
                <c:pt idx="506">
                  <c:v>-1.6569967709889477</c:v>
                </c:pt>
                <c:pt idx="507">
                  <c:v>-1.6565472755691688</c:v>
                </c:pt>
                <c:pt idx="508">
                  <c:v>-1.6561847300577854</c:v>
                </c:pt>
                <c:pt idx="509">
                  <c:v>-1.6557960354566297</c:v>
                </c:pt>
                <c:pt idx="510">
                  <c:v>-1.6554091947474969</c:v>
                </c:pt>
                <c:pt idx="511">
                  <c:v>-1.6550387508525468</c:v>
                </c:pt>
                <c:pt idx="512">
                  <c:v>-1.655691175835496</c:v>
                </c:pt>
                <c:pt idx="513">
                  <c:v>-1.6552818723187861</c:v>
                </c:pt>
                <c:pt idx="514">
                  <c:v>-1.6559568948724106</c:v>
                </c:pt>
                <c:pt idx="515">
                  <c:v>-1.6566051569749622</c:v>
                </c:pt>
                <c:pt idx="516">
                  <c:v>-1.6561764538354631</c:v>
                </c:pt>
                <c:pt idx="517">
                  <c:v>-1.6557737247587538</c:v>
                </c:pt>
                <c:pt idx="518">
                  <c:v>-1.6564309502635788</c:v>
                </c:pt>
                <c:pt idx="519">
                  <c:v>-1.656042511258307</c:v>
                </c:pt>
                <c:pt idx="520">
                  <c:v>-1.655638081033141</c:v>
                </c:pt>
                <c:pt idx="521">
                  <c:v>-1.6542251594124782</c:v>
                </c:pt>
                <c:pt idx="522">
                  <c:v>-1.6538664962242287</c:v>
                </c:pt>
                <c:pt idx="523">
                  <c:v>-1.653517286299744</c:v>
                </c:pt>
                <c:pt idx="524">
                  <c:v>-1.6531795205737492</c:v>
                </c:pt>
                <c:pt idx="525">
                  <c:v>-1.6528312301622741</c:v>
                </c:pt>
                <c:pt idx="526">
                  <c:v>-1.6525258055590284</c:v>
                </c:pt>
                <c:pt idx="527">
                  <c:v>-1.6532466494478479</c:v>
                </c:pt>
                <c:pt idx="528">
                  <c:v>-1.6529127764588909</c:v>
                </c:pt>
                <c:pt idx="529">
                  <c:v>-1.653663420929713</c:v>
                </c:pt>
                <c:pt idx="530">
                  <c:v>-1.6543410725111185</c:v>
                </c:pt>
                <c:pt idx="531">
                  <c:v>-1.6550696710608961</c:v>
                </c:pt>
                <c:pt idx="532">
                  <c:v>-1.6547244776396783</c:v>
                </c:pt>
                <c:pt idx="533">
                  <c:v>-1.6554120280868847</c:v>
                </c:pt>
                <c:pt idx="534">
                  <c:v>-1.654990767525147</c:v>
                </c:pt>
                <c:pt idx="535">
                  <c:v>-1.6546302121746439</c:v>
                </c:pt>
                <c:pt idx="536">
                  <c:v>-1.6542654679311508</c:v>
                </c:pt>
                <c:pt idx="537">
                  <c:v>-1.6539142785725278</c:v>
                </c:pt>
                <c:pt idx="538">
                  <c:v>-1.6546465330010773</c:v>
                </c:pt>
                <c:pt idx="539">
                  <c:v>-1.6553238023410557</c:v>
                </c:pt>
                <c:pt idx="540">
                  <c:v>-1.6559768862942346</c:v>
                </c:pt>
                <c:pt idx="541">
                  <c:v>-1.65664334856835</c:v>
                </c:pt>
                <c:pt idx="542">
                  <c:v>-1.657251221596983</c:v>
                </c:pt>
                <c:pt idx="543">
                  <c:v>-1.6568354771650433</c:v>
                </c:pt>
                <c:pt idx="544">
                  <c:v>-1.6575221676217424</c:v>
                </c:pt>
                <c:pt idx="545">
                  <c:v>-1.6571153042693076</c:v>
                </c:pt>
                <c:pt idx="546">
                  <c:v>-1.6567182181839215</c:v>
                </c:pt>
                <c:pt idx="547">
                  <c:v>-1.6573819138202428</c:v>
                </c:pt>
                <c:pt idx="548">
                  <c:v>-1.656934795543838</c:v>
                </c:pt>
                <c:pt idx="549">
                  <c:v>-1.6565263996329611</c:v>
                </c:pt>
                <c:pt idx="550">
                  <c:v>-1.6561376716403018</c:v>
                </c:pt>
                <c:pt idx="551">
                  <c:v>-1.6557403382074958</c:v>
                </c:pt>
                <c:pt idx="552">
                  <c:v>-1.6553959714433459</c:v>
                </c:pt>
                <c:pt idx="553">
                  <c:v>-1.6550163320144788</c:v>
                </c:pt>
                <c:pt idx="554">
                  <c:v>-1.6546265853741893</c:v>
                </c:pt>
                <c:pt idx="555">
                  <c:v>-1.6532154736667055</c:v>
                </c:pt>
                <c:pt idx="556">
                  <c:v>-1.6528855441933712</c:v>
                </c:pt>
                <c:pt idx="557">
                  <c:v>-1.6525038933095038</c:v>
                </c:pt>
                <c:pt idx="558">
                  <c:v>-1.6532385754433137</c:v>
                </c:pt>
                <c:pt idx="559">
                  <c:v>-1.6539781239344473</c:v>
                </c:pt>
                <c:pt idx="560">
                  <c:v>-1.6536178414557583</c:v>
                </c:pt>
                <c:pt idx="561">
                  <c:v>-1.6532776846266433</c:v>
                </c:pt>
                <c:pt idx="562">
                  <c:v>-1.6529488109341104</c:v>
                </c:pt>
                <c:pt idx="563">
                  <c:v>-1.6536616947154281</c:v>
                </c:pt>
                <c:pt idx="564">
                  <c:v>-1.6543744608211197</c:v>
                </c:pt>
                <c:pt idx="565">
                  <c:v>-1.6550328116046973</c:v>
                </c:pt>
                <c:pt idx="566">
                  <c:v>-1.6567765153726035</c:v>
                </c:pt>
                <c:pt idx="567">
                  <c:v>-1.6574033450651513</c:v>
                </c:pt>
                <c:pt idx="568">
                  <c:v>-1.6580286181638482</c:v>
                </c:pt>
                <c:pt idx="569">
                  <c:v>-1.657565385800571</c:v>
                </c:pt>
                <c:pt idx="570">
                  <c:v>-1.6571428180845595</c:v>
                </c:pt>
                <c:pt idx="571">
                  <c:v>-1.6567196417228682</c:v>
                </c:pt>
                <c:pt idx="572">
                  <c:v>-1.6563162688884108</c:v>
                </c:pt>
                <c:pt idx="573">
                  <c:v>-1.6570026635106425</c:v>
                </c:pt>
                <c:pt idx="574">
                  <c:v>-1.6566026902404296</c:v>
                </c:pt>
                <c:pt idx="575">
                  <c:v>-1.6561777764356209</c:v>
                </c:pt>
                <c:pt idx="576">
                  <c:v>-1.6568548009069086</c:v>
                </c:pt>
                <c:pt idx="577">
                  <c:v>-1.6574718248887703</c:v>
                </c:pt>
                <c:pt idx="578">
                  <c:v>-1.6580842483909948</c:v>
                </c:pt>
                <c:pt idx="579">
                  <c:v>-1.6597778434231749</c:v>
                </c:pt>
                <c:pt idx="580">
                  <c:v>-1.6603361065547113</c:v>
                </c:pt>
                <c:pt idx="581">
                  <c:v>-1.6608893644236171</c:v>
                </c:pt>
                <c:pt idx="582">
                  <c:v>-1.6614822571351446</c:v>
                </c:pt>
                <c:pt idx="583">
                  <c:v>-1.6620474719924416</c:v>
                </c:pt>
                <c:pt idx="584">
                  <c:v>-1.6615296225525928</c:v>
                </c:pt>
                <c:pt idx="585">
                  <c:v>-1.660971470101541</c:v>
                </c:pt>
                <c:pt idx="586">
                  <c:v>-1.6615329006995101</c:v>
                </c:pt>
                <c:pt idx="587">
                  <c:v>-1.6610238026855197</c:v>
                </c:pt>
                <c:pt idx="588">
                  <c:v>-1.6605471666318092</c:v>
                </c:pt>
                <c:pt idx="589">
                  <c:v>-1.6600987232991731</c:v>
                </c:pt>
                <c:pt idx="590">
                  <c:v>-1.6596320088331897</c:v>
                </c:pt>
                <c:pt idx="591">
                  <c:v>-1.659173188656526</c:v>
                </c:pt>
                <c:pt idx="592">
                  <c:v>-1.6587104048833954</c:v>
                </c:pt>
                <c:pt idx="593">
                  <c:v>-1.6582548567857274</c:v>
                </c:pt>
                <c:pt idx="594">
                  <c:v>-1.6578368796500127</c:v>
                </c:pt>
                <c:pt idx="595">
                  <c:v>-1.6585279820570125</c:v>
                </c:pt>
                <c:pt idx="596">
                  <c:v>-1.6581093424158724</c:v>
                </c:pt>
                <c:pt idx="597">
                  <c:v>-1.6587354155675549</c:v>
                </c:pt>
                <c:pt idx="598">
                  <c:v>-1.6582727072562036</c:v>
                </c:pt>
                <c:pt idx="599">
                  <c:v>-1.6588804531110795</c:v>
                </c:pt>
                <c:pt idx="600">
                  <c:v>-1.6594615440488578</c:v>
                </c:pt>
                <c:pt idx="601">
                  <c:v>-1.6600373731678806</c:v>
                </c:pt>
                <c:pt idx="602">
                  <c:v>-1.6595573257045229</c:v>
                </c:pt>
                <c:pt idx="603">
                  <c:v>-1.6601512791904325</c:v>
                </c:pt>
                <c:pt idx="604">
                  <c:v>-1.6607229736066238</c:v>
                </c:pt>
                <c:pt idx="605">
                  <c:v>-1.6612623341344912</c:v>
                </c:pt>
                <c:pt idx="606">
                  <c:v>-1.6607470074518016</c:v>
                </c:pt>
                <c:pt idx="607">
                  <c:v>-1.6612837473027655</c:v>
                </c:pt>
                <c:pt idx="608">
                  <c:v>-1.6607726323567102</c:v>
                </c:pt>
                <c:pt idx="609">
                  <c:v>-1.6613315997095761</c:v>
                </c:pt>
                <c:pt idx="610">
                  <c:v>-1.6608048677153846</c:v>
                </c:pt>
                <c:pt idx="611">
                  <c:v>-1.6602795103610768</c:v>
                </c:pt>
                <c:pt idx="612">
                  <c:v>-1.6609350001538554</c:v>
                </c:pt>
                <c:pt idx="613">
                  <c:v>-1.6604360801507783</c:v>
                </c:pt>
                <c:pt idx="614">
                  <c:v>-1.6599618985477627</c:v>
                </c:pt>
                <c:pt idx="615">
                  <c:v>-1.6605408405768074</c:v>
                </c:pt>
                <c:pt idx="616">
                  <c:v>-1.661109983765271</c:v>
                </c:pt>
                <c:pt idx="617">
                  <c:v>-1.6616706840899653</c:v>
                </c:pt>
                <c:pt idx="618">
                  <c:v>-1.6601329904081661</c:v>
                </c:pt>
                <c:pt idx="619">
                  <c:v>-1.6607029106000026</c:v>
                </c:pt>
                <c:pt idx="620">
                  <c:v>-1.6602035923880025</c:v>
                </c:pt>
                <c:pt idx="621">
                  <c:v>-1.6597407005402425</c:v>
                </c:pt>
                <c:pt idx="622">
                  <c:v>-1.6603269865294377</c:v>
                </c:pt>
                <c:pt idx="623">
                  <c:v>-1.6598673867988489</c:v>
                </c:pt>
                <c:pt idx="624">
                  <c:v>-1.6604399790628719</c:v>
                </c:pt>
                <c:pt idx="625">
                  <c:v>-1.6610188794816143</c:v>
                </c:pt>
                <c:pt idx="626">
                  <c:v>-1.660550121891982</c:v>
                </c:pt>
                <c:pt idx="627">
                  <c:v>-1.6590149994541421</c:v>
                </c:pt>
                <c:pt idx="628">
                  <c:v>-1.6585897194650592</c:v>
                </c:pt>
                <c:pt idx="629">
                  <c:v>-1.6581706650757582</c:v>
                </c:pt>
                <c:pt idx="630">
                  <c:v>-1.657738611774243</c:v>
                </c:pt>
                <c:pt idx="631">
                  <c:v>-1.6562579995387581</c:v>
                </c:pt>
                <c:pt idx="632">
                  <c:v>-1.6568994595479829</c:v>
                </c:pt>
                <c:pt idx="633">
                  <c:v>-1.6564835903570234</c:v>
                </c:pt>
                <c:pt idx="634">
                  <c:v>-1.656092718549883</c:v>
                </c:pt>
                <c:pt idx="635">
                  <c:v>-1.6567523041788854</c:v>
                </c:pt>
                <c:pt idx="636">
                  <c:v>-1.6573937780953076</c:v>
                </c:pt>
                <c:pt idx="637">
                  <c:v>-1.6569627425334015</c:v>
                </c:pt>
                <c:pt idx="638">
                  <c:v>-1.6565364076827334</c:v>
                </c:pt>
                <c:pt idx="639">
                  <c:v>-1.6561272395290785</c:v>
                </c:pt>
                <c:pt idx="640">
                  <c:v>-1.6546820947384968</c:v>
                </c:pt>
                <c:pt idx="641">
                  <c:v>-1.6553976128437269</c:v>
                </c:pt>
                <c:pt idx="642">
                  <c:v>-1.6550147405868523</c:v>
                </c:pt>
                <c:pt idx="643">
                  <c:v>-1.6536246257751153</c:v>
                </c:pt>
                <c:pt idx="644">
                  <c:v>-1.6543116932596129</c:v>
                </c:pt>
                <c:pt idx="645">
                  <c:v>-1.6539232193944207</c:v>
                </c:pt>
                <c:pt idx="646">
                  <c:v>-1.6535848350065321</c:v>
                </c:pt>
                <c:pt idx="647">
                  <c:v>-1.6532597583064015</c:v>
                </c:pt>
                <c:pt idx="648">
                  <c:v>-1.6529176831402734</c:v>
                </c:pt>
                <c:pt idx="649">
                  <c:v>-1.6525968094774679</c:v>
                </c:pt>
                <c:pt idx="650">
                  <c:v>-1.6533661132879185</c:v>
                </c:pt>
                <c:pt idx="651">
                  <c:v>-1.6540684310221601</c:v>
                </c:pt>
                <c:pt idx="652">
                  <c:v>-1.654758542401717</c:v>
                </c:pt>
                <c:pt idx="653">
                  <c:v>-1.6554255715536828</c:v>
                </c:pt>
                <c:pt idx="654">
                  <c:v>-1.653974780122609</c:v>
                </c:pt>
                <c:pt idx="655">
                  <c:v>-1.6536351645201568</c:v>
                </c:pt>
                <c:pt idx="656">
                  <c:v>-1.6543499612297536</c:v>
                </c:pt>
                <c:pt idx="657">
                  <c:v>-1.6539926020051585</c:v>
                </c:pt>
                <c:pt idx="658">
                  <c:v>-1.6536326899650553</c:v>
                </c:pt>
                <c:pt idx="659">
                  <c:v>-1.6533277161657542</c:v>
                </c:pt>
                <c:pt idx="660">
                  <c:v>-1.6530032218424391</c:v>
                </c:pt>
                <c:pt idx="661">
                  <c:v>-1.6516157974055903</c:v>
                </c:pt>
                <c:pt idx="662">
                  <c:v>-1.6513102814574785</c:v>
                </c:pt>
                <c:pt idx="663">
                  <c:v>-1.6520422758283289</c:v>
                </c:pt>
                <c:pt idx="664">
                  <c:v>-1.6527642503117623</c:v>
                </c:pt>
                <c:pt idx="665">
                  <c:v>-1.6524200453055269</c:v>
                </c:pt>
                <c:pt idx="666">
                  <c:v>-1.6531672643994164</c:v>
                </c:pt>
                <c:pt idx="667">
                  <c:v>-1.6538496391114281</c:v>
                </c:pt>
                <c:pt idx="668">
                  <c:v>-1.6534925263291997</c:v>
                </c:pt>
                <c:pt idx="669">
                  <c:v>-1.6531683958026158</c:v>
                </c:pt>
                <c:pt idx="670">
                  <c:v>-1.6528899078865635</c:v>
                </c:pt>
                <c:pt idx="671">
                  <c:v>-1.6525692697288321</c:v>
                </c:pt>
                <c:pt idx="672">
                  <c:v>-1.6543452043342555</c:v>
                </c:pt>
                <c:pt idx="673">
                  <c:v>-1.6550466002475706</c:v>
                </c:pt>
                <c:pt idx="674">
                  <c:v>-1.6546678882426191</c:v>
                </c:pt>
                <c:pt idx="675">
                  <c:v>-1.6542955304777667</c:v>
                </c:pt>
                <c:pt idx="676">
                  <c:v>-1.6539188998682115</c:v>
                </c:pt>
                <c:pt idx="677">
                  <c:v>-1.6535773818708472</c:v>
                </c:pt>
                <c:pt idx="678">
                  <c:v>-1.6531999342334303</c:v>
                </c:pt>
                <c:pt idx="679">
                  <c:v>-1.6538935555487617</c:v>
                </c:pt>
                <c:pt idx="680">
                  <c:v>-1.6535079844377865</c:v>
                </c:pt>
                <c:pt idx="681">
                  <c:v>-1.6531551647490308</c:v>
                </c:pt>
                <c:pt idx="682">
                  <c:v>-1.65384770145405</c:v>
                </c:pt>
                <c:pt idx="683">
                  <c:v>-1.6545207074249688</c:v>
                </c:pt>
                <c:pt idx="684">
                  <c:v>-1.6541541932764694</c:v>
                </c:pt>
                <c:pt idx="685">
                  <c:v>-1.65380124941094</c:v>
                </c:pt>
                <c:pt idx="686">
                  <c:v>-1.654489724422721</c:v>
                </c:pt>
                <c:pt idx="687">
                  <c:v>-1.6541300499342666</c:v>
                </c:pt>
                <c:pt idx="688">
                  <c:v>-1.6537874489355813</c:v>
                </c:pt>
                <c:pt idx="689">
                  <c:v>-1.6544740199568697</c:v>
                </c:pt>
                <c:pt idx="690">
                  <c:v>-1.6551908395577322</c:v>
                </c:pt>
                <c:pt idx="691">
                  <c:v>-1.6558618827665776</c:v>
                </c:pt>
                <c:pt idx="692">
                  <c:v>-1.655466105111246</c:v>
                </c:pt>
                <c:pt idx="693">
                  <c:v>-1.6550864830090211</c:v>
                </c:pt>
                <c:pt idx="694">
                  <c:v>-1.6547448133488407</c:v>
                </c:pt>
                <c:pt idx="695">
                  <c:v>-1.6543588170818639</c:v>
                </c:pt>
                <c:pt idx="696">
                  <c:v>-1.6539912607402265</c:v>
                </c:pt>
                <c:pt idx="697">
                  <c:v>-1.653676675525422</c:v>
                </c:pt>
                <c:pt idx="698">
                  <c:v>-1.6533540420149135</c:v>
                </c:pt>
                <c:pt idx="699">
                  <c:v>-1.6530117811746152</c:v>
                </c:pt>
                <c:pt idx="700">
                  <c:v>-1.652701345551123</c:v>
                </c:pt>
                <c:pt idx="701">
                  <c:v>-1.6534332786401005</c:v>
                </c:pt>
                <c:pt idx="702">
                  <c:v>-1.6530944530672984</c:v>
                </c:pt>
                <c:pt idx="703">
                  <c:v>-1.6527402840059524</c:v>
                </c:pt>
                <c:pt idx="704">
                  <c:v>-1.6534686983258333</c:v>
                </c:pt>
                <c:pt idx="705">
                  <c:v>-1.6541883843593166</c:v>
                </c:pt>
                <c:pt idx="706">
                  <c:v>-1.6548735366721301</c:v>
                </c:pt>
                <c:pt idx="707">
                  <c:v>-1.6545055659386876</c:v>
                </c:pt>
                <c:pt idx="708">
                  <c:v>-1.6552071146199137</c:v>
                </c:pt>
                <c:pt idx="709">
                  <c:v>-1.6559051523275152</c:v>
                </c:pt>
                <c:pt idx="710">
                  <c:v>-1.6555615692809649</c:v>
                </c:pt>
                <c:pt idx="711">
                  <c:v>-1.6551503778953456</c:v>
                </c:pt>
                <c:pt idx="712">
                  <c:v>-1.6558030103374384</c:v>
                </c:pt>
                <c:pt idx="713">
                  <c:v>-1.6564573501306896</c:v>
                </c:pt>
                <c:pt idx="714">
                  <c:v>-1.6560248031280758</c:v>
                </c:pt>
                <c:pt idx="715">
                  <c:v>-1.6556430470655141</c:v>
                </c:pt>
                <c:pt idx="716">
                  <c:v>-1.6552652261242038</c:v>
                </c:pt>
                <c:pt idx="717">
                  <c:v>-1.6549010616017197</c:v>
                </c:pt>
                <c:pt idx="718">
                  <c:v>-1.6545145403696853</c:v>
                </c:pt>
                <c:pt idx="719">
                  <c:v>-1.6541220095622915</c:v>
                </c:pt>
                <c:pt idx="720">
                  <c:v>-1.6527726293710456</c:v>
                </c:pt>
                <c:pt idx="721">
                  <c:v>-1.6524587367836248</c:v>
                </c:pt>
                <c:pt idx="722">
                  <c:v>-1.6521253620479524</c:v>
                </c:pt>
                <c:pt idx="723">
                  <c:v>-1.6517866548069935</c:v>
                </c:pt>
                <c:pt idx="724">
                  <c:v>-1.6515148417108536</c:v>
                </c:pt>
                <c:pt idx="725">
                  <c:v>-1.6522437048766365</c:v>
                </c:pt>
                <c:pt idx="726">
                  <c:v>-1.6509049307791037</c:v>
                </c:pt>
                <c:pt idx="727">
                  <c:v>-1.6516520921635216</c:v>
                </c:pt>
                <c:pt idx="728">
                  <c:v>-1.651313950320251</c:v>
                </c:pt>
                <c:pt idx="729">
                  <c:v>-1.6520384313138459</c:v>
                </c:pt>
                <c:pt idx="730">
                  <c:v>-1.6527676626875687</c:v>
                </c:pt>
                <c:pt idx="731">
                  <c:v>-1.6534755894338171</c:v>
                </c:pt>
                <c:pt idx="732">
                  <c:v>-1.654183657645141</c:v>
                </c:pt>
                <c:pt idx="733">
                  <c:v>-1.6548943844922384</c:v>
                </c:pt>
                <c:pt idx="734">
                  <c:v>-1.6545209968023935</c:v>
                </c:pt>
                <c:pt idx="735">
                  <c:v>-1.6551901968663454</c:v>
                </c:pt>
                <c:pt idx="736">
                  <c:v>-1.6548128729290186</c:v>
                </c:pt>
                <c:pt idx="737">
                  <c:v>-1.6544714554704381</c:v>
                </c:pt>
                <c:pt idx="738">
                  <c:v>-1.6541134463610292</c:v>
                </c:pt>
                <c:pt idx="739">
                  <c:v>-1.6547994574338085</c:v>
                </c:pt>
                <c:pt idx="740">
                  <c:v>-1.6554723882851323</c:v>
                </c:pt>
                <c:pt idx="741">
                  <c:v>-1.6561092005194298</c:v>
                </c:pt>
                <c:pt idx="742">
                  <c:v>-1.6567402165090412</c:v>
                </c:pt>
                <c:pt idx="743">
                  <c:v>-1.6563553921788603</c:v>
                </c:pt>
                <c:pt idx="744">
                  <c:v>-1.655946504335283</c:v>
                </c:pt>
                <c:pt idx="745">
                  <c:v>-1.6555506742485773</c:v>
                </c:pt>
                <c:pt idx="746">
                  <c:v>-1.6562481407636056</c:v>
                </c:pt>
                <c:pt idx="747">
                  <c:v>-1.6558213379483333</c:v>
                </c:pt>
                <c:pt idx="748">
                  <c:v>-1.6564948911893667</c:v>
                </c:pt>
                <c:pt idx="749">
                  <c:v>-1.6560749733655791</c:v>
                </c:pt>
                <c:pt idx="750">
                  <c:v>-1.6567304338982676</c:v>
                </c:pt>
                <c:pt idx="751">
                  <c:v>-1.6573731452203022</c:v>
                </c:pt>
                <c:pt idx="752">
                  <c:v>-1.6579888023158962</c:v>
                </c:pt>
                <c:pt idx="753">
                  <c:v>-1.6585977462695782</c:v>
                </c:pt>
                <c:pt idx="754">
                  <c:v>-1.6591691513441866</c:v>
                </c:pt>
                <c:pt idx="755">
                  <c:v>-1.6597559083173028</c:v>
                </c:pt>
                <c:pt idx="756">
                  <c:v>-1.6603273101509566</c:v>
                </c:pt>
                <c:pt idx="757">
                  <c:v>-1.6609134839479376</c:v>
                </c:pt>
                <c:pt idx="758">
                  <c:v>-1.6614610742689788</c:v>
                </c:pt>
                <c:pt idx="759">
                  <c:v>-1.6620187727835993</c:v>
                </c:pt>
                <c:pt idx="760">
                  <c:v>-1.6625428973279273</c:v>
                </c:pt>
                <c:pt idx="761">
                  <c:v>-1.6630630593813687</c:v>
                </c:pt>
                <c:pt idx="762">
                  <c:v>-1.6635980781937412</c:v>
                </c:pt>
                <c:pt idx="763">
                  <c:v>-1.6640855766298663</c:v>
                </c:pt>
                <c:pt idx="764">
                  <c:v>-1.6635494650972691</c:v>
                </c:pt>
                <c:pt idx="765">
                  <c:v>-1.6640253957953235</c:v>
                </c:pt>
                <c:pt idx="766">
                  <c:v>-1.6634722478794168</c:v>
                </c:pt>
                <c:pt idx="767">
                  <c:v>-1.6629393229218286</c:v>
                </c:pt>
                <c:pt idx="768">
                  <c:v>-1.662386876463392</c:v>
                </c:pt>
                <c:pt idx="769">
                  <c:v>-1.6618375589341241</c:v>
                </c:pt>
                <c:pt idx="770">
                  <c:v>-1.6623492877554418</c:v>
                </c:pt>
                <c:pt idx="771">
                  <c:v>-1.6628970220003327</c:v>
                </c:pt>
                <c:pt idx="772">
                  <c:v>-1.6634279415603259</c:v>
                </c:pt>
                <c:pt idx="773">
                  <c:v>-1.6639188827291194</c:v>
                </c:pt>
                <c:pt idx="774">
                  <c:v>-1.6633727650745369</c:v>
                </c:pt>
                <c:pt idx="775">
                  <c:v>-1.6638603097730462</c:v>
                </c:pt>
                <c:pt idx="776">
                  <c:v>-1.6643782635775852</c:v>
                </c:pt>
                <c:pt idx="777">
                  <c:v>-1.6637932383060334</c:v>
                </c:pt>
                <c:pt idx="778">
                  <c:v>-1.6632620335399126</c:v>
                </c:pt>
                <c:pt idx="779">
                  <c:v>-1.6637714728691144</c:v>
                </c:pt>
                <c:pt idx="780">
                  <c:v>-1.6642476834117321</c:v>
                </c:pt>
                <c:pt idx="781">
                  <c:v>-1.6626636297434974</c:v>
                </c:pt>
                <c:pt idx="782">
                  <c:v>-1.6621843371486276</c:v>
                </c:pt>
                <c:pt idx="783">
                  <c:v>-1.662681650405655</c:v>
                </c:pt>
                <c:pt idx="784">
                  <c:v>-1.6611286373975418</c:v>
                </c:pt>
                <c:pt idx="785">
                  <c:v>-1.661667764649591</c:v>
                </c:pt>
                <c:pt idx="786">
                  <c:v>-1.6611416693565992</c:v>
                </c:pt>
                <c:pt idx="787">
                  <c:v>-1.6617155159694672</c:v>
                </c:pt>
                <c:pt idx="788">
                  <c:v>-1.6622405256500776</c:v>
                </c:pt>
                <c:pt idx="789">
                  <c:v>-1.6627760351370762</c:v>
                </c:pt>
                <c:pt idx="790">
                  <c:v>-1.6632987744343346</c:v>
                </c:pt>
                <c:pt idx="791">
                  <c:v>-1.6627708789456479</c:v>
                </c:pt>
                <c:pt idx="792">
                  <c:v>-1.662196141366735</c:v>
                </c:pt>
                <c:pt idx="793">
                  <c:v>-1.6627094985394002</c:v>
                </c:pt>
                <c:pt idx="794">
                  <c:v>-1.6632444885686122</c:v>
                </c:pt>
                <c:pt idx="795">
                  <c:v>-1.66378779879724</c:v>
                </c:pt>
                <c:pt idx="796">
                  <c:v>-1.6632669828212954</c:v>
                </c:pt>
                <c:pt idx="797">
                  <c:v>-1.6637563831648694</c:v>
                </c:pt>
                <c:pt idx="798">
                  <c:v>-1.663178435501572</c:v>
                </c:pt>
                <c:pt idx="799">
                  <c:v>-1.6636821067915404</c:v>
                </c:pt>
                <c:pt idx="800">
                  <c:v>-1.6631057646557097</c:v>
                </c:pt>
                <c:pt idx="801">
                  <c:v>-1.6625888693625954</c:v>
                </c:pt>
                <c:pt idx="802">
                  <c:v>-1.6631334719753437</c:v>
                </c:pt>
                <c:pt idx="803">
                  <c:v>-1.6636156025358368</c:v>
                </c:pt>
                <c:pt idx="804">
                  <c:v>-1.6640764704851201</c:v>
                </c:pt>
                <c:pt idx="805">
                  <c:v>-1.6635572410754178</c:v>
                </c:pt>
                <c:pt idx="806">
                  <c:v>-1.6630546562539095</c:v>
                </c:pt>
                <c:pt idx="807">
                  <c:v>-1.6635606031288313</c:v>
                </c:pt>
                <c:pt idx="808">
                  <c:v>-1.6629818510662546</c:v>
                </c:pt>
                <c:pt idx="809">
                  <c:v>-1.6634731340449294</c:v>
                </c:pt>
                <c:pt idx="810">
                  <c:v>-1.6639536713640306</c:v>
                </c:pt>
                <c:pt idx="811">
                  <c:v>-1.6644408179367498</c:v>
                </c:pt>
                <c:pt idx="812">
                  <c:v>-1.6659821815780149</c:v>
                </c:pt>
                <c:pt idx="813">
                  <c:v>-1.6653882179464545</c:v>
                </c:pt>
                <c:pt idx="814">
                  <c:v>-1.6637563735875254</c:v>
                </c:pt>
                <c:pt idx="815">
                  <c:v>-1.6631634861157749</c:v>
                </c:pt>
                <c:pt idx="816">
                  <c:v>-1.6626205963934595</c:v>
                </c:pt>
                <c:pt idx="817">
                  <c:v>-1.6621363644655904</c:v>
                </c:pt>
                <c:pt idx="818">
                  <c:v>-1.6626651371762786</c:v>
                </c:pt>
                <c:pt idx="819">
                  <c:v>-1.6631475344327529</c:v>
                </c:pt>
                <c:pt idx="820">
                  <c:v>-1.6636961837440978</c:v>
                </c:pt>
                <c:pt idx="821">
                  <c:v>-1.6641916400692156</c:v>
                </c:pt>
                <c:pt idx="822">
                  <c:v>-1.6636142672678311</c:v>
                </c:pt>
                <c:pt idx="823">
                  <c:v>-1.6641541219224745</c:v>
                </c:pt>
                <c:pt idx="824">
                  <c:v>-1.6646321394840251</c:v>
                </c:pt>
                <c:pt idx="825">
                  <c:v>-1.6650673566943448</c:v>
                </c:pt>
                <c:pt idx="826">
                  <c:v>-1.6665826495604579</c:v>
                </c:pt>
                <c:pt idx="827">
                  <c:v>-1.6670053765692487</c:v>
                </c:pt>
                <c:pt idx="828">
                  <c:v>-1.6674424290378638</c:v>
                </c:pt>
                <c:pt idx="829">
                  <c:v>-1.6678722604571063</c:v>
                </c:pt>
                <c:pt idx="830">
                  <c:v>-1.6672281352479641</c:v>
                </c:pt>
                <c:pt idx="831">
                  <c:v>-1.6666401525430048</c:v>
                </c:pt>
                <c:pt idx="832">
                  <c:v>-1.6660048094921447</c:v>
                </c:pt>
                <c:pt idx="833">
                  <c:v>-1.6654554533023018</c:v>
                </c:pt>
                <c:pt idx="834">
                  <c:v>-1.6659174042362559</c:v>
                </c:pt>
                <c:pt idx="835">
                  <c:v>-1.6664054761515308</c:v>
                </c:pt>
                <c:pt idx="836">
                  <c:v>-1.6657911466285003</c:v>
                </c:pt>
                <c:pt idx="837">
                  <c:v>-1.6662559436959303</c:v>
                </c:pt>
                <c:pt idx="838">
                  <c:v>-1.6656777648220118</c:v>
                </c:pt>
                <c:pt idx="839">
                  <c:v>-1.6650792495255715</c:v>
                </c:pt>
                <c:pt idx="840">
                  <c:v>-1.6645273845350599</c:v>
                </c:pt>
                <c:pt idx="841">
                  <c:v>-1.6639828568443586</c:v>
                </c:pt>
                <c:pt idx="842">
                  <c:v>-1.6634254197074714</c:v>
                </c:pt>
                <c:pt idx="843">
                  <c:v>-1.6628676913133218</c:v>
                </c:pt>
                <c:pt idx="844">
                  <c:v>-1.6623293574870552</c:v>
                </c:pt>
                <c:pt idx="845">
                  <c:v>-1.6628204103373141</c:v>
                </c:pt>
                <c:pt idx="846">
                  <c:v>-1.6633661821305676</c:v>
                </c:pt>
                <c:pt idx="847">
                  <c:v>-1.6628303784879563</c:v>
                </c:pt>
                <c:pt idx="848">
                  <c:v>-1.6633718309181973</c:v>
                </c:pt>
                <c:pt idx="849">
                  <c:v>-1.6638675142998332</c:v>
                </c:pt>
                <c:pt idx="850">
                  <c:v>-1.6633242440138365</c:v>
                </c:pt>
                <c:pt idx="851">
                  <c:v>-1.6627904991335596</c:v>
                </c:pt>
                <c:pt idx="852">
                  <c:v>-1.6622584691508882</c:v>
                </c:pt>
                <c:pt idx="853">
                  <c:v>-1.6617458797678704</c:v>
                </c:pt>
                <c:pt idx="854">
                  <c:v>-1.6622693621725129</c:v>
                </c:pt>
                <c:pt idx="855">
                  <c:v>-1.6627719949290625</c:v>
                </c:pt>
                <c:pt idx="856">
                  <c:v>-1.663288995030481</c:v>
                </c:pt>
                <c:pt idx="857">
                  <c:v>-1.6627582551298714</c:v>
                </c:pt>
                <c:pt idx="858">
                  <c:v>-1.662225770027274</c:v>
                </c:pt>
                <c:pt idx="859">
                  <c:v>-1.6627707346267284</c:v>
                </c:pt>
                <c:pt idx="860">
                  <c:v>-1.6633082599341937</c:v>
                </c:pt>
                <c:pt idx="861">
                  <c:v>-1.6638068547355098</c:v>
                </c:pt>
                <c:pt idx="862">
                  <c:v>-1.6632998376407995</c:v>
                </c:pt>
                <c:pt idx="863">
                  <c:v>-1.6627522408879836</c:v>
                </c:pt>
                <c:pt idx="864">
                  <c:v>-1.6622002360702239</c:v>
                </c:pt>
                <c:pt idx="865">
                  <c:v>-1.6606267713488194</c:v>
                </c:pt>
                <c:pt idx="866">
                  <c:v>-1.660147235921843</c:v>
                </c:pt>
                <c:pt idx="867">
                  <c:v>-1.660692311203406</c:v>
                </c:pt>
                <c:pt idx="868">
                  <c:v>-1.6612453649793377</c:v>
                </c:pt>
                <c:pt idx="869">
                  <c:v>-1.6607792976797511</c:v>
                </c:pt>
                <c:pt idx="870">
                  <c:v>-1.6602802317261562</c:v>
                </c:pt>
                <c:pt idx="871">
                  <c:v>-1.6597781870916331</c:v>
                </c:pt>
                <c:pt idx="872">
                  <c:v>-1.6593358233498003</c:v>
                </c:pt>
                <c:pt idx="873">
                  <c:v>-1.6588568268828041</c:v>
                </c:pt>
                <c:pt idx="874">
                  <c:v>-1.6584192703451481</c:v>
                </c:pt>
                <c:pt idx="875">
                  <c:v>-1.6579842049382454</c:v>
                </c:pt>
                <c:pt idx="876">
                  <c:v>-1.6585855008394805</c:v>
                </c:pt>
                <c:pt idx="877">
                  <c:v>-1.6592052508226909</c:v>
                </c:pt>
                <c:pt idx="878">
                  <c:v>-1.6587291658062369</c:v>
                </c:pt>
                <c:pt idx="879">
                  <c:v>-1.6592937024901122</c:v>
                </c:pt>
                <c:pt idx="880">
                  <c:v>-1.65886534844031</c:v>
                </c:pt>
                <c:pt idx="881">
                  <c:v>-1.6584099414715039</c:v>
                </c:pt>
                <c:pt idx="882">
                  <c:v>-1.6590387426420738</c:v>
                </c:pt>
                <c:pt idx="883">
                  <c:v>-1.6595922477892324</c:v>
                </c:pt>
                <c:pt idx="884">
                  <c:v>-1.6591470228334477</c:v>
                </c:pt>
                <c:pt idx="885">
                  <c:v>-1.6586913423767786</c:v>
                </c:pt>
                <c:pt idx="886">
                  <c:v>-1.658248875529243</c:v>
                </c:pt>
                <c:pt idx="887">
                  <c:v>-1.6567647780186583</c:v>
                </c:pt>
                <c:pt idx="888">
                  <c:v>-1.6574188224582851</c:v>
                </c:pt>
                <c:pt idx="889">
                  <c:v>-1.6580649660091193</c:v>
                </c:pt>
                <c:pt idx="890">
                  <c:v>-1.658685506688937</c:v>
                </c:pt>
                <c:pt idx="891">
                  <c:v>-1.6592555365551582</c:v>
                </c:pt>
                <c:pt idx="892">
                  <c:v>-1.659835545824055</c:v>
                </c:pt>
                <c:pt idx="893">
                  <c:v>-1.6604019549075739</c:v>
                </c:pt>
                <c:pt idx="894">
                  <c:v>-1.6609643158094225</c:v>
                </c:pt>
                <c:pt idx="895">
                  <c:v>-1.6604616094932341</c:v>
                </c:pt>
                <c:pt idx="896">
                  <c:v>-1.6609796373033694</c:v>
                </c:pt>
                <c:pt idx="897">
                  <c:v>-1.6605318045573021</c:v>
                </c:pt>
                <c:pt idx="898">
                  <c:v>-1.6610971084661559</c:v>
                </c:pt>
                <c:pt idx="899">
                  <c:v>-1.6616406062968327</c:v>
                </c:pt>
                <c:pt idx="900">
                  <c:v>-1.661143134170896</c:v>
                </c:pt>
                <c:pt idx="901">
                  <c:v>-1.6606490514874781</c:v>
                </c:pt>
                <c:pt idx="902">
                  <c:v>-1.6601790304577286</c:v>
                </c:pt>
                <c:pt idx="903">
                  <c:v>-1.6596616498485739</c:v>
                </c:pt>
                <c:pt idx="904">
                  <c:v>-1.6602202968516024</c:v>
                </c:pt>
                <c:pt idx="905">
                  <c:v>-1.6597303309145703</c:v>
                </c:pt>
                <c:pt idx="906">
                  <c:v>-1.6592650042962789</c:v>
                </c:pt>
                <c:pt idx="907">
                  <c:v>-1.658778884210353</c:v>
                </c:pt>
                <c:pt idx="908">
                  <c:v>-1.6583186065261459</c:v>
                </c:pt>
                <c:pt idx="909">
                  <c:v>-1.6589138343956231</c:v>
                </c:pt>
                <c:pt idx="910">
                  <c:v>-1.6584560977077105</c:v>
                </c:pt>
                <c:pt idx="911">
                  <c:v>-1.6579774157535563</c:v>
                </c:pt>
                <c:pt idx="912">
                  <c:v>-1.6585963674384852</c:v>
                </c:pt>
                <c:pt idx="913">
                  <c:v>-1.6581925600897156</c:v>
                </c:pt>
                <c:pt idx="914">
                  <c:v>-1.657757188887921</c:v>
                </c:pt>
                <c:pt idx="915">
                  <c:v>-1.6573029051101626</c:v>
                </c:pt>
                <c:pt idx="916">
                  <c:v>-1.6569046670079592</c:v>
                </c:pt>
                <c:pt idx="917">
                  <c:v>-1.6575348736677999</c:v>
                </c:pt>
                <c:pt idx="918">
                  <c:v>-1.657119976194444</c:v>
                </c:pt>
                <c:pt idx="919">
                  <c:v>-1.6577594166705549</c:v>
                </c:pt>
                <c:pt idx="920">
                  <c:v>-1.657319028337144</c:v>
                </c:pt>
                <c:pt idx="921">
                  <c:v>-1.6569403277704011</c:v>
                </c:pt>
                <c:pt idx="922">
                  <c:v>-1.6575414412149929</c:v>
                </c:pt>
                <c:pt idx="923">
                  <c:v>-1.6581369923906928</c:v>
                </c:pt>
                <c:pt idx="924">
                  <c:v>-1.6577079125428789</c:v>
                </c:pt>
                <c:pt idx="925">
                  <c:v>-1.6583370542920211</c:v>
                </c:pt>
                <c:pt idx="926">
                  <c:v>-1.6589546532061805</c:v>
                </c:pt>
                <c:pt idx="927">
                  <c:v>-1.658488620142057</c:v>
                </c:pt>
                <c:pt idx="928">
                  <c:v>-1.6590575277392159</c:v>
                </c:pt>
                <c:pt idx="929">
                  <c:v>-1.6585993571844315</c:v>
                </c:pt>
                <c:pt idx="930">
                  <c:v>-1.6581814300407429</c:v>
                </c:pt>
                <c:pt idx="931">
                  <c:v>-1.6577174014399279</c:v>
                </c:pt>
                <c:pt idx="932">
                  <c:v>-1.6583749534111292</c:v>
                </c:pt>
                <c:pt idx="933">
                  <c:v>-1.6589836543429066</c:v>
                </c:pt>
                <c:pt idx="934">
                  <c:v>-1.6585326012560484</c:v>
                </c:pt>
                <c:pt idx="935">
                  <c:v>-1.6591494892309275</c:v>
                </c:pt>
                <c:pt idx="936">
                  <c:v>-1.6597171594463089</c:v>
                </c:pt>
                <c:pt idx="937">
                  <c:v>-1.6602760162573826</c:v>
                </c:pt>
                <c:pt idx="938">
                  <c:v>-1.6597697159322349</c:v>
                </c:pt>
                <c:pt idx="939">
                  <c:v>-1.6593219216135899</c:v>
                </c:pt>
                <c:pt idx="940">
                  <c:v>-1.6599010431813181</c:v>
                </c:pt>
                <c:pt idx="941">
                  <c:v>-1.6594604823176917</c:v>
                </c:pt>
                <c:pt idx="942">
                  <c:v>-1.6600891726713376</c:v>
                </c:pt>
                <c:pt idx="943">
                  <c:v>-1.6606401292179107</c:v>
                </c:pt>
                <c:pt idx="944">
                  <c:v>-1.6612177666335524</c:v>
                </c:pt>
                <c:pt idx="945">
                  <c:v>-1.6617743913008811</c:v>
                </c:pt>
                <c:pt idx="946">
                  <c:v>-1.6612168234748634</c:v>
                </c:pt>
                <c:pt idx="947">
                  <c:v>-1.6607015470053661</c:v>
                </c:pt>
                <c:pt idx="948">
                  <c:v>-1.6612730160652587</c:v>
                </c:pt>
                <c:pt idx="949">
                  <c:v>-1.6618268157439533</c:v>
                </c:pt>
                <c:pt idx="950">
                  <c:v>-1.6623485594290741</c:v>
                </c:pt>
                <c:pt idx="951">
                  <c:v>-1.6628550482404925</c:v>
                </c:pt>
                <c:pt idx="952">
                  <c:v>-1.6623352672756824</c:v>
                </c:pt>
                <c:pt idx="953">
                  <c:v>-1.6618373219301688</c:v>
                </c:pt>
                <c:pt idx="954">
                  <c:v>-1.6623404954915653</c:v>
                </c:pt>
                <c:pt idx="955">
                  <c:v>-1.661780045581734</c:v>
                </c:pt>
                <c:pt idx="956">
                  <c:v>-1.6612559446700992</c:v>
                </c:pt>
                <c:pt idx="957">
                  <c:v>-1.6617942457766972</c:v>
                </c:pt>
                <c:pt idx="958">
                  <c:v>-1.6622932608611631</c:v>
                </c:pt>
                <c:pt idx="959">
                  <c:v>-1.6628387556439397</c:v>
                </c:pt>
                <c:pt idx="960">
                  <c:v>-1.6633415405310608</c:v>
                </c:pt>
                <c:pt idx="961">
                  <c:v>-1.6638161297204395</c:v>
                </c:pt>
                <c:pt idx="962">
                  <c:v>-1.6632624871260306</c:v>
                </c:pt>
                <c:pt idx="963">
                  <c:v>-1.6627164773835099</c:v>
                </c:pt>
                <c:pt idx="964">
                  <c:v>-1.6632429278358396</c:v>
                </c:pt>
                <c:pt idx="965">
                  <c:v>-1.6637526492791228</c:v>
                </c:pt>
                <c:pt idx="966">
                  <c:v>-1.6632097362935403</c:v>
                </c:pt>
                <c:pt idx="967">
                  <c:v>-1.6637304815676692</c:v>
                </c:pt>
                <c:pt idx="968">
                  <c:v>-1.6631606919363158</c:v>
                </c:pt>
                <c:pt idx="969">
                  <c:v>-1.6625878580975895</c:v>
                </c:pt>
                <c:pt idx="970">
                  <c:v>-1.6631074609356378</c:v>
                </c:pt>
                <c:pt idx="971">
                  <c:v>-1.6646729717169251</c:v>
                </c:pt>
                <c:pt idx="972">
                  <c:v>-1.6651859722825866</c:v>
                </c:pt>
                <c:pt idx="973">
                  <c:v>-1.6656407528369348</c:v>
                </c:pt>
                <c:pt idx="974">
                  <c:v>-1.665091977780196</c:v>
                </c:pt>
                <c:pt idx="975">
                  <c:v>-1.6645240982245919</c:v>
                </c:pt>
                <c:pt idx="976">
                  <c:v>-1.6639640762601</c:v>
                </c:pt>
                <c:pt idx="977">
                  <c:v>-1.6623726147348981</c:v>
                </c:pt>
                <c:pt idx="978">
                  <c:v>-1.6618836024402002</c:v>
                </c:pt>
                <c:pt idx="979">
                  <c:v>-1.6613805103913959</c:v>
                </c:pt>
                <c:pt idx="980">
                  <c:v>-1.6598316801835682</c:v>
                </c:pt>
                <c:pt idx="981">
                  <c:v>-1.6604281865798969</c:v>
                </c:pt>
                <c:pt idx="982">
                  <c:v>-1.6599777028482989</c:v>
                </c:pt>
                <c:pt idx="983">
                  <c:v>-1.6594675087913329</c:v>
                </c:pt>
                <c:pt idx="984">
                  <c:v>-1.6600307586155061</c:v>
                </c:pt>
                <c:pt idx="985">
                  <c:v>-1.6595441634431958</c:v>
                </c:pt>
                <c:pt idx="986">
                  <c:v>-1.659078360174332</c:v>
                </c:pt>
                <c:pt idx="987">
                  <c:v>-1.6597257929708453</c:v>
                </c:pt>
                <c:pt idx="988">
                  <c:v>-1.6592402171114284</c:v>
                </c:pt>
                <c:pt idx="989">
                  <c:v>-1.6587513727692</c:v>
                </c:pt>
                <c:pt idx="990">
                  <c:v>-1.658319365313816</c:v>
                </c:pt>
                <c:pt idx="991">
                  <c:v>-1.6578616180075394</c:v>
                </c:pt>
                <c:pt idx="992">
                  <c:v>-1.6585162256473884</c:v>
                </c:pt>
                <c:pt idx="993">
                  <c:v>-1.6580736011344406</c:v>
                </c:pt>
                <c:pt idx="994">
                  <c:v>-1.6586847491117518</c:v>
                </c:pt>
                <c:pt idx="995">
                  <c:v>-1.6592875941295169</c:v>
                </c:pt>
                <c:pt idx="996">
                  <c:v>-1.6598777822469264</c:v>
                </c:pt>
                <c:pt idx="997">
                  <c:v>-1.6604531066019876</c:v>
                </c:pt>
                <c:pt idx="998">
                  <c:v>-1.6599954044699479</c:v>
                </c:pt>
                <c:pt idx="999">
                  <c:v>-1.6595491363805488</c:v>
                </c:pt>
                <c:pt idx="1000">
                  <c:v>-1.6590550336529379</c:v>
                </c:pt>
                <c:pt idx="1001">
                  <c:v>-1.6586048529798791</c:v>
                </c:pt>
                <c:pt idx="1002">
                  <c:v>-1.6581485559202815</c:v>
                </c:pt>
                <c:pt idx="1003">
                  <c:v>-1.6577478248018758</c:v>
                </c:pt>
                <c:pt idx="1004">
                  <c:v>-1.6573103683058381</c:v>
                </c:pt>
                <c:pt idx="1005">
                  <c:v>-1.657920000939721</c:v>
                </c:pt>
                <c:pt idx="1006">
                  <c:v>-1.6585222809209268</c:v>
                </c:pt>
                <c:pt idx="1007">
                  <c:v>-1.6580384553025083</c:v>
                </c:pt>
                <c:pt idx="1008">
                  <c:v>-1.6575850661964582</c:v>
                </c:pt>
                <c:pt idx="1009">
                  <c:v>-1.6571709448725289</c:v>
                </c:pt>
                <c:pt idx="1010">
                  <c:v>-1.6577717259750782</c:v>
                </c:pt>
                <c:pt idx="1011">
                  <c:v>-1.6583615714555766</c:v>
                </c:pt>
                <c:pt idx="1012">
                  <c:v>-1.6589158200264649</c:v>
                </c:pt>
                <c:pt idx="1013">
                  <c:v>-1.6594299636259355</c:v>
                </c:pt>
                <c:pt idx="1014">
                  <c:v>-1.6598614243534167</c:v>
                </c:pt>
                <c:pt idx="1015">
                  <c:v>-1.6604323558663483</c:v>
                </c:pt>
                <c:pt idx="1016">
                  <c:v>-1.6599904687490212</c:v>
                </c:pt>
                <c:pt idx="1017">
                  <c:v>-1.6606267793740408</c:v>
                </c:pt>
                <c:pt idx="1018">
                  <c:v>-1.65918056378656</c:v>
                </c:pt>
                <c:pt idx="1019">
                  <c:v>-1.6587535725108289</c:v>
                </c:pt>
                <c:pt idx="1020">
                  <c:v>-1.6583473210606123</c:v>
                </c:pt>
                <c:pt idx="1021">
                  <c:v>-1.6589669546393999</c:v>
                </c:pt>
                <c:pt idx="1022">
                  <c:v>-1.6584973155466121</c:v>
                </c:pt>
                <c:pt idx="1023">
                  <c:v>-1.6591044092356797</c:v>
                </c:pt>
                <c:pt idx="1024">
                  <c:v>-1.6586616210509662</c:v>
                </c:pt>
                <c:pt idx="1025">
                  <c:v>-1.6592677886299467</c:v>
                </c:pt>
                <c:pt idx="1026">
                  <c:v>-1.6587779128573479</c:v>
                </c:pt>
                <c:pt idx="1027">
                  <c:v>-1.6583350546002011</c:v>
                </c:pt>
                <c:pt idx="1028">
                  <c:v>-1.657887213508197</c:v>
                </c:pt>
                <c:pt idx="1029">
                  <c:v>-1.658524909238033</c:v>
                </c:pt>
                <c:pt idx="1030">
                  <c:v>-1.6580847110532722</c:v>
                </c:pt>
                <c:pt idx="1031">
                  <c:v>-1.6576644968322067</c:v>
                </c:pt>
                <c:pt idx="1032">
                  <c:v>-1.6573015868955625</c:v>
                </c:pt>
                <c:pt idx="1033">
                  <c:v>-1.6568777751576511</c:v>
                </c:pt>
                <c:pt idx="1034">
                  <c:v>-1.6564531396544981</c:v>
                </c:pt>
                <c:pt idx="1035">
                  <c:v>-1.6560608368614083</c:v>
                </c:pt>
                <c:pt idx="1036">
                  <c:v>-1.65668668012418</c:v>
                </c:pt>
                <c:pt idx="1037">
                  <c:v>-1.6562587865216962</c:v>
                </c:pt>
                <c:pt idx="1038">
                  <c:v>-1.6569163107912623</c:v>
                </c:pt>
                <c:pt idx="1039">
                  <c:v>-1.656479004575437</c:v>
                </c:pt>
                <c:pt idx="1040">
                  <c:v>-1.657114124483928</c:v>
                </c:pt>
                <c:pt idx="1041">
                  <c:v>-1.6577713819942494</c:v>
                </c:pt>
                <c:pt idx="1042">
                  <c:v>-1.6594658943543645</c:v>
                </c:pt>
                <c:pt idx="1043">
                  <c:v>-1.6590172164672772</c:v>
                </c:pt>
                <c:pt idx="1044">
                  <c:v>-1.6596007121379317</c:v>
                </c:pt>
                <c:pt idx="1045">
                  <c:v>-1.659156737895173</c:v>
                </c:pt>
                <c:pt idx="1046">
                  <c:v>-1.6587266431372696</c:v>
                </c:pt>
                <c:pt idx="1047">
                  <c:v>-1.6582692502745242</c:v>
                </c:pt>
                <c:pt idx="1048">
                  <c:v>-1.6578130652690337</c:v>
                </c:pt>
                <c:pt idx="1049">
                  <c:v>-1.6574128639636529</c:v>
                </c:pt>
                <c:pt idx="1050">
                  <c:v>-1.6569956666843799</c:v>
                </c:pt>
                <c:pt idx="1051">
                  <c:v>-1.6576077333506922</c:v>
                </c:pt>
                <c:pt idx="1052">
                  <c:v>-1.6571964386836784</c:v>
                </c:pt>
                <c:pt idx="1053">
                  <c:v>-1.6577799299100047</c:v>
                </c:pt>
                <c:pt idx="1054">
                  <c:v>-1.6584336513118045</c:v>
                </c:pt>
                <c:pt idx="1055">
                  <c:v>-1.6590419182855682</c:v>
                </c:pt>
                <c:pt idx="1056">
                  <c:v>-1.6585805999198568</c:v>
                </c:pt>
                <c:pt idx="1057">
                  <c:v>-1.6591786279214598</c:v>
                </c:pt>
                <c:pt idx="1058">
                  <c:v>-1.6586728353630305</c:v>
                </c:pt>
                <c:pt idx="1059">
                  <c:v>-1.6592928986557698</c:v>
                </c:pt>
                <c:pt idx="1060">
                  <c:v>-1.6588366806826544</c:v>
                </c:pt>
                <c:pt idx="1061">
                  <c:v>-1.6594366070690012</c:v>
                </c:pt>
                <c:pt idx="1062">
                  <c:v>-1.6600593749276209</c:v>
                </c:pt>
                <c:pt idx="1063">
                  <c:v>-1.6596400274290686</c:v>
                </c:pt>
                <c:pt idx="1064">
                  <c:v>-1.6592103268804872</c:v>
                </c:pt>
                <c:pt idx="1065">
                  <c:v>-1.6587782403428775</c:v>
                </c:pt>
                <c:pt idx="1066">
                  <c:v>-1.6593502755360199</c:v>
                </c:pt>
                <c:pt idx="1067">
                  <c:v>-1.6588847300252993</c:v>
                </c:pt>
                <c:pt idx="1068">
                  <c:v>-1.6594918154247933</c:v>
                </c:pt>
                <c:pt idx="1069">
                  <c:v>-1.6590531791162972</c:v>
                </c:pt>
                <c:pt idx="1070">
                  <c:v>-1.6585804555339712</c:v>
                </c:pt>
                <c:pt idx="1071">
                  <c:v>-1.6592046264232916</c:v>
                </c:pt>
                <c:pt idx="1072">
                  <c:v>-1.6587653338948256</c:v>
                </c:pt>
                <c:pt idx="1073">
                  <c:v>-1.6593803672169289</c:v>
                </c:pt>
                <c:pt idx="1074">
                  <c:v>-1.6599674398725903</c:v>
                </c:pt>
                <c:pt idx="1075">
                  <c:v>-1.6605555910751384</c:v>
                </c:pt>
                <c:pt idx="1076">
                  <c:v>-1.6611025192536357</c:v>
                </c:pt>
                <c:pt idx="1077">
                  <c:v>-1.6616594288685629</c:v>
                </c:pt>
                <c:pt idx="1078">
                  <c:v>-1.6622042802911916</c:v>
                </c:pt>
                <c:pt idx="1079">
                  <c:v>-1.6627143146853678</c:v>
                </c:pt>
                <c:pt idx="1080">
                  <c:v>-1.6632278683916606</c:v>
                </c:pt>
                <c:pt idx="1081">
                  <c:v>-1.6637671710238275</c:v>
                </c:pt>
                <c:pt idx="1082">
                  <c:v>-1.664284547603351</c:v>
                </c:pt>
                <c:pt idx="1083">
                  <c:v>-1.6647784566512838</c:v>
                </c:pt>
                <c:pt idx="1084">
                  <c:v>-1.6652481075182579</c:v>
                </c:pt>
                <c:pt idx="1085">
                  <c:v>-1.6657053253678926</c:v>
                </c:pt>
                <c:pt idx="1086">
                  <c:v>-1.6651033188605349</c:v>
                </c:pt>
                <c:pt idx="1087">
                  <c:v>-1.6655464124833239</c:v>
                </c:pt>
                <c:pt idx="1088">
                  <c:v>-1.6660009042336572</c:v>
                </c:pt>
                <c:pt idx="1089">
                  <c:v>-1.665403366148984</c:v>
                </c:pt>
                <c:pt idx="1090">
                  <c:v>-1.6658446788260042</c:v>
                </c:pt>
                <c:pt idx="1091">
                  <c:v>-1.6662713452494839</c:v>
                </c:pt>
                <c:pt idx="1092">
                  <c:v>-1.6656835183444942</c:v>
                </c:pt>
                <c:pt idx="1093">
                  <c:v>-1.6651158679776044</c:v>
                </c:pt>
                <c:pt idx="1094">
                  <c:v>-1.6645461506180523</c:v>
                </c:pt>
                <c:pt idx="1095">
                  <c:v>-1.6639978876056913</c:v>
                </c:pt>
                <c:pt idx="1096">
                  <c:v>-1.6634333298535775</c:v>
                </c:pt>
                <c:pt idx="1097">
                  <c:v>-1.663961623256506</c:v>
                </c:pt>
                <c:pt idx="1098">
                  <c:v>-1.6633922107913759</c:v>
                </c:pt>
                <c:pt idx="1099">
                  <c:v>-1.6628175865755486</c:v>
                </c:pt>
                <c:pt idx="1100">
                  <c:v>-1.6622875348440376</c:v>
                </c:pt>
                <c:pt idx="1101">
                  <c:v>-1.6607092241471568</c:v>
                </c:pt>
                <c:pt idx="1102">
                  <c:v>-1.6602187996642137</c:v>
                </c:pt>
                <c:pt idx="1103">
                  <c:v>-1.6607882236709295</c:v>
                </c:pt>
                <c:pt idx="1104">
                  <c:v>-1.6613456591975109</c:v>
                </c:pt>
                <c:pt idx="1105">
                  <c:v>-1.6618937260135604</c:v>
                </c:pt>
                <c:pt idx="1106">
                  <c:v>-1.6624461314932892</c:v>
                </c:pt>
                <c:pt idx="1107">
                  <c:v>-1.6630004488634236</c:v>
                </c:pt>
                <c:pt idx="1108">
                  <c:v>-1.662462319886155</c:v>
                </c:pt>
                <c:pt idx="1109">
                  <c:v>-1.6629766134884318</c:v>
                </c:pt>
                <c:pt idx="1110">
                  <c:v>-1.6635318812186632</c:v>
                </c:pt>
                <c:pt idx="1111">
                  <c:v>-1.66298112359429</c:v>
                </c:pt>
                <c:pt idx="1112">
                  <c:v>-1.6635139611224041</c:v>
                </c:pt>
                <c:pt idx="1113">
                  <c:v>-1.6640454218999559</c:v>
                </c:pt>
                <c:pt idx="1114">
                  <c:v>-1.6645886734619566</c:v>
                </c:pt>
                <c:pt idx="1115">
                  <c:v>-1.6650926799927175</c:v>
                </c:pt>
                <c:pt idx="1116">
                  <c:v>-1.6655842663928633</c:v>
                </c:pt>
                <c:pt idx="1117">
                  <c:v>-1.664990221065006</c:v>
                </c:pt>
                <c:pt idx="1118">
                  <c:v>-1.664426256643706</c:v>
                </c:pt>
                <c:pt idx="1119">
                  <c:v>-1.6649614315108321</c:v>
                </c:pt>
                <c:pt idx="1120">
                  <c:v>-1.6654805628806153</c:v>
                </c:pt>
                <c:pt idx="1121">
                  <c:v>-1.664890271623003</c:v>
                </c:pt>
                <c:pt idx="1122">
                  <c:v>-1.664321246190543</c:v>
                </c:pt>
                <c:pt idx="1123">
                  <c:v>-1.6648119412667322</c:v>
                </c:pt>
                <c:pt idx="1124">
                  <c:v>-1.6642571024413972</c:v>
                </c:pt>
                <c:pt idx="1125">
                  <c:v>-1.6647196803925692</c:v>
                </c:pt>
                <c:pt idx="1126">
                  <c:v>-1.6641644067847179</c:v>
                </c:pt>
                <c:pt idx="1127">
                  <c:v>-1.6636523186490233</c:v>
                </c:pt>
                <c:pt idx="1128">
                  <c:v>-1.6642512322760428</c:v>
                </c:pt>
                <c:pt idx="1129">
                  <c:v>-1.6647141476305218</c:v>
                </c:pt>
                <c:pt idx="1130">
                  <c:v>-1.6640638846779112</c:v>
                </c:pt>
                <c:pt idx="1131">
                  <c:v>-1.6634869269843529</c:v>
                </c:pt>
                <c:pt idx="1132">
                  <c:v>-1.6639879884446656</c:v>
                </c:pt>
              </c:numCache>
            </c:numRef>
          </c:val>
          <c:smooth val="0"/>
          <c:extLst>
            <c:ext xmlns:c16="http://schemas.microsoft.com/office/drawing/2014/chart" uri="{C3380CC4-5D6E-409C-BE32-E72D297353CC}">
              <c16:uniqueId val="{00000002-0A93-481F-AA86-82951360B3FA}"/>
            </c:ext>
          </c:extLst>
        </c:ser>
        <c:dLbls>
          <c:showLegendKey val="0"/>
          <c:showVal val="0"/>
          <c:showCatName val="0"/>
          <c:showSerName val="0"/>
          <c:showPercent val="0"/>
          <c:showBubbleSize val="0"/>
        </c:dLbls>
        <c:smooth val="0"/>
        <c:axId val="928979320"/>
        <c:axId val="928979976"/>
      </c:lineChart>
      <c:catAx>
        <c:axId val="9289793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8979976"/>
        <c:crosses val="autoZero"/>
        <c:auto val="1"/>
        <c:lblAlgn val="ctr"/>
        <c:lblOffset val="100"/>
        <c:noMultiLvlLbl val="0"/>
      </c:catAx>
      <c:valAx>
        <c:axId val="928979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8979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Put the phone up from a desk</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[从水平面把它竖起来.csv]从水平面把它竖起来!$J$1</c:f>
              <c:strCache>
                <c:ptCount val="1"/>
                <c:pt idx="0">
                  <c:v>X-axis</c:v>
                </c:pt>
              </c:strCache>
            </c:strRef>
          </c:tx>
          <c:spPr>
            <a:ln w="28575" cap="rnd">
              <a:solidFill>
                <a:schemeClr val="accent1"/>
              </a:solidFill>
              <a:round/>
            </a:ln>
            <a:effectLst/>
          </c:spPr>
          <c:marker>
            <c:symbol val="none"/>
          </c:marker>
          <c:val>
            <c:numRef>
              <c:f>[从水平面把它竖起来.csv]从水平面把它竖起来!$J$2:$J$165</c:f>
              <c:numCache>
                <c:formatCode>General</c:formatCode>
                <c:ptCount val="164"/>
                <c:pt idx="0">
                  <c:v>1.155065161</c:v>
                </c:pt>
                <c:pt idx="1">
                  <c:v>-0.25162958499999999</c:v>
                </c:pt>
                <c:pt idx="2">
                  <c:v>7.5809217999999998E-2</c:v>
                </c:pt>
                <c:pt idx="3">
                  <c:v>-0.40140447400000001</c:v>
                </c:pt>
                <c:pt idx="4">
                  <c:v>2.6929722210000002</c:v>
                </c:pt>
                <c:pt idx="5">
                  <c:v>-0.177193777</c:v>
                </c:pt>
                <c:pt idx="6">
                  <c:v>1.696781447</c:v>
                </c:pt>
                <c:pt idx="7">
                  <c:v>-0.66801902400000002</c:v>
                </c:pt>
                <c:pt idx="8">
                  <c:v>0.63204399899999997</c:v>
                </c:pt>
                <c:pt idx="9">
                  <c:v>-0.323997761</c:v>
                </c:pt>
                <c:pt idx="10">
                  <c:v>0.85700892399999995</c:v>
                </c:pt>
                <c:pt idx="11">
                  <c:v>0.69436374300000003</c:v>
                </c:pt>
                <c:pt idx="12">
                  <c:v>0.34743349000000001</c:v>
                </c:pt>
                <c:pt idx="13">
                  <c:v>-0.28988078900000003</c:v>
                </c:pt>
                <c:pt idx="14">
                  <c:v>0.69446713000000004</c:v>
                </c:pt>
                <c:pt idx="15">
                  <c:v>0.64302450899999997</c:v>
                </c:pt>
                <c:pt idx="16">
                  <c:v>0.874056096</c:v>
                </c:pt>
                <c:pt idx="17">
                  <c:v>-1.3006919E-2</c:v>
                </c:pt>
                <c:pt idx="18">
                  <c:v>0.36851067100000001</c:v>
                </c:pt>
                <c:pt idx="19">
                  <c:v>0.67641797800000003</c:v>
                </c:pt>
                <c:pt idx="20">
                  <c:v>-0.45334105400000002</c:v>
                </c:pt>
                <c:pt idx="21">
                  <c:v>0.28454716899999999</c:v>
                </c:pt>
                <c:pt idx="22">
                  <c:v>-0.35946840499999999</c:v>
                </c:pt>
                <c:pt idx="23">
                  <c:v>0.72819999700000004</c:v>
                </c:pt>
                <c:pt idx="24">
                  <c:v>0.34307643500000001</c:v>
                </c:pt>
                <c:pt idx="25">
                  <c:v>0.47084989199999999</c:v>
                </c:pt>
                <c:pt idx="26">
                  <c:v>0.21446346999999999</c:v>
                </c:pt>
                <c:pt idx="27">
                  <c:v>0.960420045</c:v>
                </c:pt>
                <c:pt idx="28">
                  <c:v>1.1216043680000001</c:v>
                </c:pt>
                <c:pt idx="29">
                  <c:v>-0.593920059</c:v>
                </c:pt>
                <c:pt idx="30">
                  <c:v>-0.55563624199999995</c:v>
                </c:pt>
                <c:pt idx="31">
                  <c:v>0.65752279000000002</c:v>
                </c:pt>
                <c:pt idx="32">
                  <c:v>0.619692197</c:v>
                </c:pt>
                <c:pt idx="33">
                  <c:v>2.6607268450000001</c:v>
                </c:pt>
                <c:pt idx="34">
                  <c:v>0.26350375100000001</c:v>
                </c:pt>
                <c:pt idx="35">
                  <c:v>-1.2112768759999999</c:v>
                </c:pt>
                <c:pt idx="36">
                  <c:v>1.1133431149999999</c:v>
                </c:pt>
                <c:pt idx="37">
                  <c:v>1.2889893610000001</c:v>
                </c:pt>
                <c:pt idx="38">
                  <c:v>2.0938777910000002</c:v>
                </c:pt>
                <c:pt idx="39">
                  <c:v>-3.236618505</c:v>
                </c:pt>
                <c:pt idx="40">
                  <c:v>-0.92858751100000003</c:v>
                </c:pt>
                <c:pt idx="41">
                  <c:v>0.70227141500000001</c:v>
                </c:pt>
                <c:pt idx="42">
                  <c:v>3.2805963619999998</c:v>
                </c:pt>
                <c:pt idx="43">
                  <c:v>0.86290344200000002</c:v>
                </c:pt>
                <c:pt idx="44">
                  <c:v>0.73749965100000003</c:v>
                </c:pt>
                <c:pt idx="45">
                  <c:v>-0.81493947200000005</c:v>
                </c:pt>
                <c:pt idx="46">
                  <c:v>0.43215617099999998</c:v>
                </c:pt>
                <c:pt idx="47">
                  <c:v>1.1857633620000001</c:v>
                </c:pt>
                <c:pt idx="48">
                  <c:v>1.137614516</c:v>
                </c:pt>
                <c:pt idx="49">
                  <c:v>0.95965878199999999</c:v>
                </c:pt>
                <c:pt idx="50">
                  <c:v>0.35146022199999999</c:v>
                </c:pt>
                <c:pt idx="51">
                  <c:v>0.27526218000000002</c:v>
                </c:pt>
                <c:pt idx="52">
                  <c:v>0.57024968899999995</c:v>
                </c:pt>
                <c:pt idx="53">
                  <c:v>0.935112744</c:v>
                </c:pt>
                <c:pt idx="54">
                  <c:v>-0.81526578500000002</c:v>
                </c:pt>
                <c:pt idx="55">
                  <c:v>-0.32955651200000002</c:v>
                </c:pt>
                <c:pt idx="56">
                  <c:v>2.5801092900000002</c:v>
                </c:pt>
                <c:pt idx="57">
                  <c:v>1.668521852</c:v>
                </c:pt>
                <c:pt idx="58">
                  <c:v>1.240198954</c:v>
                </c:pt>
                <c:pt idx="59">
                  <c:v>0.41180416800000003</c:v>
                </c:pt>
                <c:pt idx="60">
                  <c:v>8.3457138E-2</c:v>
                </c:pt>
                <c:pt idx="61">
                  <c:v>1.684303001</c:v>
                </c:pt>
                <c:pt idx="62">
                  <c:v>0.28511617099999997</c:v>
                </c:pt>
                <c:pt idx="63">
                  <c:v>-1.0135286999999999</c:v>
                </c:pt>
                <c:pt idx="64">
                  <c:v>0.19049371300000001</c:v>
                </c:pt>
                <c:pt idx="65">
                  <c:v>1.584488881</c:v>
                </c:pt>
                <c:pt idx="66">
                  <c:v>1.3009082139999999</c:v>
                </c:pt>
                <c:pt idx="67">
                  <c:v>0.54318728400000005</c:v>
                </c:pt>
                <c:pt idx="68">
                  <c:v>1.10377576</c:v>
                </c:pt>
                <c:pt idx="69">
                  <c:v>8.1400640999999996E-2</c:v>
                </c:pt>
                <c:pt idx="70">
                  <c:v>0.23257049099999999</c:v>
                </c:pt>
                <c:pt idx="71">
                  <c:v>0.69462365800000003</c:v>
                </c:pt>
                <c:pt idx="72">
                  <c:v>0.23212449499999999</c:v>
                </c:pt>
                <c:pt idx="73">
                  <c:v>0.33809412999999999</c:v>
                </c:pt>
                <c:pt idx="74">
                  <c:v>-2.2784831360000002</c:v>
                </c:pt>
                <c:pt idx="75">
                  <c:v>-1.3836705460000001</c:v>
                </c:pt>
                <c:pt idx="76">
                  <c:v>0.96381952699999995</c:v>
                </c:pt>
                <c:pt idx="77">
                  <c:v>2.1046080890000001</c:v>
                </c:pt>
                <c:pt idx="78">
                  <c:v>1.241156505</c:v>
                </c:pt>
                <c:pt idx="79">
                  <c:v>-1.0857656689999999</c:v>
                </c:pt>
                <c:pt idx="80">
                  <c:v>0.44519847400000001</c:v>
                </c:pt>
                <c:pt idx="81">
                  <c:v>0.59193190699999998</c:v>
                </c:pt>
                <c:pt idx="82">
                  <c:v>0.135891069</c:v>
                </c:pt>
                <c:pt idx="83">
                  <c:v>-2.3328299600000002</c:v>
                </c:pt>
                <c:pt idx="84">
                  <c:v>-1.2954480820000001</c:v>
                </c:pt>
                <c:pt idx="85">
                  <c:v>2.4117021529999998</c:v>
                </c:pt>
                <c:pt idx="86">
                  <c:v>2.5627708039999999</c:v>
                </c:pt>
                <c:pt idx="87">
                  <c:v>1.8832391260000001</c:v>
                </c:pt>
                <c:pt idx="88">
                  <c:v>-7.3699324999999996E-2</c:v>
                </c:pt>
                <c:pt idx="89">
                  <c:v>0.25984247700000002</c:v>
                </c:pt>
                <c:pt idx="90">
                  <c:v>0.66593522599999999</c:v>
                </c:pt>
                <c:pt idx="91">
                  <c:v>4.2188140999999998E-2</c:v>
                </c:pt>
                <c:pt idx="92">
                  <c:v>1.9530364360000001</c:v>
                </c:pt>
                <c:pt idx="93">
                  <c:v>1.58595844</c:v>
                </c:pt>
                <c:pt idx="94">
                  <c:v>1.070399396</c:v>
                </c:pt>
                <c:pt idx="95">
                  <c:v>1.5041430979999999</c:v>
                </c:pt>
                <c:pt idx="96">
                  <c:v>3.2824079859999999</c:v>
                </c:pt>
                <c:pt idx="97">
                  <c:v>1.1340208860000001</c:v>
                </c:pt>
                <c:pt idx="98">
                  <c:v>-2.7964483549999999</c:v>
                </c:pt>
                <c:pt idx="99">
                  <c:v>0.53198823100000003</c:v>
                </c:pt>
                <c:pt idx="100">
                  <c:v>1.009347094</c:v>
                </c:pt>
                <c:pt idx="101">
                  <c:v>0.81201844899999998</c:v>
                </c:pt>
                <c:pt idx="102">
                  <c:v>1.4179304340000001</c:v>
                </c:pt>
                <c:pt idx="103">
                  <c:v>0.878448805</c:v>
                </c:pt>
                <c:pt idx="104">
                  <c:v>-0.37899861000000001</c:v>
                </c:pt>
                <c:pt idx="105">
                  <c:v>0.23673613399999999</c:v>
                </c:pt>
                <c:pt idx="106">
                  <c:v>2.621268487</c:v>
                </c:pt>
                <c:pt idx="107">
                  <c:v>-0.37995739699999997</c:v>
                </c:pt>
                <c:pt idx="108">
                  <c:v>0.56823061200000002</c:v>
                </c:pt>
                <c:pt idx="109">
                  <c:v>-0.14200850800000001</c:v>
                </c:pt>
                <c:pt idx="110">
                  <c:v>0.55250324399999995</c:v>
                </c:pt>
                <c:pt idx="111">
                  <c:v>1.0201003660000001</c:v>
                </c:pt>
                <c:pt idx="112">
                  <c:v>1.7212227090000001</c:v>
                </c:pt>
                <c:pt idx="113">
                  <c:v>0.46091256200000003</c:v>
                </c:pt>
                <c:pt idx="114">
                  <c:v>-0.39046272799999998</c:v>
                </c:pt>
                <c:pt idx="115">
                  <c:v>0.62058966500000001</c:v>
                </c:pt>
                <c:pt idx="116">
                  <c:v>0.57329138499999999</c:v>
                </c:pt>
                <c:pt idx="117">
                  <c:v>0.59175244800000004</c:v>
                </c:pt>
                <c:pt idx="118">
                  <c:v>0.59235661500000003</c:v>
                </c:pt>
                <c:pt idx="119">
                  <c:v>0.70968457399999996</c:v>
                </c:pt>
                <c:pt idx="120">
                  <c:v>0.708951832</c:v>
                </c:pt>
                <c:pt idx="121">
                  <c:v>0.69024570399999996</c:v>
                </c:pt>
                <c:pt idx="122">
                  <c:v>0.62043670200000001</c:v>
                </c:pt>
                <c:pt idx="123">
                  <c:v>0.49218432400000001</c:v>
                </c:pt>
                <c:pt idx="124">
                  <c:v>0.56506439900000005</c:v>
                </c:pt>
                <c:pt idx="125">
                  <c:v>0.657989355</c:v>
                </c:pt>
                <c:pt idx="126">
                  <c:v>0.69587590399999999</c:v>
                </c:pt>
                <c:pt idx="127">
                  <c:v>0.78717875900000001</c:v>
                </c:pt>
                <c:pt idx="128">
                  <c:v>0.74228738400000005</c:v>
                </c:pt>
                <c:pt idx="129">
                  <c:v>0.64185442199999998</c:v>
                </c:pt>
                <c:pt idx="130">
                  <c:v>0.62841446899999998</c:v>
                </c:pt>
                <c:pt idx="131">
                  <c:v>0.57962225599999995</c:v>
                </c:pt>
                <c:pt idx="132">
                  <c:v>0.62985945799999998</c:v>
                </c:pt>
                <c:pt idx="133">
                  <c:v>0.62676887999999997</c:v>
                </c:pt>
                <c:pt idx="134">
                  <c:v>0.74892245400000002</c:v>
                </c:pt>
                <c:pt idx="135">
                  <c:v>0.71765224400000005</c:v>
                </c:pt>
                <c:pt idx="136">
                  <c:v>0.62414946100000002</c:v>
                </c:pt>
                <c:pt idx="137">
                  <c:v>0.61847655999999995</c:v>
                </c:pt>
                <c:pt idx="138">
                  <c:v>0.61072169700000001</c:v>
                </c:pt>
                <c:pt idx="139">
                  <c:v>0.65332951399999994</c:v>
                </c:pt>
                <c:pt idx="140">
                  <c:v>0.61003453399999996</c:v>
                </c:pt>
                <c:pt idx="141">
                  <c:v>0.76319490999999995</c:v>
                </c:pt>
                <c:pt idx="142">
                  <c:v>0.66858471100000005</c:v>
                </c:pt>
                <c:pt idx="143">
                  <c:v>0.61904722199999995</c:v>
                </c:pt>
                <c:pt idx="144">
                  <c:v>0.62780699399999995</c:v>
                </c:pt>
                <c:pt idx="145">
                  <c:v>0.60693149300000004</c:v>
                </c:pt>
                <c:pt idx="146">
                  <c:v>0.63067403899999996</c:v>
                </c:pt>
                <c:pt idx="147">
                  <c:v>0.659985873</c:v>
                </c:pt>
                <c:pt idx="148">
                  <c:v>0.73974452199999996</c:v>
                </c:pt>
                <c:pt idx="149">
                  <c:v>0.70999929399999995</c:v>
                </c:pt>
                <c:pt idx="150">
                  <c:v>0.69597462200000004</c:v>
                </c:pt>
                <c:pt idx="151">
                  <c:v>0.67240603300000001</c:v>
                </c:pt>
                <c:pt idx="152">
                  <c:v>0.50236484800000003</c:v>
                </c:pt>
                <c:pt idx="153">
                  <c:v>0.52856314299999996</c:v>
                </c:pt>
                <c:pt idx="154">
                  <c:v>0.651855568</c:v>
                </c:pt>
                <c:pt idx="155">
                  <c:v>0.73477679600000001</c:v>
                </c:pt>
                <c:pt idx="156">
                  <c:v>0.717562225</c:v>
                </c:pt>
                <c:pt idx="157">
                  <c:v>0.72777430300000001</c:v>
                </c:pt>
                <c:pt idx="158">
                  <c:v>0.76684989100000001</c:v>
                </c:pt>
                <c:pt idx="159">
                  <c:v>0.60785381400000005</c:v>
                </c:pt>
                <c:pt idx="160">
                  <c:v>0.55722483099999998</c:v>
                </c:pt>
                <c:pt idx="161">
                  <c:v>0.64241914499999997</c:v>
                </c:pt>
                <c:pt idx="162">
                  <c:v>0.59252231700000002</c:v>
                </c:pt>
                <c:pt idx="163">
                  <c:v>0.65395865500000006</c:v>
                </c:pt>
              </c:numCache>
            </c:numRef>
          </c:val>
          <c:smooth val="0"/>
          <c:extLst>
            <c:ext xmlns:c16="http://schemas.microsoft.com/office/drawing/2014/chart" uri="{C3380CC4-5D6E-409C-BE32-E72D297353CC}">
              <c16:uniqueId val="{00000000-7240-4ED6-A583-B5B77D983083}"/>
            </c:ext>
          </c:extLst>
        </c:ser>
        <c:ser>
          <c:idx val="1"/>
          <c:order val="1"/>
          <c:tx>
            <c:strRef>
              <c:f>[从水平面把它竖起来.csv]从水平面把它竖起来!$K$1</c:f>
              <c:strCache>
                <c:ptCount val="1"/>
                <c:pt idx="0">
                  <c:v>Y-axis</c:v>
                </c:pt>
              </c:strCache>
            </c:strRef>
          </c:tx>
          <c:spPr>
            <a:ln w="28575" cap="rnd">
              <a:solidFill>
                <a:schemeClr val="accent2"/>
              </a:solidFill>
              <a:round/>
            </a:ln>
            <a:effectLst/>
          </c:spPr>
          <c:marker>
            <c:symbol val="none"/>
          </c:marker>
          <c:val>
            <c:numRef>
              <c:f>[从水平面把它竖起来.csv]从水平面把它竖起来!$K$2:$K$165</c:f>
              <c:numCache>
                <c:formatCode>General</c:formatCode>
                <c:ptCount val="164"/>
                <c:pt idx="0">
                  <c:v>-89.943941030000005</c:v>
                </c:pt>
                <c:pt idx="1">
                  <c:v>-89.969729360000002</c:v>
                </c:pt>
                <c:pt idx="2">
                  <c:v>-89.995535709999999</c:v>
                </c:pt>
                <c:pt idx="3">
                  <c:v>-89.759934299999998</c:v>
                </c:pt>
                <c:pt idx="4">
                  <c:v>-89.862663440000006</c:v>
                </c:pt>
                <c:pt idx="5">
                  <c:v>-89.768878999999998</c:v>
                </c:pt>
                <c:pt idx="6">
                  <c:v>-89.198817579999996</c:v>
                </c:pt>
                <c:pt idx="7">
                  <c:v>-89.212478250000004</c:v>
                </c:pt>
                <c:pt idx="8">
                  <c:v>-89.991465919999996</c:v>
                </c:pt>
                <c:pt idx="9">
                  <c:v>-89.986391429999998</c:v>
                </c:pt>
                <c:pt idx="10">
                  <c:v>-89.79653442</c:v>
                </c:pt>
                <c:pt idx="11">
                  <c:v>-89.814580820000003</c:v>
                </c:pt>
                <c:pt idx="12">
                  <c:v>-89.810212930000006</c:v>
                </c:pt>
                <c:pt idx="13">
                  <c:v>-89.936209610000006</c:v>
                </c:pt>
                <c:pt idx="14">
                  <c:v>-89.952513359999998</c:v>
                </c:pt>
                <c:pt idx="15">
                  <c:v>-89.964775259999996</c:v>
                </c:pt>
                <c:pt idx="16">
                  <c:v>-89.936197109999995</c:v>
                </c:pt>
                <c:pt idx="17">
                  <c:v>-89.803809060000006</c:v>
                </c:pt>
                <c:pt idx="18">
                  <c:v>-88.958965289999995</c:v>
                </c:pt>
                <c:pt idx="19">
                  <c:v>-89.205203850000004</c:v>
                </c:pt>
                <c:pt idx="20">
                  <c:v>-89.526431029999998</c:v>
                </c:pt>
                <c:pt idx="21">
                  <c:v>-89.876683709999995</c:v>
                </c:pt>
                <c:pt idx="22">
                  <c:v>-89.684030239999998</c:v>
                </c:pt>
                <c:pt idx="23">
                  <c:v>-88.936059760000006</c:v>
                </c:pt>
                <c:pt idx="24">
                  <c:v>-89.281641620000002</c:v>
                </c:pt>
                <c:pt idx="25">
                  <c:v>-89.683881420000006</c:v>
                </c:pt>
                <c:pt idx="26">
                  <c:v>-89.548513009999994</c:v>
                </c:pt>
                <c:pt idx="27">
                  <c:v>-89.536573570000002</c:v>
                </c:pt>
                <c:pt idx="28">
                  <c:v>-89.697888399999997</c:v>
                </c:pt>
                <c:pt idx="29">
                  <c:v>-88.865367509999999</c:v>
                </c:pt>
                <c:pt idx="30">
                  <c:v>-89.554674140000003</c:v>
                </c:pt>
                <c:pt idx="31">
                  <c:v>-89.491292540000003</c:v>
                </c:pt>
                <c:pt idx="32">
                  <c:v>-88.221280309999997</c:v>
                </c:pt>
                <c:pt idx="33">
                  <c:v>-88.307358480000005</c:v>
                </c:pt>
                <c:pt idx="34">
                  <c:v>-88.560105989999997</c:v>
                </c:pt>
                <c:pt idx="35">
                  <c:v>-87.549719839999995</c:v>
                </c:pt>
                <c:pt idx="36">
                  <c:v>-87.186103189999997</c:v>
                </c:pt>
                <c:pt idx="37">
                  <c:v>-86.879381460000005</c:v>
                </c:pt>
                <c:pt idx="38">
                  <c:v>-87.155690000000007</c:v>
                </c:pt>
                <c:pt idx="39">
                  <c:v>-87.554598769999998</c:v>
                </c:pt>
                <c:pt idx="40">
                  <c:v>-84.135985329999997</c:v>
                </c:pt>
                <c:pt idx="41">
                  <c:v>-87.428383940000003</c:v>
                </c:pt>
                <c:pt idx="42">
                  <c:v>-86.653595600000003</c:v>
                </c:pt>
                <c:pt idx="43">
                  <c:v>-84.584831249999993</c:v>
                </c:pt>
                <c:pt idx="44">
                  <c:v>-82.518612719999993</c:v>
                </c:pt>
                <c:pt idx="45">
                  <c:v>-83.604142789999997</c:v>
                </c:pt>
                <c:pt idx="46">
                  <c:v>-85.299986619999999</c:v>
                </c:pt>
                <c:pt idx="47">
                  <c:v>-82.153115889999995</c:v>
                </c:pt>
                <c:pt idx="48">
                  <c:v>-81.713794849999999</c:v>
                </c:pt>
                <c:pt idx="49">
                  <c:v>-83.853368419999995</c:v>
                </c:pt>
                <c:pt idx="50">
                  <c:v>-82.481435669999996</c:v>
                </c:pt>
                <c:pt idx="51">
                  <c:v>-79.583195970000006</c:v>
                </c:pt>
                <c:pt idx="52">
                  <c:v>-77.644094960000004</c:v>
                </c:pt>
                <c:pt idx="53">
                  <c:v>-80.789798149999996</c:v>
                </c:pt>
                <c:pt idx="54">
                  <c:v>-80.737454560000003</c:v>
                </c:pt>
                <c:pt idx="55">
                  <c:v>-73.732074359999999</c:v>
                </c:pt>
                <c:pt idx="56">
                  <c:v>-68.787999260000007</c:v>
                </c:pt>
                <c:pt idx="57">
                  <c:v>-65.982640959999998</c:v>
                </c:pt>
                <c:pt idx="58">
                  <c:v>-69.51087785</c:v>
                </c:pt>
                <c:pt idx="59">
                  <c:v>-70.87161897</c:v>
                </c:pt>
                <c:pt idx="60">
                  <c:v>-68.002453340000002</c:v>
                </c:pt>
                <c:pt idx="61">
                  <c:v>-63.905273620000003</c:v>
                </c:pt>
                <c:pt idx="62">
                  <c:v>-65.117687860000004</c:v>
                </c:pt>
                <c:pt idx="63">
                  <c:v>-66.904659409999994</c:v>
                </c:pt>
                <c:pt idx="64">
                  <c:v>-62.99069059</c:v>
                </c:pt>
                <c:pt idx="65">
                  <c:v>-61.216319519999999</c:v>
                </c:pt>
                <c:pt idx="66">
                  <c:v>-60.893490200000002</c:v>
                </c:pt>
                <c:pt idx="67">
                  <c:v>-58.345397290000001</c:v>
                </c:pt>
                <c:pt idx="68">
                  <c:v>-50.225564149999997</c:v>
                </c:pt>
                <c:pt idx="69">
                  <c:v>-51.517297169999999</c:v>
                </c:pt>
                <c:pt idx="70">
                  <c:v>-56.359498610000003</c:v>
                </c:pt>
                <c:pt idx="71">
                  <c:v>-51.783171359999997</c:v>
                </c:pt>
                <c:pt idx="72">
                  <c:v>-49.697767220000003</c:v>
                </c:pt>
                <c:pt idx="73">
                  <c:v>-43.469933509999997</c:v>
                </c:pt>
                <c:pt idx="74">
                  <c:v>-52.575294970000002</c:v>
                </c:pt>
                <c:pt idx="75">
                  <c:v>-45.71609084</c:v>
                </c:pt>
                <c:pt idx="76">
                  <c:v>-43.465421339999999</c:v>
                </c:pt>
                <c:pt idx="77">
                  <c:v>-40.388430569999997</c:v>
                </c:pt>
                <c:pt idx="78">
                  <c:v>-37.415006959999999</c:v>
                </c:pt>
                <c:pt idx="79">
                  <c:v>-36.414192200000002</c:v>
                </c:pt>
                <c:pt idx="80">
                  <c:v>-39.276271819999998</c:v>
                </c:pt>
                <c:pt idx="81">
                  <c:v>-35.116052340000003</c:v>
                </c:pt>
                <c:pt idx="82">
                  <c:v>-30.349375599999998</c:v>
                </c:pt>
                <c:pt idx="83">
                  <c:v>-25.734814109999999</c:v>
                </c:pt>
                <c:pt idx="84">
                  <c:v>-30.05762069</c:v>
                </c:pt>
                <c:pt idx="85">
                  <c:v>-31.046928210000001</c:v>
                </c:pt>
                <c:pt idx="86">
                  <c:v>-24.40897283</c:v>
                </c:pt>
                <c:pt idx="87">
                  <c:v>-17.58795113</c:v>
                </c:pt>
                <c:pt idx="88">
                  <c:v>-19.828240560000001</c:v>
                </c:pt>
                <c:pt idx="89">
                  <c:v>-18.93153418</c:v>
                </c:pt>
                <c:pt idx="90">
                  <c:v>-17.04833914</c:v>
                </c:pt>
                <c:pt idx="91">
                  <c:v>-14.122525489999999</c:v>
                </c:pt>
                <c:pt idx="92">
                  <c:v>-12.890795580000001</c:v>
                </c:pt>
                <c:pt idx="93">
                  <c:v>-10.0571532</c:v>
                </c:pt>
                <c:pt idx="94">
                  <c:v>-9.1649169209999997</c:v>
                </c:pt>
                <c:pt idx="95">
                  <c:v>-7.6573097790000002</c:v>
                </c:pt>
                <c:pt idx="96">
                  <c:v>-6.4925358129999999</c:v>
                </c:pt>
                <c:pt idx="97">
                  <c:v>-3.914299846</c:v>
                </c:pt>
                <c:pt idx="98">
                  <c:v>-1.491007159</c:v>
                </c:pt>
                <c:pt idx="99">
                  <c:v>-2.6632841329999999</c:v>
                </c:pt>
                <c:pt idx="100">
                  <c:v>-3.0760323039999999</c:v>
                </c:pt>
                <c:pt idx="101">
                  <c:v>-3.3653152030000002</c:v>
                </c:pt>
                <c:pt idx="102">
                  <c:v>-2.9382924130000001</c:v>
                </c:pt>
                <c:pt idx="103">
                  <c:v>-1.865635317</c:v>
                </c:pt>
                <c:pt idx="104">
                  <c:v>-1.2214325370000001</c:v>
                </c:pt>
                <c:pt idx="105">
                  <c:v>-1.8148180840000001</c:v>
                </c:pt>
                <c:pt idx="106">
                  <c:v>-2.9499711930000001</c:v>
                </c:pt>
                <c:pt idx="107">
                  <c:v>-0.96894035899999997</c:v>
                </c:pt>
                <c:pt idx="108">
                  <c:v>-1.4111011600000001</c:v>
                </c:pt>
                <c:pt idx="109">
                  <c:v>-1.243679161</c:v>
                </c:pt>
                <c:pt idx="110">
                  <c:v>-1.4291505010000001</c:v>
                </c:pt>
                <c:pt idx="111">
                  <c:v>-1.816434305</c:v>
                </c:pt>
                <c:pt idx="112">
                  <c:v>-1.604694472</c:v>
                </c:pt>
                <c:pt idx="113">
                  <c:v>-1.072227005</c:v>
                </c:pt>
                <c:pt idx="114">
                  <c:v>-0.66073670100000004</c:v>
                </c:pt>
                <c:pt idx="115">
                  <c:v>-1.3651570310000001</c:v>
                </c:pt>
                <c:pt idx="116">
                  <c:v>-1.2579157409999999</c:v>
                </c:pt>
                <c:pt idx="117">
                  <c:v>-1.4516864039999999</c:v>
                </c:pt>
                <c:pt idx="118">
                  <c:v>-1.3255405440000001</c:v>
                </c:pt>
                <c:pt idx="119">
                  <c:v>-1.227333982</c:v>
                </c:pt>
                <c:pt idx="120">
                  <c:v>-1.2736498919999999</c:v>
                </c:pt>
                <c:pt idx="121">
                  <c:v>-1.390443707</c:v>
                </c:pt>
                <c:pt idx="122">
                  <c:v>-1.2672149559999999</c:v>
                </c:pt>
                <c:pt idx="123">
                  <c:v>-1.2421897390000001</c:v>
                </c:pt>
                <c:pt idx="124">
                  <c:v>-1.3763023720000001</c:v>
                </c:pt>
                <c:pt idx="125">
                  <c:v>-1.3503897410000001</c:v>
                </c:pt>
                <c:pt idx="126">
                  <c:v>-1.2308839819999999</c:v>
                </c:pt>
                <c:pt idx="127">
                  <c:v>-1.39753276</c:v>
                </c:pt>
                <c:pt idx="128">
                  <c:v>-1.2714639270000001</c:v>
                </c:pt>
                <c:pt idx="129">
                  <c:v>-1.205976744</c:v>
                </c:pt>
                <c:pt idx="130">
                  <c:v>-1.2571339880000001</c:v>
                </c:pt>
                <c:pt idx="131">
                  <c:v>-1.3499203849999999</c:v>
                </c:pt>
                <c:pt idx="132">
                  <c:v>-1.227021267</c:v>
                </c:pt>
                <c:pt idx="133">
                  <c:v>-1.2347089179999999</c:v>
                </c:pt>
                <c:pt idx="134">
                  <c:v>-1.311779078</c:v>
                </c:pt>
                <c:pt idx="135">
                  <c:v>-1.196309946</c:v>
                </c:pt>
                <c:pt idx="136">
                  <c:v>-1.1924436570000001</c:v>
                </c:pt>
                <c:pt idx="137">
                  <c:v>-1.3563965499999999</c:v>
                </c:pt>
                <c:pt idx="138">
                  <c:v>-1.0472289260000001</c:v>
                </c:pt>
                <c:pt idx="139">
                  <c:v>-1.1806105140000001</c:v>
                </c:pt>
                <c:pt idx="140">
                  <c:v>-1.339025562</c:v>
                </c:pt>
                <c:pt idx="141">
                  <c:v>-1.1462422370000001</c:v>
                </c:pt>
                <c:pt idx="142">
                  <c:v>-1.1770324759999999</c:v>
                </c:pt>
                <c:pt idx="143">
                  <c:v>-1.214000019</c:v>
                </c:pt>
                <c:pt idx="144">
                  <c:v>-1.258475837</c:v>
                </c:pt>
                <c:pt idx="145">
                  <c:v>-1.141568637</c:v>
                </c:pt>
                <c:pt idx="146">
                  <c:v>-1.16492259</c:v>
                </c:pt>
                <c:pt idx="147">
                  <c:v>-1.2450300910000001</c:v>
                </c:pt>
                <c:pt idx="148">
                  <c:v>-1.172940259</c:v>
                </c:pt>
                <c:pt idx="149">
                  <c:v>-1.2911130239999999</c:v>
                </c:pt>
                <c:pt idx="150">
                  <c:v>-1.269755094</c:v>
                </c:pt>
                <c:pt idx="151">
                  <c:v>-1.214575459</c:v>
                </c:pt>
                <c:pt idx="152">
                  <c:v>-1.1570065039999999</c:v>
                </c:pt>
                <c:pt idx="153">
                  <c:v>-1.283608898</c:v>
                </c:pt>
                <c:pt idx="154">
                  <c:v>-1.2274850639999999</c:v>
                </c:pt>
                <c:pt idx="155">
                  <c:v>-1.097544131</c:v>
                </c:pt>
                <c:pt idx="156">
                  <c:v>-1.2397433840000001</c:v>
                </c:pt>
                <c:pt idx="157">
                  <c:v>-1.3149547340000001</c:v>
                </c:pt>
                <c:pt idx="158">
                  <c:v>-1.073702105</c:v>
                </c:pt>
                <c:pt idx="159">
                  <c:v>-1.28805243</c:v>
                </c:pt>
                <c:pt idx="160">
                  <c:v>-1.1916687699999999</c:v>
                </c:pt>
                <c:pt idx="161">
                  <c:v>-1.117248437</c:v>
                </c:pt>
                <c:pt idx="162">
                  <c:v>-1.279929407</c:v>
                </c:pt>
                <c:pt idx="163">
                  <c:v>-1.3553894710000001</c:v>
                </c:pt>
              </c:numCache>
            </c:numRef>
          </c:val>
          <c:smooth val="0"/>
          <c:extLst>
            <c:ext xmlns:c16="http://schemas.microsoft.com/office/drawing/2014/chart" uri="{C3380CC4-5D6E-409C-BE32-E72D297353CC}">
              <c16:uniqueId val="{00000001-7240-4ED6-A583-B5B77D983083}"/>
            </c:ext>
          </c:extLst>
        </c:ser>
        <c:ser>
          <c:idx val="2"/>
          <c:order val="2"/>
          <c:tx>
            <c:strRef>
              <c:f>[从水平面把它竖起来.csv]从水平面把它竖起来!$L$1</c:f>
              <c:strCache>
                <c:ptCount val="1"/>
                <c:pt idx="0">
                  <c:v>Z-axis</c:v>
                </c:pt>
              </c:strCache>
            </c:strRef>
          </c:tx>
          <c:spPr>
            <a:ln w="28575" cap="rnd">
              <a:solidFill>
                <a:schemeClr val="accent3"/>
              </a:solidFill>
              <a:round/>
            </a:ln>
            <a:effectLst/>
          </c:spPr>
          <c:marker>
            <c:symbol val="none"/>
          </c:marker>
          <c:val>
            <c:numRef>
              <c:f>[从水平面把它竖起来.csv]从水平面把它竖起来!$L$2:$L$165</c:f>
              <c:numCache>
                <c:formatCode>General</c:formatCode>
                <c:ptCount val="164"/>
                <c:pt idx="0">
                  <c:v>-1.3360878810000001</c:v>
                </c:pt>
                <c:pt idx="1">
                  <c:v>-1.282028529</c:v>
                </c:pt>
                <c:pt idx="2">
                  <c:v>-0.49444963400000003</c:v>
                </c:pt>
                <c:pt idx="3">
                  <c:v>-3.651630436</c:v>
                </c:pt>
                <c:pt idx="4">
                  <c:v>-0.48492885000000002</c:v>
                </c:pt>
                <c:pt idx="5">
                  <c:v>3.6097534900000001</c:v>
                </c:pt>
                <c:pt idx="6">
                  <c:v>-6.3889141690000004</c:v>
                </c:pt>
                <c:pt idx="7">
                  <c:v>-6.6105724779999999</c:v>
                </c:pt>
                <c:pt idx="8">
                  <c:v>-0.28195711699999998</c:v>
                </c:pt>
                <c:pt idx="9">
                  <c:v>0.81314551000000002</c:v>
                </c:pt>
                <c:pt idx="10">
                  <c:v>-3.2460072260000001</c:v>
                </c:pt>
                <c:pt idx="11">
                  <c:v>-3.139241309</c:v>
                </c:pt>
                <c:pt idx="12">
                  <c:v>-3.2366896110000001</c:v>
                </c:pt>
                <c:pt idx="13">
                  <c:v>-1.884331137</c:v>
                </c:pt>
                <c:pt idx="14">
                  <c:v>-1.4682387889999999</c:v>
                </c:pt>
                <c:pt idx="15">
                  <c:v>-1.248491099</c:v>
                </c:pt>
                <c:pt idx="16">
                  <c:v>-1.674852003</c:v>
                </c:pt>
                <c:pt idx="17">
                  <c:v>-3.3356591560000002</c:v>
                </c:pt>
                <c:pt idx="18">
                  <c:v>-7.5774638940000001</c:v>
                </c:pt>
                <c:pt idx="19">
                  <c:v>-6.6018624179999996</c:v>
                </c:pt>
                <c:pt idx="20">
                  <c:v>-5.1805731970000002</c:v>
                </c:pt>
                <c:pt idx="21">
                  <c:v>-2.629585719</c:v>
                </c:pt>
                <c:pt idx="22">
                  <c:v>-4.2348338380000001</c:v>
                </c:pt>
                <c:pt idx="23">
                  <c:v>-7.6517648759999997</c:v>
                </c:pt>
                <c:pt idx="24">
                  <c:v>-6.3471559260000001</c:v>
                </c:pt>
                <c:pt idx="25">
                  <c:v>-4.2125693670000004</c:v>
                </c:pt>
                <c:pt idx="26">
                  <c:v>-5.0718079039999999</c:v>
                </c:pt>
                <c:pt idx="27">
                  <c:v>-5.0018524070000003</c:v>
                </c:pt>
                <c:pt idx="28">
                  <c:v>-3.9927355179999999</c:v>
                </c:pt>
                <c:pt idx="29">
                  <c:v>-8.0910101730000008</c:v>
                </c:pt>
                <c:pt idx="30">
                  <c:v>-5.0514672520000001</c:v>
                </c:pt>
                <c:pt idx="31">
                  <c:v>-5.3293851859999997</c:v>
                </c:pt>
                <c:pt idx="32">
                  <c:v>-10.03251139</c:v>
                </c:pt>
                <c:pt idx="33">
                  <c:v>-9.39202637</c:v>
                </c:pt>
                <c:pt idx="34">
                  <c:v>-9.1599579900000005</c:v>
                </c:pt>
                <c:pt idx="35">
                  <c:v>-12.003024460000001</c:v>
                </c:pt>
                <c:pt idx="36">
                  <c:v>-12.72143052</c:v>
                </c:pt>
                <c:pt idx="37">
                  <c:v>-13.369670040000001</c:v>
                </c:pt>
                <c:pt idx="38">
                  <c:v>-12.70860998</c:v>
                </c:pt>
                <c:pt idx="39">
                  <c:v>-11.86984503</c:v>
                </c:pt>
                <c:pt idx="40">
                  <c:v>-18.803013719999999</c:v>
                </c:pt>
                <c:pt idx="41">
                  <c:v>-12.40008051</c:v>
                </c:pt>
                <c:pt idx="42">
                  <c:v>-13.70171156</c:v>
                </c:pt>
                <c:pt idx="43">
                  <c:v>-18.0361963</c:v>
                </c:pt>
                <c:pt idx="44">
                  <c:v>-21.186315539999999</c:v>
                </c:pt>
                <c:pt idx="45">
                  <c:v>-20.098624350000001</c:v>
                </c:pt>
                <c:pt idx="46">
                  <c:v>-17.21803255</c:v>
                </c:pt>
                <c:pt idx="47">
                  <c:v>-21.94241079</c:v>
                </c:pt>
                <c:pt idx="48">
                  <c:v>-22.850186010000002</c:v>
                </c:pt>
                <c:pt idx="49">
                  <c:v>-20.125439010000001</c:v>
                </c:pt>
                <c:pt idx="50">
                  <c:v>-22.333943479999999</c:v>
                </c:pt>
                <c:pt idx="51">
                  <c:v>-26.071114810000001</c:v>
                </c:pt>
                <c:pt idx="52">
                  <c:v>-28.625726230000001</c:v>
                </c:pt>
                <c:pt idx="53">
                  <c:v>-25.389153719999999</c:v>
                </c:pt>
                <c:pt idx="54">
                  <c:v>-25.897275799999999</c:v>
                </c:pt>
                <c:pt idx="55">
                  <c:v>-33.886920240000002</c:v>
                </c:pt>
                <c:pt idx="56">
                  <c:v>-37.205733469999998</c:v>
                </c:pt>
                <c:pt idx="57">
                  <c:v>-40.770620569999998</c:v>
                </c:pt>
                <c:pt idx="58">
                  <c:v>-38.680625650000003</c:v>
                </c:pt>
                <c:pt idx="59">
                  <c:v>-37.649598959999999</c:v>
                </c:pt>
                <c:pt idx="60">
                  <c:v>-40.508978339999999</c:v>
                </c:pt>
                <c:pt idx="61">
                  <c:v>-43.768675399999999</c:v>
                </c:pt>
                <c:pt idx="62">
                  <c:v>-44.122181509999997</c:v>
                </c:pt>
                <c:pt idx="63">
                  <c:v>-42.963580469999997</c:v>
                </c:pt>
                <c:pt idx="64">
                  <c:v>-46.293697170000002</c:v>
                </c:pt>
                <c:pt idx="65">
                  <c:v>-47.839001289999999</c:v>
                </c:pt>
                <c:pt idx="66">
                  <c:v>-48.822685720000003</c:v>
                </c:pt>
                <c:pt idx="67">
                  <c:v>-51.427088740000002</c:v>
                </c:pt>
                <c:pt idx="68">
                  <c:v>-56.038394099999998</c:v>
                </c:pt>
                <c:pt idx="69">
                  <c:v>-56.821630880000001</c:v>
                </c:pt>
                <c:pt idx="70">
                  <c:v>-54.773375870000002</c:v>
                </c:pt>
                <c:pt idx="71">
                  <c:v>-57.75549006</c:v>
                </c:pt>
                <c:pt idx="72">
                  <c:v>-59.91599867</c:v>
                </c:pt>
                <c:pt idx="73">
                  <c:v>-63.409902549999998</c:v>
                </c:pt>
                <c:pt idx="74">
                  <c:v>-60.770827689999997</c:v>
                </c:pt>
                <c:pt idx="75">
                  <c:v>-64.60245415</c:v>
                </c:pt>
                <c:pt idx="76">
                  <c:v>-65.688007940000006</c:v>
                </c:pt>
                <c:pt idx="77">
                  <c:v>-67.311119410000003</c:v>
                </c:pt>
                <c:pt idx="78">
                  <c:v>-69.732488459999999</c:v>
                </c:pt>
                <c:pt idx="79">
                  <c:v>-71.734039910000007</c:v>
                </c:pt>
                <c:pt idx="80">
                  <c:v>-71.02295522</c:v>
                </c:pt>
                <c:pt idx="81">
                  <c:v>-73.438385600000004</c:v>
                </c:pt>
                <c:pt idx="82">
                  <c:v>-76.059660399999999</c:v>
                </c:pt>
                <c:pt idx="83">
                  <c:v>-78.99672108</c:v>
                </c:pt>
                <c:pt idx="84">
                  <c:v>-78.200631270000002</c:v>
                </c:pt>
                <c:pt idx="85">
                  <c:v>-77.804601890000001</c:v>
                </c:pt>
                <c:pt idx="86">
                  <c:v>-80.342958550000006</c:v>
                </c:pt>
                <c:pt idx="87">
                  <c:v>-84.626335620000006</c:v>
                </c:pt>
                <c:pt idx="88">
                  <c:v>-83.738735899999995</c:v>
                </c:pt>
                <c:pt idx="89">
                  <c:v>-84.257130399999994</c:v>
                </c:pt>
                <c:pt idx="90">
                  <c:v>-85.233903299999994</c:v>
                </c:pt>
                <c:pt idx="91">
                  <c:v>-86.706595030000003</c:v>
                </c:pt>
                <c:pt idx="92">
                  <c:v>-87.13774377</c:v>
                </c:pt>
                <c:pt idx="93">
                  <c:v>-88.021593129999999</c:v>
                </c:pt>
                <c:pt idx="94">
                  <c:v>-88.519165020000003</c:v>
                </c:pt>
                <c:pt idx="95">
                  <c:v>-88.916581690000001</c:v>
                </c:pt>
                <c:pt idx="96">
                  <c:v>-88.996188739999994</c:v>
                </c:pt>
                <c:pt idx="97">
                  <c:v>-89.598986479999994</c:v>
                </c:pt>
                <c:pt idx="98">
                  <c:v>-89.744111160000003</c:v>
                </c:pt>
                <c:pt idx="99">
                  <c:v>-89.830860259999994</c:v>
                </c:pt>
                <c:pt idx="100">
                  <c:v>-89.810097999999996</c:v>
                </c:pt>
                <c:pt idx="101">
                  <c:v>-89.812383940000004</c:v>
                </c:pt>
                <c:pt idx="102">
                  <c:v>-89.805701440000007</c:v>
                </c:pt>
                <c:pt idx="103">
                  <c:v>-89.911876489999997</c:v>
                </c:pt>
                <c:pt idx="104">
                  <c:v>-89.968809089999993</c:v>
                </c:pt>
                <c:pt idx="105">
                  <c:v>-89.942490829999997</c:v>
                </c:pt>
                <c:pt idx="106">
                  <c:v>-89.715403199999997</c:v>
                </c:pt>
                <c:pt idx="107">
                  <c:v>-89.981203019999995</c:v>
                </c:pt>
                <c:pt idx="108">
                  <c:v>-89.956411079999995</c:v>
                </c:pt>
                <c:pt idx="109">
                  <c:v>-89.973528009999995</c:v>
                </c:pt>
                <c:pt idx="110">
                  <c:v>-89.958059280000001</c:v>
                </c:pt>
                <c:pt idx="111">
                  <c:v>-89.922876669999994</c:v>
                </c:pt>
                <c:pt idx="112">
                  <c:v>-89.897920010000007</c:v>
                </c:pt>
                <c:pt idx="113">
                  <c:v>-89.97515301</c:v>
                </c:pt>
                <c:pt idx="114">
                  <c:v>-89.989324530000005</c:v>
                </c:pt>
                <c:pt idx="115">
                  <c:v>-89.961325889999998</c:v>
                </c:pt>
                <c:pt idx="116">
                  <c:v>-89.966251959999994</c:v>
                </c:pt>
                <c:pt idx="117">
                  <c:v>-89.956534320000003</c:v>
                </c:pt>
                <c:pt idx="118">
                  <c:v>-89.962771979999999</c:v>
                </c:pt>
                <c:pt idx="119">
                  <c:v>-89.964906580000005</c:v>
                </c:pt>
                <c:pt idx="120">
                  <c:v>-89.962363339999996</c:v>
                </c:pt>
                <c:pt idx="121">
                  <c:v>-89.957351799999998</c:v>
                </c:pt>
                <c:pt idx="122">
                  <c:v>-89.964941019999998</c:v>
                </c:pt>
                <c:pt idx="123">
                  <c:v>-89.968599830000002</c:v>
                </c:pt>
                <c:pt idx="124">
                  <c:v>-89.960778790000006</c:v>
                </c:pt>
                <c:pt idx="125">
                  <c:v>-89.960516690000006</c:v>
                </c:pt>
                <c:pt idx="126">
                  <c:v>-89.964907699999998</c:v>
                </c:pt>
                <c:pt idx="127">
                  <c:v>-89.954684380000003</c:v>
                </c:pt>
                <c:pt idx="128">
                  <c:v>-89.961703439999994</c:v>
                </c:pt>
                <c:pt idx="129">
                  <c:v>-89.967506470000004</c:v>
                </c:pt>
                <c:pt idx="130">
                  <c:v>-89.965227940000005</c:v>
                </c:pt>
                <c:pt idx="131">
                  <c:v>-89.961996249999999</c:v>
                </c:pt>
                <c:pt idx="132">
                  <c:v>-89.966418469999994</c:v>
                </c:pt>
                <c:pt idx="133">
                  <c:v>-89.966183729999997</c:v>
                </c:pt>
                <c:pt idx="134">
                  <c:v>-89.959665180000002</c:v>
                </c:pt>
                <c:pt idx="135">
                  <c:v>-89.965963619999997</c:v>
                </c:pt>
                <c:pt idx="136">
                  <c:v>-89.968446670000006</c:v>
                </c:pt>
                <c:pt idx="137">
                  <c:v>-89.960846759999995</c:v>
                </c:pt>
                <c:pt idx="138">
                  <c:v>-89.974052060000005</c:v>
                </c:pt>
                <c:pt idx="139">
                  <c:v>-89.968054240000001</c:v>
                </c:pt>
                <c:pt idx="140">
                  <c:v>-89.962039399999995</c:v>
                </c:pt>
                <c:pt idx="141">
                  <c:v>-89.966444929999994</c:v>
                </c:pt>
                <c:pt idx="142">
                  <c:v>-89.967881840000004</c:v>
                </c:pt>
                <c:pt idx="143">
                  <c:v>-89.967393209999997</c:v>
                </c:pt>
                <c:pt idx="144">
                  <c:v>-89.96498441</c:v>
                </c:pt>
                <c:pt idx="145">
                  <c:v>-89.970780099999999</c:v>
                </c:pt>
                <c:pt idx="146">
                  <c:v>-89.969211229999999</c:v>
                </c:pt>
                <c:pt idx="147">
                  <c:v>-89.964791399999996</c:v>
                </c:pt>
                <c:pt idx="148">
                  <c:v>-89.966266989999994</c:v>
                </c:pt>
                <c:pt idx="149">
                  <c:v>-89.961629029999997</c:v>
                </c:pt>
                <c:pt idx="150">
                  <c:v>-89.963071819999996</c:v>
                </c:pt>
                <c:pt idx="151">
                  <c:v>-89.966110540000003</c:v>
                </c:pt>
                <c:pt idx="152">
                  <c:v>-89.971989350000001</c:v>
                </c:pt>
                <c:pt idx="153">
                  <c:v>-89.965921789999996</c:v>
                </c:pt>
                <c:pt idx="154">
                  <c:v>-89.965993179999998</c:v>
                </c:pt>
                <c:pt idx="155">
                  <c:v>-89.969415510000005</c:v>
                </c:pt>
                <c:pt idx="156">
                  <c:v>-89.963649200000006</c:v>
                </c:pt>
                <c:pt idx="157">
                  <c:v>-89.960256000000001</c:v>
                </c:pt>
                <c:pt idx="158">
                  <c:v>-89.969465790000001</c:v>
                </c:pt>
                <c:pt idx="159">
                  <c:v>-89.964165969999996</c:v>
                </c:pt>
                <c:pt idx="160">
                  <c:v>-89.969327149999998</c:v>
                </c:pt>
                <c:pt idx="161">
                  <c:v>-89.971003469999999</c:v>
                </c:pt>
                <c:pt idx="162">
                  <c:v>-89.964881140000003</c:v>
                </c:pt>
                <c:pt idx="163">
                  <c:v>-89.960245470000004</c:v>
                </c:pt>
              </c:numCache>
            </c:numRef>
          </c:val>
          <c:smooth val="0"/>
          <c:extLst>
            <c:ext xmlns:c16="http://schemas.microsoft.com/office/drawing/2014/chart" uri="{C3380CC4-5D6E-409C-BE32-E72D297353CC}">
              <c16:uniqueId val="{00000002-7240-4ED6-A583-B5B77D983083}"/>
            </c:ext>
          </c:extLst>
        </c:ser>
        <c:dLbls>
          <c:showLegendKey val="0"/>
          <c:showVal val="0"/>
          <c:showCatName val="0"/>
          <c:showSerName val="0"/>
          <c:showPercent val="0"/>
          <c:showBubbleSize val="0"/>
        </c:dLbls>
        <c:smooth val="0"/>
        <c:axId val="154019843"/>
        <c:axId val="232795548"/>
      </c:lineChart>
      <c:catAx>
        <c:axId val="15401984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232795548"/>
        <c:crosses val="autoZero"/>
        <c:auto val="1"/>
        <c:lblAlgn val="ctr"/>
        <c:lblOffset val="100"/>
        <c:noMultiLvlLbl val="0"/>
      </c:catAx>
      <c:valAx>
        <c:axId val="2327955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54019843"/>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The clination in X,Y and Z axes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accelerometer!$P$1</c:f>
              <c:strCache>
                <c:ptCount val="1"/>
                <c:pt idx="0">
                  <c:v>Accel_X</c:v>
                </c:pt>
              </c:strCache>
            </c:strRef>
          </c:tx>
          <c:spPr>
            <a:ln w="28575" cap="rnd">
              <a:solidFill>
                <a:schemeClr val="accent1"/>
              </a:solidFill>
              <a:round/>
            </a:ln>
            <a:effectLst/>
          </c:spPr>
          <c:marker>
            <c:symbol val="none"/>
          </c:marker>
          <c:val>
            <c:numRef>
              <c:f>accelerometer!$P$2:$P$423</c:f>
              <c:numCache>
                <c:formatCode>General</c:formatCode>
                <c:ptCount val="422"/>
                <c:pt idx="0">
                  <c:v>0.63979657607705276</c:v>
                </c:pt>
                <c:pt idx="1">
                  <c:v>0.62784537237450089</c:v>
                </c:pt>
                <c:pt idx="2">
                  <c:v>0.66171691518884102</c:v>
                </c:pt>
                <c:pt idx="3">
                  <c:v>0.63435201355775839</c:v>
                </c:pt>
                <c:pt idx="4">
                  <c:v>0.57718035985435545</c:v>
                </c:pt>
                <c:pt idx="5">
                  <c:v>0.60278324499234348</c:v>
                </c:pt>
                <c:pt idx="6">
                  <c:v>0.61467274000222205</c:v>
                </c:pt>
                <c:pt idx="7">
                  <c:v>0.57309792463995424</c:v>
                </c:pt>
                <c:pt idx="8">
                  <c:v>0.67830145549355614</c:v>
                </c:pt>
                <c:pt idx="9">
                  <c:v>0.57706030912778217</c:v>
                </c:pt>
                <c:pt idx="10">
                  <c:v>0.5668026595372847</c:v>
                </c:pt>
                <c:pt idx="11">
                  <c:v>0.64339477818363988</c:v>
                </c:pt>
                <c:pt idx="12">
                  <c:v>0.61840539408772333</c:v>
                </c:pt>
                <c:pt idx="13">
                  <c:v>0.6322518192693084</c:v>
                </c:pt>
                <c:pt idx="14">
                  <c:v>0.68593202170796252</c:v>
                </c:pt>
                <c:pt idx="15">
                  <c:v>0.67471776787461457</c:v>
                </c:pt>
                <c:pt idx="16">
                  <c:v>0.62724129714522725</c:v>
                </c:pt>
                <c:pt idx="17">
                  <c:v>0.64590956938273947</c:v>
                </c:pt>
                <c:pt idx="18">
                  <c:v>0.665046274976139</c:v>
                </c:pt>
                <c:pt idx="19">
                  <c:v>0.66674491388459345</c:v>
                </c:pt>
                <c:pt idx="20">
                  <c:v>0.59005206632914986</c:v>
                </c:pt>
                <c:pt idx="21">
                  <c:v>0.53015974740247251</c:v>
                </c:pt>
                <c:pt idx="22">
                  <c:v>0.66963750484274032</c:v>
                </c:pt>
                <c:pt idx="23">
                  <c:v>-0.65279413666218888</c:v>
                </c:pt>
                <c:pt idx="24">
                  <c:v>-3.2738391592341354</c:v>
                </c:pt>
                <c:pt idx="25">
                  <c:v>-1.6470014559474329</c:v>
                </c:pt>
                <c:pt idx="26">
                  <c:v>4.259644374942317</c:v>
                </c:pt>
                <c:pt idx="27">
                  <c:v>5.4693546082023614</c:v>
                </c:pt>
                <c:pt idx="28">
                  <c:v>0.34419711336718462</c:v>
                </c:pt>
                <c:pt idx="29">
                  <c:v>0.70312403984639749</c:v>
                </c:pt>
                <c:pt idx="30">
                  <c:v>0.6856214080607268</c:v>
                </c:pt>
                <c:pt idx="31">
                  <c:v>0.66789457055057477</c:v>
                </c:pt>
                <c:pt idx="32">
                  <c:v>0.75312871406557758</c:v>
                </c:pt>
                <c:pt idx="33">
                  <c:v>3.5154920805425318</c:v>
                </c:pt>
                <c:pt idx="34">
                  <c:v>2.5955354442630183</c:v>
                </c:pt>
                <c:pt idx="35">
                  <c:v>0.36403929301969978</c:v>
                </c:pt>
                <c:pt idx="36">
                  <c:v>-0.59316964011154272</c:v>
                </c:pt>
                <c:pt idx="37">
                  <c:v>0.27325957832737197</c:v>
                </c:pt>
                <c:pt idx="38">
                  <c:v>0.53580936344651298</c:v>
                </c:pt>
                <c:pt idx="39">
                  <c:v>0.63918609082754951</c:v>
                </c:pt>
                <c:pt idx="40">
                  <c:v>0.13983000074747559</c:v>
                </c:pt>
                <c:pt idx="41">
                  <c:v>0.3311342130807633</c:v>
                </c:pt>
                <c:pt idx="42">
                  <c:v>0.84872453551004268</c:v>
                </c:pt>
                <c:pt idx="43">
                  <c:v>0.98016206958073937</c:v>
                </c:pt>
                <c:pt idx="44">
                  <c:v>0.80434988382779138</c:v>
                </c:pt>
                <c:pt idx="45">
                  <c:v>0.46180977976912363</c:v>
                </c:pt>
                <c:pt idx="46">
                  <c:v>0.24419440941844783</c:v>
                </c:pt>
                <c:pt idx="47">
                  <c:v>-0.39714704774184945</c:v>
                </c:pt>
                <c:pt idx="48">
                  <c:v>-0.16091270092294796</c:v>
                </c:pt>
                <c:pt idx="49">
                  <c:v>0.68729831195089874</c:v>
                </c:pt>
                <c:pt idx="50">
                  <c:v>1.6272053304467466</c:v>
                </c:pt>
                <c:pt idx="51">
                  <c:v>1.0314756512671759</c:v>
                </c:pt>
                <c:pt idx="52">
                  <c:v>-0.26002402262920277</c:v>
                </c:pt>
                <c:pt idx="53">
                  <c:v>-0.57097922811701185</c:v>
                </c:pt>
                <c:pt idx="54">
                  <c:v>0.95994493577613615</c:v>
                </c:pt>
                <c:pt idx="55">
                  <c:v>0.75448782868230901</c:v>
                </c:pt>
                <c:pt idx="56">
                  <c:v>1.9530763832492652</c:v>
                </c:pt>
                <c:pt idx="57">
                  <c:v>2.0256696299495069</c:v>
                </c:pt>
                <c:pt idx="58">
                  <c:v>1.0096005884827537</c:v>
                </c:pt>
                <c:pt idx="59">
                  <c:v>1.6718924749528357</c:v>
                </c:pt>
                <c:pt idx="60">
                  <c:v>0.43296994409274209</c:v>
                </c:pt>
                <c:pt idx="61">
                  <c:v>-0.39524399267985799</c:v>
                </c:pt>
                <c:pt idx="62">
                  <c:v>0.73374357213061103</c:v>
                </c:pt>
                <c:pt idx="63">
                  <c:v>-1.0478624410282937</c:v>
                </c:pt>
                <c:pt idx="64">
                  <c:v>-0.23397968704554023</c:v>
                </c:pt>
                <c:pt idx="65">
                  <c:v>-0.15466711714872555</c:v>
                </c:pt>
                <c:pt idx="66">
                  <c:v>-1.1366908599119223</c:v>
                </c:pt>
                <c:pt idx="67">
                  <c:v>0.90011107469006224</c:v>
                </c:pt>
                <c:pt idx="68">
                  <c:v>1.5183847649080855</c:v>
                </c:pt>
                <c:pt idx="69">
                  <c:v>0.60816564967485764</c:v>
                </c:pt>
                <c:pt idx="70">
                  <c:v>0.65520325537270097</c:v>
                </c:pt>
                <c:pt idx="71">
                  <c:v>0.16963219844872138</c:v>
                </c:pt>
                <c:pt idx="72">
                  <c:v>0.2240427713707788</c:v>
                </c:pt>
                <c:pt idx="73">
                  <c:v>0.19232648403880293</c:v>
                </c:pt>
                <c:pt idx="74">
                  <c:v>0.41783655746663517</c:v>
                </c:pt>
                <c:pt idx="75">
                  <c:v>1.2276953483872648</c:v>
                </c:pt>
                <c:pt idx="76">
                  <c:v>1.0331859864425499</c:v>
                </c:pt>
                <c:pt idx="77">
                  <c:v>0.30682099048655687</c:v>
                </c:pt>
                <c:pt idx="78">
                  <c:v>0.83839116136854874</c:v>
                </c:pt>
                <c:pt idx="79">
                  <c:v>1.8476962990453041</c:v>
                </c:pt>
                <c:pt idx="80">
                  <c:v>1.1015268853498019</c:v>
                </c:pt>
                <c:pt idx="81">
                  <c:v>0.49349567425878632</c:v>
                </c:pt>
                <c:pt idx="82">
                  <c:v>2.0258163316408151</c:v>
                </c:pt>
                <c:pt idx="83">
                  <c:v>0.17896632375304497</c:v>
                </c:pt>
                <c:pt idx="84">
                  <c:v>0.15949989473530532</c:v>
                </c:pt>
                <c:pt idx="85">
                  <c:v>1.429202081400434</c:v>
                </c:pt>
                <c:pt idx="86">
                  <c:v>8.9401374052781118E-2</c:v>
                </c:pt>
                <c:pt idx="87">
                  <c:v>-0.32708834360653566</c:v>
                </c:pt>
                <c:pt idx="88">
                  <c:v>-0.39878240217575539</c:v>
                </c:pt>
                <c:pt idx="89">
                  <c:v>1.0660815131203869</c:v>
                </c:pt>
                <c:pt idx="90">
                  <c:v>1.3637335538765762</c:v>
                </c:pt>
                <c:pt idx="91">
                  <c:v>1.8483795431488335</c:v>
                </c:pt>
                <c:pt idx="92">
                  <c:v>0.29039951805718917</c:v>
                </c:pt>
                <c:pt idx="93">
                  <c:v>1.8560021210951008</c:v>
                </c:pt>
                <c:pt idx="94">
                  <c:v>-1.4868682186614952</c:v>
                </c:pt>
                <c:pt idx="95">
                  <c:v>-0.4832686698109549</c:v>
                </c:pt>
                <c:pt idx="96">
                  <c:v>-1.3033774653208974</c:v>
                </c:pt>
                <c:pt idx="97">
                  <c:v>-2.1646565947250798</c:v>
                </c:pt>
                <c:pt idx="98">
                  <c:v>7.3795869246041673E-2</c:v>
                </c:pt>
                <c:pt idx="99">
                  <c:v>0.85079093559290153</c:v>
                </c:pt>
                <c:pt idx="100">
                  <c:v>2.6731617415314775</c:v>
                </c:pt>
                <c:pt idx="101">
                  <c:v>0.58700385164249924</c:v>
                </c:pt>
                <c:pt idx="102">
                  <c:v>2.3883104133258546</c:v>
                </c:pt>
                <c:pt idx="103">
                  <c:v>-2.2482287670859176</c:v>
                </c:pt>
                <c:pt idx="104">
                  <c:v>-0.13595255927061814</c:v>
                </c:pt>
                <c:pt idx="105">
                  <c:v>1.1585615185017746</c:v>
                </c:pt>
                <c:pt idx="106">
                  <c:v>0.55825797047893422</c:v>
                </c:pt>
                <c:pt idx="107">
                  <c:v>2.4214030996236997</c:v>
                </c:pt>
                <c:pt idx="108">
                  <c:v>-0.20709366114321662</c:v>
                </c:pt>
                <c:pt idx="109">
                  <c:v>1.8369994299187078</c:v>
                </c:pt>
                <c:pt idx="110">
                  <c:v>-0.67858550130626283</c:v>
                </c:pt>
                <c:pt idx="111">
                  <c:v>-0.2783677030115328</c:v>
                </c:pt>
                <c:pt idx="112">
                  <c:v>0.80162434483096123</c:v>
                </c:pt>
                <c:pt idx="113">
                  <c:v>0.20122424900185931</c:v>
                </c:pt>
                <c:pt idx="114">
                  <c:v>-1.1237582198771383</c:v>
                </c:pt>
                <c:pt idx="115">
                  <c:v>1.5233524742001996</c:v>
                </c:pt>
                <c:pt idx="116">
                  <c:v>2.2827051967572887</c:v>
                </c:pt>
                <c:pt idx="117">
                  <c:v>-0.9733617698240522</c:v>
                </c:pt>
                <c:pt idx="118">
                  <c:v>0.96849785715755632</c:v>
                </c:pt>
                <c:pt idx="119">
                  <c:v>1.9132248269049668</c:v>
                </c:pt>
                <c:pt idx="120">
                  <c:v>-0.53450844352638538</c:v>
                </c:pt>
                <c:pt idx="121">
                  <c:v>-2.1938589981564893E-2</c:v>
                </c:pt>
                <c:pt idx="122">
                  <c:v>-1.1196051818726036</c:v>
                </c:pt>
                <c:pt idx="123">
                  <c:v>0.7217783565313618</c:v>
                </c:pt>
                <c:pt idx="124">
                  <c:v>2.8883604785699193</c:v>
                </c:pt>
                <c:pt idx="125">
                  <c:v>4.203297837647396</c:v>
                </c:pt>
                <c:pt idx="126">
                  <c:v>1.3103197643542717</c:v>
                </c:pt>
                <c:pt idx="127">
                  <c:v>1.519795980073311</c:v>
                </c:pt>
                <c:pt idx="128">
                  <c:v>0.47000369862811231</c:v>
                </c:pt>
                <c:pt idx="129">
                  <c:v>1.0711794359768461</c:v>
                </c:pt>
                <c:pt idx="130">
                  <c:v>-2.1811967199855857</c:v>
                </c:pt>
                <c:pt idx="131">
                  <c:v>-1.516593520389687</c:v>
                </c:pt>
                <c:pt idx="132">
                  <c:v>-1.3168621633826627</c:v>
                </c:pt>
                <c:pt idx="133">
                  <c:v>-9.5358060758750335E-2</c:v>
                </c:pt>
                <c:pt idx="134">
                  <c:v>0.8057314738731971</c:v>
                </c:pt>
                <c:pt idx="135">
                  <c:v>0.73901839617867415</c:v>
                </c:pt>
                <c:pt idx="136">
                  <c:v>0.60793271392191561</c:v>
                </c:pt>
                <c:pt idx="137">
                  <c:v>0.26326154959090486</c:v>
                </c:pt>
                <c:pt idx="138">
                  <c:v>0.32774382271684527</c:v>
                </c:pt>
                <c:pt idx="139">
                  <c:v>0.20647646898971003</c:v>
                </c:pt>
                <c:pt idx="140">
                  <c:v>-0.48954051986765035</c:v>
                </c:pt>
                <c:pt idx="141">
                  <c:v>-1.5468977781258424</c:v>
                </c:pt>
                <c:pt idx="142">
                  <c:v>-0.49243537242223934</c:v>
                </c:pt>
                <c:pt idx="143">
                  <c:v>1.4378900838006474</c:v>
                </c:pt>
                <c:pt idx="144">
                  <c:v>2.3429556810162944</c:v>
                </c:pt>
                <c:pt idx="145">
                  <c:v>1.9209933035832405</c:v>
                </c:pt>
                <c:pt idx="146">
                  <c:v>-2.4298774025813659</c:v>
                </c:pt>
                <c:pt idx="147">
                  <c:v>-1.5132634075064855</c:v>
                </c:pt>
                <c:pt idx="148">
                  <c:v>0.28982117681060537</c:v>
                </c:pt>
                <c:pt idx="149">
                  <c:v>2.5462993191154522</c:v>
                </c:pt>
                <c:pt idx="150">
                  <c:v>0.2596603774118259</c:v>
                </c:pt>
                <c:pt idx="151">
                  <c:v>3.2956705879620016</c:v>
                </c:pt>
                <c:pt idx="152">
                  <c:v>0.57896584631874948</c:v>
                </c:pt>
                <c:pt idx="153">
                  <c:v>2.7601557298769142</c:v>
                </c:pt>
                <c:pt idx="154">
                  <c:v>-0.20153717426964415</c:v>
                </c:pt>
                <c:pt idx="155">
                  <c:v>0.73118351641055346</c:v>
                </c:pt>
                <c:pt idx="156">
                  <c:v>0.59670334660562685</c:v>
                </c:pt>
                <c:pt idx="157">
                  <c:v>-6.164960120164123E-2</c:v>
                </c:pt>
                <c:pt idx="158">
                  <c:v>1.8124603249183582</c:v>
                </c:pt>
                <c:pt idx="159">
                  <c:v>-1.8943269626947623</c:v>
                </c:pt>
                <c:pt idx="160">
                  <c:v>-0.45839474564393501</c:v>
                </c:pt>
                <c:pt idx="161">
                  <c:v>1.4655298153978376</c:v>
                </c:pt>
                <c:pt idx="162">
                  <c:v>1.7501432240568853</c:v>
                </c:pt>
                <c:pt idx="163">
                  <c:v>1.0260662175346651</c:v>
                </c:pt>
                <c:pt idx="164">
                  <c:v>0.25016082942250073</c:v>
                </c:pt>
                <c:pt idx="165">
                  <c:v>0.16365087416756693</c:v>
                </c:pt>
                <c:pt idx="166">
                  <c:v>0.5326038128154259</c:v>
                </c:pt>
                <c:pt idx="167">
                  <c:v>2.1785170690804474</c:v>
                </c:pt>
                <c:pt idx="168">
                  <c:v>0.82983819754706045</c:v>
                </c:pt>
                <c:pt idx="169">
                  <c:v>-0.14030398765798016</c:v>
                </c:pt>
                <c:pt idx="170">
                  <c:v>0.26315856698386408</c:v>
                </c:pt>
                <c:pt idx="171">
                  <c:v>0.8211442697489777</c:v>
                </c:pt>
                <c:pt idx="172">
                  <c:v>1.1473794158357355</c:v>
                </c:pt>
                <c:pt idx="173">
                  <c:v>1.400230261619271</c:v>
                </c:pt>
                <c:pt idx="174">
                  <c:v>0.88035022015068487</c:v>
                </c:pt>
                <c:pt idx="175">
                  <c:v>0.28723687532946279</c:v>
                </c:pt>
                <c:pt idx="176">
                  <c:v>-0.14204225468285034</c:v>
                </c:pt>
                <c:pt idx="177">
                  <c:v>0.20279439797888721</c:v>
                </c:pt>
                <c:pt idx="178">
                  <c:v>2.1584614997008003</c:v>
                </c:pt>
                <c:pt idx="179">
                  <c:v>0.54732949039743251</c:v>
                </c:pt>
                <c:pt idx="180">
                  <c:v>0.87165767337297839</c:v>
                </c:pt>
                <c:pt idx="181">
                  <c:v>1.0273682947913618</c:v>
                </c:pt>
                <c:pt idx="182">
                  <c:v>1.0800519288985935</c:v>
                </c:pt>
                <c:pt idx="183">
                  <c:v>6.5152314096030089E-2</c:v>
                </c:pt>
                <c:pt idx="184">
                  <c:v>0.82522744880352372</c:v>
                </c:pt>
                <c:pt idx="185">
                  <c:v>1.3746994609321688</c:v>
                </c:pt>
                <c:pt idx="186">
                  <c:v>0.21512901508239307</c:v>
                </c:pt>
                <c:pt idx="187">
                  <c:v>-1.0886835665976975</c:v>
                </c:pt>
                <c:pt idx="188">
                  <c:v>0.9507541850210055</c:v>
                </c:pt>
                <c:pt idx="189">
                  <c:v>1.104090098228957</c:v>
                </c:pt>
                <c:pt idx="190">
                  <c:v>0.23571963271015639</c:v>
                </c:pt>
                <c:pt idx="191">
                  <c:v>1.3047810080222324</c:v>
                </c:pt>
                <c:pt idx="192">
                  <c:v>-0.2486189387164093</c:v>
                </c:pt>
                <c:pt idx="193">
                  <c:v>0.45816446082969492</c:v>
                </c:pt>
                <c:pt idx="194">
                  <c:v>0.82022444519658844</c:v>
                </c:pt>
                <c:pt idx="195">
                  <c:v>0.33564629980783983</c:v>
                </c:pt>
                <c:pt idx="196">
                  <c:v>0.47067307099131411</c:v>
                </c:pt>
                <c:pt idx="197">
                  <c:v>0.13530752481619157</c:v>
                </c:pt>
                <c:pt idx="198">
                  <c:v>0.37719399590906605</c:v>
                </c:pt>
                <c:pt idx="199">
                  <c:v>1.1500439629629944</c:v>
                </c:pt>
                <c:pt idx="200">
                  <c:v>0.96681493965123011</c:v>
                </c:pt>
                <c:pt idx="201">
                  <c:v>0.68881947035779878</c:v>
                </c:pt>
                <c:pt idx="202">
                  <c:v>0.39363141000665636</c:v>
                </c:pt>
                <c:pt idx="203">
                  <c:v>0.25519496536277453</c:v>
                </c:pt>
                <c:pt idx="204">
                  <c:v>0.43185012343078272</c:v>
                </c:pt>
                <c:pt idx="205">
                  <c:v>1.0977907947215035</c:v>
                </c:pt>
                <c:pt idx="206">
                  <c:v>1.522005005736069</c:v>
                </c:pt>
                <c:pt idx="207">
                  <c:v>0.86421449296035202</c:v>
                </c:pt>
                <c:pt idx="208">
                  <c:v>-0.30907326618631781</c:v>
                </c:pt>
                <c:pt idx="209">
                  <c:v>0.47060133887734024</c:v>
                </c:pt>
                <c:pt idx="210">
                  <c:v>0.28228627505515169</c:v>
                </c:pt>
                <c:pt idx="211">
                  <c:v>1.0460094320695126</c:v>
                </c:pt>
                <c:pt idx="212">
                  <c:v>-2.722142679531633</c:v>
                </c:pt>
                <c:pt idx="213">
                  <c:v>-2.4105681484559107</c:v>
                </c:pt>
                <c:pt idx="214">
                  <c:v>1.2623994931821474</c:v>
                </c:pt>
                <c:pt idx="215">
                  <c:v>4.3948756180888227</c:v>
                </c:pt>
                <c:pt idx="216">
                  <c:v>3.8554186090504858</c:v>
                </c:pt>
                <c:pt idx="217">
                  <c:v>1.0854680708958298</c:v>
                </c:pt>
                <c:pt idx="218">
                  <c:v>-0.42298098238333487</c:v>
                </c:pt>
                <c:pt idx="219">
                  <c:v>0.46485106691636524</c:v>
                </c:pt>
                <c:pt idx="220">
                  <c:v>0.90931053783821436</c:v>
                </c:pt>
                <c:pt idx="221">
                  <c:v>0.24395629337453589</c:v>
                </c:pt>
                <c:pt idx="222">
                  <c:v>0.83275573466957775</c:v>
                </c:pt>
                <c:pt idx="223">
                  <c:v>0.26361952154476254</c:v>
                </c:pt>
                <c:pt idx="224">
                  <c:v>0.11710425394293202</c:v>
                </c:pt>
                <c:pt idx="225">
                  <c:v>0.51143295985774073</c:v>
                </c:pt>
                <c:pt idx="226">
                  <c:v>0.90175436035888779</c:v>
                </c:pt>
                <c:pt idx="227">
                  <c:v>-0.14527035954384024</c:v>
                </c:pt>
                <c:pt idx="228">
                  <c:v>0.58642935218824499</c:v>
                </c:pt>
                <c:pt idx="229">
                  <c:v>0.25136562475874874</c:v>
                </c:pt>
                <c:pt idx="230">
                  <c:v>0.53843585886393974</c:v>
                </c:pt>
                <c:pt idx="231">
                  <c:v>2.3430437558104149</c:v>
                </c:pt>
                <c:pt idx="232">
                  <c:v>0.45113988503874008</c:v>
                </c:pt>
                <c:pt idx="233">
                  <c:v>-5.19851527113998E-2</c:v>
                </c:pt>
                <c:pt idx="234">
                  <c:v>0.11785865586447286</c:v>
                </c:pt>
                <c:pt idx="235">
                  <c:v>1.280953046141533</c:v>
                </c:pt>
                <c:pt idx="236">
                  <c:v>0.42161825619043075</c:v>
                </c:pt>
                <c:pt idx="237">
                  <c:v>2.1699997700148024</c:v>
                </c:pt>
                <c:pt idx="238">
                  <c:v>1.7682088262035174</c:v>
                </c:pt>
                <c:pt idx="239">
                  <c:v>0.83237481160344107</c:v>
                </c:pt>
                <c:pt idx="240">
                  <c:v>-0.54826952043986055</c:v>
                </c:pt>
                <c:pt idx="241">
                  <c:v>-2.9961762367992577</c:v>
                </c:pt>
                <c:pt idx="242">
                  <c:v>-2.5498451250572725</c:v>
                </c:pt>
                <c:pt idx="243">
                  <c:v>1.1176311224756807</c:v>
                </c:pt>
                <c:pt idx="244">
                  <c:v>3.3452447132808638</c:v>
                </c:pt>
                <c:pt idx="245">
                  <c:v>3.3820838095753993</c:v>
                </c:pt>
                <c:pt idx="246">
                  <c:v>2.820473668304877</c:v>
                </c:pt>
                <c:pt idx="247">
                  <c:v>2.3189102993635542</c:v>
                </c:pt>
                <c:pt idx="248">
                  <c:v>0.5166769036779062</c:v>
                </c:pt>
                <c:pt idx="249">
                  <c:v>-0.13195684566249483</c:v>
                </c:pt>
                <c:pt idx="250">
                  <c:v>-0.76017317157599618</c:v>
                </c:pt>
                <c:pt idx="251">
                  <c:v>-1.2784426314653907</c:v>
                </c:pt>
                <c:pt idx="252">
                  <c:v>-1.6231717863355131</c:v>
                </c:pt>
                <c:pt idx="253">
                  <c:v>-2.7557280548949756</c:v>
                </c:pt>
                <c:pt idx="254">
                  <c:v>-2.4692379077909603</c:v>
                </c:pt>
                <c:pt idx="255">
                  <c:v>1.1461766893376526</c:v>
                </c:pt>
                <c:pt idx="256">
                  <c:v>5.0623452263239184</c:v>
                </c:pt>
                <c:pt idx="257">
                  <c:v>2.4580608242143551</c:v>
                </c:pt>
                <c:pt idx="258">
                  <c:v>1.5689740887791996</c:v>
                </c:pt>
                <c:pt idx="259">
                  <c:v>0.43472185190116691</c:v>
                </c:pt>
                <c:pt idx="260">
                  <c:v>-0.49894473157702751</c:v>
                </c:pt>
                <c:pt idx="261">
                  <c:v>-1.3678359374813545</c:v>
                </c:pt>
                <c:pt idx="262">
                  <c:v>0.60659920287521163</c:v>
                </c:pt>
                <c:pt idx="263">
                  <c:v>1.4350992201425488</c:v>
                </c:pt>
                <c:pt idx="264">
                  <c:v>1.1948826620418198</c:v>
                </c:pt>
                <c:pt idx="265">
                  <c:v>0.51377682619536391</c:v>
                </c:pt>
                <c:pt idx="266">
                  <c:v>0.99229327941157408</c:v>
                </c:pt>
                <c:pt idx="267">
                  <c:v>0.6463879435615757</c:v>
                </c:pt>
                <c:pt idx="268">
                  <c:v>0.38398619288246139</c:v>
                </c:pt>
                <c:pt idx="269">
                  <c:v>-3.3322129665420142E-2</c:v>
                </c:pt>
                <c:pt idx="270">
                  <c:v>0.70674297322068014</c:v>
                </c:pt>
                <c:pt idx="271">
                  <c:v>1.7180334897074447</c:v>
                </c:pt>
                <c:pt idx="272">
                  <c:v>1.1193466916951751</c:v>
                </c:pt>
                <c:pt idx="273">
                  <c:v>0.49572573859299635</c:v>
                </c:pt>
                <c:pt idx="274">
                  <c:v>-0.11205160065707075</c:v>
                </c:pt>
                <c:pt idx="275">
                  <c:v>-0.13868785616273505</c:v>
                </c:pt>
                <c:pt idx="276">
                  <c:v>4.7212857688325484E-2</c:v>
                </c:pt>
                <c:pt idx="277">
                  <c:v>0.43478128434511981</c:v>
                </c:pt>
                <c:pt idx="278">
                  <c:v>0.59909097070332951</c:v>
                </c:pt>
                <c:pt idx="279">
                  <c:v>0.97130538680557865</c:v>
                </c:pt>
                <c:pt idx="280">
                  <c:v>1.1704355947090253</c:v>
                </c:pt>
                <c:pt idx="281">
                  <c:v>0.60275618736796788</c:v>
                </c:pt>
                <c:pt idx="282">
                  <c:v>0.54952413893987329</c:v>
                </c:pt>
                <c:pt idx="283">
                  <c:v>0.32725014794571788</c:v>
                </c:pt>
                <c:pt idx="284">
                  <c:v>0.29846172782593294</c:v>
                </c:pt>
                <c:pt idx="285">
                  <c:v>1.0917667123059247</c:v>
                </c:pt>
                <c:pt idx="286">
                  <c:v>1.0522835772947734</c:v>
                </c:pt>
                <c:pt idx="287">
                  <c:v>0.84100243958955401</c:v>
                </c:pt>
                <c:pt idx="288">
                  <c:v>0.57519047888575947</c:v>
                </c:pt>
                <c:pt idx="289">
                  <c:v>0.260901040304368</c:v>
                </c:pt>
                <c:pt idx="290">
                  <c:v>0.35317000450610347</c:v>
                </c:pt>
                <c:pt idx="291">
                  <c:v>0.47114819620765952</c:v>
                </c:pt>
                <c:pt idx="292">
                  <c:v>0.80342426626861563</c:v>
                </c:pt>
                <c:pt idx="293">
                  <c:v>1.2853827070189285</c:v>
                </c:pt>
                <c:pt idx="294">
                  <c:v>1.4277621565576364</c:v>
                </c:pt>
                <c:pt idx="295">
                  <c:v>1.2388593362722853</c:v>
                </c:pt>
                <c:pt idx="296">
                  <c:v>0.22921531303086959</c:v>
                </c:pt>
                <c:pt idx="297">
                  <c:v>-0.57146476889477338</c:v>
                </c:pt>
                <c:pt idx="298">
                  <c:v>0.26626325582313798</c:v>
                </c:pt>
                <c:pt idx="299">
                  <c:v>0.5456874235640079</c:v>
                </c:pt>
                <c:pt idx="300">
                  <c:v>0.27145690077412804</c:v>
                </c:pt>
                <c:pt idx="301">
                  <c:v>0.26400176409876602</c:v>
                </c:pt>
                <c:pt idx="302">
                  <c:v>0.98025138795288491</c:v>
                </c:pt>
                <c:pt idx="303">
                  <c:v>1.4632912226277035</c:v>
                </c:pt>
                <c:pt idx="304">
                  <c:v>1.0298877311134669</c:v>
                </c:pt>
                <c:pt idx="305">
                  <c:v>0.93886812642084672</c:v>
                </c:pt>
                <c:pt idx="306">
                  <c:v>0.48166448529322059</c:v>
                </c:pt>
                <c:pt idx="307">
                  <c:v>3.9626986130162078E-2</c:v>
                </c:pt>
                <c:pt idx="308">
                  <c:v>-0.36732600944034616</c:v>
                </c:pt>
                <c:pt idx="309">
                  <c:v>0.25850956279426934</c:v>
                </c:pt>
                <c:pt idx="310">
                  <c:v>1.168790951309117</c:v>
                </c:pt>
                <c:pt idx="311">
                  <c:v>1.160289917156726</c:v>
                </c:pt>
                <c:pt idx="312">
                  <c:v>0.40693597954816657</c:v>
                </c:pt>
                <c:pt idx="313">
                  <c:v>0.44135035019774599</c:v>
                </c:pt>
                <c:pt idx="314">
                  <c:v>0.68756820082361991</c:v>
                </c:pt>
                <c:pt idx="315">
                  <c:v>0.40762378783064207</c:v>
                </c:pt>
                <c:pt idx="316">
                  <c:v>1.2360827379962793</c:v>
                </c:pt>
                <c:pt idx="317">
                  <c:v>2.0080315652978515</c:v>
                </c:pt>
                <c:pt idx="318">
                  <c:v>1.2544841251179755</c:v>
                </c:pt>
                <c:pt idx="319">
                  <c:v>0.23895671557991663</c:v>
                </c:pt>
                <c:pt idx="320">
                  <c:v>-0.43907951374014742</c:v>
                </c:pt>
                <c:pt idx="321">
                  <c:v>0.44506874539721886</c:v>
                </c:pt>
                <c:pt idx="322">
                  <c:v>3.4897726128370402E-2</c:v>
                </c:pt>
                <c:pt idx="323">
                  <c:v>0.66875753429682105</c:v>
                </c:pt>
                <c:pt idx="324">
                  <c:v>1.3709779850617676</c:v>
                </c:pt>
                <c:pt idx="325">
                  <c:v>0.16855967302859823</c:v>
                </c:pt>
                <c:pt idx="326">
                  <c:v>0.35744882239567888</c:v>
                </c:pt>
                <c:pt idx="327">
                  <c:v>0.71319180551249928</c:v>
                </c:pt>
                <c:pt idx="328">
                  <c:v>0.67573928645108017</c:v>
                </c:pt>
                <c:pt idx="329">
                  <c:v>0.69766165720799123</c:v>
                </c:pt>
                <c:pt idx="330">
                  <c:v>0.65538772355947239</c:v>
                </c:pt>
                <c:pt idx="331">
                  <c:v>3.4104195898401288E-2</c:v>
                </c:pt>
                <c:pt idx="332">
                  <c:v>0.14440442146657598</c:v>
                </c:pt>
                <c:pt idx="333">
                  <c:v>1.3869139607949719</c:v>
                </c:pt>
                <c:pt idx="334">
                  <c:v>0.91268525110181997</c:v>
                </c:pt>
                <c:pt idx="335">
                  <c:v>-0.45917459744935196</c:v>
                </c:pt>
                <c:pt idx="336">
                  <c:v>0.91111169350161436</c:v>
                </c:pt>
                <c:pt idx="337">
                  <c:v>3.1119313462202292</c:v>
                </c:pt>
                <c:pt idx="338">
                  <c:v>-0.15295076094942209</c:v>
                </c:pt>
                <c:pt idx="339">
                  <c:v>-1.0158236043181448</c:v>
                </c:pt>
                <c:pt idx="340">
                  <c:v>0.92895715062394957</c:v>
                </c:pt>
                <c:pt idx="341">
                  <c:v>0.852961189449982</c:v>
                </c:pt>
                <c:pt idx="342">
                  <c:v>0.2414385994219902</c:v>
                </c:pt>
                <c:pt idx="343">
                  <c:v>1.2083981125961041</c:v>
                </c:pt>
                <c:pt idx="344">
                  <c:v>1.5268608762565439</c:v>
                </c:pt>
                <c:pt idx="345">
                  <c:v>0.35268137478698031</c:v>
                </c:pt>
                <c:pt idx="346">
                  <c:v>0.57977680280706978</c:v>
                </c:pt>
                <c:pt idx="347">
                  <c:v>0.12792118382484324</c:v>
                </c:pt>
                <c:pt idx="348">
                  <c:v>0.18555652774143019</c:v>
                </c:pt>
                <c:pt idx="349">
                  <c:v>0.69217377550881976</c:v>
                </c:pt>
                <c:pt idx="350">
                  <c:v>4.0888531637022628E-2</c:v>
                </c:pt>
                <c:pt idx="351">
                  <c:v>1.8269935594472015</c:v>
                </c:pt>
                <c:pt idx="352">
                  <c:v>0.14115234977699448</c:v>
                </c:pt>
                <c:pt idx="353">
                  <c:v>-0.52059213397426163</c:v>
                </c:pt>
                <c:pt idx="354">
                  <c:v>1.4143696575828291</c:v>
                </c:pt>
                <c:pt idx="355">
                  <c:v>0.31939039850072992</c:v>
                </c:pt>
                <c:pt idx="356">
                  <c:v>0.53960315814606441</c:v>
                </c:pt>
                <c:pt idx="357">
                  <c:v>0.42888402287969513</c:v>
                </c:pt>
                <c:pt idx="358">
                  <c:v>0.3803793715041433</c:v>
                </c:pt>
                <c:pt idx="359">
                  <c:v>0.70526206517021017</c:v>
                </c:pt>
                <c:pt idx="360">
                  <c:v>1.0739806846996087</c:v>
                </c:pt>
                <c:pt idx="361">
                  <c:v>1.2344649444473388</c:v>
                </c:pt>
                <c:pt idx="362">
                  <c:v>0.60009402238417242</c:v>
                </c:pt>
                <c:pt idx="363">
                  <c:v>0.31263105200804081</c:v>
                </c:pt>
                <c:pt idx="364">
                  <c:v>8.0597137046499678E-2</c:v>
                </c:pt>
                <c:pt idx="365">
                  <c:v>8.7216171537366043E-3</c:v>
                </c:pt>
                <c:pt idx="366">
                  <c:v>1.4756753018181067E-2</c:v>
                </c:pt>
                <c:pt idx="367">
                  <c:v>0.827995786000428</c:v>
                </c:pt>
                <c:pt idx="368">
                  <c:v>0.77427387960029337</c:v>
                </c:pt>
                <c:pt idx="369">
                  <c:v>1.1125877629593979</c:v>
                </c:pt>
                <c:pt idx="370">
                  <c:v>1.2002120008525174</c:v>
                </c:pt>
                <c:pt idx="371">
                  <c:v>0.64679398111766717</c:v>
                </c:pt>
                <c:pt idx="372">
                  <c:v>0.43107005761910483</c:v>
                </c:pt>
                <c:pt idx="373">
                  <c:v>0.82667445738206147</c:v>
                </c:pt>
                <c:pt idx="374">
                  <c:v>0.19953001352073804</c:v>
                </c:pt>
                <c:pt idx="375">
                  <c:v>-0.49275799381276497</c:v>
                </c:pt>
                <c:pt idx="376">
                  <c:v>0.85289642479394256</c:v>
                </c:pt>
                <c:pt idx="377">
                  <c:v>1.1499394487441701</c:v>
                </c:pt>
                <c:pt idx="378">
                  <c:v>0.61720463867969422</c:v>
                </c:pt>
                <c:pt idx="379">
                  <c:v>0.93547639095576052</c:v>
                </c:pt>
                <c:pt idx="380">
                  <c:v>0.50179972582090948</c:v>
                </c:pt>
                <c:pt idx="381">
                  <c:v>3.3014614966629947E-2</c:v>
                </c:pt>
                <c:pt idx="382">
                  <c:v>1.6712700400674876</c:v>
                </c:pt>
                <c:pt idx="383">
                  <c:v>0.45746742267969093</c:v>
                </c:pt>
                <c:pt idx="384">
                  <c:v>-0.47551263316326586</c:v>
                </c:pt>
                <c:pt idx="385">
                  <c:v>-1.3895296714417256E-2</c:v>
                </c:pt>
                <c:pt idx="386">
                  <c:v>1.0590199354546073</c:v>
                </c:pt>
                <c:pt idx="387">
                  <c:v>1.5789398279514613</c:v>
                </c:pt>
                <c:pt idx="388">
                  <c:v>0.1524798635156617</c:v>
                </c:pt>
                <c:pt idx="389">
                  <c:v>1.3621188309308925</c:v>
                </c:pt>
                <c:pt idx="390">
                  <c:v>-0.60536065746507195</c:v>
                </c:pt>
                <c:pt idx="391">
                  <c:v>0.38884773527893524</c:v>
                </c:pt>
                <c:pt idx="392">
                  <c:v>1.4735976657308623</c:v>
                </c:pt>
                <c:pt idx="393">
                  <c:v>0.41249748525154639</c:v>
                </c:pt>
                <c:pt idx="394">
                  <c:v>0.48034706666036447</c:v>
                </c:pt>
                <c:pt idx="395">
                  <c:v>-0.41097898647597048</c:v>
                </c:pt>
                <c:pt idx="396">
                  <c:v>0.88792807272041241</c:v>
                </c:pt>
                <c:pt idx="397">
                  <c:v>1.392787865685434</c:v>
                </c:pt>
                <c:pt idx="398">
                  <c:v>0.98718154504396671</c:v>
                </c:pt>
                <c:pt idx="399">
                  <c:v>0.36693801715172569</c:v>
                </c:pt>
                <c:pt idx="400">
                  <c:v>-4.1679753277091905E-2</c:v>
                </c:pt>
                <c:pt idx="401">
                  <c:v>3.4678281654508663</c:v>
                </c:pt>
                <c:pt idx="402">
                  <c:v>0.5093350912741843</c:v>
                </c:pt>
                <c:pt idx="403">
                  <c:v>-0.77901727684172639</c:v>
                </c:pt>
                <c:pt idx="404">
                  <c:v>-0.35895754448384742</c:v>
                </c:pt>
                <c:pt idx="405">
                  <c:v>0.56460618008956753</c:v>
                </c:pt>
                <c:pt idx="406">
                  <c:v>0.89625899260981645</c:v>
                </c:pt>
                <c:pt idx="407">
                  <c:v>0.56588459839653082</c:v>
                </c:pt>
                <c:pt idx="408">
                  <c:v>0.94693276271878224</c:v>
                </c:pt>
                <c:pt idx="409">
                  <c:v>1.4869918330126537</c:v>
                </c:pt>
                <c:pt idx="410">
                  <c:v>0.49089255954375766</c:v>
                </c:pt>
                <c:pt idx="411">
                  <c:v>-0.17517515799394698</c:v>
                </c:pt>
                <c:pt idx="412">
                  <c:v>-4.3267166024811583E-3</c:v>
                </c:pt>
                <c:pt idx="413">
                  <c:v>0.40978075826140431</c:v>
                </c:pt>
                <c:pt idx="414">
                  <c:v>0.69544170227847668</c:v>
                </c:pt>
                <c:pt idx="415">
                  <c:v>0.94231970755889427</c:v>
                </c:pt>
                <c:pt idx="416">
                  <c:v>1.0554150215343672</c:v>
                </c:pt>
                <c:pt idx="417">
                  <c:v>0.85560101688755996</c:v>
                </c:pt>
                <c:pt idx="418">
                  <c:v>1.010911305284858</c:v>
                </c:pt>
                <c:pt idx="419">
                  <c:v>-0.18649256293356831</c:v>
                </c:pt>
                <c:pt idx="420">
                  <c:v>0.18541879401304409</c:v>
                </c:pt>
                <c:pt idx="421">
                  <c:v>0.48856994522765546</c:v>
                </c:pt>
              </c:numCache>
            </c:numRef>
          </c:val>
          <c:smooth val="0"/>
          <c:extLst>
            <c:ext xmlns:c16="http://schemas.microsoft.com/office/drawing/2014/chart" uri="{C3380CC4-5D6E-409C-BE32-E72D297353CC}">
              <c16:uniqueId val="{00000000-74E7-4597-A4DC-285F6B0F7178}"/>
            </c:ext>
          </c:extLst>
        </c:ser>
        <c:ser>
          <c:idx val="1"/>
          <c:order val="1"/>
          <c:tx>
            <c:strRef>
              <c:f>accelerometer!$Q$1</c:f>
              <c:strCache>
                <c:ptCount val="1"/>
                <c:pt idx="0">
                  <c:v>Accel_Y</c:v>
                </c:pt>
              </c:strCache>
            </c:strRef>
          </c:tx>
          <c:spPr>
            <a:ln w="28575" cap="rnd">
              <a:solidFill>
                <a:schemeClr val="accent2"/>
              </a:solidFill>
              <a:round/>
            </a:ln>
            <a:effectLst/>
          </c:spPr>
          <c:marker>
            <c:symbol val="none"/>
          </c:marker>
          <c:val>
            <c:numRef>
              <c:f>accelerometer!$Q$2:$Q$423</c:f>
              <c:numCache>
                <c:formatCode>General</c:formatCode>
                <c:ptCount val="422"/>
                <c:pt idx="0">
                  <c:v>-0.23589044459073327</c:v>
                </c:pt>
                <c:pt idx="1">
                  <c:v>-0.39959051259959122</c:v>
                </c:pt>
                <c:pt idx="2">
                  <c:v>-0.40831086130705874</c:v>
                </c:pt>
                <c:pt idx="3">
                  <c:v>-0.30280079612403543</c:v>
                </c:pt>
                <c:pt idx="4">
                  <c:v>-0.20404717967408914</c:v>
                </c:pt>
                <c:pt idx="5">
                  <c:v>-0.38968999609336646</c:v>
                </c:pt>
                <c:pt idx="6">
                  <c:v>-0.3513594745284318</c:v>
                </c:pt>
                <c:pt idx="7">
                  <c:v>-0.23552426207707472</c:v>
                </c:pt>
                <c:pt idx="8">
                  <c:v>-0.30214006542784838</c:v>
                </c:pt>
                <c:pt idx="9">
                  <c:v>-0.33857784124962331</c:v>
                </c:pt>
                <c:pt idx="10">
                  <c:v>-0.4392792159939235</c:v>
                </c:pt>
                <c:pt idx="11">
                  <c:v>-0.28254875861150963</c:v>
                </c:pt>
                <c:pt idx="12">
                  <c:v>-0.3122850621349339</c:v>
                </c:pt>
                <c:pt idx="13">
                  <c:v>-0.37061361552677408</c:v>
                </c:pt>
                <c:pt idx="14">
                  <c:v>-0.28697000046707116</c:v>
                </c:pt>
                <c:pt idx="15">
                  <c:v>-0.30186571125519962</c:v>
                </c:pt>
                <c:pt idx="16">
                  <c:v>-0.27165130128115605</c:v>
                </c:pt>
                <c:pt idx="17">
                  <c:v>-0.37479023131665939</c:v>
                </c:pt>
                <c:pt idx="18">
                  <c:v>-0.399546857790053</c:v>
                </c:pt>
                <c:pt idx="19">
                  <c:v>-0.29594540766725524</c:v>
                </c:pt>
                <c:pt idx="20">
                  <c:v>-0.40676891172246582</c:v>
                </c:pt>
                <c:pt idx="21">
                  <c:v>-0.43249216518617617</c:v>
                </c:pt>
                <c:pt idx="22">
                  <c:v>-0.34827401971708322</c:v>
                </c:pt>
                <c:pt idx="23">
                  <c:v>-0.54032640315281844</c:v>
                </c:pt>
                <c:pt idx="24">
                  <c:v>0.27080495955217204</c:v>
                </c:pt>
                <c:pt idx="25">
                  <c:v>6.2722870116781612E-2</c:v>
                </c:pt>
                <c:pt idx="26">
                  <c:v>-0.66460889932803791</c:v>
                </c:pt>
                <c:pt idx="27">
                  <c:v>-0.90572681833633906</c:v>
                </c:pt>
                <c:pt idx="28">
                  <c:v>-0.18297706863487317</c:v>
                </c:pt>
                <c:pt idx="29">
                  <c:v>-0.44465695253337828</c:v>
                </c:pt>
                <c:pt idx="30">
                  <c:v>-0.50896466401757445</c:v>
                </c:pt>
                <c:pt idx="31">
                  <c:v>-0.33695833504707356</c:v>
                </c:pt>
                <c:pt idx="32">
                  <c:v>-0.42448342769245767</c:v>
                </c:pt>
                <c:pt idx="33">
                  <c:v>-1.2284814394380803</c:v>
                </c:pt>
                <c:pt idx="34">
                  <c:v>-0.75862101342672328</c:v>
                </c:pt>
                <c:pt idx="35">
                  <c:v>-0.40663364991619577</c:v>
                </c:pt>
                <c:pt idx="36">
                  <c:v>-9.3287679813771202E-2</c:v>
                </c:pt>
                <c:pt idx="37">
                  <c:v>-0.22283934894420812</c:v>
                </c:pt>
                <c:pt idx="38">
                  <c:v>-0.55487486021179222</c:v>
                </c:pt>
                <c:pt idx="39">
                  <c:v>-0.39992744585743251</c:v>
                </c:pt>
                <c:pt idx="40">
                  <c:v>-0.43010700767129134</c:v>
                </c:pt>
                <c:pt idx="41">
                  <c:v>-0.3608524969032389</c:v>
                </c:pt>
                <c:pt idx="42">
                  <c:v>-0.44979715640461532</c:v>
                </c:pt>
                <c:pt idx="43">
                  <c:v>-0.57421131910762924</c:v>
                </c:pt>
                <c:pt idx="44">
                  <c:v>-0.61002252647390065</c:v>
                </c:pt>
                <c:pt idx="45">
                  <c:v>-0.78335515765359409</c:v>
                </c:pt>
                <c:pt idx="46">
                  <c:v>-1.0028172114684213</c:v>
                </c:pt>
                <c:pt idx="47">
                  <c:v>-0.87133806261303237</c:v>
                </c:pt>
                <c:pt idx="48">
                  <c:v>-1.0201571974221002</c:v>
                </c:pt>
                <c:pt idx="49">
                  <c:v>-1.5005470812896222</c:v>
                </c:pt>
                <c:pt idx="50">
                  <c:v>-1.7676429376464351</c:v>
                </c:pt>
                <c:pt idx="51">
                  <c:v>-1.6860769401418632</c:v>
                </c:pt>
                <c:pt idx="52">
                  <c:v>-1.4209090712068881</c:v>
                </c:pt>
                <c:pt idx="53">
                  <c:v>-1.7810892646983258</c:v>
                </c:pt>
                <c:pt idx="54">
                  <c:v>-2.2269301082525144</c:v>
                </c:pt>
                <c:pt idx="55">
                  <c:v>-2.7007542279278485</c:v>
                </c:pt>
                <c:pt idx="56">
                  <c:v>-4.0438906445403928</c:v>
                </c:pt>
                <c:pt idx="57">
                  <c:v>-4.2762689522272508</c:v>
                </c:pt>
                <c:pt idx="58">
                  <c:v>-5.3358781454109101</c:v>
                </c:pt>
                <c:pt idx="59">
                  <c:v>-5.6305511936215984</c:v>
                </c:pt>
                <c:pt idx="60">
                  <c:v>-4.4159680987237167</c:v>
                </c:pt>
                <c:pt idx="61">
                  <c:v>-5.9619634071311554</c:v>
                </c:pt>
                <c:pt idx="62">
                  <c:v>-4.9285917847377041</c:v>
                </c:pt>
                <c:pt idx="63">
                  <c:v>-6.881084931971241</c:v>
                </c:pt>
                <c:pt idx="64">
                  <c:v>-6.3334610036746479</c:v>
                </c:pt>
                <c:pt idx="65">
                  <c:v>-9.1015396999175575</c:v>
                </c:pt>
                <c:pt idx="66">
                  <c:v>-7.782645750560591</c:v>
                </c:pt>
                <c:pt idx="67">
                  <c:v>-9.501718715950588</c:v>
                </c:pt>
                <c:pt idx="68">
                  <c:v>-9.8797919784995241</c:v>
                </c:pt>
                <c:pt idx="69">
                  <c:v>-9.666404730643352</c:v>
                </c:pt>
                <c:pt idx="70">
                  <c:v>-9.6204815441954779</c:v>
                </c:pt>
                <c:pt idx="71">
                  <c:v>-10.302091641670383</c:v>
                </c:pt>
                <c:pt idx="72">
                  <c:v>-10.89484468578641</c:v>
                </c:pt>
                <c:pt idx="73">
                  <c:v>-12.2538275046725</c:v>
                </c:pt>
                <c:pt idx="74">
                  <c:v>-13.254927207826011</c:v>
                </c:pt>
                <c:pt idx="75">
                  <c:v>-13.693111216696144</c:v>
                </c:pt>
                <c:pt idx="76">
                  <c:v>-13.795469941330731</c:v>
                </c:pt>
                <c:pt idx="77">
                  <c:v>-13.337510480053401</c:v>
                </c:pt>
                <c:pt idx="78">
                  <c:v>-12.430650135050179</c:v>
                </c:pt>
                <c:pt idx="79">
                  <c:v>-13.865367336685651</c:v>
                </c:pt>
                <c:pt idx="80">
                  <c:v>-14.306568682718817</c:v>
                </c:pt>
                <c:pt idx="81">
                  <c:v>-14.588078189559175</c:v>
                </c:pt>
                <c:pt idx="82">
                  <c:v>-13.791119960280353</c:v>
                </c:pt>
                <c:pt idx="83">
                  <c:v>-16.252865463689233</c:v>
                </c:pt>
                <c:pt idx="84">
                  <c:v>-14.603409158702961</c:v>
                </c:pt>
                <c:pt idx="85">
                  <c:v>-14.33550479628447</c:v>
                </c:pt>
                <c:pt idx="86">
                  <c:v>-15.847356762290307</c:v>
                </c:pt>
                <c:pt idx="87">
                  <c:v>-15.093652842248918</c:v>
                </c:pt>
                <c:pt idx="88">
                  <c:v>-15.444443080757342</c:v>
                </c:pt>
                <c:pt idx="89">
                  <c:v>-16.603232615029583</c:v>
                </c:pt>
                <c:pt idx="90">
                  <c:v>-17.832636582673878</c:v>
                </c:pt>
                <c:pt idx="91">
                  <c:v>-15.818744296179611</c:v>
                </c:pt>
                <c:pt idx="92">
                  <c:v>-18.298367551388917</c:v>
                </c:pt>
                <c:pt idx="93">
                  <c:v>-17.540535280968594</c:v>
                </c:pt>
                <c:pt idx="94">
                  <c:v>-17.786663813090517</c:v>
                </c:pt>
                <c:pt idx="95">
                  <c:v>-17.955806948157367</c:v>
                </c:pt>
                <c:pt idx="96">
                  <c:v>-20.000026093217311</c:v>
                </c:pt>
                <c:pt idx="97">
                  <c:v>-19.216860921529658</c:v>
                </c:pt>
                <c:pt idx="98">
                  <c:v>-20.936078600508516</c:v>
                </c:pt>
                <c:pt idx="99">
                  <c:v>-21.489437841758143</c:v>
                </c:pt>
                <c:pt idx="100">
                  <c:v>-22.34285909314756</c:v>
                </c:pt>
                <c:pt idx="101">
                  <c:v>-21.499789670732813</c:v>
                </c:pt>
                <c:pt idx="102">
                  <c:v>-20.385885129774628</c:v>
                </c:pt>
                <c:pt idx="103">
                  <c:v>-22.671061564440759</c:v>
                </c:pt>
                <c:pt idx="104">
                  <c:v>-22.475962658404661</c:v>
                </c:pt>
                <c:pt idx="105">
                  <c:v>-23.163980603014974</c:v>
                </c:pt>
                <c:pt idx="106">
                  <c:v>-24.452415950089449</c:v>
                </c:pt>
                <c:pt idx="107">
                  <c:v>-24.819355059984421</c:v>
                </c:pt>
                <c:pt idx="108">
                  <c:v>-25.126488300401189</c:v>
                </c:pt>
                <c:pt idx="109">
                  <c:v>-25.334050502650975</c:v>
                </c:pt>
                <c:pt idx="110">
                  <c:v>-25.96551530055282</c:v>
                </c:pt>
                <c:pt idx="111">
                  <c:v>-26.050202101791303</c:v>
                </c:pt>
                <c:pt idx="112">
                  <c:v>-25.669455320267037</c:v>
                </c:pt>
                <c:pt idx="113">
                  <c:v>-25.881298839829174</c:v>
                </c:pt>
                <c:pt idx="114">
                  <c:v>-27.057000295962872</c:v>
                </c:pt>
                <c:pt idx="115">
                  <c:v>-27.696723368254254</c:v>
                </c:pt>
                <c:pt idx="116">
                  <c:v>-27.663541628536638</c:v>
                </c:pt>
                <c:pt idx="117">
                  <c:v>-28.561350135740696</c:v>
                </c:pt>
                <c:pt idx="118">
                  <c:v>-29.303892331505914</c:v>
                </c:pt>
                <c:pt idx="119">
                  <c:v>-29.083961797516857</c:v>
                </c:pt>
                <c:pt idx="120">
                  <c:v>-29.816508708834906</c:v>
                </c:pt>
                <c:pt idx="121">
                  <c:v>-30.633744531616614</c:v>
                </c:pt>
                <c:pt idx="122">
                  <c:v>-30.645360863338066</c:v>
                </c:pt>
                <c:pt idx="123">
                  <c:v>-31.42541318826888</c:v>
                </c:pt>
                <c:pt idx="124">
                  <c:v>-32.987852819476871</c:v>
                </c:pt>
                <c:pt idx="125">
                  <c:v>-34.661636222094124</c:v>
                </c:pt>
                <c:pt idx="126">
                  <c:v>-34.758917441591755</c:v>
                </c:pt>
                <c:pt idx="127">
                  <c:v>-33.673671526932907</c:v>
                </c:pt>
                <c:pt idx="128">
                  <c:v>-33.371435931256613</c:v>
                </c:pt>
                <c:pt idx="129">
                  <c:v>-31.716843079637759</c:v>
                </c:pt>
                <c:pt idx="130">
                  <c:v>-33.243071649613398</c:v>
                </c:pt>
                <c:pt idx="131">
                  <c:v>-33.398509373839175</c:v>
                </c:pt>
                <c:pt idx="132">
                  <c:v>-33.503854475097803</c:v>
                </c:pt>
                <c:pt idx="133">
                  <c:v>-33.781859452662133</c:v>
                </c:pt>
                <c:pt idx="134">
                  <c:v>-33.065345892907978</c:v>
                </c:pt>
                <c:pt idx="135">
                  <c:v>-33.568874735821026</c:v>
                </c:pt>
                <c:pt idx="136">
                  <c:v>-33.192150759272444</c:v>
                </c:pt>
                <c:pt idx="137">
                  <c:v>-33.119065803232182</c:v>
                </c:pt>
                <c:pt idx="138">
                  <c:v>-32.545564265969233</c:v>
                </c:pt>
                <c:pt idx="139">
                  <c:v>-31.831494319520392</c:v>
                </c:pt>
                <c:pt idx="140">
                  <c:v>-32.392067296264322</c:v>
                </c:pt>
                <c:pt idx="141">
                  <c:v>-31.594314647775118</c:v>
                </c:pt>
                <c:pt idx="142">
                  <c:v>-31.894559860961959</c:v>
                </c:pt>
                <c:pt idx="143">
                  <c:v>-34.159655620780967</c:v>
                </c:pt>
                <c:pt idx="144">
                  <c:v>-37.547771332680448</c:v>
                </c:pt>
                <c:pt idx="145">
                  <c:v>-35.603933737222711</c:v>
                </c:pt>
                <c:pt idx="146">
                  <c:v>-35.613324292982945</c:v>
                </c:pt>
                <c:pt idx="147">
                  <c:v>-37.557174942701295</c:v>
                </c:pt>
                <c:pt idx="148">
                  <c:v>-36.814357139625614</c:v>
                </c:pt>
                <c:pt idx="149">
                  <c:v>-38.36630000127316</c:v>
                </c:pt>
                <c:pt idx="150">
                  <c:v>-38.178244379876141</c:v>
                </c:pt>
                <c:pt idx="151">
                  <c:v>-37.159533673746132</c:v>
                </c:pt>
                <c:pt idx="152">
                  <c:v>-38.82119259010755</c:v>
                </c:pt>
                <c:pt idx="153">
                  <c:v>-38.212137318331322</c:v>
                </c:pt>
                <c:pt idx="154">
                  <c:v>-39.605697033876574</c:v>
                </c:pt>
                <c:pt idx="155">
                  <c:v>-40.191198679947775</c:v>
                </c:pt>
                <c:pt idx="156">
                  <c:v>-40.053553438390836</c:v>
                </c:pt>
                <c:pt idx="157">
                  <c:v>-41.029761697017307</c:v>
                </c:pt>
                <c:pt idx="158">
                  <c:v>-39.823885711629295</c:v>
                </c:pt>
                <c:pt idx="159">
                  <c:v>-39.978580006999884</c:v>
                </c:pt>
                <c:pt idx="160">
                  <c:v>-41.374687547980933</c:v>
                </c:pt>
                <c:pt idx="161">
                  <c:v>-41.988744053127597</c:v>
                </c:pt>
                <c:pt idx="162">
                  <c:v>-42.534936468545332</c:v>
                </c:pt>
                <c:pt idx="163">
                  <c:v>-41.773778039167475</c:v>
                </c:pt>
                <c:pt idx="164">
                  <c:v>-40.333488185211678</c:v>
                </c:pt>
                <c:pt idx="165">
                  <c:v>-39.837692701099279</c:v>
                </c:pt>
                <c:pt idx="166">
                  <c:v>-40.522362758485038</c:v>
                </c:pt>
                <c:pt idx="167">
                  <c:v>-40.697019963019564</c:v>
                </c:pt>
                <c:pt idx="168">
                  <c:v>-41.636200765654046</c:v>
                </c:pt>
                <c:pt idx="169">
                  <c:v>-42.309819541516902</c:v>
                </c:pt>
                <c:pt idx="170">
                  <c:v>-43.239672902377457</c:v>
                </c:pt>
                <c:pt idx="171">
                  <c:v>-43.18959534200944</c:v>
                </c:pt>
                <c:pt idx="172">
                  <c:v>-42.009963438383217</c:v>
                </c:pt>
                <c:pt idx="173">
                  <c:v>-42.173762123135333</c:v>
                </c:pt>
                <c:pt idx="174">
                  <c:v>-41.992725700091434</c:v>
                </c:pt>
                <c:pt idx="175">
                  <c:v>-43.446736031235424</c:v>
                </c:pt>
                <c:pt idx="176">
                  <c:v>-43.301246007254697</c:v>
                </c:pt>
                <c:pt idx="177">
                  <c:v>-43.104145907931496</c:v>
                </c:pt>
                <c:pt idx="178">
                  <c:v>-42.986578630070603</c:v>
                </c:pt>
                <c:pt idx="179">
                  <c:v>-43.504151939035964</c:v>
                </c:pt>
                <c:pt idx="180">
                  <c:v>-44.414130284244663</c:v>
                </c:pt>
                <c:pt idx="181">
                  <c:v>-44.605793883876579</c:v>
                </c:pt>
                <c:pt idx="182">
                  <c:v>-44.457284761866987</c:v>
                </c:pt>
                <c:pt idx="183">
                  <c:v>-45.45013652227032</c:v>
                </c:pt>
                <c:pt idx="184">
                  <c:v>-46.706314080204869</c:v>
                </c:pt>
                <c:pt idx="185">
                  <c:v>-46.780707226261434</c:v>
                </c:pt>
                <c:pt idx="186">
                  <c:v>-46.501500404024689</c:v>
                </c:pt>
                <c:pt idx="187">
                  <c:v>-46.544846272641287</c:v>
                </c:pt>
                <c:pt idx="188">
                  <c:v>-46.618440510133041</c:v>
                </c:pt>
                <c:pt idx="189">
                  <c:v>-45.871531888289553</c:v>
                </c:pt>
                <c:pt idx="190">
                  <c:v>-45.769265621213989</c:v>
                </c:pt>
                <c:pt idx="191">
                  <c:v>-46.367488253334557</c:v>
                </c:pt>
                <c:pt idx="192">
                  <c:v>-46.205562426996174</c:v>
                </c:pt>
                <c:pt idx="193">
                  <c:v>-46.825552505864152</c:v>
                </c:pt>
                <c:pt idx="194">
                  <c:v>-46.677580316018528</c:v>
                </c:pt>
                <c:pt idx="195">
                  <c:v>-46.66061544795766</c:v>
                </c:pt>
                <c:pt idx="196">
                  <c:v>-47.145464632969443</c:v>
                </c:pt>
                <c:pt idx="197">
                  <c:v>-47.62795739620973</c:v>
                </c:pt>
                <c:pt idx="198">
                  <c:v>-48.345153650790856</c:v>
                </c:pt>
                <c:pt idx="199">
                  <c:v>-49.848886084422872</c:v>
                </c:pt>
                <c:pt idx="200">
                  <c:v>-49.21805488971011</c:v>
                </c:pt>
                <c:pt idx="201">
                  <c:v>-48.400195833153553</c:v>
                </c:pt>
                <c:pt idx="202">
                  <c:v>-47.510436993590808</c:v>
                </c:pt>
                <c:pt idx="203">
                  <c:v>-46.836963393924229</c:v>
                </c:pt>
                <c:pt idx="204">
                  <c:v>-46.474773724781407</c:v>
                </c:pt>
                <c:pt idx="205">
                  <c:v>-45.695733314458529</c:v>
                </c:pt>
                <c:pt idx="206">
                  <c:v>-44.926725163528843</c:v>
                </c:pt>
                <c:pt idx="207">
                  <c:v>-44.758990521159959</c:v>
                </c:pt>
                <c:pt idx="208">
                  <c:v>-46.42334808008227</c:v>
                </c:pt>
                <c:pt idx="209">
                  <c:v>-48.017169707211728</c:v>
                </c:pt>
                <c:pt idx="210">
                  <c:v>-49.819787870309661</c:v>
                </c:pt>
                <c:pt idx="211">
                  <c:v>-49.240658102291327</c:v>
                </c:pt>
                <c:pt idx="212">
                  <c:v>-48.233960350470504</c:v>
                </c:pt>
                <c:pt idx="213">
                  <c:v>-49.923365949738461</c:v>
                </c:pt>
                <c:pt idx="214">
                  <c:v>-51.231259560984867</c:v>
                </c:pt>
                <c:pt idx="215">
                  <c:v>-51.888935621133335</c:v>
                </c:pt>
                <c:pt idx="216">
                  <c:v>-51.812770858691934</c:v>
                </c:pt>
                <c:pt idx="217">
                  <c:v>-53.244813236799828</c:v>
                </c:pt>
                <c:pt idx="218">
                  <c:v>-52.481622433867457</c:v>
                </c:pt>
                <c:pt idx="219">
                  <c:v>-51.691624402698352</c:v>
                </c:pt>
                <c:pt idx="220">
                  <c:v>-51.880547708872548</c:v>
                </c:pt>
                <c:pt idx="221">
                  <c:v>-51.797555766529122</c:v>
                </c:pt>
                <c:pt idx="222">
                  <c:v>-52.895475995272122</c:v>
                </c:pt>
                <c:pt idx="223">
                  <c:v>-54.311409038022866</c:v>
                </c:pt>
                <c:pt idx="224">
                  <c:v>-53.85238689299176</c:v>
                </c:pt>
                <c:pt idx="225">
                  <c:v>-54.868602468858775</c:v>
                </c:pt>
                <c:pt idx="226">
                  <c:v>-53.953289541910173</c:v>
                </c:pt>
                <c:pt idx="227">
                  <c:v>-54.116597759924446</c:v>
                </c:pt>
                <c:pt idx="228">
                  <c:v>-53.702862980804028</c:v>
                </c:pt>
                <c:pt idx="229">
                  <c:v>-54.12923060085744</c:v>
                </c:pt>
                <c:pt idx="230">
                  <c:v>-56.080706991000454</c:v>
                </c:pt>
                <c:pt idx="231">
                  <c:v>-57.260782798415292</c:v>
                </c:pt>
                <c:pt idx="232">
                  <c:v>-59.020479209796058</c:v>
                </c:pt>
                <c:pt idx="233">
                  <c:v>-57.210712191857994</c:v>
                </c:pt>
                <c:pt idx="234">
                  <c:v>-56.960366415933983</c:v>
                </c:pt>
                <c:pt idx="235">
                  <c:v>-53.33772427326393</c:v>
                </c:pt>
                <c:pt idx="236">
                  <c:v>-53.474289015820979</c:v>
                </c:pt>
                <c:pt idx="237">
                  <c:v>-56.610249707607281</c:v>
                </c:pt>
                <c:pt idx="238">
                  <c:v>-59.794436486582441</c:v>
                </c:pt>
                <c:pt idx="239">
                  <c:v>-59.591769551435732</c:v>
                </c:pt>
                <c:pt idx="240">
                  <c:v>-60.128196136445212</c:v>
                </c:pt>
                <c:pt idx="241">
                  <c:v>-63.264532397963535</c:v>
                </c:pt>
                <c:pt idx="242">
                  <c:v>-60.647529621630163</c:v>
                </c:pt>
                <c:pt idx="243">
                  <c:v>-60.155247412316243</c:v>
                </c:pt>
                <c:pt idx="244">
                  <c:v>-60.546483917184283</c:v>
                </c:pt>
                <c:pt idx="245">
                  <c:v>-59.297460024296086</c:v>
                </c:pt>
                <c:pt idx="246">
                  <c:v>-60.538022842391705</c:v>
                </c:pt>
                <c:pt idx="247">
                  <c:v>-62.089873368336541</c:v>
                </c:pt>
                <c:pt idx="248">
                  <c:v>-65.389133739787169</c:v>
                </c:pt>
                <c:pt idx="249">
                  <c:v>-64.268605457357182</c:v>
                </c:pt>
                <c:pt idx="250">
                  <c:v>-65.634886502968726</c:v>
                </c:pt>
                <c:pt idx="251">
                  <c:v>-62.768832432221174</c:v>
                </c:pt>
                <c:pt idx="252">
                  <c:v>-64.233688746269252</c:v>
                </c:pt>
                <c:pt idx="253">
                  <c:v>-68.434361579436654</c:v>
                </c:pt>
                <c:pt idx="254">
                  <c:v>-68.096846321110007</c:v>
                </c:pt>
                <c:pt idx="255">
                  <c:v>-66.66672941643877</c:v>
                </c:pt>
                <c:pt idx="256">
                  <c:v>-64.918699044291259</c:v>
                </c:pt>
                <c:pt idx="257">
                  <c:v>-63.729263578585773</c:v>
                </c:pt>
                <c:pt idx="258">
                  <c:v>-63.25695287468367</c:v>
                </c:pt>
                <c:pt idx="259">
                  <c:v>-68.446145693336263</c:v>
                </c:pt>
                <c:pt idx="260">
                  <c:v>-67.05514284258048</c:v>
                </c:pt>
                <c:pt idx="261">
                  <c:v>-65.93494669923281</c:v>
                </c:pt>
                <c:pt idx="262">
                  <c:v>-65.875252046041084</c:v>
                </c:pt>
                <c:pt idx="263">
                  <c:v>-66.613170604801766</c:v>
                </c:pt>
                <c:pt idx="264">
                  <c:v>-67.209773806345893</c:v>
                </c:pt>
                <c:pt idx="265">
                  <c:v>-67.856954686036957</c:v>
                </c:pt>
                <c:pt idx="266">
                  <c:v>-67.876275714866807</c:v>
                </c:pt>
                <c:pt idx="267">
                  <c:v>-68.049266752587457</c:v>
                </c:pt>
                <c:pt idx="268">
                  <c:v>-67.242317427782865</c:v>
                </c:pt>
                <c:pt idx="269">
                  <c:v>-68.742628834212155</c:v>
                </c:pt>
                <c:pt idx="270">
                  <c:v>-68.622519345971156</c:v>
                </c:pt>
                <c:pt idx="271">
                  <c:v>-69.061594441695576</c:v>
                </c:pt>
                <c:pt idx="272">
                  <c:v>-69.779357609844155</c:v>
                </c:pt>
                <c:pt idx="273">
                  <c:v>-70.753159801206863</c:v>
                </c:pt>
                <c:pt idx="274">
                  <c:v>-70.516221857741172</c:v>
                </c:pt>
                <c:pt idx="275">
                  <c:v>-70.586940580727756</c:v>
                </c:pt>
                <c:pt idx="276">
                  <c:v>-70.173923875044238</c:v>
                </c:pt>
                <c:pt idx="277">
                  <c:v>-70.353751491111268</c:v>
                </c:pt>
                <c:pt idx="278">
                  <c:v>-70.196687590578321</c:v>
                </c:pt>
                <c:pt idx="279">
                  <c:v>-70.353832558714672</c:v>
                </c:pt>
                <c:pt idx="280">
                  <c:v>-70.10496033430428</c:v>
                </c:pt>
                <c:pt idx="281">
                  <c:v>-70.355563905026841</c:v>
                </c:pt>
                <c:pt idx="282">
                  <c:v>-70.915996875146249</c:v>
                </c:pt>
                <c:pt idx="283">
                  <c:v>-71.876829128089625</c:v>
                </c:pt>
                <c:pt idx="284">
                  <c:v>-71.228869896614697</c:v>
                </c:pt>
                <c:pt idx="285">
                  <c:v>-70.091760501642185</c:v>
                </c:pt>
                <c:pt idx="286">
                  <c:v>-70.170124913515863</c:v>
                </c:pt>
                <c:pt idx="287">
                  <c:v>-70.263969891838428</c:v>
                </c:pt>
                <c:pt idx="288">
                  <c:v>-71.85839200443138</c:v>
                </c:pt>
                <c:pt idx="289">
                  <c:v>-73.053908332235878</c:v>
                </c:pt>
                <c:pt idx="290">
                  <c:v>-74.168907167339498</c:v>
                </c:pt>
                <c:pt idx="291">
                  <c:v>-74.867554835883283</c:v>
                </c:pt>
                <c:pt idx="292">
                  <c:v>-73.877294063400029</c:v>
                </c:pt>
                <c:pt idx="293">
                  <c:v>-72.288249341125166</c:v>
                </c:pt>
                <c:pt idx="294">
                  <c:v>-72.137551793007859</c:v>
                </c:pt>
                <c:pt idx="295">
                  <c:v>-72.76485150621626</c:v>
                </c:pt>
                <c:pt idx="296">
                  <c:v>-72.524116395831868</c:v>
                </c:pt>
                <c:pt idx="297">
                  <c:v>-72.480279830079098</c:v>
                </c:pt>
                <c:pt idx="298">
                  <c:v>-73.152345315323899</c:v>
                </c:pt>
                <c:pt idx="299">
                  <c:v>-73.146505234911771</c:v>
                </c:pt>
                <c:pt idx="300">
                  <c:v>-73.105003325897187</c:v>
                </c:pt>
                <c:pt idx="301">
                  <c:v>-72.969272869085444</c:v>
                </c:pt>
                <c:pt idx="302">
                  <c:v>-72.950836134778584</c:v>
                </c:pt>
                <c:pt idx="303">
                  <c:v>-73.469649894564313</c:v>
                </c:pt>
                <c:pt idx="304">
                  <c:v>-73.832018825979674</c:v>
                </c:pt>
                <c:pt idx="305">
                  <c:v>-74.768310651818013</c:v>
                </c:pt>
                <c:pt idx="306">
                  <c:v>-75.75009707043786</c:v>
                </c:pt>
                <c:pt idx="307">
                  <c:v>-77.338321513134289</c:v>
                </c:pt>
                <c:pt idx="308">
                  <c:v>-77.861561364811436</c:v>
                </c:pt>
                <c:pt idx="309">
                  <c:v>-76.76720579295754</c:v>
                </c:pt>
                <c:pt idx="310">
                  <c:v>-75.956044859776739</c:v>
                </c:pt>
                <c:pt idx="311">
                  <c:v>-75.714294421057119</c:v>
                </c:pt>
                <c:pt idx="312">
                  <c:v>-75.649545305023892</c:v>
                </c:pt>
                <c:pt idx="313">
                  <c:v>-75.708410300439226</c:v>
                </c:pt>
                <c:pt idx="314">
                  <c:v>-76.107935736053477</c:v>
                </c:pt>
                <c:pt idx="315">
                  <c:v>-76.301094046631022</c:v>
                </c:pt>
                <c:pt idx="316">
                  <c:v>-76.590822951268336</c:v>
                </c:pt>
                <c:pt idx="317">
                  <c:v>-77.764982094322079</c:v>
                </c:pt>
                <c:pt idx="318">
                  <c:v>-76.817320170207253</c:v>
                </c:pt>
                <c:pt idx="319">
                  <c:v>-76.908813533693845</c:v>
                </c:pt>
                <c:pt idx="320">
                  <c:v>-77.708127554806026</c:v>
                </c:pt>
                <c:pt idx="321">
                  <c:v>-79.152266043707911</c:v>
                </c:pt>
                <c:pt idx="322">
                  <c:v>-78.555638076408883</c:v>
                </c:pt>
                <c:pt idx="323">
                  <c:v>-77.460400733288949</c:v>
                </c:pt>
                <c:pt idx="324">
                  <c:v>-77.995016094880341</c:v>
                </c:pt>
                <c:pt idx="325">
                  <c:v>-78.638154403212013</c:v>
                </c:pt>
                <c:pt idx="326">
                  <c:v>-79.360965040433769</c:v>
                </c:pt>
                <c:pt idx="327">
                  <c:v>-79.774443531790055</c:v>
                </c:pt>
                <c:pt idx="328">
                  <c:v>-79.981066975589869</c:v>
                </c:pt>
                <c:pt idx="329">
                  <c:v>-80.054748739486655</c:v>
                </c:pt>
                <c:pt idx="330">
                  <c:v>-80.606694582262605</c:v>
                </c:pt>
                <c:pt idx="331">
                  <c:v>-80.237665281669749</c:v>
                </c:pt>
                <c:pt idx="332">
                  <c:v>-79.039515712476998</c:v>
                </c:pt>
                <c:pt idx="333">
                  <c:v>-81.590057887564669</c:v>
                </c:pt>
                <c:pt idx="334">
                  <c:v>-81.160992262904401</c:v>
                </c:pt>
                <c:pt idx="335">
                  <c:v>-78.432767733958485</c:v>
                </c:pt>
                <c:pt idx="336">
                  <c:v>-77.5473248007183</c:v>
                </c:pt>
                <c:pt idx="337">
                  <c:v>-80.29992597721602</c:v>
                </c:pt>
                <c:pt idx="338">
                  <c:v>-82.161393828516722</c:v>
                </c:pt>
                <c:pt idx="339">
                  <c:v>-83.771111174012901</c:v>
                </c:pt>
                <c:pt idx="340">
                  <c:v>-83.456192835619916</c:v>
                </c:pt>
                <c:pt idx="341">
                  <c:v>-82.663286971512605</c:v>
                </c:pt>
                <c:pt idx="342">
                  <c:v>-81.74084200892284</c:v>
                </c:pt>
                <c:pt idx="343">
                  <c:v>-81.953097893257706</c:v>
                </c:pt>
                <c:pt idx="344">
                  <c:v>-82.148486482325907</c:v>
                </c:pt>
                <c:pt idx="345">
                  <c:v>-81.030791574132564</c:v>
                </c:pt>
                <c:pt idx="346">
                  <c:v>-82.33413998709625</c:v>
                </c:pt>
                <c:pt idx="347">
                  <c:v>-83.555905651572829</c:v>
                </c:pt>
                <c:pt idx="348">
                  <c:v>-83.94945350473732</c:v>
                </c:pt>
                <c:pt idx="349">
                  <c:v>-84.344024289893696</c:v>
                </c:pt>
                <c:pt idx="350">
                  <c:v>-83.04407463956187</c:v>
                </c:pt>
                <c:pt idx="351">
                  <c:v>-84.303476418109284</c:v>
                </c:pt>
                <c:pt idx="352">
                  <c:v>-84.559289044936904</c:v>
                </c:pt>
                <c:pt idx="353">
                  <c:v>-84.30041479472095</c:v>
                </c:pt>
                <c:pt idx="354">
                  <c:v>-84.520782603679436</c:v>
                </c:pt>
                <c:pt idx="355">
                  <c:v>-84.285686452887987</c:v>
                </c:pt>
                <c:pt idx="356">
                  <c:v>-84.182462503118856</c:v>
                </c:pt>
                <c:pt idx="357">
                  <c:v>-84.028031285124939</c:v>
                </c:pt>
                <c:pt idx="358">
                  <c:v>-84.18824130237941</c:v>
                </c:pt>
                <c:pt idx="359">
                  <c:v>-84.793487178716475</c:v>
                </c:pt>
                <c:pt idx="360">
                  <c:v>-84.670915439355213</c:v>
                </c:pt>
                <c:pt idx="361">
                  <c:v>-84.406255321796181</c:v>
                </c:pt>
                <c:pt idx="362">
                  <c:v>-84.959745445983103</c:v>
                </c:pt>
                <c:pt idx="363">
                  <c:v>-85.853386671863845</c:v>
                </c:pt>
                <c:pt idx="364">
                  <c:v>-86.346632351697224</c:v>
                </c:pt>
                <c:pt idx="365">
                  <c:v>-85.430381309689707</c:v>
                </c:pt>
                <c:pt idx="366">
                  <c:v>-85.149985827447878</c:v>
                </c:pt>
                <c:pt idx="367">
                  <c:v>-84.753519265521547</c:v>
                </c:pt>
                <c:pt idx="368">
                  <c:v>-84.271791850250281</c:v>
                </c:pt>
                <c:pt idx="369">
                  <c:v>-84.57741778527425</c:v>
                </c:pt>
                <c:pt idx="370">
                  <c:v>-84.041976487966224</c:v>
                </c:pt>
                <c:pt idx="371">
                  <c:v>-84.877548717432674</c:v>
                </c:pt>
                <c:pt idx="372">
                  <c:v>-85.323319518208194</c:v>
                </c:pt>
                <c:pt idx="373">
                  <c:v>-84.694962156623291</c:v>
                </c:pt>
                <c:pt idx="374">
                  <c:v>-84.514682788136909</c:v>
                </c:pt>
                <c:pt idx="375">
                  <c:v>-84.316863387327771</c:v>
                </c:pt>
                <c:pt idx="376">
                  <c:v>-84.338270475825254</c:v>
                </c:pt>
                <c:pt idx="377">
                  <c:v>-84.250177731717088</c:v>
                </c:pt>
                <c:pt idx="378">
                  <c:v>-84.690679626360108</c:v>
                </c:pt>
                <c:pt idx="379">
                  <c:v>-84.972797035315565</c:v>
                </c:pt>
                <c:pt idx="380">
                  <c:v>-84.960095133198237</c:v>
                </c:pt>
                <c:pt idx="381">
                  <c:v>-83.682240064958052</c:v>
                </c:pt>
                <c:pt idx="382">
                  <c:v>-85.922622848389125</c:v>
                </c:pt>
                <c:pt idx="383">
                  <c:v>-87.793193916014502</c:v>
                </c:pt>
                <c:pt idx="384">
                  <c:v>-86.669459303954838</c:v>
                </c:pt>
                <c:pt idx="385">
                  <c:v>-84.705747862684674</c:v>
                </c:pt>
                <c:pt idx="386">
                  <c:v>-84.765640145539038</c:v>
                </c:pt>
                <c:pt idx="387">
                  <c:v>-86.823855273377006</c:v>
                </c:pt>
                <c:pt idx="388">
                  <c:v>-87.905233499158953</c:v>
                </c:pt>
                <c:pt idx="389">
                  <c:v>-88.345528979892791</c:v>
                </c:pt>
                <c:pt idx="390">
                  <c:v>-85.988200071238168</c:v>
                </c:pt>
                <c:pt idx="391">
                  <c:v>-86.874855183301648</c:v>
                </c:pt>
                <c:pt idx="392">
                  <c:v>-88.525840280494762</c:v>
                </c:pt>
                <c:pt idx="393">
                  <c:v>-89.223464670234051</c:v>
                </c:pt>
                <c:pt idx="394">
                  <c:v>-88.885995204509015</c:v>
                </c:pt>
                <c:pt idx="395">
                  <c:v>-89.54750594861386</c:v>
                </c:pt>
                <c:pt idx="396">
                  <c:v>-88.936179878411465</c:v>
                </c:pt>
                <c:pt idx="397">
                  <c:v>-88.280151524578855</c:v>
                </c:pt>
                <c:pt idx="398">
                  <c:v>-88.4067058683342</c:v>
                </c:pt>
                <c:pt idx="399">
                  <c:v>-88.220642976194441</c:v>
                </c:pt>
                <c:pt idx="400">
                  <c:v>-85.742096421714763</c:v>
                </c:pt>
                <c:pt idx="401">
                  <c:v>-86.479208659541072</c:v>
                </c:pt>
                <c:pt idx="402">
                  <c:v>-86.856671884732251</c:v>
                </c:pt>
                <c:pt idx="403">
                  <c:v>-86.674388242794194</c:v>
                </c:pt>
                <c:pt idx="404">
                  <c:v>-89.640529103215755</c:v>
                </c:pt>
                <c:pt idx="405">
                  <c:v>-88.695287457244405</c:v>
                </c:pt>
                <c:pt idx="406">
                  <c:v>-88.467175680575053</c:v>
                </c:pt>
                <c:pt idx="407">
                  <c:v>-87.938397086693769</c:v>
                </c:pt>
                <c:pt idx="408">
                  <c:v>-86.883986198380541</c:v>
                </c:pt>
                <c:pt idx="409">
                  <c:v>-86.563238489489663</c:v>
                </c:pt>
                <c:pt idx="410">
                  <c:v>-87.348390581703711</c:v>
                </c:pt>
                <c:pt idx="411">
                  <c:v>-87.995260438251648</c:v>
                </c:pt>
                <c:pt idx="412">
                  <c:v>-88.405736463577739</c:v>
                </c:pt>
                <c:pt idx="413">
                  <c:v>-88.471408238379013</c:v>
                </c:pt>
                <c:pt idx="414">
                  <c:v>-89.13366580432556</c:v>
                </c:pt>
                <c:pt idx="415">
                  <c:v>-87.260555050375316</c:v>
                </c:pt>
                <c:pt idx="416">
                  <c:v>-87.293267082066833</c:v>
                </c:pt>
                <c:pt idx="417">
                  <c:v>-88.200365794276252</c:v>
                </c:pt>
                <c:pt idx="418">
                  <c:v>-88.337112330519517</c:v>
                </c:pt>
                <c:pt idx="419">
                  <c:v>-89.036086883948514</c:v>
                </c:pt>
                <c:pt idx="420">
                  <c:v>-89.212652631429052</c:v>
                </c:pt>
                <c:pt idx="421">
                  <c:v>-89.500595279491947</c:v>
                </c:pt>
              </c:numCache>
            </c:numRef>
          </c:val>
          <c:smooth val="0"/>
          <c:extLst>
            <c:ext xmlns:c16="http://schemas.microsoft.com/office/drawing/2014/chart" uri="{C3380CC4-5D6E-409C-BE32-E72D297353CC}">
              <c16:uniqueId val="{00000001-74E7-4597-A4DC-285F6B0F7178}"/>
            </c:ext>
          </c:extLst>
        </c:ser>
        <c:ser>
          <c:idx val="2"/>
          <c:order val="2"/>
          <c:tx>
            <c:strRef>
              <c:f>accelerometer!$R$1</c:f>
              <c:strCache>
                <c:ptCount val="1"/>
                <c:pt idx="0">
                  <c:v>Accel_Z</c:v>
                </c:pt>
              </c:strCache>
            </c:strRef>
          </c:tx>
          <c:spPr>
            <a:ln w="28575" cap="rnd">
              <a:solidFill>
                <a:schemeClr val="accent3"/>
              </a:solidFill>
              <a:round/>
            </a:ln>
            <a:effectLst/>
          </c:spPr>
          <c:marker>
            <c:symbol val="none"/>
          </c:marker>
          <c:val>
            <c:numRef>
              <c:f>accelerometer!$R$2:$R$423</c:f>
              <c:numCache>
                <c:formatCode>General</c:formatCode>
                <c:ptCount val="422"/>
                <c:pt idx="0">
                  <c:v>-89.318100819210599</c:v>
                </c:pt>
                <c:pt idx="1">
                  <c:v>-89.255773631706759</c:v>
                </c:pt>
                <c:pt idx="2">
                  <c:v>-89.222440051224893</c:v>
                </c:pt>
                <c:pt idx="3">
                  <c:v>-89.297080279003936</c:v>
                </c:pt>
                <c:pt idx="4">
                  <c:v>-89.387812645894797</c:v>
                </c:pt>
                <c:pt idx="5">
                  <c:v>-89.282215258101175</c:v>
                </c:pt>
                <c:pt idx="6">
                  <c:v>-89.29198633017063</c:v>
                </c:pt>
                <c:pt idx="7">
                  <c:v>-89.380391489014812</c:v>
                </c:pt>
                <c:pt idx="8">
                  <c:v>-89.257445130730602</c:v>
                </c:pt>
                <c:pt idx="9">
                  <c:v>-89.330941517289261</c:v>
                </c:pt>
                <c:pt idx="10">
                  <c:v>-89.282893401906932</c:v>
                </c:pt>
                <c:pt idx="11">
                  <c:v>-89.29729437479169</c:v>
                </c:pt>
                <c:pt idx="12">
                  <c:v>-89.307213857975768</c:v>
                </c:pt>
                <c:pt idx="13">
                  <c:v>-89.267125033953363</c:v>
                </c:pt>
                <c:pt idx="14">
                  <c:v>-89.256454368733515</c:v>
                </c:pt>
                <c:pt idx="15">
                  <c:v>-89.260829431526076</c:v>
                </c:pt>
                <c:pt idx="16">
                  <c:v>-89.31645784920687</c:v>
                </c:pt>
                <c:pt idx="17">
                  <c:v>-89.253222591200014</c:v>
                </c:pt>
                <c:pt idx="18">
                  <c:v>-89.22415452768692</c:v>
                </c:pt>
                <c:pt idx="19">
                  <c:v>-89.270522013927916</c:v>
                </c:pt>
                <c:pt idx="20">
                  <c:v>-89.283318838267263</c:v>
                </c:pt>
                <c:pt idx="21">
                  <c:v>-89.315801631671533</c:v>
                </c:pt>
                <c:pt idx="22">
                  <c:v>-89.245203398584138</c:v>
                </c:pt>
                <c:pt idx="23">
                  <c:v>-89.152583058383044</c:v>
                </c:pt>
                <c:pt idx="24">
                  <c:v>-86.714956933809134</c:v>
                </c:pt>
                <c:pt idx="25">
                  <c:v>-88.351805514614625</c:v>
                </c:pt>
                <c:pt idx="26">
                  <c:v>-85.688632021811713</c:v>
                </c:pt>
                <c:pt idx="27">
                  <c:v>-84.455708414293028</c:v>
                </c:pt>
                <c:pt idx="28">
                  <c:v>-89.610189957642874</c:v>
                </c:pt>
                <c:pt idx="29">
                  <c:v>-89.168062190343747</c:v>
                </c:pt>
                <c:pt idx="30">
                  <c:v>-89.14610079391565</c:v>
                </c:pt>
                <c:pt idx="31">
                  <c:v>-89.251914399002501</c:v>
                </c:pt>
                <c:pt idx="32">
                  <c:v>-89.13547287893077</c:v>
                </c:pt>
                <c:pt idx="33">
                  <c:v>-86.275535617303106</c:v>
                </c:pt>
                <c:pt idx="34">
                  <c:v>-87.295727463987063</c:v>
                </c:pt>
                <c:pt idx="35">
                  <c:v>-89.454217711397121</c:v>
                </c:pt>
                <c:pt idx="36">
                  <c:v>-89.399540516504416</c:v>
                </c:pt>
                <c:pt idx="37">
                  <c:v>-89.647398464340199</c:v>
                </c:pt>
                <c:pt idx="38">
                  <c:v>-89.228641867912302</c:v>
                </c:pt>
                <c:pt idx="39">
                  <c:v>-89.246002800472297</c:v>
                </c:pt>
                <c:pt idx="40">
                  <c:v>-89.54773479787552</c:v>
                </c:pt>
                <c:pt idx="41">
                  <c:v>-89.510239050712215</c:v>
                </c:pt>
                <c:pt idx="42">
                  <c:v>-89.039438981941203</c:v>
                </c:pt>
                <c:pt idx="43">
                  <c:v>-88.863999483370961</c:v>
                </c:pt>
                <c:pt idx="44">
                  <c:v>-88.990469406801779</c:v>
                </c:pt>
                <c:pt idx="45">
                  <c:v>-89.090639035507877</c:v>
                </c:pt>
                <c:pt idx="46">
                  <c:v>-88.96787487192104</c:v>
                </c:pt>
                <c:pt idx="47">
                  <c:v>-89.042410746477998</c:v>
                </c:pt>
                <c:pt idx="48">
                  <c:v>-88.967229015263996</c:v>
                </c:pt>
                <c:pt idx="49">
                  <c:v>-88.349475377849132</c:v>
                </c:pt>
                <c:pt idx="50">
                  <c:v>-87.597078267497707</c:v>
                </c:pt>
                <c:pt idx="51">
                  <c:v>-88.023284042548141</c:v>
                </c:pt>
                <c:pt idx="52">
                  <c:v>-88.555486803185488</c:v>
                </c:pt>
                <c:pt idx="53">
                  <c:v>-88.129572071336341</c:v>
                </c:pt>
                <c:pt idx="54">
                  <c:v>-87.574792099170381</c:v>
                </c:pt>
                <c:pt idx="55">
                  <c:v>-87.195688884801797</c:v>
                </c:pt>
                <c:pt idx="56">
                  <c:v>-85.507756760347391</c:v>
                </c:pt>
                <c:pt idx="57">
                  <c:v>-85.266598915475811</c:v>
                </c:pt>
                <c:pt idx="58">
                  <c:v>-84.568905213919464</c:v>
                </c:pt>
                <c:pt idx="59">
                  <c:v>-84.124934206254906</c:v>
                </c:pt>
                <c:pt idx="60">
                  <c:v>-85.562774733242676</c:v>
                </c:pt>
                <c:pt idx="61">
                  <c:v>-84.024856442709464</c:v>
                </c:pt>
                <c:pt idx="62">
                  <c:v>-85.016823650623721</c:v>
                </c:pt>
                <c:pt idx="63">
                  <c:v>-83.038825139077701</c:v>
                </c:pt>
                <c:pt idx="64">
                  <c:v>-83.662184615747009</c:v>
                </c:pt>
                <c:pt idx="65">
                  <c:v>-80.897125393787448</c:v>
                </c:pt>
                <c:pt idx="66">
                  <c:v>-82.133765155649129</c:v>
                </c:pt>
                <c:pt idx="67">
                  <c:v>-80.454955295081817</c:v>
                </c:pt>
                <c:pt idx="68">
                  <c:v>-80.001894700474963</c:v>
                </c:pt>
                <c:pt idx="69">
                  <c:v>-80.314117011942486</c:v>
                </c:pt>
                <c:pt idx="70">
                  <c:v>-80.3568105073075</c:v>
                </c:pt>
                <c:pt idx="71">
                  <c:v>-79.696482866161816</c:v>
                </c:pt>
                <c:pt idx="72">
                  <c:v>-79.102797004626822</c:v>
                </c:pt>
                <c:pt idx="73">
                  <c:v>-77.744617800542699</c:v>
                </c:pt>
                <c:pt idx="74">
                  <c:v>-76.73824934370208</c:v>
                </c:pt>
                <c:pt idx="75">
                  <c:v>-76.249819606842919</c:v>
                </c:pt>
                <c:pt idx="76">
                  <c:v>-76.164363795519634</c:v>
                </c:pt>
                <c:pt idx="77">
                  <c:v>-76.658831654000636</c:v>
                </c:pt>
                <c:pt idx="78">
                  <c:v>-77.540205546763715</c:v>
                </c:pt>
                <c:pt idx="79">
                  <c:v>-76.007164633885552</c:v>
                </c:pt>
                <c:pt idx="80">
                  <c:v>-75.649279617286012</c:v>
                </c:pt>
                <c:pt idx="81">
                  <c:v>-75.40320681530963</c:v>
                </c:pt>
                <c:pt idx="82">
                  <c:v>-76.055040919066499</c:v>
                </c:pt>
                <c:pt idx="83">
                  <c:v>-73.746095860377622</c:v>
                </c:pt>
                <c:pt idx="84">
                  <c:v>-75.395682468830813</c:v>
                </c:pt>
                <c:pt idx="85">
                  <c:v>-75.590381567134358</c:v>
                </c:pt>
                <c:pt idx="86">
                  <c:v>-74.152379264866497</c:v>
                </c:pt>
                <c:pt idx="87">
                  <c:v>-74.902635610767106</c:v>
                </c:pt>
                <c:pt idx="88">
                  <c:v>-74.550152911889128</c:v>
                </c:pt>
                <c:pt idx="89">
                  <c:v>-73.360587946639868</c:v>
                </c:pt>
                <c:pt idx="90">
                  <c:v>-72.111779263220782</c:v>
                </c:pt>
                <c:pt idx="91">
                  <c:v>-74.067981320959987</c:v>
                </c:pt>
                <c:pt idx="92">
                  <c:v>-71.699165311421581</c:v>
                </c:pt>
                <c:pt idx="93">
                  <c:v>-72.355164519746353</c:v>
                </c:pt>
                <c:pt idx="94">
                  <c:v>-72.147132546125562</c:v>
                </c:pt>
                <c:pt idx="95">
                  <c:v>-72.037246319085668</c:v>
                </c:pt>
                <c:pt idx="96">
                  <c:v>-69.953901106346024</c:v>
                </c:pt>
                <c:pt idx="97">
                  <c:v>-70.652016567325688</c:v>
                </c:pt>
                <c:pt idx="98">
                  <c:v>-69.063780535453887</c:v>
                </c:pt>
                <c:pt idx="99">
                  <c:v>-68.492039940919653</c:v>
                </c:pt>
                <c:pt idx="100">
                  <c:v>-67.480467912865066</c:v>
                </c:pt>
                <c:pt idx="101">
                  <c:v>-68.491395439650944</c:v>
                </c:pt>
                <c:pt idx="102">
                  <c:v>-69.462225595808491</c:v>
                </c:pt>
                <c:pt idx="103">
                  <c:v>-67.205246004486284</c:v>
                </c:pt>
                <c:pt idx="104">
                  <c:v>-67.523582285602743</c:v>
                </c:pt>
                <c:pt idx="105">
                  <c:v>-66.80365401711569</c:v>
                </c:pt>
                <c:pt idx="106">
                  <c:v>-65.540368961717817</c:v>
                </c:pt>
                <c:pt idx="107">
                  <c:v>-65.046693866248475</c:v>
                </c:pt>
                <c:pt idx="108">
                  <c:v>-64.872539709671088</c:v>
                </c:pt>
                <c:pt idx="109">
                  <c:v>-64.589914586243836</c:v>
                </c:pt>
                <c:pt idx="110">
                  <c:v>-64.02427960322359</c:v>
                </c:pt>
                <c:pt idx="111">
                  <c:v>-63.948085571409486</c:v>
                </c:pt>
                <c:pt idx="112">
                  <c:v>-64.316186908449836</c:v>
                </c:pt>
                <c:pt idx="113">
                  <c:v>-64.11780296869081</c:v>
                </c:pt>
                <c:pt idx="114">
                  <c:v>-62.91580967049223</c:v>
                </c:pt>
                <c:pt idx="115">
                  <c:v>-62.254110291643869</c:v>
                </c:pt>
                <c:pt idx="116">
                  <c:v>-62.226082557784245</c:v>
                </c:pt>
                <c:pt idx="117">
                  <c:v>-61.418968286143318</c:v>
                </c:pt>
                <c:pt idx="118">
                  <c:v>-60.676936679007568</c:v>
                </c:pt>
                <c:pt idx="119">
                  <c:v>-60.840932476977009</c:v>
                </c:pt>
                <c:pt idx="120">
                  <c:v>-60.177714054873746</c:v>
                </c:pt>
                <c:pt idx="121">
                  <c:v>-59.366247423788728</c:v>
                </c:pt>
                <c:pt idx="122">
                  <c:v>-59.329705350052087</c:v>
                </c:pt>
                <c:pt idx="123">
                  <c:v>-58.56437143858296</c:v>
                </c:pt>
                <c:pt idx="124">
                  <c:v>-56.8530637367707</c:v>
                </c:pt>
                <c:pt idx="125">
                  <c:v>-55.010069471992615</c:v>
                </c:pt>
                <c:pt idx="126">
                  <c:v>-55.209107834737637</c:v>
                </c:pt>
                <c:pt idx="127">
                  <c:v>-56.282670994204111</c:v>
                </c:pt>
                <c:pt idx="128">
                  <c:v>-56.624369339131633</c:v>
                </c:pt>
                <c:pt idx="129">
                  <c:v>-58.260775046811915</c:v>
                </c:pt>
                <c:pt idx="130">
                  <c:v>-56.666480078935201</c:v>
                </c:pt>
                <c:pt idx="131">
                  <c:v>-56.557840286160449</c:v>
                </c:pt>
                <c:pt idx="132">
                  <c:v>-56.463282709407444</c:v>
                </c:pt>
                <c:pt idx="133">
                  <c:v>-56.217970380254556</c:v>
                </c:pt>
                <c:pt idx="134">
                  <c:v>-56.922267163268543</c:v>
                </c:pt>
                <c:pt idx="135">
                  <c:v>-56.420783408811175</c:v>
                </c:pt>
                <c:pt idx="136">
                  <c:v>-56.800811412989468</c:v>
                </c:pt>
                <c:pt idx="137">
                  <c:v>-56.879614085077435</c:v>
                </c:pt>
                <c:pt idx="138">
                  <c:v>-57.452370284667523</c:v>
                </c:pt>
                <c:pt idx="139">
                  <c:v>-58.167676966366884</c:v>
                </c:pt>
                <c:pt idx="140">
                  <c:v>-57.603311295112</c:v>
                </c:pt>
                <c:pt idx="141">
                  <c:v>-58.358923094840179</c:v>
                </c:pt>
                <c:pt idx="142">
                  <c:v>-58.100724622678257</c:v>
                </c:pt>
                <c:pt idx="143">
                  <c:v>-55.801532232323233</c:v>
                </c:pt>
                <c:pt idx="144">
                  <c:v>-52.353186393147716</c:v>
                </c:pt>
                <c:pt idx="145">
                  <c:v>-54.328087660614791</c:v>
                </c:pt>
                <c:pt idx="146">
                  <c:v>-54.27797238468645</c:v>
                </c:pt>
                <c:pt idx="147">
                  <c:v>-52.401488806682138</c:v>
                </c:pt>
                <c:pt idx="148">
                  <c:v>-53.184116457657481</c:v>
                </c:pt>
                <c:pt idx="149">
                  <c:v>-51.517569239367468</c:v>
                </c:pt>
                <c:pt idx="150">
                  <c:v>-51.820546237701087</c:v>
                </c:pt>
                <c:pt idx="151">
                  <c:v>-52.643976445678192</c:v>
                </c:pt>
                <c:pt idx="152">
                  <c:v>-51.172820154147288</c:v>
                </c:pt>
                <c:pt idx="153">
                  <c:v>-51.65125911532553</c:v>
                </c:pt>
                <c:pt idx="154">
                  <c:v>-50.393582845925309</c:v>
                </c:pt>
                <c:pt idx="155">
                  <c:v>-49.799339571973178</c:v>
                </c:pt>
                <c:pt idx="156">
                  <c:v>-49.940140318203831</c:v>
                </c:pt>
                <c:pt idx="157">
                  <c:v>-48.970172861829468</c:v>
                </c:pt>
                <c:pt idx="158">
                  <c:v>-50.117863006198249</c:v>
                </c:pt>
                <c:pt idx="159">
                  <c:v>-49.957851859667556</c:v>
                </c:pt>
                <c:pt idx="160">
                  <c:v>-48.621617148086216</c:v>
                </c:pt>
                <c:pt idx="161">
                  <c:v>-47.973574473046924</c:v>
                </c:pt>
                <c:pt idx="162">
                  <c:v>-47.411428074609582</c:v>
                </c:pt>
                <c:pt idx="163">
                  <c:v>-48.207733973677669</c:v>
                </c:pt>
                <c:pt idx="164">
                  <c:v>-49.665406473328432</c:v>
                </c:pt>
                <c:pt idx="165">
                  <c:v>-50.161833715816293</c:v>
                </c:pt>
                <c:pt idx="166">
                  <c:v>-49.472626974520992</c:v>
                </c:pt>
                <c:pt idx="167">
                  <c:v>-49.219264866916511</c:v>
                </c:pt>
                <c:pt idx="168">
                  <c:v>-48.351699699412315</c:v>
                </c:pt>
                <c:pt idx="169">
                  <c:v>-47.689836902478461</c:v>
                </c:pt>
                <c:pt idx="170">
                  <c:v>-46.759117674594407</c:v>
                </c:pt>
                <c:pt idx="171">
                  <c:v>-46.798615245977111</c:v>
                </c:pt>
                <c:pt idx="172">
                  <c:v>-47.966939535879334</c:v>
                </c:pt>
                <c:pt idx="173">
                  <c:v>-47.791861381636849</c:v>
                </c:pt>
                <c:pt idx="174">
                  <c:v>-47.99367578374585</c:v>
                </c:pt>
                <c:pt idx="175">
                  <c:v>-46.551823414611661</c:v>
                </c:pt>
                <c:pt idx="176">
                  <c:v>-46.69840277116549</c:v>
                </c:pt>
                <c:pt idx="177">
                  <c:v>-46.895136279726145</c:v>
                </c:pt>
                <c:pt idx="178">
                  <c:v>-46.931954143438595</c:v>
                </c:pt>
                <c:pt idx="179">
                  <c:v>-46.490614169589406</c:v>
                </c:pt>
                <c:pt idx="180">
                  <c:v>-45.572608776728686</c:v>
                </c:pt>
                <c:pt idx="181">
                  <c:v>-45.37578626295997</c:v>
                </c:pt>
                <c:pt idx="182">
                  <c:v>-45.522356188859</c:v>
                </c:pt>
                <c:pt idx="183">
                  <c:v>-44.54979091769389</c:v>
                </c:pt>
                <c:pt idx="184">
                  <c:v>-43.281781318540922</c:v>
                </c:pt>
                <c:pt idx="185">
                  <c:v>-43.186252428453237</c:v>
                </c:pt>
                <c:pt idx="186">
                  <c:v>-43.49769227671252</c:v>
                </c:pt>
                <c:pt idx="187">
                  <c:v>-43.434441037193508</c:v>
                </c:pt>
                <c:pt idx="188">
                  <c:v>-43.365760402494679</c:v>
                </c:pt>
                <c:pt idx="189">
                  <c:v>-44.107186365621367</c:v>
                </c:pt>
                <c:pt idx="190">
                  <c:v>-44.229765799037338</c:v>
                </c:pt>
                <c:pt idx="191">
                  <c:v>-43.602770378706438</c:v>
                </c:pt>
                <c:pt idx="192">
                  <c:v>-43.793359346199757</c:v>
                </c:pt>
                <c:pt idx="193">
                  <c:v>-43.170777939226639</c:v>
                </c:pt>
                <c:pt idx="194">
                  <c:v>-43.310659700746108</c:v>
                </c:pt>
                <c:pt idx="195">
                  <c:v>-43.337416537177496</c:v>
                </c:pt>
                <c:pt idx="196">
                  <c:v>-42.850659618918499</c:v>
                </c:pt>
                <c:pt idx="197">
                  <c:v>-42.371723253205104</c:v>
                </c:pt>
                <c:pt idx="198">
                  <c:v>-41.652347709782347</c:v>
                </c:pt>
                <c:pt idx="199">
                  <c:v>-40.127698565462936</c:v>
                </c:pt>
                <c:pt idx="200">
                  <c:v>-40.765454921824336</c:v>
                </c:pt>
                <c:pt idx="201">
                  <c:v>-41.591466183135097</c:v>
                </c:pt>
                <c:pt idx="202">
                  <c:v>-42.486849843961082</c:v>
                </c:pt>
                <c:pt idx="203">
                  <c:v>-43.161899170244816</c:v>
                </c:pt>
                <c:pt idx="204">
                  <c:v>-43.52196860133958</c:v>
                </c:pt>
                <c:pt idx="205">
                  <c:v>-44.283230660095917</c:v>
                </c:pt>
                <c:pt idx="206">
                  <c:v>-45.032855269871916</c:v>
                </c:pt>
                <c:pt idx="207">
                  <c:v>-45.227976283229275</c:v>
                </c:pt>
                <c:pt idx="208">
                  <c:v>-43.574984160841694</c:v>
                </c:pt>
                <c:pt idx="209">
                  <c:v>-41.978945046651901</c:v>
                </c:pt>
                <c:pt idx="210">
                  <c:v>-40.178802977285208</c:v>
                </c:pt>
                <c:pt idx="211">
                  <c:v>-40.740037190047708</c:v>
                </c:pt>
                <c:pt idx="212">
                  <c:v>-41.635946749813499</c:v>
                </c:pt>
                <c:pt idx="213">
                  <c:v>-39.973729380674648</c:v>
                </c:pt>
                <c:pt idx="214">
                  <c:v>-38.740257769779049</c:v>
                </c:pt>
                <c:pt idx="215">
                  <c:v>-37.76412611220217</c:v>
                </c:pt>
                <c:pt idx="216">
                  <c:v>-37.920385261899092</c:v>
                </c:pt>
                <c:pt idx="217">
                  <c:v>-36.733742243245445</c:v>
                </c:pt>
                <c:pt idx="218">
                  <c:v>-37.5151468928822</c:v>
                </c:pt>
                <c:pt idx="219">
                  <c:v>-38.304500456919683</c:v>
                </c:pt>
                <c:pt idx="220">
                  <c:v>-38.104596477106874</c:v>
                </c:pt>
                <c:pt idx="221">
                  <c:v>-38.201377100369221</c:v>
                </c:pt>
                <c:pt idx="222">
                  <c:v>-37.091947408158852</c:v>
                </c:pt>
                <c:pt idx="223">
                  <c:v>-35.687312559865212</c:v>
                </c:pt>
                <c:pt idx="224">
                  <c:v>-36.147363398273491</c:v>
                </c:pt>
                <c:pt idx="225">
                  <c:v>-35.126548965412951</c:v>
                </c:pt>
                <c:pt idx="226">
                  <c:v>-36.03179714709956</c:v>
                </c:pt>
                <c:pt idx="227">
                  <c:v>-35.883015979246643</c:v>
                </c:pt>
                <c:pt idx="228">
                  <c:v>-36.290848355545577</c:v>
                </c:pt>
                <c:pt idx="229">
                  <c:v>-35.869609688030963</c:v>
                </c:pt>
                <c:pt idx="230">
                  <c:v>-33.913830932085276</c:v>
                </c:pt>
                <c:pt idx="231">
                  <c:v>-32.633873946540987</c:v>
                </c:pt>
                <c:pt idx="232">
                  <c:v>-30.975497589736147</c:v>
                </c:pt>
                <c:pt idx="233">
                  <c:v>-32.789237541890571</c:v>
                </c:pt>
                <c:pt idx="234">
                  <c:v>-33.03936990103724</c:v>
                </c:pt>
                <c:pt idx="235">
                  <c:v>-36.632382261831815</c:v>
                </c:pt>
                <c:pt idx="236">
                  <c:v>-36.522469119237769</c:v>
                </c:pt>
                <c:pt idx="237">
                  <c:v>-33.300304387843212</c:v>
                </c:pt>
                <c:pt idx="238">
                  <c:v>-30.142793589230418</c:v>
                </c:pt>
                <c:pt idx="239">
                  <c:v>-30.394380441552759</c:v>
                </c:pt>
                <c:pt idx="240">
                  <c:v>-29.865731376624638</c:v>
                </c:pt>
                <c:pt idx="241">
                  <c:v>-26.540169313337373</c:v>
                </c:pt>
                <c:pt idx="242">
                  <c:v>-29.219573846227622</c:v>
                </c:pt>
                <c:pt idx="243">
                  <c:v>-29.819497928291881</c:v>
                </c:pt>
                <c:pt idx="244">
                  <c:v>-29.225142910084333</c:v>
                </c:pt>
                <c:pt idx="245">
                  <c:v>-30.474937173069122</c:v>
                </c:pt>
                <c:pt idx="246">
                  <c:v>-29.299724454680916</c:v>
                </c:pt>
                <c:pt idx="247">
                  <c:v>-27.796589981866877</c:v>
                </c:pt>
                <c:pt idx="248">
                  <c:v>-24.60471448644396</c:v>
                </c:pt>
                <c:pt idx="249">
                  <c:v>-25.731007549350835</c:v>
                </c:pt>
                <c:pt idx="250">
                  <c:v>-24.35169441764409</c:v>
                </c:pt>
                <c:pt idx="251">
                  <c:v>-27.196103968361236</c:v>
                </c:pt>
                <c:pt idx="252">
                  <c:v>-25.707549848619937</c:v>
                </c:pt>
                <c:pt idx="253">
                  <c:v>-21.371217468840179</c:v>
                </c:pt>
                <c:pt idx="254">
                  <c:v>-21.749088133515038</c:v>
                </c:pt>
                <c:pt idx="255">
                  <c:v>-23.301737211884792</c:v>
                </c:pt>
                <c:pt idx="256">
                  <c:v>-24.495275727214256</c:v>
                </c:pt>
                <c:pt idx="257">
                  <c:v>-26.137734441183326</c:v>
                </c:pt>
                <c:pt idx="258">
                  <c:v>-26.689567589219052</c:v>
                </c:pt>
                <c:pt idx="259">
                  <c:v>-21.549028880133779</c:v>
                </c:pt>
                <c:pt idx="260">
                  <c:v>-22.938806810564017</c:v>
                </c:pt>
                <c:pt idx="261">
                  <c:v>-24.021181385185141</c:v>
                </c:pt>
                <c:pt idx="262">
                  <c:v>-24.116140459105964</c:v>
                </c:pt>
                <c:pt idx="263">
                  <c:v>-23.337470248340413</c:v>
                </c:pt>
                <c:pt idx="264">
                  <c:v>-22.755323031956365</c:v>
                </c:pt>
                <c:pt idx="265">
                  <c:v>-22.136448119459079</c:v>
                </c:pt>
                <c:pt idx="266">
                  <c:v>-22.099088091887769</c:v>
                </c:pt>
                <c:pt idx="267">
                  <c:v>-21.940216817236688</c:v>
                </c:pt>
                <c:pt idx="268">
                  <c:v>-22.754076889021583</c:v>
                </c:pt>
                <c:pt idx="269">
                  <c:v>-21.25734402375495</c:v>
                </c:pt>
                <c:pt idx="270">
                  <c:v>-21.364638178761687</c:v>
                </c:pt>
                <c:pt idx="271">
                  <c:v>-20.86114026087937</c:v>
                </c:pt>
                <c:pt idx="272">
                  <c:v>-20.186912963434931</c:v>
                </c:pt>
                <c:pt idx="273">
                  <c:v>-19.239950043070703</c:v>
                </c:pt>
                <c:pt idx="274">
                  <c:v>-19.483431221261512</c:v>
                </c:pt>
                <c:pt idx="275">
                  <c:v>-19.412525504102398</c:v>
                </c:pt>
                <c:pt idx="276">
                  <c:v>-19.826016693507206</c:v>
                </c:pt>
                <c:pt idx="277">
                  <c:v>-19.641039734855198</c:v>
                </c:pt>
                <c:pt idx="278">
                  <c:v>-19.793486332604235</c:v>
                </c:pt>
                <c:pt idx="279">
                  <c:v>-19.620155734896564</c:v>
                </c:pt>
                <c:pt idx="280">
                  <c:v>-19.85765698161088</c:v>
                </c:pt>
                <c:pt idx="281">
                  <c:v>-19.634422061673835</c:v>
                </c:pt>
                <c:pt idx="282">
                  <c:v>-19.07547458575895</c:v>
                </c:pt>
                <c:pt idx="283">
                  <c:v>-18.120010945926104</c:v>
                </c:pt>
                <c:pt idx="284">
                  <c:v>-18.768580044418208</c:v>
                </c:pt>
                <c:pt idx="285">
                  <c:v>-19.875734104382932</c:v>
                </c:pt>
                <c:pt idx="286">
                  <c:v>-19.79957987588049</c:v>
                </c:pt>
                <c:pt idx="287">
                  <c:v>-19.716606419371324</c:v>
                </c:pt>
                <c:pt idx="288">
                  <c:v>-18.131850003603823</c:v>
                </c:pt>
                <c:pt idx="289">
                  <c:v>-16.943962600617482</c:v>
                </c:pt>
                <c:pt idx="290">
                  <c:v>-15.826946684712299</c:v>
                </c:pt>
                <c:pt idx="291">
                  <c:v>-15.12475799279475</c:v>
                </c:pt>
                <c:pt idx="292">
                  <c:v>-16.101581329678115</c:v>
                </c:pt>
                <c:pt idx="293">
                  <c:v>-17.66194859888056</c:v>
                </c:pt>
                <c:pt idx="294">
                  <c:v>-17.801438631604963</c:v>
                </c:pt>
                <c:pt idx="295">
                  <c:v>-17.187771998152236</c:v>
                </c:pt>
                <c:pt idx="296">
                  <c:v>-17.474284435783325</c:v>
                </c:pt>
                <c:pt idx="297">
                  <c:v>-17.509792116191434</c:v>
                </c:pt>
                <c:pt idx="298">
                  <c:v>-16.845425710160015</c:v>
                </c:pt>
                <c:pt idx="299">
                  <c:v>-16.844129141419845</c:v>
                </c:pt>
                <c:pt idx="300">
                  <c:v>-16.892685560257</c:v>
                </c:pt>
                <c:pt idx="301">
                  <c:v>-17.028556661168743</c:v>
                </c:pt>
                <c:pt idx="302">
                  <c:v>-17.019230302965784</c:v>
                </c:pt>
                <c:pt idx="303">
                  <c:v>-16.46173519911089</c:v>
                </c:pt>
                <c:pt idx="304">
                  <c:v>-16.133343596213702</c:v>
                </c:pt>
                <c:pt idx="305">
                  <c:v>-15.201321079192379</c:v>
                </c:pt>
                <c:pt idx="306">
                  <c:v>-14.241416282954351</c:v>
                </c:pt>
                <c:pt idx="307">
                  <c:v>-12.661615946258191</c:v>
                </c:pt>
                <c:pt idx="308">
                  <c:v>-12.132711228645165</c:v>
                </c:pt>
                <c:pt idx="309">
                  <c:v>-13.230178381653531</c:v>
                </c:pt>
                <c:pt idx="310">
                  <c:v>-13.993239889243975</c:v>
                </c:pt>
                <c:pt idx="311">
                  <c:v>-14.236505626815823</c:v>
                </c:pt>
                <c:pt idx="312">
                  <c:v>-14.344436880842622</c:v>
                </c:pt>
                <c:pt idx="313">
                  <c:v>-14.284483806780266</c:v>
                </c:pt>
                <c:pt idx="314">
                  <c:v>-13.874355533446245</c:v>
                </c:pt>
                <c:pt idx="315">
                  <c:v>-13.692604205438384</c:v>
                </c:pt>
                <c:pt idx="316">
                  <c:v>-13.349959696441173</c:v>
                </c:pt>
                <c:pt idx="317">
                  <c:v>-12.0640684656079</c:v>
                </c:pt>
                <c:pt idx="318">
                  <c:v>-13.120706881077092</c:v>
                </c:pt>
                <c:pt idx="319">
                  <c:v>-13.088929172927319</c:v>
                </c:pt>
                <c:pt idx="320">
                  <c:v>-12.283783541557954</c:v>
                </c:pt>
                <c:pt idx="321">
                  <c:v>-10.838379646525139</c:v>
                </c:pt>
                <c:pt idx="322">
                  <c:v>-11.444308809232471</c:v>
                </c:pt>
                <c:pt idx="323">
                  <c:v>-12.521173564065684</c:v>
                </c:pt>
                <c:pt idx="324">
                  <c:v>-11.924122185490164</c:v>
                </c:pt>
                <c:pt idx="325">
                  <c:v>-11.360563335971394</c:v>
                </c:pt>
                <c:pt idx="326">
                  <c:v>-10.632889843640456</c:v>
                </c:pt>
                <c:pt idx="327">
                  <c:v>-10.200121814355727</c:v>
                </c:pt>
                <c:pt idx="328">
                  <c:v>-9.9956504156345787</c:v>
                </c:pt>
                <c:pt idx="329">
                  <c:v>-9.9202548057901918</c:v>
                </c:pt>
                <c:pt idx="330">
                  <c:v>-9.3700014334974711</c:v>
                </c:pt>
                <c:pt idx="331">
                  <c:v>-9.7622755140615993</c:v>
                </c:pt>
                <c:pt idx="332">
                  <c:v>-10.959510909526578</c:v>
                </c:pt>
                <c:pt idx="333">
                  <c:v>-8.293158825033661</c:v>
                </c:pt>
                <c:pt idx="334">
                  <c:v>-8.7910107867271883</c:v>
                </c:pt>
                <c:pt idx="335">
                  <c:v>-11.557864253232113</c:v>
                </c:pt>
                <c:pt idx="336">
                  <c:v>-12.418230609671653</c:v>
                </c:pt>
                <c:pt idx="337">
                  <c:v>-9.1782045786622319</c:v>
                </c:pt>
                <c:pt idx="338">
                  <c:v>-7.8370965593806545</c:v>
                </c:pt>
                <c:pt idx="339">
                  <c:v>-6.1448532129366864</c:v>
                </c:pt>
                <c:pt idx="340">
                  <c:v>-6.4769648787086131</c:v>
                </c:pt>
                <c:pt idx="341">
                  <c:v>-7.2864211466993893</c:v>
                </c:pt>
                <c:pt idx="342">
                  <c:v>-8.2555804629076661</c:v>
                </c:pt>
                <c:pt idx="343">
                  <c:v>-7.9544638377778005</c:v>
                </c:pt>
                <c:pt idx="344">
                  <c:v>-7.699783638217693</c:v>
                </c:pt>
                <c:pt idx="345">
                  <c:v>-8.9621588282230213</c:v>
                </c:pt>
                <c:pt idx="346">
                  <c:v>-7.6436424747753735</c:v>
                </c:pt>
                <c:pt idx="347">
                  <c:v>-6.4428153137316535</c:v>
                </c:pt>
                <c:pt idx="348">
                  <c:v>-6.0476808092134693</c:v>
                </c:pt>
                <c:pt idx="349">
                  <c:v>-5.6131893325462068</c:v>
                </c:pt>
                <c:pt idx="350">
                  <c:v>-6.9558055295638157</c:v>
                </c:pt>
                <c:pt idx="351">
                  <c:v>-5.3937631537876571</c:v>
                </c:pt>
                <c:pt idx="352">
                  <c:v>-5.4388701235533494</c:v>
                </c:pt>
                <c:pt idx="353">
                  <c:v>-5.6756049656859773</c:v>
                </c:pt>
                <c:pt idx="354">
                  <c:v>-5.2924446981051831</c:v>
                </c:pt>
                <c:pt idx="355">
                  <c:v>-5.7053228802543572</c:v>
                </c:pt>
                <c:pt idx="356">
                  <c:v>-5.7922875764623782</c:v>
                </c:pt>
                <c:pt idx="357">
                  <c:v>-5.9564381224195175</c:v>
                </c:pt>
                <c:pt idx="358">
                  <c:v>-5.7992133599066795</c:v>
                </c:pt>
                <c:pt idx="359">
                  <c:v>-5.1582651276180949</c:v>
                </c:pt>
                <c:pt idx="360">
                  <c:v>-5.2191299836173926</c:v>
                </c:pt>
                <c:pt idx="361">
                  <c:v>-5.4549833158975005</c:v>
                </c:pt>
                <c:pt idx="362">
                  <c:v>-5.0042212789488882</c:v>
                </c:pt>
                <c:pt idx="363">
                  <c:v>-4.1347716360829816</c:v>
                </c:pt>
                <c:pt idx="364">
                  <c:v>-3.6524776331531079</c:v>
                </c:pt>
                <c:pt idx="365">
                  <c:v>-4.569611867060277</c:v>
                </c:pt>
                <c:pt idx="366">
                  <c:v>-4.8499931505419056</c:v>
                </c:pt>
                <c:pt idx="367">
                  <c:v>-5.1803714360787669</c:v>
                </c:pt>
                <c:pt idx="368">
                  <c:v>-5.6752926351895132</c:v>
                </c:pt>
                <c:pt idx="369">
                  <c:v>-5.3065482708918239</c:v>
                </c:pt>
                <c:pt idx="370">
                  <c:v>-5.8350272489896069</c:v>
                </c:pt>
                <c:pt idx="371">
                  <c:v>-5.0812379124910434</c:v>
                </c:pt>
                <c:pt idx="372">
                  <c:v>-4.656684705014837</c:v>
                </c:pt>
                <c:pt idx="373">
                  <c:v>-5.2398689321999834</c:v>
                </c:pt>
                <c:pt idx="374">
                  <c:v>-5.48166631093126</c:v>
                </c:pt>
                <c:pt idx="375">
                  <c:v>-5.6615952637038083</c:v>
                </c:pt>
                <c:pt idx="376">
                  <c:v>-5.5967059844741485</c:v>
                </c:pt>
                <c:pt idx="377">
                  <c:v>-5.6328990832954577</c:v>
                </c:pt>
                <c:pt idx="378">
                  <c:v>-5.2731203126851636</c:v>
                </c:pt>
                <c:pt idx="379">
                  <c:v>-4.9389592297088827</c:v>
                </c:pt>
                <c:pt idx="380">
                  <c:v>-5.0147345871450604</c:v>
                </c:pt>
                <c:pt idx="381">
                  <c:v>-6.3176745045507321</c:v>
                </c:pt>
                <c:pt idx="382">
                  <c:v>-3.7180658264859083</c:v>
                </c:pt>
                <c:pt idx="383">
                  <c:v>-2.15882496239105</c:v>
                </c:pt>
                <c:pt idx="384">
                  <c:v>-3.2963463950992704</c:v>
                </c:pt>
                <c:pt idx="385">
                  <c:v>-5.2942353335134031</c:v>
                </c:pt>
                <c:pt idx="386">
                  <c:v>-5.1255252553251536</c:v>
                </c:pt>
                <c:pt idx="387">
                  <c:v>-2.7551779199068744</c:v>
                </c:pt>
                <c:pt idx="388">
                  <c:v>-2.0892061637383184</c:v>
                </c:pt>
                <c:pt idx="389">
                  <c:v>-0.93892461450254172</c:v>
                </c:pt>
                <c:pt idx="390">
                  <c:v>-3.9657176367778613</c:v>
                </c:pt>
                <c:pt idx="391">
                  <c:v>-3.1008130402084206</c:v>
                </c:pt>
                <c:pt idx="392">
                  <c:v>4.0750362086498189E-2</c:v>
                </c:pt>
                <c:pt idx="393">
                  <c:v>0.65790604910651396</c:v>
                </c:pt>
                <c:pt idx="394">
                  <c:v>1.0051017141829128</c:v>
                </c:pt>
                <c:pt idx="395">
                  <c:v>-0.18933382942286797</c:v>
                </c:pt>
                <c:pt idx="396">
                  <c:v>-0.58587139312463576</c:v>
                </c:pt>
                <c:pt idx="397">
                  <c:v>-1.0087739912779341</c:v>
                </c:pt>
                <c:pt idx="398">
                  <c:v>-1.2505015362990566</c:v>
                </c:pt>
                <c:pt idx="399">
                  <c:v>-1.7410888685099255</c:v>
                </c:pt>
                <c:pt idx="400">
                  <c:v>-4.2577003584140876</c:v>
                </c:pt>
                <c:pt idx="401">
                  <c:v>0.60765691594618743</c:v>
                </c:pt>
                <c:pt idx="402">
                  <c:v>3.101707836326502</c:v>
                </c:pt>
                <c:pt idx="403">
                  <c:v>3.2328850519619219</c:v>
                </c:pt>
                <c:pt idx="404">
                  <c:v>-1.9232809475714246E-2</c:v>
                </c:pt>
                <c:pt idx="405">
                  <c:v>-1.1761841296480349</c:v>
                </c:pt>
                <c:pt idx="406">
                  <c:v>-1.2433915850921549</c:v>
                </c:pt>
                <c:pt idx="407">
                  <c:v>-1.982355118384862</c:v>
                </c:pt>
                <c:pt idx="408">
                  <c:v>-2.9683772004890563</c:v>
                </c:pt>
                <c:pt idx="409">
                  <c:v>-3.0977216444012918</c:v>
                </c:pt>
                <c:pt idx="410">
                  <c:v>-2.605711523381371</c:v>
                </c:pt>
                <c:pt idx="411">
                  <c:v>-1.9970667645067555</c:v>
                </c:pt>
                <c:pt idx="412">
                  <c:v>-1.5942591974211864</c:v>
                </c:pt>
                <c:pt idx="413">
                  <c:v>-1.4726178123774392</c:v>
                </c:pt>
                <c:pt idx="414">
                  <c:v>-0.51659677050954467</c:v>
                </c:pt>
                <c:pt idx="415">
                  <c:v>-2.572043235254807</c:v>
                </c:pt>
                <c:pt idx="416">
                  <c:v>-2.4922086709709084</c:v>
                </c:pt>
                <c:pt idx="417">
                  <c:v>-1.5831181058781001</c:v>
                </c:pt>
                <c:pt idx="418">
                  <c:v>-1.3201882392803055</c:v>
                </c:pt>
                <c:pt idx="419">
                  <c:v>-0.94569850448008574</c:v>
                </c:pt>
                <c:pt idx="420">
                  <c:v>0.76520198554025987</c:v>
                </c:pt>
                <c:pt idx="421">
                  <c:v>0.10346737615631393</c:v>
                </c:pt>
              </c:numCache>
            </c:numRef>
          </c:val>
          <c:smooth val="0"/>
          <c:extLst>
            <c:ext xmlns:c16="http://schemas.microsoft.com/office/drawing/2014/chart" uri="{C3380CC4-5D6E-409C-BE32-E72D297353CC}">
              <c16:uniqueId val="{00000002-74E7-4597-A4DC-285F6B0F7178}"/>
            </c:ext>
          </c:extLst>
        </c:ser>
        <c:dLbls>
          <c:showLegendKey val="0"/>
          <c:showVal val="0"/>
          <c:showCatName val="0"/>
          <c:showSerName val="0"/>
          <c:showPercent val="0"/>
          <c:showBubbleSize val="0"/>
        </c:dLbls>
        <c:smooth val="0"/>
        <c:axId val="931666736"/>
        <c:axId val="931671656"/>
      </c:lineChart>
      <c:catAx>
        <c:axId val="9316667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71656"/>
        <c:crosses val="autoZero"/>
        <c:auto val="1"/>
        <c:lblAlgn val="ctr"/>
        <c:lblOffset val="100"/>
        <c:noMultiLvlLbl val="0"/>
      </c:catAx>
      <c:valAx>
        <c:axId val="931671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667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sz="1800" b="0" i="0" baseline="0">
                <a:effectLst/>
              </a:rPr>
              <a:t>Gesture 1 Gyro Angle Test</a:t>
            </a:r>
            <a:endParaRPr lang="en-IE">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Gyro_A1_20!$Y$1</c:f>
              <c:strCache>
                <c:ptCount val="1"/>
                <c:pt idx="0">
                  <c:v>Gyro_X</c:v>
                </c:pt>
              </c:strCache>
            </c:strRef>
          </c:tx>
          <c:spPr>
            <a:ln w="28575" cap="rnd">
              <a:solidFill>
                <a:schemeClr val="accent1"/>
              </a:solidFill>
              <a:round/>
            </a:ln>
            <a:effectLst/>
          </c:spPr>
          <c:marker>
            <c:symbol val="none"/>
          </c:marker>
          <c:val>
            <c:numRef>
              <c:f>Gyro_A1_20!$Y$2:$Y$988</c:f>
              <c:numCache>
                <c:formatCode>General</c:formatCode>
                <c:ptCount val="987"/>
                <c:pt idx="0">
                  <c:v>-50.666417439999996</c:v>
                </c:pt>
                <c:pt idx="1">
                  <c:v>-58.85521353</c:v>
                </c:pt>
                <c:pt idx="2">
                  <c:v>-66.789042480000006</c:v>
                </c:pt>
                <c:pt idx="3">
                  <c:v>-74.266679629999999</c:v>
                </c:pt>
                <c:pt idx="4">
                  <c:v>-81.198553500000003</c:v>
                </c:pt>
                <c:pt idx="5">
                  <c:v>-87.420049230000004</c:v>
                </c:pt>
                <c:pt idx="6">
                  <c:v>-92.756533020000006</c:v>
                </c:pt>
                <c:pt idx="7">
                  <c:v>-97.373976339999999</c:v>
                </c:pt>
                <c:pt idx="8">
                  <c:v>-101.5550178</c:v>
                </c:pt>
                <c:pt idx="9">
                  <c:v>-105.5567849</c:v>
                </c:pt>
                <c:pt idx="10">
                  <c:v>-109.5054112</c:v>
                </c:pt>
                <c:pt idx="11">
                  <c:v>-113.4595654</c:v>
                </c:pt>
                <c:pt idx="12">
                  <c:v>-117.44933519999999</c:v>
                </c:pt>
                <c:pt idx="13">
                  <c:v>-121.363696</c:v>
                </c:pt>
                <c:pt idx="14">
                  <c:v>-125.0599785</c:v>
                </c:pt>
                <c:pt idx="15">
                  <c:v>-128.34031569999999</c:v>
                </c:pt>
                <c:pt idx="16">
                  <c:v>-130.95958690000001</c:v>
                </c:pt>
                <c:pt idx="17">
                  <c:v>-132.7700902</c:v>
                </c:pt>
                <c:pt idx="18">
                  <c:v>-133.72189599999999</c:v>
                </c:pt>
                <c:pt idx="19">
                  <c:v>-133.77159710000001</c:v>
                </c:pt>
                <c:pt idx="20">
                  <c:v>-132.90360459999999</c:v>
                </c:pt>
                <c:pt idx="21">
                  <c:v>-131.10220140000001</c:v>
                </c:pt>
                <c:pt idx="22">
                  <c:v>-128.44120469999999</c:v>
                </c:pt>
                <c:pt idx="23">
                  <c:v>-125.05478220000001</c:v>
                </c:pt>
                <c:pt idx="24">
                  <c:v>-121.06466279999999</c:v>
                </c:pt>
                <c:pt idx="25">
                  <c:v>-116.6293845</c:v>
                </c:pt>
                <c:pt idx="26">
                  <c:v>-111.9039645</c:v>
                </c:pt>
                <c:pt idx="27">
                  <c:v>-107.0049842</c:v>
                </c:pt>
                <c:pt idx="28">
                  <c:v>-102.0179181</c:v>
                </c:pt>
                <c:pt idx="29">
                  <c:v>-96.971424600000006</c:v>
                </c:pt>
                <c:pt idx="30">
                  <c:v>-91.819440029999996</c:v>
                </c:pt>
                <c:pt idx="31">
                  <c:v>-86.440077489999993</c:v>
                </c:pt>
                <c:pt idx="32">
                  <c:v>-80.716348819999993</c:v>
                </c:pt>
                <c:pt idx="33">
                  <c:v>-74.547514340000006</c:v>
                </c:pt>
                <c:pt idx="34">
                  <c:v>-67.818215390000006</c:v>
                </c:pt>
                <c:pt idx="35">
                  <c:v>-60.40554247</c:v>
                </c:pt>
                <c:pt idx="36">
                  <c:v>-52.271683920000001</c:v>
                </c:pt>
                <c:pt idx="37">
                  <c:v>-43.41078246</c:v>
                </c:pt>
                <c:pt idx="38">
                  <c:v>-33.86088779</c:v>
                </c:pt>
                <c:pt idx="39">
                  <c:v>-23.759554189999999</c:v>
                </c:pt>
                <c:pt idx="40">
                  <c:v>-13.161647009999999</c:v>
                </c:pt>
                <c:pt idx="41">
                  <c:v>-2.1428960300000002</c:v>
                </c:pt>
                <c:pt idx="42">
                  <c:v>9.2213834509999995</c:v>
                </c:pt>
                <c:pt idx="43">
                  <c:v>20.904379259999999</c:v>
                </c:pt>
                <c:pt idx="44">
                  <c:v>32.906062779999999</c:v>
                </c:pt>
                <c:pt idx="45">
                  <c:v>45.195530400000003</c:v>
                </c:pt>
                <c:pt idx="46">
                  <c:v>57.746232089999999</c:v>
                </c:pt>
                <c:pt idx="47">
                  <c:v>70.308903209999997</c:v>
                </c:pt>
                <c:pt idx="48">
                  <c:v>82.121061010000005</c:v>
                </c:pt>
                <c:pt idx="49">
                  <c:v>92.259656590000006</c:v>
                </c:pt>
                <c:pt idx="50">
                  <c:v>99.9683457</c:v>
                </c:pt>
                <c:pt idx="51">
                  <c:v>105.56926369999999</c:v>
                </c:pt>
                <c:pt idx="52">
                  <c:v>109.7775297</c:v>
                </c:pt>
                <c:pt idx="53">
                  <c:v>113.08813120000001</c:v>
                </c:pt>
                <c:pt idx="54">
                  <c:v>116.02162389999999</c:v>
                </c:pt>
                <c:pt idx="55">
                  <c:v>118.9886328</c:v>
                </c:pt>
                <c:pt idx="56">
                  <c:v>122.09699550000001</c:v>
                </c:pt>
                <c:pt idx="57">
                  <c:v>125.1956735</c:v>
                </c:pt>
                <c:pt idx="58">
                  <c:v>127.9829273</c:v>
                </c:pt>
                <c:pt idx="59">
                  <c:v>130.223837</c:v>
                </c:pt>
                <c:pt idx="60">
                  <c:v>131.58486920000001</c:v>
                </c:pt>
                <c:pt idx="61">
                  <c:v>131.96935110000001</c:v>
                </c:pt>
                <c:pt idx="62">
                  <c:v>131.65565989999999</c:v>
                </c:pt>
                <c:pt idx="63">
                  <c:v>130.94616120000001</c:v>
                </c:pt>
                <c:pt idx="64">
                  <c:v>130.06707220000001</c:v>
                </c:pt>
                <c:pt idx="65">
                  <c:v>129.0715241</c:v>
                </c:pt>
                <c:pt idx="66">
                  <c:v>127.7863066</c:v>
                </c:pt>
                <c:pt idx="67">
                  <c:v>125.9848727</c:v>
                </c:pt>
                <c:pt idx="68">
                  <c:v>123.5186319</c:v>
                </c:pt>
                <c:pt idx="69">
                  <c:v>120.3112608</c:v>
                </c:pt>
                <c:pt idx="70">
                  <c:v>116.4163504</c:v>
                </c:pt>
                <c:pt idx="71">
                  <c:v>111.9349656</c:v>
                </c:pt>
                <c:pt idx="72">
                  <c:v>107.0165799</c:v>
                </c:pt>
                <c:pt idx="73">
                  <c:v>101.8557612</c:v>
                </c:pt>
                <c:pt idx="74">
                  <c:v>96.643237310000004</c:v>
                </c:pt>
                <c:pt idx="75">
                  <c:v>91.467205179999993</c:v>
                </c:pt>
                <c:pt idx="76">
                  <c:v>86.293189459999994</c:v>
                </c:pt>
                <c:pt idx="77">
                  <c:v>81.031164290000007</c:v>
                </c:pt>
                <c:pt idx="78">
                  <c:v>75.58425321</c:v>
                </c:pt>
                <c:pt idx="79">
                  <c:v>69.931214679999997</c:v>
                </c:pt>
                <c:pt idx="80">
                  <c:v>64.042746390000005</c:v>
                </c:pt>
                <c:pt idx="81">
                  <c:v>57.90043704</c:v>
                </c:pt>
                <c:pt idx="82">
                  <c:v>51.549190660000001</c:v>
                </c:pt>
                <c:pt idx="83">
                  <c:v>45.102560590000003</c:v>
                </c:pt>
                <c:pt idx="84">
                  <c:v>38.710450510000001</c:v>
                </c:pt>
                <c:pt idx="85">
                  <c:v>32.440639580000003</c:v>
                </c:pt>
                <c:pt idx="86">
                  <c:v>26.21881857</c:v>
                </c:pt>
                <c:pt idx="87">
                  <c:v>19.855034379999999</c:v>
                </c:pt>
                <c:pt idx="88">
                  <c:v>13.25577569</c:v>
                </c:pt>
                <c:pt idx="89">
                  <c:v>6.4212809200000001</c:v>
                </c:pt>
                <c:pt idx="90">
                  <c:v>-0.55909157799999998</c:v>
                </c:pt>
                <c:pt idx="91">
                  <c:v>-7.5379953469999998</c:v>
                </c:pt>
                <c:pt idx="92">
                  <c:v>-14.38475476</c:v>
                </c:pt>
                <c:pt idx="93">
                  <c:v>-20.965906660000002</c:v>
                </c:pt>
                <c:pt idx="94">
                  <c:v>-27.18543309</c:v>
                </c:pt>
                <c:pt idx="95">
                  <c:v>-33.093672150000003</c:v>
                </c:pt>
                <c:pt idx="96">
                  <c:v>-38.793493609999999</c:v>
                </c:pt>
                <c:pt idx="97">
                  <c:v>-44.441193929999997</c:v>
                </c:pt>
                <c:pt idx="98">
                  <c:v>-50.114619140000002</c:v>
                </c:pt>
                <c:pt idx="99">
                  <c:v>-55.691631510000001</c:v>
                </c:pt>
                <c:pt idx="100">
                  <c:v>-61.03716558</c:v>
                </c:pt>
                <c:pt idx="101">
                  <c:v>-66.036016329999995</c:v>
                </c:pt>
                <c:pt idx="102">
                  <c:v>-70.663629940000007</c:v>
                </c:pt>
                <c:pt idx="103">
                  <c:v>-74.976378650000001</c:v>
                </c:pt>
                <c:pt idx="104">
                  <c:v>-79.118657589999998</c:v>
                </c:pt>
                <c:pt idx="105">
                  <c:v>-83.225517580000002</c:v>
                </c:pt>
                <c:pt idx="106">
                  <c:v>-87.296667929999998</c:v>
                </c:pt>
                <c:pt idx="107">
                  <c:v>-91.317108230000002</c:v>
                </c:pt>
                <c:pt idx="108">
                  <c:v>-95.201990809999998</c:v>
                </c:pt>
                <c:pt idx="109">
                  <c:v>-98.76691993</c:v>
                </c:pt>
                <c:pt idx="110">
                  <c:v>-101.94896679999999</c:v>
                </c:pt>
                <c:pt idx="111">
                  <c:v>-104.83608049999999</c:v>
                </c:pt>
                <c:pt idx="112">
                  <c:v>-107.47939940000001</c:v>
                </c:pt>
                <c:pt idx="113">
                  <c:v>-109.9435416</c:v>
                </c:pt>
                <c:pt idx="114">
                  <c:v>-112.2716125</c:v>
                </c:pt>
                <c:pt idx="115">
                  <c:v>-114.3689346</c:v>
                </c:pt>
                <c:pt idx="116">
                  <c:v>-115.9079942</c:v>
                </c:pt>
                <c:pt idx="117">
                  <c:v>-116.6602563</c:v>
                </c:pt>
                <c:pt idx="118">
                  <c:v>-116.5652161</c:v>
                </c:pt>
                <c:pt idx="119">
                  <c:v>-115.6899478</c:v>
                </c:pt>
                <c:pt idx="120">
                  <c:v>-114.17675319999999</c:v>
                </c:pt>
                <c:pt idx="121">
                  <c:v>-112.17408810000001</c:v>
                </c:pt>
                <c:pt idx="122">
                  <c:v>-109.7607941</c:v>
                </c:pt>
                <c:pt idx="123">
                  <c:v>-106.92874209999999</c:v>
                </c:pt>
                <c:pt idx="124">
                  <c:v>-103.58481449999999</c:v>
                </c:pt>
                <c:pt idx="125">
                  <c:v>-99.565404479999998</c:v>
                </c:pt>
                <c:pt idx="126">
                  <c:v>-94.719617549999995</c:v>
                </c:pt>
                <c:pt idx="127">
                  <c:v>-88.957990379999998</c:v>
                </c:pt>
                <c:pt idx="128">
                  <c:v>-82.301861310000007</c:v>
                </c:pt>
                <c:pt idx="129">
                  <c:v>-74.816834099999994</c:v>
                </c:pt>
                <c:pt idx="130">
                  <c:v>-66.632347559999999</c:v>
                </c:pt>
                <c:pt idx="131">
                  <c:v>-57.954161130000003</c:v>
                </c:pt>
                <c:pt idx="132">
                  <c:v>-48.952312409999998</c:v>
                </c:pt>
                <c:pt idx="133">
                  <c:v>-39.678992059999999</c:v>
                </c:pt>
                <c:pt idx="134">
                  <c:v>-30.002095499999999</c:v>
                </c:pt>
                <c:pt idx="135">
                  <c:v>-19.749603189999998</c:v>
                </c:pt>
                <c:pt idx="136">
                  <c:v>-8.9606480039999994</c:v>
                </c:pt>
                <c:pt idx="137">
                  <c:v>2.2646996160000001</c:v>
                </c:pt>
                <c:pt idx="138">
                  <c:v>13.822670560000001</c:v>
                </c:pt>
                <c:pt idx="139">
                  <c:v>25.534918730000001</c:v>
                </c:pt>
                <c:pt idx="140">
                  <c:v>37.1266727</c:v>
                </c:pt>
                <c:pt idx="141">
                  <c:v>48.192090559999997</c:v>
                </c:pt>
                <c:pt idx="142">
                  <c:v>58.521467090000002</c:v>
                </c:pt>
                <c:pt idx="143">
                  <c:v>67.891737410000005</c:v>
                </c:pt>
                <c:pt idx="144">
                  <c:v>75.933058380000006</c:v>
                </c:pt>
                <c:pt idx="145">
                  <c:v>82.804359399999996</c:v>
                </c:pt>
                <c:pt idx="146">
                  <c:v>89.063519429999999</c:v>
                </c:pt>
                <c:pt idx="147">
                  <c:v>95.098648019999999</c:v>
                </c:pt>
                <c:pt idx="148">
                  <c:v>101.2117946</c:v>
                </c:pt>
                <c:pt idx="149">
                  <c:v>107.45545970000001</c:v>
                </c:pt>
                <c:pt idx="150">
                  <c:v>113.5487263</c:v>
                </c:pt>
                <c:pt idx="151">
                  <c:v>119.15660459999999</c:v>
                </c:pt>
                <c:pt idx="152">
                  <c:v>124.0467266</c:v>
                </c:pt>
                <c:pt idx="153">
                  <c:v>127.86784249999999</c:v>
                </c:pt>
                <c:pt idx="154">
                  <c:v>130.43685289999999</c:v>
                </c:pt>
                <c:pt idx="155">
                  <c:v>131.97353860000001</c:v>
                </c:pt>
                <c:pt idx="156">
                  <c:v>132.7503332</c:v>
                </c:pt>
                <c:pt idx="157">
                  <c:v>133.04967350000001</c:v>
                </c:pt>
                <c:pt idx="158">
                  <c:v>133.12584390000001</c:v>
                </c:pt>
                <c:pt idx="159">
                  <c:v>133.0230277</c:v>
                </c:pt>
                <c:pt idx="160">
                  <c:v>132.60335549999999</c:v>
                </c:pt>
                <c:pt idx="161">
                  <c:v>131.66514849999999</c:v>
                </c:pt>
                <c:pt idx="162">
                  <c:v>130.0841709</c:v>
                </c:pt>
                <c:pt idx="163">
                  <c:v>127.8249079</c:v>
                </c:pt>
                <c:pt idx="164">
                  <c:v>124.90787589999999</c:v>
                </c:pt>
                <c:pt idx="165">
                  <c:v>121.39192319999999</c:v>
                </c:pt>
                <c:pt idx="166">
                  <c:v>117.4346254</c:v>
                </c:pt>
                <c:pt idx="167">
                  <c:v>113.1601048</c:v>
                </c:pt>
                <c:pt idx="168">
                  <c:v>108.60727780000001</c:v>
                </c:pt>
                <c:pt idx="169">
                  <c:v>103.7665825</c:v>
                </c:pt>
                <c:pt idx="170">
                  <c:v>98.640945869999996</c:v>
                </c:pt>
                <c:pt idx="171">
                  <c:v>93.225685150000004</c:v>
                </c:pt>
                <c:pt idx="172">
                  <c:v>87.497647810000004</c:v>
                </c:pt>
                <c:pt idx="173">
                  <c:v>81.537750489999993</c:v>
                </c:pt>
                <c:pt idx="174">
                  <c:v>75.445233079999994</c:v>
                </c:pt>
                <c:pt idx="175">
                  <c:v>69.379009760000002</c:v>
                </c:pt>
                <c:pt idx="176">
                  <c:v>63.458052909999999</c:v>
                </c:pt>
                <c:pt idx="177">
                  <c:v>57.58618663</c:v>
                </c:pt>
                <c:pt idx="178">
                  <c:v>51.608898959999998</c:v>
                </c:pt>
                <c:pt idx="179">
                  <c:v>45.403504460000001</c:v>
                </c:pt>
                <c:pt idx="180">
                  <c:v>38.93919717</c:v>
                </c:pt>
                <c:pt idx="181">
                  <c:v>32.235740999999997</c:v>
                </c:pt>
                <c:pt idx="182">
                  <c:v>25.399868399999999</c:v>
                </c:pt>
                <c:pt idx="183">
                  <c:v>18.524523940000002</c:v>
                </c:pt>
                <c:pt idx="184">
                  <c:v>11.75061706</c:v>
                </c:pt>
                <c:pt idx="185">
                  <c:v>5.2415776950000001</c:v>
                </c:pt>
                <c:pt idx="186">
                  <c:v>-1.0508780980000001</c:v>
                </c:pt>
                <c:pt idx="187">
                  <c:v>-7.3364810360000003</c:v>
                </c:pt>
                <c:pt idx="188">
                  <c:v>-13.797136760000001</c:v>
                </c:pt>
                <c:pt idx="189">
                  <c:v>-20.48024144</c:v>
                </c:pt>
                <c:pt idx="190">
                  <c:v>-27.37470295</c:v>
                </c:pt>
                <c:pt idx="191">
                  <c:v>-34.30054647</c:v>
                </c:pt>
                <c:pt idx="192">
                  <c:v>-41.067849359999997</c:v>
                </c:pt>
                <c:pt idx="193">
                  <c:v>-47.633629880000001</c:v>
                </c:pt>
                <c:pt idx="194">
                  <c:v>-54.013218260000002</c:v>
                </c:pt>
                <c:pt idx="195">
                  <c:v>-60.338320510000003</c:v>
                </c:pt>
                <c:pt idx="196">
                  <c:v>-66.6828261</c:v>
                </c:pt>
                <c:pt idx="197">
                  <c:v>-73.017776339999998</c:v>
                </c:pt>
                <c:pt idx="198">
                  <c:v>-79.298038109999993</c:v>
                </c:pt>
                <c:pt idx="199">
                  <c:v>-85.494360869999994</c:v>
                </c:pt>
                <c:pt idx="200">
                  <c:v>-91.464115730000003</c:v>
                </c:pt>
                <c:pt idx="201">
                  <c:v>-97.062014739999995</c:v>
                </c:pt>
                <c:pt idx="202">
                  <c:v>-102.0998902</c:v>
                </c:pt>
                <c:pt idx="203">
                  <c:v>-106.3669178</c:v>
                </c:pt>
                <c:pt idx="204">
                  <c:v>-109.84827629999999</c:v>
                </c:pt>
                <c:pt idx="205">
                  <c:v>-112.743236</c:v>
                </c:pt>
                <c:pt idx="206">
                  <c:v>-115.2878219</c:v>
                </c:pt>
                <c:pt idx="207">
                  <c:v>-117.6576544</c:v>
                </c:pt>
                <c:pt idx="208">
                  <c:v>-119.929011</c:v>
                </c:pt>
                <c:pt idx="209">
                  <c:v>-122.08282029999999</c:v>
                </c:pt>
                <c:pt idx="210">
                  <c:v>-124.0634325</c:v>
                </c:pt>
                <c:pt idx="211">
                  <c:v>-125.74581550000001</c:v>
                </c:pt>
                <c:pt idx="212">
                  <c:v>-127.0032774</c:v>
                </c:pt>
                <c:pt idx="213">
                  <c:v>-127.6109069</c:v>
                </c:pt>
                <c:pt idx="214">
                  <c:v>-127.2958553</c:v>
                </c:pt>
                <c:pt idx="215">
                  <c:v>-125.9783802</c:v>
                </c:pt>
                <c:pt idx="216">
                  <c:v>-123.7820485</c:v>
                </c:pt>
                <c:pt idx="217">
                  <c:v>-120.8753213</c:v>
                </c:pt>
                <c:pt idx="218">
                  <c:v>-117.4560838</c:v>
                </c:pt>
                <c:pt idx="219">
                  <c:v>-113.7113275</c:v>
                </c:pt>
                <c:pt idx="220">
                  <c:v>-109.7191892</c:v>
                </c:pt>
                <c:pt idx="221">
                  <c:v>-105.4938727</c:v>
                </c:pt>
                <c:pt idx="222">
                  <c:v>-101.0369577</c:v>
                </c:pt>
                <c:pt idx="223">
                  <c:v>-96.341871999999995</c:v>
                </c:pt>
                <c:pt idx="224">
                  <c:v>-91.371961279999994</c:v>
                </c:pt>
                <c:pt idx="225">
                  <c:v>-86.058702389999993</c:v>
                </c:pt>
                <c:pt idx="226">
                  <c:v>-80.314725330000002</c:v>
                </c:pt>
                <c:pt idx="227">
                  <c:v>-74.073923359999995</c:v>
                </c:pt>
                <c:pt idx="228">
                  <c:v>-67.282068129999999</c:v>
                </c:pt>
                <c:pt idx="229">
                  <c:v>-59.865191729999999</c:v>
                </c:pt>
                <c:pt idx="230">
                  <c:v>-51.694201620000001</c:v>
                </c:pt>
                <c:pt idx="231">
                  <c:v>-42.67174662</c:v>
                </c:pt>
                <c:pt idx="232">
                  <c:v>-32.811211550000003</c:v>
                </c:pt>
                <c:pt idx="233">
                  <c:v>-22.182424000000001</c:v>
                </c:pt>
                <c:pt idx="234">
                  <c:v>-10.798218479999999</c:v>
                </c:pt>
                <c:pt idx="235">
                  <c:v>1.2188939700000001</c:v>
                </c:pt>
                <c:pt idx="236">
                  <c:v>13.69194779</c:v>
                </c:pt>
                <c:pt idx="237">
                  <c:v>26.538729570000001</c:v>
                </c:pt>
                <c:pt idx="238">
                  <c:v>39.64212148</c:v>
                </c:pt>
                <c:pt idx="239">
                  <c:v>52.737910589999998</c:v>
                </c:pt>
                <c:pt idx="240">
                  <c:v>65.676948300000006</c:v>
                </c:pt>
                <c:pt idx="241">
                  <c:v>77.991097280000005</c:v>
                </c:pt>
                <c:pt idx="242">
                  <c:v>88.972394550000004</c:v>
                </c:pt>
                <c:pt idx="243">
                  <c:v>97.744735300000002</c:v>
                </c:pt>
                <c:pt idx="244">
                  <c:v>103.7057947</c:v>
                </c:pt>
                <c:pt idx="245">
                  <c:v>107.57476699999999</c:v>
                </c:pt>
                <c:pt idx="246">
                  <c:v>110.17283759999999</c:v>
                </c:pt>
                <c:pt idx="247">
                  <c:v>112.26922140000001</c:v>
                </c:pt>
                <c:pt idx="248">
                  <c:v>114.530612</c:v>
                </c:pt>
                <c:pt idx="249">
                  <c:v>117.2432506</c:v>
                </c:pt>
                <c:pt idx="250">
                  <c:v>120.2220856</c:v>
                </c:pt>
                <c:pt idx="251">
                  <c:v>123.0311734</c:v>
                </c:pt>
                <c:pt idx="252">
                  <c:v>125.31883379999999</c:v>
                </c:pt>
                <c:pt idx="253">
                  <c:v>126.73088180000001</c:v>
                </c:pt>
                <c:pt idx="254">
                  <c:v>127.0059972</c:v>
                </c:pt>
                <c:pt idx="255">
                  <c:v>126.2559286</c:v>
                </c:pt>
                <c:pt idx="256">
                  <c:v>124.86590080000001</c:v>
                </c:pt>
                <c:pt idx="257">
                  <c:v>123.2467364</c:v>
                </c:pt>
                <c:pt idx="258">
                  <c:v>121.59837760000001</c:v>
                </c:pt>
                <c:pt idx="259">
                  <c:v>119.9587677</c:v>
                </c:pt>
                <c:pt idx="260">
                  <c:v>118.21652210000001</c:v>
                </c:pt>
                <c:pt idx="261">
                  <c:v>116.2099547</c:v>
                </c:pt>
                <c:pt idx="262">
                  <c:v>113.81195</c:v>
                </c:pt>
                <c:pt idx="263">
                  <c:v>110.87286</c:v>
                </c:pt>
                <c:pt idx="264">
                  <c:v>107.2749931</c:v>
                </c:pt>
                <c:pt idx="265">
                  <c:v>103.0979676</c:v>
                </c:pt>
                <c:pt idx="266">
                  <c:v>98.601892899999996</c:v>
                </c:pt>
                <c:pt idx="267">
                  <c:v>94.098378920000002</c:v>
                </c:pt>
                <c:pt idx="268">
                  <c:v>89.772633690000006</c:v>
                </c:pt>
                <c:pt idx="269">
                  <c:v>85.584637229999998</c:v>
                </c:pt>
                <c:pt idx="270">
                  <c:v>81.38810857</c:v>
                </c:pt>
                <c:pt idx="271">
                  <c:v>76.971899579999999</c:v>
                </c:pt>
                <c:pt idx="272">
                  <c:v>72.169891019999994</c:v>
                </c:pt>
                <c:pt idx="273">
                  <c:v>66.955661219999996</c:v>
                </c:pt>
                <c:pt idx="274">
                  <c:v>61.410495240000003</c:v>
                </c:pt>
                <c:pt idx="275">
                  <c:v>55.752423550000003</c:v>
                </c:pt>
                <c:pt idx="276">
                  <c:v>50.244458899999998</c:v>
                </c:pt>
                <c:pt idx="277">
                  <c:v>44.96406013</c:v>
                </c:pt>
                <c:pt idx="278">
                  <c:v>39.75215206</c:v>
                </c:pt>
                <c:pt idx="279">
                  <c:v>34.356508859999998</c:v>
                </c:pt>
                <c:pt idx="280">
                  <c:v>28.58547604</c:v>
                </c:pt>
                <c:pt idx="281">
                  <c:v>22.540888200000001</c:v>
                </c:pt>
                <c:pt idx="282">
                  <c:v>16.542695800000001</c:v>
                </c:pt>
                <c:pt idx="283">
                  <c:v>10.85848244</c:v>
                </c:pt>
                <c:pt idx="284">
                  <c:v>5.5396403940000001</c:v>
                </c:pt>
                <c:pt idx="285">
                  <c:v>0.49597882599999998</c:v>
                </c:pt>
                <c:pt idx="286">
                  <c:v>-4.5120636100000002</c:v>
                </c:pt>
                <c:pt idx="287">
                  <c:v>-9.7195741980000001</c:v>
                </c:pt>
                <c:pt idx="288">
                  <c:v>-15.149950029999999</c:v>
                </c:pt>
                <c:pt idx="289">
                  <c:v>-20.731358589999999</c:v>
                </c:pt>
                <c:pt idx="290">
                  <c:v>-26.229899939999999</c:v>
                </c:pt>
                <c:pt idx="291">
                  <c:v>-31.38503296</c:v>
                </c:pt>
                <c:pt idx="292">
                  <c:v>-36.115437999999997</c:v>
                </c:pt>
                <c:pt idx="293">
                  <c:v>-40.439388460000004</c:v>
                </c:pt>
                <c:pt idx="294">
                  <c:v>-44.486014089999998</c:v>
                </c:pt>
                <c:pt idx="295">
                  <c:v>-48.390224230000001</c:v>
                </c:pt>
                <c:pt idx="296">
                  <c:v>-52.180130949999999</c:v>
                </c:pt>
                <c:pt idx="297">
                  <c:v>-55.987718450000003</c:v>
                </c:pt>
                <c:pt idx="298">
                  <c:v>-59.901489320000003</c:v>
                </c:pt>
                <c:pt idx="299">
                  <c:v>-63.720921990000001</c:v>
                </c:pt>
                <c:pt idx="300">
                  <c:v>-67.19099645</c:v>
                </c:pt>
                <c:pt idx="301">
                  <c:v>-70.15730404</c:v>
                </c:pt>
                <c:pt idx="302">
                  <c:v>-72.679884400000006</c:v>
                </c:pt>
                <c:pt idx="303">
                  <c:v>-74.948348559999999</c:v>
                </c:pt>
                <c:pt idx="304">
                  <c:v>-77.146607299999999</c:v>
                </c:pt>
                <c:pt idx="305">
                  <c:v>-79.366717859999994</c:v>
                </c:pt>
                <c:pt idx="306">
                  <c:v>-81.658796620000004</c:v>
                </c:pt>
                <c:pt idx="307">
                  <c:v>-84.094511609999998</c:v>
                </c:pt>
                <c:pt idx="308">
                  <c:v>-86.687751779999999</c:v>
                </c:pt>
                <c:pt idx="309">
                  <c:v>-89.304620580000005</c:v>
                </c:pt>
                <c:pt idx="310">
                  <c:v>-91.703665270000002</c:v>
                </c:pt>
                <c:pt idx="311">
                  <c:v>-93.669109939999998</c:v>
                </c:pt>
                <c:pt idx="312">
                  <c:v>-95.126893719999998</c:v>
                </c:pt>
                <c:pt idx="313">
                  <c:v>-96.13143565</c:v>
                </c:pt>
                <c:pt idx="314">
                  <c:v>-96.724980040000005</c:v>
                </c:pt>
                <c:pt idx="315">
                  <c:v>-96.874092480000002</c:v>
                </c:pt>
                <c:pt idx="316">
                  <c:v>-96.552731410000007</c:v>
                </c:pt>
                <c:pt idx="317">
                  <c:v>-95.766853859999998</c:v>
                </c:pt>
                <c:pt idx="318">
                  <c:v>-94.579725260000004</c:v>
                </c:pt>
                <c:pt idx="319">
                  <c:v>-93.008110160000001</c:v>
                </c:pt>
                <c:pt idx="320">
                  <c:v>-90.990565649999994</c:v>
                </c:pt>
                <c:pt idx="321">
                  <c:v>-88.427325940000003</c:v>
                </c:pt>
                <c:pt idx="322">
                  <c:v>-85.222652179999997</c:v>
                </c:pt>
                <c:pt idx="323">
                  <c:v>-81.212910519999994</c:v>
                </c:pt>
                <c:pt idx="324">
                  <c:v>-76.364294810000004</c:v>
                </c:pt>
                <c:pt idx="325">
                  <c:v>-70.798797730000004</c:v>
                </c:pt>
                <c:pt idx="326">
                  <c:v>-64.61351836</c:v>
                </c:pt>
                <c:pt idx="327">
                  <c:v>-57.818196450000002</c:v>
                </c:pt>
                <c:pt idx="328">
                  <c:v>-50.41569776</c:v>
                </c:pt>
                <c:pt idx="329">
                  <c:v>-42.446150330000002</c:v>
                </c:pt>
                <c:pt idx="330">
                  <c:v>-33.905408399999999</c:v>
                </c:pt>
                <c:pt idx="331">
                  <c:v>-24.763080370000001</c:v>
                </c:pt>
                <c:pt idx="332">
                  <c:v>-15.074614540000001</c:v>
                </c:pt>
                <c:pt idx="333">
                  <c:v>-4.9371497529999999</c:v>
                </c:pt>
                <c:pt idx="334">
                  <c:v>5.5236248220000004</c:v>
                </c:pt>
                <c:pt idx="335">
                  <c:v>16.244018730000001</c:v>
                </c:pt>
                <c:pt idx="336">
                  <c:v>27.155270430000002</c:v>
                </c:pt>
                <c:pt idx="337">
                  <c:v>38.072970519999998</c:v>
                </c:pt>
                <c:pt idx="338">
                  <c:v>48.86656799</c:v>
                </c:pt>
                <c:pt idx="339">
                  <c:v>59.150622669999997</c:v>
                </c:pt>
                <c:pt idx="340">
                  <c:v>68.493748620000005</c:v>
                </c:pt>
                <c:pt idx="341">
                  <c:v>76.952222989999996</c:v>
                </c:pt>
                <c:pt idx="342">
                  <c:v>84.786217530000002</c:v>
                </c:pt>
                <c:pt idx="343">
                  <c:v>92.165852580000006</c:v>
                </c:pt>
                <c:pt idx="344">
                  <c:v>99.096404100000001</c:v>
                </c:pt>
                <c:pt idx="345">
                  <c:v>105.39883140000001</c:v>
                </c:pt>
                <c:pt idx="346">
                  <c:v>110.6096596</c:v>
                </c:pt>
                <c:pt idx="347">
                  <c:v>114.1105637</c:v>
                </c:pt>
                <c:pt idx="348">
                  <c:v>115.8818868</c:v>
                </c:pt>
                <c:pt idx="349">
                  <c:v>116.3127416</c:v>
                </c:pt>
                <c:pt idx="350">
                  <c:v>116.0152633</c:v>
                </c:pt>
                <c:pt idx="351">
                  <c:v>115.5315848</c:v>
                </c:pt>
                <c:pt idx="352">
                  <c:v>115.1988932</c:v>
                </c:pt>
                <c:pt idx="353">
                  <c:v>114.8960785</c:v>
                </c:pt>
                <c:pt idx="354">
                  <c:v>114.3529265</c:v>
                </c:pt>
                <c:pt idx="355">
                  <c:v>113.3416082</c:v>
                </c:pt>
                <c:pt idx="356">
                  <c:v>111.80208279999999</c:v>
                </c:pt>
                <c:pt idx="357">
                  <c:v>109.7527123</c:v>
                </c:pt>
                <c:pt idx="358">
                  <c:v>107.2451137</c:v>
                </c:pt>
                <c:pt idx="359">
                  <c:v>104.3865327</c:v>
                </c:pt>
                <c:pt idx="360">
                  <c:v>101.1954578</c:v>
                </c:pt>
                <c:pt idx="361">
                  <c:v>97.587466259999999</c:v>
                </c:pt>
                <c:pt idx="362">
                  <c:v>93.477942780000006</c:v>
                </c:pt>
                <c:pt idx="363">
                  <c:v>88.882574599999998</c:v>
                </c:pt>
                <c:pt idx="364">
                  <c:v>83.97196735</c:v>
                </c:pt>
                <c:pt idx="365">
                  <c:v>78.991829999999993</c:v>
                </c:pt>
                <c:pt idx="366">
                  <c:v>74.077737659999997</c:v>
                </c:pt>
                <c:pt idx="367">
                  <c:v>69.096643510000007</c:v>
                </c:pt>
                <c:pt idx="368">
                  <c:v>63.899037280000002</c:v>
                </c:pt>
                <c:pt idx="369">
                  <c:v>58.405279610000001</c:v>
                </c:pt>
                <c:pt idx="370">
                  <c:v>52.667826380000001</c:v>
                </c:pt>
                <c:pt idx="371">
                  <c:v>46.828267089999997</c:v>
                </c:pt>
                <c:pt idx="372">
                  <c:v>41.10069463</c:v>
                </c:pt>
                <c:pt idx="373">
                  <c:v>35.588575179999999</c:v>
                </c:pt>
                <c:pt idx="374">
                  <c:v>30.179646179999999</c:v>
                </c:pt>
                <c:pt idx="375">
                  <c:v>24.644435829999999</c:v>
                </c:pt>
                <c:pt idx="376">
                  <c:v>18.762301359999999</c:v>
                </c:pt>
                <c:pt idx="377">
                  <c:v>12.45180163</c:v>
                </c:pt>
                <c:pt idx="378">
                  <c:v>5.8336661769999996</c:v>
                </c:pt>
                <c:pt idx="379">
                  <c:v>-0.95046818700000002</c:v>
                </c:pt>
                <c:pt idx="380">
                  <c:v>-7.801815403</c:v>
                </c:pt>
                <c:pt idx="381">
                  <c:v>-14.6116803</c:v>
                </c:pt>
                <c:pt idx="382">
                  <c:v>-21.238734529999999</c:v>
                </c:pt>
                <c:pt idx="383">
                  <c:v>-27.72198406</c:v>
                </c:pt>
                <c:pt idx="384">
                  <c:v>-34.1487774</c:v>
                </c:pt>
                <c:pt idx="385">
                  <c:v>-40.729483850000001</c:v>
                </c:pt>
                <c:pt idx="386">
                  <c:v>-47.570832490000001</c:v>
                </c:pt>
                <c:pt idx="387">
                  <c:v>-54.609140519999997</c:v>
                </c:pt>
                <c:pt idx="388">
                  <c:v>-61.752743189999997</c:v>
                </c:pt>
                <c:pt idx="389">
                  <c:v>-68.910979490000003</c:v>
                </c:pt>
                <c:pt idx="390">
                  <c:v>-75.855729240000002</c:v>
                </c:pt>
                <c:pt idx="391">
                  <c:v>-82.450832869999999</c:v>
                </c:pt>
                <c:pt idx="392">
                  <c:v>-88.667111559999995</c:v>
                </c:pt>
                <c:pt idx="393">
                  <c:v>-94.456251330000001</c:v>
                </c:pt>
                <c:pt idx="394">
                  <c:v>-99.816896700000001</c:v>
                </c:pt>
                <c:pt idx="395">
                  <c:v>-104.81077929999999</c:v>
                </c:pt>
                <c:pt idx="396">
                  <c:v>-109.4842809</c:v>
                </c:pt>
                <c:pt idx="397">
                  <c:v>-113.87417550000001</c:v>
                </c:pt>
                <c:pt idx="398">
                  <c:v>-118.0444021</c:v>
                </c:pt>
                <c:pt idx="399">
                  <c:v>-121.9844983</c:v>
                </c:pt>
                <c:pt idx="400">
                  <c:v>-125.5381398</c:v>
                </c:pt>
                <c:pt idx="401">
                  <c:v>-128.50187750000001</c:v>
                </c:pt>
                <c:pt idx="402">
                  <c:v>-130.76038930000001</c:v>
                </c:pt>
                <c:pt idx="403">
                  <c:v>-132.2377023</c:v>
                </c:pt>
                <c:pt idx="404">
                  <c:v>-132.8926481</c:v>
                </c:pt>
                <c:pt idx="405">
                  <c:v>-132.79190009999999</c:v>
                </c:pt>
                <c:pt idx="406">
                  <c:v>-132.0045676</c:v>
                </c:pt>
                <c:pt idx="407">
                  <c:v>-130.54861030000001</c:v>
                </c:pt>
                <c:pt idx="408">
                  <c:v>-128.3298882</c:v>
                </c:pt>
                <c:pt idx="409">
                  <c:v>-125.3166004</c:v>
                </c:pt>
                <c:pt idx="410">
                  <c:v>-121.50977709999999</c:v>
                </c:pt>
                <c:pt idx="411">
                  <c:v>-116.9850424</c:v>
                </c:pt>
                <c:pt idx="412">
                  <c:v>-111.8650181</c:v>
                </c:pt>
                <c:pt idx="413">
                  <c:v>-106.26794</c:v>
                </c:pt>
                <c:pt idx="414">
                  <c:v>-100.3735243</c:v>
                </c:pt>
                <c:pt idx="415">
                  <c:v>-94.295923369999997</c:v>
                </c:pt>
                <c:pt idx="416">
                  <c:v>-88.057021820000003</c:v>
                </c:pt>
                <c:pt idx="417">
                  <c:v>-81.499465150000006</c:v>
                </c:pt>
                <c:pt idx="418">
                  <c:v>-74.396056639999998</c:v>
                </c:pt>
                <c:pt idx="419">
                  <c:v>-66.555236910000005</c:v>
                </c:pt>
                <c:pt idx="420">
                  <c:v>-57.877729510000002</c:v>
                </c:pt>
                <c:pt idx="421">
                  <c:v>-48.37971048</c:v>
                </c:pt>
                <c:pt idx="422">
                  <c:v>-38.174750670000002</c:v>
                </c:pt>
                <c:pt idx="423">
                  <c:v>-27.594739359999998</c:v>
                </c:pt>
                <c:pt idx="424">
                  <c:v>-17.122683590000001</c:v>
                </c:pt>
                <c:pt idx="425">
                  <c:v>-6.9418067810000004</c:v>
                </c:pt>
                <c:pt idx="426">
                  <c:v>3.127571514</c:v>
                </c:pt>
                <c:pt idx="427">
                  <c:v>13.41271236</c:v>
                </c:pt>
                <c:pt idx="428">
                  <c:v>24.232015199999999</c:v>
                </c:pt>
                <c:pt idx="429">
                  <c:v>35.845543290000002</c:v>
                </c:pt>
                <c:pt idx="430">
                  <c:v>48.241248450000001</c:v>
                </c:pt>
                <c:pt idx="431">
                  <c:v>60.790423160000003</c:v>
                </c:pt>
                <c:pt idx="432">
                  <c:v>72.611844820000002</c:v>
                </c:pt>
                <c:pt idx="433">
                  <c:v>83.00659838</c:v>
                </c:pt>
                <c:pt idx="434">
                  <c:v>91.32345995</c:v>
                </c:pt>
                <c:pt idx="435">
                  <c:v>97.183964869999997</c:v>
                </c:pt>
                <c:pt idx="436">
                  <c:v>101.02120789999999</c:v>
                </c:pt>
                <c:pt idx="437">
                  <c:v>103.6378454</c:v>
                </c:pt>
                <c:pt idx="438">
                  <c:v>105.7545605</c:v>
                </c:pt>
                <c:pt idx="439">
                  <c:v>107.86717229999999</c:v>
                </c:pt>
                <c:pt idx="440">
                  <c:v>110.0466792</c:v>
                </c:pt>
                <c:pt idx="441">
                  <c:v>112.09365149999999</c:v>
                </c:pt>
                <c:pt idx="442">
                  <c:v>113.71258090000001</c:v>
                </c:pt>
                <c:pt idx="443">
                  <c:v>114.8106834</c:v>
                </c:pt>
                <c:pt idx="444">
                  <c:v>115.47411270000001</c:v>
                </c:pt>
                <c:pt idx="445">
                  <c:v>115.81357850000001</c:v>
                </c:pt>
                <c:pt idx="446">
                  <c:v>115.8016123</c:v>
                </c:pt>
                <c:pt idx="447">
                  <c:v>115.2756263</c:v>
                </c:pt>
                <c:pt idx="448">
                  <c:v>114.13648739999999</c:v>
                </c:pt>
                <c:pt idx="449">
                  <c:v>112.4051012</c:v>
                </c:pt>
                <c:pt idx="450">
                  <c:v>110.2164221</c:v>
                </c:pt>
                <c:pt idx="451">
                  <c:v>107.7011846</c:v>
                </c:pt>
                <c:pt idx="452">
                  <c:v>105.00955399999999</c:v>
                </c:pt>
                <c:pt idx="453">
                  <c:v>102.223178</c:v>
                </c:pt>
                <c:pt idx="454">
                  <c:v>99.272603669999995</c:v>
                </c:pt>
                <c:pt idx="455">
                  <c:v>96.028153880000005</c:v>
                </c:pt>
                <c:pt idx="456">
                  <c:v>92.455532880000007</c:v>
                </c:pt>
                <c:pt idx="457">
                  <c:v>88.535333019999996</c:v>
                </c:pt>
                <c:pt idx="458">
                  <c:v>84.351700800000003</c:v>
                </c:pt>
                <c:pt idx="459">
                  <c:v>80.050193870000001</c:v>
                </c:pt>
                <c:pt idx="460">
                  <c:v>75.672153570000006</c:v>
                </c:pt>
                <c:pt idx="461">
                  <c:v>71.183625579999998</c:v>
                </c:pt>
                <c:pt idx="462">
                  <c:v>66.485445749999997</c:v>
                </c:pt>
                <c:pt idx="463">
                  <c:v>61.514410990000002</c:v>
                </c:pt>
                <c:pt idx="464">
                  <c:v>56.225774850000001</c:v>
                </c:pt>
                <c:pt idx="465">
                  <c:v>50.624751109999998</c:v>
                </c:pt>
                <c:pt idx="466">
                  <c:v>44.803377009999998</c:v>
                </c:pt>
                <c:pt idx="467">
                  <c:v>38.927927390000001</c:v>
                </c:pt>
                <c:pt idx="468">
                  <c:v>33.021790979999999</c:v>
                </c:pt>
                <c:pt idx="469">
                  <c:v>26.922560059999999</c:v>
                </c:pt>
                <c:pt idx="470">
                  <c:v>20.56367796</c:v>
                </c:pt>
                <c:pt idx="471">
                  <c:v>13.942231960000001</c:v>
                </c:pt>
                <c:pt idx="472">
                  <c:v>7.0996731449999997</c:v>
                </c:pt>
                <c:pt idx="473">
                  <c:v>0.178145262</c:v>
                </c:pt>
                <c:pt idx="474">
                  <c:v>-6.6579978830000002</c:v>
                </c:pt>
                <c:pt idx="475">
                  <c:v>-13.27656303</c:v>
                </c:pt>
                <c:pt idx="476">
                  <c:v>-19.6385842</c:v>
                </c:pt>
                <c:pt idx="477">
                  <c:v>-25.80066386</c:v>
                </c:pt>
                <c:pt idx="478">
                  <c:v>-31.86140954</c:v>
                </c:pt>
                <c:pt idx="479">
                  <c:v>-37.88922625</c:v>
                </c:pt>
                <c:pt idx="480">
                  <c:v>-43.963796469999998</c:v>
                </c:pt>
                <c:pt idx="481">
                  <c:v>-50.11960062</c:v>
                </c:pt>
                <c:pt idx="482">
                  <c:v>-56.317928729999998</c:v>
                </c:pt>
                <c:pt idx="483">
                  <c:v>-62.440465330000002</c:v>
                </c:pt>
                <c:pt idx="484">
                  <c:v>-68.419870779999997</c:v>
                </c:pt>
                <c:pt idx="485">
                  <c:v>-74.161136010000007</c:v>
                </c:pt>
                <c:pt idx="486">
                  <c:v>-79.635598150000007</c:v>
                </c:pt>
                <c:pt idx="487">
                  <c:v>-84.918360890000002</c:v>
                </c:pt>
                <c:pt idx="488">
                  <c:v>-90.113015570000002</c:v>
                </c:pt>
                <c:pt idx="489">
                  <c:v>-95.364170560000005</c:v>
                </c:pt>
                <c:pt idx="490">
                  <c:v>-100.67222649999999</c:v>
                </c:pt>
                <c:pt idx="491">
                  <c:v>-105.89160889999999</c:v>
                </c:pt>
                <c:pt idx="492">
                  <c:v>-110.7948324</c:v>
                </c:pt>
                <c:pt idx="493">
                  <c:v>-115.08924450000001</c:v>
                </c:pt>
                <c:pt idx="494">
                  <c:v>-118.60705249999999</c:v>
                </c:pt>
                <c:pt idx="495">
                  <c:v>-121.2476053</c:v>
                </c:pt>
                <c:pt idx="496">
                  <c:v>-122.9941707</c:v>
                </c:pt>
                <c:pt idx="497">
                  <c:v>-123.9731951</c:v>
                </c:pt>
                <c:pt idx="498">
                  <c:v>-124.3091119</c:v>
                </c:pt>
                <c:pt idx="499">
                  <c:v>-124.004801</c:v>
                </c:pt>
                <c:pt idx="500">
                  <c:v>-122.98760249999999</c:v>
                </c:pt>
                <c:pt idx="501">
                  <c:v>-121.16861900000001</c:v>
                </c:pt>
                <c:pt idx="502">
                  <c:v>-118.4918352</c:v>
                </c:pt>
                <c:pt idx="503">
                  <c:v>-114.913746</c:v>
                </c:pt>
                <c:pt idx="504">
                  <c:v>-110.451138</c:v>
                </c:pt>
                <c:pt idx="505">
                  <c:v>-105.1500838</c:v>
                </c:pt>
                <c:pt idx="506">
                  <c:v>-99.137976019999996</c:v>
                </c:pt>
                <c:pt idx="507">
                  <c:v>-92.585755160000005</c:v>
                </c:pt>
                <c:pt idx="508">
                  <c:v>-85.648276659999993</c:v>
                </c:pt>
                <c:pt idx="509">
                  <c:v>-78.3753423</c:v>
                </c:pt>
                <c:pt idx="510">
                  <c:v>-70.686316520000005</c:v>
                </c:pt>
                <c:pt idx="511">
                  <c:v>-62.330117729999998</c:v>
                </c:pt>
                <c:pt idx="512">
                  <c:v>-52.97869103</c:v>
                </c:pt>
                <c:pt idx="513">
                  <c:v>-42.426197569999999</c:v>
                </c:pt>
                <c:pt idx="514">
                  <c:v>-30.79424264</c:v>
                </c:pt>
                <c:pt idx="515">
                  <c:v>-18.402388210000002</c:v>
                </c:pt>
                <c:pt idx="516">
                  <c:v>-5.6944551030000001</c:v>
                </c:pt>
                <c:pt idx="517">
                  <c:v>6.9690304589999998</c:v>
                </c:pt>
                <c:pt idx="518">
                  <c:v>19.401342769999999</c:v>
                </c:pt>
                <c:pt idx="519">
                  <c:v>31.47290495</c:v>
                </c:pt>
                <c:pt idx="520">
                  <c:v>42.924265140000003</c:v>
                </c:pt>
                <c:pt idx="521">
                  <c:v>52.896265829999997</c:v>
                </c:pt>
                <c:pt idx="522">
                  <c:v>60.862551959999998</c:v>
                </c:pt>
                <c:pt idx="523">
                  <c:v>67.343958380000004</c:v>
                </c:pt>
                <c:pt idx="524">
                  <c:v>73.257783130000007</c:v>
                </c:pt>
                <c:pt idx="525">
                  <c:v>79.443095409999998</c:v>
                </c:pt>
                <c:pt idx="526">
                  <c:v>86.102931479999995</c:v>
                </c:pt>
                <c:pt idx="527">
                  <c:v>92.858051529999997</c:v>
                </c:pt>
                <c:pt idx="528">
                  <c:v>99.237952059999998</c:v>
                </c:pt>
                <c:pt idx="529">
                  <c:v>104.78681159999999</c:v>
                </c:pt>
                <c:pt idx="530">
                  <c:v>108.8929842</c:v>
                </c:pt>
                <c:pt idx="531">
                  <c:v>111.31800560000001</c:v>
                </c:pt>
                <c:pt idx="532">
                  <c:v>112.3102178</c:v>
                </c:pt>
                <c:pt idx="533">
                  <c:v>112.3541561</c:v>
                </c:pt>
                <c:pt idx="534">
                  <c:v>111.88210650000001</c:v>
                </c:pt>
                <c:pt idx="535">
                  <c:v>111.3056895</c:v>
                </c:pt>
                <c:pt idx="536">
                  <c:v>110.8581447</c:v>
                </c:pt>
                <c:pt idx="537">
                  <c:v>110.4672557</c:v>
                </c:pt>
                <c:pt idx="538">
                  <c:v>109.93064819999999</c:v>
                </c:pt>
                <c:pt idx="539">
                  <c:v>109.0970425</c:v>
                </c:pt>
                <c:pt idx="540">
                  <c:v>107.8083297</c:v>
                </c:pt>
                <c:pt idx="541">
                  <c:v>106.0358538</c:v>
                </c:pt>
                <c:pt idx="542">
                  <c:v>103.81382120000001</c:v>
                </c:pt>
                <c:pt idx="543">
                  <c:v>101.2508558</c:v>
                </c:pt>
                <c:pt idx="544">
                  <c:v>98.480047799999994</c:v>
                </c:pt>
                <c:pt idx="545">
                  <c:v>95.560835890000007</c:v>
                </c:pt>
                <c:pt idx="546">
                  <c:v>92.521892410000007</c:v>
                </c:pt>
                <c:pt idx="547">
                  <c:v>89.337343700000005</c:v>
                </c:pt>
                <c:pt idx="548">
                  <c:v>85.987627009999997</c:v>
                </c:pt>
                <c:pt idx="549">
                  <c:v>82.46445559</c:v>
                </c:pt>
                <c:pt idx="550">
                  <c:v>78.744145189999998</c:v>
                </c:pt>
                <c:pt idx="551">
                  <c:v>74.796336389999993</c:v>
                </c:pt>
                <c:pt idx="552">
                  <c:v>70.644411939999998</c:v>
                </c:pt>
                <c:pt idx="553">
                  <c:v>66.379900079999999</c:v>
                </c:pt>
                <c:pt idx="554">
                  <c:v>62.049855540000003</c:v>
                </c:pt>
                <c:pt idx="555">
                  <c:v>57.656785509999999</c:v>
                </c:pt>
                <c:pt idx="556">
                  <c:v>53.139940580000001</c:v>
                </c:pt>
                <c:pt idx="557">
                  <c:v>48.361658429999999</c:v>
                </c:pt>
                <c:pt idx="558">
                  <c:v>43.19328616</c:v>
                </c:pt>
                <c:pt idx="559">
                  <c:v>37.519373020000003</c:v>
                </c:pt>
                <c:pt idx="560">
                  <c:v>31.287108180000001</c:v>
                </c:pt>
                <c:pt idx="561">
                  <c:v>24.575148209999998</c:v>
                </c:pt>
                <c:pt idx="562">
                  <c:v>17.585872670000001</c:v>
                </c:pt>
                <c:pt idx="563">
                  <c:v>10.57216618</c:v>
                </c:pt>
                <c:pt idx="564">
                  <c:v>3.7045858530000002</c:v>
                </c:pt>
                <c:pt idx="565">
                  <c:v>-2.9925692640000001</c:v>
                </c:pt>
                <c:pt idx="566">
                  <c:v>-9.6214823190000001</c:v>
                </c:pt>
                <c:pt idx="567">
                  <c:v>-16.385279350000001</c:v>
                </c:pt>
                <c:pt idx="568">
                  <c:v>-23.43681887</c:v>
                </c:pt>
                <c:pt idx="569">
                  <c:v>-30.75352487</c:v>
                </c:pt>
                <c:pt idx="570">
                  <c:v>-38.196270069999997</c:v>
                </c:pt>
                <c:pt idx="571">
                  <c:v>-45.58870503</c:v>
                </c:pt>
                <c:pt idx="572">
                  <c:v>-52.779679109999996</c:v>
                </c:pt>
                <c:pt idx="573">
                  <c:v>-59.712329130000001</c:v>
                </c:pt>
                <c:pt idx="574">
                  <c:v>-66.32667592</c:v>
                </c:pt>
                <c:pt idx="575">
                  <c:v>-72.464298049999996</c:v>
                </c:pt>
                <c:pt idx="576">
                  <c:v>-78.088538639999996</c:v>
                </c:pt>
                <c:pt idx="577">
                  <c:v>-83.354547949999997</c:v>
                </c:pt>
                <c:pt idx="578">
                  <c:v>-88.340813389999994</c:v>
                </c:pt>
                <c:pt idx="579">
                  <c:v>-92.98223136</c:v>
                </c:pt>
                <c:pt idx="580">
                  <c:v>-97.226342939999995</c:v>
                </c:pt>
                <c:pt idx="581">
                  <c:v>-101.0496618</c:v>
                </c:pt>
                <c:pt idx="582">
                  <c:v>-104.3771768</c:v>
                </c:pt>
                <c:pt idx="583">
                  <c:v>-107.1924313</c:v>
                </c:pt>
                <c:pt idx="584">
                  <c:v>-109.5744528</c:v>
                </c:pt>
                <c:pt idx="585">
                  <c:v>-111.618003</c:v>
                </c:pt>
                <c:pt idx="586">
                  <c:v>-113.4413145</c:v>
                </c:pt>
                <c:pt idx="587">
                  <c:v>-115.1067199</c:v>
                </c:pt>
                <c:pt idx="588">
                  <c:v>-116.5786366</c:v>
                </c:pt>
                <c:pt idx="589">
                  <c:v>-117.84703949999999</c:v>
                </c:pt>
                <c:pt idx="590">
                  <c:v>-118.87996029999999</c:v>
                </c:pt>
                <c:pt idx="591">
                  <c:v>-119.55612790000001</c:v>
                </c:pt>
                <c:pt idx="592">
                  <c:v>-119.7985493</c:v>
                </c:pt>
                <c:pt idx="593">
                  <c:v>-119.54219620000001</c:v>
                </c:pt>
                <c:pt idx="594">
                  <c:v>-118.73361509999999</c:v>
                </c:pt>
                <c:pt idx="595">
                  <c:v>-117.3745919</c:v>
                </c:pt>
                <c:pt idx="596">
                  <c:v>-115.44972060000001</c:v>
                </c:pt>
                <c:pt idx="597">
                  <c:v>-112.93078130000001</c:v>
                </c:pt>
                <c:pt idx="598">
                  <c:v>-109.79759660000001</c:v>
                </c:pt>
                <c:pt idx="599">
                  <c:v>-106.0933388</c:v>
                </c:pt>
                <c:pt idx="600">
                  <c:v>-101.89140020000001</c:v>
                </c:pt>
                <c:pt idx="601">
                  <c:v>-97.224250069999997</c:v>
                </c:pt>
                <c:pt idx="602">
                  <c:v>-92.016829909999998</c:v>
                </c:pt>
                <c:pt idx="603">
                  <c:v>-86.179769829999998</c:v>
                </c:pt>
                <c:pt idx="604">
                  <c:v>-79.627445620000003</c:v>
                </c:pt>
                <c:pt idx="605">
                  <c:v>-72.275745520000001</c:v>
                </c:pt>
                <c:pt idx="606">
                  <c:v>-64.05414141</c:v>
                </c:pt>
                <c:pt idx="607">
                  <c:v>-54.94410671</c:v>
                </c:pt>
                <c:pt idx="608">
                  <c:v>-44.960545029999999</c:v>
                </c:pt>
                <c:pt idx="609">
                  <c:v>-34.161330829999997</c:v>
                </c:pt>
                <c:pt idx="610">
                  <c:v>-22.759444510000002</c:v>
                </c:pt>
                <c:pt idx="611">
                  <c:v>-11.011371159999999</c:v>
                </c:pt>
                <c:pt idx="612">
                  <c:v>0.90139749999999996</c:v>
                </c:pt>
                <c:pt idx="613">
                  <c:v>12.856738529999999</c:v>
                </c:pt>
                <c:pt idx="614">
                  <c:v>24.791350380000001</c:v>
                </c:pt>
                <c:pt idx="615">
                  <c:v>36.681038170000001</c:v>
                </c:pt>
                <c:pt idx="616">
                  <c:v>48.420808809999997</c:v>
                </c:pt>
                <c:pt idx="617">
                  <c:v>59.77724353</c:v>
                </c:pt>
                <c:pt idx="618">
                  <c:v>70.474491639999997</c:v>
                </c:pt>
                <c:pt idx="619">
                  <c:v>80.244241029999998</c:v>
                </c:pt>
                <c:pt idx="620">
                  <c:v>88.968726869999998</c:v>
                </c:pt>
                <c:pt idx="621">
                  <c:v>96.613033270000003</c:v>
                </c:pt>
                <c:pt idx="622">
                  <c:v>103.14667729999999</c:v>
                </c:pt>
                <c:pt idx="623">
                  <c:v>108.5167355</c:v>
                </c:pt>
                <c:pt idx="624">
                  <c:v>112.62797569999999</c:v>
                </c:pt>
                <c:pt idx="625">
                  <c:v>115.5651402</c:v>
                </c:pt>
                <c:pt idx="626">
                  <c:v>117.7183647</c:v>
                </c:pt>
                <c:pt idx="627">
                  <c:v>119.56146990000001</c:v>
                </c:pt>
                <c:pt idx="628">
                  <c:v>121.37875</c:v>
                </c:pt>
                <c:pt idx="629">
                  <c:v>123.0813637</c:v>
                </c:pt>
                <c:pt idx="630">
                  <c:v>124.3763697</c:v>
                </c:pt>
                <c:pt idx="631">
                  <c:v>125.0751049</c:v>
                </c:pt>
                <c:pt idx="632">
                  <c:v>125.1912317</c:v>
                </c:pt>
                <c:pt idx="633">
                  <c:v>124.8903442</c:v>
                </c:pt>
                <c:pt idx="634">
                  <c:v>124.2016924</c:v>
                </c:pt>
                <c:pt idx="635">
                  <c:v>122.9791572</c:v>
                </c:pt>
                <c:pt idx="636">
                  <c:v>121.1196461</c:v>
                </c:pt>
                <c:pt idx="637">
                  <c:v>118.7086772</c:v>
                </c:pt>
                <c:pt idx="638">
                  <c:v>115.94910969999999</c:v>
                </c:pt>
                <c:pt idx="639">
                  <c:v>112.9445777</c:v>
                </c:pt>
                <c:pt idx="640">
                  <c:v>109.64654950000001</c:v>
                </c:pt>
                <c:pt idx="641">
                  <c:v>105.97025669999999</c:v>
                </c:pt>
                <c:pt idx="642">
                  <c:v>101.94141689999999</c:v>
                </c:pt>
                <c:pt idx="643">
                  <c:v>97.603153230000004</c:v>
                </c:pt>
                <c:pt idx="644">
                  <c:v>93.007123759999999</c:v>
                </c:pt>
                <c:pt idx="645">
                  <c:v>88.279577329999995</c:v>
                </c:pt>
                <c:pt idx="646">
                  <c:v>83.558258679999994</c:v>
                </c:pt>
                <c:pt idx="647">
                  <c:v>78.844928350000004</c:v>
                </c:pt>
                <c:pt idx="648">
                  <c:v>74.091269639999993</c:v>
                </c:pt>
                <c:pt idx="649">
                  <c:v>69.212442210000006</c:v>
                </c:pt>
                <c:pt idx="650">
                  <c:v>64.093480720000002</c:v>
                </c:pt>
                <c:pt idx="651">
                  <c:v>58.655384990000002</c:v>
                </c:pt>
                <c:pt idx="652">
                  <c:v>52.896802889999996</c:v>
                </c:pt>
                <c:pt idx="653">
                  <c:v>46.843170270000002</c:v>
                </c:pt>
                <c:pt idx="654">
                  <c:v>40.60444201</c:v>
                </c:pt>
                <c:pt idx="655">
                  <c:v>34.266463889999997</c:v>
                </c:pt>
                <c:pt idx="656">
                  <c:v>27.791324410000001</c:v>
                </c:pt>
                <c:pt idx="657">
                  <c:v>21.130494800000001</c:v>
                </c:pt>
                <c:pt idx="658">
                  <c:v>14.27950298</c:v>
                </c:pt>
                <c:pt idx="659">
                  <c:v>7.2340209849999999</c:v>
                </c:pt>
                <c:pt idx="660">
                  <c:v>6.8835650000000003E-3</c:v>
                </c:pt>
                <c:pt idx="661">
                  <c:v>-7.3977673060000004</c:v>
                </c:pt>
                <c:pt idx="662">
                  <c:v>-14.963836280000001</c:v>
                </c:pt>
                <c:pt idx="663">
                  <c:v>-22.621264530000001</c:v>
                </c:pt>
                <c:pt idx="664">
                  <c:v>-30.29190148</c:v>
                </c:pt>
                <c:pt idx="665">
                  <c:v>-37.914118090000002</c:v>
                </c:pt>
                <c:pt idx="666">
                  <c:v>-45.424021009999997</c:v>
                </c:pt>
                <c:pt idx="667">
                  <c:v>-52.754752709999998</c:v>
                </c:pt>
                <c:pt idx="668">
                  <c:v>-59.841111300000001</c:v>
                </c:pt>
                <c:pt idx="669">
                  <c:v>-66.645919950000007</c:v>
                </c:pt>
                <c:pt idx="670">
                  <c:v>-73.220993870000001</c:v>
                </c:pt>
                <c:pt idx="671">
                  <c:v>-79.609810940000003</c:v>
                </c:pt>
                <c:pt idx="672">
                  <c:v>-85.778880920000006</c:v>
                </c:pt>
                <c:pt idx="673">
                  <c:v>-91.67438482</c:v>
                </c:pt>
                <c:pt idx="674">
                  <c:v>-97.2170141</c:v>
                </c:pt>
                <c:pt idx="675">
                  <c:v>-102.32977459999999</c:v>
                </c:pt>
                <c:pt idx="676">
                  <c:v>-106.94340200000001</c:v>
                </c:pt>
                <c:pt idx="677">
                  <c:v>-110.98656920000001</c:v>
                </c:pt>
                <c:pt idx="678">
                  <c:v>-114.43616489999999</c:v>
                </c:pt>
                <c:pt idx="679">
                  <c:v>-117.3093796</c:v>
                </c:pt>
                <c:pt idx="680">
                  <c:v>-119.75815160000001</c:v>
                </c:pt>
                <c:pt idx="681">
                  <c:v>-121.9719171</c:v>
                </c:pt>
                <c:pt idx="682">
                  <c:v>-124.0344494</c:v>
                </c:pt>
                <c:pt idx="683">
                  <c:v>-126.0274804</c:v>
                </c:pt>
                <c:pt idx="684">
                  <c:v>-127.97229660000001</c:v>
                </c:pt>
                <c:pt idx="685">
                  <c:v>-129.74151749999999</c:v>
                </c:pt>
                <c:pt idx="686">
                  <c:v>-131.16671289999999</c:v>
                </c:pt>
                <c:pt idx="687">
                  <c:v>-132.12881719999999</c:v>
                </c:pt>
                <c:pt idx="688">
                  <c:v>-132.4578913</c:v>
                </c:pt>
                <c:pt idx="689">
                  <c:v>-131.96263930000001</c:v>
                </c:pt>
                <c:pt idx="690">
                  <c:v>-130.5030223</c:v>
                </c:pt>
                <c:pt idx="691">
                  <c:v>-128.0313534</c:v>
                </c:pt>
                <c:pt idx="692">
                  <c:v>-124.6094051</c:v>
                </c:pt>
                <c:pt idx="693">
                  <c:v>-120.38827329999999</c:v>
                </c:pt>
                <c:pt idx="694">
                  <c:v>-115.6187773</c:v>
                </c:pt>
                <c:pt idx="695">
                  <c:v>-110.5581657</c:v>
                </c:pt>
                <c:pt idx="696">
                  <c:v>-105.36800460000001</c:v>
                </c:pt>
                <c:pt idx="697">
                  <c:v>-100.09726240000001</c:v>
                </c:pt>
                <c:pt idx="698">
                  <c:v>-94.679756269999999</c:v>
                </c:pt>
                <c:pt idx="699">
                  <c:v>-88.928030239999998</c:v>
                </c:pt>
                <c:pt idx="700">
                  <c:v>-82.603987500000002</c:v>
                </c:pt>
                <c:pt idx="701">
                  <c:v>-75.471568250000004</c:v>
                </c:pt>
                <c:pt idx="702">
                  <c:v>-67.357110500000005</c:v>
                </c:pt>
                <c:pt idx="703">
                  <c:v>-58.213096129999997</c:v>
                </c:pt>
                <c:pt idx="704">
                  <c:v>-48.098516349999997</c:v>
                </c:pt>
                <c:pt idx="705">
                  <c:v>-37.1468688</c:v>
                </c:pt>
                <c:pt idx="706">
                  <c:v>-25.49598241</c:v>
                </c:pt>
                <c:pt idx="707">
                  <c:v>-13.209618320000001</c:v>
                </c:pt>
                <c:pt idx="708">
                  <c:v>-0.37373095099999998</c:v>
                </c:pt>
                <c:pt idx="709">
                  <c:v>12.887762329999999</c:v>
                </c:pt>
                <c:pt idx="710">
                  <c:v>26.383723320000001</c:v>
                </c:pt>
                <c:pt idx="711">
                  <c:v>39.884379719999998</c:v>
                </c:pt>
                <c:pt idx="712">
                  <c:v>53.350979559999999</c:v>
                </c:pt>
                <c:pt idx="713">
                  <c:v>66.806932950000004</c:v>
                </c:pt>
                <c:pt idx="714">
                  <c:v>80.232256910000004</c:v>
                </c:pt>
                <c:pt idx="715">
                  <c:v>93.193295730000003</c:v>
                </c:pt>
                <c:pt idx="716">
                  <c:v>104.43317020000001</c:v>
                </c:pt>
                <c:pt idx="717">
                  <c:v>113.01669029999999</c:v>
                </c:pt>
                <c:pt idx="718">
                  <c:v>119.22973500000001</c:v>
                </c:pt>
                <c:pt idx="719">
                  <c:v>123.49643140000001</c:v>
                </c:pt>
                <c:pt idx="720">
                  <c:v>126.8478602</c:v>
                </c:pt>
                <c:pt idx="721">
                  <c:v>129.86296429999999</c:v>
                </c:pt>
                <c:pt idx="722">
                  <c:v>132.67691249999999</c:v>
                </c:pt>
                <c:pt idx="723">
                  <c:v>135.24693769999999</c:v>
                </c:pt>
                <c:pt idx="724">
                  <c:v>137.3391986</c:v>
                </c:pt>
                <c:pt idx="725">
                  <c:v>138.51741150000001</c:v>
                </c:pt>
                <c:pt idx="726">
                  <c:v>138.3886914</c:v>
                </c:pt>
                <c:pt idx="727">
                  <c:v>136.8536144</c:v>
                </c:pt>
                <c:pt idx="728">
                  <c:v>134.18351569999999</c:v>
                </c:pt>
                <c:pt idx="729">
                  <c:v>130.88605699999999</c:v>
                </c:pt>
                <c:pt idx="730">
                  <c:v>127.3467588</c:v>
                </c:pt>
                <c:pt idx="731">
                  <c:v>123.80537219999999</c:v>
                </c:pt>
                <c:pt idx="732">
                  <c:v>120.3190147</c:v>
                </c:pt>
                <c:pt idx="733">
                  <c:v>116.8190211</c:v>
                </c:pt>
                <c:pt idx="734">
                  <c:v>113.17748159999999</c:v>
                </c:pt>
                <c:pt idx="735">
                  <c:v>109.25488199999999</c:v>
                </c:pt>
                <c:pt idx="736">
                  <c:v>105.0005529</c:v>
                </c:pt>
                <c:pt idx="737">
                  <c:v>100.4024795</c:v>
                </c:pt>
                <c:pt idx="738">
                  <c:v>95.58594214</c:v>
                </c:pt>
                <c:pt idx="739">
                  <c:v>90.701528479999993</c:v>
                </c:pt>
                <c:pt idx="740">
                  <c:v>85.794284849999997</c:v>
                </c:pt>
                <c:pt idx="741">
                  <c:v>80.827117130000005</c:v>
                </c:pt>
                <c:pt idx="742">
                  <c:v>75.698066850000004</c:v>
                </c:pt>
                <c:pt idx="743">
                  <c:v>70.286612790000007</c:v>
                </c:pt>
                <c:pt idx="744">
                  <c:v>64.538184049999998</c:v>
                </c:pt>
                <c:pt idx="745">
                  <c:v>58.441621529999999</c:v>
                </c:pt>
                <c:pt idx="746">
                  <c:v>52.027969059999997</c:v>
                </c:pt>
                <c:pt idx="747">
                  <c:v>45.373910180000003</c:v>
                </c:pt>
                <c:pt idx="748">
                  <c:v>38.497175859999999</c:v>
                </c:pt>
                <c:pt idx="749">
                  <c:v>31.463874520000001</c:v>
                </c:pt>
                <c:pt idx="750">
                  <c:v>24.401988790000001</c:v>
                </c:pt>
                <c:pt idx="751">
                  <c:v>17.299468569999998</c:v>
                </c:pt>
                <c:pt idx="752">
                  <c:v>9.9740188229999998</c:v>
                </c:pt>
                <c:pt idx="753">
                  <c:v>2.3754811669999998</c:v>
                </c:pt>
                <c:pt idx="754">
                  <c:v>-5.4832857969999997</c:v>
                </c:pt>
                <c:pt idx="755">
                  <c:v>-13.58165932</c:v>
                </c:pt>
                <c:pt idx="756">
                  <c:v>-21.831330189999999</c:v>
                </c:pt>
                <c:pt idx="757">
                  <c:v>-30.164288809999999</c:v>
                </c:pt>
                <c:pt idx="758">
                  <c:v>-38.480325370000003</c:v>
                </c:pt>
                <c:pt idx="759">
                  <c:v>-46.610337710000003</c:v>
                </c:pt>
                <c:pt idx="760">
                  <c:v>-54.431331470000003</c:v>
                </c:pt>
                <c:pt idx="761">
                  <c:v>-61.874880500000003</c:v>
                </c:pt>
                <c:pt idx="762">
                  <c:v>-68.945544209999994</c:v>
                </c:pt>
                <c:pt idx="763">
                  <c:v>-75.656125930000002</c:v>
                </c:pt>
                <c:pt idx="764">
                  <c:v>-81.928103829999998</c:v>
                </c:pt>
                <c:pt idx="765">
                  <c:v>-87.708363689999999</c:v>
                </c:pt>
                <c:pt idx="766">
                  <c:v>-93.023156720000003</c:v>
                </c:pt>
                <c:pt idx="767">
                  <c:v>-97.952367629999998</c:v>
                </c:pt>
                <c:pt idx="768">
                  <c:v>-102.5823013</c:v>
                </c:pt>
                <c:pt idx="769">
                  <c:v>-106.92972140000001</c:v>
                </c:pt>
                <c:pt idx="770">
                  <c:v>-111.0011008</c:v>
                </c:pt>
                <c:pt idx="771">
                  <c:v>-114.8548979</c:v>
                </c:pt>
                <c:pt idx="772">
                  <c:v>-118.55456650000001</c:v>
                </c:pt>
                <c:pt idx="773">
                  <c:v>-122.1615274</c:v>
                </c:pt>
                <c:pt idx="774">
                  <c:v>-125.6353273</c:v>
                </c:pt>
                <c:pt idx="775">
                  <c:v>-128.848015</c:v>
                </c:pt>
                <c:pt idx="776">
                  <c:v>-131.58239839999999</c:v>
                </c:pt>
                <c:pt idx="777">
                  <c:v>-133.51692840000001</c:v>
                </c:pt>
                <c:pt idx="778">
                  <c:v>-134.3514127</c:v>
                </c:pt>
                <c:pt idx="779">
                  <c:v>-133.83965689999999</c:v>
                </c:pt>
                <c:pt idx="780">
                  <c:v>-131.8689219</c:v>
                </c:pt>
                <c:pt idx="781">
                  <c:v>-128.58334970000001</c:v>
                </c:pt>
                <c:pt idx="782">
                  <c:v>-124.168978</c:v>
                </c:pt>
                <c:pt idx="783">
                  <c:v>-118.9104978</c:v>
                </c:pt>
                <c:pt idx="784">
                  <c:v>-113.19975549999999</c:v>
                </c:pt>
                <c:pt idx="785">
                  <c:v>-107.3762215</c:v>
                </c:pt>
                <c:pt idx="786">
                  <c:v>-101.5158977</c:v>
                </c:pt>
                <c:pt idx="787">
                  <c:v>-95.502396610000005</c:v>
                </c:pt>
                <c:pt idx="788">
                  <c:v>-89.131743779999994</c:v>
                </c:pt>
                <c:pt idx="789">
                  <c:v>-82.161373260000005</c:v>
                </c:pt>
                <c:pt idx="790">
                  <c:v>-74.285569350000003</c:v>
                </c:pt>
                <c:pt idx="791">
                  <c:v>-65.311004909999994</c:v>
                </c:pt>
                <c:pt idx="792">
                  <c:v>-55.223302349999997</c:v>
                </c:pt>
                <c:pt idx="793">
                  <c:v>-44.11620782</c:v>
                </c:pt>
                <c:pt idx="794">
                  <c:v>-32.215253429999997</c:v>
                </c:pt>
                <c:pt idx="795">
                  <c:v>-19.777127440000001</c:v>
                </c:pt>
                <c:pt idx="796">
                  <c:v>-7.0715897090000004</c:v>
                </c:pt>
                <c:pt idx="797">
                  <c:v>5.7108028659999999</c:v>
                </c:pt>
                <c:pt idx="798">
                  <c:v>18.534237770000001</c:v>
                </c:pt>
                <c:pt idx="799">
                  <c:v>31.33926263</c:v>
                </c:pt>
                <c:pt idx="800">
                  <c:v>43.971963539999997</c:v>
                </c:pt>
                <c:pt idx="801">
                  <c:v>56.37825145</c:v>
                </c:pt>
                <c:pt idx="802">
                  <c:v>68.490959919999995</c:v>
                </c:pt>
                <c:pt idx="803">
                  <c:v>80.106442419999993</c:v>
                </c:pt>
                <c:pt idx="804">
                  <c:v>91.142776789999999</c:v>
                </c:pt>
                <c:pt idx="805">
                  <c:v>101.6241208</c:v>
                </c:pt>
                <c:pt idx="806">
                  <c:v>111.2706366</c:v>
                </c:pt>
                <c:pt idx="807">
                  <c:v>119.26533499999999</c:v>
                </c:pt>
                <c:pt idx="808">
                  <c:v>125.1318572</c:v>
                </c:pt>
                <c:pt idx="809">
                  <c:v>129.01414</c:v>
                </c:pt>
                <c:pt idx="810">
                  <c:v>131.2642683</c:v>
                </c:pt>
                <c:pt idx="811">
                  <c:v>132.60659100000001</c:v>
                </c:pt>
                <c:pt idx="812">
                  <c:v>133.7979775</c:v>
                </c:pt>
                <c:pt idx="813">
                  <c:v>135.26252339999999</c:v>
                </c:pt>
                <c:pt idx="814">
                  <c:v>136.8959002</c:v>
                </c:pt>
                <c:pt idx="815">
                  <c:v>138.36399220000001</c:v>
                </c:pt>
                <c:pt idx="816">
                  <c:v>139.4800467</c:v>
                </c:pt>
                <c:pt idx="817">
                  <c:v>140.1143458</c:v>
                </c:pt>
                <c:pt idx="818">
                  <c:v>140.05054240000001</c:v>
                </c:pt>
                <c:pt idx="819">
                  <c:v>138.94927559999999</c:v>
                </c:pt>
                <c:pt idx="820">
                  <c:v>136.6400644</c:v>
                </c:pt>
                <c:pt idx="821">
                  <c:v>133.30999460000001</c:v>
                </c:pt>
                <c:pt idx="822">
                  <c:v>129.36717479999999</c:v>
                </c:pt>
                <c:pt idx="823">
                  <c:v>125.2182803</c:v>
                </c:pt>
                <c:pt idx="824">
                  <c:v>121.0126921</c:v>
                </c:pt>
                <c:pt idx="825">
                  <c:v>116.7082606</c:v>
                </c:pt>
                <c:pt idx="826">
                  <c:v>112.20842380000001</c:v>
                </c:pt>
                <c:pt idx="827">
                  <c:v>107.467478</c:v>
                </c:pt>
                <c:pt idx="828">
                  <c:v>102.4491546</c:v>
                </c:pt>
                <c:pt idx="829">
                  <c:v>97.116552709999993</c:v>
                </c:pt>
                <c:pt idx="830">
                  <c:v>91.386754319999994</c:v>
                </c:pt>
                <c:pt idx="831">
                  <c:v>85.160589689999995</c:v>
                </c:pt>
                <c:pt idx="832">
                  <c:v>78.432536440000007</c:v>
                </c:pt>
                <c:pt idx="833">
                  <c:v>71.294259769999996</c:v>
                </c:pt>
                <c:pt idx="834">
                  <c:v>63.911439479999999</c:v>
                </c:pt>
                <c:pt idx="835">
                  <c:v>56.608079429999997</c:v>
                </c:pt>
                <c:pt idx="836">
                  <c:v>49.613444819999998</c:v>
                </c:pt>
                <c:pt idx="837">
                  <c:v>42.956237680000001</c:v>
                </c:pt>
                <c:pt idx="838">
                  <c:v>36.446967229999998</c:v>
                </c:pt>
                <c:pt idx="839">
                  <c:v>29.8660572</c:v>
                </c:pt>
                <c:pt idx="840">
                  <c:v>23.060411160000001</c:v>
                </c:pt>
                <c:pt idx="841">
                  <c:v>15.93223396</c:v>
                </c:pt>
                <c:pt idx="842">
                  <c:v>8.5998001370000008</c:v>
                </c:pt>
                <c:pt idx="843">
                  <c:v>1.2251286939999999</c:v>
                </c:pt>
                <c:pt idx="844">
                  <c:v>-6.0153922599999996</c:v>
                </c:pt>
                <c:pt idx="845">
                  <c:v>-13.003836789999999</c:v>
                </c:pt>
                <c:pt idx="846">
                  <c:v>-19.724701920000001</c:v>
                </c:pt>
                <c:pt idx="847">
                  <c:v>-26.280950700000002</c:v>
                </c:pt>
                <c:pt idx="848">
                  <c:v>-32.867477489999999</c:v>
                </c:pt>
                <c:pt idx="849">
                  <c:v>-39.678951240000004</c:v>
                </c:pt>
                <c:pt idx="850">
                  <c:v>-46.758327309999999</c:v>
                </c:pt>
                <c:pt idx="851">
                  <c:v>-54.040001850000003</c:v>
                </c:pt>
                <c:pt idx="852">
                  <c:v>-61.369605069999999</c:v>
                </c:pt>
                <c:pt idx="853">
                  <c:v>-68.518873650000003</c:v>
                </c:pt>
                <c:pt idx="854">
                  <c:v>-75.285433929999996</c:v>
                </c:pt>
                <c:pt idx="855">
                  <c:v>-81.576388820000005</c:v>
                </c:pt>
                <c:pt idx="856">
                  <c:v>-87.455693940000003</c:v>
                </c:pt>
                <c:pt idx="857">
                  <c:v>-93.028595440000004</c:v>
                </c:pt>
                <c:pt idx="858">
                  <c:v>-98.29293285</c:v>
                </c:pt>
                <c:pt idx="859">
                  <c:v>-103.2527461</c:v>
                </c:pt>
                <c:pt idx="860">
                  <c:v>-107.8824662</c:v>
                </c:pt>
                <c:pt idx="861">
                  <c:v>-112.0772643</c:v>
                </c:pt>
                <c:pt idx="862">
                  <c:v>-115.856409</c:v>
                </c:pt>
                <c:pt idx="863">
                  <c:v>-119.317629</c:v>
                </c:pt>
                <c:pt idx="864">
                  <c:v>-122.5716242</c:v>
                </c:pt>
                <c:pt idx="865">
                  <c:v>-125.6560042</c:v>
                </c:pt>
                <c:pt idx="866">
                  <c:v>-128.56311930000001</c:v>
                </c:pt>
                <c:pt idx="867">
                  <c:v>-131.1959008</c:v>
                </c:pt>
                <c:pt idx="868">
                  <c:v>-133.3873615</c:v>
                </c:pt>
                <c:pt idx="869">
                  <c:v>-134.9878076</c:v>
                </c:pt>
                <c:pt idx="870">
                  <c:v>-135.88597350000001</c:v>
                </c:pt>
                <c:pt idx="871">
                  <c:v>-135.9315206</c:v>
                </c:pt>
                <c:pt idx="872">
                  <c:v>-134.97405660000001</c:v>
                </c:pt>
                <c:pt idx="873">
                  <c:v>-132.95898159999999</c:v>
                </c:pt>
                <c:pt idx="874">
                  <c:v>-129.9168483</c:v>
                </c:pt>
                <c:pt idx="875">
                  <c:v>-125.983726</c:v>
                </c:pt>
                <c:pt idx="876">
                  <c:v>-121.3410576</c:v>
                </c:pt>
                <c:pt idx="877">
                  <c:v>-116.20191269999999</c:v>
                </c:pt>
                <c:pt idx="878">
                  <c:v>-110.7787483</c:v>
                </c:pt>
                <c:pt idx="879">
                  <c:v>-105.22195379999999</c:v>
                </c:pt>
                <c:pt idx="880">
                  <c:v>-99.666412190000003</c:v>
                </c:pt>
                <c:pt idx="881">
                  <c:v>-94.122420469999994</c:v>
                </c:pt>
                <c:pt idx="882">
                  <c:v>-88.491597859999999</c:v>
                </c:pt>
                <c:pt idx="883">
                  <c:v>-82.55672156</c:v>
                </c:pt>
                <c:pt idx="884">
                  <c:v>-76.031948110000002</c:v>
                </c:pt>
                <c:pt idx="885">
                  <c:v>-68.680767869999997</c:v>
                </c:pt>
                <c:pt idx="886">
                  <c:v>-60.33837535</c:v>
                </c:pt>
                <c:pt idx="887">
                  <c:v>-50.956361960000002</c:v>
                </c:pt>
                <c:pt idx="888">
                  <c:v>-40.659194309999997</c:v>
                </c:pt>
                <c:pt idx="889">
                  <c:v>-29.631423380000001</c:v>
                </c:pt>
                <c:pt idx="890">
                  <c:v>-18.03341979</c:v>
                </c:pt>
                <c:pt idx="891">
                  <c:v>-5.9613954759999999</c:v>
                </c:pt>
                <c:pt idx="892">
                  <c:v>6.5406972740000002</c:v>
                </c:pt>
                <c:pt idx="893">
                  <c:v>19.454073189999999</c:v>
                </c:pt>
                <c:pt idx="894">
                  <c:v>32.722897060000001</c:v>
                </c:pt>
                <c:pt idx="895">
                  <c:v>46.179555999999998</c:v>
                </c:pt>
                <c:pt idx="896">
                  <c:v>59.46507098</c:v>
                </c:pt>
                <c:pt idx="897">
                  <c:v>71.518343340000001</c:v>
                </c:pt>
                <c:pt idx="898">
                  <c:v>81.63824898</c:v>
                </c:pt>
                <c:pt idx="899">
                  <c:v>90.174504440000007</c:v>
                </c:pt>
                <c:pt idx="900">
                  <c:v>97.766713629999998</c:v>
                </c:pt>
                <c:pt idx="901">
                  <c:v>105.0607941</c:v>
                </c:pt>
                <c:pt idx="902">
                  <c:v>112.3774128</c:v>
                </c:pt>
                <c:pt idx="903">
                  <c:v>119.1811926</c:v>
                </c:pt>
                <c:pt idx="904">
                  <c:v>124.50404380000001</c:v>
                </c:pt>
                <c:pt idx="905">
                  <c:v>128.27473420000001</c:v>
                </c:pt>
                <c:pt idx="906">
                  <c:v>131.25619760000001</c:v>
                </c:pt>
                <c:pt idx="907">
                  <c:v>134.28272620000001</c:v>
                </c:pt>
                <c:pt idx="908">
                  <c:v>137.66309240000001</c:v>
                </c:pt>
                <c:pt idx="909">
                  <c:v>141.12195579999999</c:v>
                </c:pt>
                <c:pt idx="910">
                  <c:v>143.86570549999999</c:v>
                </c:pt>
                <c:pt idx="911">
                  <c:v>145.07626830000001</c:v>
                </c:pt>
                <c:pt idx="912">
                  <c:v>144.58366290000001</c:v>
                </c:pt>
                <c:pt idx="913">
                  <c:v>142.74421770000001</c:v>
                </c:pt>
                <c:pt idx="914">
                  <c:v>140.05005700000001</c:v>
                </c:pt>
                <c:pt idx="915">
                  <c:v>137.03963640000001</c:v>
                </c:pt>
                <c:pt idx="916">
                  <c:v>134.14128149999999</c:v>
                </c:pt>
                <c:pt idx="917">
                  <c:v>131.39508789999999</c:v>
                </c:pt>
                <c:pt idx="918">
                  <c:v>128.5438121</c:v>
                </c:pt>
                <c:pt idx="919">
                  <c:v>125.2457443</c:v>
                </c:pt>
                <c:pt idx="920">
                  <c:v>121.2779627</c:v>
                </c:pt>
                <c:pt idx="921">
                  <c:v>116.6799041</c:v>
                </c:pt>
                <c:pt idx="922">
                  <c:v>111.64220570000001</c:v>
                </c:pt>
                <c:pt idx="923">
                  <c:v>106.38157409999999</c:v>
                </c:pt>
                <c:pt idx="924">
                  <c:v>101.12874050000001</c:v>
                </c:pt>
                <c:pt idx="925">
                  <c:v>96.080283269999995</c:v>
                </c:pt>
                <c:pt idx="926">
                  <c:v>91.233485490000007</c:v>
                </c:pt>
                <c:pt idx="927">
                  <c:v>86.494185180000002</c:v>
                </c:pt>
                <c:pt idx="928">
                  <c:v>81.704111260000005</c:v>
                </c:pt>
                <c:pt idx="929">
                  <c:v>76.65202841</c:v>
                </c:pt>
                <c:pt idx="930">
                  <c:v>71.225632279999999</c:v>
                </c:pt>
                <c:pt idx="931">
                  <c:v>65.456051119999998</c:v>
                </c:pt>
                <c:pt idx="932">
                  <c:v>59.452369529999999</c:v>
                </c:pt>
                <c:pt idx="933">
                  <c:v>53.360480279999997</c:v>
                </c:pt>
                <c:pt idx="934">
                  <c:v>47.369654439999998</c:v>
                </c:pt>
                <c:pt idx="935">
                  <c:v>41.481984609999998</c:v>
                </c:pt>
                <c:pt idx="936">
                  <c:v>35.567660920000002</c:v>
                </c:pt>
                <c:pt idx="937">
                  <c:v>29.492015840000001</c:v>
                </c:pt>
                <c:pt idx="938">
                  <c:v>23.145916459999999</c:v>
                </c:pt>
                <c:pt idx="939">
                  <c:v>16.489119150000001</c:v>
                </c:pt>
                <c:pt idx="940">
                  <c:v>9.5139248500000004</c:v>
                </c:pt>
                <c:pt idx="941">
                  <c:v>2.2414700129999998</c:v>
                </c:pt>
                <c:pt idx="942">
                  <c:v>-5.2057413080000003</c:v>
                </c:pt>
                <c:pt idx="943">
                  <c:v>-12.67491364</c:v>
                </c:pt>
                <c:pt idx="944">
                  <c:v>-20.031434610000002</c:v>
                </c:pt>
                <c:pt idx="945">
                  <c:v>-27.127772100000001</c:v>
                </c:pt>
                <c:pt idx="946">
                  <c:v>-33.904883089999998</c:v>
                </c:pt>
                <c:pt idx="947">
                  <c:v>-40.47141431</c:v>
                </c:pt>
                <c:pt idx="948">
                  <c:v>-46.965892070000002</c:v>
                </c:pt>
                <c:pt idx="949">
                  <c:v>-53.467399010000001</c:v>
                </c:pt>
                <c:pt idx="950">
                  <c:v>-59.993769110000002</c:v>
                </c:pt>
                <c:pt idx="951">
                  <c:v>-66.503669380000005</c:v>
                </c:pt>
                <c:pt idx="952">
                  <c:v>-72.978191699999996</c:v>
                </c:pt>
                <c:pt idx="953">
                  <c:v>-79.319388040000007</c:v>
                </c:pt>
                <c:pt idx="954">
                  <c:v>-85.322782480000001</c:v>
                </c:pt>
                <c:pt idx="955">
                  <c:v>-90.85149131</c:v>
                </c:pt>
                <c:pt idx="956">
                  <c:v>-95.867855980000002</c:v>
                </c:pt>
                <c:pt idx="957">
                  <c:v>-100.43607419999999</c:v>
                </c:pt>
                <c:pt idx="958">
                  <c:v>-104.64490720000001</c:v>
                </c:pt>
                <c:pt idx="959">
                  <c:v>-108.5254771</c:v>
                </c:pt>
                <c:pt idx="960">
                  <c:v>-112.1457039</c:v>
                </c:pt>
                <c:pt idx="961">
                  <c:v>-115.563517</c:v>
                </c:pt>
                <c:pt idx="962">
                  <c:v>-118.74675379999999</c:v>
                </c:pt>
                <c:pt idx="963">
                  <c:v>-121.7299898</c:v>
                </c:pt>
                <c:pt idx="964">
                  <c:v>-124.5391192</c:v>
                </c:pt>
                <c:pt idx="965">
                  <c:v>-127.0636952</c:v>
                </c:pt>
                <c:pt idx="966">
                  <c:v>-129.12016890000001</c:v>
                </c:pt>
                <c:pt idx="967">
                  <c:v>-130.5242197</c:v>
                </c:pt>
                <c:pt idx="968">
                  <c:v>-131.09652270000001</c:v>
                </c:pt>
                <c:pt idx="969">
                  <c:v>-130.66871130000001</c:v>
                </c:pt>
                <c:pt idx="970">
                  <c:v>-129.19522309999999</c:v>
                </c:pt>
                <c:pt idx="971">
                  <c:v>-126.76781</c:v>
                </c:pt>
                <c:pt idx="972">
                  <c:v>-123.5350339</c:v>
                </c:pt>
                <c:pt idx="973">
                  <c:v>-119.6862546</c:v>
                </c:pt>
                <c:pt idx="974">
                  <c:v>-115.473145</c:v>
                </c:pt>
                <c:pt idx="975">
                  <c:v>-111.118916</c:v>
                </c:pt>
                <c:pt idx="976">
                  <c:v>-106.79742210000001</c:v>
                </c:pt>
                <c:pt idx="977">
                  <c:v>-102.62365339999999</c:v>
                </c:pt>
                <c:pt idx="978">
                  <c:v>-98.665102919999995</c:v>
                </c:pt>
                <c:pt idx="979">
                  <c:v>-94.918877980000005</c:v>
                </c:pt>
                <c:pt idx="980">
                  <c:v>-91.333989900000006</c:v>
                </c:pt>
                <c:pt idx="981">
                  <c:v>-87.832974120000003</c:v>
                </c:pt>
                <c:pt idx="982">
                  <c:v>-84.339011540000001</c:v>
                </c:pt>
                <c:pt idx="983">
                  <c:v>-80.731065770000001</c:v>
                </c:pt>
                <c:pt idx="984">
                  <c:v>-76.893916390000001</c:v>
                </c:pt>
                <c:pt idx="985">
                  <c:v>-72.71080456</c:v>
                </c:pt>
                <c:pt idx="986">
                  <c:v>-68.022407509999994</c:v>
                </c:pt>
              </c:numCache>
            </c:numRef>
          </c:val>
          <c:smooth val="0"/>
          <c:extLst>
            <c:ext xmlns:c16="http://schemas.microsoft.com/office/drawing/2014/chart" uri="{C3380CC4-5D6E-409C-BE32-E72D297353CC}">
              <c16:uniqueId val="{00000000-C193-4440-A001-D2B789CF4113}"/>
            </c:ext>
          </c:extLst>
        </c:ser>
        <c:ser>
          <c:idx val="1"/>
          <c:order val="1"/>
          <c:tx>
            <c:strRef>
              <c:f>Gyro_A1_20!$Z$1</c:f>
              <c:strCache>
                <c:ptCount val="1"/>
                <c:pt idx="0">
                  <c:v>Gyro_Y</c:v>
                </c:pt>
              </c:strCache>
            </c:strRef>
          </c:tx>
          <c:spPr>
            <a:ln w="28575" cap="rnd">
              <a:solidFill>
                <a:schemeClr val="accent2"/>
              </a:solidFill>
              <a:round/>
            </a:ln>
            <a:effectLst/>
          </c:spPr>
          <c:marker>
            <c:symbol val="none"/>
          </c:marker>
          <c:val>
            <c:numRef>
              <c:f>Gyro_A1_20!$Z$2:$Z$988</c:f>
              <c:numCache>
                <c:formatCode>General</c:formatCode>
                <c:ptCount val="987"/>
                <c:pt idx="0">
                  <c:v>-20.521877360000001</c:v>
                </c:pt>
                <c:pt idx="1">
                  <c:v>-24.45163058</c:v>
                </c:pt>
                <c:pt idx="2">
                  <c:v>-28.470602400000001</c:v>
                </c:pt>
                <c:pt idx="3">
                  <c:v>-32.534353160000002</c:v>
                </c:pt>
                <c:pt idx="4">
                  <c:v>-36.648240790000003</c:v>
                </c:pt>
                <c:pt idx="5">
                  <c:v>-40.65429468</c:v>
                </c:pt>
                <c:pt idx="6">
                  <c:v>-44.288991359999997</c:v>
                </c:pt>
                <c:pt idx="7">
                  <c:v>-47.247655899999998</c:v>
                </c:pt>
                <c:pt idx="8">
                  <c:v>-49.646327759999998</c:v>
                </c:pt>
                <c:pt idx="9">
                  <c:v>-51.686216780000002</c:v>
                </c:pt>
                <c:pt idx="10">
                  <c:v>-53.472258529999998</c:v>
                </c:pt>
                <c:pt idx="11">
                  <c:v>-55.156114299999999</c:v>
                </c:pt>
                <c:pt idx="12">
                  <c:v>-56.638885770000002</c:v>
                </c:pt>
                <c:pt idx="13">
                  <c:v>-57.856548320000002</c:v>
                </c:pt>
                <c:pt idx="14">
                  <c:v>-58.825612489999997</c:v>
                </c:pt>
                <c:pt idx="15">
                  <c:v>-59.429310979999997</c:v>
                </c:pt>
                <c:pt idx="16">
                  <c:v>-59.644554739999997</c:v>
                </c:pt>
                <c:pt idx="17">
                  <c:v>-59.45834885</c:v>
                </c:pt>
                <c:pt idx="18">
                  <c:v>-58.953426370000003</c:v>
                </c:pt>
                <c:pt idx="19">
                  <c:v>-58.27355008</c:v>
                </c:pt>
                <c:pt idx="20">
                  <c:v>-57.4261646</c:v>
                </c:pt>
                <c:pt idx="21">
                  <c:v>-56.28168075</c:v>
                </c:pt>
                <c:pt idx="22">
                  <c:v>-54.821161150000002</c:v>
                </c:pt>
                <c:pt idx="23">
                  <c:v>-53.14389079</c:v>
                </c:pt>
                <c:pt idx="24">
                  <c:v>-51.340233769999998</c:v>
                </c:pt>
                <c:pt idx="25">
                  <c:v>-49.459577580000001</c:v>
                </c:pt>
                <c:pt idx="26">
                  <c:v>-47.470547230000001</c:v>
                </c:pt>
                <c:pt idx="27">
                  <c:v>-45.335360620000003</c:v>
                </c:pt>
                <c:pt idx="28">
                  <c:v>-43.05813783</c:v>
                </c:pt>
                <c:pt idx="29">
                  <c:v>-40.666152709999999</c:v>
                </c:pt>
                <c:pt idx="30">
                  <c:v>-38.299273460000002</c:v>
                </c:pt>
                <c:pt idx="31">
                  <c:v>-36.001611709999999</c:v>
                </c:pt>
                <c:pt idx="32">
                  <c:v>-33.7208623</c:v>
                </c:pt>
                <c:pt idx="33">
                  <c:v>-31.38108317</c:v>
                </c:pt>
                <c:pt idx="34">
                  <c:v>-28.940070729999999</c:v>
                </c:pt>
                <c:pt idx="35">
                  <c:v>-26.419205569999999</c:v>
                </c:pt>
                <c:pt idx="36">
                  <c:v>-23.76381804</c:v>
                </c:pt>
                <c:pt idx="37">
                  <c:v>-21.159470859999999</c:v>
                </c:pt>
                <c:pt idx="38">
                  <c:v>-18.412390720000001</c:v>
                </c:pt>
                <c:pt idx="39">
                  <c:v>-15.456224349999999</c:v>
                </c:pt>
                <c:pt idx="40">
                  <c:v>-12.2014996</c:v>
                </c:pt>
                <c:pt idx="41">
                  <c:v>-8.6877445689999995</c:v>
                </c:pt>
                <c:pt idx="42">
                  <c:v>-4.9982445369999997</c:v>
                </c:pt>
                <c:pt idx="43">
                  <c:v>-1.2631925260000001</c:v>
                </c:pt>
                <c:pt idx="44">
                  <c:v>2.5452047840000001</c:v>
                </c:pt>
                <c:pt idx="45">
                  <c:v>6.3706353880000002</c:v>
                </c:pt>
                <c:pt idx="46">
                  <c:v>10.30916826</c:v>
                </c:pt>
                <c:pt idx="47">
                  <c:v>14.493673579999999</c:v>
                </c:pt>
                <c:pt idx="48">
                  <c:v>19.105699860000001</c:v>
                </c:pt>
                <c:pt idx="49">
                  <c:v>24.070786049999999</c:v>
                </c:pt>
                <c:pt idx="50">
                  <c:v>28.548236490000001</c:v>
                </c:pt>
                <c:pt idx="51">
                  <c:v>32.51081928</c:v>
                </c:pt>
                <c:pt idx="52">
                  <c:v>35.811415889999999</c:v>
                </c:pt>
                <c:pt idx="53">
                  <c:v>37.789426390000003</c:v>
                </c:pt>
                <c:pt idx="54">
                  <c:v>37.95521102</c:v>
                </c:pt>
                <c:pt idx="55">
                  <c:v>36.23157088</c:v>
                </c:pt>
                <c:pt idx="56">
                  <c:v>33.149876890000002</c:v>
                </c:pt>
                <c:pt idx="57">
                  <c:v>29.801517990000001</c:v>
                </c:pt>
                <c:pt idx="58">
                  <c:v>27.233212609999999</c:v>
                </c:pt>
                <c:pt idx="59">
                  <c:v>26.056901759999999</c:v>
                </c:pt>
                <c:pt idx="60">
                  <c:v>26.234648239999999</c:v>
                </c:pt>
                <c:pt idx="61">
                  <c:v>27.362401040000002</c:v>
                </c:pt>
                <c:pt idx="62">
                  <c:v>28.816483699999999</c:v>
                </c:pt>
                <c:pt idx="63">
                  <c:v>29.499401880000001</c:v>
                </c:pt>
                <c:pt idx="64">
                  <c:v>28.84160636</c:v>
                </c:pt>
                <c:pt idx="65">
                  <c:v>27.0286519</c:v>
                </c:pt>
                <c:pt idx="66">
                  <c:v>24.77478666</c:v>
                </c:pt>
                <c:pt idx="67">
                  <c:v>22.851216770000001</c:v>
                </c:pt>
                <c:pt idx="68">
                  <c:v>21.74098729</c:v>
                </c:pt>
                <c:pt idx="69">
                  <c:v>21.502214429999999</c:v>
                </c:pt>
                <c:pt idx="70">
                  <c:v>21.823723780000002</c:v>
                </c:pt>
                <c:pt idx="71">
                  <c:v>22.299758579999999</c:v>
                </c:pt>
                <c:pt idx="72">
                  <c:v>22.607905410000001</c:v>
                </c:pt>
                <c:pt idx="73">
                  <c:v>22.37984294</c:v>
                </c:pt>
                <c:pt idx="74">
                  <c:v>21.349168500000001</c:v>
                </c:pt>
                <c:pt idx="75">
                  <c:v>19.667070930000001</c:v>
                </c:pt>
                <c:pt idx="76">
                  <c:v>17.723785809999999</c:v>
                </c:pt>
                <c:pt idx="77">
                  <c:v>15.95916452</c:v>
                </c:pt>
                <c:pt idx="78">
                  <c:v>14.64319899</c:v>
                </c:pt>
                <c:pt idx="79">
                  <c:v>13.88626391</c:v>
                </c:pt>
                <c:pt idx="80">
                  <c:v>13.62730689</c:v>
                </c:pt>
                <c:pt idx="81">
                  <c:v>13.64595795</c:v>
                </c:pt>
                <c:pt idx="82">
                  <c:v>13.505830789999999</c:v>
                </c:pt>
                <c:pt idx="83">
                  <c:v>12.66769474</c:v>
                </c:pt>
                <c:pt idx="84">
                  <c:v>10.88638106</c:v>
                </c:pt>
                <c:pt idx="85">
                  <c:v>8.1820649809999999</c:v>
                </c:pt>
                <c:pt idx="86">
                  <c:v>4.9173444809999998</c:v>
                </c:pt>
                <c:pt idx="87">
                  <c:v>1.5644092510000001</c:v>
                </c:pt>
                <c:pt idx="88">
                  <c:v>-1.4998369739999999</c:v>
                </c:pt>
                <c:pt idx="89">
                  <c:v>-4.0729257539999999</c:v>
                </c:pt>
                <c:pt idx="90">
                  <c:v>-6.1531537390000004</c:v>
                </c:pt>
                <c:pt idx="91">
                  <c:v>-7.9277477440000004</c:v>
                </c:pt>
                <c:pt idx="92">
                  <c:v>-9.6832120689999996</c:v>
                </c:pt>
                <c:pt idx="93">
                  <c:v>-11.64646503</c:v>
                </c:pt>
                <c:pt idx="94">
                  <c:v>-13.95460153</c:v>
                </c:pt>
                <c:pt idx="95">
                  <c:v>-16.592361239999999</c:v>
                </c:pt>
                <c:pt idx="96">
                  <c:v>-19.429169949999999</c:v>
                </c:pt>
                <c:pt idx="97">
                  <c:v>-22.28901913</c:v>
                </c:pt>
                <c:pt idx="98">
                  <c:v>-25.02199405</c:v>
                </c:pt>
                <c:pt idx="99">
                  <c:v>-27.65437317</c:v>
                </c:pt>
                <c:pt idx="100">
                  <c:v>-30.228019509999999</c:v>
                </c:pt>
                <c:pt idx="101">
                  <c:v>-32.664862560000003</c:v>
                </c:pt>
                <c:pt idx="102">
                  <c:v>-34.945369399999997</c:v>
                </c:pt>
                <c:pt idx="103">
                  <c:v>-36.993613680000003</c:v>
                </c:pt>
                <c:pt idx="104">
                  <c:v>-38.751751800000001</c:v>
                </c:pt>
                <c:pt idx="105">
                  <c:v>-40.326043210000002</c:v>
                </c:pt>
                <c:pt idx="106">
                  <c:v>-41.76142162</c:v>
                </c:pt>
                <c:pt idx="107">
                  <c:v>-43.072353370000002</c:v>
                </c:pt>
                <c:pt idx="108">
                  <c:v>-44.233632219999997</c:v>
                </c:pt>
                <c:pt idx="109">
                  <c:v>-45.213085100000001</c:v>
                </c:pt>
                <c:pt idx="110">
                  <c:v>-46.031358820000001</c:v>
                </c:pt>
                <c:pt idx="111">
                  <c:v>-46.686656319999997</c:v>
                </c:pt>
                <c:pt idx="112">
                  <c:v>-47.175635389999997</c:v>
                </c:pt>
                <c:pt idx="113">
                  <c:v>-47.536070549999998</c:v>
                </c:pt>
                <c:pt idx="114">
                  <c:v>-47.769191739999997</c:v>
                </c:pt>
                <c:pt idx="115">
                  <c:v>-47.792848739999997</c:v>
                </c:pt>
                <c:pt idx="116">
                  <c:v>-47.479274910000001</c:v>
                </c:pt>
                <c:pt idx="117">
                  <c:v>-46.868120910000002</c:v>
                </c:pt>
                <c:pt idx="118">
                  <c:v>-46.043250569999998</c:v>
                </c:pt>
                <c:pt idx="119">
                  <c:v>-45.077610540000002</c:v>
                </c:pt>
                <c:pt idx="120">
                  <c:v>-44.021295569999999</c:v>
                </c:pt>
                <c:pt idx="121">
                  <c:v>-42.890230619999997</c:v>
                </c:pt>
                <c:pt idx="122">
                  <c:v>-41.674432099999997</c:v>
                </c:pt>
                <c:pt idx="123">
                  <c:v>-40.372001920000002</c:v>
                </c:pt>
                <c:pt idx="124">
                  <c:v>-39.03090014</c:v>
                </c:pt>
                <c:pt idx="125">
                  <c:v>-37.643288679999998</c:v>
                </c:pt>
                <c:pt idx="126">
                  <c:v>-36.060347350000001</c:v>
                </c:pt>
                <c:pt idx="127">
                  <c:v>-34.029770120000002</c:v>
                </c:pt>
                <c:pt idx="128">
                  <c:v>-31.395005179999998</c:v>
                </c:pt>
                <c:pt idx="129">
                  <c:v>-28.152605170000001</c:v>
                </c:pt>
                <c:pt idx="130">
                  <c:v>-24.435044210000001</c:v>
                </c:pt>
                <c:pt idx="131">
                  <c:v>-20.44857871</c:v>
                </c:pt>
                <c:pt idx="132">
                  <c:v>-16.43872215</c:v>
                </c:pt>
                <c:pt idx="133">
                  <c:v>-12.79216173</c:v>
                </c:pt>
                <c:pt idx="134">
                  <c:v>-9.817929114</c:v>
                </c:pt>
                <c:pt idx="135">
                  <c:v>-7.4974270519999999</c:v>
                </c:pt>
                <c:pt idx="136">
                  <c:v>-5.6797535310000002</c:v>
                </c:pt>
                <c:pt idx="137">
                  <c:v>-4.0709790999999997</c:v>
                </c:pt>
                <c:pt idx="138">
                  <c:v>-2.3397037780000001</c:v>
                </c:pt>
                <c:pt idx="139">
                  <c:v>-0.23443876299999999</c:v>
                </c:pt>
                <c:pt idx="140">
                  <c:v>2.3366982319999998</c:v>
                </c:pt>
                <c:pt idx="141">
                  <c:v>5.327953988</c:v>
                </c:pt>
                <c:pt idx="142">
                  <c:v>8.5370364280000004</c:v>
                </c:pt>
                <c:pt idx="143">
                  <c:v>11.90169032</c:v>
                </c:pt>
                <c:pt idx="144">
                  <c:v>15.18355951</c:v>
                </c:pt>
                <c:pt idx="145">
                  <c:v>18.262031700000001</c:v>
                </c:pt>
                <c:pt idx="146">
                  <c:v>21.20595183</c:v>
                </c:pt>
                <c:pt idx="147">
                  <c:v>23.927635429999999</c:v>
                </c:pt>
                <c:pt idx="148">
                  <c:v>26.252434480000002</c:v>
                </c:pt>
                <c:pt idx="149">
                  <c:v>28.123914509999999</c:v>
                </c:pt>
                <c:pt idx="150">
                  <c:v>29.609199220000001</c:v>
                </c:pt>
                <c:pt idx="151">
                  <c:v>30.960762540000001</c:v>
                </c:pt>
                <c:pt idx="152">
                  <c:v>32.282744690000001</c:v>
                </c:pt>
                <c:pt idx="153">
                  <c:v>33.509778689999997</c:v>
                </c:pt>
                <c:pt idx="154">
                  <c:v>34.3950046</c:v>
                </c:pt>
                <c:pt idx="155">
                  <c:v>34.845164789999998</c:v>
                </c:pt>
                <c:pt idx="156">
                  <c:v>34.86607317</c:v>
                </c:pt>
                <c:pt idx="157">
                  <c:v>34.435234190000003</c:v>
                </c:pt>
                <c:pt idx="158">
                  <c:v>33.439680789999997</c:v>
                </c:pt>
                <c:pt idx="159">
                  <c:v>31.938083389999999</c:v>
                </c:pt>
                <c:pt idx="160">
                  <c:v>30.207073699999999</c:v>
                </c:pt>
                <c:pt idx="161">
                  <c:v>28.52515391</c:v>
                </c:pt>
                <c:pt idx="162">
                  <c:v>27.26688175</c:v>
                </c:pt>
                <c:pt idx="163">
                  <c:v>26.636488530000001</c:v>
                </c:pt>
                <c:pt idx="164">
                  <c:v>26.612972899999999</c:v>
                </c:pt>
                <c:pt idx="165">
                  <c:v>27.029904869999999</c:v>
                </c:pt>
                <c:pt idx="166">
                  <c:v>27.494380830000001</c:v>
                </c:pt>
                <c:pt idx="167">
                  <c:v>27.544873630000001</c:v>
                </c:pt>
                <c:pt idx="168">
                  <c:v>26.918357480000001</c:v>
                </c:pt>
                <c:pt idx="169">
                  <c:v>25.672787509999999</c:v>
                </c:pt>
                <c:pt idx="170">
                  <c:v>24.082084219999999</c:v>
                </c:pt>
                <c:pt idx="171">
                  <c:v>22.4628856</c:v>
                </c:pt>
                <c:pt idx="172">
                  <c:v>21.01881698</c:v>
                </c:pt>
                <c:pt idx="173">
                  <c:v>19.93201908</c:v>
                </c:pt>
                <c:pt idx="174">
                  <c:v>19.167478880000001</c:v>
                </c:pt>
                <c:pt idx="175">
                  <c:v>18.527814360000001</c:v>
                </c:pt>
                <c:pt idx="176">
                  <c:v>17.857737140000001</c:v>
                </c:pt>
                <c:pt idx="177">
                  <c:v>16.93889201</c:v>
                </c:pt>
                <c:pt idx="178">
                  <c:v>15.61948031</c:v>
                </c:pt>
                <c:pt idx="179">
                  <c:v>13.78184665</c:v>
                </c:pt>
                <c:pt idx="180">
                  <c:v>11.547696070000001</c:v>
                </c:pt>
                <c:pt idx="181">
                  <c:v>9.1901983329999997</c:v>
                </c:pt>
                <c:pt idx="182">
                  <c:v>6.9470737070000004</c:v>
                </c:pt>
                <c:pt idx="183">
                  <c:v>4.9227965930000002</c:v>
                </c:pt>
                <c:pt idx="184">
                  <c:v>3.140197541</c:v>
                </c:pt>
                <c:pt idx="185">
                  <c:v>1.49196869</c:v>
                </c:pt>
                <c:pt idx="186">
                  <c:v>-0.185614844</c:v>
                </c:pt>
                <c:pt idx="187">
                  <c:v>-2.0694091870000002</c:v>
                </c:pt>
                <c:pt idx="188">
                  <c:v>-4.2362079430000001</c:v>
                </c:pt>
                <c:pt idx="189">
                  <c:v>-6.766889624</c:v>
                </c:pt>
                <c:pt idx="190">
                  <c:v>-9.6672935320000004</c:v>
                </c:pt>
                <c:pt idx="191">
                  <c:v>-12.6334626</c:v>
                </c:pt>
                <c:pt idx="192">
                  <c:v>-15.450857170000001</c:v>
                </c:pt>
                <c:pt idx="193">
                  <c:v>-18.041804209999999</c:v>
                </c:pt>
                <c:pt idx="194">
                  <c:v>-20.456466320000001</c:v>
                </c:pt>
                <c:pt idx="195">
                  <c:v>-22.787272420000001</c:v>
                </c:pt>
                <c:pt idx="196">
                  <c:v>-25.19295133</c:v>
                </c:pt>
                <c:pt idx="197">
                  <c:v>-27.7049907</c:v>
                </c:pt>
                <c:pt idx="198">
                  <c:v>-30.248889770000002</c:v>
                </c:pt>
                <c:pt idx="199">
                  <c:v>-32.660880329999998</c:v>
                </c:pt>
                <c:pt idx="200">
                  <c:v>-34.871099399999999</c:v>
                </c:pt>
                <c:pt idx="201">
                  <c:v>-36.879827140000003</c:v>
                </c:pt>
                <c:pt idx="202">
                  <c:v>-38.771428210000003</c:v>
                </c:pt>
                <c:pt idx="203">
                  <c:v>-40.574764870000003</c:v>
                </c:pt>
                <c:pt idx="204">
                  <c:v>-42.267510190000003</c:v>
                </c:pt>
                <c:pt idx="205">
                  <c:v>-43.712686230000003</c:v>
                </c:pt>
                <c:pt idx="206">
                  <c:v>-44.792825200000003</c:v>
                </c:pt>
                <c:pt idx="207">
                  <c:v>-45.459059459999999</c:v>
                </c:pt>
                <c:pt idx="208">
                  <c:v>-45.74188539</c:v>
                </c:pt>
                <c:pt idx="209">
                  <c:v>-45.748998919999998</c:v>
                </c:pt>
                <c:pt idx="210">
                  <c:v>-45.50305504</c:v>
                </c:pt>
                <c:pt idx="211">
                  <c:v>-45.034711739999999</c:v>
                </c:pt>
                <c:pt idx="212">
                  <c:v>-44.437763369999999</c:v>
                </c:pt>
                <c:pt idx="213">
                  <c:v>-43.795931840000002</c:v>
                </c:pt>
                <c:pt idx="214">
                  <c:v>-43.166277979999997</c:v>
                </c:pt>
                <c:pt idx="215">
                  <c:v>-42.576918139999997</c:v>
                </c:pt>
                <c:pt idx="216">
                  <c:v>-41.987830600000002</c:v>
                </c:pt>
                <c:pt idx="217">
                  <c:v>-41.27983381</c:v>
                </c:pt>
                <c:pt idx="218">
                  <c:v>-40.352836109999998</c:v>
                </c:pt>
                <c:pt idx="219">
                  <c:v>-39.267680630000001</c:v>
                </c:pt>
                <c:pt idx="220">
                  <c:v>-38.104245140000003</c:v>
                </c:pt>
                <c:pt idx="221">
                  <c:v>-36.894559360000002</c:v>
                </c:pt>
                <c:pt idx="222">
                  <c:v>-35.603536470000002</c:v>
                </c:pt>
                <c:pt idx="223">
                  <c:v>-34.214953479999998</c:v>
                </c:pt>
                <c:pt idx="224">
                  <c:v>-32.673964650000002</c:v>
                </c:pt>
                <c:pt idx="225">
                  <c:v>-30.93516262</c:v>
                </c:pt>
                <c:pt idx="226">
                  <c:v>-29.02009838</c:v>
                </c:pt>
                <c:pt idx="227">
                  <c:v>-26.98095554</c:v>
                </c:pt>
                <c:pt idx="228">
                  <c:v>-24.81516899</c:v>
                </c:pt>
                <c:pt idx="229">
                  <c:v>-22.516958689999999</c:v>
                </c:pt>
                <c:pt idx="230">
                  <c:v>-20.140820770000001</c:v>
                </c:pt>
                <c:pt idx="231">
                  <c:v>-17.708040919999998</c:v>
                </c:pt>
                <c:pt idx="232">
                  <c:v>-15.248377319999999</c:v>
                </c:pt>
                <c:pt idx="233">
                  <c:v>-12.78951827</c:v>
                </c:pt>
                <c:pt idx="234">
                  <c:v>-10.306442990000001</c:v>
                </c:pt>
                <c:pt idx="235">
                  <c:v>-7.7509819870000003</c:v>
                </c:pt>
                <c:pt idx="236">
                  <c:v>-5.0696848870000002</c:v>
                </c:pt>
                <c:pt idx="237">
                  <c:v>-2.2005586699999999</c:v>
                </c:pt>
                <c:pt idx="238">
                  <c:v>0.779601824</c:v>
                </c:pt>
                <c:pt idx="239">
                  <c:v>3.7710648670000002</c:v>
                </c:pt>
                <c:pt idx="240">
                  <c:v>6.7574376100000002</c:v>
                </c:pt>
                <c:pt idx="241">
                  <c:v>10.13348972</c:v>
                </c:pt>
                <c:pt idx="242">
                  <c:v>13.99184228</c:v>
                </c:pt>
                <c:pt idx="243">
                  <c:v>17.707774000000001</c:v>
                </c:pt>
                <c:pt idx="244">
                  <c:v>20.947358120000001</c:v>
                </c:pt>
                <c:pt idx="245">
                  <c:v>23.241747620000002</c:v>
                </c:pt>
                <c:pt idx="246">
                  <c:v>23.323671560000001</c:v>
                </c:pt>
                <c:pt idx="247">
                  <c:v>20.875012470000001</c:v>
                </c:pt>
                <c:pt idx="248">
                  <c:v>16.79891774</c:v>
                </c:pt>
                <c:pt idx="249">
                  <c:v>12.60865497</c:v>
                </c:pt>
                <c:pt idx="250">
                  <c:v>9.7905010679999993</c:v>
                </c:pt>
                <c:pt idx="251">
                  <c:v>9.0568371869999993</c:v>
                </c:pt>
                <c:pt idx="252">
                  <c:v>10.37756336</c:v>
                </c:pt>
                <c:pt idx="253">
                  <c:v>12.9448588</c:v>
                </c:pt>
                <c:pt idx="254">
                  <c:v>15.675121880000001</c:v>
                </c:pt>
                <c:pt idx="255">
                  <c:v>17.524430720000002</c:v>
                </c:pt>
                <c:pt idx="256">
                  <c:v>17.632308330000001</c:v>
                </c:pt>
                <c:pt idx="257">
                  <c:v>16.01075118</c:v>
                </c:pt>
                <c:pt idx="258">
                  <c:v>13.54386596</c:v>
                </c:pt>
                <c:pt idx="259">
                  <c:v>11.24325264</c:v>
                </c:pt>
                <c:pt idx="260">
                  <c:v>9.7659804060000006</c:v>
                </c:pt>
                <c:pt idx="261">
                  <c:v>9.3382496780000004</c:v>
                </c:pt>
                <c:pt idx="262">
                  <c:v>9.7098951640000006</c:v>
                </c:pt>
                <c:pt idx="263">
                  <c:v>10.463107580000001</c:v>
                </c:pt>
                <c:pt idx="264">
                  <c:v>11.27273243</c:v>
                </c:pt>
                <c:pt idx="265">
                  <c:v>11.74239</c:v>
                </c:pt>
                <c:pt idx="266">
                  <c:v>11.329775959999999</c:v>
                </c:pt>
                <c:pt idx="267">
                  <c:v>9.8594506610000003</c:v>
                </c:pt>
                <c:pt idx="268">
                  <c:v>7.6574227080000004</c:v>
                </c:pt>
                <c:pt idx="269">
                  <c:v>5.285065554</c:v>
                </c:pt>
                <c:pt idx="270">
                  <c:v>3.278891963</c:v>
                </c:pt>
                <c:pt idx="271">
                  <c:v>1.963109024</c:v>
                </c:pt>
                <c:pt idx="272">
                  <c:v>1.368125883</c:v>
                </c:pt>
                <c:pt idx="273">
                  <c:v>1.252715086</c:v>
                </c:pt>
                <c:pt idx="274">
                  <c:v>1.0632077040000001</c:v>
                </c:pt>
                <c:pt idx="275">
                  <c:v>0.24019430999999999</c:v>
                </c:pt>
                <c:pt idx="276">
                  <c:v>-1.5647791959999999</c:v>
                </c:pt>
                <c:pt idx="277">
                  <c:v>-4.2395256730000002</c:v>
                </c:pt>
                <c:pt idx="278">
                  <c:v>-7.3740755389999997</c:v>
                </c:pt>
                <c:pt idx="279">
                  <c:v>-10.40920433</c:v>
                </c:pt>
                <c:pt idx="280">
                  <c:v>-12.86416496</c:v>
                </c:pt>
                <c:pt idx="281">
                  <c:v>-14.618756680000001</c:v>
                </c:pt>
                <c:pt idx="282">
                  <c:v>-16.060477850000002</c:v>
                </c:pt>
                <c:pt idx="283">
                  <c:v>-17.668843769999999</c:v>
                </c:pt>
                <c:pt idx="284">
                  <c:v>-19.772702039999999</c:v>
                </c:pt>
                <c:pt idx="285">
                  <c:v>-22.299057300000001</c:v>
                </c:pt>
                <c:pt idx="286">
                  <c:v>-24.851839909999999</c:v>
                </c:pt>
                <c:pt idx="287">
                  <c:v>-27.09175763</c:v>
                </c:pt>
                <c:pt idx="288">
                  <c:v>-28.839496440000001</c:v>
                </c:pt>
                <c:pt idx="289">
                  <c:v>-30.139299130000001</c:v>
                </c:pt>
                <c:pt idx="290">
                  <c:v>-31.186622069999999</c:v>
                </c:pt>
                <c:pt idx="291">
                  <c:v>-32.216662589999999</c:v>
                </c:pt>
                <c:pt idx="292">
                  <c:v>-33.38215881</c:v>
                </c:pt>
                <c:pt idx="293">
                  <c:v>-34.680126739999999</c:v>
                </c:pt>
                <c:pt idx="294">
                  <c:v>-36.109118780000003</c:v>
                </c:pt>
                <c:pt idx="295">
                  <c:v>-37.562938150000001</c:v>
                </c:pt>
                <c:pt idx="296">
                  <c:v>-38.867262459999999</c:v>
                </c:pt>
                <c:pt idx="297">
                  <c:v>-39.928239560000002</c:v>
                </c:pt>
                <c:pt idx="298">
                  <c:v>-40.714342879999997</c:v>
                </c:pt>
                <c:pt idx="299">
                  <c:v>-41.480962409999997</c:v>
                </c:pt>
                <c:pt idx="300">
                  <c:v>-42.413596439999999</c:v>
                </c:pt>
                <c:pt idx="301">
                  <c:v>-43.546754870000001</c:v>
                </c:pt>
                <c:pt idx="302">
                  <c:v>-44.719628069999999</c:v>
                </c:pt>
                <c:pt idx="303">
                  <c:v>-45.695281209999997</c:v>
                </c:pt>
                <c:pt idx="304">
                  <c:v>-46.349154810000002</c:v>
                </c:pt>
                <c:pt idx="305">
                  <c:v>-46.783046689999999</c:v>
                </c:pt>
                <c:pt idx="306">
                  <c:v>-47.203811520000002</c:v>
                </c:pt>
                <c:pt idx="307">
                  <c:v>-47.806595229999999</c:v>
                </c:pt>
                <c:pt idx="308">
                  <c:v>-48.648581</c:v>
                </c:pt>
                <c:pt idx="309">
                  <c:v>-49.621575919999998</c:v>
                </c:pt>
                <c:pt idx="310">
                  <c:v>-50.547726220000001</c:v>
                </c:pt>
                <c:pt idx="311">
                  <c:v>-51.241323420000001</c:v>
                </c:pt>
                <c:pt idx="312">
                  <c:v>-51.545167710000001</c:v>
                </c:pt>
                <c:pt idx="313">
                  <c:v>-51.443396120000003</c:v>
                </c:pt>
                <c:pt idx="314">
                  <c:v>-51.090721250000001</c:v>
                </c:pt>
                <c:pt idx="315">
                  <c:v>-50.65876343</c:v>
                </c:pt>
                <c:pt idx="316">
                  <c:v>-50.183158380000002</c:v>
                </c:pt>
                <c:pt idx="317">
                  <c:v>-49.525915830000002</c:v>
                </c:pt>
                <c:pt idx="318">
                  <c:v>-48.596019060000003</c:v>
                </c:pt>
                <c:pt idx="319">
                  <c:v>-47.392591860000003</c:v>
                </c:pt>
                <c:pt idx="320">
                  <c:v>-45.943842060000001</c:v>
                </c:pt>
                <c:pt idx="321">
                  <c:v>-44.125805159999999</c:v>
                </c:pt>
                <c:pt idx="322">
                  <c:v>-41.793624170000001</c:v>
                </c:pt>
                <c:pt idx="323">
                  <c:v>-38.885370549999998</c:v>
                </c:pt>
                <c:pt idx="324">
                  <c:v>-35.405073059999999</c:v>
                </c:pt>
                <c:pt idx="325">
                  <c:v>-31.483864659999998</c:v>
                </c:pt>
                <c:pt idx="326">
                  <c:v>-27.360935659999999</c:v>
                </c:pt>
                <c:pt idx="327">
                  <c:v>-23.339639949999999</c:v>
                </c:pt>
                <c:pt idx="328">
                  <c:v>-19.534921369999999</c:v>
                </c:pt>
                <c:pt idx="329">
                  <c:v>-16.047300069999999</c:v>
                </c:pt>
                <c:pt idx="330">
                  <c:v>-12.877999340000001</c:v>
                </c:pt>
                <c:pt idx="331">
                  <c:v>-9.8522148569999999</c:v>
                </c:pt>
                <c:pt idx="332">
                  <c:v>-6.7193211399999999</c:v>
                </c:pt>
                <c:pt idx="333">
                  <c:v>-3.225677277</c:v>
                </c:pt>
                <c:pt idx="334">
                  <c:v>0.54532606900000002</c:v>
                </c:pt>
                <c:pt idx="335">
                  <c:v>4.3625293669999996</c:v>
                </c:pt>
                <c:pt idx="336">
                  <c:v>8.2509840800000003</c:v>
                </c:pt>
                <c:pt idx="337">
                  <c:v>12.368047260000001</c:v>
                </c:pt>
                <c:pt idx="338">
                  <c:v>16.597896909999999</c:v>
                </c:pt>
                <c:pt idx="339">
                  <c:v>20.881083610000001</c:v>
                </c:pt>
                <c:pt idx="340">
                  <c:v>25.219093260000001</c:v>
                </c:pt>
                <c:pt idx="341">
                  <c:v>29.236655219999999</c:v>
                </c:pt>
                <c:pt idx="342">
                  <c:v>32.059100350000001</c:v>
                </c:pt>
                <c:pt idx="343">
                  <c:v>33.087306009999999</c:v>
                </c:pt>
                <c:pt idx="344">
                  <c:v>32.433839749999997</c:v>
                </c:pt>
                <c:pt idx="345">
                  <c:v>31.043610990000001</c:v>
                </c:pt>
                <c:pt idx="346">
                  <c:v>29.91293537</c:v>
                </c:pt>
                <c:pt idx="347">
                  <c:v>29.711274660000001</c:v>
                </c:pt>
                <c:pt idx="348">
                  <c:v>30.68689573</c:v>
                </c:pt>
                <c:pt idx="349">
                  <c:v>32.487902499999997</c:v>
                </c:pt>
                <c:pt idx="350">
                  <c:v>34.316720250000003</c:v>
                </c:pt>
                <c:pt idx="351">
                  <c:v>35.138007160000001</c:v>
                </c:pt>
                <c:pt idx="352">
                  <c:v>34.367814500000001</c:v>
                </c:pt>
                <c:pt idx="353">
                  <c:v>32.327984010000002</c:v>
                </c:pt>
                <c:pt idx="354">
                  <c:v>29.993704109999999</c:v>
                </c:pt>
                <c:pt idx="355">
                  <c:v>28.267059270000001</c:v>
                </c:pt>
                <c:pt idx="356">
                  <c:v>27.63492656</c:v>
                </c:pt>
                <c:pt idx="357">
                  <c:v>28.016865809999999</c:v>
                </c:pt>
                <c:pt idx="358">
                  <c:v>28.921337529999999</c:v>
                </c:pt>
                <c:pt idx="359">
                  <c:v>29.591685600000002</c:v>
                </c:pt>
                <c:pt idx="360">
                  <c:v>29.230412609999998</c:v>
                </c:pt>
                <c:pt idx="361">
                  <c:v>27.597823999999999</c:v>
                </c:pt>
                <c:pt idx="362">
                  <c:v>25.19845166</c:v>
                </c:pt>
                <c:pt idx="363">
                  <c:v>22.810135540000001</c:v>
                </c:pt>
                <c:pt idx="364">
                  <c:v>21.005866749999999</c:v>
                </c:pt>
                <c:pt idx="365">
                  <c:v>19.93915762</c:v>
                </c:pt>
                <c:pt idx="366">
                  <c:v>19.443678970000001</c:v>
                </c:pt>
                <c:pt idx="367">
                  <c:v>19.266427530000001</c:v>
                </c:pt>
                <c:pt idx="368">
                  <c:v>19.27113568</c:v>
                </c:pt>
                <c:pt idx="369">
                  <c:v>19.195842240000001</c:v>
                </c:pt>
                <c:pt idx="370">
                  <c:v>18.645429379999999</c:v>
                </c:pt>
                <c:pt idx="371">
                  <c:v>17.39977489</c:v>
                </c:pt>
                <c:pt idx="372">
                  <c:v>15.388774229999999</c:v>
                </c:pt>
                <c:pt idx="373">
                  <c:v>13.03736775</c:v>
                </c:pt>
                <c:pt idx="374">
                  <c:v>10.90087037</c:v>
                </c:pt>
                <c:pt idx="375">
                  <c:v>9.3561532060000001</c:v>
                </c:pt>
                <c:pt idx="376">
                  <c:v>8.3046960819999995</c:v>
                </c:pt>
                <c:pt idx="377">
                  <c:v>7.0757691200000004</c:v>
                </c:pt>
                <c:pt idx="378">
                  <c:v>4.9823828580000002</c:v>
                </c:pt>
                <c:pt idx="379">
                  <c:v>1.7756314799999999</c:v>
                </c:pt>
                <c:pt idx="380">
                  <c:v>-2.209659909</c:v>
                </c:pt>
                <c:pt idx="381">
                  <c:v>-6.4159565909999996</c:v>
                </c:pt>
                <c:pt idx="382">
                  <c:v>-10.42055356</c:v>
                </c:pt>
                <c:pt idx="383">
                  <c:v>-13.988337850000001</c:v>
                </c:pt>
                <c:pt idx="384">
                  <c:v>-16.940278410000001</c:v>
                </c:pt>
                <c:pt idx="385">
                  <c:v>-19.34055888</c:v>
                </c:pt>
                <c:pt idx="386">
                  <c:v>-21.42050369</c:v>
                </c:pt>
                <c:pt idx="387">
                  <c:v>-23.452310730000001</c:v>
                </c:pt>
                <c:pt idx="388">
                  <c:v>-25.662602660000001</c:v>
                </c:pt>
                <c:pt idx="389">
                  <c:v>-28.266511940000001</c:v>
                </c:pt>
                <c:pt idx="390">
                  <c:v>-31.210114740000002</c:v>
                </c:pt>
                <c:pt idx="391">
                  <c:v>-34.305209089999998</c:v>
                </c:pt>
                <c:pt idx="392">
                  <c:v>-37.370942550000002</c:v>
                </c:pt>
                <c:pt idx="393">
                  <c:v>-40.127861279999998</c:v>
                </c:pt>
                <c:pt idx="394">
                  <c:v>-42.407230650000002</c:v>
                </c:pt>
                <c:pt idx="395">
                  <c:v>-44.072799740000001</c:v>
                </c:pt>
                <c:pt idx="396">
                  <c:v>-45.221300679999999</c:v>
                </c:pt>
                <c:pt idx="397">
                  <c:v>-46.019377089999999</c:v>
                </c:pt>
                <c:pt idx="398">
                  <c:v>-46.707104790000002</c:v>
                </c:pt>
                <c:pt idx="399">
                  <c:v>-47.38463831</c:v>
                </c:pt>
                <c:pt idx="400">
                  <c:v>-48.098744050000001</c:v>
                </c:pt>
                <c:pt idx="401">
                  <c:v>-48.72450679</c:v>
                </c:pt>
                <c:pt idx="402">
                  <c:v>-49.309477729999998</c:v>
                </c:pt>
                <c:pt idx="403">
                  <c:v>-49.837003559999999</c:v>
                </c:pt>
                <c:pt idx="404">
                  <c:v>-50.127509400000001</c:v>
                </c:pt>
                <c:pt idx="405">
                  <c:v>-50.009851939999997</c:v>
                </c:pt>
                <c:pt idx="406">
                  <c:v>-49.372486180000003</c:v>
                </c:pt>
                <c:pt idx="407">
                  <c:v>-48.320141409999998</c:v>
                </c:pt>
                <c:pt idx="408">
                  <c:v>-47.080371970000002</c:v>
                </c:pt>
                <c:pt idx="409">
                  <c:v>-45.840619629999999</c:v>
                </c:pt>
                <c:pt idx="410">
                  <c:v>-44.533250350000003</c:v>
                </c:pt>
                <c:pt idx="411">
                  <c:v>-43.013092630000003</c:v>
                </c:pt>
                <c:pt idx="412">
                  <c:v>-41.241958410000002</c:v>
                </c:pt>
                <c:pt idx="413">
                  <c:v>-39.191392749999999</c:v>
                </c:pt>
                <c:pt idx="414">
                  <c:v>-36.785637229999999</c:v>
                </c:pt>
                <c:pt idx="415">
                  <c:v>-33.916161549999998</c:v>
                </c:pt>
                <c:pt idx="416">
                  <c:v>-30.690989680000001</c:v>
                </c:pt>
                <c:pt idx="417">
                  <c:v>-27.231325680000001</c:v>
                </c:pt>
                <c:pt idx="418">
                  <c:v>-23.659780210000001</c:v>
                </c:pt>
                <c:pt idx="419">
                  <c:v>-20.067870339999999</c:v>
                </c:pt>
                <c:pt idx="420">
                  <c:v>-16.5921412</c:v>
                </c:pt>
                <c:pt idx="421">
                  <c:v>-13.37033173</c:v>
                </c:pt>
                <c:pt idx="422">
                  <c:v>-10.435517519999999</c:v>
                </c:pt>
                <c:pt idx="423">
                  <c:v>-7.5398734080000001</c:v>
                </c:pt>
                <c:pt idx="424">
                  <c:v>-4.3780586399999999</c:v>
                </c:pt>
                <c:pt idx="425">
                  <c:v>-0.85977360700000005</c:v>
                </c:pt>
                <c:pt idx="426">
                  <c:v>3.0054165450000001</c:v>
                </c:pt>
                <c:pt idx="427">
                  <c:v>7.0605865339999996</c:v>
                </c:pt>
                <c:pt idx="428">
                  <c:v>11.0339229</c:v>
                </c:pt>
                <c:pt idx="429">
                  <c:v>14.29781155</c:v>
                </c:pt>
                <c:pt idx="430">
                  <c:v>16.404019630000001</c:v>
                </c:pt>
                <c:pt idx="431">
                  <c:v>17.679537839999998</c:v>
                </c:pt>
                <c:pt idx="432">
                  <c:v>18.737294200000001</c:v>
                </c:pt>
                <c:pt idx="433">
                  <c:v>20.067132560000001</c:v>
                </c:pt>
                <c:pt idx="434">
                  <c:v>22.13692635</c:v>
                </c:pt>
                <c:pt idx="435">
                  <c:v>25.038920780000002</c:v>
                </c:pt>
                <c:pt idx="436">
                  <c:v>28.44498677</c:v>
                </c:pt>
                <c:pt idx="437">
                  <c:v>31.322226390000001</c:v>
                </c:pt>
                <c:pt idx="438">
                  <c:v>32.47907824</c:v>
                </c:pt>
                <c:pt idx="439">
                  <c:v>31.442253619999999</c:v>
                </c:pt>
                <c:pt idx="440">
                  <c:v>28.88516087</c:v>
                </c:pt>
                <c:pt idx="441">
                  <c:v>26.198781589999999</c:v>
                </c:pt>
                <c:pt idx="442">
                  <c:v>24.729502920000002</c:v>
                </c:pt>
                <c:pt idx="443">
                  <c:v>25.074181320000001</c:v>
                </c:pt>
                <c:pt idx="444">
                  <c:v>26.950983470000001</c:v>
                </c:pt>
                <c:pt idx="445">
                  <c:v>29.418656519999999</c:v>
                </c:pt>
                <c:pt idx="446">
                  <c:v>31.28732875</c:v>
                </c:pt>
                <c:pt idx="447">
                  <c:v>31.683643839999998</c:v>
                </c:pt>
                <c:pt idx="448">
                  <c:v>30.570091479999999</c:v>
                </c:pt>
                <c:pt idx="449">
                  <c:v>28.725013789999998</c:v>
                </c:pt>
                <c:pt idx="450">
                  <c:v>27.027615839999999</c:v>
                </c:pt>
                <c:pt idx="451">
                  <c:v>26.054925260000001</c:v>
                </c:pt>
                <c:pt idx="452">
                  <c:v>25.923079189999999</c:v>
                </c:pt>
                <c:pt idx="453">
                  <c:v>26.36256977</c:v>
                </c:pt>
                <c:pt idx="454">
                  <c:v>26.931968770000001</c:v>
                </c:pt>
                <c:pt idx="455">
                  <c:v>27.07640752</c:v>
                </c:pt>
                <c:pt idx="456">
                  <c:v>26.367940109999999</c:v>
                </c:pt>
                <c:pt idx="457">
                  <c:v>24.783547089999999</c:v>
                </c:pt>
                <c:pt idx="458">
                  <c:v>22.665258640000001</c:v>
                </c:pt>
                <c:pt idx="459">
                  <c:v>20.517064470000001</c:v>
                </c:pt>
                <c:pt idx="460">
                  <c:v>18.81755824</c:v>
                </c:pt>
                <c:pt idx="461">
                  <c:v>17.810750339999998</c:v>
                </c:pt>
                <c:pt idx="462">
                  <c:v>17.415683189999999</c:v>
                </c:pt>
                <c:pt idx="463">
                  <c:v>17.20677873</c:v>
                </c:pt>
                <c:pt idx="464">
                  <c:v>16.61667739</c:v>
                </c:pt>
                <c:pt idx="465">
                  <c:v>15.30925536</c:v>
                </c:pt>
                <c:pt idx="466">
                  <c:v>13.18647312</c:v>
                </c:pt>
                <c:pt idx="467">
                  <c:v>10.50704279</c:v>
                </c:pt>
                <c:pt idx="468">
                  <c:v>7.7751727390000003</c:v>
                </c:pt>
                <c:pt idx="469">
                  <c:v>5.491245224</c:v>
                </c:pt>
                <c:pt idx="470">
                  <c:v>3.8750543799999999</c:v>
                </c:pt>
                <c:pt idx="471">
                  <c:v>2.8404387120000001</c:v>
                </c:pt>
                <c:pt idx="472">
                  <c:v>2.0309612380000002</c:v>
                </c:pt>
                <c:pt idx="473">
                  <c:v>1.0466254129999999</c:v>
                </c:pt>
                <c:pt idx="474">
                  <c:v>-0.38452033499999999</c:v>
                </c:pt>
                <c:pt idx="475">
                  <c:v>-2.3797248880000001</c:v>
                </c:pt>
                <c:pt idx="476">
                  <c:v>-4.9123730109999997</c:v>
                </c:pt>
                <c:pt idx="477">
                  <c:v>-7.7653770299999998</c:v>
                </c:pt>
                <c:pt idx="478">
                  <c:v>-10.59406461</c:v>
                </c:pt>
                <c:pt idx="479">
                  <c:v>-13.227983719999999</c:v>
                </c:pt>
                <c:pt idx="480">
                  <c:v>-15.552265719999999</c:v>
                </c:pt>
                <c:pt idx="481">
                  <c:v>-17.584830449999998</c:v>
                </c:pt>
                <c:pt idx="482">
                  <c:v>-19.426547540000001</c:v>
                </c:pt>
                <c:pt idx="483">
                  <c:v>-21.15478405</c:v>
                </c:pt>
                <c:pt idx="484">
                  <c:v>-22.982539589999998</c:v>
                </c:pt>
                <c:pt idx="485">
                  <c:v>-25.16351002</c:v>
                </c:pt>
                <c:pt idx="486">
                  <c:v>-27.863094060000002</c:v>
                </c:pt>
                <c:pt idx="487">
                  <c:v>-30.957954170000001</c:v>
                </c:pt>
                <c:pt idx="488">
                  <c:v>-34.186376209999999</c:v>
                </c:pt>
                <c:pt idx="489">
                  <c:v>-37.352152089999997</c:v>
                </c:pt>
                <c:pt idx="490">
                  <c:v>-40.227875990000001</c:v>
                </c:pt>
                <c:pt idx="491">
                  <c:v>-42.708390610000002</c:v>
                </c:pt>
                <c:pt idx="492">
                  <c:v>-44.81824821</c:v>
                </c:pt>
                <c:pt idx="493">
                  <c:v>-46.651083829999997</c:v>
                </c:pt>
                <c:pt idx="494">
                  <c:v>-48.345831169999997</c:v>
                </c:pt>
                <c:pt idx="495">
                  <c:v>-49.905159070000003</c:v>
                </c:pt>
                <c:pt idx="496">
                  <c:v>-51.338651550000002</c:v>
                </c:pt>
                <c:pt idx="497">
                  <c:v>-52.404364479999998</c:v>
                </c:pt>
                <c:pt idx="498">
                  <c:v>-53.010326390000003</c:v>
                </c:pt>
                <c:pt idx="499">
                  <c:v>-53.093315840000002</c:v>
                </c:pt>
                <c:pt idx="500">
                  <c:v>-52.656593219999998</c:v>
                </c:pt>
                <c:pt idx="501">
                  <c:v>-51.773909799999998</c:v>
                </c:pt>
                <c:pt idx="502">
                  <c:v>-50.508418399999996</c:v>
                </c:pt>
                <c:pt idx="503">
                  <c:v>-48.867433890000001</c:v>
                </c:pt>
                <c:pt idx="504">
                  <c:v>-46.906160739999997</c:v>
                </c:pt>
                <c:pt idx="505">
                  <c:v>-44.667671460000001</c:v>
                </c:pt>
                <c:pt idx="506">
                  <c:v>-42.108396429999999</c:v>
                </c:pt>
                <c:pt idx="507">
                  <c:v>-39.109696960000001</c:v>
                </c:pt>
                <c:pt idx="508">
                  <c:v>-35.640090239999999</c:v>
                </c:pt>
                <c:pt idx="509">
                  <c:v>-31.861779039999998</c:v>
                </c:pt>
                <c:pt idx="510">
                  <c:v>-28.022956000000001</c:v>
                </c:pt>
                <c:pt idx="511">
                  <c:v>-24.321517979999999</c:v>
                </c:pt>
                <c:pt idx="512">
                  <c:v>-20.84796008</c:v>
                </c:pt>
                <c:pt idx="513">
                  <c:v>-17.569077060000001</c:v>
                </c:pt>
                <c:pt idx="514">
                  <c:v>-14.42425188</c:v>
                </c:pt>
                <c:pt idx="515">
                  <c:v>-11.345162759999999</c:v>
                </c:pt>
                <c:pt idx="516">
                  <c:v>-8.2061487240000002</c:v>
                </c:pt>
                <c:pt idx="517">
                  <c:v>-4.8119824089999996</c:v>
                </c:pt>
                <c:pt idx="518">
                  <c:v>-1.1393296209999999</c:v>
                </c:pt>
                <c:pt idx="519">
                  <c:v>2.8301345310000001</c:v>
                </c:pt>
                <c:pt idx="520">
                  <c:v>7.0680151010000003</c:v>
                </c:pt>
                <c:pt idx="521">
                  <c:v>11.663236339999999</c:v>
                </c:pt>
                <c:pt idx="522">
                  <c:v>16.138053750000001</c:v>
                </c:pt>
                <c:pt idx="523">
                  <c:v>19.3900945</c:v>
                </c:pt>
                <c:pt idx="524">
                  <c:v>20.225877329999999</c:v>
                </c:pt>
                <c:pt idx="525">
                  <c:v>18.7466443</c:v>
                </c:pt>
                <c:pt idx="526">
                  <c:v>16.21084969</c:v>
                </c:pt>
                <c:pt idx="527">
                  <c:v>14.444421699999999</c:v>
                </c:pt>
                <c:pt idx="528">
                  <c:v>14.78100261</c:v>
                </c:pt>
                <c:pt idx="529">
                  <c:v>17.482849989999998</c:v>
                </c:pt>
                <c:pt idx="530">
                  <c:v>21.561261049999999</c:v>
                </c:pt>
                <c:pt idx="531">
                  <c:v>25.356208129999999</c:v>
                </c:pt>
                <c:pt idx="532">
                  <c:v>27.228893790000001</c:v>
                </c:pt>
                <c:pt idx="533">
                  <c:v>26.57868491</c:v>
                </c:pt>
                <c:pt idx="534">
                  <c:v>24.077869339999999</c:v>
                </c:pt>
                <c:pt idx="535">
                  <c:v>21.139187769999999</c:v>
                </c:pt>
                <c:pt idx="536">
                  <c:v>19.19588323</c:v>
                </c:pt>
                <c:pt idx="537">
                  <c:v>19.13561455</c:v>
                </c:pt>
                <c:pt idx="538">
                  <c:v>20.821313780000001</c:v>
                </c:pt>
                <c:pt idx="539">
                  <c:v>23.46038184</c:v>
                </c:pt>
                <c:pt idx="540">
                  <c:v>25.88764115</c:v>
                </c:pt>
                <c:pt idx="541">
                  <c:v>26.973875700000001</c:v>
                </c:pt>
                <c:pt idx="542">
                  <c:v>26.311552330000001</c:v>
                </c:pt>
                <c:pt idx="543">
                  <c:v>24.291780719999998</c:v>
                </c:pt>
                <c:pt idx="544">
                  <c:v>21.83347895</c:v>
                </c:pt>
                <c:pt idx="545">
                  <c:v>19.853427610000001</c:v>
                </c:pt>
                <c:pt idx="546">
                  <c:v>18.897325720000001</c:v>
                </c:pt>
                <c:pt idx="547">
                  <c:v>18.90904922</c:v>
                </c:pt>
                <c:pt idx="548">
                  <c:v>19.43316832</c:v>
                </c:pt>
                <c:pt idx="549">
                  <c:v>19.91551789</c:v>
                </c:pt>
                <c:pt idx="550">
                  <c:v>19.935861930000002</c:v>
                </c:pt>
                <c:pt idx="551">
                  <c:v>19.229469179999999</c:v>
                </c:pt>
                <c:pt idx="552">
                  <c:v>17.779219990000001</c:v>
                </c:pt>
                <c:pt idx="553">
                  <c:v>15.841896889999999</c:v>
                </c:pt>
                <c:pt idx="554">
                  <c:v>13.86639557</c:v>
                </c:pt>
                <c:pt idx="555">
                  <c:v>12.283665299999999</c:v>
                </c:pt>
                <c:pt idx="556">
                  <c:v>11.313243780000001</c:v>
                </c:pt>
                <c:pt idx="557">
                  <c:v>10.90637306</c:v>
                </c:pt>
                <c:pt idx="558">
                  <c:v>10.834279179999999</c:v>
                </c:pt>
                <c:pt idx="559">
                  <c:v>10.88441546</c:v>
                </c:pt>
                <c:pt idx="560">
                  <c:v>10.792214530000001</c:v>
                </c:pt>
                <c:pt idx="561">
                  <c:v>10.264894979999999</c:v>
                </c:pt>
                <c:pt idx="562">
                  <c:v>9.1572598569999997</c:v>
                </c:pt>
                <c:pt idx="563">
                  <c:v>7.47757556</c:v>
                </c:pt>
                <c:pt idx="564">
                  <c:v>5.3161092090000004</c:v>
                </c:pt>
                <c:pt idx="565">
                  <c:v>2.8713733850000001</c:v>
                </c:pt>
                <c:pt idx="566">
                  <c:v>0.430399317</c:v>
                </c:pt>
                <c:pt idx="567">
                  <c:v>-1.9276556890000001</c:v>
                </c:pt>
                <c:pt idx="568">
                  <c:v>-4.2640809759999998</c:v>
                </c:pt>
                <c:pt idx="569">
                  <c:v>-6.6731882560000004</c:v>
                </c:pt>
                <c:pt idx="570">
                  <c:v>-9.1707890909999996</c:v>
                </c:pt>
                <c:pt idx="571">
                  <c:v>-11.77693687</c:v>
                </c:pt>
                <c:pt idx="572">
                  <c:v>-14.445728969999999</c:v>
                </c:pt>
                <c:pt idx="573">
                  <c:v>-17.22114517</c:v>
                </c:pt>
                <c:pt idx="574">
                  <c:v>-20.324195670000002</c:v>
                </c:pt>
                <c:pt idx="575">
                  <c:v>-23.675982319999999</c:v>
                </c:pt>
                <c:pt idx="576">
                  <c:v>-27.098413130000001</c:v>
                </c:pt>
                <c:pt idx="577">
                  <c:v>-30.521110369999999</c:v>
                </c:pt>
                <c:pt idx="578">
                  <c:v>-33.779905280000001</c:v>
                </c:pt>
                <c:pt idx="579">
                  <c:v>-36.727794430000003</c:v>
                </c:pt>
                <c:pt idx="580">
                  <c:v>-39.346018129999997</c:v>
                </c:pt>
                <c:pt idx="581">
                  <c:v>-41.632665459999998</c:v>
                </c:pt>
                <c:pt idx="582">
                  <c:v>-43.487716890000002</c:v>
                </c:pt>
                <c:pt idx="583">
                  <c:v>-44.895127279999997</c:v>
                </c:pt>
                <c:pt idx="584">
                  <c:v>-45.996846570000002</c:v>
                </c:pt>
                <c:pt idx="585">
                  <c:v>-46.971094200000003</c:v>
                </c:pt>
                <c:pt idx="586">
                  <c:v>-47.899389149999998</c:v>
                </c:pt>
                <c:pt idx="587">
                  <c:v>-48.81602977</c:v>
                </c:pt>
                <c:pt idx="588">
                  <c:v>-49.742178520000003</c:v>
                </c:pt>
                <c:pt idx="589">
                  <c:v>-50.665894629999997</c:v>
                </c:pt>
                <c:pt idx="590">
                  <c:v>-51.545225670000001</c:v>
                </c:pt>
                <c:pt idx="591">
                  <c:v>-52.271870800000002</c:v>
                </c:pt>
                <c:pt idx="592">
                  <c:v>-52.793575060000002</c:v>
                </c:pt>
                <c:pt idx="593">
                  <c:v>-53.081194619999998</c:v>
                </c:pt>
                <c:pt idx="594">
                  <c:v>-53.142341450000004</c:v>
                </c:pt>
                <c:pt idx="595">
                  <c:v>-52.995658460000001</c:v>
                </c:pt>
                <c:pt idx="596">
                  <c:v>-52.652727830000003</c:v>
                </c:pt>
                <c:pt idx="597">
                  <c:v>-52.057947079999998</c:v>
                </c:pt>
                <c:pt idx="598">
                  <c:v>-51.122270550000003</c:v>
                </c:pt>
                <c:pt idx="599">
                  <c:v>-49.749007140000003</c:v>
                </c:pt>
                <c:pt idx="600">
                  <c:v>-47.930163180000001</c:v>
                </c:pt>
                <c:pt idx="601">
                  <c:v>-45.740062039999998</c:v>
                </c:pt>
                <c:pt idx="602">
                  <c:v>-43.300977860000003</c:v>
                </c:pt>
                <c:pt idx="603">
                  <c:v>-40.665886579999999</c:v>
                </c:pt>
                <c:pt idx="604">
                  <c:v>-37.76631785</c:v>
                </c:pt>
                <c:pt idx="605">
                  <c:v>-34.588843390000001</c:v>
                </c:pt>
                <c:pt idx="606">
                  <c:v>-31.223254319999999</c:v>
                </c:pt>
                <c:pt idx="607">
                  <c:v>-27.842425500000001</c:v>
                </c:pt>
                <c:pt idx="608">
                  <c:v>-24.496761930000002</c:v>
                </c:pt>
                <c:pt idx="609">
                  <c:v>-21.17276931</c:v>
                </c:pt>
                <c:pt idx="610">
                  <c:v>-17.970444839999999</c:v>
                </c:pt>
                <c:pt idx="611">
                  <c:v>-14.946774599999999</c:v>
                </c:pt>
                <c:pt idx="612">
                  <c:v>-12.08043243</c:v>
                </c:pt>
                <c:pt idx="613">
                  <c:v>-9.3371941029999999</c:v>
                </c:pt>
                <c:pt idx="614">
                  <c:v>-6.6722077210000004</c:v>
                </c:pt>
                <c:pt idx="615">
                  <c:v>-4.1007635469999997</c:v>
                </c:pt>
                <c:pt idx="616">
                  <c:v>-1.4778314960000001</c:v>
                </c:pt>
                <c:pt idx="617">
                  <c:v>1.5128635340000001</c:v>
                </c:pt>
                <c:pt idx="618">
                  <c:v>5.1314163830000004</c:v>
                </c:pt>
                <c:pt idx="619">
                  <c:v>9.2952791359999996</c:v>
                </c:pt>
                <c:pt idx="620">
                  <c:v>13.711233269999999</c:v>
                </c:pt>
                <c:pt idx="621">
                  <c:v>17.903684810000001</c:v>
                </c:pt>
                <c:pt idx="622">
                  <c:v>21.390175190000001</c:v>
                </c:pt>
                <c:pt idx="623">
                  <c:v>23.677500250000001</c:v>
                </c:pt>
                <c:pt idx="624">
                  <c:v>24.582392599999999</c:v>
                </c:pt>
                <c:pt idx="625">
                  <c:v>24.166347729999998</c:v>
                </c:pt>
                <c:pt idx="626">
                  <c:v>22.87046638</c:v>
                </c:pt>
                <c:pt idx="627">
                  <c:v>21.379802890000001</c:v>
                </c:pt>
                <c:pt idx="628">
                  <c:v>20.27503179</c:v>
                </c:pt>
                <c:pt idx="629">
                  <c:v>20.050526170000001</c:v>
                </c:pt>
                <c:pt idx="630">
                  <c:v>20.893558930000001</c:v>
                </c:pt>
                <c:pt idx="631">
                  <c:v>22.387149109999999</c:v>
                </c:pt>
                <c:pt idx="632">
                  <c:v>23.638016950000001</c:v>
                </c:pt>
                <c:pt idx="633">
                  <c:v>24.10656711</c:v>
                </c:pt>
                <c:pt idx="634">
                  <c:v>23.918682270000001</c:v>
                </c:pt>
                <c:pt idx="635">
                  <c:v>23.65848338</c:v>
                </c:pt>
                <c:pt idx="636">
                  <c:v>23.787374939999999</c:v>
                </c:pt>
                <c:pt idx="637">
                  <c:v>24.40506444</c:v>
                </c:pt>
                <c:pt idx="638">
                  <c:v>25.416596370000001</c:v>
                </c:pt>
                <c:pt idx="639">
                  <c:v>26.684983800000001</c:v>
                </c:pt>
                <c:pt idx="640">
                  <c:v>28.051939789999999</c:v>
                </c:pt>
                <c:pt idx="641">
                  <c:v>28.880144130000001</c:v>
                </c:pt>
                <c:pt idx="642">
                  <c:v>28.69156821</c:v>
                </c:pt>
                <c:pt idx="643">
                  <c:v>27.462289559999999</c:v>
                </c:pt>
                <c:pt idx="644">
                  <c:v>25.680928349999999</c:v>
                </c:pt>
                <c:pt idx="645">
                  <c:v>23.864371240000001</c:v>
                </c:pt>
                <c:pt idx="646">
                  <c:v>22.344309859999999</c:v>
                </c:pt>
                <c:pt idx="647">
                  <c:v>21.252045580000001</c:v>
                </c:pt>
                <c:pt idx="648">
                  <c:v>20.509878270000002</c:v>
                </c:pt>
                <c:pt idx="649">
                  <c:v>19.885151690000001</c:v>
                </c:pt>
                <c:pt idx="650">
                  <c:v>19.10621171</c:v>
                </c:pt>
                <c:pt idx="651">
                  <c:v>17.839301460000001</c:v>
                </c:pt>
                <c:pt idx="652">
                  <c:v>15.888845570000001</c:v>
                </c:pt>
                <c:pt idx="653">
                  <c:v>13.36888858</c:v>
                </c:pt>
                <c:pt idx="654">
                  <c:v>10.536594490000001</c:v>
                </c:pt>
                <c:pt idx="655">
                  <c:v>7.8184115759999999</c:v>
                </c:pt>
                <c:pt idx="656">
                  <c:v>5.5722442640000001</c:v>
                </c:pt>
                <c:pt idx="657">
                  <c:v>3.8391290389999999</c:v>
                </c:pt>
                <c:pt idx="658">
                  <c:v>2.5065321780000001</c:v>
                </c:pt>
                <c:pt idx="659">
                  <c:v>1.2503472950000001</c:v>
                </c:pt>
                <c:pt idx="660">
                  <c:v>-0.25637261099999997</c:v>
                </c:pt>
                <c:pt idx="661">
                  <c:v>-2.1991341389999999</c:v>
                </c:pt>
                <c:pt idx="662">
                  <c:v>-4.5506514960000004</c:v>
                </c:pt>
                <c:pt idx="663">
                  <c:v>-7.110413586</c:v>
                </c:pt>
                <c:pt idx="664">
                  <c:v>-9.7764449750000004</c:v>
                </c:pt>
                <c:pt idx="665">
                  <c:v>-12.455737559999999</c:v>
                </c:pt>
                <c:pt idx="666">
                  <c:v>-15.039144479999999</c:v>
                </c:pt>
                <c:pt idx="667">
                  <c:v>-17.570650449999999</c:v>
                </c:pt>
                <c:pt idx="668">
                  <c:v>-20.05962225</c:v>
                </c:pt>
                <c:pt idx="669">
                  <c:v>-22.41647974</c:v>
                </c:pt>
                <c:pt idx="670">
                  <c:v>-24.62306469</c:v>
                </c:pt>
                <c:pt idx="671">
                  <c:v>-26.679247849999999</c:v>
                </c:pt>
                <c:pt idx="672">
                  <c:v>-28.58954915</c:v>
                </c:pt>
                <c:pt idx="673">
                  <c:v>-30.421441990000002</c:v>
                </c:pt>
                <c:pt idx="674">
                  <c:v>-32.279302909999998</c:v>
                </c:pt>
                <c:pt idx="675">
                  <c:v>-34.105900009999999</c:v>
                </c:pt>
                <c:pt idx="676">
                  <c:v>-35.855217009999997</c:v>
                </c:pt>
                <c:pt idx="677">
                  <c:v>-37.474801309999997</c:v>
                </c:pt>
                <c:pt idx="678">
                  <c:v>-39.006742950000003</c:v>
                </c:pt>
                <c:pt idx="679">
                  <c:v>-40.538242590000003</c:v>
                </c:pt>
                <c:pt idx="680">
                  <c:v>-42.157753360000001</c:v>
                </c:pt>
                <c:pt idx="681">
                  <c:v>-43.858915090000004</c:v>
                </c:pt>
                <c:pt idx="682">
                  <c:v>-45.524108890000001</c:v>
                </c:pt>
                <c:pt idx="683">
                  <c:v>-46.95396959</c:v>
                </c:pt>
                <c:pt idx="684">
                  <c:v>-47.998569519999997</c:v>
                </c:pt>
                <c:pt idx="685">
                  <c:v>-48.562749189999998</c:v>
                </c:pt>
                <c:pt idx="686">
                  <c:v>-48.713970459999999</c:v>
                </c:pt>
                <c:pt idx="687">
                  <c:v>-48.544206729999999</c:v>
                </c:pt>
                <c:pt idx="688">
                  <c:v>-48.087209880000003</c:v>
                </c:pt>
                <c:pt idx="689">
                  <c:v>-47.426485280000001</c:v>
                </c:pt>
                <c:pt idx="690">
                  <c:v>-46.659410620000003</c:v>
                </c:pt>
                <c:pt idx="691">
                  <c:v>-45.869876560000002</c:v>
                </c:pt>
                <c:pt idx="692">
                  <c:v>-45.049529649999997</c:v>
                </c:pt>
                <c:pt idx="693">
                  <c:v>-44.056957359999998</c:v>
                </c:pt>
                <c:pt idx="694">
                  <c:v>-42.772698849999998</c:v>
                </c:pt>
                <c:pt idx="695">
                  <c:v>-41.189653900000003</c:v>
                </c:pt>
                <c:pt idx="696">
                  <c:v>-39.352277719999996</c:v>
                </c:pt>
                <c:pt idx="697">
                  <c:v>-37.376827820000003</c:v>
                </c:pt>
                <c:pt idx="698">
                  <c:v>-35.401052589999999</c:v>
                </c:pt>
                <c:pt idx="699">
                  <c:v>-33.370077819999999</c:v>
                </c:pt>
                <c:pt idx="700">
                  <c:v>-31.09550574</c:v>
                </c:pt>
                <c:pt idx="701">
                  <c:v>-28.43746174</c:v>
                </c:pt>
                <c:pt idx="702">
                  <c:v>-25.360738309999999</c:v>
                </c:pt>
                <c:pt idx="703">
                  <c:v>-21.996653380000001</c:v>
                </c:pt>
                <c:pt idx="704">
                  <c:v>-18.450491580000001</c:v>
                </c:pt>
                <c:pt idx="705">
                  <c:v>-14.80274296</c:v>
                </c:pt>
                <c:pt idx="706">
                  <c:v>-11.22774774</c:v>
                </c:pt>
                <c:pt idx="707">
                  <c:v>-7.7999105699999998</c:v>
                </c:pt>
                <c:pt idx="708">
                  <c:v>-4.3962366380000004</c:v>
                </c:pt>
                <c:pt idx="709">
                  <c:v>-0.82906016500000002</c:v>
                </c:pt>
                <c:pt idx="710">
                  <c:v>3.0923293580000002</c:v>
                </c:pt>
                <c:pt idx="711">
                  <c:v>7.3402008109999999</c:v>
                </c:pt>
                <c:pt idx="712">
                  <c:v>11.67481957</c:v>
                </c:pt>
                <c:pt idx="713">
                  <c:v>15.787768959999999</c:v>
                </c:pt>
                <c:pt idx="714">
                  <c:v>19.1711879</c:v>
                </c:pt>
                <c:pt idx="715">
                  <c:v>21.610148930000001</c:v>
                </c:pt>
                <c:pt idx="716">
                  <c:v>22.815926829999999</c:v>
                </c:pt>
                <c:pt idx="717">
                  <c:v>22.811793130000002</c:v>
                </c:pt>
                <c:pt idx="718">
                  <c:v>22.204644049999999</c:v>
                </c:pt>
                <c:pt idx="719">
                  <c:v>21.486606370000001</c:v>
                </c:pt>
                <c:pt idx="720">
                  <c:v>20.976635179999999</c:v>
                </c:pt>
                <c:pt idx="721">
                  <c:v>20.375359939999999</c:v>
                </c:pt>
                <c:pt idx="722">
                  <c:v>19.5005533</c:v>
                </c:pt>
                <c:pt idx="723">
                  <c:v>18.517258909999999</c:v>
                </c:pt>
                <c:pt idx="724">
                  <c:v>17.665066209999999</c:v>
                </c:pt>
                <c:pt idx="725">
                  <c:v>17.267718349999999</c:v>
                </c:pt>
                <c:pt idx="726">
                  <c:v>17.386548980000001</c:v>
                </c:pt>
                <c:pt idx="727">
                  <c:v>17.855429839999999</c:v>
                </c:pt>
                <c:pt idx="728">
                  <c:v>18.403411169999998</c:v>
                </c:pt>
                <c:pt idx="729">
                  <c:v>18.818080460000001</c:v>
                </c:pt>
                <c:pt idx="730">
                  <c:v>19.015361250000002</c:v>
                </c:pt>
                <c:pt idx="731">
                  <c:v>19.027448249999999</c:v>
                </c:pt>
                <c:pt idx="732">
                  <c:v>18.9355121</c:v>
                </c:pt>
                <c:pt idx="733">
                  <c:v>18.817503299999998</c:v>
                </c:pt>
                <c:pt idx="734">
                  <c:v>18.774456170000001</c:v>
                </c:pt>
                <c:pt idx="735">
                  <c:v>18.81532837</c:v>
                </c:pt>
                <c:pt idx="736">
                  <c:v>18.876723179999999</c:v>
                </c:pt>
                <c:pt idx="737">
                  <c:v>18.792029200000002</c:v>
                </c:pt>
                <c:pt idx="738">
                  <c:v>18.384438840000001</c:v>
                </c:pt>
                <c:pt idx="739">
                  <c:v>17.560726420000002</c:v>
                </c:pt>
                <c:pt idx="740">
                  <c:v>16.373039110000001</c:v>
                </c:pt>
                <c:pt idx="741">
                  <c:v>14.98961499</c:v>
                </c:pt>
                <c:pt idx="742">
                  <c:v>13.623670730000001</c:v>
                </c:pt>
                <c:pt idx="743">
                  <c:v>12.37186477</c:v>
                </c:pt>
                <c:pt idx="744">
                  <c:v>11.193880160000001</c:v>
                </c:pt>
                <c:pt idx="745">
                  <c:v>10.08985178</c:v>
                </c:pt>
                <c:pt idx="746">
                  <c:v>8.9910839599999992</c:v>
                </c:pt>
                <c:pt idx="747">
                  <c:v>7.8384887609999998</c:v>
                </c:pt>
                <c:pt idx="748">
                  <c:v>6.5594128659999997</c:v>
                </c:pt>
                <c:pt idx="749">
                  <c:v>5.1773969690000001</c:v>
                </c:pt>
                <c:pt idx="750">
                  <c:v>3.6310352290000001</c:v>
                </c:pt>
                <c:pt idx="751">
                  <c:v>1.9615033049999999</c:v>
                </c:pt>
                <c:pt idx="752">
                  <c:v>0.13100687899999999</c:v>
                </c:pt>
                <c:pt idx="753">
                  <c:v>-2.0057929990000001</c:v>
                </c:pt>
                <c:pt idx="754">
                  <c:v>-4.5619377590000001</c:v>
                </c:pt>
                <c:pt idx="755">
                  <c:v>-7.4318020840000001</c:v>
                </c:pt>
                <c:pt idx="756">
                  <c:v>-10.44497746</c:v>
                </c:pt>
                <c:pt idx="757">
                  <c:v>-13.35239075</c:v>
                </c:pt>
                <c:pt idx="758">
                  <c:v>-16.078069500000002</c:v>
                </c:pt>
                <c:pt idx="759">
                  <c:v>-18.632633909999999</c:v>
                </c:pt>
                <c:pt idx="760">
                  <c:v>-21.153179789999999</c:v>
                </c:pt>
                <c:pt idx="761">
                  <c:v>-23.64009991</c:v>
                </c:pt>
                <c:pt idx="762">
                  <c:v>-26.104048160000001</c:v>
                </c:pt>
                <c:pt idx="763">
                  <c:v>-28.684981109999999</c:v>
                </c:pt>
                <c:pt idx="764">
                  <c:v>-31.357451350000002</c:v>
                </c:pt>
                <c:pt idx="765">
                  <c:v>-34.014878660000001</c:v>
                </c:pt>
                <c:pt idx="766">
                  <c:v>-36.513927330000001</c:v>
                </c:pt>
                <c:pt idx="767">
                  <c:v>-38.82836648</c:v>
                </c:pt>
                <c:pt idx="768">
                  <c:v>-40.988813630000003</c:v>
                </c:pt>
                <c:pt idx="769">
                  <c:v>-43.041856420000002</c:v>
                </c:pt>
                <c:pt idx="770">
                  <c:v>-45.03896443</c:v>
                </c:pt>
                <c:pt idx="771">
                  <c:v>-46.94523804</c:v>
                </c:pt>
                <c:pt idx="772">
                  <c:v>-48.694964579999997</c:v>
                </c:pt>
                <c:pt idx="773">
                  <c:v>-50.202469749999999</c:v>
                </c:pt>
                <c:pt idx="774">
                  <c:v>-51.391621280000003</c:v>
                </c:pt>
                <c:pt idx="775">
                  <c:v>-52.286989409999997</c:v>
                </c:pt>
                <c:pt idx="776">
                  <c:v>-52.926683580000002</c:v>
                </c:pt>
                <c:pt idx="777">
                  <c:v>-53.305989629999999</c:v>
                </c:pt>
                <c:pt idx="778">
                  <c:v>-53.512342940000003</c:v>
                </c:pt>
                <c:pt idx="779">
                  <c:v>-53.726658919999998</c:v>
                </c:pt>
                <c:pt idx="780">
                  <c:v>-53.751851299999998</c:v>
                </c:pt>
                <c:pt idx="781">
                  <c:v>-53.351038600000003</c:v>
                </c:pt>
                <c:pt idx="782">
                  <c:v>-52.483016620000001</c:v>
                </c:pt>
                <c:pt idx="783">
                  <c:v>-51.120356370000003</c:v>
                </c:pt>
                <c:pt idx="784">
                  <c:v>-49.29785322</c:v>
                </c:pt>
                <c:pt idx="785">
                  <c:v>-46.966052939999997</c:v>
                </c:pt>
                <c:pt idx="786">
                  <c:v>-44.18059856</c:v>
                </c:pt>
                <c:pt idx="787">
                  <c:v>-41.062889609999999</c:v>
                </c:pt>
                <c:pt idx="788">
                  <c:v>-37.720026060000002</c:v>
                </c:pt>
                <c:pt idx="789">
                  <c:v>-34.166952279999997</c:v>
                </c:pt>
                <c:pt idx="790">
                  <c:v>-30.38753663</c:v>
                </c:pt>
                <c:pt idx="791">
                  <c:v>-26.52402614</c:v>
                </c:pt>
                <c:pt idx="792">
                  <c:v>-22.764589610000002</c:v>
                </c:pt>
                <c:pt idx="793">
                  <c:v>-19.187435959999998</c:v>
                </c:pt>
                <c:pt idx="794">
                  <c:v>-15.90967154</c:v>
                </c:pt>
                <c:pt idx="795">
                  <c:v>-12.95123439</c:v>
                </c:pt>
                <c:pt idx="796">
                  <c:v>-10.2935097</c:v>
                </c:pt>
                <c:pt idx="797">
                  <c:v>-7.8354581899999998</c:v>
                </c:pt>
                <c:pt idx="798">
                  <c:v>-5.2900992069999999</c:v>
                </c:pt>
                <c:pt idx="799">
                  <c:v>-2.5038396829999998</c:v>
                </c:pt>
                <c:pt idx="800">
                  <c:v>0.68315713099999997</c:v>
                </c:pt>
                <c:pt idx="801">
                  <c:v>4.2289514480000001</c:v>
                </c:pt>
                <c:pt idx="802">
                  <c:v>7.9140028400000002</c:v>
                </c:pt>
                <c:pt idx="803">
                  <c:v>11.371143719999999</c:v>
                </c:pt>
                <c:pt idx="804">
                  <c:v>13.977907950000001</c:v>
                </c:pt>
                <c:pt idx="805">
                  <c:v>15.37165443</c:v>
                </c:pt>
                <c:pt idx="806">
                  <c:v>15.71641018</c:v>
                </c:pt>
                <c:pt idx="807">
                  <c:v>15.67130498</c:v>
                </c:pt>
                <c:pt idx="808">
                  <c:v>16.49856454</c:v>
                </c:pt>
                <c:pt idx="809">
                  <c:v>18.98026819</c:v>
                </c:pt>
                <c:pt idx="810">
                  <c:v>22.852464000000001</c:v>
                </c:pt>
                <c:pt idx="811">
                  <c:v>26.547893120000001</c:v>
                </c:pt>
                <c:pt idx="812">
                  <c:v>28.103463420000001</c:v>
                </c:pt>
                <c:pt idx="813">
                  <c:v>26.939355710000001</c:v>
                </c:pt>
                <c:pt idx="814">
                  <c:v>24.231992179999999</c:v>
                </c:pt>
                <c:pt idx="815">
                  <c:v>21.66909953</c:v>
                </c:pt>
                <c:pt idx="816">
                  <c:v>20.318303799999999</c:v>
                </c:pt>
                <c:pt idx="817">
                  <c:v>20.356216889999999</c:v>
                </c:pt>
                <c:pt idx="818">
                  <c:v>21.278980669999999</c:v>
                </c:pt>
                <c:pt idx="819">
                  <c:v>22.575077579999999</c:v>
                </c:pt>
                <c:pt idx="820">
                  <c:v>23.77531432</c:v>
                </c:pt>
                <c:pt idx="821">
                  <c:v>24.36751104</c:v>
                </c:pt>
                <c:pt idx="822">
                  <c:v>24.021950740000001</c:v>
                </c:pt>
                <c:pt idx="823">
                  <c:v>22.802388780000001</c:v>
                </c:pt>
                <c:pt idx="824">
                  <c:v>21.18196811</c:v>
                </c:pt>
                <c:pt idx="825">
                  <c:v>19.721338110000001</c:v>
                </c:pt>
                <c:pt idx="826">
                  <c:v>18.75581906</c:v>
                </c:pt>
                <c:pt idx="827">
                  <c:v>18.243958620000001</c:v>
                </c:pt>
                <c:pt idx="828">
                  <c:v>17.90925519</c:v>
                </c:pt>
                <c:pt idx="829">
                  <c:v>17.509193329999999</c:v>
                </c:pt>
                <c:pt idx="830">
                  <c:v>16.862576579999999</c:v>
                </c:pt>
                <c:pt idx="831">
                  <c:v>15.61223773</c:v>
                </c:pt>
                <c:pt idx="832">
                  <c:v>13.55110565</c:v>
                </c:pt>
                <c:pt idx="833">
                  <c:v>10.84156956</c:v>
                </c:pt>
                <c:pt idx="834">
                  <c:v>7.8230304290000001</c:v>
                </c:pt>
                <c:pt idx="835">
                  <c:v>4.9257789599999997</c:v>
                </c:pt>
                <c:pt idx="836">
                  <c:v>2.5375717010000001</c:v>
                </c:pt>
                <c:pt idx="837">
                  <c:v>0.84477748699999999</c:v>
                </c:pt>
                <c:pt idx="838">
                  <c:v>-0.182033843</c:v>
                </c:pt>
                <c:pt idx="839">
                  <c:v>-0.65654290599999998</c:v>
                </c:pt>
                <c:pt idx="840">
                  <c:v>-0.78622906800000003</c:v>
                </c:pt>
                <c:pt idx="841">
                  <c:v>-0.87036102699999995</c:v>
                </c:pt>
                <c:pt idx="842">
                  <c:v>-1.3327710260000001</c:v>
                </c:pt>
                <c:pt idx="843">
                  <c:v>-2.6752847860000002</c:v>
                </c:pt>
                <c:pt idx="844">
                  <c:v>-5.0718271899999996</c:v>
                </c:pt>
                <c:pt idx="845">
                  <c:v>-8.2879775460000005</c:v>
                </c:pt>
                <c:pt idx="846">
                  <c:v>-12.02487968</c:v>
                </c:pt>
                <c:pt idx="847">
                  <c:v>-15.827967340000001</c:v>
                </c:pt>
                <c:pt idx="848">
                  <c:v>-19.25400235</c:v>
                </c:pt>
                <c:pt idx="849">
                  <c:v>-22.185182990000001</c:v>
                </c:pt>
                <c:pt idx="850">
                  <c:v>-24.673302870000001</c:v>
                </c:pt>
                <c:pt idx="851">
                  <c:v>-26.816449729999999</c:v>
                </c:pt>
                <c:pt idx="852">
                  <c:v>-28.76183352</c:v>
                </c:pt>
                <c:pt idx="853">
                  <c:v>-30.623525090000001</c:v>
                </c:pt>
                <c:pt idx="854">
                  <c:v>-32.486801040000003</c:v>
                </c:pt>
                <c:pt idx="855">
                  <c:v>-34.290616900000003</c:v>
                </c:pt>
                <c:pt idx="856">
                  <c:v>-35.952952060000001</c:v>
                </c:pt>
                <c:pt idx="857">
                  <c:v>-37.459390800000001</c:v>
                </c:pt>
                <c:pt idx="858">
                  <c:v>-38.861151749999998</c:v>
                </c:pt>
                <c:pt idx="859">
                  <c:v>-40.227717910000003</c:v>
                </c:pt>
                <c:pt idx="860">
                  <c:v>-41.543318589999998</c:v>
                </c:pt>
                <c:pt idx="861">
                  <c:v>-42.789565459999999</c:v>
                </c:pt>
                <c:pt idx="862">
                  <c:v>-44.051021609999999</c:v>
                </c:pt>
                <c:pt idx="863">
                  <c:v>-45.284132159999999</c:v>
                </c:pt>
                <c:pt idx="864">
                  <c:v>-46.379586160000002</c:v>
                </c:pt>
                <c:pt idx="865">
                  <c:v>-47.317957870000001</c:v>
                </c:pt>
                <c:pt idx="866">
                  <c:v>-48.180595420000003</c:v>
                </c:pt>
                <c:pt idx="867">
                  <c:v>-48.992209010000003</c:v>
                </c:pt>
                <c:pt idx="868">
                  <c:v>-49.736220209999999</c:v>
                </c:pt>
                <c:pt idx="869">
                  <c:v>-50.378494019999998</c:v>
                </c:pt>
                <c:pt idx="870">
                  <c:v>-50.864588900000001</c:v>
                </c:pt>
                <c:pt idx="871">
                  <c:v>-51.196606289999998</c:v>
                </c:pt>
                <c:pt idx="872">
                  <c:v>-51.362355319999999</c:v>
                </c:pt>
                <c:pt idx="873">
                  <c:v>-51.327924209999999</c:v>
                </c:pt>
                <c:pt idx="874">
                  <c:v>-51.05299419</c:v>
                </c:pt>
                <c:pt idx="875">
                  <c:v>-50.439428909999997</c:v>
                </c:pt>
                <c:pt idx="876">
                  <c:v>-49.438871849999998</c:v>
                </c:pt>
                <c:pt idx="877">
                  <c:v>-48.058408550000003</c:v>
                </c:pt>
                <c:pt idx="878">
                  <c:v>-46.34632912</c:v>
                </c:pt>
                <c:pt idx="879">
                  <c:v>-44.395165720000001</c:v>
                </c:pt>
                <c:pt idx="880">
                  <c:v>-42.353591639999998</c:v>
                </c:pt>
                <c:pt idx="881">
                  <c:v>-40.389433310000001</c:v>
                </c:pt>
                <c:pt idx="882">
                  <c:v>-38.494309219999998</c:v>
                </c:pt>
                <c:pt idx="883">
                  <c:v>-36.456012940000001</c:v>
                </c:pt>
                <c:pt idx="884">
                  <c:v>-34.069076780000003</c:v>
                </c:pt>
                <c:pt idx="885">
                  <c:v>-31.3093629</c:v>
                </c:pt>
                <c:pt idx="886">
                  <c:v>-28.273026990000002</c:v>
                </c:pt>
                <c:pt idx="887">
                  <c:v>-25.059096350000001</c:v>
                </c:pt>
                <c:pt idx="888">
                  <c:v>-21.78451226</c:v>
                </c:pt>
                <c:pt idx="889">
                  <c:v>-18.500605350000001</c:v>
                </c:pt>
                <c:pt idx="890">
                  <c:v>-15.22252563</c:v>
                </c:pt>
                <c:pt idx="891">
                  <c:v>-12.0310974</c:v>
                </c:pt>
                <c:pt idx="892">
                  <c:v>-9.0576234069999995</c:v>
                </c:pt>
                <c:pt idx="893">
                  <c:v>-6.2969799589999997</c:v>
                </c:pt>
                <c:pt idx="894">
                  <c:v>-3.59584832</c:v>
                </c:pt>
                <c:pt idx="895">
                  <c:v>-0.861738114</c:v>
                </c:pt>
                <c:pt idx="896">
                  <c:v>2.160928449</c:v>
                </c:pt>
                <c:pt idx="897">
                  <c:v>5.4966025600000004</c:v>
                </c:pt>
                <c:pt idx="898">
                  <c:v>8.914572948</c:v>
                </c:pt>
                <c:pt idx="899">
                  <c:v>12.42820365</c:v>
                </c:pt>
                <c:pt idx="900">
                  <c:v>16.003220819999999</c:v>
                </c:pt>
                <c:pt idx="901">
                  <c:v>19.22148412</c:v>
                </c:pt>
                <c:pt idx="902">
                  <c:v>21.565083619999999</c:v>
                </c:pt>
                <c:pt idx="903">
                  <c:v>22.77235095</c:v>
                </c:pt>
                <c:pt idx="904">
                  <c:v>22.945973850000001</c:v>
                </c:pt>
                <c:pt idx="905">
                  <c:v>22.621840989999999</c:v>
                </c:pt>
                <c:pt idx="906">
                  <c:v>22.30761545</c:v>
                </c:pt>
                <c:pt idx="907">
                  <c:v>22.19480106</c:v>
                </c:pt>
                <c:pt idx="908">
                  <c:v>22.303813980000001</c:v>
                </c:pt>
                <c:pt idx="909">
                  <c:v>22.65773454</c:v>
                </c:pt>
                <c:pt idx="910">
                  <c:v>23.242570690000001</c:v>
                </c:pt>
                <c:pt idx="911">
                  <c:v>23.86235048</c:v>
                </c:pt>
                <c:pt idx="912">
                  <c:v>24.361782430000002</c:v>
                </c:pt>
                <c:pt idx="913">
                  <c:v>24.740030539999999</c:v>
                </c:pt>
                <c:pt idx="914">
                  <c:v>24.901407209999999</c:v>
                </c:pt>
                <c:pt idx="915">
                  <c:v>24.872623239999999</c:v>
                </c:pt>
                <c:pt idx="916">
                  <c:v>24.698977079999999</c:v>
                </c:pt>
                <c:pt idx="917">
                  <c:v>24.502611259999998</c:v>
                </c:pt>
                <c:pt idx="918">
                  <c:v>24.435512030000002</c:v>
                </c:pt>
                <c:pt idx="919">
                  <c:v>24.536086529999999</c:v>
                </c:pt>
                <c:pt idx="920">
                  <c:v>24.683158559999999</c:v>
                </c:pt>
                <c:pt idx="921">
                  <c:v>24.52091047</c:v>
                </c:pt>
                <c:pt idx="922">
                  <c:v>23.753207</c:v>
                </c:pt>
                <c:pt idx="923">
                  <c:v>22.383879480000001</c:v>
                </c:pt>
                <c:pt idx="924">
                  <c:v>20.546991469999998</c:v>
                </c:pt>
                <c:pt idx="925">
                  <c:v>18.545209539999998</c:v>
                </c:pt>
                <c:pt idx="926">
                  <c:v>16.68444225</c:v>
                </c:pt>
                <c:pt idx="927">
                  <c:v>15.1768242</c:v>
                </c:pt>
                <c:pt idx="928">
                  <c:v>14.094401939999999</c:v>
                </c:pt>
                <c:pt idx="929">
                  <c:v>13.18612452</c:v>
                </c:pt>
                <c:pt idx="930">
                  <c:v>12.10074719</c:v>
                </c:pt>
                <c:pt idx="931">
                  <c:v>10.663171889999999</c:v>
                </c:pt>
                <c:pt idx="932">
                  <c:v>8.7689165899999999</c:v>
                </c:pt>
                <c:pt idx="933">
                  <c:v>6.4457339779999998</c:v>
                </c:pt>
                <c:pt idx="934">
                  <c:v>4.0143379379999997</c:v>
                </c:pt>
                <c:pt idx="935">
                  <c:v>1.8281995790000001</c:v>
                </c:pt>
                <c:pt idx="936">
                  <c:v>7.3524567999999998E-2</c:v>
                </c:pt>
                <c:pt idx="937">
                  <c:v>-1.132624724</c:v>
                </c:pt>
                <c:pt idx="938">
                  <c:v>-2.004395589</c:v>
                </c:pt>
                <c:pt idx="939">
                  <c:v>-2.923261557</c:v>
                </c:pt>
                <c:pt idx="940">
                  <c:v>-4.1285691660000001</c:v>
                </c:pt>
                <c:pt idx="941">
                  <c:v>-5.8244985829999996</c:v>
                </c:pt>
                <c:pt idx="942">
                  <c:v>-8.0796247109999992</c:v>
                </c:pt>
                <c:pt idx="943">
                  <c:v>-10.801361480000001</c:v>
                </c:pt>
                <c:pt idx="944">
                  <c:v>-13.756506249999999</c:v>
                </c:pt>
                <c:pt idx="945">
                  <c:v>-16.737719040000002</c:v>
                </c:pt>
                <c:pt idx="946">
                  <c:v>-19.529573920000001</c:v>
                </c:pt>
                <c:pt idx="947">
                  <c:v>-22.08454484</c:v>
                </c:pt>
                <c:pt idx="948">
                  <c:v>-24.458237369999999</c:v>
                </c:pt>
                <c:pt idx="949">
                  <c:v>-26.731511699999999</c:v>
                </c:pt>
                <c:pt idx="950">
                  <c:v>-28.885644020000001</c:v>
                </c:pt>
                <c:pt idx="951">
                  <c:v>-30.93143306</c:v>
                </c:pt>
                <c:pt idx="952">
                  <c:v>-32.983730379999997</c:v>
                </c:pt>
                <c:pt idx="953">
                  <c:v>-35.102895599999997</c:v>
                </c:pt>
                <c:pt idx="954">
                  <c:v>-37.231981140000002</c:v>
                </c:pt>
                <c:pt idx="955">
                  <c:v>-39.206160320000002</c:v>
                </c:pt>
                <c:pt idx="956">
                  <c:v>-40.848189189999999</c:v>
                </c:pt>
                <c:pt idx="957">
                  <c:v>-42.175081030000001</c:v>
                </c:pt>
                <c:pt idx="958">
                  <c:v>-43.296498290000002</c:v>
                </c:pt>
                <c:pt idx="959">
                  <c:v>-44.425682539999997</c:v>
                </c:pt>
                <c:pt idx="960">
                  <c:v>-45.858163390000001</c:v>
                </c:pt>
                <c:pt idx="961">
                  <c:v>-47.697851129999997</c:v>
                </c:pt>
                <c:pt idx="962">
                  <c:v>-49.789334879999998</c:v>
                </c:pt>
                <c:pt idx="963">
                  <c:v>-51.941106050000002</c:v>
                </c:pt>
                <c:pt idx="964">
                  <c:v>-53.785090599999997</c:v>
                </c:pt>
                <c:pt idx="965">
                  <c:v>-55.003654310000002</c:v>
                </c:pt>
                <c:pt idx="966">
                  <c:v>-55.493352809999998</c:v>
                </c:pt>
                <c:pt idx="967">
                  <c:v>-55.468708329999998</c:v>
                </c:pt>
                <c:pt idx="968">
                  <c:v>-55.242341260000003</c:v>
                </c:pt>
                <c:pt idx="969">
                  <c:v>-54.963619719999997</c:v>
                </c:pt>
                <c:pt idx="970">
                  <c:v>-54.691826820000003</c:v>
                </c:pt>
                <c:pt idx="971">
                  <c:v>-54.381453929999999</c:v>
                </c:pt>
                <c:pt idx="972">
                  <c:v>-53.954445049999997</c:v>
                </c:pt>
                <c:pt idx="973">
                  <c:v>-53.343970149999997</c:v>
                </c:pt>
                <c:pt idx="974">
                  <c:v>-52.513477340000001</c:v>
                </c:pt>
                <c:pt idx="975">
                  <c:v>-51.449768980000002</c:v>
                </c:pt>
                <c:pt idx="976">
                  <c:v>-50.193255120000003</c:v>
                </c:pt>
                <c:pt idx="977">
                  <c:v>-48.861925939999999</c:v>
                </c:pt>
                <c:pt idx="978">
                  <c:v>-47.560693899999997</c:v>
                </c:pt>
                <c:pt idx="979">
                  <c:v>-46.345335839999997</c:v>
                </c:pt>
                <c:pt idx="980">
                  <c:v>-45.190525960000002</c:v>
                </c:pt>
                <c:pt idx="981">
                  <c:v>-44.052219700000002</c:v>
                </c:pt>
                <c:pt idx="982">
                  <c:v>-42.899992730000001</c:v>
                </c:pt>
                <c:pt idx="983">
                  <c:v>-41.609172209999997</c:v>
                </c:pt>
                <c:pt idx="984">
                  <c:v>-40.058507050000003</c:v>
                </c:pt>
                <c:pt idx="985">
                  <c:v>-38.200218990000003</c:v>
                </c:pt>
                <c:pt idx="986">
                  <c:v>-36.05441811</c:v>
                </c:pt>
              </c:numCache>
            </c:numRef>
          </c:val>
          <c:smooth val="0"/>
          <c:extLst>
            <c:ext xmlns:c16="http://schemas.microsoft.com/office/drawing/2014/chart" uri="{C3380CC4-5D6E-409C-BE32-E72D297353CC}">
              <c16:uniqueId val="{00000001-C193-4440-A001-D2B789CF4113}"/>
            </c:ext>
          </c:extLst>
        </c:ser>
        <c:ser>
          <c:idx val="2"/>
          <c:order val="2"/>
          <c:tx>
            <c:strRef>
              <c:f>Gyro_A1_20!$AA$1</c:f>
              <c:strCache>
                <c:ptCount val="1"/>
                <c:pt idx="0">
                  <c:v>Gyro_Z</c:v>
                </c:pt>
              </c:strCache>
            </c:strRef>
          </c:tx>
          <c:spPr>
            <a:ln w="28575" cap="rnd">
              <a:solidFill>
                <a:schemeClr val="accent3"/>
              </a:solidFill>
              <a:round/>
            </a:ln>
            <a:effectLst/>
          </c:spPr>
          <c:marker>
            <c:symbol val="none"/>
          </c:marker>
          <c:val>
            <c:numRef>
              <c:f>Gyro_A1_20!$AA$2:$AA$988</c:f>
              <c:numCache>
                <c:formatCode>General</c:formatCode>
                <c:ptCount val="987"/>
                <c:pt idx="0">
                  <c:v>-25.902311739999998</c:v>
                </c:pt>
                <c:pt idx="1">
                  <c:v>-29.573387719999999</c:v>
                </c:pt>
                <c:pt idx="2">
                  <c:v>-32.899748049999999</c:v>
                </c:pt>
                <c:pt idx="3">
                  <c:v>-35.76369897</c:v>
                </c:pt>
                <c:pt idx="4">
                  <c:v>-38.110576950000002</c:v>
                </c:pt>
                <c:pt idx="5">
                  <c:v>-39.989234850000003</c:v>
                </c:pt>
                <c:pt idx="6">
                  <c:v>-41.467462869999999</c:v>
                </c:pt>
                <c:pt idx="7">
                  <c:v>-42.6119542</c:v>
                </c:pt>
                <c:pt idx="8">
                  <c:v>-43.558727009999998</c:v>
                </c:pt>
                <c:pt idx="9">
                  <c:v>-44.485605270000001</c:v>
                </c:pt>
                <c:pt idx="10">
                  <c:v>-45.475055509999997</c:v>
                </c:pt>
                <c:pt idx="11">
                  <c:v>-46.505726619999997</c:v>
                </c:pt>
                <c:pt idx="12">
                  <c:v>-47.591182660000001</c:v>
                </c:pt>
                <c:pt idx="13">
                  <c:v>-48.77183453</c:v>
                </c:pt>
                <c:pt idx="14">
                  <c:v>-50.007086639999997</c:v>
                </c:pt>
                <c:pt idx="15">
                  <c:v>-51.204433450000003</c:v>
                </c:pt>
                <c:pt idx="16">
                  <c:v>-52.240092320000002</c:v>
                </c:pt>
                <c:pt idx="17">
                  <c:v>-53.020703830000002</c:v>
                </c:pt>
                <c:pt idx="18">
                  <c:v>-53.521433289999997</c:v>
                </c:pt>
                <c:pt idx="19">
                  <c:v>-53.700991330000001</c:v>
                </c:pt>
                <c:pt idx="20">
                  <c:v>-53.546938240000003</c:v>
                </c:pt>
                <c:pt idx="21">
                  <c:v>-53.036393480000001</c:v>
                </c:pt>
                <c:pt idx="22">
                  <c:v>-52.193862350000003</c:v>
                </c:pt>
                <c:pt idx="23">
                  <c:v>-51.03980894</c:v>
                </c:pt>
                <c:pt idx="24">
                  <c:v>-49.568615899999998</c:v>
                </c:pt>
                <c:pt idx="25">
                  <c:v>-47.780276659999998</c:v>
                </c:pt>
                <c:pt idx="26">
                  <c:v>-45.66119475</c:v>
                </c:pt>
                <c:pt idx="27">
                  <c:v>-43.183776940000001</c:v>
                </c:pt>
                <c:pt idx="28">
                  <c:v>-40.354529880000001</c:v>
                </c:pt>
                <c:pt idx="29">
                  <c:v>-37.246816420000002</c:v>
                </c:pt>
                <c:pt idx="30">
                  <c:v>-33.896961470000001</c:v>
                </c:pt>
                <c:pt idx="31">
                  <c:v>-30.36613474</c:v>
                </c:pt>
                <c:pt idx="32">
                  <c:v>-26.723390210000002</c:v>
                </c:pt>
                <c:pt idx="33">
                  <c:v>-23.020787739999999</c:v>
                </c:pt>
                <c:pt idx="34">
                  <c:v>-19.330788649999999</c:v>
                </c:pt>
                <c:pt idx="35">
                  <c:v>-15.72748039</c:v>
                </c:pt>
                <c:pt idx="36">
                  <c:v>-12.19480315</c:v>
                </c:pt>
                <c:pt idx="37">
                  <c:v>-8.6015073439999998</c:v>
                </c:pt>
                <c:pt idx="38">
                  <c:v>-4.8452809170000002</c:v>
                </c:pt>
                <c:pt idx="39">
                  <c:v>-0.87978055899999996</c:v>
                </c:pt>
                <c:pt idx="40">
                  <c:v>3.253313812</c:v>
                </c:pt>
                <c:pt idx="41">
                  <c:v>7.3868710159999997</c:v>
                </c:pt>
                <c:pt idx="42">
                  <c:v>11.32798964</c:v>
                </c:pt>
                <c:pt idx="43">
                  <c:v>15.016559600000001</c:v>
                </c:pt>
                <c:pt idx="44">
                  <c:v>18.460539910000001</c:v>
                </c:pt>
                <c:pt idx="45">
                  <c:v>21.761651969999999</c:v>
                </c:pt>
                <c:pt idx="46">
                  <c:v>25.01460681</c:v>
                </c:pt>
                <c:pt idx="47">
                  <c:v>28.260443380000002</c:v>
                </c:pt>
                <c:pt idx="48">
                  <c:v>31.248708650000001</c:v>
                </c:pt>
                <c:pt idx="49">
                  <c:v>33.72092456</c:v>
                </c:pt>
                <c:pt idx="50">
                  <c:v>35.512738570000003</c:v>
                </c:pt>
                <c:pt idx="51">
                  <c:v>36.727993730000001</c:v>
                </c:pt>
                <c:pt idx="52">
                  <c:v>37.55574996</c:v>
                </c:pt>
                <c:pt idx="53">
                  <c:v>38.074555160000003</c:v>
                </c:pt>
                <c:pt idx="54">
                  <c:v>38.318952680000002</c:v>
                </c:pt>
                <c:pt idx="55">
                  <c:v>38.342490820000002</c:v>
                </c:pt>
                <c:pt idx="56">
                  <c:v>38.127303130000001</c:v>
                </c:pt>
                <c:pt idx="57">
                  <c:v>37.634345260000003</c:v>
                </c:pt>
                <c:pt idx="58">
                  <c:v>36.968581880000002</c:v>
                </c:pt>
                <c:pt idx="59">
                  <c:v>36.273094639999997</c:v>
                </c:pt>
                <c:pt idx="60">
                  <c:v>35.60929101</c:v>
                </c:pt>
                <c:pt idx="61">
                  <c:v>35.017003610000003</c:v>
                </c:pt>
                <c:pt idx="62">
                  <c:v>34.476507640000001</c:v>
                </c:pt>
                <c:pt idx="63">
                  <c:v>33.9482438</c:v>
                </c:pt>
                <c:pt idx="64">
                  <c:v>33.277080069999997</c:v>
                </c:pt>
                <c:pt idx="65">
                  <c:v>32.403609269999997</c:v>
                </c:pt>
                <c:pt idx="66">
                  <c:v>31.462349799999998</c:v>
                </c:pt>
                <c:pt idx="67">
                  <c:v>30.601286080000001</c:v>
                </c:pt>
                <c:pt idx="68">
                  <c:v>29.906228299999999</c:v>
                </c:pt>
                <c:pt idx="69">
                  <c:v>29.369435280000001</c:v>
                </c:pt>
                <c:pt idx="70">
                  <c:v>28.945773450000001</c:v>
                </c:pt>
                <c:pt idx="71">
                  <c:v>28.570243300000001</c:v>
                </c:pt>
                <c:pt idx="72">
                  <c:v>28.195145159999999</c:v>
                </c:pt>
                <c:pt idx="73">
                  <c:v>27.78912991</c:v>
                </c:pt>
                <c:pt idx="74">
                  <c:v>27.347653380000001</c:v>
                </c:pt>
                <c:pt idx="75">
                  <c:v>26.865702649999999</c:v>
                </c:pt>
                <c:pt idx="76">
                  <c:v>26.382814249999999</c:v>
                </c:pt>
                <c:pt idx="77">
                  <c:v>25.891376130000001</c:v>
                </c:pt>
                <c:pt idx="78">
                  <c:v>25.36763895</c:v>
                </c:pt>
                <c:pt idx="79">
                  <c:v>24.738527909999998</c:v>
                </c:pt>
                <c:pt idx="80">
                  <c:v>23.934037969999999</c:v>
                </c:pt>
                <c:pt idx="81">
                  <c:v>22.943454849999998</c:v>
                </c:pt>
                <c:pt idx="82">
                  <c:v>21.742896869999999</c:v>
                </c:pt>
                <c:pt idx="83">
                  <c:v>20.298956660000002</c:v>
                </c:pt>
                <c:pt idx="84">
                  <c:v>18.58816534</c:v>
                </c:pt>
                <c:pt idx="85">
                  <c:v>16.634075259999999</c:v>
                </c:pt>
                <c:pt idx="86">
                  <c:v>14.46474941</c:v>
                </c:pt>
                <c:pt idx="87">
                  <c:v>12.12924954</c:v>
                </c:pt>
                <c:pt idx="88">
                  <c:v>9.7336108919999997</c:v>
                </c:pt>
                <c:pt idx="89">
                  <c:v>7.3739301140000002</c:v>
                </c:pt>
                <c:pt idx="90">
                  <c:v>5.0830410720000003</c:v>
                </c:pt>
                <c:pt idx="91">
                  <c:v>2.87495659</c:v>
                </c:pt>
                <c:pt idx="92">
                  <c:v>0.71717627799999994</c:v>
                </c:pt>
                <c:pt idx="93">
                  <c:v>-1.415325247</c:v>
                </c:pt>
                <c:pt idx="94">
                  <c:v>-3.4775471420000001</c:v>
                </c:pt>
                <c:pt idx="95">
                  <c:v>-5.5087712990000002</c:v>
                </c:pt>
                <c:pt idx="96">
                  <c:v>-7.5395445130000001</c:v>
                </c:pt>
                <c:pt idx="97">
                  <c:v>-9.5728784430000005</c:v>
                </c:pt>
                <c:pt idx="98">
                  <c:v>-11.58944975</c:v>
                </c:pt>
                <c:pt idx="99">
                  <c:v>-13.52394818</c:v>
                </c:pt>
                <c:pt idx="100">
                  <c:v>-15.397336859999999</c:v>
                </c:pt>
                <c:pt idx="101">
                  <c:v>-17.237784600000001</c:v>
                </c:pt>
                <c:pt idx="102">
                  <c:v>-19.01406107</c:v>
                </c:pt>
                <c:pt idx="103">
                  <c:v>-20.689761470000001</c:v>
                </c:pt>
                <c:pt idx="104">
                  <c:v>-22.202888160000001</c:v>
                </c:pt>
                <c:pt idx="105">
                  <c:v>-23.509713810000001</c:v>
                </c:pt>
                <c:pt idx="106">
                  <c:v>-24.645530340000001</c:v>
                </c:pt>
                <c:pt idx="107">
                  <c:v>-25.652931769999999</c:v>
                </c:pt>
                <c:pt idx="108">
                  <c:v>-26.578462949999999</c:v>
                </c:pt>
                <c:pt idx="109">
                  <c:v>-27.496944039999999</c:v>
                </c:pt>
                <c:pt idx="110">
                  <c:v>-28.461035030000001</c:v>
                </c:pt>
                <c:pt idx="111">
                  <c:v>-29.483677069999999</c:v>
                </c:pt>
                <c:pt idx="112">
                  <c:v>-30.525350410000001</c:v>
                </c:pt>
                <c:pt idx="113">
                  <c:v>-31.596819660000001</c:v>
                </c:pt>
                <c:pt idx="114">
                  <c:v>-32.678277469999998</c:v>
                </c:pt>
                <c:pt idx="115">
                  <c:v>-33.723831660000002</c:v>
                </c:pt>
                <c:pt idx="116">
                  <c:v>-34.689892090000001</c:v>
                </c:pt>
                <c:pt idx="117">
                  <c:v>-35.557529129999999</c:v>
                </c:pt>
                <c:pt idx="118">
                  <c:v>-36.26177088</c:v>
                </c:pt>
                <c:pt idx="119">
                  <c:v>-36.812784270000002</c:v>
                </c:pt>
                <c:pt idx="120">
                  <c:v>-37.243193220000002</c:v>
                </c:pt>
                <c:pt idx="121">
                  <c:v>-37.533141200000003</c:v>
                </c:pt>
                <c:pt idx="122">
                  <c:v>-37.648022470000001</c:v>
                </c:pt>
                <c:pt idx="123">
                  <c:v>-37.540449840000001</c:v>
                </c:pt>
                <c:pt idx="124">
                  <c:v>-37.050746410000002</c:v>
                </c:pt>
                <c:pt idx="125">
                  <c:v>-35.916574420000003</c:v>
                </c:pt>
                <c:pt idx="126">
                  <c:v>-33.941476649999998</c:v>
                </c:pt>
                <c:pt idx="127">
                  <c:v>-31.0402491</c:v>
                </c:pt>
                <c:pt idx="128">
                  <c:v>-27.232848329999999</c:v>
                </c:pt>
                <c:pt idx="129">
                  <c:v>-22.605306209999998</c:v>
                </c:pt>
                <c:pt idx="130">
                  <c:v>-17.302363979999999</c:v>
                </c:pt>
                <c:pt idx="131">
                  <c:v>-11.6291014</c:v>
                </c:pt>
                <c:pt idx="132">
                  <c:v>-5.9398055760000004</c:v>
                </c:pt>
                <c:pt idx="133">
                  <c:v>-0.59835358500000002</c:v>
                </c:pt>
                <c:pt idx="134">
                  <c:v>4.1435233470000004</c:v>
                </c:pt>
                <c:pt idx="135">
                  <c:v>8.2240365400000002</c:v>
                </c:pt>
                <c:pt idx="136">
                  <c:v>11.67420405</c:v>
                </c:pt>
                <c:pt idx="137">
                  <c:v>14.603691169999999</c:v>
                </c:pt>
                <c:pt idx="138">
                  <c:v>17.194874800000001</c:v>
                </c:pt>
                <c:pt idx="139">
                  <c:v>19.670430270000001</c:v>
                </c:pt>
                <c:pt idx="140">
                  <c:v>22.193010399999999</c:v>
                </c:pt>
                <c:pt idx="141">
                  <c:v>24.834278940000001</c:v>
                </c:pt>
                <c:pt idx="142">
                  <c:v>27.512752939999999</c:v>
                </c:pt>
                <c:pt idx="143">
                  <c:v>29.919055159999999</c:v>
                </c:pt>
                <c:pt idx="144">
                  <c:v>31.763739529999999</c:v>
                </c:pt>
                <c:pt idx="145">
                  <c:v>33.004586439999997</c:v>
                </c:pt>
                <c:pt idx="146">
                  <c:v>33.876481220000002</c:v>
                </c:pt>
                <c:pt idx="147">
                  <c:v>34.621788189999997</c:v>
                </c:pt>
                <c:pt idx="148">
                  <c:v>35.44212357</c:v>
                </c:pt>
                <c:pt idx="149">
                  <c:v>36.469663019999999</c:v>
                </c:pt>
                <c:pt idx="150">
                  <c:v>37.797174560000002</c:v>
                </c:pt>
                <c:pt idx="151">
                  <c:v>39.346117900000003</c:v>
                </c:pt>
                <c:pt idx="152">
                  <c:v>40.815011130000002</c:v>
                </c:pt>
                <c:pt idx="153">
                  <c:v>41.688879819999997</c:v>
                </c:pt>
                <c:pt idx="154">
                  <c:v>41.687468770000002</c:v>
                </c:pt>
                <c:pt idx="155">
                  <c:v>41.000850370000002</c:v>
                </c:pt>
                <c:pt idx="156">
                  <c:v>40.014089720000001</c:v>
                </c:pt>
                <c:pt idx="157">
                  <c:v>39.048762310000001</c:v>
                </c:pt>
                <c:pt idx="158">
                  <c:v>38.352135560000001</c:v>
                </c:pt>
                <c:pt idx="159">
                  <c:v>37.91337377</c:v>
                </c:pt>
                <c:pt idx="160">
                  <c:v>37.549886219999998</c:v>
                </c:pt>
                <c:pt idx="161">
                  <c:v>37.155654849999998</c:v>
                </c:pt>
                <c:pt idx="162">
                  <c:v>36.674550680000003</c:v>
                </c:pt>
                <c:pt idx="163">
                  <c:v>36.004886159999998</c:v>
                </c:pt>
                <c:pt idx="164">
                  <c:v>35.121647680000002</c:v>
                </c:pt>
                <c:pt idx="165">
                  <c:v>34.091063669999997</c:v>
                </c:pt>
                <c:pt idx="166">
                  <c:v>33.045311409999996</c:v>
                </c:pt>
                <c:pt idx="167">
                  <c:v>32.061844280000003</c:v>
                </c:pt>
                <c:pt idx="168">
                  <c:v>31.137011680000001</c:v>
                </c:pt>
                <c:pt idx="169">
                  <c:v>30.239367439999999</c:v>
                </c:pt>
                <c:pt idx="170">
                  <c:v>29.317871360000002</c:v>
                </c:pt>
                <c:pt idx="171">
                  <c:v>28.347558970000001</c:v>
                </c:pt>
                <c:pt idx="172">
                  <c:v>27.358657430000001</c:v>
                </c:pt>
                <c:pt idx="173">
                  <c:v>26.36927794</c:v>
                </c:pt>
                <c:pt idx="174">
                  <c:v>25.290748539999999</c:v>
                </c:pt>
                <c:pt idx="175">
                  <c:v>24.116409969999999</c:v>
                </c:pt>
                <c:pt idx="176">
                  <c:v>22.804616530000001</c:v>
                </c:pt>
                <c:pt idx="177">
                  <c:v>21.327919980000001</c:v>
                </c:pt>
                <c:pt idx="178">
                  <c:v>19.649597880000002</c:v>
                </c:pt>
                <c:pt idx="179">
                  <c:v>17.81287382</c:v>
                </c:pt>
                <c:pt idx="180">
                  <c:v>15.92521835</c:v>
                </c:pt>
                <c:pt idx="181">
                  <c:v>14.0634631</c:v>
                </c:pt>
                <c:pt idx="182">
                  <c:v>12.214327239999999</c:v>
                </c:pt>
                <c:pt idx="183">
                  <c:v>10.244571970000001</c:v>
                </c:pt>
                <c:pt idx="184">
                  <c:v>8.0575144739999995</c:v>
                </c:pt>
                <c:pt idx="185">
                  <c:v>5.6999350839999998</c:v>
                </c:pt>
                <c:pt idx="186">
                  <c:v>3.2208330630000002</c:v>
                </c:pt>
                <c:pt idx="187">
                  <c:v>0.675405162</c:v>
                </c:pt>
                <c:pt idx="188">
                  <c:v>-1.9517952220000001</c:v>
                </c:pt>
                <c:pt idx="189">
                  <c:v>-4.6121686970000004</c:v>
                </c:pt>
                <c:pt idx="190">
                  <c:v>-7.2239281230000003</c:v>
                </c:pt>
                <c:pt idx="191">
                  <c:v>-9.7858512609999995</c:v>
                </c:pt>
                <c:pt idx="192">
                  <c:v>-12.236973300000001</c:v>
                </c:pt>
                <c:pt idx="193">
                  <c:v>-14.546839029999999</c:v>
                </c:pt>
                <c:pt idx="194">
                  <c:v>-16.73061663</c:v>
                </c:pt>
                <c:pt idx="195">
                  <c:v>-18.805109300000002</c:v>
                </c:pt>
                <c:pt idx="196">
                  <c:v>-20.73829147</c:v>
                </c:pt>
                <c:pt idx="197">
                  <c:v>-22.609016359999998</c:v>
                </c:pt>
                <c:pt idx="198">
                  <c:v>-24.516080469999999</c:v>
                </c:pt>
                <c:pt idx="199">
                  <c:v>-26.475660380000001</c:v>
                </c:pt>
                <c:pt idx="200">
                  <c:v>-28.42097502</c:v>
                </c:pt>
                <c:pt idx="201">
                  <c:v>-30.375161240000001</c:v>
                </c:pt>
                <c:pt idx="202">
                  <c:v>-32.28097949</c:v>
                </c:pt>
                <c:pt idx="203">
                  <c:v>-34.04386272</c:v>
                </c:pt>
                <c:pt idx="204">
                  <c:v>-35.571828689999997</c:v>
                </c:pt>
                <c:pt idx="205">
                  <c:v>-36.764397809999998</c:v>
                </c:pt>
                <c:pt idx="206">
                  <c:v>-37.565893039999999</c:v>
                </c:pt>
                <c:pt idx="207">
                  <c:v>-38.010299940000003</c:v>
                </c:pt>
                <c:pt idx="208">
                  <c:v>-38.180330480000002</c:v>
                </c:pt>
                <c:pt idx="209">
                  <c:v>-38.219115850000001</c:v>
                </c:pt>
                <c:pt idx="210">
                  <c:v>-38.300407069999999</c:v>
                </c:pt>
                <c:pt idx="211">
                  <c:v>-38.507716010000003</c:v>
                </c:pt>
                <c:pt idx="212">
                  <c:v>-38.865496989999997</c:v>
                </c:pt>
                <c:pt idx="213">
                  <c:v>-39.362071669999999</c:v>
                </c:pt>
                <c:pt idx="214">
                  <c:v>-39.9513338</c:v>
                </c:pt>
                <c:pt idx="215">
                  <c:v>-40.58046384</c:v>
                </c:pt>
                <c:pt idx="216">
                  <c:v>-41.09466888</c:v>
                </c:pt>
                <c:pt idx="217">
                  <c:v>-41.334657489999998</c:v>
                </c:pt>
                <c:pt idx="218">
                  <c:v>-41.137693800000001</c:v>
                </c:pt>
                <c:pt idx="219">
                  <c:v>-40.366393279999997</c:v>
                </c:pt>
                <c:pt idx="220">
                  <c:v>-38.973008929999999</c:v>
                </c:pt>
                <c:pt idx="221">
                  <c:v>-36.952910379999999</c:v>
                </c:pt>
                <c:pt idx="222">
                  <c:v>-34.339190250000001</c:v>
                </c:pt>
                <c:pt idx="223">
                  <c:v>-31.174931180000002</c:v>
                </c:pt>
                <c:pt idx="224">
                  <c:v>-27.5812381</c:v>
                </c:pt>
                <c:pt idx="225">
                  <c:v>-23.653185539999999</c:v>
                </c:pt>
                <c:pt idx="226">
                  <c:v>-19.47594685</c:v>
                </c:pt>
                <c:pt idx="227">
                  <c:v>-15.167813629999999</c:v>
                </c:pt>
                <c:pt idx="228">
                  <c:v>-10.75802564</c:v>
                </c:pt>
                <c:pt idx="229">
                  <c:v>-6.2297943250000003</c:v>
                </c:pt>
                <c:pt idx="230">
                  <c:v>-1.5856264579999999</c:v>
                </c:pt>
                <c:pt idx="231">
                  <c:v>3.089178371</c:v>
                </c:pt>
                <c:pt idx="232">
                  <c:v>7.6672895629999998</c:v>
                </c:pt>
                <c:pt idx="233">
                  <c:v>12.018917269999999</c:v>
                </c:pt>
                <c:pt idx="234">
                  <c:v>16.084082909999999</c:v>
                </c:pt>
                <c:pt idx="235">
                  <c:v>19.810444690000001</c:v>
                </c:pt>
                <c:pt idx="236">
                  <c:v>23.21269659</c:v>
                </c:pt>
                <c:pt idx="237">
                  <c:v>26.484070060000001</c:v>
                </c:pt>
                <c:pt idx="238">
                  <c:v>29.86242292</c:v>
                </c:pt>
                <c:pt idx="239">
                  <c:v>33.467678300000003</c:v>
                </c:pt>
                <c:pt idx="240">
                  <c:v>37.201166600000001</c:v>
                </c:pt>
                <c:pt idx="241">
                  <c:v>40.508110850000001</c:v>
                </c:pt>
                <c:pt idx="242">
                  <c:v>42.719970609999997</c:v>
                </c:pt>
                <c:pt idx="243">
                  <c:v>43.348867239999997</c:v>
                </c:pt>
                <c:pt idx="244">
                  <c:v>42.851913490000001</c:v>
                </c:pt>
                <c:pt idx="245">
                  <c:v>42.323009839999997</c:v>
                </c:pt>
                <c:pt idx="246">
                  <c:v>42.306791080000004</c:v>
                </c:pt>
                <c:pt idx="247">
                  <c:v>42.56630114</c:v>
                </c:pt>
                <c:pt idx="248">
                  <c:v>42.441955620000002</c:v>
                </c:pt>
                <c:pt idx="249">
                  <c:v>41.528154790000002</c:v>
                </c:pt>
                <c:pt idx="250">
                  <c:v>40.048923289999998</c:v>
                </c:pt>
                <c:pt idx="251">
                  <c:v>38.652315629999997</c:v>
                </c:pt>
                <c:pt idx="252">
                  <c:v>37.821883069999998</c:v>
                </c:pt>
                <c:pt idx="253">
                  <c:v>37.472005869999997</c:v>
                </c:pt>
                <c:pt idx="254">
                  <c:v>37.149729170000001</c:v>
                </c:pt>
                <c:pt idx="255">
                  <c:v>36.433957470000003</c:v>
                </c:pt>
                <c:pt idx="256">
                  <c:v>35.24547622</c:v>
                </c:pt>
                <c:pt idx="257">
                  <c:v>33.798471480000003</c:v>
                </c:pt>
                <c:pt idx="258">
                  <c:v>32.344910710000001</c:v>
                </c:pt>
                <c:pt idx="259">
                  <c:v>31.072866449999999</c:v>
                </c:pt>
                <c:pt idx="260">
                  <c:v>30.0270288</c:v>
                </c:pt>
                <c:pt idx="261">
                  <c:v>29.146855469999998</c:v>
                </c:pt>
                <c:pt idx="262">
                  <c:v>28.348605559999999</c:v>
                </c:pt>
                <c:pt idx="263">
                  <c:v>27.590980049999999</c:v>
                </c:pt>
                <c:pt idx="264">
                  <c:v>26.853646529999999</c:v>
                </c:pt>
                <c:pt idx="265">
                  <c:v>26.076783079999998</c:v>
                </c:pt>
                <c:pt idx="266">
                  <c:v>25.236143009999999</c:v>
                </c:pt>
                <c:pt idx="267">
                  <c:v>24.38766695</c:v>
                </c:pt>
                <c:pt idx="268">
                  <c:v>23.595378920000002</c:v>
                </c:pt>
                <c:pt idx="269">
                  <c:v>22.855504060000001</c:v>
                </c:pt>
                <c:pt idx="270">
                  <c:v>22.137490119999999</c:v>
                </c:pt>
                <c:pt idx="271">
                  <c:v>21.431632369999999</c:v>
                </c:pt>
                <c:pt idx="272">
                  <c:v>20.725349090000002</c:v>
                </c:pt>
                <c:pt idx="273">
                  <c:v>19.953043300000001</c:v>
                </c:pt>
                <c:pt idx="274">
                  <c:v>19.02922556</c:v>
                </c:pt>
                <c:pt idx="275">
                  <c:v>17.956583330000001</c:v>
                </c:pt>
                <c:pt idx="276">
                  <c:v>16.77567784</c:v>
                </c:pt>
                <c:pt idx="277">
                  <c:v>15.477674759999999</c:v>
                </c:pt>
                <c:pt idx="278">
                  <c:v>14.10221415</c:v>
                </c:pt>
                <c:pt idx="279">
                  <c:v>12.72765637</c:v>
                </c:pt>
                <c:pt idx="280">
                  <c:v>11.47406578</c:v>
                </c:pt>
                <c:pt idx="281">
                  <c:v>10.4201543</c:v>
                </c:pt>
                <c:pt idx="282">
                  <c:v>9.5421274169999997</c:v>
                </c:pt>
                <c:pt idx="283">
                  <c:v>8.7245535479999994</c:v>
                </c:pt>
                <c:pt idx="284">
                  <c:v>7.8452719770000003</c:v>
                </c:pt>
                <c:pt idx="285">
                  <c:v>6.8472459380000004</c:v>
                </c:pt>
                <c:pt idx="286">
                  <c:v>5.7688534389999999</c:v>
                </c:pt>
                <c:pt idx="287">
                  <c:v>4.7114764500000001</c:v>
                </c:pt>
                <c:pt idx="288">
                  <c:v>3.759215481</c:v>
                </c:pt>
                <c:pt idx="289">
                  <c:v>2.868241872</c:v>
                </c:pt>
                <c:pt idx="290">
                  <c:v>1.984937194</c:v>
                </c:pt>
                <c:pt idx="291">
                  <c:v>1.07920197</c:v>
                </c:pt>
                <c:pt idx="292">
                  <c:v>0.11481269099999999</c:v>
                </c:pt>
                <c:pt idx="293">
                  <c:v>-0.888852843</c:v>
                </c:pt>
                <c:pt idx="294">
                  <c:v>-1.8508881260000001</c:v>
                </c:pt>
                <c:pt idx="295">
                  <c:v>-2.739604903</c:v>
                </c:pt>
                <c:pt idx="296">
                  <c:v>-3.579453005</c:v>
                </c:pt>
                <c:pt idx="297">
                  <c:v>-4.4463441450000003</c:v>
                </c:pt>
                <c:pt idx="298">
                  <c:v>-5.471372122</c:v>
                </c:pt>
                <c:pt idx="299">
                  <c:v>-6.6111690000000003</c:v>
                </c:pt>
                <c:pt idx="300">
                  <c:v>-7.7682593600000001</c:v>
                </c:pt>
                <c:pt idx="301">
                  <c:v>-8.8968765530000002</c:v>
                </c:pt>
                <c:pt idx="302">
                  <c:v>-9.9579276819999993</c:v>
                </c:pt>
                <c:pt idx="303">
                  <c:v>-10.954978150000001</c:v>
                </c:pt>
                <c:pt idx="304">
                  <c:v>-11.88726037</c:v>
                </c:pt>
                <c:pt idx="305">
                  <c:v>-12.7728088</c:v>
                </c:pt>
                <c:pt idx="306">
                  <c:v>-13.644991539999999</c:v>
                </c:pt>
                <c:pt idx="307">
                  <c:v>-14.594147230000001</c:v>
                </c:pt>
                <c:pt idx="308">
                  <c:v>-15.65078705</c:v>
                </c:pt>
                <c:pt idx="309">
                  <c:v>-16.784691850000002</c:v>
                </c:pt>
                <c:pt idx="310">
                  <c:v>-17.935957590000001</c:v>
                </c:pt>
                <c:pt idx="311">
                  <c:v>-19.0110961</c:v>
                </c:pt>
                <c:pt idx="312">
                  <c:v>-19.92390335</c:v>
                </c:pt>
                <c:pt idx="313">
                  <c:v>-20.650244749999999</c:v>
                </c:pt>
                <c:pt idx="314">
                  <c:v>-21.16945939</c:v>
                </c:pt>
                <c:pt idx="315">
                  <c:v>-21.516682419999999</c:v>
                </c:pt>
                <c:pt idx="316">
                  <c:v>-21.79279988</c:v>
                </c:pt>
                <c:pt idx="317">
                  <c:v>-22.056780100000001</c:v>
                </c:pt>
                <c:pt idx="318">
                  <c:v>-22.249451059999998</c:v>
                </c:pt>
                <c:pt idx="319">
                  <c:v>-22.229913740000001</c:v>
                </c:pt>
                <c:pt idx="320">
                  <c:v>-21.8262827</c:v>
                </c:pt>
                <c:pt idx="321">
                  <c:v>-20.867083050000002</c:v>
                </c:pt>
                <c:pt idx="322">
                  <c:v>-19.32612151</c:v>
                </c:pt>
                <c:pt idx="323">
                  <c:v>-17.144020619999999</c:v>
                </c:pt>
                <c:pt idx="324">
                  <c:v>-14.360231560000001</c:v>
                </c:pt>
                <c:pt idx="325">
                  <c:v>-11.088547569999999</c:v>
                </c:pt>
                <c:pt idx="326">
                  <c:v>-7.4738682409999999</c:v>
                </c:pt>
                <c:pt idx="327">
                  <c:v>-3.675308496</c:v>
                </c:pt>
                <c:pt idx="328">
                  <c:v>0.154041714</c:v>
                </c:pt>
                <c:pt idx="329">
                  <c:v>3.9172834600000002</c:v>
                </c:pt>
                <c:pt idx="330">
                  <c:v>7.5303467499999996</c:v>
                </c:pt>
                <c:pt idx="331">
                  <c:v>10.92847956</c:v>
                </c:pt>
                <c:pt idx="332">
                  <c:v>14.13125426</c:v>
                </c:pt>
                <c:pt idx="333">
                  <c:v>17.239289459999998</c:v>
                </c:pt>
                <c:pt idx="334">
                  <c:v>20.417674330000001</c:v>
                </c:pt>
                <c:pt idx="335">
                  <c:v>23.72979776</c:v>
                </c:pt>
                <c:pt idx="336">
                  <c:v>27.029935170000002</c:v>
                </c:pt>
                <c:pt idx="337">
                  <c:v>30.170400780000001</c:v>
                </c:pt>
                <c:pt idx="338">
                  <c:v>32.966154250000002</c:v>
                </c:pt>
                <c:pt idx="339">
                  <c:v>35.450112259999997</c:v>
                </c:pt>
                <c:pt idx="340">
                  <c:v>37.728659620000002</c:v>
                </c:pt>
                <c:pt idx="341">
                  <c:v>39.863651750000002</c:v>
                </c:pt>
                <c:pt idx="342">
                  <c:v>41.872507249999998</c:v>
                </c:pt>
                <c:pt idx="343">
                  <c:v>43.728296110000002</c:v>
                </c:pt>
                <c:pt idx="344">
                  <c:v>45.310766399999999</c:v>
                </c:pt>
                <c:pt idx="345">
                  <c:v>46.496434499999999</c:v>
                </c:pt>
                <c:pt idx="346">
                  <c:v>47.235218070000002</c:v>
                </c:pt>
                <c:pt idx="347">
                  <c:v>47.463809959999999</c:v>
                </c:pt>
                <c:pt idx="348">
                  <c:v>47.242585390000002</c:v>
                </c:pt>
                <c:pt idx="349">
                  <c:v>46.811954380000003</c:v>
                </c:pt>
                <c:pt idx="350">
                  <c:v>46.461462449999999</c:v>
                </c:pt>
                <c:pt idx="351">
                  <c:v>46.370312820000002</c:v>
                </c:pt>
                <c:pt idx="352">
                  <c:v>46.48228134</c:v>
                </c:pt>
                <c:pt idx="353">
                  <c:v>46.52209998</c:v>
                </c:pt>
                <c:pt idx="354">
                  <c:v>46.326394440000001</c:v>
                </c:pt>
                <c:pt idx="355">
                  <c:v>45.83460195</c:v>
                </c:pt>
                <c:pt idx="356">
                  <c:v>44.985567670000002</c:v>
                </c:pt>
                <c:pt idx="357">
                  <c:v>43.807508660000003</c:v>
                </c:pt>
                <c:pt idx="358">
                  <c:v>42.440671420000001</c:v>
                </c:pt>
                <c:pt idx="359">
                  <c:v>41.094744740000003</c:v>
                </c:pt>
                <c:pt idx="360">
                  <c:v>39.916112920000003</c:v>
                </c:pt>
                <c:pt idx="361">
                  <c:v>38.893866299999999</c:v>
                </c:pt>
                <c:pt idx="362">
                  <c:v>37.92129096</c:v>
                </c:pt>
                <c:pt idx="363">
                  <c:v>36.928053319999997</c:v>
                </c:pt>
                <c:pt idx="364">
                  <c:v>35.917686289999999</c:v>
                </c:pt>
                <c:pt idx="365">
                  <c:v>34.881579129999999</c:v>
                </c:pt>
                <c:pt idx="366">
                  <c:v>33.786040280000002</c:v>
                </c:pt>
                <c:pt idx="367">
                  <c:v>32.555613219999998</c:v>
                </c:pt>
                <c:pt idx="368">
                  <c:v>31.204418669999999</c:v>
                </c:pt>
                <c:pt idx="369">
                  <c:v>29.794870020000001</c:v>
                </c:pt>
                <c:pt idx="370">
                  <c:v>28.306777140000001</c:v>
                </c:pt>
                <c:pt idx="371">
                  <c:v>26.57701986</c:v>
                </c:pt>
                <c:pt idx="372">
                  <c:v>24.609845580000002</c:v>
                </c:pt>
                <c:pt idx="373">
                  <c:v>22.56993207</c:v>
                </c:pt>
                <c:pt idx="374">
                  <c:v>20.569202950000001</c:v>
                </c:pt>
                <c:pt idx="375">
                  <c:v>18.589929309999999</c:v>
                </c:pt>
                <c:pt idx="376">
                  <c:v>16.610836679999998</c:v>
                </c:pt>
                <c:pt idx="377">
                  <c:v>14.64245975</c:v>
                </c:pt>
                <c:pt idx="378">
                  <c:v>12.636720009999999</c:v>
                </c:pt>
                <c:pt idx="379">
                  <c:v>10.436165069999999</c:v>
                </c:pt>
                <c:pt idx="380">
                  <c:v>7.9097859909999997</c:v>
                </c:pt>
                <c:pt idx="381">
                  <c:v>5.1581159310000002</c:v>
                </c:pt>
                <c:pt idx="382">
                  <c:v>2.454031912</c:v>
                </c:pt>
                <c:pt idx="383">
                  <c:v>2.809654E-3</c:v>
                </c:pt>
                <c:pt idx="384">
                  <c:v>-2.0794546189999998</c:v>
                </c:pt>
                <c:pt idx="385">
                  <c:v>-3.7473330269999998</c:v>
                </c:pt>
                <c:pt idx="386">
                  <c:v>-5.0706736059999997</c:v>
                </c:pt>
                <c:pt idx="387">
                  <c:v>-6.329983854</c:v>
                </c:pt>
                <c:pt idx="388">
                  <c:v>-7.8411425169999998</c:v>
                </c:pt>
                <c:pt idx="389">
                  <c:v>-9.6929580069999997</c:v>
                </c:pt>
                <c:pt idx="390">
                  <c:v>-11.73502161</c:v>
                </c:pt>
                <c:pt idx="391">
                  <c:v>-13.75406589</c:v>
                </c:pt>
                <c:pt idx="392">
                  <c:v>-15.5817523</c:v>
                </c:pt>
                <c:pt idx="393">
                  <c:v>-17.061058890000002</c:v>
                </c:pt>
                <c:pt idx="394">
                  <c:v>-18.141648369999999</c:v>
                </c:pt>
                <c:pt idx="395">
                  <c:v>-18.94522091</c:v>
                </c:pt>
                <c:pt idx="396">
                  <c:v>-19.657466230000001</c:v>
                </c:pt>
                <c:pt idx="397">
                  <c:v>-20.476664979999999</c:v>
                </c:pt>
                <c:pt idx="398">
                  <c:v>-21.515136819999999</c:v>
                </c:pt>
                <c:pt idx="399">
                  <c:v>-22.795004850000002</c:v>
                </c:pt>
                <c:pt idx="400">
                  <c:v>-24.17103835</c:v>
                </c:pt>
                <c:pt idx="401">
                  <c:v>-25.624029820000001</c:v>
                </c:pt>
                <c:pt idx="402">
                  <c:v>-27.073971090000001</c:v>
                </c:pt>
                <c:pt idx="403">
                  <c:v>-28.34028356</c:v>
                </c:pt>
                <c:pt idx="404">
                  <c:v>-29.277847489999999</c:v>
                </c:pt>
                <c:pt idx="405">
                  <c:v>-29.899213360000001</c:v>
                </c:pt>
                <c:pt idx="406">
                  <c:v>-30.26587786</c:v>
                </c:pt>
                <c:pt idx="407">
                  <c:v>-30.349682439999999</c:v>
                </c:pt>
                <c:pt idx="408">
                  <c:v>-30.178265870000001</c:v>
                </c:pt>
                <c:pt idx="409">
                  <c:v>-29.807598469999999</c:v>
                </c:pt>
                <c:pt idx="410">
                  <c:v>-29.193327879999998</c:v>
                </c:pt>
                <c:pt idx="411">
                  <c:v>-28.207636369999999</c:v>
                </c:pt>
                <c:pt idx="412">
                  <c:v>-26.777084680000002</c:v>
                </c:pt>
                <c:pt idx="413">
                  <c:v>-24.840677079999999</c:v>
                </c:pt>
                <c:pt idx="414">
                  <c:v>-22.4080057</c:v>
                </c:pt>
                <c:pt idx="415">
                  <c:v>-19.56332557</c:v>
                </c:pt>
                <c:pt idx="416">
                  <c:v>-16.43177446</c:v>
                </c:pt>
                <c:pt idx="417">
                  <c:v>-13.13352871</c:v>
                </c:pt>
                <c:pt idx="418">
                  <c:v>-9.719627354</c:v>
                </c:pt>
                <c:pt idx="419">
                  <c:v>-6.2142718669999999</c:v>
                </c:pt>
                <c:pt idx="420">
                  <c:v>-2.6401365700000001</c:v>
                </c:pt>
                <c:pt idx="421">
                  <c:v>0.98785732199999998</c:v>
                </c:pt>
                <c:pt idx="422">
                  <c:v>4.5906057149999997</c:v>
                </c:pt>
                <c:pt idx="423">
                  <c:v>8.0221778009999998</c:v>
                </c:pt>
                <c:pt idx="424">
                  <c:v>11.1416051</c:v>
                </c:pt>
                <c:pt idx="425">
                  <c:v>13.934082460000001</c:v>
                </c:pt>
                <c:pt idx="426">
                  <c:v>16.551636469999998</c:v>
                </c:pt>
                <c:pt idx="427">
                  <c:v>19.23274176</c:v>
                </c:pt>
                <c:pt idx="428">
                  <c:v>22.162782570000001</c:v>
                </c:pt>
                <c:pt idx="429">
                  <c:v>25.34612138</c:v>
                </c:pt>
                <c:pt idx="430">
                  <c:v>28.486167529999999</c:v>
                </c:pt>
                <c:pt idx="431">
                  <c:v>31.14544308</c:v>
                </c:pt>
                <c:pt idx="432">
                  <c:v>33.077633220000003</c:v>
                </c:pt>
                <c:pt idx="433">
                  <c:v>34.385586410000002</c:v>
                </c:pt>
                <c:pt idx="434">
                  <c:v>35.101045599999999</c:v>
                </c:pt>
                <c:pt idx="435">
                  <c:v>35.28487131</c:v>
                </c:pt>
                <c:pt idx="436">
                  <c:v>35.263197769999998</c:v>
                </c:pt>
                <c:pt idx="437">
                  <c:v>35.354828509999997</c:v>
                </c:pt>
                <c:pt idx="438">
                  <c:v>35.743044380000001</c:v>
                </c:pt>
                <c:pt idx="439">
                  <c:v>36.319679549999996</c:v>
                </c:pt>
                <c:pt idx="440">
                  <c:v>36.746577279999997</c:v>
                </c:pt>
                <c:pt idx="441">
                  <c:v>36.805335139999997</c:v>
                </c:pt>
                <c:pt idx="442">
                  <c:v>36.537286170000002</c:v>
                </c:pt>
                <c:pt idx="443">
                  <c:v>36.104158269999999</c:v>
                </c:pt>
                <c:pt idx="444">
                  <c:v>35.67554037</c:v>
                </c:pt>
                <c:pt idx="445">
                  <c:v>35.28730006</c:v>
                </c:pt>
                <c:pt idx="446">
                  <c:v>34.859534080000003</c:v>
                </c:pt>
                <c:pt idx="447">
                  <c:v>34.375078999999999</c:v>
                </c:pt>
                <c:pt idx="448">
                  <c:v>33.8309724</c:v>
                </c:pt>
                <c:pt idx="449">
                  <c:v>33.214446010000003</c:v>
                </c:pt>
                <c:pt idx="450">
                  <c:v>32.496913110000001</c:v>
                </c:pt>
                <c:pt idx="451">
                  <c:v>31.695832930000002</c:v>
                </c:pt>
                <c:pt idx="452">
                  <c:v>30.921904990000002</c:v>
                </c:pt>
                <c:pt idx="453">
                  <c:v>30.230747229999999</c:v>
                </c:pt>
                <c:pt idx="454">
                  <c:v>29.55437092</c:v>
                </c:pt>
                <c:pt idx="455">
                  <c:v>28.823701499999999</c:v>
                </c:pt>
                <c:pt idx="456">
                  <c:v>28.032331630000002</c:v>
                </c:pt>
                <c:pt idx="457">
                  <c:v>27.185243</c:v>
                </c:pt>
                <c:pt idx="458">
                  <c:v>26.256419739999998</c:v>
                </c:pt>
                <c:pt idx="459">
                  <c:v>25.26695935</c:v>
                </c:pt>
                <c:pt idx="460">
                  <c:v>24.226354140000002</c:v>
                </c:pt>
                <c:pt idx="461">
                  <c:v>23.12239542</c:v>
                </c:pt>
                <c:pt idx="462">
                  <c:v>21.96689297</c:v>
                </c:pt>
                <c:pt idx="463">
                  <c:v>20.780002270000001</c:v>
                </c:pt>
                <c:pt idx="464">
                  <c:v>19.58809742</c:v>
                </c:pt>
                <c:pt idx="465">
                  <c:v>18.354886430000001</c:v>
                </c:pt>
                <c:pt idx="466">
                  <c:v>17.00694013</c:v>
                </c:pt>
                <c:pt idx="467">
                  <c:v>15.57227578</c:v>
                </c:pt>
                <c:pt idx="468">
                  <c:v>14.10086349</c:v>
                </c:pt>
                <c:pt idx="469">
                  <c:v>12.59926954</c:v>
                </c:pt>
                <c:pt idx="470">
                  <c:v>11.08875653</c:v>
                </c:pt>
                <c:pt idx="471">
                  <c:v>9.6052667169999992</c:v>
                </c:pt>
                <c:pt idx="472">
                  <c:v>8.1069433229999994</c:v>
                </c:pt>
                <c:pt idx="473">
                  <c:v>6.4686940960000001</c:v>
                </c:pt>
                <c:pt idx="474">
                  <c:v>4.5320195339999998</c:v>
                </c:pt>
                <c:pt idx="475">
                  <c:v>2.3124317639999998</c:v>
                </c:pt>
                <c:pt idx="476">
                  <c:v>-2.7494592000000002E-2</c:v>
                </c:pt>
                <c:pt idx="477">
                  <c:v>-2.3683886200000002</c:v>
                </c:pt>
                <c:pt idx="478">
                  <c:v>-4.6335170669999997</c:v>
                </c:pt>
                <c:pt idx="479">
                  <c:v>-6.7119510059999996</c:v>
                </c:pt>
                <c:pt idx="480">
                  <c:v>-8.584684566</c:v>
                </c:pt>
                <c:pt idx="481">
                  <c:v>-10.338646069999999</c:v>
                </c:pt>
                <c:pt idx="482">
                  <c:v>-12.141311849999999</c:v>
                </c:pt>
                <c:pt idx="483">
                  <c:v>-14.15154422</c:v>
                </c:pt>
                <c:pt idx="484">
                  <c:v>-16.35345135</c:v>
                </c:pt>
                <c:pt idx="485">
                  <c:v>-18.6187188</c:v>
                </c:pt>
                <c:pt idx="486">
                  <c:v>-20.818306570000001</c:v>
                </c:pt>
                <c:pt idx="487">
                  <c:v>-22.926798139999999</c:v>
                </c:pt>
                <c:pt idx="488">
                  <c:v>-24.91214987</c:v>
                </c:pt>
                <c:pt idx="489">
                  <c:v>-26.707643999999998</c:v>
                </c:pt>
                <c:pt idx="490">
                  <c:v>-28.33425836</c:v>
                </c:pt>
                <c:pt idx="491">
                  <c:v>-29.907728890000001</c:v>
                </c:pt>
                <c:pt idx="492">
                  <c:v>-31.380520189999999</c:v>
                </c:pt>
                <c:pt idx="493">
                  <c:v>-32.662641669999999</c:v>
                </c:pt>
                <c:pt idx="494">
                  <c:v>-33.754733530000003</c:v>
                </c:pt>
                <c:pt idx="495">
                  <c:v>-34.686872319999999</c:v>
                </c:pt>
                <c:pt idx="496">
                  <c:v>-35.30230332</c:v>
                </c:pt>
                <c:pt idx="497">
                  <c:v>-35.552762530000003</c:v>
                </c:pt>
                <c:pt idx="498">
                  <c:v>-35.423024499999997</c:v>
                </c:pt>
                <c:pt idx="499">
                  <c:v>-34.953005910000002</c:v>
                </c:pt>
                <c:pt idx="500">
                  <c:v>-34.187433210000002</c:v>
                </c:pt>
                <c:pt idx="501">
                  <c:v>-33.186531989999999</c:v>
                </c:pt>
                <c:pt idx="502">
                  <c:v>-31.97632557</c:v>
                </c:pt>
                <c:pt idx="503">
                  <c:v>-30.524207019999999</c:v>
                </c:pt>
                <c:pt idx="504">
                  <c:v>-28.754548379999999</c:v>
                </c:pt>
                <c:pt idx="505">
                  <c:v>-26.590433990000001</c:v>
                </c:pt>
                <c:pt idx="506">
                  <c:v>-23.994390809999999</c:v>
                </c:pt>
                <c:pt idx="507">
                  <c:v>-20.96997679</c:v>
                </c:pt>
                <c:pt idx="508">
                  <c:v>-17.629419380000002</c:v>
                </c:pt>
                <c:pt idx="509">
                  <c:v>-14.22600409</c:v>
                </c:pt>
                <c:pt idx="510">
                  <c:v>-10.923847070000001</c:v>
                </c:pt>
                <c:pt idx="511">
                  <c:v>-7.8240918669999999</c:v>
                </c:pt>
                <c:pt idx="512">
                  <c:v>-4.8846844090000001</c:v>
                </c:pt>
                <c:pt idx="513">
                  <c:v>-2.0247047810000001</c:v>
                </c:pt>
                <c:pt idx="514">
                  <c:v>0.83117061400000003</c:v>
                </c:pt>
                <c:pt idx="515">
                  <c:v>3.7483820419999998</c:v>
                </c:pt>
                <c:pt idx="516">
                  <c:v>6.6989335810000004</c:v>
                </c:pt>
                <c:pt idx="517">
                  <c:v>9.5573810300000002</c:v>
                </c:pt>
                <c:pt idx="518">
                  <c:v>12.22505043</c:v>
                </c:pt>
                <c:pt idx="519">
                  <c:v>14.560184980000001</c:v>
                </c:pt>
                <c:pt idx="520">
                  <c:v>16.544914940000002</c:v>
                </c:pt>
                <c:pt idx="521">
                  <c:v>18.227798</c:v>
                </c:pt>
                <c:pt idx="522">
                  <c:v>19.744653880000001</c:v>
                </c:pt>
                <c:pt idx="523">
                  <c:v>21.34606788</c:v>
                </c:pt>
                <c:pt idx="524">
                  <c:v>22.969666289999999</c:v>
                </c:pt>
                <c:pt idx="525">
                  <c:v>24.11891382</c:v>
                </c:pt>
                <c:pt idx="526">
                  <c:v>24.62803302</c:v>
                </c:pt>
                <c:pt idx="527">
                  <c:v>24.86538242</c:v>
                </c:pt>
                <c:pt idx="528">
                  <c:v>25.280456699999998</c:v>
                </c:pt>
                <c:pt idx="529">
                  <c:v>25.830862119999999</c:v>
                </c:pt>
                <c:pt idx="530">
                  <c:v>26.249610440000001</c:v>
                </c:pt>
                <c:pt idx="531">
                  <c:v>26.489541930000001</c:v>
                </c:pt>
                <c:pt idx="532">
                  <c:v>26.628434129999999</c:v>
                </c:pt>
                <c:pt idx="533">
                  <c:v>26.665807829999999</c:v>
                </c:pt>
                <c:pt idx="534">
                  <c:v>26.51983379</c:v>
                </c:pt>
                <c:pt idx="535">
                  <c:v>26.128944319999999</c:v>
                </c:pt>
                <c:pt idx="536">
                  <c:v>25.57281073</c:v>
                </c:pt>
                <c:pt idx="537">
                  <c:v>25.04636902</c:v>
                </c:pt>
                <c:pt idx="538">
                  <c:v>24.643431939999999</c:v>
                </c:pt>
                <c:pt idx="539">
                  <c:v>24.270858839999999</c:v>
                </c:pt>
                <c:pt idx="540">
                  <c:v>23.836605559999999</c:v>
                </c:pt>
                <c:pt idx="541">
                  <c:v>23.33245625</c:v>
                </c:pt>
                <c:pt idx="542">
                  <c:v>22.725281119999998</c:v>
                </c:pt>
                <c:pt idx="543">
                  <c:v>22.014972140000001</c:v>
                </c:pt>
                <c:pt idx="544">
                  <c:v>21.276969999999999</c:v>
                </c:pt>
                <c:pt idx="545">
                  <c:v>20.579010520000001</c:v>
                </c:pt>
                <c:pt idx="546">
                  <c:v>19.95551807</c:v>
                </c:pt>
                <c:pt idx="547">
                  <c:v>19.407589550000001</c:v>
                </c:pt>
                <c:pt idx="548">
                  <c:v>18.87208678</c:v>
                </c:pt>
                <c:pt idx="549">
                  <c:v>18.257642579999999</c:v>
                </c:pt>
                <c:pt idx="550">
                  <c:v>17.546343010000001</c:v>
                </c:pt>
                <c:pt idx="551">
                  <c:v>16.744811049999999</c:v>
                </c:pt>
                <c:pt idx="552">
                  <c:v>15.856636030000001</c:v>
                </c:pt>
                <c:pt idx="553">
                  <c:v>14.883696090000001</c:v>
                </c:pt>
                <c:pt idx="554">
                  <c:v>13.865816410000001</c:v>
                </c:pt>
                <c:pt idx="555">
                  <c:v>12.828018520000001</c:v>
                </c:pt>
                <c:pt idx="556">
                  <c:v>11.775429089999999</c:v>
                </c:pt>
                <c:pt idx="557">
                  <c:v>10.69052157</c:v>
                </c:pt>
                <c:pt idx="558">
                  <c:v>9.5658903940000002</c:v>
                </c:pt>
                <c:pt idx="559">
                  <c:v>8.3256669859999999</c:v>
                </c:pt>
                <c:pt idx="560">
                  <c:v>6.8001341460000004</c:v>
                </c:pt>
                <c:pt idx="561">
                  <c:v>4.8512796829999996</c:v>
                </c:pt>
                <c:pt idx="562">
                  <c:v>2.4173289900000001</c:v>
                </c:pt>
                <c:pt idx="563">
                  <c:v>-0.43962046999999999</c:v>
                </c:pt>
                <c:pt idx="564">
                  <c:v>-3.5209475609999998</c:v>
                </c:pt>
                <c:pt idx="565">
                  <c:v>-6.6232368700000004</c:v>
                </c:pt>
                <c:pt idx="566">
                  <c:v>-9.5938083519999999</c:v>
                </c:pt>
                <c:pt idx="567">
                  <c:v>-12.347341070000001</c:v>
                </c:pt>
                <c:pt idx="568">
                  <c:v>-14.91000614</c:v>
                </c:pt>
                <c:pt idx="569">
                  <c:v>-17.37995802</c:v>
                </c:pt>
                <c:pt idx="570">
                  <c:v>-19.87483464</c:v>
                </c:pt>
                <c:pt idx="571">
                  <c:v>-22.56857565</c:v>
                </c:pt>
                <c:pt idx="572">
                  <c:v>-25.605156449999999</c:v>
                </c:pt>
                <c:pt idx="573">
                  <c:v>-28.93930143</c:v>
                </c:pt>
                <c:pt idx="574">
                  <c:v>-32.385980920000002</c:v>
                </c:pt>
                <c:pt idx="575">
                  <c:v>-35.736564299999998</c:v>
                </c:pt>
                <c:pt idx="576">
                  <c:v>-38.905394010000002</c:v>
                </c:pt>
                <c:pt idx="577">
                  <c:v>-41.773128730000003</c:v>
                </c:pt>
                <c:pt idx="578">
                  <c:v>-44.283564220000002</c:v>
                </c:pt>
                <c:pt idx="579">
                  <c:v>-46.370978389999998</c:v>
                </c:pt>
                <c:pt idx="580">
                  <c:v>-48.079538890000002</c:v>
                </c:pt>
                <c:pt idx="581">
                  <c:v>-49.497345750000001</c:v>
                </c:pt>
                <c:pt idx="582">
                  <c:v>-50.659665009999998</c:v>
                </c:pt>
                <c:pt idx="583">
                  <c:v>-51.562396849999999</c:v>
                </c:pt>
                <c:pt idx="584">
                  <c:v>-52.290200540000001</c:v>
                </c:pt>
                <c:pt idx="585">
                  <c:v>-52.922749379999999</c:v>
                </c:pt>
                <c:pt idx="586">
                  <c:v>-53.516533619999997</c:v>
                </c:pt>
                <c:pt idx="587">
                  <c:v>-54.122772820000002</c:v>
                </c:pt>
                <c:pt idx="588">
                  <c:v>-54.765119210000002</c:v>
                </c:pt>
                <c:pt idx="589">
                  <c:v>-55.429649759999997</c:v>
                </c:pt>
                <c:pt idx="590">
                  <c:v>-56.063690530000002</c:v>
                </c:pt>
                <c:pt idx="591">
                  <c:v>-56.63166056</c:v>
                </c:pt>
                <c:pt idx="592">
                  <c:v>-57.093670750000001</c:v>
                </c:pt>
                <c:pt idx="593">
                  <c:v>-57.420401429999998</c:v>
                </c:pt>
                <c:pt idx="594">
                  <c:v>-57.53199292</c:v>
                </c:pt>
                <c:pt idx="595">
                  <c:v>-57.348416950000001</c:v>
                </c:pt>
                <c:pt idx="596">
                  <c:v>-56.743443489999997</c:v>
                </c:pt>
                <c:pt idx="597">
                  <c:v>-55.592992760000001</c:v>
                </c:pt>
                <c:pt idx="598">
                  <c:v>-53.817176119999999</c:v>
                </c:pt>
                <c:pt idx="599">
                  <c:v>-51.3674429</c:v>
                </c:pt>
                <c:pt idx="600">
                  <c:v>-48.317440320000003</c:v>
                </c:pt>
                <c:pt idx="601">
                  <c:v>-44.809180410000003</c:v>
                </c:pt>
                <c:pt idx="602">
                  <c:v>-40.943937210000001</c:v>
                </c:pt>
                <c:pt idx="603">
                  <c:v>-36.792945719999999</c:v>
                </c:pt>
                <c:pt idx="604">
                  <c:v>-32.465759030000001</c:v>
                </c:pt>
                <c:pt idx="605">
                  <c:v>-28.043351909999998</c:v>
                </c:pt>
                <c:pt idx="606">
                  <c:v>-23.599909650000001</c:v>
                </c:pt>
                <c:pt idx="607">
                  <c:v>-19.20292486</c:v>
                </c:pt>
                <c:pt idx="608">
                  <c:v>-14.9009479</c:v>
                </c:pt>
                <c:pt idx="609">
                  <c:v>-10.73191666</c:v>
                </c:pt>
                <c:pt idx="610">
                  <c:v>-6.7229822080000003</c:v>
                </c:pt>
                <c:pt idx="611">
                  <c:v>-2.9138667040000001</c:v>
                </c:pt>
                <c:pt idx="612">
                  <c:v>0.71182313100000005</c:v>
                </c:pt>
                <c:pt idx="613">
                  <c:v>4.0941208079999996</c:v>
                </c:pt>
                <c:pt idx="614">
                  <c:v>7.1925621719999997</c:v>
                </c:pt>
                <c:pt idx="615">
                  <c:v>9.9549943279999997</c:v>
                </c:pt>
                <c:pt idx="616">
                  <c:v>12.381955120000001</c:v>
                </c:pt>
                <c:pt idx="617">
                  <c:v>14.501040679999999</c:v>
                </c:pt>
                <c:pt idx="618">
                  <c:v>16.355573289999999</c:v>
                </c:pt>
                <c:pt idx="619">
                  <c:v>17.9857847</c:v>
                </c:pt>
                <c:pt idx="620">
                  <c:v>19.429751469999999</c:v>
                </c:pt>
                <c:pt idx="621">
                  <c:v>20.586440540000002</c:v>
                </c:pt>
                <c:pt idx="622">
                  <c:v>21.28915877</c:v>
                </c:pt>
                <c:pt idx="623">
                  <c:v>21.689704970000001</c:v>
                </c:pt>
                <c:pt idx="624">
                  <c:v>21.873946549999999</c:v>
                </c:pt>
                <c:pt idx="625">
                  <c:v>21.836554660000001</c:v>
                </c:pt>
                <c:pt idx="626">
                  <c:v>21.54297167</c:v>
                </c:pt>
                <c:pt idx="627">
                  <c:v>20.853619049999999</c:v>
                </c:pt>
                <c:pt idx="628">
                  <c:v>19.806602030000001</c:v>
                </c:pt>
                <c:pt idx="629">
                  <c:v>18.626996510000001</c:v>
                </c:pt>
                <c:pt idx="630">
                  <c:v>17.562058260000001</c:v>
                </c:pt>
                <c:pt idx="631">
                  <c:v>16.80964934</c:v>
                </c:pt>
                <c:pt idx="632">
                  <c:v>16.432428569999999</c:v>
                </c:pt>
                <c:pt idx="633">
                  <c:v>16.35507698</c:v>
                </c:pt>
                <c:pt idx="634">
                  <c:v>16.385764699999999</c:v>
                </c:pt>
                <c:pt idx="635">
                  <c:v>16.35108138</c:v>
                </c:pt>
                <c:pt idx="636">
                  <c:v>16.223977479999999</c:v>
                </c:pt>
                <c:pt idx="637">
                  <c:v>16.080294930000001</c:v>
                </c:pt>
                <c:pt idx="638">
                  <c:v>15.978044949999999</c:v>
                </c:pt>
                <c:pt idx="639">
                  <c:v>15.90286719</c:v>
                </c:pt>
                <c:pt idx="640">
                  <c:v>15.80198371</c:v>
                </c:pt>
                <c:pt idx="641">
                  <c:v>15.67317899</c:v>
                </c:pt>
                <c:pt idx="642">
                  <c:v>15.479397069999999</c:v>
                </c:pt>
                <c:pt idx="643">
                  <c:v>15.196915669999999</c:v>
                </c:pt>
                <c:pt idx="644">
                  <c:v>14.79110614</c:v>
                </c:pt>
                <c:pt idx="645">
                  <c:v>14.287440589999999</c:v>
                </c:pt>
                <c:pt idx="646">
                  <c:v>13.7472742</c:v>
                </c:pt>
                <c:pt idx="647">
                  <c:v>13.154260600000001</c:v>
                </c:pt>
                <c:pt idx="648">
                  <c:v>12.504192509999999</c:v>
                </c:pt>
                <c:pt idx="649">
                  <c:v>11.80133198</c:v>
                </c:pt>
                <c:pt idx="650">
                  <c:v>11.020093920000001</c:v>
                </c:pt>
                <c:pt idx="651">
                  <c:v>10.132644239999999</c:v>
                </c:pt>
                <c:pt idx="652">
                  <c:v>9.0699853739999998</c:v>
                </c:pt>
                <c:pt idx="653">
                  <c:v>7.7814981059999999</c:v>
                </c:pt>
                <c:pt idx="654">
                  <c:v>6.2892482840000001</c:v>
                </c:pt>
                <c:pt idx="655">
                  <c:v>4.6273341390000002</c:v>
                </c:pt>
                <c:pt idx="656">
                  <c:v>2.8352600360000002</c:v>
                </c:pt>
                <c:pt idx="657">
                  <c:v>0.98879103499999998</c:v>
                </c:pt>
                <c:pt idx="658">
                  <c:v>-0.85927910600000001</c:v>
                </c:pt>
                <c:pt idx="659">
                  <c:v>-2.6910557430000002</c:v>
                </c:pt>
                <c:pt idx="660">
                  <c:v>-4.5143958089999998</c:v>
                </c:pt>
                <c:pt idx="661">
                  <c:v>-6.3439553320000002</c:v>
                </c:pt>
                <c:pt idx="662">
                  <c:v>-8.2524250860000006</c:v>
                </c:pt>
                <c:pt idx="663">
                  <c:v>-10.33119834</c:v>
                </c:pt>
                <c:pt idx="664">
                  <c:v>-12.638940079999999</c:v>
                </c:pt>
                <c:pt idx="665">
                  <c:v>-15.191919560000001</c:v>
                </c:pt>
                <c:pt idx="666">
                  <c:v>-17.941678079999999</c:v>
                </c:pt>
                <c:pt idx="667">
                  <c:v>-20.811216219999999</c:v>
                </c:pt>
                <c:pt idx="668">
                  <c:v>-23.756153340000001</c:v>
                </c:pt>
                <c:pt idx="669">
                  <c:v>-26.70946399</c:v>
                </c:pt>
                <c:pt idx="670">
                  <c:v>-29.624933429999999</c:v>
                </c:pt>
                <c:pt idx="671">
                  <c:v>-32.490899200000001</c:v>
                </c:pt>
                <c:pt idx="672">
                  <c:v>-35.273064560000002</c:v>
                </c:pt>
                <c:pt idx="673">
                  <c:v>-38.011572110000003</c:v>
                </c:pt>
                <c:pt idx="674">
                  <c:v>-40.72272701</c:v>
                </c:pt>
                <c:pt idx="675">
                  <c:v>-43.40081807</c:v>
                </c:pt>
                <c:pt idx="676">
                  <c:v>-46.045879499999998</c:v>
                </c:pt>
                <c:pt idx="677">
                  <c:v>-48.671670290000002</c:v>
                </c:pt>
                <c:pt idx="678">
                  <c:v>-51.27519023</c:v>
                </c:pt>
                <c:pt idx="679">
                  <c:v>-53.817753080000003</c:v>
                </c:pt>
                <c:pt idx="680">
                  <c:v>-56.251014759999997</c:v>
                </c:pt>
                <c:pt idx="681">
                  <c:v>-58.482695909999997</c:v>
                </c:pt>
                <c:pt idx="682">
                  <c:v>-60.466940129999998</c:v>
                </c:pt>
                <c:pt idx="683">
                  <c:v>-62.189783749999997</c:v>
                </c:pt>
                <c:pt idx="684">
                  <c:v>-63.630154689999998</c:v>
                </c:pt>
                <c:pt idx="685">
                  <c:v>-64.823348319999994</c:v>
                </c:pt>
                <c:pt idx="686">
                  <c:v>-65.782947010000001</c:v>
                </c:pt>
                <c:pt idx="687">
                  <c:v>-66.509447510000001</c:v>
                </c:pt>
                <c:pt idx="688">
                  <c:v>-66.974485220000005</c:v>
                </c:pt>
                <c:pt idx="689">
                  <c:v>-67.123202660000004</c:v>
                </c:pt>
                <c:pt idx="690">
                  <c:v>-66.894058079999994</c:v>
                </c:pt>
                <c:pt idx="691">
                  <c:v>-66.202934380000002</c:v>
                </c:pt>
                <c:pt idx="692">
                  <c:v>-64.972638529999998</c:v>
                </c:pt>
                <c:pt idx="693">
                  <c:v>-63.099473140000001</c:v>
                </c:pt>
                <c:pt idx="694">
                  <c:v>-60.557609820000003</c:v>
                </c:pt>
                <c:pt idx="695">
                  <c:v>-57.469345820000001</c:v>
                </c:pt>
                <c:pt idx="696">
                  <c:v>-53.969780710000002</c:v>
                </c:pt>
                <c:pt idx="697">
                  <c:v>-50.152329450000003</c:v>
                </c:pt>
                <c:pt idx="698">
                  <c:v>-45.99389</c:v>
                </c:pt>
                <c:pt idx="699">
                  <c:v>-41.356650379999998</c:v>
                </c:pt>
                <c:pt idx="700">
                  <c:v>-36.095693519999998</c:v>
                </c:pt>
                <c:pt idx="701">
                  <c:v>-30.125967249999999</c:v>
                </c:pt>
                <c:pt idx="702">
                  <c:v>-23.4946302</c:v>
                </c:pt>
                <c:pt idx="703">
                  <c:v>-16.401406160000001</c:v>
                </c:pt>
                <c:pt idx="704">
                  <c:v>-9.0991299940000001</c:v>
                </c:pt>
                <c:pt idx="705">
                  <c:v>-1.8664271539999999</c:v>
                </c:pt>
                <c:pt idx="706">
                  <c:v>5.066810909</c:v>
                </c:pt>
                <c:pt idx="707">
                  <c:v>11.55214561</c:v>
                </c:pt>
                <c:pt idx="708">
                  <c:v>17.62519958</c:v>
                </c:pt>
                <c:pt idx="709">
                  <c:v>23.388985590000001</c:v>
                </c:pt>
                <c:pt idx="710">
                  <c:v>28.885679979999999</c:v>
                </c:pt>
                <c:pt idx="711">
                  <c:v>34.163735440000004</c:v>
                </c:pt>
                <c:pt idx="712">
                  <c:v>39.243904870000001</c:v>
                </c:pt>
                <c:pt idx="713">
                  <c:v>44.05312859</c:v>
                </c:pt>
                <c:pt idx="714">
                  <c:v>48.46185474</c:v>
                </c:pt>
                <c:pt idx="715">
                  <c:v>51.996286040000001</c:v>
                </c:pt>
                <c:pt idx="716">
                  <c:v>53.936255279999997</c:v>
                </c:pt>
                <c:pt idx="717">
                  <c:v>54.2652024</c:v>
                </c:pt>
                <c:pt idx="718">
                  <c:v>53.84956339</c:v>
                </c:pt>
                <c:pt idx="719">
                  <c:v>53.481802899999998</c:v>
                </c:pt>
                <c:pt idx="720">
                  <c:v>53.647684959999999</c:v>
                </c:pt>
                <c:pt idx="721">
                  <c:v>54.204746780000001</c:v>
                </c:pt>
                <c:pt idx="722">
                  <c:v>54.774265069999998</c:v>
                </c:pt>
                <c:pt idx="723">
                  <c:v>55.039477230000003</c:v>
                </c:pt>
                <c:pt idx="724">
                  <c:v>54.825676780000002</c:v>
                </c:pt>
                <c:pt idx="725">
                  <c:v>54.132998350000001</c:v>
                </c:pt>
                <c:pt idx="726">
                  <c:v>53.144386699999998</c:v>
                </c:pt>
                <c:pt idx="727">
                  <c:v>52.045245749999999</c:v>
                </c:pt>
                <c:pt idx="728">
                  <c:v>50.902987830000001</c:v>
                </c:pt>
                <c:pt idx="729">
                  <c:v>49.721169869999997</c:v>
                </c:pt>
                <c:pt idx="730">
                  <c:v>48.543453900000003</c:v>
                </c:pt>
                <c:pt idx="731">
                  <c:v>47.415576100000003</c:v>
                </c:pt>
                <c:pt idx="732">
                  <c:v>46.328735559999998</c:v>
                </c:pt>
                <c:pt idx="733">
                  <c:v>45.215885010000001</c:v>
                </c:pt>
                <c:pt idx="734">
                  <c:v>43.99729009</c:v>
                </c:pt>
                <c:pt idx="735">
                  <c:v>42.66556568</c:v>
                </c:pt>
                <c:pt idx="736">
                  <c:v>41.26997617</c:v>
                </c:pt>
                <c:pt idx="737">
                  <c:v>39.855702610000002</c:v>
                </c:pt>
                <c:pt idx="738">
                  <c:v>38.414404169999997</c:v>
                </c:pt>
                <c:pt idx="739">
                  <c:v>36.947415589999999</c:v>
                </c:pt>
                <c:pt idx="740">
                  <c:v>35.436007400000001</c:v>
                </c:pt>
                <c:pt idx="741">
                  <c:v>33.825846370000001</c:v>
                </c:pt>
                <c:pt idx="742">
                  <c:v>32.06505044</c:v>
                </c:pt>
                <c:pt idx="743">
                  <c:v>30.162372309999999</c:v>
                </c:pt>
                <c:pt idx="744">
                  <c:v>28.196832489999998</c:v>
                </c:pt>
                <c:pt idx="745">
                  <c:v>26.177019319999999</c:v>
                </c:pt>
                <c:pt idx="746">
                  <c:v>24.058861350000001</c:v>
                </c:pt>
                <c:pt idx="747">
                  <c:v>21.79760709</c:v>
                </c:pt>
                <c:pt idx="748">
                  <c:v>19.339464299999999</c:v>
                </c:pt>
                <c:pt idx="749">
                  <c:v>16.641722399999999</c:v>
                </c:pt>
                <c:pt idx="750">
                  <c:v>13.72977427</c:v>
                </c:pt>
                <c:pt idx="751">
                  <c:v>10.640535</c:v>
                </c:pt>
                <c:pt idx="752">
                  <c:v>7.4193427639999996</c:v>
                </c:pt>
                <c:pt idx="753">
                  <c:v>4.1935143090000002</c:v>
                </c:pt>
                <c:pt idx="754">
                  <c:v>1.0673073829999999</c:v>
                </c:pt>
                <c:pt idx="755">
                  <c:v>-2.0210143450000002</c:v>
                </c:pt>
                <c:pt idx="756">
                  <c:v>-5.1175091779999997</c:v>
                </c:pt>
                <c:pt idx="757">
                  <c:v>-8.2478444540000009</c:v>
                </c:pt>
                <c:pt idx="758">
                  <c:v>-11.466973449999999</c:v>
                </c:pt>
                <c:pt idx="759">
                  <c:v>-14.807838840000001</c:v>
                </c:pt>
                <c:pt idx="760">
                  <c:v>-18.260238340000001</c:v>
                </c:pt>
                <c:pt idx="761">
                  <c:v>-21.81569133</c:v>
                </c:pt>
                <c:pt idx="762">
                  <c:v>-25.414272950000001</c:v>
                </c:pt>
                <c:pt idx="763">
                  <c:v>-28.96197557</c:v>
                </c:pt>
                <c:pt idx="764">
                  <c:v>-32.337249440000001</c:v>
                </c:pt>
                <c:pt idx="765">
                  <c:v>-35.465252069999998</c:v>
                </c:pt>
                <c:pt idx="766">
                  <c:v>-38.394653589999997</c:v>
                </c:pt>
                <c:pt idx="767">
                  <c:v>-41.144124609999999</c:v>
                </c:pt>
                <c:pt idx="768">
                  <c:v>-43.737844860000003</c:v>
                </c:pt>
                <c:pt idx="769">
                  <c:v>-46.169148100000001</c:v>
                </c:pt>
                <c:pt idx="770">
                  <c:v>-48.412129299999997</c:v>
                </c:pt>
                <c:pt idx="771">
                  <c:v>-50.45446836</c:v>
                </c:pt>
                <c:pt idx="772">
                  <c:v>-52.319266069999998</c:v>
                </c:pt>
                <c:pt idx="773">
                  <c:v>-54.035755770000002</c:v>
                </c:pt>
                <c:pt idx="774">
                  <c:v>-55.610584809999999</c:v>
                </c:pt>
                <c:pt idx="775">
                  <c:v>-56.988884400000003</c:v>
                </c:pt>
                <c:pt idx="776">
                  <c:v>-58.087464930000003</c:v>
                </c:pt>
                <c:pt idx="777">
                  <c:v>-58.89045685</c:v>
                </c:pt>
                <c:pt idx="778">
                  <c:v>-59.439597249999998</c:v>
                </c:pt>
                <c:pt idx="779">
                  <c:v>-59.731720430000003</c:v>
                </c:pt>
                <c:pt idx="780">
                  <c:v>-59.751227659999998</c:v>
                </c:pt>
                <c:pt idx="781">
                  <c:v>-59.400301130000003</c:v>
                </c:pt>
                <c:pt idx="782">
                  <c:v>-58.47859948</c:v>
                </c:pt>
                <c:pt idx="783">
                  <c:v>-56.849343070000003</c:v>
                </c:pt>
                <c:pt idx="784">
                  <c:v>-54.421081890000004</c:v>
                </c:pt>
                <c:pt idx="785">
                  <c:v>-51.229694690000002</c:v>
                </c:pt>
                <c:pt idx="786">
                  <c:v>-47.328535479999999</c:v>
                </c:pt>
                <c:pt idx="787">
                  <c:v>-42.784811490000003</c:v>
                </c:pt>
                <c:pt idx="788">
                  <c:v>-37.693667580000003</c:v>
                </c:pt>
                <c:pt idx="789">
                  <c:v>-32.174871289999999</c:v>
                </c:pt>
                <c:pt idx="790">
                  <c:v>-26.368165279999999</c:v>
                </c:pt>
                <c:pt idx="791">
                  <c:v>-20.423465239999999</c:v>
                </c:pt>
                <c:pt idx="792">
                  <c:v>-14.47485187</c:v>
                </c:pt>
                <c:pt idx="793">
                  <c:v>-8.6210077359999993</c:v>
                </c:pt>
                <c:pt idx="794">
                  <c:v>-2.9334193210000001</c:v>
                </c:pt>
                <c:pt idx="795">
                  <c:v>2.5141362850000002</c:v>
                </c:pt>
                <c:pt idx="796">
                  <c:v>7.7129851790000004</c:v>
                </c:pt>
                <c:pt idx="797">
                  <c:v>12.670564540000001</c:v>
                </c:pt>
                <c:pt idx="798">
                  <c:v>17.349967830000001</c:v>
                </c:pt>
                <c:pt idx="799">
                  <c:v>21.734956109999999</c:v>
                </c:pt>
                <c:pt idx="800">
                  <c:v>25.710042390000002</c:v>
                </c:pt>
                <c:pt idx="801">
                  <c:v>29.28263488</c:v>
                </c:pt>
                <c:pt idx="802">
                  <c:v>32.605874040000003</c:v>
                </c:pt>
                <c:pt idx="803">
                  <c:v>35.775025360000001</c:v>
                </c:pt>
                <c:pt idx="804">
                  <c:v>38.78057201</c:v>
                </c:pt>
                <c:pt idx="805">
                  <c:v>41.245951689999998</c:v>
                </c:pt>
                <c:pt idx="806">
                  <c:v>42.487351320000002</c:v>
                </c:pt>
                <c:pt idx="807">
                  <c:v>42.250574229999998</c:v>
                </c:pt>
                <c:pt idx="808">
                  <c:v>41.378845869999999</c:v>
                </c:pt>
                <c:pt idx="809">
                  <c:v>41.015696749999996</c:v>
                </c:pt>
                <c:pt idx="810">
                  <c:v>41.507825339999997</c:v>
                </c:pt>
                <c:pt idx="811">
                  <c:v>42.41126371</c:v>
                </c:pt>
                <c:pt idx="812">
                  <c:v>43.141608589999997</c:v>
                </c:pt>
                <c:pt idx="813">
                  <c:v>43.406813419999999</c:v>
                </c:pt>
                <c:pt idx="814">
                  <c:v>43.328831389999998</c:v>
                </c:pt>
                <c:pt idx="815">
                  <c:v>43.154092030000001</c:v>
                </c:pt>
                <c:pt idx="816">
                  <c:v>42.992563730000001</c:v>
                </c:pt>
                <c:pt idx="817">
                  <c:v>42.688003729999998</c:v>
                </c:pt>
                <c:pt idx="818">
                  <c:v>42.020566240000001</c:v>
                </c:pt>
                <c:pt idx="819">
                  <c:v>40.970641989999997</c:v>
                </c:pt>
                <c:pt idx="820">
                  <c:v>39.748021569999999</c:v>
                </c:pt>
                <c:pt idx="821">
                  <c:v>38.635350619999997</c:v>
                </c:pt>
                <c:pt idx="822">
                  <c:v>37.667774989999998</c:v>
                </c:pt>
                <c:pt idx="823">
                  <c:v>36.796406650000002</c:v>
                </c:pt>
                <c:pt idx="824">
                  <c:v>35.946046580000001</c:v>
                </c:pt>
                <c:pt idx="825">
                  <c:v>35.102271680000001</c:v>
                </c:pt>
                <c:pt idx="826">
                  <c:v>34.27439107</c:v>
                </c:pt>
                <c:pt idx="827">
                  <c:v>33.403668770000003</c:v>
                </c:pt>
                <c:pt idx="828">
                  <c:v>32.379064110000002</c:v>
                </c:pt>
                <c:pt idx="829">
                  <c:v>31.094326850000002</c:v>
                </c:pt>
                <c:pt idx="830">
                  <c:v>29.466423809999998</c:v>
                </c:pt>
                <c:pt idx="831">
                  <c:v>27.453898559999999</c:v>
                </c:pt>
                <c:pt idx="832">
                  <c:v>25.177493729999998</c:v>
                </c:pt>
                <c:pt idx="833">
                  <c:v>22.82235631</c:v>
                </c:pt>
                <c:pt idx="834">
                  <c:v>20.572384410000002</c:v>
                </c:pt>
                <c:pt idx="835">
                  <c:v>18.542185280000002</c:v>
                </c:pt>
                <c:pt idx="836">
                  <c:v>16.729976690000001</c:v>
                </c:pt>
                <c:pt idx="837">
                  <c:v>15.058612419999999</c:v>
                </c:pt>
                <c:pt idx="838">
                  <c:v>13.400548629999999</c:v>
                </c:pt>
                <c:pt idx="839">
                  <c:v>11.63821368</c:v>
                </c:pt>
                <c:pt idx="840">
                  <c:v>9.7168944840000009</c:v>
                </c:pt>
                <c:pt idx="841">
                  <c:v>7.626232474</c:v>
                </c:pt>
                <c:pt idx="842">
                  <c:v>5.3120239649999998</c:v>
                </c:pt>
                <c:pt idx="843">
                  <c:v>2.7622786860000001</c:v>
                </c:pt>
                <c:pt idx="844">
                  <c:v>4.0683032000000001E-2</c:v>
                </c:pt>
                <c:pt idx="845">
                  <c:v>-2.803674209</c:v>
                </c:pt>
                <c:pt idx="846">
                  <c:v>-5.6903867049999999</c:v>
                </c:pt>
                <c:pt idx="847">
                  <c:v>-8.5420155500000003</c:v>
                </c:pt>
                <c:pt idx="848">
                  <c:v>-11.354431180000001</c:v>
                </c:pt>
                <c:pt idx="849">
                  <c:v>-14.115129960000001</c:v>
                </c:pt>
                <c:pt idx="850">
                  <c:v>-16.806601579999999</c:v>
                </c:pt>
                <c:pt idx="851">
                  <c:v>-19.414522829999999</c:v>
                </c:pt>
                <c:pt idx="852">
                  <c:v>-21.927707550000001</c:v>
                </c:pt>
                <c:pt idx="853">
                  <c:v>-24.36746394</c:v>
                </c:pt>
                <c:pt idx="854">
                  <c:v>-26.75752258</c:v>
                </c:pt>
                <c:pt idx="855">
                  <c:v>-29.17892539</c:v>
                </c:pt>
                <c:pt idx="856">
                  <c:v>-31.680527399999999</c:v>
                </c:pt>
                <c:pt idx="857">
                  <c:v>-34.282987110000001</c:v>
                </c:pt>
                <c:pt idx="858">
                  <c:v>-37.01034525</c:v>
                </c:pt>
                <c:pt idx="859">
                  <c:v>-39.840073779999997</c:v>
                </c:pt>
                <c:pt idx="860">
                  <c:v>-42.697216230000002</c:v>
                </c:pt>
                <c:pt idx="861">
                  <c:v>-45.524001179999999</c:v>
                </c:pt>
                <c:pt idx="862">
                  <c:v>-48.262907179999999</c:v>
                </c:pt>
                <c:pt idx="863">
                  <c:v>-50.87576988</c:v>
                </c:pt>
                <c:pt idx="864">
                  <c:v>-53.346529439999998</c:v>
                </c:pt>
                <c:pt idx="865">
                  <c:v>-55.687333109999997</c:v>
                </c:pt>
                <c:pt idx="866">
                  <c:v>-57.945957970000002</c:v>
                </c:pt>
                <c:pt idx="867">
                  <c:v>-60.106371510000002</c:v>
                </c:pt>
                <c:pt idx="868">
                  <c:v>-62.124626380000002</c:v>
                </c:pt>
                <c:pt idx="869">
                  <c:v>-63.97236307</c:v>
                </c:pt>
                <c:pt idx="870">
                  <c:v>-65.600129710000004</c:v>
                </c:pt>
                <c:pt idx="871">
                  <c:v>-66.873203419999996</c:v>
                </c:pt>
                <c:pt idx="872">
                  <c:v>-67.629542049999998</c:v>
                </c:pt>
                <c:pt idx="873">
                  <c:v>-67.728721010000001</c:v>
                </c:pt>
                <c:pt idx="874">
                  <c:v>-67.049508630000005</c:v>
                </c:pt>
                <c:pt idx="875">
                  <c:v>-65.517417570000006</c:v>
                </c:pt>
                <c:pt idx="876">
                  <c:v>-63.108653080000003</c:v>
                </c:pt>
                <c:pt idx="877">
                  <c:v>-59.89349636</c:v>
                </c:pt>
                <c:pt idx="878">
                  <c:v>-56.022703229999998</c:v>
                </c:pt>
                <c:pt idx="879">
                  <c:v>-51.689745549999998</c:v>
                </c:pt>
                <c:pt idx="880">
                  <c:v>-47.065516219999999</c:v>
                </c:pt>
                <c:pt idx="881">
                  <c:v>-42.213422289999997</c:v>
                </c:pt>
                <c:pt idx="882">
                  <c:v>-37.132437330000002</c:v>
                </c:pt>
                <c:pt idx="883">
                  <c:v>-31.772377479999999</c:v>
                </c:pt>
                <c:pt idx="884">
                  <c:v>-26.074200350000002</c:v>
                </c:pt>
                <c:pt idx="885">
                  <c:v>-19.999383640000001</c:v>
                </c:pt>
                <c:pt idx="886">
                  <c:v>-13.601722069999999</c:v>
                </c:pt>
                <c:pt idx="887">
                  <c:v>-7.03662397</c:v>
                </c:pt>
                <c:pt idx="888">
                  <c:v>-0.467245191</c:v>
                </c:pt>
                <c:pt idx="889">
                  <c:v>5.9394396929999997</c:v>
                </c:pt>
                <c:pt idx="890">
                  <c:v>12.05893844</c:v>
                </c:pt>
                <c:pt idx="891">
                  <c:v>17.824620889999998</c:v>
                </c:pt>
                <c:pt idx="892">
                  <c:v>23.126421449999999</c:v>
                </c:pt>
                <c:pt idx="893">
                  <c:v>27.845558919999998</c:v>
                </c:pt>
                <c:pt idx="894">
                  <c:v>31.89771447</c:v>
                </c:pt>
                <c:pt idx="895">
                  <c:v>35.24362</c:v>
                </c:pt>
                <c:pt idx="896">
                  <c:v>37.764405959999998</c:v>
                </c:pt>
                <c:pt idx="897">
                  <c:v>39.3069329</c:v>
                </c:pt>
                <c:pt idx="898">
                  <c:v>40.313159460000001</c:v>
                </c:pt>
                <c:pt idx="899">
                  <c:v>41.506693869999999</c:v>
                </c:pt>
                <c:pt idx="900">
                  <c:v>43.114884429999996</c:v>
                </c:pt>
                <c:pt idx="901">
                  <c:v>44.898244239999997</c:v>
                </c:pt>
                <c:pt idx="902">
                  <c:v>46.361771900000001</c:v>
                </c:pt>
                <c:pt idx="903">
                  <c:v>46.951059280000003</c:v>
                </c:pt>
                <c:pt idx="904">
                  <c:v>46.7015958</c:v>
                </c:pt>
                <c:pt idx="905">
                  <c:v>46.045748060000001</c:v>
                </c:pt>
                <c:pt idx="906">
                  <c:v>45.344295500000001</c:v>
                </c:pt>
                <c:pt idx="907">
                  <c:v>44.795034649999998</c:v>
                </c:pt>
                <c:pt idx="908">
                  <c:v>44.505900140000001</c:v>
                </c:pt>
                <c:pt idx="909">
                  <c:v>44.363412930000003</c:v>
                </c:pt>
                <c:pt idx="910">
                  <c:v>44.107057449999999</c:v>
                </c:pt>
                <c:pt idx="911">
                  <c:v>43.470062800000001</c:v>
                </c:pt>
                <c:pt idx="912">
                  <c:v>42.537832170000001</c:v>
                </c:pt>
                <c:pt idx="913">
                  <c:v>41.501930430000002</c:v>
                </c:pt>
                <c:pt idx="914">
                  <c:v>40.506998619999997</c:v>
                </c:pt>
                <c:pt idx="915">
                  <c:v>39.57093656</c:v>
                </c:pt>
                <c:pt idx="916">
                  <c:v>38.720670589999997</c:v>
                </c:pt>
                <c:pt idx="917">
                  <c:v>37.956295400000002</c:v>
                </c:pt>
                <c:pt idx="918">
                  <c:v>37.251636750000003</c:v>
                </c:pt>
                <c:pt idx="919">
                  <c:v>36.586171460000003</c:v>
                </c:pt>
                <c:pt idx="920">
                  <c:v>35.923952669999998</c:v>
                </c:pt>
                <c:pt idx="921">
                  <c:v>35.264081740000002</c:v>
                </c:pt>
                <c:pt idx="922">
                  <c:v>34.622860799999998</c:v>
                </c:pt>
                <c:pt idx="923">
                  <c:v>33.948066420000004</c:v>
                </c:pt>
                <c:pt idx="924">
                  <c:v>33.203283339999999</c:v>
                </c:pt>
                <c:pt idx="925">
                  <c:v>32.469164149999997</c:v>
                </c:pt>
                <c:pt idx="926">
                  <c:v>31.77069599</c:v>
                </c:pt>
                <c:pt idx="927">
                  <c:v>31.039463309999999</c:v>
                </c:pt>
                <c:pt idx="928">
                  <c:v>30.194193940000002</c:v>
                </c:pt>
                <c:pt idx="929">
                  <c:v>29.236511100000001</c:v>
                </c:pt>
                <c:pt idx="930">
                  <c:v>28.167376820000001</c:v>
                </c:pt>
                <c:pt idx="931">
                  <c:v>26.911964019999999</c:v>
                </c:pt>
                <c:pt idx="932">
                  <c:v>25.397015840000002</c:v>
                </c:pt>
                <c:pt idx="933">
                  <c:v>23.65167417</c:v>
                </c:pt>
                <c:pt idx="934">
                  <c:v>21.756611540000002</c:v>
                </c:pt>
                <c:pt idx="935">
                  <c:v>19.705192369999999</c:v>
                </c:pt>
                <c:pt idx="936">
                  <c:v>17.4726958</c:v>
                </c:pt>
                <c:pt idx="937">
                  <c:v>15.08112603</c:v>
                </c:pt>
                <c:pt idx="938">
                  <c:v>12.56393937</c:v>
                </c:pt>
                <c:pt idx="939">
                  <c:v>9.9514714410000007</c:v>
                </c:pt>
                <c:pt idx="940">
                  <c:v>7.2217734919999996</c:v>
                </c:pt>
                <c:pt idx="941">
                  <c:v>4.3520918220000002</c:v>
                </c:pt>
                <c:pt idx="942">
                  <c:v>1.3846380060000001</c:v>
                </c:pt>
                <c:pt idx="943">
                  <c:v>-1.552258755</c:v>
                </c:pt>
                <c:pt idx="944">
                  <c:v>-4.4149416989999999</c:v>
                </c:pt>
                <c:pt idx="945">
                  <c:v>-7.214844705</c:v>
                </c:pt>
                <c:pt idx="946">
                  <c:v>-10.012596370000001</c:v>
                </c:pt>
                <c:pt idx="947">
                  <c:v>-12.8536594</c:v>
                </c:pt>
                <c:pt idx="948">
                  <c:v>-15.764115719999999</c:v>
                </c:pt>
                <c:pt idx="949">
                  <c:v>-18.738938699999999</c:v>
                </c:pt>
                <c:pt idx="950">
                  <c:v>-21.777096449999998</c:v>
                </c:pt>
                <c:pt idx="951">
                  <c:v>-24.830281639999999</c:v>
                </c:pt>
                <c:pt idx="952">
                  <c:v>-27.860874989999999</c:v>
                </c:pt>
                <c:pt idx="953">
                  <c:v>-30.786778429999998</c:v>
                </c:pt>
                <c:pt idx="954">
                  <c:v>-33.542680519999998</c:v>
                </c:pt>
                <c:pt idx="955">
                  <c:v>-36.162123110000003</c:v>
                </c:pt>
                <c:pt idx="956">
                  <c:v>-38.773045629999999</c:v>
                </c:pt>
                <c:pt idx="957">
                  <c:v>-41.46748667</c:v>
                </c:pt>
                <c:pt idx="958">
                  <c:v>-44.266152439999999</c:v>
                </c:pt>
                <c:pt idx="959">
                  <c:v>-47.136136430000001</c:v>
                </c:pt>
                <c:pt idx="960">
                  <c:v>-50.00999272</c:v>
                </c:pt>
                <c:pt idx="961">
                  <c:v>-52.776493170000002</c:v>
                </c:pt>
                <c:pt idx="962">
                  <c:v>-55.337125559999997</c:v>
                </c:pt>
                <c:pt idx="963">
                  <c:v>-57.596633009999998</c:v>
                </c:pt>
                <c:pt idx="964">
                  <c:v>-59.531268590000003</c:v>
                </c:pt>
                <c:pt idx="965">
                  <c:v>-61.142838599999997</c:v>
                </c:pt>
                <c:pt idx="966">
                  <c:v>-62.428198109999997</c:v>
                </c:pt>
                <c:pt idx="967">
                  <c:v>-63.399762469999999</c:v>
                </c:pt>
                <c:pt idx="968">
                  <c:v>-64.073674980000007</c:v>
                </c:pt>
                <c:pt idx="969">
                  <c:v>-64.462919499999998</c:v>
                </c:pt>
                <c:pt idx="970">
                  <c:v>-64.575343290000006</c:v>
                </c:pt>
                <c:pt idx="971">
                  <c:v>-64.389313079999994</c:v>
                </c:pt>
                <c:pt idx="972">
                  <c:v>-63.836619519999999</c:v>
                </c:pt>
                <c:pt idx="973">
                  <c:v>-62.833134489999999</c:v>
                </c:pt>
                <c:pt idx="974">
                  <c:v>-61.378182099999997</c:v>
                </c:pt>
                <c:pt idx="975">
                  <c:v>-59.50670796</c:v>
                </c:pt>
                <c:pt idx="976">
                  <c:v>-57.265507399999997</c:v>
                </c:pt>
                <c:pt idx="977">
                  <c:v>-54.738415230000001</c:v>
                </c:pt>
                <c:pt idx="978">
                  <c:v>-52.052837109999999</c:v>
                </c:pt>
                <c:pt idx="979">
                  <c:v>-49.306105119999998</c:v>
                </c:pt>
                <c:pt idx="980">
                  <c:v>-46.5844928</c:v>
                </c:pt>
                <c:pt idx="981">
                  <c:v>-43.875493149999997</c:v>
                </c:pt>
                <c:pt idx="982">
                  <c:v>-41.05830632</c:v>
                </c:pt>
                <c:pt idx="983">
                  <c:v>-38.019596020000002</c:v>
                </c:pt>
                <c:pt idx="984">
                  <c:v>-34.69943748</c:v>
                </c:pt>
                <c:pt idx="985">
                  <c:v>-31.098855650000001</c:v>
                </c:pt>
                <c:pt idx="986">
                  <c:v>-27.289772209999999</c:v>
                </c:pt>
              </c:numCache>
            </c:numRef>
          </c:val>
          <c:smooth val="0"/>
          <c:extLst>
            <c:ext xmlns:c16="http://schemas.microsoft.com/office/drawing/2014/chart" uri="{C3380CC4-5D6E-409C-BE32-E72D297353CC}">
              <c16:uniqueId val="{00000002-C193-4440-A001-D2B789CF4113}"/>
            </c:ext>
          </c:extLst>
        </c:ser>
        <c:dLbls>
          <c:showLegendKey val="0"/>
          <c:showVal val="0"/>
          <c:showCatName val="0"/>
          <c:showSerName val="0"/>
          <c:showPercent val="0"/>
          <c:showBubbleSize val="0"/>
        </c:dLbls>
        <c:smooth val="0"/>
        <c:axId val="489334912"/>
        <c:axId val="489335240"/>
      </c:lineChart>
      <c:catAx>
        <c:axId val="48933491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9335240"/>
        <c:crosses val="autoZero"/>
        <c:auto val="1"/>
        <c:lblAlgn val="ctr"/>
        <c:lblOffset val="100"/>
        <c:noMultiLvlLbl val="0"/>
      </c:catAx>
      <c:valAx>
        <c:axId val="489335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9334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Cyroscope changes</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'[fusion test.xlsx]Sheet1'!$F$1</c:f>
              <c:strCache>
                <c:ptCount val="1"/>
                <c:pt idx="0">
                  <c:v>X_gyro</c:v>
                </c:pt>
              </c:strCache>
            </c:strRef>
          </c:tx>
          <c:spPr>
            <a:ln w="28575" cap="rnd">
              <a:solidFill>
                <a:schemeClr val="accent1"/>
              </a:solidFill>
              <a:round/>
            </a:ln>
            <a:effectLst/>
          </c:spPr>
          <c:marker>
            <c:symbol val="none"/>
          </c:marker>
          <c:val>
            <c:numRef>
              <c:f>'[fusion test.xlsx]Sheet1'!$F$2:$F$691</c:f>
              <c:numCache>
                <c:formatCode>General</c:formatCode>
                <c:ptCount val="690"/>
                <c:pt idx="0">
                  <c:v>-0.14663399999999999</c:v>
                </c:pt>
                <c:pt idx="1">
                  <c:v>-0.15382899999999999</c:v>
                </c:pt>
                <c:pt idx="2">
                  <c:v>-9.6780000000000005E-2</c:v>
                </c:pt>
                <c:pt idx="3">
                  <c:v>-0.25762499999999999</c:v>
                </c:pt>
                <c:pt idx="4">
                  <c:v>-0.21901300000000001</c:v>
                </c:pt>
                <c:pt idx="5">
                  <c:v>-0.34856399999999998</c:v>
                </c:pt>
                <c:pt idx="6">
                  <c:v>0.137876</c:v>
                </c:pt>
                <c:pt idx="7">
                  <c:v>0.31290899999999999</c:v>
                </c:pt>
                <c:pt idx="8">
                  <c:v>4.4183E-2</c:v>
                </c:pt>
                <c:pt idx="9">
                  <c:v>1.8837E-2</c:v>
                </c:pt>
                <c:pt idx="10">
                  <c:v>-2.3522999999999999E-2</c:v>
                </c:pt>
                <c:pt idx="11">
                  <c:v>-2.9923999999999999E-2</c:v>
                </c:pt>
                <c:pt idx="12">
                  <c:v>2.5366E-2</c:v>
                </c:pt>
                <c:pt idx="13">
                  <c:v>0.10846799999999999</c:v>
                </c:pt>
                <c:pt idx="14">
                  <c:v>0.13483300000000001</c:v>
                </c:pt>
                <c:pt idx="15">
                  <c:v>0.12756100000000001</c:v>
                </c:pt>
                <c:pt idx="16">
                  <c:v>-0.13877</c:v>
                </c:pt>
                <c:pt idx="17">
                  <c:v>-7.4813000000000004E-2</c:v>
                </c:pt>
                <c:pt idx="18">
                  <c:v>0.36297699999999999</c:v>
                </c:pt>
                <c:pt idx="19">
                  <c:v>0.60579899999999998</c:v>
                </c:pt>
                <c:pt idx="20">
                  <c:v>-6.4321000000000003E-2</c:v>
                </c:pt>
                <c:pt idx="21">
                  <c:v>-0.219557</c:v>
                </c:pt>
                <c:pt idx="22">
                  <c:v>0.123511</c:v>
                </c:pt>
                <c:pt idx="23">
                  <c:v>0.62853599999999998</c:v>
                </c:pt>
                <c:pt idx="24">
                  <c:v>0.63631300000000002</c:v>
                </c:pt>
                <c:pt idx="25">
                  <c:v>0.65482899999999999</c:v>
                </c:pt>
                <c:pt idx="26">
                  <c:v>-0.33442100000000002</c:v>
                </c:pt>
                <c:pt idx="27">
                  <c:v>-0.55047400000000002</c:v>
                </c:pt>
                <c:pt idx="28">
                  <c:v>-1.2570000000000001E-3</c:v>
                </c:pt>
                <c:pt idx="29">
                  <c:v>0.16815099999999999</c:v>
                </c:pt>
                <c:pt idx="30">
                  <c:v>7.9031000000000004E-2</c:v>
                </c:pt>
                <c:pt idx="31">
                  <c:v>0.14801900000000001</c:v>
                </c:pt>
                <c:pt idx="32">
                  <c:v>0.28640300000000002</c:v>
                </c:pt>
                <c:pt idx="33">
                  <c:v>0.69303400000000004</c:v>
                </c:pt>
                <c:pt idx="34">
                  <c:v>0.24506900000000001</c:v>
                </c:pt>
                <c:pt idx="35">
                  <c:v>0.351076</c:v>
                </c:pt>
                <c:pt idx="36">
                  <c:v>0.20477200000000001</c:v>
                </c:pt>
                <c:pt idx="37">
                  <c:v>0.49000500000000002</c:v>
                </c:pt>
                <c:pt idx="38">
                  <c:v>0.16090599999999999</c:v>
                </c:pt>
                <c:pt idx="39">
                  <c:v>8.5999000000000006E-2</c:v>
                </c:pt>
                <c:pt idx="40">
                  <c:v>-0.120271</c:v>
                </c:pt>
                <c:pt idx="41">
                  <c:v>-0.339173</c:v>
                </c:pt>
                <c:pt idx="42">
                  <c:v>-0.25660100000000002</c:v>
                </c:pt>
                <c:pt idx="43">
                  <c:v>-0.45763399999999999</c:v>
                </c:pt>
                <c:pt idx="44">
                  <c:v>-0.175207</c:v>
                </c:pt>
                <c:pt idx="45">
                  <c:v>-0.44522200000000001</c:v>
                </c:pt>
                <c:pt idx="46">
                  <c:v>-0.590171</c:v>
                </c:pt>
                <c:pt idx="47">
                  <c:v>-1.184833</c:v>
                </c:pt>
                <c:pt idx="48">
                  <c:v>-8.8443999999999995E-2</c:v>
                </c:pt>
                <c:pt idx="49">
                  <c:v>0.57417899999999999</c:v>
                </c:pt>
                <c:pt idx="50">
                  <c:v>0.55241799999999996</c:v>
                </c:pt>
                <c:pt idx="51">
                  <c:v>0.484574</c:v>
                </c:pt>
                <c:pt idx="52">
                  <c:v>-0.49398500000000001</c:v>
                </c:pt>
                <c:pt idx="53">
                  <c:v>-1.4368570000000001</c:v>
                </c:pt>
                <c:pt idx="54">
                  <c:v>-1.135929</c:v>
                </c:pt>
                <c:pt idx="55">
                  <c:v>-2.1382059999999998</c:v>
                </c:pt>
                <c:pt idx="56">
                  <c:v>-0.83616000000000001</c:v>
                </c:pt>
                <c:pt idx="57">
                  <c:v>-1.6544939999999999</c:v>
                </c:pt>
                <c:pt idx="58">
                  <c:v>-1.1351309999999999</c:v>
                </c:pt>
                <c:pt idx="59">
                  <c:v>-2.145194</c:v>
                </c:pt>
                <c:pt idx="60">
                  <c:v>-0.63137799999999999</c:v>
                </c:pt>
                <c:pt idx="61">
                  <c:v>-0.90008500000000002</c:v>
                </c:pt>
                <c:pt idx="62">
                  <c:v>-0.32314799999999999</c:v>
                </c:pt>
                <c:pt idx="63">
                  <c:v>-1.058395</c:v>
                </c:pt>
                <c:pt idx="64">
                  <c:v>-1.1211599999999999</c:v>
                </c:pt>
                <c:pt idx="65">
                  <c:v>-2.6102300000000001</c:v>
                </c:pt>
                <c:pt idx="66">
                  <c:v>-1.445246</c:v>
                </c:pt>
                <c:pt idx="67">
                  <c:v>-3.0952099999999998</c:v>
                </c:pt>
                <c:pt idx="68">
                  <c:v>-2.5194049999999999</c:v>
                </c:pt>
                <c:pt idx="69">
                  <c:v>-5.9086210000000001</c:v>
                </c:pt>
                <c:pt idx="70">
                  <c:v>-3.2790080000000001</c:v>
                </c:pt>
                <c:pt idx="71">
                  <c:v>-5.7074949999999998</c:v>
                </c:pt>
                <c:pt idx="72">
                  <c:v>-1.834517</c:v>
                </c:pt>
                <c:pt idx="73">
                  <c:v>-3.7926989999999998</c:v>
                </c:pt>
                <c:pt idx="74">
                  <c:v>-2.2955830000000002</c:v>
                </c:pt>
                <c:pt idx="75">
                  <c:v>-4.6724249999999996</c:v>
                </c:pt>
                <c:pt idx="76">
                  <c:v>-1.8186420000000001</c:v>
                </c:pt>
                <c:pt idx="77">
                  <c:v>-2.7816550000000002</c:v>
                </c:pt>
                <c:pt idx="78">
                  <c:v>-0.71478200000000003</c:v>
                </c:pt>
                <c:pt idx="79">
                  <c:v>-2.21549</c:v>
                </c:pt>
                <c:pt idx="80">
                  <c:v>-1.733239</c:v>
                </c:pt>
                <c:pt idx="81">
                  <c:v>-2.8924979999999998</c:v>
                </c:pt>
                <c:pt idx="82">
                  <c:v>-0.57474999999999998</c:v>
                </c:pt>
                <c:pt idx="83">
                  <c:v>-1.0239020000000001</c:v>
                </c:pt>
                <c:pt idx="84">
                  <c:v>-0.63636899999999996</c:v>
                </c:pt>
                <c:pt idx="85">
                  <c:v>-1.307877</c:v>
                </c:pt>
                <c:pt idx="86">
                  <c:v>-0.54648699999999995</c:v>
                </c:pt>
                <c:pt idx="87">
                  <c:v>-0.70411800000000002</c:v>
                </c:pt>
                <c:pt idx="88">
                  <c:v>-1.0549999999999999E-3</c:v>
                </c:pt>
                <c:pt idx="89">
                  <c:v>-0.168989</c:v>
                </c:pt>
                <c:pt idx="90">
                  <c:v>-0.15299599999999999</c:v>
                </c:pt>
                <c:pt idx="91">
                  <c:v>0.12684599999999999</c:v>
                </c:pt>
                <c:pt idx="92">
                  <c:v>0.712673</c:v>
                </c:pt>
                <c:pt idx="93">
                  <c:v>1.5281130000000001</c:v>
                </c:pt>
                <c:pt idx="94">
                  <c:v>0.62610699999999997</c:v>
                </c:pt>
                <c:pt idx="95">
                  <c:v>1.1525259999999999</c:v>
                </c:pt>
                <c:pt idx="96">
                  <c:v>0.56069199999999997</c:v>
                </c:pt>
                <c:pt idx="97">
                  <c:v>0.80623199999999995</c:v>
                </c:pt>
                <c:pt idx="98">
                  <c:v>-0.207092</c:v>
                </c:pt>
                <c:pt idx="99">
                  <c:v>-0.86434500000000003</c:v>
                </c:pt>
                <c:pt idx="100">
                  <c:v>-1.2379199999999999</c:v>
                </c:pt>
                <c:pt idx="101">
                  <c:v>-2.7284600000000001</c:v>
                </c:pt>
                <c:pt idx="102">
                  <c:v>-1.5863389999999999</c:v>
                </c:pt>
                <c:pt idx="103">
                  <c:v>-3.4128379999999998</c:v>
                </c:pt>
                <c:pt idx="104">
                  <c:v>-2.289882</c:v>
                </c:pt>
                <c:pt idx="105">
                  <c:v>-5.0160840000000002</c:v>
                </c:pt>
                <c:pt idx="106">
                  <c:v>-2.8624510000000001</c:v>
                </c:pt>
                <c:pt idx="107">
                  <c:v>-5.9539970000000002</c:v>
                </c:pt>
                <c:pt idx="108">
                  <c:v>-3.8112620000000001</c:v>
                </c:pt>
                <c:pt idx="109">
                  <c:v>-8.1926079999999999</c:v>
                </c:pt>
                <c:pt idx="110">
                  <c:v>-4.4758690000000003</c:v>
                </c:pt>
                <c:pt idx="111">
                  <c:v>-8.8973689999999994</c:v>
                </c:pt>
                <c:pt idx="112">
                  <c:v>-4.700812</c:v>
                </c:pt>
                <c:pt idx="113">
                  <c:v>-9.9468859999999992</c:v>
                </c:pt>
                <c:pt idx="114">
                  <c:v>-5.5058499999999997</c:v>
                </c:pt>
                <c:pt idx="115">
                  <c:v>-10.694511</c:v>
                </c:pt>
                <c:pt idx="116">
                  <c:v>-4.9829020000000002</c:v>
                </c:pt>
                <c:pt idx="117">
                  <c:v>-9.9431150000000006</c:v>
                </c:pt>
                <c:pt idx="118">
                  <c:v>-4.5832319999999998</c:v>
                </c:pt>
                <c:pt idx="119">
                  <c:v>-8.4270940000000003</c:v>
                </c:pt>
                <c:pt idx="120">
                  <c:v>-2.9579529999999998</c:v>
                </c:pt>
                <c:pt idx="121">
                  <c:v>-5.1743399999999999</c:v>
                </c:pt>
                <c:pt idx="122">
                  <c:v>-1.8718570000000001</c:v>
                </c:pt>
                <c:pt idx="123">
                  <c:v>-3.1984650000000001</c:v>
                </c:pt>
                <c:pt idx="124">
                  <c:v>-0.42594100000000001</c:v>
                </c:pt>
                <c:pt idx="125">
                  <c:v>-0.34141100000000002</c:v>
                </c:pt>
                <c:pt idx="126">
                  <c:v>-6.7720000000000002E-3</c:v>
                </c:pt>
                <c:pt idx="127">
                  <c:v>-5.5434999999999998E-2</c:v>
                </c:pt>
                <c:pt idx="128">
                  <c:v>0.461947</c:v>
                </c:pt>
                <c:pt idx="129">
                  <c:v>1.333162</c:v>
                </c:pt>
                <c:pt idx="130">
                  <c:v>0.50138899999999997</c:v>
                </c:pt>
                <c:pt idx="131">
                  <c:v>0.83192100000000002</c:v>
                </c:pt>
                <c:pt idx="132">
                  <c:v>0.965831</c:v>
                </c:pt>
                <c:pt idx="133">
                  <c:v>2.9040240000000002</c:v>
                </c:pt>
                <c:pt idx="134">
                  <c:v>2.7964000000000002</c:v>
                </c:pt>
                <c:pt idx="135">
                  <c:v>5.2215020000000001</c:v>
                </c:pt>
                <c:pt idx="136">
                  <c:v>2.5128059999999999</c:v>
                </c:pt>
                <c:pt idx="137">
                  <c:v>6.5904059999999998</c:v>
                </c:pt>
                <c:pt idx="138">
                  <c:v>5.2687179999999998</c:v>
                </c:pt>
                <c:pt idx="139">
                  <c:v>9.7764720000000001</c:v>
                </c:pt>
                <c:pt idx="140">
                  <c:v>4.0803219999999998</c:v>
                </c:pt>
                <c:pt idx="141">
                  <c:v>10.15992</c:v>
                </c:pt>
                <c:pt idx="142">
                  <c:v>8.8056859999999997</c:v>
                </c:pt>
                <c:pt idx="143">
                  <c:v>16.02168</c:v>
                </c:pt>
                <c:pt idx="144">
                  <c:v>4.5476830000000001</c:v>
                </c:pt>
                <c:pt idx="145">
                  <c:v>8.7797450000000001</c:v>
                </c:pt>
                <c:pt idx="146">
                  <c:v>6.4657799999999996</c:v>
                </c:pt>
                <c:pt idx="147">
                  <c:v>13.642550999999999</c:v>
                </c:pt>
                <c:pt idx="148">
                  <c:v>6.4061510000000004</c:v>
                </c:pt>
                <c:pt idx="149">
                  <c:v>11.351452</c:v>
                </c:pt>
                <c:pt idx="150">
                  <c:v>3.6726909999999999</c:v>
                </c:pt>
                <c:pt idx="151">
                  <c:v>6.8226800000000001</c:v>
                </c:pt>
                <c:pt idx="152">
                  <c:v>2.9686710000000001</c:v>
                </c:pt>
                <c:pt idx="153">
                  <c:v>5.3519600000000001</c:v>
                </c:pt>
                <c:pt idx="154">
                  <c:v>1.384755</c:v>
                </c:pt>
                <c:pt idx="155">
                  <c:v>2.1846809999999999</c:v>
                </c:pt>
                <c:pt idx="156">
                  <c:v>0.55115400000000003</c:v>
                </c:pt>
                <c:pt idx="157">
                  <c:v>1.07199</c:v>
                </c:pt>
                <c:pt idx="158">
                  <c:v>2.5165E-2</c:v>
                </c:pt>
                <c:pt idx="159">
                  <c:v>-0.73117799999999999</c:v>
                </c:pt>
                <c:pt idx="160">
                  <c:v>-1.131402</c:v>
                </c:pt>
                <c:pt idx="161">
                  <c:v>-2.4684089999999999</c:v>
                </c:pt>
                <c:pt idx="162">
                  <c:v>-1.7382040000000001</c:v>
                </c:pt>
                <c:pt idx="163">
                  <c:v>-3.8726400000000001</c:v>
                </c:pt>
                <c:pt idx="164">
                  <c:v>-2.48773</c:v>
                </c:pt>
                <c:pt idx="165">
                  <c:v>-5.3916729999999999</c:v>
                </c:pt>
                <c:pt idx="166">
                  <c:v>-3.3032330000000001</c:v>
                </c:pt>
                <c:pt idx="167">
                  <c:v>-7.0283990000000003</c:v>
                </c:pt>
                <c:pt idx="168">
                  <c:v>-3.940499</c:v>
                </c:pt>
                <c:pt idx="169">
                  <c:v>-8.2769709999999996</c:v>
                </c:pt>
                <c:pt idx="170">
                  <c:v>-4.4767429999999999</c:v>
                </c:pt>
                <c:pt idx="171">
                  <c:v>-8.8047430000000002</c:v>
                </c:pt>
                <c:pt idx="172">
                  <c:v>-4.1045129999999999</c:v>
                </c:pt>
                <c:pt idx="173">
                  <c:v>-7.8862509999999997</c:v>
                </c:pt>
                <c:pt idx="174">
                  <c:v>-3.809301</c:v>
                </c:pt>
                <c:pt idx="175">
                  <c:v>-8.1215679999999999</c:v>
                </c:pt>
                <c:pt idx="176">
                  <c:v>-4.4296119999999997</c:v>
                </c:pt>
                <c:pt idx="177">
                  <c:v>-8.573283</c:v>
                </c:pt>
                <c:pt idx="178">
                  <c:v>-4.0467779999999998</c:v>
                </c:pt>
                <c:pt idx="179">
                  <c:v>-8.5122339999999994</c:v>
                </c:pt>
                <c:pt idx="180">
                  <c:v>-4.7768230000000003</c:v>
                </c:pt>
                <c:pt idx="181">
                  <c:v>-9.2429810000000003</c:v>
                </c:pt>
                <c:pt idx="182">
                  <c:v>-3.9639250000000001</c:v>
                </c:pt>
                <c:pt idx="183">
                  <c:v>-7.728955</c:v>
                </c:pt>
                <c:pt idx="184">
                  <c:v>-3.5989170000000001</c:v>
                </c:pt>
                <c:pt idx="185">
                  <c:v>-6.6862300000000001</c:v>
                </c:pt>
                <c:pt idx="186">
                  <c:v>-2.1821649999999999</c:v>
                </c:pt>
                <c:pt idx="187">
                  <c:v>-3.6351239999999998</c:v>
                </c:pt>
                <c:pt idx="188">
                  <c:v>-0.92525999999999997</c:v>
                </c:pt>
                <c:pt idx="189">
                  <c:v>-1.56009</c:v>
                </c:pt>
                <c:pt idx="190">
                  <c:v>-0.18987599999999999</c:v>
                </c:pt>
                <c:pt idx="191">
                  <c:v>4.4448000000000001E-2</c:v>
                </c:pt>
                <c:pt idx="192">
                  <c:v>-0.14685899999999999</c:v>
                </c:pt>
                <c:pt idx="193">
                  <c:v>-0.50468100000000005</c:v>
                </c:pt>
                <c:pt idx="194">
                  <c:v>0.30264000000000002</c:v>
                </c:pt>
                <c:pt idx="195">
                  <c:v>2.3403700000000001</c:v>
                </c:pt>
                <c:pt idx="196">
                  <c:v>2.6472690000000001</c:v>
                </c:pt>
                <c:pt idx="197">
                  <c:v>4.7524420000000003</c:v>
                </c:pt>
                <c:pt idx="198">
                  <c:v>2.7393320000000001</c:v>
                </c:pt>
                <c:pt idx="199">
                  <c:v>7.8527269999999998</c:v>
                </c:pt>
                <c:pt idx="200">
                  <c:v>6.2170259999999997</c:v>
                </c:pt>
                <c:pt idx="201">
                  <c:v>11.186870000000001</c:v>
                </c:pt>
                <c:pt idx="202">
                  <c:v>4.7547180000000004</c:v>
                </c:pt>
                <c:pt idx="203">
                  <c:v>12.524361000000001</c:v>
                </c:pt>
                <c:pt idx="204">
                  <c:v>9.3756269999999997</c:v>
                </c:pt>
                <c:pt idx="205">
                  <c:v>17.706185999999999</c:v>
                </c:pt>
                <c:pt idx="206">
                  <c:v>6.1820199999999996</c:v>
                </c:pt>
                <c:pt idx="207">
                  <c:v>11.63546</c:v>
                </c:pt>
                <c:pt idx="208">
                  <c:v>5.9770589999999997</c:v>
                </c:pt>
                <c:pt idx="209">
                  <c:v>11.367609</c:v>
                </c:pt>
                <c:pt idx="210">
                  <c:v>4.0854990000000004</c:v>
                </c:pt>
                <c:pt idx="211">
                  <c:v>6.8870480000000001</c:v>
                </c:pt>
                <c:pt idx="212">
                  <c:v>2.591421</c:v>
                </c:pt>
                <c:pt idx="213">
                  <c:v>6.1496979999999999</c:v>
                </c:pt>
                <c:pt idx="214">
                  <c:v>3.942488</c:v>
                </c:pt>
                <c:pt idx="215">
                  <c:v>7.2181189999999997</c:v>
                </c:pt>
                <c:pt idx="216">
                  <c:v>2.0430999999999999</c:v>
                </c:pt>
                <c:pt idx="217">
                  <c:v>3.028003</c:v>
                </c:pt>
                <c:pt idx="218">
                  <c:v>0.31725900000000001</c:v>
                </c:pt>
                <c:pt idx="219">
                  <c:v>0.50320100000000001</c:v>
                </c:pt>
                <c:pt idx="220">
                  <c:v>0.407914</c:v>
                </c:pt>
                <c:pt idx="221">
                  <c:v>0.64249900000000004</c:v>
                </c:pt>
                <c:pt idx="222">
                  <c:v>-0.54160799999999998</c:v>
                </c:pt>
                <c:pt idx="223">
                  <c:v>-1.7640640000000001</c:v>
                </c:pt>
                <c:pt idx="224">
                  <c:v>-1.4258710000000001</c:v>
                </c:pt>
                <c:pt idx="225">
                  <c:v>-2.88503</c:v>
                </c:pt>
                <c:pt idx="226">
                  <c:v>-2.2478899999999999</c:v>
                </c:pt>
                <c:pt idx="227">
                  <c:v>-5.6866510000000003</c:v>
                </c:pt>
                <c:pt idx="228">
                  <c:v>-3.8980489999999999</c:v>
                </c:pt>
                <c:pt idx="229">
                  <c:v>-7.7179919999999997</c:v>
                </c:pt>
                <c:pt idx="230">
                  <c:v>-3.6419630000000001</c:v>
                </c:pt>
                <c:pt idx="231">
                  <c:v>-7.574846</c:v>
                </c:pt>
                <c:pt idx="232">
                  <c:v>-5.0529489999999999</c:v>
                </c:pt>
                <c:pt idx="233">
                  <c:v>-10.577267000000001</c:v>
                </c:pt>
                <c:pt idx="234">
                  <c:v>-4.8067520000000004</c:v>
                </c:pt>
                <c:pt idx="235">
                  <c:v>-9.0522189999999991</c:v>
                </c:pt>
                <c:pt idx="236">
                  <c:v>-4.2801580000000001</c:v>
                </c:pt>
                <c:pt idx="237">
                  <c:v>-8.7920339999999992</c:v>
                </c:pt>
                <c:pt idx="238">
                  <c:v>-3.9862410000000001</c:v>
                </c:pt>
                <c:pt idx="239">
                  <c:v>-7.4033879999999996</c:v>
                </c:pt>
                <c:pt idx="240">
                  <c:v>-3.6754600000000002</c:v>
                </c:pt>
                <c:pt idx="241">
                  <c:v>-7.7882069999999999</c:v>
                </c:pt>
                <c:pt idx="242">
                  <c:v>-4.1907649999999999</c:v>
                </c:pt>
                <c:pt idx="243">
                  <c:v>-8.1132989999999996</c:v>
                </c:pt>
                <c:pt idx="244">
                  <c:v>-3.495892</c:v>
                </c:pt>
                <c:pt idx="245">
                  <c:v>-6.8029380000000002</c:v>
                </c:pt>
                <c:pt idx="246">
                  <c:v>-3.1675219999999999</c:v>
                </c:pt>
                <c:pt idx="247">
                  <c:v>-5.8465670000000003</c:v>
                </c:pt>
                <c:pt idx="248">
                  <c:v>-2.0499909999999999</c:v>
                </c:pt>
                <c:pt idx="249">
                  <c:v>-3.6776230000000001</c:v>
                </c:pt>
                <c:pt idx="250">
                  <c:v>-1.3191189999999999</c:v>
                </c:pt>
                <c:pt idx="251">
                  <c:v>-2.1927690000000002</c:v>
                </c:pt>
                <c:pt idx="252">
                  <c:v>-0.432286</c:v>
                </c:pt>
                <c:pt idx="253">
                  <c:v>-0.49857899999999999</c:v>
                </c:pt>
                <c:pt idx="254">
                  <c:v>-2.97E-3</c:v>
                </c:pt>
                <c:pt idx="255">
                  <c:v>-0.319326</c:v>
                </c:pt>
                <c:pt idx="256">
                  <c:v>-0.17127700000000001</c:v>
                </c:pt>
                <c:pt idx="257">
                  <c:v>1.3830210000000001</c:v>
                </c:pt>
                <c:pt idx="258">
                  <c:v>2.2302819999999999</c:v>
                </c:pt>
                <c:pt idx="259">
                  <c:v>3.3203640000000001</c:v>
                </c:pt>
                <c:pt idx="260">
                  <c:v>1.177494</c:v>
                </c:pt>
                <c:pt idx="261">
                  <c:v>5.5704380000000002</c:v>
                </c:pt>
                <c:pt idx="262">
                  <c:v>6.0668240000000004</c:v>
                </c:pt>
                <c:pt idx="263">
                  <c:v>10.816922999999999</c:v>
                </c:pt>
                <c:pt idx="264">
                  <c:v>3.7677079999999998</c:v>
                </c:pt>
                <c:pt idx="265">
                  <c:v>8.2253039999999995</c:v>
                </c:pt>
                <c:pt idx="266">
                  <c:v>6.898339</c:v>
                </c:pt>
                <c:pt idx="267">
                  <c:v>15.059623</c:v>
                </c:pt>
                <c:pt idx="268">
                  <c:v>7.3121660000000004</c:v>
                </c:pt>
                <c:pt idx="269">
                  <c:v>13.959781</c:v>
                </c:pt>
                <c:pt idx="270">
                  <c:v>6.1176959999999996</c:v>
                </c:pt>
                <c:pt idx="271">
                  <c:v>11.422090000000001</c:v>
                </c:pt>
                <c:pt idx="272">
                  <c:v>5.5568049999999998</c:v>
                </c:pt>
                <c:pt idx="273">
                  <c:v>11.4855</c:v>
                </c:pt>
                <c:pt idx="274">
                  <c:v>5.1806960000000002</c:v>
                </c:pt>
                <c:pt idx="275">
                  <c:v>8.8721960000000006</c:v>
                </c:pt>
                <c:pt idx="276">
                  <c:v>2.5779260000000002</c:v>
                </c:pt>
                <c:pt idx="277">
                  <c:v>4.5345050000000002</c:v>
                </c:pt>
                <c:pt idx="278">
                  <c:v>1.5127060000000001</c:v>
                </c:pt>
                <c:pt idx="279">
                  <c:v>2.1789679999999998</c:v>
                </c:pt>
                <c:pt idx="280">
                  <c:v>0.115999</c:v>
                </c:pt>
                <c:pt idx="281">
                  <c:v>-0.15520600000000001</c:v>
                </c:pt>
                <c:pt idx="282">
                  <c:v>-0.44557099999999999</c:v>
                </c:pt>
                <c:pt idx="283">
                  <c:v>-0.70561499999999999</c:v>
                </c:pt>
                <c:pt idx="284">
                  <c:v>-0.17229900000000001</c:v>
                </c:pt>
                <c:pt idx="285">
                  <c:v>-0.21953500000000001</c:v>
                </c:pt>
                <c:pt idx="286">
                  <c:v>8.2197999999999993E-2</c:v>
                </c:pt>
                <c:pt idx="287">
                  <c:v>0.25431599999999999</c:v>
                </c:pt>
                <c:pt idx="288">
                  <c:v>0.25244299999999997</c:v>
                </c:pt>
                <c:pt idx="289">
                  <c:v>0.341866</c:v>
                </c:pt>
                <c:pt idx="290">
                  <c:v>-0.40302900000000003</c:v>
                </c:pt>
                <c:pt idx="291">
                  <c:v>-1.501854</c:v>
                </c:pt>
                <c:pt idx="292">
                  <c:v>-1.5202279999999999</c:v>
                </c:pt>
                <c:pt idx="293">
                  <c:v>-3.0272250000000001</c:v>
                </c:pt>
                <c:pt idx="294">
                  <c:v>-1.940785</c:v>
                </c:pt>
                <c:pt idx="295">
                  <c:v>-4.9620280000000001</c:v>
                </c:pt>
                <c:pt idx="296">
                  <c:v>-4.1328560000000003</c:v>
                </c:pt>
                <c:pt idx="297">
                  <c:v>-8.6756589999999996</c:v>
                </c:pt>
                <c:pt idx="298">
                  <c:v>-4.173883</c:v>
                </c:pt>
                <c:pt idx="299">
                  <c:v>-8.1995179999999994</c:v>
                </c:pt>
                <c:pt idx="300">
                  <c:v>-4.3234399999999997</c:v>
                </c:pt>
                <c:pt idx="301">
                  <c:v>-9.0654079999999997</c:v>
                </c:pt>
                <c:pt idx="302">
                  <c:v>-4.5835949999999999</c:v>
                </c:pt>
                <c:pt idx="303">
                  <c:v>-8.8843750000000004</c:v>
                </c:pt>
                <c:pt idx="304">
                  <c:v>-4.4069729999999998</c:v>
                </c:pt>
                <c:pt idx="305">
                  <c:v>-9.3486309999999992</c:v>
                </c:pt>
                <c:pt idx="306">
                  <c:v>-5.1199880000000002</c:v>
                </c:pt>
                <c:pt idx="307">
                  <c:v>-9.9753249999999998</c:v>
                </c:pt>
                <c:pt idx="308">
                  <c:v>-4.5060719999999996</c:v>
                </c:pt>
                <c:pt idx="309">
                  <c:v>-9.0837909999999997</c:v>
                </c:pt>
                <c:pt idx="310">
                  <c:v>-5.0760540000000001</c:v>
                </c:pt>
                <c:pt idx="311">
                  <c:v>-9.9045439999999996</c:v>
                </c:pt>
                <c:pt idx="312">
                  <c:v>-4.0324689999999999</c:v>
                </c:pt>
                <c:pt idx="313">
                  <c:v>-7.5437839999999996</c:v>
                </c:pt>
                <c:pt idx="314">
                  <c:v>-3.4167990000000001</c:v>
                </c:pt>
                <c:pt idx="315">
                  <c:v>-6.5242610000000001</c:v>
                </c:pt>
                <c:pt idx="316">
                  <c:v>-2.4358749999999998</c:v>
                </c:pt>
                <c:pt idx="317">
                  <c:v>-4.1404529999999999</c:v>
                </c:pt>
                <c:pt idx="318">
                  <c:v>-1.501844</c:v>
                </c:pt>
                <c:pt idx="319">
                  <c:v>-2.881294</c:v>
                </c:pt>
                <c:pt idx="320">
                  <c:v>-0.85644600000000004</c:v>
                </c:pt>
                <c:pt idx="321">
                  <c:v>-1.0016849999999999</c:v>
                </c:pt>
                <c:pt idx="322">
                  <c:v>0.22153999999999999</c:v>
                </c:pt>
                <c:pt idx="323">
                  <c:v>0.41927900000000001</c:v>
                </c:pt>
                <c:pt idx="324">
                  <c:v>0.58840199999999998</c:v>
                </c:pt>
                <c:pt idx="325">
                  <c:v>2.0034930000000002</c:v>
                </c:pt>
                <c:pt idx="326">
                  <c:v>1.652493</c:v>
                </c:pt>
                <c:pt idx="327">
                  <c:v>2.758864</c:v>
                </c:pt>
                <c:pt idx="328">
                  <c:v>1.119256</c:v>
                </c:pt>
                <c:pt idx="329">
                  <c:v>3.4844439999999999</c:v>
                </c:pt>
                <c:pt idx="330">
                  <c:v>3.352411</c:v>
                </c:pt>
                <c:pt idx="331">
                  <c:v>6.3123899999999997</c:v>
                </c:pt>
                <c:pt idx="332">
                  <c:v>3.176374</c:v>
                </c:pt>
                <c:pt idx="333">
                  <c:v>7.8595579999999998</c:v>
                </c:pt>
                <c:pt idx="334">
                  <c:v>5.0910789999999997</c:v>
                </c:pt>
                <c:pt idx="335">
                  <c:v>9.2937619999999992</c:v>
                </c:pt>
                <c:pt idx="336">
                  <c:v>4.9790760000000001</c:v>
                </c:pt>
                <c:pt idx="337">
                  <c:v>11.154763000000001</c:v>
                </c:pt>
                <c:pt idx="338">
                  <c:v>6.6069509999999996</c:v>
                </c:pt>
                <c:pt idx="339">
                  <c:v>13.451924</c:v>
                </c:pt>
                <c:pt idx="340">
                  <c:v>7.1486400000000003</c:v>
                </c:pt>
                <c:pt idx="341">
                  <c:v>14.006214</c:v>
                </c:pt>
                <c:pt idx="342">
                  <c:v>5.7777320000000003</c:v>
                </c:pt>
                <c:pt idx="343">
                  <c:v>10.512651</c:v>
                </c:pt>
                <c:pt idx="344">
                  <c:v>3.876687</c:v>
                </c:pt>
                <c:pt idx="345">
                  <c:v>6.6767029999999998</c:v>
                </c:pt>
                <c:pt idx="346">
                  <c:v>1.5187250000000001</c:v>
                </c:pt>
                <c:pt idx="347">
                  <c:v>2.2858170000000002</c:v>
                </c:pt>
                <c:pt idx="348">
                  <c:v>0.355072</c:v>
                </c:pt>
                <c:pt idx="349">
                  <c:v>0.33054099999999997</c:v>
                </c:pt>
                <c:pt idx="350">
                  <c:v>-0.37348999999999999</c:v>
                </c:pt>
                <c:pt idx="351">
                  <c:v>-0.99759100000000001</c:v>
                </c:pt>
                <c:pt idx="352">
                  <c:v>-0.74491200000000002</c:v>
                </c:pt>
                <c:pt idx="353">
                  <c:v>-1.3094479999999999</c:v>
                </c:pt>
                <c:pt idx="354">
                  <c:v>-0.25532100000000002</c:v>
                </c:pt>
                <c:pt idx="355">
                  <c:v>-0.18869900000000001</c:v>
                </c:pt>
                <c:pt idx="356">
                  <c:v>0.50387400000000004</c:v>
                </c:pt>
                <c:pt idx="357">
                  <c:v>1.4063559999999999</c:v>
                </c:pt>
                <c:pt idx="358">
                  <c:v>1.077518</c:v>
                </c:pt>
                <c:pt idx="359">
                  <c:v>2.1475789999999999</c:v>
                </c:pt>
                <c:pt idx="360">
                  <c:v>0.69171899999999997</c:v>
                </c:pt>
                <c:pt idx="361">
                  <c:v>0.61715699999999996</c:v>
                </c:pt>
                <c:pt idx="362">
                  <c:v>-0.77884500000000001</c:v>
                </c:pt>
                <c:pt idx="363">
                  <c:v>-2.3462109999999998</c:v>
                </c:pt>
                <c:pt idx="364">
                  <c:v>-2.2411620000000001</c:v>
                </c:pt>
                <c:pt idx="365">
                  <c:v>-4.9542590000000004</c:v>
                </c:pt>
                <c:pt idx="366">
                  <c:v>-3.0321799999999999</c:v>
                </c:pt>
                <c:pt idx="367">
                  <c:v>-6.3100969999999998</c:v>
                </c:pt>
                <c:pt idx="368">
                  <c:v>-3.20987</c:v>
                </c:pt>
                <c:pt idx="369">
                  <c:v>-6.1925220000000003</c:v>
                </c:pt>
                <c:pt idx="370">
                  <c:v>-3.131729</c:v>
                </c:pt>
                <c:pt idx="371">
                  <c:v>-6.5250919999999999</c:v>
                </c:pt>
                <c:pt idx="372">
                  <c:v>-3.3823729999999999</c:v>
                </c:pt>
                <c:pt idx="373">
                  <c:v>-6.5932649999999997</c:v>
                </c:pt>
                <c:pt idx="374">
                  <c:v>-3.3632789999999999</c:v>
                </c:pt>
                <c:pt idx="375">
                  <c:v>-7.1543760000000001</c:v>
                </c:pt>
                <c:pt idx="376">
                  <c:v>-4.1227999999999998</c:v>
                </c:pt>
                <c:pt idx="377">
                  <c:v>-7.9297120000000003</c:v>
                </c:pt>
                <c:pt idx="378">
                  <c:v>-3.2717869999999998</c:v>
                </c:pt>
                <c:pt idx="379">
                  <c:v>-6.2947319999999998</c:v>
                </c:pt>
                <c:pt idx="380">
                  <c:v>-3.4627729999999999</c:v>
                </c:pt>
                <c:pt idx="381">
                  <c:v>-7.0207819999999996</c:v>
                </c:pt>
                <c:pt idx="382">
                  <c:v>-2.8811290000000001</c:v>
                </c:pt>
                <c:pt idx="383">
                  <c:v>-4.9758899999999997</c:v>
                </c:pt>
                <c:pt idx="384">
                  <c:v>-1.7258979999999999</c:v>
                </c:pt>
                <c:pt idx="385">
                  <c:v>-3.2273230000000002</c:v>
                </c:pt>
                <c:pt idx="386">
                  <c:v>-1.133589</c:v>
                </c:pt>
                <c:pt idx="387">
                  <c:v>-1.8453630000000001</c:v>
                </c:pt>
                <c:pt idx="388">
                  <c:v>-0.454287</c:v>
                </c:pt>
                <c:pt idx="389">
                  <c:v>-0.75544999999999995</c:v>
                </c:pt>
                <c:pt idx="390">
                  <c:v>-0.34078000000000003</c:v>
                </c:pt>
                <c:pt idx="391">
                  <c:v>-0.57364199999999999</c:v>
                </c:pt>
                <c:pt idx="392">
                  <c:v>0.30840099999999998</c:v>
                </c:pt>
                <c:pt idx="393">
                  <c:v>1.3910009999999999</c:v>
                </c:pt>
                <c:pt idx="394">
                  <c:v>1.443219</c:v>
                </c:pt>
                <c:pt idx="395">
                  <c:v>2.78437</c:v>
                </c:pt>
                <c:pt idx="396">
                  <c:v>1.8254619999999999</c:v>
                </c:pt>
                <c:pt idx="397">
                  <c:v>5.0082190000000004</c:v>
                </c:pt>
                <c:pt idx="398">
                  <c:v>4.0467040000000001</c:v>
                </c:pt>
                <c:pt idx="399">
                  <c:v>8.1261720000000004</c:v>
                </c:pt>
                <c:pt idx="400">
                  <c:v>4.7329869999999996</c:v>
                </c:pt>
                <c:pt idx="401">
                  <c:v>10.012729</c:v>
                </c:pt>
                <c:pt idx="402">
                  <c:v>4.828919</c:v>
                </c:pt>
                <c:pt idx="403">
                  <c:v>9.5672560000000004</c:v>
                </c:pt>
                <c:pt idx="404">
                  <c:v>5.7085400000000002</c:v>
                </c:pt>
                <c:pt idx="405">
                  <c:v>11.97223</c:v>
                </c:pt>
                <c:pt idx="406">
                  <c:v>6.3055320000000004</c:v>
                </c:pt>
                <c:pt idx="407">
                  <c:v>12.612546999999999</c:v>
                </c:pt>
                <c:pt idx="408">
                  <c:v>5.7759520000000002</c:v>
                </c:pt>
                <c:pt idx="409">
                  <c:v>10.572226000000001</c:v>
                </c:pt>
                <c:pt idx="410">
                  <c:v>3.4485779999999999</c:v>
                </c:pt>
                <c:pt idx="411">
                  <c:v>5.9388160000000001</c:v>
                </c:pt>
                <c:pt idx="412">
                  <c:v>1.5767679999999999</c:v>
                </c:pt>
                <c:pt idx="413">
                  <c:v>2.0098660000000002</c:v>
                </c:pt>
                <c:pt idx="414">
                  <c:v>-0.72823800000000005</c:v>
                </c:pt>
                <c:pt idx="415">
                  <c:v>-2.2892839999999999</c:v>
                </c:pt>
                <c:pt idx="416">
                  <c:v>-1.7030639999999999</c:v>
                </c:pt>
                <c:pt idx="417">
                  <c:v>-3.1876739999999999</c:v>
                </c:pt>
                <c:pt idx="418">
                  <c:v>-1.089818</c:v>
                </c:pt>
                <c:pt idx="419">
                  <c:v>-1.979641</c:v>
                </c:pt>
                <c:pt idx="420">
                  <c:v>-1.0041850000000001</c:v>
                </c:pt>
                <c:pt idx="421">
                  <c:v>-2.2108099999999999</c:v>
                </c:pt>
                <c:pt idx="422">
                  <c:v>-0.97506099999999996</c:v>
                </c:pt>
                <c:pt idx="423">
                  <c:v>-1.8481829999999999</c:v>
                </c:pt>
                <c:pt idx="424">
                  <c:v>-0.75921000000000005</c:v>
                </c:pt>
                <c:pt idx="425">
                  <c:v>-1.4150830000000001</c:v>
                </c:pt>
                <c:pt idx="426">
                  <c:v>-0.30766100000000002</c:v>
                </c:pt>
                <c:pt idx="427">
                  <c:v>5.0208999999999997E-2</c:v>
                </c:pt>
                <c:pt idx="428">
                  <c:v>0.518397</c:v>
                </c:pt>
                <c:pt idx="429">
                  <c:v>1.059461</c:v>
                </c:pt>
                <c:pt idx="430">
                  <c:v>0.73911000000000004</c:v>
                </c:pt>
                <c:pt idx="431">
                  <c:v>1.9029929999999999</c:v>
                </c:pt>
                <c:pt idx="432">
                  <c:v>1.8029839999999999</c:v>
                </c:pt>
                <c:pt idx="433">
                  <c:v>4.0799700000000003</c:v>
                </c:pt>
                <c:pt idx="434">
                  <c:v>2.566074</c:v>
                </c:pt>
                <c:pt idx="435">
                  <c:v>5.4858560000000001</c:v>
                </c:pt>
                <c:pt idx="436">
                  <c:v>3.1239110000000001</c:v>
                </c:pt>
                <c:pt idx="437">
                  <c:v>6.1028960000000003</c:v>
                </c:pt>
                <c:pt idx="438">
                  <c:v>2.6806800000000002</c:v>
                </c:pt>
                <c:pt idx="439">
                  <c:v>5.0680769999999997</c:v>
                </c:pt>
                <c:pt idx="440">
                  <c:v>2.2516050000000001</c:v>
                </c:pt>
                <c:pt idx="441">
                  <c:v>4.3494669999999998</c:v>
                </c:pt>
                <c:pt idx="442">
                  <c:v>1.983978</c:v>
                </c:pt>
                <c:pt idx="443">
                  <c:v>3.758267</c:v>
                </c:pt>
                <c:pt idx="444">
                  <c:v>1.5524579999999999</c:v>
                </c:pt>
                <c:pt idx="445">
                  <c:v>2.901996</c:v>
                </c:pt>
                <c:pt idx="446">
                  <c:v>1.1396770000000001</c:v>
                </c:pt>
                <c:pt idx="447">
                  <c:v>2.0649350000000002</c:v>
                </c:pt>
                <c:pt idx="448">
                  <c:v>0.78043499999999999</c:v>
                </c:pt>
                <c:pt idx="449">
                  <c:v>1.282932</c:v>
                </c:pt>
                <c:pt idx="450">
                  <c:v>0.108977</c:v>
                </c:pt>
                <c:pt idx="451">
                  <c:v>5.0111999999999997E-2</c:v>
                </c:pt>
                <c:pt idx="452">
                  <c:v>-6.7763000000000004E-2</c:v>
                </c:pt>
                <c:pt idx="453">
                  <c:v>-1.66E-2</c:v>
                </c:pt>
                <c:pt idx="454">
                  <c:v>4.6829000000000003E-2</c:v>
                </c:pt>
                <c:pt idx="455">
                  <c:v>1.3225000000000001E-2</c:v>
                </c:pt>
                <c:pt idx="456">
                  <c:v>-0.119741</c:v>
                </c:pt>
                <c:pt idx="457">
                  <c:v>-0.25147700000000001</c:v>
                </c:pt>
                <c:pt idx="458">
                  <c:v>-1.9779000000000001E-2</c:v>
                </c:pt>
                <c:pt idx="459">
                  <c:v>3.7345999999999997E-2</c:v>
                </c:pt>
                <c:pt idx="460">
                  <c:v>-2.9489999999999998E-3</c:v>
                </c:pt>
                <c:pt idx="461">
                  <c:v>-0.12159</c:v>
                </c:pt>
                <c:pt idx="462">
                  <c:v>-0.108057</c:v>
                </c:pt>
                <c:pt idx="463">
                  <c:v>-0.11755</c:v>
                </c:pt>
                <c:pt idx="464">
                  <c:v>8.3646999999999999E-2</c:v>
                </c:pt>
                <c:pt idx="465">
                  <c:v>0.22292300000000001</c:v>
                </c:pt>
                <c:pt idx="466">
                  <c:v>5.0387000000000001E-2</c:v>
                </c:pt>
                <c:pt idx="467">
                  <c:v>-4.4072E-2</c:v>
                </c:pt>
                <c:pt idx="468">
                  <c:v>-2.8992E-2</c:v>
                </c:pt>
                <c:pt idx="469">
                  <c:v>0.17292299999999999</c:v>
                </c:pt>
                <c:pt idx="470">
                  <c:v>1.0380000000000001E-3</c:v>
                </c:pt>
                <c:pt idx="471">
                  <c:v>-0.114588</c:v>
                </c:pt>
                <c:pt idx="472">
                  <c:v>-6.0789000000000003E-2</c:v>
                </c:pt>
                <c:pt idx="473">
                  <c:v>-3.166E-3</c:v>
                </c:pt>
                <c:pt idx="474">
                  <c:v>2.7633000000000001E-2</c:v>
                </c:pt>
                <c:pt idx="475">
                  <c:v>0.14926200000000001</c:v>
                </c:pt>
                <c:pt idx="476">
                  <c:v>0.12185600000000001</c:v>
                </c:pt>
                <c:pt idx="477">
                  <c:v>0.14554500000000001</c:v>
                </c:pt>
                <c:pt idx="478">
                  <c:v>-3.1940999999999997E-2</c:v>
                </c:pt>
                <c:pt idx="479">
                  <c:v>-3.1749999999999999E-3</c:v>
                </c:pt>
                <c:pt idx="480">
                  <c:v>9.5976000000000006E-2</c:v>
                </c:pt>
                <c:pt idx="481">
                  <c:v>0.14741000000000001</c:v>
                </c:pt>
                <c:pt idx="482">
                  <c:v>-4.1666000000000002E-2</c:v>
                </c:pt>
                <c:pt idx="483">
                  <c:v>-0.108013</c:v>
                </c:pt>
                <c:pt idx="484">
                  <c:v>-1.2503999999999999E-2</c:v>
                </c:pt>
                <c:pt idx="485">
                  <c:v>-1.2156999999999999E-2</c:v>
                </c:pt>
                <c:pt idx="486">
                  <c:v>-1.3721000000000001E-2</c:v>
                </c:pt>
                <c:pt idx="487">
                  <c:v>-5.2220000000000001E-3</c:v>
                </c:pt>
                <c:pt idx="488">
                  <c:v>2.8982999999999998E-2</c:v>
                </c:pt>
                <c:pt idx="489">
                  <c:v>3.6617999999999998E-2</c:v>
                </c:pt>
                <c:pt idx="490">
                  <c:v>-7.3590000000000001E-3</c:v>
                </c:pt>
                <c:pt idx="491">
                  <c:v>5.6429999999999996E-3</c:v>
                </c:pt>
                <c:pt idx="492">
                  <c:v>1.1847999999999999E-2</c:v>
                </c:pt>
                <c:pt idx="493">
                  <c:v>-8.0520000000000001E-3</c:v>
                </c:pt>
                <c:pt idx="494">
                  <c:v>1.6569E-2</c:v>
                </c:pt>
                <c:pt idx="495">
                  <c:v>6.1957999999999999E-2</c:v>
                </c:pt>
                <c:pt idx="496">
                  <c:v>1.9910000000000001E-2</c:v>
                </c:pt>
                <c:pt idx="497">
                  <c:v>-3.5237999999999998E-2</c:v>
                </c:pt>
                <c:pt idx="498">
                  <c:v>-8.3941000000000002E-2</c:v>
                </c:pt>
                <c:pt idx="499">
                  <c:v>-0.11350399999999999</c:v>
                </c:pt>
                <c:pt idx="500">
                  <c:v>-4.2360000000000002E-3</c:v>
                </c:pt>
                <c:pt idx="501">
                  <c:v>2.6865E-2</c:v>
                </c:pt>
                <c:pt idx="502">
                  <c:v>1.8534999999999999E-2</c:v>
                </c:pt>
                <c:pt idx="503">
                  <c:v>-8.1790000000000002E-2</c:v>
                </c:pt>
                <c:pt idx="504">
                  <c:v>-0.158947</c:v>
                </c:pt>
                <c:pt idx="505">
                  <c:v>-0.21123800000000001</c:v>
                </c:pt>
                <c:pt idx="506">
                  <c:v>-6.4460000000000003E-3</c:v>
                </c:pt>
                <c:pt idx="507">
                  <c:v>3.3449999999999999E-3</c:v>
                </c:pt>
                <c:pt idx="508">
                  <c:v>-8.4180000000000001E-3</c:v>
                </c:pt>
                <c:pt idx="509">
                  <c:v>-5.033E-2</c:v>
                </c:pt>
                <c:pt idx="510">
                  <c:v>-5.7969E-2</c:v>
                </c:pt>
                <c:pt idx="511">
                  <c:v>-0.110134</c:v>
                </c:pt>
                <c:pt idx="512">
                  <c:v>-4.5767000000000002E-2</c:v>
                </c:pt>
                <c:pt idx="513">
                  <c:v>-8.2076999999999997E-2</c:v>
                </c:pt>
                <c:pt idx="514">
                  <c:v>-3.0409999999999999E-3</c:v>
                </c:pt>
                <c:pt idx="515">
                  <c:v>-1.7927999999999999E-2</c:v>
                </c:pt>
                <c:pt idx="516">
                  <c:v>-6.8403000000000005E-2</c:v>
                </c:pt>
                <c:pt idx="517">
                  <c:v>-8.5402000000000006E-2</c:v>
                </c:pt>
                <c:pt idx="518">
                  <c:v>2.9748E-2</c:v>
                </c:pt>
                <c:pt idx="519">
                  <c:v>4.6876000000000001E-2</c:v>
                </c:pt>
                <c:pt idx="520">
                  <c:v>2.7970999999999999E-2</c:v>
                </c:pt>
                <c:pt idx="521">
                  <c:v>4.0495000000000003E-2</c:v>
                </c:pt>
                <c:pt idx="522">
                  <c:v>-5.1834999999999999E-2</c:v>
                </c:pt>
                <c:pt idx="523">
                  <c:v>-0.14169200000000001</c:v>
                </c:pt>
                <c:pt idx="524">
                  <c:v>-0.110944</c:v>
                </c:pt>
                <c:pt idx="525">
                  <c:v>-0.24972900000000001</c:v>
                </c:pt>
                <c:pt idx="526">
                  <c:v>-0.14179700000000001</c:v>
                </c:pt>
                <c:pt idx="527">
                  <c:v>-0.28152500000000003</c:v>
                </c:pt>
                <c:pt idx="528">
                  <c:v>-5.9797999999999997E-2</c:v>
                </c:pt>
                <c:pt idx="529">
                  <c:v>8.5299999999999994E-3</c:v>
                </c:pt>
                <c:pt idx="530">
                  <c:v>7.7802999999999997E-2</c:v>
                </c:pt>
                <c:pt idx="531">
                  <c:v>0.12959100000000001</c:v>
                </c:pt>
                <c:pt idx="532">
                  <c:v>5.4573000000000003E-2</c:v>
                </c:pt>
                <c:pt idx="533">
                  <c:v>0.101966</c:v>
                </c:pt>
                <c:pt idx="534">
                  <c:v>5.5058000000000003E-2</c:v>
                </c:pt>
                <c:pt idx="535">
                  <c:v>5.5269999999999998E-3</c:v>
                </c:pt>
                <c:pt idx="536">
                  <c:v>-0.201344</c:v>
                </c:pt>
                <c:pt idx="537">
                  <c:v>-0.40088800000000002</c:v>
                </c:pt>
                <c:pt idx="538">
                  <c:v>-0.13978699999999999</c:v>
                </c:pt>
                <c:pt idx="539">
                  <c:v>-0.182389</c:v>
                </c:pt>
                <c:pt idx="540">
                  <c:v>-1.8534999999999999E-2</c:v>
                </c:pt>
                <c:pt idx="541">
                  <c:v>-0.118879</c:v>
                </c:pt>
                <c:pt idx="542">
                  <c:v>-4.5365000000000003E-2</c:v>
                </c:pt>
                <c:pt idx="543">
                  <c:v>-1.6132000000000001E-2</c:v>
                </c:pt>
                <c:pt idx="544">
                  <c:v>5.5904000000000002E-2</c:v>
                </c:pt>
                <c:pt idx="545">
                  <c:v>0.155552</c:v>
                </c:pt>
                <c:pt idx="546">
                  <c:v>0.102767</c:v>
                </c:pt>
                <c:pt idx="547">
                  <c:v>0.14519499999999999</c:v>
                </c:pt>
                <c:pt idx="548">
                  <c:v>4.0239999999999998E-3</c:v>
                </c:pt>
                <c:pt idx="549">
                  <c:v>6.6156000000000006E-2</c:v>
                </c:pt>
                <c:pt idx="550">
                  <c:v>8.3184999999999995E-2</c:v>
                </c:pt>
                <c:pt idx="551">
                  <c:v>0.129191</c:v>
                </c:pt>
                <c:pt idx="552">
                  <c:v>8.2799999999999992E-3</c:v>
                </c:pt>
                <c:pt idx="553">
                  <c:v>-9.6400000000000099E-4</c:v>
                </c:pt>
                <c:pt idx="554">
                  <c:v>0.13424900000000001</c:v>
                </c:pt>
                <c:pt idx="555">
                  <c:v>0.42135499999999998</c:v>
                </c:pt>
                <c:pt idx="556">
                  <c:v>0.29011700000000001</c:v>
                </c:pt>
                <c:pt idx="557">
                  <c:v>0.53313699999999997</c:v>
                </c:pt>
                <c:pt idx="558">
                  <c:v>0.15339800000000001</c:v>
                </c:pt>
                <c:pt idx="559">
                  <c:v>0.214809</c:v>
                </c:pt>
                <c:pt idx="560">
                  <c:v>5.3796999999999998E-2</c:v>
                </c:pt>
                <c:pt idx="561">
                  <c:v>0.180232</c:v>
                </c:pt>
                <c:pt idx="562">
                  <c:v>0.10174800000000001</c:v>
                </c:pt>
                <c:pt idx="563">
                  <c:v>0.14261199999999999</c:v>
                </c:pt>
                <c:pt idx="564">
                  <c:v>3.5E-4</c:v>
                </c:pt>
                <c:pt idx="565">
                  <c:v>-3.9948999999999998E-2</c:v>
                </c:pt>
                <c:pt idx="566">
                  <c:v>-1.2710000000000001E-2</c:v>
                </c:pt>
                <c:pt idx="567">
                  <c:v>6.0566000000000002E-2</c:v>
                </c:pt>
                <c:pt idx="568">
                  <c:v>9.8185999999999996E-2</c:v>
                </c:pt>
                <c:pt idx="569">
                  <c:v>0.142205</c:v>
                </c:pt>
                <c:pt idx="570">
                  <c:v>1.9753E-2</c:v>
                </c:pt>
                <c:pt idx="571">
                  <c:v>1.8988999999999999E-2</c:v>
                </c:pt>
                <c:pt idx="572">
                  <c:v>-0.115103</c:v>
                </c:pt>
                <c:pt idx="573">
                  <c:v>-0.314662</c:v>
                </c:pt>
                <c:pt idx="574">
                  <c:v>-0.20658499999999999</c:v>
                </c:pt>
                <c:pt idx="575">
                  <c:v>-0.31093799999999999</c:v>
                </c:pt>
                <c:pt idx="576">
                  <c:v>6.5620000000000001E-3</c:v>
                </c:pt>
                <c:pt idx="577">
                  <c:v>-7.1785000000000002E-2</c:v>
                </c:pt>
                <c:pt idx="578">
                  <c:v>-0.12800300000000001</c:v>
                </c:pt>
                <c:pt idx="579">
                  <c:v>-9.8732E-2</c:v>
                </c:pt>
                <c:pt idx="580">
                  <c:v>8.0394999999999994E-2</c:v>
                </c:pt>
                <c:pt idx="581">
                  <c:v>0.117576</c:v>
                </c:pt>
                <c:pt idx="582">
                  <c:v>1.379E-2</c:v>
                </c:pt>
                <c:pt idx="583">
                  <c:v>9.7179999999999992E-3</c:v>
                </c:pt>
                <c:pt idx="584">
                  <c:v>-2.1819999999999999E-2</c:v>
                </c:pt>
                <c:pt idx="585">
                  <c:v>-5.5828000000000003E-2</c:v>
                </c:pt>
                <c:pt idx="586">
                  <c:v>-6.3486000000000001E-2</c:v>
                </c:pt>
                <c:pt idx="587">
                  <c:v>-6.6556000000000004E-2</c:v>
                </c:pt>
                <c:pt idx="588">
                  <c:v>-3.4132999999999997E-2</c:v>
                </c:pt>
                <c:pt idx="589">
                  <c:v>-4.7870000000000003E-2</c:v>
                </c:pt>
                <c:pt idx="590">
                  <c:v>4.3708999999999998E-2</c:v>
                </c:pt>
                <c:pt idx="591">
                  <c:v>9.9013000000000004E-2</c:v>
                </c:pt>
                <c:pt idx="592">
                  <c:v>-6.6087999999999994E-2</c:v>
                </c:pt>
                <c:pt idx="593">
                  <c:v>-0.28710599999999997</c:v>
                </c:pt>
                <c:pt idx="594">
                  <c:v>-0.29430299999999998</c:v>
                </c:pt>
                <c:pt idx="595">
                  <c:v>-0.44116899999999998</c:v>
                </c:pt>
                <c:pt idx="596">
                  <c:v>5.5453000000000002E-2</c:v>
                </c:pt>
                <c:pt idx="597">
                  <c:v>0.10292999999999999</c:v>
                </c:pt>
                <c:pt idx="598">
                  <c:v>1.5699999999999999E-4</c:v>
                </c:pt>
                <c:pt idx="599">
                  <c:v>1.964E-3</c:v>
                </c:pt>
                <c:pt idx="600">
                  <c:v>-0.12526300000000001</c:v>
                </c:pt>
                <c:pt idx="601">
                  <c:v>-0.38613799999999998</c:v>
                </c:pt>
                <c:pt idx="602">
                  <c:v>-0.30480800000000002</c:v>
                </c:pt>
                <c:pt idx="603">
                  <c:v>-0.53299700000000005</c:v>
                </c:pt>
                <c:pt idx="604">
                  <c:v>-2.1964999999999998E-2</c:v>
                </c:pt>
                <c:pt idx="605">
                  <c:v>7.0232000000000003E-2</c:v>
                </c:pt>
                <c:pt idx="606">
                  <c:v>-0.13212299999999999</c:v>
                </c:pt>
                <c:pt idx="607">
                  <c:v>-0.45386799999999999</c:v>
                </c:pt>
                <c:pt idx="608">
                  <c:v>-0.30449300000000001</c:v>
                </c:pt>
                <c:pt idx="609">
                  <c:v>-0.50460700000000003</c:v>
                </c:pt>
                <c:pt idx="610">
                  <c:v>-0.21248700000000001</c:v>
                </c:pt>
                <c:pt idx="611">
                  <c:v>-0.56450299999999998</c:v>
                </c:pt>
                <c:pt idx="612">
                  <c:v>-0.54398000000000002</c:v>
                </c:pt>
                <c:pt idx="613">
                  <c:v>-1.1453660000000001</c:v>
                </c:pt>
              </c:numCache>
            </c:numRef>
          </c:val>
          <c:smooth val="0"/>
          <c:extLst>
            <c:ext xmlns:c16="http://schemas.microsoft.com/office/drawing/2014/chart" uri="{C3380CC4-5D6E-409C-BE32-E72D297353CC}">
              <c16:uniqueId val="{00000000-3786-4C1D-A823-746B3629641C}"/>
            </c:ext>
          </c:extLst>
        </c:ser>
        <c:ser>
          <c:idx val="1"/>
          <c:order val="1"/>
          <c:tx>
            <c:strRef>
              <c:f>'[fusion test.xlsx]Sheet1'!$G$1</c:f>
              <c:strCache>
                <c:ptCount val="1"/>
                <c:pt idx="0">
                  <c:v>Y_gyro</c:v>
                </c:pt>
              </c:strCache>
            </c:strRef>
          </c:tx>
          <c:spPr>
            <a:ln w="28575" cap="rnd">
              <a:solidFill>
                <a:schemeClr val="accent2"/>
              </a:solidFill>
              <a:round/>
            </a:ln>
            <a:effectLst/>
          </c:spPr>
          <c:marker>
            <c:symbol val="none"/>
          </c:marker>
          <c:val>
            <c:numRef>
              <c:f>'[fusion test.xlsx]Sheet1'!$G$2:$G$691</c:f>
              <c:numCache>
                <c:formatCode>General</c:formatCode>
                <c:ptCount val="690"/>
                <c:pt idx="0">
                  <c:v>9.6895999999999996E-2</c:v>
                </c:pt>
                <c:pt idx="1">
                  <c:v>-2.0939999999999999E-3</c:v>
                </c:pt>
                <c:pt idx="2">
                  <c:v>-7.4579999999999994E-2</c:v>
                </c:pt>
                <c:pt idx="3">
                  <c:v>-8.4307000000000007E-2</c:v>
                </c:pt>
                <c:pt idx="4">
                  <c:v>0.22057299999999999</c:v>
                </c:pt>
                <c:pt idx="5">
                  <c:v>0.30834499999999998</c:v>
                </c:pt>
                <c:pt idx="6">
                  <c:v>-8.1476999999999994E-2</c:v>
                </c:pt>
                <c:pt idx="7">
                  <c:v>-0.179257</c:v>
                </c:pt>
                <c:pt idx="8">
                  <c:v>-6.7147999999999999E-2</c:v>
                </c:pt>
                <c:pt idx="9">
                  <c:v>-0.13636899999999999</c:v>
                </c:pt>
                <c:pt idx="10">
                  <c:v>-0.10630199999999999</c:v>
                </c:pt>
                <c:pt idx="11">
                  <c:v>-0.170712</c:v>
                </c:pt>
                <c:pt idx="12">
                  <c:v>-4.0910000000000002E-2</c:v>
                </c:pt>
                <c:pt idx="13">
                  <c:v>-0.136519</c:v>
                </c:pt>
                <c:pt idx="14">
                  <c:v>-0.18405199999999999</c:v>
                </c:pt>
                <c:pt idx="15">
                  <c:v>-0.184755</c:v>
                </c:pt>
                <c:pt idx="16">
                  <c:v>0.18267600000000001</c:v>
                </c:pt>
                <c:pt idx="17">
                  <c:v>0.19698599999999999</c:v>
                </c:pt>
                <c:pt idx="18">
                  <c:v>-0.31405699999999998</c:v>
                </c:pt>
                <c:pt idx="19">
                  <c:v>-0.59855199999999997</c:v>
                </c:pt>
                <c:pt idx="20">
                  <c:v>8.6130000000000009E-3</c:v>
                </c:pt>
                <c:pt idx="21">
                  <c:v>0.28397099999999997</c:v>
                </c:pt>
                <c:pt idx="22">
                  <c:v>-1.3233E-2</c:v>
                </c:pt>
                <c:pt idx="23">
                  <c:v>-0.51336000000000004</c:v>
                </c:pt>
                <c:pt idx="24">
                  <c:v>-0.327434</c:v>
                </c:pt>
                <c:pt idx="25">
                  <c:v>-0.224189</c:v>
                </c:pt>
                <c:pt idx="26">
                  <c:v>0.26022099999999998</c:v>
                </c:pt>
                <c:pt idx="27">
                  <c:v>0.32550099999999998</c:v>
                </c:pt>
                <c:pt idx="28">
                  <c:v>-0.154252</c:v>
                </c:pt>
                <c:pt idx="29">
                  <c:v>-4.1755E-2</c:v>
                </c:pt>
                <c:pt idx="30">
                  <c:v>0.60742300000000005</c:v>
                </c:pt>
                <c:pt idx="31">
                  <c:v>1.3877029999999999</c:v>
                </c:pt>
                <c:pt idx="32">
                  <c:v>-6.9732000000000002E-2</c:v>
                </c:pt>
                <c:pt idx="33">
                  <c:v>8.9359999999999995E-3</c:v>
                </c:pt>
                <c:pt idx="34">
                  <c:v>0.73336599999999996</c:v>
                </c:pt>
                <c:pt idx="35">
                  <c:v>1.7175720000000001</c:v>
                </c:pt>
                <c:pt idx="36">
                  <c:v>0.85472199999999998</c:v>
                </c:pt>
                <c:pt idx="37">
                  <c:v>1.588085</c:v>
                </c:pt>
                <c:pt idx="38">
                  <c:v>0.852634</c:v>
                </c:pt>
                <c:pt idx="39">
                  <c:v>2.0175990000000001</c:v>
                </c:pt>
                <c:pt idx="40">
                  <c:v>1.172005</c:v>
                </c:pt>
                <c:pt idx="41">
                  <c:v>2.6606510000000001</c:v>
                </c:pt>
                <c:pt idx="42">
                  <c:v>1.65021</c:v>
                </c:pt>
                <c:pt idx="43">
                  <c:v>3.1473049999999998</c:v>
                </c:pt>
                <c:pt idx="44">
                  <c:v>1.1159570000000001</c:v>
                </c:pt>
                <c:pt idx="45">
                  <c:v>2.0485150000000001</c:v>
                </c:pt>
                <c:pt idx="46">
                  <c:v>1.2752730000000001</c:v>
                </c:pt>
                <c:pt idx="47">
                  <c:v>2.623996</c:v>
                </c:pt>
                <c:pt idx="48">
                  <c:v>0.95486000000000004</c:v>
                </c:pt>
                <c:pt idx="49">
                  <c:v>0.98475400000000002</c:v>
                </c:pt>
                <c:pt idx="50">
                  <c:v>-0.265567</c:v>
                </c:pt>
                <c:pt idx="51">
                  <c:v>0.468026</c:v>
                </c:pt>
                <c:pt idx="52">
                  <c:v>1.4708559999999999</c:v>
                </c:pt>
                <c:pt idx="53">
                  <c:v>3.425189</c:v>
                </c:pt>
                <c:pt idx="54">
                  <c:v>1.7460450000000001</c:v>
                </c:pt>
                <c:pt idx="55">
                  <c:v>3.001897</c:v>
                </c:pt>
                <c:pt idx="56">
                  <c:v>0.84521500000000005</c:v>
                </c:pt>
                <c:pt idx="57">
                  <c:v>1.458971</c:v>
                </c:pt>
                <c:pt idx="58">
                  <c:v>0.90643799999999997</c:v>
                </c:pt>
                <c:pt idx="59">
                  <c:v>2.1060729999999999</c:v>
                </c:pt>
                <c:pt idx="60">
                  <c:v>1.131122</c:v>
                </c:pt>
                <c:pt idx="61">
                  <c:v>2.3902399999999999</c:v>
                </c:pt>
                <c:pt idx="62">
                  <c:v>1.121076</c:v>
                </c:pt>
                <c:pt idx="63">
                  <c:v>1.3961129999999999</c:v>
                </c:pt>
                <c:pt idx="64">
                  <c:v>7.1180999999999994E-2</c:v>
                </c:pt>
                <c:pt idx="65">
                  <c:v>0.78644599999999998</c:v>
                </c:pt>
                <c:pt idx="66">
                  <c:v>1.351556</c:v>
                </c:pt>
                <c:pt idx="67">
                  <c:v>2.504629</c:v>
                </c:pt>
                <c:pt idx="68">
                  <c:v>1.405966</c:v>
                </c:pt>
                <c:pt idx="69">
                  <c:v>2.8661699999999999</c:v>
                </c:pt>
                <c:pt idx="70">
                  <c:v>1.48624</c:v>
                </c:pt>
                <c:pt idx="71">
                  <c:v>2.4044970000000001</c:v>
                </c:pt>
                <c:pt idx="72">
                  <c:v>0.88605500000000004</c:v>
                </c:pt>
                <c:pt idx="73">
                  <c:v>1.735884</c:v>
                </c:pt>
                <c:pt idx="74">
                  <c:v>0.99778199999999995</c:v>
                </c:pt>
                <c:pt idx="75">
                  <c:v>2.8559760000000001</c:v>
                </c:pt>
                <c:pt idx="76">
                  <c:v>2.4760749999999998</c:v>
                </c:pt>
                <c:pt idx="77">
                  <c:v>5.0717780000000001</c:v>
                </c:pt>
                <c:pt idx="78">
                  <c:v>2.8009460000000002</c:v>
                </c:pt>
                <c:pt idx="79">
                  <c:v>6.2609120000000003</c:v>
                </c:pt>
                <c:pt idx="80">
                  <c:v>4.1830870000000004</c:v>
                </c:pt>
                <c:pt idx="81">
                  <c:v>8.2160119999999992</c:v>
                </c:pt>
                <c:pt idx="82">
                  <c:v>3.2610519999999998</c:v>
                </c:pt>
                <c:pt idx="83">
                  <c:v>5.9983050000000002</c:v>
                </c:pt>
                <c:pt idx="84">
                  <c:v>2.4064930000000002</c:v>
                </c:pt>
                <c:pt idx="85">
                  <c:v>4.2753360000000002</c:v>
                </c:pt>
                <c:pt idx="86">
                  <c:v>1.4475199999999999</c:v>
                </c:pt>
                <c:pt idx="87">
                  <c:v>2.4545360000000001</c:v>
                </c:pt>
                <c:pt idx="88">
                  <c:v>0.52590999999999999</c:v>
                </c:pt>
                <c:pt idx="89">
                  <c:v>0.89477799999999996</c:v>
                </c:pt>
                <c:pt idx="90">
                  <c:v>0.32102999999999998</c:v>
                </c:pt>
                <c:pt idx="91">
                  <c:v>0.74802999999999997</c:v>
                </c:pt>
                <c:pt idx="92">
                  <c:v>0.172736</c:v>
                </c:pt>
                <c:pt idx="93">
                  <c:v>-6.9096000000000005E-2</c:v>
                </c:pt>
                <c:pt idx="94">
                  <c:v>-0.53539000000000003</c:v>
                </c:pt>
                <c:pt idx="95">
                  <c:v>-1.0210939999999999</c:v>
                </c:pt>
                <c:pt idx="96">
                  <c:v>-0.64309499999999997</c:v>
                </c:pt>
                <c:pt idx="97">
                  <c:v>-1.1878610000000001</c:v>
                </c:pt>
                <c:pt idx="98">
                  <c:v>-0.87420399999999998</c:v>
                </c:pt>
                <c:pt idx="99">
                  <c:v>-2.665565</c:v>
                </c:pt>
                <c:pt idx="100">
                  <c:v>-2.1334209999999998</c:v>
                </c:pt>
                <c:pt idx="101">
                  <c:v>-4.2738440000000004</c:v>
                </c:pt>
                <c:pt idx="102">
                  <c:v>-2.45932</c:v>
                </c:pt>
                <c:pt idx="103">
                  <c:v>-5.3303839999999996</c:v>
                </c:pt>
                <c:pt idx="104">
                  <c:v>-3.0722740000000002</c:v>
                </c:pt>
                <c:pt idx="105">
                  <c:v>-6.189184</c:v>
                </c:pt>
                <c:pt idx="106">
                  <c:v>-2.8714949999999999</c:v>
                </c:pt>
                <c:pt idx="107">
                  <c:v>-5.7123520000000001</c:v>
                </c:pt>
                <c:pt idx="108">
                  <c:v>-3.3014429999999999</c:v>
                </c:pt>
                <c:pt idx="109">
                  <c:v>-6.4024260000000002</c:v>
                </c:pt>
                <c:pt idx="110">
                  <c:v>-2.803064</c:v>
                </c:pt>
                <c:pt idx="111">
                  <c:v>-5.7702640000000001</c:v>
                </c:pt>
                <c:pt idx="112">
                  <c:v>-3.4237440000000001</c:v>
                </c:pt>
                <c:pt idx="113">
                  <c:v>-6.569528</c:v>
                </c:pt>
                <c:pt idx="114">
                  <c:v>-2.3516460000000001</c:v>
                </c:pt>
                <c:pt idx="115">
                  <c:v>-4.3447690000000003</c:v>
                </c:pt>
                <c:pt idx="116">
                  <c:v>-1.912812</c:v>
                </c:pt>
                <c:pt idx="117">
                  <c:v>-3.6349860000000001</c:v>
                </c:pt>
                <c:pt idx="118">
                  <c:v>-1.3742829999999999</c:v>
                </c:pt>
                <c:pt idx="119">
                  <c:v>-2.3123420000000001</c:v>
                </c:pt>
                <c:pt idx="120">
                  <c:v>-0.32882299999999998</c:v>
                </c:pt>
                <c:pt idx="121">
                  <c:v>-0.27141599999999999</c:v>
                </c:pt>
                <c:pt idx="122">
                  <c:v>0.26256499999999999</c:v>
                </c:pt>
                <c:pt idx="123">
                  <c:v>-0.50546400000000002</c:v>
                </c:pt>
                <c:pt idx="124">
                  <c:v>-2.7152799999999999</c:v>
                </c:pt>
                <c:pt idx="125">
                  <c:v>-5.0360740000000002</c:v>
                </c:pt>
                <c:pt idx="126">
                  <c:v>-0.44071100000000002</c:v>
                </c:pt>
                <c:pt idx="127">
                  <c:v>-0.27292100000000002</c:v>
                </c:pt>
                <c:pt idx="128">
                  <c:v>-0.36326999999999998</c:v>
                </c:pt>
                <c:pt idx="129">
                  <c:v>-1.2076709999999999</c:v>
                </c:pt>
                <c:pt idx="130">
                  <c:v>-0.22777800000000001</c:v>
                </c:pt>
                <c:pt idx="131">
                  <c:v>0.18474499999999999</c:v>
                </c:pt>
                <c:pt idx="132">
                  <c:v>0.21140900000000001</c:v>
                </c:pt>
                <c:pt idx="133">
                  <c:v>-0.31594</c:v>
                </c:pt>
                <c:pt idx="134">
                  <c:v>-0.67520199999999997</c:v>
                </c:pt>
                <c:pt idx="135">
                  <c:v>0.102743</c:v>
                </c:pt>
                <c:pt idx="136">
                  <c:v>1.4992449999999999</c:v>
                </c:pt>
                <c:pt idx="137">
                  <c:v>1.8058270000000001</c:v>
                </c:pt>
                <c:pt idx="138">
                  <c:v>-1.224891</c:v>
                </c:pt>
                <c:pt idx="139">
                  <c:v>-1.774983</c:v>
                </c:pt>
                <c:pt idx="140">
                  <c:v>0.58940899999999996</c:v>
                </c:pt>
                <c:pt idx="141">
                  <c:v>0.41871799999999998</c:v>
                </c:pt>
                <c:pt idx="142">
                  <c:v>-1.5104310000000001</c:v>
                </c:pt>
                <c:pt idx="143">
                  <c:v>-1.1492960000000001</c:v>
                </c:pt>
                <c:pt idx="144">
                  <c:v>4.3891479999999996</c:v>
                </c:pt>
                <c:pt idx="145">
                  <c:v>10.285155</c:v>
                </c:pt>
                <c:pt idx="146">
                  <c:v>4.7947259999999998</c:v>
                </c:pt>
                <c:pt idx="147">
                  <c:v>7.1601619999999997</c:v>
                </c:pt>
                <c:pt idx="148">
                  <c:v>1.4501949999999999</c:v>
                </c:pt>
                <c:pt idx="149">
                  <c:v>3.2065709999999998</c:v>
                </c:pt>
                <c:pt idx="150">
                  <c:v>1.902331</c:v>
                </c:pt>
                <c:pt idx="151">
                  <c:v>3.7642359999999999</c:v>
                </c:pt>
                <c:pt idx="152">
                  <c:v>1.424596</c:v>
                </c:pt>
                <c:pt idx="153">
                  <c:v>2.6008749999999998</c:v>
                </c:pt>
                <c:pt idx="154">
                  <c:v>1.080589</c:v>
                </c:pt>
                <c:pt idx="155">
                  <c:v>1.9253880000000001</c:v>
                </c:pt>
                <c:pt idx="156">
                  <c:v>0.82583300000000004</c:v>
                </c:pt>
                <c:pt idx="157">
                  <c:v>1.430434</c:v>
                </c:pt>
                <c:pt idx="158">
                  <c:v>0.368587</c:v>
                </c:pt>
                <c:pt idx="159">
                  <c:v>0.597333</c:v>
                </c:pt>
                <c:pt idx="160">
                  <c:v>-9.3193999999999999E-2</c:v>
                </c:pt>
                <c:pt idx="161">
                  <c:v>-0.60175500000000004</c:v>
                </c:pt>
                <c:pt idx="162">
                  <c:v>-1.057803</c:v>
                </c:pt>
                <c:pt idx="163">
                  <c:v>-2.4549780000000001</c:v>
                </c:pt>
                <c:pt idx="164">
                  <c:v>-1.5173620000000001</c:v>
                </c:pt>
                <c:pt idx="165">
                  <c:v>-3.0543870000000002</c:v>
                </c:pt>
                <c:pt idx="166">
                  <c:v>-1.6920869999999999</c:v>
                </c:pt>
                <c:pt idx="167">
                  <c:v>-3.7813699999999999</c:v>
                </c:pt>
                <c:pt idx="168">
                  <c:v>-2.3103899999999999</c:v>
                </c:pt>
                <c:pt idx="169">
                  <c:v>-4.6036580000000002</c:v>
                </c:pt>
                <c:pt idx="170">
                  <c:v>-2.202115</c:v>
                </c:pt>
                <c:pt idx="171">
                  <c:v>-4.6169989999999999</c:v>
                </c:pt>
                <c:pt idx="172">
                  <c:v>-1.9635290000000001</c:v>
                </c:pt>
                <c:pt idx="173">
                  <c:v>-3.3444859999999998</c:v>
                </c:pt>
                <c:pt idx="174">
                  <c:v>-1.6457649999999999</c:v>
                </c:pt>
                <c:pt idx="175">
                  <c:v>-3.4922629999999999</c:v>
                </c:pt>
                <c:pt idx="176">
                  <c:v>-1.651983</c:v>
                </c:pt>
                <c:pt idx="177">
                  <c:v>-2.9898039999999999</c:v>
                </c:pt>
                <c:pt idx="178">
                  <c:v>-1.425333</c:v>
                </c:pt>
                <c:pt idx="179">
                  <c:v>-3.0556260000000002</c:v>
                </c:pt>
                <c:pt idx="180">
                  <c:v>-1.452915</c:v>
                </c:pt>
                <c:pt idx="181">
                  <c:v>-2.534945</c:v>
                </c:pt>
                <c:pt idx="182">
                  <c:v>-0.92989699999999997</c:v>
                </c:pt>
                <c:pt idx="183">
                  <c:v>-1.7086790000000001</c:v>
                </c:pt>
                <c:pt idx="184">
                  <c:v>-0.43492399999999998</c:v>
                </c:pt>
                <c:pt idx="185">
                  <c:v>-0.560886</c:v>
                </c:pt>
                <c:pt idx="186">
                  <c:v>-0.30888399999999999</c:v>
                </c:pt>
                <c:pt idx="187">
                  <c:v>-0.86882899999999996</c:v>
                </c:pt>
                <c:pt idx="188">
                  <c:v>-0.25482399999999999</c:v>
                </c:pt>
                <c:pt idx="189">
                  <c:v>9.4761999999999999E-2</c:v>
                </c:pt>
                <c:pt idx="190">
                  <c:v>0.479236</c:v>
                </c:pt>
                <c:pt idx="191">
                  <c:v>0.72081099999999998</c:v>
                </c:pt>
                <c:pt idx="192">
                  <c:v>-9.1014999999999999E-2</c:v>
                </c:pt>
                <c:pt idx="193">
                  <c:v>5.1505000000000002E-2</c:v>
                </c:pt>
                <c:pt idx="194">
                  <c:v>0.42941400000000002</c:v>
                </c:pt>
                <c:pt idx="195">
                  <c:v>0.58948100000000003</c:v>
                </c:pt>
                <c:pt idx="196">
                  <c:v>0.43893799999999999</c:v>
                </c:pt>
                <c:pt idx="197">
                  <c:v>1.4797670000000001</c:v>
                </c:pt>
                <c:pt idx="198">
                  <c:v>1.236748</c:v>
                </c:pt>
                <c:pt idx="199">
                  <c:v>1.1058809999999999</c:v>
                </c:pt>
                <c:pt idx="200">
                  <c:v>0.21004700000000001</c:v>
                </c:pt>
                <c:pt idx="201">
                  <c:v>3.841663</c:v>
                </c:pt>
                <c:pt idx="202">
                  <c:v>4.3750749999999998</c:v>
                </c:pt>
                <c:pt idx="203">
                  <c:v>5.9950950000000001</c:v>
                </c:pt>
                <c:pt idx="204">
                  <c:v>-0.54605700000000001</c:v>
                </c:pt>
                <c:pt idx="205">
                  <c:v>0.500498</c:v>
                </c:pt>
                <c:pt idx="206">
                  <c:v>2.6410659999999999</c:v>
                </c:pt>
                <c:pt idx="207">
                  <c:v>5.2633349999999997</c:v>
                </c:pt>
                <c:pt idx="208">
                  <c:v>1.606673</c:v>
                </c:pt>
                <c:pt idx="209">
                  <c:v>2.8514689999999998</c:v>
                </c:pt>
                <c:pt idx="210">
                  <c:v>1.8185830000000001</c:v>
                </c:pt>
                <c:pt idx="211">
                  <c:v>3.9042500000000002</c:v>
                </c:pt>
                <c:pt idx="212">
                  <c:v>2.130058</c:v>
                </c:pt>
                <c:pt idx="213">
                  <c:v>3.504591</c:v>
                </c:pt>
                <c:pt idx="214">
                  <c:v>-0.18692600000000001</c:v>
                </c:pt>
                <c:pt idx="215">
                  <c:v>-0.94018699999999999</c:v>
                </c:pt>
                <c:pt idx="216">
                  <c:v>-0.385519</c:v>
                </c:pt>
                <c:pt idx="217">
                  <c:v>-9.2088000000000003E-2</c:v>
                </c:pt>
                <c:pt idx="218">
                  <c:v>0.33324900000000002</c:v>
                </c:pt>
                <c:pt idx="219">
                  <c:v>0.63689799999999996</c:v>
                </c:pt>
                <c:pt idx="220">
                  <c:v>0.193746</c:v>
                </c:pt>
                <c:pt idx="221">
                  <c:v>0.184308</c:v>
                </c:pt>
                <c:pt idx="222">
                  <c:v>-0.220056</c:v>
                </c:pt>
                <c:pt idx="223">
                  <c:v>-0.74441999999999997</c:v>
                </c:pt>
                <c:pt idx="224">
                  <c:v>-0.66155399999999998</c:v>
                </c:pt>
                <c:pt idx="225">
                  <c:v>-1.644374</c:v>
                </c:pt>
                <c:pt idx="226">
                  <c:v>-1.0193680000000001</c:v>
                </c:pt>
                <c:pt idx="227">
                  <c:v>-2.0843959999999999</c:v>
                </c:pt>
                <c:pt idx="228">
                  <c:v>-1.5386040000000001</c:v>
                </c:pt>
                <c:pt idx="229">
                  <c:v>-3.1734049999999998</c:v>
                </c:pt>
                <c:pt idx="230">
                  <c:v>-1.326522</c:v>
                </c:pt>
                <c:pt idx="231">
                  <c:v>-2.6687829999999999</c:v>
                </c:pt>
                <c:pt idx="232">
                  <c:v>-1.1019730000000001</c:v>
                </c:pt>
                <c:pt idx="233">
                  <c:v>-1.7153020000000001</c:v>
                </c:pt>
                <c:pt idx="234">
                  <c:v>-1.1039140000000001</c:v>
                </c:pt>
                <c:pt idx="235">
                  <c:v>-2.821402</c:v>
                </c:pt>
                <c:pt idx="236">
                  <c:v>-1.9988330000000001</c:v>
                </c:pt>
                <c:pt idx="237">
                  <c:v>-3.1230250000000002</c:v>
                </c:pt>
                <c:pt idx="238">
                  <c:v>-0.65174100000000001</c:v>
                </c:pt>
                <c:pt idx="239">
                  <c:v>-1.429727</c:v>
                </c:pt>
                <c:pt idx="240">
                  <c:v>-1.162261</c:v>
                </c:pt>
                <c:pt idx="241">
                  <c:v>-1.9022019999999999</c:v>
                </c:pt>
                <c:pt idx="242">
                  <c:v>-0.81158600000000003</c:v>
                </c:pt>
                <c:pt idx="243">
                  <c:v>-1.7402169999999999</c:v>
                </c:pt>
                <c:pt idx="244">
                  <c:v>-1.0124359999999999</c:v>
                </c:pt>
                <c:pt idx="245">
                  <c:v>-1.596535</c:v>
                </c:pt>
                <c:pt idx="246">
                  <c:v>-1.7021000000000001E-2</c:v>
                </c:pt>
                <c:pt idx="247">
                  <c:v>-0.134992</c:v>
                </c:pt>
                <c:pt idx="248">
                  <c:v>-0.26599400000000001</c:v>
                </c:pt>
                <c:pt idx="249">
                  <c:v>-0.64661900000000005</c:v>
                </c:pt>
                <c:pt idx="250">
                  <c:v>-0.48372700000000002</c:v>
                </c:pt>
                <c:pt idx="251">
                  <c:v>-0.89542999999999995</c:v>
                </c:pt>
                <c:pt idx="252">
                  <c:v>-1.9466000000000001E-2</c:v>
                </c:pt>
                <c:pt idx="253">
                  <c:v>0.23360500000000001</c:v>
                </c:pt>
                <c:pt idx="254">
                  <c:v>-0.36122300000000002</c:v>
                </c:pt>
                <c:pt idx="255">
                  <c:v>-0.92085600000000001</c:v>
                </c:pt>
                <c:pt idx="256">
                  <c:v>0.96137600000000001</c:v>
                </c:pt>
                <c:pt idx="257">
                  <c:v>1.9864040000000001</c:v>
                </c:pt>
                <c:pt idx="258">
                  <c:v>-0.50102100000000005</c:v>
                </c:pt>
                <c:pt idx="259">
                  <c:v>-0.99066799999999999</c:v>
                </c:pt>
                <c:pt idx="260">
                  <c:v>1.284842</c:v>
                </c:pt>
                <c:pt idx="261">
                  <c:v>3.6831399999999999</c:v>
                </c:pt>
                <c:pt idx="262">
                  <c:v>0.285387</c:v>
                </c:pt>
                <c:pt idx="263">
                  <c:v>3.8206999999999998E-2</c:v>
                </c:pt>
                <c:pt idx="264">
                  <c:v>-0.27080199999999999</c:v>
                </c:pt>
                <c:pt idx="265">
                  <c:v>1.6070960000000001</c:v>
                </c:pt>
                <c:pt idx="266">
                  <c:v>2.4655200000000002</c:v>
                </c:pt>
                <c:pt idx="267">
                  <c:v>4.2178279999999999</c:v>
                </c:pt>
                <c:pt idx="268">
                  <c:v>1.9752449999999999</c:v>
                </c:pt>
                <c:pt idx="269">
                  <c:v>4.2487000000000004</c:v>
                </c:pt>
                <c:pt idx="270">
                  <c:v>2.5790660000000001</c:v>
                </c:pt>
                <c:pt idx="271">
                  <c:v>4.8974380000000002</c:v>
                </c:pt>
                <c:pt idx="272">
                  <c:v>1.623235</c:v>
                </c:pt>
                <c:pt idx="273">
                  <c:v>2.9556480000000001</c:v>
                </c:pt>
                <c:pt idx="274">
                  <c:v>1.52952</c:v>
                </c:pt>
                <c:pt idx="275">
                  <c:v>2.971034</c:v>
                </c:pt>
                <c:pt idx="276">
                  <c:v>1.325337</c:v>
                </c:pt>
                <c:pt idx="277">
                  <c:v>2.5413160000000001</c:v>
                </c:pt>
                <c:pt idx="278">
                  <c:v>0.95980799999999999</c:v>
                </c:pt>
                <c:pt idx="279">
                  <c:v>1.7113050000000001</c:v>
                </c:pt>
                <c:pt idx="280">
                  <c:v>0.55089699999999997</c:v>
                </c:pt>
                <c:pt idx="281">
                  <c:v>0.66608999999999996</c:v>
                </c:pt>
                <c:pt idx="282">
                  <c:v>-0.22072600000000001</c:v>
                </c:pt>
                <c:pt idx="283">
                  <c:v>-0.53047699999999998</c:v>
                </c:pt>
                <c:pt idx="284">
                  <c:v>-0.11057599999999999</c:v>
                </c:pt>
                <c:pt idx="285">
                  <c:v>-0.10700800000000001</c:v>
                </c:pt>
                <c:pt idx="286">
                  <c:v>-0.23982200000000001</c:v>
                </c:pt>
                <c:pt idx="287">
                  <c:v>-0.588009</c:v>
                </c:pt>
                <c:pt idx="288">
                  <c:v>-0.45186100000000001</c:v>
                </c:pt>
                <c:pt idx="289">
                  <c:v>-0.77264999999999995</c:v>
                </c:pt>
                <c:pt idx="290">
                  <c:v>-0.28817799999999999</c:v>
                </c:pt>
                <c:pt idx="291">
                  <c:v>-0.74581699999999995</c:v>
                </c:pt>
                <c:pt idx="292">
                  <c:v>-0.78913999999999995</c:v>
                </c:pt>
                <c:pt idx="293">
                  <c:v>-1.8338829999999999</c:v>
                </c:pt>
                <c:pt idx="294">
                  <c:v>-0.85945800000000006</c:v>
                </c:pt>
                <c:pt idx="295">
                  <c:v>-1.8742639999999999</c:v>
                </c:pt>
                <c:pt idx="296">
                  <c:v>-1.5509550000000001</c:v>
                </c:pt>
                <c:pt idx="297">
                  <c:v>-2.8434119999999998</c:v>
                </c:pt>
                <c:pt idx="298">
                  <c:v>-1.187611</c:v>
                </c:pt>
                <c:pt idx="299">
                  <c:v>-2.6303109999999998</c:v>
                </c:pt>
                <c:pt idx="300">
                  <c:v>-1.262618</c:v>
                </c:pt>
                <c:pt idx="301">
                  <c:v>-2.3142930000000002</c:v>
                </c:pt>
                <c:pt idx="302">
                  <c:v>-0.84636100000000003</c:v>
                </c:pt>
                <c:pt idx="303">
                  <c:v>-1.66201</c:v>
                </c:pt>
                <c:pt idx="304">
                  <c:v>-1.3149550000000001</c:v>
                </c:pt>
                <c:pt idx="305">
                  <c:v>-3.1395330000000001</c:v>
                </c:pt>
                <c:pt idx="306">
                  <c:v>-1.6038779999999999</c:v>
                </c:pt>
                <c:pt idx="307">
                  <c:v>-3.1513490000000002</c:v>
                </c:pt>
                <c:pt idx="308">
                  <c:v>-2.0678510000000001</c:v>
                </c:pt>
                <c:pt idx="309">
                  <c:v>-4.112266</c:v>
                </c:pt>
                <c:pt idx="310">
                  <c:v>-1.1012439999999999</c:v>
                </c:pt>
                <c:pt idx="311">
                  <c:v>-1.502154</c:v>
                </c:pt>
                <c:pt idx="312">
                  <c:v>-0.509938</c:v>
                </c:pt>
                <c:pt idx="313">
                  <c:v>-1.3883920000000001</c:v>
                </c:pt>
                <c:pt idx="314">
                  <c:v>-0.78104899999999999</c:v>
                </c:pt>
                <c:pt idx="315">
                  <c:v>-1.1119859999999999</c:v>
                </c:pt>
                <c:pt idx="316">
                  <c:v>-8.7201000000000001E-2</c:v>
                </c:pt>
                <c:pt idx="317">
                  <c:v>-0.46947800000000001</c:v>
                </c:pt>
                <c:pt idx="318">
                  <c:v>-0.43493500000000002</c:v>
                </c:pt>
                <c:pt idx="319">
                  <c:v>-0.374004</c:v>
                </c:pt>
                <c:pt idx="320">
                  <c:v>0.35364400000000001</c:v>
                </c:pt>
                <c:pt idx="321">
                  <c:v>0.29367500000000002</c:v>
                </c:pt>
                <c:pt idx="322">
                  <c:v>-0.58052800000000004</c:v>
                </c:pt>
                <c:pt idx="323">
                  <c:v>-0.69818199999999997</c:v>
                </c:pt>
                <c:pt idx="324">
                  <c:v>0.71432700000000005</c:v>
                </c:pt>
                <c:pt idx="325">
                  <c:v>1.2892650000000001</c:v>
                </c:pt>
                <c:pt idx="326">
                  <c:v>-0.109541</c:v>
                </c:pt>
                <c:pt idx="327">
                  <c:v>3.0358E-2</c:v>
                </c:pt>
                <c:pt idx="328">
                  <c:v>1.3792599999999999</c:v>
                </c:pt>
                <c:pt idx="329">
                  <c:v>2.5764109999999998</c:v>
                </c:pt>
                <c:pt idx="330">
                  <c:v>0.32924500000000001</c:v>
                </c:pt>
                <c:pt idx="331">
                  <c:v>0.86817299999999997</c:v>
                </c:pt>
                <c:pt idx="332">
                  <c:v>0.74268100000000004</c:v>
                </c:pt>
                <c:pt idx="333">
                  <c:v>1.3005340000000001</c:v>
                </c:pt>
                <c:pt idx="334">
                  <c:v>1.197514</c:v>
                </c:pt>
                <c:pt idx="335">
                  <c:v>3.9518819999999999</c:v>
                </c:pt>
                <c:pt idx="336">
                  <c:v>3.5086200000000001</c:v>
                </c:pt>
                <c:pt idx="337">
                  <c:v>6.7987989999999998</c:v>
                </c:pt>
                <c:pt idx="338">
                  <c:v>2.579758</c:v>
                </c:pt>
                <c:pt idx="339">
                  <c:v>4.9004849999999998</c:v>
                </c:pt>
                <c:pt idx="340">
                  <c:v>2.668024</c:v>
                </c:pt>
                <c:pt idx="341">
                  <c:v>5.8350359999999997</c:v>
                </c:pt>
                <c:pt idx="342">
                  <c:v>2.9779300000000002</c:v>
                </c:pt>
                <c:pt idx="343">
                  <c:v>5.4437949999999997</c:v>
                </c:pt>
                <c:pt idx="344">
                  <c:v>1.5491410000000001</c:v>
                </c:pt>
                <c:pt idx="345">
                  <c:v>2.6870880000000001</c:v>
                </c:pt>
                <c:pt idx="346">
                  <c:v>1.2227429999999999</c:v>
                </c:pt>
                <c:pt idx="347">
                  <c:v>2.0477509999999999</c:v>
                </c:pt>
                <c:pt idx="348">
                  <c:v>0.29966199999999998</c:v>
                </c:pt>
                <c:pt idx="349">
                  <c:v>0.46214100000000002</c:v>
                </c:pt>
                <c:pt idx="350">
                  <c:v>9.2852000000000004E-2</c:v>
                </c:pt>
                <c:pt idx="351">
                  <c:v>0.224915</c:v>
                </c:pt>
                <c:pt idx="352">
                  <c:v>0.20442399999999999</c:v>
                </c:pt>
                <c:pt idx="353">
                  <c:v>0.40462300000000001</c:v>
                </c:pt>
                <c:pt idx="354">
                  <c:v>0.18442800000000001</c:v>
                </c:pt>
                <c:pt idx="355">
                  <c:v>0.36587799999999998</c:v>
                </c:pt>
                <c:pt idx="356">
                  <c:v>0.259718</c:v>
                </c:pt>
                <c:pt idx="357">
                  <c:v>0.78854000000000002</c:v>
                </c:pt>
                <c:pt idx="358">
                  <c:v>0.54160799999999998</c:v>
                </c:pt>
                <c:pt idx="359">
                  <c:v>0.98025700000000004</c:v>
                </c:pt>
                <c:pt idx="360">
                  <c:v>0.33008999999999999</c:v>
                </c:pt>
                <c:pt idx="361">
                  <c:v>-0.109611</c:v>
                </c:pt>
                <c:pt idx="362">
                  <c:v>-1.2705649999999999</c:v>
                </c:pt>
                <c:pt idx="363">
                  <c:v>-2.918866</c:v>
                </c:pt>
                <c:pt idx="364">
                  <c:v>-1.8675539999999999</c:v>
                </c:pt>
                <c:pt idx="365">
                  <c:v>-4.1389319999999996</c:v>
                </c:pt>
                <c:pt idx="366">
                  <c:v>-2.2025139999999999</c:v>
                </c:pt>
                <c:pt idx="367">
                  <c:v>-3.813129</c:v>
                </c:pt>
                <c:pt idx="368">
                  <c:v>-1.5047980000000001</c:v>
                </c:pt>
                <c:pt idx="369">
                  <c:v>-3.417589</c:v>
                </c:pt>
                <c:pt idx="370">
                  <c:v>-2.1216089999999999</c:v>
                </c:pt>
                <c:pt idx="371">
                  <c:v>-3.986361</c:v>
                </c:pt>
                <c:pt idx="372">
                  <c:v>-1.4063909999999999</c:v>
                </c:pt>
                <c:pt idx="373">
                  <c:v>-2.7404850000000001</c:v>
                </c:pt>
                <c:pt idx="374">
                  <c:v>-1.3214600000000001</c:v>
                </c:pt>
                <c:pt idx="375">
                  <c:v>-2.8825409999999998</c:v>
                </c:pt>
                <c:pt idx="376">
                  <c:v>-1.5674349999999999</c:v>
                </c:pt>
                <c:pt idx="377">
                  <c:v>-2.9057819999999999</c:v>
                </c:pt>
                <c:pt idx="378">
                  <c:v>-1.4155960000000001</c:v>
                </c:pt>
                <c:pt idx="379">
                  <c:v>-2.7410239999999999</c:v>
                </c:pt>
                <c:pt idx="380">
                  <c:v>-0.92694699999999997</c:v>
                </c:pt>
                <c:pt idx="381">
                  <c:v>-1.3251470000000001</c:v>
                </c:pt>
                <c:pt idx="382">
                  <c:v>-0.45469900000000002</c:v>
                </c:pt>
                <c:pt idx="383">
                  <c:v>-1.3227420000000001</c:v>
                </c:pt>
                <c:pt idx="384">
                  <c:v>-0.73614900000000005</c:v>
                </c:pt>
                <c:pt idx="385">
                  <c:v>-0.926288</c:v>
                </c:pt>
                <c:pt idx="386">
                  <c:v>-9.4853999999999994E-2</c:v>
                </c:pt>
                <c:pt idx="387">
                  <c:v>-0.44489400000000001</c:v>
                </c:pt>
                <c:pt idx="388">
                  <c:v>-0.44747500000000001</c:v>
                </c:pt>
                <c:pt idx="389">
                  <c:v>-0.68267599999999995</c:v>
                </c:pt>
                <c:pt idx="390">
                  <c:v>6.9352999999999998E-2</c:v>
                </c:pt>
                <c:pt idx="391">
                  <c:v>0.39046799999999998</c:v>
                </c:pt>
                <c:pt idx="392">
                  <c:v>0.31140200000000001</c:v>
                </c:pt>
                <c:pt idx="393">
                  <c:v>0.34740199999999999</c:v>
                </c:pt>
                <c:pt idx="394">
                  <c:v>5.8299999999999997E-4</c:v>
                </c:pt>
                <c:pt idx="395">
                  <c:v>0.31019099999999999</c:v>
                </c:pt>
                <c:pt idx="396">
                  <c:v>0.27134000000000003</c:v>
                </c:pt>
                <c:pt idx="397">
                  <c:v>-1.6191000000000001E-2</c:v>
                </c:pt>
                <c:pt idx="398">
                  <c:v>-8.8072999999999999E-2</c:v>
                </c:pt>
                <c:pt idx="399">
                  <c:v>0.62101399999999995</c:v>
                </c:pt>
                <c:pt idx="400">
                  <c:v>0.51068899999999995</c:v>
                </c:pt>
                <c:pt idx="401">
                  <c:v>0.53805099999999995</c:v>
                </c:pt>
                <c:pt idx="402">
                  <c:v>0.503857</c:v>
                </c:pt>
                <c:pt idx="403">
                  <c:v>2.769933</c:v>
                </c:pt>
                <c:pt idx="404">
                  <c:v>2.7326000000000001</c:v>
                </c:pt>
                <c:pt idx="405">
                  <c:v>4.7743479999999998</c:v>
                </c:pt>
                <c:pt idx="406">
                  <c:v>1.0069410000000001</c:v>
                </c:pt>
                <c:pt idx="407">
                  <c:v>1.492318</c:v>
                </c:pt>
                <c:pt idx="408">
                  <c:v>1.2916909999999999</c:v>
                </c:pt>
                <c:pt idx="409">
                  <c:v>3.955813</c:v>
                </c:pt>
                <c:pt idx="410">
                  <c:v>2.7995899999999998</c:v>
                </c:pt>
                <c:pt idx="411">
                  <c:v>3.8279179999999999</c:v>
                </c:pt>
                <c:pt idx="412">
                  <c:v>0.11573799999999999</c:v>
                </c:pt>
                <c:pt idx="413">
                  <c:v>1.298773</c:v>
                </c:pt>
                <c:pt idx="414">
                  <c:v>1.241368</c:v>
                </c:pt>
                <c:pt idx="415">
                  <c:v>1.4030860000000001</c:v>
                </c:pt>
                <c:pt idx="416">
                  <c:v>-0.52411099999999999</c:v>
                </c:pt>
                <c:pt idx="417">
                  <c:v>-1.2103600000000001</c:v>
                </c:pt>
                <c:pt idx="418">
                  <c:v>-1.1338269999999999</c:v>
                </c:pt>
                <c:pt idx="419">
                  <c:v>-2.7962790000000002</c:v>
                </c:pt>
                <c:pt idx="420">
                  <c:v>-1.8636109999999999</c:v>
                </c:pt>
                <c:pt idx="421">
                  <c:v>-3.9861909999999998</c:v>
                </c:pt>
                <c:pt idx="422">
                  <c:v>-2.085934</c:v>
                </c:pt>
                <c:pt idx="423">
                  <c:v>-4.459403</c:v>
                </c:pt>
                <c:pt idx="424">
                  <c:v>-3.3422339999999999</c:v>
                </c:pt>
                <c:pt idx="425">
                  <c:v>-7.5082430000000002</c:v>
                </c:pt>
                <c:pt idx="426">
                  <c:v>-4.6139260000000002</c:v>
                </c:pt>
                <c:pt idx="427">
                  <c:v>-9.3783460000000005</c:v>
                </c:pt>
                <c:pt idx="428">
                  <c:v>-5.2011839999999996</c:v>
                </c:pt>
                <c:pt idx="429">
                  <c:v>-10.783796000000001</c:v>
                </c:pt>
                <c:pt idx="430">
                  <c:v>-5.7049180000000002</c:v>
                </c:pt>
                <c:pt idx="431">
                  <c:v>-11.433597000000001</c:v>
                </c:pt>
                <c:pt idx="432">
                  <c:v>-6.2199359999999997</c:v>
                </c:pt>
                <c:pt idx="433">
                  <c:v>-12.989769000000001</c:v>
                </c:pt>
                <c:pt idx="434">
                  <c:v>-7.0629809999999997</c:v>
                </c:pt>
                <c:pt idx="435">
                  <c:v>-13.978925</c:v>
                </c:pt>
                <c:pt idx="436">
                  <c:v>-6.1887280000000002</c:v>
                </c:pt>
                <c:pt idx="437">
                  <c:v>-11.518001</c:v>
                </c:pt>
                <c:pt idx="438">
                  <c:v>-4.712199</c:v>
                </c:pt>
                <c:pt idx="439">
                  <c:v>-8.8269479999999998</c:v>
                </c:pt>
                <c:pt idx="440">
                  <c:v>-3.1695980000000001</c:v>
                </c:pt>
                <c:pt idx="441">
                  <c:v>-5.7490500000000004</c:v>
                </c:pt>
                <c:pt idx="442">
                  <c:v>-2.2965309999999999</c:v>
                </c:pt>
                <c:pt idx="443">
                  <c:v>-4.4059460000000001</c:v>
                </c:pt>
                <c:pt idx="444">
                  <c:v>-1.5937920000000001</c:v>
                </c:pt>
                <c:pt idx="445">
                  <c:v>-2.826435</c:v>
                </c:pt>
                <c:pt idx="446">
                  <c:v>-1.197487</c:v>
                </c:pt>
                <c:pt idx="447">
                  <c:v>-2.2814700000000001</c:v>
                </c:pt>
                <c:pt idx="448">
                  <c:v>-0.86849600000000005</c:v>
                </c:pt>
                <c:pt idx="449">
                  <c:v>-1.472302</c:v>
                </c:pt>
                <c:pt idx="450">
                  <c:v>-0.214613</c:v>
                </c:pt>
                <c:pt idx="451">
                  <c:v>-0.18310499999999999</c:v>
                </c:pt>
                <c:pt idx="452">
                  <c:v>8.8859999999999998E-3</c:v>
                </c:pt>
                <c:pt idx="453">
                  <c:v>-9.8282999999999995E-2</c:v>
                </c:pt>
                <c:pt idx="454">
                  <c:v>-0.15817400000000001</c:v>
                </c:pt>
                <c:pt idx="455">
                  <c:v>-0.280053</c:v>
                </c:pt>
                <c:pt idx="456">
                  <c:v>4.8526E-2</c:v>
                </c:pt>
                <c:pt idx="457">
                  <c:v>0.125861</c:v>
                </c:pt>
                <c:pt idx="458">
                  <c:v>1.3610000000000001E-2</c:v>
                </c:pt>
                <c:pt idx="459">
                  <c:v>-3.8707999999999999E-2</c:v>
                </c:pt>
                <c:pt idx="460">
                  <c:v>9.4619999999999999E-3</c:v>
                </c:pt>
                <c:pt idx="461">
                  <c:v>0.14347099999999999</c:v>
                </c:pt>
                <c:pt idx="462">
                  <c:v>0.17125899999999999</c:v>
                </c:pt>
                <c:pt idx="463">
                  <c:v>0.24563099999999999</c:v>
                </c:pt>
                <c:pt idx="464">
                  <c:v>3.0370000000000002E-3</c:v>
                </c:pt>
                <c:pt idx="465">
                  <c:v>1.3471E-2</c:v>
                </c:pt>
                <c:pt idx="466">
                  <c:v>9.2409000000000005E-2</c:v>
                </c:pt>
                <c:pt idx="467">
                  <c:v>0.268038</c:v>
                </c:pt>
                <c:pt idx="468">
                  <c:v>3.7279E-2</c:v>
                </c:pt>
                <c:pt idx="469">
                  <c:v>-0.17372000000000001</c:v>
                </c:pt>
                <c:pt idx="470">
                  <c:v>-2.2314000000000001E-2</c:v>
                </c:pt>
                <c:pt idx="471">
                  <c:v>8.4576999999999999E-2</c:v>
                </c:pt>
                <c:pt idx="472">
                  <c:v>6.7939999999999997E-3</c:v>
                </c:pt>
                <c:pt idx="473">
                  <c:v>-0.13671800000000001</c:v>
                </c:pt>
                <c:pt idx="474">
                  <c:v>-0.103073</c:v>
                </c:pt>
                <c:pt idx="475">
                  <c:v>-0.26569799999999999</c:v>
                </c:pt>
                <c:pt idx="476">
                  <c:v>-0.165909</c:v>
                </c:pt>
                <c:pt idx="477">
                  <c:v>-0.26911800000000002</c:v>
                </c:pt>
                <c:pt idx="478">
                  <c:v>-7.5522000000000006E-2</c:v>
                </c:pt>
                <c:pt idx="479">
                  <c:v>-0.16586400000000001</c:v>
                </c:pt>
                <c:pt idx="480">
                  <c:v>-9.9887000000000004E-2</c:v>
                </c:pt>
                <c:pt idx="481">
                  <c:v>-0.200964</c:v>
                </c:pt>
                <c:pt idx="482">
                  <c:v>-1.3809999999999999E-2</c:v>
                </c:pt>
                <c:pt idx="483">
                  <c:v>-3.1159999999999998E-3</c:v>
                </c:pt>
                <c:pt idx="484">
                  <c:v>-8.3055000000000004E-2</c:v>
                </c:pt>
                <c:pt idx="485">
                  <c:v>-0.14805199999999999</c:v>
                </c:pt>
                <c:pt idx="486">
                  <c:v>-4.0466000000000002E-2</c:v>
                </c:pt>
                <c:pt idx="487">
                  <c:v>-8.2974000000000006E-2</c:v>
                </c:pt>
                <c:pt idx="488">
                  <c:v>-3.9400999999999999E-2</c:v>
                </c:pt>
                <c:pt idx="489">
                  <c:v>-3.3089E-2</c:v>
                </c:pt>
                <c:pt idx="490">
                  <c:v>-1.068E-2</c:v>
                </c:pt>
                <c:pt idx="491">
                  <c:v>-6.0727000000000003E-2</c:v>
                </c:pt>
                <c:pt idx="492">
                  <c:v>-4.8947999999999998E-2</c:v>
                </c:pt>
                <c:pt idx="493">
                  <c:v>-0.101204</c:v>
                </c:pt>
                <c:pt idx="494">
                  <c:v>-4.5946000000000001E-2</c:v>
                </c:pt>
                <c:pt idx="495">
                  <c:v>-0.107836</c:v>
                </c:pt>
                <c:pt idx="496">
                  <c:v>-0.104477</c:v>
                </c:pt>
                <c:pt idx="497">
                  <c:v>-0.176927</c:v>
                </c:pt>
                <c:pt idx="498">
                  <c:v>-7.5653999999999999E-2</c:v>
                </c:pt>
                <c:pt idx="499">
                  <c:v>-0.13320299999999999</c:v>
                </c:pt>
                <c:pt idx="500">
                  <c:v>-1.9151000000000001E-2</c:v>
                </c:pt>
                <c:pt idx="501">
                  <c:v>-6.3861000000000001E-2</c:v>
                </c:pt>
                <c:pt idx="502">
                  <c:v>-6.0760000000000002E-2</c:v>
                </c:pt>
                <c:pt idx="503">
                  <c:v>-2.4629000000000002E-2</c:v>
                </c:pt>
                <c:pt idx="504">
                  <c:v>6.9045999999999996E-2</c:v>
                </c:pt>
                <c:pt idx="505">
                  <c:v>8.1793000000000005E-2</c:v>
                </c:pt>
                <c:pt idx="506">
                  <c:v>1.7E-5</c:v>
                </c:pt>
                <c:pt idx="507">
                  <c:v>-6.0658999999999998E-2</c:v>
                </c:pt>
                <c:pt idx="508">
                  <c:v>-5.6398999999999998E-2</c:v>
                </c:pt>
                <c:pt idx="509">
                  <c:v>-2.6518E-2</c:v>
                </c:pt>
                <c:pt idx="510">
                  <c:v>6.6045999999999994E-2</c:v>
                </c:pt>
                <c:pt idx="511">
                  <c:v>5.2160999999999999E-2</c:v>
                </c:pt>
                <c:pt idx="512">
                  <c:v>-2.6638999999999999E-2</c:v>
                </c:pt>
                <c:pt idx="513">
                  <c:v>-2.3446000000000002E-2</c:v>
                </c:pt>
                <c:pt idx="514">
                  <c:v>-1.2826000000000001E-2</c:v>
                </c:pt>
                <c:pt idx="515">
                  <c:v>4.1590000000000004E-3</c:v>
                </c:pt>
                <c:pt idx="516">
                  <c:v>4.5745000000000001E-2</c:v>
                </c:pt>
                <c:pt idx="517">
                  <c:v>5.3151999999999998E-2</c:v>
                </c:pt>
                <c:pt idx="518">
                  <c:v>2.6641000000000001E-2</c:v>
                </c:pt>
                <c:pt idx="519">
                  <c:v>1.4928E-2</c:v>
                </c:pt>
                <c:pt idx="520">
                  <c:v>-7.7698000000000003E-2</c:v>
                </c:pt>
                <c:pt idx="521">
                  <c:v>-9.5651E-2</c:v>
                </c:pt>
                <c:pt idx="522">
                  <c:v>6.1906999999999997E-2</c:v>
                </c:pt>
                <c:pt idx="523">
                  <c:v>7.3672000000000001E-2</c:v>
                </c:pt>
                <c:pt idx="524">
                  <c:v>-3.5125000000000003E-2</c:v>
                </c:pt>
                <c:pt idx="525">
                  <c:v>-4.1510999999999999E-2</c:v>
                </c:pt>
                <c:pt idx="526">
                  <c:v>1.9050000000000001E-2</c:v>
                </c:pt>
                <c:pt idx="527">
                  <c:v>0.106169</c:v>
                </c:pt>
                <c:pt idx="528">
                  <c:v>7.7613000000000001E-2</c:v>
                </c:pt>
                <c:pt idx="529">
                  <c:v>0.150973</c:v>
                </c:pt>
                <c:pt idx="530">
                  <c:v>0.107437</c:v>
                </c:pt>
                <c:pt idx="531">
                  <c:v>0.183142</c:v>
                </c:pt>
                <c:pt idx="532">
                  <c:v>-3.0880999999999999E-2</c:v>
                </c:pt>
                <c:pt idx="533">
                  <c:v>-0.138432</c:v>
                </c:pt>
                <c:pt idx="534">
                  <c:v>-0.169294</c:v>
                </c:pt>
                <c:pt idx="535">
                  <c:v>-0.27269100000000002</c:v>
                </c:pt>
                <c:pt idx="536">
                  <c:v>-2.3578999999999999E-2</c:v>
                </c:pt>
                <c:pt idx="537">
                  <c:v>9.3290000000000005E-3</c:v>
                </c:pt>
                <c:pt idx="538">
                  <c:v>-1.098E-3</c:v>
                </c:pt>
                <c:pt idx="539">
                  <c:v>-1.8152999999999999E-2</c:v>
                </c:pt>
                <c:pt idx="540">
                  <c:v>7.5644000000000003E-2</c:v>
                </c:pt>
                <c:pt idx="541">
                  <c:v>0.25681599999999999</c:v>
                </c:pt>
                <c:pt idx="542">
                  <c:v>8.6332999999999993E-2</c:v>
                </c:pt>
                <c:pt idx="543">
                  <c:v>6.4279999999999901E-3</c:v>
                </c:pt>
                <c:pt idx="544">
                  <c:v>-6.3949000000000006E-2</c:v>
                </c:pt>
                <c:pt idx="545">
                  <c:v>-0.16722100000000001</c:v>
                </c:pt>
                <c:pt idx="546">
                  <c:v>-0.100048</c:v>
                </c:pt>
                <c:pt idx="547">
                  <c:v>-8.3984000000000003E-2</c:v>
                </c:pt>
                <c:pt idx="548">
                  <c:v>3.2919999999999998E-3</c:v>
                </c:pt>
                <c:pt idx="549">
                  <c:v>-0.12224599999999999</c:v>
                </c:pt>
                <c:pt idx="550">
                  <c:v>-3.9296999999999999E-2</c:v>
                </c:pt>
                <c:pt idx="551">
                  <c:v>-0.107378</c:v>
                </c:pt>
                <c:pt idx="552">
                  <c:v>-1.2649000000000001E-2</c:v>
                </c:pt>
                <c:pt idx="553">
                  <c:v>9.8211999999999994E-2</c:v>
                </c:pt>
                <c:pt idx="554">
                  <c:v>4.3707000000000003E-2</c:v>
                </c:pt>
                <c:pt idx="555">
                  <c:v>-9.4050000000000002E-3</c:v>
                </c:pt>
                <c:pt idx="556">
                  <c:v>-4.3464000000000003E-2</c:v>
                </c:pt>
                <c:pt idx="557">
                  <c:v>-6.9868E-2</c:v>
                </c:pt>
                <c:pt idx="558">
                  <c:v>-5.0883999999999999E-2</c:v>
                </c:pt>
                <c:pt idx="559">
                  <c:v>-2.7279000000000001E-2</c:v>
                </c:pt>
                <c:pt idx="560">
                  <c:v>4.9179E-2</c:v>
                </c:pt>
                <c:pt idx="561">
                  <c:v>3.5617000000000003E-2</c:v>
                </c:pt>
                <c:pt idx="562">
                  <c:v>3.1399999999999999E-4</c:v>
                </c:pt>
                <c:pt idx="563">
                  <c:v>3.6784999999999998E-2</c:v>
                </c:pt>
                <c:pt idx="564">
                  <c:v>2.5815000000000001E-2</c:v>
                </c:pt>
                <c:pt idx="565">
                  <c:v>5.0597999999999997E-2</c:v>
                </c:pt>
                <c:pt idx="566">
                  <c:v>7.0569999999999994E-2</c:v>
                </c:pt>
                <c:pt idx="567">
                  <c:v>-2.6220000000000002E-3</c:v>
                </c:pt>
                <c:pt idx="568">
                  <c:v>-0.199855</c:v>
                </c:pt>
                <c:pt idx="569">
                  <c:v>-0.23246900000000001</c:v>
                </c:pt>
                <c:pt idx="570">
                  <c:v>1.1917000000000001E-2</c:v>
                </c:pt>
                <c:pt idx="571">
                  <c:v>5.0508999999999998E-2</c:v>
                </c:pt>
                <c:pt idx="572">
                  <c:v>0.101357</c:v>
                </c:pt>
                <c:pt idx="573">
                  <c:v>0.282495</c:v>
                </c:pt>
                <c:pt idx="574">
                  <c:v>0.12460400000000001</c:v>
                </c:pt>
                <c:pt idx="575">
                  <c:v>8.8339000000000001E-2</c:v>
                </c:pt>
                <c:pt idx="576">
                  <c:v>-0.21526699999999999</c:v>
                </c:pt>
                <c:pt idx="577">
                  <c:v>-0.283586</c:v>
                </c:pt>
                <c:pt idx="578">
                  <c:v>2.6527999999999999E-2</c:v>
                </c:pt>
                <c:pt idx="579">
                  <c:v>-3.8509000000000002E-2</c:v>
                </c:pt>
                <c:pt idx="580">
                  <c:v>-3.0963000000000001E-2</c:v>
                </c:pt>
                <c:pt idx="581">
                  <c:v>3.5031E-2</c:v>
                </c:pt>
                <c:pt idx="582">
                  <c:v>8.0837000000000006E-2</c:v>
                </c:pt>
                <c:pt idx="583">
                  <c:v>0.15198500000000001</c:v>
                </c:pt>
                <c:pt idx="584">
                  <c:v>-5.6598000000000002E-2</c:v>
                </c:pt>
                <c:pt idx="585">
                  <c:v>-5.5600999999999998E-2</c:v>
                </c:pt>
                <c:pt idx="586">
                  <c:v>8.9510000000000006E-2</c:v>
                </c:pt>
                <c:pt idx="587">
                  <c:v>3.3106999999999998E-2</c:v>
                </c:pt>
                <c:pt idx="588">
                  <c:v>-0.15142700000000001</c:v>
                </c:pt>
                <c:pt idx="589">
                  <c:v>-0.30396299999999998</c:v>
                </c:pt>
                <c:pt idx="590">
                  <c:v>-0.11523799999999999</c:v>
                </c:pt>
                <c:pt idx="591">
                  <c:v>-0.16981299999999999</c:v>
                </c:pt>
                <c:pt idx="592">
                  <c:v>-2.9196E-2</c:v>
                </c:pt>
                <c:pt idx="593">
                  <c:v>0.14835100000000001</c:v>
                </c:pt>
                <c:pt idx="594">
                  <c:v>0.47064400000000001</c:v>
                </c:pt>
                <c:pt idx="595">
                  <c:v>0.85938599999999998</c:v>
                </c:pt>
                <c:pt idx="596">
                  <c:v>1.4912999999999999E-2</c:v>
                </c:pt>
                <c:pt idx="597">
                  <c:v>-0.133073</c:v>
                </c:pt>
                <c:pt idx="598">
                  <c:v>-5.8539000000000001E-2</c:v>
                </c:pt>
                <c:pt idx="599">
                  <c:v>4.3239999999999997E-3</c:v>
                </c:pt>
                <c:pt idx="600">
                  <c:v>0.29082799999999998</c:v>
                </c:pt>
                <c:pt idx="601">
                  <c:v>0.81812700000000005</c:v>
                </c:pt>
                <c:pt idx="602">
                  <c:v>0.55925899999999995</c:v>
                </c:pt>
                <c:pt idx="603">
                  <c:v>0.88428600000000002</c:v>
                </c:pt>
                <c:pt idx="604">
                  <c:v>8.9559E-2</c:v>
                </c:pt>
                <c:pt idx="605">
                  <c:v>0.26252399999999998</c:v>
                </c:pt>
                <c:pt idx="606">
                  <c:v>0.55557000000000001</c:v>
                </c:pt>
                <c:pt idx="607">
                  <c:v>1.2034549999999999</c:v>
                </c:pt>
                <c:pt idx="608">
                  <c:v>0.35987200000000003</c:v>
                </c:pt>
                <c:pt idx="609">
                  <c:v>0.565249</c:v>
                </c:pt>
                <c:pt idx="610">
                  <c:v>0.27474399999999999</c:v>
                </c:pt>
                <c:pt idx="611">
                  <c:v>0.73052700000000004</c:v>
                </c:pt>
                <c:pt idx="612">
                  <c:v>0.51203699999999996</c:v>
                </c:pt>
                <c:pt idx="613">
                  <c:v>1.0548010000000001</c:v>
                </c:pt>
              </c:numCache>
            </c:numRef>
          </c:val>
          <c:smooth val="0"/>
          <c:extLst>
            <c:ext xmlns:c16="http://schemas.microsoft.com/office/drawing/2014/chart" uri="{C3380CC4-5D6E-409C-BE32-E72D297353CC}">
              <c16:uniqueId val="{00000001-3786-4C1D-A823-746B3629641C}"/>
            </c:ext>
          </c:extLst>
        </c:ser>
        <c:ser>
          <c:idx val="2"/>
          <c:order val="2"/>
          <c:tx>
            <c:strRef>
              <c:f>'[fusion test.xlsx]Sheet1'!$H$1</c:f>
              <c:strCache>
                <c:ptCount val="1"/>
                <c:pt idx="0">
                  <c:v>Z_gyro</c:v>
                </c:pt>
              </c:strCache>
            </c:strRef>
          </c:tx>
          <c:spPr>
            <a:ln w="28575" cap="rnd">
              <a:solidFill>
                <a:schemeClr val="accent3"/>
              </a:solidFill>
              <a:round/>
            </a:ln>
            <a:effectLst/>
          </c:spPr>
          <c:marker>
            <c:symbol val="none"/>
          </c:marker>
          <c:val>
            <c:numRef>
              <c:f>'[fusion test.xlsx]Sheet1'!$H$2:$H$691</c:f>
              <c:numCache>
                <c:formatCode>General</c:formatCode>
                <c:ptCount val="690"/>
                <c:pt idx="0">
                  <c:v>2.546E-2</c:v>
                </c:pt>
                <c:pt idx="1">
                  <c:v>5.9873000000000003E-2</c:v>
                </c:pt>
                <c:pt idx="2">
                  <c:v>2.4125000000000001E-2</c:v>
                </c:pt>
                <c:pt idx="3">
                  <c:v>1.5585999999999999E-2</c:v>
                </c:pt>
                <c:pt idx="4">
                  <c:v>8.8746000000000005E-2</c:v>
                </c:pt>
                <c:pt idx="5">
                  <c:v>0.29492400000000002</c:v>
                </c:pt>
                <c:pt idx="6">
                  <c:v>0.179593</c:v>
                </c:pt>
                <c:pt idx="7">
                  <c:v>0.21843799999999999</c:v>
                </c:pt>
                <c:pt idx="8">
                  <c:v>-2.7300999999999999E-2</c:v>
                </c:pt>
                <c:pt idx="9">
                  <c:v>-1.1256E-2</c:v>
                </c:pt>
                <c:pt idx="10">
                  <c:v>9.7364999999999993E-2</c:v>
                </c:pt>
                <c:pt idx="11">
                  <c:v>0.328295</c:v>
                </c:pt>
                <c:pt idx="12">
                  <c:v>0.24710799999999999</c:v>
                </c:pt>
                <c:pt idx="13">
                  <c:v>0.32913500000000001</c:v>
                </c:pt>
                <c:pt idx="14">
                  <c:v>5.6973000000000003E-2</c:v>
                </c:pt>
                <c:pt idx="15">
                  <c:v>0.20438000000000001</c:v>
                </c:pt>
                <c:pt idx="16">
                  <c:v>0.24646100000000001</c:v>
                </c:pt>
                <c:pt idx="17">
                  <c:v>0.41247299999999998</c:v>
                </c:pt>
                <c:pt idx="18">
                  <c:v>-2.6615E-2</c:v>
                </c:pt>
                <c:pt idx="19">
                  <c:v>-0.124643</c:v>
                </c:pt>
                <c:pt idx="20">
                  <c:v>5.5105000000000001E-2</c:v>
                </c:pt>
                <c:pt idx="21">
                  <c:v>0.307614</c:v>
                </c:pt>
                <c:pt idx="22">
                  <c:v>0.21029800000000001</c:v>
                </c:pt>
                <c:pt idx="23">
                  <c:v>0.28344999999999998</c:v>
                </c:pt>
                <c:pt idx="24">
                  <c:v>8.2116999999999996E-2</c:v>
                </c:pt>
                <c:pt idx="25">
                  <c:v>0.46876200000000001</c:v>
                </c:pt>
                <c:pt idx="26">
                  <c:v>0.64241599999999999</c:v>
                </c:pt>
                <c:pt idx="27">
                  <c:v>1.2519690000000001</c:v>
                </c:pt>
                <c:pt idx="28">
                  <c:v>0.51222699999999999</c:v>
                </c:pt>
                <c:pt idx="29">
                  <c:v>1.1466909999999999</c:v>
                </c:pt>
                <c:pt idx="30">
                  <c:v>0.91673300000000002</c:v>
                </c:pt>
                <c:pt idx="31">
                  <c:v>1.9493959999999999</c:v>
                </c:pt>
                <c:pt idx="32">
                  <c:v>1.000111</c:v>
                </c:pt>
                <c:pt idx="33">
                  <c:v>2.0957279999999998</c:v>
                </c:pt>
                <c:pt idx="34">
                  <c:v>1.3908609999999999</c:v>
                </c:pt>
                <c:pt idx="35">
                  <c:v>3.0226540000000002</c:v>
                </c:pt>
                <c:pt idx="36">
                  <c:v>1.7952250000000001</c:v>
                </c:pt>
                <c:pt idx="37">
                  <c:v>3.5998709999999998</c:v>
                </c:pt>
                <c:pt idx="38">
                  <c:v>1.8248530000000001</c:v>
                </c:pt>
                <c:pt idx="39">
                  <c:v>3.8011309999999998</c:v>
                </c:pt>
                <c:pt idx="40">
                  <c:v>2.249492</c:v>
                </c:pt>
                <c:pt idx="41">
                  <c:v>5.0562889999999996</c:v>
                </c:pt>
                <c:pt idx="42">
                  <c:v>3.1010119999999999</c:v>
                </c:pt>
                <c:pt idx="43">
                  <c:v>6.3000499999999997</c:v>
                </c:pt>
                <c:pt idx="44">
                  <c:v>3.2835920000000001</c:v>
                </c:pt>
                <c:pt idx="45">
                  <c:v>6.5264389999999999</c:v>
                </c:pt>
                <c:pt idx="46">
                  <c:v>3.215179</c:v>
                </c:pt>
                <c:pt idx="47">
                  <c:v>6.4098259999999998</c:v>
                </c:pt>
                <c:pt idx="48">
                  <c:v>3.1617359999999999</c:v>
                </c:pt>
                <c:pt idx="49">
                  <c:v>6.4069190000000003</c:v>
                </c:pt>
                <c:pt idx="50">
                  <c:v>3.5519050000000001</c:v>
                </c:pt>
                <c:pt idx="51">
                  <c:v>6.8319179999999999</c:v>
                </c:pt>
                <c:pt idx="52">
                  <c:v>3.015485</c:v>
                </c:pt>
                <c:pt idx="53">
                  <c:v>5.6729500000000002</c:v>
                </c:pt>
                <c:pt idx="54">
                  <c:v>2.49004</c:v>
                </c:pt>
                <c:pt idx="55">
                  <c:v>5.3007309999999999</c:v>
                </c:pt>
                <c:pt idx="56">
                  <c:v>2.9860259999999998</c:v>
                </c:pt>
                <c:pt idx="57">
                  <c:v>5.8488550000000004</c:v>
                </c:pt>
                <c:pt idx="58">
                  <c:v>2.8481420000000002</c:v>
                </c:pt>
                <c:pt idx="59">
                  <c:v>5.7583039999999999</c:v>
                </c:pt>
                <c:pt idx="60">
                  <c:v>3.091345</c:v>
                </c:pt>
                <c:pt idx="61">
                  <c:v>6.5683850000000001</c:v>
                </c:pt>
                <c:pt idx="62">
                  <c:v>3.244113</c:v>
                </c:pt>
                <c:pt idx="63">
                  <c:v>5.6714019999999996</c:v>
                </c:pt>
                <c:pt idx="64">
                  <c:v>1.5319640000000001</c:v>
                </c:pt>
                <c:pt idx="65">
                  <c:v>2.5820699999999999</c:v>
                </c:pt>
                <c:pt idx="66">
                  <c:v>1.592544</c:v>
                </c:pt>
                <c:pt idx="67">
                  <c:v>3.5347179999999998</c:v>
                </c:pt>
                <c:pt idx="68">
                  <c:v>1.513557</c:v>
                </c:pt>
                <c:pt idx="69">
                  <c:v>2.8191480000000002</c:v>
                </c:pt>
                <c:pt idx="70">
                  <c:v>1.0348630000000001</c:v>
                </c:pt>
                <c:pt idx="71">
                  <c:v>2.1699700000000002</c:v>
                </c:pt>
                <c:pt idx="72">
                  <c:v>1.289863</c:v>
                </c:pt>
                <c:pt idx="73">
                  <c:v>2.6131820000000001</c:v>
                </c:pt>
                <c:pt idx="74">
                  <c:v>0.94772999999999996</c:v>
                </c:pt>
                <c:pt idx="75">
                  <c:v>1.7867900000000001</c:v>
                </c:pt>
                <c:pt idx="76">
                  <c:v>1.110412</c:v>
                </c:pt>
                <c:pt idx="77">
                  <c:v>2.52332</c:v>
                </c:pt>
                <c:pt idx="78">
                  <c:v>1.624522</c:v>
                </c:pt>
                <c:pt idx="79">
                  <c:v>3.3252920000000001</c:v>
                </c:pt>
                <c:pt idx="80">
                  <c:v>1.688688</c:v>
                </c:pt>
                <c:pt idx="81">
                  <c:v>3.2256550000000002</c:v>
                </c:pt>
                <c:pt idx="82">
                  <c:v>1.5462149999999999</c:v>
                </c:pt>
                <c:pt idx="83">
                  <c:v>3.1823190000000001</c:v>
                </c:pt>
                <c:pt idx="84">
                  <c:v>1.4808049999999999</c:v>
                </c:pt>
                <c:pt idx="85">
                  <c:v>2.6711309999999999</c:v>
                </c:pt>
                <c:pt idx="86">
                  <c:v>0.93801000000000001</c:v>
                </c:pt>
                <c:pt idx="87">
                  <c:v>1.5432600000000001</c:v>
                </c:pt>
                <c:pt idx="88">
                  <c:v>0.292404</c:v>
                </c:pt>
                <c:pt idx="89">
                  <c:v>0.45481899999999997</c:v>
                </c:pt>
                <c:pt idx="90">
                  <c:v>0.197906</c:v>
                </c:pt>
                <c:pt idx="91">
                  <c:v>0.47217300000000001</c:v>
                </c:pt>
                <c:pt idx="92">
                  <c:v>0.28215299999999999</c:v>
                </c:pt>
                <c:pt idx="93">
                  <c:v>0.46354899999999999</c:v>
                </c:pt>
                <c:pt idx="94">
                  <c:v>-6.0730000000000003E-3</c:v>
                </c:pt>
                <c:pt idx="95">
                  <c:v>-0.13583300000000001</c:v>
                </c:pt>
                <c:pt idx="96">
                  <c:v>-3.1865999999999998E-2</c:v>
                </c:pt>
                <c:pt idx="97">
                  <c:v>0.15826100000000001</c:v>
                </c:pt>
                <c:pt idx="98">
                  <c:v>0.215749</c:v>
                </c:pt>
                <c:pt idx="99">
                  <c:v>0.155277</c:v>
                </c:pt>
                <c:pt idx="100">
                  <c:v>-0.35943799999999998</c:v>
                </c:pt>
                <c:pt idx="101">
                  <c:v>-0.88938700000000004</c:v>
                </c:pt>
                <c:pt idx="102">
                  <c:v>-0.65367600000000003</c:v>
                </c:pt>
                <c:pt idx="103">
                  <c:v>-1.4563759999999999</c:v>
                </c:pt>
                <c:pt idx="104">
                  <c:v>-1.0424899999999999</c:v>
                </c:pt>
                <c:pt idx="105">
                  <c:v>-2.34104</c:v>
                </c:pt>
                <c:pt idx="106">
                  <c:v>-1.524524</c:v>
                </c:pt>
                <c:pt idx="107">
                  <c:v>-3.0838009999999998</c:v>
                </c:pt>
                <c:pt idx="108">
                  <c:v>-1.5030460000000001</c:v>
                </c:pt>
                <c:pt idx="109">
                  <c:v>-3.189994</c:v>
                </c:pt>
                <c:pt idx="110">
                  <c:v>-1.8027260000000001</c:v>
                </c:pt>
                <c:pt idx="111">
                  <c:v>-3.6548590000000001</c:v>
                </c:pt>
                <c:pt idx="112">
                  <c:v>-2.0130539999999999</c:v>
                </c:pt>
                <c:pt idx="113">
                  <c:v>-4.323315</c:v>
                </c:pt>
                <c:pt idx="114">
                  <c:v>-2.4573529999999999</c:v>
                </c:pt>
                <c:pt idx="115">
                  <c:v>-4.7714280000000002</c:v>
                </c:pt>
                <c:pt idx="116">
                  <c:v>-2.2081909999999998</c:v>
                </c:pt>
                <c:pt idx="117">
                  <c:v>-4.4413220000000004</c:v>
                </c:pt>
                <c:pt idx="118">
                  <c:v>-2.0990380000000002</c:v>
                </c:pt>
                <c:pt idx="119">
                  <c:v>-3.777552</c:v>
                </c:pt>
                <c:pt idx="120">
                  <c:v>-1.126045</c:v>
                </c:pt>
                <c:pt idx="121">
                  <c:v>-1.802567</c:v>
                </c:pt>
                <c:pt idx="122">
                  <c:v>-0.52729999999999999</c:v>
                </c:pt>
                <c:pt idx="123">
                  <c:v>-1.4039330000000001</c:v>
                </c:pt>
                <c:pt idx="124">
                  <c:v>-1.112088</c:v>
                </c:pt>
                <c:pt idx="125">
                  <c:v>-1.8136319999999999</c:v>
                </c:pt>
                <c:pt idx="126">
                  <c:v>-0.299099</c:v>
                </c:pt>
                <c:pt idx="127">
                  <c:v>-0.49435200000000001</c:v>
                </c:pt>
                <c:pt idx="128">
                  <c:v>-0.14014399999999999</c:v>
                </c:pt>
                <c:pt idx="129">
                  <c:v>-0.25057400000000002</c:v>
                </c:pt>
                <c:pt idx="130">
                  <c:v>-7.0792999999999995E-2</c:v>
                </c:pt>
                <c:pt idx="131">
                  <c:v>-6.3271999999999995E-2</c:v>
                </c:pt>
                <c:pt idx="132">
                  <c:v>0.33718199999999998</c:v>
                </c:pt>
                <c:pt idx="133">
                  <c:v>1.0334049999999999</c:v>
                </c:pt>
                <c:pt idx="134">
                  <c:v>0.95885900000000002</c:v>
                </c:pt>
                <c:pt idx="135">
                  <c:v>2.0715400000000002</c:v>
                </c:pt>
                <c:pt idx="136">
                  <c:v>1.556881</c:v>
                </c:pt>
                <c:pt idx="137">
                  <c:v>3.6863950000000001</c:v>
                </c:pt>
                <c:pt idx="138">
                  <c:v>2.3639649999999999</c:v>
                </c:pt>
                <c:pt idx="139">
                  <c:v>4.7166860000000002</c:v>
                </c:pt>
                <c:pt idx="140">
                  <c:v>2.3403290000000001</c:v>
                </c:pt>
                <c:pt idx="141">
                  <c:v>5.1503329999999998</c:v>
                </c:pt>
                <c:pt idx="142">
                  <c:v>4.2937649999999996</c:v>
                </c:pt>
                <c:pt idx="143">
                  <c:v>9.8582020000000004</c:v>
                </c:pt>
                <c:pt idx="144">
                  <c:v>6.0034890000000001</c:v>
                </c:pt>
                <c:pt idx="145">
                  <c:v>11.897107</c:v>
                </c:pt>
                <c:pt idx="146">
                  <c:v>5.7503409999999997</c:v>
                </c:pt>
                <c:pt idx="147">
                  <c:v>11.107117000000001</c:v>
                </c:pt>
                <c:pt idx="148">
                  <c:v>4.6616689999999998</c:v>
                </c:pt>
                <c:pt idx="149">
                  <c:v>8.6512379999999993</c:v>
                </c:pt>
                <c:pt idx="150">
                  <c:v>3.5147140000000001</c:v>
                </c:pt>
                <c:pt idx="151">
                  <c:v>6.7781149999999997</c:v>
                </c:pt>
                <c:pt idx="152">
                  <c:v>3.097747</c:v>
                </c:pt>
                <c:pt idx="153">
                  <c:v>5.8973100000000001</c:v>
                </c:pt>
                <c:pt idx="154">
                  <c:v>2.313323</c:v>
                </c:pt>
                <c:pt idx="155">
                  <c:v>4.225854</c:v>
                </c:pt>
                <c:pt idx="156">
                  <c:v>1.6427069999999999</c:v>
                </c:pt>
                <c:pt idx="157">
                  <c:v>3.0058609999999999</c:v>
                </c:pt>
                <c:pt idx="158">
                  <c:v>0.84649700000000005</c:v>
                </c:pt>
                <c:pt idx="159">
                  <c:v>0.95296499999999995</c:v>
                </c:pt>
                <c:pt idx="160">
                  <c:v>-0.72755800000000004</c:v>
                </c:pt>
                <c:pt idx="161">
                  <c:v>-2.2118799999999998</c:v>
                </c:pt>
                <c:pt idx="162">
                  <c:v>-2.0432999999999999</c:v>
                </c:pt>
                <c:pt idx="163">
                  <c:v>-4.2165730000000003</c:v>
                </c:pt>
                <c:pt idx="164">
                  <c:v>-1.9936830000000001</c:v>
                </c:pt>
                <c:pt idx="165">
                  <c:v>-4.0606439999999999</c:v>
                </c:pt>
                <c:pt idx="166">
                  <c:v>-2.1889069999999999</c:v>
                </c:pt>
                <c:pt idx="167">
                  <c:v>-4.6199969999999997</c:v>
                </c:pt>
                <c:pt idx="168">
                  <c:v>-2.606109</c:v>
                </c:pt>
                <c:pt idx="169">
                  <c:v>-5.4916809999999998</c:v>
                </c:pt>
                <c:pt idx="170">
                  <c:v>-3.0288789999999999</c:v>
                </c:pt>
                <c:pt idx="171">
                  <c:v>-5.9867220000000003</c:v>
                </c:pt>
                <c:pt idx="172">
                  <c:v>-2.725695</c:v>
                </c:pt>
                <c:pt idx="173">
                  <c:v>-5.1729820000000002</c:v>
                </c:pt>
                <c:pt idx="174">
                  <c:v>-2.2608329999999999</c:v>
                </c:pt>
                <c:pt idx="175">
                  <c:v>-4.5587070000000001</c:v>
                </c:pt>
                <c:pt idx="176">
                  <c:v>-2.4359639999999998</c:v>
                </c:pt>
                <c:pt idx="177">
                  <c:v>-4.9937310000000004</c:v>
                </c:pt>
                <c:pt idx="178">
                  <c:v>-2.6498349999999999</c:v>
                </c:pt>
                <c:pt idx="179">
                  <c:v>-5.3478849999999998</c:v>
                </c:pt>
                <c:pt idx="180">
                  <c:v>-2.8160319999999999</c:v>
                </c:pt>
                <c:pt idx="181">
                  <c:v>-5.6555520000000001</c:v>
                </c:pt>
                <c:pt idx="182">
                  <c:v>-2.641006</c:v>
                </c:pt>
                <c:pt idx="183">
                  <c:v>-4.9754870000000002</c:v>
                </c:pt>
                <c:pt idx="184">
                  <c:v>-2.0468649999999999</c:v>
                </c:pt>
                <c:pt idx="185">
                  <c:v>-3.8047559999999998</c:v>
                </c:pt>
                <c:pt idx="186">
                  <c:v>-1.4745410000000001</c:v>
                </c:pt>
                <c:pt idx="187">
                  <c:v>-2.5983499999999999</c:v>
                </c:pt>
                <c:pt idx="188">
                  <c:v>-0.671234</c:v>
                </c:pt>
                <c:pt idx="189">
                  <c:v>-0.84101899999999996</c:v>
                </c:pt>
                <c:pt idx="190">
                  <c:v>6.2200000000000005E-4</c:v>
                </c:pt>
                <c:pt idx="191">
                  <c:v>-0.16514100000000001</c:v>
                </c:pt>
                <c:pt idx="192">
                  <c:v>-0.143924</c:v>
                </c:pt>
                <c:pt idx="193">
                  <c:v>-0.12963</c:v>
                </c:pt>
                <c:pt idx="194">
                  <c:v>0.38126500000000002</c:v>
                </c:pt>
                <c:pt idx="195">
                  <c:v>1.1735260000000001</c:v>
                </c:pt>
                <c:pt idx="196">
                  <c:v>0.94734499999999999</c:v>
                </c:pt>
                <c:pt idx="197">
                  <c:v>2.0582210000000001</c:v>
                </c:pt>
                <c:pt idx="198">
                  <c:v>1.3144340000000001</c:v>
                </c:pt>
                <c:pt idx="199">
                  <c:v>3.2918509999999999</c:v>
                </c:pt>
                <c:pt idx="200">
                  <c:v>2.5171250000000001</c:v>
                </c:pt>
                <c:pt idx="201">
                  <c:v>5.3616619999999999</c:v>
                </c:pt>
                <c:pt idx="202">
                  <c:v>3.2930450000000002</c:v>
                </c:pt>
                <c:pt idx="203">
                  <c:v>6.8799840000000003</c:v>
                </c:pt>
                <c:pt idx="204">
                  <c:v>3.3931680000000002</c:v>
                </c:pt>
                <c:pt idx="205">
                  <c:v>6.6766509999999997</c:v>
                </c:pt>
                <c:pt idx="206">
                  <c:v>3.4046249999999998</c:v>
                </c:pt>
                <c:pt idx="207">
                  <c:v>6.7477530000000003</c:v>
                </c:pt>
                <c:pt idx="208">
                  <c:v>3.034211</c:v>
                </c:pt>
                <c:pt idx="209">
                  <c:v>5.5140960000000003</c:v>
                </c:pt>
                <c:pt idx="210">
                  <c:v>2.2771859999999999</c:v>
                </c:pt>
                <c:pt idx="211">
                  <c:v>4.8110400000000002</c:v>
                </c:pt>
                <c:pt idx="212">
                  <c:v>2.8817189999999999</c:v>
                </c:pt>
                <c:pt idx="213">
                  <c:v>5.8083460000000002</c:v>
                </c:pt>
                <c:pt idx="214">
                  <c:v>2.4814829999999999</c:v>
                </c:pt>
                <c:pt idx="215">
                  <c:v>4.4620790000000001</c:v>
                </c:pt>
                <c:pt idx="216">
                  <c:v>1.5780670000000001</c:v>
                </c:pt>
                <c:pt idx="217">
                  <c:v>2.761415</c:v>
                </c:pt>
                <c:pt idx="218">
                  <c:v>0.68721900000000002</c:v>
                </c:pt>
                <c:pt idx="219">
                  <c:v>1.077655</c:v>
                </c:pt>
                <c:pt idx="220">
                  <c:v>0.253326</c:v>
                </c:pt>
                <c:pt idx="221">
                  <c:v>0.24424999999999999</c:v>
                </c:pt>
                <c:pt idx="222">
                  <c:v>-0.51166800000000001</c:v>
                </c:pt>
                <c:pt idx="223">
                  <c:v>-1.5325089999999999</c:v>
                </c:pt>
                <c:pt idx="224">
                  <c:v>-1.29538</c:v>
                </c:pt>
                <c:pt idx="225">
                  <c:v>-2.828389</c:v>
                </c:pt>
                <c:pt idx="226">
                  <c:v>-1.8598539999999999</c:v>
                </c:pt>
                <c:pt idx="227">
                  <c:v>-4.1646419999999997</c:v>
                </c:pt>
                <c:pt idx="228">
                  <c:v>-2.8344450000000001</c:v>
                </c:pt>
                <c:pt idx="229">
                  <c:v>-5.8208979999999997</c:v>
                </c:pt>
                <c:pt idx="230">
                  <c:v>-2.8728280000000002</c:v>
                </c:pt>
                <c:pt idx="231">
                  <c:v>-5.5637920000000003</c:v>
                </c:pt>
                <c:pt idx="232">
                  <c:v>-2.5485169999999999</c:v>
                </c:pt>
                <c:pt idx="233">
                  <c:v>-5.085515</c:v>
                </c:pt>
                <c:pt idx="234">
                  <c:v>-2.5447129999999998</c:v>
                </c:pt>
                <c:pt idx="235">
                  <c:v>-5.2442469999999997</c:v>
                </c:pt>
                <c:pt idx="236">
                  <c:v>-2.734264</c:v>
                </c:pt>
                <c:pt idx="237">
                  <c:v>-5.3805769999999997</c:v>
                </c:pt>
                <c:pt idx="238">
                  <c:v>-2.160015</c:v>
                </c:pt>
                <c:pt idx="239">
                  <c:v>-3.8510439999999999</c:v>
                </c:pt>
                <c:pt idx="240">
                  <c:v>-1.499396</c:v>
                </c:pt>
                <c:pt idx="241">
                  <c:v>-3.108673</c:v>
                </c:pt>
                <c:pt idx="242">
                  <c:v>-1.69509</c:v>
                </c:pt>
                <c:pt idx="243">
                  <c:v>-3.4147639999999999</c:v>
                </c:pt>
                <c:pt idx="244">
                  <c:v>-1.7037450000000001</c:v>
                </c:pt>
                <c:pt idx="245">
                  <c:v>-3.4244759999999999</c:v>
                </c:pt>
                <c:pt idx="246">
                  <c:v>-1.6208910000000001</c:v>
                </c:pt>
                <c:pt idx="247">
                  <c:v>-2.8578209999999999</c:v>
                </c:pt>
                <c:pt idx="248">
                  <c:v>-0.97477100000000005</c:v>
                </c:pt>
                <c:pt idx="249">
                  <c:v>-1.9057770000000001</c:v>
                </c:pt>
                <c:pt idx="250">
                  <c:v>-0.92971199999999998</c:v>
                </c:pt>
                <c:pt idx="251">
                  <c:v>-1.7294609999999999</c:v>
                </c:pt>
                <c:pt idx="252">
                  <c:v>-0.41637800000000003</c:v>
                </c:pt>
                <c:pt idx="253">
                  <c:v>-0.58313199999999998</c:v>
                </c:pt>
                <c:pt idx="254">
                  <c:v>-0.46383999999999997</c:v>
                </c:pt>
                <c:pt idx="255">
                  <c:v>-0.94314699999999996</c:v>
                </c:pt>
                <c:pt idx="256">
                  <c:v>0.249468</c:v>
                </c:pt>
                <c:pt idx="257">
                  <c:v>1.166474</c:v>
                </c:pt>
                <c:pt idx="258">
                  <c:v>0.48869499999999999</c:v>
                </c:pt>
                <c:pt idx="259">
                  <c:v>0.74741400000000002</c:v>
                </c:pt>
                <c:pt idx="260">
                  <c:v>0.98214199999999996</c:v>
                </c:pt>
                <c:pt idx="261">
                  <c:v>3.2512789999999998</c:v>
                </c:pt>
                <c:pt idx="262">
                  <c:v>2.4432480000000001</c:v>
                </c:pt>
                <c:pt idx="263">
                  <c:v>3.5947070000000001</c:v>
                </c:pt>
                <c:pt idx="264">
                  <c:v>0.93867100000000003</c:v>
                </c:pt>
                <c:pt idx="265">
                  <c:v>2.970313</c:v>
                </c:pt>
                <c:pt idx="266">
                  <c:v>3.7112560000000001</c:v>
                </c:pt>
                <c:pt idx="267">
                  <c:v>8.5410190000000004</c:v>
                </c:pt>
                <c:pt idx="268">
                  <c:v>4.7700009999999997</c:v>
                </c:pt>
                <c:pt idx="269">
                  <c:v>8.8551339999999996</c:v>
                </c:pt>
                <c:pt idx="270">
                  <c:v>3.3381110000000001</c:v>
                </c:pt>
                <c:pt idx="271">
                  <c:v>6.1809960000000004</c:v>
                </c:pt>
                <c:pt idx="272">
                  <c:v>2.5376780000000001</c:v>
                </c:pt>
                <c:pt idx="273">
                  <c:v>4.9653939999999999</c:v>
                </c:pt>
                <c:pt idx="274">
                  <c:v>2.233006</c:v>
                </c:pt>
                <c:pt idx="275">
                  <c:v>4.2147180000000004</c:v>
                </c:pt>
                <c:pt idx="276">
                  <c:v>1.856976</c:v>
                </c:pt>
                <c:pt idx="277">
                  <c:v>3.6160269999999999</c:v>
                </c:pt>
                <c:pt idx="278">
                  <c:v>1.6872990000000001</c:v>
                </c:pt>
                <c:pt idx="279">
                  <c:v>3.3897529999999998</c:v>
                </c:pt>
                <c:pt idx="280">
                  <c:v>1.73241</c:v>
                </c:pt>
                <c:pt idx="281">
                  <c:v>3.1492490000000002</c:v>
                </c:pt>
                <c:pt idx="282">
                  <c:v>0.89834700000000001</c:v>
                </c:pt>
                <c:pt idx="283">
                  <c:v>1.4990049999999999</c:v>
                </c:pt>
                <c:pt idx="284">
                  <c:v>0.56224300000000005</c:v>
                </c:pt>
                <c:pt idx="285">
                  <c:v>1.151732</c:v>
                </c:pt>
                <c:pt idx="286">
                  <c:v>0.348472</c:v>
                </c:pt>
                <c:pt idx="287">
                  <c:v>0.361265</c:v>
                </c:pt>
                <c:pt idx="288">
                  <c:v>-0.147728</c:v>
                </c:pt>
                <c:pt idx="289">
                  <c:v>-0.23066500000000001</c:v>
                </c:pt>
                <c:pt idx="290">
                  <c:v>-0.103445</c:v>
                </c:pt>
                <c:pt idx="291">
                  <c:v>-0.462225</c:v>
                </c:pt>
                <c:pt idx="292">
                  <c:v>-0.74218099999999998</c:v>
                </c:pt>
                <c:pt idx="293">
                  <c:v>-1.8896120000000001</c:v>
                </c:pt>
                <c:pt idx="294">
                  <c:v>-1.4756899999999999</c:v>
                </c:pt>
                <c:pt idx="295">
                  <c:v>-3.4145029999999998</c:v>
                </c:pt>
                <c:pt idx="296">
                  <c:v>-2.5923750000000001</c:v>
                </c:pt>
                <c:pt idx="297">
                  <c:v>-5.6369939999999996</c:v>
                </c:pt>
                <c:pt idx="298">
                  <c:v>-2.9729610000000002</c:v>
                </c:pt>
                <c:pt idx="299">
                  <c:v>-5.7583070000000003</c:v>
                </c:pt>
                <c:pt idx="300">
                  <c:v>-2.6777890000000002</c:v>
                </c:pt>
                <c:pt idx="301">
                  <c:v>-5.2254120000000004</c:v>
                </c:pt>
                <c:pt idx="302">
                  <c:v>-2.281053</c:v>
                </c:pt>
                <c:pt idx="303">
                  <c:v>-4.2910159999999999</c:v>
                </c:pt>
                <c:pt idx="304">
                  <c:v>-1.8554569999999999</c:v>
                </c:pt>
                <c:pt idx="305">
                  <c:v>-3.7227540000000001</c:v>
                </c:pt>
                <c:pt idx="306">
                  <c:v>-2.166147</c:v>
                </c:pt>
                <c:pt idx="307">
                  <c:v>-4.431101</c:v>
                </c:pt>
                <c:pt idx="308">
                  <c:v>-2.1511260000000001</c:v>
                </c:pt>
                <c:pt idx="309">
                  <c:v>-4.2814290000000002</c:v>
                </c:pt>
                <c:pt idx="310">
                  <c:v>-2.2494909999999999</c:v>
                </c:pt>
                <c:pt idx="311">
                  <c:v>-4.3923639999999997</c:v>
                </c:pt>
                <c:pt idx="312">
                  <c:v>-1.6713340000000001</c:v>
                </c:pt>
                <c:pt idx="313">
                  <c:v>-3.0411030000000001</c:v>
                </c:pt>
                <c:pt idx="314">
                  <c:v>-1.211257</c:v>
                </c:pt>
                <c:pt idx="315">
                  <c:v>-2.2870170000000001</c:v>
                </c:pt>
                <c:pt idx="316">
                  <c:v>-0.93084699999999998</c:v>
                </c:pt>
                <c:pt idx="317">
                  <c:v>-1.647597</c:v>
                </c:pt>
                <c:pt idx="318">
                  <c:v>-0.53359199999999996</c:v>
                </c:pt>
                <c:pt idx="319">
                  <c:v>-0.89781299999999997</c:v>
                </c:pt>
                <c:pt idx="320">
                  <c:v>-0.186251</c:v>
                </c:pt>
                <c:pt idx="321">
                  <c:v>-0.269343</c:v>
                </c:pt>
                <c:pt idx="322">
                  <c:v>-4.6079000000000002E-2</c:v>
                </c:pt>
                <c:pt idx="323">
                  <c:v>0.13294800000000001</c:v>
                </c:pt>
                <c:pt idx="324">
                  <c:v>0.49140699999999998</c:v>
                </c:pt>
                <c:pt idx="325">
                  <c:v>0.80498800000000004</c:v>
                </c:pt>
                <c:pt idx="326">
                  <c:v>1.4655E-2</c:v>
                </c:pt>
                <c:pt idx="327">
                  <c:v>0.255745</c:v>
                </c:pt>
                <c:pt idx="328">
                  <c:v>0.84258599999999995</c:v>
                </c:pt>
                <c:pt idx="329">
                  <c:v>2.1941380000000001</c:v>
                </c:pt>
                <c:pt idx="330">
                  <c:v>0.75259100000000001</c:v>
                </c:pt>
                <c:pt idx="331">
                  <c:v>1.550046</c:v>
                </c:pt>
                <c:pt idx="332">
                  <c:v>1.7012529999999999</c:v>
                </c:pt>
                <c:pt idx="333">
                  <c:v>3.5990989999999998</c:v>
                </c:pt>
                <c:pt idx="334">
                  <c:v>1.976861</c:v>
                </c:pt>
                <c:pt idx="335">
                  <c:v>4.4093660000000003</c:v>
                </c:pt>
                <c:pt idx="336">
                  <c:v>2.646191</c:v>
                </c:pt>
                <c:pt idx="337">
                  <c:v>5.3437919999999997</c:v>
                </c:pt>
                <c:pt idx="338">
                  <c:v>2.6180300000000001</c:v>
                </c:pt>
                <c:pt idx="339">
                  <c:v>4.672059</c:v>
                </c:pt>
                <c:pt idx="340">
                  <c:v>1.9717910000000001</c:v>
                </c:pt>
                <c:pt idx="341">
                  <c:v>4.6315879999999998</c:v>
                </c:pt>
                <c:pt idx="342">
                  <c:v>3.1915520000000002</c:v>
                </c:pt>
                <c:pt idx="343">
                  <c:v>5.9692879999999997</c:v>
                </c:pt>
                <c:pt idx="344">
                  <c:v>1.9409970000000001</c:v>
                </c:pt>
                <c:pt idx="345">
                  <c:v>3.3458640000000002</c:v>
                </c:pt>
                <c:pt idx="346">
                  <c:v>1.1833560000000001</c:v>
                </c:pt>
                <c:pt idx="347">
                  <c:v>2.0058379999999998</c:v>
                </c:pt>
                <c:pt idx="348">
                  <c:v>0.45035599999999998</c:v>
                </c:pt>
                <c:pt idx="349">
                  <c:v>0.68054700000000001</c:v>
                </c:pt>
                <c:pt idx="350">
                  <c:v>0.17887400000000001</c:v>
                </c:pt>
                <c:pt idx="351">
                  <c:v>0.34953899999999999</c:v>
                </c:pt>
                <c:pt idx="352">
                  <c:v>0.17499600000000001</c:v>
                </c:pt>
                <c:pt idx="353">
                  <c:v>0.31168499999999999</c:v>
                </c:pt>
                <c:pt idx="354">
                  <c:v>0.12920200000000001</c:v>
                </c:pt>
                <c:pt idx="355">
                  <c:v>0.250969</c:v>
                </c:pt>
                <c:pt idx="356">
                  <c:v>0.195026</c:v>
                </c:pt>
                <c:pt idx="357">
                  <c:v>0.535192</c:v>
                </c:pt>
                <c:pt idx="358">
                  <c:v>0.290024</c:v>
                </c:pt>
                <c:pt idx="359">
                  <c:v>0.30460100000000001</c:v>
                </c:pt>
                <c:pt idx="360">
                  <c:v>-0.26122000000000001</c:v>
                </c:pt>
                <c:pt idx="361">
                  <c:v>-0.98925200000000002</c:v>
                </c:pt>
                <c:pt idx="362">
                  <c:v>-1.3545370000000001</c:v>
                </c:pt>
                <c:pt idx="363">
                  <c:v>-3.155732</c:v>
                </c:pt>
                <c:pt idx="364">
                  <c:v>-1.952601</c:v>
                </c:pt>
                <c:pt idx="365">
                  <c:v>-3.8004389999999999</c:v>
                </c:pt>
                <c:pt idx="366">
                  <c:v>-1.4794050000000001</c:v>
                </c:pt>
                <c:pt idx="367">
                  <c:v>-2.618017</c:v>
                </c:pt>
                <c:pt idx="368">
                  <c:v>-1.0166299999999999</c:v>
                </c:pt>
                <c:pt idx="369">
                  <c:v>-2.0968650000000002</c:v>
                </c:pt>
                <c:pt idx="370">
                  <c:v>-1.472817</c:v>
                </c:pt>
                <c:pt idx="371">
                  <c:v>-3.2451439999999998</c:v>
                </c:pt>
                <c:pt idx="372">
                  <c:v>-1.658099</c:v>
                </c:pt>
                <c:pt idx="373">
                  <c:v>-2.9968210000000002</c:v>
                </c:pt>
                <c:pt idx="374">
                  <c:v>-1.3536760000000001</c:v>
                </c:pt>
                <c:pt idx="375">
                  <c:v>-2.9820579999999999</c:v>
                </c:pt>
                <c:pt idx="376">
                  <c:v>-1.9426079999999999</c:v>
                </c:pt>
                <c:pt idx="377">
                  <c:v>-3.956366</c:v>
                </c:pt>
                <c:pt idx="378">
                  <c:v>-1.9639899999999999</c:v>
                </c:pt>
                <c:pt idx="379">
                  <c:v>-3.7267350000000001</c:v>
                </c:pt>
                <c:pt idx="380">
                  <c:v>-1.606519</c:v>
                </c:pt>
                <c:pt idx="381">
                  <c:v>-3.0366770000000001</c:v>
                </c:pt>
                <c:pt idx="382">
                  <c:v>-1.218145</c:v>
                </c:pt>
                <c:pt idx="383">
                  <c:v>-2.2471450000000002</c:v>
                </c:pt>
                <c:pt idx="384">
                  <c:v>-0.79072799999999999</c:v>
                </c:pt>
                <c:pt idx="385">
                  <c:v>-1.411532</c:v>
                </c:pt>
                <c:pt idx="386">
                  <c:v>-0.53844199999999998</c:v>
                </c:pt>
                <c:pt idx="387">
                  <c:v>-1.008165</c:v>
                </c:pt>
                <c:pt idx="388">
                  <c:v>-0.31706000000000001</c:v>
                </c:pt>
                <c:pt idx="389">
                  <c:v>-0.56527899999999998</c:v>
                </c:pt>
                <c:pt idx="390">
                  <c:v>-0.28243800000000002</c:v>
                </c:pt>
                <c:pt idx="391">
                  <c:v>-0.45370700000000003</c:v>
                </c:pt>
                <c:pt idx="392">
                  <c:v>4.6112E-2</c:v>
                </c:pt>
                <c:pt idx="393">
                  <c:v>6.7211000000000007E-2</c:v>
                </c:pt>
                <c:pt idx="394">
                  <c:v>-0.19007299999999999</c:v>
                </c:pt>
                <c:pt idx="395">
                  <c:v>-0.312222</c:v>
                </c:pt>
                <c:pt idx="396">
                  <c:v>0.19536600000000001</c:v>
                </c:pt>
                <c:pt idx="397">
                  <c:v>0.57878300000000005</c:v>
                </c:pt>
                <c:pt idx="398">
                  <c:v>0.65690199999999999</c:v>
                </c:pt>
                <c:pt idx="399">
                  <c:v>1.437943</c:v>
                </c:pt>
                <c:pt idx="400">
                  <c:v>0.91314300000000004</c:v>
                </c:pt>
                <c:pt idx="401">
                  <c:v>2.2159529999999998</c:v>
                </c:pt>
                <c:pt idx="402">
                  <c:v>1.988731</c:v>
                </c:pt>
                <c:pt idx="403">
                  <c:v>4.5319599999999998</c:v>
                </c:pt>
                <c:pt idx="404">
                  <c:v>2.658566</c:v>
                </c:pt>
                <c:pt idx="405">
                  <c:v>5.3590850000000003</c:v>
                </c:pt>
                <c:pt idx="406">
                  <c:v>2.9450970000000001</c:v>
                </c:pt>
                <c:pt idx="407">
                  <c:v>6.0583099999999996</c:v>
                </c:pt>
                <c:pt idx="408">
                  <c:v>3.229247</c:v>
                </c:pt>
                <c:pt idx="409">
                  <c:v>6.4620430000000004</c:v>
                </c:pt>
                <c:pt idx="410">
                  <c:v>2.846149</c:v>
                </c:pt>
                <c:pt idx="411">
                  <c:v>4.8101919999999998</c:v>
                </c:pt>
                <c:pt idx="412">
                  <c:v>1.0927279999999999</c:v>
                </c:pt>
                <c:pt idx="413">
                  <c:v>2.0508890000000002</c:v>
                </c:pt>
                <c:pt idx="414">
                  <c:v>1.1959230000000001</c:v>
                </c:pt>
                <c:pt idx="415">
                  <c:v>2.4254889999999998</c:v>
                </c:pt>
                <c:pt idx="416">
                  <c:v>0.92808299999999999</c:v>
                </c:pt>
                <c:pt idx="417">
                  <c:v>1.2789489999999999</c:v>
                </c:pt>
                <c:pt idx="418">
                  <c:v>-0.256442</c:v>
                </c:pt>
                <c:pt idx="419">
                  <c:v>-1.0977779999999999</c:v>
                </c:pt>
                <c:pt idx="420">
                  <c:v>-1.1631830000000001</c:v>
                </c:pt>
                <c:pt idx="421">
                  <c:v>-2.3099319999999999</c:v>
                </c:pt>
                <c:pt idx="422">
                  <c:v>-1.043777</c:v>
                </c:pt>
                <c:pt idx="423">
                  <c:v>-2.508146</c:v>
                </c:pt>
                <c:pt idx="424">
                  <c:v>-2.0967310000000001</c:v>
                </c:pt>
                <c:pt idx="425">
                  <c:v>-4.7771379999999999</c:v>
                </c:pt>
                <c:pt idx="426">
                  <c:v>-2.9835029999999998</c:v>
                </c:pt>
                <c:pt idx="427">
                  <c:v>-6.278384</c:v>
                </c:pt>
                <c:pt idx="428">
                  <c:v>-3.7691669999999999</c:v>
                </c:pt>
                <c:pt idx="429">
                  <c:v>-7.9955350000000003</c:v>
                </c:pt>
                <c:pt idx="430">
                  <c:v>-4.6307330000000002</c:v>
                </c:pt>
                <c:pt idx="431">
                  <c:v>-9.5160459999999993</c:v>
                </c:pt>
                <c:pt idx="432">
                  <c:v>-5.1393129999999996</c:v>
                </c:pt>
                <c:pt idx="433">
                  <c:v>-10.503662</c:v>
                </c:pt>
                <c:pt idx="434">
                  <c:v>-5.528289</c:v>
                </c:pt>
                <c:pt idx="435">
                  <c:v>-11.148619</c:v>
                </c:pt>
                <c:pt idx="436">
                  <c:v>-5.4008159999999998</c:v>
                </c:pt>
                <c:pt idx="437">
                  <c:v>-10.421351</c:v>
                </c:pt>
                <c:pt idx="438">
                  <c:v>-4.8212080000000004</c:v>
                </c:pt>
                <c:pt idx="439">
                  <c:v>-9.1972450000000006</c:v>
                </c:pt>
                <c:pt idx="440">
                  <c:v>-3.8089369999999998</c:v>
                </c:pt>
                <c:pt idx="441">
                  <c:v>-7.1525080000000001</c:v>
                </c:pt>
                <c:pt idx="442">
                  <c:v>-3.0608849999999999</c:v>
                </c:pt>
                <c:pt idx="443">
                  <c:v>-5.7828390000000001</c:v>
                </c:pt>
                <c:pt idx="444">
                  <c:v>-2.218378</c:v>
                </c:pt>
                <c:pt idx="445">
                  <c:v>-3.94225</c:v>
                </c:pt>
                <c:pt idx="446">
                  <c:v>-1.234937</c:v>
                </c:pt>
                <c:pt idx="447">
                  <c:v>-2.172447</c:v>
                </c:pt>
                <c:pt idx="448">
                  <c:v>-0.77452200000000004</c:v>
                </c:pt>
                <c:pt idx="449">
                  <c:v>-1.2663469999999999</c:v>
                </c:pt>
                <c:pt idx="450">
                  <c:v>-0.22947999999999999</c:v>
                </c:pt>
                <c:pt idx="451">
                  <c:v>-0.39237699999999998</c:v>
                </c:pt>
                <c:pt idx="452">
                  <c:v>-0.26119799999999999</c:v>
                </c:pt>
                <c:pt idx="453">
                  <c:v>-0.53303199999999995</c:v>
                </c:pt>
                <c:pt idx="454">
                  <c:v>-0.21936700000000001</c:v>
                </c:pt>
                <c:pt idx="455">
                  <c:v>-0.384882</c:v>
                </c:pt>
                <c:pt idx="456">
                  <c:v>-0.15587400000000001</c:v>
                </c:pt>
                <c:pt idx="457">
                  <c:v>-0.28946899999999998</c:v>
                </c:pt>
                <c:pt idx="458">
                  <c:v>-8.9925000000000005E-2</c:v>
                </c:pt>
                <c:pt idx="459">
                  <c:v>-0.15457599999999999</c:v>
                </c:pt>
                <c:pt idx="460">
                  <c:v>-4.9196999999999998E-2</c:v>
                </c:pt>
                <c:pt idx="461">
                  <c:v>-0.100582</c:v>
                </c:pt>
                <c:pt idx="462">
                  <c:v>-6.8511000000000002E-2</c:v>
                </c:pt>
                <c:pt idx="463">
                  <c:v>-0.14464099999999999</c:v>
                </c:pt>
                <c:pt idx="464">
                  <c:v>-8.813E-2</c:v>
                </c:pt>
                <c:pt idx="465">
                  <c:v>-0.21650800000000001</c:v>
                </c:pt>
                <c:pt idx="466">
                  <c:v>-0.12279</c:v>
                </c:pt>
                <c:pt idx="467">
                  <c:v>-0.15168599999999999</c:v>
                </c:pt>
                <c:pt idx="468">
                  <c:v>6.1139999999999996E-3</c:v>
                </c:pt>
                <c:pt idx="469">
                  <c:v>-8.2772999999999999E-2</c:v>
                </c:pt>
                <c:pt idx="470">
                  <c:v>2.2506000000000002E-2</c:v>
                </c:pt>
                <c:pt idx="471">
                  <c:v>0.202013</c:v>
                </c:pt>
                <c:pt idx="472">
                  <c:v>0.17908099999999999</c:v>
                </c:pt>
                <c:pt idx="473">
                  <c:v>0.28243699999999999</c:v>
                </c:pt>
                <c:pt idx="474">
                  <c:v>9.5563999999999996E-2</c:v>
                </c:pt>
                <c:pt idx="475">
                  <c:v>0.20474600000000001</c:v>
                </c:pt>
                <c:pt idx="476">
                  <c:v>7.3931999999999998E-2</c:v>
                </c:pt>
                <c:pt idx="477">
                  <c:v>0.11604399999999999</c:v>
                </c:pt>
                <c:pt idx="478">
                  <c:v>5.4483999999999998E-2</c:v>
                </c:pt>
                <c:pt idx="479">
                  <c:v>0.12865099999999999</c:v>
                </c:pt>
                <c:pt idx="480">
                  <c:v>7.1441000000000004E-2</c:v>
                </c:pt>
                <c:pt idx="481">
                  <c:v>0.106255</c:v>
                </c:pt>
                <c:pt idx="482">
                  <c:v>2.7538E-2</c:v>
                </c:pt>
                <c:pt idx="483">
                  <c:v>6.3391000000000003E-2</c:v>
                </c:pt>
                <c:pt idx="484">
                  <c:v>1.8305999999999999E-2</c:v>
                </c:pt>
                <c:pt idx="485">
                  <c:v>1.2074E-2</c:v>
                </c:pt>
                <c:pt idx="486">
                  <c:v>9.6340000000000002E-3</c:v>
                </c:pt>
                <c:pt idx="487">
                  <c:v>4.8273000000000003E-2</c:v>
                </c:pt>
                <c:pt idx="488">
                  <c:v>-2.9030000000000002E-3</c:v>
                </c:pt>
                <c:pt idx="489">
                  <c:v>-3.7060999999999997E-2</c:v>
                </c:pt>
                <c:pt idx="490">
                  <c:v>-8.5690000000000002E-3</c:v>
                </c:pt>
                <c:pt idx="491">
                  <c:v>-4.071E-3</c:v>
                </c:pt>
                <c:pt idx="492">
                  <c:v>1.8377999999999999E-2</c:v>
                </c:pt>
                <c:pt idx="493">
                  <c:v>1.2899999999999999E-3</c:v>
                </c:pt>
                <c:pt idx="494">
                  <c:v>-6.0668E-2</c:v>
                </c:pt>
                <c:pt idx="495">
                  <c:v>-0.115756</c:v>
                </c:pt>
                <c:pt idx="496">
                  <c:v>-3.8047999999999998E-2</c:v>
                </c:pt>
                <c:pt idx="497">
                  <c:v>-2.647E-2</c:v>
                </c:pt>
                <c:pt idx="498">
                  <c:v>1.6735E-2</c:v>
                </c:pt>
                <c:pt idx="499">
                  <c:v>1.5623E-2</c:v>
                </c:pt>
                <c:pt idx="500">
                  <c:v>1.0709E-2</c:v>
                </c:pt>
                <c:pt idx="501">
                  <c:v>1.4246E-2</c:v>
                </c:pt>
                <c:pt idx="502">
                  <c:v>-2.1080000000000002E-2</c:v>
                </c:pt>
                <c:pt idx="503">
                  <c:v>-2.7198E-2</c:v>
                </c:pt>
                <c:pt idx="504">
                  <c:v>-3.2246999999999998E-2</c:v>
                </c:pt>
                <c:pt idx="505">
                  <c:v>-3.1565999999999997E-2</c:v>
                </c:pt>
                <c:pt idx="506">
                  <c:v>8.5050000000000004E-3</c:v>
                </c:pt>
                <c:pt idx="507">
                  <c:v>2.3695000000000001E-2</c:v>
                </c:pt>
                <c:pt idx="508">
                  <c:v>2.6808999999999999E-2</c:v>
                </c:pt>
                <c:pt idx="509">
                  <c:v>6.0637000000000003E-2</c:v>
                </c:pt>
                <c:pt idx="510">
                  <c:v>1.6525000000000001E-2</c:v>
                </c:pt>
                <c:pt idx="511">
                  <c:v>1.7278999999999999E-2</c:v>
                </c:pt>
                <c:pt idx="512">
                  <c:v>1.0449E-2</c:v>
                </c:pt>
                <c:pt idx="513">
                  <c:v>1.9812E-2</c:v>
                </c:pt>
                <c:pt idx="514">
                  <c:v>-1.6012999999999999E-2</c:v>
                </c:pt>
                <c:pt idx="515">
                  <c:v>-3.5393000000000001E-2</c:v>
                </c:pt>
                <c:pt idx="516">
                  <c:v>-4.8599999999999997E-3</c:v>
                </c:pt>
                <c:pt idx="517">
                  <c:v>-1.9954E-2</c:v>
                </c:pt>
                <c:pt idx="518">
                  <c:v>-5.2139999999999999E-3</c:v>
                </c:pt>
                <c:pt idx="519">
                  <c:v>-8.2719999999999998E-3</c:v>
                </c:pt>
                <c:pt idx="520">
                  <c:v>1.8565000000000002E-2</c:v>
                </c:pt>
                <c:pt idx="521">
                  <c:v>7.7465999999999993E-2</c:v>
                </c:pt>
                <c:pt idx="522">
                  <c:v>6.3592999999999997E-2</c:v>
                </c:pt>
                <c:pt idx="523">
                  <c:v>0.108901</c:v>
                </c:pt>
                <c:pt idx="524">
                  <c:v>4.4223999999999999E-2</c:v>
                </c:pt>
                <c:pt idx="525">
                  <c:v>8.7113999999999997E-2</c:v>
                </c:pt>
                <c:pt idx="526">
                  <c:v>-8.4880000000000008E-3</c:v>
                </c:pt>
                <c:pt idx="527">
                  <c:v>-6.0956000000000003E-2</c:v>
                </c:pt>
                <c:pt idx="528">
                  <c:v>-4.3354999999999998E-2</c:v>
                </c:pt>
                <c:pt idx="529">
                  <c:v>-0.12109499999999999</c:v>
                </c:pt>
                <c:pt idx="530">
                  <c:v>-8.5248000000000004E-2</c:v>
                </c:pt>
                <c:pt idx="531">
                  <c:v>-7.2281999999999999E-2</c:v>
                </c:pt>
                <c:pt idx="532">
                  <c:v>-1.1301E-2</c:v>
                </c:pt>
                <c:pt idx="533">
                  <c:v>-8.5520000000000006E-3</c:v>
                </c:pt>
                <c:pt idx="534">
                  <c:v>1.7927999999999999E-2</c:v>
                </c:pt>
                <c:pt idx="535">
                  <c:v>6.1209999999999997E-3</c:v>
                </c:pt>
                <c:pt idx="536">
                  <c:v>1.9109999999999999E-3</c:v>
                </c:pt>
                <c:pt idx="537">
                  <c:v>1.4366E-2</c:v>
                </c:pt>
                <c:pt idx="538">
                  <c:v>2.7909E-2</c:v>
                </c:pt>
                <c:pt idx="539">
                  <c:v>3.6215999999999998E-2</c:v>
                </c:pt>
                <c:pt idx="540">
                  <c:v>9.2860000000000009E-3</c:v>
                </c:pt>
                <c:pt idx="541">
                  <c:v>6.9022E-2</c:v>
                </c:pt>
                <c:pt idx="542">
                  <c:v>3.1515000000000001E-2</c:v>
                </c:pt>
                <c:pt idx="543">
                  <c:v>1.9106999999999999E-2</c:v>
                </c:pt>
                <c:pt idx="544">
                  <c:v>-2.9367000000000001E-2</c:v>
                </c:pt>
                <c:pt idx="545">
                  <c:v>-3.4825000000000002E-2</c:v>
                </c:pt>
                <c:pt idx="546">
                  <c:v>5.2399999999999999E-3</c:v>
                </c:pt>
                <c:pt idx="547">
                  <c:v>2.6852999999999998E-2</c:v>
                </c:pt>
                <c:pt idx="548">
                  <c:v>3.7415999999999998E-2</c:v>
                </c:pt>
                <c:pt idx="549">
                  <c:v>8.5191000000000003E-2</c:v>
                </c:pt>
                <c:pt idx="550">
                  <c:v>2.3106999999999999E-2</c:v>
                </c:pt>
                <c:pt idx="551">
                  <c:v>4.8177999999999999E-2</c:v>
                </c:pt>
                <c:pt idx="552">
                  <c:v>5.1379000000000001E-2</c:v>
                </c:pt>
                <c:pt idx="553">
                  <c:v>8.3071000000000006E-2</c:v>
                </c:pt>
                <c:pt idx="554">
                  <c:v>-2.6994000000000001E-2</c:v>
                </c:pt>
                <c:pt idx="555">
                  <c:v>-5.0555999999999997E-2</c:v>
                </c:pt>
                <c:pt idx="556">
                  <c:v>-6.0999999999999999E-5</c:v>
                </c:pt>
                <c:pt idx="557">
                  <c:v>1.9816E-2</c:v>
                </c:pt>
                <c:pt idx="558">
                  <c:v>5.4599000000000002E-2</c:v>
                </c:pt>
                <c:pt idx="559">
                  <c:v>0.104101</c:v>
                </c:pt>
                <c:pt idx="560">
                  <c:v>5.4723000000000001E-2</c:v>
                </c:pt>
                <c:pt idx="561">
                  <c:v>0.132546</c:v>
                </c:pt>
                <c:pt idx="562">
                  <c:v>9.5782999999999993E-2</c:v>
                </c:pt>
                <c:pt idx="563">
                  <c:v>0.184646</c:v>
                </c:pt>
                <c:pt idx="564">
                  <c:v>9.9304000000000003E-2</c:v>
                </c:pt>
                <c:pt idx="565">
                  <c:v>0.22398000000000001</c:v>
                </c:pt>
                <c:pt idx="566">
                  <c:v>0.108711</c:v>
                </c:pt>
                <c:pt idx="567">
                  <c:v>0.211981</c:v>
                </c:pt>
                <c:pt idx="568">
                  <c:v>0.13797499999999999</c:v>
                </c:pt>
                <c:pt idx="569">
                  <c:v>0.28902099999999997</c:v>
                </c:pt>
                <c:pt idx="570">
                  <c:v>7.3828000000000005E-2</c:v>
                </c:pt>
                <c:pt idx="571">
                  <c:v>0.17095199999999999</c:v>
                </c:pt>
                <c:pt idx="572">
                  <c:v>9.6182000000000004E-2</c:v>
                </c:pt>
                <c:pt idx="573">
                  <c:v>0.17127600000000001</c:v>
                </c:pt>
                <c:pt idx="574">
                  <c:v>4.7419000000000003E-2</c:v>
                </c:pt>
                <c:pt idx="575">
                  <c:v>5.9635000000000001E-2</c:v>
                </c:pt>
                <c:pt idx="576">
                  <c:v>-3.4631000000000002E-2</c:v>
                </c:pt>
                <c:pt idx="577">
                  <c:v>-6.8098000000000006E-2</c:v>
                </c:pt>
                <c:pt idx="578">
                  <c:v>-4.1409999999999997E-3</c:v>
                </c:pt>
                <c:pt idx="579">
                  <c:v>-3.4754E-2</c:v>
                </c:pt>
                <c:pt idx="580">
                  <c:v>-5.1729999999999998E-2</c:v>
                </c:pt>
                <c:pt idx="581">
                  <c:v>-8.3713999999999997E-2</c:v>
                </c:pt>
                <c:pt idx="582">
                  <c:v>-5.3552000000000002E-2</c:v>
                </c:pt>
                <c:pt idx="583">
                  <c:v>-0.142459</c:v>
                </c:pt>
                <c:pt idx="584">
                  <c:v>-4.9145000000000001E-2</c:v>
                </c:pt>
                <c:pt idx="585">
                  <c:v>-6.6473000000000004E-2</c:v>
                </c:pt>
                <c:pt idx="586">
                  <c:v>2.9246999999999999E-2</c:v>
                </c:pt>
                <c:pt idx="587">
                  <c:v>5.2887000000000003E-2</c:v>
                </c:pt>
                <c:pt idx="588">
                  <c:v>-5.3244E-2</c:v>
                </c:pt>
                <c:pt idx="589">
                  <c:v>-0.129855</c:v>
                </c:pt>
                <c:pt idx="590">
                  <c:v>-8.8078000000000004E-2</c:v>
                </c:pt>
                <c:pt idx="591">
                  <c:v>-0.202956</c:v>
                </c:pt>
                <c:pt idx="592">
                  <c:v>-0.15423200000000001</c:v>
                </c:pt>
                <c:pt idx="593">
                  <c:v>-0.23100200000000001</c:v>
                </c:pt>
                <c:pt idx="594">
                  <c:v>3.1459999999999999E-3</c:v>
                </c:pt>
                <c:pt idx="595">
                  <c:v>1.2852000000000001E-2</c:v>
                </c:pt>
                <c:pt idx="596">
                  <c:v>-1.6761999999999999E-2</c:v>
                </c:pt>
                <c:pt idx="597">
                  <c:v>4.2620000000000002E-3</c:v>
                </c:pt>
                <c:pt idx="598">
                  <c:v>2.0462000000000001E-2</c:v>
                </c:pt>
                <c:pt idx="599">
                  <c:v>2.4577000000000002E-2</c:v>
                </c:pt>
                <c:pt idx="600">
                  <c:v>4.0036000000000002E-2</c:v>
                </c:pt>
                <c:pt idx="601">
                  <c:v>0.111638</c:v>
                </c:pt>
                <c:pt idx="602">
                  <c:v>8.5109000000000004E-2</c:v>
                </c:pt>
                <c:pt idx="603">
                  <c:v>0.199153</c:v>
                </c:pt>
                <c:pt idx="604">
                  <c:v>3.7005999999999997E-2</c:v>
                </c:pt>
                <c:pt idx="605">
                  <c:v>0.16644800000000001</c:v>
                </c:pt>
                <c:pt idx="606">
                  <c:v>0.26365699999999997</c:v>
                </c:pt>
                <c:pt idx="607">
                  <c:v>0.43709700000000001</c:v>
                </c:pt>
                <c:pt idx="608">
                  <c:v>1.2995E-2</c:v>
                </c:pt>
                <c:pt idx="609">
                  <c:v>-1.6695000000000002E-2</c:v>
                </c:pt>
                <c:pt idx="610">
                  <c:v>2.3463999999999999E-2</c:v>
                </c:pt>
                <c:pt idx="611">
                  <c:v>6.4727000000000007E-2</c:v>
                </c:pt>
                <c:pt idx="612">
                  <c:v>1.5239000000000001E-2</c:v>
                </c:pt>
                <c:pt idx="613">
                  <c:v>-1.9144999999999999E-2</c:v>
                </c:pt>
              </c:numCache>
            </c:numRef>
          </c:val>
          <c:smooth val="0"/>
          <c:extLst>
            <c:ext xmlns:c16="http://schemas.microsoft.com/office/drawing/2014/chart" uri="{C3380CC4-5D6E-409C-BE32-E72D297353CC}">
              <c16:uniqueId val="{00000002-3786-4C1D-A823-746B3629641C}"/>
            </c:ext>
          </c:extLst>
        </c:ser>
        <c:dLbls>
          <c:showLegendKey val="0"/>
          <c:showVal val="0"/>
          <c:showCatName val="0"/>
          <c:showSerName val="0"/>
          <c:showPercent val="0"/>
          <c:showBubbleSize val="0"/>
        </c:dLbls>
        <c:smooth val="0"/>
        <c:axId val="179980633"/>
        <c:axId val="842896865"/>
      </c:lineChart>
      <c:catAx>
        <c:axId val="17998063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842896865"/>
        <c:crosses val="autoZero"/>
        <c:auto val="1"/>
        <c:lblAlgn val="ctr"/>
        <c:lblOffset val="100"/>
        <c:noMultiLvlLbl val="0"/>
      </c:catAx>
      <c:valAx>
        <c:axId val="84289686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79980633"/>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IE"/>
              <a:t>Gesture</a:t>
            </a:r>
            <a:r>
              <a:rPr lang="en-IE" baseline="0"/>
              <a:t> 2 Accel Angle Test</a:t>
            </a:r>
            <a:endParaRPr lang="en-IE"/>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accelerometer!$K$1</c:f>
              <c:strCache>
                <c:ptCount val="1"/>
                <c:pt idx="0">
                  <c:v>Accel_x</c:v>
                </c:pt>
              </c:strCache>
            </c:strRef>
          </c:tx>
          <c:spPr>
            <a:ln w="28575" cap="rnd">
              <a:solidFill>
                <a:schemeClr val="accent1"/>
              </a:solidFill>
              <a:round/>
            </a:ln>
            <a:effectLst/>
          </c:spPr>
          <c:marker>
            <c:symbol val="none"/>
          </c:marker>
          <c:val>
            <c:numRef>
              <c:f>accelerometer!$K$2:$K$999</c:f>
              <c:numCache>
                <c:formatCode>General</c:formatCode>
                <c:ptCount val="998"/>
                <c:pt idx="0">
                  <c:v>-17.888913955379795</c:v>
                </c:pt>
                <c:pt idx="1">
                  <c:v>-18.685309076613901</c:v>
                </c:pt>
                <c:pt idx="2">
                  <c:v>-20.259368230389853</c:v>
                </c:pt>
                <c:pt idx="3">
                  <c:v>-21.366973606284049</c:v>
                </c:pt>
                <c:pt idx="4">
                  <c:v>-21.213453098654764</c:v>
                </c:pt>
                <c:pt idx="5">
                  <c:v>-20.176344261230348</c:v>
                </c:pt>
                <c:pt idx="6">
                  <c:v>-19.991751332944144</c:v>
                </c:pt>
                <c:pt idx="7">
                  <c:v>-20.667602568846402</c:v>
                </c:pt>
                <c:pt idx="8">
                  <c:v>-22.651277910279624</c:v>
                </c:pt>
                <c:pt idx="9">
                  <c:v>-23.826687913304635</c:v>
                </c:pt>
                <c:pt idx="10">
                  <c:v>-27.984140711018682</c:v>
                </c:pt>
                <c:pt idx="11">
                  <c:v>-32.512479174773574</c:v>
                </c:pt>
                <c:pt idx="12">
                  <c:v>-32.498713953704474</c:v>
                </c:pt>
                <c:pt idx="13">
                  <c:v>-30.921658970001307</c:v>
                </c:pt>
                <c:pt idx="14">
                  <c:v>-27.021706404432194</c:v>
                </c:pt>
                <c:pt idx="15">
                  <c:v>-24.216781569736046</c:v>
                </c:pt>
                <c:pt idx="16">
                  <c:v>-23.905582238563916</c:v>
                </c:pt>
                <c:pt idx="17">
                  <c:v>-18.114271841342735</c:v>
                </c:pt>
                <c:pt idx="18">
                  <c:v>-13.514067644424506</c:v>
                </c:pt>
                <c:pt idx="19">
                  <c:v>-10.809440251755159</c:v>
                </c:pt>
                <c:pt idx="20">
                  <c:v>-9.3524127023355224</c:v>
                </c:pt>
                <c:pt idx="21">
                  <c:v>-10.025341391508492</c:v>
                </c:pt>
                <c:pt idx="22">
                  <c:v>-11.950252692110267</c:v>
                </c:pt>
                <c:pt idx="23">
                  <c:v>-14.65847617744125</c:v>
                </c:pt>
                <c:pt idx="24">
                  <c:v>-18.094101218044091</c:v>
                </c:pt>
                <c:pt idx="25">
                  <c:v>-20.42123871498935</c:v>
                </c:pt>
                <c:pt idx="26">
                  <c:v>-22.317792494533453</c:v>
                </c:pt>
                <c:pt idx="27">
                  <c:v>-22.774758809598357</c:v>
                </c:pt>
                <c:pt idx="28">
                  <c:v>-21.509373383972445</c:v>
                </c:pt>
                <c:pt idx="29">
                  <c:v>-20.307016575138615</c:v>
                </c:pt>
                <c:pt idx="30">
                  <c:v>-18.049761656987172</c:v>
                </c:pt>
                <c:pt idx="31">
                  <c:v>-15.225530262608782</c:v>
                </c:pt>
                <c:pt idx="32">
                  <c:v>-13.218070637689236</c:v>
                </c:pt>
                <c:pt idx="33">
                  <c:v>-11.160624421189306</c:v>
                </c:pt>
                <c:pt idx="34">
                  <c:v>-9.9503480239692337</c:v>
                </c:pt>
                <c:pt idx="35">
                  <c:v>-9.4890492508005959</c:v>
                </c:pt>
                <c:pt idx="36">
                  <c:v>-9.2999142423694483</c:v>
                </c:pt>
                <c:pt idx="37">
                  <c:v>-8.8697383131945422</c:v>
                </c:pt>
                <c:pt idx="38">
                  <c:v>-8.2388457805226949</c:v>
                </c:pt>
                <c:pt idx="39">
                  <c:v>-7.4757370790412967</c:v>
                </c:pt>
                <c:pt idx="40">
                  <c:v>-6.7032226952203056</c:v>
                </c:pt>
                <c:pt idx="41">
                  <c:v>-6.2021397217190914</c:v>
                </c:pt>
                <c:pt idx="42">
                  <c:v>-5.8311740791770212</c:v>
                </c:pt>
                <c:pt idx="43">
                  <c:v>-5.8821881563195042</c:v>
                </c:pt>
                <c:pt idx="44">
                  <c:v>-6.7577673943861507</c:v>
                </c:pt>
                <c:pt idx="45">
                  <c:v>-7.6399037902451878</c:v>
                </c:pt>
                <c:pt idx="46">
                  <c:v>-8.317699723379393</c:v>
                </c:pt>
                <c:pt idx="47">
                  <c:v>-8.6405751567740303</c:v>
                </c:pt>
                <c:pt idx="48">
                  <c:v>-9.0196619810126677</c:v>
                </c:pt>
                <c:pt idx="49">
                  <c:v>-10.015372534619468</c:v>
                </c:pt>
                <c:pt idx="50">
                  <c:v>-10.771494765621998</c:v>
                </c:pt>
                <c:pt idx="51">
                  <c:v>-11.24924879658777</c:v>
                </c:pt>
                <c:pt idx="52">
                  <c:v>-12.413261033363963</c:v>
                </c:pt>
                <c:pt idx="53">
                  <c:v>-9.9642235800469674</c:v>
                </c:pt>
                <c:pt idx="54">
                  <c:v>-11.229159696082869</c:v>
                </c:pt>
                <c:pt idx="55">
                  <c:v>-12.752402511803707</c:v>
                </c:pt>
                <c:pt idx="56">
                  <c:v>-15.939597793462406</c:v>
                </c:pt>
                <c:pt idx="57">
                  <c:v>-19.115992325868952</c:v>
                </c:pt>
                <c:pt idx="58">
                  <c:v>-22.053413746388607</c:v>
                </c:pt>
                <c:pt idx="59">
                  <c:v>-25.345067372871593</c:v>
                </c:pt>
                <c:pt idx="60">
                  <c:v>-26.34577878490877</c:v>
                </c:pt>
                <c:pt idx="61">
                  <c:v>-26.961829695157128</c:v>
                </c:pt>
                <c:pt idx="62">
                  <c:v>-26.913854175149545</c:v>
                </c:pt>
                <c:pt idx="63">
                  <c:v>-29.839525745950169</c:v>
                </c:pt>
                <c:pt idx="64">
                  <c:v>-35.38861758874593</c:v>
                </c:pt>
                <c:pt idx="65">
                  <c:v>-41.034731146365196</c:v>
                </c:pt>
                <c:pt idx="66">
                  <c:v>-38.987222244355344</c:v>
                </c:pt>
                <c:pt idx="67">
                  <c:v>-36.928325502906112</c:v>
                </c:pt>
                <c:pt idx="68">
                  <c:v>-28.869002927621857</c:v>
                </c:pt>
                <c:pt idx="69">
                  <c:v>-23.772971543224074</c:v>
                </c:pt>
                <c:pt idx="70">
                  <c:v>-16.323988723134224</c:v>
                </c:pt>
                <c:pt idx="71">
                  <c:v>-8.8236251036745621</c:v>
                </c:pt>
                <c:pt idx="72">
                  <c:v>-6.2821984980483494</c:v>
                </c:pt>
                <c:pt idx="73">
                  <c:v>-7.7269876544474085</c:v>
                </c:pt>
                <c:pt idx="74">
                  <c:v>-10.080311140609094</c:v>
                </c:pt>
                <c:pt idx="75">
                  <c:v>-10.87354594743738</c:v>
                </c:pt>
                <c:pt idx="76">
                  <c:v>-9.8309297572191454</c:v>
                </c:pt>
                <c:pt idx="77">
                  <c:v>-7.6526184879915773</c:v>
                </c:pt>
                <c:pt idx="78">
                  <c:v>-5.3613212777432988</c:v>
                </c:pt>
                <c:pt idx="79">
                  <c:v>-1.4645487405727702</c:v>
                </c:pt>
                <c:pt idx="80">
                  <c:v>2.9233996709200571</c:v>
                </c:pt>
                <c:pt idx="81">
                  <c:v>3.973967156100032</c:v>
                </c:pt>
                <c:pt idx="82">
                  <c:v>3.414848646209053</c:v>
                </c:pt>
                <c:pt idx="83">
                  <c:v>3.6120956898768073</c:v>
                </c:pt>
                <c:pt idx="84">
                  <c:v>3.5898517091759361</c:v>
                </c:pt>
                <c:pt idx="85">
                  <c:v>3.3298990137623354</c:v>
                </c:pt>
                <c:pt idx="86">
                  <c:v>3.4898569981122556</c:v>
                </c:pt>
                <c:pt idx="87">
                  <c:v>4.2072199671705679</c:v>
                </c:pt>
                <c:pt idx="88">
                  <c:v>4.8876356571329698</c:v>
                </c:pt>
                <c:pt idx="89">
                  <c:v>5.7421669902809871</c:v>
                </c:pt>
                <c:pt idx="90">
                  <c:v>7.0300519619693436</c:v>
                </c:pt>
                <c:pt idx="91">
                  <c:v>7.4255649672130684</c:v>
                </c:pt>
                <c:pt idx="92">
                  <c:v>5.7453489822246784</c:v>
                </c:pt>
                <c:pt idx="93">
                  <c:v>3.3833898666274265</c:v>
                </c:pt>
                <c:pt idx="94">
                  <c:v>-0.26569181579380807</c:v>
                </c:pt>
                <c:pt idx="95">
                  <c:v>-3.8142052679962437</c:v>
                </c:pt>
                <c:pt idx="96">
                  <c:v>-7.0316139796099781</c:v>
                </c:pt>
                <c:pt idx="97">
                  <c:v>-9.8508994689475369</c:v>
                </c:pt>
                <c:pt idx="98">
                  <c:v>-11.95632063339847</c:v>
                </c:pt>
                <c:pt idx="99">
                  <c:v>-13.376506323005248</c:v>
                </c:pt>
                <c:pt idx="100">
                  <c:v>-15.602059324844548</c:v>
                </c:pt>
                <c:pt idx="101">
                  <c:v>-19.188169614735319</c:v>
                </c:pt>
                <c:pt idx="102">
                  <c:v>-23.974773103914966</c:v>
                </c:pt>
                <c:pt idx="103">
                  <c:v>-27.507297567137627</c:v>
                </c:pt>
                <c:pt idx="104">
                  <c:v>-30.254485475035054</c:v>
                </c:pt>
                <c:pt idx="105">
                  <c:v>-33.445327485869321</c:v>
                </c:pt>
                <c:pt idx="106">
                  <c:v>-37.436547603001003</c:v>
                </c:pt>
                <c:pt idx="107">
                  <c:v>-43.21223573168772</c:v>
                </c:pt>
                <c:pt idx="108">
                  <c:v>-50.427718866162188</c:v>
                </c:pt>
                <c:pt idx="109">
                  <c:v>-62.978511341211565</c:v>
                </c:pt>
                <c:pt idx="110">
                  <c:v>-49.819453772169702</c:v>
                </c:pt>
                <c:pt idx="111">
                  <c:v>-35.727795030307533</c:v>
                </c:pt>
                <c:pt idx="112">
                  <c:v>-30.275826436980605</c:v>
                </c:pt>
                <c:pt idx="113">
                  <c:v>-29.816782495473539</c:v>
                </c:pt>
                <c:pt idx="114">
                  <c:v>-31.887556770873491</c:v>
                </c:pt>
                <c:pt idx="115">
                  <c:v>-31.025666487268804</c:v>
                </c:pt>
                <c:pt idx="116">
                  <c:v>-27.742146147238767</c:v>
                </c:pt>
                <c:pt idx="117">
                  <c:v>-23.428247049001939</c:v>
                </c:pt>
                <c:pt idx="118">
                  <c:v>-20.440058417077221</c:v>
                </c:pt>
                <c:pt idx="119">
                  <c:v>-19.000981516852697</c:v>
                </c:pt>
                <c:pt idx="120">
                  <c:v>-16.89122789814996</c:v>
                </c:pt>
                <c:pt idx="121">
                  <c:v>-15.285195558506073</c:v>
                </c:pt>
                <c:pt idx="122">
                  <c:v>-14.120541815728663</c:v>
                </c:pt>
                <c:pt idx="123">
                  <c:v>-12.856807730879028</c:v>
                </c:pt>
                <c:pt idx="124">
                  <c:v>-12.765921136466805</c:v>
                </c:pt>
                <c:pt idx="125">
                  <c:v>-13.839838009950343</c:v>
                </c:pt>
                <c:pt idx="126">
                  <c:v>-13.575879747580421</c:v>
                </c:pt>
                <c:pt idx="127">
                  <c:v>-12.827877222985029</c:v>
                </c:pt>
                <c:pt idx="128">
                  <c:v>-12.358831832876897</c:v>
                </c:pt>
                <c:pt idx="129">
                  <c:v>-12.029735284228188</c:v>
                </c:pt>
                <c:pt idx="130">
                  <c:v>-11.848482489649019</c:v>
                </c:pt>
                <c:pt idx="131">
                  <c:v>-11.76043428656804</c:v>
                </c:pt>
                <c:pt idx="132">
                  <c:v>-11.522983596973054</c:v>
                </c:pt>
                <c:pt idx="133">
                  <c:v>-9.5103709463559305</c:v>
                </c:pt>
                <c:pt idx="134">
                  <c:v>-6.5108114352676978</c:v>
                </c:pt>
                <c:pt idx="135">
                  <c:v>-3.8987304560710951</c:v>
                </c:pt>
                <c:pt idx="136">
                  <c:v>-1.6129656864308279</c:v>
                </c:pt>
                <c:pt idx="137">
                  <c:v>0.29319960537320044</c:v>
                </c:pt>
                <c:pt idx="138">
                  <c:v>2.1187425456335469</c:v>
                </c:pt>
                <c:pt idx="139">
                  <c:v>3.5650889486791186</c:v>
                </c:pt>
                <c:pt idx="140">
                  <c:v>5.4679179825226107</c:v>
                </c:pt>
                <c:pt idx="141">
                  <c:v>8.1190291101261689</c:v>
                </c:pt>
                <c:pt idx="142">
                  <c:v>10.490805378539408</c:v>
                </c:pt>
                <c:pt idx="143">
                  <c:v>12.031178555694288</c:v>
                </c:pt>
                <c:pt idx="144">
                  <c:v>11.968988762329971</c:v>
                </c:pt>
                <c:pt idx="145">
                  <c:v>10.566041698987092</c:v>
                </c:pt>
                <c:pt idx="146">
                  <c:v>8.1521927228162436</c:v>
                </c:pt>
                <c:pt idx="147">
                  <c:v>4.6882398339843006</c:v>
                </c:pt>
                <c:pt idx="148">
                  <c:v>0.1692582436035783</c:v>
                </c:pt>
                <c:pt idx="149">
                  <c:v>-4.8019850601776515</c:v>
                </c:pt>
                <c:pt idx="150">
                  <c:v>-9.4166619204317268</c:v>
                </c:pt>
                <c:pt idx="151">
                  <c:v>-13.18338787671949</c:v>
                </c:pt>
                <c:pt idx="152">
                  <c:v>-16.019027067629004</c:v>
                </c:pt>
                <c:pt idx="153">
                  <c:v>-17.773722647571809</c:v>
                </c:pt>
                <c:pt idx="154">
                  <c:v>-19.022300668510681</c:v>
                </c:pt>
                <c:pt idx="155">
                  <c:v>-20.351309526823819</c:v>
                </c:pt>
                <c:pt idx="156">
                  <c:v>-21.807655721466791</c:v>
                </c:pt>
                <c:pt idx="157">
                  <c:v>-24.022883482204836</c:v>
                </c:pt>
                <c:pt idx="158">
                  <c:v>-25.890910233970359</c:v>
                </c:pt>
                <c:pt idx="159">
                  <c:v>-27.674553001870752</c:v>
                </c:pt>
                <c:pt idx="160">
                  <c:v>-31.437409323755453</c:v>
                </c:pt>
                <c:pt idx="161">
                  <c:v>-36.60248796598529</c:v>
                </c:pt>
                <c:pt idx="162">
                  <c:v>-39.810913208823401</c:v>
                </c:pt>
                <c:pt idx="163">
                  <c:v>-41.712542891777417</c:v>
                </c:pt>
                <c:pt idx="164">
                  <c:v>-40.181583156912779</c:v>
                </c:pt>
                <c:pt idx="165">
                  <c:v>-37.767388734940077</c:v>
                </c:pt>
                <c:pt idx="166">
                  <c:v>-31.259467952236804</c:v>
                </c:pt>
                <c:pt idx="167">
                  <c:v>-20.048124137975613</c:v>
                </c:pt>
                <c:pt idx="168">
                  <c:v>-11.978685339957043</c:v>
                </c:pt>
                <c:pt idx="169">
                  <c:v>-10.590124565324619</c:v>
                </c:pt>
                <c:pt idx="170">
                  <c:v>-15.956367528952043</c:v>
                </c:pt>
                <c:pt idx="171">
                  <c:v>-21.61615916793863</c:v>
                </c:pt>
                <c:pt idx="172">
                  <c:v>-23.984205593964038</c:v>
                </c:pt>
                <c:pt idx="173">
                  <c:v>-23.056716998060271</c:v>
                </c:pt>
                <c:pt idx="174">
                  <c:v>-18.370219887995724</c:v>
                </c:pt>
                <c:pt idx="175">
                  <c:v>-12.667386789014644</c:v>
                </c:pt>
                <c:pt idx="176">
                  <c:v>-7.030082917557201</c:v>
                </c:pt>
                <c:pt idx="177">
                  <c:v>-3.3638225920712368</c:v>
                </c:pt>
                <c:pt idx="178">
                  <c:v>-3.3716339452902262</c:v>
                </c:pt>
                <c:pt idx="179">
                  <c:v>-5.4477258189872009</c:v>
                </c:pt>
                <c:pt idx="180">
                  <c:v>-6.6884646632089479</c:v>
                </c:pt>
                <c:pt idx="181">
                  <c:v>-7.793576270877848</c:v>
                </c:pt>
                <c:pt idx="182">
                  <c:v>-8.2409189143988382</c:v>
                </c:pt>
                <c:pt idx="183">
                  <c:v>-7.3348815481701566</c:v>
                </c:pt>
                <c:pt idx="184">
                  <c:v>-4.8677034123086678</c:v>
                </c:pt>
                <c:pt idx="185">
                  <c:v>-2.1661868206575434</c:v>
                </c:pt>
                <c:pt idx="186">
                  <c:v>-0.1396634926534919</c:v>
                </c:pt>
                <c:pt idx="187">
                  <c:v>-0.37112166890576331</c:v>
                </c:pt>
                <c:pt idx="188">
                  <c:v>-2.7016964317089109</c:v>
                </c:pt>
                <c:pt idx="189">
                  <c:v>-5.6805125846409377</c:v>
                </c:pt>
                <c:pt idx="190">
                  <c:v>-8.5471158780739902</c:v>
                </c:pt>
                <c:pt idx="191">
                  <c:v>-10.57532479632764</c:v>
                </c:pt>
                <c:pt idx="192">
                  <c:v>-10.746985798683575</c:v>
                </c:pt>
                <c:pt idx="193">
                  <c:v>-12.831729646781035</c:v>
                </c:pt>
                <c:pt idx="194">
                  <c:v>-13.513919996443285</c:v>
                </c:pt>
                <c:pt idx="195">
                  <c:v>-15.352261524216132</c:v>
                </c:pt>
                <c:pt idx="196">
                  <c:v>-16.217363039226601</c:v>
                </c:pt>
                <c:pt idx="197">
                  <c:v>-16.854068568834375</c:v>
                </c:pt>
                <c:pt idx="198">
                  <c:v>-18.496385800122109</c:v>
                </c:pt>
                <c:pt idx="199">
                  <c:v>-19.564763481785757</c:v>
                </c:pt>
                <c:pt idx="200">
                  <c:v>-21.647621878921768</c:v>
                </c:pt>
                <c:pt idx="201">
                  <c:v>-25.139812008295202</c:v>
                </c:pt>
                <c:pt idx="202">
                  <c:v>-30.445591843444312</c:v>
                </c:pt>
                <c:pt idx="203">
                  <c:v>-35.746588740522</c:v>
                </c:pt>
                <c:pt idx="204">
                  <c:v>-40.019719145671687</c:v>
                </c:pt>
                <c:pt idx="205">
                  <c:v>-38.968460528748082</c:v>
                </c:pt>
                <c:pt idx="206">
                  <c:v>-34.712971850837476</c:v>
                </c:pt>
                <c:pt idx="207">
                  <c:v>-30.585083581715505</c:v>
                </c:pt>
                <c:pt idx="208">
                  <c:v>-32.815221700673924</c:v>
                </c:pt>
                <c:pt idx="209">
                  <c:v>-39.715103272147104</c:v>
                </c:pt>
                <c:pt idx="210">
                  <c:v>-34.907770986553551</c:v>
                </c:pt>
                <c:pt idx="211">
                  <c:v>-32.218312969504161</c:v>
                </c:pt>
                <c:pt idx="212">
                  <c:v>-24.223426006310412</c:v>
                </c:pt>
                <c:pt idx="213">
                  <c:v>-17.943245149106826</c:v>
                </c:pt>
                <c:pt idx="214">
                  <c:v>-13.859500686261056</c:v>
                </c:pt>
                <c:pt idx="215">
                  <c:v>-11.977134540335667</c:v>
                </c:pt>
                <c:pt idx="216">
                  <c:v>-10.5337606850652</c:v>
                </c:pt>
                <c:pt idx="217">
                  <c:v>-11.005016700401939</c:v>
                </c:pt>
                <c:pt idx="218">
                  <c:v>-12.374185397029775</c:v>
                </c:pt>
                <c:pt idx="219">
                  <c:v>-12.914578229446011</c:v>
                </c:pt>
                <c:pt idx="220">
                  <c:v>-10.420358156255929</c:v>
                </c:pt>
                <c:pt idx="221">
                  <c:v>-6.9027902545482247</c:v>
                </c:pt>
                <c:pt idx="222">
                  <c:v>-3.9907545047154547</c:v>
                </c:pt>
                <c:pt idx="223">
                  <c:v>-1.7634620203868223</c:v>
                </c:pt>
                <c:pt idx="224">
                  <c:v>-1.3277812447612292</c:v>
                </c:pt>
                <c:pt idx="225">
                  <c:v>-1.5802986680757567</c:v>
                </c:pt>
                <c:pt idx="226">
                  <c:v>-2.839249856366945</c:v>
                </c:pt>
                <c:pt idx="227">
                  <c:v>-5.0039176719036504</c:v>
                </c:pt>
                <c:pt idx="228">
                  <c:v>-6.6711998229237919</c:v>
                </c:pt>
                <c:pt idx="229">
                  <c:v>-8.1488143740832317</c:v>
                </c:pt>
                <c:pt idx="230">
                  <c:v>-9.6955743209151262</c:v>
                </c:pt>
                <c:pt idx="231">
                  <c:v>-9.4275754266598604</c:v>
                </c:pt>
                <c:pt idx="232">
                  <c:v>-7.3143489980735854</c:v>
                </c:pt>
                <c:pt idx="233">
                  <c:v>-4.7652868971103874</c:v>
                </c:pt>
                <c:pt idx="234">
                  <c:v>-1.9102418193758635</c:v>
                </c:pt>
                <c:pt idx="235">
                  <c:v>1.0329408825592499</c:v>
                </c:pt>
                <c:pt idx="236">
                  <c:v>3.5823342259747029</c:v>
                </c:pt>
                <c:pt idx="237">
                  <c:v>5.702713510011189</c:v>
                </c:pt>
                <c:pt idx="238">
                  <c:v>8.1431756303267715</c:v>
                </c:pt>
                <c:pt idx="239">
                  <c:v>10.250555846650435</c:v>
                </c:pt>
                <c:pt idx="240">
                  <c:v>11.517557802884358</c:v>
                </c:pt>
                <c:pt idx="241">
                  <c:v>11.672398618037752</c:v>
                </c:pt>
                <c:pt idx="242">
                  <c:v>10.543470306250914</c:v>
                </c:pt>
                <c:pt idx="243">
                  <c:v>7.9209854528972965</c:v>
                </c:pt>
                <c:pt idx="244">
                  <c:v>4.4129828495481513</c:v>
                </c:pt>
                <c:pt idx="245">
                  <c:v>0.98615375499796709</c:v>
                </c:pt>
                <c:pt idx="246">
                  <c:v>-2.1663254664984244</c:v>
                </c:pt>
                <c:pt idx="247">
                  <c:v>-4.6960722939316435</c:v>
                </c:pt>
                <c:pt idx="248">
                  <c:v>-6.7111819488816922</c:v>
                </c:pt>
                <c:pt idx="249">
                  <c:v>-8.9924689088326026</c:v>
                </c:pt>
                <c:pt idx="250">
                  <c:v>-11.072157529815971</c:v>
                </c:pt>
                <c:pt idx="251">
                  <c:v>-13.11491225996148</c:v>
                </c:pt>
                <c:pt idx="252">
                  <c:v>-15.455180502840109</c:v>
                </c:pt>
                <c:pt idx="253">
                  <c:v>-17.478151044515247</c:v>
                </c:pt>
                <c:pt idx="254">
                  <c:v>-19.46488925082906</c:v>
                </c:pt>
                <c:pt idx="255">
                  <c:v>-20.823003007744106</c:v>
                </c:pt>
                <c:pt idx="256">
                  <c:v>-21.999675663939339</c:v>
                </c:pt>
                <c:pt idx="257">
                  <c:v>-21.997023710014034</c:v>
                </c:pt>
                <c:pt idx="258">
                  <c:v>-20.829113806636421</c:v>
                </c:pt>
                <c:pt idx="259">
                  <c:v>-21.349208078797229</c:v>
                </c:pt>
                <c:pt idx="260">
                  <c:v>-25.319149833051618</c:v>
                </c:pt>
                <c:pt idx="261">
                  <c:v>-33.259884157765839</c:v>
                </c:pt>
                <c:pt idx="262">
                  <c:v>-41.07854219604193</c:v>
                </c:pt>
                <c:pt idx="263">
                  <c:v>-40.308420043685921</c:v>
                </c:pt>
                <c:pt idx="264">
                  <c:v>-32.278000390877004</c:v>
                </c:pt>
                <c:pt idx="265">
                  <c:v>-21.266530486400164</c:v>
                </c:pt>
                <c:pt idx="266">
                  <c:v>-11.229469819963867</c:v>
                </c:pt>
                <c:pt idx="267">
                  <c:v>-6.6008050977918913</c:v>
                </c:pt>
                <c:pt idx="268">
                  <c:v>-13.593205894482331</c:v>
                </c:pt>
                <c:pt idx="269">
                  <c:v>-20.365173923844736</c:v>
                </c:pt>
                <c:pt idx="270">
                  <c:v>-17.914971819379314</c:v>
                </c:pt>
                <c:pt idx="271">
                  <c:v>-10.884401264957289</c:v>
                </c:pt>
                <c:pt idx="272">
                  <c:v>-4.0542439694348955</c:v>
                </c:pt>
                <c:pt idx="273">
                  <c:v>-2.5178952608597451</c:v>
                </c:pt>
                <c:pt idx="274">
                  <c:v>-3.8361281601378301</c:v>
                </c:pt>
                <c:pt idx="275">
                  <c:v>-5.4792791221542627</c:v>
                </c:pt>
                <c:pt idx="276">
                  <c:v>-4.3873201749801103</c:v>
                </c:pt>
                <c:pt idx="277">
                  <c:v>-1.7536996976174579</c:v>
                </c:pt>
                <c:pt idx="278">
                  <c:v>1.5587791952151051</c:v>
                </c:pt>
                <c:pt idx="279">
                  <c:v>3.2150839400506848</c:v>
                </c:pt>
                <c:pt idx="280">
                  <c:v>3.1593148463521716</c:v>
                </c:pt>
                <c:pt idx="281">
                  <c:v>3.0992964563934371</c:v>
                </c:pt>
                <c:pt idx="282">
                  <c:v>2.8365448974367444</c:v>
                </c:pt>
                <c:pt idx="283">
                  <c:v>2.8939574047044592</c:v>
                </c:pt>
                <c:pt idx="284">
                  <c:v>3.4354372641125654</c:v>
                </c:pt>
                <c:pt idx="285">
                  <c:v>4.2005502832066988</c:v>
                </c:pt>
                <c:pt idx="286">
                  <c:v>5.0539334748083506</c:v>
                </c:pt>
                <c:pt idx="287">
                  <c:v>6.2180572325121926</c:v>
                </c:pt>
                <c:pt idx="288">
                  <c:v>6.3486536869582499</c:v>
                </c:pt>
                <c:pt idx="289">
                  <c:v>4.5082390241836636</c:v>
                </c:pt>
                <c:pt idx="290">
                  <c:v>0.68806214470372296</c:v>
                </c:pt>
                <c:pt idx="291">
                  <c:v>-2.9347268765247816</c:v>
                </c:pt>
                <c:pt idx="292">
                  <c:v>-5.085280372626527</c:v>
                </c:pt>
                <c:pt idx="293">
                  <c:v>-5.6952241145290943</c:v>
                </c:pt>
                <c:pt idx="294">
                  <c:v>-5.3052392116358753</c:v>
                </c:pt>
                <c:pt idx="295">
                  <c:v>-5.0234281878194063</c:v>
                </c:pt>
                <c:pt idx="296">
                  <c:v>-4.5552228037277578</c:v>
                </c:pt>
                <c:pt idx="297">
                  <c:v>-4.1455818369983062</c:v>
                </c:pt>
                <c:pt idx="298">
                  <c:v>-6.6493082895053117</c:v>
                </c:pt>
                <c:pt idx="299">
                  <c:v>-9.7009614760018863</c:v>
                </c:pt>
                <c:pt idx="300">
                  <c:v>-10.265723972544397</c:v>
                </c:pt>
                <c:pt idx="301">
                  <c:v>-10.061430003599655</c:v>
                </c:pt>
                <c:pt idx="302">
                  <c:v>-8.9764977319010484</c:v>
                </c:pt>
                <c:pt idx="303">
                  <c:v>-7.1105241514030766</c:v>
                </c:pt>
                <c:pt idx="304">
                  <c:v>-11.483320193812009</c:v>
                </c:pt>
                <c:pt idx="305">
                  <c:v>-34.028438733926194</c:v>
                </c:pt>
                <c:pt idx="306">
                  <c:v>-53.174592658565331</c:v>
                </c:pt>
                <c:pt idx="307">
                  <c:v>-44.102475228693841</c:v>
                </c:pt>
                <c:pt idx="308">
                  <c:v>-43.991024576559028</c:v>
                </c:pt>
                <c:pt idx="309">
                  <c:v>-52.205845546602539</c:v>
                </c:pt>
                <c:pt idx="310">
                  <c:v>-78.378165335255133</c:v>
                </c:pt>
                <c:pt idx="311">
                  <c:v>-48.563531531218636</c:v>
                </c:pt>
                <c:pt idx="312">
                  <c:v>-27.912052997611866</c:v>
                </c:pt>
                <c:pt idx="313">
                  <c:v>-17.920271515889432</c:v>
                </c:pt>
                <c:pt idx="314">
                  <c:v>-15.275021932205446</c:v>
                </c:pt>
                <c:pt idx="315">
                  <c:v>-11.44526422174947</c:v>
                </c:pt>
                <c:pt idx="316">
                  <c:v>-8.9382615175339062</c:v>
                </c:pt>
                <c:pt idx="317">
                  <c:v>-11.326148607912408</c:v>
                </c:pt>
                <c:pt idx="318">
                  <c:v>-13.229115618577547</c:v>
                </c:pt>
                <c:pt idx="319">
                  <c:v>-13.028211087454087</c:v>
                </c:pt>
                <c:pt idx="320">
                  <c:v>-12.027503329397833</c:v>
                </c:pt>
                <c:pt idx="321">
                  <c:v>-5.8466633308035041</c:v>
                </c:pt>
                <c:pt idx="322">
                  <c:v>-1.7758052154422821</c:v>
                </c:pt>
                <c:pt idx="323">
                  <c:v>-1.288119044231117</c:v>
                </c:pt>
                <c:pt idx="324">
                  <c:v>-1.7571490685195168</c:v>
                </c:pt>
                <c:pt idx="325">
                  <c:v>-2.0391248940563393</c:v>
                </c:pt>
                <c:pt idx="326">
                  <c:v>-1.2173165453095187</c:v>
                </c:pt>
                <c:pt idx="327">
                  <c:v>-0.26542796514940564</c:v>
                </c:pt>
                <c:pt idx="328">
                  <c:v>-4.4212122496205403E-2</c:v>
                </c:pt>
                <c:pt idx="329">
                  <c:v>-1.6563386687041592</c:v>
                </c:pt>
                <c:pt idx="330">
                  <c:v>-1.8723863169974695</c:v>
                </c:pt>
                <c:pt idx="331">
                  <c:v>-0.98806453307582154</c:v>
                </c:pt>
                <c:pt idx="332">
                  <c:v>-3.706926041954358E-2</c:v>
                </c:pt>
                <c:pt idx="333">
                  <c:v>0.68281513455354992</c:v>
                </c:pt>
                <c:pt idx="334">
                  <c:v>0.47554914179397167</c:v>
                </c:pt>
                <c:pt idx="335">
                  <c:v>0.93907169781004118</c:v>
                </c:pt>
                <c:pt idx="336">
                  <c:v>0.40777340926858929</c:v>
                </c:pt>
                <c:pt idx="337">
                  <c:v>-0.91313386163404031</c:v>
                </c:pt>
                <c:pt idx="338">
                  <c:v>-1.7118422932446062</c:v>
                </c:pt>
                <c:pt idx="339">
                  <c:v>-1.7746660620880415</c:v>
                </c:pt>
                <c:pt idx="340">
                  <c:v>-0.49964270147488898</c:v>
                </c:pt>
                <c:pt idx="341">
                  <c:v>1.7554633618450415</c:v>
                </c:pt>
                <c:pt idx="342">
                  <c:v>3.461282401667606</c:v>
                </c:pt>
                <c:pt idx="343">
                  <c:v>4.5271979674190748</c:v>
                </c:pt>
                <c:pt idx="344">
                  <c:v>4.4505819014612937</c:v>
                </c:pt>
                <c:pt idx="345">
                  <c:v>3.9091131734017321</c:v>
                </c:pt>
                <c:pt idx="346">
                  <c:v>2.8695737492384472</c:v>
                </c:pt>
                <c:pt idx="347">
                  <c:v>1.5959892505591693</c:v>
                </c:pt>
                <c:pt idx="348">
                  <c:v>-0.43746197438603907</c:v>
                </c:pt>
                <c:pt idx="349">
                  <c:v>-3.6249968597940225</c:v>
                </c:pt>
                <c:pt idx="350">
                  <c:v>-7.2481557522671114</c:v>
                </c:pt>
                <c:pt idx="351">
                  <c:v>-11.108429721437851</c:v>
                </c:pt>
                <c:pt idx="352">
                  <c:v>-14.693257381449341</c:v>
                </c:pt>
                <c:pt idx="353">
                  <c:v>-18.094975499531618</c:v>
                </c:pt>
                <c:pt idx="354">
                  <c:v>-21.005409228174834</c:v>
                </c:pt>
                <c:pt idx="355">
                  <c:v>-22.887801699289469</c:v>
                </c:pt>
                <c:pt idx="356">
                  <c:v>-22.203248234570609</c:v>
                </c:pt>
                <c:pt idx="357">
                  <c:v>-23.16672296171723</c:v>
                </c:pt>
                <c:pt idx="358">
                  <c:v>-27.212427770293406</c:v>
                </c:pt>
                <c:pt idx="359">
                  <c:v>-30.856904670515494</c:v>
                </c:pt>
                <c:pt idx="360">
                  <c:v>-33.199670808987605</c:v>
                </c:pt>
                <c:pt idx="361">
                  <c:v>-35.32483306823584</c:v>
                </c:pt>
                <c:pt idx="362">
                  <c:v>-33.529403976077759</c:v>
                </c:pt>
                <c:pt idx="363">
                  <c:v>-26.780524343209816</c:v>
                </c:pt>
                <c:pt idx="364">
                  <c:v>-18.347043788740816</c:v>
                </c:pt>
                <c:pt idx="365">
                  <c:v>-9.8669360501026286</c:v>
                </c:pt>
                <c:pt idx="366">
                  <c:v>-6.9511465838310205</c:v>
                </c:pt>
                <c:pt idx="367">
                  <c:v>-8.847315857447537</c:v>
                </c:pt>
                <c:pt idx="368">
                  <c:v>-12.864480573597415</c:v>
                </c:pt>
                <c:pt idx="369">
                  <c:v>-14.915601177810064</c:v>
                </c:pt>
                <c:pt idx="370">
                  <c:v>-14.992648185609958</c:v>
                </c:pt>
                <c:pt idx="371">
                  <c:v>-13.109103762684057</c:v>
                </c:pt>
                <c:pt idx="372">
                  <c:v>-9.6437542879330778</c:v>
                </c:pt>
                <c:pt idx="373">
                  <c:v>-5.771952318106587</c:v>
                </c:pt>
                <c:pt idx="374">
                  <c:v>-4.4479113524009017</c:v>
                </c:pt>
                <c:pt idx="375">
                  <c:v>-8.7682033576198606</c:v>
                </c:pt>
                <c:pt idx="376">
                  <c:v>-13.39584889510968</c:v>
                </c:pt>
                <c:pt idx="377">
                  <c:v>-16.172436959856817</c:v>
                </c:pt>
                <c:pt idx="378">
                  <c:v>-17.743968762824007</c:v>
                </c:pt>
                <c:pt idx="379">
                  <c:v>-16.741135058063342</c:v>
                </c:pt>
                <c:pt idx="380">
                  <c:v>-13.139985590396316</c:v>
                </c:pt>
                <c:pt idx="381">
                  <c:v>-7.7002356714207396</c:v>
                </c:pt>
                <c:pt idx="382">
                  <c:v>-1.9857635087637826</c:v>
                </c:pt>
                <c:pt idx="383">
                  <c:v>1.4248301421712557</c:v>
                </c:pt>
                <c:pt idx="384">
                  <c:v>0.44274318625232784</c:v>
                </c:pt>
                <c:pt idx="385">
                  <c:v>-3.1463335420404279</c:v>
                </c:pt>
                <c:pt idx="386">
                  <c:v>-6.349530428795096</c:v>
                </c:pt>
                <c:pt idx="387">
                  <c:v>-8.9012404600391175</c:v>
                </c:pt>
                <c:pt idx="388">
                  <c:v>-10.397246541251949</c:v>
                </c:pt>
                <c:pt idx="389">
                  <c:v>-12.675021674490626</c:v>
                </c:pt>
                <c:pt idx="390">
                  <c:v>-13.476274536839444</c:v>
                </c:pt>
                <c:pt idx="391">
                  <c:v>-13.295309905539005</c:v>
                </c:pt>
                <c:pt idx="392">
                  <c:v>-12.318181335983018</c:v>
                </c:pt>
                <c:pt idx="393">
                  <c:v>-12.59254137349922</c:v>
                </c:pt>
                <c:pt idx="394">
                  <c:v>-17.033810974376316</c:v>
                </c:pt>
                <c:pt idx="395">
                  <c:v>-21.849089332858505</c:v>
                </c:pt>
                <c:pt idx="396">
                  <c:v>-22.073991870155684</c:v>
                </c:pt>
                <c:pt idx="397">
                  <c:v>-20.274646837540619</c:v>
                </c:pt>
                <c:pt idx="398">
                  <c:v>-19.395637595110454</c:v>
                </c:pt>
                <c:pt idx="399">
                  <c:v>-17.345408162492291</c:v>
                </c:pt>
                <c:pt idx="400">
                  <c:v>-15.491442458003043</c:v>
                </c:pt>
                <c:pt idx="401">
                  <c:v>-18.395215934779952</c:v>
                </c:pt>
                <c:pt idx="402">
                  <c:v>-28.964980192771119</c:v>
                </c:pt>
                <c:pt idx="403">
                  <c:v>-42.506324380758457</c:v>
                </c:pt>
                <c:pt idx="404">
                  <c:v>-49.1023589615913</c:v>
                </c:pt>
                <c:pt idx="405">
                  <c:v>-48.379121032499398</c:v>
                </c:pt>
                <c:pt idx="406">
                  <c:v>-35.793630568531825</c:v>
                </c:pt>
                <c:pt idx="407">
                  <c:v>-22.218004921958293</c:v>
                </c:pt>
                <c:pt idx="408">
                  <c:v>-5.4430108188169974</c:v>
                </c:pt>
                <c:pt idx="409">
                  <c:v>-0.7014524954100364</c:v>
                </c:pt>
                <c:pt idx="410">
                  <c:v>-7.7977225334390274</c:v>
                </c:pt>
                <c:pt idx="411">
                  <c:v>-14.981264675689829</c:v>
                </c:pt>
                <c:pt idx="412">
                  <c:v>-20.249472368245669</c:v>
                </c:pt>
                <c:pt idx="413">
                  <c:v>-17.128795347133831</c:v>
                </c:pt>
                <c:pt idx="414">
                  <c:v>-13.942084327679398</c:v>
                </c:pt>
                <c:pt idx="415">
                  <c:v>-11.527822872374591</c:v>
                </c:pt>
                <c:pt idx="416">
                  <c:v>-7.9226547434251673</c:v>
                </c:pt>
                <c:pt idx="417">
                  <c:v>-6.8873448144305014</c:v>
                </c:pt>
                <c:pt idx="418">
                  <c:v>-7.7147306465283956</c:v>
                </c:pt>
                <c:pt idx="419">
                  <c:v>-10.393802212773162</c:v>
                </c:pt>
                <c:pt idx="420">
                  <c:v>-13.145047956647797</c:v>
                </c:pt>
                <c:pt idx="421">
                  <c:v>-16.726052618508355</c:v>
                </c:pt>
                <c:pt idx="422">
                  <c:v>-19.919155009706486</c:v>
                </c:pt>
                <c:pt idx="423">
                  <c:v>-19.942349188874175</c:v>
                </c:pt>
                <c:pt idx="424">
                  <c:v>-16.443355662431308</c:v>
                </c:pt>
                <c:pt idx="425">
                  <c:v>-12.396975339338571</c:v>
                </c:pt>
                <c:pt idx="426">
                  <c:v>-7.5642749442598518</c:v>
                </c:pt>
                <c:pt idx="427">
                  <c:v>-4.2119525848397465</c:v>
                </c:pt>
                <c:pt idx="428">
                  <c:v>-3.4889135799088691</c:v>
                </c:pt>
                <c:pt idx="429">
                  <c:v>-3.5295348318511115</c:v>
                </c:pt>
                <c:pt idx="430">
                  <c:v>-3.5083255243568652</c:v>
                </c:pt>
                <c:pt idx="431">
                  <c:v>-3.0909680310551133</c:v>
                </c:pt>
                <c:pt idx="432">
                  <c:v>-1.8680213183998207</c:v>
                </c:pt>
                <c:pt idx="433">
                  <c:v>-0.50286139388274254</c:v>
                </c:pt>
                <c:pt idx="434">
                  <c:v>0.71186302641792121</c:v>
                </c:pt>
                <c:pt idx="435">
                  <c:v>1.8164148329307794</c:v>
                </c:pt>
                <c:pt idx="436">
                  <c:v>2.3730849486685455</c:v>
                </c:pt>
                <c:pt idx="437">
                  <c:v>1.7173671712103253</c:v>
                </c:pt>
                <c:pt idx="438">
                  <c:v>-0.27366099910151942</c:v>
                </c:pt>
                <c:pt idx="439">
                  <c:v>-3.033103979730881</c:v>
                </c:pt>
                <c:pt idx="440">
                  <c:v>-4.9330772960736686</c:v>
                </c:pt>
                <c:pt idx="441">
                  <c:v>-6.1224647274770856</c:v>
                </c:pt>
                <c:pt idx="442">
                  <c:v>-6.4858054151097067</c:v>
                </c:pt>
                <c:pt idx="443">
                  <c:v>-6.9339365114493043</c:v>
                </c:pt>
                <c:pt idx="444">
                  <c:v>-7.7136217915736065</c:v>
                </c:pt>
                <c:pt idx="445">
                  <c:v>-9.7234891939765653</c:v>
                </c:pt>
                <c:pt idx="446">
                  <c:v>-13.306576519207646</c:v>
                </c:pt>
                <c:pt idx="447">
                  <c:v>-19.618615635503147</c:v>
                </c:pt>
                <c:pt idx="448">
                  <c:v>-24.658343877391584</c:v>
                </c:pt>
                <c:pt idx="449">
                  <c:v>-26.687247769962283</c:v>
                </c:pt>
                <c:pt idx="450">
                  <c:v>-24.887344345531528</c:v>
                </c:pt>
                <c:pt idx="451">
                  <c:v>-19.564082822544581</c:v>
                </c:pt>
                <c:pt idx="452">
                  <c:v>-15.803273203523409</c:v>
                </c:pt>
                <c:pt idx="453">
                  <c:v>-14.284903564293407</c:v>
                </c:pt>
                <c:pt idx="454">
                  <c:v>-15.622756079397673</c:v>
                </c:pt>
                <c:pt idx="455">
                  <c:v>-20.978358237209097</c:v>
                </c:pt>
                <c:pt idx="456">
                  <c:v>-25.011993022903557</c:v>
                </c:pt>
                <c:pt idx="457">
                  <c:v>-26.0053664242492</c:v>
                </c:pt>
                <c:pt idx="458">
                  <c:v>-24.366602991099253</c:v>
                </c:pt>
                <c:pt idx="459">
                  <c:v>-20.701043501907701</c:v>
                </c:pt>
                <c:pt idx="460">
                  <c:v>-14.489047662119951</c:v>
                </c:pt>
                <c:pt idx="461">
                  <c:v>-6.3101075481823479</c:v>
                </c:pt>
                <c:pt idx="462">
                  <c:v>3.4415735563168459</c:v>
                </c:pt>
                <c:pt idx="463">
                  <c:v>4.7817745429281455</c:v>
                </c:pt>
                <c:pt idx="464">
                  <c:v>-4.9445912762213649</c:v>
                </c:pt>
                <c:pt idx="465">
                  <c:v>-12.831190631552165</c:v>
                </c:pt>
                <c:pt idx="466">
                  <c:v>-14.506555194986136</c:v>
                </c:pt>
                <c:pt idx="467">
                  <c:v>-13.676349530964306</c:v>
                </c:pt>
                <c:pt idx="468">
                  <c:v>-11.159564887515916</c:v>
                </c:pt>
                <c:pt idx="469">
                  <c:v>-8.0494535487683372</c:v>
                </c:pt>
                <c:pt idx="470">
                  <c:v>-5.0836581601265785</c:v>
                </c:pt>
                <c:pt idx="471">
                  <c:v>-2.6796928377100611</c:v>
                </c:pt>
                <c:pt idx="472">
                  <c:v>-1.4219108810506824</c:v>
                </c:pt>
                <c:pt idx="473">
                  <c:v>-2.4103476018803986</c:v>
                </c:pt>
                <c:pt idx="474">
                  <c:v>-4.3801662232338936</c:v>
                </c:pt>
                <c:pt idx="475">
                  <c:v>-5.3761618670912039</c:v>
                </c:pt>
                <c:pt idx="476">
                  <c:v>-4.9745917827220376</c:v>
                </c:pt>
                <c:pt idx="477">
                  <c:v>-3.5132178414680513</c:v>
                </c:pt>
                <c:pt idx="478">
                  <c:v>-3.0774233645855307</c:v>
                </c:pt>
                <c:pt idx="479">
                  <c:v>-2.8077523248673235</c:v>
                </c:pt>
                <c:pt idx="480">
                  <c:v>-2.09711013048805</c:v>
                </c:pt>
                <c:pt idx="481">
                  <c:v>-1.8576705061838572</c:v>
                </c:pt>
                <c:pt idx="482">
                  <c:v>-3.6856454832081846</c:v>
                </c:pt>
                <c:pt idx="483">
                  <c:v>-6.6401451851228925</c:v>
                </c:pt>
                <c:pt idx="484">
                  <c:v>-9.1391214200291913</c:v>
                </c:pt>
                <c:pt idx="485">
                  <c:v>-10.857357825868046</c:v>
                </c:pt>
                <c:pt idx="486">
                  <c:v>-11.019085060458234</c:v>
                </c:pt>
                <c:pt idx="487">
                  <c:v>-9.5843861181037404</c:v>
                </c:pt>
                <c:pt idx="488">
                  <c:v>-7.2900913139237407</c:v>
                </c:pt>
                <c:pt idx="489">
                  <c:v>-6.4620483308850112</c:v>
                </c:pt>
                <c:pt idx="490">
                  <c:v>-7.3278956842208061</c:v>
                </c:pt>
                <c:pt idx="491">
                  <c:v>-10.814622153203812</c:v>
                </c:pt>
                <c:pt idx="492">
                  <c:v>-16.107093853006464</c:v>
                </c:pt>
                <c:pt idx="493">
                  <c:v>-18.323650385547115</c:v>
                </c:pt>
                <c:pt idx="494">
                  <c:v>-19.107296738863987</c:v>
                </c:pt>
                <c:pt idx="495">
                  <c:v>-18.99984090160665</c:v>
                </c:pt>
                <c:pt idx="496">
                  <c:v>-18.848806079689574</c:v>
                </c:pt>
                <c:pt idx="497">
                  <c:v>-22.090439976314808</c:v>
                </c:pt>
                <c:pt idx="498">
                  <c:v>-31.910940856741536</c:v>
                </c:pt>
                <c:pt idx="499">
                  <c:v>-48.007372168825874</c:v>
                </c:pt>
                <c:pt idx="500">
                  <c:v>-46.685008398023328</c:v>
                </c:pt>
                <c:pt idx="501">
                  <c:v>-38.815390250269175</c:v>
                </c:pt>
                <c:pt idx="502">
                  <c:v>-30.405378860919029</c:v>
                </c:pt>
                <c:pt idx="503">
                  <c:v>-25.274560728985804</c:v>
                </c:pt>
                <c:pt idx="504">
                  <c:v>-18.020078216920364</c:v>
                </c:pt>
                <c:pt idx="505">
                  <c:v>-15.576182307823981</c:v>
                </c:pt>
                <c:pt idx="506">
                  <c:v>-14.101592073122683</c:v>
                </c:pt>
                <c:pt idx="507">
                  <c:v>-14.163394153728699</c:v>
                </c:pt>
                <c:pt idx="508">
                  <c:v>-13.564463648077886</c:v>
                </c:pt>
                <c:pt idx="509">
                  <c:v>-7.306443244831522</c:v>
                </c:pt>
                <c:pt idx="510">
                  <c:v>0.89937983921432541</c:v>
                </c:pt>
                <c:pt idx="511">
                  <c:v>3.3139504242896636</c:v>
                </c:pt>
                <c:pt idx="512">
                  <c:v>3.3361523523408962</c:v>
                </c:pt>
                <c:pt idx="513">
                  <c:v>2.3739473148497905</c:v>
                </c:pt>
                <c:pt idx="514">
                  <c:v>0.23298607842961336</c:v>
                </c:pt>
                <c:pt idx="515">
                  <c:v>-2.2950498112325013</c:v>
                </c:pt>
                <c:pt idx="516">
                  <c:v>-4.846217746335526</c:v>
                </c:pt>
                <c:pt idx="517">
                  <c:v>-5.7303977117432927</c:v>
                </c:pt>
                <c:pt idx="518">
                  <c:v>-4.9266762711407779</c:v>
                </c:pt>
                <c:pt idx="519">
                  <c:v>-3.7203794961962053</c:v>
                </c:pt>
                <c:pt idx="520">
                  <c:v>-3.1837360690591567</c:v>
                </c:pt>
                <c:pt idx="521">
                  <c:v>-3.5253305205529415</c:v>
                </c:pt>
                <c:pt idx="522">
                  <c:v>-3.5889583984980638</c:v>
                </c:pt>
                <c:pt idx="523">
                  <c:v>-3.5385670760541506</c:v>
                </c:pt>
                <c:pt idx="524">
                  <c:v>-3.3998486919449853</c:v>
                </c:pt>
                <c:pt idx="525">
                  <c:v>-3.2992838985532051</c:v>
                </c:pt>
                <c:pt idx="526">
                  <c:v>-3.3812735548482666</c:v>
                </c:pt>
                <c:pt idx="527">
                  <c:v>-3.0845371321751083</c:v>
                </c:pt>
                <c:pt idx="528">
                  <c:v>-2.6370345496279373</c:v>
                </c:pt>
                <c:pt idx="529">
                  <c:v>-1.9213946323297957</c:v>
                </c:pt>
                <c:pt idx="530">
                  <c:v>-1.5879230491726337</c:v>
                </c:pt>
                <c:pt idx="531">
                  <c:v>-2.4266506971156447</c:v>
                </c:pt>
                <c:pt idx="532">
                  <c:v>-4.7170347947310489</c:v>
                </c:pt>
                <c:pt idx="533">
                  <c:v>-8.2274505949646262</c:v>
                </c:pt>
                <c:pt idx="534">
                  <c:v>-11.285239114212077</c:v>
                </c:pt>
                <c:pt idx="535">
                  <c:v>-12.711750155842655</c:v>
                </c:pt>
                <c:pt idx="536">
                  <c:v>-12.242212450626665</c:v>
                </c:pt>
                <c:pt idx="537">
                  <c:v>-10.972623001365681</c:v>
                </c:pt>
                <c:pt idx="538">
                  <c:v>-9.6032785748698029</c:v>
                </c:pt>
                <c:pt idx="539">
                  <c:v>-9.077157007701107</c:v>
                </c:pt>
                <c:pt idx="540">
                  <c:v>-10.561972271026173</c:v>
                </c:pt>
                <c:pt idx="541">
                  <c:v>-13.553874510745622</c:v>
                </c:pt>
                <c:pt idx="542">
                  <c:v>-17.615480244597769</c:v>
                </c:pt>
                <c:pt idx="543">
                  <c:v>-21.662907361514538</c:v>
                </c:pt>
                <c:pt idx="544">
                  <c:v>-25.267161145604891</c:v>
                </c:pt>
                <c:pt idx="545">
                  <c:v>-27.424391281484564</c:v>
                </c:pt>
                <c:pt idx="546">
                  <c:v>-28.433475131115333</c:v>
                </c:pt>
                <c:pt idx="547">
                  <c:v>-24.545098694109878</c:v>
                </c:pt>
                <c:pt idx="548">
                  <c:v>-17.809029481951338</c:v>
                </c:pt>
                <c:pt idx="549">
                  <c:v>-11.395273076680244</c:v>
                </c:pt>
                <c:pt idx="550">
                  <c:v>-11.694000774137512</c:v>
                </c:pt>
                <c:pt idx="551">
                  <c:v>-16.326301493062932</c:v>
                </c:pt>
                <c:pt idx="552">
                  <c:v>-13.48254247146898</c:v>
                </c:pt>
                <c:pt idx="553">
                  <c:v>-9.865926366236236</c:v>
                </c:pt>
                <c:pt idx="554">
                  <c:v>-11.00127155099397</c:v>
                </c:pt>
                <c:pt idx="555">
                  <c:v>-13.92643890874478</c:v>
                </c:pt>
                <c:pt idx="556">
                  <c:v>-12.687440510441409</c:v>
                </c:pt>
                <c:pt idx="557">
                  <c:v>-9.2054874867331424</c:v>
                </c:pt>
                <c:pt idx="558">
                  <c:v>-6.3384465946979018</c:v>
                </c:pt>
                <c:pt idx="559">
                  <c:v>-4.3121437623583034</c:v>
                </c:pt>
                <c:pt idx="560">
                  <c:v>-5.022036890147306</c:v>
                </c:pt>
                <c:pt idx="561">
                  <c:v>-6.9712677805611678</c:v>
                </c:pt>
                <c:pt idx="562">
                  <c:v>-6.7117367243624324</c:v>
                </c:pt>
                <c:pt idx="563">
                  <c:v>-5.1121525224314626</c:v>
                </c:pt>
                <c:pt idx="564">
                  <c:v>-4.3839188123830324</c:v>
                </c:pt>
                <c:pt idx="565">
                  <c:v>-4.0229029033379442</c:v>
                </c:pt>
                <c:pt idx="566">
                  <c:v>-2.8383359289126617</c:v>
                </c:pt>
                <c:pt idx="567">
                  <c:v>-0.79930634914255416</c:v>
                </c:pt>
                <c:pt idx="568">
                  <c:v>0.45683482453081536</c:v>
                </c:pt>
                <c:pt idx="569">
                  <c:v>-0.61697425558087904</c:v>
                </c:pt>
                <c:pt idx="570">
                  <c:v>-1.5945771955835639</c:v>
                </c:pt>
                <c:pt idx="571">
                  <c:v>-2.1850316752299244</c:v>
                </c:pt>
                <c:pt idx="572">
                  <c:v>-2.6610299228627534</c:v>
                </c:pt>
                <c:pt idx="573">
                  <c:v>-2.2509579753029882</c:v>
                </c:pt>
                <c:pt idx="574">
                  <c:v>-2.3286754720928524</c:v>
                </c:pt>
                <c:pt idx="575">
                  <c:v>-2.9769342117461361</c:v>
                </c:pt>
                <c:pt idx="576">
                  <c:v>-3.3937655818749017</c:v>
                </c:pt>
                <c:pt idx="577">
                  <c:v>-3.1197725907847578</c:v>
                </c:pt>
                <c:pt idx="578">
                  <c:v>-4.1083291559812691</c:v>
                </c:pt>
                <c:pt idx="579">
                  <c:v>-7.0365283239820968</c:v>
                </c:pt>
                <c:pt idx="580">
                  <c:v>-9.3829756673537492</c:v>
                </c:pt>
                <c:pt idx="581">
                  <c:v>-11.016618827618199</c:v>
                </c:pt>
                <c:pt idx="582">
                  <c:v>-12.023949994154631</c:v>
                </c:pt>
                <c:pt idx="583">
                  <c:v>-12.067006803522757</c:v>
                </c:pt>
                <c:pt idx="584">
                  <c:v>-11.641954630793728</c:v>
                </c:pt>
                <c:pt idx="585">
                  <c:v>-11.462182650031957</c:v>
                </c:pt>
                <c:pt idx="586">
                  <c:v>-12.182841838520172</c:v>
                </c:pt>
                <c:pt idx="587">
                  <c:v>-14.244663779815729</c:v>
                </c:pt>
                <c:pt idx="588">
                  <c:v>-18.493370930605863</c:v>
                </c:pt>
                <c:pt idx="589">
                  <c:v>-24.333116762192041</c:v>
                </c:pt>
                <c:pt idx="590">
                  <c:v>-30.080053724975297</c:v>
                </c:pt>
                <c:pt idx="591">
                  <c:v>-34.846228202492512</c:v>
                </c:pt>
                <c:pt idx="592">
                  <c:v>-30.913227691570178</c:v>
                </c:pt>
                <c:pt idx="593">
                  <c:v>-21.774175872347048</c:v>
                </c:pt>
                <c:pt idx="594">
                  <c:v>-17.744338111846393</c:v>
                </c:pt>
                <c:pt idx="595">
                  <c:v>-15.61379918234222</c:v>
                </c:pt>
                <c:pt idx="596">
                  <c:v>-16.216318248592252</c:v>
                </c:pt>
                <c:pt idx="597">
                  <c:v>-19.32555839580418</c:v>
                </c:pt>
                <c:pt idx="598">
                  <c:v>-20.287624625513367</c:v>
                </c:pt>
                <c:pt idx="599">
                  <c:v>-18.330426805458419</c:v>
                </c:pt>
                <c:pt idx="600">
                  <c:v>-15.895673003906387</c:v>
                </c:pt>
                <c:pt idx="601">
                  <c:v>-13.829661323084389</c:v>
                </c:pt>
                <c:pt idx="602">
                  <c:v>-9.833085505293468</c:v>
                </c:pt>
                <c:pt idx="603">
                  <c:v>-6.1284976920078496</c:v>
                </c:pt>
                <c:pt idx="604">
                  <c:v>-2.9570910892783195</c:v>
                </c:pt>
                <c:pt idx="605">
                  <c:v>-1.0253692629654085</c:v>
                </c:pt>
                <c:pt idx="606">
                  <c:v>1.2930899270461749</c:v>
                </c:pt>
                <c:pt idx="607">
                  <c:v>1.7833081756845395</c:v>
                </c:pt>
                <c:pt idx="608">
                  <c:v>0.94949679305646439</c:v>
                </c:pt>
                <c:pt idx="609">
                  <c:v>-0.36089825951811394</c:v>
                </c:pt>
                <c:pt idx="610">
                  <c:v>-0.91589253930711145</c:v>
                </c:pt>
                <c:pt idx="611">
                  <c:v>-1.8722352397720974</c:v>
                </c:pt>
                <c:pt idx="612">
                  <c:v>-3.0425055816202389</c:v>
                </c:pt>
                <c:pt idx="613">
                  <c:v>-4.0899174353446535</c:v>
                </c:pt>
                <c:pt idx="614">
                  <c:v>-4.5698661604431248</c:v>
                </c:pt>
                <c:pt idx="615">
                  <c:v>-4.5800407695955547</c:v>
                </c:pt>
                <c:pt idx="616">
                  <c:v>-4.3687351158057135</c:v>
                </c:pt>
                <c:pt idx="617">
                  <c:v>-4.0088435844418751</c:v>
                </c:pt>
                <c:pt idx="618">
                  <c:v>-3.050436478103749</c:v>
                </c:pt>
                <c:pt idx="619">
                  <c:v>-2.1592526312135987</c:v>
                </c:pt>
                <c:pt idx="620">
                  <c:v>-1.3443753612523943</c:v>
                </c:pt>
                <c:pt idx="621">
                  <c:v>-0.44523408782296353</c:v>
                </c:pt>
                <c:pt idx="622">
                  <c:v>0.41524928917199477</c:v>
                </c:pt>
                <c:pt idx="623">
                  <c:v>1.5110452194421562</c:v>
                </c:pt>
                <c:pt idx="624">
                  <c:v>2.861500119058447</c:v>
                </c:pt>
                <c:pt idx="625">
                  <c:v>3.1461853276103109</c:v>
                </c:pt>
                <c:pt idx="626">
                  <c:v>2.7833993692257772</c:v>
                </c:pt>
                <c:pt idx="627">
                  <c:v>1.687983200399517</c:v>
                </c:pt>
                <c:pt idx="628">
                  <c:v>0.30736047517343223</c:v>
                </c:pt>
                <c:pt idx="629">
                  <c:v>-1.1334437567324072</c:v>
                </c:pt>
                <c:pt idx="630">
                  <c:v>-3.0344553369859901</c:v>
                </c:pt>
                <c:pt idx="631">
                  <c:v>-4.8305857007197259</c:v>
                </c:pt>
                <c:pt idx="632">
                  <c:v>-6.4291182582129736</c:v>
                </c:pt>
                <c:pt idx="633">
                  <c:v>-7.2814635468637574</c:v>
                </c:pt>
                <c:pt idx="634">
                  <c:v>-7.3421025349453091</c:v>
                </c:pt>
                <c:pt idx="635">
                  <c:v>-7.5239245471520579</c:v>
                </c:pt>
                <c:pt idx="636">
                  <c:v>-9.1318608558515706</c:v>
                </c:pt>
                <c:pt idx="637">
                  <c:v>-11.472400475247428</c:v>
                </c:pt>
                <c:pt idx="638">
                  <c:v>-14.29969329859097</c:v>
                </c:pt>
                <c:pt idx="639">
                  <c:v>-17.305938542393267</c:v>
                </c:pt>
                <c:pt idx="640">
                  <c:v>-19.67383558124509</c:v>
                </c:pt>
                <c:pt idx="641">
                  <c:v>-22.868948759205249</c:v>
                </c:pt>
                <c:pt idx="642">
                  <c:v>-25.29090426796289</c:v>
                </c:pt>
                <c:pt idx="643">
                  <c:v>-27.785070194564479</c:v>
                </c:pt>
                <c:pt idx="644">
                  <c:v>-30.578661894288381</c:v>
                </c:pt>
                <c:pt idx="645">
                  <c:v>-34.596925060986905</c:v>
                </c:pt>
                <c:pt idx="646">
                  <c:v>-37.711868279116075</c:v>
                </c:pt>
                <c:pt idx="647">
                  <c:v>-37.625062053053938</c:v>
                </c:pt>
                <c:pt idx="648">
                  <c:v>-36.487487249040761</c:v>
                </c:pt>
                <c:pt idx="649">
                  <c:v>-32.959054183157143</c:v>
                </c:pt>
                <c:pt idx="650">
                  <c:v>-24.668639172046312</c:v>
                </c:pt>
                <c:pt idx="651">
                  <c:v>-18.938405327063141</c:v>
                </c:pt>
                <c:pt idx="652">
                  <c:v>-16.905826818981634</c:v>
                </c:pt>
                <c:pt idx="653">
                  <c:v>-18.831792756304793</c:v>
                </c:pt>
                <c:pt idx="654">
                  <c:v>-21.192194653963508</c:v>
                </c:pt>
                <c:pt idx="655">
                  <c:v>-20.051811271782729</c:v>
                </c:pt>
                <c:pt idx="656">
                  <c:v>-13.654073850140804</c:v>
                </c:pt>
                <c:pt idx="657">
                  <c:v>-5.0641324602449975</c:v>
                </c:pt>
                <c:pt idx="658">
                  <c:v>1.1286936039624149</c:v>
                </c:pt>
                <c:pt idx="659">
                  <c:v>7.0683097039260803</c:v>
                </c:pt>
                <c:pt idx="660">
                  <c:v>11.008976634015349</c:v>
                </c:pt>
                <c:pt idx="661">
                  <c:v>10.624484633615983</c:v>
                </c:pt>
                <c:pt idx="662">
                  <c:v>8.545359706901932</c:v>
                </c:pt>
                <c:pt idx="663">
                  <c:v>6.1939682296182523</c:v>
                </c:pt>
                <c:pt idx="664">
                  <c:v>4.9176049566658619</c:v>
                </c:pt>
                <c:pt idx="665">
                  <c:v>4.9486970677257389</c:v>
                </c:pt>
                <c:pt idx="666">
                  <c:v>4.9110258043896895</c:v>
                </c:pt>
                <c:pt idx="667">
                  <c:v>3.5279609342350828</c:v>
                </c:pt>
                <c:pt idx="668">
                  <c:v>2.6966227951125132</c:v>
                </c:pt>
                <c:pt idx="669">
                  <c:v>2.8388084164415339</c:v>
                </c:pt>
                <c:pt idx="670">
                  <c:v>2.0107100405206602</c:v>
                </c:pt>
                <c:pt idx="671">
                  <c:v>-0.19380197970953081</c:v>
                </c:pt>
                <c:pt idx="672">
                  <c:v>-2.5022522307466706</c:v>
                </c:pt>
                <c:pt idx="673">
                  <c:v>-5.3986210609623164</c:v>
                </c:pt>
                <c:pt idx="674">
                  <c:v>-6.203419277742114</c:v>
                </c:pt>
                <c:pt idx="675">
                  <c:v>-6.8799370289730382</c:v>
                </c:pt>
                <c:pt idx="676">
                  <c:v>-7.3469003018870396</c:v>
                </c:pt>
                <c:pt idx="677">
                  <c:v>-7.4699821165848226</c:v>
                </c:pt>
                <c:pt idx="678">
                  <c:v>-7.8421871490678763</c:v>
                </c:pt>
                <c:pt idx="679">
                  <c:v>-8.7697743144018805</c:v>
                </c:pt>
                <c:pt idx="680">
                  <c:v>-11.522414325770169</c:v>
                </c:pt>
                <c:pt idx="681">
                  <c:v>-15.211105794724139</c:v>
                </c:pt>
                <c:pt idx="682">
                  <c:v>-19.94692851452826</c:v>
                </c:pt>
                <c:pt idx="683">
                  <c:v>-23.084266609852889</c:v>
                </c:pt>
                <c:pt idx="684">
                  <c:v>-23.987470803205284</c:v>
                </c:pt>
                <c:pt idx="685">
                  <c:v>-24.01324305855163</c:v>
                </c:pt>
                <c:pt idx="686">
                  <c:v>-21.75977793827186</c:v>
                </c:pt>
                <c:pt idx="687">
                  <c:v>-21.956518717841696</c:v>
                </c:pt>
                <c:pt idx="688">
                  <c:v>-24.491402787974945</c:v>
                </c:pt>
                <c:pt idx="689">
                  <c:v>-31.124462733092113</c:v>
                </c:pt>
                <c:pt idx="690">
                  <c:v>-40.264109142569311</c:v>
                </c:pt>
                <c:pt idx="691">
                  <c:v>-46.277686390876042</c:v>
                </c:pt>
                <c:pt idx="692">
                  <c:v>-51.957170219425819</c:v>
                </c:pt>
                <c:pt idx="693">
                  <c:v>-50.623774410166881</c:v>
                </c:pt>
                <c:pt idx="694">
                  <c:v>-45.69958622523496</c:v>
                </c:pt>
                <c:pt idx="695">
                  <c:v>-39.439599667438735</c:v>
                </c:pt>
                <c:pt idx="696">
                  <c:v>-31.956953029707552</c:v>
                </c:pt>
                <c:pt idx="697">
                  <c:v>-28.253864603120281</c:v>
                </c:pt>
                <c:pt idx="698">
                  <c:v>-24.759432818401937</c:v>
                </c:pt>
                <c:pt idx="699">
                  <c:v>-21.731419291248059</c:v>
                </c:pt>
                <c:pt idx="700">
                  <c:v>-19.882761936499005</c:v>
                </c:pt>
                <c:pt idx="701">
                  <c:v>-17.545741058882626</c:v>
                </c:pt>
                <c:pt idx="702">
                  <c:v>-15.925340435743525</c:v>
                </c:pt>
                <c:pt idx="703">
                  <c:v>-14.880528427753404</c:v>
                </c:pt>
                <c:pt idx="704">
                  <c:v>-14.380853610408046</c:v>
                </c:pt>
                <c:pt idx="705">
                  <c:v>-13.291890296843116</c:v>
                </c:pt>
                <c:pt idx="706">
                  <c:v>-11.674386133535942</c:v>
                </c:pt>
                <c:pt idx="707">
                  <c:v>-10.210669206705525</c:v>
                </c:pt>
                <c:pt idx="708">
                  <c:v>-8.7503696968692619</c:v>
                </c:pt>
                <c:pt idx="709">
                  <c:v>-7.8826618152470118</c:v>
                </c:pt>
                <c:pt idx="710">
                  <c:v>-7.5345763035109599</c:v>
                </c:pt>
                <c:pt idx="711">
                  <c:v>-6.4788458588986062</c:v>
                </c:pt>
                <c:pt idx="712">
                  <c:v>-5.6651281887402787</c:v>
                </c:pt>
                <c:pt idx="713">
                  <c:v>-4.9018660465034811</c:v>
                </c:pt>
                <c:pt idx="714">
                  <c:v>-4.0317492307298899</c:v>
                </c:pt>
                <c:pt idx="715">
                  <c:v>-2.6516688250262472</c:v>
                </c:pt>
                <c:pt idx="716">
                  <c:v>-1.1763753130065175</c:v>
                </c:pt>
                <c:pt idx="717">
                  <c:v>0.38201655791835609</c:v>
                </c:pt>
                <c:pt idx="718">
                  <c:v>1.4983883294103988</c:v>
                </c:pt>
                <c:pt idx="719">
                  <c:v>2.6109325713309404</c:v>
                </c:pt>
                <c:pt idx="720">
                  <c:v>3.7100050129683293</c:v>
                </c:pt>
                <c:pt idx="721">
                  <c:v>4.5242281980808858</c:v>
                </c:pt>
                <c:pt idx="722">
                  <c:v>4.974455232602752</c:v>
                </c:pt>
                <c:pt idx="723">
                  <c:v>4.3730147553540206</c:v>
                </c:pt>
                <c:pt idx="724">
                  <c:v>2.8559251725990675</c:v>
                </c:pt>
                <c:pt idx="725">
                  <c:v>1.5676481376002926</c:v>
                </c:pt>
                <c:pt idx="726">
                  <c:v>0.62468956470824843</c:v>
                </c:pt>
                <c:pt idx="727">
                  <c:v>0.99188031368083251</c:v>
                </c:pt>
                <c:pt idx="728">
                  <c:v>0.95460509153246975</c:v>
                </c:pt>
                <c:pt idx="729">
                  <c:v>-0.14694878867393105</c:v>
                </c:pt>
                <c:pt idx="730">
                  <c:v>-2.1215066598056116</c:v>
                </c:pt>
                <c:pt idx="731">
                  <c:v>-4.5387771768483427</c:v>
                </c:pt>
                <c:pt idx="732">
                  <c:v>-8.2269744740644111</c:v>
                </c:pt>
                <c:pt idx="733">
                  <c:v>-12.255152816968668</c:v>
                </c:pt>
                <c:pt idx="734">
                  <c:v>-16.24324814741037</c:v>
                </c:pt>
                <c:pt idx="735">
                  <c:v>-19.18838572334921</c:v>
                </c:pt>
                <c:pt idx="736">
                  <c:v>-21.161453977428142</c:v>
                </c:pt>
                <c:pt idx="737">
                  <c:v>-22.810880622349298</c:v>
                </c:pt>
                <c:pt idx="738">
                  <c:v>-24.116257283476763</c:v>
                </c:pt>
                <c:pt idx="739">
                  <c:v>-25.515962160511606</c:v>
                </c:pt>
                <c:pt idx="740">
                  <c:v>-26.450536971054497</c:v>
                </c:pt>
                <c:pt idx="741">
                  <c:v>-26.566203135255261</c:v>
                </c:pt>
                <c:pt idx="742">
                  <c:v>-26.778052101196682</c:v>
                </c:pt>
                <c:pt idx="743">
                  <c:v>-27.356669650566872</c:v>
                </c:pt>
                <c:pt idx="744">
                  <c:v>-31.8610645332821</c:v>
                </c:pt>
                <c:pt idx="745">
                  <c:v>-36.914776678727009</c:v>
                </c:pt>
                <c:pt idx="746">
                  <c:v>-35.870602624960881</c:v>
                </c:pt>
                <c:pt idx="747">
                  <c:v>-27.78017046657995</c:v>
                </c:pt>
                <c:pt idx="748">
                  <c:v>-18.122454739893161</c:v>
                </c:pt>
                <c:pt idx="749">
                  <c:v>-9.2403479319975137</c:v>
                </c:pt>
                <c:pt idx="750">
                  <c:v>-5.2927140358143205</c:v>
                </c:pt>
                <c:pt idx="751">
                  <c:v>-6.335442202867366</c:v>
                </c:pt>
                <c:pt idx="752">
                  <c:v>-9.6287881334924847</c:v>
                </c:pt>
                <c:pt idx="753">
                  <c:v>-12.439656651153836</c:v>
                </c:pt>
                <c:pt idx="754">
                  <c:v>-12.26417723439258</c:v>
                </c:pt>
                <c:pt idx="755">
                  <c:v>-10.826314184617472</c:v>
                </c:pt>
                <c:pt idx="756">
                  <c:v>-8.694328177573805</c:v>
                </c:pt>
                <c:pt idx="757">
                  <c:v>-6.7295512810677582</c:v>
                </c:pt>
                <c:pt idx="758">
                  <c:v>-5.5112067560956355</c:v>
                </c:pt>
                <c:pt idx="759">
                  <c:v>-4.2803162093621872</c:v>
                </c:pt>
                <c:pt idx="760">
                  <c:v>-2.9524225988841133</c:v>
                </c:pt>
                <c:pt idx="761">
                  <c:v>-2.4641343588504734</c:v>
                </c:pt>
                <c:pt idx="762">
                  <c:v>-3.5571386856559117</c:v>
                </c:pt>
                <c:pt idx="763">
                  <c:v>-5.4027762196824964</c:v>
                </c:pt>
                <c:pt idx="764">
                  <c:v>-6.852642265948492</c:v>
                </c:pt>
                <c:pt idx="765">
                  <c:v>-7.8614621911709559</c:v>
                </c:pt>
                <c:pt idx="766">
                  <c:v>-7.4795113418632084</c:v>
                </c:pt>
                <c:pt idx="767">
                  <c:v>-7.6689981678003027</c:v>
                </c:pt>
                <c:pt idx="768">
                  <c:v>-8.8866936552752254</c:v>
                </c:pt>
                <c:pt idx="769">
                  <c:v>-9.8682299910879046</c:v>
                </c:pt>
                <c:pt idx="770">
                  <c:v>-11.050111150400499</c:v>
                </c:pt>
                <c:pt idx="771">
                  <c:v>-12.275688835634034</c:v>
                </c:pt>
                <c:pt idx="772">
                  <c:v>-12.975838062446227</c:v>
                </c:pt>
                <c:pt idx="773">
                  <c:v>-14.405634499233569</c:v>
                </c:pt>
                <c:pt idx="774">
                  <c:v>-15.262636350609363</c:v>
                </c:pt>
                <c:pt idx="775">
                  <c:v>-15.384068142512877</c:v>
                </c:pt>
                <c:pt idx="776">
                  <c:v>-16.782769326294321</c:v>
                </c:pt>
                <c:pt idx="777">
                  <c:v>-18.143664294736894</c:v>
                </c:pt>
                <c:pt idx="778">
                  <c:v>-19.190455262715702</c:v>
                </c:pt>
                <c:pt idx="779">
                  <c:v>-18.910443594509662</c:v>
                </c:pt>
                <c:pt idx="780">
                  <c:v>-20.259163926574821</c:v>
                </c:pt>
                <c:pt idx="781">
                  <c:v>-19.608472991894633</c:v>
                </c:pt>
                <c:pt idx="782">
                  <c:v>-20.89129171611135</c:v>
                </c:pt>
                <c:pt idx="783">
                  <c:v>-24.701179636536757</c:v>
                </c:pt>
                <c:pt idx="784">
                  <c:v>-27.216400958128379</c:v>
                </c:pt>
                <c:pt idx="785">
                  <c:v>-30.1489005845817</c:v>
                </c:pt>
                <c:pt idx="786">
                  <c:v>-37.196616109182003</c:v>
                </c:pt>
                <c:pt idx="787">
                  <c:v>-40.596763558306264</c:v>
                </c:pt>
                <c:pt idx="788">
                  <c:v>-36.724502441568184</c:v>
                </c:pt>
                <c:pt idx="789">
                  <c:v>-28.089856498371788</c:v>
                </c:pt>
                <c:pt idx="790">
                  <c:v>-22.814059761380125</c:v>
                </c:pt>
                <c:pt idx="791">
                  <c:v>-21.909633434655259</c:v>
                </c:pt>
                <c:pt idx="792">
                  <c:v>-19.432600347880342</c:v>
                </c:pt>
                <c:pt idx="793">
                  <c:v>-16.356083418689465</c:v>
                </c:pt>
                <c:pt idx="794">
                  <c:v>-13.328446972049131</c:v>
                </c:pt>
                <c:pt idx="795">
                  <c:v>-9.8991686129809242</c:v>
                </c:pt>
                <c:pt idx="796">
                  <c:v>-8.3358765137616988</c:v>
                </c:pt>
                <c:pt idx="797">
                  <c:v>-8.0485817873156602</c:v>
                </c:pt>
                <c:pt idx="798">
                  <c:v>-7.7202011193526836</c:v>
                </c:pt>
                <c:pt idx="799">
                  <c:v>-7.0745361327261707</c:v>
                </c:pt>
                <c:pt idx="800">
                  <c:v>-7.1425849442011655</c:v>
                </c:pt>
                <c:pt idx="801">
                  <c:v>-7.7249121831390122</c:v>
                </c:pt>
                <c:pt idx="802">
                  <c:v>-8.465198457463611</c:v>
                </c:pt>
                <c:pt idx="803">
                  <c:v>-8.9102362820982339</c:v>
                </c:pt>
                <c:pt idx="804">
                  <c:v>-9.0482338515670193</c:v>
                </c:pt>
                <c:pt idx="805">
                  <c:v>-8.7219260539093728</c:v>
                </c:pt>
                <c:pt idx="806">
                  <c:v>-7.8275249622427667</c:v>
                </c:pt>
                <c:pt idx="807">
                  <c:v>-6.5652875444572265</c:v>
                </c:pt>
                <c:pt idx="808">
                  <c:v>-4.7913979617208762</c:v>
                </c:pt>
                <c:pt idx="809">
                  <c:v>-3.0991541889273191</c:v>
                </c:pt>
                <c:pt idx="810">
                  <c:v>-1.4924333332879023</c:v>
                </c:pt>
                <c:pt idx="811">
                  <c:v>7.0771037768355052E-3</c:v>
                </c:pt>
                <c:pt idx="812">
                  <c:v>0.82061976436480677</c:v>
                </c:pt>
                <c:pt idx="813">
                  <c:v>1.834505204702557</c:v>
                </c:pt>
                <c:pt idx="814">
                  <c:v>2.2104143074246583</c:v>
                </c:pt>
                <c:pt idx="815">
                  <c:v>2.2540682759634389</c:v>
                </c:pt>
                <c:pt idx="816">
                  <c:v>1.3409481695863081</c:v>
                </c:pt>
                <c:pt idx="817">
                  <c:v>0.43137168076028515</c:v>
                </c:pt>
                <c:pt idx="818">
                  <c:v>-0.75361395347969951</c:v>
                </c:pt>
                <c:pt idx="819">
                  <c:v>-1.9508914212444308</c:v>
                </c:pt>
                <c:pt idx="820">
                  <c:v>-3.5325921830750349</c:v>
                </c:pt>
                <c:pt idx="821">
                  <c:v>-4.8938688718597518</c:v>
                </c:pt>
                <c:pt idx="822">
                  <c:v>-6.0000113389071172</c:v>
                </c:pt>
                <c:pt idx="823">
                  <c:v>-7.7475602468961871</c:v>
                </c:pt>
                <c:pt idx="824">
                  <c:v>-9.7207955336046776</c:v>
                </c:pt>
                <c:pt idx="825">
                  <c:v>-11.67478899431242</c:v>
                </c:pt>
                <c:pt idx="826">
                  <c:v>-13.508483025802416</c:v>
                </c:pt>
                <c:pt idx="827">
                  <c:v>-15.473237895714909</c:v>
                </c:pt>
                <c:pt idx="828">
                  <c:v>-18.046656407693028</c:v>
                </c:pt>
                <c:pt idx="829">
                  <c:v>-21.04990853975962</c:v>
                </c:pt>
                <c:pt idx="830">
                  <c:v>-23.802740432192977</c:v>
                </c:pt>
                <c:pt idx="831">
                  <c:v>-24.985240586584176</c:v>
                </c:pt>
                <c:pt idx="832">
                  <c:v>-25.125064233492147</c:v>
                </c:pt>
                <c:pt idx="833">
                  <c:v>-23.793502740806428</c:v>
                </c:pt>
                <c:pt idx="834">
                  <c:v>-22.10264566369997</c:v>
                </c:pt>
                <c:pt idx="835">
                  <c:v>-23.95039633061419</c:v>
                </c:pt>
                <c:pt idx="836">
                  <c:v>-29.165207426181816</c:v>
                </c:pt>
                <c:pt idx="837">
                  <c:v>-34.649471386387887</c:v>
                </c:pt>
                <c:pt idx="838">
                  <c:v>-31.239372462155796</c:v>
                </c:pt>
                <c:pt idx="839">
                  <c:v>-20.706715601647083</c:v>
                </c:pt>
                <c:pt idx="840">
                  <c:v>-11.77469435591475</c:v>
                </c:pt>
                <c:pt idx="841">
                  <c:v>-8.0931461254497918</c:v>
                </c:pt>
                <c:pt idx="842">
                  <c:v>-9.6137922199805352</c:v>
                </c:pt>
                <c:pt idx="843">
                  <c:v>-12.464903837348974</c:v>
                </c:pt>
                <c:pt idx="844">
                  <c:v>-14.107691938829189</c:v>
                </c:pt>
                <c:pt idx="845">
                  <c:v>-13.783306421401321</c:v>
                </c:pt>
                <c:pt idx="846">
                  <c:v>-13.562336263944715</c:v>
                </c:pt>
                <c:pt idx="847">
                  <c:v>-14.291655390352213</c:v>
                </c:pt>
                <c:pt idx="848">
                  <c:v>-14.736769529099186</c:v>
                </c:pt>
                <c:pt idx="849">
                  <c:v>-14.501279166724707</c:v>
                </c:pt>
                <c:pt idx="850">
                  <c:v>-12.248220149292933</c:v>
                </c:pt>
                <c:pt idx="851">
                  <c:v>-8.1174463866367539</c:v>
                </c:pt>
                <c:pt idx="852">
                  <c:v>-3.5178621727976207</c:v>
                </c:pt>
                <c:pt idx="853">
                  <c:v>-0.26592075221412587</c:v>
                </c:pt>
                <c:pt idx="854">
                  <c:v>-9.269282507613584E-2</c:v>
                </c:pt>
                <c:pt idx="855">
                  <c:v>-1.7130389102363242</c:v>
                </c:pt>
                <c:pt idx="856">
                  <c:v>-3.7959150994443314</c:v>
                </c:pt>
                <c:pt idx="857">
                  <c:v>-5.3071155696396346</c:v>
                </c:pt>
                <c:pt idx="858">
                  <c:v>-7.8806262803719394</c:v>
                </c:pt>
                <c:pt idx="859">
                  <c:v>-11.597251620603378</c:v>
                </c:pt>
                <c:pt idx="860">
                  <c:v>-15.320119680626499</c:v>
                </c:pt>
                <c:pt idx="861">
                  <c:v>-17.62196435189869</c:v>
                </c:pt>
                <c:pt idx="862">
                  <c:v>-18.316930885262092</c:v>
                </c:pt>
                <c:pt idx="863">
                  <c:v>-16.982419165839694</c:v>
                </c:pt>
                <c:pt idx="864">
                  <c:v>-14.074054345587735</c:v>
                </c:pt>
                <c:pt idx="865">
                  <c:v>-11.900286443142839</c:v>
                </c:pt>
                <c:pt idx="866">
                  <c:v>-11.895742714338935</c:v>
                </c:pt>
                <c:pt idx="867">
                  <c:v>-12.08789740758667</c:v>
                </c:pt>
                <c:pt idx="868">
                  <c:v>-14.086198076338428</c:v>
                </c:pt>
                <c:pt idx="869">
                  <c:v>-15.847508960359452</c:v>
                </c:pt>
                <c:pt idx="870">
                  <c:v>-17.658446601874211</c:v>
                </c:pt>
                <c:pt idx="871">
                  <c:v>-17.086794105241658</c:v>
                </c:pt>
                <c:pt idx="872">
                  <c:v>-14.975370012459328</c:v>
                </c:pt>
                <c:pt idx="873">
                  <c:v>-13.941093549664567</c:v>
                </c:pt>
                <c:pt idx="874">
                  <c:v>-21.406121917501686</c:v>
                </c:pt>
                <c:pt idx="875">
                  <c:v>-37.060931435753425</c:v>
                </c:pt>
                <c:pt idx="876">
                  <c:v>-48.837560094007387</c:v>
                </c:pt>
                <c:pt idx="877">
                  <c:v>-55.094130962769796</c:v>
                </c:pt>
                <c:pt idx="878">
                  <c:v>-60.19406247610565</c:v>
                </c:pt>
                <c:pt idx="879">
                  <c:v>-60.217620351986284</c:v>
                </c:pt>
                <c:pt idx="880">
                  <c:v>-56.898683190732491</c:v>
                </c:pt>
                <c:pt idx="881">
                  <c:v>-46.555340955564205</c:v>
                </c:pt>
                <c:pt idx="882">
                  <c:v>-38.738938873785791</c:v>
                </c:pt>
                <c:pt idx="883">
                  <c:v>-31.267527228993803</c:v>
                </c:pt>
                <c:pt idx="884">
                  <c:v>-24.905853527569089</c:v>
                </c:pt>
                <c:pt idx="885">
                  <c:v>-20.354562659791004</c:v>
                </c:pt>
                <c:pt idx="886">
                  <c:v>-17.603196885093077</c:v>
                </c:pt>
                <c:pt idx="887">
                  <c:v>-16.412884345921913</c:v>
                </c:pt>
                <c:pt idx="888">
                  <c:v>-16.031232260507583</c:v>
                </c:pt>
                <c:pt idx="889">
                  <c:v>-15.240370023955307</c:v>
                </c:pt>
                <c:pt idx="890">
                  <c:v>-14.612700835820501</c:v>
                </c:pt>
                <c:pt idx="891">
                  <c:v>-14.51066816753351</c:v>
                </c:pt>
                <c:pt idx="892">
                  <c:v>-13.877996089513925</c:v>
                </c:pt>
                <c:pt idx="893">
                  <c:v>-11.751100678612785</c:v>
                </c:pt>
                <c:pt idx="894">
                  <c:v>-9.586360030096138</c:v>
                </c:pt>
                <c:pt idx="895">
                  <c:v>-7.2301058025783611</c:v>
                </c:pt>
                <c:pt idx="896">
                  <c:v>-5.6197275095290786</c:v>
                </c:pt>
                <c:pt idx="897">
                  <c:v>-4.5765902372576797</c:v>
                </c:pt>
                <c:pt idx="898">
                  <c:v>-3.5145224658903396</c:v>
                </c:pt>
                <c:pt idx="899">
                  <c:v>-3.0009861377337552</c:v>
                </c:pt>
                <c:pt idx="900">
                  <c:v>-1.8549097649325859</c:v>
                </c:pt>
                <c:pt idx="901">
                  <c:v>-0.24236216078331632</c:v>
                </c:pt>
                <c:pt idx="902">
                  <c:v>1.6353656610500085</c:v>
                </c:pt>
                <c:pt idx="903">
                  <c:v>3.6471205748063156</c:v>
                </c:pt>
                <c:pt idx="904">
                  <c:v>5.5835472126299779</c:v>
                </c:pt>
                <c:pt idx="905">
                  <c:v>7.1320379274383683</c:v>
                </c:pt>
                <c:pt idx="906">
                  <c:v>7.8441965076426072</c:v>
                </c:pt>
                <c:pt idx="907">
                  <c:v>7.9377055767645261</c:v>
                </c:pt>
                <c:pt idx="908">
                  <c:v>7.17668906808023</c:v>
                </c:pt>
                <c:pt idx="909">
                  <c:v>6.4203267842833629</c:v>
                </c:pt>
                <c:pt idx="910">
                  <c:v>4.6560938537870227</c:v>
                </c:pt>
                <c:pt idx="911">
                  <c:v>2.3425661016600889</c:v>
                </c:pt>
                <c:pt idx="912">
                  <c:v>9.7091371100745144E-2</c:v>
                </c:pt>
                <c:pt idx="913">
                  <c:v>-2.1463363012497605</c:v>
                </c:pt>
                <c:pt idx="914">
                  <c:v>-3.5312290967657938</c:v>
                </c:pt>
                <c:pt idx="915">
                  <c:v>-4.5450054757191474</c:v>
                </c:pt>
                <c:pt idx="916">
                  <c:v>-5.8637449922974216</c:v>
                </c:pt>
                <c:pt idx="917">
                  <c:v>-6.7894842054920339</c:v>
                </c:pt>
                <c:pt idx="918">
                  <c:v>-7.9828820801802971</c:v>
                </c:pt>
                <c:pt idx="919">
                  <c:v>-9.6782001292171387</c:v>
                </c:pt>
                <c:pt idx="920">
                  <c:v>-12.126291601069699</c:v>
                </c:pt>
                <c:pt idx="921">
                  <c:v>-15.221362052312305</c:v>
                </c:pt>
                <c:pt idx="922">
                  <c:v>-18.113173376380015</c:v>
                </c:pt>
                <c:pt idx="923">
                  <c:v>-20.619600966188109</c:v>
                </c:pt>
                <c:pt idx="924">
                  <c:v>-22.894487331885447</c:v>
                </c:pt>
                <c:pt idx="925">
                  <c:v>-25.092734717631672</c:v>
                </c:pt>
                <c:pt idx="926">
                  <c:v>-27.796497155596597</c:v>
                </c:pt>
                <c:pt idx="927">
                  <c:v>-31.331622396763592</c:v>
                </c:pt>
                <c:pt idx="928">
                  <c:v>-35.331117258404156</c:v>
                </c:pt>
                <c:pt idx="929">
                  <c:v>-40.79094971490828</c:v>
                </c:pt>
                <c:pt idx="930">
                  <c:v>-41.605522226964524</c:v>
                </c:pt>
                <c:pt idx="931">
                  <c:v>-36.153869407340324</c:v>
                </c:pt>
                <c:pt idx="932">
                  <c:v>-27.793373229873705</c:v>
                </c:pt>
                <c:pt idx="933">
                  <c:v>-22.2493822926528</c:v>
                </c:pt>
                <c:pt idx="934">
                  <c:v>-23.995732978422641</c:v>
                </c:pt>
                <c:pt idx="935">
                  <c:v>-30.153000638782714</c:v>
                </c:pt>
                <c:pt idx="936">
                  <c:v>-31.791422325028009</c:v>
                </c:pt>
                <c:pt idx="937">
                  <c:v>-26.854711281425338</c:v>
                </c:pt>
                <c:pt idx="938">
                  <c:v>-20.404829211493833</c:v>
                </c:pt>
                <c:pt idx="939">
                  <c:v>-13.95800950602281</c:v>
                </c:pt>
                <c:pt idx="940">
                  <c:v>-7.8951099026407361</c:v>
                </c:pt>
                <c:pt idx="941">
                  <c:v>-4.029974750637658</c:v>
                </c:pt>
                <c:pt idx="942">
                  <c:v>-5.2164745614579244</c:v>
                </c:pt>
                <c:pt idx="943">
                  <c:v>-8.8291398865945254</c:v>
                </c:pt>
                <c:pt idx="944">
                  <c:v>-10.490720045533061</c:v>
                </c:pt>
                <c:pt idx="945">
                  <c:v>-8.942890515267818</c:v>
                </c:pt>
                <c:pt idx="946">
                  <c:v>-6.1916810171107963</c:v>
                </c:pt>
                <c:pt idx="947">
                  <c:v>-4.0418894674983372</c:v>
                </c:pt>
                <c:pt idx="948">
                  <c:v>-1.4895075517689655</c:v>
                </c:pt>
                <c:pt idx="949">
                  <c:v>0.86538437618952413</c:v>
                </c:pt>
                <c:pt idx="950">
                  <c:v>2.0734775368276344</c:v>
                </c:pt>
                <c:pt idx="951">
                  <c:v>1.4959733417246235</c:v>
                </c:pt>
                <c:pt idx="952">
                  <c:v>4.1583452691290886E-2</c:v>
                </c:pt>
                <c:pt idx="953">
                  <c:v>-1.1585989368711962</c:v>
                </c:pt>
                <c:pt idx="954">
                  <c:v>-1.0749654103812898</c:v>
                </c:pt>
                <c:pt idx="955">
                  <c:v>-0.97851521848169365</c:v>
                </c:pt>
                <c:pt idx="956">
                  <c:v>-1.9207346927187863</c:v>
                </c:pt>
                <c:pt idx="957">
                  <c:v>-5.0181885953130054</c:v>
                </c:pt>
                <c:pt idx="958">
                  <c:v>-7.9435568154600089</c:v>
                </c:pt>
                <c:pt idx="959">
                  <c:v>-10.688153123407771</c:v>
                </c:pt>
                <c:pt idx="960">
                  <c:v>-13.746599010574073</c:v>
                </c:pt>
                <c:pt idx="961">
                  <c:v>-16.221422008285664</c:v>
                </c:pt>
                <c:pt idx="962">
                  <c:v>-16.692124333214345</c:v>
                </c:pt>
                <c:pt idx="963">
                  <c:v>-15.642049936669935</c:v>
                </c:pt>
                <c:pt idx="964">
                  <c:v>-15.332950065901359</c:v>
                </c:pt>
                <c:pt idx="965">
                  <c:v>-17.586426057439194</c:v>
                </c:pt>
                <c:pt idx="966">
                  <c:v>-21.761014002355232</c:v>
                </c:pt>
                <c:pt idx="967">
                  <c:v>-26.184156524420381</c:v>
                </c:pt>
                <c:pt idx="968">
                  <c:v>-28.258116746007719</c:v>
                </c:pt>
                <c:pt idx="969">
                  <c:v>-30.313246008940443</c:v>
                </c:pt>
                <c:pt idx="970">
                  <c:v>-29.609014022637222</c:v>
                </c:pt>
                <c:pt idx="971">
                  <c:v>-27.378785370790037</c:v>
                </c:pt>
                <c:pt idx="972">
                  <c:v>-25.395529522411081</c:v>
                </c:pt>
                <c:pt idx="973">
                  <c:v>-22.999259028276111</c:v>
                </c:pt>
                <c:pt idx="974">
                  <c:v>-22.836262483715213</c:v>
                </c:pt>
                <c:pt idx="975">
                  <c:v>-32.475231529801214</c:v>
                </c:pt>
                <c:pt idx="976">
                  <c:v>-44.779946005639502</c:v>
                </c:pt>
                <c:pt idx="977">
                  <c:v>-46.749813944490647</c:v>
                </c:pt>
                <c:pt idx="978">
                  <c:v>-34.97783635123929</c:v>
                </c:pt>
                <c:pt idx="979">
                  <c:v>-27.376707805779333</c:v>
                </c:pt>
                <c:pt idx="980">
                  <c:v>-25.414455749686454</c:v>
                </c:pt>
                <c:pt idx="981">
                  <c:v>-20.40089383405293</c:v>
                </c:pt>
                <c:pt idx="982">
                  <c:v>-15.785936986589624</c:v>
                </c:pt>
                <c:pt idx="983">
                  <c:v>-12.088328516353561</c:v>
                </c:pt>
                <c:pt idx="984">
                  <c:v>-11.956322950224409</c:v>
                </c:pt>
                <c:pt idx="985">
                  <c:v>-10.664417244642971</c:v>
                </c:pt>
                <c:pt idx="986">
                  <c:v>-9.5581207072314882</c:v>
                </c:pt>
                <c:pt idx="987">
                  <c:v>-7.4832860921319462</c:v>
                </c:pt>
                <c:pt idx="988">
                  <c:v>-4.912451378366228</c:v>
                </c:pt>
                <c:pt idx="989">
                  <c:v>-3.4728617339952725</c:v>
                </c:pt>
                <c:pt idx="990">
                  <c:v>-2.4048352915058278</c:v>
                </c:pt>
                <c:pt idx="991">
                  <c:v>-0.55844404046904339</c:v>
                </c:pt>
                <c:pt idx="992">
                  <c:v>2.0029720062710088</c:v>
                </c:pt>
                <c:pt idx="993">
                  <c:v>3.7463377116563854</c:v>
                </c:pt>
                <c:pt idx="994">
                  <c:v>3.6463381698765942</c:v>
                </c:pt>
                <c:pt idx="995">
                  <c:v>2.8658776448342769</c:v>
                </c:pt>
                <c:pt idx="996">
                  <c:v>2.3316038617985302</c:v>
                </c:pt>
                <c:pt idx="997">
                  <c:v>1.8279706995347182</c:v>
                </c:pt>
              </c:numCache>
            </c:numRef>
          </c:val>
          <c:smooth val="0"/>
          <c:extLst>
            <c:ext xmlns:c16="http://schemas.microsoft.com/office/drawing/2014/chart" uri="{C3380CC4-5D6E-409C-BE32-E72D297353CC}">
              <c16:uniqueId val="{00000000-DC83-4756-B0E1-280E9104D733}"/>
            </c:ext>
          </c:extLst>
        </c:ser>
        <c:ser>
          <c:idx val="1"/>
          <c:order val="1"/>
          <c:tx>
            <c:strRef>
              <c:f>accelerometer!$L$1</c:f>
              <c:strCache>
                <c:ptCount val="1"/>
                <c:pt idx="0">
                  <c:v>Accel_Y</c:v>
                </c:pt>
              </c:strCache>
            </c:strRef>
          </c:tx>
          <c:spPr>
            <a:ln w="28575" cap="rnd">
              <a:solidFill>
                <a:schemeClr val="accent2"/>
              </a:solidFill>
              <a:round/>
            </a:ln>
            <a:effectLst/>
          </c:spPr>
          <c:marker>
            <c:symbol val="none"/>
          </c:marker>
          <c:val>
            <c:numRef>
              <c:f>accelerometer!$L$2:$L$999</c:f>
              <c:numCache>
                <c:formatCode>General</c:formatCode>
                <c:ptCount val="998"/>
                <c:pt idx="0">
                  <c:v>-22.265673771229508</c:v>
                </c:pt>
                <c:pt idx="1">
                  <c:v>-22.883548582389341</c:v>
                </c:pt>
                <c:pt idx="2">
                  <c:v>-24.126524893910084</c:v>
                </c:pt>
                <c:pt idx="3">
                  <c:v>-24.987456518884581</c:v>
                </c:pt>
                <c:pt idx="4">
                  <c:v>-24.760390639984809</c:v>
                </c:pt>
                <c:pt idx="5">
                  <c:v>-23.087532160969236</c:v>
                </c:pt>
                <c:pt idx="6">
                  <c:v>-20.448077620600937</c:v>
                </c:pt>
                <c:pt idx="7">
                  <c:v>-17.947356010659234</c:v>
                </c:pt>
                <c:pt idx="8">
                  <c:v>-12.928595686783105</c:v>
                </c:pt>
                <c:pt idx="9">
                  <c:v>-5.5816551889729897</c:v>
                </c:pt>
                <c:pt idx="10">
                  <c:v>8.5787910165238088</c:v>
                </c:pt>
                <c:pt idx="11">
                  <c:v>22.519865427899617</c:v>
                </c:pt>
                <c:pt idx="12">
                  <c:v>37.262052313331345</c:v>
                </c:pt>
                <c:pt idx="13">
                  <c:v>51.403280611734623</c:v>
                </c:pt>
                <c:pt idx="14">
                  <c:v>61.638043325291491</c:v>
                </c:pt>
                <c:pt idx="15">
                  <c:v>63.122315011705119</c:v>
                </c:pt>
                <c:pt idx="16">
                  <c:v>65.223699161421592</c:v>
                </c:pt>
                <c:pt idx="17">
                  <c:v>71.673805437594922</c:v>
                </c:pt>
                <c:pt idx="18">
                  <c:v>71.824239032521419</c:v>
                </c:pt>
                <c:pt idx="19">
                  <c:v>66.896458899395952</c:v>
                </c:pt>
                <c:pt idx="20">
                  <c:v>60.418397988425397</c:v>
                </c:pt>
                <c:pt idx="21">
                  <c:v>54.861355589768785</c:v>
                </c:pt>
                <c:pt idx="22">
                  <c:v>52.233382447492076</c:v>
                </c:pt>
                <c:pt idx="23">
                  <c:v>53.317429180952246</c:v>
                </c:pt>
                <c:pt idx="24">
                  <c:v>53.712576532634998</c:v>
                </c:pt>
                <c:pt idx="25">
                  <c:v>55.296018085976499</c:v>
                </c:pt>
                <c:pt idx="26">
                  <c:v>57.293668445557394</c:v>
                </c:pt>
                <c:pt idx="27">
                  <c:v>57.099163192236034</c:v>
                </c:pt>
                <c:pt idx="28">
                  <c:v>56.965495789676019</c:v>
                </c:pt>
                <c:pt idx="29">
                  <c:v>55.074032112697168</c:v>
                </c:pt>
                <c:pt idx="30">
                  <c:v>53.724276935848067</c:v>
                </c:pt>
                <c:pt idx="31">
                  <c:v>51.62670781485847</c:v>
                </c:pt>
                <c:pt idx="32">
                  <c:v>48.652286563171231</c:v>
                </c:pt>
                <c:pt idx="33">
                  <c:v>46.38274842000601</c:v>
                </c:pt>
                <c:pt idx="34">
                  <c:v>44.566167128395016</c:v>
                </c:pt>
                <c:pt idx="35">
                  <c:v>43.485585061211225</c:v>
                </c:pt>
                <c:pt idx="36">
                  <c:v>43.523207498825187</c:v>
                </c:pt>
                <c:pt idx="37">
                  <c:v>43.75819797146341</c:v>
                </c:pt>
                <c:pt idx="38">
                  <c:v>44.474321124967155</c:v>
                </c:pt>
                <c:pt idx="39">
                  <c:v>45.764705778933653</c:v>
                </c:pt>
                <c:pt idx="40">
                  <c:v>47.461915298015491</c:v>
                </c:pt>
                <c:pt idx="41">
                  <c:v>49.210026534029311</c:v>
                </c:pt>
                <c:pt idx="42">
                  <c:v>50.851933419416198</c:v>
                </c:pt>
                <c:pt idx="43">
                  <c:v>51.970243300748912</c:v>
                </c:pt>
                <c:pt idx="44">
                  <c:v>52.82822005885604</c:v>
                </c:pt>
                <c:pt idx="45">
                  <c:v>53.515105332214262</c:v>
                </c:pt>
                <c:pt idx="46">
                  <c:v>51.724434728413641</c:v>
                </c:pt>
                <c:pt idx="47">
                  <c:v>49.466725414948428</c:v>
                </c:pt>
                <c:pt idx="48">
                  <c:v>47.340355122299279</c:v>
                </c:pt>
                <c:pt idx="49">
                  <c:v>45.790592709144626</c:v>
                </c:pt>
                <c:pt idx="50">
                  <c:v>44.830968315817721</c:v>
                </c:pt>
                <c:pt idx="51">
                  <c:v>45.226048526003517</c:v>
                </c:pt>
                <c:pt idx="52">
                  <c:v>46.245923420422166</c:v>
                </c:pt>
                <c:pt idx="53">
                  <c:v>44.263396317754747</c:v>
                </c:pt>
                <c:pt idx="54">
                  <c:v>45.285652301301411</c:v>
                </c:pt>
                <c:pt idx="55">
                  <c:v>46.102257505158292</c:v>
                </c:pt>
                <c:pt idx="56">
                  <c:v>47.855704993436866</c:v>
                </c:pt>
                <c:pt idx="57">
                  <c:v>50.044238019122645</c:v>
                </c:pt>
                <c:pt idx="58">
                  <c:v>52.591508222603053</c:v>
                </c:pt>
                <c:pt idx="59">
                  <c:v>54.367139673881603</c:v>
                </c:pt>
                <c:pt idx="60">
                  <c:v>57.893614659402914</c:v>
                </c:pt>
                <c:pt idx="61">
                  <c:v>61.090605426093376</c:v>
                </c:pt>
                <c:pt idx="62">
                  <c:v>62.971459286144402</c:v>
                </c:pt>
                <c:pt idx="63">
                  <c:v>58.921329588879772</c:v>
                </c:pt>
                <c:pt idx="64">
                  <c:v>46.004140592663134</c:v>
                </c:pt>
                <c:pt idx="65">
                  <c:v>27.901994830485904</c:v>
                </c:pt>
                <c:pt idx="66">
                  <c:v>26.678778941943886</c:v>
                </c:pt>
                <c:pt idx="67">
                  <c:v>15.870589769690827</c:v>
                </c:pt>
                <c:pt idx="68">
                  <c:v>-0.73176711951131523</c:v>
                </c:pt>
                <c:pt idx="69">
                  <c:v>0.15499331137319483</c:v>
                </c:pt>
                <c:pt idx="70">
                  <c:v>-0.94794995758221279</c:v>
                </c:pt>
                <c:pt idx="71">
                  <c:v>-0.31370372276713065</c:v>
                </c:pt>
                <c:pt idx="72">
                  <c:v>0.87729394653770598</c:v>
                </c:pt>
                <c:pt idx="73">
                  <c:v>-0.57331344536832096</c:v>
                </c:pt>
                <c:pt idx="74">
                  <c:v>-3.1029955798415467</c:v>
                </c:pt>
                <c:pt idx="75">
                  <c:v>-6.4207914905306822</c:v>
                </c:pt>
                <c:pt idx="76">
                  <c:v>-10.066368321935252</c:v>
                </c:pt>
                <c:pt idx="77">
                  <c:v>-13.100243227287029</c:v>
                </c:pt>
                <c:pt idx="78">
                  <c:v>-15.405837451208155</c:v>
                </c:pt>
                <c:pt idx="79">
                  <c:v>-15.209559897913859</c:v>
                </c:pt>
                <c:pt idx="80">
                  <c:v>-16.825435741049571</c:v>
                </c:pt>
                <c:pt idx="81">
                  <c:v>-16.635252608097964</c:v>
                </c:pt>
                <c:pt idx="82">
                  <c:v>-16.358597454193326</c:v>
                </c:pt>
                <c:pt idx="83">
                  <c:v>-16.573618365620096</c:v>
                </c:pt>
                <c:pt idx="84">
                  <c:v>-16.511244058147547</c:v>
                </c:pt>
                <c:pt idx="85">
                  <c:v>-16.756026615653912</c:v>
                </c:pt>
                <c:pt idx="86">
                  <c:v>-17.064979231426754</c:v>
                </c:pt>
                <c:pt idx="87">
                  <c:v>-17.515166441114804</c:v>
                </c:pt>
                <c:pt idx="88">
                  <c:v>-17.793338705946777</c:v>
                </c:pt>
                <c:pt idx="89">
                  <c:v>-19.226542355638689</c:v>
                </c:pt>
                <c:pt idx="90">
                  <c:v>-19.428738170135972</c:v>
                </c:pt>
                <c:pt idx="91">
                  <c:v>-21.527133191522392</c:v>
                </c:pt>
                <c:pt idx="92">
                  <c:v>-22.588366397155557</c:v>
                </c:pt>
                <c:pt idx="93">
                  <c:v>-23.287910049741253</c:v>
                </c:pt>
                <c:pt idx="94">
                  <c:v>-22.08584917521366</c:v>
                </c:pt>
                <c:pt idx="95">
                  <c:v>-22.47296039987895</c:v>
                </c:pt>
                <c:pt idx="96">
                  <c:v>-20.473216593434461</c:v>
                </c:pt>
                <c:pt idx="97">
                  <c:v>-18.889348432257599</c:v>
                </c:pt>
                <c:pt idx="98">
                  <c:v>-17.757891590584855</c:v>
                </c:pt>
                <c:pt idx="99">
                  <c:v>-16.39436536012532</c:v>
                </c:pt>
                <c:pt idx="100">
                  <c:v>-15.741247556811942</c:v>
                </c:pt>
                <c:pt idx="101">
                  <c:v>-15.752008700865391</c:v>
                </c:pt>
                <c:pt idx="102">
                  <c:v>-14.210504301860107</c:v>
                </c:pt>
                <c:pt idx="103">
                  <c:v>-14.816876480979563</c:v>
                </c:pt>
                <c:pt idx="104">
                  <c:v>-12.276259504363058</c:v>
                </c:pt>
                <c:pt idx="105">
                  <c:v>-9.6610730186158822</c:v>
                </c:pt>
                <c:pt idx="106">
                  <c:v>-3.8080923852915265</c:v>
                </c:pt>
                <c:pt idx="107">
                  <c:v>2.9031239594918778</c:v>
                </c:pt>
                <c:pt idx="108">
                  <c:v>18.798477459248915</c:v>
                </c:pt>
                <c:pt idx="109">
                  <c:v>25.179028835049561</c:v>
                </c:pt>
                <c:pt idx="110">
                  <c:v>30.621039390039115</c:v>
                </c:pt>
                <c:pt idx="111">
                  <c:v>27.763687565297555</c:v>
                </c:pt>
                <c:pt idx="112">
                  <c:v>25.586161943208634</c:v>
                </c:pt>
                <c:pt idx="113">
                  <c:v>28.542213269665236</c:v>
                </c:pt>
                <c:pt idx="114">
                  <c:v>31.384570250803442</c:v>
                </c:pt>
                <c:pt idx="115">
                  <c:v>35.709595896311455</c:v>
                </c:pt>
                <c:pt idx="116">
                  <c:v>39.434332379720274</c:v>
                </c:pt>
                <c:pt idx="117">
                  <c:v>32.889229835882929</c:v>
                </c:pt>
                <c:pt idx="118">
                  <c:v>28.511579947762616</c:v>
                </c:pt>
                <c:pt idx="119">
                  <c:v>26.976976645983367</c:v>
                </c:pt>
                <c:pt idx="120">
                  <c:v>26.824120535915423</c:v>
                </c:pt>
                <c:pt idx="121">
                  <c:v>29.061104343588351</c:v>
                </c:pt>
                <c:pt idx="122">
                  <c:v>31.305150243219629</c:v>
                </c:pt>
                <c:pt idx="123">
                  <c:v>34.819101365192431</c:v>
                </c:pt>
                <c:pt idx="124">
                  <c:v>38.114033069072782</c:v>
                </c:pt>
                <c:pt idx="125">
                  <c:v>38.734390773882183</c:v>
                </c:pt>
                <c:pt idx="126">
                  <c:v>35.717984223618821</c:v>
                </c:pt>
                <c:pt idx="127">
                  <c:v>34.816312472101096</c:v>
                </c:pt>
                <c:pt idx="128">
                  <c:v>34.39294946488031</c:v>
                </c:pt>
                <c:pt idx="129">
                  <c:v>34.89949171727352</c:v>
                </c:pt>
                <c:pt idx="130">
                  <c:v>36.076024394285213</c:v>
                </c:pt>
                <c:pt idx="131">
                  <c:v>37.399602863639394</c:v>
                </c:pt>
                <c:pt idx="132">
                  <c:v>38.902855172755089</c:v>
                </c:pt>
                <c:pt idx="133">
                  <c:v>37.456462047137173</c:v>
                </c:pt>
                <c:pt idx="134">
                  <c:v>35.72252085883494</c:v>
                </c:pt>
                <c:pt idx="135">
                  <c:v>34.538176481115642</c:v>
                </c:pt>
                <c:pt idx="136">
                  <c:v>34.034261671651315</c:v>
                </c:pt>
                <c:pt idx="137">
                  <c:v>35.5796333140649</c:v>
                </c:pt>
                <c:pt idx="138">
                  <c:v>37.413969845869765</c:v>
                </c:pt>
                <c:pt idx="139">
                  <c:v>40.271849478133845</c:v>
                </c:pt>
                <c:pt idx="140">
                  <c:v>42.452793811668869</c:v>
                </c:pt>
                <c:pt idx="141">
                  <c:v>42.749701554497527</c:v>
                </c:pt>
                <c:pt idx="142">
                  <c:v>41.742475957109562</c:v>
                </c:pt>
                <c:pt idx="143">
                  <c:v>39.748754123790867</c:v>
                </c:pt>
                <c:pt idx="144">
                  <c:v>38.563465682790095</c:v>
                </c:pt>
                <c:pt idx="145">
                  <c:v>38.790309960229017</c:v>
                </c:pt>
                <c:pt idx="146">
                  <c:v>39.663959791024929</c:v>
                </c:pt>
                <c:pt idx="147">
                  <c:v>40.668844381400149</c:v>
                </c:pt>
                <c:pt idx="148">
                  <c:v>43.378926591802447</c:v>
                </c:pt>
                <c:pt idx="149">
                  <c:v>47.590485035754064</c:v>
                </c:pt>
                <c:pt idx="150">
                  <c:v>50.594249537777088</c:v>
                </c:pt>
                <c:pt idx="151">
                  <c:v>51.633365433274598</c:v>
                </c:pt>
                <c:pt idx="152">
                  <c:v>50.771193687347846</c:v>
                </c:pt>
                <c:pt idx="153">
                  <c:v>50.072874818637452</c:v>
                </c:pt>
                <c:pt idx="154">
                  <c:v>50.003764380734047</c:v>
                </c:pt>
                <c:pt idx="155">
                  <c:v>52.435583629037062</c:v>
                </c:pt>
                <c:pt idx="156">
                  <c:v>56.425629024591345</c:v>
                </c:pt>
                <c:pt idx="157">
                  <c:v>60.661285865105988</c:v>
                </c:pt>
                <c:pt idx="158">
                  <c:v>63.48816142435161</c:v>
                </c:pt>
                <c:pt idx="159">
                  <c:v>61.406672057785116</c:v>
                </c:pt>
                <c:pt idx="160">
                  <c:v>53.238762585459398</c:v>
                </c:pt>
                <c:pt idx="161">
                  <c:v>38.70457207490017</c:v>
                </c:pt>
                <c:pt idx="162">
                  <c:v>24.409784066606832</c:v>
                </c:pt>
                <c:pt idx="163">
                  <c:v>18.348772012667574</c:v>
                </c:pt>
                <c:pt idx="164">
                  <c:v>17.348579286365286</c:v>
                </c:pt>
                <c:pt idx="165">
                  <c:v>19.590345429491411</c:v>
                </c:pt>
                <c:pt idx="166">
                  <c:v>23.207666182536439</c:v>
                </c:pt>
                <c:pt idx="167">
                  <c:v>24.668803927974725</c:v>
                </c:pt>
                <c:pt idx="168">
                  <c:v>22.274234534968116</c:v>
                </c:pt>
                <c:pt idx="169">
                  <c:v>15.651290506762763</c:v>
                </c:pt>
                <c:pt idx="170">
                  <c:v>8.7391302962804502</c:v>
                </c:pt>
                <c:pt idx="171">
                  <c:v>-0.71139201146520781</c:v>
                </c:pt>
                <c:pt idx="172">
                  <c:v>-5.3860991875033983</c:v>
                </c:pt>
                <c:pt idx="173">
                  <c:v>-6.528577420640274</c:v>
                </c:pt>
                <c:pt idx="174">
                  <c:v>-7.3218450982867065</c:v>
                </c:pt>
                <c:pt idx="175">
                  <c:v>-5.5344299095651053</c:v>
                </c:pt>
                <c:pt idx="176">
                  <c:v>-4.0718747919986242</c:v>
                </c:pt>
                <c:pt idx="177">
                  <c:v>-4.3908461330292523</c:v>
                </c:pt>
                <c:pt idx="178">
                  <c:v>-6.2104949242220195</c:v>
                </c:pt>
                <c:pt idx="179">
                  <c:v>-8.314323091419686</c:v>
                </c:pt>
                <c:pt idx="180">
                  <c:v>-10.473828238745947</c:v>
                </c:pt>
                <c:pt idx="181">
                  <c:v>-10.520549669902701</c:v>
                </c:pt>
                <c:pt idx="182">
                  <c:v>-10.885654012797778</c:v>
                </c:pt>
                <c:pt idx="183">
                  <c:v>-10.918905122193017</c:v>
                </c:pt>
                <c:pt idx="184">
                  <c:v>-10.931158229186609</c:v>
                </c:pt>
                <c:pt idx="185">
                  <c:v>-11.280244632048595</c:v>
                </c:pt>
                <c:pt idx="186">
                  <c:v>-12.198228894901417</c:v>
                </c:pt>
                <c:pt idx="187">
                  <c:v>-13.705080619934897</c:v>
                </c:pt>
                <c:pt idx="188">
                  <c:v>-15.154923206705915</c:v>
                </c:pt>
                <c:pt idx="189">
                  <c:v>-15.874934493246677</c:v>
                </c:pt>
                <c:pt idx="190">
                  <c:v>-15.939890180707607</c:v>
                </c:pt>
                <c:pt idx="191">
                  <c:v>-15.920236529268328</c:v>
                </c:pt>
                <c:pt idx="192">
                  <c:v>-16.491452517930945</c:v>
                </c:pt>
                <c:pt idx="193">
                  <c:v>-13.269509376441768</c:v>
                </c:pt>
                <c:pt idx="194">
                  <c:v>-17.450156336805087</c:v>
                </c:pt>
                <c:pt idx="195">
                  <c:v>-16.251370375900297</c:v>
                </c:pt>
                <c:pt idx="196">
                  <c:v>-18.674743155187841</c:v>
                </c:pt>
                <c:pt idx="197">
                  <c:v>-19.642641479353628</c:v>
                </c:pt>
                <c:pt idx="198">
                  <c:v>-20.841689107356729</c:v>
                </c:pt>
                <c:pt idx="199">
                  <c:v>-20.450303885347182</c:v>
                </c:pt>
                <c:pt idx="200">
                  <c:v>-17.05667860177746</c:v>
                </c:pt>
                <c:pt idx="201">
                  <c:v>-12.842811233656096</c:v>
                </c:pt>
                <c:pt idx="202">
                  <c:v>-11.465245171993622</c:v>
                </c:pt>
                <c:pt idx="203">
                  <c:v>-7.9594159192225771</c:v>
                </c:pt>
                <c:pt idx="204">
                  <c:v>-4.9073931733711307</c:v>
                </c:pt>
                <c:pt idx="205">
                  <c:v>-2.4351170973305014</c:v>
                </c:pt>
                <c:pt idx="206">
                  <c:v>-3.4318903376850165</c:v>
                </c:pt>
                <c:pt idx="207">
                  <c:v>-3.2799892707754492</c:v>
                </c:pt>
                <c:pt idx="208">
                  <c:v>0.62385338172566518</c:v>
                </c:pt>
                <c:pt idx="209">
                  <c:v>26.131179484501345</c:v>
                </c:pt>
                <c:pt idx="210">
                  <c:v>47.864386964723856</c:v>
                </c:pt>
                <c:pt idx="211">
                  <c:v>57.751871835685463</c:v>
                </c:pt>
                <c:pt idx="212">
                  <c:v>61.597021054699027</c:v>
                </c:pt>
                <c:pt idx="213">
                  <c:v>58.946580256540464</c:v>
                </c:pt>
                <c:pt idx="214">
                  <c:v>60.356541985253081</c:v>
                </c:pt>
                <c:pt idx="215">
                  <c:v>56.590047669822184</c:v>
                </c:pt>
                <c:pt idx="216">
                  <c:v>54.623162188312065</c:v>
                </c:pt>
                <c:pt idx="217">
                  <c:v>52.890146613117189</c:v>
                </c:pt>
                <c:pt idx="218">
                  <c:v>54.64719889897578</c:v>
                </c:pt>
                <c:pt idx="219">
                  <c:v>49.415049878516378</c:v>
                </c:pt>
                <c:pt idx="220">
                  <c:v>46.486206269708141</c:v>
                </c:pt>
                <c:pt idx="221">
                  <c:v>42.010507411483005</c:v>
                </c:pt>
                <c:pt idx="222">
                  <c:v>36.659363623316032</c:v>
                </c:pt>
                <c:pt idx="223">
                  <c:v>34.097801867994313</c:v>
                </c:pt>
                <c:pt idx="224">
                  <c:v>33.734986674153724</c:v>
                </c:pt>
                <c:pt idx="225">
                  <c:v>34.150103982031162</c:v>
                </c:pt>
                <c:pt idx="226">
                  <c:v>35.911551413258429</c:v>
                </c:pt>
                <c:pt idx="227">
                  <c:v>38.005641960179773</c:v>
                </c:pt>
                <c:pt idx="228">
                  <c:v>39.303357310956969</c:v>
                </c:pt>
                <c:pt idx="229">
                  <c:v>39.43760709412043</c:v>
                </c:pt>
                <c:pt idx="230">
                  <c:v>41.780922732455217</c:v>
                </c:pt>
                <c:pt idx="231">
                  <c:v>40.076804403462937</c:v>
                </c:pt>
                <c:pt idx="232">
                  <c:v>37.769525837063554</c:v>
                </c:pt>
                <c:pt idx="233">
                  <c:v>36.233410397665033</c:v>
                </c:pt>
                <c:pt idx="234">
                  <c:v>35.20018664504255</c:v>
                </c:pt>
                <c:pt idx="235">
                  <c:v>34.448109380957533</c:v>
                </c:pt>
                <c:pt idx="236">
                  <c:v>34.919150394814849</c:v>
                </c:pt>
                <c:pt idx="237">
                  <c:v>36.770301944580773</c:v>
                </c:pt>
                <c:pt idx="238">
                  <c:v>38.952686077705629</c:v>
                </c:pt>
                <c:pt idx="239">
                  <c:v>40.354163098611544</c:v>
                </c:pt>
                <c:pt idx="240">
                  <c:v>41.836519460073013</c:v>
                </c:pt>
                <c:pt idx="241">
                  <c:v>43.200267403874456</c:v>
                </c:pt>
                <c:pt idx="242">
                  <c:v>44.110352037175922</c:v>
                </c:pt>
                <c:pt idx="243">
                  <c:v>43.793648649194694</c:v>
                </c:pt>
                <c:pt idx="244">
                  <c:v>43.774052764630625</c:v>
                </c:pt>
                <c:pt idx="245">
                  <c:v>43.270202216947425</c:v>
                </c:pt>
                <c:pt idx="246">
                  <c:v>43.036237800188196</c:v>
                </c:pt>
                <c:pt idx="247">
                  <c:v>42.57272951832217</c:v>
                </c:pt>
                <c:pt idx="248">
                  <c:v>42.413036056572935</c:v>
                </c:pt>
                <c:pt idx="249">
                  <c:v>42.739897724854856</c:v>
                </c:pt>
                <c:pt idx="250">
                  <c:v>43.110580623939249</c:v>
                </c:pt>
                <c:pt idx="251">
                  <c:v>44.687467220601569</c:v>
                </c:pt>
                <c:pt idx="252">
                  <c:v>47.177034706983392</c:v>
                </c:pt>
                <c:pt idx="253">
                  <c:v>48.948516633277492</c:v>
                </c:pt>
                <c:pt idx="254">
                  <c:v>51.162150693308618</c:v>
                </c:pt>
                <c:pt idx="255">
                  <c:v>54.545741476036703</c:v>
                </c:pt>
                <c:pt idx="256">
                  <c:v>58.604411175989284</c:v>
                </c:pt>
                <c:pt idx="257">
                  <c:v>63.942331834751371</c:v>
                </c:pt>
                <c:pt idx="258">
                  <c:v>68.370245928941998</c:v>
                </c:pt>
                <c:pt idx="259">
                  <c:v>68.418271871661318</c:v>
                </c:pt>
                <c:pt idx="260">
                  <c:v>62.557035923647049</c:v>
                </c:pt>
                <c:pt idx="261">
                  <c:v>48.612237181134937</c:v>
                </c:pt>
                <c:pt idx="262">
                  <c:v>29.896396362685113</c:v>
                </c:pt>
                <c:pt idx="263">
                  <c:v>18.707200093780855</c:v>
                </c:pt>
                <c:pt idx="264">
                  <c:v>10.508989007142473</c:v>
                </c:pt>
                <c:pt idx="265">
                  <c:v>-1.0174615362429416</c:v>
                </c:pt>
                <c:pt idx="266">
                  <c:v>-0.32782203632151491</c:v>
                </c:pt>
                <c:pt idx="267">
                  <c:v>-6.4739622437867572E-2</c:v>
                </c:pt>
                <c:pt idx="268">
                  <c:v>1.8269862354462314</c:v>
                </c:pt>
                <c:pt idx="269">
                  <c:v>-0.9085966172722294</c:v>
                </c:pt>
                <c:pt idx="270">
                  <c:v>-3.7980876591610517</c:v>
                </c:pt>
                <c:pt idx="271">
                  <c:v>-5.9579431033088284</c:v>
                </c:pt>
                <c:pt idx="272">
                  <c:v>-8.50167147208718</c:v>
                </c:pt>
                <c:pt idx="273">
                  <c:v>-12.132625909153038</c:v>
                </c:pt>
                <c:pt idx="274">
                  <c:v>-16.591250591499019</c:v>
                </c:pt>
                <c:pt idx="275">
                  <c:v>-20.066700133983481</c:v>
                </c:pt>
                <c:pt idx="276">
                  <c:v>-21.685980734737196</c:v>
                </c:pt>
                <c:pt idx="277">
                  <c:v>-21.978453478587308</c:v>
                </c:pt>
                <c:pt idx="278">
                  <c:v>-19.359191881505232</c:v>
                </c:pt>
                <c:pt idx="279">
                  <c:v>-18.039768968286019</c:v>
                </c:pt>
                <c:pt idx="280">
                  <c:v>-17.821722147504733</c:v>
                </c:pt>
                <c:pt idx="281">
                  <c:v>-17.952869795813118</c:v>
                </c:pt>
                <c:pt idx="282">
                  <c:v>-18.651976373505018</c:v>
                </c:pt>
                <c:pt idx="283">
                  <c:v>-19.843777318765202</c:v>
                </c:pt>
                <c:pt idx="284">
                  <c:v>-20.159860693024061</c:v>
                </c:pt>
                <c:pt idx="285">
                  <c:v>-19.80519359933011</c:v>
                </c:pt>
                <c:pt idx="286">
                  <c:v>-19.534079661958348</c:v>
                </c:pt>
                <c:pt idx="287">
                  <c:v>-19.791368114028423</c:v>
                </c:pt>
                <c:pt idx="288">
                  <c:v>-19.421904050249289</c:v>
                </c:pt>
                <c:pt idx="289">
                  <c:v>-19.382995065129325</c:v>
                </c:pt>
                <c:pt idx="290">
                  <c:v>-20.225650951909614</c:v>
                </c:pt>
                <c:pt idx="291">
                  <c:v>-20.000137007379372</c:v>
                </c:pt>
                <c:pt idx="292">
                  <c:v>-20.35553016098098</c:v>
                </c:pt>
                <c:pt idx="293">
                  <c:v>-20.782793786966447</c:v>
                </c:pt>
                <c:pt idx="294">
                  <c:v>-19.710929961277149</c:v>
                </c:pt>
                <c:pt idx="295">
                  <c:v>-21.107190577453764</c:v>
                </c:pt>
                <c:pt idx="296">
                  <c:v>-20.813950725545187</c:v>
                </c:pt>
                <c:pt idx="297">
                  <c:v>-22.242638382747387</c:v>
                </c:pt>
                <c:pt idx="298">
                  <c:v>-21.904251823226748</c:v>
                </c:pt>
                <c:pt idx="299">
                  <c:v>-21.821320757768348</c:v>
                </c:pt>
                <c:pt idx="300">
                  <c:v>-20.86631297386549</c:v>
                </c:pt>
                <c:pt idx="301">
                  <c:v>-19.845986154510342</c:v>
                </c:pt>
                <c:pt idx="302">
                  <c:v>-18.163233984975069</c:v>
                </c:pt>
                <c:pt idx="303">
                  <c:v>-17.518531515935596</c:v>
                </c:pt>
                <c:pt idx="304">
                  <c:v>-22.45572288720189</c:v>
                </c:pt>
                <c:pt idx="305">
                  <c:v>-38.455017139881299</c:v>
                </c:pt>
                <c:pt idx="306">
                  <c:v>-29.680124396777796</c:v>
                </c:pt>
                <c:pt idx="307">
                  <c:v>-29.815242475019115</c:v>
                </c:pt>
                <c:pt idx="308">
                  <c:v>-20.110960315922995</c:v>
                </c:pt>
                <c:pt idx="309">
                  <c:v>-12.054893382313157</c:v>
                </c:pt>
                <c:pt idx="310">
                  <c:v>2.8230852632314969</c:v>
                </c:pt>
                <c:pt idx="311">
                  <c:v>26.521295321483372</c:v>
                </c:pt>
                <c:pt idx="312">
                  <c:v>24.471671486769694</c:v>
                </c:pt>
                <c:pt idx="313">
                  <c:v>20.298636651946534</c:v>
                </c:pt>
                <c:pt idx="314">
                  <c:v>18.050276980389857</c:v>
                </c:pt>
                <c:pt idx="315">
                  <c:v>15.99431944876801</c:v>
                </c:pt>
                <c:pt idx="316">
                  <c:v>13.889306808726436</c:v>
                </c:pt>
                <c:pt idx="317">
                  <c:v>14.345819605801653</c:v>
                </c:pt>
                <c:pt idx="318">
                  <c:v>12.6235696651745</c:v>
                </c:pt>
                <c:pt idx="319">
                  <c:v>13.532475606316888</c:v>
                </c:pt>
                <c:pt idx="320">
                  <c:v>15.112803627928869</c:v>
                </c:pt>
                <c:pt idx="321">
                  <c:v>16.515732341964284</c:v>
                </c:pt>
                <c:pt idx="322">
                  <c:v>14.480032057152684</c:v>
                </c:pt>
                <c:pt idx="323">
                  <c:v>12.766528393241298</c:v>
                </c:pt>
                <c:pt idx="324">
                  <c:v>10.011255611171002</c:v>
                </c:pt>
                <c:pt idx="325">
                  <c:v>8.5647504717587193</c:v>
                </c:pt>
                <c:pt idx="326">
                  <c:v>8.363771883019572</c:v>
                </c:pt>
                <c:pt idx="327">
                  <c:v>9.5867138952170521</c:v>
                </c:pt>
                <c:pt idx="328">
                  <c:v>10.484549889737323</c:v>
                </c:pt>
                <c:pt idx="329">
                  <c:v>12.597698383322212</c:v>
                </c:pt>
                <c:pt idx="330">
                  <c:v>13.840405951986305</c:v>
                </c:pt>
                <c:pt idx="331">
                  <c:v>14.933259413303109</c:v>
                </c:pt>
                <c:pt idx="332">
                  <c:v>15.08747675566485</c:v>
                </c:pt>
                <c:pt idx="333">
                  <c:v>15.153082739896778</c:v>
                </c:pt>
                <c:pt idx="334">
                  <c:v>15.388326037376846</c:v>
                </c:pt>
                <c:pt idx="335">
                  <c:v>18.662740577981495</c:v>
                </c:pt>
                <c:pt idx="336">
                  <c:v>18.891773662223656</c:v>
                </c:pt>
                <c:pt idx="337">
                  <c:v>20.270373584080673</c:v>
                </c:pt>
                <c:pt idx="338">
                  <c:v>21.208745885996475</c:v>
                </c:pt>
                <c:pt idx="339">
                  <c:v>21.620806705028777</c:v>
                </c:pt>
                <c:pt idx="340">
                  <c:v>23.191751216342457</c:v>
                </c:pt>
                <c:pt idx="341">
                  <c:v>24.179502524866471</c:v>
                </c:pt>
                <c:pt idx="342">
                  <c:v>24.734134504200888</c:v>
                </c:pt>
                <c:pt idx="343">
                  <c:v>24.472470127485725</c:v>
                </c:pt>
                <c:pt idx="344">
                  <c:v>24.971318828027947</c:v>
                </c:pt>
                <c:pt idx="345">
                  <c:v>24.355130416952534</c:v>
                </c:pt>
                <c:pt idx="346">
                  <c:v>26.253650909448329</c:v>
                </c:pt>
                <c:pt idx="347">
                  <c:v>29.641569510685002</c:v>
                </c:pt>
                <c:pt idx="348">
                  <c:v>32.01544437093245</c:v>
                </c:pt>
                <c:pt idx="349">
                  <c:v>34.30196864519489</c:v>
                </c:pt>
                <c:pt idx="350">
                  <c:v>35.886190188893885</c:v>
                </c:pt>
                <c:pt idx="351">
                  <c:v>36.692108452799303</c:v>
                </c:pt>
                <c:pt idx="352">
                  <c:v>38.176355771333384</c:v>
                </c:pt>
                <c:pt idx="353">
                  <c:v>39.534549763119855</c:v>
                </c:pt>
                <c:pt idx="354">
                  <c:v>41.808162717022398</c:v>
                </c:pt>
                <c:pt idx="355">
                  <c:v>46.346098114109559</c:v>
                </c:pt>
                <c:pt idx="356">
                  <c:v>53.00052781717838</c:v>
                </c:pt>
                <c:pt idx="357">
                  <c:v>58.705016591222673</c:v>
                </c:pt>
                <c:pt idx="358">
                  <c:v>60.398768618272392</c:v>
                </c:pt>
                <c:pt idx="359">
                  <c:v>58.985870724796762</c:v>
                </c:pt>
                <c:pt idx="360">
                  <c:v>56.473644803618335</c:v>
                </c:pt>
                <c:pt idx="361">
                  <c:v>49.76874773439777</c:v>
                </c:pt>
                <c:pt idx="362">
                  <c:v>42.058001630453987</c:v>
                </c:pt>
                <c:pt idx="363">
                  <c:v>38.725359783107685</c:v>
                </c:pt>
                <c:pt idx="364">
                  <c:v>39.777010298372055</c:v>
                </c:pt>
                <c:pt idx="365">
                  <c:v>38.637668876266211</c:v>
                </c:pt>
                <c:pt idx="366">
                  <c:v>32.118097420820739</c:v>
                </c:pt>
                <c:pt idx="367">
                  <c:v>22.017958225529263</c:v>
                </c:pt>
                <c:pt idx="368">
                  <c:v>10.225745950505368</c:v>
                </c:pt>
                <c:pt idx="369">
                  <c:v>1.6110883826029183</c:v>
                </c:pt>
                <c:pt idx="370">
                  <c:v>-2.3712555365716574</c:v>
                </c:pt>
                <c:pt idx="371">
                  <c:v>-3.4721798330653395</c:v>
                </c:pt>
                <c:pt idx="372">
                  <c:v>-2.592759493213189</c:v>
                </c:pt>
                <c:pt idx="373">
                  <c:v>-0.32882143801527708</c:v>
                </c:pt>
                <c:pt idx="374">
                  <c:v>-3.8935233247856638</c:v>
                </c:pt>
                <c:pt idx="375">
                  <c:v>-4.7529456485538857</c:v>
                </c:pt>
                <c:pt idx="376">
                  <c:v>-7.1230874420240884</c:v>
                </c:pt>
                <c:pt idx="377">
                  <c:v>-8.921857009079261</c:v>
                </c:pt>
                <c:pt idx="378">
                  <c:v>-9.0150177061773658</c:v>
                </c:pt>
                <c:pt idx="379">
                  <c:v>-9.0038997563862218</c:v>
                </c:pt>
                <c:pt idx="380">
                  <c:v>-9.5308096525291344</c:v>
                </c:pt>
                <c:pt idx="381">
                  <c:v>-10.109952836466009</c:v>
                </c:pt>
                <c:pt idx="382">
                  <c:v>-11.611028238818506</c:v>
                </c:pt>
                <c:pt idx="383">
                  <c:v>-14.0420203213194</c:v>
                </c:pt>
                <c:pt idx="384">
                  <c:v>-16.257920316394344</c:v>
                </c:pt>
                <c:pt idx="385">
                  <c:v>-16.652341448210176</c:v>
                </c:pt>
                <c:pt idx="386">
                  <c:v>-15.995341229783151</c:v>
                </c:pt>
                <c:pt idx="387">
                  <c:v>-13.528184365774976</c:v>
                </c:pt>
                <c:pt idx="388">
                  <c:v>-15.369615228541178</c:v>
                </c:pt>
                <c:pt idx="389">
                  <c:v>-13.553781850985777</c:v>
                </c:pt>
                <c:pt idx="390">
                  <c:v>-14.973999148672885</c:v>
                </c:pt>
                <c:pt idx="391">
                  <c:v>-15.534510055247338</c:v>
                </c:pt>
                <c:pt idx="392">
                  <c:v>-16.286448746042026</c:v>
                </c:pt>
                <c:pt idx="393">
                  <c:v>-15.054207298021579</c:v>
                </c:pt>
                <c:pt idx="394">
                  <c:v>-15.681228984693545</c:v>
                </c:pt>
                <c:pt idx="395">
                  <c:v>-14.773324106497208</c:v>
                </c:pt>
                <c:pt idx="396">
                  <c:v>-13.444081008239111</c:v>
                </c:pt>
                <c:pt idx="397">
                  <c:v>-12.161103157639484</c:v>
                </c:pt>
                <c:pt idx="398">
                  <c:v>-10.29648580735083</c:v>
                </c:pt>
                <c:pt idx="399">
                  <c:v>-9.9601606250788581</c:v>
                </c:pt>
                <c:pt idx="400">
                  <c:v>-8.7818718073578825</c:v>
                </c:pt>
                <c:pt idx="401">
                  <c:v>-5.7959246632548878</c:v>
                </c:pt>
                <c:pt idx="402">
                  <c:v>3.7866241241404675</c:v>
                </c:pt>
                <c:pt idx="403">
                  <c:v>8.5708216452272143</c:v>
                </c:pt>
                <c:pt idx="404">
                  <c:v>13.485808326992476</c:v>
                </c:pt>
                <c:pt idx="405">
                  <c:v>24.484978643640005</c:v>
                </c:pt>
                <c:pt idx="406">
                  <c:v>37.845218120676783</c:v>
                </c:pt>
                <c:pt idx="407">
                  <c:v>47.825401593469415</c:v>
                </c:pt>
                <c:pt idx="408">
                  <c:v>66.860520087521806</c:v>
                </c:pt>
                <c:pt idx="409">
                  <c:v>89.268576330847722</c:v>
                </c:pt>
                <c:pt idx="410">
                  <c:v>70.402130896168643</c:v>
                </c:pt>
                <c:pt idx="411">
                  <c:v>60.235815169094359</c:v>
                </c:pt>
                <c:pt idx="412">
                  <c:v>53.3411971400878</c:v>
                </c:pt>
                <c:pt idx="413">
                  <c:v>51.495943784468629</c:v>
                </c:pt>
                <c:pt idx="414">
                  <c:v>49.007577358987255</c:v>
                </c:pt>
                <c:pt idx="415">
                  <c:v>45.96970280962968</c:v>
                </c:pt>
                <c:pt idx="416">
                  <c:v>41.341405442923161</c:v>
                </c:pt>
                <c:pt idx="417">
                  <c:v>39.65647637210327</c:v>
                </c:pt>
                <c:pt idx="418">
                  <c:v>38.732794980743613</c:v>
                </c:pt>
                <c:pt idx="419">
                  <c:v>38.519340274111826</c:v>
                </c:pt>
                <c:pt idx="420">
                  <c:v>40.206913301201816</c:v>
                </c:pt>
                <c:pt idx="421">
                  <c:v>39.809737404082945</c:v>
                </c:pt>
                <c:pt idx="422">
                  <c:v>41.627857103035666</c:v>
                </c:pt>
                <c:pt idx="423">
                  <c:v>39.813056157721995</c:v>
                </c:pt>
                <c:pt idx="424">
                  <c:v>36.75344418700606</c:v>
                </c:pt>
                <c:pt idx="425">
                  <c:v>33.903212467385487</c:v>
                </c:pt>
                <c:pt idx="426">
                  <c:v>32.179851003652651</c:v>
                </c:pt>
                <c:pt idx="427">
                  <c:v>31.173763364196084</c:v>
                </c:pt>
                <c:pt idx="428">
                  <c:v>31.776581321974781</c:v>
                </c:pt>
                <c:pt idx="429">
                  <c:v>32.621372484090124</c:v>
                </c:pt>
                <c:pt idx="430">
                  <c:v>32.891605736843793</c:v>
                </c:pt>
                <c:pt idx="431">
                  <c:v>32.944020452977959</c:v>
                </c:pt>
                <c:pt idx="432">
                  <c:v>32.488920244985877</c:v>
                </c:pt>
                <c:pt idx="433">
                  <c:v>32.328760924302877</c:v>
                </c:pt>
                <c:pt idx="434">
                  <c:v>32.779428287944555</c:v>
                </c:pt>
                <c:pt idx="435">
                  <c:v>33.170538981931522</c:v>
                </c:pt>
                <c:pt idx="436">
                  <c:v>33.95922637441123</c:v>
                </c:pt>
                <c:pt idx="437">
                  <c:v>35.806996018774036</c:v>
                </c:pt>
                <c:pt idx="438">
                  <c:v>37.48818495123674</c:v>
                </c:pt>
                <c:pt idx="439">
                  <c:v>38.753701059967575</c:v>
                </c:pt>
                <c:pt idx="440">
                  <c:v>38.916664132864263</c:v>
                </c:pt>
                <c:pt idx="441">
                  <c:v>38.131308313570592</c:v>
                </c:pt>
                <c:pt idx="442">
                  <c:v>36.995288041948506</c:v>
                </c:pt>
                <c:pt idx="443">
                  <c:v>37.204849053015479</c:v>
                </c:pt>
                <c:pt idx="444">
                  <c:v>38.073669259325499</c:v>
                </c:pt>
                <c:pt idx="445">
                  <c:v>40.596949397691198</c:v>
                </c:pt>
                <c:pt idx="446">
                  <c:v>44.215332952416546</c:v>
                </c:pt>
                <c:pt idx="447">
                  <c:v>49.697464032213453</c:v>
                </c:pt>
                <c:pt idx="448">
                  <c:v>52.714770500523265</c:v>
                </c:pt>
                <c:pt idx="449">
                  <c:v>53.323132773902337</c:v>
                </c:pt>
                <c:pt idx="450">
                  <c:v>54.058008321924795</c:v>
                </c:pt>
                <c:pt idx="451">
                  <c:v>55.873249195413138</c:v>
                </c:pt>
                <c:pt idx="452">
                  <c:v>57.887466459386182</c:v>
                </c:pt>
                <c:pt idx="453">
                  <c:v>59.973395513098332</c:v>
                </c:pt>
                <c:pt idx="454">
                  <c:v>68.251088541721685</c:v>
                </c:pt>
                <c:pt idx="455">
                  <c:v>68.51804956956228</c:v>
                </c:pt>
                <c:pt idx="456">
                  <c:v>53.558348148467026</c:v>
                </c:pt>
                <c:pt idx="457">
                  <c:v>33.669249101566066</c:v>
                </c:pt>
                <c:pt idx="458">
                  <c:v>16.220646167339925</c:v>
                </c:pt>
                <c:pt idx="459">
                  <c:v>5.568097843091218</c:v>
                </c:pt>
                <c:pt idx="460">
                  <c:v>1.7348809848164846</c:v>
                </c:pt>
                <c:pt idx="461">
                  <c:v>3.6032803709518832</c:v>
                </c:pt>
                <c:pt idx="462">
                  <c:v>6.9057577424153056</c:v>
                </c:pt>
                <c:pt idx="463">
                  <c:v>8.3323062347375032</c:v>
                </c:pt>
                <c:pt idx="464">
                  <c:v>5.4499896435301718</c:v>
                </c:pt>
                <c:pt idx="465">
                  <c:v>0.67707511398754472</c:v>
                </c:pt>
                <c:pt idx="466">
                  <c:v>-3.3212611663329374</c:v>
                </c:pt>
                <c:pt idx="467">
                  <c:v>-4.4182923863640511</c:v>
                </c:pt>
                <c:pt idx="468">
                  <c:v>-5.2556050438878366</c:v>
                </c:pt>
                <c:pt idx="469">
                  <c:v>-6.5767991757682873</c:v>
                </c:pt>
                <c:pt idx="470">
                  <c:v>-9.0063124818058267</c:v>
                </c:pt>
                <c:pt idx="471">
                  <c:v>-12.44781588653739</c:v>
                </c:pt>
                <c:pt idx="472">
                  <c:v>-14.661754417352949</c:v>
                </c:pt>
                <c:pt idx="473">
                  <c:v>-14.980529271809782</c:v>
                </c:pt>
                <c:pt idx="474">
                  <c:v>-14.350486809193715</c:v>
                </c:pt>
                <c:pt idx="475">
                  <c:v>-13.750738962328501</c:v>
                </c:pt>
                <c:pt idx="476">
                  <c:v>-12.97100280274568</c:v>
                </c:pt>
                <c:pt idx="477">
                  <c:v>-13.361322866731523</c:v>
                </c:pt>
                <c:pt idx="478">
                  <c:v>-14.540689583281372</c:v>
                </c:pt>
                <c:pt idx="479">
                  <c:v>-15.895259689262391</c:v>
                </c:pt>
                <c:pt idx="480">
                  <c:v>-17.063768477984475</c:v>
                </c:pt>
                <c:pt idx="481">
                  <c:v>-17.602908138385423</c:v>
                </c:pt>
                <c:pt idx="482">
                  <c:v>-16.69428542356437</c:v>
                </c:pt>
                <c:pt idx="483">
                  <c:v>-15.400681503139698</c:v>
                </c:pt>
                <c:pt idx="484">
                  <c:v>-14.688308275563827</c:v>
                </c:pt>
                <c:pt idx="485">
                  <c:v>-13.79684939405232</c:v>
                </c:pt>
                <c:pt idx="486">
                  <c:v>-13.648226782803333</c:v>
                </c:pt>
                <c:pt idx="487">
                  <c:v>-14.153756859027707</c:v>
                </c:pt>
                <c:pt idx="488">
                  <c:v>-15.128668775163842</c:v>
                </c:pt>
                <c:pt idx="489">
                  <c:v>-15.596606695315057</c:v>
                </c:pt>
                <c:pt idx="490">
                  <c:v>-14.727560572840636</c:v>
                </c:pt>
                <c:pt idx="491">
                  <c:v>-13.881822565997929</c:v>
                </c:pt>
                <c:pt idx="492">
                  <c:v>-10.121885268127434</c:v>
                </c:pt>
                <c:pt idx="493">
                  <c:v>-9.3113041192801074</c:v>
                </c:pt>
                <c:pt idx="494">
                  <c:v>-8.3977963023582323</c:v>
                </c:pt>
                <c:pt idx="495">
                  <c:v>-7.6917659831384437</c:v>
                </c:pt>
                <c:pt idx="496">
                  <c:v>-6.3945773343981935</c:v>
                </c:pt>
                <c:pt idx="497">
                  <c:v>0.34361347911796125</c:v>
                </c:pt>
                <c:pt idx="498">
                  <c:v>16.034083205542906</c:v>
                </c:pt>
                <c:pt idx="499">
                  <c:v>32.211510190615151</c:v>
                </c:pt>
                <c:pt idx="500">
                  <c:v>43.30995940678438</c:v>
                </c:pt>
                <c:pt idx="501">
                  <c:v>46.039545984918568</c:v>
                </c:pt>
                <c:pt idx="502">
                  <c:v>48.326173483097726</c:v>
                </c:pt>
                <c:pt idx="503">
                  <c:v>49.850151345193154</c:v>
                </c:pt>
                <c:pt idx="504">
                  <c:v>45.205826732127591</c:v>
                </c:pt>
                <c:pt idx="505">
                  <c:v>45.859341665768127</c:v>
                </c:pt>
                <c:pt idx="506">
                  <c:v>44.743349183358312</c:v>
                </c:pt>
                <c:pt idx="507">
                  <c:v>40.982554773544635</c:v>
                </c:pt>
                <c:pt idx="508">
                  <c:v>40.353103649703904</c:v>
                </c:pt>
                <c:pt idx="509">
                  <c:v>38.828748397990204</c:v>
                </c:pt>
                <c:pt idx="510">
                  <c:v>35.138410043422596</c:v>
                </c:pt>
                <c:pt idx="511">
                  <c:v>34.73205911635592</c:v>
                </c:pt>
                <c:pt idx="512">
                  <c:v>34.671615466920734</c:v>
                </c:pt>
                <c:pt idx="513">
                  <c:v>36.411964762760292</c:v>
                </c:pt>
                <c:pt idx="514">
                  <c:v>38.639407580811692</c:v>
                </c:pt>
                <c:pt idx="515">
                  <c:v>42.406543264899177</c:v>
                </c:pt>
                <c:pt idx="516">
                  <c:v>38.950616658320101</c:v>
                </c:pt>
                <c:pt idx="517">
                  <c:v>35.048870809986575</c:v>
                </c:pt>
                <c:pt idx="518">
                  <c:v>31.669103289339628</c:v>
                </c:pt>
                <c:pt idx="519">
                  <c:v>26.88960114166527</c:v>
                </c:pt>
                <c:pt idx="520">
                  <c:v>30.107604692439583</c:v>
                </c:pt>
                <c:pt idx="521">
                  <c:v>27.428712454856377</c:v>
                </c:pt>
                <c:pt idx="522">
                  <c:v>28.512974635530057</c:v>
                </c:pt>
                <c:pt idx="523">
                  <c:v>29.744342889106736</c:v>
                </c:pt>
                <c:pt idx="524">
                  <c:v>30.463716964596511</c:v>
                </c:pt>
                <c:pt idx="525">
                  <c:v>30.460883941528412</c:v>
                </c:pt>
                <c:pt idx="526">
                  <c:v>30.671595970367576</c:v>
                </c:pt>
                <c:pt idx="527">
                  <c:v>30.010982243867911</c:v>
                </c:pt>
                <c:pt idx="528">
                  <c:v>29.945146909039504</c:v>
                </c:pt>
                <c:pt idx="529">
                  <c:v>29.931894743121354</c:v>
                </c:pt>
                <c:pt idx="530">
                  <c:v>30.322662490482234</c:v>
                </c:pt>
                <c:pt idx="531">
                  <c:v>31.232164514132588</c:v>
                </c:pt>
                <c:pt idx="532">
                  <c:v>33.08401576659152</c:v>
                </c:pt>
                <c:pt idx="533">
                  <c:v>35.985148663742621</c:v>
                </c:pt>
                <c:pt idx="534">
                  <c:v>39.111726300553229</c:v>
                </c:pt>
                <c:pt idx="535">
                  <c:v>40.130112527282741</c:v>
                </c:pt>
                <c:pt idx="536">
                  <c:v>39.578293498056127</c:v>
                </c:pt>
                <c:pt idx="537">
                  <c:v>38.063188085955026</c:v>
                </c:pt>
                <c:pt idx="538">
                  <c:v>38.392323570098114</c:v>
                </c:pt>
                <c:pt idx="539">
                  <c:v>42.192434523780662</c:v>
                </c:pt>
                <c:pt idx="540">
                  <c:v>48.870847131865027</c:v>
                </c:pt>
                <c:pt idx="541">
                  <c:v>57.079554211151354</c:v>
                </c:pt>
                <c:pt idx="542">
                  <c:v>63.623518197595608</c:v>
                </c:pt>
                <c:pt idx="543">
                  <c:v>65.675893888905023</c:v>
                </c:pt>
                <c:pt idx="544">
                  <c:v>64.637104106221784</c:v>
                </c:pt>
                <c:pt idx="545">
                  <c:v>61.428481281071001</c:v>
                </c:pt>
                <c:pt idx="546">
                  <c:v>47.563943915334015</c:v>
                </c:pt>
                <c:pt idx="547">
                  <c:v>29.996639093321217</c:v>
                </c:pt>
                <c:pt idx="548">
                  <c:v>18.748453131199955</c:v>
                </c:pt>
                <c:pt idx="549">
                  <c:v>18.212100661572457</c:v>
                </c:pt>
                <c:pt idx="550">
                  <c:v>25.674992503409499</c:v>
                </c:pt>
                <c:pt idx="551">
                  <c:v>28.333846293227175</c:v>
                </c:pt>
                <c:pt idx="552">
                  <c:v>20.7706304274604</c:v>
                </c:pt>
                <c:pt idx="553">
                  <c:v>13.849532375132474</c:v>
                </c:pt>
                <c:pt idx="554">
                  <c:v>8.1731578307288135</c:v>
                </c:pt>
                <c:pt idx="555">
                  <c:v>2.2502318984047256</c:v>
                </c:pt>
                <c:pt idx="556">
                  <c:v>-4.1859209944789271</c:v>
                </c:pt>
                <c:pt idx="557">
                  <c:v>-9.8058046036275357</c:v>
                </c:pt>
                <c:pt idx="558">
                  <c:v>-14.002568665215065</c:v>
                </c:pt>
                <c:pt idx="559">
                  <c:v>-15.355481455037543</c:v>
                </c:pt>
                <c:pt idx="560">
                  <c:v>-15.029986239675504</c:v>
                </c:pt>
                <c:pt idx="561">
                  <c:v>-12.838225606373587</c:v>
                </c:pt>
                <c:pt idx="562">
                  <c:v>-11.782139516427693</c:v>
                </c:pt>
                <c:pt idx="563">
                  <c:v>-12.048977446839292</c:v>
                </c:pt>
                <c:pt idx="564">
                  <c:v>-13.864956825255492</c:v>
                </c:pt>
                <c:pt idx="565">
                  <c:v>-16.056508554889962</c:v>
                </c:pt>
                <c:pt idx="566">
                  <c:v>-18.494445604626126</c:v>
                </c:pt>
                <c:pt idx="567">
                  <c:v>-20.729122643800352</c:v>
                </c:pt>
                <c:pt idx="568">
                  <c:v>-21.142692845457159</c:v>
                </c:pt>
                <c:pt idx="569">
                  <c:v>-20.53767764911078</c:v>
                </c:pt>
                <c:pt idx="570">
                  <c:v>-18.948458810960734</c:v>
                </c:pt>
                <c:pt idx="571">
                  <c:v>-17.573688156010412</c:v>
                </c:pt>
                <c:pt idx="572">
                  <c:v>-16.896770567370346</c:v>
                </c:pt>
                <c:pt idx="573">
                  <c:v>-17.995191329311918</c:v>
                </c:pt>
                <c:pt idx="574">
                  <c:v>-19.706822886293608</c:v>
                </c:pt>
                <c:pt idx="575">
                  <c:v>-21.483284253446776</c:v>
                </c:pt>
                <c:pt idx="576">
                  <c:v>-22.536078796781549</c:v>
                </c:pt>
                <c:pt idx="577">
                  <c:v>-22.188125489379001</c:v>
                </c:pt>
                <c:pt idx="578">
                  <c:v>-20.946854238967354</c:v>
                </c:pt>
                <c:pt idx="579">
                  <c:v>-19.44170844519827</c:v>
                </c:pt>
                <c:pt idx="580">
                  <c:v>-18.596579222124873</c:v>
                </c:pt>
                <c:pt idx="581">
                  <c:v>-18.144855647120998</c:v>
                </c:pt>
                <c:pt idx="582">
                  <c:v>-18.160281364298314</c:v>
                </c:pt>
                <c:pt idx="583">
                  <c:v>-19.145138444620976</c:v>
                </c:pt>
                <c:pt idx="584">
                  <c:v>-20.738225693344145</c:v>
                </c:pt>
                <c:pt idx="585">
                  <c:v>-21.846493513667838</c:v>
                </c:pt>
                <c:pt idx="586">
                  <c:v>-19.952406455990225</c:v>
                </c:pt>
                <c:pt idx="587">
                  <c:v>-18.88870965017675</c:v>
                </c:pt>
                <c:pt idx="588">
                  <c:v>-17.499243110458355</c:v>
                </c:pt>
                <c:pt idx="589">
                  <c:v>-15.274699009371945</c:v>
                </c:pt>
                <c:pt idx="590">
                  <c:v>-12.896140695087745</c:v>
                </c:pt>
                <c:pt idx="591">
                  <c:v>-9.1609044650714395</c:v>
                </c:pt>
                <c:pt idx="592">
                  <c:v>-7.1254600701774615</c:v>
                </c:pt>
                <c:pt idx="593">
                  <c:v>-6.9091196885399393</c:v>
                </c:pt>
                <c:pt idx="594">
                  <c:v>-5.7074138450177312</c:v>
                </c:pt>
                <c:pt idx="595">
                  <c:v>3.9525744469584998</c:v>
                </c:pt>
                <c:pt idx="596">
                  <c:v>37.793296314292093</c:v>
                </c:pt>
                <c:pt idx="597">
                  <c:v>69.370802291383868</c:v>
                </c:pt>
                <c:pt idx="598">
                  <c:v>65.610860113637443</c:v>
                </c:pt>
                <c:pt idx="599">
                  <c:v>57.107208699203831</c:v>
                </c:pt>
                <c:pt idx="600">
                  <c:v>50.43283318131612</c:v>
                </c:pt>
                <c:pt idx="601">
                  <c:v>46.820240925629243</c:v>
                </c:pt>
                <c:pt idx="602">
                  <c:v>44.082557368154646</c:v>
                </c:pt>
                <c:pt idx="603">
                  <c:v>40.15006755006106</c:v>
                </c:pt>
                <c:pt idx="604">
                  <c:v>38.621339709895274</c:v>
                </c:pt>
                <c:pt idx="605">
                  <c:v>38.599760580532923</c:v>
                </c:pt>
                <c:pt idx="606">
                  <c:v>38.21970817237154</c:v>
                </c:pt>
                <c:pt idx="607">
                  <c:v>36.839329099109563</c:v>
                </c:pt>
                <c:pt idx="608">
                  <c:v>36.20775499227495</c:v>
                </c:pt>
                <c:pt idx="609">
                  <c:v>36.125985136500809</c:v>
                </c:pt>
                <c:pt idx="610">
                  <c:v>34.666638380347067</c:v>
                </c:pt>
                <c:pt idx="611">
                  <c:v>34.528220382270959</c:v>
                </c:pt>
                <c:pt idx="612">
                  <c:v>34.915156079027106</c:v>
                </c:pt>
                <c:pt idx="613">
                  <c:v>36.083191184042676</c:v>
                </c:pt>
                <c:pt idx="614">
                  <c:v>36.657164888173817</c:v>
                </c:pt>
                <c:pt idx="615">
                  <c:v>36.974312680051263</c:v>
                </c:pt>
                <c:pt idx="616">
                  <c:v>37.949527143762189</c:v>
                </c:pt>
                <c:pt idx="617">
                  <c:v>38.432578209095688</c:v>
                </c:pt>
                <c:pt idx="618">
                  <c:v>37.746794274988687</c:v>
                </c:pt>
                <c:pt idx="619">
                  <c:v>37.229714890290929</c:v>
                </c:pt>
                <c:pt idx="620">
                  <c:v>36.816862786667087</c:v>
                </c:pt>
                <c:pt idx="621">
                  <c:v>36.365982367776432</c:v>
                </c:pt>
                <c:pt idx="622">
                  <c:v>36.538260775209253</c:v>
                </c:pt>
                <c:pt idx="623">
                  <c:v>36.101535724516793</c:v>
                </c:pt>
                <c:pt idx="624">
                  <c:v>35.006444556875984</c:v>
                </c:pt>
                <c:pt idx="625">
                  <c:v>34.840339455781624</c:v>
                </c:pt>
                <c:pt idx="626">
                  <c:v>35.409779570005789</c:v>
                </c:pt>
                <c:pt idx="627">
                  <c:v>36.736910128435213</c:v>
                </c:pt>
                <c:pt idx="628">
                  <c:v>37.970274288410302</c:v>
                </c:pt>
                <c:pt idx="629">
                  <c:v>37.136106323277168</c:v>
                </c:pt>
                <c:pt idx="630">
                  <c:v>37.278576604209803</c:v>
                </c:pt>
                <c:pt idx="631">
                  <c:v>38.017362830783973</c:v>
                </c:pt>
                <c:pt idx="632">
                  <c:v>37.834179556807086</c:v>
                </c:pt>
                <c:pt idx="633">
                  <c:v>38.069995301016512</c:v>
                </c:pt>
                <c:pt idx="634">
                  <c:v>38.24984315147956</c:v>
                </c:pt>
                <c:pt idx="635">
                  <c:v>39.724934930874497</c:v>
                </c:pt>
                <c:pt idx="636">
                  <c:v>43.146198784707828</c:v>
                </c:pt>
                <c:pt idx="637">
                  <c:v>47.590773992182001</c:v>
                </c:pt>
                <c:pt idx="638">
                  <c:v>52.462252282224128</c:v>
                </c:pt>
                <c:pt idx="639">
                  <c:v>56.652745210405257</c:v>
                </c:pt>
                <c:pt idx="640">
                  <c:v>59.3774262917375</c:v>
                </c:pt>
                <c:pt idx="641">
                  <c:v>60.748036340929772</c:v>
                </c:pt>
                <c:pt idx="642">
                  <c:v>61.826361740553992</c:v>
                </c:pt>
                <c:pt idx="643">
                  <c:v>61.811421709186043</c:v>
                </c:pt>
                <c:pt idx="644">
                  <c:v>58.82512003191129</c:v>
                </c:pt>
                <c:pt idx="645">
                  <c:v>51.392731260977563</c:v>
                </c:pt>
                <c:pt idx="646">
                  <c:v>44.175292954679342</c:v>
                </c:pt>
                <c:pt idx="647">
                  <c:v>39.303379095553538</c:v>
                </c:pt>
                <c:pt idx="648">
                  <c:v>32.885444613302276</c:v>
                </c:pt>
                <c:pt idx="649">
                  <c:v>24.392826779115879</c:v>
                </c:pt>
                <c:pt idx="650">
                  <c:v>15.770379666146859</c:v>
                </c:pt>
                <c:pt idx="651">
                  <c:v>9.5090849387767893</c:v>
                </c:pt>
                <c:pt idx="652">
                  <c:v>8.0011927787236896</c:v>
                </c:pt>
                <c:pt idx="653">
                  <c:v>6.9030451989475354</c:v>
                </c:pt>
                <c:pt idx="654">
                  <c:v>5.4133906716723157</c:v>
                </c:pt>
                <c:pt idx="655">
                  <c:v>5.1513835319858909</c:v>
                </c:pt>
                <c:pt idx="656">
                  <c:v>1.5944799383200086</c:v>
                </c:pt>
                <c:pt idx="657">
                  <c:v>-3.0334681100539136</c:v>
                </c:pt>
                <c:pt idx="658">
                  <c:v>-7.6978726661629668</c:v>
                </c:pt>
                <c:pt idx="659">
                  <c:v>-10.348685585217586</c:v>
                </c:pt>
                <c:pt idx="660">
                  <c:v>-12.914025782944046</c:v>
                </c:pt>
                <c:pt idx="661">
                  <c:v>-14.718792907605385</c:v>
                </c:pt>
                <c:pt idx="662">
                  <c:v>-15.677697282836553</c:v>
                </c:pt>
                <c:pt idx="663">
                  <c:v>-15.31032025307872</c:v>
                </c:pt>
                <c:pt idx="664">
                  <c:v>-15.488391115469863</c:v>
                </c:pt>
                <c:pt idx="665">
                  <c:v>-15.186252755976117</c:v>
                </c:pt>
                <c:pt idx="666">
                  <c:v>-14.876257929163458</c:v>
                </c:pt>
                <c:pt idx="667">
                  <c:v>-15.125641256425089</c:v>
                </c:pt>
                <c:pt idx="668">
                  <c:v>-15.715587099908948</c:v>
                </c:pt>
                <c:pt idx="669">
                  <c:v>-16.991070854510738</c:v>
                </c:pt>
                <c:pt idx="670">
                  <c:v>-17.738633118157608</c:v>
                </c:pt>
                <c:pt idx="671">
                  <c:v>-18.644747904172643</c:v>
                </c:pt>
                <c:pt idx="672">
                  <c:v>-17.562198234382137</c:v>
                </c:pt>
                <c:pt idx="673">
                  <c:v>-16.878727880401637</c:v>
                </c:pt>
                <c:pt idx="674">
                  <c:v>-16.898803067374708</c:v>
                </c:pt>
                <c:pt idx="675">
                  <c:v>-16.801864225818033</c:v>
                </c:pt>
                <c:pt idx="676">
                  <c:v>-17.436368072378635</c:v>
                </c:pt>
                <c:pt idx="677">
                  <c:v>-18.202368804351309</c:v>
                </c:pt>
                <c:pt idx="678">
                  <c:v>-18.905367360983494</c:v>
                </c:pt>
                <c:pt idx="679">
                  <c:v>-19.133713720638969</c:v>
                </c:pt>
                <c:pt idx="680">
                  <c:v>-19.037581789075471</c:v>
                </c:pt>
                <c:pt idx="681">
                  <c:v>-17.468619722969976</c:v>
                </c:pt>
                <c:pt idx="682">
                  <c:v>-15.388098116434216</c:v>
                </c:pt>
                <c:pt idx="683">
                  <c:v>-13.972066847907472</c:v>
                </c:pt>
                <c:pt idx="684">
                  <c:v>-13.316478024138247</c:v>
                </c:pt>
                <c:pt idx="685">
                  <c:v>-13.054513958835937</c:v>
                </c:pt>
                <c:pt idx="686">
                  <c:v>-12.623947478357509</c:v>
                </c:pt>
                <c:pt idx="687">
                  <c:v>-11.674959309420819</c:v>
                </c:pt>
                <c:pt idx="688">
                  <c:v>-8.3731695272726263</c:v>
                </c:pt>
                <c:pt idx="689">
                  <c:v>-2.9415307096408654</c:v>
                </c:pt>
                <c:pt idx="690">
                  <c:v>7.9670291657685954</c:v>
                </c:pt>
                <c:pt idx="691">
                  <c:v>19.415071282994035</c:v>
                </c:pt>
                <c:pt idx="692">
                  <c:v>28.436802292694352</c:v>
                </c:pt>
                <c:pt idx="693">
                  <c:v>38.448231803837722</c:v>
                </c:pt>
                <c:pt idx="694">
                  <c:v>44.269583509190987</c:v>
                </c:pt>
                <c:pt idx="695">
                  <c:v>48.287295549306748</c:v>
                </c:pt>
                <c:pt idx="696">
                  <c:v>50.818950165816361</c:v>
                </c:pt>
                <c:pt idx="697">
                  <c:v>52.348270457177833</c:v>
                </c:pt>
                <c:pt idx="698">
                  <c:v>52.55660495108625</c:v>
                </c:pt>
                <c:pt idx="699">
                  <c:v>52.139933894661041</c:v>
                </c:pt>
                <c:pt idx="700">
                  <c:v>52.15018258817998</c:v>
                </c:pt>
                <c:pt idx="701">
                  <c:v>53.021035554701157</c:v>
                </c:pt>
                <c:pt idx="702">
                  <c:v>50.354448659947373</c:v>
                </c:pt>
                <c:pt idx="703">
                  <c:v>47.873271384898189</c:v>
                </c:pt>
                <c:pt idx="704">
                  <c:v>46.100146391434151</c:v>
                </c:pt>
                <c:pt idx="705">
                  <c:v>41.880188640830845</c:v>
                </c:pt>
                <c:pt idx="706">
                  <c:v>41.149559639187686</c:v>
                </c:pt>
                <c:pt idx="707">
                  <c:v>40.992551332588683</c:v>
                </c:pt>
                <c:pt idx="708">
                  <c:v>42.223887340229425</c:v>
                </c:pt>
                <c:pt idx="709">
                  <c:v>43.757618209984635</c:v>
                </c:pt>
                <c:pt idx="710">
                  <c:v>46.026265255223578</c:v>
                </c:pt>
                <c:pt idx="711">
                  <c:v>47.742702942631041</c:v>
                </c:pt>
                <c:pt idx="712">
                  <c:v>48.758172667648182</c:v>
                </c:pt>
                <c:pt idx="713">
                  <c:v>49.598075761048747</c:v>
                </c:pt>
                <c:pt idx="714">
                  <c:v>48.850363371953961</c:v>
                </c:pt>
                <c:pt idx="715">
                  <c:v>46.847244510727478</c:v>
                </c:pt>
                <c:pt idx="716">
                  <c:v>45.749804471434018</c:v>
                </c:pt>
                <c:pt idx="717">
                  <c:v>43.965632327947148</c:v>
                </c:pt>
                <c:pt idx="718">
                  <c:v>42.168246452769665</c:v>
                </c:pt>
                <c:pt idx="719">
                  <c:v>40.986379525361926</c:v>
                </c:pt>
                <c:pt idx="720">
                  <c:v>40.320628120669816</c:v>
                </c:pt>
                <c:pt idx="721">
                  <c:v>40.597435769126918</c:v>
                </c:pt>
                <c:pt idx="722">
                  <c:v>42.125393436877538</c:v>
                </c:pt>
                <c:pt idx="723">
                  <c:v>45.636229049156469</c:v>
                </c:pt>
                <c:pt idx="724">
                  <c:v>49.824327077668556</c:v>
                </c:pt>
                <c:pt idx="725">
                  <c:v>52.81495803324264</c:v>
                </c:pt>
                <c:pt idx="726">
                  <c:v>54.66285895164647</c:v>
                </c:pt>
                <c:pt idx="727">
                  <c:v>53.788360241060452</c:v>
                </c:pt>
                <c:pt idx="728">
                  <c:v>52.19963337560948</c:v>
                </c:pt>
                <c:pt idx="729">
                  <c:v>49.908043137915087</c:v>
                </c:pt>
                <c:pt idx="730">
                  <c:v>46.96900242280153</c:v>
                </c:pt>
                <c:pt idx="731">
                  <c:v>45.909365475296916</c:v>
                </c:pt>
                <c:pt idx="732">
                  <c:v>47.177176482394984</c:v>
                </c:pt>
                <c:pt idx="733">
                  <c:v>49.922350324996849</c:v>
                </c:pt>
                <c:pt idx="734">
                  <c:v>52.357571477850279</c:v>
                </c:pt>
                <c:pt idx="735">
                  <c:v>54.53984882881398</c:v>
                </c:pt>
                <c:pt idx="736">
                  <c:v>56.174585361561</c:v>
                </c:pt>
                <c:pt idx="737">
                  <c:v>57.49946021608082</c:v>
                </c:pt>
                <c:pt idx="738">
                  <c:v>59.202470853495306</c:v>
                </c:pt>
                <c:pt idx="739">
                  <c:v>61.245781620048135</c:v>
                </c:pt>
                <c:pt idx="740">
                  <c:v>62.445403705142972</c:v>
                </c:pt>
                <c:pt idx="741">
                  <c:v>63.167772193355667</c:v>
                </c:pt>
                <c:pt idx="742">
                  <c:v>63.22187697077544</c:v>
                </c:pt>
                <c:pt idx="743">
                  <c:v>62.368613501093122</c:v>
                </c:pt>
                <c:pt idx="744">
                  <c:v>53.688176005098413</c:v>
                </c:pt>
                <c:pt idx="745">
                  <c:v>37.166845664967184</c:v>
                </c:pt>
                <c:pt idx="746">
                  <c:v>22.338225007728717</c:v>
                </c:pt>
                <c:pt idx="747">
                  <c:v>11.271403806907736</c:v>
                </c:pt>
                <c:pt idx="748">
                  <c:v>13.806228119979643</c:v>
                </c:pt>
                <c:pt idx="749">
                  <c:v>10.096289992472409</c:v>
                </c:pt>
                <c:pt idx="750">
                  <c:v>10.74203087572617</c:v>
                </c:pt>
                <c:pt idx="751">
                  <c:v>7.8449434412806029</c:v>
                </c:pt>
                <c:pt idx="752">
                  <c:v>3.6565374745946864</c:v>
                </c:pt>
                <c:pt idx="753">
                  <c:v>1.6272340566374852</c:v>
                </c:pt>
                <c:pt idx="754">
                  <c:v>-2.4809293199673212</c:v>
                </c:pt>
                <c:pt idx="755">
                  <c:v>-5.3485850863798952</c:v>
                </c:pt>
                <c:pt idx="756">
                  <c:v>-7.2923051288103116</c:v>
                </c:pt>
                <c:pt idx="757">
                  <c:v>-8.8407554185967321</c:v>
                </c:pt>
                <c:pt idx="758">
                  <c:v>-9.8036560901367942</c:v>
                </c:pt>
                <c:pt idx="759">
                  <c:v>-10.459715355885249</c:v>
                </c:pt>
                <c:pt idx="760">
                  <c:v>-11.773588810667627</c:v>
                </c:pt>
                <c:pt idx="761">
                  <c:v>-13.273456902526039</c:v>
                </c:pt>
                <c:pt idx="762">
                  <c:v>-15.612013807038496</c:v>
                </c:pt>
                <c:pt idx="763">
                  <c:v>-16.957213250568504</c:v>
                </c:pt>
                <c:pt idx="764">
                  <c:v>-18.237314688221847</c:v>
                </c:pt>
                <c:pt idx="765">
                  <c:v>-18.552257019688973</c:v>
                </c:pt>
                <c:pt idx="766">
                  <c:v>-18.672478264928987</c:v>
                </c:pt>
                <c:pt idx="767">
                  <c:v>-17.89145431918384</c:v>
                </c:pt>
                <c:pt idx="768">
                  <c:v>-16.920668828691383</c:v>
                </c:pt>
                <c:pt idx="769">
                  <c:v>-16.914827343452099</c:v>
                </c:pt>
                <c:pt idx="770">
                  <c:v>-17.999165674720842</c:v>
                </c:pt>
                <c:pt idx="771">
                  <c:v>-19.154691981498541</c:v>
                </c:pt>
                <c:pt idx="772">
                  <c:v>-19.767150582186499</c:v>
                </c:pt>
                <c:pt idx="773">
                  <c:v>-19.311412742919867</c:v>
                </c:pt>
                <c:pt idx="774">
                  <c:v>-18.79122664772482</c:v>
                </c:pt>
                <c:pt idx="775">
                  <c:v>-17.900701354890845</c:v>
                </c:pt>
                <c:pt idx="776">
                  <c:v>-16.683684667922716</c:v>
                </c:pt>
                <c:pt idx="777">
                  <c:v>-16.125507179886128</c:v>
                </c:pt>
                <c:pt idx="778">
                  <c:v>-17.450456675629507</c:v>
                </c:pt>
                <c:pt idx="779">
                  <c:v>-17.075690644302536</c:v>
                </c:pt>
                <c:pt idx="780">
                  <c:v>-15.839008734184368</c:v>
                </c:pt>
                <c:pt idx="781">
                  <c:v>-13.727604049782235</c:v>
                </c:pt>
                <c:pt idx="782">
                  <c:v>-10.188961797366732</c:v>
                </c:pt>
                <c:pt idx="783">
                  <c:v>-4.2448611144059347</c:v>
                </c:pt>
                <c:pt idx="784">
                  <c:v>2.3126645110754835</c:v>
                </c:pt>
                <c:pt idx="785">
                  <c:v>11.030902919804639</c:v>
                </c:pt>
                <c:pt idx="786">
                  <c:v>20.594251345322025</c:v>
                </c:pt>
                <c:pt idx="787">
                  <c:v>34.759787275966367</c:v>
                </c:pt>
                <c:pt idx="788">
                  <c:v>51.870265746697513</c:v>
                </c:pt>
                <c:pt idx="789">
                  <c:v>60.704775350521238</c:v>
                </c:pt>
                <c:pt idx="790">
                  <c:v>59.616424063240828</c:v>
                </c:pt>
                <c:pt idx="791">
                  <c:v>58.617299006586471</c:v>
                </c:pt>
                <c:pt idx="792">
                  <c:v>58.769254165518255</c:v>
                </c:pt>
                <c:pt idx="793">
                  <c:v>57.430989807369826</c:v>
                </c:pt>
                <c:pt idx="794">
                  <c:v>56.062143561592755</c:v>
                </c:pt>
                <c:pt idx="795">
                  <c:v>54.079645031627003</c:v>
                </c:pt>
                <c:pt idx="796">
                  <c:v>52.658255461363844</c:v>
                </c:pt>
                <c:pt idx="797">
                  <c:v>53.201445762087367</c:v>
                </c:pt>
                <c:pt idx="798">
                  <c:v>53.373960521405571</c:v>
                </c:pt>
                <c:pt idx="799">
                  <c:v>52.974151125628723</c:v>
                </c:pt>
                <c:pt idx="800">
                  <c:v>53.057437152510573</c:v>
                </c:pt>
                <c:pt idx="801">
                  <c:v>53.606640049583426</c:v>
                </c:pt>
                <c:pt idx="802">
                  <c:v>53.37981254916803</c:v>
                </c:pt>
                <c:pt idx="803">
                  <c:v>53.814654223977541</c:v>
                </c:pt>
                <c:pt idx="804">
                  <c:v>54.113699672106016</c:v>
                </c:pt>
                <c:pt idx="805">
                  <c:v>53.675417676024672</c:v>
                </c:pt>
                <c:pt idx="806">
                  <c:v>52.381759971265652</c:v>
                </c:pt>
                <c:pt idx="807">
                  <c:v>50.20297705098131</c:v>
                </c:pt>
                <c:pt idx="808">
                  <c:v>46.480452451613012</c:v>
                </c:pt>
                <c:pt idx="809">
                  <c:v>42.546251863975911</c:v>
                </c:pt>
                <c:pt idx="810">
                  <c:v>39.340395768260287</c:v>
                </c:pt>
                <c:pt idx="811">
                  <c:v>39.727235090442448</c:v>
                </c:pt>
                <c:pt idx="812">
                  <c:v>39.604422671148818</c:v>
                </c:pt>
                <c:pt idx="813">
                  <c:v>42.986274575815081</c:v>
                </c:pt>
                <c:pt idx="814">
                  <c:v>45.75728693585657</c:v>
                </c:pt>
                <c:pt idx="815">
                  <c:v>50.893111124270725</c:v>
                </c:pt>
                <c:pt idx="816">
                  <c:v>53.694441641341342</c:v>
                </c:pt>
                <c:pt idx="817">
                  <c:v>53.942387833270963</c:v>
                </c:pt>
                <c:pt idx="818">
                  <c:v>52.21302213288417</c:v>
                </c:pt>
                <c:pt idx="819">
                  <c:v>48.885530076920126</c:v>
                </c:pt>
                <c:pt idx="820">
                  <c:v>46.714523719780033</c:v>
                </c:pt>
                <c:pt idx="821">
                  <c:v>45.135328890213643</c:v>
                </c:pt>
                <c:pt idx="822">
                  <c:v>44.32124174411566</c:v>
                </c:pt>
                <c:pt idx="823">
                  <c:v>46.69921897186039</c:v>
                </c:pt>
                <c:pt idx="824">
                  <c:v>50.917010973751303</c:v>
                </c:pt>
                <c:pt idx="825">
                  <c:v>55.567635525366896</c:v>
                </c:pt>
                <c:pt idx="826">
                  <c:v>60.313160450766269</c:v>
                </c:pt>
                <c:pt idx="827">
                  <c:v>63.744096701315193</c:v>
                </c:pt>
                <c:pt idx="828">
                  <c:v>65.801640677404407</c:v>
                </c:pt>
                <c:pt idx="829">
                  <c:v>65.769238180955895</c:v>
                </c:pt>
                <c:pt idx="830">
                  <c:v>64.278410747832851</c:v>
                </c:pt>
                <c:pt idx="831">
                  <c:v>64.483306459389595</c:v>
                </c:pt>
                <c:pt idx="832">
                  <c:v>64.874937301742364</c:v>
                </c:pt>
                <c:pt idx="833">
                  <c:v>65.370114174462373</c:v>
                </c:pt>
                <c:pt idx="834">
                  <c:v>64.695639222594963</c:v>
                </c:pt>
                <c:pt idx="835">
                  <c:v>60.727098218484301</c:v>
                </c:pt>
                <c:pt idx="836">
                  <c:v>52.291510946269099</c:v>
                </c:pt>
                <c:pt idx="837">
                  <c:v>35.90223529046137</c:v>
                </c:pt>
                <c:pt idx="838">
                  <c:v>20.966910014462567</c:v>
                </c:pt>
                <c:pt idx="839">
                  <c:v>13.602346289831269</c:v>
                </c:pt>
                <c:pt idx="840">
                  <c:v>9.0110837891117672</c:v>
                </c:pt>
                <c:pt idx="841">
                  <c:v>7.5537535670309968</c:v>
                </c:pt>
                <c:pt idx="842">
                  <c:v>7.6521699944194426</c:v>
                </c:pt>
                <c:pt idx="843">
                  <c:v>8.9437383211271033</c:v>
                </c:pt>
                <c:pt idx="844">
                  <c:v>7.8427946413691654</c:v>
                </c:pt>
                <c:pt idx="845">
                  <c:v>6.0217097194661395</c:v>
                </c:pt>
                <c:pt idx="846">
                  <c:v>3.5454324033255884</c:v>
                </c:pt>
                <c:pt idx="847">
                  <c:v>1.9659434288904354</c:v>
                </c:pt>
                <c:pt idx="848">
                  <c:v>-0.34742207163211408</c:v>
                </c:pt>
                <c:pt idx="849">
                  <c:v>-3.569545676003584</c:v>
                </c:pt>
                <c:pt idx="850">
                  <c:v>-7.4967504348453353</c:v>
                </c:pt>
                <c:pt idx="851">
                  <c:v>-10.302354591385532</c:v>
                </c:pt>
                <c:pt idx="852">
                  <c:v>-11.457510234739161</c:v>
                </c:pt>
                <c:pt idx="853">
                  <c:v>-10.511027746883975</c:v>
                </c:pt>
                <c:pt idx="854">
                  <c:v>-10.202167162202715</c:v>
                </c:pt>
                <c:pt idx="855">
                  <c:v>-10.114127514824053</c:v>
                </c:pt>
                <c:pt idx="856">
                  <c:v>-10.789593073586865</c:v>
                </c:pt>
                <c:pt idx="857">
                  <c:v>-11.700091376069173</c:v>
                </c:pt>
                <c:pt idx="858">
                  <c:v>-12.18714424853237</c:v>
                </c:pt>
                <c:pt idx="859">
                  <c:v>-12.006835439699156</c:v>
                </c:pt>
                <c:pt idx="860">
                  <c:v>-10.964380584979851</c:v>
                </c:pt>
                <c:pt idx="861">
                  <c:v>-9.862987403047546</c:v>
                </c:pt>
                <c:pt idx="862">
                  <c:v>-9.4565277880422993</c:v>
                </c:pt>
                <c:pt idx="863">
                  <c:v>-9.7877932694499954</c:v>
                </c:pt>
                <c:pt idx="864">
                  <c:v>-10.947936775640134</c:v>
                </c:pt>
                <c:pt idx="865">
                  <c:v>-10.910733344449572</c:v>
                </c:pt>
                <c:pt idx="866">
                  <c:v>-10.368821687552797</c:v>
                </c:pt>
                <c:pt idx="867">
                  <c:v>-10.39953804126519</c:v>
                </c:pt>
                <c:pt idx="868">
                  <c:v>-11.503920351241915</c:v>
                </c:pt>
                <c:pt idx="869">
                  <c:v>-14.201143600571077</c:v>
                </c:pt>
                <c:pt idx="870">
                  <c:v>-15.38144473608379</c:v>
                </c:pt>
                <c:pt idx="871">
                  <c:v>-15.472508379778024</c:v>
                </c:pt>
                <c:pt idx="872">
                  <c:v>-16.211867699110552</c:v>
                </c:pt>
                <c:pt idx="873">
                  <c:v>-14.40372411085634</c:v>
                </c:pt>
                <c:pt idx="874">
                  <c:v>-4.0554921195238487</c:v>
                </c:pt>
                <c:pt idx="875">
                  <c:v>5.3882532613194165</c:v>
                </c:pt>
                <c:pt idx="876">
                  <c:v>18.994361188394755</c:v>
                </c:pt>
                <c:pt idx="877">
                  <c:v>30.533838591080858</c:v>
                </c:pt>
                <c:pt idx="878">
                  <c:v>29.431939681317075</c:v>
                </c:pt>
                <c:pt idx="879">
                  <c:v>29.254105671729739</c:v>
                </c:pt>
                <c:pt idx="880">
                  <c:v>32.938486393166357</c:v>
                </c:pt>
                <c:pt idx="881">
                  <c:v>43.270336111221987</c:v>
                </c:pt>
                <c:pt idx="882">
                  <c:v>50.277711656242928</c:v>
                </c:pt>
                <c:pt idx="883">
                  <c:v>55.356526291474118</c:v>
                </c:pt>
                <c:pt idx="884">
                  <c:v>56.238248625614958</c:v>
                </c:pt>
                <c:pt idx="885">
                  <c:v>54.149305004523548</c:v>
                </c:pt>
                <c:pt idx="886">
                  <c:v>51.580140473166345</c:v>
                </c:pt>
                <c:pt idx="887">
                  <c:v>50.514455994969516</c:v>
                </c:pt>
                <c:pt idx="888">
                  <c:v>49.262698887717185</c:v>
                </c:pt>
                <c:pt idx="889">
                  <c:v>48.357332707160573</c:v>
                </c:pt>
                <c:pt idx="890">
                  <c:v>49.137451635235948</c:v>
                </c:pt>
                <c:pt idx="891">
                  <c:v>50.551860938534418</c:v>
                </c:pt>
                <c:pt idx="892">
                  <c:v>52.150460271268713</c:v>
                </c:pt>
                <c:pt idx="893">
                  <c:v>52.11311940973021</c:v>
                </c:pt>
                <c:pt idx="894">
                  <c:v>50.42511257409452</c:v>
                </c:pt>
                <c:pt idx="895">
                  <c:v>49.688741785407537</c:v>
                </c:pt>
                <c:pt idx="896">
                  <c:v>50.111543715801808</c:v>
                </c:pt>
                <c:pt idx="897">
                  <c:v>51.381597259600241</c:v>
                </c:pt>
                <c:pt idx="898">
                  <c:v>52.209701587723629</c:v>
                </c:pt>
                <c:pt idx="899">
                  <c:v>52.77290472858828</c:v>
                </c:pt>
                <c:pt idx="900">
                  <c:v>52.093744204569319</c:v>
                </c:pt>
                <c:pt idx="901">
                  <c:v>49.958861209482755</c:v>
                </c:pt>
                <c:pt idx="902">
                  <c:v>47.879034186865916</c:v>
                </c:pt>
                <c:pt idx="903">
                  <c:v>45.263801326294441</c:v>
                </c:pt>
                <c:pt idx="904">
                  <c:v>42.852546601247283</c:v>
                </c:pt>
                <c:pt idx="905">
                  <c:v>41.158911662550736</c:v>
                </c:pt>
                <c:pt idx="906">
                  <c:v>40.317058876217587</c:v>
                </c:pt>
                <c:pt idx="907">
                  <c:v>40.64983483641393</c:v>
                </c:pt>
                <c:pt idx="908">
                  <c:v>41.712127510830548</c:v>
                </c:pt>
                <c:pt idx="909">
                  <c:v>43.128489212741776</c:v>
                </c:pt>
                <c:pt idx="910">
                  <c:v>46.167800923656166</c:v>
                </c:pt>
                <c:pt idx="911">
                  <c:v>50.331419631543021</c:v>
                </c:pt>
                <c:pt idx="912">
                  <c:v>53.902324456330405</c:v>
                </c:pt>
                <c:pt idx="913">
                  <c:v>55.103928421780182</c:v>
                </c:pt>
                <c:pt idx="914">
                  <c:v>53.325589926809734</c:v>
                </c:pt>
                <c:pt idx="915">
                  <c:v>50.580178053655011</c:v>
                </c:pt>
                <c:pt idx="916">
                  <c:v>47.189128287395299</c:v>
                </c:pt>
                <c:pt idx="917">
                  <c:v>42.816160957547062</c:v>
                </c:pt>
                <c:pt idx="918">
                  <c:v>40.218826540406354</c:v>
                </c:pt>
                <c:pt idx="919">
                  <c:v>39.999965269614911</c:v>
                </c:pt>
                <c:pt idx="920">
                  <c:v>41.405067244570752</c:v>
                </c:pt>
                <c:pt idx="921">
                  <c:v>44.318393296332658</c:v>
                </c:pt>
                <c:pt idx="922">
                  <c:v>47.662780834825419</c:v>
                </c:pt>
                <c:pt idx="923">
                  <c:v>49.894510517099029</c:v>
                </c:pt>
                <c:pt idx="924">
                  <c:v>51.910563509910332</c:v>
                </c:pt>
                <c:pt idx="925">
                  <c:v>53.083136082529705</c:v>
                </c:pt>
                <c:pt idx="926">
                  <c:v>54.123694356525945</c:v>
                </c:pt>
                <c:pt idx="927">
                  <c:v>55.017834358878837</c:v>
                </c:pt>
                <c:pt idx="928">
                  <c:v>54.316721326935678</c:v>
                </c:pt>
                <c:pt idx="929">
                  <c:v>46.488015472815263</c:v>
                </c:pt>
                <c:pt idx="930">
                  <c:v>37.173254117848238</c:v>
                </c:pt>
                <c:pt idx="931">
                  <c:v>29.319841055134521</c:v>
                </c:pt>
                <c:pt idx="932">
                  <c:v>29.771074068432174</c:v>
                </c:pt>
                <c:pt idx="933">
                  <c:v>37.618046990959215</c:v>
                </c:pt>
                <c:pt idx="934">
                  <c:v>42.881586680502572</c:v>
                </c:pt>
                <c:pt idx="935">
                  <c:v>34.448555903414061</c:v>
                </c:pt>
                <c:pt idx="936">
                  <c:v>18.861447798298929</c:v>
                </c:pt>
                <c:pt idx="937">
                  <c:v>8.9659994837775034</c:v>
                </c:pt>
                <c:pt idx="938">
                  <c:v>6.7931773415038856</c:v>
                </c:pt>
                <c:pt idx="939">
                  <c:v>11.705227796431991</c:v>
                </c:pt>
                <c:pt idx="940">
                  <c:v>16.276890918295472</c:v>
                </c:pt>
                <c:pt idx="941">
                  <c:v>16.211893283782004</c:v>
                </c:pt>
                <c:pt idx="942">
                  <c:v>11.384116120179145</c:v>
                </c:pt>
                <c:pt idx="943">
                  <c:v>2.7086970379040269</c:v>
                </c:pt>
                <c:pt idx="944">
                  <c:v>-4.3045648765119298</c:v>
                </c:pt>
                <c:pt idx="945">
                  <c:v>-8.2946953082555837</c:v>
                </c:pt>
                <c:pt idx="946">
                  <c:v>-8.7197323892971834</c:v>
                </c:pt>
                <c:pt idx="947">
                  <c:v>-7.4760650579522752</c:v>
                </c:pt>
                <c:pt idx="948">
                  <c:v>-6.1071563822476493</c:v>
                </c:pt>
                <c:pt idx="949">
                  <c:v>-6.0262348668185002</c:v>
                </c:pt>
                <c:pt idx="950">
                  <c:v>-7.4256967472972226</c:v>
                </c:pt>
                <c:pt idx="951">
                  <c:v>-9.4383433723847077</c:v>
                </c:pt>
                <c:pt idx="952">
                  <c:v>-12.46041300597402</c:v>
                </c:pt>
                <c:pt idx="953">
                  <c:v>-14.616507794168511</c:v>
                </c:pt>
                <c:pt idx="954">
                  <c:v>-16.063875307756913</c:v>
                </c:pt>
                <c:pt idx="955">
                  <c:v>-16.16375647951525</c:v>
                </c:pt>
                <c:pt idx="956">
                  <c:v>-14.311422993558356</c:v>
                </c:pt>
                <c:pt idx="957">
                  <c:v>-12.281372555882442</c:v>
                </c:pt>
                <c:pt idx="958">
                  <c:v>-11.798895120329354</c:v>
                </c:pt>
                <c:pt idx="959">
                  <c:v>-10.817269397452678</c:v>
                </c:pt>
                <c:pt idx="960">
                  <c:v>-11.691617382343507</c:v>
                </c:pt>
                <c:pt idx="961">
                  <c:v>-12.118632045143654</c:v>
                </c:pt>
                <c:pt idx="962">
                  <c:v>-13.312534609706491</c:v>
                </c:pt>
                <c:pt idx="963">
                  <c:v>-15.202713278831528</c:v>
                </c:pt>
                <c:pt idx="964">
                  <c:v>-14.923304577828933</c:v>
                </c:pt>
                <c:pt idx="965">
                  <c:v>-14.836079006459435</c:v>
                </c:pt>
                <c:pt idx="966">
                  <c:v>-13.202168238418293</c:v>
                </c:pt>
                <c:pt idx="967">
                  <c:v>-12.260530045892583</c:v>
                </c:pt>
                <c:pt idx="968">
                  <c:v>-12.129586074750433</c:v>
                </c:pt>
                <c:pt idx="969">
                  <c:v>-12.334126876247593</c:v>
                </c:pt>
                <c:pt idx="970">
                  <c:v>-14.067542739068706</c:v>
                </c:pt>
                <c:pt idx="971">
                  <c:v>-15.555196143648642</c:v>
                </c:pt>
                <c:pt idx="972">
                  <c:v>-15.31769147470334</c:v>
                </c:pt>
                <c:pt idx="973">
                  <c:v>-14.927063491078735</c:v>
                </c:pt>
                <c:pt idx="974">
                  <c:v>-12.717287882570256</c:v>
                </c:pt>
                <c:pt idx="975">
                  <c:v>0.54204563960655316</c:v>
                </c:pt>
                <c:pt idx="976">
                  <c:v>18.370271707678643</c:v>
                </c:pt>
                <c:pt idx="977">
                  <c:v>38.675635530897097</c:v>
                </c:pt>
                <c:pt idx="978">
                  <c:v>54.160554768514004</c:v>
                </c:pt>
                <c:pt idx="979">
                  <c:v>56.962743192313177</c:v>
                </c:pt>
                <c:pt idx="980">
                  <c:v>47.540584175673594</c:v>
                </c:pt>
                <c:pt idx="981">
                  <c:v>40.521100397482215</c:v>
                </c:pt>
                <c:pt idx="982">
                  <c:v>37.204062124082071</c:v>
                </c:pt>
                <c:pt idx="983">
                  <c:v>38.964777731202901</c:v>
                </c:pt>
                <c:pt idx="984">
                  <c:v>44.197206927280632</c:v>
                </c:pt>
                <c:pt idx="985">
                  <c:v>46.449114441033103</c:v>
                </c:pt>
                <c:pt idx="986">
                  <c:v>46.010843391988409</c:v>
                </c:pt>
                <c:pt idx="987">
                  <c:v>44.360428485632049</c:v>
                </c:pt>
                <c:pt idx="988">
                  <c:v>39.282961507945842</c:v>
                </c:pt>
                <c:pt idx="989">
                  <c:v>37.14378875043554</c:v>
                </c:pt>
                <c:pt idx="990">
                  <c:v>37.111565130244259</c:v>
                </c:pt>
                <c:pt idx="991">
                  <c:v>36.356717036486408</c:v>
                </c:pt>
                <c:pt idx="992">
                  <c:v>37.652356526786704</c:v>
                </c:pt>
                <c:pt idx="993">
                  <c:v>40.533336619093262</c:v>
                </c:pt>
                <c:pt idx="994">
                  <c:v>43.032642899810924</c:v>
                </c:pt>
                <c:pt idx="995">
                  <c:v>45.832246338528769</c:v>
                </c:pt>
                <c:pt idx="996">
                  <c:v>47.643896036518413</c:v>
                </c:pt>
                <c:pt idx="997">
                  <c:v>47.916868741267542</c:v>
                </c:pt>
              </c:numCache>
            </c:numRef>
          </c:val>
          <c:smooth val="0"/>
          <c:extLst>
            <c:ext xmlns:c16="http://schemas.microsoft.com/office/drawing/2014/chart" uri="{C3380CC4-5D6E-409C-BE32-E72D297353CC}">
              <c16:uniqueId val="{00000001-DC83-4756-B0E1-280E9104D733}"/>
            </c:ext>
          </c:extLst>
        </c:ser>
        <c:ser>
          <c:idx val="2"/>
          <c:order val="2"/>
          <c:tx>
            <c:strRef>
              <c:f>accelerometer!$M$1</c:f>
              <c:strCache>
                <c:ptCount val="1"/>
                <c:pt idx="0">
                  <c:v>Accel_Z</c:v>
                </c:pt>
              </c:strCache>
            </c:strRef>
          </c:tx>
          <c:spPr>
            <a:ln w="28575" cap="rnd">
              <a:solidFill>
                <a:schemeClr val="accent3"/>
              </a:solidFill>
              <a:round/>
            </a:ln>
            <a:effectLst/>
          </c:spPr>
          <c:marker>
            <c:symbol val="none"/>
          </c:marker>
          <c:val>
            <c:numRef>
              <c:f>accelerometer!$M$2:$M$999</c:f>
              <c:numCache>
                <c:formatCode>General</c:formatCode>
                <c:ptCount val="998"/>
                <c:pt idx="0">
                  <c:v>60.805756178602415</c:v>
                </c:pt>
                <c:pt idx="1">
                  <c:v>59.746022518268418</c:v>
                </c:pt>
                <c:pt idx="2">
                  <c:v>57.608113981882397</c:v>
                </c:pt>
                <c:pt idx="3">
                  <c:v>56.093653791820721</c:v>
                </c:pt>
                <c:pt idx="4">
                  <c:v>56.393638244757227</c:v>
                </c:pt>
                <c:pt idx="5">
                  <c:v>58.51736495819133</c:v>
                </c:pt>
                <c:pt idx="6">
                  <c:v>60.737515448884174</c:v>
                </c:pt>
                <c:pt idx="7">
                  <c:v>62.060908326171969</c:v>
                </c:pt>
                <c:pt idx="8">
                  <c:v>63.551398522836607</c:v>
                </c:pt>
                <c:pt idx="9">
                  <c:v>65.448208144744882</c:v>
                </c:pt>
                <c:pt idx="10">
                  <c:v>60.503701976947312</c:v>
                </c:pt>
                <c:pt idx="11">
                  <c:v>48.701275936108011</c:v>
                </c:pt>
                <c:pt idx="12">
                  <c:v>35.955074828327966</c:v>
                </c:pt>
                <c:pt idx="13">
                  <c:v>20.714520394469606</c:v>
                </c:pt>
                <c:pt idx="14">
                  <c:v>7.9750079381936789</c:v>
                </c:pt>
                <c:pt idx="15">
                  <c:v>10.956932223999646</c:v>
                </c:pt>
                <c:pt idx="16">
                  <c:v>6.1327865086241253</c:v>
                </c:pt>
                <c:pt idx="17">
                  <c:v>-2.6865743561494058</c:v>
                </c:pt>
                <c:pt idx="18">
                  <c:v>-11.924650904856829</c:v>
                </c:pt>
                <c:pt idx="19">
                  <c:v>-20.161935808773734</c:v>
                </c:pt>
                <c:pt idx="20">
                  <c:v>-27.78457906303894</c:v>
                </c:pt>
                <c:pt idx="21">
                  <c:v>-33.270939559112634</c:v>
                </c:pt>
                <c:pt idx="22">
                  <c:v>-35.196461052915424</c:v>
                </c:pt>
                <c:pt idx="23">
                  <c:v>-32.760904045141963</c:v>
                </c:pt>
                <c:pt idx="24">
                  <c:v>-30.251508761334566</c:v>
                </c:pt>
                <c:pt idx="25">
                  <c:v>-26.736516543852797</c:v>
                </c:pt>
                <c:pt idx="26">
                  <c:v>-22.605823279048611</c:v>
                </c:pt>
                <c:pt idx="27">
                  <c:v>-22.398657299255415</c:v>
                </c:pt>
                <c:pt idx="28">
                  <c:v>-23.792120002406058</c:v>
                </c:pt>
                <c:pt idx="29">
                  <c:v>-27.086655483190832</c:v>
                </c:pt>
                <c:pt idx="30">
                  <c:v>-30.268727453349403</c:v>
                </c:pt>
                <c:pt idx="31">
                  <c:v>-34.228604484870829</c:v>
                </c:pt>
                <c:pt idx="32">
                  <c:v>-38.30103938357864</c:v>
                </c:pt>
                <c:pt idx="33">
                  <c:v>-41.462187528212624</c:v>
                </c:pt>
                <c:pt idx="34">
                  <c:v>-43.722657038952008</c:v>
                </c:pt>
                <c:pt idx="35">
                  <c:v>-44.956496637657466</c:v>
                </c:pt>
                <c:pt idx="36">
                  <c:v>-44.979842600433628</c:v>
                </c:pt>
                <c:pt idx="37">
                  <c:v>-44.879258137027307</c:v>
                </c:pt>
                <c:pt idx="38">
                  <c:v>-44.349033103559933</c:v>
                </c:pt>
                <c:pt idx="39">
                  <c:v>-43.264441734797707</c:v>
                </c:pt>
                <c:pt idx="40">
                  <c:v>-41.753510464870779</c:v>
                </c:pt>
                <c:pt idx="41">
                  <c:v>-40.112690432930911</c:v>
                </c:pt>
                <c:pt idx="42">
                  <c:v>-38.542730187350358</c:v>
                </c:pt>
                <c:pt idx="43">
                  <c:v>-37.408004981962812</c:v>
                </c:pt>
                <c:pt idx="44">
                  <c:v>-36.344390254768825</c:v>
                </c:pt>
                <c:pt idx="45">
                  <c:v>-35.419447205063527</c:v>
                </c:pt>
                <c:pt idx="46">
                  <c:v>-37.03592805574204</c:v>
                </c:pt>
                <c:pt idx="47">
                  <c:v>-39.218990491498445</c:v>
                </c:pt>
                <c:pt idx="48">
                  <c:v>-41.243281321063137</c:v>
                </c:pt>
                <c:pt idx="49">
                  <c:v>-42.473293852053025</c:v>
                </c:pt>
                <c:pt idx="50">
                  <c:v>-43.166505619655403</c:v>
                </c:pt>
                <c:pt idx="51">
                  <c:v>-42.590713025665401</c:v>
                </c:pt>
                <c:pt idx="52">
                  <c:v>-41.094842073480748</c:v>
                </c:pt>
                <c:pt idx="53">
                  <c:v>-44.020869577372956</c:v>
                </c:pt>
                <c:pt idx="54">
                  <c:v>-42.538604230239287</c:v>
                </c:pt>
                <c:pt idx="55">
                  <c:v>-41.09416628216011</c:v>
                </c:pt>
                <c:pt idx="56">
                  <c:v>-37.750759427762745</c:v>
                </c:pt>
                <c:pt idx="57">
                  <c:v>-33.533417526689135</c:v>
                </c:pt>
                <c:pt idx="58">
                  <c:v>-28.526613102933297</c:v>
                </c:pt>
                <c:pt idx="59">
                  <c:v>-23.277202815207584</c:v>
                </c:pt>
                <c:pt idx="60">
                  <c:v>-17.005778526166321</c:v>
                </c:pt>
                <c:pt idx="61">
                  <c:v>-9.6556241286615023</c:v>
                </c:pt>
                <c:pt idx="62">
                  <c:v>-2.3054597367018452</c:v>
                </c:pt>
                <c:pt idx="63">
                  <c:v>7.9017028938162035</c:v>
                </c:pt>
                <c:pt idx="64">
                  <c:v>22.552811778392009</c:v>
                </c:pt>
                <c:pt idx="65">
                  <c:v>36.271147231774393</c:v>
                </c:pt>
                <c:pt idx="66">
                  <c:v>39.382527983278713</c:v>
                </c:pt>
                <c:pt idx="67">
                  <c:v>48.690731738593016</c:v>
                </c:pt>
                <c:pt idx="68">
                  <c:v>61.119948323784364</c:v>
                </c:pt>
                <c:pt idx="69">
                  <c:v>66.22646173010061</c:v>
                </c:pt>
                <c:pt idx="70">
                  <c:v>73.646966367392722</c:v>
                </c:pt>
                <c:pt idx="71">
                  <c:v>81.170712584952611</c:v>
                </c:pt>
                <c:pt idx="72">
                  <c:v>83.656353801453193</c:v>
                </c:pt>
                <c:pt idx="73">
                  <c:v>82.251514833810148</c:v>
                </c:pt>
                <c:pt idx="74">
                  <c:v>79.443338488544043</c:v>
                </c:pt>
                <c:pt idx="75">
                  <c:v>77.332189777520554</c:v>
                </c:pt>
                <c:pt idx="76">
                  <c:v>75.856959739688421</c:v>
                </c:pt>
                <c:pt idx="77">
                  <c:v>74.758964893113145</c:v>
                </c:pt>
                <c:pt idx="78">
                  <c:v>73.64385699670774</c:v>
                </c:pt>
                <c:pt idx="79">
                  <c:v>74.716682923211593</c:v>
                </c:pt>
                <c:pt idx="80">
                  <c:v>72.907486490990408</c:v>
                </c:pt>
                <c:pt idx="81">
                  <c:v>72.869619747868953</c:v>
                </c:pt>
                <c:pt idx="82">
                  <c:v>73.269049374189393</c:v>
                </c:pt>
                <c:pt idx="83">
                  <c:v>73.014983527579091</c:v>
                </c:pt>
                <c:pt idx="84">
                  <c:v>73.081024025062419</c:v>
                </c:pt>
                <c:pt idx="85">
                  <c:v>72.89701441751447</c:v>
                </c:pt>
                <c:pt idx="86">
                  <c:v>72.560240680486189</c:v>
                </c:pt>
                <c:pt idx="87">
                  <c:v>71.954566390540336</c:v>
                </c:pt>
                <c:pt idx="88">
                  <c:v>71.503898371820782</c:v>
                </c:pt>
                <c:pt idx="89">
                  <c:v>69.86898719796379</c:v>
                </c:pt>
                <c:pt idx="90">
                  <c:v>69.241126548083585</c:v>
                </c:pt>
                <c:pt idx="91">
                  <c:v>67.105491753698047</c:v>
                </c:pt>
                <c:pt idx="92">
                  <c:v>66.613061667508219</c:v>
                </c:pt>
                <c:pt idx="93">
                  <c:v>66.438553039739801</c:v>
                </c:pt>
                <c:pt idx="94">
                  <c:v>67.912384280149482</c:v>
                </c:pt>
                <c:pt idx="95">
                  <c:v>67.17036007971636</c:v>
                </c:pt>
                <c:pt idx="96">
                  <c:v>68.249019630876731</c:v>
                </c:pt>
                <c:pt idx="97">
                  <c:v>68.520554549728317</c:v>
                </c:pt>
                <c:pt idx="98">
                  <c:v>68.364513234321393</c:v>
                </c:pt>
                <c:pt idx="99">
                  <c:v>68.595724147417073</c:v>
                </c:pt>
                <c:pt idx="100">
                  <c:v>67.541355770847559</c:v>
                </c:pt>
                <c:pt idx="101">
                  <c:v>64.767648822543194</c:v>
                </c:pt>
                <c:pt idx="102">
                  <c:v>61.658093010170539</c:v>
                </c:pt>
                <c:pt idx="103">
                  <c:v>58.134037360489053</c:v>
                </c:pt>
                <c:pt idx="104">
                  <c:v>56.84750719450448</c:v>
                </c:pt>
                <c:pt idx="105">
                  <c:v>54.821555831427581</c:v>
                </c:pt>
                <c:pt idx="106">
                  <c:v>52.301973966139094</c:v>
                </c:pt>
                <c:pt idx="107">
                  <c:v>46.640529398586047</c:v>
                </c:pt>
                <c:pt idx="108">
                  <c:v>33.335524459761331</c:v>
                </c:pt>
                <c:pt idx="109">
                  <c:v>9.1714287638568255</c:v>
                </c:pt>
                <c:pt idx="110">
                  <c:v>-23.329922478989459</c:v>
                </c:pt>
                <c:pt idx="111">
                  <c:v>-41.670848713299712</c:v>
                </c:pt>
                <c:pt idx="112">
                  <c:v>-48.40620302172492</c:v>
                </c:pt>
                <c:pt idx="113">
                  <c:v>-46.402332800061068</c:v>
                </c:pt>
                <c:pt idx="114">
                  <c:v>-42.115226312385445</c:v>
                </c:pt>
                <c:pt idx="115">
                  <c:v>-38.860337804447354</c:v>
                </c:pt>
                <c:pt idx="116">
                  <c:v>-38.047605411426311</c:v>
                </c:pt>
                <c:pt idx="117">
                  <c:v>-47.699587458072806</c:v>
                </c:pt>
                <c:pt idx="118">
                  <c:v>-53.740234388090457</c:v>
                </c:pt>
                <c:pt idx="119">
                  <c:v>-56.056205521771382</c:v>
                </c:pt>
                <c:pt idx="120">
                  <c:v>-57.540395679326174</c:v>
                </c:pt>
                <c:pt idx="121">
                  <c:v>-56.449698089823158</c:v>
                </c:pt>
                <c:pt idx="122">
                  <c:v>-54.969045926048146</c:v>
                </c:pt>
                <c:pt idx="123">
                  <c:v>-52.206836476032031</c:v>
                </c:pt>
                <c:pt idx="124">
                  <c:v>-49.035602599055196</c:v>
                </c:pt>
                <c:pt idx="125">
                  <c:v>-47.942440215985492</c:v>
                </c:pt>
                <c:pt idx="126">
                  <c:v>-51.007426002013808</c:v>
                </c:pt>
                <c:pt idx="127">
                  <c:v>-52.222483641777359</c:v>
                </c:pt>
                <c:pt idx="128">
                  <c:v>-52.839077286428484</c:v>
                </c:pt>
                <c:pt idx="129">
                  <c:v>-52.488690276903483</c:v>
                </c:pt>
                <c:pt idx="130">
                  <c:v>-51.418435434243214</c:v>
                </c:pt>
                <c:pt idx="131">
                  <c:v>-50.159177221651504</c:v>
                </c:pt>
                <c:pt idx="132">
                  <c:v>-48.775785364211828</c:v>
                </c:pt>
                <c:pt idx="133">
                  <c:v>-50.934871710652708</c:v>
                </c:pt>
                <c:pt idx="134">
                  <c:v>-53.503822364114093</c:v>
                </c:pt>
                <c:pt idx="135">
                  <c:v>-55.178772247972439</c:v>
                </c:pt>
                <c:pt idx="136">
                  <c:v>-55.916819635171557</c:v>
                </c:pt>
                <c:pt idx="137">
                  <c:v>-54.418782917860099</c:v>
                </c:pt>
                <c:pt idx="138">
                  <c:v>-52.504921120989657</c:v>
                </c:pt>
                <c:pt idx="139">
                  <c:v>-49.503701480278018</c:v>
                </c:pt>
                <c:pt idx="140">
                  <c:v>-47.025300916571481</c:v>
                </c:pt>
                <c:pt idx="141">
                  <c:v>-46.105443774977587</c:v>
                </c:pt>
                <c:pt idx="142">
                  <c:v>-46.351524663159466</c:v>
                </c:pt>
                <c:pt idx="143">
                  <c:v>-47.736612772727888</c:v>
                </c:pt>
                <c:pt idx="144">
                  <c:v>-48.930699117618474</c:v>
                </c:pt>
                <c:pt idx="145">
                  <c:v>-49.250235137377814</c:v>
                </c:pt>
                <c:pt idx="146">
                  <c:v>-49.167818396195166</c:v>
                </c:pt>
                <c:pt idx="147">
                  <c:v>-48.944365864466292</c:v>
                </c:pt>
                <c:pt idx="148">
                  <c:v>-46.620574135478968</c:v>
                </c:pt>
                <c:pt idx="149">
                  <c:v>-42.006083366411509</c:v>
                </c:pt>
                <c:pt idx="150">
                  <c:v>-37.832948952005331</c:v>
                </c:pt>
                <c:pt idx="151">
                  <c:v>-35.258865728419543</c:v>
                </c:pt>
                <c:pt idx="152">
                  <c:v>-34.683007183580763</c:v>
                </c:pt>
                <c:pt idx="153">
                  <c:v>-34.372531331580063</c:v>
                </c:pt>
                <c:pt idx="154">
                  <c:v>-33.639434056031519</c:v>
                </c:pt>
                <c:pt idx="155">
                  <c:v>-30.048211023817046</c:v>
                </c:pt>
                <c:pt idx="156">
                  <c:v>-24.183662858171409</c:v>
                </c:pt>
                <c:pt idx="157">
                  <c:v>-15.82229657284921</c:v>
                </c:pt>
                <c:pt idx="158">
                  <c:v>-5.3168184682150574</c:v>
                </c:pt>
                <c:pt idx="159">
                  <c:v>6.6312500859629857</c:v>
                </c:pt>
                <c:pt idx="160">
                  <c:v>17.06824796285602</c:v>
                </c:pt>
                <c:pt idx="161">
                  <c:v>30.228922076875513</c:v>
                </c:pt>
                <c:pt idx="162">
                  <c:v>40.355247791787868</c:v>
                </c:pt>
                <c:pt idx="163">
                  <c:v>42.599464468467666</c:v>
                </c:pt>
                <c:pt idx="164">
                  <c:v>44.701337662316597</c:v>
                </c:pt>
                <c:pt idx="165">
                  <c:v>45.714833595080762</c:v>
                </c:pt>
                <c:pt idx="166">
                  <c:v>49.33899906419569</c:v>
                </c:pt>
                <c:pt idx="167">
                  <c:v>57.308932189985484</c:v>
                </c:pt>
                <c:pt idx="168">
                  <c:v>64.396372777499934</c:v>
                </c:pt>
                <c:pt idx="169">
                  <c:v>70.94762494177661</c:v>
                </c:pt>
                <c:pt idx="170">
                  <c:v>71.693646272934174</c:v>
                </c:pt>
                <c:pt idx="171">
                  <c:v>68.370950819952768</c:v>
                </c:pt>
                <c:pt idx="172">
                  <c:v>65.343195825719476</c:v>
                </c:pt>
                <c:pt idx="173">
                  <c:v>65.932512652476817</c:v>
                </c:pt>
                <c:pt idx="174">
                  <c:v>70.126277571297109</c:v>
                </c:pt>
                <c:pt idx="175">
                  <c:v>76.139315279396229</c:v>
                </c:pt>
                <c:pt idx="176">
                  <c:v>81.865493855334549</c:v>
                </c:pt>
                <c:pt idx="177">
                  <c:v>84.464721225591802</c:v>
                </c:pt>
                <c:pt idx="178">
                  <c:v>82.926965269960576</c:v>
                </c:pt>
                <c:pt idx="179">
                  <c:v>80.038663425979422</c:v>
                </c:pt>
                <c:pt idx="180">
                  <c:v>77.531814951683174</c:v>
                </c:pt>
                <c:pt idx="181">
                  <c:v>76.853851412957937</c:v>
                </c:pt>
                <c:pt idx="182">
                  <c:v>76.285442665621986</c:v>
                </c:pt>
                <c:pt idx="183">
                  <c:v>76.795513308684491</c:v>
                </c:pt>
                <c:pt idx="184">
                  <c:v>78.009518580403636</c:v>
                </c:pt>
                <c:pt idx="185">
                  <c:v>78.508271809381156</c:v>
                </c:pt>
                <c:pt idx="186">
                  <c:v>77.800948449324778</c:v>
                </c:pt>
                <c:pt idx="187">
                  <c:v>76.289700168270059</c:v>
                </c:pt>
                <c:pt idx="188">
                  <c:v>74.594705556835549</c:v>
                </c:pt>
                <c:pt idx="189">
                  <c:v>73.088385189486601</c:v>
                </c:pt>
                <c:pt idx="190">
                  <c:v>71.804198845891193</c:v>
                </c:pt>
                <c:pt idx="191">
                  <c:v>70.729165150263782</c:v>
                </c:pt>
                <c:pt idx="192">
                  <c:v>70.14505077906712</c:v>
                </c:pt>
                <c:pt idx="193">
                  <c:v>71.3741351981203</c:v>
                </c:pt>
                <c:pt idx="194">
                  <c:v>67.655504638483649</c:v>
                </c:pt>
                <c:pt idx="195">
                  <c:v>67.341257186269857</c:v>
                </c:pt>
                <c:pt idx="196">
                  <c:v>64.856890144883081</c:v>
                </c:pt>
                <c:pt idx="197">
                  <c:v>63.646032681410972</c:v>
                </c:pt>
                <c:pt idx="198">
                  <c:v>61.530875796016346</c:v>
                </c:pt>
                <c:pt idx="199">
                  <c:v>61.055725065333824</c:v>
                </c:pt>
                <c:pt idx="200">
                  <c:v>61.881516205542866</c:v>
                </c:pt>
                <c:pt idx="201">
                  <c:v>61.349555243869602</c:v>
                </c:pt>
                <c:pt idx="202">
                  <c:v>57.0223136749619</c:v>
                </c:pt>
                <c:pt idx="203">
                  <c:v>53.102319061260026</c:v>
                </c:pt>
                <c:pt idx="204">
                  <c:v>49.555111920050791</c:v>
                </c:pt>
                <c:pt idx="205">
                  <c:v>50.925814758075717</c:v>
                </c:pt>
                <c:pt idx="206">
                  <c:v>55.068037310113745</c:v>
                </c:pt>
                <c:pt idx="207">
                  <c:v>59.201254866970046</c:v>
                </c:pt>
                <c:pt idx="208">
                  <c:v>57.177323463266347</c:v>
                </c:pt>
                <c:pt idx="209">
                  <c:v>39.099295805059249</c:v>
                </c:pt>
                <c:pt idx="210">
                  <c:v>20.497108846563741</c:v>
                </c:pt>
                <c:pt idx="211">
                  <c:v>1.2416772564351402</c:v>
                </c:pt>
                <c:pt idx="212">
                  <c:v>-13.92573432201524</c:v>
                </c:pt>
                <c:pt idx="213">
                  <c:v>-24.439766534527102</c:v>
                </c:pt>
                <c:pt idx="214">
                  <c:v>-25.640559796031148</c:v>
                </c:pt>
                <c:pt idx="215">
                  <c:v>-30.66537345810108</c:v>
                </c:pt>
                <c:pt idx="216">
                  <c:v>-33.321076721733689</c:v>
                </c:pt>
                <c:pt idx="217">
                  <c:v>-34.914260601152932</c:v>
                </c:pt>
                <c:pt idx="218">
                  <c:v>-32.511102824501798</c:v>
                </c:pt>
                <c:pt idx="219">
                  <c:v>-37.660371612113067</c:v>
                </c:pt>
                <c:pt idx="220">
                  <c:v>-41.632368300293194</c:v>
                </c:pt>
                <c:pt idx="221">
                  <c:v>-47.158505451501327</c:v>
                </c:pt>
                <c:pt idx="222">
                  <c:v>-53.051364713958669</c:v>
                </c:pt>
                <c:pt idx="223">
                  <c:v>-55.843783414908003</c:v>
                </c:pt>
                <c:pt idx="224">
                  <c:v>-56.231716176044287</c:v>
                </c:pt>
                <c:pt idx="225">
                  <c:v>-55.803013401079774</c:v>
                </c:pt>
                <c:pt idx="226">
                  <c:v>-53.940609136039726</c:v>
                </c:pt>
                <c:pt idx="227">
                  <c:v>-51.545986357626496</c:v>
                </c:pt>
                <c:pt idx="228">
                  <c:v>-49.909924912880953</c:v>
                </c:pt>
                <c:pt idx="229">
                  <c:v>-49.393552170980179</c:v>
                </c:pt>
                <c:pt idx="230">
                  <c:v>-46.58804075572116</c:v>
                </c:pt>
                <c:pt idx="231">
                  <c:v>-48.369478127708859</c:v>
                </c:pt>
                <c:pt idx="232">
                  <c:v>-51.275334928399879</c:v>
                </c:pt>
                <c:pt idx="233">
                  <c:v>-53.352840078778556</c:v>
                </c:pt>
                <c:pt idx="234">
                  <c:v>-54.732263722285111</c:v>
                </c:pt>
                <c:pt idx="235">
                  <c:v>-55.531936133333559</c:v>
                </c:pt>
                <c:pt idx="236">
                  <c:v>-54.84292117634169</c:v>
                </c:pt>
                <c:pt idx="237">
                  <c:v>-52.641542673684242</c:v>
                </c:pt>
                <c:pt idx="238">
                  <c:v>-49.876440505034381</c:v>
                </c:pt>
                <c:pt idx="239">
                  <c:v>-47.815629625725016</c:v>
                </c:pt>
                <c:pt idx="240">
                  <c:v>-45.872958360099858</c:v>
                </c:pt>
                <c:pt idx="241">
                  <c:v>-44.453310606937464</c:v>
                </c:pt>
                <c:pt idx="242">
                  <c:v>-43.970895457175317</c:v>
                </c:pt>
                <c:pt idx="243">
                  <c:v>-45.117900671497345</c:v>
                </c:pt>
                <c:pt idx="244">
                  <c:v>-45.886494973612002</c:v>
                </c:pt>
                <c:pt idx="245">
                  <c:v>-46.712796999490756</c:v>
                </c:pt>
                <c:pt idx="246">
                  <c:v>-46.881710284073513</c:v>
                </c:pt>
                <c:pt idx="247">
                  <c:v>-47.042059769456507</c:v>
                </c:pt>
                <c:pt idx="248">
                  <c:v>-46.802132211408626</c:v>
                </c:pt>
                <c:pt idx="249">
                  <c:v>-45.858087145716866</c:v>
                </c:pt>
                <c:pt idx="250">
                  <c:v>-44.774905331892725</c:v>
                </c:pt>
                <c:pt idx="251">
                  <c:v>-42.358870131184965</c:v>
                </c:pt>
                <c:pt idx="252">
                  <c:v>-38.705741578332827</c:v>
                </c:pt>
                <c:pt idx="253">
                  <c:v>-35.734915639851366</c:v>
                </c:pt>
                <c:pt idx="254">
                  <c:v>-32.090550493981368</c:v>
                </c:pt>
                <c:pt idx="255">
                  <c:v>-27.281317430857545</c:v>
                </c:pt>
                <c:pt idx="256">
                  <c:v>-21.224128172625274</c:v>
                </c:pt>
                <c:pt idx="257">
                  <c:v>-13.267478978937984</c:v>
                </c:pt>
                <c:pt idx="258">
                  <c:v>-5.5735251239588637</c:v>
                </c:pt>
                <c:pt idx="259">
                  <c:v>3.0137226281350271</c:v>
                </c:pt>
                <c:pt idx="260">
                  <c:v>9.8905636873513156</c:v>
                </c:pt>
                <c:pt idx="261">
                  <c:v>21.668725687006862</c:v>
                </c:pt>
                <c:pt idx="262">
                  <c:v>34.437198827642113</c:v>
                </c:pt>
                <c:pt idx="263">
                  <c:v>43.776305342369348</c:v>
                </c:pt>
                <c:pt idx="264">
                  <c:v>55.645248306791657</c:v>
                </c:pt>
                <c:pt idx="265">
                  <c:v>68.706760029016635</c:v>
                </c:pt>
                <c:pt idx="266">
                  <c:v>78.765622959783414</c:v>
                </c:pt>
                <c:pt idx="267">
                  <c:v>83.398876140750488</c:v>
                </c:pt>
                <c:pt idx="268">
                  <c:v>76.279877298248536</c:v>
                </c:pt>
                <c:pt idx="269">
                  <c:v>69.612757294820824</c:v>
                </c:pt>
                <c:pt idx="270">
                  <c:v>71.659913350208129</c:v>
                </c:pt>
                <c:pt idx="271">
                  <c:v>77.556511850074017</c:v>
                </c:pt>
                <c:pt idx="272">
                  <c:v>80.568158704696742</c:v>
                </c:pt>
                <c:pt idx="273">
                  <c:v>77.601043979002611</c:v>
                </c:pt>
                <c:pt idx="274">
                  <c:v>72.945869849220472</c:v>
                </c:pt>
                <c:pt idx="275">
                  <c:v>69.135903410961404</c:v>
                </c:pt>
                <c:pt idx="276">
                  <c:v>67.830077139161347</c:v>
                </c:pt>
                <c:pt idx="277">
                  <c:v>67.944348731173775</c:v>
                </c:pt>
                <c:pt idx="278">
                  <c:v>70.573126922523855</c:v>
                </c:pt>
                <c:pt idx="279">
                  <c:v>71.656411467217012</c:v>
                </c:pt>
                <c:pt idx="280">
                  <c:v>71.881773435099618</c:v>
                </c:pt>
                <c:pt idx="281">
                  <c:v>71.763474433811965</c:v>
                </c:pt>
                <c:pt idx="282">
                  <c:v>71.117712603354292</c:v>
                </c:pt>
                <c:pt idx="283">
                  <c:v>69.928613125574628</c:v>
                </c:pt>
                <c:pt idx="284">
                  <c:v>69.524220381861284</c:v>
                </c:pt>
                <c:pt idx="285">
                  <c:v>69.717435314440351</c:v>
                </c:pt>
                <c:pt idx="286">
                  <c:v>69.77073796291954</c:v>
                </c:pt>
                <c:pt idx="287">
                  <c:v>69.176018105818855</c:v>
                </c:pt>
                <c:pt idx="288">
                  <c:v>69.486640207233989</c:v>
                </c:pt>
                <c:pt idx="289">
                  <c:v>70.058396079022273</c:v>
                </c:pt>
                <c:pt idx="290">
                  <c:v>69.761618871306212</c:v>
                </c:pt>
                <c:pt idx="291">
                  <c:v>69.767338114392246</c:v>
                </c:pt>
                <c:pt idx="292">
                  <c:v>68.963639127749744</c:v>
                </c:pt>
                <c:pt idx="293">
                  <c:v>68.380431561500671</c:v>
                </c:pt>
                <c:pt idx="294">
                  <c:v>69.529863886894418</c:v>
                </c:pt>
                <c:pt idx="295">
                  <c:v>68.246964249760708</c:v>
                </c:pt>
                <c:pt idx="296">
                  <c:v>68.647680337397034</c:v>
                </c:pt>
                <c:pt idx="297">
                  <c:v>67.333234991269379</c:v>
                </c:pt>
                <c:pt idx="298">
                  <c:v>67.007312414358083</c:v>
                </c:pt>
                <c:pt idx="299">
                  <c:v>65.912972464331119</c:v>
                </c:pt>
                <c:pt idx="300">
                  <c:v>66.529030381775158</c:v>
                </c:pt>
                <c:pt idx="301">
                  <c:v>67.554314869673732</c:v>
                </c:pt>
                <c:pt idx="302">
                  <c:v>69.598658536166965</c:v>
                </c:pt>
                <c:pt idx="303">
                  <c:v>71.005830725561154</c:v>
                </c:pt>
                <c:pt idx="304">
                  <c:v>64.48565068369507</c:v>
                </c:pt>
                <c:pt idx="305">
                  <c:v>33.216123790265506</c:v>
                </c:pt>
                <c:pt idx="306">
                  <c:v>19.739754137501926</c:v>
                </c:pt>
                <c:pt idx="307">
                  <c:v>31.206312170887511</c:v>
                </c:pt>
                <c:pt idx="308">
                  <c:v>39.195309348835139</c:v>
                </c:pt>
                <c:pt idx="309">
                  <c:v>35.179577738851975</c:v>
                </c:pt>
                <c:pt idx="310">
                  <c:v>11.264452409025214</c:v>
                </c:pt>
                <c:pt idx="311">
                  <c:v>-29.238226555809351</c:v>
                </c:pt>
                <c:pt idx="312">
                  <c:v>-51.31165935017647</c:v>
                </c:pt>
                <c:pt idx="313">
                  <c:v>-62.37343986735101</c:v>
                </c:pt>
                <c:pt idx="314">
                  <c:v>-66.001509387223791</c:v>
                </c:pt>
                <c:pt idx="315">
                  <c:v>-70.150150458180903</c:v>
                </c:pt>
                <c:pt idx="316">
                  <c:v>-73.384884778298925</c:v>
                </c:pt>
                <c:pt idx="317">
                  <c:v>-71.568648036544019</c:v>
                </c:pt>
                <c:pt idx="318">
                  <c:v>-71.552443952662983</c:v>
                </c:pt>
                <c:pt idx="319">
                  <c:v>-71.039237768216367</c:v>
                </c:pt>
                <c:pt idx="320">
                  <c:v>-70.502664241242272</c:v>
                </c:pt>
                <c:pt idx="321">
                  <c:v>-72.423516250302697</c:v>
                </c:pt>
                <c:pt idx="322">
                  <c:v>-75.406740581112274</c:v>
                </c:pt>
                <c:pt idx="323">
                  <c:v>-77.166462267622165</c:v>
                </c:pt>
                <c:pt idx="324">
                  <c:v>-79.832573608957148</c:v>
                </c:pt>
                <c:pt idx="325">
                  <c:v>-81.192299673873208</c:v>
                </c:pt>
                <c:pt idx="326">
                  <c:v>-81.546847888277213</c:v>
                </c:pt>
                <c:pt idx="327">
                  <c:v>-80.409544422966974</c:v>
                </c:pt>
                <c:pt idx="328">
                  <c:v>-79.515356313296579</c:v>
                </c:pt>
                <c:pt idx="329">
                  <c:v>-77.290321993897024</c:v>
                </c:pt>
                <c:pt idx="330">
                  <c:v>-76.02849736961268</c:v>
                </c:pt>
                <c:pt idx="331">
                  <c:v>-75.032564542567258</c:v>
                </c:pt>
                <c:pt idx="332">
                  <c:v>-74.912477065585989</c:v>
                </c:pt>
                <c:pt idx="333">
                  <c:v>-74.830801608816785</c:v>
                </c:pt>
                <c:pt idx="334">
                  <c:v>-74.603963786554587</c:v>
                </c:pt>
                <c:pt idx="335">
                  <c:v>-71.311894126414643</c:v>
                </c:pt>
                <c:pt idx="336">
                  <c:v>-71.103491698064815</c:v>
                </c:pt>
                <c:pt idx="337">
                  <c:v>-69.707250764190448</c:v>
                </c:pt>
                <c:pt idx="338">
                  <c:v>-68.71556385257368</c:v>
                </c:pt>
                <c:pt idx="339">
                  <c:v>-68.299102987912079</c:v>
                </c:pt>
                <c:pt idx="340">
                  <c:v>-66.802232772201094</c:v>
                </c:pt>
                <c:pt idx="341">
                  <c:v>-65.748631414479746</c:v>
                </c:pt>
                <c:pt idx="342">
                  <c:v>-64.992201794099813</c:v>
                </c:pt>
                <c:pt idx="343">
                  <c:v>-65.057482692551147</c:v>
                </c:pt>
                <c:pt idx="344">
                  <c:v>-64.580844282177338</c:v>
                </c:pt>
                <c:pt idx="345">
                  <c:v>-65.292362593737892</c:v>
                </c:pt>
                <c:pt idx="346">
                  <c:v>-63.565802003755579</c:v>
                </c:pt>
                <c:pt idx="347">
                  <c:v>-60.306761291844786</c:v>
                </c:pt>
                <c:pt idx="348">
                  <c:v>-57.980842141142453</c:v>
                </c:pt>
                <c:pt idx="349">
                  <c:v>-55.452447667990683</c:v>
                </c:pt>
                <c:pt idx="350">
                  <c:v>-53.158653775573832</c:v>
                </c:pt>
                <c:pt idx="351">
                  <c:v>-51.111342319201555</c:v>
                </c:pt>
                <c:pt idx="352">
                  <c:v>-48.079087488381951</c:v>
                </c:pt>
                <c:pt idx="353">
                  <c:v>-44.905144994017441</c:v>
                </c:pt>
                <c:pt idx="354">
                  <c:v>-40.808320338786778</c:v>
                </c:pt>
                <c:pt idx="355">
                  <c:v>-34.771630737336899</c:v>
                </c:pt>
                <c:pt idx="356">
                  <c:v>-27.928452225971192</c:v>
                </c:pt>
                <c:pt idx="357">
                  <c:v>-19.827772751138347</c:v>
                </c:pt>
                <c:pt idx="358">
                  <c:v>-10.764205858831152</c:v>
                </c:pt>
                <c:pt idx="359">
                  <c:v>-2.8197176163977948</c:v>
                </c:pt>
                <c:pt idx="360">
                  <c:v>4.1502529005516768</c:v>
                </c:pt>
                <c:pt idx="361">
                  <c:v>16.725913990588406</c:v>
                </c:pt>
                <c:pt idx="362">
                  <c:v>29.744654938400103</c:v>
                </c:pt>
                <c:pt idx="363">
                  <c:v>39.55993910764019</c:v>
                </c:pt>
                <c:pt idx="364">
                  <c:v>44.517138763250571</c:v>
                </c:pt>
                <c:pt idx="365">
                  <c:v>49.648067214093409</c:v>
                </c:pt>
                <c:pt idx="366">
                  <c:v>56.957131939190475</c:v>
                </c:pt>
                <c:pt idx="367">
                  <c:v>66.095113059429508</c:v>
                </c:pt>
                <c:pt idx="368">
                  <c:v>73.455633180912358</c:v>
                </c:pt>
                <c:pt idx="369">
                  <c:v>74.993606281711465</c:v>
                </c:pt>
                <c:pt idx="370">
                  <c:v>74.81225340123666</c:v>
                </c:pt>
                <c:pt idx="371">
                  <c:v>76.422937856052727</c:v>
                </c:pt>
                <c:pt idx="372">
                  <c:v>80.007344866653213</c:v>
                </c:pt>
                <c:pt idx="373">
                  <c:v>84.218626948135466</c:v>
                </c:pt>
                <c:pt idx="374">
                  <c:v>84.083528792131688</c:v>
                </c:pt>
                <c:pt idx="375">
                  <c:v>80.008522619297921</c:v>
                </c:pt>
                <c:pt idx="376">
                  <c:v>74.765210220583711</c:v>
                </c:pt>
                <c:pt idx="377">
                  <c:v>71.409908647340956</c:v>
                </c:pt>
                <c:pt idx="378">
                  <c:v>69.959376559690611</c:v>
                </c:pt>
                <c:pt idx="379">
                  <c:v>70.863625060721972</c:v>
                </c:pt>
                <c:pt idx="380">
                  <c:v>73.665830380966639</c:v>
                </c:pt>
                <c:pt idx="381">
                  <c:v>77.242080984833365</c:v>
                </c:pt>
                <c:pt idx="382">
                  <c:v>78.215716996757422</c:v>
                </c:pt>
                <c:pt idx="383">
                  <c:v>75.88291504355513</c:v>
                </c:pt>
                <c:pt idx="384">
                  <c:v>73.735717779617119</c:v>
                </c:pt>
                <c:pt idx="385">
                  <c:v>73.035891546077124</c:v>
                </c:pt>
                <c:pt idx="386">
                  <c:v>72.727063458735188</c:v>
                </c:pt>
                <c:pt idx="387">
                  <c:v>73.711873864580781</c:v>
                </c:pt>
                <c:pt idx="388">
                  <c:v>71.297534072675759</c:v>
                </c:pt>
                <c:pt idx="389">
                  <c:v>71.273932972441955</c:v>
                </c:pt>
                <c:pt idx="390">
                  <c:v>69.637998480930833</c:v>
                </c:pt>
                <c:pt idx="391">
                  <c:v>69.328726327764443</c:v>
                </c:pt>
                <c:pt idx="392">
                  <c:v>69.368010837826574</c:v>
                </c:pt>
                <c:pt idx="393">
                  <c:v>70.177647930290746</c:v>
                </c:pt>
                <c:pt idx="394">
                  <c:v>66.510605321944965</c:v>
                </c:pt>
                <c:pt idx="395">
                  <c:v>63.183088803224621</c:v>
                </c:pt>
                <c:pt idx="396">
                  <c:v>63.774304072174978</c:v>
                </c:pt>
                <c:pt idx="397">
                  <c:v>66.075650587388452</c:v>
                </c:pt>
                <c:pt idx="398">
                  <c:v>67.843575839090832</c:v>
                </c:pt>
                <c:pt idx="399">
                  <c:v>69.838235558598015</c:v>
                </c:pt>
                <c:pt idx="400">
                  <c:v>72.082334631634112</c:v>
                </c:pt>
                <c:pt idx="401">
                  <c:v>70.650222883127128</c:v>
                </c:pt>
                <c:pt idx="402">
                  <c:v>60.741070401513852</c:v>
                </c:pt>
                <c:pt idx="403">
                  <c:v>46.218330027934044</c:v>
                </c:pt>
                <c:pt idx="404">
                  <c:v>37.717473507935956</c:v>
                </c:pt>
                <c:pt idx="405">
                  <c:v>31.266891559648521</c:v>
                </c:pt>
                <c:pt idx="406">
                  <c:v>32.044350189217397</c:v>
                </c:pt>
                <c:pt idx="407">
                  <c:v>33.695744726497914</c:v>
                </c:pt>
                <c:pt idx="408">
                  <c:v>22.41738503305795</c:v>
                </c:pt>
                <c:pt idx="409">
                  <c:v>-0.20722677200629688</c:v>
                </c:pt>
                <c:pt idx="410">
                  <c:v>-17.863545504395457</c:v>
                </c:pt>
                <c:pt idx="411">
                  <c:v>-25.075764871932289</c:v>
                </c:pt>
                <c:pt idx="412">
                  <c:v>-29.110366862159978</c:v>
                </c:pt>
                <c:pt idx="413">
                  <c:v>-33.264093779731418</c:v>
                </c:pt>
                <c:pt idx="414">
                  <c:v>-37.597205180684696</c:v>
                </c:pt>
                <c:pt idx="415">
                  <c:v>-41.735169449669613</c:v>
                </c:pt>
                <c:pt idx="416">
                  <c:v>-47.563527180212532</c:v>
                </c:pt>
                <c:pt idx="417">
                  <c:v>-49.507240332622075</c:v>
                </c:pt>
                <c:pt idx="418">
                  <c:v>-50.213560210245291</c:v>
                </c:pt>
                <c:pt idx="419">
                  <c:v>-49.580108489763212</c:v>
                </c:pt>
                <c:pt idx="420">
                  <c:v>-46.808707393999249</c:v>
                </c:pt>
                <c:pt idx="421">
                  <c:v>-45.416319535159268</c:v>
                </c:pt>
                <c:pt idx="422">
                  <c:v>-41.706659281120636</c:v>
                </c:pt>
                <c:pt idx="423">
                  <c:v>-43.492636325622513</c:v>
                </c:pt>
                <c:pt idx="424">
                  <c:v>-48.551283761859665</c:v>
                </c:pt>
                <c:pt idx="425">
                  <c:v>-53.296125993914885</c:v>
                </c:pt>
                <c:pt idx="426">
                  <c:v>-56.72856161719055</c:v>
                </c:pt>
                <c:pt idx="427">
                  <c:v>-58.478407438702419</c:v>
                </c:pt>
                <c:pt idx="428">
                  <c:v>-57.986913651162602</c:v>
                </c:pt>
                <c:pt idx="429">
                  <c:v>-57.139954868472138</c:v>
                </c:pt>
                <c:pt idx="430">
                  <c:v>-56.873570707033544</c:v>
                </c:pt>
                <c:pt idx="431">
                  <c:v>-56.8737263706943</c:v>
                </c:pt>
                <c:pt idx="432">
                  <c:v>-57.443930262886418</c:v>
                </c:pt>
                <c:pt idx="433">
                  <c:v>-57.66635757934155</c:v>
                </c:pt>
                <c:pt idx="434">
                  <c:v>-57.210859462131275</c:v>
                </c:pt>
                <c:pt idx="435">
                  <c:v>-56.766644899178246</c:v>
                </c:pt>
                <c:pt idx="436">
                  <c:v>-55.934846045671463</c:v>
                </c:pt>
                <c:pt idx="437">
                  <c:v>-54.138793872534734</c:v>
                </c:pt>
                <c:pt idx="438">
                  <c:v>-52.510463261261009</c:v>
                </c:pt>
                <c:pt idx="439">
                  <c:v>-51.082098267756713</c:v>
                </c:pt>
                <c:pt idx="440">
                  <c:v>-50.650608630518818</c:v>
                </c:pt>
                <c:pt idx="441">
                  <c:v>-51.19960697088873</c:v>
                </c:pt>
                <c:pt idx="442">
                  <c:v>-52.246949621744243</c:v>
                </c:pt>
                <c:pt idx="443">
                  <c:v>-51.931698862500205</c:v>
                </c:pt>
                <c:pt idx="444">
                  <c:v>-50.867780602187338</c:v>
                </c:pt>
                <c:pt idx="445">
                  <c:v>-47.755622661097291</c:v>
                </c:pt>
                <c:pt idx="446">
                  <c:v>-42.747045803016078</c:v>
                </c:pt>
                <c:pt idx="447">
                  <c:v>-33.563029332612125</c:v>
                </c:pt>
                <c:pt idx="448">
                  <c:v>-26.053981039469928</c:v>
                </c:pt>
                <c:pt idx="449">
                  <c:v>-23.189699707684589</c:v>
                </c:pt>
                <c:pt idx="450">
                  <c:v>-24.153196884626066</c:v>
                </c:pt>
                <c:pt idx="451">
                  <c:v>-26.752082933659732</c:v>
                </c:pt>
                <c:pt idx="452">
                  <c:v>-27.163091089630264</c:v>
                </c:pt>
                <c:pt idx="453">
                  <c:v>-25.806849882179911</c:v>
                </c:pt>
                <c:pt idx="454">
                  <c:v>-14.744629883010436</c:v>
                </c:pt>
                <c:pt idx="455">
                  <c:v>4.4178045105469739</c:v>
                </c:pt>
                <c:pt idx="456">
                  <c:v>24.65931255908848</c:v>
                </c:pt>
                <c:pt idx="457">
                  <c:v>45.022918089775686</c:v>
                </c:pt>
                <c:pt idx="458">
                  <c:v>60.116171714115943</c:v>
                </c:pt>
                <c:pt idx="459">
                  <c:v>68.495974522405746</c:v>
                </c:pt>
                <c:pt idx="460">
                  <c:v>75.40292560094197</c:v>
                </c:pt>
                <c:pt idx="461">
                  <c:v>82.726290817305369</c:v>
                </c:pt>
                <c:pt idx="462">
                  <c:v>82.276685676763904</c:v>
                </c:pt>
                <c:pt idx="463">
                  <c:v>80.376105819080166</c:v>
                </c:pt>
                <c:pt idx="464">
                  <c:v>82.631148883622245</c:v>
                </c:pt>
                <c:pt idx="465">
                  <c:v>77.150348669590471</c:v>
                </c:pt>
                <c:pt idx="466">
                  <c:v>75.101759093249839</c:v>
                </c:pt>
                <c:pt idx="467">
                  <c:v>75.601120631860312</c:v>
                </c:pt>
                <c:pt idx="468">
                  <c:v>77.635888405333702</c:v>
                </c:pt>
                <c:pt idx="469">
                  <c:v>79.577620052994959</c:v>
                </c:pt>
                <c:pt idx="470">
                  <c:v>79.637109452161511</c:v>
                </c:pt>
                <c:pt idx="471">
                  <c:v>77.257939238665941</c:v>
                </c:pt>
                <c:pt idx="472">
                  <c:v>75.266368655304262</c:v>
                </c:pt>
                <c:pt idx="473">
                  <c:v>74.817783491041112</c:v>
                </c:pt>
                <c:pt idx="474">
                  <c:v>74.96832784628748</c:v>
                </c:pt>
                <c:pt idx="475">
                  <c:v>75.196917748440001</c:v>
                </c:pt>
                <c:pt idx="476">
                  <c:v>76.076537124521423</c:v>
                </c:pt>
                <c:pt idx="477">
                  <c:v>76.167879699594778</c:v>
                </c:pt>
                <c:pt idx="478">
                  <c:v>75.123107180250287</c:v>
                </c:pt>
                <c:pt idx="479">
                  <c:v>73.845659422542781</c:v>
                </c:pt>
                <c:pt idx="480">
                  <c:v>72.799958525376255</c:v>
                </c:pt>
                <c:pt idx="481">
                  <c:v>72.292925216620048</c:v>
                </c:pt>
                <c:pt idx="482">
                  <c:v>72.880269511366791</c:v>
                </c:pt>
                <c:pt idx="483">
                  <c:v>73.162993822510316</c:v>
                </c:pt>
                <c:pt idx="484">
                  <c:v>72.590442331621006</c:v>
                </c:pt>
                <c:pt idx="485">
                  <c:v>72.30812880480083</c:v>
                </c:pt>
                <c:pt idx="486">
                  <c:v>72.322362786021003</c:v>
                </c:pt>
                <c:pt idx="487">
                  <c:v>72.792759222705044</c:v>
                </c:pt>
                <c:pt idx="488">
                  <c:v>73.130038447786433</c:v>
                </c:pt>
                <c:pt idx="489">
                  <c:v>73.054139089069949</c:v>
                </c:pt>
                <c:pt idx="490">
                  <c:v>73.475497199239143</c:v>
                </c:pt>
                <c:pt idx="491">
                  <c:v>72.267259501578309</c:v>
                </c:pt>
                <c:pt idx="492">
                  <c:v>70.827538242336047</c:v>
                </c:pt>
                <c:pt idx="493">
                  <c:v>69.293781357396867</c:v>
                </c:pt>
                <c:pt idx="494">
                  <c:v>68.995560397831156</c:v>
                </c:pt>
                <c:pt idx="495">
                  <c:v>69.39004182236333</c:v>
                </c:pt>
                <c:pt idx="496">
                  <c:v>70.017650252389416</c:v>
                </c:pt>
                <c:pt idx="497">
                  <c:v>67.906604888441393</c:v>
                </c:pt>
                <c:pt idx="498">
                  <c:v>53.386488047853788</c:v>
                </c:pt>
                <c:pt idx="499">
                  <c:v>23.848123608569534</c:v>
                </c:pt>
                <c:pt idx="500">
                  <c:v>0.53658149240074859</c:v>
                </c:pt>
                <c:pt idx="501">
                  <c:v>-17.353807418228794</c:v>
                </c:pt>
                <c:pt idx="502">
                  <c:v>-25.543159571177338</c:v>
                </c:pt>
                <c:pt idx="503">
                  <c:v>-28.893167316570828</c:v>
                </c:pt>
                <c:pt idx="504">
                  <c:v>-39.273040491665803</c:v>
                </c:pt>
                <c:pt idx="505">
                  <c:v>-39.984020104893581</c:v>
                </c:pt>
                <c:pt idx="506">
                  <c:v>-41.849142241072549</c:v>
                </c:pt>
                <c:pt idx="507">
                  <c:v>-45.573905967128233</c:v>
                </c:pt>
                <c:pt idx="508">
                  <c:v>-46.475435763679087</c:v>
                </c:pt>
                <c:pt idx="509">
                  <c:v>-50.225880392938485</c:v>
                </c:pt>
                <c:pt idx="510">
                  <c:v>-54.846596595186497</c:v>
                </c:pt>
                <c:pt idx="511">
                  <c:v>-55.063757582552931</c:v>
                </c:pt>
                <c:pt idx="512">
                  <c:v>-55.121300817706313</c:v>
                </c:pt>
                <c:pt idx="513">
                  <c:v>-53.485200813680784</c:v>
                </c:pt>
                <c:pt idx="514">
                  <c:v>-51.359622713850023</c:v>
                </c:pt>
                <c:pt idx="515">
                  <c:v>-47.50121203665082</c:v>
                </c:pt>
                <c:pt idx="516">
                  <c:v>-50.63180448030041</c:v>
                </c:pt>
                <c:pt idx="517">
                  <c:v>-54.345903948405805</c:v>
                </c:pt>
                <c:pt idx="518">
                  <c:v>-57.859955559699991</c:v>
                </c:pt>
                <c:pt idx="519">
                  <c:v>-62.812506410768123</c:v>
                </c:pt>
                <c:pt idx="520">
                  <c:v>-59.689180329688192</c:v>
                </c:pt>
                <c:pt idx="521">
                  <c:v>-62.307216955606741</c:v>
                </c:pt>
                <c:pt idx="522">
                  <c:v>-61.220203942951109</c:v>
                </c:pt>
                <c:pt idx="523">
                  <c:v>-60.002968401766488</c:v>
                </c:pt>
                <c:pt idx="524">
                  <c:v>-59.306241501038819</c:v>
                </c:pt>
                <c:pt idx="525">
                  <c:v>-59.322427848155229</c:v>
                </c:pt>
                <c:pt idx="526">
                  <c:v>-59.101758879505738</c:v>
                </c:pt>
                <c:pt idx="527">
                  <c:v>-59.797867095939537</c:v>
                </c:pt>
                <c:pt idx="528">
                  <c:v>-59.914850891738936</c:v>
                </c:pt>
                <c:pt idx="529">
                  <c:v>-59.993687087010677</c:v>
                </c:pt>
                <c:pt idx="530">
                  <c:v>-59.6268854512277</c:v>
                </c:pt>
                <c:pt idx="531">
                  <c:v>-58.652122389600066</c:v>
                </c:pt>
                <c:pt idx="532">
                  <c:v>-56.493761275867058</c:v>
                </c:pt>
                <c:pt idx="533">
                  <c:v>-52.789091046264765</c:v>
                </c:pt>
                <c:pt idx="534">
                  <c:v>-48.662676920397622</c:v>
                </c:pt>
                <c:pt idx="535">
                  <c:v>-47.073997855130131</c:v>
                </c:pt>
                <c:pt idx="536">
                  <c:v>-47.817751279484881</c:v>
                </c:pt>
                <c:pt idx="537">
                  <c:v>-49.816093416826462</c:v>
                </c:pt>
                <c:pt idx="538">
                  <c:v>-49.979706547868965</c:v>
                </c:pt>
                <c:pt idx="539">
                  <c:v>-46.377536629963089</c:v>
                </c:pt>
                <c:pt idx="540">
                  <c:v>-39.175832327542039</c:v>
                </c:pt>
                <c:pt idx="541">
                  <c:v>-29.363355182775052</c:v>
                </c:pt>
                <c:pt idx="542">
                  <c:v>-18.980973358280888</c:v>
                </c:pt>
                <c:pt idx="543">
                  <c:v>-10.5290368169834</c:v>
                </c:pt>
                <c:pt idx="544">
                  <c:v>-2.0596880837734752</c:v>
                </c:pt>
                <c:pt idx="545">
                  <c:v>7.4018154788681443</c:v>
                </c:pt>
                <c:pt idx="546">
                  <c:v>28.562980835548004</c:v>
                </c:pt>
                <c:pt idx="547">
                  <c:v>49.45757961561803</c:v>
                </c:pt>
                <c:pt idx="548">
                  <c:v>63.661349424078225</c:v>
                </c:pt>
                <c:pt idx="549">
                  <c:v>68.299813006420933</c:v>
                </c:pt>
                <c:pt idx="550">
                  <c:v>61.423562699056149</c:v>
                </c:pt>
                <c:pt idx="551">
                  <c:v>56.522422066214233</c:v>
                </c:pt>
                <c:pt idx="552">
                  <c:v>64.887015116354291</c:v>
                </c:pt>
                <c:pt idx="553">
                  <c:v>72.8798103581492</c:v>
                </c:pt>
                <c:pt idx="554">
                  <c:v>76.233537918310404</c:v>
                </c:pt>
                <c:pt idx="555">
                  <c:v>75.885665847739787</c:v>
                </c:pt>
                <c:pt idx="556">
                  <c:v>76.617894917917667</c:v>
                </c:pt>
                <c:pt idx="557">
                  <c:v>76.48729018929491</c:v>
                </c:pt>
                <c:pt idx="558">
                  <c:v>74.575889449894476</c:v>
                </c:pt>
                <c:pt idx="559">
                  <c:v>74.021605268904182</c:v>
                </c:pt>
                <c:pt idx="560">
                  <c:v>74.115380609740413</c:v>
                </c:pt>
                <c:pt idx="561">
                  <c:v>75.33384009165384</c:v>
                </c:pt>
                <c:pt idx="562">
                  <c:v>76.392271369710372</c:v>
                </c:pt>
                <c:pt idx="563">
                  <c:v>76.88124754798632</c:v>
                </c:pt>
                <c:pt idx="564">
                  <c:v>75.431909782039725</c:v>
                </c:pt>
                <c:pt idx="565">
                  <c:v>73.420592240108462</c:v>
                </c:pt>
                <c:pt idx="566">
                  <c:v>71.273297105688982</c:v>
                </c:pt>
                <c:pt idx="567">
                  <c:v>69.25404344097106</c:v>
                </c:pt>
                <c:pt idx="568">
                  <c:v>68.851895664058318</c:v>
                </c:pt>
                <c:pt idx="569">
                  <c:v>69.45221489875091</c:v>
                </c:pt>
                <c:pt idx="570">
                  <c:v>70.979429470094203</c:v>
                </c:pt>
                <c:pt idx="571">
                  <c:v>72.282150815885004</c:v>
                </c:pt>
                <c:pt idx="572">
                  <c:v>72.882459357543411</c:v>
                </c:pt>
                <c:pt idx="573">
                  <c:v>71.854941469091941</c:v>
                </c:pt>
                <c:pt idx="574">
                  <c:v>70.144661993194916</c:v>
                </c:pt>
                <c:pt idx="575">
                  <c:v>68.290937753218628</c:v>
                </c:pt>
                <c:pt idx="576">
                  <c:v>67.181707613655007</c:v>
                </c:pt>
                <c:pt idx="577">
                  <c:v>67.570259761258441</c:v>
                </c:pt>
                <c:pt idx="578">
                  <c:v>68.61643921627288</c:v>
                </c:pt>
                <c:pt idx="579">
                  <c:v>69.22647634574335</c:v>
                </c:pt>
                <c:pt idx="580">
                  <c:v>69.012758166119909</c:v>
                </c:pt>
                <c:pt idx="581">
                  <c:v>68.569286077082921</c:v>
                </c:pt>
                <c:pt idx="582">
                  <c:v>67.982729968052197</c:v>
                </c:pt>
                <c:pt idx="583">
                  <c:v>67.112313629596883</c:v>
                </c:pt>
                <c:pt idx="584">
                  <c:v>65.948187532971886</c:v>
                </c:pt>
                <c:pt idx="585">
                  <c:v>65.048051092284922</c:v>
                </c:pt>
                <c:pt idx="586">
                  <c:v>66.345422209170692</c:v>
                </c:pt>
                <c:pt idx="587">
                  <c:v>66.006627876146979</c:v>
                </c:pt>
                <c:pt idx="588">
                  <c:v>64.083001408971299</c:v>
                </c:pt>
                <c:pt idx="589">
                  <c:v>60.721014490781037</c:v>
                </c:pt>
                <c:pt idx="590">
                  <c:v>56.725213647243002</c:v>
                </c:pt>
                <c:pt idx="591">
                  <c:v>53.619705645526906</c:v>
                </c:pt>
                <c:pt idx="592">
                  <c:v>58.095687903205118</c:v>
                </c:pt>
                <c:pt idx="593">
                  <c:v>67.047556720479548</c:v>
                </c:pt>
                <c:pt idx="594">
                  <c:v>71.30168262494702</c:v>
                </c:pt>
                <c:pt idx="595">
                  <c:v>73.868770818806198</c:v>
                </c:pt>
                <c:pt idx="596">
                  <c:v>47.666358793733309</c:v>
                </c:pt>
                <c:pt idx="597">
                  <c:v>6.9424703498882723</c:v>
                </c:pt>
                <c:pt idx="598">
                  <c:v>-12.958886201189074</c:v>
                </c:pt>
                <c:pt idx="599">
                  <c:v>-26.278613874042307</c:v>
                </c:pt>
                <c:pt idx="600">
                  <c:v>-35.106188743634547</c:v>
                </c:pt>
                <c:pt idx="601">
                  <c:v>-39.879988880335866</c:v>
                </c:pt>
                <c:pt idx="602">
                  <c:v>-44.24615210155644</c:v>
                </c:pt>
                <c:pt idx="603">
                  <c:v>-49.188685471301234</c:v>
                </c:pt>
                <c:pt idx="604">
                  <c:v>-51.222415178823418</c:v>
                </c:pt>
                <c:pt idx="605">
                  <c:v>-51.381426618274972</c:v>
                </c:pt>
                <c:pt idx="606">
                  <c:v>-51.750282029756235</c:v>
                </c:pt>
                <c:pt idx="607">
                  <c:v>-53.102872662210856</c:v>
                </c:pt>
                <c:pt idx="608">
                  <c:v>-53.775743351617159</c:v>
                </c:pt>
                <c:pt idx="609">
                  <c:v>-53.871629614539309</c:v>
                </c:pt>
                <c:pt idx="610">
                  <c:v>-55.317718295244298</c:v>
                </c:pt>
                <c:pt idx="611">
                  <c:v>-55.406326816106542</c:v>
                </c:pt>
                <c:pt idx="612">
                  <c:v>-54.913077961143372</c:v>
                </c:pt>
                <c:pt idx="613">
                  <c:v>-53.611164755842921</c:v>
                </c:pt>
                <c:pt idx="614">
                  <c:v>-52.963872523679782</c:v>
                </c:pt>
                <c:pt idx="615">
                  <c:v>-52.646245456931084</c:v>
                </c:pt>
                <c:pt idx="616">
                  <c:v>-51.708185010389464</c:v>
                </c:pt>
                <c:pt idx="617">
                  <c:v>-51.28020005335442</c:v>
                </c:pt>
                <c:pt idx="618">
                  <c:v>-52.085737617520884</c:v>
                </c:pt>
                <c:pt idx="619">
                  <c:v>-52.685899491419725</c:v>
                </c:pt>
                <c:pt idx="620">
                  <c:v>-53.150274041393025</c:v>
                </c:pt>
                <c:pt idx="621">
                  <c:v>-53.630396179165224</c:v>
                </c:pt>
                <c:pt idx="622">
                  <c:v>-53.458595134085634</c:v>
                </c:pt>
                <c:pt idx="623">
                  <c:v>-53.856632086671738</c:v>
                </c:pt>
                <c:pt idx="624">
                  <c:v>-54.841758938438119</c:v>
                </c:pt>
                <c:pt idx="625">
                  <c:v>-54.97583920888745</c:v>
                </c:pt>
                <c:pt idx="626">
                  <c:v>-54.447294680458128</c:v>
                </c:pt>
                <c:pt idx="627">
                  <c:v>-53.211248007174362</c:v>
                </c:pt>
                <c:pt idx="628">
                  <c:v>-52.028027538137742</c:v>
                </c:pt>
                <c:pt idx="629">
                  <c:v>-52.840606631930228</c:v>
                </c:pt>
                <c:pt idx="630">
                  <c:v>-52.554985425477355</c:v>
                </c:pt>
                <c:pt idx="631">
                  <c:v>-51.564706016795576</c:v>
                </c:pt>
                <c:pt idx="632">
                  <c:v>-51.426716834982692</c:v>
                </c:pt>
                <c:pt idx="633">
                  <c:v>-50.985675615060167</c:v>
                </c:pt>
                <c:pt idx="634">
                  <c:v>-50.791533466287135</c:v>
                </c:pt>
                <c:pt idx="635">
                  <c:v>-49.278844443760484</c:v>
                </c:pt>
                <c:pt idx="636">
                  <c:v>-45.409359977789073</c:v>
                </c:pt>
                <c:pt idx="637">
                  <c:v>-40.122632833414805</c:v>
                </c:pt>
                <c:pt idx="638">
                  <c:v>-33.846849008123911</c:v>
                </c:pt>
                <c:pt idx="639">
                  <c:v>-27.533616390149135</c:v>
                </c:pt>
                <c:pt idx="640">
                  <c:v>-22.473927997261953</c:v>
                </c:pt>
                <c:pt idx="641">
                  <c:v>-17.231168912471677</c:v>
                </c:pt>
                <c:pt idx="642">
                  <c:v>-11.596613748841953</c:v>
                </c:pt>
                <c:pt idx="643">
                  <c:v>-4.3815681417412708</c:v>
                </c:pt>
                <c:pt idx="644">
                  <c:v>5.4940740904170768</c:v>
                </c:pt>
                <c:pt idx="645">
                  <c:v>14.996085598699564</c:v>
                </c:pt>
                <c:pt idx="646">
                  <c:v>21.991421563519427</c:v>
                </c:pt>
                <c:pt idx="647">
                  <c:v>28.389893898388117</c:v>
                </c:pt>
                <c:pt idx="648">
                  <c:v>36.366522809719619</c:v>
                </c:pt>
                <c:pt idx="649">
                  <c:v>46.918545793887155</c:v>
                </c:pt>
                <c:pt idx="650">
                  <c:v>60.128293991022367</c:v>
                </c:pt>
                <c:pt idx="651">
                  <c:v>68.642961635523619</c:v>
                </c:pt>
                <c:pt idx="652">
                  <c:v>71.192109285530918</c:v>
                </c:pt>
                <c:pt idx="653">
                  <c:v>69.852332318888244</c:v>
                </c:pt>
                <c:pt idx="654">
                  <c:v>68.061881238282098</c:v>
                </c:pt>
                <c:pt idx="655">
                  <c:v>69.241414735569009</c:v>
                </c:pt>
                <c:pt idx="656">
                  <c:v>76.249546791627324</c:v>
                </c:pt>
                <c:pt idx="657">
                  <c:v>84.092757763649701</c:v>
                </c:pt>
                <c:pt idx="658">
                  <c:v>82.218828337411551</c:v>
                </c:pt>
                <c:pt idx="659">
                  <c:v>77.42352491411485</c:v>
                </c:pt>
                <c:pt idx="660">
                  <c:v>72.904662139836162</c:v>
                </c:pt>
                <c:pt idx="661">
                  <c:v>71.704254609204497</c:v>
                </c:pt>
                <c:pt idx="662">
                  <c:v>72.038042081926292</c:v>
                </c:pt>
                <c:pt idx="663">
                  <c:v>73.426794716737604</c:v>
                </c:pt>
                <c:pt idx="664">
                  <c:v>73.71205731389378</c:v>
                </c:pt>
                <c:pt idx="665">
                  <c:v>73.990567615913534</c:v>
                </c:pt>
                <c:pt idx="666">
                  <c:v>74.298271999760715</c:v>
                </c:pt>
                <c:pt idx="667">
                  <c:v>74.449107279653347</c:v>
                </c:pt>
                <c:pt idx="668">
                  <c:v>74.042877162784976</c:v>
                </c:pt>
                <c:pt idx="669">
                  <c:v>72.759104228213801</c:v>
                </c:pt>
                <c:pt idx="670">
                  <c:v>72.140197025400369</c:v>
                </c:pt>
                <c:pt idx="671">
                  <c:v>71.354171645203962</c:v>
                </c:pt>
                <c:pt idx="672">
                  <c:v>72.248873389689436</c:v>
                </c:pt>
                <c:pt idx="673">
                  <c:v>72.229196553889935</c:v>
                </c:pt>
                <c:pt idx="674">
                  <c:v>71.933693708865917</c:v>
                </c:pt>
                <c:pt idx="675">
                  <c:v>71.765874996798374</c:v>
                </c:pt>
                <c:pt idx="676">
                  <c:v>70.986440917167783</c:v>
                </c:pt>
                <c:pt idx="677">
                  <c:v>70.223742381083724</c:v>
                </c:pt>
                <c:pt idx="678">
                  <c:v>69.417002615244783</c:v>
                </c:pt>
                <c:pt idx="679">
                  <c:v>68.80775227904472</c:v>
                </c:pt>
                <c:pt idx="680">
                  <c:v>67.511935416807674</c:v>
                </c:pt>
                <c:pt idx="681">
                  <c:v>66.50387614094285</c:v>
                </c:pt>
                <c:pt idx="682">
                  <c:v>64.392748297251075</c:v>
                </c:pt>
                <c:pt idx="683">
                  <c:v>62.582899223865091</c:v>
                </c:pt>
                <c:pt idx="684">
                  <c:v>62.143969671527259</c:v>
                </c:pt>
                <c:pt idx="685">
                  <c:v>62.261787696737102</c:v>
                </c:pt>
                <c:pt idx="686">
                  <c:v>64.510686386651571</c:v>
                </c:pt>
                <c:pt idx="687">
                  <c:v>64.839834810505707</c:v>
                </c:pt>
                <c:pt idx="688">
                  <c:v>63.935121595754161</c:v>
                </c:pt>
                <c:pt idx="689">
                  <c:v>58.705309699414506</c:v>
                </c:pt>
                <c:pt idx="690">
                  <c:v>48.623302305188275</c:v>
                </c:pt>
                <c:pt idx="691">
                  <c:v>37.299390793786912</c:v>
                </c:pt>
                <c:pt idx="692">
                  <c:v>23.026880230696026</c:v>
                </c:pt>
                <c:pt idx="693">
                  <c:v>7.2283150736161321</c:v>
                </c:pt>
                <c:pt idx="694">
                  <c:v>-1.3290216685641816</c:v>
                </c:pt>
                <c:pt idx="695">
                  <c:v>-11.418083698916449</c:v>
                </c:pt>
                <c:pt idx="696">
                  <c:v>-20.179380539657885</c:v>
                </c:pt>
                <c:pt idx="697">
                  <c:v>-22.711184921887675</c:v>
                </c:pt>
                <c:pt idx="698">
                  <c:v>-26.149914283433844</c:v>
                </c:pt>
                <c:pt idx="699">
                  <c:v>-29.305767555350155</c:v>
                </c:pt>
                <c:pt idx="700">
                  <c:v>-30.711591077739183</c:v>
                </c:pt>
                <c:pt idx="701">
                  <c:v>-31.36746042395378</c:v>
                </c:pt>
                <c:pt idx="702">
                  <c:v>-35.171369014277957</c:v>
                </c:pt>
                <c:pt idx="703">
                  <c:v>-38.291841369970264</c:v>
                </c:pt>
                <c:pt idx="704">
                  <c:v>-40.345338334805298</c:v>
                </c:pt>
                <c:pt idx="705">
                  <c:v>-45.08502249463551</c:v>
                </c:pt>
                <c:pt idx="706">
                  <c:v>-46.493541473599102</c:v>
                </c:pt>
                <c:pt idx="707">
                  <c:v>-47.196083970879457</c:v>
                </c:pt>
                <c:pt idx="708">
                  <c:v>-46.446362922164525</c:v>
                </c:pt>
                <c:pt idx="709">
                  <c:v>-45.164335891539174</c:v>
                </c:pt>
                <c:pt idx="710">
                  <c:v>-42.987177788440306</c:v>
                </c:pt>
                <c:pt idx="711">
                  <c:v>-41.523467283539794</c:v>
                </c:pt>
                <c:pt idx="712">
                  <c:v>-40.677903933027572</c:v>
                </c:pt>
                <c:pt idx="713">
                  <c:v>-39.977603864033888</c:v>
                </c:pt>
                <c:pt idx="714">
                  <c:v>-40.863627408462726</c:v>
                </c:pt>
                <c:pt idx="715">
                  <c:v>-43.029851669112389</c:v>
                </c:pt>
                <c:pt idx="716">
                  <c:v>-44.22603902064396</c:v>
                </c:pt>
                <c:pt idx="717">
                  <c:v>-46.031820512973788</c:v>
                </c:pt>
                <c:pt idx="718">
                  <c:v>-47.792388944871455</c:v>
                </c:pt>
                <c:pt idx="719">
                  <c:v>-48.893584408775716</c:v>
                </c:pt>
                <c:pt idx="720">
                  <c:v>-49.436410167791124</c:v>
                </c:pt>
                <c:pt idx="721">
                  <c:v>-49.042152523064715</c:v>
                </c:pt>
                <c:pt idx="722">
                  <c:v>-47.44194143903627</c:v>
                </c:pt>
                <c:pt idx="723">
                  <c:v>-44.030523525667689</c:v>
                </c:pt>
                <c:pt idx="724">
                  <c:v>-40.031334507043347</c:v>
                </c:pt>
                <c:pt idx="725">
                  <c:v>-37.140506131129875</c:v>
                </c:pt>
                <c:pt idx="726">
                  <c:v>-35.329924934806847</c:v>
                </c:pt>
                <c:pt idx="727">
                  <c:v>-36.193629371506567</c:v>
                </c:pt>
                <c:pt idx="728">
                  <c:v>-37.783947964924458</c:v>
                </c:pt>
                <c:pt idx="729">
                  <c:v>-40.091575912706816</c:v>
                </c:pt>
                <c:pt idx="730">
                  <c:v>-42.952288027407583</c:v>
                </c:pt>
                <c:pt idx="731">
                  <c:v>-43.731579312408599</c:v>
                </c:pt>
                <c:pt idx="732">
                  <c:v>-41.64405299591634</c:v>
                </c:pt>
                <c:pt idx="733">
                  <c:v>-37.432580647784569</c:v>
                </c:pt>
                <c:pt idx="734">
                  <c:v>-32.882018354658086</c:v>
                </c:pt>
                <c:pt idx="735">
                  <c:v>-28.558074622204984</c:v>
                </c:pt>
                <c:pt idx="736">
                  <c:v>-25.070965475019474</c:v>
                </c:pt>
                <c:pt idx="737">
                  <c:v>-21.839960988446734</c:v>
                </c:pt>
                <c:pt idx="738">
                  <c:v>-17.972018906624978</c:v>
                </c:pt>
                <c:pt idx="739">
                  <c:v>-12.365080112601184</c:v>
                </c:pt>
                <c:pt idx="740">
                  <c:v>-7.1725279634339776</c:v>
                </c:pt>
                <c:pt idx="741">
                  <c:v>-3.5002326663469119</c:v>
                </c:pt>
                <c:pt idx="742">
                  <c:v>5.7791913498319233E-2</c:v>
                </c:pt>
                <c:pt idx="743">
                  <c:v>3.5928539696030337</c:v>
                </c:pt>
                <c:pt idx="744">
                  <c:v>15.569131014260385</c:v>
                </c:pt>
                <c:pt idx="745">
                  <c:v>31.580985391125829</c:v>
                </c:pt>
                <c:pt idx="746">
                  <c:v>45.699025229779188</c:v>
                </c:pt>
                <c:pt idx="747">
                  <c:v>59.641753572528451</c:v>
                </c:pt>
                <c:pt idx="748">
                  <c:v>66.918138202397486</c:v>
                </c:pt>
                <c:pt idx="749">
                  <c:v>76.247359209141365</c:v>
                </c:pt>
                <c:pt idx="750">
                  <c:v>77.996911791520134</c:v>
                </c:pt>
                <c:pt idx="751">
                  <c:v>79.891095392123248</c:v>
                </c:pt>
                <c:pt idx="752">
                  <c:v>79.687900915869577</c:v>
                </c:pt>
                <c:pt idx="753">
                  <c:v>77.450975275017456</c:v>
                </c:pt>
                <c:pt idx="754">
                  <c:v>77.479724693069741</c:v>
                </c:pt>
                <c:pt idx="755">
                  <c:v>77.895795532374507</c:v>
                </c:pt>
                <c:pt idx="756">
                  <c:v>78.615773509568186</c:v>
                </c:pt>
                <c:pt idx="757">
                  <c:v>78.856505803272071</c:v>
                </c:pt>
                <c:pt idx="758">
                  <c:v>78.726635677502088</c:v>
                </c:pt>
                <c:pt idx="759">
                  <c:v>78.680048357870064</c:v>
                </c:pt>
                <c:pt idx="760">
                  <c:v>77.851552385546</c:v>
                </c:pt>
                <c:pt idx="761">
                  <c:v>76.49149921291658</c:v>
                </c:pt>
                <c:pt idx="762">
                  <c:v>73.967591955994166</c:v>
                </c:pt>
                <c:pt idx="763">
                  <c:v>72.15281892128975</c:v>
                </c:pt>
                <c:pt idx="764">
                  <c:v>70.431885930944659</c:v>
                </c:pt>
                <c:pt idx="765">
                  <c:v>69.737381846494387</c:v>
                </c:pt>
                <c:pt idx="766">
                  <c:v>69.781008019698945</c:v>
                </c:pt>
                <c:pt idx="767">
                  <c:v>70.430662759519208</c:v>
                </c:pt>
                <c:pt idx="768">
                  <c:v>70.761326106721583</c:v>
                </c:pt>
                <c:pt idx="769">
                  <c:v>70.264765046638232</c:v>
                </c:pt>
                <c:pt idx="770">
                  <c:v>68.677334106398376</c:v>
                </c:pt>
                <c:pt idx="771">
                  <c:v>66.984295722070399</c:v>
                </c:pt>
                <c:pt idx="772">
                  <c:v>66.049247876942019</c:v>
                </c:pt>
                <c:pt idx="773">
                  <c:v>65.554127926621135</c:v>
                </c:pt>
                <c:pt idx="774">
                  <c:v>65.417454725306769</c:v>
                </c:pt>
                <c:pt idx="775">
                  <c:v>66.044882383112167</c:v>
                </c:pt>
                <c:pt idx="776">
                  <c:v>65.972433694287432</c:v>
                </c:pt>
                <c:pt idx="777">
                  <c:v>65.337880119761707</c:v>
                </c:pt>
                <c:pt idx="778">
                  <c:v>63.580009988063779</c:v>
                </c:pt>
                <c:pt idx="779">
                  <c:v>64.066492289369862</c:v>
                </c:pt>
                <c:pt idx="780">
                  <c:v>63.838554403057564</c:v>
                </c:pt>
                <c:pt idx="781">
                  <c:v>65.731226674721981</c:v>
                </c:pt>
                <c:pt idx="782">
                  <c:v>66.54298040933142</c:v>
                </c:pt>
                <c:pt idx="783">
                  <c:v>64.887907912791604</c:v>
                </c:pt>
                <c:pt idx="784">
                  <c:v>62.669068975626793</c:v>
                </c:pt>
                <c:pt idx="785">
                  <c:v>57.48903288053998</c:v>
                </c:pt>
                <c:pt idx="786">
                  <c:v>45.618289925657422</c:v>
                </c:pt>
                <c:pt idx="787">
                  <c:v>30.098641618690184</c:v>
                </c:pt>
                <c:pt idx="788">
                  <c:v>8.850450244143051</c:v>
                </c:pt>
                <c:pt idx="789">
                  <c:v>-7.6494975214549896</c:v>
                </c:pt>
                <c:pt idx="790">
                  <c:v>-18.951711898130039</c:v>
                </c:pt>
                <c:pt idx="791">
                  <c:v>-21.299562317537095</c:v>
                </c:pt>
                <c:pt idx="792">
                  <c:v>-23.432479003482126</c:v>
                </c:pt>
                <c:pt idx="793">
                  <c:v>-27.308554874290866</c:v>
                </c:pt>
                <c:pt idx="794">
                  <c:v>-30.562257766761729</c:v>
                </c:pt>
                <c:pt idx="795">
                  <c:v>-34.11846777749988</c:v>
                </c:pt>
                <c:pt idx="796">
                  <c:v>-36.08520768569565</c:v>
                </c:pt>
                <c:pt idx="797">
                  <c:v>-35.620235818300344</c:v>
                </c:pt>
                <c:pt idx="798">
                  <c:v>-35.539820733961939</c:v>
                </c:pt>
                <c:pt idx="799">
                  <c:v>-36.117704133829506</c:v>
                </c:pt>
                <c:pt idx="800">
                  <c:v>-36.016041892381601</c:v>
                </c:pt>
                <c:pt idx="801">
                  <c:v>-35.302910769023114</c:v>
                </c:pt>
                <c:pt idx="802">
                  <c:v>-35.314069739581988</c:v>
                </c:pt>
                <c:pt idx="803">
                  <c:v>-34.730732235120655</c:v>
                </c:pt>
                <c:pt idx="804">
                  <c:v>-34.380649547855064</c:v>
                </c:pt>
                <c:pt idx="805">
                  <c:v>-34.933191206707917</c:v>
                </c:pt>
                <c:pt idx="806">
                  <c:v>-36.513340874007184</c:v>
                </c:pt>
                <c:pt idx="807">
                  <c:v>-39.033538313668053</c:v>
                </c:pt>
                <c:pt idx="808">
                  <c:v>-43.119106210040073</c:v>
                </c:pt>
                <c:pt idx="809">
                  <c:v>-47.28570363470746</c:v>
                </c:pt>
                <c:pt idx="810">
                  <c:v>-50.619974334639444</c:v>
                </c:pt>
                <c:pt idx="811">
                  <c:v>-50.272765555618655</c:v>
                </c:pt>
                <c:pt idx="812">
                  <c:v>-50.383615232024425</c:v>
                </c:pt>
                <c:pt idx="813">
                  <c:v>-46.954868410653276</c:v>
                </c:pt>
                <c:pt idx="814">
                  <c:v>-44.157448039733737</c:v>
                </c:pt>
                <c:pt idx="815">
                  <c:v>-39.016320121457916</c:v>
                </c:pt>
                <c:pt idx="816">
                  <c:v>-36.27267351573542</c:v>
                </c:pt>
                <c:pt idx="817">
                  <c:v>-36.054201052946816</c:v>
                </c:pt>
                <c:pt idx="818">
                  <c:v>-37.776744493948911</c:v>
                </c:pt>
                <c:pt idx="819">
                  <c:v>-41.04744406599859</c:v>
                </c:pt>
                <c:pt idx="820">
                  <c:v>-43.067508463130437</c:v>
                </c:pt>
                <c:pt idx="821">
                  <c:v>-44.447648947779307</c:v>
                </c:pt>
                <c:pt idx="822">
                  <c:v>-45.052668845234443</c:v>
                </c:pt>
                <c:pt idx="823">
                  <c:v>-42.256327493990455</c:v>
                </c:pt>
                <c:pt idx="824">
                  <c:v>-37.402768601529651</c:v>
                </c:pt>
                <c:pt idx="825">
                  <c:v>-31.86929650888105</c:v>
                </c:pt>
                <c:pt idx="826">
                  <c:v>-25.894302443772052</c:v>
                </c:pt>
                <c:pt idx="827">
                  <c:v>-20.66363889832353</c:v>
                </c:pt>
                <c:pt idx="828">
                  <c:v>-15.569773715307418</c:v>
                </c:pt>
                <c:pt idx="829">
                  <c:v>-11.452986852881006</c:v>
                </c:pt>
                <c:pt idx="830">
                  <c:v>-9.1834073934546403</c:v>
                </c:pt>
                <c:pt idx="831">
                  <c:v>-4.8531057330655063</c:v>
                </c:pt>
                <c:pt idx="832">
                  <c:v>0</c:v>
                </c:pt>
                <c:pt idx="833">
                  <c:v>5.9982014608605629</c:v>
                </c:pt>
                <c:pt idx="834">
                  <c:v>11.69913490752449</c:v>
                </c:pt>
                <c:pt idx="835">
                  <c:v>15.817844813277704</c:v>
                </c:pt>
                <c:pt idx="836">
                  <c:v>21.692163018603843</c:v>
                </c:pt>
                <c:pt idx="837">
                  <c:v>35.236621286635788</c:v>
                </c:pt>
                <c:pt idx="838">
                  <c:v>50.943873042076852</c:v>
                </c:pt>
                <c:pt idx="839">
                  <c:v>64.871124999337923</c:v>
                </c:pt>
                <c:pt idx="840">
                  <c:v>75.093514782182012</c:v>
                </c:pt>
                <c:pt idx="841">
                  <c:v>78.894567331949744</c:v>
                </c:pt>
                <c:pt idx="842">
                  <c:v>77.666958611055563</c:v>
                </c:pt>
                <c:pt idx="843">
                  <c:v>74.573531422242951</c:v>
                </c:pt>
                <c:pt idx="844">
                  <c:v>73.779076276441259</c:v>
                </c:pt>
                <c:pt idx="845">
                  <c:v>74.910732351414708</c:v>
                </c:pt>
                <c:pt idx="846">
                  <c:v>75.964686332012931</c:v>
                </c:pt>
                <c:pt idx="847">
                  <c:v>75.568039202522655</c:v>
                </c:pt>
                <c:pt idx="848">
                  <c:v>75.258951005233271</c:v>
                </c:pt>
                <c:pt idx="849">
                  <c:v>75.047052858579804</c:v>
                </c:pt>
                <c:pt idx="850">
                  <c:v>75.578343005191783</c:v>
                </c:pt>
                <c:pt idx="851">
                  <c:v>76.828537785203238</c:v>
                </c:pt>
                <c:pt idx="852">
                  <c:v>78.000556360277997</c:v>
                </c:pt>
                <c:pt idx="853">
                  <c:v>79.485533883380583</c:v>
                </c:pt>
                <c:pt idx="854">
                  <c:v>79.797404262998199</c:v>
                </c:pt>
                <c:pt idx="855">
                  <c:v>79.738814281396074</c:v>
                </c:pt>
                <c:pt idx="856">
                  <c:v>78.546993460961943</c:v>
                </c:pt>
                <c:pt idx="857">
                  <c:v>77.121358663677839</c:v>
                </c:pt>
                <c:pt idx="858">
                  <c:v>75.420495636286077</c:v>
                </c:pt>
                <c:pt idx="859">
                  <c:v>73.184491546187502</c:v>
                </c:pt>
                <c:pt idx="860">
                  <c:v>71.001046777940928</c:v>
                </c:pt>
                <c:pt idx="861">
                  <c:v>69.644993747529654</c:v>
                </c:pt>
                <c:pt idx="862">
                  <c:v>69.229290897615329</c:v>
                </c:pt>
                <c:pt idx="863">
                  <c:v>70.248033627515255</c:v>
                </c:pt>
                <c:pt idx="864">
                  <c:v>72.028151942361831</c:v>
                </c:pt>
                <c:pt idx="865">
                  <c:v>73.745246725329565</c:v>
                </c:pt>
                <c:pt idx="866">
                  <c:v>74.118415240258798</c:v>
                </c:pt>
                <c:pt idx="867">
                  <c:v>73.950146669573911</c:v>
                </c:pt>
                <c:pt idx="868">
                  <c:v>71.659914411426797</c:v>
                </c:pt>
                <c:pt idx="869">
                  <c:v>68.463593949787509</c:v>
                </c:pt>
                <c:pt idx="870">
                  <c:v>66.237117021047169</c:v>
                </c:pt>
                <c:pt idx="871">
                  <c:v>66.617834527908542</c:v>
                </c:pt>
                <c:pt idx="872">
                  <c:v>67.640284081185882</c:v>
                </c:pt>
                <c:pt idx="873">
                  <c:v>69.738938537872642</c:v>
                </c:pt>
                <c:pt idx="874">
                  <c:v>68.175478930681976</c:v>
                </c:pt>
                <c:pt idx="875">
                  <c:v>52.415128072300725</c:v>
                </c:pt>
                <c:pt idx="876">
                  <c:v>34.89616349313382</c:v>
                </c:pt>
                <c:pt idx="877">
                  <c:v>15.266895498899194</c:v>
                </c:pt>
                <c:pt idx="878">
                  <c:v>4.2951071907047247</c:v>
                </c:pt>
                <c:pt idx="879">
                  <c:v>5.1012691379546578</c:v>
                </c:pt>
                <c:pt idx="880">
                  <c:v>2.9211320121878428</c:v>
                </c:pt>
                <c:pt idx="881">
                  <c:v>-3.1593894925887827</c:v>
                </c:pt>
                <c:pt idx="882">
                  <c:v>-7.4506821026697105</c:v>
                </c:pt>
                <c:pt idx="883">
                  <c:v>-13.406591874137842</c:v>
                </c:pt>
                <c:pt idx="884">
                  <c:v>-21.261640501380626</c:v>
                </c:pt>
                <c:pt idx="885">
                  <c:v>-28.112295818675509</c:v>
                </c:pt>
                <c:pt idx="886">
                  <c:v>-32.878882537372043</c:v>
                </c:pt>
                <c:pt idx="887">
                  <c:v>-34.726324108433808</c:v>
                </c:pt>
                <c:pt idx="888">
                  <c:v>-36.247834822898639</c:v>
                </c:pt>
                <c:pt idx="889">
                  <c:v>-37.60949891959207</c:v>
                </c:pt>
                <c:pt idx="890">
                  <c:v>-37.131650933435196</c:v>
                </c:pt>
                <c:pt idx="891">
                  <c:v>-35.724563549408025</c:v>
                </c:pt>
                <c:pt idx="892">
                  <c:v>-34.386139990635847</c:v>
                </c:pt>
                <c:pt idx="893">
                  <c:v>-35.404857488183445</c:v>
                </c:pt>
                <c:pt idx="894">
                  <c:v>-37.947211597680159</c:v>
                </c:pt>
                <c:pt idx="895">
                  <c:v>-39.388827378231262</c:v>
                </c:pt>
                <c:pt idx="896">
                  <c:v>-39.329141198235469</c:v>
                </c:pt>
                <c:pt idx="897">
                  <c:v>-38.243811681372208</c:v>
                </c:pt>
                <c:pt idx="898">
                  <c:v>-37.567761828228569</c:v>
                </c:pt>
                <c:pt idx="899">
                  <c:v>-37.063964283809177</c:v>
                </c:pt>
                <c:pt idx="900">
                  <c:v>-37.844321364024154</c:v>
                </c:pt>
                <c:pt idx="901">
                  <c:v>-40.040099579598333</c:v>
                </c:pt>
                <c:pt idx="902">
                  <c:v>-42.074062035425108</c:v>
                </c:pt>
                <c:pt idx="903">
                  <c:v>-44.504337825843521</c:v>
                </c:pt>
                <c:pt idx="904">
                  <c:v>-46.603878592939594</c:v>
                </c:pt>
                <c:pt idx="905">
                  <c:v>-47.951608022135304</c:v>
                </c:pt>
                <c:pt idx="906">
                  <c:v>-48.604384137690509</c:v>
                </c:pt>
                <c:pt idx="907">
                  <c:v>-48.247755386431344</c:v>
                </c:pt>
                <c:pt idx="908">
                  <c:v>-47.389191427440117</c:v>
                </c:pt>
                <c:pt idx="909">
                  <c:v>-46.154064584429037</c:v>
                </c:pt>
                <c:pt idx="910">
                  <c:v>-43.45423264409429</c:v>
                </c:pt>
                <c:pt idx="911">
                  <c:v>-39.571145009362183</c:v>
                </c:pt>
                <c:pt idx="912">
                  <c:v>-36.097504274832154</c:v>
                </c:pt>
                <c:pt idx="913">
                  <c:v>-34.810388985408551</c:v>
                </c:pt>
                <c:pt idx="914">
                  <c:v>-36.44726664292866</c:v>
                </c:pt>
                <c:pt idx="915">
                  <c:v>-39.052636014755514</c:v>
                </c:pt>
                <c:pt idx="916">
                  <c:v>-42.210584418276447</c:v>
                </c:pt>
                <c:pt idx="917">
                  <c:v>-46.381474149783827</c:v>
                </c:pt>
                <c:pt idx="918">
                  <c:v>-48.66393351199612</c:v>
                </c:pt>
                <c:pt idx="919">
                  <c:v>-48.36309114798923</c:v>
                </c:pt>
                <c:pt idx="920">
                  <c:v>-46.057385193038826</c:v>
                </c:pt>
                <c:pt idx="921">
                  <c:v>-41.724904579670849</c:v>
                </c:pt>
                <c:pt idx="922">
                  <c:v>-36.686913431061271</c:v>
                </c:pt>
                <c:pt idx="923">
                  <c:v>-32.644024590188046</c:v>
                </c:pt>
                <c:pt idx="924">
                  <c:v>-28.604081931951821</c:v>
                </c:pt>
                <c:pt idx="925">
                  <c:v>-25.174067977650328</c:v>
                </c:pt>
                <c:pt idx="926">
                  <c:v>-20.789016484567139</c:v>
                </c:pt>
                <c:pt idx="927">
                  <c:v>-13.973254045416738</c:v>
                </c:pt>
                <c:pt idx="928">
                  <c:v>-4.3722721073124848</c:v>
                </c:pt>
                <c:pt idx="929">
                  <c:v>12.553120692144278</c:v>
                </c:pt>
                <c:pt idx="930">
                  <c:v>26.134013931019393</c:v>
                </c:pt>
                <c:pt idx="931">
                  <c:v>39.940965168929566</c:v>
                </c:pt>
                <c:pt idx="932">
                  <c:v>47.066223759041172</c:v>
                </c:pt>
                <c:pt idx="933">
                  <c:v>44.086042246681849</c:v>
                </c:pt>
                <c:pt idx="934">
                  <c:v>37.557509946958945</c:v>
                </c:pt>
                <c:pt idx="935">
                  <c:v>40.843276844688475</c:v>
                </c:pt>
                <c:pt idx="936">
                  <c:v>51.821824594249264</c:v>
                </c:pt>
                <c:pt idx="937">
                  <c:v>61.454395841120551</c:v>
                </c:pt>
                <c:pt idx="938">
                  <c:v>68.397207942067737</c:v>
                </c:pt>
                <c:pt idx="939">
                  <c:v>71.628022705973962</c:v>
                </c:pt>
                <c:pt idx="940">
                  <c:v>71.812430796700127</c:v>
                </c:pt>
                <c:pt idx="941">
                  <c:v>73.267734502431324</c:v>
                </c:pt>
                <c:pt idx="942">
                  <c:v>77.448419076337899</c:v>
                </c:pt>
                <c:pt idx="943">
                  <c:v>80.758338994986048</c:v>
                </c:pt>
                <c:pt idx="944">
                  <c:v>78.641906348041445</c:v>
                </c:pt>
                <c:pt idx="945">
                  <c:v>77.75586366265938</c:v>
                </c:pt>
                <c:pt idx="946">
                  <c:v>79.27748305615367</c:v>
                </c:pt>
                <c:pt idx="947">
                  <c:v>81.490255725530133</c:v>
                </c:pt>
                <c:pt idx="948">
                  <c:v>83.712482844680949</c:v>
                </c:pt>
                <c:pt idx="949">
                  <c:v>83.911491946402194</c:v>
                </c:pt>
                <c:pt idx="950">
                  <c:v>82.287100990449645</c:v>
                </c:pt>
                <c:pt idx="951">
                  <c:v>80.441692080805453</c:v>
                </c:pt>
                <c:pt idx="952">
                  <c:v>77.5395169053117</c:v>
                </c:pt>
                <c:pt idx="953">
                  <c:v>75.3355983173591</c:v>
                </c:pt>
                <c:pt idx="954">
                  <c:v>73.898246834656632</c:v>
                </c:pt>
                <c:pt idx="955">
                  <c:v>73.805024603807126</c:v>
                </c:pt>
                <c:pt idx="956">
                  <c:v>75.554788673985612</c:v>
                </c:pt>
                <c:pt idx="957">
                  <c:v>76.70317911756689</c:v>
                </c:pt>
                <c:pt idx="958">
                  <c:v>75.71186128689871</c:v>
                </c:pt>
                <c:pt idx="959">
                  <c:v>74.701071076583531</c:v>
                </c:pt>
                <c:pt idx="960">
                  <c:v>71.802060236374544</c:v>
                </c:pt>
                <c:pt idx="961">
                  <c:v>69.546801657734449</c:v>
                </c:pt>
                <c:pt idx="962">
                  <c:v>68.399531870809724</c:v>
                </c:pt>
                <c:pt idx="963">
                  <c:v>67.906498916379391</c:v>
                </c:pt>
                <c:pt idx="964">
                  <c:v>68.339314252226572</c:v>
                </c:pt>
                <c:pt idx="965">
                  <c:v>66.668577131044387</c:v>
                </c:pt>
                <c:pt idx="966">
                  <c:v>64.186844030220442</c:v>
                </c:pt>
                <c:pt idx="967">
                  <c:v>60.67927713975056</c:v>
                </c:pt>
                <c:pt idx="968">
                  <c:v>58.803264923833076</c:v>
                </c:pt>
                <c:pt idx="969">
                  <c:v>56.765353326355608</c:v>
                </c:pt>
                <c:pt idx="970">
                  <c:v>56.589683542532867</c:v>
                </c:pt>
                <c:pt idx="971">
                  <c:v>57.835746546249737</c:v>
                </c:pt>
                <c:pt idx="972">
                  <c:v>59.755076313459092</c:v>
                </c:pt>
                <c:pt idx="973">
                  <c:v>62.096163071290533</c:v>
                </c:pt>
                <c:pt idx="974">
                  <c:v>63.500706806711136</c:v>
                </c:pt>
                <c:pt idx="975">
                  <c:v>57.519110015647541</c:v>
                </c:pt>
                <c:pt idx="976">
                  <c:v>39.49541405777488</c:v>
                </c:pt>
                <c:pt idx="977">
                  <c:v>16.320383360925103</c:v>
                </c:pt>
                <c:pt idx="978">
                  <c:v>-6.8444311779313649</c:v>
                </c:pt>
                <c:pt idx="979">
                  <c:v>-17.029992957471144</c:v>
                </c:pt>
                <c:pt idx="980">
                  <c:v>-31.405451209553153</c:v>
                </c:pt>
                <c:pt idx="981">
                  <c:v>-42.495324479329767</c:v>
                </c:pt>
                <c:pt idx="982">
                  <c:v>-48.468195383823591</c:v>
                </c:pt>
                <c:pt idx="983">
                  <c:v>-48.486490009489629</c:v>
                </c:pt>
                <c:pt idx="984">
                  <c:v>-43.342759856852851</c:v>
                </c:pt>
                <c:pt idx="985">
                  <c:v>-41.5812536062544</c:v>
                </c:pt>
                <c:pt idx="986">
                  <c:v>-42.406069171575396</c:v>
                </c:pt>
                <c:pt idx="987">
                  <c:v>-44.667680481115077</c:v>
                </c:pt>
                <c:pt idx="988">
                  <c:v>-50.289008433909082</c:v>
                </c:pt>
                <c:pt idx="989">
                  <c:v>-52.638040852077189</c:v>
                </c:pt>
                <c:pt idx="990">
                  <c:v>-52.78366407728543</c:v>
                </c:pt>
                <c:pt idx="991">
                  <c:v>-53.637584389143647</c:v>
                </c:pt>
                <c:pt idx="992">
                  <c:v>-52.275309621300472</c:v>
                </c:pt>
                <c:pt idx="993">
                  <c:v>-49.219217340585779</c:v>
                </c:pt>
                <c:pt idx="994">
                  <c:v>-46.735131245061496</c:v>
                </c:pt>
                <c:pt idx="995">
                  <c:v>-44.024454897851626</c:v>
                </c:pt>
                <c:pt idx="996">
                  <c:v>-42.260855074629099</c:v>
                </c:pt>
                <c:pt idx="997">
                  <c:v>-42.024523134319359</c:v>
                </c:pt>
              </c:numCache>
            </c:numRef>
          </c:val>
          <c:smooth val="0"/>
          <c:extLst>
            <c:ext xmlns:c16="http://schemas.microsoft.com/office/drawing/2014/chart" uri="{C3380CC4-5D6E-409C-BE32-E72D297353CC}">
              <c16:uniqueId val="{00000002-DC83-4756-B0E1-280E9104D733}"/>
            </c:ext>
          </c:extLst>
        </c:ser>
        <c:dLbls>
          <c:showLegendKey val="0"/>
          <c:showVal val="0"/>
          <c:showCatName val="0"/>
          <c:showSerName val="0"/>
          <c:showPercent val="0"/>
          <c:showBubbleSize val="0"/>
        </c:dLbls>
        <c:smooth val="0"/>
        <c:axId val="717505640"/>
        <c:axId val="717505312"/>
      </c:lineChart>
      <c:catAx>
        <c:axId val="7175056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7505312"/>
        <c:crosses val="autoZero"/>
        <c:auto val="1"/>
        <c:lblAlgn val="ctr"/>
        <c:lblOffset val="100"/>
        <c:noMultiLvlLbl val="0"/>
      </c:catAx>
      <c:valAx>
        <c:axId val="717505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7505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Action1 Accel</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'[fusion test.xlsx]Sheet1'!$O$1</c:f>
              <c:strCache>
                <c:ptCount val="1"/>
                <c:pt idx="0">
                  <c:v>X_accel</c:v>
                </c:pt>
              </c:strCache>
            </c:strRef>
          </c:tx>
          <c:spPr>
            <a:ln w="28575" cap="rnd">
              <a:solidFill>
                <a:schemeClr val="accent1"/>
              </a:solidFill>
              <a:round/>
            </a:ln>
            <a:effectLst/>
          </c:spPr>
          <c:marker>
            <c:symbol val="none"/>
          </c:marker>
          <c:val>
            <c:numRef>
              <c:f>'[fusion test.xlsx]Sheet1'!$O$2:$O$691</c:f>
              <c:numCache>
                <c:formatCode>General</c:formatCode>
                <c:ptCount val="690"/>
                <c:pt idx="0">
                  <c:v>-1.2879829791759501</c:v>
                </c:pt>
                <c:pt idx="1">
                  <c:v>-1.5894461008965599</c:v>
                </c:pt>
                <c:pt idx="2">
                  <c:v>1.5473277083222401</c:v>
                </c:pt>
                <c:pt idx="3">
                  <c:v>0.48966578120143001</c:v>
                </c:pt>
                <c:pt idx="4">
                  <c:v>-1.06703804178844</c:v>
                </c:pt>
                <c:pt idx="5">
                  <c:v>1.7357934482896999</c:v>
                </c:pt>
                <c:pt idx="6">
                  <c:v>2.6369310367746901</c:v>
                </c:pt>
                <c:pt idx="7">
                  <c:v>0.90234836776715399</c:v>
                </c:pt>
                <c:pt idx="8">
                  <c:v>-1.0159805390947401</c:v>
                </c:pt>
                <c:pt idx="9">
                  <c:v>-7.7812720855091597E-2</c:v>
                </c:pt>
                <c:pt idx="10">
                  <c:v>0.17149646945476399</c:v>
                </c:pt>
                <c:pt idx="11">
                  <c:v>1.60539322174724</c:v>
                </c:pt>
                <c:pt idx="12">
                  <c:v>4.0065390614899004</c:v>
                </c:pt>
                <c:pt idx="13">
                  <c:v>1.9682255332951999</c:v>
                </c:pt>
                <c:pt idx="14">
                  <c:v>2.7990174480410399</c:v>
                </c:pt>
                <c:pt idx="15">
                  <c:v>4.43002441261401</c:v>
                </c:pt>
                <c:pt idx="16">
                  <c:v>3.9440017509721299</c:v>
                </c:pt>
                <c:pt idx="17">
                  <c:v>2.3636549728607799</c:v>
                </c:pt>
                <c:pt idx="18">
                  <c:v>3.3672931666535399</c:v>
                </c:pt>
                <c:pt idx="19">
                  <c:v>1.24285466970422</c:v>
                </c:pt>
                <c:pt idx="20">
                  <c:v>0.72175941237083696</c:v>
                </c:pt>
                <c:pt idx="21">
                  <c:v>0.98497032811434004</c:v>
                </c:pt>
                <c:pt idx="22">
                  <c:v>7.10938118520896E-2</c:v>
                </c:pt>
                <c:pt idx="23">
                  <c:v>1.16144768863338</c:v>
                </c:pt>
                <c:pt idx="24">
                  <c:v>-0.62192878057845102</c:v>
                </c:pt>
                <c:pt idx="25">
                  <c:v>-1.94467952378846</c:v>
                </c:pt>
                <c:pt idx="26">
                  <c:v>-3.1001416424855499</c:v>
                </c:pt>
                <c:pt idx="27">
                  <c:v>-1.33879894155071</c:v>
                </c:pt>
                <c:pt idx="28">
                  <c:v>0.75179424360229796</c:v>
                </c:pt>
                <c:pt idx="29">
                  <c:v>9.5771829644264395E-2</c:v>
                </c:pt>
                <c:pt idx="30">
                  <c:v>-1.67742643966398</c:v>
                </c:pt>
                <c:pt idx="31">
                  <c:v>-2.8209554040752698</c:v>
                </c:pt>
                <c:pt idx="32">
                  <c:v>-4.9424757485466397</c:v>
                </c:pt>
                <c:pt idx="33">
                  <c:v>1.7709925533008</c:v>
                </c:pt>
                <c:pt idx="34">
                  <c:v>4.3372292459048799E-2</c:v>
                </c:pt>
                <c:pt idx="35">
                  <c:v>-2.2987854562944499</c:v>
                </c:pt>
                <c:pt idx="36">
                  <c:v>-1.0983443520853899</c:v>
                </c:pt>
                <c:pt idx="37">
                  <c:v>2.8078252046048999</c:v>
                </c:pt>
                <c:pt idx="38">
                  <c:v>5.03865218569298</c:v>
                </c:pt>
                <c:pt idx="39">
                  <c:v>4.24624224465009</c:v>
                </c:pt>
                <c:pt idx="40">
                  <c:v>-0.61426197046384601</c:v>
                </c:pt>
                <c:pt idx="41">
                  <c:v>-0.24270022938546101</c:v>
                </c:pt>
                <c:pt idx="42">
                  <c:v>1.30915468220167</c:v>
                </c:pt>
                <c:pt idx="43">
                  <c:v>3.3351150988604199</c:v>
                </c:pt>
                <c:pt idx="44">
                  <c:v>5.4276471150945502</c:v>
                </c:pt>
                <c:pt idx="45">
                  <c:v>6.8009537134119897</c:v>
                </c:pt>
                <c:pt idx="46">
                  <c:v>11.3109229692363</c:v>
                </c:pt>
                <c:pt idx="47">
                  <c:v>12.557364545245999</c:v>
                </c:pt>
                <c:pt idx="48">
                  <c:v>10.8484876515296</c:v>
                </c:pt>
                <c:pt idx="49">
                  <c:v>8.5102982106878304</c:v>
                </c:pt>
                <c:pt idx="50">
                  <c:v>16.629839909786199</c:v>
                </c:pt>
                <c:pt idx="51">
                  <c:v>15.6944763320954</c:v>
                </c:pt>
                <c:pt idx="52">
                  <c:v>20.763489658887298</c:v>
                </c:pt>
                <c:pt idx="53">
                  <c:v>19.195978005727</c:v>
                </c:pt>
                <c:pt idx="54">
                  <c:v>12.6570888124295</c:v>
                </c:pt>
                <c:pt idx="55">
                  <c:v>14.203557721208799</c:v>
                </c:pt>
                <c:pt idx="56">
                  <c:v>15.883482840225099</c:v>
                </c:pt>
                <c:pt idx="57">
                  <c:v>17.758748968536199</c:v>
                </c:pt>
                <c:pt idx="58">
                  <c:v>19.065959298540299</c:v>
                </c:pt>
                <c:pt idx="59">
                  <c:v>18.043968056597201</c:v>
                </c:pt>
                <c:pt idx="60">
                  <c:v>14.515567504135699</c:v>
                </c:pt>
                <c:pt idx="61">
                  <c:v>16.199133819625199</c:v>
                </c:pt>
                <c:pt idx="62">
                  <c:v>22.166800219961502</c:v>
                </c:pt>
                <c:pt idx="63">
                  <c:v>24.425328582791</c:v>
                </c:pt>
                <c:pt idx="64">
                  <c:v>25.774578549834398</c:v>
                </c:pt>
                <c:pt idx="65">
                  <c:v>25.069563359762402</c:v>
                </c:pt>
                <c:pt idx="66">
                  <c:v>19.3097289069411</c:v>
                </c:pt>
                <c:pt idx="67">
                  <c:v>18.947683765275201</c:v>
                </c:pt>
                <c:pt idx="68">
                  <c:v>20.479264182195401</c:v>
                </c:pt>
                <c:pt idx="69">
                  <c:v>21.658031430893601</c:v>
                </c:pt>
                <c:pt idx="70">
                  <c:v>21.805182675909101</c:v>
                </c:pt>
                <c:pt idx="71">
                  <c:v>18.976482351438101</c:v>
                </c:pt>
                <c:pt idx="72">
                  <c:v>17.9807861145473</c:v>
                </c:pt>
                <c:pt idx="73">
                  <c:v>15.336760158816199</c:v>
                </c:pt>
                <c:pt idx="74">
                  <c:v>17.519554375526099</c:v>
                </c:pt>
                <c:pt idx="75">
                  <c:v>17.4003731050644</c:v>
                </c:pt>
                <c:pt idx="76">
                  <c:v>19.843060955706399</c:v>
                </c:pt>
                <c:pt idx="77">
                  <c:v>24.1982111967883</c:v>
                </c:pt>
                <c:pt idx="78">
                  <c:v>19.868574689059699</c:v>
                </c:pt>
                <c:pt idx="79">
                  <c:v>16.585027074791501</c:v>
                </c:pt>
                <c:pt idx="80">
                  <c:v>14.8263509646945</c:v>
                </c:pt>
                <c:pt idx="81">
                  <c:v>18.594254506552701</c:v>
                </c:pt>
                <c:pt idx="82">
                  <c:v>16.048158960298199</c:v>
                </c:pt>
                <c:pt idx="83">
                  <c:v>8.0272448437549002</c:v>
                </c:pt>
                <c:pt idx="84">
                  <c:v>7.43396135249401</c:v>
                </c:pt>
                <c:pt idx="85">
                  <c:v>8.9613293030531693</c:v>
                </c:pt>
                <c:pt idx="86">
                  <c:v>7.3777964894106098</c:v>
                </c:pt>
                <c:pt idx="87">
                  <c:v>7.0533878918035802</c:v>
                </c:pt>
                <c:pt idx="88">
                  <c:v>7.9919565078322998</c:v>
                </c:pt>
                <c:pt idx="89">
                  <c:v>5.9297438424103897</c:v>
                </c:pt>
                <c:pt idx="90">
                  <c:v>1.7021982434601901</c:v>
                </c:pt>
                <c:pt idx="91">
                  <c:v>-1.5296748289084601</c:v>
                </c:pt>
                <c:pt idx="92">
                  <c:v>-2.5543993633526298</c:v>
                </c:pt>
                <c:pt idx="93">
                  <c:v>-3.20212785471763</c:v>
                </c:pt>
                <c:pt idx="94">
                  <c:v>-0.85239667382972495</c:v>
                </c:pt>
                <c:pt idx="95">
                  <c:v>0.36408171037404102</c:v>
                </c:pt>
                <c:pt idx="96">
                  <c:v>-0.11858653723793899</c:v>
                </c:pt>
                <c:pt idx="97">
                  <c:v>-3.8149000564025402</c:v>
                </c:pt>
                <c:pt idx="98">
                  <c:v>-3.3552285055029101</c:v>
                </c:pt>
                <c:pt idx="99">
                  <c:v>-1.7327809441822899</c:v>
                </c:pt>
                <c:pt idx="100">
                  <c:v>-0.305012857288886</c:v>
                </c:pt>
                <c:pt idx="101">
                  <c:v>2.3336242960695199</c:v>
                </c:pt>
                <c:pt idx="102">
                  <c:v>2.8502951339917399</c:v>
                </c:pt>
                <c:pt idx="103">
                  <c:v>2.8781632460365598</c:v>
                </c:pt>
                <c:pt idx="104">
                  <c:v>2.69462201665596</c:v>
                </c:pt>
                <c:pt idx="105">
                  <c:v>2.8565343061352002</c:v>
                </c:pt>
                <c:pt idx="106">
                  <c:v>2.7546578933313102</c:v>
                </c:pt>
                <c:pt idx="107">
                  <c:v>2.5467382142666199</c:v>
                </c:pt>
                <c:pt idx="108">
                  <c:v>0.42360755186438798</c:v>
                </c:pt>
                <c:pt idx="109">
                  <c:v>-7.1403756894712904</c:v>
                </c:pt>
                <c:pt idx="110">
                  <c:v>-1.6867197827857401</c:v>
                </c:pt>
                <c:pt idx="111">
                  <c:v>-4.9479023853211697</c:v>
                </c:pt>
                <c:pt idx="112">
                  <c:v>-15.177066264848699</c:v>
                </c:pt>
                <c:pt idx="113">
                  <c:v>-15.4025922056683</c:v>
                </c:pt>
                <c:pt idx="114">
                  <c:v>-15.143718362662501</c:v>
                </c:pt>
                <c:pt idx="115">
                  <c:v>-17.102075048776999</c:v>
                </c:pt>
                <c:pt idx="116">
                  <c:v>-18.347102991661501</c:v>
                </c:pt>
                <c:pt idx="117">
                  <c:v>-16.491733430627299</c:v>
                </c:pt>
                <c:pt idx="118">
                  <c:v>-17.036559428761901</c:v>
                </c:pt>
                <c:pt idx="119">
                  <c:v>-17.868260226837499</c:v>
                </c:pt>
                <c:pt idx="120">
                  <c:v>-18.256732338094299</c:v>
                </c:pt>
                <c:pt idx="121">
                  <c:v>-17.949697153422601</c:v>
                </c:pt>
                <c:pt idx="122">
                  <c:v>-16.838772217052</c:v>
                </c:pt>
                <c:pt idx="123">
                  <c:v>-15.7167134160412</c:v>
                </c:pt>
                <c:pt idx="124">
                  <c:v>-13.2117131000636</c:v>
                </c:pt>
                <c:pt idx="125">
                  <c:v>-14.101169948699599</c:v>
                </c:pt>
                <c:pt idx="126">
                  <c:v>-18.5189997937504</c:v>
                </c:pt>
                <c:pt idx="127">
                  <c:v>-21.307502611495501</c:v>
                </c:pt>
                <c:pt idx="128">
                  <c:v>-21.133596799287901</c:v>
                </c:pt>
                <c:pt idx="129">
                  <c:v>-21.538936339785899</c:v>
                </c:pt>
                <c:pt idx="130">
                  <c:v>-21.972525364941301</c:v>
                </c:pt>
                <c:pt idx="131">
                  <c:v>-22.634643076085801</c:v>
                </c:pt>
                <c:pt idx="132">
                  <c:v>-25.488466234162001</c:v>
                </c:pt>
                <c:pt idx="133">
                  <c:v>-25.642665107437299</c:v>
                </c:pt>
                <c:pt idx="134">
                  <c:v>-25.7974239122432</c:v>
                </c:pt>
                <c:pt idx="135">
                  <c:v>-24.219702922662499</c:v>
                </c:pt>
                <c:pt idx="136">
                  <c:v>-24.202998105395299</c:v>
                </c:pt>
                <c:pt idx="137">
                  <c:v>-29.954538154441199</c:v>
                </c:pt>
                <c:pt idx="138">
                  <c:v>-35.496428856042598</c:v>
                </c:pt>
                <c:pt idx="139">
                  <c:v>-29.602196439276199</c:v>
                </c:pt>
                <c:pt idx="140">
                  <c:v>-25.397041150662702</c:v>
                </c:pt>
                <c:pt idx="141">
                  <c:v>-27.456757872765401</c:v>
                </c:pt>
                <c:pt idx="142">
                  <c:v>-34.419658795097497</c:v>
                </c:pt>
                <c:pt idx="143">
                  <c:v>-31.321159074000999</c:v>
                </c:pt>
                <c:pt idx="144">
                  <c:v>-39.535567998612002</c:v>
                </c:pt>
                <c:pt idx="145">
                  <c:v>-47.6562033794226</c:v>
                </c:pt>
                <c:pt idx="146">
                  <c:v>-6.5890420016881901</c:v>
                </c:pt>
                <c:pt idx="147">
                  <c:v>-36.760244799053901</c:v>
                </c:pt>
                <c:pt idx="148">
                  <c:v>-53.692142540976199</c:v>
                </c:pt>
                <c:pt idx="149">
                  <c:v>-46.061379522893397</c:v>
                </c:pt>
                <c:pt idx="150">
                  <c:v>7.7793815581925001</c:v>
                </c:pt>
                <c:pt idx="151">
                  <c:v>15.5928132279374</c:v>
                </c:pt>
                <c:pt idx="152">
                  <c:v>15.451862626492</c:v>
                </c:pt>
                <c:pt idx="153">
                  <c:v>14.177472730398801</c:v>
                </c:pt>
                <c:pt idx="154">
                  <c:v>13.9450025018532</c:v>
                </c:pt>
                <c:pt idx="155">
                  <c:v>17.570646933944801</c:v>
                </c:pt>
                <c:pt idx="156">
                  <c:v>19.237026743176699</c:v>
                </c:pt>
                <c:pt idx="157">
                  <c:v>19.432160827999901</c:v>
                </c:pt>
                <c:pt idx="158">
                  <c:v>19.126343263653901</c:v>
                </c:pt>
                <c:pt idx="159">
                  <c:v>19.420048079153801</c:v>
                </c:pt>
                <c:pt idx="160">
                  <c:v>20.567822376481899</c:v>
                </c:pt>
                <c:pt idx="161">
                  <c:v>20.901437252233599</c:v>
                </c:pt>
                <c:pt idx="162">
                  <c:v>20.7074344921784</c:v>
                </c:pt>
                <c:pt idx="163">
                  <c:v>19.645836388308499</c:v>
                </c:pt>
                <c:pt idx="164">
                  <c:v>16.641879970258</c:v>
                </c:pt>
                <c:pt idx="165">
                  <c:v>10.6951498078289</c:v>
                </c:pt>
                <c:pt idx="166">
                  <c:v>7.2158253412147202</c:v>
                </c:pt>
                <c:pt idx="167">
                  <c:v>10.237372404256799</c:v>
                </c:pt>
                <c:pt idx="168">
                  <c:v>12.704153402788601</c:v>
                </c:pt>
                <c:pt idx="169">
                  <c:v>12.117010232493101</c:v>
                </c:pt>
                <c:pt idx="170">
                  <c:v>14.856475773579399</c:v>
                </c:pt>
                <c:pt idx="171">
                  <c:v>19.1220518746292</c:v>
                </c:pt>
                <c:pt idx="172">
                  <c:v>21.086242960110599</c:v>
                </c:pt>
                <c:pt idx="173">
                  <c:v>18.983641855814799</c:v>
                </c:pt>
                <c:pt idx="174">
                  <c:v>18.4957758729388</c:v>
                </c:pt>
                <c:pt idx="175">
                  <c:v>26.831501806480599</c:v>
                </c:pt>
                <c:pt idx="176">
                  <c:v>17.211745711092401</c:v>
                </c:pt>
                <c:pt idx="177">
                  <c:v>10.8118007587665</c:v>
                </c:pt>
                <c:pt idx="178">
                  <c:v>13.8615408163522</c:v>
                </c:pt>
                <c:pt idx="179">
                  <c:v>18.0415432199257</c:v>
                </c:pt>
                <c:pt idx="180">
                  <c:v>13.2905880094688</c:v>
                </c:pt>
                <c:pt idx="181">
                  <c:v>1.1509674657237401</c:v>
                </c:pt>
                <c:pt idx="182">
                  <c:v>-10.552839991408099</c:v>
                </c:pt>
                <c:pt idx="183">
                  <c:v>-13.867568860198899</c:v>
                </c:pt>
                <c:pt idx="184">
                  <c:v>-15.2841641885647</c:v>
                </c:pt>
                <c:pt idx="185">
                  <c:v>-21.249682549447499</c:v>
                </c:pt>
                <c:pt idx="186">
                  <c:v>-24.603589382866598</c:v>
                </c:pt>
                <c:pt idx="187">
                  <c:v>-23.913055673219102</c:v>
                </c:pt>
                <c:pt idx="188">
                  <c:v>-21.471104540811801</c:v>
                </c:pt>
                <c:pt idx="189">
                  <c:v>-20.7429829833135</c:v>
                </c:pt>
                <c:pt idx="190">
                  <c:v>-21.781911104275299</c:v>
                </c:pt>
                <c:pt idx="191">
                  <c:v>-23.091923880579401</c:v>
                </c:pt>
                <c:pt idx="192">
                  <c:v>-23.312100955610099</c:v>
                </c:pt>
                <c:pt idx="193">
                  <c:v>-19.481908646293402</c:v>
                </c:pt>
                <c:pt idx="194">
                  <c:v>-18.179517614010798</c:v>
                </c:pt>
                <c:pt idx="195">
                  <c:v>-23.345766227426299</c:v>
                </c:pt>
                <c:pt idx="196">
                  <c:v>-21.6309101999801</c:v>
                </c:pt>
                <c:pt idx="197">
                  <c:v>-18.951212589299899</c:v>
                </c:pt>
                <c:pt idx="198">
                  <c:v>-17.312256235081701</c:v>
                </c:pt>
                <c:pt idx="199">
                  <c:v>-18.297961202762199</c:v>
                </c:pt>
                <c:pt idx="200">
                  <c:v>-23.934538967455101</c:v>
                </c:pt>
                <c:pt idx="201">
                  <c:v>-18.5703272785134</c:v>
                </c:pt>
                <c:pt idx="202">
                  <c:v>-19.899253187182801</c:v>
                </c:pt>
                <c:pt idx="203">
                  <c:v>-18.442185266292899</c:v>
                </c:pt>
                <c:pt idx="204">
                  <c:v>-32.442586824583799</c:v>
                </c:pt>
                <c:pt idx="205">
                  <c:v>-47.1407025949011</c:v>
                </c:pt>
                <c:pt idx="206">
                  <c:v>-28.287151148025998</c:v>
                </c:pt>
                <c:pt idx="207">
                  <c:v>-17.8362704046862</c:v>
                </c:pt>
                <c:pt idx="208">
                  <c:v>27.1911220209502</c:v>
                </c:pt>
                <c:pt idx="209">
                  <c:v>6.6073473906100997</c:v>
                </c:pt>
                <c:pt idx="210">
                  <c:v>-9.0893790309828297</c:v>
                </c:pt>
                <c:pt idx="211">
                  <c:v>-23.824200698226502</c:v>
                </c:pt>
                <c:pt idx="212">
                  <c:v>9.0623240295071597</c:v>
                </c:pt>
                <c:pt idx="213">
                  <c:v>13.8506647715579</c:v>
                </c:pt>
                <c:pt idx="214">
                  <c:v>9.9313593450380697</c:v>
                </c:pt>
                <c:pt idx="215">
                  <c:v>9.4630649330169394</c:v>
                </c:pt>
                <c:pt idx="216">
                  <c:v>12.2548837190197</c:v>
                </c:pt>
                <c:pt idx="217">
                  <c:v>17.2474659359676</c:v>
                </c:pt>
                <c:pt idx="218">
                  <c:v>20.857495334561602</c:v>
                </c:pt>
                <c:pt idx="219">
                  <c:v>19.760799146756199</c:v>
                </c:pt>
                <c:pt idx="220">
                  <c:v>19.345804573854199</c:v>
                </c:pt>
                <c:pt idx="221">
                  <c:v>21.098651880572401</c:v>
                </c:pt>
                <c:pt idx="222">
                  <c:v>22.065758102723301</c:v>
                </c:pt>
                <c:pt idx="223">
                  <c:v>21.006045110686799</c:v>
                </c:pt>
                <c:pt idx="224">
                  <c:v>20.2159213362598</c:v>
                </c:pt>
                <c:pt idx="225">
                  <c:v>19.6425751492126</c:v>
                </c:pt>
                <c:pt idx="226">
                  <c:v>19.4077970308334</c:v>
                </c:pt>
                <c:pt idx="227">
                  <c:v>18.555523721298002</c:v>
                </c:pt>
                <c:pt idx="228">
                  <c:v>18.7690895440691</c:v>
                </c:pt>
                <c:pt idx="229">
                  <c:v>19.018719105741098</c:v>
                </c:pt>
                <c:pt idx="230">
                  <c:v>19.0678556740733</c:v>
                </c:pt>
                <c:pt idx="231">
                  <c:v>18.960416570953502</c:v>
                </c:pt>
                <c:pt idx="232">
                  <c:v>19.335588846356199</c:v>
                </c:pt>
                <c:pt idx="233">
                  <c:v>21.028173060270401</c:v>
                </c:pt>
                <c:pt idx="234">
                  <c:v>17.920496361744402</c:v>
                </c:pt>
                <c:pt idx="235">
                  <c:v>12.816146441965101</c:v>
                </c:pt>
                <c:pt idx="236">
                  <c:v>13.002009205873501</c:v>
                </c:pt>
                <c:pt idx="237">
                  <c:v>13.8973617085183</c:v>
                </c:pt>
                <c:pt idx="238">
                  <c:v>3.7615768367840499</c:v>
                </c:pt>
                <c:pt idx="239">
                  <c:v>5.5823927509384399</c:v>
                </c:pt>
                <c:pt idx="240">
                  <c:v>5.9899565466815003</c:v>
                </c:pt>
                <c:pt idx="241">
                  <c:v>5.6067832924819996</c:v>
                </c:pt>
                <c:pt idx="242">
                  <c:v>-5.7893974559860597</c:v>
                </c:pt>
                <c:pt idx="243">
                  <c:v>-9.09479679605424</c:v>
                </c:pt>
                <c:pt idx="244">
                  <c:v>-5.8401182130204798</c:v>
                </c:pt>
                <c:pt idx="245">
                  <c:v>0.90973443103474505</c:v>
                </c:pt>
                <c:pt idx="246">
                  <c:v>-7.4874277671353902</c:v>
                </c:pt>
                <c:pt idx="247">
                  <c:v>-8.2617657958902804</c:v>
                </c:pt>
                <c:pt idx="248">
                  <c:v>-8.9584962147441694</c:v>
                </c:pt>
                <c:pt idx="249">
                  <c:v>-7.1324437787531201</c:v>
                </c:pt>
                <c:pt idx="250">
                  <c:v>-9.5748052470034608</c:v>
                </c:pt>
                <c:pt idx="251">
                  <c:v>-13.145096968071901</c:v>
                </c:pt>
                <c:pt idx="252">
                  <c:v>-10.439673469031</c:v>
                </c:pt>
                <c:pt idx="253">
                  <c:v>-8.2546359039092803</c:v>
                </c:pt>
                <c:pt idx="254">
                  <c:v>-9.2096219801255295</c:v>
                </c:pt>
                <c:pt idx="255">
                  <c:v>-12.4712271104479</c:v>
                </c:pt>
                <c:pt idx="256">
                  <c:v>-15.840051687986399</c:v>
                </c:pt>
                <c:pt idx="257">
                  <c:v>-15.510065078336799</c:v>
                </c:pt>
                <c:pt idx="258">
                  <c:v>-11.2942212871446</c:v>
                </c:pt>
                <c:pt idx="259">
                  <c:v>-14.156714593795201</c:v>
                </c:pt>
                <c:pt idx="260">
                  <c:v>-18.238455566512599</c:v>
                </c:pt>
                <c:pt idx="261">
                  <c:v>-15.273615041786201</c:v>
                </c:pt>
                <c:pt idx="262">
                  <c:v>-10.7386596487446</c:v>
                </c:pt>
                <c:pt idx="263">
                  <c:v>-8.94119314776046</c:v>
                </c:pt>
                <c:pt idx="264">
                  <c:v>-22.192195280718099</c:v>
                </c:pt>
                <c:pt idx="265">
                  <c:v>-21.169504210387899</c:v>
                </c:pt>
                <c:pt idx="266">
                  <c:v>-18.488917751660399</c:v>
                </c:pt>
                <c:pt idx="267">
                  <c:v>9.5595241382649796</c:v>
                </c:pt>
                <c:pt idx="268">
                  <c:v>2.9458984946429001</c:v>
                </c:pt>
                <c:pt idx="269">
                  <c:v>-19.6247521922269</c:v>
                </c:pt>
                <c:pt idx="270">
                  <c:v>-28.745494839391299</c:v>
                </c:pt>
                <c:pt idx="271">
                  <c:v>-35.632881211940997</c:v>
                </c:pt>
                <c:pt idx="272">
                  <c:v>-49.2548558682482</c:v>
                </c:pt>
                <c:pt idx="273">
                  <c:v>33.298407260291803</c:v>
                </c:pt>
                <c:pt idx="274">
                  <c:v>42.7219984362197</c:v>
                </c:pt>
                <c:pt idx="275">
                  <c:v>20.583883099989698</c:v>
                </c:pt>
                <c:pt idx="276">
                  <c:v>16.058246143157</c:v>
                </c:pt>
                <c:pt idx="277">
                  <c:v>22.731506248286699</c:v>
                </c:pt>
                <c:pt idx="278">
                  <c:v>19.813663807489501</c:v>
                </c:pt>
                <c:pt idx="279">
                  <c:v>17.3816027617877</c:v>
                </c:pt>
                <c:pt idx="280">
                  <c:v>14.824496406956699</c:v>
                </c:pt>
                <c:pt idx="281">
                  <c:v>11.079342783030899</c:v>
                </c:pt>
                <c:pt idx="282">
                  <c:v>8.0663636870958193</c:v>
                </c:pt>
                <c:pt idx="283">
                  <c:v>6.4520039158776497</c:v>
                </c:pt>
                <c:pt idx="284">
                  <c:v>6.4237914953370501</c:v>
                </c:pt>
                <c:pt idx="285">
                  <c:v>6.4317447321516301</c:v>
                </c:pt>
                <c:pt idx="286">
                  <c:v>9.0931416974223502</c:v>
                </c:pt>
                <c:pt idx="287">
                  <c:v>11.3020983613211</c:v>
                </c:pt>
                <c:pt idx="288">
                  <c:v>11.537708181957999</c:v>
                </c:pt>
                <c:pt idx="289">
                  <c:v>12.8787490303997</c:v>
                </c:pt>
                <c:pt idx="290">
                  <c:v>15.072453137848401</c:v>
                </c:pt>
                <c:pt idx="291">
                  <c:v>18.891418055988598</c:v>
                </c:pt>
                <c:pt idx="292">
                  <c:v>20.5535652512933</c:v>
                </c:pt>
                <c:pt idx="293">
                  <c:v>19.407289923194501</c:v>
                </c:pt>
                <c:pt idx="294">
                  <c:v>17.979556908052</c:v>
                </c:pt>
                <c:pt idx="295">
                  <c:v>18.115540840918701</c:v>
                </c:pt>
                <c:pt idx="296">
                  <c:v>19.036197912226001</c:v>
                </c:pt>
                <c:pt idx="297">
                  <c:v>20.165946461074</c:v>
                </c:pt>
                <c:pt idx="298">
                  <c:v>21.926617441745002</c:v>
                </c:pt>
                <c:pt idx="299">
                  <c:v>21.076314821824401</c:v>
                </c:pt>
                <c:pt idx="300">
                  <c:v>20.669441240247899</c:v>
                </c:pt>
                <c:pt idx="301">
                  <c:v>20.769462304844499</c:v>
                </c:pt>
                <c:pt idx="302">
                  <c:v>19.3867108738363</c:v>
                </c:pt>
                <c:pt idx="303">
                  <c:v>15.445883410985401</c:v>
                </c:pt>
                <c:pt idx="304">
                  <c:v>11.4546916510823</c:v>
                </c:pt>
                <c:pt idx="305">
                  <c:v>10.648529590053201</c:v>
                </c:pt>
                <c:pt idx="306">
                  <c:v>4.6314020980766903</c:v>
                </c:pt>
                <c:pt idx="307">
                  <c:v>2.20908293940502</c:v>
                </c:pt>
                <c:pt idx="308">
                  <c:v>6.16385297960651</c:v>
                </c:pt>
                <c:pt idx="309">
                  <c:v>4.0457100062806699</c:v>
                </c:pt>
                <c:pt idx="310">
                  <c:v>5.3378728109656999</c:v>
                </c:pt>
                <c:pt idx="311">
                  <c:v>19.793652314005801</c:v>
                </c:pt>
                <c:pt idx="312">
                  <c:v>10.043929914985</c:v>
                </c:pt>
                <c:pt idx="313">
                  <c:v>0.71428138804171404</c:v>
                </c:pt>
                <c:pt idx="314">
                  <c:v>-3.7629325097931501</c:v>
                </c:pt>
                <c:pt idx="315">
                  <c:v>-9.1562992599128496E-3</c:v>
                </c:pt>
                <c:pt idx="316">
                  <c:v>-10.8790045864964</c:v>
                </c:pt>
                <c:pt idx="317">
                  <c:v>-13.341983815185401</c:v>
                </c:pt>
                <c:pt idx="318">
                  <c:v>-14.2975592323954</c:v>
                </c:pt>
                <c:pt idx="319">
                  <c:v>-12.963326099524799</c:v>
                </c:pt>
                <c:pt idx="320">
                  <c:v>-10.1271318957348</c:v>
                </c:pt>
                <c:pt idx="321">
                  <c:v>-11.342867231829199</c:v>
                </c:pt>
                <c:pt idx="322">
                  <c:v>-14.355907601377799</c:v>
                </c:pt>
                <c:pt idx="323">
                  <c:v>-17.178367134435501</c:v>
                </c:pt>
                <c:pt idx="324">
                  <c:v>-14.558975078163501</c:v>
                </c:pt>
                <c:pt idx="325">
                  <c:v>-12.3861469900713</c:v>
                </c:pt>
                <c:pt idx="326">
                  <c:v>-12.1421322207411</c:v>
                </c:pt>
                <c:pt idx="327">
                  <c:v>-12.473026978815801</c:v>
                </c:pt>
                <c:pt idx="328">
                  <c:v>-12.657986938713</c:v>
                </c:pt>
                <c:pt idx="329">
                  <c:v>-12.525054900384999</c:v>
                </c:pt>
                <c:pt idx="330">
                  <c:v>-8.2133285345294809</c:v>
                </c:pt>
                <c:pt idx="331">
                  <c:v>-5.62456711014684</c:v>
                </c:pt>
                <c:pt idx="332">
                  <c:v>-12.562946268443699</c:v>
                </c:pt>
                <c:pt idx="333">
                  <c:v>-18.2034728426705</c:v>
                </c:pt>
                <c:pt idx="334">
                  <c:v>-15.9059947221811</c:v>
                </c:pt>
                <c:pt idx="335">
                  <c:v>-9.6588537031786608</c:v>
                </c:pt>
                <c:pt idx="336">
                  <c:v>-0.102919847292058</c:v>
                </c:pt>
                <c:pt idx="337">
                  <c:v>-25.477947812517701</c:v>
                </c:pt>
                <c:pt idx="338">
                  <c:v>-25.9290026007371</c:v>
                </c:pt>
                <c:pt idx="339">
                  <c:v>-12.890602819158101</c:v>
                </c:pt>
                <c:pt idx="340">
                  <c:v>-18.052365482421401</c:v>
                </c:pt>
                <c:pt idx="341">
                  <c:v>-20.829568267540701</c:v>
                </c:pt>
                <c:pt idx="342">
                  <c:v>-8.3304262406227298</c:v>
                </c:pt>
                <c:pt idx="343">
                  <c:v>-9.7726557583024203</c:v>
                </c:pt>
                <c:pt idx="344">
                  <c:v>-49.529257601534297</c:v>
                </c:pt>
                <c:pt idx="345">
                  <c:v>22.673500941978698</c:v>
                </c:pt>
                <c:pt idx="346">
                  <c:v>-4.5956728203781303</c:v>
                </c:pt>
                <c:pt idx="347">
                  <c:v>-15.6356309661347</c:v>
                </c:pt>
                <c:pt idx="348">
                  <c:v>-5.0715583363996002</c:v>
                </c:pt>
                <c:pt idx="349">
                  <c:v>6.5018106099944504</c:v>
                </c:pt>
                <c:pt idx="350">
                  <c:v>10.7948744663423</c:v>
                </c:pt>
                <c:pt idx="351">
                  <c:v>13.9304373393483</c:v>
                </c:pt>
                <c:pt idx="352">
                  <c:v>15.221674483016301</c:v>
                </c:pt>
                <c:pt idx="353">
                  <c:v>16.988608083668201</c:v>
                </c:pt>
                <c:pt idx="354">
                  <c:v>18.322323682929301</c:v>
                </c:pt>
                <c:pt idx="355">
                  <c:v>17.850428001021498</c:v>
                </c:pt>
                <c:pt idx="356">
                  <c:v>16.7708935073309</c:v>
                </c:pt>
                <c:pt idx="357">
                  <c:v>17.823580763541202</c:v>
                </c:pt>
                <c:pt idx="358">
                  <c:v>17.532859972128801</c:v>
                </c:pt>
                <c:pt idx="359">
                  <c:v>17.9709105361827</c:v>
                </c:pt>
                <c:pt idx="360">
                  <c:v>18.636953117307002</c:v>
                </c:pt>
                <c:pt idx="361">
                  <c:v>17.508305019854799</c:v>
                </c:pt>
                <c:pt idx="362">
                  <c:v>13.860713333995699</c:v>
                </c:pt>
                <c:pt idx="363">
                  <c:v>10.904609899538199</c:v>
                </c:pt>
                <c:pt idx="364">
                  <c:v>11.093354189297299</c:v>
                </c:pt>
                <c:pt idx="365">
                  <c:v>12.246841140167801</c:v>
                </c:pt>
                <c:pt idx="366">
                  <c:v>11.771008780501401</c:v>
                </c:pt>
                <c:pt idx="367">
                  <c:v>10.466084534528299</c:v>
                </c:pt>
                <c:pt idx="368">
                  <c:v>10.9542814885305</c:v>
                </c:pt>
                <c:pt idx="369">
                  <c:v>11.4216457293711</c:v>
                </c:pt>
                <c:pt idx="370">
                  <c:v>10.637786330816301</c:v>
                </c:pt>
                <c:pt idx="371">
                  <c:v>7.6419191933774204</c:v>
                </c:pt>
                <c:pt idx="372">
                  <c:v>4.7659855180292601</c:v>
                </c:pt>
                <c:pt idx="373">
                  <c:v>2.81849750358719</c:v>
                </c:pt>
                <c:pt idx="374">
                  <c:v>3.7933437992143202</c:v>
                </c:pt>
                <c:pt idx="375">
                  <c:v>7.9408517694377503</c:v>
                </c:pt>
                <c:pt idx="376">
                  <c:v>10.137714584034599</c:v>
                </c:pt>
                <c:pt idx="377">
                  <c:v>15.2269362002801</c:v>
                </c:pt>
                <c:pt idx="378">
                  <c:v>15.6049899803009</c:v>
                </c:pt>
                <c:pt idx="379">
                  <c:v>13.426085928239999</c:v>
                </c:pt>
                <c:pt idx="380">
                  <c:v>14.988180521112101</c:v>
                </c:pt>
                <c:pt idx="381">
                  <c:v>20.7812223628952</c:v>
                </c:pt>
                <c:pt idx="382">
                  <c:v>21.4631320263403</c:v>
                </c:pt>
                <c:pt idx="383">
                  <c:v>21.147287659701</c:v>
                </c:pt>
                <c:pt idx="384">
                  <c:v>11.7047501278974</c:v>
                </c:pt>
                <c:pt idx="385">
                  <c:v>9.1254281994484803</c:v>
                </c:pt>
                <c:pt idx="386">
                  <c:v>6.5589793972034904</c:v>
                </c:pt>
                <c:pt idx="387">
                  <c:v>4.5236305459276203</c:v>
                </c:pt>
                <c:pt idx="388">
                  <c:v>0.53662483640283298</c:v>
                </c:pt>
                <c:pt idx="389">
                  <c:v>-2.6124606735829299</c:v>
                </c:pt>
                <c:pt idx="390">
                  <c:v>-3.81181430862615</c:v>
                </c:pt>
                <c:pt idx="391">
                  <c:v>-3.1221875473742999</c:v>
                </c:pt>
                <c:pt idx="392">
                  <c:v>-1.3693830173531401</c:v>
                </c:pt>
                <c:pt idx="393">
                  <c:v>-2.7763685648112202</c:v>
                </c:pt>
                <c:pt idx="394">
                  <c:v>-2.1298986420641399</c:v>
                </c:pt>
                <c:pt idx="395">
                  <c:v>-1.99897901271051</c:v>
                </c:pt>
                <c:pt idx="396">
                  <c:v>-2.36579758971656E-2</c:v>
                </c:pt>
                <c:pt idx="397">
                  <c:v>-0.63457445162908199</c:v>
                </c:pt>
                <c:pt idx="398">
                  <c:v>-3.6664756464115902</c:v>
                </c:pt>
                <c:pt idx="399">
                  <c:v>-3.2948253420865399</c:v>
                </c:pt>
                <c:pt idx="400">
                  <c:v>-0.49182704556569701</c:v>
                </c:pt>
                <c:pt idx="401">
                  <c:v>-0.30962536321915801</c:v>
                </c:pt>
                <c:pt idx="402">
                  <c:v>-9.1480388962452306</c:v>
                </c:pt>
                <c:pt idx="403">
                  <c:v>-16.200735611210199</c:v>
                </c:pt>
                <c:pt idx="404">
                  <c:v>-12.0508479423367</c:v>
                </c:pt>
                <c:pt idx="405">
                  <c:v>-9.5007440543831301</c:v>
                </c:pt>
                <c:pt idx="406">
                  <c:v>-11.3110698238139</c:v>
                </c:pt>
                <c:pt idx="407">
                  <c:v>-26.230740983852201</c:v>
                </c:pt>
                <c:pt idx="408">
                  <c:v>-35.096344027844601</c:v>
                </c:pt>
                <c:pt idx="409">
                  <c:v>-42.805310687350598</c:v>
                </c:pt>
                <c:pt idx="410">
                  <c:v>-21.1934092943862</c:v>
                </c:pt>
                <c:pt idx="411">
                  <c:v>2.5116720947830999</c:v>
                </c:pt>
                <c:pt idx="412">
                  <c:v>3.3276319994519299</c:v>
                </c:pt>
                <c:pt idx="413">
                  <c:v>2.64262384810434</c:v>
                </c:pt>
                <c:pt idx="414">
                  <c:v>11.500551484712799</c:v>
                </c:pt>
                <c:pt idx="415">
                  <c:v>22.3110821766127</c:v>
                </c:pt>
                <c:pt idx="416">
                  <c:v>21.3091116727858</c:v>
                </c:pt>
                <c:pt idx="417">
                  <c:v>18.4559303035265</c:v>
                </c:pt>
                <c:pt idx="418">
                  <c:v>15.4958171871878</c:v>
                </c:pt>
                <c:pt idx="419">
                  <c:v>13.095112579961</c:v>
                </c:pt>
                <c:pt idx="420">
                  <c:v>10.7279628036981</c:v>
                </c:pt>
                <c:pt idx="421">
                  <c:v>6.2853849004434403</c:v>
                </c:pt>
                <c:pt idx="422">
                  <c:v>0.909499215034136</c:v>
                </c:pt>
                <c:pt idx="423">
                  <c:v>-0.94011115868593098</c:v>
                </c:pt>
                <c:pt idx="424">
                  <c:v>3.0562661099300299</c:v>
                </c:pt>
                <c:pt idx="425">
                  <c:v>8.7107399717001197</c:v>
                </c:pt>
                <c:pt idx="426">
                  <c:v>12.1732181503228</c:v>
                </c:pt>
                <c:pt idx="427">
                  <c:v>12.631386801598699</c:v>
                </c:pt>
                <c:pt idx="428">
                  <c:v>10.1570990361837</c:v>
                </c:pt>
                <c:pt idx="429">
                  <c:v>10.3076530837217</c:v>
                </c:pt>
                <c:pt idx="430">
                  <c:v>18.2030000091444</c:v>
                </c:pt>
                <c:pt idx="431">
                  <c:v>18.628624330523799</c:v>
                </c:pt>
                <c:pt idx="432">
                  <c:v>18.298171280895801</c:v>
                </c:pt>
                <c:pt idx="433">
                  <c:v>15.556084113159899</c:v>
                </c:pt>
                <c:pt idx="434">
                  <c:v>19.438114398921201</c:v>
                </c:pt>
                <c:pt idx="435">
                  <c:v>32.622534161885199</c:v>
                </c:pt>
                <c:pt idx="436">
                  <c:v>27.190948664748898</c:v>
                </c:pt>
                <c:pt idx="437">
                  <c:v>21.905066056028101</c:v>
                </c:pt>
                <c:pt idx="438">
                  <c:v>23.239171823190301</c:v>
                </c:pt>
                <c:pt idx="439">
                  <c:v>23.5905539397287</c:v>
                </c:pt>
                <c:pt idx="440">
                  <c:v>20.4862569888971</c:v>
                </c:pt>
                <c:pt idx="441">
                  <c:v>18.136761768101099</c:v>
                </c:pt>
                <c:pt idx="442">
                  <c:v>18.6027962872767</c:v>
                </c:pt>
                <c:pt idx="443">
                  <c:v>18.3333502324531</c:v>
                </c:pt>
                <c:pt idx="444">
                  <c:v>13.609197497766701</c:v>
                </c:pt>
                <c:pt idx="445">
                  <c:v>8.1115382821033197</c:v>
                </c:pt>
                <c:pt idx="446">
                  <c:v>2.0671458652282699</c:v>
                </c:pt>
                <c:pt idx="447">
                  <c:v>-2.8808783835318601</c:v>
                </c:pt>
                <c:pt idx="448">
                  <c:v>-5.0224993261772397</c:v>
                </c:pt>
                <c:pt idx="449">
                  <c:v>-7.3390686207921796</c:v>
                </c:pt>
                <c:pt idx="450">
                  <c:v>-9.0701283907460404</c:v>
                </c:pt>
                <c:pt idx="451">
                  <c:v>-11.2478540802562</c:v>
                </c:pt>
                <c:pt idx="452">
                  <c:v>-13.6114386118069</c:v>
                </c:pt>
                <c:pt idx="453">
                  <c:v>-16.043141715397699</c:v>
                </c:pt>
                <c:pt idx="454">
                  <c:v>-16.616000234673098</c:v>
                </c:pt>
                <c:pt idx="455">
                  <c:v>-13.8092489825223</c:v>
                </c:pt>
                <c:pt idx="456">
                  <c:v>-11.200757984924699</c:v>
                </c:pt>
                <c:pt idx="457">
                  <c:v>-10.174949240475</c:v>
                </c:pt>
                <c:pt idx="458">
                  <c:v>-8.0209785292856104</c:v>
                </c:pt>
                <c:pt idx="459">
                  <c:v>-5.0871489601134696</c:v>
                </c:pt>
                <c:pt idx="460">
                  <c:v>-3.3826153661664402</c:v>
                </c:pt>
                <c:pt idx="461">
                  <c:v>-3.6471879668257499</c:v>
                </c:pt>
                <c:pt idx="462">
                  <c:v>-4.2774710429063099</c:v>
                </c:pt>
                <c:pt idx="463">
                  <c:v>-3.6480409300616601</c:v>
                </c:pt>
                <c:pt idx="464">
                  <c:v>-2.3259821147968398</c:v>
                </c:pt>
                <c:pt idx="465">
                  <c:v>-2.7641250647794999</c:v>
                </c:pt>
                <c:pt idx="466">
                  <c:v>-3.2354853412097002</c:v>
                </c:pt>
                <c:pt idx="467">
                  <c:v>-2.8742633135004598</c:v>
                </c:pt>
                <c:pt idx="468">
                  <c:v>-1.68427239245868</c:v>
                </c:pt>
                <c:pt idx="469">
                  <c:v>-0.81601022155823</c:v>
                </c:pt>
                <c:pt idx="470">
                  <c:v>-0.81652949326623603</c:v>
                </c:pt>
                <c:pt idx="471">
                  <c:v>-1.5601618103607</c:v>
                </c:pt>
                <c:pt idx="472">
                  <c:v>-1.28480545967148</c:v>
                </c:pt>
                <c:pt idx="473">
                  <c:v>-0.35376310929465299</c:v>
                </c:pt>
                <c:pt idx="474">
                  <c:v>-1.6522443812482299</c:v>
                </c:pt>
                <c:pt idx="475">
                  <c:v>-3.8006814419097301</c:v>
                </c:pt>
                <c:pt idx="476">
                  <c:v>-5.0863913465104398</c:v>
                </c:pt>
                <c:pt idx="477">
                  <c:v>-2.5773512130880301</c:v>
                </c:pt>
              </c:numCache>
            </c:numRef>
          </c:val>
          <c:smooth val="0"/>
          <c:extLst>
            <c:ext xmlns:c16="http://schemas.microsoft.com/office/drawing/2014/chart" uri="{C3380CC4-5D6E-409C-BE32-E72D297353CC}">
              <c16:uniqueId val="{00000000-DC49-445C-94B7-3567B3F61980}"/>
            </c:ext>
          </c:extLst>
        </c:ser>
        <c:ser>
          <c:idx val="1"/>
          <c:order val="1"/>
          <c:tx>
            <c:strRef>
              <c:f>'[fusion test.xlsx]Sheet1'!$P$1</c:f>
              <c:strCache>
                <c:ptCount val="1"/>
                <c:pt idx="0">
                  <c:v>Y_accel</c:v>
                </c:pt>
              </c:strCache>
            </c:strRef>
          </c:tx>
          <c:spPr>
            <a:ln w="28575" cap="rnd">
              <a:solidFill>
                <a:schemeClr val="accent2"/>
              </a:solidFill>
              <a:round/>
            </a:ln>
            <a:effectLst/>
          </c:spPr>
          <c:marker>
            <c:symbol val="none"/>
          </c:marker>
          <c:val>
            <c:numRef>
              <c:f>'[fusion test.xlsx]Sheet1'!$P$2:$P$691</c:f>
              <c:numCache>
                <c:formatCode>General</c:formatCode>
                <c:ptCount val="690"/>
                <c:pt idx="0">
                  <c:v>-44.691655589497898</c:v>
                </c:pt>
                <c:pt idx="1">
                  <c:v>-42.5997518747483</c:v>
                </c:pt>
                <c:pt idx="2">
                  <c:v>-44.483063310700601</c:v>
                </c:pt>
                <c:pt idx="3">
                  <c:v>-43.888771838558299</c:v>
                </c:pt>
                <c:pt idx="4">
                  <c:v>-45.844671321619501</c:v>
                </c:pt>
                <c:pt idx="5">
                  <c:v>-45.655044450897002</c:v>
                </c:pt>
                <c:pt idx="6">
                  <c:v>-41.929556850340198</c:v>
                </c:pt>
                <c:pt idx="7">
                  <c:v>-41.789715572504399</c:v>
                </c:pt>
                <c:pt idx="8">
                  <c:v>-43.098994289476899</c:v>
                </c:pt>
                <c:pt idx="9">
                  <c:v>-43.785041177335302</c:v>
                </c:pt>
                <c:pt idx="10">
                  <c:v>-43.887553883055503</c:v>
                </c:pt>
                <c:pt idx="11">
                  <c:v>-42.3238149077131</c:v>
                </c:pt>
                <c:pt idx="12">
                  <c:v>-43.088149336266603</c:v>
                </c:pt>
                <c:pt idx="13">
                  <c:v>-45.153216075707697</c:v>
                </c:pt>
                <c:pt idx="14">
                  <c:v>-41.375210477772299</c:v>
                </c:pt>
                <c:pt idx="15">
                  <c:v>-40.300306347882298</c:v>
                </c:pt>
                <c:pt idx="16">
                  <c:v>-44.720404672194498</c:v>
                </c:pt>
                <c:pt idx="17">
                  <c:v>-46.322546441173301</c:v>
                </c:pt>
                <c:pt idx="18">
                  <c:v>-40.160013819408803</c:v>
                </c:pt>
                <c:pt idx="19">
                  <c:v>-38.591146452710099</c:v>
                </c:pt>
                <c:pt idx="20">
                  <c:v>-42.533470695178103</c:v>
                </c:pt>
                <c:pt idx="21">
                  <c:v>-48.836554347787001</c:v>
                </c:pt>
                <c:pt idx="22">
                  <c:v>-51.8039848795257</c:v>
                </c:pt>
                <c:pt idx="23">
                  <c:v>-45.344289573915702</c:v>
                </c:pt>
                <c:pt idx="24">
                  <c:v>-35.721715506097503</c:v>
                </c:pt>
                <c:pt idx="25">
                  <c:v>-34.454470681025498</c:v>
                </c:pt>
                <c:pt idx="26">
                  <c:v>-41.239920630630301</c:v>
                </c:pt>
                <c:pt idx="27">
                  <c:v>-45.481387029443802</c:v>
                </c:pt>
                <c:pt idx="28">
                  <c:v>-46.951944407315302</c:v>
                </c:pt>
                <c:pt idx="29">
                  <c:v>-45.669960084900502</c:v>
                </c:pt>
                <c:pt idx="30">
                  <c:v>-42.1488248607439</c:v>
                </c:pt>
                <c:pt idx="31">
                  <c:v>-43.374617089850801</c:v>
                </c:pt>
                <c:pt idx="32">
                  <c:v>-47.100043019966698</c:v>
                </c:pt>
                <c:pt idx="33">
                  <c:v>-42.383948796924699</c:v>
                </c:pt>
                <c:pt idx="34">
                  <c:v>-40.034100045378104</c:v>
                </c:pt>
                <c:pt idx="35">
                  <c:v>-39.034302821258599</c:v>
                </c:pt>
                <c:pt idx="36">
                  <c:v>-39.009608437419899</c:v>
                </c:pt>
                <c:pt idx="37">
                  <c:v>-37.941438780489001</c:v>
                </c:pt>
                <c:pt idx="38">
                  <c:v>-35.105744774546302</c:v>
                </c:pt>
                <c:pt idx="39">
                  <c:v>-33.476576092454302</c:v>
                </c:pt>
                <c:pt idx="40">
                  <c:v>-33.487188495405803</c:v>
                </c:pt>
                <c:pt idx="41">
                  <c:v>-31.792019721786499</c:v>
                </c:pt>
                <c:pt idx="42">
                  <c:v>-29.448566238479899</c:v>
                </c:pt>
                <c:pt idx="43">
                  <c:v>-27.263677787935102</c:v>
                </c:pt>
                <c:pt idx="44">
                  <c:v>-27.047327551344999</c:v>
                </c:pt>
                <c:pt idx="45">
                  <c:v>-26.292918593749398</c:v>
                </c:pt>
                <c:pt idx="46">
                  <c:v>-23.0753496540474</c:v>
                </c:pt>
                <c:pt idx="47">
                  <c:v>-23.169666540095701</c:v>
                </c:pt>
                <c:pt idx="48">
                  <c:v>-26.172816464967799</c:v>
                </c:pt>
                <c:pt idx="49">
                  <c:v>-29.1226362490385</c:v>
                </c:pt>
                <c:pt idx="50">
                  <c:v>-26.9044307999234</c:v>
                </c:pt>
                <c:pt idx="51">
                  <c:v>-20.521079116855699</c:v>
                </c:pt>
                <c:pt idx="52">
                  <c:v>-19.114793235117101</c:v>
                </c:pt>
                <c:pt idx="53">
                  <c:v>-20.739086326185902</c:v>
                </c:pt>
                <c:pt idx="54">
                  <c:v>-21.928436230362301</c:v>
                </c:pt>
                <c:pt idx="55">
                  <c:v>-23.101019496431</c:v>
                </c:pt>
                <c:pt idx="56">
                  <c:v>-19.7990691784475</c:v>
                </c:pt>
                <c:pt idx="57">
                  <c:v>-22.137987363461001</c:v>
                </c:pt>
                <c:pt idx="58">
                  <c:v>-17.574739473183399</c:v>
                </c:pt>
                <c:pt idx="59">
                  <c:v>-17.1263874190794</c:v>
                </c:pt>
                <c:pt idx="60">
                  <c:v>-20.087820431095501</c:v>
                </c:pt>
                <c:pt idx="61">
                  <c:v>-18.767188847871498</c:v>
                </c:pt>
                <c:pt idx="62">
                  <c:v>-17.084491949773099</c:v>
                </c:pt>
                <c:pt idx="63">
                  <c:v>-9.0376562270571306</c:v>
                </c:pt>
                <c:pt idx="64">
                  <c:v>-8.7619602812792206</c:v>
                </c:pt>
                <c:pt idx="65">
                  <c:v>-8.5516052910208096</c:v>
                </c:pt>
                <c:pt idx="66">
                  <c:v>-11.9773987088127</c:v>
                </c:pt>
                <c:pt idx="67">
                  <c:v>-13.2696985828584</c:v>
                </c:pt>
                <c:pt idx="68">
                  <c:v>-13.0774790802969</c:v>
                </c:pt>
                <c:pt idx="69">
                  <c:v>-12.7594044465684</c:v>
                </c:pt>
                <c:pt idx="70">
                  <c:v>-18.0664645109612</c:v>
                </c:pt>
                <c:pt idx="71">
                  <c:v>-24.545739894476899</c:v>
                </c:pt>
                <c:pt idx="72">
                  <c:v>-33.413190169734399</c:v>
                </c:pt>
                <c:pt idx="73">
                  <c:v>-31.819239285886901</c:v>
                </c:pt>
                <c:pt idx="74">
                  <c:v>-33.081642656096797</c:v>
                </c:pt>
                <c:pt idx="75">
                  <c:v>-23.255955116646501</c:v>
                </c:pt>
                <c:pt idx="76">
                  <c:v>-28.951174626553598</c:v>
                </c:pt>
                <c:pt idx="77">
                  <c:v>-38.041131475086402</c:v>
                </c:pt>
                <c:pt idx="78">
                  <c:v>-44.617963488262397</c:v>
                </c:pt>
                <c:pt idx="79">
                  <c:v>-43.602989439311798</c:v>
                </c:pt>
                <c:pt idx="80">
                  <c:v>-35.949967609733001</c:v>
                </c:pt>
                <c:pt idx="81">
                  <c:v>-32.4271592847685</c:v>
                </c:pt>
                <c:pt idx="82">
                  <c:v>-32.145914560903002</c:v>
                </c:pt>
                <c:pt idx="83">
                  <c:v>-37.518975376715197</c:v>
                </c:pt>
                <c:pt idx="84">
                  <c:v>-33.918037563003601</c:v>
                </c:pt>
                <c:pt idx="85">
                  <c:v>-31.7151659356613</c:v>
                </c:pt>
                <c:pt idx="86">
                  <c:v>-33.275336760991401</c:v>
                </c:pt>
                <c:pt idx="87">
                  <c:v>-40.356737446872799</c:v>
                </c:pt>
                <c:pt idx="88">
                  <c:v>-46.223997485423197</c:v>
                </c:pt>
                <c:pt idx="89">
                  <c:v>-44.4985149680615</c:v>
                </c:pt>
                <c:pt idx="90">
                  <c:v>-42.077503962220902</c:v>
                </c:pt>
                <c:pt idx="91">
                  <c:v>-45.475981965305401</c:v>
                </c:pt>
                <c:pt idx="92">
                  <c:v>-49.076738142345199</c:v>
                </c:pt>
                <c:pt idx="93">
                  <c:v>-48.168942244333202</c:v>
                </c:pt>
                <c:pt idx="94">
                  <c:v>-43.105725778187697</c:v>
                </c:pt>
                <c:pt idx="95">
                  <c:v>-38.264179382491797</c:v>
                </c:pt>
                <c:pt idx="96">
                  <c:v>-34.240434401579897</c:v>
                </c:pt>
                <c:pt idx="97">
                  <c:v>-30.940197036965099</c:v>
                </c:pt>
                <c:pt idx="98">
                  <c:v>-23.9501588813797</c:v>
                </c:pt>
                <c:pt idx="99">
                  <c:v>-20.414849103112001</c:v>
                </c:pt>
                <c:pt idx="100">
                  <c:v>-19.008498637030399</c:v>
                </c:pt>
                <c:pt idx="101">
                  <c:v>-18.746496041452701</c:v>
                </c:pt>
                <c:pt idx="102">
                  <c:v>-19.171730607885699</c:v>
                </c:pt>
                <c:pt idx="103">
                  <c:v>-20.726724512110799</c:v>
                </c:pt>
                <c:pt idx="104">
                  <c:v>-19.847229809077199</c:v>
                </c:pt>
                <c:pt idx="105">
                  <c:v>-17.0802897851963</c:v>
                </c:pt>
                <c:pt idx="106">
                  <c:v>-17.603220823238701</c:v>
                </c:pt>
                <c:pt idx="107">
                  <c:v>-17.711070585161099</c:v>
                </c:pt>
                <c:pt idx="108">
                  <c:v>-23.7032180348799</c:v>
                </c:pt>
                <c:pt idx="109">
                  <c:v>-24.797420569535198</c:v>
                </c:pt>
                <c:pt idx="110">
                  <c:v>-17.6712931453987</c:v>
                </c:pt>
                <c:pt idx="111">
                  <c:v>-31.885107169558601</c:v>
                </c:pt>
                <c:pt idx="112">
                  <c:v>-74.563766463348301</c:v>
                </c:pt>
                <c:pt idx="113">
                  <c:v>-68.554616361613199</c:v>
                </c:pt>
                <c:pt idx="114">
                  <c:v>-64.167332319629196</c:v>
                </c:pt>
                <c:pt idx="115">
                  <c:v>-32.524139007288198</c:v>
                </c:pt>
                <c:pt idx="116">
                  <c:v>-19.904108039064099</c:v>
                </c:pt>
                <c:pt idx="117">
                  <c:v>-20.3224611720584</c:v>
                </c:pt>
                <c:pt idx="118">
                  <c:v>-19.151461455582801</c:v>
                </c:pt>
                <c:pt idx="119">
                  <c:v>-15.880834017140799</c:v>
                </c:pt>
                <c:pt idx="120">
                  <c:v>-14.372098026364499</c:v>
                </c:pt>
                <c:pt idx="121">
                  <c:v>-15.771983985778</c:v>
                </c:pt>
                <c:pt idx="122">
                  <c:v>-17.031636440452999</c:v>
                </c:pt>
                <c:pt idx="123">
                  <c:v>-18.7381503974431</c:v>
                </c:pt>
                <c:pt idx="124">
                  <c:v>-19.126165709216401</c:v>
                </c:pt>
                <c:pt idx="125">
                  <c:v>-18.084584603915999</c:v>
                </c:pt>
                <c:pt idx="126">
                  <c:v>-19.490019154666602</c:v>
                </c:pt>
                <c:pt idx="127">
                  <c:v>-22.239369155187301</c:v>
                </c:pt>
                <c:pt idx="128">
                  <c:v>-24.638698433185901</c:v>
                </c:pt>
                <c:pt idx="129">
                  <c:v>-24.098504560034101</c:v>
                </c:pt>
                <c:pt idx="130">
                  <c:v>-23.4420789658306</c:v>
                </c:pt>
                <c:pt idx="131">
                  <c:v>-24.514247397579499</c:v>
                </c:pt>
                <c:pt idx="132">
                  <c:v>-25.645132280683299</c:v>
                </c:pt>
                <c:pt idx="133">
                  <c:v>-22.969772202714701</c:v>
                </c:pt>
                <c:pt idx="134">
                  <c:v>-21.705194021965902</c:v>
                </c:pt>
                <c:pt idx="135">
                  <c:v>-19.674729262045201</c:v>
                </c:pt>
                <c:pt idx="136">
                  <c:v>-19.383506903306898</c:v>
                </c:pt>
                <c:pt idx="137">
                  <c:v>-20.557572465209802</c:v>
                </c:pt>
                <c:pt idx="138">
                  <c:v>-19.754074523791999</c:v>
                </c:pt>
                <c:pt idx="139">
                  <c:v>-18.147546845921401</c:v>
                </c:pt>
                <c:pt idx="140">
                  <c:v>-16.9700315721065</c:v>
                </c:pt>
                <c:pt idx="141">
                  <c:v>-27.319500398204099</c:v>
                </c:pt>
                <c:pt idx="142">
                  <c:v>-24.009336277331101</c:v>
                </c:pt>
                <c:pt idx="143">
                  <c:v>-13.316470281592601</c:v>
                </c:pt>
                <c:pt idx="144">
                  <c:v>-0.82751337173104</c:v>
                </c:pt>
                <c:pt idx="145">
                  <c:v>35.863260211780997</c:v>
                </c:pt>
                <c:pt idx="146">
                  <c:v>5.9142973667285403</c:v>
                </c:pt>
                <c:pt idx="147">
                  <c:v>3.25679081882455</c:v>
                </c:pt>
                <c:pt idx="148">
                  <c:v>12.8231761531466</c:v>
                </c:pt>
                <c:pt idx="149">
                  <c:v>41.403311364434799</c:v>
                </c:pt>
                <c:pt idx="150">
                  <c:v>23.179064581759899</c:v>
                </c:pt>
                <c:pt idx="151">
                  <c:v>10.2892844175087</c:v>
                </c:pt>
                <c:pt idx="152">
                  <c:v>7.3838412424442801</c:v>
                </c:pt>
                <c:pt idx="153">
                  <c:v>10.099853608247299</c:v>
                </c:pt>
                <c:pt idx="154">
                  <c:v>14.7282474865374</c:v>
                </c:pt>
                <c:pt idx="155">
                  <c:v>14.336058810167099</c:v>
                </c:pt>
                <c:pt idx="156">
                  <c:v>12.430028166822</c:v>
                </c:pt>
                <c:pt idx="157">
                  <c:v>12.303327838107901</c:v>
                </c:pt>
                <c:pt idx="158">
                  <c:v>12.4431552691037</c:v>
                </c:pt>
                <c:pt idx="159">
                  <c:v>13.9061088947151</c:v>
                </c:pt>
                <c:pt idx="160">
                  <c:v>14.4487288334683</c:v>
                </c:pt>
                <c:pt idx="161">
                  <c:v>13.679402158722899</c:v>
                </c:pt>
                <c:pt idx="162">
                  <c:v>14.1600560319098</c:v>
                </c:pt>
                <c:pt idx="163">
                  <c:v>12.3658629510154</c:v>
                </c:pt>
                <c:pt idx="164">
                  <c:v>9.6015695755511707</c:v>
                </c:pt>
                <c:pt idx="165">
                  <c:v>9.6693757181889097</c:v>
                </c:pt>
                <c:pt idx="166">
                  <c:v>8.4837107145703499</c:v>
                </c:pt>
                <c:pt idx="167">
                  <c:v>5.4729170985408899</c:v>
                </c:pt>
                <c:pt idx="168">
                  <c:v>2.2719493046750001</c:v>
                </c:pt>
                <c:pt idx="169">
                  <c:v>0.34070699503574298</c:v>
                </c:pt>
                <c:pt idx="170">
                  <c:v>-0.72172839975700498</c:v>
                </c:pt>
                <c:pt idx="171">
                  <c:v>-4.39309981941165</c:v>
                </c:pt>
                <c:pt idx="172">
                  <c:v>-5.4918745778340101</c:v>
                </c:pt>
                <c:pt idx="173">
                  <c:v>-11.651549341123401</c:v>
                </c:pt>
                <c:pt idx="174">
                  <c:v>-19.005327334009699</c:v>
                </c:pt>
                <c:pt idx="175">
                  <c:v>-28.0102966931887</c:v>
                </c:pt>
                <c:pt idx="176">
                  <c:v>-45.913487129425398</c:v>
                </c:pt>
                <c:pt idx="177">
                  <c:v>-37.256132277910602</c:v>
                </c:pt>
                <c:pt idx="178">
                  <c:v>-35.113526517866802</c:v>
                </c:pt>
                <c:pt idx="179">
                  <c:v>-71.893820986656706</c:v>
                </c:pt>
                <c:pt idx="180">
                  <c:v>-59.609253890279497</c:v>
                </c:pt>
                <c:pt idx="181">
                  <c:v>-64.085704853086597</c:v>
                </c:pt>
                <c:pt idx="182">
                  <c:v>-63.100925427048203</c:v>
                </c:pt>
                <c:pt idx="183">
                  <c:v>-38.610872438009601</c:v>
                </c:pt>
                <c:pt idx="184">
                  <c:v>-29.886639082313302</c:v>
                </c:pt>
                <c:pt idx="185">
                  <c:v>-28.504108452881201</c:v>
                </c:pt>
                <c:pt idx="186">
                  <c:v>-27.876281721619101</c:v>
                </c:pt>
                <c:pt idx="187">
                  <c:v>-26.734563119581999</c:v>
                </c:pt>
                <c:pt idx="188">
                  <c:v>-25.379229504667499</c:v>
                </c:pt>
                <c:pt idx="189">
                  <c:v>-24.701414746656901</c:v>
                </c:pt>
                <c:pt idx="190">
                  <c:v>-25.5633252812781</c:v>
                </c:pt>
                <c:pt idx="191">
                  <c:v>-26.611756863132499</c:v>
                </c:pt>
                <c:pt idx="192">
                  <c:v>-26.766137375908201</c:v>
                </c:pt>
                <c:pt idx="193">
                  <c:v>-25.885771827004302</c:v>
                </c:pt>
                <c:pt idx="194">
                  <c:v>-25.7318656903964</c:v>
                </c:pt>
                <c:pt idx="195">
                  <c:v>-26.850804522640999</c:v>
                </c:pt>
                <c:pt idx="196">
                  <c:v>-24.991056740087199</c:v>
                </c:pt>
                <c:pt idx="197">
                  <c:v>-22.518011924621401</c:v>
                </c:pt>
                <c:pt idx="198">
                  <c:v>-19.582084716662202</c:v>
                </c:pt>
                <c:pt idx="199">
                  <c:v>-20.338263056869899</c:v>
                </c:pt>
                <c:pt idx="200">
                  <c:v>-23.404820319513199</c:v>
                </c:pt>
                <c:pt idx="201">
                  <c:v>-20.7959009032182</c:v>
                </c:pt>
                <c:pt idx="202">
                  <c:v>-15.7791500565609</c:v>
                </c:pt>
                <c:pt idx="203">
                  <c:v>-13.288096081772</c:v>
                </c:pt>
                <c:pt idx="204">
                  <c:v>-32.360256533288002</c:v>
                </c:pt>
                <c:pt idx="205">
                  <c:v>-25.747096071290098</c:v>
                </c:pt>
                <c:pt idx="206">
                  <c:v>-9.2895509189315906</c:v>
                </c:pt>
                <c:pt idx="207">
                  <c:v>8.8070906927630794</c:v>
                </c:pt>
                <c:pt idx="208">
                  <c:v>49.961961673824</c:v>
                </c:pt>
                <c:pt idx="209">
                  <c:v>-0.84701381757455296</c:v>
                </c:pt>
                <c:pt idx="210">
                  <c:v>-5.9350708792175304</c:v>
                </c:pt>
                <c:pt idx="211">
                  <c:v>3.4030482846671299</c:v>
                </c:pt>
                <c:pt idx="212">
                  <c:v>7.3250599907914298</c:v>
                </c:pt>
                <c:pt idx="213">
                  <c:v>4.7469108562983404</c:v>
                </c:pt>
                <c:pt idx="214">
                  <c:v>4.6008213580973703</c:v>
                </c:pt>
                <c:pt idx="215">
                  <c:v>9.0498286772791392</c:v>
                </c:pt>
                <c:pt idx="216">
                  <c:v>17.9025818544788</c:v>
                </c:pt>
                <c:pt idx="217">
                  <c:v>21.6367941190158</c:v>
                </c:pt>
                <c:pt idx="218">
                  <c:v>11.9206522433514</c:v>
                </c:pt>
                <c:pt idx="219">
                  <c:v>7.1831540701669097</c:v>
                </c:pt>
                <c:pt idx="220">
                  <c:v>6.2550850731974101</c:v>
                </c:pt>
                <c:pt idx="221">
                  <c:v>6.54089618350823</c:v>
                </c:pt>
                <c:pt idx="222">
                  <c:v>8.2069926009879204</c:v>
                </c:pt>
                <c:pt idx="223">
                  <c:v>10.203042189344201</c:v>
                </c:pt>
                <c:pt idx="224">
                  <c:v>11.903814231058099</c:v>
                </c:pt>
                <c:pt idx="225">
                  <c:v>11.6770719146585</c:v>
                </c:pt>
                <c:pt idx="226">
                  <c:v>12.313704804021199</c:v>
                </c:pt>
                <c:pt idx="227">
                  <c:v>15.504620464136099</c:v>
                </c:pt>
                <c:pt idx="228">
                  <c:v>19.042809805534201</c:v>
                </c:pt>
                <c:pt idx="229">
                  <c:v>16.744411891567399</c:v>
                </c:pt>
                <c:pt idx="230">
                  <c:v>12.1241871504754</c:v>
                </c:pt>
                <c:pt idx="231">
                  <c:v>11.2775100698071</c:v>
                </c:pt>
                <c:pt idx="232">
                  <c:v>12.0891800360915</c:v>
                </c:pt>
                <c:pt idx="233">
                  <c:v>9.9776159898978793</c:v>
                </c:pt>
                <c:pt idx="234">
                  <c:v>3.8786570638501501</c:v>
                </c:pt>
                <c:pt idx="235">
                  <c:v>-3.57022330927524</c:v>
                </c:pt>
                <c:pt idx="236">
                  <c:v>-6.7336163015657897</c:v>
                </c:pt>
                <c:pt idx="237">
                  <c:v>-26.5074727806523</c:v>
                </c:pt>
                <c:pt idx="238">
                  <c:v>-84.157008261043202</c:v>
                </c:pt>
                <c:pt idx="239">
                  <c:v>-83.574327960197806</c:v>
                </c:pt>
                <c:pt idx="240">
                  <c:v>-80.064441904087701</c:v>
                </c:pt>
                <c:pt idx="241">
                  <c:v>-81.919096208968</c:v>
                </c:pt>
                <c:pt idx="242">
                  <c:v>-63.111732429746702</c:v>
                </c:pt>
                <c:pt idx="243">
                  <c:v>-66.399301290162498</c:v>
                </c:pt>
                <c:pt idx="244">
                  <c:v>-82.435739204447401</c:v>
                </c:pt>
                <c:pt idx="245">
                  <c:v>-83.058422666816199</c:v>
                </c:pt>
                <c:pt idx="246">
                  <c:v>-58.774075940587103</c:v>
                </c:pt>
                <c:pt idx="247">
                  <c:v>-47.403138878085102</c:v>
                </c:pt>
                <c:pt idx="248">
                  <c:v>-42.948323626299199</c:v>
                </c:pt>
                <c:pt idx="249">
                  <c:v>-42.192886761160601</c:v>
                </c:pt>
                <c:pt idx="250">
                  <c:v>-39.316408422890298</c:v>
                </c:pt>
                <c:pt idx="251">
                  <c:v>-36.0316994827242</c:v>
                </c:pt>
                <c:pt idx="252">
                  <c:v>-35.595216491328401</c:v>
                </c:pt>
                <c:pt idx="253">
                  <c:v>-36.561828317622897</c:v>
                </c:pt>
                <c:pt idx="254">
                  <c:v>-36.270385073115499</c:v>
                </c:pt>
                <c:pt idx="255">
                  <c:v>-34.8457494074556</c:v>
                </c:pt>
                <c:pt idx="256">
                  <c:v>-34.996024229363101</c:v>
                </c:pt>
                <c:pt idx="257">
                  <c:v>-36.043358249194398</c:v>
                </c:pt>
                <c:pt idx="258">
                  <c:v>-38.227463333632898</c:v>
                </c:pt>
                <c:pt idx="259">
                  <c:v>-39.825712709929</c:v>
                </c:pt>
                <c:pt idx="260">
                  <c:v>-36.7136728923915</c:v>
                </c:pt>
                <c:pt idx="261">
                  <c:v>-29.761684688677001</c:v>
                </c:pt>
                <c:pt idx="262">
                  <c:v>-30.357577979408099</c:v>
                </c:pt>
                <c:pt idx="263">
                  <c:v>-47.8665537069446</c:v>
                </c:pt>
                <c:pt idx="264">
                  <c:v>-37.880186172823002</c:v>
                </c:pt>
                <c:pt idx="265">
                  <c:v>-26.687817216187899</c:v>
                </c:pt>
                <c:pt idx="266">
                  <c:v>-25.9672480486696</c:v>
                </c:pt>
                <c:pt idx="267">
                  <c:v>-41.7587954588559</c:v>
                </c:pt>
                <c:pt idx="268">
                  <c:v>-62.960643707014803</c:v>
                </c:pt>
                <c:pt idx="269">
                  <c:v>-43.473928478685302</c:v>
                </c:pt>
                <c:pt idx="270">
                  <c:v>-20.630319789380799</c:v>
                </c:pt>
                <c:pt idx="271">
                  <c:v>-10.240869014164099</c:v>
                </c:pt>
                <c:pt idx="272">
                  <c:v>12.3473809935034</c:v>
                </c:pt>
                <c:pt idx="273">
                  <c:v>-7.2656944798582801</c:v>
                </c:pt>
                <c:pt idx="274">
                  <c:v>-21.447798002708598</c:v>
                </c:pt>
                <c:pt idx="275">
                  <c:v>-13.6571787198039</c:v>
                </c:pt>
                <c:pt idx="276">
                  <c:v>-5.3439393319108</c:v>
                </c:pt>
                <c:pt idx="277">
                  <c:v>10.826207989919199</c:v>
                </c:pt>
                <c:pt idx="278">
                  <c:v>10.8867320404698</c:v>
                </c:pt>
                <c:pt idx="279">
                  <c:v>5.2361352962363803</c:v>
                </c:pt>
                <c:pt idx="280">
                  <c:v>8.6305879463623203</c:v>
                </c:pt>
                <c:pt idx="281">
                  <c:v>16.3478459660749</c:v>
                </c:pt>
                <c:pt idx="282">
                  <c:v>20.3596041758612</c:v>
                </c:pt>
                <c:pt idx="283">
                  <c:v>17.699741907403599</c:v>
                </c:pt>
                <c:pt idx="284">
                  <c:v>14.162510531638199</c:v>
                </c:pt>
                <c:pt idx="285">
                  <c:v>14.0518292949294</c:v>
                </c:pt>
                <c:pt idx="286">
                  <c:v>10.5395240107991</c:v>
                </c:pt>
                <c:pt idx="287">
                  <c:v>6.3909616324767704</c:v>
                </c:pt>
                <c:pt idx="288">
                  <c:v>3.1021369134811598</c:v>
                </c:pt>
                <c:pt idx="289">
                  <c:v>1.16317662642012</c:v>
                </c:pt>
                <c:pt idx="290">
                  <c:v>-2.0681756536881801</c:v>
                </c:pt>
                <c:pt idx="291">
                  <c:v>-3.8276741068977702</c:v>
                </c:pt>
                <c:pt idx="292">
                  <c:v>-0.94798294734382804</c:v>
                </c:pt>
                <c:pt idx="293">
                  <c:v>4.3273989374956301</c:v>
                </c:pt>
                <c:pt idx="294">
                  <c:v>9.1120889176316595</c:v>
                </c:pt>
                <c:pt idx="295">
                  <c:v>10.415159089330899</c:v>
                </c:pt>
                <c:pt idx="296">
                  <c:v>10.985080579067599</c:v>
                </c:pt>
                <c:pt idx="297">
                  <c:v>13.423216401781</c:v>
                </c:pt>
                <c:pt idx="298">
                  <c:v>15.4728319403053</c:v>
                </c:pt>
                <c:pt idx="299">
                  <c:v>12.9003231098032</c:v>
                </c:pt>
                <c:pt idx="300">
                  <c:v>7.3690001688701896</c:v>
                </c:pt>
                <c:pt idx="301">
                  <c:v>3.9365855351343901</c:v>
                </c:pt>
                <c:pt idx="302">
                  <c:v>1.8370979417300199</c:v>
                </c:pt>
                <c:pt idx="303">
                  <c:v>-5.2990660712738098</c:v>
                </c:pt>
                <c:pt idx="304">
                  <c:v>-10.5196480865099</c:v>
                </c:pt>
                <c:pt idx="305">
                  <c:v>-11.695513201138599</c:v>
                </c:pt>
                <c:pt idx="306">
                  <c:v>-14.6359271533873</c:v>
                </c:pt>
                <c:pt idx="307">
                  <c:v>-28.9431000138357</c:v>
                </c:pt>
                <c:pt idx="308">
                  <c:v>-49.388391121799998</c:v>
                </c:pt>
                <c:pt idx="309">
                  <c:v>-47.717370325277003</c:v>
                </c:pt>
                <c:pt idx="310">
                  <c:v>-51.145415512207798</c:v>
                </c:pt>
                <c:pt idx="311">
                  <c:v>-61.979958446129501</c:v>
                </c:pt>
                <c:pt idx="312">
                  <c:v>-77.047094351806606</c:v>
                </c:pt>
                <c:pt idx="313">
                  <c:v>-71.863630568775903</c:v>
                </c:pt>
                <c:pt idx="314">
                  <c:v>-67.0205921765765</c:v>
                </c:pt>
                <c:pt idx="315">
                  <c:v>-62.441993592086</c:v>
                </c:pt>
                <c:pt idx="316">
                  <c:v>-35.876761089877299</c:v>
                </c:pt>
                <c:pt idx="317">
                  <c:v>-33.291410803633902</c:v>
                </c:pt>
                <c:pt idx="318">
                  <c:v>-31.2695486958395</c:v>
                </c:pt>
                <c:pt idx="319">
                  <c:v>-32.530612841496499</c:v>
                </c:pt>
                <c:pt idx="320">
                  <c:v>-31.080851873717201</c:v>
                </c:pt>
                <c:pt idx="321">
                  <c:v>-29.673647697</c:v>
                </c:pt>
                <c:pt idx="322">
                  <c:v>-27.962850275703101</c:v>
                </c:pt>
                <c:pt idx="323">
                  <c:v>-29.7449015977008</c:v>
                </c:pt>
                <c:pt idx="324">
                  <c:v>-31.834502257851</c:v>
                </c:pt>
                <c:pt idx="325">
                  <c:v>-30.6913639644672</c:v>
                </c:pt>
                <c:pt idx="326">
                  <c:v>-29.1487609474141</c:v>
                </c:pt>
                <c:pt idx="327">
                  <c:v>-29.1653015232421</c:v>
                </c:pt>
                <c:pt idx="328">
                  <c:v>-31.108862111190799</c:v>
                </c:pt>
                <c:pt idx="329">
                  <c:v>-31.244417136233398</c:v>
                </c:pt>
                <c:pt idx="330">
                  <c:v>-28.8145124823338</c:v>
                </c:pt>
                <c:pt idx="331">
                  <c:v>-28.175360341122801</c:v>
                </c:pt>
                <c:pt idx="332">
                  <c:v>-33.271632864407302</c:v>
                </c:pt>
                <c:pt idx="333">
                  <c:v>-38.167408921362998</c:v>
                </c:pt>
                <c:pt idx="334">
                  <c:v>-31.574433224067</c:v>
                </c:pt>
                <c:pt idx="335">
                  <c:v>-24.677806087222098</c:v>
                </c:pt>
                <c:pt idx="336">
                  <c:v>-30.395279293156602</c:v>
                </c:pt>
                <c:pt idx="337">
                  <c:v>-37.924574265032497</c:v>
                </c:pt>
                <c:pt idx="338">
                  <c:v>-30.869141852410099</c:v>
                </c:pt>
                <c:pt idx="339">
                  <c:v>-23.7997239986334</c:v>
                </c:pt>
                <c:pt idx="340">
                  <c:v>-28.0250281388989</c:v>
                </c:pt>
                <c:pt idx="341">
                  <c:v>-43.599920112529603</c:v>
                </c:pt>
                <c:pt idx="342">
                  <c:v>-30.367491868918901</c:v>
                </c:pt>
                <c:pt idx="343">
                  <c:v>-24.595024086257499</c:v>
                </c:pt>
                <c:pt idx="344">
                  <c:v>-10.3657644036759</c:v>
                </c:pt>
                <c:pt idx="345">
                  <c:v>4.0556293556991099</c:v>
                </c:pt>
                <c:pt idx="346">
                  <c:v>4.5192577322949896</c:v>
                </c:pt>
                <c:pt idx="347">
                  <c:v>5.0600816961076296</c:v>
                </c:pt>
                <c:pt idx="348">
                  <c:v>4.8194430477124799</c:v>
                </c:pt>
                <c:pt idx="349">
                  <c:v>4.5480625660827698</c:v>
                </c:pt>
                <c:pt idx="350">
                  <c:v>3.00001042197882</c:v>
                </c:pt>
                <c:pt idx="351">
                  <c:v>-1.6843113229659298E-2</c:v>
                </c:pt>
                <c:pt idx="352">
                  <c:v>-1.17679891224772</c:v>
                </c:pt>
                <c:pt idx="353">
                  <c:v>-0.71055642183019596</c:v>
                </c:pt>
                <c:pt idx="354">
                  <c:v>-0.36551389710776699</c:v>
                </c:pt>
                <c:pt idx="355">
                  <c:v>-2.9831509478267</c:v>
                </c:pt>
                <c:pt idx="356">
                  <c:v>-8.1258937737602999</c:v>
                </c:pt>
                <c:pt idx="357">
                  <c:v>-13.156184964998699</c:v>
                </c:pt>
                <c:pt idx="358">
                  <c:v>-16.750805657060798</c:v>
                </c:pt>
                <c:pt idx="359">
                  <c:v>-21.744698656710501</c:v>
                </c:pt>
                <c:pt idx="360">
                  <c:v>-27.071497316191302</c:v>
                </c:pt>
                <c:pt idx="361">
                  <c:v>-31.1987830257662</c:v>
                </c:pt>
                <c:pt idx="362">
                  <c:v>-34.3276653554476</c:v>
                </c:pt>
                <c:pt idx="363">
                  <c:v>-30.5615129178084</c:v>
                </c:pt>
                <c:pt idx="364">
                  <c:v>-21.601561756326898</c:v>
                </c:pt>
                <c:pt idx="365">
                  <c:v>-10.742230226590699</c:v>
                </c:pt>
                <c:pt idx="366">
                  <c:v>-2.8583150676484501</c:v>
                </c:pt>
                <c:pt idx="367">
                  <c:v>0.98288532686973495</c:v>
                </c:pt>
                <c:pt idx="368">
                  <c:v>4.3865565533737998</c:v>
                </c:pt>
                <c:pt idx="369">
                  <c:v>7.2031556420262799</c:v>
                </c:pt>
                <c:pt idx="370">
                  <c:v>8.3564653068452692</c:v>
                </c:pt>
                <c:pt idx="371">
                  <c:v>7.9711818501900904</c:v>
                </c:pt>
                <c:pt idx="372">
                  <c:v>2.3029528971584399</c:v>
                </c:pt>
                <c:pt idx="373">
                  <c:v>-6.1580776633921204</c:v>
                </c:pt>
                <c:pt idx="374">
                  <c:v>-21.882883312449302</c:v>
                </c:pt>
                <c:pt idx="375">
                  <c:v>-37.671182834743398</c:v>
                </c:pt>
                <c:pt idx="376">
                  <c:v>-45.247242880793799</c:v>
                </c:pt>
                <c:pt idx="377">
                  <c:v>-49.201498536393601</c:v>
                </c:pt>
                <c:pt idx="378">
                  <c:v>-54.5415767146877</c:v>
                </c:pt>
                <c:pt idx="379">
                  <c:v>-64.4037829345353</c:v>
                </c:pt>
                <c:pt idx="380">
                  <c:v>-66.731042865666097</c:v>
                </c:pt>
                <c:pt idx="381">
                  <c:v>-62.6687006343818</c:v>
                </c:pt>
                <c:pt idx="382">
                  <c:v>-63.933132675264197</c:v>
                </c:pt>
                <c:pt idx="383">
                  <c:v>-68.751142905448106</c:v>
                </c:pt>
                <c:pt idx="384">
                  <c:v>-66.057783512779096</c:v>
                </c:pt>
                <c:pt idx="385">
                  <c:v>-65.1432451207951</c:v>
                </c:pt>
                <c:pt idx="386">
                  <c:v>-72.429486384058507</c:v>
                </c:pt>
                <c:pt idx="387">
                  <c:v>-70.606961172515597</c:v>
                </c:pt>
                <c:pt idx="388">
                  <c:v>-53.034072122561199</c:v>
                </c:pt>
                <c:pt idx="389">
                  <c:v>-45.780485438196301</c:v>
                </c:pt>
                <c:pt idx="390">
                  <c:v>-47.966181084975297</c:v>
                </c:pt>
                <c:pt idx="391">
                  <c:v>-50.282142855316501</c:v>
                </c:pt>
                <c:pt idx="392">
                  <c:v>-48.793673271440802</c:v>
                </c:pt>
                <c:pt idx="393">
                  <c:v>-47.350300167723901</c:v>
                </c:pt>
                <c:pt idx="394">
                  <c:v>-50.135554658444597</c:v>
                </c:pt>
                <c:pt idx="395">
                  <c:v>-51.360995703058897</c:v>
                </c:pt>
                <c:pt idx="396">
                  <c:v>-51.970369351440802</c:v>
                </c:pt>
                <c:pt idx="397">
                  <c:v>-52.481924702090801</c:v>
                </c:pt>
                <c:pt idx="398">
                  <c:v>-50.6812778010869</c:v>
                </c:pt>
                <c:pt idx="399">
                  <c:v>-45.996788910000298</c:v>
                </c:pt>
                <c:pt idx="400">
                  <c:v>-42.485620478466302</c:v>
                </c:pt>
                <c:pt idx="401">
                  <c:v>-44.5300270502213</c:v>
                </c:pt>
                <c:pt idx="402">
                  <c:v>-47.029073823243003</c:v>
                </c:pt>
                <c:pt idx="403">
                  <c:v>-40.099583208660803</c:v>
                </c:pt>
                <c:pt idx="404">
                  <c:v>-32.147177142555996</c:v>
                </c:pt>
                <c:pt idx="405">
                  <c:v>-31.787795409044001</c:v>
                </c:pt>
                <c:pt idx="406">
                  <c:v>-38.322434608530202</c:v>
                </c:pt>
                <c:pt idx="407">
                  <c:v>-34.158921766770398</c:v>
                </c:pt>
                <c:pt idx="408">
                  <c:v>-31.9110659072605</c:v>
                </c:pt>
                <c:pt idx="409">
                  <c:v>-36.284776982036099</c:v>
                </c:pt>
                <c:pt idx="410">
                  <c:v>-65.031836531586606</c:v>
                </c:pt>
                <c:pt idx="411">
                  <c:v>-63.684620374125203</c:v>
                </c:pt>
                <c:pt idx="412">
                  <c:v>-68.882689269602096</c:v>
                </c:pt>
                <c:pt idx="413">
                  <c:v>-22.684183221191802</c:v>
                </c:pt>
                <c:pt idx="414">
                  <c:v>3.7265587992042701</c:v>
                </c:pt>
                <c:pt idx="415">
                  <c:v>3.2979510671007599</c:v>
                </c:pt>
                <c:pt idx="416">
                  <c:v>2.66917374357614</c:v>
                </c:pt>
                <c:pt idx="417">
                  <c:v>1.90694476333181</c:v>
                </c:pt>
                <c:pt idx="418">
                  <c:v>3.0178891311188498</c:v>
                </c:pt>
                <c:pt idx="419">
                  <c:v>7.8654478733427302</c:v>
                </c:pt>
                <c:pt idx="420">
                  <c:v>9.2809747015963904</c:v>
                </c:pt>
                <c:pt idx="421">
                  <c:v>5.5712488510303704</c:v>
                </c:pt>
                <c:pt idx="422">
                  <c:v>2.9664545050714399</c:v>
                </c:pt>
                <c:pt idx="423">
                  <c:v>4.4922098670060198</c:v>
                </c:pt>
                <c:pt idx="424">
                  <c:v>6.3411652722777996</c:v>
                </c:pt>
                <c:pt idx="425">
                  <c:v>1.0895568138032401</c:v>
                </c:pt>
                <c:pt idx="426">
                  <c:v>-3.6154085548805401</c:v>
                </c:pt>
                <c:pt idx="427">
                  <c:v>-6.3507699881735897</c:v>
                </c:pt>
                <c:pt idx="428">
                  <c:v>-6.3032979810234098</c:v>
                </c:pt>
                <c:pt idx="429">
                  <c:v>-6.6081392140570996</c:v>
                </c:pt>
                <c:pt idx="430">
                  <c:v>-10.1339963755853</c:v>
                </c:pt>
                <c:pt idx="431">
                  <c:v>-14.360919835173499</c:v>
                </c:pt>
                <c:pt idx="432">
                  <c:v>-15.304159960114999</c:v>
                </c:pt>
                <c:pt idx="433">
                  <c:v>-14.541843619499099</c:v>
                </c:pt>
                <c:pt idx="434">
                  <c:v>-14.3819746031607</c:v>
                </c:pt>
                <c:pt idx="435">
                  <c:v>-19.8663043089004</c:v>
                </c:pt>
                <c:pt idx="436">
                  <c:v>-23.5015795139178</c:v>
                </c:pt>
                <c:pt idx="437">
                  <c:v>-26.587941719870798</c:v>
                </c:pt>
                <c:pt idx="438">
                  <c:v>-34.566765029661298</c:v>
                </c:pt>
                <c:pt idx="439">
                  <c:v>-40.707445721942399</c:v>
                </c:pt>
                <c:pt idx="440">
                  <c:v>-45.074518110264002</c:v>
                </c:pt>
                <c:pt idx="441">
                  <c:v>-47.428720517831302</c:v>
                </c:pt>
                <c:pt idx="442">
                  <c:v>-45.610429501498601</c:v>
                </c:pt>
                <c:pt idx="443">
                  <c:v>-51.054761814094597</c:v>
                </c:pt>
                <c:pt idx="444">
                  <c:v>-52.815164994300098</c:v>
                </c:pt>
                <c:pt idx="445">
                  <c:v>-50.098807187031497</c:v>
                </c:pt>
                <c:pt idx="446">
                  <c:v>-46.088762153705503</c:v>
                </c:pt>
                <c:pt idx="447">
                  <c:v>-43.695700625193801</c:v>
                </c:pt>
                <c:pt idx="448">
                  <c:v>-45.5543384974332</c:v>
                </c:pt>
                <c:pt idx="449">
                  <c:v>-45.249002263673503</c:v>
                </c:pt>
                <c:pt idx="450">
                  <c:v>-44.694467688345199</c:v>
                </c:pt>
                <c:pt idx="451">
                  <c:v>-44.638682117848496</c:v>
                </c:pt>
                <c:pt idx="452">
                  <c:v>-44.425901152348203</c:v>
                </c:pt>
                <c:pt idx="453">
                  <c:v>-44.3299800800905</c:v>
                </c:pt>
                <c:pt idx="454">
                  <c:v>-44.502963792758301</c:v>
                </c:pt>
                <c:pt idx="455">
                  <c:v>-46.024557725417203</c:v>
                </c:pt>
                <c:pt idx="456">
                  <c:v>-47.042781501689703</c:v>
                </c:pt>
                <c:pt idx="457">
                  <c:v>-45.650202640702702</c:v>
                </c:pt>
                <c:pt idx="458">
                  <c:v>-45.391525410810502</c:v>
                </c:pt>
                <c:pt idx="459">
                  <c:v>-48.004858687646802</c:v>
                </c:pt>
                <c:pt idx="460">
                  <c:v>-50.053582044421198</c:v>
                </c:pt>
                <c:pt idx="461">
                  <c:v>-50.296645341141101</c:v>
                </c:pt>
                <c:pt idx="462">
                  <c:v>-49.389812847533697</c:v>
                </c:pt>
                <c:pt idx="463">
                  <c:v>-47.919192443628702</c:v>
                </c:pt>
                <c:pt idx="464">
                  <c:v>-46.610818049448397</c:v>
                </c:pt>
                <c:pt idx="465">
                  <c:v>-48.241390148004697</c:v>
                </c:pt>
                <c:pt idx="466">
                  <c:v>-50.590596751678099</c:v>
                </c:pt>
                <c:pt idx="467">
                  <c:v>-50.704247357271399</c:v>
                </c:pt>
                <c:pt idx="468">
                  <c:v>-48.276474066379798</c:v>
                </c:pt>
                <c:pt idx="469">
                  <c:v>-46.654229540497099</c:v>
                </c:pt>
                <c:pt idx="470">
                  <c:v>-48.020030298453499</c:v>
                </c:pt>
                <c:pt idx="471">
                  <c:v>-49.7170289541329</c:v>
                </c:pt>
                <c:pt idx="472">
                  <c:v>-50.524319755801798</c:v>
                </c:pt>
                <c:pt idx="473">
                  <c:v>-50.353297221953497</c:v>
                </c:pt>
                <c:pt idx="474">
                  <c:v>-47.4102896575789</c:v>
                </c:pt>
                <c:pt idx="475">
                  <c:v>-45.295538597317503</c:v>
                </c:pt>
                <c:pt idx="476">
                  <c:v>-47.764272205968503</c:v>
                </c:pt>
                <c:pt idx="477">
                  <c:v>-52.602453913577001</c:v>
                </c:pt>
              </c:numCache>
            </c:numRef>
          </c:val>
          <c:smooth val="0"/>
          <c:extLst>
            <c:ext xmlns:c16="http://schemas.microsoft.com/office/drawing/2014/chart" uri="{C3380CC4-5D6E-409C-BE32-E72D297353CC}">
              <c16:uniqueId val="{00000001-DC49-445C-94B7-3567B3F61980}"/>
            </c:ext>
          </c:extLst>
        </c:ser>
        <c:ser>
          <c:idx val="2"/>
          <c:order val="2"/>
          <c:tx>
            <c:strRef>
              <c:f>'[fusion test.xlsx]Sheet1'!$Q$1</c:f>
              <c:strCache>
                <c:ptCount val="1"/>
                <c:pt idx="0">
                  <c:v>Z_accel</c:v>
                </c:pt>
              </c:strCache>
            </c:strRef>
          </c:tx>
          <c:spPr>
            <a:ln w="28575" cap="rnd">
              <a:solidFill>
                <a:schemeClr val="accent3"/>
              </a:solidFill>
              <a:round/>
            </a:ln>
            <a:effectLst/>
          </c:spPr>
          <c:marker>
            <c:symbol val="none"/>
          </c:marker>
          <c:val>
            <c:numRef>
              <c:f>'[fusion test.xlsx]Sheet1'!$Q$2:$Q$691</c:f>
              <c:numCache>
                <c:formatCode>General</c:formatCode>
                <c:ptCount val="690"/>
                <c:pt idx="0">
                  <c:v>-45.279396028855203</c:v>
                </c:pt>
                <c:pt idx="1">
                  <c:v>-47.356015712466899</c:v>
                </c:pt>
                <c:pt idx="2">
                  <c:v>-45.475155040750202</c:v>
                </c:pt>
                <c:pt idx="3">
                  <c:v>-46.107041839422102</c:v>
                </c:pt>
                <c:pt idx="4">
                  <c:v>-44.135451867963901</c:v>
                </c:pt>
                <c:pt idx="5">
                  <c:v>-44.292371890545397</c:v>
                </c:pt>
                <c:pt idx="6">
                  <c:v>-47.948498183572703</c:v>
                </c:pt>
                <c:pt idx="7">
                  <c:v>-48.1959868103472</c:v>
                </c:pt>
                <c:pt idx="8">
                  <c:v>-46.882954202214002</c:v>
                </c:pt>
                <c:pt idx="9">
                  <c:v>-46.214854586331001</c:v>
                </c:pt>
                <c:pt idx="10">
                  <c:v>-46.111933947171998</c:v>
                </c:pt>
                <c:pt idx="11">
                  <c:v>-47.631022628303199</c:v>
                </c:pt>
                <c:pt idx="12">
                  <c:v>-46.631605220539299</c:v>
                </c:pt>
                <c:pt idx="13">
                  <c:v>-44.779198081445799</c:v>
                </c:pt>
                <c:pt idx="14">
                  <c:v>-48.4871025332641</c:v>
                </c:pt>
                <c:pt idx="15">
                  <c:v>-49.3535400222842</c:v>
                </c:pt>
                <c:pt idx="16">
                  <c:v>-45.008532382823503</c:v>
                </c:pt>
                <c:pt idx="17">
                  <c:v>-43.57988940661</c:v>
                </c:pt>
                <c:pt idx="18">
                  <c:v>-49.639581377500399</c:v>
                </c:pt>
                <c:pt idx="19">
                  <c:v>-51.381213575399102</c:v>
                </c:pt>
                <c:pt idx="20">
                  <c:v>-47.457405584859103</c:v>
                </c:pt>
                <c:pt idx="21">
                  <c:v>-41.1463625981958</c:v>
                </c:pt>
                <c:pt idx="22">
                  <c:v>-38.195925893160499</c:v>
                </c:pt>
                <c:pt idx="23">
                  <c:v>-44.632169561107403</c:v>
                </c:pt>
                <c:pt idx="24">
                  <c:v>-54.271165526954903</c:v>
                </c:pt>
                <c:pt idx="25">
                  <c:v>-55.474847953885103</c:v>
                </c:pt>
                <c:pt idx="26">
                  <c:v>-48.591114006834097</c:v>
                </c:pt>
                <c:pt idx="27">
                  <c:v>-44.487332511919497</c:v>
                </c:pt>
                <c:pt idx="28">
                  <c:v>-43.038170130246201</c:v>
                </c:pt>
                <c:pt idx="29">
                  <c:v>-44.329881320843299</c:v>
                </c:pt>
                <c:pt idx="30">
                  <c:v>-47.801841398321997</c:v>
                </c:pt>
                <c:pt idx="31">
                  <c:v>-46.486401949833201</c:v>
                </c:pt>
                <c:pt idx="32">
                  <c:v>-42.4732704224865</c:v>
                </c:pt>
                <c:pt idx="33">
                  <c:v>-47.561105239137802</c:v>
                </c:pt>
                <c:pt idx="34">
                  <c:v>-49.965868157985099</c:v>
                </c:pt>
                <c:pt idx="35">
                  <c:v>-50.871514839015802</c:v>
                </c:pt>
                <c:pt idx="36">
                  <c:v>-50.968873641014298</c:v>
                </c:pt>
                <c:pt idx="37">
                  <c:v>-51.916879097876397</c:v>
                </c:pt>
                <c:pt idx="38">
                  <c:v>-54.425913510326701</c:v>
                </c:pt>
                <c:pt idx="39">
                  <c:v>-56.182915349214902</c:v>
                </c:pt>
                <c:pt idx="40">
                  <c:v>-56.505658176412403</c:v>
                </c:pt>
                <c:pt idx="41">
                  <c:v>-58.206833917250002</c:v>
                </c:pt>
                <c:pt idx="42">
                  <c:v>-60.516519011000398</c:v>
                </c:pt>
                <c:pt idx="43">
                  <c:v>-62.498913668103903</c:v>
                </c:pt>
                <c:pt idx="44">
                  <c:v>-62.324723884018603</c:v>
                </c:pt>
                <c:pt idx="45">
                  <c:v>-62.708584589374297</c:v>
                </c:pt>
                <c:pt idx="46">
                  <c:v>-64.006040999518703</c:v>
                </c:pt>
                <c:pt idx="47">
                  <c:v>-63.286471835891298</c:v>
                </c:pt>
                <c:pt idx="48">
                  <c:v>-61.343480990126899</c:v>
                </c:pt>
                <c:pt idx="49">
                  <c:v>-59.4238720473329</c:v>
                </c:pt>
                <c:pt idx="50">
                  <c:v>-57.6283472606667</c:v>
                </c:pt>
                <c:pt idx="51">
                  <c:v>-63.718110547932199</c:v>
                </c:pt>
                <c:pt idx="52">
                  <c:v>-61.144197161865797</c:v>
                </c:pt>
                <c:pt idx="53">
                  <c:v>-61.103809615819003</c:v>
                </c:pt>
                <c:pt idx="54">
                  <c:v>-64.342916203445895</c:v>
                </c:pt>
                <c:pt idx="55">
                  <c:v>-62.434674129178497</c:v>
                </c:pt>
                <c:pt idx="56">
                  <c:v>-64.184744725194903</c:v>
                </c:pt>
                <c:pt idx="57">
                  <c:v>-61.000150256270999</c:v>
                </c:pt>
                <c:pt idx="58">
                  <c:v>-63.587232184686101</c:v>
                </c:pt>
                <c:pt idx="59">
                  <c:v>-64.697996018606602</c:v>
                </c:pt>
                <c:pt idx="60">
                  <c:v>-64.837295335190305</c:v>
                </c:pt>
                <c:pt idx="61">
                  <c:v>-64.796583905531307</c:v>
                </c:pt>
                <c:pt idx="62">
                  <c:v>-61.432716652256403</c:v>
                </c:pt>
                <c:pt idx="63">
                  <c:v>-63.746825642278402</c:v>
                </c:pt>
                <c:pt idx="64">
                  <c:v>-62.5650273314426</c:v>
                </c:pt>
                <c:pt idx="65">
                  <c:v>-63.317035736390402</c:v>
                </c:pt>
                <c:pt idx="66">
                  <c:v>-67.020568351070906</c:v>
                </c:pt>
                <c:pt idx="67">
                  <c:v>-66.569127289536198</c:v>
                </c:pt>
                <c:pt idx="68">
                  <c:v>-65.376123525629694</c:v>
                </c:pt>
                <c:pt idx="69">
                  <c:v>-64.525961769587695</c:v>
                </c:pt>
                <c:pt idx="70">
                  <c:v>-61.060135846107997</c:v>
                </c:pt>
                <c:pt idx="71">
                  <c:v>-58.159522372062099</c:v>
                </c:pt>
                <c:pt idx="72">
                  <c:v>-50.854168119366797</c:v>
                </c:pt>
                <c:pt idx="73">
                  <c:v>-53.852666207891197</c:v>
                </c:pt>
                <c:pt idx="74">
                  <c:v>-51.439472895028999</c:v>
                </c:pt>
                <c:pt idx="75">
                  <c:v>-60.310125099595801</c:v>
                </c:pt>
                <c:pt idx="76">
                  <c:v>-53.756378888501096</c:v>
                </c:pt>
                <c:pt idx="77">
                  <c:v>-42.259993837967997</c:v>
                </c:pt>
                <c:pt idx="78">
                  <c:v>-38.713611781467101</c:v>
                </c:pt>
                <c:pt idx="79">
                  <c:v>-41.721141977187997</c:v>
                </c:pt>
                <c:pt idx="80">
                  <c:v>-50.176660905507902</c:v>
                </c:pt>
                <c:pt idx="81">
                  <c:v>-51.400705194481297</c:v>
                </c:pt>
                <c:pt idx="82">
                  <c:v>-53.1582679881068</c:v>
                </c:pt>
                <c:pt idx="83">
                  <c:v>-51.330389608047703</c:v>
                </c:pt>
                <c:pt idx="84">
                  <c:v>-55.053599688822601</c:v>
                </c:pt>
                <c:pt idx="85">
                  <c:v>-56.750294535154701</c:v>
                </c:pt>
                <c:pt idx="86">
                  <c:v>-55.702529089653702</c:v>
                </c:pt>
                <c:pt idx="87">
                  <c:v>-48.7699034643123</c:v>
                </c:pt>
                <c:pt idx="88">
                  <c:v>-42.666241363767497</c:v>
                </c:pt>
                <c:pt idx="89">
                  <c:v>-44.8899583667312</c:v>
                </c:pt>
                <c:pt idx="90">
                  <c:v>-47.871682280863702</c:v>
                </c:pt>
                <c:pt idx="91">
                  <c:v>-44.483184091227699</c:v>
                </c:pt>
                <c:pt idx="92">
                  <c:v>-40.808261342803704</c:v>
                </c:pt>
                <c:pt idx="93">
                  <c:v>-41.651122765397801</c:v>
                </c:pt>
                <c:pt idx="94">
                  <c:v>-46.881567893195403</c:v>
                </c:pt>
                <c:pt idx="95">
                  <c:v>-51.733443221677298</c:v>
                </c:pt>
                <c:pt idx="96">
                  <c:v>-55.759303302560802</c:v>
                </c:pt>
                <c:pt idx="97">
                  <c:v>-58.772992582517801</c:v>
                </c:pt>
                <c:pt idx="98">
                  <c:v>-65.786428627333095</c:v>
                </c:pt>
                <c:pt idx="99">
                  <c:v>-69.505154606869993</c:v>
                </c:pt>
                <c:pt idx="100">
                  <c:v>-70.988866705424499</c:v>
                </c:pt>
                <c:pt idx="101">
                  <c:v>-71.097984379522899</c:v>
                </c:pt>
                <c:pt idx="102">
                  <c:v>-70.601034750197002</c:v>
                </c:pt>
                <c:pt idx="103">
                  <c:v>-69.055996394210098</c:v>
                </c:pt>
                <c:pt idx="104">
                  <c:v>-69.955318388643406</c:v>
                </c:pt>
                <c:pt idx="105">
                  <c:v>-72.667922135389702</c:v>
                </c:pt>
                <c:pt idx="106">
                  <c:v>-72.168525888333093</c:v>
                </c:pt>
                <c:pt idx="107">
                  <c:v>-72.0946758198033</c:v>
                </c:pt>
                <c:pt idx="108">
                  <c:v>-66.292529600650695</c:v>
                </c:pt>
                <c:pt idx="109">
                  <c:v>-64.059149216456305</c:v>
                </c:pt>
                <c:pt idx="110">
                  <c:v>-72.243074102517994</c:v>
                </c:pt>
                <c:pt idx="111">
                  <c:v>-57.641645831850902</c:v>
                </c:pt>
                <c:pt idx="112">
                  <c:v>-2.75093665161776</c:v>
                </c:pt>
                <c:pt idx="113">
                  <c:v>14.551957862593101</c:v>
                </c:pt>
                <c:pt idx="114">
                  <c:v>20.410850437476601</c:v>
                </c:pt>
                <c:pt idx="115">
                  <c:v>52.206047870491098</c:v>
                </c:pt>
                <c:pt idx="116">
                  <c:v>62.376083743360503</c:v>
                </c:pt>
                <c:pt idx="117">
                  <c:v>63.348693301590203</c:v>
                </c:pt>
                <c:pt idx="118">
                  <c:v>63.905838276783498</c:v>
                </c:pt>
                <c:pt idx="119">
                  <c:v>65.724628854651897</c:v>
                </c:pt>
                <c:pt idx="120">
                  <c:v>66.441072995069106</c:v>
                </c:pt>
                <c:pt idx="121">
                  <c:v>65.737256952274194</c:v>
                </c:pt>
                <c:pt idx="122">
                  <c:v>65.672484309797994</c:v>
                </c:pt>
                <c:pt idx="123">
                  <c:v>65.152329957804795</c:v>
                </c:pt>
                <c:pt idx="124">
                  <c:v>66.453942252954207</c:v>
                </c:pt>
                <c:pt idx="125">
                  <c:v>66.758200681188995</c:v>
                </c:pt>
                <c:pt idx="126">
                  <c:v>62.570880169240198</c:v>
                </c:pt>
                <c:pt idx="127">
                  <c:v>58.353570558497502</c:v>
                </c:pt>
                <c:pt idx="128">
                  <c:v>56.5523887864369</c:v>
                </c:pt>
                <c:pt idx="129">
                  <c:v>56.695306722033102</c:v>
                </c:pt>
                <c:pt idx="130">
                  <c:v>56.897998258048602</c:v>
                </c:pt>
                <c:pt idx="131">
                  <c:v>55.533496520347803</c:v>
                </c:pt>
                <c:pt idx="132">
                  <c:v>52.3870453198398</c:v>
                </c:pt>
                <c:pt idx="133">
                  <c:v>54.357455909054899</c:v>
                </c:pt>
                <c:pt idx="134">
                  <c:v>55.172384707840301</c:v>
                </c:pt>
                <c:pt idx="135">
                  <c:v>57.946916938633002</c:v>
                </c:pt>
                <c:pt idx="136">
                  <c:v>58.165193435982196</c:v>
                </c:pt>
                <c:pt idx="137">
                  <c:v>52.379781115748202</c:v>
                </c:pt>
                <c:pt idx="138">
                  <c:v>47.789559209468898</c:v>
                </c:pt>
                <c:pt idx="139">
                  <c:v>54.269679686265597</c:v>
                </c:pt>
                <c:pt idx="140">
                  <c:v>58.749446472021503</c:v>
                </c:pt>
                <c:pt idx="141">
                  <c:v>49.416021415045797</c:v>
                </c:pt>
                <c:pt idx="142">
                  <c:v>45.855929851778598</c:v>
                </c:pt>
                <c:pt idx="143">
                  <c:v>55.348952539469302</c:v>
                </c:pt>
                <c:pt idx="144">
                  <c:v>50.452262477683</c:v>
                </c:pt>
                <c:pt idx="145">
                  <c:v>-19.413930364741901</c:v>
                </c:pt>
                <c:pt idx="146">
                  <c:v>-81.128346157458594</c:v>
                </c:pt>
                <c:pt idx="147">
                  <c:v>-53.0471028082166</c:v>
                </c:pt>
                <c:pt idx="148">
                  <c:v>33.295366306239998</c:v>
                </c:pt>
                <c:pt idx="149">
                  <c:v>-12.12081392512</c:v>
                </c:pt>
                <c:pt idx="150">
                  <c:v>-65.403174282069699</c:v>
                </c:pt>
                <c:pt idx="151">
                  <c:v>-71.171642549542398</c:v>
                </c:pt>
                <c:pt idx="152">
                  <c:v>-72.794188032454102</c:v>
                </c:pt>
                <c:pt idx="153">
                  <c:v>-72.4683133506216</c:v>
                </c:pt>
                <c:pt idx="154">
                  <c:v>-69.494194988435794</c:v>
                </c:pt>
                <c:pt idx="155">
                  <c:v>-67.018186380836696</c:v>
                </c:pt>
                <c:pt idx="156">
                  <c:v>-66.824053786537505</c:v>
                </c:pt>
                <c:pt idx="157">
                  <c:v>-66.728966647494005</c:v>
                </c:pt>
                <c:pt idx="158">
                  <c:v>-66.911487057562596</c:v>
                </c:pt>
                <c:pt idx="159">
                  <c:v>-65.779112701960102</c:v>
                </c:pt>
                <c:pt idx="160">
                  <c:v>-64.474938484859706</c:v>
                </c:pt>
                <c:pt idx="161">
                  <c:v>-64.657692493136807</c:v>
                </c:pt>
                <c:pt idx="162">
                  <c:v>-64.534297716446204</c:v>
                </c:pt>
                <c:pt idx="163">
                  <c:v>-66.5082501857528</c:v>
                </c:pt>
                <c:pt idx="164">
                  <c:v>-70.645002679904906</c:v>
                </c:pt>
                <c:pt idx="165">
                  <c:v>-75.504437879183399</c:v>
                </c:pt>
                <c:pt idx="166">
                  <c:v>-78.827883650951506</c:v>
                </c:pt>
                <c:pt idx="167">
                  <c:v>-78.363568185996598</c:v>
                </c:pt>
                <c:pt idx="168">
                  <c:v>-77.087583297383702</c:v>
                </c:pt>
                <c:pt idx="169">
                  <c:v>-77.878056434020706</c:v>
                </c:pt>
                <c:pt idx="170">
                  <c:v>-75.125195058741696</c:v>
                </c:pt>
                <c:pt idx="171">
                  <c:v>-70.341211740624004</c:v>
                </c:pt>
                <c:pt idx="172">
                  <c:v>-68.143417418523796</c:v>
                </c:pt>
                <c:pt idx="173">
                  <c:v>-67.487055266469397</c:v>
                </c:pt>
                <c:pt idx="174">
                  <c:v>-62.958778033807299</c:v>
                </c:pt>
                <c:pt idx="175">
                  <c:v>-49.354856714331397</c:v>
                </c:pt>
                <c:pt idx="176">
                  <c:v>-39.026714503416997</c:v>
                </c:pt>
                <c:pt idx="177">
                  <c:v>-50.670766238775201</c:v>
                </c:pt>
                <c:pt idx="178">
                  <c:v>-51.457343554609601</c:v>
                </c:pt>
                <c:pt idx="179">
                  <c:v>1.4781856895782299</c:v>
                </c:pt>
                <c:pt idx="180">
                  <c:v>26.784999397797801</c:v>
                </c:pt>
                <c:pt idx="181">
                  <c:v>25.884879131447502</c:v>
                </c:pt>
                <c:pt idx="182">
                  <c:v>24.4371249367519</c:v>
                </c:pt>
                <c:pt idx="183">
                  <c:v>48.050655819578402</c:v>
                </c:pt>
                <c:pt idx="184">
                  <c:v>55.686755738339599</c:v>
                </c:pt>
                <c:pt idx="185">
                  <c:v>53.183940263988902</c:v>
                </c:pt>
                <c:pt idx="186">
                  <c:v>51.239851625180698</c:v>
                </c:pt>
                <c:pt idx="187">
                  <c:v>52.732177399774301</c:v>
                </c:pt>
                <c:pt idx="188">
                  <c:v>55.692476711798001</c:v>
                </c:pt>
                <c:pt idx="189">
                  <c:v>56.784549929632298</c:v>
                </c:pt>
                <c:pt idx="190">
                  <c:v>55.311219268177801</c:v>
                </c:pt>
                <c:pt idx="191">
                  <c:v>53.460162842991203</c:v>
                </c:pt>
                <c:pt idx="192">
                  <c:v>53.164440316216997</c:v>
                </c:pt>
                <c:pt idx="193">
                  <c:v>56.674845547864997</c:v>
                </c:pt>
                <c:pt idx="194">
                  <c:v>57.680743251553999</c:v>
                </c:pt>
                <c:pt idx="195">
                  <c:v>53.067947079910603</c:v>
                </c:pt>
                <c:pt idx="196">
                  <c:v>55.896560877719402</c:v>
                </c:pt>
                <c:pt idx="197">
                  <c:v>59.858625825054197</c:v>
                </c:pt>
                <c:pt idx="198">
                  <c:v>63.371724487203103</c:v>
                </c:pt>
                <c:pt idx="199">
                  <c:v>62.071537939647698</c:v>
                </c:pt>
                <c:pt idx="200">
                  <c:v>55.404427992136</c:v>
                </c:pt>
                <c:pt idx="201">
                  <c:v>61.514000793824003</c:v>
                </c:pt>
                <c:pt idx="202">
                  <c:v>64.172979085396307</c:v>
                </c:pt>
                <c:pt idx="203">
                  <c:v>66.981299889030197</c:v>
                </c:pt>
                <c:pt idx="204">
                  <c:v>40.729067033653997</c:v>
                </c:pt>
                <c:pt idx="205">
                  <c:v>31.562001247027698</c:v>
                </c:pt>
                <c:pt idx="206">
                  <c:v>59.958332167810198</c:v>
                </c:pt>
                <c:pt idx="207">
                  <c:v>69.974809323179301</c:v>
                </c:pt>
                <c:pt idx="208">
                  <c:v>-26.922722422488</c:v>
                </c:pt>
                <c:pt idx="209">
                  <c:v>-83.338104439519995</c:v>
                </c:pt>
                <c:pt idx="210">
                  <c:v>-79.116851246105298</c:v>
                </c:pt>
                <c:pt idx="211">
                  <c:v>-65.903797016165299</c:v>
                </c:pt>
                <c:pt idx="212">
                  <c:v>-78.308347989816198</c:v>
                </c:pt>
                <c:pt idx="213">
                  <c:v>-75.327594401638905</c:v>
                </c:pt>
                <c:pt idx="214">
                  <c:v>-79.0350212206896</c:v>
                </c:pt>
                <c:pt idx="215">
                  <c:v>-76.847977665846699</c:v>
                </c:pt>
                <c:pt idx="216">
                  <c:v>-68.064488267370706</c:v>
                </c:pt>
                <c:pt idx="217">
                  <c:v>-61.761275671096598</c:v>
                </c:pt>
                <c:pt idx="218">
                  <c:v>-65.693156719344898</c:v>
                </c:pt>
                <c:pt idx="219">
                  <c:v>-68.870564595431304</c:v>
                </c:pt>
                <c:pt idx="220">
                  <c:v>-69.590554397146406</c:v>
                </c:pt>
                <c:pt idx="221">
                  <c:v>-67.816854338732796</c:v>
                </c:pt>
                <c:pt idx="222">
                  <c:v>-66.304378420947899</c:v>
                </c:pt>
                <c:pt idx="223">
                  <c:v>-66.431537105483102</c:v>
                </c:pt>
                <c:pt idx="224">
                  <c:v>-66.269191370556896</c:v>
                </c:pt>
                <c:pt idx="225">
                  <c:v>-66.897356313985895</c:v>
                </c:pt>
                <c:pt idx="226">
                  <c:v>-66.744065414402002</c:v>
                </c:pt>
                <c:pt idx="227">
                  <c:v>-65.442839533000196</c:v>
                </c:pt>
                <c:pt idx="228">
                  <c:v>-62.7265874350175</c:v>
                </c:pt>
                <c:pt idx="229">
                  <c:v>-64.216600866503597</c:v>
                </c:pt>
                <c:pt idx="230">
                  <c:v>-67.146346960492593</c:v>
                </c:pt>
                <c:pt idx="231">
                  <c:v>-67.714132128509206</c:v>
                </c:pt>
                <c:pt idx="232">
                  <c:v>-66.934812939677698</c:v>
                </c:pt>
                <c:pt idx="233">
                  <c:v>-66.517540972718095</c:v>
                </c:pt>
                <c:pt idx="234">
                  <c:v>-71.636493996667298</c:v>
                </c:pt>
                <c:pt idx="235">
                  <c:v>-76.6794817970341</c:v>
                </c:pt>
                <c:pt idx="236">
                  <c:v>-75.303080568762496</c:v>
                </c:pt>
                <c:pt idx="237">
                  <c:v>-59.546566356321698</c:v>
                </c:pt>
                <c:pt idx="238">
                  <c:v>4.4647007757410497</c:v>
                </c:pt>
                <c:pt idx="239">
                  <c:v>3.17208415414636</c:v>
                </c:pt>
                <c:pt idx="240">
                  <c:v>-7.8977737484679302</c:v>
                </c:pt>
                <c:pt idx="241">
                  <c:v>5.8007063439246203</c:v>
                </c:pt>
                <c:pt idx="242">
                  <c:v>26.1587098502036</c:v>
                </c:pt>
                <c:pt idx="243">
                  <c:v>21.582167171954399</c:v>
                </c:pt>
                <c:pt idx="244">
                  <c:v>4.7907010162683497</c:v>
                </c:pt>
                <c:pt idx="245">
                  <c:v>6.8811254501940997</c:v>
                </c:pt>
                <c:pt idx="246">
                  <c:v>30.117145012550999</c:v>
                </c:pt>
                <c:pt idx="247">
                  <c:v>41.407197682432503</c:v>
                </c:pt>
                <c:pt idx="248">
                  <c:v>45.660652347524596</c:v>
                </c:pt>
                <c:pt idx="249">
                  <c:v>46.920760900093299</c:v>
                </c:pt>
                <c:pt idx="250">
                  <c:v>49.074884060167001</c:v>
                </c:pt>
                <c:pt idx="251">
                  <c:v>50.900898230112702</c:v>
                </c:pt>
                <c:pt idx="252">
                  <c:v>52.438854851847701</c:v>
                </c:pt>
                <c:pt idx="253">
                  <c:v>52.211566457378296</c:v>
                </c:pt>
                <c:pt idx="254">
                  <c:v>52.203170419449698</c:v>
                </c:pt>
                <c:pt idx="255">
                  <c:v>52.351442553100902</c:v>
                </c:pt>
                <c:pt idx="256">
                  <c:v>50.568164867191904</c:v>
                </c:pt>
                <c:pt idx="257">
                  <c:v>49.7359413860041</c:v>
                </c:pt>
                <c:pt idx="258">
                  <c:v>49.530850572339403</c:v>
                </c:pt>
                <c:pt idx="259">
                  <c:v>46.719979309996802</c:v>
                </c:pt>
                <c:pt idx="260">
                  <c:v>47.562460015921097</c:v>
                </c:pt>
                <c:pt idx="261">
                  <c:v>55.808408275824902</c:v>
                </c:pt>
                <c:pt idx="262">
                  <c:v>57.408278162080599</c:v>
                </c:pt>
                <c:pt idx="263">
                  <c:v>40.738517547446897</c:v>
                </c:pt>
                <c:pt idx="264">
                  <c:v>43.872160725449298</c:v>
                </c:pt>
                <c:pt idx="265">
                  <c:v>54.808741153137198</c:v>
                </c:pt>
                <c:pt idx="266">
                  <c:v>57.273208132942102</c:v>
                </c:pt>
                <c:pt idx="267">
                  <c:v>46.6550006295952</c:v>
                </c:pt>
                <c:pt idx="268">
                  <c:v>26.852042817160498</c:v>
                </c:pt>
                <c:pt idx="269">
                  <c:v>40.037553736698897</c:v>
                </c:pt>
                <c:pt idx="270">
                  <c:v>53.4035266236829</c:v>
                </c:pt>
                <c:pt idx="271">
                  <c:v>52.474606988869198</c:v>
                </c:pt>
                <c:pt idx="272">
                  <c:v>38.073531244498099</c:v>
                </c:pt>
                <c:pt idx="273">
                  <c:v>-55.710231710254703</c:v>
                </c:pt>
                <c:pt idx="274">
                  <c:v>-39.582794174005102</c:v>
                </c:pt>
                <c:pt idx="275">
                  <c:v>-64.943952663333405</c:v>
                </c:pt>
                <c:pt idx="276">
                  <c:v>-73.029913097254394</c:v>
                </c:pt>
                <c:pt idx="277">
                  <c:v>-64.5549144565517</c:v>
                </c:pt>
                <c:pt idx="278">
                  <c:v>-67.168082575843599</c:v>
                </c:pt>
                <c:pt idx="279">
                  <c:v>-71.7982991439697</c:v>
                </c:pt>
                <c:pt idx="280">
                  <c:v>-72.745356180954701</c:v>
                </c:pt>
                <c:pt idx="281">
                  <c:v>-70.0736408981182</c:v>
                </c:pt>
                <c:pt idx="282">
                  <c:v>-67.966883700109804</c:v>
                </c:pt>
                <c:pt idx="283">
                  <c:v>-71.0870850329392</c:v>
                </c:pt>
                <c:pt idx="284">
                  <c:v>-74.392869143140302</c:v>
                </c:pt>
                <c:pt idx="285">
                  <c:v>-74.490700851592507</c:v>
                </c:pt>
                <c:pt idx="286">
                  <c:v>-76.011253239648397</c:v>
                </c:pt>
                <c:pt idx="287">
                  <c:v>-76.974356854985501</c:v>
                </c:pt>
                <c:pt idx="288">
                  <c:v>-78.041427278613099</c:v>
                </c:pt>
                <c:pt idx="289">
                  <c:v>-77.067026775386793</c:v>
                </c:pt>
                <c:pt idx="290">
                  <c:v>-74.779613041952999</c:v>
                </c:pt>
                <c:pt idx="291">
                  <c:v>-70.695659293873902</c:v>
                </c:pt>
                <c:pt idx="292">
                  <c:v>-69.422593526851202</c:v>
                </c:pt>
                <c:pt idx="293">
                  <c:v>-70.077986993561595</c:v>
                </c:pt>
                <c:pt idx="294">
                  <c:v>-69.7002256396935</c:v>
                </c:pt>
                <c:pt idx="295">
                  <c:v>-68.920175589730306</c:v>
                </c:pt>
                <c:pt idx="296">
                  <c:v>-67.805666790125201</c:v>
                </c:pt>
                <c:pt idx="297">
                  <c:v>-65.441948593760202</c:v>
                </c:pt>
                <c:pt idx="298">
                  <c:v>-62.6821167869211</c:v>
                </c:pt>
                <c:pt idx="299">
                  <c:v>-64.958364739107296</c:v>
                </c:pt>
                <c:pt idx="300">
                  <c:v>-67.941317199133394</c:v>
                </c:pt>
                <c:pt idx="301">
                  <c:v>-68.826515629051897</c:v>
                </c:pt>
                <c:pt idx="302">
                  <c:v>-70.519455195594702</c:v>
                </c:pt>
                <c:pt idx="303">
                  <c:v>-73.627174095346703</c:v>
                </c:pt>
                <c:pt idx="304">
                  <c:v>-74.349850314030206</c:v>
                </c:pt>
                <c:pt idx="305">
                  <c:v>-74.080114754797293</c:v>
                </c:pt>
                <c:pt idx="306">
                  <c:v>-74.617359454747799</c:v>
                </c:pt>
                <c:pt idx="307">
                  <c:v>-60.956502512493401</c:v>
                </c:pt>
                <c:pt idx="308">
                  <c:v>-39.941964417423598</c:v>
                </c:pt>
                <c:pt idx="309">
                  <c:v>-41.996005181263598</c:v>
                </c:pt>
                <c:pt idx="310">
                  <c:v>-38.346086709916896</c:v>
                </c:pt>
                <c:pt idx="311">
                  <c:v>-19.0024415667122</c:v>
                </c:pt>
                <c:pt idx="312">
                  <c:v>8.0945853225624909</c:v>
                </c:pt>
                <c:pt idx="313">
                  <c:v>18.121315329697101</c:v>
                </c:pt>
                <c:pt idx="314">
                  <c:v>22.6340887032054</c:v>
                </c:pt>
                <c:pt idx="315">
                  <c:v>27.558006159380501</c:v>
                </c:pt>
                <c:pt idx="316">
                  <c:v>51.998267682370297</c:v>
                </c:pt>
                <c:pt idx="317">
                  <c:v>53.456526536680201</c:v>
                </c:pt>
                <c:pt idx="318">
                  <c:v>54.913066783439298</c:v>
                </c:pt>
                <c:pt idx="319">
                  <c:v>54.361829614972002</c:v>
                </c:pt>
                <c:pt idx="320">
                  <c:v>56.950057191301497</c:v>
                </c:pt>
                <c:pt idx="321">
                  <c:v>57.812117346317699</c:v>
                </c:pt>
                <c:pt idx="322">
                  <c:v>57.966335790509</c:v>
                </c:pt>
                <c:pt idx="323">
                  <c:v>54.732520208373202</c:v>
                </c:pt>
                <c:pt idx="324">
                  <c:v>54.246112587017997</c:v>
                </c:pt>
                <c:pt idx="325">
                  <c:v>56.382014759685298</c:v>
                </c:pt>
                <c:pt idx="326">
                  <c:v>57.957101238963503</c:v>
                </c:pt>
                <c:pt idx="327">
                  <c:v>57.7884614715814</c:v>
                </c:pt>
                <c:pt idx="328">
                  <c:v>55.860164432556203</c:v>
                </c:pt>
                <c:pt idx="329">
                  <c:v>55.791828871411603</c:v>
                </c:pt>
                <c:pt idx="330">
                  <c:v>59.821080948977901</c:v>
                </c:pt>
                <c:pt idx="331">
                  <c:v>61.168429410302501</c:v>
                </c:pt>
                <c:pt idx="332">
                  <c:v>53.831972599706802</c:v>
                </c:pt>
                <c:pt idx="333">
                  <c:v>46.176888828540299</c:v>
                </c:pt>
                <c:pt idx="334">
                  <c:v>53.772549646633102</c:v>
                </c:pt>
                <c:pt idx="335">
                  <c:v>63.258491930762297</c:v>
                </c:pt>
                <c:pt idx="336">
                  <c:v>59.604510435817403</c:v>
                </c:pt>
                <c:pt idx="337">
                  <c:v>41.392128932694497</c:v>
                </c:pt>
                <c:pt idx="338">
                  <c:v>47.613801115484399</c:v>
                </c:pt>
                <c:pt idx="339">
                  <c:v>62.541799617174398</c:v>
                </c:pt>
                <c:pt idx="340">
                  <c:v>55.747181477171601</c:v>
                </c:pt>
                <c:pt idx="341">
                  <c:v>39.113494053080998</c:v>
                </c:pt>
                <c:pt idx="342">
                  <c:v>58.2714751065255</c:v>
                </c:pt>
                <c:pt idx="343">
                  <c:v>63.289455218764203</c:v>
                </c:pt>
                <c:pt idx="344">
                  <c:v>38.581045016403998</c:v>
                </c:pt>
                <c:pt idx="345">
                  <c:v>-66.926374346500396</c:v>
                </c:pt>
                <c:pt idx="346">
                  <c:v>-83.547713698796002</c:v>
                </c:pt>
                <c:pt idx="347">
                  <c:v>-73.525800486597902</c:v>
                </c:pt>
                <c:pt idx="348">
                  <c:v>-82.9950098611709</c:v>
                </c:pt>
                <c:pt idx="349">
                  <c:v>-82.054084598401602</c:v>
                </c:pt>
                <c:pt idx="350">
                  <c:v>-78.786339002995703</c:v>
                </c:pt>
                <c:pt idx="351">
                  <c:v>-76.069553600865802</c:v>
                </c:pt>
                <c:pt idx="352">
                  <c:v>-74.730698419910397</c:v>
                </c:pt>
                <c:pt idx="353">
                  <c:v>-72.995632968306694</c:v>
                </c:pt>
                <c:pt idx="354">
                  <c:v>-71.673771476188804</c:v>
                </c:pt>
                <c:pt idx="355">
                  <c:v>-71.885343191037194</c:v>
                </c:pt>
                <c:pt idx="356">
                  <c:v>-71.258042831246996</c:v>
                </c:pt>
                <c:pt idx="357">
                  <c:v>-67.577297577979706</c:v>
                </c:pt>
                <c:pt idx="358">
                  <c:v>-65.360035318226906</c:v>
                </c:pt>
                <c:pt idx="359">
                  <c:v>-61.175862445852701</c:v>
                </c:pt>
                <c:pt idx="360">
                  <c:v>-56.213740239878497</c:v>
                </c:pt>
                <c:pt idx="361">
                  <c:v>-53.199343231104002</c:v>
                </c:pt>
                <c:pt idx="362">
                  <c:v>-52.2150080051372</c:v>
                </c:pt>
                <c:pt idx="363">
                  <c:v>-57.145042062616596</c:v>
                </c:pt>
                <c:pt idx="364">
                  <c:v>-65.455638207115499</c:v>
                </c:pt>
                <c:pt idx="365">
                  <c:v>-73.597744723779897</c:v>
                </c:pt>
                <c:pt idx="366">
                  <c:v>-77.877238221168497</c:v>
                </c:pt>
                <c:pt idx="367">
                  <c:v>-79.486827818401494</c:v>
                </c:pt>
                <c:pt idx="368">
                  <c:v>-78.179826736994301</c:v>
                </c:pt>
                <c:pt idx="369">
                  <c:v>-76.444534324154603</c:v>
                </c:pt>
                <c:pt idx="370">
                  <c:v>-76.411742170627804</c:v>
                </c:pt>
                <c:pt idx="371">
                  <c:v>-78.922747822980995</c:v>
                </c:pt>
                <c:pt idx="372">
                  <c:v>-84.704458833463704</c:v>
                </c:pt>
                <c:pt idx="373">
                  <c:v>-83.223023784984605</c:v>
                </c:pt>
                <c:pt idx="374">
                  <c:v>-67.756927736084506</c:v>
                </c:pt>
                <c:pt idx="375">
                  <c:v>-51.203992993407503</c:v>
                </c:pt>
                <c:pt idx="376">
                  <c:v>-42.975987146282897</c:v>
                </c:pt>
                <c:pt idx="377">
                  <c:v>-36.747553315217303</c:v>
                </c:pt>
                <c:pt idx="378">
                  <c:v>-30.928753457351998</c:v>
                </c:pt>
                <c:pt idx="379">
                  <c:v>-21.366166444751901</c:v>
                </c:pt>
                <c:pt idx="380">
                  <c:v>-17.3752096896498</c:v>
                </c:pt>
                <c:pt idx="381">
                  <c:v>-16.942560200916802</c:v>
                </c:pt>
                <c:pt idx="382">
                  <c:v>-14.0826385216539</c:v>
                </c:pt>
                <c:pt idx="383">
                  <c:v>1.9812711299666601</c:v>
                </c:pt>
                <c:pt idx="384">
                  <c:v>20.577178997682999</c:v>
                </c:pt>
                <c:pt idx="385">
                  <c:v>22.909974655663799</c:v>
                </c:pt>
                <c:pt idx="386">
                  <c:v>16.226449328162602</c:v>
                </c:pt>
                <c:pt idx="387">
                  <c:v>18.816823452717099</c:v>
                </c:pt>
                <c:pt idx="388">
                  <c:v>36.960699138881402</c:v>
                </c:pt>
                <c:pt idx="389">
                  <c:v>44.100429484646803</c:v>
                </c:pt>
                <c:pt idx="390">
                  <c:v>41.779114874729103</c:v>
                </c:pt>
                <c:pt idx="391">
                  <c:v>39.544862243497597</c:v>
                </c:pt>
                <c:pt idx="392">
                  <c:v>41.173314344829997</c:v>
                </c:pt>
                <c:pt idx="393">
                  <c:v>42.514792483681802</c:v>
                </c:pt>
                <c:pt idx="394">
                  <c:v>39.783997596515299</c:v>
                </c:pt>
                <c:pt idx="395">
                  <c:v>38.567517468396197</c:v>
                </c:pt>
                <c:pt idx="396">
                  <c:v>38.029622118727097</c:v>
                </c:pt>
                <c:pt idx="397">
                  <c:v>37.510802010663902</c:v>
                </c:pt>
                <c:pt idx="398">
                  <c:v>39.079530850410798</c:v>
                </c:pt>
                <c:pt idx="399">
                  <c:v>43.8138128479413</c:v>
                </c:pt>
                <c:pt idx="400">
                  <c:v>47.510143031091999</c:v>
                </c:pt>
                <c:pt idx="401">
                  <c:v>45.468301067051101</c:v>
                </c:pt>
                <c:pt idx="402">
                  <c:v>41.515802959855698</c:v>
                </c:pt>
                <c:pt idx="403">
                  <c:v>45.416499349215002</c:v>
                </c:pt>
                <c:pt idx="404">
                  <c:v>55.138832347070597</c:v>
                </c:pt>
                <c:pt idx="405">
                  <c:v>56.493644305685002</c:v>
                </c:pt>
                <c:pt idx="406">
                  <c:v>49.430786333309698</c:v>
                </c:pt>
                <c:pt idx="407">
                  <c:v>44.391245976413003</c:v>
                </c:pt>
                <c:pt idx="408">
                  <c:v>38.645991048285097</c:v>
                </c:pt>
                <c:pt idx="409">
                  <c:v>25.698594834710299</c:v>
                </c:pt>
                <c:pt idx="410">
                  <c:v>12.586470784404501</c:v>
                </c:pt>
                <c:pt idx="411">
                  <c:v>26.176672035524</c:v>
                </c:pt>
                <c:pt idx="412">
                  <c:v>-20.828505680193899</c:v>
                </c:pt>
                <c:pt idx="413">
                  <c:v>-67.145167546440206</c:v>
                </c:pt>
                <c:pt idx="414">
                  <c:v>-77.895009019699003</c:v>
                </c:pt>
                <c:pt idx="415">
                  <c:v>-67.420241629569205</c:v>
                </c:pt>
                <c:pt idx="416">
                  <c:v>-68.508013888938294</c:v>
                </c:pt>
                <c:pt idx="417">
                  <c:v>-71.438691500876701</c:v>
                </c:pt>
                <c:pt idx="418">
                  <c:v>-74.198469980705198</c:v>
                </c:pt>
                <c:pt idx="419">
                  <c:v>-74.651522101263794</c:v>
                </c:pt>
                <c:pt idx="420">
                  <c:v>-75.741726418681395</c:v>
                </c:pt>
                <c:pt idx="421">
                  <c:v>-81.585940549169806</c:v>
                </c:pt>
                <c:pt idx="422">
                  <c:v>-86.897015648446001</c:v>
                </c:pt>
                <c:pt idx="423">
                  <c:v>-85.410078736133897</c:v>
                </c:pt>
                <c:pt idx="424">
                  <c:v>-82.955290317364103</c:v>
                </c:pt>
                <c:pt idx="425">
                  <c:v>-81.220330707240194</c:v>
                </c:pt>
                <c:pt idx="426">
                  <c:v>-77.285403548345897</c:v>
                </c:pt>
                <c:pt idx="427">
                  <c:v>-75.814469134721705</c:v>
                </c:pt>
                <c:pt idx="428">
                  <c:v>-78.010508838503597</c:v>
                </c:pt>
                <c:pt idx="429">
                  <c:v>-77.716761854726698</c:v>
                </c:pt>
                <c:pt idx="430">
                  <c:v>-68.990131562784299</c:v>
                </c:pt>
                <c:pt idx="431">
                  <c:v>-66.145197369805302</c:v>
                </c:pt>
                <c:pt idx="432">
                  <c:v>-65.784582550405702</c:v>
                </c:pt>
                <c:pt idx="433">
                  <c:v>-68.446049861423404</c:v>
                </c:pt>
                <c:pt idx="434">
                  <c:v>-65.464120141276794</c:v>
                </c:pt>
                <c:pt idx="435">
                  <c:v>-50.411448471043798</c:v>
                </c:pt>
                <c:pt idx="436">
                  <c:v>-52.663808118013598</c:v>
                </c:pt>
                <c:pt idx="437">
                  <c:v>-54.361658990841597</c:v>
                </c:pt>
                <c:pt idx="438">
                  <c:v>-46.284428381635102</c:v>
                </c:pt>
                <c:pt idx="439">
                  <c:v>-40.0759007422906</c:v>
                </c:pt>
                <c:pt idx="440">
                  <c:v>-37.832914269438497</c:v>
                </c:pt>
                <c:pt idx="441">
                  <c:v>-36.915395544825699</c:v>
                </c:pt>
                <c:pt idx="442">
                  <c:v>-38.5033991611906</c:v>
                </c:pt>
                <c:pt idx="443">
                  <c:v>-32.971094657966901</c:v>
                </c:pt>
                <c:pt idx="444">
                  <c:v>-33.8282026915629</c:v>
                </c:pt>
                <c:pt idx="445">
                  <c:v>-38.737591431979901</c:v>
                </c:pt>
                <c:pt idx="446">
                  <c:v>-43.8366345635824</c:v>
                </c:pt>
                <c:pt idx="447">
                  <c:v>-46.1594359710991</c:v>
                </c:pt>
                <c:pt idx="448">
                  <c:v>-44.006356934617003</c:v>
                </c:pt>
                <c:pt idx="449">
                  <c:v>-43.815727245878797</c:v>
                </c:pt>
                <c:pt idx="450">
                  <c:v>-43.881363828021797</c:v>
                </c:pt>
                <c:pt idx="451">
                  <c:v>-43.180216658552403</c:v>
                </c:pt>
                <c:pt idx="452">
                  <c:v>-42.397264760029699</c:v>
                </c:pt>
                <c:pt idx="453">
                  <c:v>-41.283554352035402</c:v>
                </c:pt>
                <c:pt idx="454">
                  <c:v>-40.796826470893699</c:v>
                </c:pt>
                <c:pt idx="455">
                  <c:v>-40.695166217520097</c:v>
                </c:pt>
                <c:pt idx="456">
                  <c:v>-40.781839821325299</c:v>
                </c:pt>
                <c:pt idx="457">
                  <c:v>-42.5588847705788</c:v>
                </c:pt>
                <c:pt idx="458">
                  <c:v>-43.4922318202456</c:v>
                </c:pt>
                <c:pt idx="459">
                  <c:v>-41.5417671632595</c:v>
                </c:pt>
                <c:pt idx="460">
                  <c:v>-39.743675417610099</c:v>
                </c:pt>
                <c:pt idx="461">
                  <c:v>-39.4673017432969</c:v>
                </c:pt>
                <c:pt idx="462">
                  <c:v>-40.287376012336999</c:v>
                </c:pt>
                <c:pt idx="463">
                  <c:v>-41.847541664878797</c:v>
                </c:pt>
                <c:pt idx="464">
                  <c:v>-43.294651337261399</c:v>
                </c:pt>
                <c:pt idx="465">
                  <c:v>-41.624471235819001</c:v>
                </c:pt>
                <c:pt idx="466">
                  <c:v>-39.2232392554725</c:v>
                </c:pt>
                <c:pt idx="467">
                  <c:v>-39.148705962583101</c:v>
                </c:pt>
                <c:pt idx="468">
                  <c:v>-41.673700191224398</c:v>
                </c:pt>
                <c:pt idx="469">
                  <c:v>-43.334131572192199</c:v>
                </c:pt>
                <c:pt idx="470">
                  <c:v>-41.968270349909098</c:v>
                </c:pt>
                <c:pt idx="471">
                  <c:v>-40.239912220540198</c:v>
                </c:pt>
                <c:pt idx="472">
                  <c:v>-39.4463290776741</c:v>
                </c:pt>
                <c:pt idx="473">
                  <c:v>-39.644481376345702</c:v>
                </c:pt>
                <c:pt idx="474">
                  <c:v>-42.541906666869401</c:v>
                </c:pt>
                <c:pt idx="475">
                  <c:v>-44.452688523093499</c:v>
                </c:pt>
                <c:pt idx="476">
                  <c:v>-41.7829036129286</c:v>
                </c:pt>
                <c:pt idx="477">
                  <c:v>-37.277416422728102</c:v>
                </c:pt>
              </c:numCache>
            </c:numRef>
          </c:val>
          <c:smooth val="0"/>
          <c:extLst>
            <c:ext xmlns:c16="http://schemas.microsoft.com/office/drawing/2014/chart" uri="{C3380CC4-5D6E-409C-BE32-E72D297353CC}">
              <c16:uniqueId val="{00000002-DC49-445C-94B7-3567B3F61980}"/>
            </c:ext>
          </c:extLst>
        </c:ser>
        <c:dLbls>
          <c:showLegendKey val="0"/>
          <c:showVal val="0"/>
          <c:showCatName val="0"/>
          <c:showSerName val="0"/>
          <c:showPercent val="0"/>
          <c:showBubbleSize val="0"/>
        </c:dLbls>
        <c:smooth val="0"/>
        <c:axId val="670541923"/>
        <c:axId val="881299481"/>
      </c:lineChart>
      <c:catAx>
        <c:axId val="67054192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881299481"/>
        <c:crosses val="autoZero"/>
        <c:auto val="1"/>
        <c:lblAlgn val="ctr"/>
        <c:lblOffset val="100"/>
        <c:noMultiLvlLbl val="0"/>
      </c:catAx>
      <c:valAx>
        <c:axId val="88129948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0541923"/>
        <c:crosses val="autoZero"/>
        <c:crossBetween val="between"/>
      </c:valAx>
      <c:spPr>
        <a:noFill/>
        <a:ln w="25400">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accelerometer!$P$1</c:f>
              <c:strCache>
                <c:ptCount val="1"/>
                <c:pt idx="0">
                  <c:v>Total_Accel_Data</c:v>
                </c:pt>
              </c:strCache>
            </c:strRef>
          </c:tx>
          <c:spPr>
            <a:ln w="28575" cap="rnd">
              <a:solidFill>
                <a:schemeClr val="accent1"/>
              </a:solidFill>
              <a:round/>
            </a:ln>
            <a:effectLst/>
          </c:spPr>
          <c:marker>
            <c:symbol val="none"/>
          </c:marker>
          <c:val>
            <c:numRef>
              <c:f>accelerometer!$P$2:$P$1002</c:f>
              <c:numCache>
                <c:formatCode>General</c:formatCode>
                <c:ptCount val="1001"/>
                <c:pt idx="0">
                  <c:v>1.2737229999999999</c:v>
                </c:pt>
                <c:pt idx="1">
                  <c:v>1.269738</c:v>
                </c:pt>
                <c:pt idx="2">
                  <c:v>1.279085</c:v>
                </c:pt>
                <c:pt idx="3">
                  <c:v>1.2811300000000001</c:v>
                </c:pt>
                <c:pt idx="4">
                  <c:v>1.3014619999999999</c:v>
                </c:pt>
                <c:pt idx="5">
                  <c:v>1.3432740000000001</c:v>
                </c:pt>
                <c:pt idx="6">
                  <c:v>1.3843730000000001</c:v>
                </c:pt>
                <c:pt idx="7">
                  <c:v>1.4396850000000001</c:v>
                </c:pt>
                <c:pt idx="8">
                  <c:v>1.5016020000000001</c:v>
                </c:pt>
                <c:pt idx="9">
                  <c:v>1.559013</c:v>
                </c:pt>
                <c:pt idx="10">
                  <c:v>1.606419</c:v>
                </c:pt>
                <c:pt idx="11">
                  <c:v>1.648846</c:v>
                </c:pt>
                <c:pt idx="12">
                  <c:v>1.65584</c:v>
                </c:pt>
                <c:pt idx="13">
                  <c:v>1.638601</c:v>
                </c:pt>
                <c:pt idx="14">
                  <c:v>1.65747</c:v>
                </c:pt>
                <c:pt idx="15">
                  <c:v>1.6998489999999999</c:v>
                </c:pt>
                <c:pt idx="16">
                  <c:v>1.8093109999999999</c:v>
                </c:pt>
                <c:pt idx="17">
                  <c:v>1.98031</c:v>
                </c:pt>
                <c:pt idx="18">
                  <c:v>2.2049840000000001</c:v>
                </c:pt>
                <c:pt idx="19">
                  <c:v>2.421881</c:v>
                </c:pt>
                <c:pt idx="20">
                  <c:v>2.5543459999999998</c:v>
                </c:pt>
                <c:pt idx="21">
                  <c:v>2.55715</c:v>
                </c:pt>
                <c:pt idx="22">
                  <c:v>2.5103840000000002</c:v>
                </c:pt>
                <c:pt idx="23">
                  <c:v>2.429586</c:v>
                </c:pt>
                <c:pt idx="24">
                  <c:v>2.3385919999999998</c:v>
                </c:pt>
                <c:pt idx="25">
                  <c:v>2.2582200000000001</c:v>
                </c:pt>
                <c:pt idx="26">
                  <c:v>2.193082</c:v>
                </c:pt>
                <c:pt idx="27">
                  <c:v>2.109232</c:v>
                </c:pt>
                <c:pt idx="28">
                  <c:v>2.011558</c:v>
                </c:pt>
                <c:pt idx="29">
                  <c:v>1.885534</c:v>
                </c:pt>
                <c:pt idx="30">
                  <c:v>1.797048</c:v>
                </c:pt>
                <c:pt idx="31">
                  <c:v>1.721492</c:v>
                </c:pt>
                <c:pt idx="32">
                  <c:v>1.6099289999999999</c:v>
                </c:pt>
                <c:pt idx="33">
                  <c:v>1.496534</c:v>
                </c:pt>
                <c:pt idx="34">
                  <c:v>1.394134</c:v>
                </c:pt>
                <c:pt idx="35">
                  <c:v>1.293547</c:v>
                </c:pt>
                <c:pt idx="36">
                  <c:v>1.1971590000000001</c:v>
                </c:pt>
                <c:pt idx="37">
                  <c:v>1.0937520000000001</c:v>
                </c:pt>
                <c:pt idx="38">
                  <c:v>1.0124610000000001</c:v>
                </c:pt>
                <c:pt idx="39">
                  <c:v>0.93285499999999999</c:v>
                </c:pt>
                <c:pt idx="40">
                  <c:v>0.86858299999999999</c:v>
                </c:pt>
                <c:pt idx="41">
                  <c:v>0.820743</c:v>
                </c:pt>
                <c:pt idx="42">
                  <c:v>0.80168899999999998</c:v>
                </c:pt>
                <c:pt idx="43">
                  <c:v>0.81633900000000004</c:v>
                </c:pt>
                <c:pt idx="44">
                  <c:v>0.84672000000000003</c:v>
                </c:pt>
                <c:pt idx="45">
                  <c:v>0.876695</c:v>
                </c:pt>
                <c:pt idx="46">
                  <c:v>0.88054600000000005</c:v>
                </c:pt>
                <c:pt idx="47">
                  <c:v>0.85860499999999995</c:v>
                </c:pt>
                <c:pt idx="48">
                  <c:v>0.82307699999999995</c:v>
                </c:pt>
                <c:pt idx="49">
                  <c:v>0.80060200000000004</c:v>
                </c:pt>
                <c:pt idx="50">
                  <c:v>0.808222</c:v>
                </c:pt>
                <c:pt idx="51">
                  <c:v>0.851796</c:v>
                </c:pt>
                <c:pt idx="52">
                  <c:v>0.88596299999999995</c:v>
                </c:pt>
                <c:pt idx="53">
                  <c:v>0.93829399999999996</c:v>
                </c:pt>
                <c:pt idx="54">
                  <c:v>0.98058699999999999</c:v>
                </c:pt>
                <c:pt idx="55">
                  <c:v>1.0530409999999999</c:v>
                </c:pt>
                <c:pt idx="56">
                  <c:v>1.1424559999999999</c:v>
                </c:pt>
                <c:pt idx="57">
                  <c:v>1.2153020000000001</c:v>
                </c:pt>
                <c:pt idx="58">
                  <c:v>1.2939430000000001</c:v>
                </c:pt>
                <c:pt idx="59">
                  <c:v>1.3230949999999999</c:v>
                </c:pt>
                <c:pt idx="60">
                  <c:v>1.3627149999999999</c:v>
                </c:pt>
                <c:pt idx="61">
                  <c:v>1.4067750000000001</c:v>
                </c:pt>
                <c:pt idx="62">
                  <c:v>1.4676389999999999</c:v>
                </c:pt>
                <c:pt idx="63">
                  <c:v>1.569358</c:v>
                </c:pt>
                <c:pt idx="64">
                  <c:v>1.6843330000000001</c:v>
                </c:pt>
                <c:pt idx="65">
                  <c:v>1.8038270000000001</c:v>
                </c:pt>
                <c:pt idx="66">
                  <c:v>1.9481710000000001</c:v>
                </c:pt>
                <c:pt idx="67">
                  <c:v>2.065544</c:v>
                </c:pt>
                <c:pt idx="68">
                  <c:v>2.1168170000000002</c:v>
                </c:pt>
                <c:pt idx="69">
                  <c:v>2.1335839999999999</c:v>
                </c:pt>
                <c:pt idx="70">
                  <c:v>2.103329</c:v>
                </c:pt>
                <c:pt idx="71">
                  <c:v>2.0399690000000001</c:v>
                </c:pt>
                <c:pt idx="72">
                  <c:v>1.95757</c:v>
                </c:pt>
                <c:pt idx="73">
                  <c:v>1.858892</c:v>
                </c:pt>
                <c:pt idx="74">
                  <c:v>1.752127</c:v>
                </c:pt>
                <c:pt idx="75">
                  <c:v>1.6579109999999999</c:v>
                </c:pt>
                <c:pt idx="76">
                  <c:v>1.602722</c:v>
                </c:pt>
                <c:pt idx="77">
                  <c:v>1.5778220000000001</c:v>
                </c:pt>
                <c:pt idx="78">
                  <c:v>1.5719289999999999</c:v>
                </c:pt>
                <c:pt idx="79">
                  <c:v>1.5537019999999999</c:v>
                </c:pt>
                <c:pt idx="80">
                  <c:v>1.547005</c:v>
                </c:pt>
                <c:pt idx="81">
                  <c:v>1.5272950000000001</c:v>
                </c:pt>
                <c:pt idx="82">
                  <c:v>1.4933590000000001</c:v>
                </c:pt>
                <c:pt idx="83">
                  <c:v>1.4671270000000001</c:v>
                </c:pt>
                <c:pt idx="84">
                  <c:v>1.442542</c:v>
                </c:pt>
                <c:pt idx="85">
                  <c:v>1.422925</c:v>
                </c:pt>
                <c:pt idx="86">
                  <c:v>1.4020060000000001</c:v>
                </c:pt>
                <c:pt idx="87">
                  <c:v>1.362509</c:v>
                </c:pt>
                <c:pt idx="88">
                  <c:v>1.3303389999999999</c:v>
                </c:pt>
                <c:pt idx="89">
                  <c:v>1.3190029999999999</c:v>
                </c:pt>
                <c:pt idx="90">
                  <c:v>1.311347</c:v>
                </c:pt>
                <c:pt idx="91">
                  <c:v>1.3020989999999999</c:v>
                </c:pt>
                <c:pt idx="92">
                  <c:v>1.286068</c:v>
                </c:pt>
                <c:pt idx="93">
                  <c:v>1.280208</c:v>
                </c:pt>
                <c:pt idx="94">
                  <c:v>1.2773330000000001</c:v>
                </c:pt>
                <c:pt idx="95">
                  <c:v>1.2682580000000001</c:v>
                </c:pt>
                <c:pt idx="96">
                  <c:v>1.2537469999999999</c:v>
                </c:pt>
                <c:pt idx="97">
                  <c:v>1.238564</c:v>
                </c:pt>
                <c:pt idx="98">
                  <c:v>1.228251</c:v>
                </c:pt>
                <c:pt idx="99">
                  <c:v>1.231622</c:v>
                </c:pt>
                <c:pt idx="100">
                  <c:v>1.2900020000000001</c:v>
                </c:pt>
                <c:pt idx="101">
                  <c:v>1.329051</c:v>
                </c:pt>
                <c:pt idx="102">
                  <c:v>1.3995219999999999</c:v>
                </c:pt>
                <c:pt idx="103">
                  <c:v>1.4464360000000001</c:v>
                </c:pt>
                <c:pt idx="104">
                  <c:v>1.461867</c:v>
                </c:pt>
                <c:pt idx="105">
                  <c:v>1.518214</c:v>
                </c:pt>
                <c:pt idx="106">
                  <c:v>1.5482450000000001</c:v>
                </c:pt>
                <c:pt idx="107">
                  <c:v>1.542319</c:v>
                </c:pt>
                <c:pt idx="108">
                  <c:v>1.56907</c:v>
                </c:pt>
                <c:pt idx="109">
                  <c:v>1.598776</c:v>
                </c:pt>
                <c:pt idx="110">
                  <c:v>1.6343270000000001</c:v>
                </c:pt>
                <c:pt idx="111">
                  <c:v>1.6800930000000001</c:v>
                </c:pt>
                <c:pt idx="112">
                  <c:v>1.758634</c:v>
                </c:pt>
                <c:pt idx="113">
                  <c:v>1.9191419999999999</c:v>
                </c:pt>
                <c:pt idx="114">
                  <c:v>2.1228669999999998</c:v>
                </c:pt>
                <c:pt idx="115">
                  <c:v>2.2232799999999999</c:v>
                </c:pt>
                <c:pt idx="116">
                  <c:v>2.2033339999999999</c:v>
                </c:pt>
                <c:pt idx="117">
                  <c:v>2.1273840000000002</c:v>
                </c:pt>
                <c:pt idx="118">
                  <c:v>1.987052</c:v>
                </c:pt>
                <c:pt idx="119">
                  <c:v>1.849445</c:v>
                </c:pt>
                <c:pt idx="120">
                  <c:v>1.7518039999999999</c:v>
                </c:pt>
                <c:pt idx="121">
                  <c:v>1.730364</c:v>
                </c:pt>
                <c:pt idx="122">
                  <c:v>1.661411</c:v>
                </c:pt>
                <c:pt idx="123">
                  <c:v>1.6308309999999999</c:v>
                </c:pt>
                <c:pt idx="124">
                  <c:v>1.637052</c:v>
                </c:pt>
                <c:pt idx="125">
                  <c:v>1.5866340000000001</c:v>
                </c:pt>
                <c:pt idx="126">
                  <c:v>1.572465</c:v>
                </c:pt>
                <c:pt idx="127">
                  <c:v>1.5202040000000001</c:v>
                </c:pt>
                <c:pt idx="128">
                  <c:v>1.4553670000000001</c:v>
                </c:pt>
                <c:pt idx="129">
                  <c:v>1.377815</c:v>
                </c:pt>
                <c:pt idx="130">
                  <c:v>1.286632</c:v>
                </c:pt>
                <c:pt idx="131">
                  <c:v>1.1806760000000001</c:v>
                </c:pt>
                <c:pt idx="132">
                  <c:v>1.062012</c:v>
                </c:pt>
                <c:pt idx="133">
                  <c:v>0.95346500000000001</c:v>
                </c:pt>
                <c:pt idx="134">
                  <c:v>0.86127100000000001</c:v>
                </c:pt>
                <c:pt idx="135">
                  <c:v>0.78050600000000003</c:v>
                </c:pt>
                <c:pt idx="136">
                  <c:v>0.72262599999999999</c:v>
                </c:pt>
                <c:pt idx="137">
                  <c:v>0.67994299999999996</c:v>
                </c:pt>
                <c:pt idx="138">
                  <c:v>0.65646000000000004</c:v>
                </c:pt>
                <c:pt idx="139">
                  <c:v>0.64364600000000005</c:v>
                </c:pt>
                <c:pt idx="140">
                  <c:v>0.63750499999999999</c:v>
                </c:pt>
                <c:pt idx="141">
                  <c:v>0.63539699999999999</c:v>
                </c:pt>
                <c:pt idx="142">
                  <c:v>0.63831499999999997</c:v>
                </c:pt>
                <c:pt idx="143">
                  <c:v>0.64852799999999999</c:v>
                </c:pt>
                <c:pt idx="144">
                  <c:v>0.67050900000000002</c:v>
                </c:pt>
                <c:pt idx="145">
                  <c:v>0.70230599999999999</c:v>
                </c:pt>
                <c:pt idx="146">
                  <c:v>0.74525600000000003</c:v>
                </c:pt>
                <c:pt idx="147">
                  <c:v>0.79523999999999995</c:v>
                </c:pt>
                <c:pt idx="148">
                  <c:v>0.84496199999999999</c:v>
                </c:pt>
                <c:pt idx="149">
                  <c:v>0.89270400000000005</c:v>
                </c:pt>
                <c:pt idx="150">
                  <c:v>0.95755800000000002</c:v>
                </c:pt>
                <c:pt idx="151">
                  <c:v>1.004381</c:v>
                </c:pt>
                <c:pt idx="152">
                  <c:v>1.0636060000000001</c:v>
                </c:pt>
                <c:pt idx="153">
                  <c:v>1.0726579999999999</c:v>
                </c:pt>
                <c:pt idx="154">
                  <c:v>1.099153</c:v>
                </c:pt>
                <c:pt idx="155">
                  <c:v>1.088136</c:v>
                </c:pt>
                <c:pt idx="156">
                  <c:v>1.0782020000000001</c:v>
                </c:pt>
                <c:pt idx="157">
                  <c:v>1.136137</c:v>
                </c:pt>
                <c:pt idx="158">
                  <c:v>1.1838599999999999</c:v>
                </c:pt>
                <c:pt idx="159">
                  <c:v>1.2248589999999999</c:v>
                </c:pt>
                <c:pt idx="160">
                  <c:v>1.2976350000000001</c:v>
                </c:pt>
                <c:pt idx="161">
                  <c:v>1.381874</c:v>
                </c:pt>
                <c:pt idx="162">
                  <c:v>1.5040629999999999</c:v>
                </c:pt>
                <c:pt idx="163">
                  <c:v>1.5994330000000001</c:v>
                </c:pt>
                <c:pt idx="164">
                  <c:v>1.7129129999999999</c:v>
                </c:pt>
                <c:pt idx="165">
                  <c:v>1.825501</c:v>
                </c:pt>
                <c:pt idx="166">
                  <c:v>1.917173</c:v>
                </c:pt>
                <c:pt idx="167">
                  <c:v>1.9753130000000001</c:v>
                </c:pt>
                <c:pt idx="168">
                  <c:v>2.0321310000000001</c:v>
                </c:pt>
                <c:pt idx="169">
                  <c:v>2.0807289999999998</c:v>
                </c:pt>
                <c:pt idx="170">
                  <c:v>2.090436</c:v>
                </c:pt>
                <c:pt idx="171">
                  <c:v>2.027574</c:v>
                </c:pt>
                <c:pt idx="172">
                  <c:v>1.944536</c:v>
                </c:pt>
                <c:pt idx="173">
                  <c:v>1.797984</c:v>
                </c:pt>
                <c:pt idx="174">
                  <c:v>1.6813880000000001</c:v>
                </c:pt>
                <c:pt idx="175">
                  <c:v>1.6053839999999999</c:v>
                </c:pt>
                <c:pt idx="176">
                  <c:v>1.558265</c:v>
                </c:pt>
                <c:pt idx="177">
                  <c:v>1.5264470000000001</c:v>
                </c:pt>
                <c:pt idx="178">
                  <c:v>1.4894609999999999</c:v>
                </c:pt>
                <c:pt idx="179">
                  <c:v>1.4380090000000001</c:v>
                </c:pt>
                <c:pt idx="180">
                  <c:v>1.404841</c:v>
                </c:pt>
                <c:pt idx="181">
                  <c:v>1.3688940000000001</c:v>
                </c:pt>
                <c:pt idx="182">
                  <c:v>1.3339799999999999</c:v>
                </c:pt>
                <c:pt idx="183">
                  <c:v>1.3247660000000001</c:v>
                </c:pt>
                <c:pt idx="184">
                  <c:v>1.3133140000000001</c:v>
                </c:pt>
                <c:pt idx="185">
                  <c:v>1.2938540000000001</c:v>
                </c:pt>
                <c:pt idx="186">
                  <c:v>1.2827329999999999</c:v>
                </c:pt>
                <c:pt idx="187">
                  <c:v>1.2736209999999999</c:v>
                </c:pt>
                <c:pt idx="188">
                  <c:v>1.2539849999999999</c:v>
                </c:pt>
                <c:pt idx="189">
                  <c:v>1.2365820000000001</c:v>
                </c:pt>
                <c:pt idx="190">
                  <c:v>1.2200150000000001</c:v>
                </c:pt>
                <c:pt idx="191">
                  <c:v>1.20221</c:v>
                </c:pt>
                <c:pt idx="192">
                  <c:v>1.189087</c:v>
                </c:pt>
                <c:pt idx="193">
                  <c:v>1.177897</c:v>
                </c:pt>
                <c:pt idx="194">
                  <c:v>1.177624</c:v>
                </c:pt>
                <c:pt idx="195">
                  <c:v>1.1847380000000001</c:v>
                </c:pt>
                <c:pt idx="196">
                  <c:v>1.2069270000000001</c:v>
                </c:pt>
                <c:pt idx="197">
                  <c:v>1.2336279999999999</c:v>
                </c:pt>
                <c:pt idx="198">
                  <c:v>1.2652699999999999</c:v>
                </c:pt>
                <c:pt idx="199">
                  <c:v>1.3212980000000001</c:v>
                </c:pt>
                <c:pt idx="200">
                  <c:v>1.386166</c:v>
                </c:pt>
                <c:pt idx="201">
                  <c:v>1.4230609999999999</c:v>
                </c:pt>
                <c:pt idx="202">
                  <c:v>1.4796830000000001</c:v>
                </c:pt>
                <c:pt idx="203">
                  <c:v>1.520259</c:v>
                </c:pt>
                <c:pt idx="204">
                  <c:v>1.53355</c:v>
                </c:pt>
                <c:pt idx="205">
                  <c:v>1.546905</c:v>
                </c:pt>
                <c:pt idx="206">
                  <c:v>1.596576</c:v>
                </c:pt>
                <c:pt idx="207">
                  <c:v>1.655983</c:v>
                </c:pt>
                <c:pt idx="208">
                  <c:v>1.691422</c:v>
                </c:pt>
                <c:pt idx="209">
                  <c:v>1.7740290000000001</c:v>
                </c:pt>
                <c:pt idx="210">
                  <c:v>1.8868</c:v>
                </c:pt>
                <c:pt idx="211">
                  <c:v>1.9950239999999999</c:v>
                </c:pt>
                <c:pt idx="212">
                  <c:v>2.0568979999999999</c:v>
                </c:pt>
                <c:pt idx="213">
                  <c:v>2.0770230000000001</c:v>
                </c:pt>
                <c:pt idx="214">
                  <c:v>2.0700560000000001</c:v>
                </c:pt>
                <c:pt idx="215">
                  <c:v>2.0513379999999999</c:v>
                </c:pt>
                <c:pt idx="216">
                  <c:v>2.0259770000000001</c:v>
                </c:pt>
                <c:pt idx="217">
                  <c:v>1.9935670000000001</c:v>
                </c:pt>
                <c:pt idx="218">
                  <c:v>1.91116</c:v>
                </c:pt>
                <c:pt idx="219">
                  <c:v>1.828687</c:v>
                </c:pt>
                <c:pt idx="220">
                  <c:v>1.712383</c:v>
                </c:pt>
                <c:pt idx="221">
                  <c:v>1.5820209999999999</c:v>
                </c:pt>
                <c:pt idx="222">
                  <c:v>1.4706570000000001</c:v>
                </c:pt>
                <c:pt idx="223">
                  <c:v>1.3684320000000001</c:v>
                </c:pt>
                <c:pt idx="224">
                  <c:v>1.2937000000000001</c:v>
                </c:pt>
                <c:pt idx="225">
                  <c:v>1.212472</c:v>
                </c:pt>
                <c:pt idx="226">
                  <c:v>1.139124</c:v>
                </c:pt>
                <c:pt idx="227">
                  <c:v>1.048556</c:v>
                </c:pt>
                <c:pt idx="228">
                  <c:v>0.96096800000000004</c:v>
                </c:pt>
                <c:pt idx="229">
                  <c:v>0.88592899999999997</c:v>
                </c:pt>
                <c:pt idx="230">
                  <c:v>0.82964599999999999</c:v>
                </c:pt>
                <c:pt idx="231">
                  <c:v>0.78225</c:v>
                </c:pt>
                <c:pt idx="232">
                  <c:v>0.74637399999999998</c:v>
                </c:pt>
                <c:pt idx="233">
                  <c:v>0.71816000000000002</c:v>
                </c:pt>
                <c:pt idx="234">
                  <c:v>0.70376099999999997</c:v>
                </c:pt>
                <c:pt idx="235">
                  <c:v>0.68378000000000005</c:v>
                </c:pt>
                <c:pt idx="236">
                  <c:v>0.683867</c:v>
                </c:pt>
                <c:pt idx="237">
                  <c:v>0.69985699999999995</c:v>
                </c:pt>
                <c:pt idx="238">
                  <c:v>0.72813700000000003</c:v>
                </c:pt>
                <c:pt idx="239">
                  <c:v>0.755467</c:v>
                </c:pt>
                <c:pt idx="240">
                  <c:v>0.76932999999999996</c:v>
                </c:pt>
                <c:pt idx="241">
                  <c:v>0.776698</c:v>
                </c:pt>
                <c:pt idx="242">
                  <c:v>0.79734099999999997</c:v>
                </c:pt>
                <c:pt idx="243">
                  <c:v>0.81424700000000005</c:v>
                </c:pt>
                <c:pt idx="244">
                  <c:v>0.82839200000000002</c:v>
                </c:pt>
                <c:pt idx="245">
                  <c:v>0.86835499999999999</c:v>
                </c:pt>
                <c:pt idx="246">
                  <c:v>0.92993199999999998</c:v>
                </c:pt>
                <c:pt idx="247">
                  <c:v>0.97708300000000003</c:v>
                </c:pt>
                <c:pt idx="248">
                  <c:v>1.052254</c:v>
                </c:pt>
                <c:pt idx="249">
                  <c:v>1.1331260000000001</c:v>
                </c:pt>
                <c:pt idx="250">
                  <c:v>1.2514989999999999</c:v>
                </c:pt>
                <c:pt idx="251">
                  <c:v>1.334552</c:v>
                </c:pt>
                <c:pt idx="252">
                  <c:v>1.4520660000000001</c:v>
                </c:pt>
                <c:pt idx="253">
                  <c:v>1.515155</c:v>
                </c:pt>
                <c:pt idx="254">
                  <c:v>1.5877159999999999</c:v>
                </c:pt>
                <c:pt idx="255">
                  <c:v>1.603178</c:v>
                </c:pt>
                <c:pt idx="256">
                  <c:v>1.564357</c:v>
                </c:pt>
                <c:pt idx="257">
                  <c:v>1.523847</c:v>
                </c:pt>
                <c:pt idx="258">
                  <c:v>1.513614</c:v>
                </c:pt>
                <c:pt idx="259">
                  <c:v>1.525066</c:v>
                </c:pt>
                <c:pt idx="260">
                  <c:v>1.560351</c:v>
                </c:pt>
                <c:pt idx="261">
                  <c:v>1.698434</c:v>
                </c:pt>
                <c:pt idx="262">
                  <c:v>1.904398</c:v>
                </c:pt>
                <c:pt idx="263">
                  <c:v>2.0567250000000001</c:v>
                </c:pt>
                <c:pt idx="264">
                  <c:v>2.1661709999999998</c:v>
                </c:pt>
                <c:pt idx="265">
                  <c:v>2.1388240000000001</c:v>
                </c:pt>
                <c:pt idx="266">
                  <c:v>2.0693890000000001</c:v>
                </c:pt>
                <c:pt idx="267">
                  <c:v>1.958348</c:v>
                </c:pt>
                <c:pt idx="268">
                  <c:v>1.8843890000000001</c:v>
                </c:pt>
                <c:pt idx="269">
                  <c:v>1.7781</c:v>
                </c:pt>
                <c:pt idx="270">
                  <c:v>1.6665810000000001</c:v>
                </c:pt>
                <c:pt idx="271">
                  <c:v>1.5888169999999999</c:v>
                </c:pt>
                <c:pt idx="272">
                  <c:v>1.5218430000000001</c:v>
                </c:pt>
                <c:pt idx="273">
                  <c:v>1.484119</c:v>
                </c:pt>
                <c:pt idx="274">
                  <c:v>1.4685539999999999</c:v>
                </c:pt>
                <c:pt idx="275">
                  <c:v>1.4587239999999999</c:v>
                </c:pt>
                <c:pt idx="276">
                  <c:v>1.43937</c:v>
                </c:pt>
                <c:pt idx="277">
                  <c:v>1.4155340000000001</c:v>
                </c:pt>
                <c:pt idx="278">
                  <c:v>1.415851</c:v>
                </c:pt>
                <c:pt idx="279">
                  <c:v>1.4217850000000001</c:v>
                </c:pt>
                <c:pt idx="280">
                  <c:v>1.4058409999999999</c:v>
                </c:pt>
                <c:pt idx="281">
                  <c:v>1.3789070000000001</c:v>
                </c:pt>
                <c:pt idx="282">
                  <c:v>1.3581369999999999</c:v>
                </c:pt>
                <c:pt idx="283">
                  <c:v>1.313544</c:v>
                </c:pt>
                <c:pt idx="284">
                  <c:v>1.286951</c:v>
                </c:pt>
                <c:pt idx="285">
                  <c:v>1.2668189999999999</c:v>
                </c:pt>
                <c:pt idx="286">
                  <c:v>1.2395370000000001</c:v>
                </c:pt>
                <c:pt idx="287">
                  <c:v>1.2105490000000001</c:v>
                </c:pt>
                <c:pt idx="288">
                  <c:v>1.194885</c:v>
                </c:pt>
                <c:pt idx="289">
                  <c:v>1.180404</c:v>
                </c:pt>
                <c:pt idx="290">
                  <c:v>1.1808989999999999</c:v>
                </c:pt>
                <c:pt idx="291">
                  <c:v>1.2035549999999999</c:v>
                </c:pt>
                <c:pt idx="292">
                  <c:v>1.2220299999999999</c:v>
                </c:pt>
                <c:pt idx="293">
                  <c:v>1.238051</c:v>
                </c:pt>
                <c:pt idx="294">
                  <c:v>1.2584820000000001</c:v>
                </c:pt>
                <c:pt idx="295">
                  <c:v>1.2766569999999999</c:v>
                </c:pt>
                <c:pt idx="296">
                  <c:v>1.31816</c:v>
                </c:pt>
                <c:pt idx="297">
                  <c:v>1.4047419999999999</c:v>
                </c:pt>
                <c:pt idx="298">
                  <c:v>1.499369</c:v>
                </c:pt>
                <c:pt idx="299">
                  <c:v>1.594147</c:v>
                </c:pt>
                <c:pt idx="300">
                  <c:v>1.683047</c:v>
                </c:pt>
                <c:pt idx="301">
                  <c:v>1.7673829999999999</c:v>
                </c:pt>
                <c:pt idx="302">
                  <c:v>1.8310949999999999</c:v>
                </c:pt>
                <c:pt idx="303">
                  <c:v>1.8761650000000001</c:v>
                </c:pt>
                <c:pt idx="304">
                  <c:v>1.8985749999999999</c:v>
                </c:pt>
                <c:pt idx="305">
                  <c:v>1.9060269999999999</c:v>
                </c:pt>
                <c:pt idx="306">
                  <c:v>1.8844270000000001</c:v>
                </c:pt>
                <c:pt idx="307">
                  <c:v>1.8711260000000001</c:v>
                </c:pt>
                <c:pt idx="308">
                  <c:v>1.919019</c:v>
                </c:pt>
                <c:pt idx="309">
                  <c:v>1.974834</c:v>
                </c:pt>
                <c:pt idx="310">
                  <c:v>2.0429740000000001</c:v>
                </c:pt>
                <c:pt idx="311">
                  <c:v>2.1469</c:v>
                </c:pt>
                <c:pt idx="312">
                  <c:v>2.233028</c:v>
                </c:pt>
                <c:pt idx="313">
                  <c:v>2.2991959999999998</c:v>
                </c:pt>
                <c:pt idx="314">
                  <c:v>2.2761870000000002</c:v>
                </c:pt>
                <c:pt idx="315">
                  <c:v>2.186544</c:v>
                </c:pt>
                <c:pt idx="316">
                  <c:v>2.0741450000000001</c:v>
                </c:pt>
                <c:pt idx="317">
                  <c:v>1.94493</c:v>
                </c:pt>
                <c:pt idx="318">
                  <c:v>1.8139240000000001</c:v>
                </c:pt>
                <c:pt idx="319">
                  <c:v>1.6852119999999999</c:v>
                </c:pt>
                <c:pt idx="320">
                  <c:v>1.5416350000000001</c:v>
                </c:pt>
                <c:pt idx="321">
                  <c:v>1.4228080000000001</c:v>
                </c:pt>
                <c:pt idx="322">
                  <c:v>1.2927390000000001</c:v>
                </c:pt>
                <c:pt idx="323">
                  <c:v>1.1696709999999999</c:v>
                </c:pt>
                <c:pt idx="324">
                  <c:v>1.0688820000000001</c:v>
                </c:pt>
                <c:pt idx="325">
                  <c:v>0.972881</c:v>
                </c:pt>
                <c:pt idx="326">
                  <c:v>0.882019</c:v>
                </c:pt>
                <c:pt idx="327">
                  <c:v>0.81035999999999997</c:v>
                </c:pt>
                <c:pt idx="328">
                  <c:v>0.73168299999999997</c:v>
                </c:pt>
                <c:pt idx="329">
                  <c:v>0.68437400000000004</c:v>
                </c:pt>
                <c:pt idx="330">
                  <c:v>0.66257600000000005</c:v>
                </c:pt>
                <c:pt idx="331">
                  <c:v>0.64639000000000002</c:v>
                </c:pt>
                <c:pt idx="332">
                  <c:v>0.64573000000000003</c:v>
                </c:pt>
                <c:pt idx="333">
                  <c:v>0.66640100000000002</c:v>
                </c:pt>
                <c:pt idx="334">
                  <c:v>0.68253799999999998</c:v>
                </c:pt>
                <c:pt idx="335">
                  <c:v>0.69061899999999998</c:v>
                </c:pt>
                <c:pt idx="336">
                  <c:v>0.68364999999999998</c:v>
                </c:pt>
                <c:pt idx="337">
                  <c:v>0.66980499999999998</c:v>
                </c:pt>
                <c:pt idx="338">
                  <c:v>0.67506999999999995</c:v>
                </c:pt>
                <c:pt idx="339">
                  <c:v>0.70286899999999997</c:v>
                </c:pt>
                <c:pt idx="340">
                  <c:v>0.75014999999999998</c:v>
                </c:pt>
                <c:pt idx="341">
                  <c:v>0.80647100000000005</c:v>
                </c:pt>
                <c:pt idx="342">
                  <c:v>0.87245799999999996</c:v>
                </c:pt>
                <c:pt idx="343">
                  <c:v>0.93846200000000002</c:v>
                </c:pt>
                <c:pt idx="344">
                  <c:v>1.005792</c:v>
                </c:pt>
                <c:pt idx="345">
                  <c:v>1.0636559999999999</c:v>
                </c:pt>
                <c:pt idx="346">
                  <c:v>1.120581</c:v>
                </c:pt>
                <c:pt idx="347">
                  <c:v>1.227679</c:v>
                </c:pt>
                <c:pt idx="348">
                  <c:v>1.2999559999999999</c:v>
                </c:pt>
                <c:pt idx="349">
                  <c:v>1.3707780000000001</c:v>
                </c:pt>
                <c:pt idx="350">
                  <c:v>1.4401520000000001</c:v>
                </c:pt>
                <c:pt idx="351">
                  <c:v>1.491627</c:v>
                </c:pt>
                <c:pt idx="352">
                  <c:v>1.515755</c:v>
                </c:pt>
                <c:pt idx="353">
                  <c:v>1.5360450000000001</c:v>
                </c:pt>
                <c:pt idx="354">
                  <c:v>1.561293</c:v>
                </c:pt>
                <c:pt idx="355">
                  <c:v>1.611831</c:v>
                </c:pt>
                <c:pt idx="356">
                  <c:v>1.72244</c:v>
                </c:pt>
                <c:pt idx="357">
                  <c:v>1.8405830000000001</c:v>
                </c:pt>
                <c:pt idx="358">
                  <c:v>1.8995519999999999</c:v>
                </c:pt>
                <c:pt idx="359">
                  <c:v>1.960253</c:v>
                </c:pt>
                <c:pt idx="360">
                  <c:v>1.965436</c:v>
                </c:pt>
                <c:pt idx="361">
                  <c:v>1.952844</c:v>
                </c:pt>
                <c:pt idx="362">
                  <c:v>1.9067240000000001</c:v>
                </c:pt>
                <c:pt idx="363">
                  <c:v>1.8393440000000001</c:v>
                </c:pt>
                <c:pt idx="364">
                  <c:v>1.758408</c:v>
                </c:pt>
                <c:pt idx="365">
                  <c:v>1.701619</c:v>
                </c:pt>
                <c:pt idx="366">
                  <c:v>1.6737660000000001</c:v>
                </c:pt>
                <c:pt idx="367">
                  <c:v>1.653276</c:v>
                </c:pt>
                <c:pt idx="368">
                  <c:v>1.6343529999999999</c:v>
                </c:pt>
                <c:pt idx="369">
                  <c:v>1.618279</c:v>
                </c:pt>
                <c:pt idx="370">
                  <c:v>1.5955649999999999</c:v>
                </c:pt>
                <c:pt idx="371">
                  <c:v>1.5807150000000001</c:v>
                </c:pt>
                <c:pt idx="372">
                  <c:v>1.560298</c:v>
                </c:pt>
                <c:pt idx="373">
                  <c:v>1.5209079999999999</c:v>
                </c:pt>
                <c:pt idx="374">
                  <c:v>1.504143</c:v>
                </c:pt>
                <c:pt idx="375">
                  <c:v>1.475239</c:v>
                </c:pt>
                <c:pt idx="376">
                  <c:v>1.4275439999999999</c:v>
                </c:pt>
                <c:pt idx="377">
                  <c:v>1.3543160000000001</c:v>
                </c:pt>
                <c:pt idx="378">
                  <c:v>1.2665919999999999</c:v>
                </c:pt>
                <c:pt idx="379">
                  <c:v>1.191497</c:v>
                </c:pt>
                <c:pt idx="380">
                  <c:v>1.1265259999999999</c:v>
                </c:pt>
                <c:pt idx="381">
                  <c:v>1.0817110000000001</c:v>
                </c:pt>
                <c:pt idx="382">
                  <c:v>1.062708</c:v>
                </c:pt>
                <c:pt idx="383">
                  <c:v>1.0667469999999999</c:v>
                </c:pt>
                <c:pt idx="384">
                  <c:v>1.1004370000000001</c:v>
                </c:pt>
                <c:pt idx="385">
                  <c:v>1.131688</c:v>
                </c:pt>
                <c:pt idx="386">
                  <c:v>1.1671860000000001</c:v>
                </c:pt>
                <c:pt idx="387">
                  <c:v>1.2569140000000001</c:v>
                </c:pt>
                <c:pt idx="388">
                  <c:v>1.337631</c:v>
                </c:pt>
                <c:pt idx="389">
                  <c:v>1.3602939999999999</c:v>
                </c:pt>
                <c:pt idx="390">
                  <c:v>1.3783540000000001</c:v>
                </c:pt>
                <c:pt idx="391">
                  <c:v>1.41473</c:v>
                </c:pt>
                <c:pt idx="392">
                  <c:v>1.4866349999999999</c:v>
                </c:pt>
                <c:pt idx="393">
                  <c:v>1.5911729999999999</c:v>
                </c:pt>
                <c:pt idx="394">
                  <c:v>1.6691860000000001</c:v>
                </c:pt>
                <c:pt idx="395">
                  <c:v>1.6857580000000001</c:v>
                </c:pt>
                <c:pt idx="396">
                  <c:v>1.6464829999999999</c:v>
                </c:pt>
                <c:pt idx="397">
                  <c:v>1.563032</c:v>
                </c:pt>
                <c:pt idx="398">
                  <c:v>1.482029</c:v>
                </c:pt>
                <c:pt idx="399">
                  <c:v>1.435981</c:v>
                </c:pt>
                <c:pt idx="400">
                  <c:v>1.4164840000000001</c:v>
                </c:pt>
                <c:pt idx="401">
                  <c:v>1.44204</c:v>
                </c:pt>
                <c:pt idx="402">
                  <c:v>1.5317270000000001</c:v>
                </c:pt>
                <c:pt idx="403">
                  <c:v>1.6560839999999999</c:v>
                </c:pt>
                <c:pt idx="404">
                  <c:v>1.8101039999999999</c:v>
                </c:pt>
                <c:pt idx="405">
                  <c:v>2.001204</c:v>
                </c:pt>
                <c:pt idx="406">
                  <c:v>2.159605</c:v>
                </c:pt>
                <c:pt idx="407">
                  <c:v>2.2580469999999999</c:v>
                </c:pt>
                <c:pt idx="408">
                  <c:v>2.291226</c:v>
                </c:pt>
                <c:pt idx="409">
                  <c:v>2.2911619999999999</c:v>
                </c:pt>
                <c:pt idx="410">
                  <c:v>2.2925219999999999</c:v>
                </c:pt>
                <c:pt idx="411">
                  <c:v>2.2886289999999998</c:v>
                </c:pt>
                <c:pt idx="412">
                  <c:v>2.2558129999999998</c:v>
                </c:pt>
                <c:pt idx="413">
                  <c:v>2.1797599999999999</c:v>
                </c:pt>
                <c:pt idx="414">
                  <c:v>2.0617700000000001</c:v>
                </c:pt>
                <c:pt idx="415">
                  <c:v>1.940706</c:v>
                </c:pt>
                <c:pt idx="416">
                  <c:v>1.8235870000000001</c:v>
                </c:pt>
                <c:pt idx="417">
                  <c:v>1.7265820000000001</c:v>
                </c:pt>
                <c:pt idx="418">
                  <c:v>1.629124</c:v>
                </c:pt>
                <c:pt idx="419">
                  <c:v>1.528885</c:v>
                </c:pt>
                <c:pt idx="420">
                  <c:v>1.424129</c:v>
                </c:pt>
                <c:pt idx="421">
                  <c:v>1.314481</c:v>
                </c:pt>
                <c:pt idx="422">
                  <c:v>1.205991</c:v>
                </c:pt>
                <c:pt idx="423">
                  <c:v>1.0945050000000001</c:v>
                </c:pt>
                <c:pt idx="424">
                  <c:v>0.982931</c:v>
                </c:pt>
                <c:pt idx="425">
                  <c:v>0.87245899999999998</c:v>
                </c:pt>
                <c:pt idx="426">
                  <c:v>0.78905099999999995</c:v>
                </c:pt>
                <c:pt idx="427">
                  <c:v>0.72932900000000001</c:v>
                </c:pt>
                <c:pt idx="428">
                  <c:v>0.69077500000000003</c:v>
                </c:pt>
                <c:pt idx="429">
                  <c:v>0.67052999999999996</c:v>
                </c:pt>
                <c:pt idx="430">
                  <c:v>0.662327</c:v>
                </c:pt>
                <c:pt idx="431">
                  <c:v>0.66674800000000001</c:v>
                </c:pt>
                <c:pt idx="432">
                  <c:v>0.67074199999999995</c:v>
                </c:pt>
                <c:pt idx="433">
                  <c:v>0.68288800000000005</c:v>
                </c:pt>
                <c:pt idx="434">
                  <c:v>0.69917399999999996</c:v>
                </c:pt>
                <c:pt idx="435">
                  <c:v>0.702434</c:v>
                </c:pt>
                <c:pt idx="436">
                  <c:v>0.70819900000000002</c:v>
                </c:pt>
                <c:pt idx="437">
                  <c:v>0.73343899999999995</c:v>
                </c:pt>
                <c:pt idx="438">
                  <c:v>0.77180400000000005</c:v>
                </c:pt>
                <c:pt idx="439">
                  <c:v>0.82446900000000001</c:v>
                </c:pt>
                <c:pt idx="440">
                  <c:v>0.89030900000000002</c:v>
                </c:pt>
                <c:pt idx="441">
                  <c:v>0.96001999999999998</c:v>
                </c:pt>
                <c:pt idx="442">
                  <c:v>1.039007</c:v>
                </c:pt>
                <c:pt idx="443">
                  <c:v>1.110096</c:v>
                </c:pt>
                <c:pt idx="444">
                  <c:v>1.1915579999999999</c:v>
                </c:pt>
                <c:pt idx="445">
                  <c:v>1.32944</c:v>
                </c:pt>
                <c:pt idx="446">
                  <c:v>1.4741310000000001</c:v>
                </c:pt>
                <c:pt idx="447">
                  <c:v>1.6402570000000001</c:v>
                </c:pt>
                <c:pt idx="448">
                  <c:v>1.8070079999999999</c:v>
                </c:pt>
                <c:pt idx="449">
                  <c:v>1.9275279999999999</c:v>
                </c:pt>
                <c:pt idx="450">
                  <c:v>1.9842919999999999</c:v>
                </c:pt>
                <c:pt idx="451">
                  <c:v>1.9448890000000001</c:v>
                </c:pt>
                <c:pt idx="452">
                  <c:v>1.802379</c:v>
                </c:pt>
                <c:pt idx="453">
                  <c:v>1.729679</c:v>
                </c:pt>
                <c:pt idx="454">
                  <c:v>1.7263470000000001</c:v>
                </c:pt>
                <c:pt idx="455">
                  <c:v>1.7400409999999999</c:v>
                </c:pt>
                <c:pt idx="456">
                  <c:v>1.789417</c:v>
                </c:pt>
                <c:pt idx="457">
                  <c:v>1.892269</c:v>
                </c:pt>
                <c:pt idx="458">
                  <c:v>2.0147210000000002</c:v>
                </c:pt>
                <c:pt idx="459">
                  <c:v>2.0966480000000001</c:v>
                </c:pt>
                <c:pt idx="460">
                  <c:v>2.1463869999999998</c:v>
                </c:pt>
                <c:pt idx="461">
                  <c:v>2.112206</c:v>
                </c:pt>
                <c:pt idx="462">
                  <c:v>2.0247160000000002</c:v>
                </c:pt>
                <c:pt idx="463">
                  <c:v>1.897961</c:v>
                </c:pt>
                <c:pt idx="464">
                  <c:v>1.76719</c:v>
                </c:pt>
                <c:pt idx="465">
                  <c:v>1.65812</c:v>
                </c:pt>
                <c:pt idx="466">
                  <c:v>1.601707</c:v>
                </c:pt>
                <c:pt idx="467">
                  <c:v>1.5924990000000001</c:v>
                </c:pt>
                <c:pt idx="468">
                  <c:v>1.5415099999999999</c:v>
                </c:pt>
                <c:pt idx="469">
                  <c:v>1.526948</c:v>
                </c:pt>
                <c:pt idx="470">
                  <c:v>1.453489</c:v>
                </c:pt>
                <c:pt idx="471">
                  <c:v>1.431165</c:v>
                </c:pt>
                <c:pt idx="472">
                  <c:v>1.3816759999999999</c:v>
                </c:pt>
                <c:pt idx="473">
                  <c:v>1.3459950000000001</c:v>
                </c:pt>
                <c:pt idx="474">
                  <c:v>1.2911649999999999</c:v>
                </c:pt>
                <c:pt idx="475">
                  <c:v>1.237285</c:v>
                </c:pt>
                <c:pt idx="476">
                  <c:v>1.2195020000000001</c:v>
                </c:pt>
                <c:pt idx="477">
                  <c:v>1.2070780000000001</c:v>
                </c:pt>
                <c:pt idx="478">
                  <c:v>1.1758660000000001</c:v>
                </c:pt>
                <c:pt idx="479">
                  <c:v>1.164528</c:v>
                </c:pt>
                <c:pt idx="480">
                  <c:v>1.1676820000000001</c:v>
                </c:pt>
                <c:pt idx="481">
                  <c:v>1.1900729999999999</c:v>
                </c:pt>
                <c:pt idx="482">
                  <c:v>1.209735</c:v>
                </c:pt>
                <c:pt idx="483">
                  <c:v>1.240489</c:v>
                </c:pt>
                <c:pt idx="484">
                  <c:v>1.3052049999999999</c:v>
                </c:pt>
                <c:pt idx="485">
                  <c:v>1.3748149999999999</c:v>
                </c:pt>
                <c:pt idx="486">
                  <c:v>1.4077869999999999</c:v>
                </c:pt>
                <c:pt idx="487">
                  <c:v>1.4155420000000001</c:v>
                </c:pt>
                <c:pt idx="488">
                  <c:v>1.440966</c:v>
                </c:pt>
                <c:pt idx="489">
                  <c:v>1.4799</c:v>
                </c:pt>
                <c:pt idx="490">
                  <c:v>1.545979</c:v>
                </c:pt>
                <c:pt idx="491">
                  <c:v>1.614115</c:v>
                </c:pt>
                <c:pt idx="492">
                  <c:v>1.683489</c:v>
                </c:pt>
                <c:pt idx="493">
                  <c:v>1.718369</c:v>
                </c:pt>
                <c:pt idx="494">
                  <c:v>1.7178450000000001</c:v>
                </c:pt>
                <c:pt idx="495">
                  <c:v>1.7030419999999999</c:v>
                </c:pt>
                <c:pt idx="496">
                  <c:v>1.630112</c:v>
                </c:pt>
                <c:pt idx="497">
                  <c:v>1.5638129999999999</c:v>
                </c:pt>
                <c:pt idx="498">
                  <c:v>1.5648660000000001</c:v>
                </c:pt>
                <c:pt idx="499">
                  <c:v>1.607674</c:v>
                </c:pt>
                <c:pt idx="500">
                  <c:v>1.6977930000000001</c:v>
                </c:pt>
                <c:pt idx="501">
                  <c:v>1.83508</c:v>
                </c:pt>
                <c:pt idx="502">
                  <c:v>2.014249</c:v>
                </c:pt>
                <c:pt idx="503">
                  <c:v>2.172574</c:v>
                </c:pt>
                <c:pt idx="504">
                  <c:v>2.2924549999999999</c:v>
                </c:pt>
                <c:pt idx="505">
                  <c:v>2.3481640000000001</c:v>
                </c:pt>
                <c:pt idx="506">
                  <c:v>2.3311899999999999</c:v>
                </c:pt>
                <c:pt idx="507">
                  <c:v>2.2965019999999998</c:v>
                </c:pt>
                <c:pt idx="508">
                  <c:v>2.2763529999999998</c:v>
                </c:pt>
                <c:pt idx="509">
                  <c:v>2.2484820000000001</c:v>
                </c:pt>
                <c:pt idx="510">
                  <c:v>2.2092309999999999</c:v>
                </c:pt>
                <c:pt idx="511">
                  <c:v>2.1215649999999999</c:v>
                </c:pt>
                <c:pt idx="512">
                  <c:v>2.0278139999999998</c:v>
                </c:pt>
                <c:pt idx="513">
                  <c:v>1.9450460000000001</c:v>
                </c:pt>
                <c:pt idx="514">
                  <c:v>1.883923</c:v>
                </c:pt>
                <c:pt idx="515">
                  <c:v>1.824446</c:v>
                </c:pt>
                <c:pt idx="516">
                  <c:v>1.7635430000000001</c:v>
                </c:pt>
                <c:pt idx="517">
                  <c:v>1.680882</c:v>
                </c:pt>
                <c:pt idx="518">
                  <c:v>1.5593950000000001</c:v>
                </c:pt>
                <c:pt idx="519">
                  <c:v>1.422779</c:v>
                </c:pt>
                <c:pt idx="520">
                  <c:v>1.2669330000000001</c:v>
                </c:pt>
                <c:pt idx="521">
                  <c:v>1.127607</c:v>
                </c:pt>
                <c:pt idx="522">
                  <c:v>1.0235590000000001</c:v>
                </c:pt>
                <c:pt idx="523">
                  <c:v>0.95266399999999996</c:v>
                </c:pt>
                <c:pt idx="524">
                  <c:v>0.91130999999999995</c:v>
                </c:pt>
                <c:pt idx="525">
                  <c:v>0.91934199999999999</c:v>
                </c:pt>
                <c:pt idx="526">
                  <c:v>0.97087800000000002</c:v>
                </c:pt>
                <c:pt idx="527">
                  <c:v>1.0290349999999999</c:v>
                </c:pt>
                <c:pt idx="528">
                  <c:v>1.068281</c:v>
                </c:pt>
                <c:pt idx="529">
                  <c:v>1.0608</c:v>
                </c:pt>
                <c:pt idx="530">
                  <c:v>0.99440499999999998</c:v>
                </c:pt>
                <c:pt idx="531">
                  <c:v>0.909497</c:v>
                </c:pt>
                <c:pt idx="532">
                  <c:v>0.83943900000000005</c:v>
                </c:pt>
                <c:pt idx="533">
                  <c:v>0.82032000000000005</c:v>
                </c:pt>
                <c:pt idx="534">
                  <c:v>0.86624100000000004</c:v>
                </c:pt>
                <c:pt idx="535">
                  <c:v>0.91656499999999996</c:v>
                </c:pt>
                <c:pt idx="536">
                  <c:v>0.98439600000000005</c:v>
                </c:pt>
                <c:pt idx="537">
                  <c:v>1.0685960000000001</c:v>
                </c:pt>
                <c:pt idx="538">
                  <c:v>1.173986</c:v>
                </c:pt>
                <c:pt idx="539">
                  <c:v>1.2702580000000001</c:v>
                </c:pt>
                <c:pt idx="540">
                  <c:v>1.3961190000000001</c:v>
                </c:pt>
                <c:pt idx="541">
                  <c:v>1.491185</c:v>
                </c:pt>
                <c:pt idx="542">
                  <c:v>1.5915699999999999</c:v>
                </c:pt>
                <c:pt idx="543">
                  <c:v>1.695112</c:v>
                </c:pt>
                <c:pt idx="544">
                  <c:v>1.765957</c:v>
                </c:pt>
                <c:pt idx="545">
                  <c:v>1.8128550000000001</c:v>
                </c:pt>
                <c:pt idx="546">
                  <c:v>1.8542050000000001</c:v>
                </c:pt>
                <c:pt idx="547">
                  <c:v>1.9209780000000001</c:v>
                </c:pt>
                <c:pt idx="548">
                  <c:v>1.9792670000000001</c:v>
                </c:pt>
                <c:pt idx="549">
                  <c:v>2.0821559999999999</c:v>
                </c:pt>
                <c:pt idx="550">
                  <c:v>2.1520090000000001</c:v>
                </c:pt>
                <c:pt idx="551">
                  <c:v>2.21408</c:v>
                </c:pt>
                <c:pt idx="552">
                  <c:v>2.2646760000000001</c:v>
                </c:pt>
                <c:pt idx="553">
                  <c:v>2.292163</c:v>
                </c:pt>
                <c:pt idx="554">
                  <c:v>2.3237950000000001</c:v>
                </c:pt>
                <c:pt idx="555">
                  <c:v>2.3574809999999999</c:v>
                </c:pt>
                <c:pt idx="556">
                  <c:v>2.3438479999999999</c:v>
                </c:pt>
                <c:pt idx="557">
                  <c:v>2.2938749999999999</c:v>
                </c:pt>
                <c:pt idx="558">
                  <c:v>2.1901830000000002</c:v>
                </c:pt>
                <c:pt idx="559">
                  <c:v>2.0536910000000002</c:v>
                </c:pt>
                <c:pt idx="560">
                  <c:v>1.9272659999999999</c:v>
                </c:pt>
                <c:pt idx="561">
                  <c:v>1.8347960000000001</c:v>
                </c:pt>
                <c:pt idx="562">
                  <c:v>1.786416</c:v>
                </c:pt>
                <c:pt idx="563">
                  <c:v>1.7466889999999999</c:v>
                </c:pt>
                <c:pt idx="564">
                  <c:v>1.6970350000000001</c:v>
                </c:pt>
                <c:pt idx="565">
                  <c:v>1.6491849999999999</c:v>
                </c:pt>
                <c:pt idx="566">
                  <c:v>1.6023130000000001</c:v>
                </c:pt>
                <c:pt idx="567">
                  <c:v>1.535704</c:v>
                </c:pt>
                <c:pt idx="568">
                  <c:v>1.458877</c:v>
                </c:pt>
                <c:pt idx="569">
                  <c:v>1.372449</c:v>
                </c:pt>
                <c:pt idx="570">
                  <c:v>1.314136</c:v>
                </c:pt>
                <c:pt idx="571">
                  <c:v>1.267946</c:v>
                </c:pt>
                <c:pt idx="572">
                  <c:v>1.2323230000000001</c:v>
                </c:pt>
                <c:pt idx="573">
                  <c:v>1.2120120000000001</c:v>
                </c:pt>
                <c:pt idx="574">
                  <c:v>1.200026</c:v>
                </c:pt>
                <c:pt idx="575">
                  <c:v>1.187584</c:v>
                </c:pt>
                <c:pt idx="576">
                  <c:v>1.2010160000000001</c:v>
                </c:pt>
                <c:pt idx="577">
                  <c:v>1.247223</c:v>
                </c:pt>
                <c:pt idx="578">
                  <c:v>1.292114</c:v>
                </c:pt>
                <c:pt idx="579">
                  <c:v>1.352673</c:v>
                </c:pt>
                <c:pt idx="580">
                  <c:v>1.432877</c:v>
                </c:pt>
                <c:pt idx="581">
                  <c:v>1.4971490000000001</c:v>
                </c:pt>
                <c:pt idx="582">
                  <c:v>1.525711</c:v>
                </c:pt>
                <c:pt idx="583">
                  <c:v>1.5234490000000001</c:v>
                </c:pt>
                <c:pt idx="584">
                  <c:v>1.492543</c:v>
                </c:pt>
                <c:pt idx="585">
                  <c:v>1.5060249999999999</c:v>
                </c:pt>
                <c:pt idx="586">
                  <c:v>1.588079</c:v>
                </c:pt>
                <c:pt idx="587">
                  <c:v>1.6921139999999999</c:v>
                </c:pt>
                <c:pt idx="588">
                  <c:v>1.77475</c:v>
                </c:pt>
                <c:pt idx="589">
                  <c:v>1.8145100000000001</c:v>
                </c:pt>
                <c:pt idx="590">
                  <c:v>1.858724</c:v>
                </c:pt>
                <c:pt idx="591">
                  <c:v>1.807382</c:v>
                </c:pt>
                <c:pt idx="592">
                  <c:v>1.7506349999999999</c:v>
                </c:pt>
                <c:pt idx="593">
                  <c:v>1.711721</c:v>
                </c:pt>
                <c:pt idx="594">
                  <c:v>1.724521</c:v>
                </c:pt>
                <c:pt idx="595">
                  <c:v>1.7929820000000001</c:v>
                </c:pt>
                <c:pt idx="596">
                  <c:v>1.883108</c:v>
                </c:pt>
                <c:pt idx="597">
                  <c:v>2.0344820000000001</c:v>
                </c:pt>
                <c:pt idx="598">
                  <c:v>2.2447339999999998</c:v>
                </c:pt>
                <c:pt idx="599">
                  <c:v>2.4577689999999999</c:v>
                </c:pt>
                <c:pt idx="600">
                  <c:v>2.6338029999999999</c:v>
                </c:pt>
                <c:pt idx="601">
                  <c:v>2.7193679999999998</c:v>
                </c:pt>
                <c:pt idx="602">
                  <c:v>2.7258490000000002</c:v>
                </c:pt>
                <c:pt idx="603">
                  <c:v>2.6947640000000002</c:v>
                </c:pt>
                <c:pt idx="604">
                  <c:v>2.608158</c:v>
                </c:pt>
                <c:pt idx="605">
                  <c:v>2.486389</c:v>
                </c:pt>
                <c:pt idx="606">
                  <c:v>2.340719</c:v>
                </c:pt>
                <c:pt idx="607">
                  <c:v>2.1840280000000001</c:v>
                </c:pt>
                <c:pt idx="608">
                  <c:v>2.0269560000000002</c:v>
                </c:pt>
                <c:pt idx="609">
                  <c:v>1.8519049999999999</c:v>
                </c:pt>
                <c:pt idx="610">
                  <c:v>1.6926129999999999</c:v>
                </c:pt>
                <c:pt idx="611">
                  <c:v>1.560068</c:v>
                </c:pt>
                <c:pt idx="612">
                  <c:v>1.4201859999999999</c:v>
                </c:pt>
                <c:pt idx="613">
                  <c:v>1.281736</c:v>
                </c:pt>
                <c:pt idx="614">
                  <c:v>1.176213</c:v>
                </c:pt>
                <c:pt idx="615">
                  <c:v>1.0545450000000001</c:v>
                </c:pt>
                <c:pt idx="616">
                  <c:v>0.95585200000000003</c:v>
                </c:pt>
                <c:pt idx="617">
                  <c:v>0.87764200000000003</c:v>
                </c:pt>
                <c:pt idx="618">
                  <c:v>0.81214699999999995</c:v>
                </c:pt>
                <c:pt idx="619">
                  <c:v>0.76170599999999999</c:v>
                </c:pt>
                <c:pt idx="620">
                  <c:v>0.70943400000000001</c:v>
                </c:pt>
                <c:pt idx="621">
                  <c:v>0.68359300000000001</c:v>
                </c:pt>
                <c:pt idx="622">
                  <c:v>0.68723299999999998</c:v>
                </c:pt>
                <c:pt idx="623">
                  <c:v>0.71122399999999997</c:v>
                </c:pt>
                <c:pt idx="624">
                  <c:v>0.73355800000000004</c:v>
                </c:pt>
                <c:pt idx="625">
                  <c:v>0.740398</c:v>
                </c:pt>
                <c:pt idx="626">
                  <c:v>0.73162300000000002</c:v>
                </c:pt>
                <c:pt idx="627">
                  <c:v>0.72294700000000001</c:v>
                </c:pt>
                <c:pt idx="628">
                  <c:v>0.706202</c:v>
                </c:pt>
                <c:pt idx="629">
                  <c:v>0.70514900000000003</c:v>
                </c:pt>
                <c:pt idx="630">
                  <c:v>0.71685500000000002</c:v>
                </c:pt>
                <c:pt idx="631">
                  <c:v>0.74255000000000004</c:v>
                </c:pt>
                <c:pt idx="632">
                  <c:v>0.78389299999999995</c:v>
                </c:pt>
                <c:pt idx="633">
                  <c:v>0.83227300000000004</c:v>
                </c:pt>
                <c:pt idx="634">
                  <c:v>0.90468999999999999</c:v>
                </c:pt>
                <c:pt idx="635">
                  <c:v>1.0086580000000001</c:v>
                </c:pt>
                <c:pt idx="636">
                  <c:v>1.1319170000000001</c:v>
                </c:pt>
                <c:pt idx="637">
                  <c:v>1.2534700000000001</c:v>
                </c:pt>
                <c:pt idx="638">
                  <c:v>1.3364130000000001</c:v>
                </c:pt>
                <c:pt idx="639">
                  <c:v>1.396962</c:v>
                </c:pt>
                <c:pt idx="640">
                  <c:v>1.422553</c:v>
                </c:pt>
                <c:pt idx="641">
                  <c:v>1.446661</c:v>
                </c:pt>
                <c:pt idx="642">
                  <c:v>1.502872</c:v>
                </c:pt>
                <c:pt idx="643">
                  <c:v>1.5454079999999999</c:v>
                </c:pt>
                <c:pt idx="644">
                  <c:v>1.622628</c:v>
                </c:pt>
                <c:pt idx="645">
                  <c:v>1.738839</c:v>
                </c:pt>
                <c:pt idx="646">
                  <c:v>1.8397779999999999</c:v>
                </c:pt>
                <c:pt idx="647">
                  <c:v>1.9918260000000001</c:v>
                </c:pt>
                <c:pt idx="648">
                  <c:v>2.1269960000000001</c:v>
                </c:pt>
                <c:pt idx="649">
                  <c:v>2.2654030000000001</c:v>
                </c:pt>
                <c:pt idx="650">
                  <c:v>2.3842439999999998</c:v>
                </c:pt>
                <c:pt idx="651">
                  <c:v>2.4339770000000001</c:v>
                </c:pt>
                <c:pt idx="652">
                  <c:v>2.4486289999999999</c:v>
                </c:pt>
                <c:pt idx="653">
                  <c:v>2.3931939999999998</c:v>
                </c:pt>
                <c:pt idx="654">
                  <c:v>2.3137590000000001</c:v>
                </c:pt>
                <c:pt idx="655">
                  <c:v>2.1877589999999998</c:v>
                </c:pt>
                <c:pt idx="656">
                  <c:v>2.077251</c:v>
                </c:pt>
                <c:pt idx="657">
                  <c:v>1.951387</c:v>
                </c:pt>
                <c:pt idx="658">
                  <c:v>1.861413</c:v>
                </c:pt>
                <c:pt idx="659">
                  <c:v>1.8318049999999999</c:v>
                </c:pt>
                <c:pt idx="660">
                  <c:v>1.7891090000000001</c:v>
                </c:pt>
                <c:pt idx="661">
                  <c:v>1.7651829999999999</c:v>
                </c:pt>
                <c:pt idx="662">
                  <c:v>1.7345539999999999</c:v>
                </c:pt>
                <c:pt idx="663">
                  <c:v>1.6679440000000001</c:v>
                </c:pt>
                <c:pt idx="664">
                  <c:v>1.586147</c:v>
                </c:pt>
                <c:pt idx="665">
                  <c:v>1.4942310000000001</c:v>
                </c:pt>
                <c:pt idx="666">
                  <c:v>1.434458</c:v>
                </c:pt>
                <c:pt idx="667">
                  <c:v>1.3724400000000001</c:v>
                </c:pt>
                <c:pt idx="668">
                  <c:v>1.3236760000000001</c:v>
                </c:pt>
                <c:pt idx="669">
                  <c:v>1.2830919999999999</c:v>
                </c:pt>
                <c:pt idx="670">
                  <c:v>1.241438</c:v>
                </c:pt>
                <c:pt idx="671">
                  <c:v>1.197443</c:v>
                </c:pt>
                <c:pt idx="672">
                  <c:v>1.1723509999999999</c:v>
                </c:pt>
                <c:pt idx="673">
                  <c:v>1.1683920000000001</c:v>
                </c:pt>
                <c:pt idx="674">
                  <c:v>1.1870160000000001</c:v>
                </c:pt>
                <c:pt idx="675">
                  <c:v>1.211821</c:v>
                </c:pt>
                <c:pt idx="676">
                  <c:v>1.217827</c:v>
                </c:pt>
                <c:pt idx="677">
                  <c:v>1.252122</c:v>
                </c:pt>
                <c:pt idx="678">
                  <c:v>1.3090839999999999</c:v>
                </c:pt>
                <c:pt idx="679">
                  <c:v>1.373453</c:v>
                </c:pt>
                <c:pt idx="680">
                  <c:v>1.439878</c:v>
                </c:pt>
                <c:pt idx="681">
                  <c:v>1.484799</c:v>
                </c:pt>
                <c:pt idx="682">
                  <c:v>1.5252410000000001</c:v>
                </c:pt>
                <c:pt idx="683">
                  <c:v>1.577326</c:v>
                </c:pt>
                <c:pt idx="684">
                  <c:v>1.6382909999999999</c:v>
                </c:pt>
                <c:pt idx="685">
                  <c:v>1.7118169999999999</c:v>
                </c:pt>
                <c:pt idx="686">
                  <c:v>1.8042450000000001</c:v>
                </c:pt>
                <c:pt idx="687">
                  <c:v>1.8642049999999999</c:v>
                </c:pt>
                <c:pt idx="688">
                  <c:v>1.862487</c:v>
                </c:pt>
                <c:pt idx="689">
                  <c:v>1.809658</c:v>
                </c:pt>
                <c:pt idx="690">
                  <c:v>1.786529</c:v>
                </c:pt>
                <c:pt idx="691">
                  <c:v>1.7629980000000001</c:v>
                </c:pt>
                <c:pt idx="692">
                  <c:v>1.7864450000000001</c:v>
                </c:pt>
                <c:pt idx="693">
                  <c:v>1.838158</c:v>
                </c:pt>
                <c:pt idx="694">
                  <c:v>1.9192290000000001</c:v>
                </c:pt>
                <c:pt idx="695">
                  <c:v>1.9973240000000001</c:v>
                </c:pt>
                <c:pt idx="696">
                  <c:v>2.0565769999999999</c:v>
                </c:pt>
                <c:pt idx="697">
                  <c:v>2.0870609999999998</c:v>
                </c:pt>
                <c:pt idx="698">
                  <c:v>2.0992320000000002</c:v>
                </c:pt>
                <c:pt idx="699">
                  <c:v>2.0897770000000002</c:v>
                </c:pt>
                <c:pt idx="700">
                  <c:v>2.0527060000000001</c:v>
                </c:pt>
                <c:pt idx="701">
                  <c:v>1.96299</c:v>
                </c:pt>
                <c:pt idx="702">
                  <c:v>1.852447</c:v>
                </c:pt>
                <c:pt idx="703">
                  <c:v>1.689449</c:v>
                </c:pt>
                <c:pt idx="704">
                  <c:v>1.510672</c:v>
                </c:pt>
                <c:pt idx="705">
                  <c:v>1.3685240000000001</c:v>
                </c:pt>
                <c:pt idx="706">
                  <c:v>1.2465079999999999</c:v>
                </c:pt>
                <c:pt idx="707">
                  <c:v>1.14154</c:v>
                </c:pt>
                <c:pt idx="708">
                  <c:v>1.055653</c:v>
                </c:pt>
                <c:pt idx="709">
                  <c:v>0.98538099999999995</c:v>
                </c:pt>
                <c:pt idx="710">
                  <c:v>0.935388</c:v>
                </c:pt>
                <c:pt idx="711">
                  <c:v>0.87568999999999997</c:v>
                </c:pt>
                <c:pt idx="712">
                  <c:v>0.80710499999999996</c:v>
                </c:pt>
                <c:pt idx="713">
                  <c:v>0.73912100000000003</c:v>
                </c:pt>
                <c:pt idx="714">
                  <c:v>0.69301999999999997</c:v>
                </c:pt>
                <c:pt idx="715">
                  <c:v>0.65998500000000004</c:v>
                </c:pt>
                <c:pt idx="716">
                  <c:v>0.65682700000000005</c:v>
                </c:pt>
                <c:pt idx="717">
                  <c:v>0.65339599999999998</c:v>
                </c:pt>
                <c:pt idx="718">
                  <c:v>0.66345399999999999</c:v>
                </c:pt>
                <c:pt idx="719">
                  <c:v>0.68363399999999996</c:v>
                </c:pt>
                <c:pt idx="720">
                  <c:v>0.71401899999999996</c:v>
                </c:pt>
                <c:pt idx="721">
                  <c:v>0.74720900000000001</c:v>
                </c:pt>
                <c:pt idx="722">
                  <c:v>0.77785700000000002</c:v>
                </c:pt>
                <c:pt idx="723">
                  <c:v>0.82476000000000005</c:v>
                </c:pt>
                <c:pt idx="724">
                  <c:v>0.86648599999999998</c:v>
                </c:pt>
                <c:pt idx="725">
                  <c:v>0.90830599999999995</c:v>
                </c:pt>
                <c:pt idx="726">
                  <c:v>0.94433100000000003</c:v>
                </c:pt>
                <c:pt idx="727">
                  <c:v>0.98764600000000002</c:v>
                </c:pt>
                <c:pt idx="728">
                  <c:v>1.012831</c:v>
                </c:pt>
                <c:pt idx="729">
                  <c:v>1.0521579999999999</c:v>
                </c:pt>
                <c:pt idx="730">
                  <c:v>1.1284749999999999</c:v>
                </c:pt>
                <c:pt idx="731">
                  <c:v>1.215014</c:v>
                </c:pt>
                <c:pt idx="732">
                  <c:v>1.31175</c:v>
                </c:pt>
                <c:pt idx="733">
                  <c:v>1.385996</c:v>
                </c:pt>
                <c:pt idx="734">
                  <c:v>1.4352640000000001</c:v>
                </c:pt>
                <c:pt idx="735">
                  <c:v>1.5083089999999999</c:v>
                </c:pt>
                <c:pt idx="736">
                  <c:v>1.5514479999999999</c:v>
                </c:pt>
                <c:pt idx="737">
                  <c:v>1.5990089999999999</c:v>
                </c:pt>
                <c:pt idx="738">
                  <c:v>1.6201620000000001</c:v>
                </c:pt>
                <c:pt idx="739">
                  <c:v>1.6433059999999999</c:v>
                </c:pt>
                <c:pt idx="740">
                  <c:v>1.6783619999999999</c:v>
                </c:pt>
                <c:pt idx="741">
                  <c:v>1.6959900000000001</c:v>
                </c:pt>
                <c:pt idx="742">
                  <c:v>1.7392570000000001</c:v>
                </c:pt>
                <c:pt idx="743">
                  <c:v>1.760386</c:v>
                </c:pt>
                <c:pt idx="744">
                  <c:v>1.8549800000000001</c:v>
                </c:pt>
                <c:pt idx="745">
                  <c:v>1.9266300000000001</c:v>
                </c:pt>
                <c:pt idx="746">
                  <c:v>1.9654400000000001</c:v>
                </c:pt>
                <c:pt idx="747">
                  <c:v>2.0253359999999998</c:v>
                </c:pt>
                <c:pt idx="748">
                  <c:v>2.0438830000000001</c:v>
                </c:pt>
                <c:pt idx="749">
                  <c:v>2.0285220000000002</c:v>
                </c:pt>
                <c:pt idx="750">
                  <c:v>1.954726</c:v>
                </c:pt>
                <c:pt idx="751">
                  <c:v>1.826355</c:v>
                </c:pt>
                <c:pt idx="752">
                  <c:v>1.6905060000000001</c:v>
                </c:pt>
                <c:pt idx="753">
                  <c:v>1.6057250000000001</c:v>
                </c:pt>
                <c:pt idx="754">
                  <c:v>1.5557589999999999</c:v>
                </c:pt>
                <c:pt idx="755">
                  <c:v>1.522985</c:v>
                </c:pt>
                <c:pt idx="756">
                  <c:v>1.492345</c:v>
                </c:pt>
                <c:pt idx="757">
                  <c:v>1.47882</c:v>
                </c:pt>
                <c:pt idx="758">
                  <c:v>1.4571909999999999</c:v>
                </c:pt>
                <c:pt idx="759">
                  <c:v>1.4381360000000001</c:v>
                </c:pt>
                <c:pt idx="760">
                  <c:v>1.4302820000000001</c:v>
                </c:pt>
                <c:pt idx="761">
                  <c:v>1.435778</c:v>
                </c:pt>
                <c:pt idx="762">
                  <c:v>1.4399379999999999</c:v>
                </c:pt>
                <c:pt idx="763">
                  <c:v>1.436158</c:v>
                </c:pt>
                <c:pt idx="764">
                  <c:v>1.420982</c:v>
                </c:pt>
                <c:pt idx="765">
                  <c:v>1.4028229999999999</c:v>
                </c:pt>
                <c:pt idx="766">
                  <c:v>1.3959280000000001</c:v>
                </c:pt>
                <c:pt idx="767">
                  <c:v>1.373229</c:v>
                </c:pt>
                <c:pt idx="768">
                  <c:v>1.340937</c:v>
                </c:pt>
                <c:pt idx="769">
                  <c:v>1.3135520000000001</c:v>
                </c:pt>
                <c:pt idx="770">
                  <c:v>1.2889949999999999</c:v>
                </c:pt>
                <c:pt idx="771">
                  <c:v>1.26722</c:v>
                </c:pt>
                <c:pt idx="772">
                  <c:v>1.2621899999999999</c:v>
                </c:pt>
                <c:pt idx="773">
                  <c:v>1.2553129999999999</c:v>
                </c:pt>
                <c:pt idx="774">
                  <c:v>1.271873</c:v>
                </c:pt>
                <c:pt idx="775">
                  <c:v>1.303132</c:v>
                </c:pt>
                <c:pt idx="776">
                  <c:v>1.330783</c:v>
                </c:pt>
                <c:pt idx="777">
                  <c:v>1.369775</c:v>
                </c:pt>
                <c:pt idx="778">
                  <c:v>1.4230579999999999</c:v>
                </c:pt>
                <c:pt idx="779">
                  <c:v>1.492855</c:v>
                </c:pt>
                <c:pt idx="780">
                  <c:v>1.559793</c:v>
                </c:pt>
                <c:pt idx="781">
                  <c:v>1.6314</c:v>
                </c:pt>
                <c:pt idx="782">
                  <c:v>1.69232</c:v>
                </c:pt>
                <c:pt idx="783">
                  <c:v>1.7111289999999999</c:v>
                </c:pt>
                <c:pt idx="784">
                  <c:v>1.7215130000000001</c:v>
                </c:pt>
                <c:pt idx="785">
                  <c:v>1.735446</c:v>
                </c:pt>
                <c:pt idx="786">
                  <c:v>1.7070799999999999</c:v>
                </c:pt>
                <c:pt idx="787">
                  <c:v>1.699702</c:v>
                </c:pt>
                <c:pt idx="788">
                  <c:v>1.720734</c:v>
                </c:pt>
                <c:pt idx="789">
                  <c:v>1.7689060000000001</c:v>
                </c:pt>
                <c:pt idx="790">
                  <c:v>1.8547089999999999</c:v>
                </c:pt>
                <c:pt idx="791">
                  <c:v>1.9829939999999999</c:v>
                </c:pt>
                <c:pt idx="792">
                  <c:v>2.1343570000000001</c:v>
                </c:pt>
                <c:pt idx="793">
                  <c:v>2.239188</c:v>
                </c:pt>
                <c:pt idx="794">
                  <c:v>2.3201860000000001</c:v>
                </c:pt>
                <c:pt idx="795">
                  <c:v>2.3424510000000001</c:v>
                </c:pt>
                <c:pt idx="796">
                  <c:v>2.2854369999999999</c:v>
                </c:pt>
                <c:pt idx="797">
                  <c:v>2.2056369999999998</c:v>
                </c:pt>
                <c:pt idx="798">
                  <c:v>2.102382</c:v>
                </c:pt>
                <c:pt idx="799">
                  <c:v>1.9473940000000001</c:v>
                </c:pt>
                <c:pt idx="800">
                  <c:v>1.764581</c:v>
                </c:pt>
                <c:pt idx="801">
                  <c:v>1.6066389999999999</c:v>
                </c:pt>
                <c:pt idx="802">
                  <c:v>1.475457</c:v>
                </c:pt>
                <c:pt idx="803">
                  <c:v>1.355213</c:v>
                </c:pt>
                <c:pt idx="804">
                  <c:v>1.242178</c:v>
                </c:pt>
                <c:pt idx="805">
                  <c:v>1.147572</c:v>
                </c:pt>
                <c:pt idx="806">
                  <c:v>1.0527949999999999</c:v>
                </c:pt>
                <c:pt idx="807">
                  <c:v>0.97024999999999995</c:v>
                </c:pt>
                <c:pt idx="808">
                  <c:v>0.90105299999999999</c:v>
                </c:pt>
                <c:pt idx="809">
                  <c:v>0.83828599999999998</c:v>
                </c:pt>
                <c:pt idx="810">
                  <c:v>0.77507199999999998</c:v>
                </c:pt>
                <c:pt idx="811">
                  <c:v>0.73300200000000004</c:v>
                </c:pt>
                <c:pt idx="812">
                  <c:v>0.69413000000000002</c:v>
                </c:pt>
                <c:pt idx="813">
                  <c:v>0.65607199999999999</c:v>
                </c:pt>
                <c:pt idx="814">
                  <c:v>0.62779300000000005</c:v>
                </c:pt>
                <c:pt idx="815">
                  <c:v>0.61630499999999999</c:v>
                </c:pt>
                <c:pt idx="816">
                  <c:v>0.62204700000000002</c:v>
                </c:pt>
                <c:pt idx="817">
                  <c:v>0.63609700000000002</c:v>
                </c:pt>
                <c:pt idx="818">
                  <c:v>0.65721099999999999</c:v>
                </c:pt>
                <c:pt idx="819">
                  <c:v>0.68329600000000001</c:v>
                </c:pt>
                <c:pt idx="820">
                  <c:v>0.71935099999999996</c:v>
                </c:pt>
                <c:pt idx="821">
                  <c:v>0.75706300000000004</c:v>
                </c:pt>
                <c:pt idx="822">
                  <c:v>0.79063799999999995</c:v>
                </c:pt>
                <c:pt idx="823">
                  <c:v>0.83537399999999995</c:v>
                </c:pt>
                <c:pt idx="824">
                  <c:v>0.87451000000000001</c:v>
                </c:pt>
                <c:pt idx="825">
                  <c:v>0.91081599999999996</c:v>
                </c:pt>
                <c:pt idx="826">
                  <c:v>0.96168200000000004</c:v>
                </c:pt>
                <c:pt idx="827">
                  <c:v>1.001609</c:v>
                </c:pt>
                <c:pt idx="828">
                  <c:v>1.0471839999999999</c:v>
                </c:pt>
                <c:pt idx="829">
                  <c:v>1.1157919999999999</c:v>
                </c:pt>
                <c:pt idx="830">
                  <c:v>1.237247</c:v>
                </c:pt>
                <c:pt idx="831">
                  <c:v>1.3525860000000001</c:v>
                </c:pt>
                <c:pt idx="832">
                  <c:v>1.4779450000000001</c:v>
                </c:pt>
                <c:pt idx="833">
                  <c:v>1.6091960000000001</c:v>
                </c:pt>
                <c:pt idx="834">
                  <c:v>1.691344</c:v>
                </c:pt>
                <c:pt idx="835">
                  <c:v>1.754748</c:v>
                </c:pt>
                <c:pt idx="836">
                  <c:v>1.752386</c:v>
                </c:pt>
                <c:pt idx="837">
                  <c:v>1.721311</c:v>
                </c:pt>
                <c:pt idx="838">
                  <c:v>1.6994849999999999</c:v>
                </c:pt>
                <c:pt idx="839">
                  <c:v>1.672895</c:v>
                </c:pt>
                <c:pt idx="840">
                  <c:v>1.652636</c:v>
                </c:pt>
                <c:pt idx="841">
                  <c:v>1.673586</c:v>
                </c:pt>
                <c:pt idx="842">
                  <c:v>1.733501</c:v>
                </c:pt>
                <c:pt idx="843">
                  <c:v>1.8414569999999999</c:v>
                </c:pt>
                <c:pt idx="844">
                  <c:v>1.956299</c:v>
                </c:pt>
                <c:pt idx="845">
                  <c:v>2.05139</c:v>
                </c:pt>
                <c:pt idx="846">
                  <c:v>2.1167980000000002</c:v>
                </c:pt>
                <c:pt idx="847">
                  <c:v>2.1046480000000001</c:v>
                </c:pt>
                <c:pt idx="848">
                  <c:v>2.0786639999999998</c:v>
                </c:pt>
                <c:pt idx="849">
                  <c:v>1.9690989999999999</c:v>
                </c:pt>
                <c:pt idx="850">
                  <c:v>1.854619</c:v>
                </c:pt>
                <c:pt idx="851">
                  <c:v>1.7087950000000001</c:v>
                </c:pt>
                <c:pt idx="852">
                  <c:v>1.573747</c:v>
                </c:pt>
                <c:pt idx="853">
                  <c:v>1.508607</c:v>
                </c:pt>
                <c:pt idx="854">
                  <c:v>1.488988</c:v>
                </c:pt>
                <c:pt idx="855">
                  <c:v>1.4728479999999999</c:v>
                </c:pt>
                <c:pt idx="856">
                  <c:v>1.4635389999999999</c:v>
                </c:pt>
                <c:pt idx="857">
                  <c:v>1.447705</c:v>
                </c:pt>
                <c:pt idx="858">
                  <c:v>1.429592</c:v>
                </c:pt>
                <c:pt idx="859">
                  <c:v>1.4323300000000001</c:v>
                </c:pt>
                <c:pt idx="860">
                  <c:v>1.4348019999999999</c:v>
                </c:pt>
                <c:pt idx="861">
                  <c:v>1.421036</c:v>
                </c:pt>
                <c:pt idx="862">
                  <c:v>1.392415</c:v>
                </c:pt>
                <c:pt idx="863">
                  <c:v>1.3801300000000001</c:v>
                </c:pt>
                <c:pt idx="864">
                  <c:v>1.368207</c:v>
                </c:pt>
                <c:pt idx="865">
                  <c:v>1.3647800000000001</c:v>
                </c:pt>
                <c:pt idx="866">
                  <c:v>1.344635</c:v>
                </c:pt>
                <c:pt idx="867">
                  <c:v>1.3279620000000001</c:v>
                </c:pt>
                <c:pt idx="868">
                  <c:v>1.311161</c:v>
                </c:pt>
                <c:pt idx="869">
                  <c:v>1.3050539999999999</c:v>
                </c:pt>
                <c:pt idx="870">
                  <c:v>1.3040989999999999</c:v>
                </c:pt>
                <c:pt idx="871">
                  <c:v>1.3160879999999999</c:v>
                </c:pt>
                <c:pt idx="872">
                  <c:v>1.3257350000000001</c:v>
                </c:pt>
                <c:pt idx="873">
                  <c:v>1.338932</c:v>
                </c:pt>
                <c:pt idx="874">
                  <c:v>1.360433</c:v>
                </c:pt>
                <c:pt idx="875">
                  <c:v>1.4067149999999999</c:v>
                </c:pt>
                <c:pt idx="876">
                  <c:v>1.4433400000000001</c:v>
                </c:pt>
                <c:pt idx="877">
                  <c:v>1.471509</c:v>
                </c:pt>
                <c:pt idx="878">
                  <c:v>1.521231</c:v>
                </c:pt>
                <c:pt idx="879">
                  <c:v>1.5755049999999999</c:v>
                </c:pt>
                <c:pt idx="880">
                  <c:v>1.6102289999999999</c:v>
                </c:pt>
                <c:pt idx="881">
                  <c:v>1.636047</c:v>
                </c:pt>
                <c:pt idx="882">
                  <c:v>1.665459</c:v>
                </c:pt>
                <c:pt idx="883">
                  <c:v>1.680266</c:v>
                </c:pt>
                <c:pt idx="884">
                  <c:v>1.7460739999999999</c:v>
                </c:pt>
                <c:pt idx="885">
                  <c:v>1.777061</c:v>
                </c:pt>
                <c:pt idx="886">
                  <c:v>1.8025629999999999</c:v>
                </c:pt>
                <c:pt idx="887">
                  <c:v>1.8330310000000001</c:v>
                </c:pt>
                <c:pt idx="888">
                  <c:v>1.8581799999999999</c:v>
                </c:pt>
                <c:pt idx="889">
                  <c:v>1.9170229999999999</c:v>
                </c:pt>
                <c:pt idx="890">
                  <c:v>1.9745269999999999</c:v>
                </c:pt>
                <c:pt idx="891">
                  <c:v>2.0647669999999998</c:v>
                </c:pt>
                <c:pt idx="892">
                  <c:v>2.1546430000000001</c:v>
                </c:pt>
                <c:pt idx="893">
                  <c:v>2.1918850000000001</c:v>
                </c:pt>
                <c:pt idx="894">
                  <c:v>2.1746810000000001</c:v>
                </c:pt>
                <c:pt idx="895">
                  <c:v>2.1381109999999999</c:v>
                </c:pt>
                <c:pt idx="896">
                  <c:v>2.0784029999999998</c:v>
                </c:pt>
                <c:pt idx="897">
                  <c:v>1.9609669999999999</c:v>
                </c:pt>
                <c:pt idx="898">
                  <c:v>1.834954</c:v>
                </c:pt>
                <c:pt idx="899">
                  <c:v>1.6743269999999999</c:v>
                </c:pt>
                <c:pt idx="900">
                  <c:v>1.520872</c:v>
                </c:pt>
                <c:pt idx="901">
                  <c:v>1.4082349999999999</c:v>
                </c:pt>
                <c:pt idx="902">
                  <c:v>1.312562</c:v>
                </c:pt>
                <c:pt idx="903">
                  <c:v>1.2428999999999999</c:v>
                </c:pt>
                <c:pt idx="904">
                  <c:v>1.1830430000000001</c:v>
                </c:pt>
                <c:pt idx="905">
                  <c:v>1.113642</c:v>
                </c:pt>
                <c:pt idx="906">
                  <c:v>1.0384279999999999</c:v>
                </c:pt>
                <c:pt idx="907">
                  <c:v>0.95340000000000003</c:v>
                </c:pt>
                <c:pt idx="908">
                  <c:v>0.87036899999999995</c:v>
                </c:pt>
                <c:pt idx="909">
                  <c:v>0.80894100000000002</c:v>
                </c:pt>
                <c:pt idx="910">
                  <c:v>0.73878299999999997</c:v>
                </c:pt>
                <c:pt idx="911">
                  <c:v>0.69630099999999995</c:v>
                </c:pt>
                <c:pt idx="912">
                  <c:v>0.66161899999999996</c:v>
                </c:pt>
                <c:pt idx="913">
                  <c:v>0.63176299999999996</c:v>
                </c:pt>
                <c:pt idx="914">
                  <c:v>0.61083100000000001</c:v>
                </c:pt>
                <c:pt idx="915">
                  <c:v>0.60590599999999994</c:v>
                </c:pt>
                <c:pt idx="916">
                  <c:v>0.60702</c:v>
                </c:pt>
                <c:pt idx="917">
                  <c:v>0.62669200000000003</c:v>
                </c:pt>
                <c:pt idx="918">
                  <c:v>0.65126600000000001</c:v>
                </c:pt>
                <c:pt idx="919">
                  <c:v>0.67879299999999998</c:v>
                </c:pt>
                <c:pt idx="920">
                  <c:v>0.71171200000000001</c:v>
                </c:pt>
                <c:pt idx="921">
                  <c:v>0.73880299999999999</c:v>
                </c:pt>
                <c:pt idx="922">
                  <c:v>0.75942299999999996</c:v>
                </c:pt>
                <c:pt idx="923">
                  <c:v>0.79595199999999999</c:v>
                </c:pt>
                <c:pt idx="924">
                  <c:v>0.83837200000000001</c:v>
                </c:pt>
                <c:pt idx="925">
                  <c:v>0.89605900000000005</c:v>
                </c:pt>
                <c:pt idx="926">
                  <c:v>0.93909200000000004</c:v>
                </c:pt>
                <c:pt idx="927">
                  <c:v>1.006097</c:v>
                </c:pt>
                <c:pt idx="928">
                  <c:v>1.090252</c:v>
                </c:pt>
                <c:pt idx="929">
                  <c:v>1.1788909999999999</c:v>
                </c:pt>
                <c:pt idx="930">
                  <c:v>1.3171600000000001</c:v>
                </c:pt>
                <c:pt idx="931">
                  <c:v>1.4243399999999999</c:v>
                </c:pt>
                <c:pt idx="932">
                  <c:v>1.499522</c:v>
                </c:pt>
                <c:pt idx="933">
                  <c:v>1.5378499999999999</c:v>
                </c:pt>
                <c:pt idx="934">
                  <c:v>1.518505</c:v>
                </c:pt>
                <c:pt idx="935">
                  <c:v>1.4930619999999999</c:v>
                </c:pt>
                <c:pt idx="936">
                  <c:v>1.4816069999999999</c:v>
                </c:pt>
                <c:pt idx="937">
                  <c:v>1.491573</c:v>
                </c:pt>
                <c:pt idx="938">
                  <c:v>1.542767</c:v>
                </c:pt>
                <c:pt idx="939">
                  <c:v>1.6866239999999999</c:v>
                </c:pt>
                <c:pt idx="940">
                  <c:v>1.894172</c:v>
                </c:pt>
                <c:pt idx="941">
                  <c:v>2.1000380000000001</c:v>
                </c:pt>
                <c:pt idx="942">
                  <c:v>2.2247479999999999</c:v>
                </c:pt>
                <c:pt idx="943">
                  <c:v>2.2978239999999999</c:v>
                </c:pt>
                <c:pt idx="944">
                  <c:v>2.300335</c:v>
                </c:pt>
                <c:pt idx="945">
                  <c:v>2.3115420000000002</c:v>
                </c:pt>
                <c:pt idx="946">
                  <c:v>2.2633709999999998</c:v>
                </c:pt>
                <c:pt idx="947">
                  <c:v>2.1829190000000001</c:v>
                </c:pt>
                <c:pt idx="948">
                  <c:v>2.0610759999999999</c:v>
                </c:pt>
                <c:pt idx="949">
                  <c:v>1.8744130000000001</c:v>
                </c:pt>
                <c:pt idx="950">
                  <c:v>1.7606329999999999</c:v>
                </c:pt>
                <c:pt idx="951">
                  <c:v>1.6952849999999999</c:v>
                </c:pt>
                <c:pt idx="952">
                  <c:v>1.634641</c:v>
                </c:pt>
                <c:pt idx="953">
                  <c:v>1.611208</c:v>
                </c:pt>
                <c:pt idx="954">
                  <c:v>1.5615330000000001</c:v>
                </c:pt>
                <c:pt idx="955">
                  <c:v>1.5341910000000001</c:v>
                </c:pt>
                <c:pt idx="956">
                  <c:v>1.5169010000000001</c:v>
                </c:pt>
                <c:pt idx="957">
                  <c:v>1.468043</c:v>
                </c:pt>
                <c:pt idx="958">
                  <c:v>1.4230080000000001</c:v>
                </c:pt>
                <c:pt idx="959">
                  <c:v>1.3814759999999999</c:v>
                </c:pt>
                <c:pt idx="960">
                  <c:v>1.3402750000000001</c:v>
                </c:pt>
                <c:pt idx="961">
                  <c:v>1.3162990000000001</c:v>
                </c:pt>
                <c:pt idx="962">
                  <c:v>1.2998430000000001</c:v>
                </c:pt>
                <c:pt idx="963">
                  <c:v>1.3039719999999999</c:v>
                </c:pt>
                <c:pt idx="964">
                  <c:v>1.306516</c:v>
                </c:pt>
                <c:pt idx="965">
                  <c:v>1.323593</c:v>
                </c:pt>
                <c:pt idx="966">
                  <c:v>1.340139</c:v>
                </c:pt>
                <c:pt idx="967">
                  <c:v>1.347113</c:v>
                </c:pt>
                <c:pt idx="968">
                  <c:v>1.3700699999999999</c:v>
                </c:pt>
                <c:pt idx="969">
                  <c:v>1.3704160000000001</c:v>
                </c:pt>
                <c:pt idx="970">
                  <c:v>1.3631439999999999</c:v>
                </c:pt>
                <c:pt idx="971">
                  <c:v>1.357124</c:v>
                </c:pt>
                <c:pt idx="972">
                  <c:v>1.3526579999999999</c:v>
                </c:pt>
                <c:pt idx="973">
                  <c:v>1.36229</c:v>
                </c:pt>
                <c:pt idx="974">
                  <c:v>1.3756109999999999</c:v>
                </c:pt>
                <c:pt idx="975">
                  <c:v>1.3791549999999999</c:v>
                </c:pt>
                <c:pt idx="976">
                  <c:v>1.396431</c:v>
                </c:pt>
                <c:pt idx="977">
                  <c:v>1.4406159999999999</c:v>
                </c:pt>
                <c:pt idx="978">
                  <c:v>1.4896499999999999</c:v>
                </c:pt>
                <c:pt idx="979">
                  <c:v>1.5387770000000001</c:v>
                </c:pt>
                <c:pt idx="980">
                  <c:v>1.5921339999999999</c:v>
                </c:pt>
                <c:pt idx="981">
                  <c:v>1.652363</c:v>
                </c:pt>
                <c:pt idx="982">
                  <c:v>1.754346</c:v>
                </c:pt>
                <c:pt idx="983">
                  <c:v>1.8146580000000001</c:v>
                </c:pt>
                <c:pt idx="984">
                  <c:v>1.8613440000000001</c:v>
                </c:pt>
                <c:pt idx="985">
                  <c:v>1.920091</c:v>
                </c:pt>
                <c:pt idx="986">
                  <c:v>1.9458139999999999</c:v>
                </c:pt>
                <c:pt idx="987">
                  <c:v>1.966207</c:v>
                </c:pt>
                <c:pt idx="988">
                  <c:v>2.0718899999999998</c:v>
                </c:pt>
                <c:pt idx="989">
                  <c:v>2.1999770000000001</c:v>
                </c:pt>
                <c:pt idx="990">
                  <c:v>2.3433190000000002</c:v>
                </c:pt>
                <c:pt idx="991">
                  <c:v>2.4357039999999999</c:v>
                </c:pt>
                <c:pt idx="992">
                  <c:v>2.4849299999999999</c:v>
                </c:pt>
                <c:pt idx="993">
                  <c:v>2.4753029999999998</c:v>
                </c:pt>
                <c:pt idx="994">
                  <c:v>2.4300030000000001</c:v>
                </c:pt>
                <c:pt idx="995">
                  <c:v>2.378952</c:v>
                </c:pt>
                <c:pt idx="996">
                  <c:v>2.284945</c:v>
                </c:pt>
                <c:pt idx="997">
                  <c:v>2.1623679999999998</c:v>
                </c:pt>
                <c:pt idx="998">
                  <c:v>2.0305589999999998</c:v>
                </c:pt>
                <c:pt idx="999">
                  <c:v>1.9041699999999999</c:v>
                </c:pt>
                <c:pt idx="1000">
                  <c:v>1.7803199999999999</c:v>
                </c:pt>
              </c:numCache>
            </c:numRef>
          </c:val>
          <c:smooth val="0"/>
          <c:extLst>
            <c:ext xmlns:c16="http://schemas.microsoft.com/office/drawing/2014/chart" uri="{C3380CC4-5D6E-409C-BE32-E72D297353CC}">
              <c16:uniqueId val="{00000000-4AD4-4559-AEDD-111FED96EC0B}"/>
            </c:ext>
          </c:extLst>
        </c:ser>
        <c:dLbls>
          <c:showLegendKey val="0"/>
          <c:showVal val="0"/>
          <c:showCatName val="0"/>
          <c:showSerName val="0"/>
          <c:showPercent val="0"/>
          <c:showBubbleSize val="0"/>
        </c:dLbls>
        <c:smooth val="0"/>
        <c:axId val="672027304"/>
        <c:axId val="672022384"/>
      </c:lineChart>
      <c:catAx>
        <c:axId val="6720273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2022384"/>
        <c:crosses val="autoZero"/>
        <c:auto val="1"/>
        <c:lblAlgn val="ctr"/>
        <c:lblOffset val="100"/>
        <c:noMultiLvlLbl val="0"/>
      </c:catAx>
      <c:valAx>
        <c:axId val="672022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2027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Action2 Gyro</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'[action2 5 times gyro.csv]action2 5 times gyro'!$J$1</c:f>
              <c:strCache>
                <c:ptCount val="1"/>
                <c:pt idx="0">
                  <c:v>X_gyro</c:v>
                </c:pt>
              </c:strCache>
            </c:strRef>
          </c:tx>
          <c:spPr>
            <a:ln w="28575" cap="rnd">
              <a:solidFill>
                <a:schemeClr val="accent1"/>
              </a:solidFill>
              <a:round/>
            </a:ln>
            <a:effectLst/>
          </c:spPr>
          <c:marker>
            <c:symbol val="none"/>
          </c:marker>
          <c:val>
            <c:numRef>
              <c:f>'[action2 5 times gyro.csv]action2 5 times gyro'!$J$2:$J$596</c:f>
              <c:numCache>
                <c:formatCode>General</c:formatCode>
                <c:ptCount val="595"/>
                <c:pt idx="0">
                  <c:v>-0.21670500000000001</c:v>
                </c:pt>
                <c:pt idx="1">
                  <c:v>-0.53020299999999998</c:v>
                </c:pt>
                <c:pt idx="2">
                  <c:v>4.4248999999999997E-2</c:v>
                </c:pt>
                <c:pt idx="3">
                  <c:v>9.2699000000000004E-2</c:v>
                </c:pt>
                <c:pt idx="4">
                  <c:v>-1.1547E-2</c:v>
                </c:pt>
                <c:pt idx="5">
                  <c:v>-2.8310000000000002E-3</c:v>
                </c:pt>
                <c:pt idx="6">
                  <c:v>2.8851999999999999E-2</c:v>
                </c:pt>
                <c:pt idx="7">
                  <c:v>1.9977999999999999E-2</c:v>
                </c:pt>
                <c:pt idx="8">
                  <c:v>-1.141E-2</c:v>
                </c:pt>
                <c:pt idx="9">
                  <c:v>-2.238E-3</c:v>
                </c:pt>
                <c:pt idx="10">
                  <c:v>3.0485000000000002E-2</c:v>
                </c:pt>
                <c:pt idx="11">
                  <c:v>5.7334000000000003E-2</c:v>
                </c:pt>
                <c:pt idx="12">
                  <c:v>3.8233999999999997E-2</c:v>
                </c:pt>
                <c:pt idx="13">
                  <c:v>0.10033499999999999</c:v>
                </c:pt>
                <c:pt idx="14">
                  <c:v>7.9405000000000003E-2</c:v>
                </c:pt>
                <c:pt idx="15">
                  <c:v>0.14016899999999999</c:v>
                </c:pt>
                <c:pt idx="16">
                  <c:v>5.4114000000000002E-2</c:v>
                </c:pt>
                <c:pt idx="17">
                  <c:v>0.11507100000000001</c:v>
                </c:pt>
                <c:pt idx="18">
                  <c:v>2.3918999999999999E-2</c:v>
                </c:pt>
                <c:pt idx="19">
                  <c:v>4.2096000000000001E-2</c:v>
                </c:pt>
                <c:pt idx="20">
                  <c:v>1.9942999999999999E-2</c:v>
                </c:pt>
                <c:pt idx="21">
                  <c:v>4.6696000000000001E-2</c:v>
                </c:pt>
                <c:pt idx="22">
                  <c:v>4.0515000000000002E-2</c:v>
                </c:pt>
                <c:pt idx="23">
                  <c:v>5.5076E-2</c:v>
                </c:pt>
                <c:pt idx="24">
                  <c:v>-0.1409</c:v>
                </c:pt>
                <c:pt idx="25">
                  <c:v>-0.378386</c:v>
                </c:pt>
                <c:pt idx="26">
                  <c:v>-0.19345899999999999</c:v>
                </c:pt>
                <c:pt idx="27">
                  <c:v>-8.7156999999999998E-2</c:v>
                </c:pt>
                <c:pt idx="28">
                  <c:v>0.290159</c:v>
                </c:pt>
                <c:pt idx="29">
                  <c:v>0.27053899999999997</c:v>
                </c:pt>
                <c:pt idx="30">
                  <c:v>2.4249E-2</c:v>
                </c:pt>
                <c:pt idx="31">
                  <c:v>6.4959000000000003E-2</c:v>
                </c:pt>
                <c:pt idx="32">
                  <c:v>1.5232000000000001E-2</c:v>
                </c:pt>
                <c:pt idx="33">
                  <c:v>-3.6189999999999998E-3</c:v>
                </c:pt>
                <c:pt idx="34">
                  <c:v>-3.8233999999999997E-2</c:v>
                </c:pt>
                <c:pt idx="35">
                  <c:v>-0.110847</c:v>
                </c:pt>
                <c:pt idx="36">
                  <c:v>-8.4504999999999997E-2</c:v>
                </c:pt>
                <c:pt idx="37">
                  <c:v>-0.23225599999999999</c:v>
                </c:pt>
                <c:pt idx="38">
                  <c:v>-0.186311</c:v>
                </c:pt>
                <c:pt idx="39">
                  <c:v>-0.31340299999999999</c:v>
                </c:pt>
                <c:pt idx="40">
                  <c:v>-5.5989999999999998E-2</c:v>
                </c:pt>
                <c:pt idx="41">
                  <c:v>-0.161165</c:v>
                </c:pt>
                <c:pt idx="42">
                  <c:v>-0.25803300000000001</c:v>
                </c:pt>
                <c:pt idx="43">
                  <c:v>-0.51783199999999996</c:v>
                </c:pt>
                <c:pt idx="44">
                  <c:v>-0.19678499999999999</c:v>
                </c:pt>
                <c:pt idx="45">
                  <c:v>-0.52720299999999998</c:v>
                </c:pt>
                <c:pt idx="46">
                  <c:v>-0.592032</c:v>
                </c:pt>
                <c:pt idx="47">
                  <c:v>-1.207025</c:v>
                </c:pt>
                <c:pt idx="48">
                  <c:v>-0.44502399999999998</c:v>
                </c:pt>
                <c:pt idx="49">
                  <c:v>-0.87015699999999996</c:v>
                </c:pt>
                <c:pt idx="50">
                  <c:v>-0.55559999999999998</c:v>
                </c:pt>
                <c:pt idx="51">
                  <c:v>-1.1357969999999999</c:v>
                </c:pt>
                <c:pt idx="52">
                  <c:v>-0.38713999999999998</c:v>
                </c:pt>
                <c:pt idx="53">
                  <c:v>-0.56850400000000001</c:v>
                </c:pt>
                <c:pt idx="54">
                  <c:v>-0.137625</c:v>
                </c:pt>
                <c:pt idx="55">
                  <c:v>-0.36555500000000002</c:v>
                </c:pt>
                <c:pt idx="56">
                  <c:v>-0.34765000000000001</c:v>
                </c:pt>
                <c:pt idx="57">
                  <c:v>-0.58571899999999999</c:v>
                </c:pt>
                <c:pt idx="58">
                  <c:v>0.24160000000000001</c:v>
                </c:pt>
                <c:pt idx="59">
                  <c:v>0.679921</c:v>
                </c:pt>
                <c:pt idx="60">
                  <c:v>-0.10183399999999999</c:v>
                </c:pt>
                <c:pt idx="61">
                  <c:v>-0.78096399999999999</c:v>
                </c:pt>
                <c:pt idx="62">
                  <c:v>-0.56125899999999995</c:v>
                </c:pt>
                <c:pt idx="63">
                  <c:v>-0.403306</c:v>
                </c:pt>
                <c:pt idx="64">
                  <c:v>0.113894</c:v>
                </c:pt>
                <c:pt idx="65">
                  <c:v>3.0820000000000001E-3</c:v>
                </c:pt>
                <c:pt idx="66">
                  <c:v>-0.16949600000000001</c:v>
                </c:pt>
                <c:pt idx="67">
                  <c:v>-0.21420800000000001</c:v>
                </c:pt>
                <c:pt idx="68">
                  <c:v>3.2937000000000001E-2</c:v>
                </c:pt>
                <c:pt idx="69">
                  <c:v>9.9823999999999996E-2</c:v>
                </c:pt>
                <c:pt idx="70">
                  <c:v>5.3205000000000002E-2</c:v>
                </c:pt>
                <c:pt idx="71">
                  <c:v>-9.0919999999999994E-3</c:v>
                </c:pt>
                <c:pt idx="72">
                  <c:v>-0.10494299999999999</c:v>
                </c:pt>
                <c:pt idx="73">
                  <c:v>6.0700000000000998E-4</c:v>
                </c:pt>
                <c:pt idx="74">
                  <c:v>8.8982000000000006E-2</c:v>
                </c:pt>
                <c:pt idx="75">
                  <c:v>7.4986999999999998E-2</c:v>
                </c:pt>
                <c:pt idx="76">
                  <c:v>9.8859000000000002E-2</c:v>
                </c:pt>
                <c:pt idx="77">
                  <c:v>0.17391599999999999</c:v>
                </c:pt>
                <c:pt idx="78">
                  <c:v>-0.32907500000000001</c:v>
                </c:pt>
                <c:pt idx="79">
                  <c:v>-0.82667000000000002</c:v>
                </c:pt>
                <c:pt idx="80">
                  <c:v>-0.37307699999999999</c:v>
                </c:pt>
                <c:pt idx="81">
                  <c:v>-0.51244900000000004</c:v>
                </c:pt>
                <c:pt idx="82">
                  <c:v>-7.7679999999999997E-3</c:v>
                </c:pt>
                <c:pt idx="83">
                  <c:v>-0.20172300000000001</c:v>
                </c:pt>
                <c:pt idx="84">
                  <c:v>-0.46277499999999999</c:v>
                </c:pt>
                <c:pt idx="85">
                  <c:v>-0.98918799999999996</c:v>
                </c:pt>
                <c:pt idx="86">
                  <c:v>-0.457569</c:v>
                </c:pt>
                <c:pt idx="87">
                  <c:v>-0.660246</c:v>
                </c:pt>
                <c:pt idx="88">
                  <c:v>-2.8070999999999999E-2</c:v>
                </c:pt>
                <c:pt idx="89">
                  <c:v>-0.36379899999999998</c:v>
                </c:pt>
                <c:pt idx="90">
                  <c:v>-0.494616</c:v>
                </c:pt>
                <c:pt idx="91">
                  <c:v>-0.61546900000000004</c:v>
                </c:pt>
                <c:pt idx="92">
                  <c:v>0.29291499999999998</c:v>
                </c:pt>
                <c:pt idx="93">
                  <c:v>0.62507500000000005</c:v>
                </c:pt>
                <c:pt idx="94">
                  <c:v>0.43359399999999998</c:v>
                </c:pt>
                <c:pt idx="95">
                  <c:v>0.91059000000000001</c:v>
                </c:pt>
                <c:pt idx="96">
                  <c:v>0.31302799999999997</c:v>
                </c:pt>
                <c:pt idx="97">
                  <c:v>0.396401</c:v>
                </c:pt>
                <c:pt idx="98">
                  <c:v>-0.23878199999999999</c:v>
                </c:pt>
                <c:pt idx="99">
                  <c:v>-0.241365</c:v>
                </c:pt>
                <c:pt idx="100">
                  <c:v>0.76714400000000005</c:v>
                </c:pt>
                <c:pt idx="101">
                  <c:v>1.5402309999999999</c:v>
                </c:pt>
                <c:pt idx="102">
                  <c:v>0.22062100000000001</c:v>
                </c:pt>
                <c:pt idx="103">
                  <c:v>0.26216400000000001</c:v>
                </c:pt>
                <c:pt idx="104">
                  <c:v>0.51867700000000005</c:v>
                </c:pt>
                <c:pt idx="105">
                  <c:v>1.1262589999999999</c:v>
                </c:pt>
                <c:pt idx="106">
                  <c:v>0.116095</c:v>
                </c:pt>
                <c:pt idx="107">
                  <c:v>0.186699</c:v>
                </c:pt>
                <c:pt idx="108">
                  <c:v>0.466754</c:v>
                </c:pt>
                <c:pt idx="109">
                  <c:v>1.3049010000000001</c:v>
                </c:pt>
                <c:pt idx="110">
                  <c:v>0.73896499999999998</c:v>
                </c:pt>
                <c:pt idx="111">
                  <c:v>1.4599329999999999</c:v>
                </c:pt>
                <c:pt idx="112">
                  <c:v>0.92542899999999995</c:v>
                </c:pt>
                <c:pt idx="113">
                  <c:v>1.971633</c:v>
                </c:pt>
                <c:pt idx="114">
                  <c:v>0.82955199999999996</c:v>
                </c:pt>
                <c:pt idx="115">
                  <c:v>1.443856</c:v>
                </c:pt>
                <c:pt idx="116">
                  <c:v>0.50741800000000004</c:v>
                </c:pt>
                <c:pt idx="117">
                  <c:v>0.81542099999999995</c:v>
                </c:pt>
                <c:pt idx="118">
                  <c:v>0.11068799999999999</c:v>
                </c:pt>
                <c:pt idx="119">
                  <c:v>0.15687999999999999</c:v>
                </c:pt>
                <c:pt idx="120">
                  <c:v>1.4945E-2</c:v>
                </c:pt>
                <c:pt idx="121">
                  <c:v>8.2789999999999999E-3</c:v>
                </c:pt>
                <c:pt idx="122">
                  <c:v>-4.9957000000000001E-2</c:v>
                </c:pt>
                <c:pt idx="123">
                  <c:v>-9.7030000000000005E-2</c:v>
                </c:pt>
                <c:pt idx="124">
                  <c:v>2.0080000000000001E-2</c:v>
                </c:pt>
                <c:pt idx="125">
                  <c:v>0.12978000000000001</c:v>
                </c:pt>
                <c:pt idx="126">
                  <c:v>7.3806999999999998E-2</c:v>
                </c:pt>
                <c:pt idx="127">
                  <c:v>3.6769999999999997E-2</c:v>
                </c:pt>
                <c:pt idx="128">
                  <c:v>-5.8577999999999998E-2</c:v>
                </c:pt>
                <c:pt idx="129">
                  <c:v>-7.4787999999999993E-2</c:v>
                </c:pt>
                <c:pt idx="130">
                  <c:v>4.1199999999999999E-4</c:v>
                </c:pt>
                <c:pt idx="131">
                  <c:v>2.546E-2</c:v>
                </c:pt>
                <c:pt idx="132">
                  <c:v>-2.8226000000000001E-2</c:v>
                </c:pt>
                <c:pt idx="133">
                  <c:v>-0.12345399999999999</c:v>
                </c:pt>
                <c:pt idx="134">
                  <c:v>-7.1421999999999999E-2</c:v>
                </c:pt>
                <c:pt idx="135">
                  <c:v>-4.2409999999999896E-3</c:v>
                </c:pt>
                <c:pt idx="136">
                  <c:v>0.161412</c:v>
                </c:pt>
                <c:pt idx="137">
                  <c:v>0.29147699999999999</c:v>
                </c:pt>
                <c:pt idx="138">
                  <c:v>4.3943000000000003E-2</c:v>
                </c:pt>
                <c:pt idx="139">
                  <c:v>0.135212</c:v>
                </c:pt>
                <c:pt idx="140">
                  <c:v>0.22231400000000001</c:v>
                </c:pt>
                <c:pt idx="141">
                  <c:v>0.48360300000000001</c:v>
                </c:pt>
                <c:pt idx="142">
                  <c:v>0.174146</c:v>
                </c:pt>
                <c:pt idx="143">
                  <c:v>6.2466000000000001E-2</c:v>
                </c:pt>
                <c:pt idx="144">
                  <c:v>-4.7364999999999997E-2</c:v>
                </c:pt>
                <c:pt idx="145">
                  <c:v>0.31630799999999998</c:v>
                </c:pt>
                <c:pt idx="146">
                  <c:v>-8.1792000000000004E-2</c:v>
                </c:pt>
                <c:pt idx="147">
                  <c:v>-0.61722600000000005</c:v>
                </c:pt>
                <c:pt idx="148">
                  <c:v>-0.12592400000000001</c:v>
                </c:pt>
                <c:pt idx="149">
                  <c:v>0.23841999999999999</c:v>
                </c:pt>
                <c:pt idx="150">
                  <c:v>-4.0722000000000001E-2</c:v>
                </c:pt>
                <c:pt idx="151">
                  <c:v>-1.0134190000000001</c:v>
                </c:pt>
                <c:pt idx="152">
                  <c:v>-1.1250880000000001</c:v>
                </c:pt>
                <c:pt idx="153">
                  <c:v>-1.833053</c:v>
                </c:pt>
                <c:pt idx="154">
                  <c:v>-0.85575199999999996</c:v>
                </c:pt>
                <c:pt idx="155">
                  <c:v>-1.7123679999999999</c:v>
                </c:pt>
                <c:pt idx="156">
                  <c:v>-0.408026</c:v>
                </c:pt>
                <c:pt idx="157">
                  <c:v>-0.363813</c:v>
                </c:pt>
                <c:pt idx="158">
                  <c:v>0.50998500000000002</c:v>
                </c:pt>
                <c:pt idx="159">
                  <c:v>1.404574</c:v>
                </c:pt>
                <c:pt idx="160">
                  <c:v>1.1931989999999999</c:v>
                </c:pt>
                <c:pt idx="161">
                  <c:v>2.6716519999999999</c:v>
                </c:pt>
                <c:pt idx="162">
                  <c:v>2.0186769999999998</c:v>
                </c:pt>
                <c:pt idx="163">
                  <c:v>4.4012520000000004</c:v>
                </c:pt>
                <c:pt idx="164">
                  <c:v>2.2665519999999999</c:v>
                </c:pt>
                <c:pt idx="165">
                  <c:v>4.1880829999999998</c:v>
                </c:pt>
                <c:pt idx="166">
                  <c:v>1.3586560000000001</c:v>
                </c:pt>
                <c:pt idx="167">
                  <c:v>2.3206500000000001</c:v>
                </c:pt>
                <c:pt idx="168">
                  <c:v>0.77871599999999996</c:v>
                </c:pt>
                <c:pt idx="169">
                  <c:v>1.5588120000000001</c:v>
                </c:pt>
                <c:pt idx="170">
                  <c:v>0.584816</c:v>
                </c:pt>
                <c:pt idx="171">
                  <c:v>0.49405100000000002</c:v>
                </c:pt>
                <c:pt idx="172">
                  <c:v>-0.86824800000000002</c:v>
                </c:pt>
                <c:pt idx="173">
                  <c:v>-2.1973639999999999</c:v>
                </c:pt>
                <c:pt idx="174">
                  <c:v>-1.3905719999999999</c:v>
                </c:pt>
                <c:pt idx="175">
                  <c:v>-2.7687210000000002</c:v>
                </c:pt>
                <c:pt idx="176">
                  <c:v>-1.231846</c:v>
                </c:pt>
                <c:pt idx="177">
                  <c:v>-2.175405</c:v>
                </c:pt>
                <c:pt idx="178">
                  <c:v>-0.62993399999999999</c:v>
                </c:pt>
                <c:pt idx="179">
                  <c:v>-1.2781929999999999</c:v>
                </c:pt>
                <c:pt idx="180">
                  <c:v>-0.550431</c:v>
                </c:pt>
                <c:pt idx="181">
                  <c:v>-0.82696700000000001</c:v>
                </c:pt>
                <c:pt idx="182">
                  <c:v>-8.4857000000000002E-2</c:v>
                </c:pt>
                <c:pt idx="183">
                  <c:v>-0.21673700000000001</c:v>
                </c:pt>
                <c:pt idx="184">
                  <c:v>-0.16552900000000001</c:v>
                </c:pt>
                <c:pt idx="185">
                  <c:v>-0.33990700000000001</c:v>
                </c:pt>
                <c:pt idx="186">
                  <c:v>0.109032</c:v>
                </c:pt>
                <c:pt idx="187">
                  <c:v>0.49805100000000002</c:v>
                </c:pt>
                <c:pt idx="188">
                  <c:v>0.41125299999999998</c:v>
                </c:pt>
                <c:pt idx="189">
                  <c:v>0.57445400000000002</c:v>
                </c:pt>
                <c:pt idx="190">
                  <c:v>0.207925</c:v>
                </c:pt>
                <c:pt idx="191">
                  <c:v>0.74592400000000003</c:v>
                </c:pt>
                <c:pt idx="192">
                  <c:v>0.72952099999999998</c:v>
                </c:pt>
                <c:pt idx="193">
                  <c:v>1.385629</c:v>
                </c:pt>
                <c:pt idx="194">
                  <c:v>0.48763899999999999</c:v>
                </c:pt>
                <c:pt idx="195">
                  <c:v>1.020383</c:v>
                </c:pt>
                <c:pt idx="196">
                  <c:v>0.65158199999999999</c:v>
                </c:pt>
                <c:pt idx="197">
                  <c:v>1.321177</c:v>
                </c:pt>
                <c:pt idx="198">
                  <c:v>0.50367099999999998</c:v>
                </c:pt>
                <c:pt idx="199">
                  <c:v>0.93626600000000004</c:v>
                </c:pt>
                <c:pt idx="200">
                  <c:v>0.42861100000000002</c:v>
                </c:pt>
                <c:pt idx="201">
                  <c:v>0.75021899999999997</c:v>
                </c:pt>
                <c:pt idx="202">
                  <c:v>7.0930000000000007E-2</c:v>
                </c:pt>
                <c:pt idx="203">
                  <c:v>-6.1068999999999998E-2</c:v>
                </c:pt>
                <c:pt idx="204">
                  <c:v>-0.132385</c:v>
                </c:pt>
                <c:pt idx="205">
                  <c:v>-4.3596999999999997E-2</c:v>
                </c:pt>
                <c:pt idx="206">
                  <c:v>7.2156999999999999E-2</c:v>
                </c:pt>
                <c:pt idx="207">
                  <c:v>-0.14943400000000001</c:v>
                </c:pt>
                <c:pt idx="208">
                  <c:v>-0.24283199999999999</c:v>
                </c:pt>
                <c:pt idx="209">
                  <c:v>-0.40555000000000002</c:v>
                </c:pt>
                <c:pt idx="210">
                  <c:v>0.29275600000000002</c:v>
                </c:pt>
                <c:pt idx="211">
                  <c:v>0.943716</c:v>
                </c:pt>
                <c:pt idx="212">
                  <c:v>-0.29733999999999999</c:v>
                </c:pt>
                <c:pt idx="213">
                  <c:v>-2.2729659999999998</c:v>
                </c:pt>
                <c:pt idx="214">
                  <c:v>-2.5120610000000001</c:v>
                </c:pt>
                <c:pt idx="215">
                  <c:v>-4.1669660000000004</c:v>
                </c:pt>
                <c:pt idx="216">
                  <c:v>-1.5021249999999999</c:v>
                </c:pt>
                <c:pt idx="217">
                  <c:v>-3.2992189999999999</c:v>
                </c:pt>
                <c:pt idx="218">
                  <c:v>-1.02942</c:v>
                </c:pt>
                <c:pt idx="219">
                  <c:v>-1.2474890000000001</c:v>
                </c:pt>
                <c:pt idx="220">
                  <c:v>0.23214499999999999</c:v>
                </c:pt>
                <c:pt idx="221">
                  <c:v>0.54090199999999999</c:v>
                </c:pt>
                <c:pt idx="222">
                  <c:v>0.44262299999999999</c:v>
                </c:pt>
                <c:pt idx="223">
                  <c:v>1.134727</c:v>
                </c:pt>
                <c:pt idx="224">
                  <c:v>0.953515</c:v>
                </c:pt>
                <c:pt idx="225">
                  <c:v>2.1915300000000002</c:v>
                </c:pt>
                <c:pt idx="226">
                  <c:v>1.4034040000000001</c:v>
                </c:pt>
                <c:pt idx="227">
                  <c:v>2.8428429999999998</c:v>
                </c:pt>
                <c:pt idx="228">
                  <c:v>1.4517720000000001</c:v>
                </c:pt>
                <c:pt idx="229">
                  <c:v>2.964804</c:v>
                </c:pt>
                <c:pt idx="230">
                  <c:v>1.3755250000000001</c:v>
                </c:pt>
                <c:pt idx="231">
                  <c:v>2.3737759999999999</c:v>
                </c:pt>
                <c:pt idx="232">
                  <c:v>0.49759100000000001</c:v>
                </c:pt>
                <c:pt idx="233">
                  <c:v>0.57203499999999996</c:v>
                </c:pt>
                <c:pt idx="234">
                  <c:v>-0.25738699999999998</c:v>
                </c:pt>
                <c:pt idx="235">
                  <c:v>-0.864985</c:v>
                </c:pt>
                <c:pt idx="236">
                  <c:v>-1.0077609999999999</c:v>
                </c:pt>
                <c:pt idx="237">
                  <c:v>-2.2526679999999999</c:v>
                </c:pt>
                <c:pt idx="238">
                  <c:v>-1.0667740000000001</c:v>
                </c:pt>
                <c:pt idx="239">
                  <c:v>-2.1142660000000002</c:v>
                </c:pt>
                <c:pt idx="240">
                  <c:v>-1.3412500000000001</c:v>
                </c:pt>
                <c:pt idx="241">
                  <c:v>-2.5873710000000001</c:v>
                </c:pt>
                <c:pt idx="242">
                  <c:v>-0.78926099999999999</c:v>
                </c:pt>
                <c:pt idx="243">
                  <c:v>-1.2693939999999999</c:v>
                </c:pt>
                <c:pt idx="244">
                  <c:v>-0.20416699999999999</c:v>
                </c:pt>
                <c:pt idx="245">
                  <c:v>-0.39349899999999999</c:v>
                </c:pt>
                <c:pt idx="246">
                  <c:v>-0.33504299999999998</c:v>
                </c:pt>
                <c:pt idx="247">
                  <c:v>-0.86359399999999997</c:v>
                </c:pt>
                <c:pt idx="248">
                  <c:v>-0.37512600000000001</c:v>
                </c:pt>
                <c:pt idx="249">
                  <c:v>-8.2798999999999998E-2</c:v>
                </c:pt>
                <c:pt idx="250">
                  <c:v>0.74074300000000004</c:v>
                </c:pt>
                <c:pt idx="251">
                  <c:v>1.30627</c:v>
                </c:pt>
                <c:pt idx="252">
                  <c:v>0.396839</c:v>
                </c:pt>
                <c:pt idx="253">
                  <c:v>0.87953499999999996</c:v>
                </c:pt>
                <c:pt idx="254">
                  <c:v>0.78867399999999999</c:v>
                </c:pt>
                <c:pt idx="255">
                  <c:v>1.713994</c:v>
                </c:pt>
                <c:pt idx="256">
                  <c:v>0.83566099999999999</c:v>
                </c:pt>
                <c:pt idx="257">
                  <c:v>1.416663</c:v>
                </c:pt>
                <c:pt idx="258">
                  <c:v>0.46915699999999999</c:v>
                </c:pt>
                <c:pt idx="259">
                  <c:v>0.94059800000000005</c:v>
                </c:pt>
                <c:pt idx="260">
                  <c:v>0.47438200000000003</c:v>
                </c:pt>
                <c:pt idx="261">
                  <c:v>0.83980100000000002</c:v>
                </c:pt>
                <c:pt idx="262">
                  <c:v>0.28348699999999999</c:v>
                </c:pt>
                <c:pt idx="263">
                  <c:v>0.53387300000000004</c:v>
                </c:pt>
                <c:pt idx="264">
                  <c:v>0.110072</c:v>
                </c:pt>
                <c:pt idx="265">
                  <c:v>0.219279</c:v>
                </c:pt>
                <c:pt idx="266">
                  <c:v>0.20688000000000001</c:v>
                </c:pt>
                <c:pt idx="267">
                  <c:v>0.45480599999999999</c:v>
                </c:pt>
                <c:pt idx="268">
                  <c:v>0.36601600000000001</c:v>
                </c:pt>
                <c:pt idx="269">
                  <c:v>0.72095399999999998</c:v>
                </c:pt>
                <c:pt idx="270">
                  <c:v>-2.6342000000000001E-2</c:v>
                </c:pt>
                <c:pt idx="271">
                  <c:v>-0.33884700000000001</c:v>
                </c:pt>
                <c:pt idx="272">
                  <c:v>-0.24087</c:v>
                </c:pt>
                <c:pt idx="273">
                  <c:v>-0.41580299999999998</c:v>
                </c:pt>
                <c:pt idx="274">
                  <c:v>-0.61575000000000002</c:v>
                </c:pt>
                <c:pt idx="275">
                  <c:v>-1.966005</c:v>
                </c:pt>
                <c:pt idx="276">
                  <c:v>-1.9523280000000001</c:v>
                </c:pt>
                <c:pt idx="277">
                  <c:v>-4.3593260000000003</c:v>
                </c:pt>
                <c:pt idx="278">
                  <c:v>-2.7963079999999998</c:v>
                </c:pt>
                <c:pt idx="279">
                  <c:v>-5.5882709999999998</c:v>
                </c:pt>
                <c:pt idx="280">
                  <c:v>-2.2094589999999998</c:v>
                </c:pt>
                <c:pt idx="281">
                  <c:v>-4.1851219999999998</c:v>
                </c:pt>
                <c:pt idx="282">
                  <c:v>-1.704631</c:v>
                </c:pt>
                <c:pt idx="283">
                  <c:v>-3.0128710000000001</c:v>
                </c:pt>
                <c:pt idx="284">
                  <c:v>-0.97561500000000001</c:v>
                </c:pt>
                <c:pt idx="285">
                  <c:v>-1.6528240000000001</c:v>
                </c:pt>
                <c:pt idx="286">
                  <c:v>-0.227904</c:v>
                </c:pt>
                <c:pt idx="287">
                  <c:v>-5.8235000000000002E-2</c:v>
                </c:pt>
                <c:pt idx="288">
                  <c:v>0.51684200000000002</c:v>
                </c:pt>
                <c:pt idx="289">
                  <c:v>1.3508340000000001</c:v>
                </c:pt>
                <c:pt idx="290">
                  <c:v>1.082036</c:v>
                </c:pt>
                <c:pt idx="291">
                  <c:v>2.2114729999999998</c:v>
                </c:pt>
                <c:pt idx="292">
                  <c:v>1.0101059999999999</c:v>
                </c:pt>
                <c:pt idx="293">
                  <c:v>1.9056759999999999</c:v>
                </c:pt>
                <c:pt idx="294">
                  <c:v>0.69487399999999999</c:v>
                </c:pt>
                <c:pt idx="295">
                  <c:v>0.99981100000000001</c:v>
                </c:pt>
                <c:pt idx="296">
                  <c:v>-2.4604999999999998E-2</c:v>
                </c:pt>
                <c:pt idx="297">
                  <c:v>-0.30009599999999997</c:v>
                </c:pt>
                <c:pt idx="298">
                  <c:v>-0.57542899999999997</c:v>
                </c:pt>
                <c:pt idx="299">
                  <c:v>-1.4690380000000001</c:v>
                </c:pt>
                <c:pt idx="300">
                  <c:v>-0.62546900000000005</c:v>
                </c:pt>
                <c:pt idx="301">
                  <c:v>-0.73319800000000002</c:v>
                </c:pt>
                <c:pt idx="302">
                  <c:v>4.3199999999999998E-4</c:v>
                </c:pt>
                <c:pt idx="303">
                  <c:v>-7.3570999999999998E-2</c:v>
                </c:pt>
                <c:pt idx="304">
                  <c:v>1.9675999999999999E-2</c:v>
                </c:pt>
                <c:pt idx="305">
                  <c:v>0.32219599999999998</c:v>
                </c:pt>
                <c:pt idx="306">
                  <c:v>0.55344300000000002</c:v>
                </c:pt>
                <c:pt idx="307">
                  <c:v>1.229203</c:v>
                </c:pt>
                <c:pt idx="308">
                  <c:v>0.60419199999999995</c:v>
                </c:pt>
                <c:pt idx="309">
                  <c:v>0.94472699999999998</c:v>
                </c:pt>
                <c:pt idx="310">
                  <c:v>0.30950899999999998</c:v>
                </c:pt>
                <c:pt idx="311">
                  <c:v>0.74667399999999995</c:v>
                </c:pt>
                <c:pt idx="312">
                  <c:v>0.35929299999999997</c:v>
                </c:pt>
                <c:pt idx="313">
                  <c:v>0.67954899999999996</c:v>
                </c:pt>
                <c:pt idx="314">
                  <c:v>0.34715800000000002</c:v>
                </c:pt>
                <c:pt idx="315">
                  <c:v>0.73414999999999997</c:v>
                </c:pt>
                <c:pt idx="316">
                  <c:v>0.31490000000000001</c:v>
                </c:pt>
                <c:pt idx="317">
                  <c:v>0.36644300000000002</c:v>
                </c:pt>
                <c:pt idx="318">
                  <c:v>-3.4736000000000003E-2</c:v>
                </c:pt>
                <c:pt idx="319">
                  <c:v>-2.3774E-2</c:v>
                </c:pt>
                <c:pt idx="320">
                  <c:v>-4.1522999999999997E-2</c:v>
                </c:pt>
                <c:pt idx="321">
                  <c:v>-0.16354099999999999</c:v>
                </c:pt>
                <c:pt idx="322">
                  <c:v>3.2021000000000001E-2</c:v>
                </c:pt>
                <c:pt idx="323">
                  <c:v>0.188248</c:v>
                </c:pt>
                <c:pt idx="324">
                  <c:v>2.8712999999999999E-2</c:v>
                </c:pt>
                <c:pt idx="325">
                  <c:v>-1.9885E-2</c:v>
                </c:pt>
                <c:pt idx="326">
                  <c:v>0.13175999999999999</c:v>
                </c:pt>
                <c:pt idx="327">
                  <c:v>0.36863899999999999</c:v>
                </c:pt>
                <c:pt idx="328">
                  <c:v>0.12532099999999999</c:v>
                </c:pt>
                <c:pt idx="329">
                  <c:v>4.4151999999999997E-2</c:v>
                </c:pt>
                <c:pt idx="330">
                  <c:v>-6.1124999999999999E-2</c:v>
                </c:pt>
                <c:pt idx="331">
                  <c:v>4.9916000000000002E-2</c:v>
                </c:pt>
                <c:pt idx="332">
                  <c:v>0.110154</c:v>
                </c:pt>
                <c:pt idx="333">
                  <c:v>2.9267999999999999E-2</c:v>
                </c:pt>
                <c:pt idx="334">
                  <c:v>-0.22583400000000001</c:v>
                </c:pt>
                <c:pt idx="335">
                  <c:v>-0.579739</c:v>
                </c:pt>
                <c:pt idx="336">
                  <c:v>-0.16711100000000001</c:v>
                </c:pt>
                <c:pt idx="337">
                  <c:v>-0.36041800000000002</c:v>
                </c:pt>
                <c:pt idx="338">
                  <c:v>-0.34208499999999997</c:v>
                </c:pt>
                <c:pt idx="339">
                  <c:v>-0.69298499999999996</c:v>
                </c:pt>
                <c:pt idx="340">
                  <c:v>-3.9333E-2</c:v>
                </c:pt>
                <c:pt idx="341">
                  <c:v>-1.377E-3</c:v>
                </c:pt>
                <c:pt idx="342">
                  <c:v>-3.3820000000000003E-2</c:v>
                </c:pt>
                <c:pt idx="343">
                  <c:v>-0.13062599999999999</c:v>
                </c:pt>
                <c:pt idx="344">
                  <c:v>-0.22162000000000001</c:v>
                </c:pt>
                <c:pt idx="345">
                  <c:v>-0.37162299999999998</c:v>
                </c:pt>
                <c:pt idx="346">
                  <c:v>0.115216</c:v>
                </c:pt>
                <c:pt idx="347">
                  <c:v>0.49182700000000001</c:v>
                </c:pt>
                <c:pt idx="348">
                  <c:v>0.57880500000000001</c:v>
                </c:pt>
                <c:pt idx="349">
                  <c:v>1.3195570000000001</c:v>
                </c:pt>
                <c:pt idx="350">
                  <c:v>0.83102500000000001</c:v>
                </c:pt>
                <c:pt idx="351">
                  <c:v>1.674863</c:v>
                </c:pt>
                <c:pt idx="352">
                  <c:v>0.792458</c:v>
                </c:pt>
                <c:pt idx="353">
                  <c:v>1.3913930000000001</c:v>
                </c:pt>
                <c:pt idx="354">
                  <c:v>0.29332900000000001</c:v>
                </c:pt>
                <c:pt idx="355">
                  <c:v>0.31326500000000002</c:v>
                </c:pt>
                <c:pt idx="356">
                  <c:v>-0.162691</c:v>
                </c:pt>
                <c:pt idx="357">
                  <c:v>-0.39540399999999998</c:v>
                </c:pt>
                <c:pt idx="358">
                  <c:v>-0.36257699999999998</c:v>
                </c:pt>
                <c:pt idx="359">
                  <c:v>-0.92465299999999995</c:v>
                </c:pt>
                <c:pt idx="360">
                  <c:v>-0.68418699999999999</c:v>
                </c:pt>
                <c:pt idx="361">
                  <c:v>-1.3968389999999999</c:v>
                </c:pt>
                <c:pt idx="362">
                  <c:v>-0.70110499999999998</c:v>
                </c:pt>
                <c:pt idx="363">
                  <c:v>-1.273201</c:v>
                </c:pt>
                <c:pt idx="364">
                  <c:v>-0.41554999999999997</c:v>
                </c:pt>
                <c:pt idx="365">
                  <c:v>-0.66922800000000005</c:v>
                </c:pt>
                <c:pt idx="366">
                  <c:v>-0.141179</c:v>
                </c:pt>
                <c:pt idx="367">
                  <c:v>-0.18021100000000001</c:v>
                </c:pt>
                <c:pt idx="368">
                  <c:v>0.20943800000000001</c:v>
                </c:pt>
                <c:pt idx="369">
                  <c:v>0.85641</c:v>
                </c:pt>
                <c:pt idx="370">
                  <c:v>0.77313200000000004</c:v>
                </c:pt>
                <c:pt idx="371">
                  <c:v>1.3734189999999999</c:v>
                </c:pt>
                <c:pt idx="372">
                  <c:v>0.506413</c:v>
                </c:pt>
                <c:pt idx="373">
                  <c:v>1.2529159999999999</c:v>
                </c:pt>
                <c:pt idx="374">
                  <c:v>1.0653079999999999</c:v>
                </c:pt>
                <c:pt idx="375">
                  <c:v>2.3288229999999999</c:v>
                </c:pt>
                <c:pt idx="376">
                  <c:v>1.2118660000000001</c:v>
                </c:pt>
                <c:pt idx="377">
                  <c:v>2.3141020000000001</c:v>
                </c:pt>
                <c:pt idx="378">
                  <c:v>1.1077079999999999</c:v>
                </c:pt>
                <c:pt idx="379">
                  <c:v>2.1939440000000001</c:v>
                </c:pt>
                <c:pt idx="380">
                  <c:v>1.0677350000000001</c:v>
                </c:pt>
                <c:pt idx="381">
                  <c:v>2.0695929999999998</c:v>
                </c:pt>
                <c:pt idx="382">
                  <c:v>0.88033700000000004</c:v>
                </c:pt>
                <c:pt idx="383">
                  <c:v>1.5636159999999999</c:v>
                </c:pt>
                <c:pt idx="384">
                  <c:v>0.525702</c:v>
                </c:pt>
                <c:pt idx="385">
                  <c:v>1.0918810000000001</c:v>
                </c:pt>
                <c:pt idx="386">
                  <c:v>0.58324100000000001</c:v>
                </c:pt>
                <c:pt idx="387">
                  <c:v>0.96225700000000003</c:v>
                </c:pt>
                <c:pt idx="388">
                  <c:v>0.15532799999999999</c:v>
                </c:pt>
                <c:pt idx="389">
                  <c:v>0.431529</c:v>
                </c:pt>
                <c:pt idx="390">
                  <c:v>0.57577900000000004</c:v>
                </c:pt>
                <c:pt idx="391">
                  <c:v>0.73743199999999998</c:v>
                </c:pt>
                <c:pt idx="392">
                  <c:v>-0.85685699999999998</c:v>
                </c:pt>
                <c:pt idx="393">
                  <c:v>-2.3786670000000001</c:v>
                </c:pt>
                <c:pt idx="394">
                  <c:v>-0.915663</c:v>
                </c:pt>
                <c:pt idx="395">
                  <c:v>-0.18182799999999999</c:v>
                </c:pt>
                <c:pt idx="396">
                  <c:v>-0.52410100000000004</c:v>
                </c:pt>
                <c:pt idx="397">
                  <c:v>-3.1086179999999999</c:v>
                </c:pt>
                <c:pt idx="398">
                  <c:v>-2.4602189999999999</c:v>
                </c:pt>
                <c:pt idx="399">
                  <c:v>-3.1705199999999998</c:v>
                </c:pt>
                <c:pt idx="400">
                  <c:v>-1.0522629999999999</c:v>
                </c:pt>
                <c:pt idx="401">
                  <c:v>-3.004321</c:v>
                </c:pt>
                <c:pt idx="402">
                  <c:v>-1.806314</c:v>
                </c:pt>
                <c:pt idx="403">
                  <c:v>-2.909748</c:v>
                </c:pt>
                <c:pt idx="404">
                  <c:v>-0.57450400000000001</c:v>
                </c:pt>
                <c:pt idx="405">
                  <c:v>-0.83267100000000005</c:v>
                </c:pt>
                <c:pt idx="406">
                  <c:v>0.17843400000000001</c:v>
                </c:pt>
                <c:pt idx="407">
                  <c:v>0.714113</c:v>
                </c:pt>
                <c:pt idx="408">
                  <c:v>0.68882699999999997</c:v>
                </c:pt>
                <c:pt idx="409">
                  <c:v>1.4510780000000001</c:v>
                </c:pt>
                <c:pt idx="410">
                  <c:v>0.68530999999999997</c:v>
                </c:pt>
                <c:pt idx="411">
                  <c:v>1.2316750000000001</c:v>
                </c:pt>
                <c:pt idx="412">
                  <c:v>0.41499200000000003</c:v>
                </c:pt>
                <c:pt idx="413">
                  <c:v>0.81879900000000005</c:v>
                </c:pt>
                <c:pt idx="414">
                  <c:v>0.49287199999999998</c:v>
                </c:pt>
                <c:pt idx="415">
                  <c:v>1.0090440000000001</c:v>
                </c:pt>
                <c:pt idx="416">
                  <c:v>0.30468499999999998</c:v>
                </c:pt>
                <c:pt idx="417">
                  <c:v>0.216888</c:v>
                </c:pt>
                <c:pt idx="418">
                  <c:v>-0.49529200000000001</c:v>
                </c:pt>
                <c:pt idx="419">
                  <c:v>-1.152406</c:v>
                </c:pt>
                <c:pt idx="420">
                  <c:v>-0.42800100000000002</c:v>
                </c:pt>
                <c:pt idx="421">
                  <c:v>-0.41248800000000002</c:v>
                </c:pt>
                <c:pt idx="422">
                  <c:v>0.294151</c:v>
                </c:pt>
                <c:pt idx="423">
                  <c:v>0.28626000000000001</c:v>
                </c:pt>
                <c:pt idx="424">
                  <c:v>-0.32752399999999998</c:v>
                </c:pt>
                <c:pt idx="425">
                  <c:v>-0.79075300000000004</c:v>
                </c:pt>
                <c:pt idx="426">
                  <c:v>-0.33173799999999998</c:v>
                </c:pt>
                <c:pt idx="427">
                  <c:v>-0.23682800000000001</c:v>
                </c:pt>
                <c:pt idx="428">
                  <c:v>0.416244</c:v>
                </c:pt>
                <c:pt idx="429">
                  <c:v>0.84560400000000002</c:v>
                </c:pt>
                <c:pt idx="430">
                  <c:v>0.38619599999999998</c:v>
                </c:pt>
                <c:pt idx="431">
                  <c:v>1.2819929999999999</c:v>
                </c:pt>
                <c:pt idx="432">
                  <c:v>1.541785</c:v>
                </c:pt>
                <c:pt idx="433">
                  <c:v>3.124088</c:v>
                </c:pt>
                <c:pt idx="434">
                  <c:v>1.3240339999999999</c:v>
                </c:pt>
                <c:pt idx="435">
                  <c:v>2.635834</c:v>
                </c:pt>
                <c:pt idx="436">
                  <c:v>1.6664749999999999</c:v>
                </c:pt>
                <c:pt idx="437">
                  <c:v>3.343531</c:v>
                </c:pt>
                <c:pt idx="438">
                  <c:v>1.303749</c:v>
                </c:pt>
                <c:pt idx="439">
                  <c:v>2.4054280000000001</c:v>
                </c:pt>
                <c:pt idx="440">
                  <c:v>0.78915800000000003</c:v>
                </c:pt>
                <c:pt idx="441">
                  <c:v>1.439317</c:v>
                </c:pt>
                <c:pt idx="442">
                  <c:v>0.65617099999999995</c:v>
                </c:pt>
                <c:pt idx="443">
                  <c:v>1.2646029999999999</c:v>
                </c:pt>
                <c:pt idx="444">
                  <c:v>0.45118399999999997</c:v>
                </c:pt>
                <c:pt idx="445">
                  <c:v>0.50673100000000004</c:v>
                </c:pt>
                <c:pt idx="446">
                  <c:v>-0.27379399999999998</c:v>
                </c:pt>
                <c:pt idx="447">
                  <c:v>-0.62475800000000004</c:v>
                </c:pt>
                <c:pt idx="448">
                  <c:v>-0.66044800000000004</c:v>
                </c:pt>
                <c:pt idx="449">
                  <c:v>-1.5464469999999999</c:v>
                </c:pt>
                <c:pt idx="450">
                  <c:v>-0.87392000000000003</c:v>
                </c:pt>
                <c:pt idx="451">
                  <c:v>-1.993285</c:v>
                </c:pt>
                <c:pt idx="452">
                  <c:v>-1.558457</c:v>
                </c:pt>
                <c:pt idx="453">
                  <c:v>-2.984442</c:v>
                </c:pt>
                <c:pt idx="454">
                  <c:v>-1.143624</c:v>
                </c:pt>
                <c:pt idx="455">
                  <c:v>-2.193587</c:v>
                </c:pt>
                <c:pt idx="456">
                  <c:v>-1.1916469999999999</c:v>
                </c:pt>
                <c:pt idx="457">
                  <c:v>-2.1582599999999998</c:v>
                </c:pt>
                <c:pt idx="458">
                  <c:v>-0.60487100000000005</c:v>
                </c:pt>
                <c:pt idx="459">
                  <c:v>-1.2276640000000001</c:v>
                </c:pt>
                <c:pt idx="460">
                  <c:v>-0.34795700000000002</c:v>
                </c:pt>
                <c:pt idx="461">
                  <c:v>-0.83708800000000005</c:v>
                </c:pt>
                <c:pt idx="462">
                  <c:v>-1.431883</c:v>
                </c:pt>
                <c:pt idx="463">
                  <c:v>-2.8116889999999999</c:v>
                </c:pt>
                <c:pt idx="464">
                  <c:v>-0.72508399999999995</c:v>
                </c:pt>
                <c:pt idx="465">
                  <c:v>-0.94410300000000003</c:v>
                </c:pt>
                <c:pt idx="466">
                  <c:v>-0.126688</c:v>
                </c:pt>
                <c:pt idx="467">
                  <c:v>-0.158081</c:v>
                </c:pt>
                <c:pt idx="468">
                  <c:v>0.14457200000000001</c:v>
                </c:pt>
                <c:pt idx="469">
                  <c:v>0.79511399999999999</c:v>
                </c:pt>
                <c:pt idx="470">
                  <c:v>1.0361750000000001</c:v>
                </c:pt>
                <c:pt idx="471">
                  <c:v>2.0692699999999999</c:v>
                </c:pt>
                <c:pt idx="472">
                  <c:v>0.93246799999999996</c:v>
                </c:pt>
                <c:pt idx="473">
                  <c:v>2.0231810000000001</c:v>
                </c:pt>
                <c:pt idx="474">
                  <c:v>1.2614399999999999</c:v>
                </c:pt>
                <c:pt idx="475">
                  <c:v>2.798629</c:v>
                </c:pt>
                <c:pt idx="476">
                  <c:v>1.541636</c:v>
                </c:pt>
                <c:pt idx="477">
                  <c:v>2.8720530000000002</c:v>
                </c:pt>
                <c:pt idx="478">
                  <c:v>1.1055250000000001</c:v>
                </c:pt>
                <c:pt idx="479">
                  <c:v>1.9787060000000001</c:v>
                </c:pt>
                <c:pt idx="480">
                  <c:v>0.57763500000000001</c:v>
                </c:pt>
                <c:pt idx="481">
                  <c:v>1.1282430000000001</c:v>
                </c:pt>
                <c:pt idx="482">
                  <c:v>0.94491199999999997</c:v>
                </c:pt>
                <c:pt idx="483">
                  <c:v>2.1418029999999999</c:v>
                </c:pt>
                <c:pt idx="484">
                  <c:v>0.72707699999999997</c:v>
                </c:pt>
                <c:pt idx="485">
                  <c:v>0.828878</c:v>
                </c:pt>
                <c:pt idx="486">
                  <c:v>0.103482</c:v>
                </c:pt>
                <c:pt idx="487">
                  <c:v>0.30710199999999999</c:v>
                </c:pt>
                <c:pt idx="488">
                  <c:v>0.21636900000000001</c:v>
                </c:pt>
                <c:pt idx="489">
                  <c:v>0.37097200000000002</c:v>
                </c:pt>
                <c:pt idx="490">
                  <c:v>3.4870999999999999E-2</c:v>
                </c:pt>
                <c:pt idx="491">
                  <c:v>-1.6833000000000001E-2</c:v>
                </c:pt>
                <c:pt idx="492">
                  <c:v>-7.2631000000000001E-2</c:v>
                </c:pt>
                <c:pt idx="493">
                  <c:v>-4.8454999999999998E-2</c:v>
                </c:pt>
                <c:pt idx="494">
                  <c:v>-4.2880000000000001E-3</c:v>
                </c:pt>
                <c:pt idx="495">
                  <c:v>-0.19593099999999999</c:v>
                </c:pt>
                <c:pt idx="496">
                  <c:v>-0.16670699999999999</c:v>
                </c:pt>
                <c:pt idx="497">
                  <c:v>-0.25140699999999999</c:v>
                </c:pt>
                <c:pt idx="498">
                  <c:v>-0.150779</c:v>
                </c:pt>
                <c:pt idx="499">
                  <c:v>-0.27218199999999998</c:v>
                </c:pt>
                <c:pt idx="500">
                  <c:v>-0.14200599999999999</c:v>
                </c:pt>
                <c:pt idx="501">
                  <c:v>-0.37638500000000003</c:v>
                </c:pt>
                <c:pt idx="502">
                  <c:v>4.1651000000000001E-2</c:v>
                </c:pt>
                <c:pt idx="503">
                  <c:v>0.12012200000000001</c:v>
                </c:pt>
                <c:pt idx="504">
                  <c:v>-2.8343E-2</c:v>
                </c:pt>
                <c:pt idx="505">
                  <c:v>-6.4173999999999995E-2</c:v>
                </c:pt>
                <c:pt idx="506">
                  <c:v>8.2330000000000007E-3</c:v>
                </c:pt>
                <c:pt idx="507">
                  <c:v>5.4753999999999997E-2</c:v>
                </c:pt>
                <c:pt idx="508">
                  <c:v>5.7051999999999999E-2</c:v>
                </c:pt>
                <c:pt idx="509">
                  <c:v>6.8831000000000003E-2</c:v>
                </c:pt>
                <c:pt idx="510">
                  <c:v>-4.1900000000000001E-3</c:v>
                </c:pt>
                <c:pt idx="511">
                  <c:v>2.5935E-2</c:v>
                </c:pt>
                <c:pt idx="512">
                  <c:v>-5.5259999999999997E-3</c:v>
                </c:pt>
                <c:pt idx="513">
                  <c:v>-4.1195000000000002E-2</c:v>
                </c:pt>
                <c:pt idx="514">
                  <c:v>1.1851E-2</c:v>
                </c:pt>
                <c:pt idx="515">
                  <c:v>6.8307999999999994E-2</c:v>
                </c:pt>
                <c:pt idx="516">
                  <c:v>7.3574000000000001E-2</c:v>
                </c:pt>
                <c:pt idx="517">
                  <c:v>0.16173599999999999</c:v>
                </c:pt>
                <c:pt idx="518">
                  <c:v>4.6357000000000002E-2</c:v>
                </c:pt>
                <c:pt idx="519">
                  <c:v>9.1641E-2</c:v>
                </c:pt>
                <c:pt idx="520">
                  <c:v>0.100803</c:v>
                </c:pt>
                <c:pt idx="521">
                  <c:v>0.15015899999999999</c:v>
                </c:pt>
                <c:pt idx="522">
                  <c:v>-3.7440000000000001E-2</c:v>
                </c:pt>
                <c:pt idx="523">
                  <c:v>-7.3766999999999999E-2</c:v>
                </c:pt>
                <c:pt idx="524">
                  <c:v>1.3295E-2</c:v>
                </c:pt>
                <c:pt idx="525">
                  <c:v>-3.5048000000000003E-2</c:v>
                </c:pt>
                <c:pt idx="526">
                  <c:v>-0.161942</c:v>
                </c:pt>
                <c:pt idx="527">
                  <c:v>-0.31500099999999998</c:v>
                </c:pt>
                <c:pt idx="528">
                  <c:v>4.5534999999999999E-2</c:v>
                </c:pt>
                <c:pt idx="529">
                  <c:v>-1.4647E-2</c:v>
                </c:pt>
                <c:pt idx="530">
                  <c:v>-5.3544000000000001E-2</c:v>
                </c:pt>
                <c:pt idx="531">
                  <c:v>-5.7754E-2</c:v>
                </c:pt>
                <c:pt idx="532">
                  <c:v>-2.2409999999999999E-2</c:v>
                </c:pt>
                <c:pt idx="533">
                  <c:v>-5.3608999999999997E-2</c:v>
                </c:pt>
                <c:pt idx="534">
                  <c:v>4.235E-3</c:v>
                </c:pt>
                <c:pt idx="535">
                  <c:v>1.0626E-2</c:v>
                </c:pt>
                <c:pt idx="536">
                  <c:v>-3.3356999999999998E-2</c:v>
                </c:pt>
                <c:pt idx="537">
                  <c:v>-3.9101999999999998E-2</c:v>
                </c:pt>
                <c:pt idx="538">
                  <c:v>-2.8628000000000001E-2</c:v>
                </c:pt>
                <c:pt idx="539">
                  <c:v>-7.3941000000000007E-2</c:v>
                </c:pt>
                <c:pt idx="540">
                  <c:v>-3.7811999999999998E-2</c:v>
                </c:pt>
                <c:pt idx="541">
                  <c:v>-6.7322000000000007E-2</c:v>
                </c:pt>
                <c:pt idx="542">
                  <c:v>-6.6972000000000004E-2</c:v>
                </c:pt>
                <c:pt idx="543">
                  <c:v>-9.2358999999999997E-2</c:v>
                </c:pt>
                <c:pt idx="544">
                  <c:v>5.5820000000000002E-2</c:v>
                </c:pt>
                <c:pt idx="545">
                  <c:v>8.1826999999999997E-2</c:v>
                </c:pt>
                <c:pt idx="546">
                  <c:v>4.6338999999999998E-2</c:v>
                </c:pt>
                <c:pt idx="547">
                  <c:v>0.10739600000000001</c:v>
                </c:pt>
                <c:pt idx="548">
                  <c:v>-2.3917999999999998E-2</c:v>
                </c:pt>
                <c:pt idx="549">
                  <c:v>-8.9518E-2</c:v>
                </c:pt>
                <c:pt idx="550">
                  <c:v>1.7805999999999999E-2</c:v>
                </c:pt>
                <c:pt idx="551">
                  <c:v>0.157253</c:v>
                </c:pt>
                <c:pt idx="552">
                  <c:v>0.198767</c:v>
                </c:pt>
                <c:pt idx="553">
                  <c:v>0.34409699999999999</c:v>
                </c:pt>
                <c:pt idx="554">
                  <c:v>6.7849000000000007E-2</c:v>
                </c:pt>
                <c:pt idx="555">
                  <c:v>9.1795000000000002E-2</c:v>
                </c:pt>
                <c:pt idx="556">
                  <c:v>2.0285999999999998E-2</c:v>
                </c:pt>
                <c:pt idx="557">
                  <c:v>6.6617999999999997E-2</c:v>
                </c:pt>
                <c:pt idx="558">
                  <c:v>4.795E-2</c:v>
                </c:pt>
                <c:pt idx="559">
                  <c:v>1.0416999999999999E-2</c:v>
                </c:pt>
                <c:pt idx="560">
                  <c:v>-0.106771</c:v>
                </c:pt>
                <c:pt idx="561">
                  <c:v>-0.16139400000000001</c:v>
                </c:pt>
                <c:pt idx="562">
                  <c:v>3.2344999999999999E-2</c:v>
                </c:pt>
                <c:pt idx="563">
                  <c:v>5.1484000000000002E-2</c:v>
                </c:pt>
                <c:pt idx="564">
                  <c:v>-2.8836000000000001E-2</c:v>
                </c:pt>
                <c:pt idx="565">
                  <c:v>-1.7457E-2</c:v>
                </c:pt>
                <c:pt idx="566">
                  <c:v>-6.3699999999999998E-4</c:v>
                </c:pt>
                <c:pt idx="567">
                  <c:v>-2.4719999999999999E-2</c:v>
                </c:pt>
                <c:pt idx="568">
                  <c:v>3.8487E-2</c:v>
                </c:pt>
                <c:pt idx="569">
                  <c:v>4.6080999999999997E-2</c:v>
                </c:pt>
                <c:pt idx="570">
                  <c:v>-0.117061</c:v>
                </c:pt>
                <c:pt idx="571">
                  <c:v>-0.18137800000000001</c:v>
                </c:pt>
                <c:pt idx="572">
                  <c:v>-2.2318999999999999E-2</c:v>
                </c:pt>
                <c:pt idx="573">
                  <c:v>9.018E-3</c:v>
                </c:pt>
                <c:pt idx="574">
                  <c:v>0.169934</c:v>
                </c:pt>
                <c:pt idx="575">
                  <c:v>0.28349000000000002</c:v>
                </c:pt>
                <c:pt idx="576">
                  <c:v>-3.4937000000000003E-2</c:v>
                </c:pt>
                <c:pt idx="577">
                  <c:v>-5.8936000000000002E-2</c:v>
                </c:pt>
                <c:pt idx="578">
                  <c:v>-3.5872000000000001E-2</c:v>
                </c:pt>
                <c:pt idx="579">
                  <c:v>-0.17466499999999999</c:v>
                </c:pt>
                <c:pt idx="580">
                  <c:v>-0.186194</c:v>
                </c:pt>
                <c:pt idx="581">
                  <c:v>-0.238619</c:v>
                </c:pt>
                <c:pt idx="582">
                  <c:v>1.4375000000000001E-2</c:v>
                </c:pt>
                <c:pt idx="583">
                  <c:v>-0.10449700000000001</c:v>
                </c:pt>
                <c:pt idx="584">
                  <c:v>-0.22301299999999999</c:v>
                </c:pt>
                <c:pt idx="585">
                  <c:v>-0.44406899999999999</c:v>
                </c:pt>
                <c:pt idx="586">
                  <c:v>-0.28525499999999998</c:v>
                </c:pt>
                <c:pt idx="587">
                  <c:v>-0.53445600000000004</c:v>
                </c:pt>
                <c:pt idx="588">
                  <c:v>-0.114704</c:v>
                </c:pt>
                <c:pt idx="589">
                  <c:v>-0.21129500000000001</c:v>
                </c:pt>
                <c:pt idx="590">
                  <c:v>-0.23613700000000001</c:v>
                </c:pt>
                <c:pt idx="591">
                  <c:v>-0.52109099999999997</c:v>
                </c:pt>
                <c:pt idx="592">
                  <c:v>-0.181648</c:v>
                </c:pt>
                <c:pt idx="593">
                  <c:v>-0.225498</c:v>
                </c:pt>
                <c:pt idx="594">
                  <c:v>-1.5153E-2</c:v>
                </c:pt>
              </c:numCache>
            </c:numRef>
          </c:val>
          <c:smooth val="0"/>
          <c:extLst>
            <c:ext xmlns:c16="http://schemas.microsoft.com/office/drawing/2014/chart" uri="{C3380CC4-5D6E-409C-BE32-E72D297353CC}">
              <c16:uniqueId val="{00000000-634B-463C-B017-A6C49748C347}"/>
            </c:ext>
          </c:extLst>
        </c:ser>
        <c:ser>
          <c:idx val="1"/>
          <c:order val="1"/>
          <c:tx>
            <c:strRef>
              <c:f>'[action2 5 times gyro.csv]action2 5 times gyro'!$K$1</c:f>
              <c:strCache>
                <c:ptCount val="1"/>
                <c:pt idx="0">
                  <c:v>Y_gyro</c:v>
                </c:pt>
              </c:strCache>
            </c:strRef>
          </c:tx>
          <c:spPr>
            <a:ln w="28575" cap="rnd">
              <a:solidFill>
                <a:schemeClr val="accent2"/>
              </a:solidFill>
              <a:round/>
            </a:ln>
            <a:effectLst/>
          </c:spPr>
          <c:marker>
            <c:symbol val="none"/>
          </c:marker>
          <c:val>
            <c:numRef>
              <c:f>'[action2 5 times gyro.csv]action2 5 times gyro'!$K$2:$K$596</c:f>
              <c:numCache>
                <c:formatCode>General</c:formatCode>
                <c:ptCount val="595"/>
                <c:pt idx="0">
                  <c:v>-3.2974999999999997E-2</c:v>
                </c:pt>
                <c:pt idx="1">
                  <c:v>0.121457</c:v>
                </c:pt>
                <c:pt idx="2">
                  <c:v>-0.152228</c:v>
                </c:pt>
                <c:pt idx="3">
                  <c:v>-0.272532</c:v>
                </c:pt>
                <c:pt idx="4">
                  <c:v>-4.2609000000000001E-2</c:v>
                </c:pt>
                <c:pt idx="5">
                  <c:v>-0.110724</c:v>
                </c:pt>
                <c:pt idx="6">
                  <c:v>-9.7820000000000004E-2</c:v>
                </c:pt>
                <c:pt idx="7">
                  <c:v>-0.150839</c:v>
                </c:pt>
                <c:pt idx="8">
                  <c:v>-2.8839999999999998E-3</c:v>
                </c:pt>
                <c:pt idx="9">
                  <c:v>-6.7554000000000003E-2</c:v>
                </c:pt>
                <c:pt idx="10">
                  <c:v>-7.2095000000000006E-2</c:v>
                </c:pt>
                <c:pt idx="11">
                  <c:v>-6.5336000000000005E-2</c:v>
                </c:pt>
                <c:pt idx="12">
                  <c:v>6.7509E-2</c:v>
                </c:pt>
                <c:pt idx="13">
                  <c:v>3.5986999999999998E-2</c:v>
                </c:pt>
                <c:pt idx="14">
                  <c:v>-0.106035</c:v>
                </c:pt>
                <c:pt idx="15">
                  <c:v>-0.139571</c:v>
                </c:pt>
                <c:pt idx="16">
                  <c:v>2.2912999999999999E-2</c:v>
                </c:pt>
                <c:pt idx="17">
                  <c:v>2.1191000000000002E-2</c:v>
                </c:pt>
                <c:pt idx="18">
                  <c:v>-2.5250000000000002E-2</c:v>
                </c:pt>
                <c:pt idx="19">
                  <c:v>2.826E-3</c:v>
                </c:pt>
                <c:pt idx="20">
                  <c:v>7.8198000000000004E-2</c:v>
                </c:pt>
                <c:pt idx="21">
                  <c:v>0.12008099999999999</c:v>
                </c:pt>
                <c:pt idx="22">
                  <c:v>-4.4628000000000001E-2</c:v>
                </c:pt>
                <c:pt idx="23">
                  <c:v>-0.15016399999999999</c:v>
                </c:pt>
                <c:pt idx="24">
                  <c:v>1.6995E-2</c:v>
                </c:pt>
                <c:pt idx="25">
                  <c:v>0.28129199999999999</c:v>
                </c:pt>
                <c:pt idx="26">
                  <c:v>-0.119434</c:v>
                </c:pt>
                <c:pt idx="27">
                  <c:v>-0.47734799999999999</c:v>
                </c:pt>
                <c:pt idx="28">
                  <c:v>-0.101955</c:v>
                </c:pt>
                <c:pt idx="29">
                  <c:v>-0.102851</c:v>
                </c:pt>
                <c:pt idx="30">
                  <c:v>-7.3229000000000002E-2</c:v>
                </c:pt>
                <c:pt idx="31">
                  <c:v>-0.216812</c:v>
                </c:pt>
                <c:pt idx="32">
                  <c:v>-0.12982299999999999</c:v>
                </c:pt>
                <c:pt idx="33">
                  <c:v>-0.236292</c:v>
                </c:pt>
                <c:pt idx="34">
                  <c:v>-5.1116000000000002E-2</c:v>
                </c:pt>
                <c:pt idx="35">
                  <c:v>-7.5564999999999993E-2</c:v>
                </c:pt>
                <c:pt idx="36">
                  <c:v>-6.1598E-2</c:v>
                </c:pt>
                <c:pt idx="37">
                  <c:v>-0.11777600000000001</c:v>
                </c:pt>
                <c:pt idx="38">
                  <c:v>-1.4664E-2</c:v>
                </c:pt>
                <c:pt idx="39">
                  <c:v>-7.0997000000000005E-2</c:v>
                </c:pt>
                <c:pt idx="40">
                  <c:v>-0.12357600000000001</c:v>
                </c:pt>
                <c:pt idx="41">
                  <c:v>-0.19502800000000001</c:v>
                </c:pt>
                <c:pt idx="42">
                  <c:v>1.3674E-2</c:v>
                </c:pt>
                <c:pt idx="43">
                  <c:v>1.3372999999999999E-2</c:v>
                </c:pt>
                <c:pt idx="44">
                  <c:v>-0.100691</c:v>
                </c:pt>
                <c:pt idx="45">
                  <c:v>-8.3301E-2</c:v>
                </c:pt>
                <c:pt idx="46">
                  <c:v>0.26768599999999998</c:v>
                </c:pt>
                <c:pt idx="47">
                  <c:v>0.547292</c:v>
                </c:pt>
                <c:pt idx="48">
                  <c:v>0.190216</c:v>
                </c:pt>
                <c:pt idx="49">
                  <c:v>0.49116500000000002</c:v>
                </c:pt>
                <c:pt idx="50">
                  <c:v>0.60554200000000002</c:v>
                </c:pt>
                <c:pt idx="51">
                  <c:v>1.3859030000000001</c:v>
                </c:pt>
                <c:pt idx="52">
                  <c:v>0.54397899999999999</c:v>
                </c:pt>
                <c:pt idx="53">
                  <c:v>0.72784400000000005</c:v>
                </c:pt>
                <c:pt idx="54">
                  <c:v>1.652E-2</c:v>
                </c:pt>
                <c:pt idx="55">
                  <c:v>0.306973</c:v>
                </c:pt>
                <c:pt idx="56">
                  <c:v>0.63586200000000004</c:v>
                </c:pt>
                <c:pt idx="57">
                  <c:v>1.077949</c:v>
                </c:pt>
                <c:pt idx="58">
                  <c:v>-0.23021</c:v>
                </c:pt>
                <c:pt idx="59">
                  <c:v>-0.91751300000000002</c:v>
                </c:pt>
                <c:pt idx="60">
                  <c:v>-0.19164600000000001</c:v>
                </c:pt>
                <c:pt idx="61">
                  <c:v>0.53098000000000001</c:v>
                </c:pt>
                <c:pt idx="62">
                  <c:v>0.65121899999999999</c:v>
                </c:pt>
                <c:pt idx="63">
                  <c:v>0.40991100000000003</c:v>
                </c:pt>
                <c:pt idx="64">
                  <c:v>-0.38409799999999999</c:v>
                </c:pt>
                <c:pt idx="65">
                  <c:v>-0.39712500000000001</c:v>
                </c:pt>
                <c:pt idx="66">
                  <c:v>0.21429799999999999</c:v>
                </c:pt>
                <c:pt idx="67">
                  <c:v>2.3765000000000001E-2</c:v>
                </c:pt>
                <c:pt idx="68">
                  <c:v>-0.37309999999999999</c:v>
                </c:pt>
                <c:pt idx="69">
                  <c:v>-0.68657299999999999</c:v>
                </c:pt>
                <c:pt idx="70">
                  <c:v>-1.1348E-2</c:v>
                </c:pt>
                <c:pt idx="71">
                  <c:v>0.36038999999999999</c:v>
                </c:pt>
                <c:pt idx="72">
                  <c:v>0.22561500000000001</c:v>
                </c:pt>
                <c:pt idx="73">
                  <c:v>-4.4981E-2</c:v>
                </c:pt>
                <c:pt idx="74">
                  <c:v>-0.364813</c:v>
                </c:pt>
                <c:pt idx="75">
                  <c:v>-7.1680999999999995E-2</c:v>
                </c:pt>
                <c:pt idx="76">
                  <c:v>0.52725999999999995</c:v>
                </c:pt>
                <c:pt idx="77">
                  <c:v>0.38911400000000002</c:v>
                </c:pt>
                <c:pt idx="78">
                  <c:v>-3.8431E-2</c:v>
                </c:pt>
                <c:pt idx="79">
                  <c:v>0.65026200000000001</c:v>
                </c:pt>
                <c:pt idx="80">
                  <c:v>1.0141880000000001</c:v>
                </c:pt>
                <c:pt idx="81">
                  <c:v>1.888536</c:v>
                </c:pt>
                <c:pt idx="82">
                  <c:v>0.58700699999999995</c:v>
                </c:pt>
                <c:pt idx="83">
                  <c:v>1.346859</c:v>
                </c:pt>
                <c:pt idx="84">
                  <c:v>1.1110370000000001</c:v>
                </c:pt>
                <c:pt idx="85">
                  <c:v>3.0407989999999998</c:v>
                </c:pt>
                <c:pt idx="86">
                  <c:v>2.2870409999999999</c:v>
                </c:pt>
                <c:pt idx="87">
                  <c:v>4.2154749999999996</c:v>
                </c:pt>
                <c:pt idx="88">
                  <c:v>1.2832079999999999</c:v>
                </c:pt>
                <c:pt idx="89">
                  <c:v>2.9864269999999999</c:v>
                </c:pt>
                <c:pt idx="90">
                  <c:v>2.6668980000000002</c:v>
                </c:pt>
                <c:pt idx="91">
                  <c:v>5.3531779999999998</c:v>
                </c:pt>
                <c:pt idx="92">
                  <c:v>2.1555309999999999</c:v>
                </c:pt>
                <c:pt idx="93">
                  <c:v>3.989652</c:v>
                </c:pt>
                <c:pt idx="94">
                  <c:v>2.3665889999999998</c:v>
                </c:pt>
                <c:pt idx="95">
                  <c:v>5.0559149999999997</c:v>
                </c:pt>
                <c:pt idx="96">
                  <c:v>2.862873</c:v>
                </c:pt>
                <c:pt idx="97">
                  <c:v>5.6003340000000001</c:v>
                </c:pt>
                <c:pt idx="98">
                  <c:v>2.5566019999999998</c:v>
                </c:pt>
                <c:pt idx="99">
                  <c:v>5.5430659999999996</c:v>
                </c:pt>
                <c:pt idx="100">
                  <c:v>3.1280770000000002</c:v>
                </c:pt>
                <c:pt idx="101">
                  <c:v>5.691268</c:v>
                </c:pt>
                <c:pt idx="102">
                  <c:v>3.0411839999999999</c:v>
                </c:pt>
                <c:pt idx="103">
                  <c:v>7.1517030000000004</c:v>
                </c:pt>
                <c:pt idx="104">
                  <c:v>4.4208429999999996</c:v>
                </c:pt>
                <c:pt idx="105">
                  <c:v>7.9569239999999999</c:v>
                </c:pt>
                <c:pt idx="106">
                  <c:v>3.4928059999999999</c:v>
                </c:pt>
                <c:pt idx="107">
                  <c:v>7.820112</c:v>
                </c:pt>
                <c:pt idx="108">
                  <c:v>4.4876579999999997</c:v>
                </c:pt>
                <c:pt idx="109">
                  <c:v>8.4790670000000006</c:v>
                </c:pt>
                <c:pt idx="110">
                  <c:v>3.5073530000000002</c:v>
                </c:pt>
                <c:pt idx="111">
                  <c:v>7.1917439999999999</c:v>
                </c:pt>
                <c:pt idx="112">
                  <c:v>3.6800920000000001</c:v>
                </c:pt>
                <c:pt idx="113">
                  <c:v>7.1636220000000002</c:v>
                </c:pt>
                <c:pt idx="114">
                  <c:v>3.2821099999999999</c:v>
                </c:pt>
                <c:pt idx="115">
                  <c:v>5.8578330000000003</c:v>
                </c:pt>
                <c:pt idx="116">
                  <c:v>1.849982</c:v>
                </c:pt>
                <c:pt idx="117">
                  <c:v>3.6143640000000001</c:v>
                </c:pt>
                <c:pt idx="118">
                  <c:v>1.5831120000000001</c:v>
                </c:pt>
                <c:pt idx="119">
                  <c:v>2.6005340000000001</c:v>
                </c:pt>
                <c:pt idx="120">
                  <c:v>0.65198699999999998</c:v>
                </c:pt>
                <c:pt idx="121">
                  <c:v>1.092069</c:v>
                </c:pt>
                <c:pt idx="122">
                  <c:v>0.34100599999999998</c:v>
                </c:pt>
                <c:pt idx="123">
                  <c:v>0.61897400000000002</c:v>
                </c:pt>
                <c:pt idx="124">
                  <c:v>0.11916</c:v>
                </c:pt>
                <c:pt idx="125">
                  <c:v>0.195821</c:v>
                </c:pt>
                <c:pt idx="126">
                  <c:v>1.3764999999999999E-2</c:v>
                </c:pt>
                <c:pt idx="127">
                  <c:v>6.7847000000000005E-2</c:v>
                </c:pt>
                <c:pt idx="128">
                  <c:v>0.12964400000000001</c:v>
                </c:pt>
                <c:pt idx="129">
                  <c:v>0.26793499999999998</c:v>
                </c:pt>
                <c:pt idx="130">
                  <c:v>0.13635700000000001</c:v>
                </c:pt>
                <c:pt idx="131">
                  <c:v>0.24291299999999999</c:v>
                </c:pt>
                <c:pt idx="132">
                  <c:v>0.221331</c:v>
                </c:pt>
                <c:pt idx="133">
                  <c:v>0.54674100000000003</c:v>
                </c:pt>
                <c:pt idx="134">
                  <c:v>0.233847</c:v>
                </c:pt>
                <c:pt idx="135">
                  <c:v>0.41719000000000001</c:v>
                </c:pt>
                <c:pt idx="136">
                  <c:v>0.10287499999999999</c:v>
                </c:pt>
                <c:pt idx="137">
                  <c:v>7.8949000000000005E-2</c:v>
                </c:pt>
                <c:pt idx="138">
                  <c:v>8.881E-3</c:v>
                </c:pt>
                <c:pt idx="139">
                  <c:v>1.9744000000000001E-2</c:v>
                </c:pt>
                <c:pt idx="140">
                  <c:v>-0.320106</c:v>
                </c:pt>
                <c:pt idx="141">
                  <c:v>-0.82816900000000004</c:v>
                </c:pt>
                <c:pt idx="142">
                  <c:v>-0.37170500000000001</c:v>
                </c:pt>
                <c:pt idx="143">
                  <c:v>-0.24235200000000001</c:v>
                </c:pt>
                <c:pt idx="144">
                  <c:v>-0.25588699999999998</c:v>
                </c:pt>
                <c:pt idx="145">
                  <c:v>-2.1729530000000001</c:v>
                </c:pt>
                <c:pt idx="146">
                  <c:v>-1.3563179999999999</c:v>
                </c:pt>
                <c:pt idx="147">
                  <c:v>-1.289104</c:v>
                </c:pt>
                <c:pt idx="148">
                  <c:v>-1.0613060000000001</c:v>
                </c:pt>
                <c:pt idx="149">
                  <c:v>-3.7630650000000001</c:v>
                </c:pt>
                <c:pt idx="150">
                  <c:v>-2.2745489999999999</c:v>
                </c:pt>
                <c:pt idx="151">
                  <c:v>-2.7129650000000001</c:v>
                </c:pt>
                <c:pt idx="152">
                  <c:v>0.546956</c:v>
                </c:pt>
                <c:pt idx="153">
                  <c:v>1.487449</c:v>
                </c:pt>
                <c:pt idx="154">
                  <c:v>0.240231</c:v>
                </c:pt>
                <c:pt idx="155">
                  <c:v>-0.14149300000000001</c:v>
                </c:pt>
                <c:pt idx="156">
                  <c:v>-0.61560599999999999</c:v>
                </c:pt>
                <c:pt idx="157">
                  <c:v>-1.4201820000000001</c:v>
                </c:pt>
                <c:pt idx="158">
                  <c:v>-1.047795</c:v>
                </c:pt>
                <c:pt idx="159">
                  <c:v>-1.8856250000000001</c:v>
                </c:pt>
                <c:pt idx="160">
                  <c:v>-0.487732</c:v>
                </c:pt>
                <c:pt idx="161">
                  <c:v>-0.85141900000000004</c:v>
                </c:pt>
                <c:pt idx="162">
                  <c:v>-0.61210299999999995</c:v>
                </c:pt>
                <c:pt idx="163">
                  <c:v>-1.612894</c:v>
                </c:pt>
                <c:pt idx="164">
                  <c:v>-1.104956</c:v>
                </c:pt>
                <c:pt idx="165">
                  <c:v>-2.0295580000000002</c:v>
                </c:pt>
                <c:pt idx="166">
                  <c:v>-0.59326299999999998</c:v>
                </c:pt>
                <c:pt idx="167">
                  <c:v>-1.009644</c:v>
                </c:pt>
                <c:pt idx="168">
                  <c:v>-0.450382</c:v>
                </c:pt>
                <c:pt idx="169">
                  <c:v>-1.0478810000000001</c:v>
                </c:pt>
                <c:pt idx="170">
                  <c:v>-0.58931199999999995</c:v>
                </c:pt>
                <c:pt idx="171">
                  <c:v>-0.77625</c:v>
                </c:pt>
                <c:pt idx="172">
                  <c:v>0.26391799999999999</c:v>
                </c:pt>
                <c:pt idx="173">
                  <c:v>0.83856200000000003</c:v>
                </c:pt>
                <c:pt idx="174">
                  <c:v>0.82641600000000004</c:v>
                </c:pt>
                <c:pt idx="175">
                  <c:v>1.855785</c:v>
                </c:pt>
                <c:pt idx="176">
                  <c:v>0.99098600000000003</c:v>
                </c:pt>
                <c:pt idx="177">
                  <c:v>1.631205</c:v>
                </c:pt>
                <c:pt idx="178">
                  <c:v>0.53923900000000002</c:v>
                </c:pt>
                <c:pt idx="179">
                  <c:v>1.3540810000000001</c:v>
                </c:pt>
                <c:pt idx="180">
                  <c:v>0.934701</c:v>
                </c:pt>
                <c:pt idx="181">
                  <c:v>1.37134</c:v>
                </c:pt>
                <c:pt idx="182">
                  <c:v>0.264349</c:v>
                </c:pt>
                <c:pt idx="183">
                  <c:v>1.0203390000000001</c:v>
                </c:pt>
                <c:pt idx="184">
                  <c:v>0.90948700000000005</c:v>
                </c:pt>
                <c:pt idx="185">
                  <c:v>1.1732229999999999</c:v>
                </c:pt>
                <c:pt idx="186">
                  <c:v>-0.36718099999999998</c:v>
                </c:pt>
                <c:pt idx="187">
                  <c:v>-0.34614099999999998</c:v>
                </c:pt>
                <c:pt idx="188">
                  <c:v>0.38941500000000001</c:v>
                </c:pt>
                <c:pt idx="189">
                  <c:v>0.31410199999999999</c:v>
                </c:pt>
                <c:pt idx="190">
                  <c:v>-0.188749</c:v>
                </c:pt>
                <c:pt idx="191">
                  <c:v>6.6144999999999995E-2</c:v>
                </c:pt>
                <c:pt idx="192">
                  <c:v>0.46275899999999998</c:v>
                </c:pt>
                <c:pt idx="193">
                  <c:v>0.59645000000000004</c:v>
                </c:pt>
                <c:pt idx="194">
                  <c:v>-6.5834000000000004E-2</c:v>
                </c:pt>
                <c:pt idx="195">
                  <c:v>0.33168399999999998</c:v>
                </c:pt>
                <c:pt idx="196">
                  <c:v>0.16739599999999999</c:v>
                </c:pt>
                <c:pt idx="197">
                  <c:v>4.9750000000000003E-2</c:v>
                </c:pt>
                <c:pt idx="198">
                  <c:v>0.22877500000000001</c:v>
                </c:pt>
                <c:pt idx="199">
                  <c:v>0.63092400000000004</c:v>
                </c:pt>
                <c:pt idx="200">
                  <c:v>5.3314E-2</c:v>
                </c:pt>
                <c:pt idx="201">
                  <c:v>-0.22072800000000001</c:v>
                </c:pt>
                <c:pt idx="202">
                  <c:v>-0.19625799999999999</c:v>
                </c:pt>
                <c:pt idx="203">
                  <c:v>0.124921</c:v>
                </c:pt>
                <c:pt idx="204">
                  <c:v>0.24115800000000001</c:v>
                </c:pt>
                <c:pt idx="205">
                  <c:v>4.7593999999999997E-2</c:v>
                </c:pt>
                <c:pt idx="206">
                  <c:v>-0.154589</c:v>
                </c:pt>
                <c:pt idx="207">
                  <c:v>0.30016100000000001</c:v>
                </c:pt>
                <c:pt idx="208">
                  <c:v>0.35689199999999999</c:v>
                </c:pt>
                <c:pt idx="209">
                  <c:v>0.36965399999999998</c:v>
                </c:pt>
                <c:pt idx="210">
                  <c:v>-1.4656560000000001</c:v>
                </c:pt>
                <c:pt idx="211">
                  <c:v>-6.2024379999999999</c:v>
                </c:pt>
                <c:pt idx="212">
                  <c:v>-4.2695179999999997</c:v>
                </c:pt>
                <c:pt idx="213">
                  <c:v>-1.975976</c:v>
                </c:pt>
                <c:pt idx="214">
                  <c:v>5.7503630000000001</c:v>
                </c:pt>
                <c:pt idx="215">
                  <c:v>10.452817</c:v>
                </c:pt>
                <c:pt idx="216">
                  <c:v>0.75222299999999997</c:v>
                </c:pt>
                <c:pt idx="217">
                  <c:v>0.104809</c:v>
                </c:pt>
                <c:pt idx="218">
                  <c:v>-0.296568</c:v>
                </c:pt>
                <c:pt idx="219">
                  <c:v>-0.74556500000000003</c:v>
                </c:pt>
                <c:pt idx="220">
                  <c:v>-0.48801</c:v>
                </c:pt>
                <c:pt idx="221">
                  <c:v>-1.5520659999999999</c:v>
                </c:pt>
                <c:pt idx="222">
                  <c:v>-1.450691</c:v>
                </c:pt>
                <c:pt idx="223">
                  <c:v>-2.6750500000000001</c:v>
                </c:pt>
                <c:pt idx="224">
                  <c:v>-0.96044799999999997</c:v>
                </c:pt>
                <c:pt idx="225">
                  <c:v>-1.816737</c:v>
                </c:pt>
                <c:pt idx="226">
                  <c:v>-0.71936900000000004</c:v>
                </c:pt>
                <c:pt idx="227">
                  <c:v>-1.3804240000000001</c:v>
                </c:pt>
                <c:pt idx="228">
                  <c:v>-0.77063199999999998</c:v>
                </c:pt>
                <c:pt idx="229">
                  <c:v>-1.6528890000000001</c:v>
                </c:pt>
                <c:pt idx="230">
                  <c:v>-0.86091499999999999</c:v>
                </c:pt>
                <c:pt idx="231">
                  <c:v>-1.7006840000000001</c:v>
                </c:pt>
                <c:pt idx="232">
                  <c:v>-0.76309000000000005</c:v>
                </c:pt>
                <c:pt idx="233">
                  <c:v>-1.3547</c:v>
                </c:pt>
                <c:pt idx="234">
                  <c:v>-0.55901900000000004</c:v>
                </c:pt>
                <c:pt idx="235">
                  <c:v>-0.84357000000000004</c:v>
                </c:pt>
                <c:pt idx="236">
                  <c:v>0.155055</c:v>
                </c:pt>
                <c:pt idx="237">
                  <c:v>0.71477500000000005</c:v>
                </c:pt>
                <c:pt idx="238">
                  <c:v>0.66203000000000001</c:v>
                </c:pt>
                <c:pt idx="239">
                  <c:v>1.701009</c:v>
                </c:pt>
                <c:pt idx="240">
                  <c:v>1.54359</c:v>
                </c:pt>
                <c:pt idx="241">
                  <c:v>2.8763610000000002</c:v>
                </c:pt>
                <c:pt idx="242">
                  <c:v>1.2528140000000001</c:v>
                </c:pt>
                <c:pt idx="243">
                  <c:v>2.7643599999999999</c:v>
                </c:pt>
                <c:pt idx="244">
                  <c:v>1.255911</c:v>
                </c:pt>
                <c:pt idx="245">
                  <c:v>2.3818920000000001</c:v>
                </c:pt>
                <c:pt idx="246">
                  <c:v>1.217795</c:v>
                </c:pt>
                <c:pt idx="247">
                  <c:v>2.782902</c:v>
                </c:pt>
                <c:pt idx="248">
                  <c:v>1.265161</c:v>
                </c:pt>
                <c:pt idx="249">
                  <c:v>1.8825339999999999</c:v>
                </c:pt>
                <c:pt idx="250">
                  <c:v>0.72201700000000002</c:v>
                </c:pt>
                <c:pt idx="251">
                  <c:v>2.494132</c:v>
                </c:pt>
                <c:pt idx="252">
                  <c:v>1.648166</c:v>
                </c:pt>
                <c:pt idx="253">
                  <c:v>2.4058419999999998</c:v>
                </c:pt>
                <c:pt idx="254">
                  <c:v>0.33791900000000002</c:v>
                </c:pt>
                <c:pt idx="255">
                  <c:v>0.66247100000000003</c:v>
                </c:pt>
                <c:pt idx="256">
                  <c:v>0.44512200000000002</c:v>
                </c:pt>
                <c:pt idx="257">
                  <c:v>0.65064200000000005</c:v>
                </c:pt>
                <c:pt idx="258">
                  <c:v>0.164489</c:v>
                </c:pt>
                <c:pt idx="259">
                  <c:v>0.53783800000000004</c:v>
                </c:pt>
                <c:pt idx="260">
                  <c:v>0.38604300000000003</c:v>
                </c:pt>
                <c:pt idx="261">
                  <c:v>0.62902800000000003</c:v>
                </c:pt>
                <c:pt idx="262">
                  <c:v>0.288854</c:v>
                </c:pt>
                <c:pt idx="263">
                  <c:v>0.57859899999999997</c:v>
                </c:pt>
                <c:pt idx="264">
                  <c:v>9.2183000000000001E-2</c:v>
                </c:pt>
                <c:pt idx="265">
                  <c:v>-1.0895E-2</c:v>
                </c:pt>
                <c:pt idx="266">
                  <c:v>-6.4572000000000004E-2</c:v>
                </c:pt>
                <c:pt idx="267">
                  <c:v>-0.19995499999999999</c:v>
                </c:pt>
                <c:pt idx="268">
                  <c:v>-0.62771699999999997</c:v>
                </c:pt>
                <c:pt idx="269">
                  <c:v>-1.486591</c:v>
                </c:pt>
                <c:pt idx="270">
                  <c:v>-0.38429200000000002</c:v>
                </c:pt>
                <c:pt idx="271">
                  <c:v>0.24329799999999999</c:v>
                </c:pt>
                <c:pt idx="272">
                  <c:v>0.28051599999999999</c:v>
                </c:pt>
                <c:pt idx="273">
                  <c:v>0.111154</c:v>
                </c:pt>
                <c:pt idx="274">
                  <c:v>-1.4385840000000001</c:v>
                </c:pt>
                <c:pt idx="275">
                  <c:v>-5.1876369999999996</c:v>
                </c:pt>
                <c:pt idx="276">
                  <c:v>-2.7324299999999999</c:v>
                </c:pt>
                <c:pt idx="277">
                  <c:v>-2.497001</c:v>
                </c:pt>
                <c:pt idx="278">
                  <c:v>1.1467540000000001</c:v>
                </c:pt>
                <c:pt idx="279">
                  <c:v>2.4887510000000002</c:v>
                </c:pt>
                <c:pt idx="280">
                  <c:v>0.90904300000000005</c:v>
                </c:pt>
                <c:pt idx="281">
                  <c:v>1.453165</c:v>
                </c:pt>
                <c:pt idx="282">
                  <c:v>2.4036999999999999E-2</c:v>
                </c:pt>
                <c:pt idx="283">
                  <c:v>-0.35541899999999998</c:v>
                </c:pt>
                <c:pt idx="284">
                  <c:v>-0.36861500000000003</c:v>
                </c:pt>
                <c:pt idx="285">
                  <c:v>-1.0451410000000001</c:v>
                </c:pt>
                <c:pt idx="286">
                  <c:v>-1.1972149999999999</c:v>
                </c:pt>
                <c:pt idx="287">
                  <c:v>-2.364376</c:v>
                </c:pt>
                <c:pt idx="288">
                  <c:v>-1.1825589999999999</c:v>
                </c:pt>
                <c:pt idx="289">
                  <c:v>-2.9153289999999998</c:v>
                </c:pt>
                <c:pt idx="290">
                  <c:v>-2.210191</c:v>
                </c:pt>
                <c:pt idx="291">
                  <c:v>-3.820764</c:v>
                </c:pt>
                <c:pt idx="292">
                  <c:v>-0.95409299999999997</c:v>
                </c:pt>
                <c:pt idx="293">
                  <c:v>-2.0246659999999999</c:v>
                </c:pt>
                <c:pt idx="294">
                  <c:v>-1.178237</c:v>
                </c:pt>
                <c:pt idx="295">
                  <c:v>-2.161651</c:v>
                </c:pt>
                <c:pt idx="296">
                  <c:v>-0.65337599999999996</c:v>
                </c:pt>
                <c:pt idx="297">
                  <c:v>-0.995085</c:v>
                </c:pt>
                <c:pt idx="298">
                  <c:v>6.8186999999999998E-2</c:v>
                </c:pt>
                <c:pt idx="299">
                  <c:v>0.76151000000000002</c:v>
                </c:pt>
                <c:pt idx="300">
                  <c:v>0.80462299999999998</c:v>
                </c:pt>
                <c:pt idx="301">
                  <c:v>1.5300720000000001</c:v>
                </c:pt>
                <c:pt idx="302">
                  <c:v>1.521792</c:v>
                </c:pt>
                <c:pt idx="303">
                  <c:v>3.1267299999999998</c:v>
                </c:pt>
                <c:pt idx="304">
                  <c:v>1.4788859999999999</c:v>
                </c:pt>
                <c:pt idx="305">
                  <c:v>3.062621</c:v>
                </c:pt>
                <c:pt idx="306">
                  <c:v>1.444013</c:v>
                </c:pt>
                <c:pt idx="307">
                  <c:v>2.4354900000000002</c:v>
                </c:pt>
                <c:pt idx="308">
                  <c:v>1.0748610000000001</c:v>
                </c:pt>
                <c:pt idx="309">
                  <c:v>2.6417609999999998</c:v>
                </c:pt>
                <c:pt idx="310">
                  <c:v>1.3512789999999999</c:v>
                </c:pt>
                <c:pt idx="311">
                  <c:v>1.711795</c:v>
                </c:pt>
                <c:pt idx="312">
                  <c:v>0.63292499999999996</c:v>
                </c:pt>
                <c:pt idx="313">
                  <c:v>2.191589</c:v>
                </c:pt>
                <c:pt idx="314">
                  <c:v>1.6483270000000001</c:v>
                </c:pt>
                <c:pt idx="315">
                  <c:v>2.2156340000000001</c:v>
                </c:pt>
                <c:pt idx="316">
                  <c:v>0.38919900000000002</c:v>
                </c:pt>
                <c:pt idx="317">
                  <c:v>1.7884389999999999</c:v>
                </c:pt>
                <c:pt idx="318">
                  <c:v>1.6550279999999999</c:v>
                </c:pt>
                <c:pt idx="319">
                  <c:v>2.8259650000000001</c:v>
                </c:pt>
                <c:pt idx="320">
                  <c:v>1.005598</c:v>
                </c:pt>
                <c:pt idx="321">
                  <c:v>2.1132599999999999</c:v>
                </c:pt>
                <c:pt idx="322">
                  <c:v>0.86407900000000004</c:v>
                </c:pt>
                <c:pt idx="323">
                  <c:v>1.2984960000000001</c:v>
                </c:pt>
                <c:pt idx="324">
                  <c:v>0.55182600000000004</c:v>
                </c:pt>
                <c:pt idx="325">
                  <c:v>1.4060410000000001</c:v>
                </c:pt>
                <c:pt idx="326">
                  <c:v>0.50039299999999998</c:v>
                </c:pt>
                <c:pt idx="327">
                  <c:v>0.50488299999999997</c:v>
                </c:pt>
                <c:pt idx="328">
                  <c:v>2.0652E-2</c:v>
                </c:pt>
                <c:pt idx="329">
                  <c:v>0.58697699999999997</c:v>
                </c:pt>
                <c:pt idx="330">
                  <c:v>0.798292</c:v>
                </c:pt>
                <c:pt idx="331">
                  <c:v>1.031493</c:v>
                </c:pt>
                <c:pt idx="332">
                  <c:v>-0.59074499999999996</c:v>
                </c:pt>
                <c:pt idx="333">
                  <c:v>-1.363421</c:v>
                </c:pt>
                <c:pt idx="334">
                  <c:v>-0.82230800000000004</c:v>
                </c:pt>
                <c:pt idx="335">
                  <c:v>-2.0678510000000001</c:v>
                </c:pt>
                <c:pt idx="336">
                  <c:v>-0.98811499999999997</c:v>
                </c:pt>
                <c:pt idx="337">
                  <c:v>-1.129524</c:v>
                </c:pt>
                <c:pt idx="338">
                  <c:v>-0.32819799999999999</c:v>
                </c:pt>
                <c:pt idx="339">
                  <c:v>-0.95290300000000006</c:v>
                </c:pt>
                <c:pt idx="340">
                  <c:v>-0.85745000000000005</c:v>
                </c:pt>
                <c:pt idx="341">
                  <c:v>-2.2988430000000002</c:v>
                </c:pt>
                <c:pt idx="342">
                  <c:v>-1.845391</c:v>
                </c:pt>
                <c:pt idx="343">
                  <c:v>-3.97811</c:v>
                </c:pt>
                <c:pt idx="344">
                  <c:v>-1.933954</c:v>
                </c:pt>
                <c:pt idx="345">
                  <c:v>-3.629794</c:v>
                </c:pt>
                <c:pt idx="346">
                  <c:v>-1.5535540000000001</c:v>
                </c:pt>
                <c:pt idx="347">
                  <c:v>-3.006472</c:v>
                </c:pt>
                <c:pt idx="348">
                  <c:v>-1.4312020000000001</c:v>
                </c:pt>
                <c:pt idx="349">
                  <c:v>-2.6777160000000002</c:v>
                </c:pt>
                <c:pt idx="350">
                  <c:v>-1.10155</c:v>
                </c:pt>
                <c:pt idx="351">
                  <c:v>-2.1061800000000002</c:v>
                </c:pt>
                <c:pt idx="352">
                  <c:v>-0.99164399999999997</c:v>
                </c:pt>
                <c:pt idx="353">
                  <c:v>-1.811391</c:v>
                </c:pt>
                <c:pt idx="354">
                  <c:v>-0.53046800000000005</c:v>
                </c:pt>
                <c:pt idx="355">
                  <c:v>-1.035841</c:v>
                </c:pt>
                <c:pt idx="356">
                  <c:v>-0.388851</c:v>
                </c:pt>
                <c:pt idx="357">
                  <c:v>-0.64118600000000003</c:v>
                </c:pt>
                <c:pt idx="358">
                  <c:v>2.4538000000000001E-2</c:v>
                </c:pt>
                <c:pt idx="359">
                  <c:v>0.27776000000000001</c:v>
                </c:pt>
                <c:pt idx="360">
                  <c:v>0.60971600000000004</c:v>
                </c:pt>
                <c:pt idx="361">
                  <c:v>1.5632980000000001</c:v>
                </c:pt>
                <c:pt idx="362">
                  <c:v>1.0012350000000001</c:v>
                </c:pt>
                <c:pt idx="363">
                  <c:v>2.0847570000000002</c:v>
                </c:pt>
                <c:pt idx="364">
                  <c:v>1.147383</c:v>
                </c:pt>
                <c:pt idx="365">
                  <c:v>2.2087279999999998</c:v>
                </c:pt>
                <c:pt idx="366">
                  <c:v>0.85208799999999996</c:v>
                </c:pt>
                <c:pt idx="367">
                  <c:v>1.614746</c:v>
                </c:pt>
                <c:pt idx="368">
                  <c:v>0.78953899999999999</c:v>
                </c:pt>
                <c:pt idx="369">
                  <c:v>1.3571470000000001</c:v>
                </c:pt>
                <c:pt idx="370">
                  <c:v>0.56496599999999997</c:v>
                </c:pt>
                <c:pt idx="371">
                  <c:v>1.321866</c:v>
                </c:pt>
                <c:pt idx="372">
                  <c:v>0.77857299999999996</c:v>
                </c:pt>
                <c:pt idx="373">
                  <c:v>1.6870099999999999</c:v>
                </c:pt>
                <c:pt idx="374">
                  <c:v>0.84359499999999998</c:v>
                </c:pt>
                <c:pt idx="375">
                  <c:v>1.1416809999999999</c:v>
                </c:pt>
                <c:pt idx="376">
                  <c:v>-0.14278399999999999</c:v>
                </c:pt>
                <c:pt idx="377">
                  <c:v>5.4595999999999999E-2</c:v>
                </c:pt>
                <c:pt idx="378">
                  <c:v>0.26333899999999999</c:v>
                </c:pt>
                <c:pt idx="379">
                  <c:v>0.268206</c:v>
                </c:pt>
                <c:pt idx="380">
                  <c:v>-0.15082599999999999</c:v>
                </c:pt>
                <c:pt idx="381">
                  <c:v>-0.63836199999999999</c:v>
                </c:pt>
                <c:pt idx="382">
                  <c:v>-0.40353099999999997</c:v>
                </c:pt>
                <c:pt idx="383">
                  <c:v>-0.20346</c:v>
                </c:pt>
                <c:pt idx="384">
                  <c:v>0.35431499999999999</c:v>
                </c:pt>
                <c:pt idx="385">
                  <c:v>0.36314400000000002</c:v>
                </c:pt>
                <c:pt idx="386">
                  <c:v>4.4811999999999998E-2</c:v>
                </c:pt>
                <c:pt idx="387">
                  <c:v>0.53973199999999999</c:v>
                </c:pt>
                <c:pt idx="388">
                  <c:v>0.37198999999999999</c:v>
                </c:pt>
                <c:pt idx="389">
                  <c:v>4.8486000000000001E-2</c:v>
                </c:pt>
                <c:pt idx="390">
                  <c:v>-0.98319000000000001</c:v>
                </c:pt>
                <c:pt idx="391">
                  <c:v>-1.73183</c:v>
                </c:pt>
                <c:pt idx="392">
                  <c:v>0.26257999999999998</c:v>
                </c:pt>
                <c:pt idx="393">
                  <c:v>1.2581199999999999</c:v>
                </c:pt>
                <c:pt idx="394">
                  <c:v>0.39896900000000002</c:v>
                </c:pt>
                <c:pt idx="395">
                  <c:v>-1.958353</c:v>
                </c:pt>
                <c:pt idx="396">
                  <c:v>-3.6433239999999998</c:v>
                </c:pt>
                <c:pt idx="397">
                  <c:v>-4.3845710000000002</c:v>
                </c:pt>
                <c:pt idx="398">
                  <c:v>1.3026930000000001</c:v>
                </c:pt>
                <c:pt idx="399">
                  <c:v>0.962121</c:v>
                </c:pt>
                <c:pt idx="400">
                  <c:v>-1.6842029999999999</c:v>
                </c:pt>
                <c:pt idx="401">
                  <c:v>-2.3275990000000002</c:v>
                </c:pt>
                <c:pt idx="402">
                  <c:v>-0.29888500000000001</c:v>
                </c:pt>
                <c:pt idx="403">
                  <c:v>-1.0895269999999999</c:v>
                </c:pt>
                <c:pt idx="404">
                  <c:v>-0.98687999999999998</c:v>
                </c:pt>
                <c:pt idx="405">
                  <c:v>-1.7478739999999999</c:v>
                </c:pt>
                <c:pt idx="406">
                  <c:v>-0.99919999999999998</c:v>
                </c:pt>
                <c:pt idx="407">
                  <c:v>-2.429783</c:v>
                </c:pt>
                <c:pt idx="408">
                  <c:v>-0.94961200000000001</c:v>
                </c:pt>
                <c:pt idx="409">
                  <c:v>-1.236774</c:v>
                </c:pt>
                <c:pt idx="410">
                  <c:v>-0.14662500000000001</c:v>
                </c:pt>
                <c:pt idx="411">
                  <c:v>-0.32535700000000001</c:v>
                </c:pt>
                <c:pt idx="412">
                  <c:v>8.5568000000000005E-2</c:v>
                </c:pt>
                <c:pt idx="413">
                  <c:v>0.288468</c:v>
                </c:pt>
                <c:pt idx="414">
                  <c:v>4.3414000000000001E-2</c:v>
                </c:pt>
                <c:pt idx="415">
                  <c:v>-0.17915300000000001</c:v>
                </c:pt>
                <c:pt idx="416">
                  <c:v>-0.153256</c:v>
                </c:pt>
                <c:pt idx="417">
                  <c:v>-1.1136E-2</c:v>
                </c:pt>
                <c:pt idx="418">
                  <c:v>0.52408299999999997</c:v>
                </c:pt>
                <c:pt idx="419">
                  <c:v>1.22658</c:v>
                </c:pt>
                <c:pt idx="420">
                  <c:v>0.71348800000000001</c:v>
                </c:pt>
                <c:pt idx="421">
                  <c:v>1.207522</c:v>
                </c:pt>
                <c:pt idx="422">
                  <c:v>0.51822999999999997</c:v>
                </c:pt>
                <c:pt idx="423">
                  <c:v>1.7599739999999999</c:v>
                </c:pt>
                <c:pt idx="424">
                  <c:v>1.2390620000000001</c:v>
                </c:pt>
                <c:pt idx="425">
                  <c:v>2.2233580000000002</c:v>
                </c:pt>
                <c:pt idx="426">
                  <c:v>0.91104300000000005</c:v>
                </c:pt>
                <c:pt idx="427">
                  <c:v>1.8994340000000001</c:v>
                </c:pt>
                <c:pt idx="428">
                  <c:v>1.016672</c:v>
                </c:pt>
                <c:pt idx="429">
                  <c:v>2.0774249999999999</c:v>
                </c:pt>
                <c:pt idx="430">
                  <c:v>1.1993259999999999</c:v>
                </c:pt>
                <c:pt idx="431">
                  <c:v>2.314711</c:v>
                </c:pt>
                <c:pt idx="432">
                  <c:v>-0.121617</c:v>
                </c:pt>
                <c:pt idx="433">
                  <c:v>-0.82582100000000003</c:v>
                </c:pt>
                <c:pt idx="434">
                  <c:v>-0.22528999999999999</c:v>
                </c:pt>
                <c:pt idx="435">
                  <c:v>-0.398281</c:v>
                </c:pt>
                <c:pt idx="436">
                  <c:v>-1.8268230000000001</c:v>
                </c:pt>
                <c:pt idx="437">
                  <c:v>-3.6864650000000001</c:v>
                </c:pt>
                <c:pt idx="438">
                  <c:v>-4.3039999999999997E-3</c:v>
                </c:pt>
                <c:pt idx="439">
                  <c:v>-0.65959199999999996</c:v>
                </c:pt>
                <c:pt idx="440">
                  <c:v>-2.0362870000000002</c:v>
                </c:pt>
                <c:pt idx="441">
                  <c:v>-3.2122030000000001</c:v>
                </c:pt>
                <c:pt idx="442">
                  <c:v>0.22036900000000001</c:v>
                </c:pt>
                <c:pt idx="443">
                  <c:v>0.30665100000000001</c:v>
                </c:pt>
                <c:pt idx="444">
                  <c:v>-0.72107299999999996</c:v>
                </c:pt>
                <c:pt idx="445">
                  <c:v>-2.0909719999999998</c:v>
                </c:pt>
                <c:pt idx="446">
                  <c:v>-1.398055</c:v>
                </c:pt>
                <c:pt idx="447">
                  <c:v>-3.0088900000000001</c:v>
                </c:pt>
                <c:pt idx="448">
                  <c:v>-1.8016490000000001</c:v>
                </c:pt>
                <c:pt idx="449">
                  <c:v>-3.3094860000000001</c:v>
                </c:pt>
                <c:pt idx="450">
                  <c:v>-1.307213</c:v>
                </c:pt>
                <c:pt idx="451">
                  <c:v>-2.9655930000000001</c:v>
                </c:pt>
                <c:pt idx="452">
                  <c:v>-2.0034489999999998</c:v>
                </c:pt>
                <c:pt idx="453">
                  <c:v>-3.6307459999999998</c:v>
                </c:pt>
                <c:pt idx="454">
                  <c:v>-1.24857</c:v>
                </c:pt>
                <c:pt idx="455">
                  <c:v>-4.0919470000000002</c:v>
                </c:pt>
                <c:pt idx="456">
                  <c:v>-4.8907280000000002</c:v>
                </c:pt>
                <c:pt idx="457">
                  <c:v>-9.4045470000000009</c:v>
                </c:pt>
                <c:pt idx="458">
                  <c:v>-3.982326</c:v>
                </c:pt>
                <c:pt idx="459">
                  <c:v>-8.4321900000000003</c:v>
                </c:pt>
                <c:pt idx="460">
                  <c:v>-4.2040100000000002</c:v>
                </c:pt>
                <c:pt idx="461">
                  <c:v>-7.6400519999999998</c:v>
                </c:pt>
                <c:pt idx="462">
                  <c:v>-3.870987</c:v>
                </c:pt>
                <c:pt idx="463">
                  <c:v>-7.9970319999999999</c:v>
                </c:pt>
                <c:pt idx="464">
                  <c:v>-3.5132119999999998</c:v>
                </c:pt>
                <c:pt idx="465">
                  <c:v>-6.1830569999999998</c:v>
                </c:pt>
                <c:pt idx="466">
                  <c:v>-2.7500650000000002</c:v>
                </c:pt>
                <c:pt idx="467">
                  <c:v>-5.3588420000000001</c:v>
                </c:pt>
                <c:pt idx="468">
                  <c:v>-2.7979319999999999</c:v>
                </c:pt>
                <c:pt idx="469">
                  <c:v>-5.7437630000000004</c:v>
                </c:pt>
                <c:pt idx="470">
                  <c:v>-2.4093619999999998</c:v>
                </c:pt>
                <c:pt idx="471">
                  <c:v>-4.5854999999999997</c:v>
                </c:pt>
                <c:pt idx="472">
                  <c:v>-2.1139209999999999</c:v>
                </c:pt>
                <c:pt idx="473">
                  <c:v>-4.1260450000000004</c:v>
                </c:pt>
                <c:pt idx="474">
                  <c:v>-2.2581129999999998</c:v>
                </c:pt>
                <c:pt idx="475">
                  <c:v>-4.4493640000000001</c:v>
                </c:pt>
                <c:pt idx="476">
                  <c:v>-1.3458429999999999</c:v>
                </c:pt>
                <c:pt idx="477">
                  <c:v>-2.2928099999999998</c:v>
                </c:pt>
                <c:pt idx="478">
                  <c:v>-1.541436</c:v>
                </c:pt>
                <c:pt idx="479">
                  <c:v>-3.6257000000000001</c:v>
                </c:pt>
                <c:pt idx="480">
                  <c:v>-2.1973180000000001</c:v>
                </c:pt>
                <c:pt idx="481">
                  <c:v>-4.4836289999999996</c:v>
                </c:pt>
                <c:pt idx="482">
                  <c:v>-1.7600830000000001</c:v>
                </c:pt>
                <c:pt idx="483">
                  <c:v>-2.6633369999999998</c:v>
                </c:pt>
                <c:pt idx="484">
                  <c:v>-0.68804299999999996</c:v>
                </c:pt>
                <c:pt idx="485">
                  <c:v>-1.3018339999999999</c:v>
                </c:pt>
                <c:pt idx="486">
                  <c:v>-0.24335200000000001</c:v>
                </c:pt>
                <c:pt idx="487">
                  <c:v>-0.26564599999999999</c:v>
                </c:pt>
                <c:pt idx="488">
                  <c:v>-4.3084999999999998E-2</c:v>
                </c:pt>
                <c:pt idx="489">
                  <c:v>-9.5361000000000001E-2</c:v>
                </c:pt>
                <c:pt idx="490">
                  <c:v>0.236346</c:v>
                </c:pt>
                <c:pt idx="491">
                  <c:v>0.78893100000000005</c:v>
                </c:pt>
                <c:pt idx="492">
                  <c:v>0.32701799999999998</c:v>
                </c:pt>
                <c:pt idx="493">
                  <c:v>0.34542400000000001</c:v>
                </c:pt>
                <c:pt idx="494">
                  <c:v>0.22539600000000001</c:v>
                </c:pt>
                <c:pt idx="495">
                  <c:v>0.90586</c:v>
                </c:pt>
                <c:pt idx="496">
                  <c:v>0.74879300000000004</c:v>
                </c:pt>
                <c:pt idx="497">
                  <c:v>1.1969730000000001</c:v>
                </c:pt>
                <c:pt idx="498">
                  <c:v>0.16594900000000001</c:v>
                </c:pt>
                <c:pt idx="499">
                  <c:v>0.23385900000000001</c:v>
                </c:pt>
                <c:pt idx="500">
                  <c:v>0.14352599999999999</c:v>
                </c:pt>
                <c:pt idx="501">
                  <c:v>0.33406000000000002</c:v>
                </c:pt>
                <c:pt idx="502">
                  <c:v>-3.9341000000000001E-2</c:v>
                </c:pt>
                <c:pt idx="503">
                  <c:v>-0.15438199999999999</c:v>
                </c:pt>
                <c:pt idx="504">
                  <c:v>-7.2497000000000006E-2</c:v>
                </c:pt>
                <c:pt idx="505">
                  <c:v>-0.15668299999999999</c:v>
                </c:pt>
                <c:pt idx="506">
                  <c:v>-0.16404199999999999</c:v>
                </c:pt>
                <c:pt idx="507">
                  <c:v>-0.31632700000000002</c:v>
                </c:pt>
                <c:pt idx="508">
                  <c:v>-8.5245000000000001E-2</c:v>
                </c:pt>
                <c:pt idx="509">
                  <c:v>-0.112901</c:v>
                </c:pt>
                <c:pt idx="510">
                  <c:v>-3.8307000000000001E-2</c:v>
                </c:pt>
                <c:pt idx="511">
                  <c:v>-8.8371000000000005E-2</c:v>
                </c:pt>
                <c:pt idx="512">
                  <c:v>6.4570000000000001E-3</c:v>
                </c:pt>
                <c:pt idx="513">
                  <c:v>-1.7815000000000001E-2</c:v>
                </c:pt>
                <c:pt idx="514">
                  <c:v>-0.14357</c:v>
                </c:pt>
                <c:pt idx="515">
                  <c:v>-0.45546500000000001</c:v>
                </c:pt>
                <c:pt idx="516">
                  <c:v>-0.30127700000000002</c:v>
                </c:pt>
                <c:pt idx="517">
                  <c:v>-0.53117300000000001</c:v>
                </c:pt>
                <c:pt idx="518">
                  <c:v>-0.17560600000000001</c:v>
                </c:pt>
                <c:pt idx="519">
                  <c:v>-0.35758899999999999</c:v>
                </c:pt>
                <c:pt idx="520">
                  <c:v>-0.17560300000000001</c:v>
                </c:pt>
                <c:pt idx="521">
                  <c:v>-0.27032400000000001</c:v>
                </c:pt>
                <c:pt idx="522">
                  <c:v>-7.4130000000000003E-3</c:v>
                </c:pt>
                <c:pt idx="523">
                  <c:v>-1.8034000000000001E-2</c:v>
                </c:pt>
                <c:pt idx="524">
                  <c:v>-5.1232E-2</c:v>
                </c:pt>
                <c:pt idx="525">
                  <c:v>-0.107901</c:v>
                </c:pt>
                <c:pt idx="526">
                  <c:v>1.1549E-2</c:v>
                </c:pt>
                <c:pt idx="527">
                  <c:v>-0.111002</c:v>
                </c:pt>
                <c:pt idx="528">
                  <c:v>4.5872999999999997E-2</c:v>
                </c:pt>
                <c:pt idx="529">
                  <c:v>0.154477</c:v>
                </c:pt>
                <c:pt idx="530">
                  <c:v>5.7475999999999999E-2</c:v>
                </c:pt>
                <c:pt idx="531">
                  <c:v>2.8745E-2</c:v>
                </c:pt>
                <c:pt idx="532">
                  <c:v>-3.2962999999999999E-2</c:v>
                </c:pt>
                <c:pt idx="533">
                  <c:v>-2.0107E-2</c:v>
                </c:pt>
                <c:pt idx="534">
                  <c:v>-1.6996000000000001E-2</c:v>
                </c:pt>
                <c:pt idx="535">
                  <c:v>-4.0378999999999998E-2</c:v>
                </c:pt>
                <c:pt idx="536">
                  <c:v>4.7948999999999999E-2</c:v>
                </c:pt>
                <c:pt idx="537">
                  <c:v>0.11935</c:v>
                </c:pt>
                <c:pt idx="538">
                  <c:v>-7.0251999999999995E-2</c:v>
                </c:pt>
                <c:pt idx="539">
                  <c:v>-0.20977499999999999</c:v>
                </c:pt>
                <c:pt idx="540">
                  <c:v>-0.137408</c:v>
                </c:pt>
                <c:pt idx="541">
                  <c:v>-0.244948</c:v>
                </c:pt>
                <c:pt idx="542">
                  <c:v>-8.0922999999999995E-2</c:v>
                </c:pt>
                <c:pt idx="543">
                  <c:v>-0.152254</c:v>
                </c:pt>
                <c:pt idx="544">
                  <c:v>-8.5177000000000003E-2</c:v>
                </c:pt>
                <c:pt idx="545">
                  <c:v>-0.19803100000000001</c:v>
                </c:pt>
                <c:pt idx="546">
                  <c:v>-0.13945099999999999</c:v>
                </c:pt>
                <c:pt idx="547">
                  <c:v>-0.226712</c:v>
                </c:pt>
                <c:pt idx="548">
                  <c:v>5.3336000000000001E-2</c:v>
                </c:pt>
                <c:pt idx="549">
                  <c:v>0.110942</c:v>
                </c:pt>
                <c:pt idx="550">
                  <c:v>-4.5572000000000001E-2</c:v>
                </c:pt>
                <c:pt idx="551">
                  <c:v>-0.11131099999999999</c:v>
                </c:pt>
                <c:pt idx="552">
                  <c:v>3.1205E-2</c:v>
                </c:pt>
                <c:pt idx="553">
                  <c:v>8.2630999999999996E-2</c:v>
                </c:pt>
                <c:pt idx="554">
                  <c:v>-2.8503000000000001E-2</c:v>
                </c:pt>
                <c:pt idx="555">
                  <c:v>-4.7384999999999997E-2</c:v>
                </c:pt>
                <c:pt idx="556">
                  <c:v>3.0214000000000001E-2</c:v>
                </c:pt>
                <c:pt idx="557">
                  <c:v>1.4537E-2</c:v>
                </c:pt>
                <c:pt idx="558">
                  <c:v>-3.3980999999999997E-2</c:v>
                </c:pt>
                <c:pt idx="559">
                  <c:v>-8.397E-3</c:v>
                </c:pt>
                <c:pt idx="560">
                  <c:v>0.124834</c:v>
                </c:pt>
                <c:pt idx="561">
                  <c:v>0.25505499999999998</c:v>
                </c:pt>
                <c:pt idx="562">
                  <c:v>4.2840000000000003E-2</c:v>
                </c:pt>
                <c:pt idx="563">
                  <c:v>6.7260000000000002E-3</c:v>
                </c:pt>
                <c:pt idx="564">
                  <c:v>8.5089999999999992E-3</c:v>
                </c:pt>
                <c:pt idx="565">
                  <c:v>0.12135600000000001</c:v>
                </c:pt>
                <c:pt idx="566">
                  <c:v>0.17036999999999999</c:v>
                </c:pt>
                <c:pt idx="567">
                  <c:v>0.31627</c:v>
                </c:pt>
                <c:pt idx="568">
                  <c:v>1.2737E-2</c:v>
                </c:pt>
                <c:pt idx="569">
                  <c:v>4.7771000000000001E-2</c:v>
                </c:pt>
                <c:pt idx="570">
                  <c:v>0.19909299999999999</c:v>
                </c:pt>
                <c:pt idx="571">
                  <c:v>0.27680900000000003</c:v>
                </c:pt>
                <c:pt idx="572">
                  <c:v>-3.1937E-2</c:v>
                </c:pt>
                <c:pt idx="573">
                  <c:v>-0.15435499999999999</c:v>
                </c:pt>
                <c:pt idx="574">
                  <c:v>-0.25779800000000003</c:v>
                </c:pt>
                <c:pt idx="575">
                  <c:v>-0.345134</c:v>
                </c:pt>
                <c:pt idx="576">
                  <c:v>0.2087</c:v>
                </c:pt>
                <c:pt idx="577">
                  <c:v>0.386459</c:v>
                </c:pt>
                <c:pt idx="578">
                  <c:v>0.17568600000000001</c:v>
                </c:pt>
                <c:pt idx="579">
                  <c:v>0.58482400000000001</c:v>
                </c:pt>
                <c:pt idx="580">
                  <c:v>0.53157600000000005</c:v>
                </c:pt>
                <c:pt idx="581">
                  <c:v>0.83719100000000002</c:v>
                </c:pt>
                <c:pt idx="582">
                  <c:v>0.222438</c:v>
                </c:pt>
                <c:pt idx="583">
                  <c:v>0.57980699999999996</c:v>
                </c:pt>
                <c:pt idx="584">
                  <c:v>0.42414099999999999</c:v>
                </c:pt>
                <c:pt idx="585">
                  <c:v>0.79900599999999999</c:v>
                </c:pt>
                <c:pt idx="586">
                  <c:v>0.28517199999999998</c:v>
                </c:pt>
                <c:pt idx="587">
                  <c:v>0.65337400000000001</c:v>
                </c:pt>
                <c:pt idx="588">
                  <c:v>0.33951100000000001</c:v>
                </c:pt>
                <c:pt idx="589">
                  <c:v>0.74070100000000005</c:v>
                </c:pt>
                <c:pt idx="590">
                  <c:v>0.59393099999999999</c:v>
                </c:pt>
                <c:pt idx="591">
                  <c:v>1.2349619999999999</c:v>
                </c:pt>
                <c:pt idx="592">
                  <c:v>0.51887700000000003</c:v>
                </c:pt>
                <c:pt idx="593">
                  <c:v>0.94310700000000003</c:v>
                </c:pt>
                <c:pt idx="594">
                  <c:v>0.40195799999999998</c:v>
                </c:pt>
              </c:numCache>
            </c:numRef>
          </c:val>
          <c:smooth val="0"/>
          <c:extLst>
            <c:ext xmlns:c16="http://schemas.microsoft.com/office/drawing/2014/chart" uri="{C3380CC4-5D6E-409C-BE32-E72D297353CC}">
              <c16:uniqueId val="{00000001-634B-463C-B017-A6C49748C347}"/>
            </c:ext>
          </c:extLst>
        </c:ser>
        <c:ser>
          <c:idx val="2"/>
          <c:order val="2"/>
          <c:tx>
            <c:strRef>
              <c:f>'[action2 5 times gyro.csv]action2 5 times gyro'!$L$1</c:f>
              <c:strCache>
                <c:ptCount val="1"/>
                <c:pt idx="0">
                  <c:v>Z_gyro</c:v>
                </c:pt>
              </c:strCache>
            </c:strRef>
          </c:tx>
          <c:spPr>
            <a:ln w="28575" cap="rnd">
              <a:solidFill>
                <a:schemeClr val="accent3"/>
              </a:solidFill>
              <a:round/>
            </a:ln>
            <a:effectLst/>
          </c:spPr>
          <c:marker>
            <c:symbol val="none"/>
          </c:marker>
          <c:val>
            <c:numRef>
              <c:f>'[action2 5 times gyro.csv]action2 5 times gyro'!$L$2:$L$596</c:f>
              <c:numCache>
                <c:formatCode>General</c:formatCode>
                <c:ptCount val="595"/>
                <c:pt idx="0">
                  <c:v>8.3039000000000002E-2</c:v>
                </c:pt>
                <c:pt idx="1">
                  <c:v>0.16170999999999999</c:v>
                </c:pt>
                <c:pt idx="2">
                  <c:v>2.9562000000000001E-2</c:v>
                </c:pt>
                <c:pt idx="3">
                  <c:v>4.4107E-2</c:v>
                </c:pt>
                <c:pt idx="4">
                  <c:v>4.3119999999999999E-3</c:v>
                </c:pt>
                <c:pt idx="5">
                  <c:v>2.6995000000000002E-2</c:v>
                </c:pt>
                <c:pt idx="6">
                  <c:v>6.5640000000000004E-2</c:v>
                </c:pt>
                <c:pt idx="7">
                  <c:v>0.16616400000000001</c:v>
                </c:pt>
                <c:pt idx="8">
                  <c:v>0.12815199999999999</c:v>
                </c:pt>
                <c:pt idx="9">
                  <c:v>0.25019999999999998</c:v>
                </c:pt>
                <c:pt idx="10">
                  <c:v>0.12862299999999999</c:v>
                </c:pt>
                <c:pt idx="11">
                  <c:v>0.26769199999999999</c:v>
                </c:pt>
                <c:pt idx="12">
                  <c:v>0.14752899999999999</c:v>
                </c:pt>
                <c:pt idx="13">
                  <c:v>0.30403599999999997</c:v>
                </c:pt>
                <c:pt idx="14">
                  <c:v>0.17392299999999999</c:v>
                </c:pt>
                <c:pt idx="15">
                  <c:v>0.37744100000000003</c:v>
                </c:pt>
                <c:pt idx="16">
                  <c:v>0.201183</c:v>
                </c:pt>
                <c:pt idx="17">
                  <c:v>0.34691699999999998</c:v>
                </c:pt>
                <c:pt idx="18">
                  <c:v>0.119903</c:v>
                </c:pt>
                <c:pt idx="19">
                  <c:v>0.26633499999999999</c:v>
                </c:pt>
                <c:pt idx="20">
                  <c:v>0.16767799999999999</c:v>
                </c:pt>
                <c:pt idx="21">
                  <c:v>0.29489700000000002</c:v>
                </c:pt>
                <c:pt idx="22">
                  <c:v>3.3519E-2</c:v>
                </c:pt>
                <c:pt idx="23">
                  <c:v>-2.8799999999999703E-4</c:v>
                </c:pt>
                <c:pt idx="24">
                  <c:v>2.1441999999999999E-2</c:v>
                </c:pt>
                <c:pt idx="25">
                  <c:v>0.13452</c:v>
                </c:pt>
                <c:pt idx="26">
                  <c:v>7.5669999999999999E-3</c:v>
                </c:pt>
                <c:pt idx="27">
                  <c:v>-1.6386999999999999E-2</c:v>
                </c:pt>
                <c:pt idx="28">
                  <c:v>3.9633000000000002E-2</c:v>
                </c:pt>
                <c:pt idx="29">
                  <c:v>0.11323</c:v>
                </c:pt>
                <c:pt idx="30">
                  <c:v>0.10294</c:v>
                </c:pt>
                <c:pt idx="31">
                  <c:v>0.182675</c:v>
                </c:pt>
                <c:pt idx="32">
                  <c:v>5.1743999999999998E-2</c:v>
                </c:pt>
                <c:pt idx="33">
                  <c:v>8.0755999999999994E-2</c:v>
                </c:pt>
                <c:pt idx="34">
                  <c:v>1.8046E-2</c:v>
                </c:pt>
                <c:pt idx="35">
                  <c:v>6.0363E-2</c:v>
                </c:pt>
                <c:pt idx="36">
                  <c:v>0.100037</c:v>
                </c:pt>
                <c:pt idx="37">
                  <c:v>0.25626399999999999</c:v>
                </c:pt>
                <c:pt idx="38">
                  <c:v>0.15478500000000001</c:v>
                </c:pt>
                <c:pt idx="39">
                  <c:v>0.24276700000000001</c:v>
                </c:pt>
                <c:pt idx="40">
                  <c:v>1.4917E-2</c:v>
                </c:pt>
                <c:pt idx="41">
                  <c:v>1.4401000000000001E-2</c:v>
                </c:pt>
                <c:pt idx="42">
                  <c:v>5.7010000000000003E-3</c:v>
                </c:pt>
                <c:pt idx="43">
                  <c:v>-3.8792E-2</c:v>
                </c:pt>
                <c:pt idx="44">
                  <c:v>-0.16453599999999999</c:v>
                </c:pt>
                <c:pt idx="45">
                  <c:v>-0.35593999999999998</c:v>
                </c:pt>
                <c:pt idx="46">
                  <c:v>-0.13187599999999999</c:v>
                </c:pt>
                <c:pt idx="47">
                  <c:v>-0.17632100000000001</c:v>
                </c:pt>
                <c:pt idx="48">
                  <c:v>-5.6945999999999997E-2</c:v>
                </c:pt>
                <c:pt idx="49">
                  <c:v>-0.14183999999999999</c:v>
                </c:pt>
                <c:pt idx="50">
                  <c:v>-7.6985999999999999E-2</c:v>
                </c:pt>
                <c:pt idx="51">
                  <c:v>-0.101187</c:v>
                </c:pt>
                <c:pt idx="52">
                  <c:v>-3.7214999999999998E-2</c:v>
                </c:pt>
                <c:pt idx="53">
                  <c:v>-0.15540599999999999</c:v>
                </c:pt>
                <c:pt idx="54">
                  <c:v>-0.169798</c:v>
                </c:pt>
                <c:pt idx="55">
                  <c:v>-0.25012699999999999</c:v>
                </c:pt>
                <c:pt idx="56">
                  <c:v>5.8968E-2</c:v>
                </c:pt>
                <c:pt idx="57">
                  <c:v>0.12775</c:v>
                </c:pt>
                <c:pt idx="58">
                  <c:v>-0.11527999999999999</c:v>
                </c:pt>
                <c:pt idx="59">
                  <c:v>-0.324156</c:v>
                </c:pt>
                <c:pt idx="60">
                  <c:v>7.1424000000000001E-2</c:v>
                </c:pt>
                <c:pt idx="61">
                  <c:v>0.41855399999999998</c:v>
                </c:pt>
                <c:pt idx="62">
                  <c:v>0.29896800000000001</c:v>
                </c:pt>
                <c:pt idx="63">
                  <c:v>0.45669199999999999</c:v>
                </c:pt>
                <c:pt idx="64">
                  <c:v>0.15354100000000001</c:v>
                </c:pt>
                <c:pt idx="65">
                  <c:v>0.51505400000000001</c:v>
                </c:pt>
                <c:pt idx="66">
                  <c:v>0.54748799999999997</c:v>
                </c:pt>
                <c:pt idx="67">
                  <c:v>1.0477669999999999</c:v>
                </c:pt>
                <c:pt idx="68">
                  <c:v>0.31537799999999999</c:v>
                </c:pt>
                <c:pt idx="69">
                  <c:v>0.60945300000000002</c:v>
                </c:pt>
                <c:pt idx="70">
                  <c:v>0.55922099999999997</c:v>
                </c:pt>
                <c:pt idx="71">
                  <c:v>1.413667</c:v>
                </c:pt>
                <c:pt idx="72">
                  <c:v>0.79471899999999995</c:v>
                </c:pt>
                <c:pt idx="73">
                  <c:v>1.1840360000000001</c:v>
                </c:pt>
                <c:pt idx="74">
                  <c:v>0.20460900000000001</c:v>
                </c:pt>
                <c:pt idx="75">
                  <c:v>0.70805499999999999</c:v>
                </c:pt>
                <c:pt idx="76">
                  <c:v>1.2301580000000001</c:v>
                </c:pt>
                <c:pt idx="77">
                  <c:v>3.0507140000000001</c:v>
                </c:pt>
                <c:pt idx="78">
                  <c:v>1.770543</c:v>
                </c:pt>
                <c:pt idx="79">
                  <c:v>2.98021</c:v>
                </c:pt>
                <c:pt idx="80">
                  <c:v>0.98096099999999997</c:v>
                </c:pt>
                <c:pt idx="81">
                  <c:v>2.204294</c:v>
                </c:pt>
                <c:pt idx="82">
                  <c:v>1.7250650000000001</c:v>
                </c:pt>
                <c:pt idx="83">
                  <c:v>3.6129549999999999</c:v>
                </c:pt>
                <c:pt idx="84">
                  <c:v>1.8242160000000001</c:v>
                </c:pt>
                <c:pt idx="85">
                  <c:v>3.478021</c:v>
                </c:pt>
                <c:pt idx="86">
                  <c:v>1.798616</c:v>
                </c:pt>
                <c:pt idx="87">
                  <c:v>3.6789969999999999</c:v>
                </c:pt>
                <c:pt idx="88">
                  <c:v>1.534978</c:v>
                </c:pt>
                <c:pt idx="89">
                  <c:v>2.8508990000000001</c:v>
                </c:pt>
                <c:pt idx="90">
                  <c:v>1.630646</c:v>
                </c:pt>
                <c:pt idx="91">
                  <c:v>3.6612469999999999</c:v>
                </c:pt>
                <c:pt idx="92">
                  <c:v>2.2389220000000001</c:v>
                </c:pt>
                <c:pt idx="93">
                  <c:v>4.5879700000000003</c:v>
                </c:pt>
                <c:pt idx="94">
                  <c:v>2.2510509999999999</c:v>
                </c:pt>
                <c:pt idx="95">
                  <c:v>4.4726679999999996</c:v>
                </c:pt>
                <c:pt idx="96">
                  <c:v>2.2328610000000002</c:v>
                </c:pt>
                <c:pt idx="97">
                  <c:v>4.6493650000000004</c:v>
                </c:pt>
                <c:pt idx="98">
                  <c:v>2.6060850000000002</c:v>
                </c:pt>
                <c:pt idx="99">
                  <c:v>4.939057</c:v>
                </c:pt>
                <c:pt idx="100">
                  <c:v>1.6528670000000001</c:v>
                </c:pt>
                <c:pt idx="101">
                  <c:v>2.7612999999999999</c:v>
                </c:pt>
                <c:pt idx="102">
                  <c:v>1.1440090000000001</c:v>
                </c:pt>
                <c:pt idx="103">
                  <c:v>2.6867320000000001</c:v>
                </c:pt>
                <c:pt idx="104">
                  <c:v>1.5344139999999999</c:v>
                </c:pt>
                <c:pt idx="105">
                  <c:v>2.8089789999999999</c:v>
                </c:pt>
                <c:pt idx="106">
                  <c:v>1.1527609999999999</c:v>
                </c:pt>
                <c:pt idx="107">
                  <c:v>2.474977</c:v>
                </c:pt>
                <c:pt idx="108">
                  <c:v>1.430237</c:v>
                </c:pt>
                <c:pt idx="109">
                  <c:v>2.8194509999999999</c:v>
                </c:pt>
                <c:pt idx="110">
                  <c:v>1.2498860000000001</c:v>
                </c:pt>
                <c:pt idx="111">
                  <c:v>2.1593830000000001</c:v>
                </c:pt>
                <c:pt idx="112">
                  <c:v>0.40761999999999998</c:v>
                </c:pt>
                <c:pt idx="113">
                  <c:v>0.55907799999999996</c:v>
                </c:pt>
                <c:pt idx="114">
                  <c:v>0.18153</c:v>
                </c:pt>
                <c:pt idx="115">
                  <c:v>0.38276100000000002</c:v>
                </c:pt>
                <c:pt idx="116">
                  <c:v>0.11700099999999999</c:v>
                </c:pt>
                <c:pt idx="117">
                  <c:v>0.14099700000000001</c:v>
                </c:pt>
                <c:pt idx="118">
                  <c:v>1.2472E-2</c:v>
                </c:pt>
                <c:pt idx="119">
                  <c:v>3.2457E-2</c:v>
                </c:pt>
                <c:pt idx="120">
                  <c:v>1.1150999999999999E-2</c:v>
                </c:pt>
                <c:pt idx="121">
                  <c:v>6.2267000000000003E-2</c:v>
                </c:pt>
                <c:pt idx="122">
                  <c:v>6.1778E-2</c:v>
                </c:pt>
                <c:pt idx="123">
                  <c:v>4.7883000000000002E-2</c:v>
                </c:pt>
                <c:pt idx="124">
                  <c:v>-6.6435999999999995E-2</c:v>
                </c:pt>
                <c:pt idx="125">
                  <c:v>-0.113987</c:v>
                </c:pt>
                <c:pt idx="126">
                  <c:v>-5.5101999999999998E-2</c:v>
                </c:pt>
                <c:pt idx="127">
                  <c:v>-0.14311699999999999</c:v>
                </c:pt>
                <c:pt idx="128">
                  <c:v>-0.110804</c:v>
                </c:pt>
                <c:pt idx="129">
                  <c:v>-0.183948</c:v>
                </c:pt>
                <c:pt idx="130">
                  <c:v>7.0100000000000002E-4</c:v>
                </c:pt>
                <c:pt idx="131">
                  <c:v>4.8539999999999998E-3</c:v>
                </c:pt>
                <c:pt idx="132">
                  <c:v>-9.0547000000000002E-2</c:v>
                </c:pt>
                <c:pt idx="133">
                  <c:v>-0.28867999999999999</c:v>
                </c:pt>
                <c:pt idx="134">
                  <c:v>-0.18490100000000001</c:v>
                </c:pt>
                <c:pt idx="135">
                  <c:v>-0.15823300000000001</c:v>
                </c:pt>
                <c:pt idx="136">
                  <c:v>0.19634699999999999</c:v>
                </c:pt>
                <c:pt idx="137">
                  <c:v>0.38855299999999998</c:v>
                </c:pt>
                <c:pt idx="138">
                  <c:v>0.130631</c:v>
                </c:pt>
                <c:pt idx="139">
                  <c:v>0.18784799999999999</c:v>
                </c:pt>
                <c:pt idx="140">
                  <c:v>0.15196200000000001</c:v>
                </c:pt>
                <c:pt idx="141">
                  <c:v>0.53122199999999997</c:v>
                </c:pt>
                <c:pt idx="142">
                  <c:v>0.40608300000000003</c:v>
                </c:pt>
                <c:pt idx="143">
                  <c:v>0.62081699999999995</c:v>
                </c:pt>
                <c:pt idx="144">
                  <c:v>-7.442E-2</c:v>
                </c:pt>
                <c:pt idx="145">
                  <c:v>-9.0559999999999894E-3</c:v>
                </c:pt>
                <c:pt idx="146">
                  <c:v>1.214825</c:v>
                </c:pt>
                <c:pt idx="147">
                  <c:v>3.545725</c:v>
                </c:pt>
                <c:pt idx="148">
                  <c:v>2.479911</c:v>
                </c:pt>
                <c:pt idx="149">
                  <c:v>4.8447100000000001</c:v>
                </c:pt>
                <c:pt idx="150">
                  <c:v>2.92401</c:v>
                </c:pt>
                <c:pt idx="151">
                  <c:v>7.6670980000000002</c:v>
                </c:pt>
                <c:pt idx="152">
                  <c:v>7.3444099999999999</c:v>
                </c:pt>
                <c:pt idx="153">
                  <c:v>16.453609</c:v>
                </c:pt>
                <c:pt idx="154">
                  <c:v>9.4285200000000007</c:v>
                </c:pt>
                <c:pt idx="155">
                  <c:v>18.070164999999999</c:v>
                </c:pt>
                <c:pt idx="156">
                  <c:v>7.421862</c:v>
                </c:pt>
                <c:pt idx="157">
                  <c:v>13.691162</c:v>
                </c:pt>
                <c:pt idx="158">
                  <c:v>5.5710930000000003</c:v>
                </c:pt>
                <c:pt idx="159">
                  <c:v>10.645216</c:v>
                </c:pt>
                <c:pt idx="160">
                  <c:v>4.408436</c:v>
                </c:pt>
                <c:pt idx="161">
                  <c:v>8.0694339999999993</c:v>
                </c:pt>
                <c:pt idx="162">
                  <c:v>2.9932259999999999</c:v>
                </c:pt>
                <c:pt idx="163">
                  <c:v>5.5080660000000004</c:v>
                </c:pt>
                <c:pt idx="164">
                  <c:v>2.215157</c:v>
                </c:pt>
                <c:pt idx="165">
                  <c:v>4.2340949999999999</c:v>
                </c:pt>
                <c:pt idx="166">
                  <c:v>1.772756</c:v>
                </c:pt>
                <c:pt idx="167">
                  <c:v>3.2538559999999999</c:v>
                </c:pt>
                <c:pt idx="168">
                  <c:v>1.143375</c:v>
                </c:pt>
                <c:pt idx="169">
                  <c:v>1.8159460000000001</c:v>
                </c:pt>
                <c:pt idx="170">
                  <c:v>0.16903099999999999</c:v>
                </c:pt>
                <c:pt idx="171">
                  <c:v>-1.0583E-2</c:v>
                </c:pt>
                <c:pt idx="172">
                  <c:v>-0.28011599999999998</c:v>
                </c:pt>
                <c:pt idx="173">
                  <c:v>-0.55884400000000001</c:v>
                </c:pt>
                <c:pt idx="174">
                  <c:v>-0.540543</c:v>
                </c:pt>
                <c:pt idx="175">
                  <c:v>-1.7173179999999999</c:v>
                </c:pt>
                <c:pt idx="176">
                  <c:v>-2.0860539999999999</c:v>
                </c:pt>
                <c:pt idx="177">
                  <c:v>-5.2270349999999999</c:v>
                </c:pt>
                <c:pt idx="178">
                  <c:v>-3.9976720000000001</c:v>
                </c:pt>
                <c:pt idx="179">
                  <c:v>-8.5379520000000007</c:v>
                </c:pt>
                <c:pt idx="180">
                  <c:v>-4.7760860000000003</c:v>
                </c:pt>
                <c:pt idx="181">
                  <c:v>-9.8641810000000003</c:v>
                </c:pt>
                <c:pt idx="182">
                  <c:v>-5.4571059999999996</c:v>
                </c:pt>
                <c:pt idx="183">
                  <c:v>-11.107129</c:v>
                </c:pt>
                <c:pt idx="184">
                  <c:v>-6.0278520000000002</c:v>
                </c:pt>
                <c:pt idx="185">
                  <c:v>-12.557276999999999</c:v>
                </c:pt>
                <c:pt idx="186">
                  <c:v>-6.7224029999999999</c:v>
                </c:pt>
                <c:pt idx="187">
                  <c:v>-13.342463</c:v>
                </c:pt>
                <c:pt idx="188">
                  <c:v>-6.7106659999999998</c:v>
                </c:pt>
                <c:pt idx="189">
                  <c:v>-13.455935999999999</c:v>
                </c:pt>
                <c:pt idx="190">
                  <c:v>-6.1121020000000001</c:v>
                </c:pt>
                <c:pt idx="191">
                  <c:v>-11.272207</c:v>
                </c:pt>
                <c:pt idx="192">
                  <c:v>-4.7351789999999996</c:v>
                </c:pt>
                <c:pt idx="193">
                  <c:v>-9.407985</c:v>
                </c:pt>
                <c:pt idx="194">
                  <c:v>-4.3239979999999996</c:v>
                </c:pt>
                <c:pt idx="195">
                  <c:v>-7.8251289999999996</c:v>
                </c:pt>
                <c:pt idx="196">
                  <c:v>-2.69191</c:v>
                </c:pt>
                <c:pt idx="197">
                  <c:v>-4.781352</c:v>
                </c:pt>
                <c:pt idx="198">
                  <c:v>-1.531604</c:v>
                </c:pt>
                <c:pt idx="199">
                  <c:v>-2.722235</c:v>
                </c:pt>
                <c:pt idx="200">
                  <c:v>-0.95891199999999999</c:v>
                </c:pt>
                <c:pt idx="201">
                  <c:v>-1.5864180000000001</c:v>
                </c:pt>
                <c:pt idx="202">
                  <c:v>-0.11973</c:v>
                </c:pt>
                <c:pt idx="203">
                  <c:v>0.131743</c:v>
                </c:pt>
                <c:pt idx="204">
                  <c:v>0.20146800000000001</c:v>
                </c:pt>
                <c:pt idx="205">
                  <c:v>0.30196499999999998</c:v>
                </c:pt>
                <c:pt idx="206">
                  <c:v>0.355653</c:v>
                </c:pt>
                <c:pt idx="207">
                  <c:v>1.224826</c:v>
                </c:pt>
                <c:pt idx="208">
                  <c:v>0.93447499999999994</c:v>
                </c:pt>
                <c:pt idx="209">
                  <c:v>1.4002810000000001</c:v>
                </c:pt>
                <c:pt idx="210">
                  <c:v>-2.0753000000000001E-2</c:v>
                </c:pt>
                <c:pt idx="211">
                  <c:v>0.414302</c:v>
                </c:pt>
                <c:pt idx="212">
                  <c:v>2.689422</c:v>
                </c:pt>
                <c:pt idx="213">
                  <c:v>8.8169970000000006</c:v>
                </c:pt>
                <c:pt idx="214">
                  <c:v>8.4193370000000005</c:v>
                </c:pt>
                <c:pt idx="215">
                  <c:v>17.995956</c:v>
                </c:pt>
                <c:pt idx="216">
                  <c:v>9.4558900000000001</c:v>
                </c:pt>
                <c:pt idx="217">
                  <c:v>18.19876</c:v>
                </c:pt>
                <c:pt idx="218">
                  <c:v>8.2395549999999993</c:v>
                </c:pt>
                <c:pt idx="219">
                  <c:v>16.202912999999999</c:v>
                </c:pt>
                <c:pt idx="220">
                  <c:v>7.5658110000000001</c:v>
                </c:pt>
                <c:pt idx="221">
                  <c:v>14.363308999999999</c:v>
                </c:pt>
                <c:pt idx="222">
                  <c:v>5.9286159999999999</c:v>
                </c:pt>
                <c:pt idx="223">
                  <c:v>11.128507000000001</c:v>
                </c:pt>
                <c:pt idx="224">
                  <c:v>4.585477</c:v>
                </c:pt>
                <c:pt idx="225">
                  <c:v>8.5656759999999998</c:v>
                </c:pt>
                <c:pt idx="226">
                  <c:v>3.304576</c:v>
                </c:pt>
                <c:pt idx="227">
                  <c:v>6.0610910000000002</c:v>
                </c:pt>
                <c:pt idx="228">
                  <c:v>2.3850539999999998</c:v>
                </c:pt>
                <c:pt idx="229">
                  <c:v>4.4171480000000001</c:v>
                </c:pt>
                <c:pt idx="230">
                  <c:v>1.6603349999999999</c:v>
                </c:pt>
                <c:pt idx="231">
                  <c:v>2.9408820000000002</c:v>
                </c:pt>
                <c:pt idx="232">
                  <c:v>0.99273599999999995</c:v>
                </c:pt>
                <c:pt idx="233">
                  <c:v>1.671214</c:v>
                </c:pt>
                <c:pt idx="234">
                  <c:v>0.17608699999999999</c:v>
                </c:pt>
                <c:pt idx="235">
                  <c:v>-0.12107999999999999</c:v>
                </c:pt>
                <c:pt idx="236">
                  <c:v>-0.74770000000000003</c:v>
                </c:pt>
                <c:pt idx="237">
                  <c:v>-1.908409</c:v>
                </c:pt>
                <c:pt idx="238">
                  <c:v>-1.6224499999999999</c:v>
                </c:pt>
                <c:pt idx="239">
                  <c:v>-3.7405140000000001</c:v>
                </c:pt>
                <c:pt idx="240">
                  <c:v>-2.5904950000000002</c:v>
                </c:pt>
                <c:pt idx="241">
                  <c:v>-5.5932880000000003</c:v>
                </c:pt>
                <c:pt idx="242">
                  <c:v>-3.5882420000000002</c:v>
                </c:pt>
                <c:pt idx="243">
                  <c:v>-7.7456860000000001</c:v>
                </c:pt>
                <c:pt idx="244">
                  <c:v>-4.6528119999999999</c:v>
                </c:pt>
                <c:pt idx="245">
                  <c:v>-9.7229589999999995</c:v>
                </c:pt>
                <c:pt idx="246">
                  <c:v>-5.3737680000000001</c:v>
                </c:pt>
                <c:pt idx="247">
                  <c:v>-11.104532000000001</c:v>
                </c:pt>
                <c:pt idx="248">
                  <c:v>-6.0174110000000001</c:v>
                </c:pt>
                <c:pt idx="249">
                  <c:v>-12.271108999999999</c:v>
                </c:pt>
                <c:pt idx="250">
                  <c:v>-6.2862169999999997</c:v>
                </c:pt>
                <c:pt idx="251">
                  <c:v>-12.62669</c:v>
                </c:pt>
                <c:pt idx="252">
                  <c:v>-6.0153790000000003</c:v>
                </c:pt>
                <c:pt idx="253">
                  <c:v>-11.597148000000001</c:v>
                </c:pt>
                <c:pt idx="254">
                  <c:v>-5.260148</c:v>
                </c:pt>
                <c:pt idx="255">
                  <c:v>-10.367608000000001</c:v>
                </c:pt>
                <c:pt idx="256">
                  <c:v>-5.003679</c:v>
                </c:pt>
                <c:pt idx="257">
                  <c:v>-9.4720329999999997</c:v>
                </c:pt>
                <c:pt idx="258">
                  <c:v>-3.3759109999999999</c:v>
                </c:pt>
                <c:pt idx="259">
                  <c:v>-5.8729899999999997</c:v>
                </c:pt>
                <c:pt idx="260">
                  <c:v>-2.1070880000000001</c:v>
                </c:pt>
                <c:pt idx="261">
                  <c:v>-3.8800780000000001</c:v>
                </c:pt>
                <c:pt idx="262">
                  <c:v>-1.297112</c:v>
                </c:pt>
                <c:pt idx="263">
                  <c:v>-2.227951</c:v>
                </c:pt>
                <c:pt idx="264">
                  <c:v>-0.65771000000000002</c:v>
                </c:pt>
                <c:pt idx="265">
                  <c:v>-1.0146440000000001</c:v>
                </c:pt>
                <c:pt idx="266">
                  <c:v>-0.32325599999999999</c:v>
                </c:pt>
                <c:pt idx="267">
                  <c:v>-0.85974399999999995</c:v>
                </c:pt>
                <c:pt idx="268">
                  <c:v>-0.64227299999999998</c:v>
                </c:pt>
                <c:pt idx="269">
                  <c:v>-0.85124500000000003</c:v>
                </c:pt>
                <c:pt idx="270">
                  <c:v>0.97000600000000003</c:v>
                </c:pt>
                <c:pt idx="271">
                  <c:v>2.8254000000000001</c:v>
                </c:pt>
                <c:pt idx="272">
                  <c:v>1.9166570000000001</c:v>
                </c:pt>
                <c:pt idx="273">
                  <c:v>3.6811159999999998</c:v>
                </c:pt>
                <c:pt idx="274">
                  <c:v>1.2755559999999999</c:v>
                </c:pt>
                <c:pt idx="275">
                  <c:v>2.8120829999999999</c:v>
                </c:pt>
                <c:pt idx="276">
                  <c:v>3.5598709999999998</c:v>
                </c:pt>
                <c:pt idx="277">
                  <c:v>8.9603359999999999</c:v>
                </c:pt>
                <c:pt idx="278">
                  <c:v>6.1475920000000004</c:v>
                </c:pt>
                <c:pt idx="279">
                  <c:v>12.839623</c:v>
                </c:pt>
                <c:pt idx="280">
                  <c:v>6.7665920000000002</c:v>
                </c:pt>
                <c:pt idx="281">
                  <c:v>13.225885999999999</c:v>
                </c:pt>
                <c:pt idx="282">
                  <c:v>6.2873000000000001</c:v>
                </c:pt>
                <c:pt idx="283">
                  <c:v>12.557002000000001</c:v>
                </c:pt>
                <c:pt idx="284">
                  <c:v>6.2473419999999997</c:v>
                </c:pt>
                <c:pt idx="285">
                  <c:v>12.388547000000001</c:v>
                </c:pt>
                <c:pt idx="286">
                  <c:v>6.1018429999999997</c:v>
                </c:pt>
                <c:pt idx="287">
                  <c:v>12.177438</c:v>
                </c:pt>
                <c:pt idx="288">
                  <c:v>5.779865</c:v>
                </c:pt>
                <c:pt idx="289">
                  <c:v>10.82823</c:v>
                </c:pt>
                <c:pt idx="290">
                  <c:v>4.0512110000000003</c:v>
                </c:pt>
                <c:pt idx="291">
                  <c:v>7.1821929999999998</c:v>
                </c:pt>
                <c:pt idx="292">
                  <c:v>2.4210379999999998</c:v>
                </c:pt>
                <c:pt idx="293">
                  <c:v>4.3030910000000002</c:v>
                </c:pt>
                <c:pt idx="294">
                  <c:v>1.4856419999999999</c:v>
                </c:pt>
                <c:pt idx="295">
                  <c:v>2.6101719999999999</c:v>
                </c:pt>
                <c:pt idx="296">
                  <c:v>0.71537499999999998</c:v>
                </c:pt>
                <c:pt idx="297">
                  <c:v>0.89395400000000003</c:v>
                </c:pt>
                <c:pt idx="298">
                  <c:v>-0.25409999999999999</c:v>
                </c:pt>
                <c:pt idx="299">
                  <c:v>-0.91380700000000004</c:v>
                </c:pt>
                <c:pt idx="300">
                  <c:v>-1.386924</c:v>
                </c:pt>
                <c:pt idx="301">
                  <c:v>-3.9166500000000002</c:v>
                </c:pt>
                <c:pt idx="302">
                  <c:v>-3.6082190000000001</c:v>
                </c:pt>
                <c:pt idx="303">
                  <c:v>-8.0260289999999994</c:v>
                </c:pt>
                <c:pt idx="304">
                  <c:v>-5.0119959999999999</c:v>
                </c:pt>
                <c:pt idx="305">
                  <c:v>-10.352537999999999</c:v>
                </c:pt>
                <c:pt idx="306">
                  <c:v>-5.4827180000000002</c:v>
                </c:pt>
                <c:pt idx="307">
                  <c:v>-10.918502</c:v>
                </c:pt>
                <c:pt idx="308">
                  <c:v>-5.2975880000000002</c:v>
                </c:pt>
                <c:pt idx="309">
                  <c:v>-10.565168999999999</c:v>
                </c:pt>
                <c:pt idx="310">
                  <c:v>-5.432823</c:v>
                </c:pt>
                <c:pt idx="311">
                  <c:v>-10.926202999999999</c:v>
                </c:pt>
                <c:pt idx="312">
                  <c:v>-5.1644750000000004</c:v>
                </c:pt>
                <c:pt idx="313">
                  <c:v>-9.8850929999999995</c:v>
                </c:pt>
                <c:pt idx="314">
                  <c:v>-4.6565690000000002</c:v>
                </c:pt>
                <c:pt idx="315">
                  <c:v>-9.2308610000000009</c:v>
                </c:pt>
                <c:pt idx="316">
                  <c:v>-3.7825289999999998</c:v>
                </c:pt>
                <c:pt idx="317">
                  <c:v>-6.5705229999999997</c:v>
                </c:pt>
                <c:pt idx="318">
                  <c:v>-2.2870710000000001</c:v>
                </c:pt>
                <c:pt idx="319">
                  <c:v>-4.3438569999999999</c:v>
                </c:pt>
                <c:pt idx="320">
                  <c:v>-1.703014</c:v>
                </c:pt>
                <c:pt idx="321">
                  <c:v>-3.0371440000000001</c:v>
                </c:pt>
                <c:pt idx="322">
                  <c:v>-1.2330570000000001</c:v>
                </c:pt>
                <c:pt idx="323">
                  <c:v>-2.21835</c:v>
                </c:pt>
                <c:pt idx="324">
                  <c:v>-0.42977900000000002</c:v>
                </c:pt>
                <c:pt idx="325">
                  <c:v>-0.46982699999999999</c:v>
                </c:pt>
                <c:pt idx="326">
                  <c:v>-0.15326799999999999</c:v>
                </c:pt>
                <c:pt idx="327">
                  <c:v>-0.55771599999999999</c:v>
                </c:pt>
                <c:pt idx="328">
                  <c:v>-0.29839300000000002</c:v>
                </c:pt>
                <c:pt idx="329">
                  <c:v>-8.7770000000000296E-3</c:v>
                </c:pt>
                <c:pt idx="330">
                  <c:v>1.031736</c:v>
                </c:pt>
                <c:pt idx="331">
                  <c:v>2.241406</c:v>
                </c:pt>
                <c:pt idx="332">
                  <c:v>0.587893</c:v>
                </c:pt>
                <c:pt idx="333">
                  <c:v>0.47084300000000001</c:v>
                </c:pt>
                <c:pt idx="334">
                  <c:v>0.100082</c:v>
                </c:pt>
                <c:pt idx="335">
                  <c:v>1.816038</c:v>
                </c:pt>
                <c:pt idx="336">
                  <c:v>4.4999880000000001</c:v>
                </c:pt>
                <c:pt idx="337">
                  <c:v>10.212394</c:v>
                </c:pt>
                <c:pt idx="338">
                  <c:v>5.6093330000000003</c:v>
                </c:pt>
                <c:pt idx="339">
                  <c:v>11.503636</c:v>
                </c:pt>
                <c:pt idx="340">
                  <c:v>6.0231219999999999</c:v>
                </c:pt>
                <c:pt idx="341">
                  <c:v>11.527988000000001</c:v>
                </c:pt>
                <c:pt idx="342">
                  <c:v>4.9958</c:v>
                </c:pt>
                <c:pt idx="343">
                  <c:v>9.7023899999999994</c:v>
                </c:pt>
                <c:pt idx="344">
                  <c:v>4.5663010000000002</c:v>
                </c:pt>
                <c:pt idx="345">
                  <c:v>8.9080510000000004</c:v>
                </c:pt>
                <c:pt idx="346">
                  <c:v>4.0792310000000001</c:v>
                </c:pt>
                <c:pt idx="347">
                  <c:v>7.8554269999999997</c:v>
                </c:pt>
                <c:pt idx="348">
                  <c:v>3.4548109999999999</c:v>
                </c:pt>
                <c:pt idx="349">
                  <c:v>6.593934</c:v>
                </c:pt>
                <c:pt idx="350">
                  <c:v>2.7204820000000001</c:v>
                </c:pt>
                <c:pt idx="351">
                  <c:v>5.0026979999999996</c:v>
                </c:pt>
                <c:pt idx="352">
                  <c:v>1.9516640000000001</c:v>
                </c:pt>
                <c:pt idx="353">
                  <c:v>3.6889210000000001</c:v>
                </c:pt>
                <c:pt idx="354">
                  <c:v>1.6361060000000001</c:v>
                </c:pt>
                <c:pt idx="355">
                  <c:v>3.1634470000000001</c:v>
                </c:pt>
                <c:pt idx="356">
                  <c:v>1.3174330000000001</c:v>
                </c:pt>
                <c:pt idx="357">
                  <c:v>2.293167</c:v>
                </c:pt>
                <c:pt idx="358">
                  <c:v>0.54776899999999995</c:v>
                </c:pt>
                <c:pt idx="359">
                  <c:v>0.58709599999999995</c:v>
                </c:pt>
                <c:pt idx="360">
                  <c:v>-0.50099499999999997</c:v>
                </c:pt>
                <c:pt idx="361">
                  <c:v>-1.5074540000000001</c:v>
                </c:pt>
                <c:pt idx="362">
                  <c:v>-1.5503819999999999</c:v>
                </c:pt>
                <c:pt idx="363">
                  <c:v>-3.8876089999999999</c:v>
                </c:pt>
                <c:pt idx="364">
                  <c:v>-3.2584689999999998</c:v>
                </c:pt>
                <c:pt idx="365">
                  <c:v>-7.3180630000000004</c:v>
                </c:pt>
                <c:pt idx="366">
                  <c:v>-4.7047150000000002</c:v>
                </c:pt>
                <c:pt idx="367">
                  <c:v>-9.8444500000000001</c:v>
                </c:pt>
                <c:pt idx="368">
                  <c:v>-5.539892</c:v>
                </c:pt>
                <c:pt idx="369">
                  <c:v>-11.349766000000001</c:v>
                </c:pt>
                <c:pt idx="370">
                  <c:v>-6.0515679999999996</c:v>
                </c:pt>
                <c:pt idx="371">
                  <c:v>-12.405075</c:v>
                </c:pt>
                <c:pt idx="372">
                  <c:v>-6.1789639999999997</c:v>
                </c:pt>
                <c:pt idx="373">
                  <c:v>-11.615114</c:v>
                </c:pt>
                <c:pt idx="374">
                  <c:v>-5.0470220000000001</c:v>
                </c:pt>
                <c:pt idx="375">
                  <c:v>-10.187389</c:v>
                </c:pt>
                <c:pt idx="376">
                  <c:v>-5.0636539999999997</c:v>
                </c:pt>
                <c:pt idx="377">
                  <c:v>-9.5316740000000006</c:v>
                </c:pt>
                <c:pt idx="378">
                  <c:v>-3.6518199999999998</c:v>
                </c:pt>
                <c:pt idx="379">
                  <c:v>-6.714334</c:v>
                </c:pt>
                <c:pt idx="380">
                  <c:v>-2.695716</c:v>
                </c:pt>
                <c:pt idx="381">
                  <c:v>-4.9785159999999999</c:v>
                </c:pt>
                <c:pt idx="382">
                  <c:v>-1.454685</c:v>
                </c:pt>
                <c:pt idx="383">
                  <c:v>-2.1622460000000001</c:v>
                </c:pt>
                <c:pt idx="384">
                  <c:v>-0.32331100000000002</c:v>
                </c:pt>
                <c:pt idx="385">
                  <c:v>-0.36652899999999999</c:v>
                </c:pt>
                <c:pt idx="386">
                  <c:v>0.28376400000000002</c:v>
                </c:pt>
                <c:pt idx="387">
                  <c:v>0.852356</c:v>
                </c:pt>
                <c:pt idx="388">
                  <c:v>0.464839</c:v>
                </c:pt>
                <c:pt idx="389">
                  <c:v>0.51993900000000004</c:v>
                </c:pt>
                <c:pt idx="390">
                  <c:v>-0.14517099999999999</c:v>
                </c:pt>
                <c:pt idx="391">
                  <c:v>0.33344200000000002</c:v>
                </c:pt>
                <c:pt idx="392">
                  <c:v>1.7405189999999999</c:v>
                </c:pt>
                <c:pt idx="393">
                  <c:v>4.1231439999999999</c:v>
                </c:pt>
                <c:pt idx="394">
                  <c:v>2.1981419999999998</c:v>
                </c:pt>
                <c:pt idx="395">
                  <c:v>4.1691500000000001</c:v>
                </c:pt>
                <c:pt idx="396">
                  <c:v>2.680847</c:v>
                </c:pt>
                <c:pt idx="397">
                  <c:v>7.3529749999999998</c:v>
                </c:pt>
                <c:pt idx="398">
                  <c:v>5.786143</c:v>
                </c:pt>
                <c:pt idx="399">
                  <c:v>11.667631</c:v>
                </c:pt>
                <c:pt idx="400">
                  <c:v>5.8539830000000004</c:v>
                </c:pt>
                <c:pt idx="401">
                  <c:v>11.985426</c:v>
                </c:pt>
                <c:pt idx="402">
                  <c:v>6.2597110000000002</c:v>
                </c:pt>
                <c:pt idx="403">
                  <c:v>12.473145000000001</c:v>
                </c:pt>
                <c:pt idx="404">
                  <c:v>5.9675050000000001</c:v>
                </c:pt>
                <c:pt idx="405">
                  <c:v>11.434331</c:v>
                </c:pt>
                <c:pt idx="406">
                  <c:v>4.6519409999999999</c:v>
                </c:pt>
                <c:pt idx="407">
                  <c:v>8.3671760000000006</c:v>
                </c:pt>
                <c:pt idx="408">
                  <c:v>3.030046</c:v>
                </c:pt>
                <c:pt idx="409">
                  <c:v>5.5512449999999998</c:v>
                </c:pt>
                <c:pt idx="410">
                  <c:v>2.0854140000000001</c:v>
                </c:pt>
                <c:pt idx="411">
                  <c:v>3.7254770000000001</c:v>
                </c:pt>
                <c:pt idx="412">
                  <c:v>1.2965340000000001</c:v>
                </c:pt>
                <c:pt idx="413">
                  <c:v>2.2304490000000001</c:v>
                </c:pt>
                <c:pt idx="414">
                  <c:v>0.603711</c:v>
                </c:pt>
                <c:pt idx="415">
                  <c:v>0.90911900000000001</c:v>
                </c:pt>
                <c:pt idx="416">
                  <c:v>-3.1719999999999998E-2</c:v>
                </c:pt>
                <c:pt idx="417">
                  <c:v>-0.25708599999999998</c:v>
                </c:pt>
                <c:pt idx="418">
                  <c:v>-0.29433300000000001</c:v>
                </c:pt>
                <c:pt idx="419">
                  <c:v>-0.76227400000000001</c:v>
                </c:pt>
                <c:pt idx="420">
                  <c:v>-0.82651200000000002</c:v>
                </c:pt>
                <c:pt idx="421">
                  <c:v>-2.2125400000000002</c:v>
                </c:pt>
                <c:pt idx="422">
                  <c:v>-2.0167709999999999</c:v>
                </c:pt>
                <c:pt idx="423">
                  <c:v>-4.7213940000000001</c:v>
                </c:pt>
                <c:pt idx="424">
                  <c:v>-3.258124</c:v>
                </c:pt>
                <c:pt idx="425">
                  <c:v>-6.9695200000000002</c:v>
                </c:pt>
                <c:pt idx="426">
                  <c:v>-4.0757399999999997</c:v>
                </c:pt>
                <c:pt idx="427">
                  <c:v>-8.4437200000000008</c:v>
                </c:pt>
                <c:pt idx="428">
                  <c:v>-4.6554549999999999</c:v>
                </c:pt>
                <c:pt idx="429">
                  <c:v>-9.5791369999999993</c:v>
                </c:pt>
                <c:pt idx="430">
                  <c:v>-5.3026030000000004</c:v>
                </c:pt>
                <c:pt idx="431">
                  <c:v>-11.095190000000001</c:v>
                </c:pt>
                <c:pt idx="432">
                  <c:v>-6.0690900000000001</c:v>
                </c:pt>
                <c:pt idx="433">
                  <c:v>-11.675795000000001</c:v>
                </c:pt>
                <c:pt idx="434">
                  <c:v>-4.8617920000000003</c:v>
                </c:pt>
                <c:pt idx="435">
                  <c:v>-9.68</c:v>
                </c:pt>
                <c:pt idx="436">
                  <c:v>-4.7055369999999996</c:v>
                </c:pt>
                <c:pt idx="437">
                  <c:v>-8.4791720000000002</c:v>
                </c:pt>
                <c:pt idx="438">
                  <c:v>-2.5331760000000001</c:v>
                </c:pt>
                <c:pt idx="439">
                  <c:v>-4.6203779999999997</c:v>
                </c:pt>
                <c:pt idx="440">
                  <c:v>-1.3034079999999999</c:v>
                </c:pt>
                <c:pt idx="441">
                  <c:v>-1.434731</c:v>
                </c:pt>
                <c:pt idx="442">
                  <c:v>0.60326400000000002</c:v>
                </c:pt>
                <c:pt idx="443">
                  <c:v>1.2760229999999999</c:v>
                </c:pt>
                <c:pt idx="444">
                  <c:v>0.341586</c:v>
                </c:pt>
                <c:pt idx="445">
                  <c:v>0.34354699999999999</c:v>
                </c:pt>
                <c:pt idx="446">
                  <c:v>-0.51200199999999996</c:v>
                </c:pt>
                <c:pt idx="447">
                  <c:v>-1.3177859999999999</c:v>
                </c:pt>
                <c:pt idx="448">
                  <c:v>-0.76675099999999996</c:v>
                </c:pt>
                <c:pt idx="449">
                  <c:v>-1.122309</c:v>
                </c:pt>
                <c:pt idx="450">
                  <c:v>-0.21818399999999999</c:v>
                </c:pt>
                <c:pt idx="451">
                  <c:v>-0.64115599999999995</c:v>
                </c:pt>
                <c:pt idx="452">
                  <c:v>-0.68891899999999995</c:v>
                </c:pt>
                <c:pt idx="453">
                  <c:v>-1.3726240000000001</c:v>
                </c:pt>
                <c:pt idx="454">
                  <c:v>-0.97132600000000002</c:v>
                </c:pt>
                <c:pt idx="455">
                  <c:v>-2.4324059999999998</c:v>
                </c:pt>
                <c:pt idx="456">
                  <c:v>-1.8026690000000001</c:v>
                </c:pt>
                <c:pt idx="457">
                  <c:v>-3.7512300000000001</c:v>
                </c:pt>
                <c:pt idx="458">
                  <c:v>-2.086471</c:v>
                </c:pt>
                <c:pt idx="459">
                  <c:v>-4.5468390000000003</c:v>
                </c:pt>
                <c:pt idx="460">
                  <c:v>-2.6312120000000001</c:v>
                </c:pt>
                <c:pt idx="461">
                  <c:v>-5.2590529999999998</c:v>
                </c:pt>
                <c:pt idx="462">
                  <c:v>-2.9033540000000002</c:v>
                </c:pt>
                <c:pt idx="463">
                  <c:v>-5.5780709999999996</c:v>
                </c:pt>
                <c:pt idx="464">
                  <c:v>-2.320424</c:v>
                </c:pt>
                <c:pt idx="465">
                  <c:v>-4.9218109999999999</c:v>
                </c:pt>
                <c:pt idx="466">
                  <c:v>-3.185022</c:v>
                </c:pt>
                <c:pt idx="467">
                  <c:v>-6.5557049999999997</c:v>
                </c:pt>
                <c:pt idx="468">
                  <c:v>-3.2364860000000002</c:v>
                </c:pt>
                <c:pt idx="469">
                  <c:v>-6.125095</c:v>
                </c:pt>
                <c:pt idx="470">
                  <c:v>-2.74749</c:v>
                </c:pt>
                <c:pt idx="471">
                  <c:v>-5.522348</c:v>
                </c:pt>
                <c:pt idx="472">
                  <c:v>-2.572689</c:v>
                </c:pt>
                <c:pt idx="473">
                  <c:v>-4.9533230000000001</c:v>
                </c:pt>
                <c:pt idx="474">
                  <c:v>-2.394841</c:v>
                </c:pt>
                <c:pt idx="475">
                  <c:v>-4.9707179999999997</c:v>
                </c:pt>
                <c:pt idx="476">
                  <c:v>-2.7459009999999999</c:v>
                </c:pt>
                <c:pt idx="477">
                  <c:v>-5.2442799999999998</c:v>
                </c:pt>
                <c:pt idx="478">
                  <c:v>-2.0238619999999998</c:v>
                </c:pt>
                <c:pt idx="479">
                  <c:v>-3.7945799999999998</c:v>
                </c:pt>
                <c:pt idx="480">
                  <c:v>-2.1645490000000001</c:v>
                </c:pt>
                <c:pt idx="481">
                  <c:v>-4.5512879999999996</c:v>
                </c:pt>
                <c:pt idx="482">
                  <c:v>-2.0831200000000001</c:v>
                </c:pt>
                <c:pt idx="483">
                  <c:v>-3.6742849999999998</c:v>
                </c:pt>
                <c:pt idx="484">
                  <c:v>-1.443192</c:v>
                </c:pt>
                <c:pt idx="485">
                  <c:v>-2.829901</c:v>
                </c:pt>
                <c:pt idx="486">
                  <c:v>-1.0714250000000001</c:v>
                </c:pt>
                <c:pt idx="487">
                  <c:v>-1.953649</c:v>
                </c:pt>
                <c:pt idx="488">
                  <c:v>-0.68013199999999996</c:v>
                </c:pt>
                <c:pt idx="489">
                  <c:v>-1.183284</c:v>
                </c:pt>
                <c:pt idx="490">
                  <c:v>-0.49512699999999998</c:v>
                </c:pt>
                <c:pt idx="491">
                  <c:v>-1.0237540000000001</c:v>
                </c:pt>
                <c:pt idx="492">
                  <c:v>-0.41382400000000003</c:v>
                </c:pt>
                <c:pt idx="493">
                  <c:v>-0.72892100000000004</c:v>
                </c:pt>
                <c:pt idx="494">
                  <c:v>-0.17587700000000001</c:v>
                </c:pt>
                <c:pt idx="495">
                  <c:v>-0.218555</c:v>
                </c:pt>
                <c:pt idx="496">
                  <c:v>1.073E-2</c:v>
                </c:pt>
                <c:pt idx="497">
                  <c:v>-8.5088999999999998E-2</c:v>
                </c:pt>
                <c:pt idx="498">
                  <c:v>-4.9551999999999999E-2</c:v>
                </c:pt>
                <c:pt idx="499">
                  <c:v>-0.12107800000000001</c:v>
                </c:pt>
                <c:pt idx="500">
                  <c:v>-7.2939000000000004E-2</c:v>
                </c:pt>
                <c:pt idx="501">
                  <c:v>-6.4353999999999995E-2</c:v>
                </c:pt>
                <c:pt idx="502">
                  <c:v>1.7484E-2</c:v>
                </c:pt>
                <c:pt idx="503">
                  <c:v>-1.9750000000000002E-3</c:v>
                </c:pt>
                <c:pt idx="504">
                  <c:v>-1.4952999999999999E-2</c:v>
                </c:pt>
                <c:pt idx="505">
                  <c:v>-1.6035000000000001E-2</c:v>
                </c:pt>
                <c:pt idx="506">
                  <c:v>1.57E-3</c:v>
                </c:pt>
                <c:pt idx="507">
                  <c:v>7.6400000000000001E-3</c:v>
                </c:pt>
                <c:pt idx="508">
                  <c:v>-2.6096000000000001E-2</c:v>
                </c:pt>
                <c:pt idx="509">
                  <c:v>-1.3119E-2</c:v>
                </c:pt>
                <c:pt idx="510">
                  <c:v>1.8241E-2</c:v>
                </c:pt>
                <c:pt idx="511">
                  <c:v>1.1101E-2</c:v>
                </c:pt>
                <c:pt idx="512">
                  <c:v>2.7726000000000001E-2</c:v>
                </c:pt>
                <c:pt idx="513">
                  <c:v>0.13012799999999999</c:v>
                </c:pt>
                <c:pt idx="514">
                  <c:v>9.3431E-2</c:v>
                </c:pt>
                <c:pt idx="515">
                  <c:v>0.16945499999999999</c:v>
                </c:pt>
                <c:pt idx="516">
                  <c:v>5.6877999999999998E-2</c:v>
                </c:pt>
                <c:pt idx="517">
                  <c:v>0.112592</c:v>
                </c:pt>
                <c:pt idx="518">
                  <c:v>5.2079E-2</c:v>
                </c:pt>
                <c:pt idx="519">
                  <c:v>0.110579</c:v>
                </c:pt>
                <c:pt idx="520">
                  <c:v>3.7486999999999999E-2</c:v>
                </c:pt>
                <c:pt idx="521">
                  <c:v>5.8379E-2</c:v>
                </c:pt>
                <c:pt idx="522">
                  <c:v>2.8617E-2</c:v>
                </c:pt>
                <c:pt idx="523">
                  <c:v>5.1908000000000003E-2</c:v>
                </c:pt>
                <c:pt idx="524">
                  <c:v>-4.3580000000000001E-2</c:v>
                </c:pt>
                <c:pt idx="525">
                  <c:v>-0.113205</c:v>
                </c:pt>
                <c:pt idx="526">
                  <c:v>-2.0357E-2</c:v>
                </c:pt>
                <c:pt idx="527">
                  <c:v>6.7239999999999999E-3</c:v>
                </c:pt>
                <c:pt idx="528">
                  <c:v>1.3004999999999999E-2</c:v>
                </c:pt>
                <c:pt idx="529">
                  <c:v>9.0980000000000002E-3</c:v>
                </c:pt>
                <c:pt idx="530">
                  <c:v>-3.7230000000000002E-3</c:v>
                </c:pt>
                <c:pt idx="531">
                  <c:v>1.0217E-2</c:v>
                </c:pt>
                <c:pt idx="532">
                  <c:v>3.0925000000000001E-2</c:v>
                </c:pt>
                <c:pt idx="533">
                  <c:v>6.9145999999999999E-2</c:v>
                </c:pt>
                <c:pt idx="534">
                  <c:v>1.8238999999999998E-2</c:v>
                </c:pt>
                <c:pt idx="535">
                  <c:v>3.7579000000000001E-2</c:v>
                </c:pt>
                <c:pt idx="536">
                  <c:v>1.4604000000000001E-2</c:v>
                </c:pt>
                <c:pt idx="537">
                  <c:v>2.7192999999999998E-2</c:v>
                </c:pt>
                <c:pt idx="538">
                  <c:v>3.0984999999999999E-2</c:v>
                </c:pt>
                <c:pt idx="539">
                  <c:v>5.5634000000000003E-2</c:v>
                </c:pt>
                <c:pt idx="540">
                  <c:v>1.6146000000000001E-2</c:v>
                </c:pt>
                <c:pt idx="541">
                  <c:v>4.6156999999999997E-2</c:v>
                </c:pt>
                <c:pt idx="542">
                  <c:v>3.5028999999999998E-2</c:v>
                </c:pt>
                <c:pt idx="543">
                  <c:v>5.9626999999999999E-2</c:v>
                </c:pt>
                <c:pt idx="544">
                  <c:v>1.6770000000000001E-3</c:v>
                </c:pt>
                <c:pt idx="545">
                  <c:v>2.0323999999999998E-2</c:v>
                </c:pt>
                <c:pt idx="546">
                  <c:v>2.6335999999999998E-2</c:v>
                </c:pt>
                <c:pt idx="547">
                  <c:v>4.5150000000000003E-2</c:v>
                </c:pt>
                <c:pt idx="548">
                  <c:v>3.6022999999999999E-2</c:v>
                </c:pt>
                <c:pt idx="549">
                  <c:v>8.7780999999999998E-2</c:v>
                </c:pt>
                <c:pt idx="550">
                  <c:v>8.8929999999999995E-2</c:v>
                </c:pt>
                <c:pt idx="551">
                  <c:v>0.17125699999999999</c:v>
                </c:pt>
                <c:pt idx="552">
                  <c:v>6.6435999999999995E-2</c:v>
                </c:pt>
                <c:pt idx="553">
                  <c:v>0.14100399999999999</c:v>
                </c:pt>
                <c:pt idx="554">
                  <c:v>8.3878999999999995E-2</c:v>
                </c:pt>
                <c:pt idx="555">
                  <c:v>0.19414899999999999</c:v>
                </c:pt>
                <c:pt idx="556">
                  <c:v>0.14857799999999999</c:v>
                </c:pt>
                <c:pt idx="557">
                  <c:v>0.25578400000000001</c:v>
                </c:pt>
                <c:pt idx="558">
                  <c:v>2.9266E-2</c:v>
                </c:pt>
                <c:pt idx="559">
                  <c:v>4.7107999999999997E-2</c:v>
                </c:pt>
                <c:pt idx="560">
                  <c:v>0.110065</c:v>
                </c:pt>
                <c:pt idx="561">
                  <c:v>0.229016</c:v>
                </c:pt>
                <c:pt idx="562">
                  <c:v>8.2377000000000006E-2</c:v>
                </c:pt>
                <c:pt idx="563">
                  <c:v>0.118934</c:v>
                </c:pt>
                <c:pt idx="564">
                  <c:v>2.9880000000000002E-3</c:v>
                </c:pt>
                <c:pt idx="565">
                  <c:v>-2.9297E-2</c:v>
                </c:pt>
                <c:pt idx="566">
                  <c:v>-2.9316999999999999E-2</c:v>
                </c:pt>
                <c:pt idx="567">
                  <c:v>-3.9493E-2</c:v>
                </c:pt>
                <c:pt idx="568">
                  <c:v>-2.9693000000000001E-2</c:v>
                </c:pt>
                <c:pt idx="569">
                  <c:v>-7.9957E-2</c:v>
                </c:pt>
                <c:pt idx="570">
                  <c:v>-1.0947999999999999E-2</c:v>
                </c:pt>
                <c:pt idx="571">
                  <c:v>-1.1592999999999999E-2</c:v>
                </c:pt>
                <c:pt idx="572">
                  <c:v>1.4895E-2</c:v>
                </c:pt>
                <c:pt idx="573">
                  <c:v>4.1083000000000001E-2</c:v>
                </c:pt>
                <c:pt idx="574">
                  <c:v>-5.0509999999999999E-2</c:v>
                </c:pt>
                <c:pt idx="575">
                  <c:v>-7.7287999999999996E-2</c:v>
                </c:pt>
                <c:pt idx="576">
                  <c:v>-2.7515999999999999E-2</c:v>
                </c:pt>
                <c:pt idx="577">
                  <c:v>-7.7313000000000007E-2</c:v>
                </c:pt>
                <c:pt idx="578">
                  <c:v>-2.3158000000000002E-2</c:v>
                </c:pt>
                <c:pt idx="579">
                  <c:v>4.6384000000000002E-2</c:v>
                </c:pt>
                <c:pt idx="580">
                  <c:v>5.6066999999999999E-2</c:v>
                </c:pt>
                <c:pt idx="581">
                  <c:v>2.3896000000000001E-2</c:v>
                </c:pt>
                <c:pt idx="582">
                  <c:v>-8.5987999999999995E-2</c:v>
                </c:pt>
                <c:pt idx="583">
                  <c:v>-0.27688800000000002</c:v>
                </c:pt>
                <c:pt idx="584">
                  <c:v>-0.29649799999999998</c:v>
                </c:pt>
                <c:pt idx="585">
                  <c:v>-0.70290600000000003</c:v>
                </c:pt>
                <c:pt idx="586">
                  <c:v>-0.47177599999999997</c:v>
                </c:pt>
                <c:pt idx="587">
                  <c:v>-0.978796</c:v>
                </c:pt>
                <c:pt idx="588">
                  <c:v>-0.517787</c:v>
                </c:pt>
                <c:pt idx="589">
                  <c:v>-1.0837030000000001</c:v>
                </c:pt>
                <c:pt idx="590">
                  <c:v>-0.55455900000000002</c:v>
                </c:pt>
                <c:pt idx="591">
                  <c:v>-1.0037929999999999</c:v>
                </c:pt>
                <c:pt idx="592">
                  <c:v>-0.338148</c:v>
                </c:pt>
                <c:pt idx="593">
                  <c:v>-0.65160200000000001</c:v>
                </c:pt>
                <c:pt idx="594">
                  <c:v>-0.28221299999999999</c:v>
                </c:pt>
              </c:numCache>
            </c:numRef>
          </c:val>
          <c:smooth val="0"/>
          <c:extLst>
            <c:ext xmlns:c16="http://schemas.microsoft.com/office/drawing/2014/chart" uri="{C3380CC4-5D6E-409C-BE32-E72D297353CC}">
              <c16:uniqueId val="{00000002-634B-463C-B017-A6C49748C347}"/>
            </c:ext>
          </c:extLst>
        </c:ser>
        <c:dLbls>
          <c:showLegendKey val="0"/>
          <c:showVal val="0"/>
          <c:showCatName val="0"/>
          <c:showSerName val="0"/>
          <c:showPercent val="0"/>
          <c:showBubbleSize val="0"/>
        </c:dLbls>
        <c:smooth val="0"/>
        <c:axId val="343678139"/>
        <c:axId val="541485359"/>
      </c:lineChart>
      <c:catAx>
        <c:axId val="3436781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41485359"/>
        <c:crosses val="autoZero"/>
        <c:auto val="1"/>
        <c:lblAlgn val="ctr"/>
        <c:lblOffset val="100"/>
        <c:noMultiLvlLbl val="0"/>
      </c:catAx>
      <c:valAx>
        <c:axId val="5414853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43678139"/>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Gesture</a:t>
            </a:r>
            <a:r>
              <a:rPr lang="en-US" baseline="0"/>
              <a:t> 2 Gyro Angle Change</a:t>
            </a:r>
            <a:endParaRPr lang="en-I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Sheet1!$P$1</c:f>
              <c:strCache>
                <c:ptCount val="1"/>
                <c:pt idx="0">
                  <c:v>Gyro_X</c:v>
                </c:pt>
              </c:strCache>
            </c:strRef>
          </c:tx>
          <c:spPr>
            <a:ln w="28575" cap="rnd">
              <a:solidFill>
                <a:schemeClr val="accent1"/>
              </a:solidFill>
              <a:round/>
            </a:ln>
            <a:effectLst/>
          </c:spPr>
          <c:marker>
            <c:symbol val="none"/>
          </c:marker>
          <c:val>
            <c:numRef>
              <c:f>Sheet1!$P$2:$P$1000</c:f>
              <c:numCache>
                <c:formatCode>General</c:formatCode>
                <c:ptCount val="999"/>
                <c:pt idx="0">
                  <c:v>11.483332733272286</c:v>
                </c:pt>
                <c:pt idx="1">
                  <c:v>11.20865131860684</c:v>
                </c:pt>
                <c:pt idx="2">
                  <c:v>10.690237652234703</c:v>
                </c:pt>
                <c:pt idx="3">
                  <c:v>9.9167133191900074</c:v>
                </c:pt>
                <c:pt idx="4">
                  <c:v>8.8381544328062063</c:v>
                </c:pt>
                <c:pt idx="5">
                  <c:v>7.4499480441500827</c:v>
                </c:pt>
                <c:pt idx="6">
                  <c:v>5.7858689632670801</c:v>
                </c:pt>
                <c:pt idx="7">
                  <c:v>3.937500504001739</c:v>
                </c:pt>
                <c:pt idx="8">
                  <c:v>1.9888866739217042</c:v>
                </c:pt>
                <c:pt idx="9">
                  <c:v>-6.9787399556729773E-2</c:v>
                </c:pt>
                <c:pt idx="10">
                  <c:v>-2.4123886715655951</c:v>
                </c:pt>
                <c:pt idx="11">
                  <c:v>-5.1658205581342829</c:v>
                </c:pt>
                <c:pt idx="12">
                  <c:v>-8.3036730469715962</c:v>
                </c:pt>
                <c:pt idx="13">
                  <c:v>-11.663755766032164</c:v>
                </c:pt>
                <c:pt idx="14">
                  <c:v>-15.06646761071152</c:v>
                </c:pt>
                <c:pt idx="15">
                  <c:v>-18.44733143849729</c:v>
                </c:pt>
                <c:pt idx="16">
                  <c:v>-21.869615969727345</c:v>
                </c:pt>
                <c:pt idx="17">
                  <c:v>-25.608675050332799</c:v>
                </c:pt>
                <c:pt idx="18">
                  <c:v>-29.754508889326143</c:v>
                </c:pt>
                <c:pt idx="19">
                  <c:v>-33.953294431539618</c:v>
                </c:pt>
                <c:pt idx="20">
                  <c:v>-37.835289962908831</c:v>
                </c:pt>
                <c:pt idx="21">
                  <c:v>-41.253804563650654</c:v>
                </c:pt>
                <c:pt idx="22">
                  <c:v>-44.297161372377644</c:v>
                </c:pt>
                <c:pt idx="23">
                  <c:v>-47.200666264930092</c:v>
                </c:pt>
                <c:pt idx="24">
                  <c:v>-50.183196259631487</c:v>
                </c:pt>
                <c:pt idx="25">
                  <c:v>-53.468727314438851</c:v>
                </c:pt>
                <c:pt idx="26">
                  <c:v>-57.198721368150075</c:v>
                </c:pt>
                <c:pt idx="27">
                  <c:v>-61.152021160787072</c:v>
                </c:pt>
                <c:pt idx="28">
                  <c:v>-64.748448977571343</c:v>
                </c:pt>
                <c:pt idx="29">
                  <c:v>-67.573326578019916</c:v>
                </c:pt>
                <c:pt idx="30">
                  <c:v>-69.613693386459531</c:v>
                </c:pt>
                <c:pt idx="31">
                  <c:v>-71.198083938730335</c:v>
                </c:pt>
                <c:pt idx="32">
                  <c:v>-72.68480017995573</c:v>
                </c:pt>
                <c:pt idx="33">
                  <c:v>-74.113199956356624</c:v>
                </c:pt>
                <c:pt idx="34">
                  <c:v>-75.221796357229493</c:v>
                </c:pt>
                <c:pt idx="35">
                  <c:v>-75.672405070084906</c:v>
                </c:pt>
                <c:pt idx="36">
                  <c:v>-75.212457388683205</c:v>
                </c:pt>
                <c:pt idx="37">
                  <c:v>-73.812716360909548</c:v>
                </c:pt>
                <c:pt idx="38">
                  <c:v>-71.733979153691351</c:v>
                </c:pt>
                <c:pt idx="39">
                  <c:v>-69.38049841061752</c:v>
                </c:pt>
                <c:pt idx="40">
                  <c:v>-67.073367022405165</c:v>
                </c:pt>
                <c:pt idx="41">
                  <c:v>-64.904221381957058</c:v>
                </c:pt>
                <c:pt idx="42">
                  <c:v>-62.728465774317918</c:v>
                </c:pt>
                <c:pt idx="43">
                  <c:v>-60.373327558831555</c:v>
                </c:pt>
                <c:pt idx="44">
                  <c:v>-57.802028227654915</c:v>
                </c:pt>
                <c:pt idx="45">
                  <c:v>-55.087859243101818</c:v>
                </c:pt>
                <c:pt idx="46">
                  <c:v>-52.244234618239787</c:v>
                </c:pt>
                <c:pt idx="47">
                  <c:v>-49.216602605874989</c:v>
                </c:pt>
                <c:pt idx="48">
                  <c:v>-45.912370673757493</c:v>
                </c:pt>
                <c:pt idx="49">
                  <c:v>-42.309800420282343</c:v>
                </c:pt>
                <c:pt idx="50">
                  <c:v>-38.404684211876692</c:v>
                </c:pt>
                <c:pt idx="51">
                  <c:v>-34.217406647639159</c:v>
                </c:pt>
                <c:pt idx="52">
                  <c:v>-29.902051354686375</c:v>
                </c:pt>
                <c:pt idx="53">
                  <c:v>-25.631143467592647</c:v>
                </c:pt>
                <c:pt idx="54">
                  <c:v>-21.450814178240794</c:v>
                </c:pt>
                <c:pt idx="55">
                  <c:v>-17.38370099467598</c:v>
                </c:pt>
                <c:pt idx="56">
                  <c:v>-13.39667403478246</c:v>
                </c:pt>
                <c:pt idx="57">
                  <c:v>-9.3629007940868121</c:v>
                </c:pt>
                <c:pt idx="58">
                  <c:v>-5.231640338205076</c:v>
                </c:pt>
                <c:pt idx="59">
                  <c:v>-1.0691906114409744</c:v>
                </c:pt>
                <c:pt idx="60">
                  <c:v>2.9648022607878453</c:v>
                </c:pt>
                <c:pt idx="61">
                  <c:v>6.6712921755720878</c:v>
                </c:pt>
                <c:pt idx="62">
                  <c:v>9.9830472120606455</c:v>
                </c:pt>
                <c:pt idx="63">
                  <c:v>12.958768327819433</c:v>
                </c:pt>
                <c:pt idx="64">
                  <c:v>15.688013761263043</c:v>
                </c:pt>
                <c:pt idx="65">
                  <c:v>18.370439346037784</c:v>
                </c:pt>
                <c:pt idx="66">
                  <c:v>21.240330419117029</c:v>
                </c:pt>
                <c:pt idx="67">
                  <c:v>24.265600530734691</c:v>
                </c:pt>
                <c:pt idx="68">
                  <c:v>27.373002380119996</c:v>
                </c:pt>
                <c:pt idx="69">
                  <c:v>30.311676652517594</c:v>
                </c:pt>
                <c:pt idx="70">
                  <c:v>32.654307779467239</c:v>
                </c:pt>
                <c:pt idx="71">
                  <c:v>34.019211623877894</c:v>
                </c:pt>
                <c:pt idx="72">
                  <c:v>34.22331503140034</c:v>
                </c:pt>
                <c:pt idx="73">
                  <c:v>33.467942290772335</c:v>
                </c:pt>
                <c:pt idx="74">
                  <c:v>32.275603184956886</c:v>
                </c:pt>
                <c:pt idx="75">
                  <c:v>31.239390921257748</c:v>
                </c:pt>
                <c:pt idx="76">
                  <c:v>30.698543702832591</c:v>
                </c:pt>
                <c:pt idx="77">
                  <c:v>30.592914228775935</c:v>
                </c:pt>
                <c:pt idx="78">
                  <c:v>30.578875104200417</c:v>
                </c:pt>
                <c:pt idx="79">
                  <c:v>30.341894202116407</c:v>
                </c:pt>
                <c:pt idx="80">
                  <c:v>29.714497078074078</c:v>
                </c:pt>
                <c:pt idx="81">
                  <c:v>28.662458976512596</c:v>
                </c:pt>
                <c:pt idx="82">
                  <c:v>27.297246956982342</c:v>
                </c:pt>
                <c:pt idx="83">
                  <c:v>25.843054717842694</c:v>
                </c:pt>
                <c:pt idx="84">
                  <c:v>24.436132463485841</c:v>
                </c:pt>
                <c:pt idx="85">
                  <c:v>23.257346454216123</c:v>
                </c:pt>
                <c:pt idx="86">
                  <c:v>22.4325259851318</c:v>
                </c:pt>
                <c:pt idx="87">
                  <c:v>22.036800425429163</c:v>
                </c:pt>
                <c:pt idx="88">
                  <c:v>22.04921633692058</c:v>
                </c:pt>
                <c:pt idx="89">
                  <c:v>22.240665090182166</c:v>
                </c:pt>
                <c:pt idx="90">
                  <c:v>22.342130168378525</c:v>
                </c:pt>
                <c:pt idx="91">
                  <c:v>22.109490165010957</c:v>
                </c:pt>
                <c:pt idx="92">
                  <c:v>21.472783721710741</c:v>
                </c:pt>
                <c:pt idx="93">
                  <c:v>20.500798927276524</c:v>
                </c:pt>
                <c:pt idx="94">
                  <c:v>19.280164128730995</c:v>
                </c:pt>
                <c:pt idx="95">
                  <c:v>17.984202866156377</c:v>
                </c:pt>
                <c:pt idx="96">
                  <c:v>16.822962268833248</c:v>
                </c:pt>
                <c:pt idx="97">
                  <c:v>15.847342503456581</c:v>
                </c:pt>
                <c:pt idx="98">
                  <c:v>15.00582665338745</c:v>
                </c:pt>
                <c:pt idx="99">
                  <c:v>14.196050840319701</c:v>
                </c:pt>
                <c:pt idx="100">
                  <c:v>13.241072743513307</c:v>
                </c:pt>
                <c:pt idx="101">
                  <c:v>12.05228224864304</c:v>
                </c:pt>
                <c:pt idx="102">
                  <c:v>10.62409174367018</c:v>
                </c:pt>
                <c:pt idx="103">
                  <c:v>8.9697319487967739</c:v>
                </c:pt>
                <c:pt idx="104">
                  <c:v>7.037931129820838</c:v>
                </c:pt>
                <c:pt idx="105">
                  <c:v>4.7424298072244211</c:v>
                </c:pt>
                <c:pt idx="106">
                  <c:v>2.0887898510799325</c:v>
                </c:pt>
                <c:pt idx="107">
                  <c:v>-0.84209768594166612</c:v>
                </c:pt>
                <c:pt idx="108">
                  <c:v>-3.8253986122228327</c:v>
                </c:pt>
                <c:pt idx="109">
                  <c:v>-6.7299223399783763</c:v>
                </c:pt>
                <c:pt idx="110">
                  <c:v>-9.865573993178808</c:v>
                </c:pt>
                <c:pt idx="111">
                  <c:v>-13.423343553315231</c:v>
                </c:pt>
                <c:pt idx="112">
                  <c:v>-17.391198622248925</c:v>
                </c:pt>
                <c:pt idx="113">
                  <c:v>-21.504629989803945</c:v>
                </c:pt>
                <c:pt idx="114">
                  <c:v>-25.276988670007867</c:v>
                </c:pt>
                <c:pt idx="115">
                  <c:v>-28.345123496607705</c:v>
                </c:pt>
                <c:pt idx="116">
                  <c:v>-30.647858746675549</c:v>
                </c:pt>
                <c:pt idx="117">
                  <c:v>-32.70397963174203</c:v>
                </c:pt>
                <c:pt idx="118">
                  <c:v>-35.36833215910719</c:v>
                </c:pt>
                <c:pt idx="119">
                  <c:v>-39.078069515925044</c:v>
                </c:pt>
                <c:pt idx="120">
                  <c:v>-43.774411445606539</c:v>
                </c:pt>
                <c:pt idx="121">
                  <c:v>-48.820812216694399</c:v>
                </c:pt>
                <c:pt idx="122">
                  <c:v>-53.435939452360515</c:v>
                </c:pt>
                <c:pt idx="123">
                  <c:v>-57.153902683313298</c:v>
                </c:pt>
                <c:pt idx="124">
                  <c:v>-59.993338929647031</c:v>
                </c:pt>
                <c:pt idx="125">
                  <c:v>-62.206422631054096</c:v>
                </c:pt>
                <c:pt idx="126">
                  <c:v>-64.035351398433008</c:v>
                </c:pt>
                <c:pt idx="127">
                  <c:v>-65.516226110464345</c:v>
                </c:pt>
                <c:pt idx="128">
                  <c:v>-66.414692668255057</c:v>
                </c:pt>
                <c:pt idx="129">
                  <c:v>-66.558112054889961</c:v>
                </c:pt>
                <c:pt idx="130">
                  <c:v>-65.812224033792162</c:v>
                </c:pt>
                <c:pt idx="131">
                  <c:v>-64.255914673116322</c:v>
                </c:pt>
                <c:pt idx="132">
                  <c:v>-62.243868959653994</c:v>
                </c:pt>
                <c:pt idx="133">
                  <c:v>-60.116134680460917</c:v>
                </c:pt>
                <c:pt idx="134">
                  <c:v>-58.030436006851694</c:v>
                </c:pt>
                <c:pt idx="135">
                  <c:v>-55.939033826714663</c:v>
                </c:pt>
                <c:pt idx="136">
                  <c:v>-53.709218350180372</c:v>
                </c:pt>
                <c:pt idx="137">
                  <c:v>-51.206403323176765</c:v>
                </c:pt>
                <c:pt idx="138">
                  <c:v>-48.402969616713229</c:v>
                </c:pt>
                <c:pt idx="139">
                  <c:v>-45.339083684378963</c:v>
                </c:pt>
                <c:pt idx="140">
                  <c:v>-42.082728730691379</c:v>
                </c:pt>
                <c:pt idx="141">
                  <c:v>-38.735877656077555</c:v>
                </c:pt>
                <c:pt idx="142">
                  <c:v>-35.407405782955998</c:v>
                </c:pt>
                <c:pt idx="143">
                  <c:v>-32.100653447296885</c:v>
                </c:pt>
                <c:pt idx="144">
                  <c:v>-28.728305978350949</c:v>
                </c:pt>
                <c:pt idx="145">
                  <c:v>-25.21552709878393</c:v>
                </c:pt>
                <c:pt idx="146">
                  <c:v>-21.56765223680825</c:v>
                </c:pt>
                <c:pt idx="147">
                  <c:v>-17.895369172072083</c:v>
                </c:pt>
                <c:pt idx="148">
                  <c:v>-14.308144008630642</c:v>
                </c:pt>
                <c:pt idx="149">
                  <c:v>-10.866347628458028</c:v>
                </c:pt>
                <c:pt idx="150">
                  <c:v>-7.6097745358888673</c:v>
                </c:pt>
                <c:pt idx="151">
                  <c:v>-4.5134172851710899</c:v>
                </c:pt>
                <c:pt idx="152">
                  <c:v>-1.5310207594676681</c:v>
                </c:pt>
                <c:pt idx="153">
                  <c:v>1.4313010357216851</c:v>
                </c:pt>
                <c:pt idx="154">
                  <c:v>4.4129076750072507</c:v>
                </c:pt>
                <c:pt idx="155">
                  <c:v>7.3540267215071058</c:v>
                </c:pt>
                <c:pt idx="156">
                  <c:v>10.317733767076964</c:v>
                </c:pt>
                <c:pt idx="157">
                  <c:v>13.247172591735424</c:v>
                </c:pt>
                <c:pt idx="158">
                  <c:v>16.136770159900717</c:v>
                </c:pt>
                <c:pt idx="159">
                  <c:v>19.014421196702703</c:v>
                </c:pt>
                <c:pt idx="160">
                  <c:v>21.651987272768647</c:v>
                </c:pt>
                <c:pt idx="161">
                  <c:v>23.897032727313274</c:v>
                </c:pt>
                <c:pt idx="162">
                  <c:v>25.776944592767009</c:v>
                </c:pt>
                <c:pt idx="163">
                  <c:v>27.308936380911668</c:v>
                </c:pt>
                <c:pt idx="164">
                  <c:v>28.471115413293433</c:v>
                </c:pt>
                <c:pt idx="165">
                  <c:v>29.183644205027562</c:v>
                </c:pt>
                <c:pt idx="166">
                  <c:v>29.479763400927013</c:v>
                </c:pt>
                <c:pt idx="167">
                  <c:v>29.626690432908472</c:v>
                </c:pt>
                <c:pt idx="168">
                  <c:v>29.753586124250301</c:v>
                </c:pt>
                <c:pt idx="169">
                  <c:v>29.884888161765293</c:v>
                </c:pt>
                <c:pt idx="170">
                  <c:v>30.043665898529987</c:v>
                </c:pt>
                <c:pt idx="171">
                  <c:v>30.226383540559386</c:v>
                </c:pt>
                <c:pt idx="172">
                  <c:v>30.200433769748198</c:v>
                </c:pt>
                <c:pt idx="173">
                  <c:v>29.776221154353234</c:v>
                </c:pt>
                <c:pt idx="174">
                  <c:v>28.867887891266168</c:v>
                </c:pt>
                <c:pt idx="175">
                  <c:v>27.502602513440845</c:v>
                </c:pt>
                <c:pt idx="176">
                  <c:v>25.913984783172026</c:v>
                </c:pt>
                <c:pt idx="177">
                  <c:v>24.308381487508584</c:v>
                </c:pt>
                <c:pt idx="178">
                  <c:v>22.888045557758414</c:v>
                </c:pt>
                <c:pt idx="179">
                  <c:v>21.769401766603245</c:v>
                </c:pt>
                <c:pt idx="180">
                  <c:v>20.94550741127118</c:v>
                </c:pt>
                <c:pt idx="181">
                  <c:v>20.315828583045757</c:v>
                </c:pt>
                <c:pt idx="182">
                  <c:v>19.683681131384841</c:v>
                </c:pt>
                <c:pt idx="183">
                  <c:v>18.952306468757143</c:v>
                </c:pt>
                <c:pt idx="184">
                  <c:v>18.093710959382001</c:v>
                </c:pt>
                <c:pt idx="185">
                  <c:v>17.163002360194358</c:v>
                </c:pt>
                <c:pt idx="186">
                  <c:v>16.246391572990468</c:v>
                </c:pt>
                <c:pt idx="187">
                  <c:v>15.43186876153066</c:v>
                </c:pt>
                <c:pt idx="188">
                  <c:v>14.806814806300048</c:v>
                </c:pt>
                <c:pt idx="189">
                  <c:v>14.383872270174047</c:v>
                </c:pt>
                <c:pt idx="190">
                  <c:v>14.124493504770566</c:v>
                </c:pt>
                <c:pt idx="191">
                  <c:v>13.917062594675155</c:v>
                </c:pt>
                <c:pt idx="192">
                  <c:v>13.596894402781652</c:v>
                </c:pt>
                <c:pt idx="193">
                  <c:v>13.029598714726021</c:v>
                </c:pt>
                <c:pt idx="194">
                  <c:v>12.093832980431499</c:v>
                </c:pt>
                <c:pt idx="195">
                  <c:v>10.693787600822869</c:v>
                </c:pt>
                <c:pt idx="196">
                  <c:v>8.8520572288064123</c:v>
                </c:pt>
                <c:pt idx="197">
                  <c:v>6.6166717442302838</c:v>
                </c:pt>
                <c:pt idx="198">
                  <c:v>3.9651215893456784</c:v>
                </c:pt>
                <c:pt idx="199">
                  <c:v>0.84093879755876477</c:v>
                </c:pt>
                <c:pt idx="200">
                  <c:v>-2.7178956383924104</c:v>
                </c:pt>
                <c:pt idx="201">
                  <c:v>-6.4752707456245613</c:v>
                </c:pt>
                <c:pt idx="202">
                  <c:v>-10.065359770712069</c:v>
                </c:pt>
                <c:pt idx="203">
                  <c:v>-13.255264235297828</c:v>
                </c:pt>
                <c:pt idx="204">
                  <c:v>-16.00431007059187</c:v>
                </c:pt>
                <c:pt idx="205">
                  <c:v>-18.570246869180032</c:v>
                </c:pt>
                <c:pt idx="206">
                  <c:v>-21.45239961179643</c:v>
                </c:pt>
                <c:pt idx="207">
                  <c:v>-25.0321843195605</c:v>
                </c:pt>
                <c:pt idx="208">
                  <c:v>-29.472455013169292</c:v>
                </c:pt>
                <c:pt idx="209">
                  <c:v>-34.658576412905902</c:v>
                </c:pt>
                <c:pt idx="210">
                  <c:v>-39.945182264647784</c:v>
                </c:pt>
                <c:pt idx="211">
                  <c:v>-44.80896991935483</c:v>
                </c:pt>
                <c:pt idx="212">
                  <c:v>-49.060782880967736</c:v>
                </c:pt>
                <c:pt idx="213">
                  <c:v>-52.781629423348377</c:v>
                </c:pt>
                <c:pt idx="214">
                  <c:v>-56.284751154881405</c:v>
                </c:pt>
                <c:pt idx="215">
                  <c:v>-59.782989271783777</c:v>
                </c:pt>
                <c:pt idx="216">
                  <c:v>-63.386390966348095</c:v>
                </c:pt>
                <c:pt idx="217">
                  <c:v>-66.688815907021123</c:v>
                </c:pt>
                <c:pt idx="218">
                  <c:v>-69.0059750488807</c:v>
                </c:pt>
                <c:pt idx="219">
                  <c:v>-69.916066487903095</c:v>
                </c:pt>
                <c:pt idx="220">
                  <c:v>-69.400973078145029</c:v>
                </c:pt>
                <c:pt idx="221">
                  <c:v>-67.813562816582134</c:v>
                </c:pt>
                <c:pt idx="222">
                  <c:v>-65.654270580250483</c:v>
                </c:pt>
                <c:pt idx="223">
                  <c:v>-63.271076248645471</c:v>
                </c:pt>
                <c:pt idx="224">
                  <c:v>-60.89746554367256</c:v>
                </c:pt>
                <c:pt idx="225">
                  <c:v>-58.518733592799109</c:v>
                </c:pt>
                <c:pt idx="226">
                  <c:v>-55.945750400943133</c:v>
                </c:pt>
                <c:pt idx="227">
                  <c:v>-53.089756472924265</c:v>
                </c:pt>
                <c:pt idx="228">
                  <c:v>-50.006032443465777</c:v>
                </c:pt>
                <c:pt idx="229">
                  <c:v>-46.815729974596465</c:v>
                </c:pt>
                <c:pt idx="230">
                  <c:v>-43.589076755104529</c:v>
                </c:pt>
                <c:pt idx="231">
                  <c:v>-40.277902520002435</c:v>
                </c:pt>
                <c:pt idx="232">
                  <c:v>-36.828439989602387</c:v>
                </c:pt>
                <c:pt idx="233">
                  <c:v>-33.225488229810331</c:v>
                </c:pt>
                <c:pt idx="234">
                  <c:v>-29.500498225214127</c:v>
                </c:pt>
                <c:pt idx="235">
                  <c:v>-25.674858300709843</c:v>
                </c:pt>
                <c:pt idx="236">
                  <c:v>-21.787333094695647</c:v>
                </c:pt>
                <c:pt idx="237">
                  <c:v>-17.909950652801733</c:v>
                </c:pt>
                <c:pt idx="238">
                  <c:v>-14.058618759745698</c:v>
                </c:pt>
                <c:pt idx="239">
                  <c:v>-10.284835964550783</c:v>
                </c:pt>
                <c:pt idx="240">
                  <c:v>-6.7545464052597683</c:v>
                </c:pt>
                <c:pt idx="241">
                  <c:v>-3.5089969371545728</c:v>
                </c:pt>
                <c:pt idx="242">
                  <c:v>-0.51217427841148144</c:v>
                </c:pt>
                <c:pt idx="243">
                  <c:v>2.2884588671567481</c:v>
                </c:pt>
                <c:pt idx="244">
                  <c:v>5.0012592898136141</c:v>
                </c:pt>
                <c:pt idx="245">
                  <c:v>7.6770854040173422</c:v>
                </c:pt>
                <c:pt idx="246">
                  <c:v>10.350775055936994</c:v>
                </c:pt>
                <c:pt idx="247">
                  <c:v>13.083960114818254</c:v>
                </c:pt>
                <c:pt idx="248">
                  <c:v>15.779436132521887</c:v>
                </c:pt>
                <c:pt idx="249">
                  <c:v>18.346297909871449</c:v>
                </c:pt>
                <c:pt idx="250">
                  <c:v>20.706785991674021</c:v>
                </c:pt>
                <c:pt idx="251">
                  <c:v>22.81022913184054</c:v>
                </c:pt>
                <c:pt idx="252">
                  <c:v>24.711810569203728</c:v>
                </c:pt>
                <c:pt idx="253">
                  <c:v>26.427785617819655</c:v>
                </c:pt>
                <c:pt idx="254">
                  <c:v>28.022077965463261</c:v>
                </c:pt>
                <c:pt idx="255">
                  <c:v>29.511327026153996</c:v>
                </c:pt>
                <c:pt idx="256">
                  <c:v>30.780112905630915</c:v>
                </c:pt>
                <c:pt idx="257">
                  <c:v>31.778213847518298</c:v>
                </c:pt>
                <c:pt idx="258">
                  <c:v>32.434956310567934</c:v>
                </c:pt>
                <c:pt idx="259">
                  <c:v>32.625971164356578</c:v>
                </c:pt>
                <c:pt idx="260">
                  <c:v>32.355456221069453</c:v>
                </c:pt>
                <c:pt idx="261">
                  <c:v>31.640981056648059</c:v>
                </c:pt>
                <c:pt idx="262">
                  <c:v>30.4733880755151</c:v>
                </c:pt>
                <c:pt idx="263">
                  <c:v>29.041857534004798</c:v>
                </c:pt>
                <c:pt idx="264">
                  <c:v>27.5801827233247</c:v>
                </c:pt>
                <c:pt idx="265">
                  <c:v>26.343923988858204</c:v>
                </c:pt>
                <c:pt idx="266">
                  <c:v>25.548267649081041</c:v>
                </c:pt>
                <c:pt idx="267">
                  <c:v>25.25893821609942</c:v>
                </c:pt>
                <c:pt idx="268">
                  <c:v>25.32578801177743</c:v>
                </c:pt>
                <c:pt idx="269">
                  <c:v>25.486865591541882</c:v>
                </c:pt>
                <c:pt idx="270">
                  <c:v>25.441407019711043</c:v>
                </c:pt>
                <c:pt idx="271">
                  <c:v>25.028578499316819</c:v>
                </c:pt>
                <c:pt idx="272">
                  <c:v>24.302907889330481</c:v>
                </c:pt>
                <c:pt idx="273">
                  <c:v>23.396069731543871</c:v>
                </c:pt>
                <c:pt idx="274">
                  <c:v>22.378544016912993</c:v>
                </c:pt>
                <c:pt idx="275">
                  <c:v>21.309833236574732</c:v>
                </c:pt>
                <c:pt idx="276">
                  <c:v>20.201512891843237</c:v>
                </c:pt>
                <c:pt idx="277">
                  <c:v>19.05017299400637</c:v>
                </c:pt>
                <c:pt idx="278">
                  <c:v>17.876987174126242</c:v>
                </c:pt>
                <c:pt idx="279">
                  <c:v>16.595607110643719</c:v>
                </c:pt>
                <c:pt idx="280">
                  <c:v>15.161494288430845</c:v>
                </c:pt>
                <c:pt idx="281">
                  <c:v>13.588676142662228</c:v>
                </c:pt>
                <c:pt idx="282">
                  <c:v>11.875443199808984</c:v>
                </c:pt>
                <c:pt idx="283">
                  <c:v>10.033771615812805</c:v>
                </c:pt>
                <c:pt idx="284">
                  <c:v>8.1073603434965502</c:v>
                </c:pt>
                <c:pt idx="285">
                  <c:v>6.1282267966266186</c:v>
                </c:pt>
                <c:pt idx="286">
                  <c:v>4.180626400694087</c:v>
                </c:pt>
                <c:pt idx="287">
                  <c:v>2.2922835126802057</c:v>
                </c:pt>
                <c:pt idx="288">
                  <c:v>0.30778424242660174</c:v>
                </c:pt>
                <c:pt idx="289">
                  <c:v>-1.9980909424219304</c:v>
                </c:pt>
                <c:pt idx="290">
                  <c:v>-4.8207662835734917</c:v>
                </c:pt>
                <c:pt idx="291">
                  <c:v>-8.1905347379020217</c:v>
                </c:pt>
                <c:pt idx="292">
                  <c:v>-12.05455348314398</c:v>
                </c:pt>
                <c:pt idx="293">
                  <c:v>-16.424926453481099</c:v>
                </c:pt>
                <c:pt idx="294">
                  <c:v>-21.279723564411476</c:v>
                </c:pt>
                <c:pt idx="295">
                  <c:v>-26.540181073123247</c:v>
                </c:pt>
                <c:pt idx="296">
                  <c:v>-32.021376451660778</c:v>
                </c:pt>
                <c:pt idx="297">
                  <c:v>-37.320631242627556</c:v>
                </c:pt>
                <c:pt idx="298">
                  <c:v>-41.927690817775009</c:v>
                </c:pt>
                <c:pt idx="299">
                  <c:v>-45.636419901419508</c:v>
                </c:pt>
                <c:pt idx="300">
                  <c:v>-48.875861683391115</c:v>
                </c:pt>
                <c:pt idx="301">
                  <c:v>-52.251893249723295</c:v>
                </c:pt>
                <c:pt idx="302">
                  <c:v>-56.210939084728828</c:v>
                </c:pt>
                <c:pt idx="303">
                  <c:v>-60.920345123034252</c:v>
                </c:pt>
                <c:pt idx="304">
                  <c:v>-65.878052380573578</c:v>
                </c:pt>
                <c:pt idx="305">
                  <c:v>-70.160853432962099</c:v>
                </c:pt>
                <c:pt idx="306">
                  <c:v>-73.369099444302861</c:v>
                </c:pt>
                <c:pt idx="307">
                  <c:v>-75.727649415416806</c:v>
                </c:pt>
                <c:pt idx="308">
                  <c:v>-77.753443447108467</c:v>
                </c:pt>
                <c:pt idx="309">
                  <c:v>-79.763667018166288</c:v>
                </c:pt>
                <c:pt idx="310">
                  <c:v>-81.69956801780296</c:v>
                </c:pt>
                <c:pt idx="311">
                  <c:v>-83.339966337446896</c:v>
                </c:pt>
                <c:pt idx="312">
                  <c:v>-84.506062290697955</c:v>
                </c:pt>
                <c:pt idx="313">
                  <c:v>-85.128234944883999</c:v>
                </c:pt>
                <c:pt idx="314">
                  <c:v>-85.04103104598633</c:v>
                </c:pt>
                <c:pt idx="315">
                  <c:v>-84.092652525066597</c:v>
                </c:pt>
                <c:pt idx="316">
                  <c:v>-82.39229577456527</c:v>
                </c:pt>
                <c:pt idx="317">
                  <c:v>-80.184900639073959</c:v>
                </c:pt>
                <c:pt idx="318">
                  <c:v>-77.72240190629249</c:v>
                </c:pt>
                <c:pt idx="319">
                  <c:v>-75.130305588166635</c:v>
                </c:pt>
                <c:pt idx="320">
                  <c:v>-72.361072716403299</c:v>
                </c:pt>
                <c:pt idx="321">
                  <c:v>-69.316435522075224</c:v>
                </c:pt>
                <c:pt idx="322">
                  <c:v>-65.917801011633713</c:v>
                </c:pt>
                <c:pt idx="323">
                  <c:v>-62.161550111401041</c:v>
                </c:pt>
                <c:pt idx="324">
                  <c:v>-58.120843209173024</c:v>
                </c:pt>
                <c:pt idx="325">
                  <c:v>-53.829658044989564</c:v>
                </c:pt>
                <c:pt idx="326">
                  <c:v>-49.237042504089771</c:v>
                </c:pt>
                <c:pt idx="327">
                  <c:v>-44.289918294007975</c:v>
                </c:pt>
                <c:pt idx="328">
                  <c:v>-39.048469448127818</c:v>
                </c:pt>
                <c:pt idx="329">
                  <c:v>-33.632756879165264</c:v>
                </c:pt>
                <c:pt idx="330">
                  <c:v>-28.194833741581956</c:v>
                </c:pt>
                <c:pt idx="331">
                  <c:v>-22.878435546750318</c:v>
                </c:pt>
                <c:pt idx="332">
                  <c:v>-17.765500515815312</c:v>
                </c:pt>
                <c:pt idx="333">
                  <c:v>-12.944718025499006</c:v>
                </c:pt>
                <c:pt idx="334">
                  <c:v>-8.3917670849890253</c:v>
                </c:pt>
                <c:pt idx="335">
                  <c:v>-3.9046624832892447</c:v>
                </c:pt>
                <c:pt idx="336">
                  <c:v>0.61757288637654051</c:v>
                </c:pt>
                <c:pt idx="337">
                  <c:v>5.2983449686490101</c:v>
                </c:pt>
                <c:pt idx="338">
                  <c:v>10.266987809276031</c:v>
                </c:pt>
                <c:pt idx="339">
                  <c:v>15.279935773090511</c:v>
                </c:pt>
                <c:pt idx="340">
                  <c:v>20.113134057628699</c:v>
                </c:pt>
                <c:pt idx="341">
                  <c:v>24.530543896476125</c:v>
                </c:pt>
                <c:pt idx="342">
                  <c:v>28.458721538546605</c:v>
                </c:pt>
                <c:pt idx="343">
                  <c:v>31.885499027775673</c:v>
                </c:pt>
                <c:pt idx="344">
                  <c:v>34.757203087220162</c:v>
                </c:pt>
                <c:pt idx="345">
                  <c:v>37.118186685475756</c:v>
                </c:pt>
                <c:pt idx="346">
                  <c:v>38.921079571766242</c:v>
                </c:pt>
                <c:pt idx="347">
                  <c:v>40.143970660330922</c:v>
                </c:pt>
                <c:pt idx="348">
                  <c:v>40.876942127124302</c:v>
                </c:pt>
                <c:pt idx="349">
                  <c:v>41.441251644581811</c:v>
                </c:pt>
                <c:pt idx="350">
                  <c:v>42.149089091690172</c:v>
                </c:pt>
                <c:pt idx="351">
                  <c:v>43.052763489856368</c:v>
                </c:pt>
                <c:pt idx="352">
                  <c:v>43.969520080059233</c:v>
                </c:pt>
                <c:pt idx="353">
                  <c:v>44.674776878458047</c:v>
                </c:pt>
                <c:pt idx="354">
                  <c:v>44.949600720888881</c:v>
                </c:pt>
                <c:pt idx="355">
                  <c:v>44.67114194647111</c:v>
                </c:pt>
                <c:pt idx="356">
                  <c:v>43.860354827541691</c:v>
                </c:pt>
                <c:pt idx="357">
                  <c:v>42.593948090990857</c:v>
                </c:pt>
                <c:pt idx="358">
                  <c:v>41.060322289171033</c:v>
                </c:pt>
                <c:pt idx="359">
                  <c:v>39.535634883387615</c:v>
                </c:pt>
                <c:pt idx="360">
                  <c:v>38.176898045719859</c:v>
                </c:pt>
                <c:pt idx="361">
                  <c:v>37.03174992480546</c:v>
                </c:pt>
                <c:pt idx="362">
                  <c:v>36.113634406309352</c:v>
                </c:pt>
                <c:pt idx="363">
                  <c:v>35.33531759818316</c:v>
                </c:pt>
                <c:pt idx="364">
                  <c:v>34.6314737662195</c:v>
                </c:pt>
                <c:pt idx="365">
                  <c:v>33.886611210895111</c:v>
                </c:pt>
                <c:pt idx="366">
                  <c:v>33.022550746677211</c:v>
                </c:pt>
                <c:pt idx="367">
                  <c:v>32.056895771743662</c:v>
                </c:pt>
                <c:pt idx="368">
                  <c:v>31.086787936308788</c:v>
                </c:pt>
                <c:pt idx="369">
                  <c:v>30.252843057582613</c:v>
                </c:pt>
                <c:pt idx="370">
                  <c:v>29.551210536430961</c:v>
                </c:pt>
                <c:pt idx="371">
                  <c:v>28.831089805702341</c:v>
                </c:pt>
                <c:pt idx="372">
                  <c:v>27.928692529588293</c:v>
                </c:pt>
                <c:pt idx="373">
                  <c:v>26.711018758996527</c:v>
                </c:pt>
                <c:pt idx="374">
                  <c:v>25.160233283816599</c:v>
                </c:pt>
                <c:pt idx="375">
                  <c:v>23.386835138140263</c:v>
                </c:pt>
                <c:pt idx="376">
                  <c:v>21.541325615377456</c:v>
                </c:pt>
                <c:pt idx="377">
                  <c:v>19.677405503069906</c:v>
                </c:pt>
                <c:pt idx="378">
                  <c:v>17.888583473008506</c:v>
                </c:pt>
                <c:pt idx="379">
                  <c:v>16.269488083548335</c:v>
                </c:pt>
                <c:pt idx="380">
                  <c:v>14.704775941877369</c:v>
                </c:pt>
                <c:pt idx="381">
                  <c:v>12.971037503039822</c:v>
                </c:pt>
                <c:pt idx="382">
                  <c:v>10.865381112979025</c:v>
                </c:pt>
                <c:pt idx="383">
                  <c:v>8.136080990719444</c:v>
                </c:pt>
                <c:pt idx="384">
                  <c:v>4.6619119709050549</c:v>
                </c:pt>
                <c:pt idx="385">
                  <c:v>0.65429525148695411</c:v>
                </c:pt>
                <c:pt idx="386">
                  <c:v>-3.5006433135427848</c:v>
                </c:pt>
                <c:pt idx="387">
                  <c:v>-7.4766775872719284</c:v>
                </c:pt>
                <c:pt idx="388">
                  <c:v>-11.08884543552649</c:v>
                </c:pt>
                <c:pt idx="389">
                  <c:v>-14.37217210681596</c:v>
                </c:pt>
                <c:pt idx="390">
                  <c:v>-17.406816624679639</c:v>
                </c:pt>
                <c:pt idx="391">
                  <c:v>-20.429500012186043</c:v>
                </c:pt>
                <c:pt idx="392">
                  <c:v>-23.629847011942324</c:v>
                </c:pt>
                <c:pt idx="393">
                  <c:v>-27.154518731703476</c:v>
                </c:pt>
                <c:pt idx="394">
                  <c:v>-31.207384097069408</c:v>
                </c:pt>
                <c:pt idx="395">
                  <c:v>-35.689612375128021</c:v>
                </c:pt>
                <c:pt idx="396">
                  <c:v>-40.174230567625465</c:v>
                </c:pt>
                <c:pt idx="397">
                  <c:v>-44.19307299627296</c:v>
                </c:pt>
                <c:pt idx="398">
                  <c:v>-47.300645976347504</c:v>
                </c:pt>
                <c:pt idx="399">
                  <c:v>-49.469195216820552</c:v>
                </c:pt>
                <c:pt idx="400">
                  <c:v>-50.992981712484145</c:v>
                </c:pt>
                <c:pt idx="401">
                  <c:v>-52.150563118234459</c:v>
                </c:pt>
                <c:pt idx="402">
                  <c:v>-52.993965495869773</c:v>
                </c:pt>
                <c:pt idx="403">
                  <c:v>-53.486821265952372</c:v>
                </c:pt>
                <c:pt idx="404">
                  <c:v>-53.410262340633324</c:v>
                </c:pt>
                <c:pt idx="405">
                  <c:v>-52.349625093820656</c:v>
                </c:pt>
                <c:pt idx="406">
                  <c:v>-50.19962567194424</c:v>
                </c:pt>
                <c:pt idx="407">
                  <c:v>-47.351715958505359</c:v>
                </c:pt>
                <c:pt idx="408">
                  <c:v>-44.292221299335246</c:v>
                </c:pt>
                <c:pt idx="409">
                  <c:v>-41.287183693348538</c:v>
                </c:pt>
                <c:pt idx="410">
                  <c:v>-38.416109359481567</c:v>
                </c:pt>
                <c:pt idx="411">
                  <c:v>-35.635164112291939</c:v>
                </c:pt>
                <c:pt idx="412">
                  <c:v>-32.877532850046094</c:v>
                </c:pt>
                <c:pt idx="413">
                  <c:v>-30.122584073045171</c:v>
                </c:pt>
                <c:pt idx="414">
                  <c:v>-27.336643631584266</c:v>
                </c:pt>
                <c:pt idx="415">
                  <c:v>-24.419942778952581</c:v>
                </c:pt>
                <c:pt idx="416">
                  <c:v>-21.358455743373529</c:v>
                </c:pt>
                <c:pt idx="417">
                  <c:v>-18.148144768506057</c:v>
                </c:pt>
                <c:pt idx="418">
                  <c:v>-14.828148053135935</c:v>
                </c:pt>
                <c:pt idx="419">
                  <c:v>-11.446226792073215</c:v>
                </c:pt>
                <c:pt idx="420">
                  <c:v>-8.0993884362317505</c:v>
                </c:pt>
                <c:pt idx="421">
                  <c:v>-4.8747949275071152</c:v>
                </c:pt>
                <c:pt idx="422">
                  <c:v>-1.8395903089569727</c:v>
                </c:pt>
                <c:pt idx="423">
                  <c:v>1.0055493572221668</c:v>
                </c:pt>
                <c:pt idx="424">
                  <c:v>3.7601087900777235</c:v>
                </c:pt>
                <c:pt idx="425">
                  <c:v>6.5454096742761685</c:v>
                </c:pt>
                <c:pt idx="426">
                  <c:v>9.4436605207906457</c:v>
                </c:pt>
                <c:pt idx="427">
                  <c:v>12.408134310374834</c:v>
                </c:pt>
                <c:pt idx="428">
                  <c:v>15.254450284167337</c:v>
                </c:pt>
                <c:pt idx="429">
                  <c:v>17.841498018483989</c:v>
                </c:pt>
                <c:pt idx="430">
                  <c:v>20.213290938114309</c:v>
                </c:pt>
                <c:pt idx="431">
                  <c:v>22.371980599352021</c:v>
                </c:pt>
                <c:pt idx="432">
                  <c:v>24.437507347364981</c:v>
                </c:pt>
                <c:pt idx="433">
                  <c:v>26.506895040417682</c:v>
                </c:pt>
                <c:pt idx="434">
                  <c:v>28.43797425960933</c:v>
                </c:pt>
                <c:pt idx="435">
                  <c:v>29.939047554417144</c:v>
                </c:pt>
                <c:pt idx="436">
                  <c:v>30.816532723328798</c:v>
                </c:pt>
                <c:pt idx="437">
                  <c:v>31.019962828862223</c:v>
                </c:pt>
                <c:pt idx="438">
                  <c:v>30.76116071228498</c:v>
                </c:pt>
                <c:pt idx="439">
                  <c:v>30.316348438039281</c:v>
                </c:pt>
                <c:pt idx="440">
                  <c:v>29.898410289278495</c:v>
                </c:pt>
                <c:pt idx="441">
                  <c:v>29.538995203492924</c:v>
                </c:pt>
                <c:pt idx="442">
                  <c:v>29.129815819423065</c:v>
                </c:pt>
                <c:pt idx="443">
                  <c:v>28.504188943034602</c:v>
                </c:pt>
                <c:pt idx="444">
                  <c:v>27.557796344173909</c:v>
                </c:pt>
                <c:pt idx="445">
                  <c:v>26.231588937290429</c:v>
                </c:pt>
                <c:pt idx="446">
                  <c:v>24.654159458544623</c:v>
                </c:pt>
                <c:pt idx="447">
                  <c:v>23.013460349373727</c:v>
                </c:pt>
                <c:pt idx="448">
                  <c:v>21.421876542386251</c:v>
                </c:pt>
                <c:pt idx="449">
                  <c:v>20.018738751538525</c:v>
                </c:pt>
                <c:pt idx="450">
                  <c:v>18.820964596507753</c:v>
                </c:pt>
                <c:pt idx="451">
                  <c:v>17.730814784577596</c:v>
                </c:pt>
                <c:pt idx="452">
                  <c:v>16.688090108886044</c:v>
                </c:pt>
                <c:pt idx="453">
                  <c:v>15.678299226708322</c:v>
                </c:pt>
                <c:pt idx="454">
                  <c:v>14.838765942174156</c:v>
                </c:pt>
                <c:pt idx="455">
                  <c:v>14.322698163330674</c:v>
                </c:pt>
                <c:pt idx="456">
                  <c:v>14.176055560064061</c:v>
                </c:pt>
                <c:pt idx="457">
                  <c:v>14.40323370886278</c:v>
                </c:pt>
                <c:pt idx="458">
                  <c:v>14.937088794685524</c:v>
                </c:pt>
                <c:pt idx="459">
                  <c:v>15.706589058791813</c:v>
                </c:pt>
                <c:pt idx="460">
                  <c:v>16.556781017615975</c:v>
                </c:pt>
                <c:pt idx="461">
                  <c:v>17.245605357263656</c:v>
                </c:pt>
                <c:pt idx="462">
                  <c:v>17.575259910118383</c:v>
                </c:pt>
                <c:pt idx="463">
                  <c:v>17.283906591916015</c:v>
                </c:pt>
                <c:pt idx="464">
                  <c:v>16.247193220077694</c:v>
                </c:pt>
                <c:pt idx="465">
                  <c:v>14.641258955676141</c:v>
                </c:pt>
                <c:pt idx="466">
                  <c:v>12.783502736562619</c:v>
                </c:pt>
                <c:pt idx="467">
                  <c:v>10.937698241831365</c:v>
                </c:pt>
                <c:pt idx="468">
                  <c:v>9.2690173769947393</c:v>
                </c:pt>
                <c:pt idx="469">
                  <c:v>7.8483289494548441</c:v>
                </c:pt>
                <c:pt idx="470">
                  <c:v>6.6472426504657474</c:v>
                </c:pt>
                <c:pt idx="471">
                  <c:v>5.6158911374564324</c:v>
                </c:pt>
                <c:pt idx="472">
                  <c:v>4.6417424747073044</c:v>
                </c:pt>
                <c:pt idx="473">
                  <c:v>3.3168029252131586</c:v>
                </c:pt>
                <c:pt idx="474">
                  <c:v>1.3931396667088953</c:v>
                </c:pt>
                <c:pt idx="475">
                  <c:v>-1.0315758066252825</c:v>
                </c:pt>
                <c:pt idx="476">
                  <c:v>-3.8421844904927775</c:v>
                </c:pt>
                <c:pt idx="477">
                  <c:v>-6.8178416806829221</c:v>
                </c:pt>
                <c:pt idx="478">
                  <c:v>-9.7657149870692628</c:v>
                </c:pt>
                <c:pt idx="479">
                  <c:v>-12.511550667327878</c:v>
                </c:pt>
                <c:pt idx="480">
                  <c:v>-14.901708793981321</c:v>
                </c:pt>
                <c:pt idx="481">
                  <c:v>-17.170688378101694</c:v>
                </c:pt>
                <c:pt idx="482">
                  <c:v>-19.958336590539659</c:v>
                </c:pt>
                <c:pt idx="483">
                  <c:v>-23.745250798728865</c:v>
                </c:pt>
                <c:pt idx="484">
                  <c:v>-28.382473622754286</c:v>
                </c:pt>
                <c:pt idx="485">
                  <c:v>-33.226736930299197</c:v>
                </c:pt>
                <c:pt idx="486">
                  <c:v>-37.744954691693216</c:v>
                </c:pt>
                <c:pt idx="487">
                  <c:v>-41.660361357859351</c:v>
                </c:pt>
                <c:pt idx="488">
                  <c:v>-44.932094210702161</c:v>
                </c:pt>
                <c:pt idx="489">
                  <c:v>-47.784272386488119</c:v>
                </c:pt>
                <c:pt idx="490">
                  <c:v>-50.381252058758356</c:v>
                </c:pt>
                <c:pt idx="491">
                  <c:v>-52.694621397583191</c:v>
                </c:pt>
                <c:pt idx="492">
                  <c:v>-54.604880469631524</c:v>
                </c:pt>
                <c:pt idx="493">
                  <c:v>-56.003284720238888</c:v>
                </c:pt>
                <c:pt idx="494">
                  <c:v>-56.791897425834108</c:v>
                </c:pt>
                <c:pt idx="495">
                  <c:v>-56.998041377317428</c:v>
                </c:pt>
                <c:pt idx="496">
                  <c:v>-56.73332278977108</c:v>
                </c:pt>
                <c:pt idx="497">
                  <c:v>-56.101782673975656</c:v>
                </c:pt>
                <c:pt idx="498">
                  <c:v>-55.111833640496151</c:v>
                </c:pt>
                <c:pt idx="499">
                  <c:v>-53.755575227686229</c:v>
                </c:pt>
                <c:pt idx="500">
                  <c:v>-52.114022863132504</c:v>
                </c:pt>
                <c:pt idx="501">
                  <c:v>-50.252718785869853</c:v>
                </c:pt>
                <c:pt idx="502">
                  <c:v>-48.073936930152463</c:v>
                </c:pt>
                <c:pt idx="503">
                  <c:v>-45.561481991549414</c:v>
                </c:pt>
                <c:pt idx="504">
                  <c:v>-42.882350471718432</c:v>
                </c:pt>
                <c:pt idx="505">
                  <c:v>-40.248992602284069</c:v>
                </c:pt>
                <c:pt idx="506">
                  <c:v>-37.737818410238383</c:v>
                </c:pt>
                <c:pt idx="507">
                  <c:v>-35.283763842033615</c:v>
                </c:pt>
                <c:pt idx="508">
                  <c:v>-32.738251245192941</c:v>
                </c:pt>
                <c:pt idx="509">
                  <c:v>-29.963384560289082</c:v>
                </c:pt>
                <c:pt idx="510">
                  <c:v>-26.9718607290833</c:v>
                </c:pt>
                <c:pt idx="511">
                  <c:v>-23.852942994501635</c:v>
                </c:pt>
                <c:pt idx="512">
                  <c:v>-20.674551394611605</c:v>
                </c:pt>
                <c:pt idx="513">
                  <c:v>-17.471328686719374</c:v>
                </c:pt>
                <c:pt idx="514">
                  <c:v>-14.275256972984986</c:v>
                </c:pt>
                <c:pt idx="515">
                  <c:v>-11.114539333525284</c:v>
                </c:pt>
                <c:pt idx="516">
                  <c:v>-8.057316786854777</c:v>
                </c:pt>
                <c:pt idx="517">
                  <c:v>-5.0804672711176817</c:v>
                </c:pt>
                <c:pt idx="518">
                  <c:v>-2.191140605695328</c:v>
                </c:pt>
                <c:pt idx="519">
                  <c:v>0.60801054641857866</c:v>
                </c:pt>
                <c:pt idx="520">
                  <c:v>3.3327571754902068</c:v>
                </c:pt>
                <c:pt idx="521">
                  <c:v>5.9483090919804029</c:v>
                </c:pt>
                <c:pt idx="522">
                  <c:v>8.4459556101407944</c:v>
                </c:pt>
                <c:pt idx="523">
                  <c:v>10.934441697937977</c:v>
                </c:pt>
                <c:pt idx="524">
                  <c:v>13.474047803979218</c:v>
                </c:pt>
                <c:pt idx="525">
                  <c:v>16.167660587899633</c:v>
                </c:pt>
                <c:pt idx="526">
                  <c:v>19.032849416141641</c:v>
                </c:pt>
                <c:pt idx="527">
                  <c:v>21.841174207818806</c:v>
                </c:pt>
                <c:pt idx="528">
                  <c:v>24.405050023662433</c:v>
                </c:pt>
                <c:pt idx="529">
                  <c:v>26.578309243189182</c:v>
                </c:pt>
                <c:pt idx="530">
                  <c:v>28.244284458325399</c:v>
                </c:pt>
                <c:pt idx="531">
                  <c:v>29.595506389158892</c:v>
                </c:pt>
                <c:pt idx="532">
                  <c:v>30.822653581375711</c:v>
                </c:pt>
                <c:pt idx="533">
                  <c:v>32.130369709748194</c:v>
                </c:pt>
                <c:pt idx="534">
                  <c:v>33.712912515553228</c:v>
                </c:pt>
                <c:pt idx="535">
                  <c:v>35.452304745242159</c:v>
                </c:pt>
                <c:pt idx="536">
                  <c:v>37.019986290337314</c:v>
                </c:pt>
                <c:pt idx="537">
                  <c:v>38.094500104530567</c:v>
                </c:pt>
                <c:pt idx="538">
                  <c:v>38.44032098243995</c:v>
                </c:pt>
                <c:pt idx="539">
                  <c:v>38.121125722791149</c:v>
                </c:pt>
                <c:pt idx="540">
                  <c:v>37.51968634833532</c:v>
                </c:pt>
                <c:pt idx="541">
                  <c:v>36.975356501368616</c:v>
                </c:pt>
                <c:pt idx="542">
                  <c:v>36.639046171341242</c:v>
                </c:pt>
                <c:pt idx="543">
                  <c:v>36.51480704791441</c:v>
                </c:pt>
                <c:pt idx="544">
                  <c:v>36.344322506956118</c:v>
                </c:pt>
                <c:pt idx="545">
                  <c:v>35.820225396816994</c:v>
                </c:pt>
                <c:pt idx="546">
                  <c:v>34.707210088880657</c:v>
                </c:pt>
                <c:pt idx="547">
                  <c:v>33.011011327103041</c:v>
                </c:pt>
                <c:pt idx="548">
                  <c:v>31.101431680560978</c:v>
                </c:pt>
                <c:pt idx="549">
                  <c:v>29.458169766949759</c:v>
                </c:pt>
                <c:pt idx="550">
                  <c:v>28.382336111610766</c:v>
                </c:pt>
                <c:pt idx="551">
                  <c:v>27.845490709378549</c:v>
                </c:pt>
                <c:pt idx="552">
                  <c:v>27.634344135190975</c:v>
                </c:pt>
                <c:pt idx="553">
                  <c:v>27.504195212487154</c:v>
                </c:pt>
                <c:pt idx="554">
                  <c:v>27.222407488237408</c:v>
                </c:pt>
                <c:pt idx="555">
                  <c:v>26.738298778472661</c:v>
                </c:pt>
                <c:pt idx="556">
                  <c:v>26.148057202903207</c:v>
                </c:pt>
                <c:pt idx="557">
                  <c:v>25.620108858845143</c:v>
                </c:pt>
                <c:pt idx="558">
                  <c:v>25.285854441668238</c:v>
                </c:pt>
                <c:pt idx="559">
                  <c:v>25.208394072834874</c:v>
                </c:pt>
                <c:pt idx="560">
                  <c:v>25.191558611378174</c:v>
                </c:pt>
                <c:pt idx="561">
                  <c:v>24.95410737915061</c:v>
                </c:pt>
                <c:pt idx="562">
                  <c:v>24.3953004915676</c:v>
                </c:pt>
                <c:pt idx="563">
                  <c:v>23.562261401736247</c:v>
                </c:pt>
                <c:pt idx="564">
                  <c:v>22.616716313701524</c:v>
                </c:pt>
                <c:pt idx="565">
                  <c:v>21.690299927427496</c:v>
                </c:pt>
                <c:pt idx="566">
                  <c:v>20.831989688878949</c:v>
                </c:pt>
                <c:pt idx="567">
                  <c:v>20.02654721510137</c:v>
                </c:pt>
                <c:pt idx="568">
                  <c:v>19.176656730799341</c:v>
                </c:pt>
                <c:pt idx="569">
                  <c:v>18.109159136183351</c:v>
                </c:pt>
                <c:pt idx="570">
                  <c:v>16.613183413459684</c:v>
                </c:pt>
                <c:pt idx="571">
                  <c:v>14.623360125190489</c:v>
                </c:pt>
                <c:pt idx="572">
                  <c:v>12.339036782686678</c:v>
                </c:pt>
                <c:pt idx="573">
                  <c:v>9.9898750870329458</c:v>
                </c:pt>
                <c:pt idx="574">
                  <c:v>7.7933178652922868</c:v>
                </c:pt>
                <c:pt idx="575">
                  <c:v>5.8824216879864411</c:v>
                </c:pt>
                <c:pt idx="576">
                  <c:v>4.0756471942267121</c:v>
                </c:pt>
                <c:pt idx="577">
                  <c:v>2.0322341303421778</c:v>
                </c:pt>
                <c:pt idx="578">
                  <c:v>-0.59724473226466579</c:v>
                </c:pt>
                <c:pt idx="579">
                  <c:v>-3.846106457619372</c:v>
                </c:pt>
                <c:pt idx="580">
                  <c:v>-7.3502216284669846</c:v>
                </c:pt>
                <c:pt idx="581">
                  <c:v>-10.811827015897643</c:v>
                </c:pt>
                <c:pt idx="582">
                  <c:v>-14.169058755579691</c:v>
                </c:pt>
                <c:pt idx="583">
                  <c:v>-17.569002540468098</c:v>
                </c:pt>
                <c:pt idx="584">
                  <c:v>-21.334321949658733</c:v>
                </c:pt>
                <c:pt idx="585">
                  <c:v>-25.612735250665558</c:v>
                </c:pt>
                <c:pt idx="586">
                  <c:v>-30.350573125652247</c:v>
                </c:pt>
                <c:pt idx="587">
                  <c:v>-35.2134893231392</c:v>
                </c:pt>
                <c:pt idx="588">
                  <c:v>-39.545685616676415</c:v>
                </c:pt>
                <c:pt idx="589">
                  <c:v>-42.946970244342886</c:v>
                </c:pt>
                <c:pt idx="590">
                  <c:v>-45.319349899456036</c:v>
                </c:pt>
                <c:pt idx="591">
                  <c:v>-46.914578461466917</c:v>
                </c:pt>
                <c:pt idx="592">
                  <c:v>-48.017683392237572</c:v>
                </c:pt>
                <c:pt idx="593">
                  <c:v>-48.634992544392823</c:v>
                </c:pt>
                <c:pt idx="594">
                  <c:v>-48.561525233504966</c:v>
                </c:pt>
                <c:pt idx="595">
                  <c:v>-47.586437668834868</c:v>
                </c:pt>
                <c:pt idx="596">
                  <c:v>-45.786218195458176</c:v>
                </c:pt>
                <c:pt idx="597">
                  <c:v>-43.404838651549014</c:v>
                </c:pt>
                <c:pt idx="598">
                  <c:v>-40.730188738518031</c:v>
                </c:pt>
                <c:pt idx="599">
                  <c:v>-38.02836736374767</c:v>
                </c:pt>
                <c:pt idx="600">
                  <c:v>-35.444307156472711</c:v>
                </c:pt>
                <c:pt idx="601">
                  <c:v>-32.947271973343256</c:v>
                </c:pt>
                <c:pt idx="602">
                  <c:v>-30.43883657387639</c:v>
                </c:pt>
                <c:pt idx="603">
                  <c:v>-27.85175152239886</c:v>
                </c:pt>
                <c:pt idx="604">
                  <c:v>-25.19577357195088</c:v>
                </c:pt>
                <c:pt idx="605">
                  <c:v>-22.505524560511866</c:v>
                </c:pt>
                <c:pt idx="606">
                  <c:v>-19.801789289301627</c:v>
                </c:pt>
                <c:pt idx="607">
                  <c:v>-17.143410503515597</c:v>
                </c:pt>
                <c:pt idx="608">
                  <c:v>-14.559485013445284</c:v>
                </c:pt>
                <c:pt idx="609">
                  <c:v>-12.045128953176379</c:v>
                </c:pt>
                <c:pt idx="610">
                  <c:v>-9.5442350541128516</c:v>
                </c:pt>
                <c:pt idx="611">
                  <c:v>-6.9450445930305937</c:v>
                </c:pt>
                <c:pt idx="612">
                  <c:v>-4.2421499811699812</c:v>
                </c:pt>
                <c:pt idx="613">
                  <c:v>-1.5866932215465812</c:v>
                </c:pt>
                <c:pt idx="614">
                  <c:v>0.8806828028843503</c:v>
                </c:pt>
                <c:pt idx="615">
                  <c:v>3.1051923868266633</c:v>
                </c:pt>
                <c:pt idx="616">
                  <c:v>5.1675326790901295</c:v>
                </c:pt>
                <c:pt idx="617">
                  <c:v>7.1981302655083272</c:v>
                </c:pt>
                <c:pt idx="618">
                  <c:v>9.2834326001981591</c:v>
                </c:pt>
                <c:pt idx="619">
                  <c:v>11.505280088194196</c:v>
                </c:pt>
                <c:pt idx="620">
                  <c:v>13.827093566430312</c:v>
                </c:pt>
                <c:pt idx="621">
                  <c:v>16.244518615101708</c:v>
                </c:pt>
                <c:pt idx="622">
                  <c:v>18.594183642799674</c:v>
                </c:pt>
                <c:pt idx="623">
                  <c:v>20.74744618994368</c:v>
                </c:pt>
                <c:pt idx="624">
                  <c:v>22.663627286144806</c:v>
                </c:pt>
                <c:pt idx="625">
                  <c:v>24.34225254042191</c:v>
                </c:pt>
                <c:pt idx="626">
                  <c:v>25.784317869613471</c:v>
                </c:pt>
                <c:pt idx="627">
                  <c:v>27.026658092221201</c:v>
                </c:pt>
                <c:pt idx="628">
                  <c:v>28.090560630376775</c:v>
                </c:pt>
                <c:pt idx="629">
                  <c:v>29.052641937769241</c:v>
                </c:pt>
                <c:pt idx="630">
                  <c:v>29.963197439013854</c:v>
                </c:pt>
                <c:pt idx="631">
                  <c:v>30.736370130233574</c:v>
                </c:pt>
                <c:pt idx="632">
                  <c:v>31.261651427628898</c:v>
                </c:pt>
                <c:pt idx="633">
                  <c:v>31.465146479076324</c:v>
                </c:pt>
                <c:pt idx="634">
                  <c:v>31.464529309494797</c:v>
                </c:pt>
                <c:pt idx="635">
                  <c:v>31.423093723304898</c:v>
                </c:pt>
                <c:pt idx="636">
                  <c:v>31.376265088838796</c:v>
                </c:pt>
                <c:pt idx="637">
                  <c:v>31.166781267062017</c:v>
                </c:pt>
                <c:pt idx="638">
                  <c:v>30.609905541720778</c:v>
                </c:pt>
                <c:pt idx="639">
                  <c:v>29.686173710886365</c:v>
                </c:pt>
                <c:pt idx="640">
                  <c:v>28.584659396668638</c:v>
                </c:pt>
                <c:pt idx="641">
                  <c:v>27.590489308735265</c:v>
                </c:pt>
                <c:pt idx="642">
                  <c:v>26.948784942560557</c:v>
                </c:pt>
                <c:pt idx="643">
                  <c:v>26.63415862370935</c:v>
                </c:pt>
                <c:pt idx="644">
                  <c:v>26.500484071235164</c:v>
                </c:pt>
                <c:pt idx="645">
                  <c:v>26.40977754981046</c:v>
                </c:pt>
                <c:pt idx="646">
                  <c:v>26.28954597881425</c:v>
                </c:pt>
                <c:pt idx="647">
                  <c:v>26.129016439237965</c:v>
                </c:pt>
                <c:pt idx="648">
                  <c:v>25.961112670453208</c:v>
                </c:pt>
                <c:pt idx="649">
                  <c:v>25.797138997044144</c:v>
                </c:pt>
                <c:pt idx="650">
                  <c:v>25.608114397103261</c:v>
                </c:pt>
                <c:pt idx="651">
                  <c:v>25.352052169161194</c:v>
                </c:pt>
                <c:pt idx="652">
                  <c:v>24.920997845777972</c:v>
                </c:pt>
                <c:pt idx="653">
                  <c:v>24.173558188862412</c:v>
                </c:pt>
                <c:pt idx="654">
                  <c:v>23.054465545085165</c:v>
                </c:pt>
                <c:pt idx="655">
                  <c:v>21.623975774183464</c:v>
                </c:pt>
                <c:pt idx="656">
                  <c:v>19.984758638699795</c:v>
                </c:pt>
                <c:pt idx="657">
                  <c:v>18.298084005925794</c:v>
                </c:pt>
                <c:pt idx="658">
                  <c:v>16.652312425807278</c:v>
                </c:pt>
                <c:pt idx="659">
                  <c:v>15.041489837291133</c:v>
                </c:pt>
                <c:pt idx="660">
                  <c:v>13.380418540545309</c:v>
                </c:pt>
                <c:pt idx="661">
                  <c:v>11.502763849734402</c:v>
                </c:pt>
                <c:pt idx="662">
                  <c:v>9.2981529727397128</c:v>
                </c:pt>
                <c:pt idx="663">
                  <c:v>6.7766701332849184</c:v>
                </c:pt>
                <c:pt idx="664">
                  <c:v>4.0795146106192197</c:v>
                </c:pt>
                <c:pt idx="665">
                  <c:v>1.3841938184068354</c:v>
                </c:pt>
                <c:pt idx="666">
                  <c:v>-1.083347917961301</c:v>
                </c:pt>
                <c:pt idx="667">
                  <c:v>-3.1642851996020749</c:v>
                </c:pt>
                <c:pt idx="668">
                  <c:v>-4.9326345156100331</c:v>
                </c:pt>
                <c:pt idx="669">
                  <c:v>-6.5993062252978332</c:v>
                </c:pt>
                <c:pt idx="670">
                  <c:v>-8.5982432607918753</c:v>
                </c:pt>
                <c:pt idx="671">
                  <c:v>-11.108352355576036</c:v>
                </c:pt>
                <c:pt idx="672">
                  <c:v>-13.972201248464515</c:v>
                </c:pt>
                <c:pt idx="673">
                  <c:v>-16.835377863495225</c:v>
                </c:pt>
                <c:pt idx="674">
                  <c:v>-19.373540686225322</c:v>
                </c:pt>
                <c:pt idx="675">
                  <c:v>-21.600521932500815</c:v>
                </c:pt>
                <c:pt idx="676">
                  <c:v>-23.856680533850799</c:v>
                </c:pt>
                <c:pt idx="677">
                  <c:v>-26.437347743173785</c:v>
                </c:pt>
                <c:pt idx="678">
                  <c:v>-29.364895428310305</c:v>
                </c:pt>
                <c:pt idx="679">
                  <c:v>-32.431692599744096</c:v>
                </c:pt>
                <c:pt idx="680">
                  <c:v>-35.193571467749216</c:v>
                </c:pt>
                <c:pt idx="681">
                  <c:v>-37.197493038394235</c:v>
                </c:pt>
                <c:pt idx="682">
                  <c:v>-38.21197483762635</c:v>
                </c:pt>
                <c:pt idx="683">
                  <c:v>-38.390234340873825</c:v>
                </c:pt>
                <c:pt idx="684">
                  <c:v>-38.020686834056349</c:v>
                </c:pt>
                <c:pt idx="685">
                  <c:v>-37.251153497375221</c:v>
                </c:pt>
                <c:pt idx="686">
                  <c:v>-36.130729647427714</c:v>
                </c:pt>
                <c:pt idx="687">
                  <c:v>-34.639775354479156</c:v>
                </c:pt>
                <c:pt idx="688">
                  <c:v>-32.77947902738957</c:v>
                </c:pt>
                <c:pt idx="689">
                  <c:v>-30.66688782684178</c:v>
                </c:pt>
                <c:pt idx="690">
                  <c:v>-28.447286450304947</c:v>
                </c:pt>
                <c:pt idx="691">
                  <c:v>-26.251061561298851</c:v>
                </c:pt>
                <c:pt idx="692">
                  <c:v>-24.194612950072877</c:v>
                </c:pt>
                <c:pt idx="693">
                  <c:v>-22.281641491071419</c:v>
                </c:pt>
                <c:pt idx="694">
                  <c:v>-20.416070741249992</c:v>
                </c:pt>
                <c:pt idx="695">
                  <c:v>-18.470961026424995</c:v>
                </c:pt>
                <c:pt idx="696">
                  <c:v>-16.348766345896493</c:v>
                </c:pt>
                <c:pt idx="697">
                  <c:v>-14.031721698978563</c:v>
                </c:pt>
                <c:pt idx="698">
                  <c:v>-11.606799064998992</c:v>
                </c:pt>
                <c:pt idx="699">
                  <c:v>-9.2066393636990131</c:v>
                </c:pt>
                <c:pt idx="700">
                  <c:v>-6.9066447764250327</c:v>
                </c:pt>
                <c:pt idx="701">
                  <c:v>-4.8794068208965315</c:v>
                </c:pt>
                <c:pt idx="702">
                  <c:v>-3.322859784478601</c:v>
                </c:pt>
                <c:pt idx="703">
                  <c:v>-2.228704828789029</c:v>
                </c:pt>
                <c:pt idx="704">
                  <c:v>-1.4278705322132486</c:v>
                </c:pt>
                <c:pt idx="705">
                  <c:v>-0.76231346156898361</c:v>
                </c:pt>
                <c:pt idx="706">
                  <c:v>-3.3535412337603931E-2</c:v>
                </c:pt>
                <c:pt idx="707">
                  <c:v>0.92861179590914811</c:v>
                </c:pt>
                <c:pt idx="708">
                  <c:v>2.1442001799909649</c:v>
                </c:pt>
                <c:pt idx="709">
                  <c:v>3.5003571763911454</c:v>
                </c:pt>
                <c:pt idx="710">
                  <c:v>4.7245368928633233</c:v>
                </c:pt>
                <c:pt idx="711">
                  <c:v>5.6379147350060572</c:v>
                </c:pt>
                <c:pt idx="712">
                  <c:v>6.3411519403059353</c:v>
                </c:pt>
                <c:pt idx="713">
                  <c:v>7.1204985814998167</c:v>
                </c:pt>
                <c:pt idx="714">
                  <c:v>8.3760286098698202</c:v>
                </c:pt>
                <c:pt idx="715">
                  <c:v>10.392670317672422</c:v>
                </c:pt>
                <c:pt idx="716">
                  <c:v>12.886628151318973</c:v>
                </c:pt>
                <c:pt idx="717">
                  <c:v>15.337944508292594</c:v>
                </c:pt>
                <c:pt idx="718">
                  <c:v>17.276428558126739</c:v>
                </c:pt>
                <c:pt idx="719">
                  <c:v>18.340183126964202</c:v>
                </c:pt>
                <c:pt idx="720">
                  <c:v>18.524282604424918</c:v>
                </c:pt>
                <c:pt idx="721">
                  <c:v>18.125823492336419</c:v>
                </c:pt>
                <c:pt idx="722">
                  <c:v>17.54981902248969</c:v>
                </c:pt>
                <c:pt idx="723">
                  <c:v>17.160198942039898</c:v>
                </c:pt>
                <c:pt idx="724">
                  <c:v>17.1216480631991</c:v>
                </c:pt>
                <c:pt idx="725">
                  <c:v>17.178675821935119</c:v>
                </c:pt>
                <c:pt idx="726">
                  <c:v>17.015372165496416</c:v>
                </c:pt>
                <c:pt idx="727">
                  <c:v>16.481548862186486</c:v>
                </c:pt>
                <c:pt idx="728">
                  <c:v>15.637642004942755</c:v>
                </c:pt>
                <c:pt idx="729">
                  <c:v>14.7342340448439</c:v>
                </c:pt>
                <c:pt idx="730">
                  <c:v>14.121616663947021</c:v>
                </c:pt>
                <c:pt idx="731">
                  <c:v>14.06752005066808</c:v>
                </c:pt>
                <c:pt idx="732">
                  <c:v>14.545150189654716</c:v>
                </c:pt>
                <c:pt idx="733">
                  <c:v>15.34493820586162</c:v>
                </c:pt>
                <c:pt idx="734">
                  <c:v>16.169390661744384</c:v>
                </c:pt>
                <c:pt idx="735">
                  <c:v>16.671043188509493</c:v>
                </c:pt>
                <c:pt idx="736">
                  <c:v>16.640367504739302</c:v>
                </c:pt>
                <c:pt idx="737">
                  <c:v>16.121983234644514</c:v>
                </c:pt>
                <c:pt idx="738">
                  <c:v>15.328573169951625</c:v>
                </c:pt>
                <c:pt idx="739">
                  <c:v>14.495881886552592</c:v>
                </c:pt>
                <c:pt idx="740">
                  <c:v>13.80060850882154</c:v>
                </c:pt>
                <c:pt idx="741">
                  <c:v>13.338817338645107</c:v>
                </c:pt>
                <c:pt idx="742">
                  <c:v>13.067757571872205</c:v>
                </c:pt>
                <c:pt idx="743">
                  <c:v>12.85305954043476</c:v>
                </c:pt>
                <c:pt idx="744">
                  <c:v>12.564626269626064</c:v>
                </c:pt>
                <c:pt idx="745">
                  <c:v>12.035213644233542</c:v>
                </c:pt>
                <c:pt idx="746">
                  <c:v>11.182929051348871</c:v>
                </c:pt>
                <c:pt idx="747">
                  <c:v>10.010941190321894</c:v>
                </c:pt>
                <c:pt idx="748">
                  <c:v>8.5709654865154548</c:v>
                </c:pt>
                <c:pt idx="749">
                  <c:v>6.9156372167851456</c:v>
                </c:pt>
                <c:pt idx="750">
                  <c:v>5.076044592449442</c:v>
                </c:pt>
                <c:pt idx="751">
                  <c:v>3.0511902006004532</c:v>
                </c:pt>
                <c:pt idx="752">
                  <c:v>0.88977313658844404</c:v>
                </c:pt>
                <c:pt idx="753">
                  <c:v>-1.3244722661433248</c:v>
                </c:pt>
                <c:pt idx="754">
                  <c:v>-3.5102710208204582</c:v>
                </c:pt>
                <c:pt idx="755">
                  <c:v>-5.6606943604040492</c:v>
                </c:pt>
                <c:pt idx="756">
                  <c:v>-7.9192368731959686</c:v>
                </c:pt>
                <c:pt idx="757">
                  <c:v>-10.39748321573205</c:v>
                </c:pt>
                <c:pt idx="758">
                  <c:v>-13.197188151417409</c:v>
                </c:pt>
                <c:pt idx="759">
                  <c:v>-16.397924028389056</c:v>
                </c:pt>
                <c:pt idx="760">
                  <c:v>-19.931043187821274</c:v>
                </c:pt>
                <c:pt idx="761">
                  <c:v>-23.499667404064851</c:v>
                </c:pt>
                <c:pt idx="762">
                  <c:v>-27.036690475983555</c:v>
                </c:pt>
                <c:pt idx="763">
                  <c:v>-30.560656726463879</c:v>
                </c:pt>
                <c:pt idx="764">
                  <c:v>-34.166963391934608</c:v>
                </c:pt>
                <c:pt idx="765">
                  <c:v>-38.068569404095918</c:v>
                </c:pt>
                <c:pt idx="766">
                  <c:v>-42.280296356013999</c:v>
                </c:pt>
                <c:pt idx="767">
                  <c:v>-46.518609928893717</c:v>
                </c:pt>
                <c:pt idx="768">
                  <c:v>-50.448566250315835</c:v>
                </c:pt>
                <c:pt idx="769">
                  <c:v>-53.846347245309516</c:v>
                </c:pt>
                <c:pt idx="770">
                  <c:v>-56.703815780403325</c:v>
                </c:pt>
                <c:pt idx="771">
                  <c:v>-59.083084624795255</c:v>
                </c:pt>
                <c:pt idx="772">
                  <c:v>-60.996065632299356</c:v>
                </c:pt>
                <c:pt idx="773">
                  <c:v>-62.350448559653366</c:v>
                </c:pt>
                <c:pt idx="774">
                  <c:v>-63.043689488460295</c:v>
                </c:pt>
                <c:pt idx="775">
                  <c:v>-63.029859098691091</c:v>
                </c:pt>
                <c:pt idx="776">
                  <c:v>-62.31064745671727</c:v>
                </c:pt>
                <c:pt idx="777">
                  <c:v>-60.900420727582926</c:v>
                </c:pt>
                <c:pt idx="778">
                  <c:v>-58.83498963303127</c:v>
                </c:pt>
                <c:pt idx="779">
                  <c:v>-56.202415480370647</c:v>
                </c:pt>
                <c:pt idx="780">
                  <c:v>-53.196619850763234</c:v>
                </c:pt>
                <c:pt idx="781">
                  <c:v>-50.013990193747972</c:v>
                </c:pt>
                <c:pt idx="782">
                  <c:v>-46.788762889873006</c:v>
                </c:pt>
                <c:pt idx="783">
                  <c:v>-43.660509112075545</c:v>
                </c:pt>
                <c:pt idx="784">
                  <c:v>-40.671728949834034</c:v>
                </c:pt>
                <c:pt idx="785">
                  <c:v>-37.763748490837358</c:v>
                </c:pt>
                <c:pt idx="786">
                  <c:v>-34.864552721020615</c:v>
                </c:pt>
                <c:pt idx="787">
                  <c:v>-31.8782837466002</c:v>
                </c:pt>
                <c:pt idx="788">
                  <c:v>-28.750371891668198</c:v>
                </c:pt>
                <c:pt idx="789">
                  <c:v>-25.543943433834833</c:v>
                </c:pt>
                <c:pt idx="790">
                  <c:v>-22.341009765158137</c:v>
                </c:pt>
                <c:pt idx="791">
                  <c:v>-19.228380729854972</c:v>
                </c:pt>
                <c:pt idx="792">
                  <c:v>-16.279437855257875</c:v>
                </c:pt>
                <c:pt idx="793">
                  <c:v>-13.566137798152718</c:v>
                </c:pt>
                <c:pt idx="794">
                  <c:v>-11.067467042189664</c:v>
                </c:pt>
                <c:pt idx="795">
                  <c:v>-8.7306835413458703</c:v>
                </c:pt>
                <c:pt idx="796">
                  <c:v>-6.415755250518953</c:v>
                </c:pt>
                <c:pt idx="797">
                  <c:v>-4.0173874255085744</c:v>
                </c:pt>
                <c:pt idx="798">
                  <c:v>-1.480861616998403</c:v>
                </c:pt>
                <c:pt idx="799">
                  <c:v>1.1309961553415653</c:v>
                </c:pt>
                <c:pt idx="800">
                  <c:v>3.7196882322347342</c:v>
                </c:pt>
                <c:pt idx="801">
                  <c:v>6.1558131075900393</c:v>
                </c:pt>
                <c:pt idx="802">
                  <c:v>8.3400390254382391</c:v>
                </c:pt>
                <c:pt idx="803">
                  <c:v>10.353734544929473</c:v>
                </c:pt>
                <c:pt idx="804">
                  <c:v>12.277427394030884</c:v>
                </c:pt>
                <c:pt idx="805">
                  <c:v>14.151693566150266</c:v>
                </c:pt>
                <c:pt idx="806">
                  <c:v>15.959169434827261</c:v>
                </c:pt>
                <c:pt idx="807">
                  <c:v>17.625689466130716</c:v>
                </c:pt>
                <c:pt idx="808">
                  <c:v>19.060450876808101</c:v>
                </c:pt>
                <c:pt idx="809">
                  <c:v>20.142518939271937</c:v>
                </c:pt>
                <c:pt idx="810">
                  <c:v>21.003145060486496</c:v>
                </c:pt>
                <c:pt idx="811">
                  <c:v>21.644674499276764</c:v>
                </c:pt>
                <c:pt idx="812">
                  <c:v>22.016112109291228</c:v>
                </c:pt>
                <c:pt idx="813">
                  <c:v>22.154692587105401</c:v>
                </c:pt>
                <c:pt idx="814">
                  <c:v>22.100347695363293</c:v>
                </c:pt>
                <c:pt idx="815">
                  <c:v>21.873313881456028</c:v>
                </c:pt>
                <c:pt idx="816">
                  <c:v>21.497100943826904</c:v>
                </c:pt>
                <c:pt idx="817">
                  <c:v>21.037187764950367</c:v>
                </c:pt>
                <c:pt idx="818">
                  <c:v>20.548260009651361</c:v>
                </c:pt>
                <c:pt idx="819">
                  <c:v>20.032314749458333</c:v>
                </c:pt>
                <c:pt idx="820">
                  <c:v>19.452362574469166</c:v>
                </c:pt>
                <c:pt idx="821">
                  <c:v>18.76784372297978</c:v>
                </c:pt>
                <c:pt idx="822">
                  <c:v>17.963012248520183</c:v>
                </c:pt>
                <c:pt idx="823">
                  <c:v>17.040959083549783</c:v>
                </c:pt>
                <c:pt idx="824">
                  <c:v>16.055510761878789</c:v>
                </c:pt>
                <c:pt idx="825">
                  <c:v>15.090682006641213</c:v>
                </c:pt>
                <c:pt idx="826">
                  <c:v>14.284037846508388</c:v>
                </c:pt>
                <c:pt idx="827">
                  <c:v>13.82480588957822</c:v>
                </c:pt>
                <c:pt idx="828">
                  <c:v>13.774318371786656</c:v>
                </c:pt>
                <c:pt idx="829">
                  <c:v>14.079989204350923</c:v>
                </c:pt>
                <c:pt idx="830">
                  <c:v>14.616442680263905</c:v>
                </c:pt>
                <c:pt idx="831">
                  <c:v>15.214821786658625</c:v>
                </c:pt>
                <c:pt idx="832">
                  <c:v>15.74045197092545</c:v>
                </c:pt>
                <c:pt idx="833">
                  <c:v>16.07412935150694</c:v>
                </c:pt>
                <c:pt idx="834">
                  <c:v>16.123404344476803</c:v>
                </c:pt>
                <c:pt idx="835">
                  <c:v>15.904012557587265</c:v>
                </c:pt>
                <c:pt idx="836">
                  <c:v>15.48678960643552</c:v>
                </c:pt>
                <c:pt idx="837">
                  <c:v>14.93008089430681</c:v>
                </c:pt>
                <c:pt idx="838">
                  <c:v>14.285095736420674</c:v>
                </c:pt>
                <c:pt idx="839">
                  <c:v>13.580357401692261</c:v>
                </c:pt>
                <c:pt idx="840">
                  <c:v>12.708530213658415</c:v>
                </c:pt>
                <c:pt idx="841">
                  <c:v>11.556787409385247</c:v>
                </c:pt>
                <c:pt idx="842">
                  <c:v>10.172955261197542</c:v>
                </c:pt>
                <c:pt idx="843">
                  <c:v>8.8560682759735911</c:v>
                </c:pt>
                <c:pt idx="844">
                  <c:v>8.0038151104541182</c:v>
                </c:pt>
                <c:pt idx="845">
                  <c:v>7.9225573482450358</c:v>
                </c:pt>
                <c:pt idx="846">
                  <c:v>8.3463182812801371</c:v>
                </c:pt>
                <c:pt idx="847">
                  <c:v>8.6834739756545343</c:v>
                </c:pt>
                <c:pt idx="848">
                  <c:v>8.3892255761414436</c:v>
                </c:pt>
                <c:pt idx="849">
                  <c:v>7.0169326046186145</c:v>
                </c:pt>
                <c:pt idx="850">
                  <c:v>4.534968372526242</c:v>
                </c:pt>
                <c:pt idx="851">
                  <c:v>1.319567565075717</c:v>
                </c:pt>
                <c:pt idx="852">
                  <c:v>-2.1291815862257977</c:v>
                </c:pt>
                <c:pt idx="853">
                  <c:v>-5.2958530145012812</c:v>
                </c:pt>
                <c:pt idx="854">
                  <c:v>-7.7378772342112558</c:v>
                </c:pt>
                <c:pt idx="855">
                  <c:v>-9.4733757095270299</c:v>
                </c:pt>
                <c:pt idx="856">
                  <c:v>-11.053356355336488</c:v>
                </c:pt>
                <c:pt idx="857">
                  <c:v>-13.07404200822976</c:v>
                </c:pt>
                <c:pt idx="858">
                  <c:v>-15.871396688065166</c:v>
                </c:pt>
                <c:pt idx="859">
                  <c:v>-19.339105394303864</c:v>
                </c:pt>
                <c:pt idx="860">
                  <c:v>-23.076504346417789</c:v>
                </c:pt>
                <c:pt idx="861">
                  <c:v>-26.713645419489431</c:v>
                </c:pt>
                <c:pt idx="862">
                  <c:v>-29.932777871099642</c:v>
                </c:pt>
                <c:pt idx="863">
                  <c:v>-32.489624473677651</c:v>
                </c:pt>
                <c:pt idx="864">
                  <c:v>-34.260964664204103</c:v>
                </c:pt>
                <c:pt idx="865">
                  <c:v>-35.310853110920021</c:v>
                </c:pt>
                <c:pt idx="866">
                  <c:v>-35.882233748701623</c:v>
                </c:pt>
                <c:pt idx="867">
                  <c:v>-36.074135293727586</c:v>
                </c:pt>
                <c:pt idx="868">
                  <c:v>-35.847417887853034</c:v>
                </c:pt>
                <c:pt idx="869">
                  <c:v>-35.255720990095973</c:v>
                </c:pt>
                <c:pt idx="870">
                  <c:v>-34.349360250294048</c:v>
                </c:pt>
                <c:pt idx="871">
                  <c:v>-33.18279148528817</c:v>
                </c:pt>
                <c:pt idx="872">
                  <c:v>-31.81501857558241</c:v>
                </c:pt>
                <c:pt idx="873">
                  <c:v>-30.25419566407076</c:v>
                </c:pt>
                <c:pt idx="874">
                  <c:v>-28.467451050789347</c:v>
                </c:pt>
                <c:pt idx="875">
                  <c:v>-26.458138429773559</c:v>
                </c:pt>
                <c:pt idx="876">
                  <c:v>-24.265925661178084</c:v>
                </c:pt>
                <c:pt idx="877">
                  <c:v>-21.987931587954524</c:v>
                </c:pt>
                <c:pt idx="878">
                  <c:v>-19.743569456195434</c:v>
                </c:pt>
                <c:pt idx="879">
                  <c:v>-17.594403787071528</c:v>
                </c:pt>
                <c:pt idx="880">
                  <c:v>-15.583049951330096</c:v>
                </c:pt>
                <c:pt idx="881">
                  <c:v>-13.658539872303496</c:v>
                </c:pt>
                <c:pt idx="882">
                  <c:v>-11.616668914857428</c:v>
                </c:pt>
                <c:pt idx="883">
                  <c:v>-9.3428205165602787</c:v>
                </c:pt>
                <c:pt idx="884">
                  <c:v>-6.9110472262290736</c:v>
                </c:pt>
                <c:pt idx="885">
                  <c:v>-4.4679276417044926</c:v>
                </c:pt>
                <c:pt idx="886">
                  <c:v>-2.2055246688704027</c:v>
                </c:pt>
                <c:pt idx="887">
                  <c:v>-0.22717695549299477</c:v>
                </c:pt>
                <c:pt idx="888">
                  <c:v>1.4988296636168652</c:v>
                </c:pt>
                <c:pt idx="889">
                  <c:v>3.0295798503445277</c:v>
                </c:pt>
                <c:pt idx="890">
                  <c:v>4.4281001533376365</c:v>
                </c:pt>
                <c:pt idx="891">
                  <c:v>5.7830668702708836</c:v>
                </c:pt>
                <c:pt idx="892">
                  <c:v>7.1685591128654655</c:v>
                </c:pt>
                <c:pt idx="893">
                  <c:v>8.5831545506081568</c:v>
                </c:pt>
                <c:pt idx="894">
                  <c:v>9.9578222595959947</c:v>
                </c:pt>
                <c:pt idx="895">
                  <c:v>11.407216794404073</c:v>
                </c:pt>
                <c:pt idx="896">
                  <c:v>13.017205498515992</c:v>
                </c:pt>
                <c:pt idx="897">
                  <c:v>14.78244990854567</c:v>
                </c:pt>
                <c:pt idx="898">
                  <c:v>16.567355210374757</c:v>
                </c:pt>
                <c:pt idx="899">
                  <c:v>18.017586106167258</c:v>
                </c:pt>
                <c:pt idx="900">
                  <c:v>18.908318064043911</c:v>
                </c:pt>
                <c:pt idx="901">
                  <c:v>19.334842422763032</c:v>
                </c:pt>
                <c:pt idx="902">
                  <c:v>19.711184254307767</c:v>
                </c:pt>
                <c:pt idx="903">
                  <c:v>20.285151409221612</c:v>
                </c:pt>
                <c:pt idx="904">
                  <c:v>21.235180181037176</c:v>
                </c:pt>
                <c:pt idx="905">
                  <c:v>22.717185277416434</c:v>
                </c:pt>
                <c:pt idx="906">
                  <c:v>24.567611471868105</c:v>
                </c:pt>
                <c:pt idx="907">
                  <c:v>26.332148322430744</c:v>
                </c:pt>
                <c:pt idx="908">
                  <c:v>27.482737915982128</c:v>
                </c:pt>
                <c:pt idx="909">
                  <c:v>27.71272317766249</c:v>
                </c:pt>
                <c:pt idx="910">
                  <c:v>27.081912294109241</c:v>
                </c:pt>
                <c:pt idx="911">
                  <c:v>25.821950648227055</c:v>
                </c:pt>
                <c:pt idx="912">
                  <c:v>24.290332355262514</c:v>
                </c:pt>
                <c:pt idx="913">
                  <c:v>22.922431068157263</c:v>
                </c:pt>
                <c:pt idx="914">
                  <c:v>22.007237486794118</c:v>
                </c:pt>
                <c:pt idx="915">
                  <c:v>21.640746737058237</c:v>
                </c:pt>
                <c:pt idx="916">
                  <c:v>21.75193016231707</c:v>
                </c:pt>
                <c:pt idx="917">
                  <c:v>22.124437359070729</c:v>
                </c:pt>
                <c:pt idx="918">
                  <c:v>22.545097651889314</c:v>
                </c:pt>
                <c:pt idx="919">
                  <c:v>22.835115238851529</c:v>
                </c:pt>
                <c:pt idx="920">
                  <c:v>22.881718594074496</c:v>
                </c:pt>
                <c:pt idx="921">
                  <c:v>22.621548862193002</c:v>
                </c:pt>
                <c:pt idx="922">
                  <c:v>22.07456840494914</c:v>
                </c:pt>
                <c:pt idx="923">
                  <c:v>21.348392956850155</c:v>
                </c:pt>
                <c:pt idx="924">
                  <c:v>20.582281077713152</c:v>
                </c:pt>
                <c:pt idx="925">
                  <c:v>19.909937876158889</c:v>
                </c:pt>
                <c:pt idx="926">
                  <c:v>19.410266678635708</c:v>
                </c:pt>
                <c:pt idx="927">
                  <c:v>19.051122345062993</c:v>
                </c:pt>
                <c:pt idx="928">
                  <c:v>18.737316238161732</c:v>
                </c:pt>
                <c:pt idx="929">
                  <c:v>18.412577353398497</c:v>
                </c:pt>
                <c:pt idx="930">
                  <c:v>18.083680486330525</c:v>
                </c:pt>
                <c:pt idx="931">
                  <c:v>17.774069316603914</c:v>
                </c:pt>
                <c:pt idx="932">
                  <c:v>17.541889710271835</c:v>
                </c:pt>
                <c:pt idx="933">
                  <c:v>17.268207256066397</c:v>
                </c:pt>
                <c:pt idx="934">
                  <c:v>16.651740250945071</c:v>
                </c:pt>
                <c:pt idx="935">
                  <c:v>15.334980705926169</c:v>
                </c:pt>
                <c:pt idx="936">
                  <c:v>13.092801831807646</c:v>
                </c:pt>
                <c:pt idx="937">
                  <c:v>9.8952915151714915</c:v>
                </c:pt>
                <c:pt idx="938">
                  <c:v>6.0124149648680616</c:v>
                </c:pt>
                <c:pt idx="939">
                  <c:v>1.9188514655707001</c:v>
                </c:pt>
                <c:pt idx="940">
                  <c:v>-2.0075124437407137</c:v>
                </c:pt>
                <c:pt idx="941">
                  <c:v>-5.4874853748658987</c:v>
                </c:pt>
                <c:pt idx="942">
                  <c:v>-8.5589724073685804</c:v>
                </c:pt>
                <c:pt idx="943">
                  <c:v>-11.62396227922121</c:v>
                </c:pt>
                <c:pt idx="944">
                  <c:v>-15.080992273636785</c:v>
                </c:pt>
                <c:pt idx="945">
                  <c:v>-19.046030688164048</c:v>
                </c:pt>
                <c:pt idx="946">
                  <c:v>-23.36554111440077</c:v>
                </c:pt>
                <c:pt idx="947">
                  <c:v>-27.752335732112755</c:v>
                </c:pt>
                <c:pt idx="948">
                  <c:v>-31.9127842374705</c:v>
                </c:pt>
                <c:pt idx="949">
                  <c:v>-35.736070792721094</c:v>
                </c:pt>
                <c:pt idx="950">
                  <c:v>-39.230147016866667</c:v>
                </c:pt>
                <c:pt idx="951">
                  <c:v>-42.464592056529334</c:v>
                </c:pt>
                <c:pt idx="952">
                  <c:v>-45.458200715398739</c:v>
                </c:pt>
                <c:pt idx="953">
                  <c:v>-48.027375121090763</c:v>
                </c:pt>
                <c:pt idx="954">
                  <c:v>-49.914204178668946</c:v>
                </c:pt>
                <c:pt idx="955">
                  <c:v>-51.081664695095569</c:v>
                </c:pt>
                <c:pt idx="956">
                  <c:v>-51.699305061193655</c:v>
                </c:pt>
                <c:pt idx="957">
                  <c:v>-51.890290499969787</c:v>
                </c:pt>
                <c:pt idx="958">
                  <c:v>-51.549918849970396</c:v>
                </c:pt>
                <c:pt idx="959">
                  <c:v>-50.459909992970992</c:v>
                </c:pt>
                <c:pt idx="960">
                  <c:v>-48.592124213111575</c:v>
                </c:pt>
                <c:pt idx="961">
                  <c:v>-46.136019028849347</c:v>
                </c:pt>
                <c:pt idx="962">
                  <c:v>-43.377424888272358</c:v>
                </c:pt>
                <c:pt idx="963">
                  <c:v>-40.54639291050691</c:v>
                </c:pt>
                <c:pt idx="964">
                  <c:v>-37.766071572296774</c:v>
                </c:pt>
                <c:pt idx="965">
                  <c:v>-35.082455160850834</c:v>
                </c:pt>
                <c:pt idx="966">
                  <c:v>-32.526538257633817</c:v>
                </c:pt>
                <c:pt idx="967">
                  <c:v>-30.104358352481139</c:v>
                </c:pt>
                <c:pt idx="968">
                  <c:v>-27.712790145431516</c:v>
                </c:pt>
                <c:pt idx="969">
                  <c:v>-25.199334822522882</c:v>
                </c:pt>
                <c:pt idx="970">
                  <c:v>-22.494174506072422</c:v>
                </c:pt>
                <c:pt idx="971">
                  <c:v>-19.615698075950977</c:v>
                </c:pt>
                <c:pt idx="972">
                  <c:v>-16.628606194431956</c:v>
                </c:pt>
                <c:pt idx="973">
                  <c:v>-13.631575210543318</c:v>
                </c:pt>
                <c:pt idx="974">
                  <c:v>-10.72449678633245</c:v>
                </c:pt>
                <c:pt idx="975">
                  <c:v>-7.9859750506058003</c:v>
                </c:pt>
                <c:pt idx="976">
                  <c:v>-5.406425389593684</c:v>
                </c:pt>
                <c:pt idx="977">
                  <c:v>-2.9166704618018104</c:v>
                </c:pt>
                <c:pt idx="978">
                  <c:v>-0.43295977256577439</c:v>
                </c:pt>
                <c:pt idx="979">
                  <c:v>2.0795054428855413</c:v>
                </c:pt>
                <c:pt idx="980">
                  <c:v>4.6364944140278306</c:v>
                </c:pt>
                <c:pt idx="981">
                  <c:v>7.239564645747274</c:v>
                </c:pt>
                <c:pt idx="982">
                  <c:v>9.8345503928323286</c:v>
                </c:pt>
                <c:pt idx="983">
                  <c:v>12.443037964975682</c:v>
                </c:pt>
                <c:pt idx="984">
                  <c:v>15.148270325676169</c:v>
                </c:pt>
                <c:pt idx="985">
                  <c:v>17.966807899162642</c:v>
                </c:pt>
                <c:pt idx="986">
                  <c:v>20.709853021179391</c:v>
                </c:pt>
                <c:pt idx="987">
                  <c:v>23.000833540755803</c:v>
                </c:pt>
                <c:pt idx="988">
                  <c:v>24.507976809940686</c:v>
                </c:pt>
                <c:pt idx="989">
                  <c:v>25.147216033741874</c:v>
                </c:pt>
                <c:pt idx="990">
                  <c:v>25.164966713067034</c:v>
                </c:pt>
                <c:pt idx="991">
                  <c:v>25.005995618805695</c:v>
                </c:pt>
                <c:pt idx="992">
                  <c:v>25.033340426429582</c:v>
                </c:pt>
                <c:pt idx="993">
                  <c:v>25.460611757900992</c:v>
                </c:pt>
                <c:pt idx="994">
                  <c:v>25.947365222742974</c:v>
                </c:pt>
                <c:pt idx="995">
                  <c:v>26.027207658288116</c:v>
                </c:pt>
                <c:pt idx="996">
                  <c:v>25.570538705122352</c:v>
                </c:pt>
                <c:pt idx="997">
                  <c:v>24.664413751019907</c:v>
                </c:pt>
                <c:pt idx="998">
                  <c:v>23.612190275999509</c:v>
                </c:pt>
              </c:numCache>
            </c:numRef>
          </c:val>
          <c:smooth val="0"/>
          <c:extLst>
            <c:ext xmlns:c16="http://schemas.microsoft.com/office/drawing/2014/chart" uri="{C3380CC4-5D6E-409C-BE32-E72D297353CC}">
              <c16:uniqueId val="{00000000-AACC-4D25-BCCA-B2A196E10A4C}"/>
            </c:ext>
          </c:extLst>
        </c:ser>
        <c:ser>
          <c:idx val="1"/>
          <c:order val="1"/>
          <c:tx>
            <c:strRef>
              <c:f>Sheet1!$Q$1</c:f>
              <c:strCache>
                <c:ptCount val="1"/>
                <c:pt idx="0">
                  <c:v>Gyro_Y</c:v>
                </c:pt>
              </c:strCache>
            </c:strRef>
          </c:tx>
          <c:spPr>
            <a:ln w="28575" cap="rnd">
              <a:solidFill>
                <a:schemeClr val="accent2"/>
              </a:solidFill>
              <a:round/>
            </a:ln>
            <a:effectLst/>
          </c:spPr>
          <c:marker>
            <c:symbol val="none"/>
          </c:marker>
          <c:val>
            <c:numRef>
              <c:f>Sheet1!$Q$2:$Q$1000</c:f>
              <c:numCache>
                <c:formatCode>General</c:formatCode>
                <c:ptCount val="999"/>
                <c:pt idx="0">
                  <c:v>19.001657126397557</c:v>
                </c:pt>
                <c:pt idx="1">
                  <c:v>17.460845203869606</c:v>
                </c:pt>
                <c:pt idx="2">
                  <c:v>15.777370419792215</c:v>
                </c:pt>
                <c:pt idx="3">
                  <c:v>13.91694243139637</c:v>
                </c:pt>
                <c:pt idx="4">
                  <c:v>11.931415942768442</c:v>
                </c:pt>
                <c:pt idx="5">
                  <c:v>9.9044130239130723</c:v>
                </c:pt>
                <c:pt idx="6">
                  <c:v>7.9294951434348109</c:v>
                </c:pt>
                <c:pt idx="7">
                  <c:v>5.9861652405661143</c:v>
                </c:pt>
                <c:pt idx="8">
                  <c:v>3.9937895757547919</c:v>
                </c:pt>
                <c:pt idx="9">
                  <c:v>1.8748761842396962</c:v>
                </c:pt>
                <c:pt idx="10">
                  <c:v>-0.35500849944509771</c:v>
                </c:pt>
                <c:pt idx="11">
                  <c:v>-2.5696525494561953</c:v>
                </c:pt>
                <c:pt idx="12">
                  <c:v>-4.6181390984670712</c:v>
                </c:pt>
                <c:pt idx="13">
                  <c:v>-6.5064171164977296</c:v>
                </c:pt>
                <c:pt idx="14">
                  <c:v>-8.2132637941677746</c:v>
                </c:pt>
                <c:pt idx="15">
                  <c:v>-9.6747239982844189</c:v>
                </c:pt>
                <c:pt idx="16">
                  <c:v>-10.87589545831873</c:v>
                </c:pt>
                <c:pt idx="17">
                  <c:v>-11.995893169152355</c:v>
                </c:pt>
                <c:pt idx="18">
                  <c:v>-13.539097685769308</c:v>
                </c:pt>
                <c:pt idx="19">
                  <c:v>-15.879604832053923</c:v>
                </c:pt>
                <c:pt idx="20">
                  <c:v>-18.879250435412843</c:v>
                </c:pt>
                <c:pt idx="21">
                  <c:v>-21.952950946704586</c:v>
                </c:pt>
                <c:pt idx="22">
                  <c:v>-24.597226087770498</c:v>
                </c:pt>
                <c:pt idx="23">
                  <c:v>-26.526105846015085</c:v>
                </c:pt>
                <c:pt idx="24">
                  <c:v>-27.416305669094783</c:v>
                </c:pt>
                <c:pt idx="25">
                  <c:v>-27.003660375712887</c:v>
                </c:pt>
                <c:pt idx="26">
                  <c:v>-25.472883048198632</c:v>
                </c:pt>
                <c:pt idx="27">
                  <c:v>-23.690438027234659</c:v>
                </c:pt>
                <c:pt idx="28">
                  <c:v>-22.500924866689964</c:v>
                </c:pt>
                <c:pt idx="29">
                  <c:v>-22.095755309356164</c:v>
                </c:pt>
                <c:pt idx="30">
                  <c:v>-22.19504806316904</c:v>
                </c:pt>
                <c:pt idx="31">
                  <c:v>-22.380365301905659</c:v>
                </c:pt>
                <c:pt idx="32">
                  <c:v>-22.340892295867548</c:v>
                </c:pt>
                <c:pt idx="33">
                  <c:v>-21.973798989950197</c:v>
                </c:pt>
                <c:pt idx="34">
                  <c:v>-21.306225710151192</c:v>
                </c:pt>
                <c:pt idx="35">
                  <c:v>-20.60996029594817</c:v>
                </c:pt>
                <c:pt idx="36">
                  <c:v>-20.23813543002921</c:v>
                </c:pt>
                <c:pt idx="37">
                  <c:v>-20.275266981428626</c:v>
                </c:pt>
                <c:pt idx="38">
                  <c:v>-20.552020561800056</c:v>
                </c:pt>
                <c:pt idx="39">
                  <c:v>-20.560318830564057</c:v>
                </c:pt>
                <c:pt idx="40">
                  <c:v>-19.872922513952776</c:v>
                </c:pt>
                <c:pt idx="41">
                  <c:v>-18.523718563673722</c:v>
                </c:pt>
                <c:pt idx="42">
                  <c:v>-16.844999672400245</c:v>
                </c:pt>
                <c:pt idx="43">
                  <c:v>-15.16857669895224</c:v>
                </c:pt>
                <c:pt idx="44">
                  <c:v>-13.633675224973194</c:v>
                </c:pt>
                <c:pt idx="45">
                  <c:v>-12.159325900473728</c:v>
                </c:pt>
                <c:pt idx="46">
                  <c:v>-10.654734062464254</c:v>
                </c:pt>
                <c:pt idx="47">
                  <c:v>-9.165194021214969</c:v>
                </c:pt>
                <c:pt idx="48">
                  <c:v>-7.7037531807906694</c:v>
                </c:pt>
                <c:pt idx="49">
                  <c:v>-6.3583391571748553</c:v>
                </c:pt>
                <c:pt idx="50">
                  <c:v>-5.180723694031359</c:v>
                </c:pt>
                <c:pt idx="51">
                  <c:v>-4.0811868201507311</c:v>
                </c:pt>
                <c:pt idx="52">
                  <c:v>-3.0000395837477161</c:v>
                </c:pt>
                <c:pt idx="53">
                  <c:v>-1.8670196720727616</c:v>
                </c:pt>
                <c:pt idx="54">
                  <c:v>-0.59315395863130649</c:v>
                </c:pt>
                <c:pt idx="55">
                  <c:v>0.87609502054131949</c:v>
                </c:pt>
                <c:pt idx="56">
                  <c:v>2.5542070801304932</c:v>
                </c:pt>
                <c:pt idx="57">
                  <c:v>4.4730376185278828</c:v>
                </c:pt>
                <c:pt idx="58">
                  <c:v>6.5284948461573249</c:v>
                </c:pt>
                <c:pt idx="59">
                  <c:v>8.560837509234176</c:v>
                </c:pt>
                <c:pt idx="60">
                  <c:v>10.377503859049492</c:v>
                </c:pt>
                <c:pt idx="61">
                  <c:v>11.834952061868503</c:v>
                </c:pt>
                <c:pt idx="62">
                  <c:v>13.169509520631133</c:v>
                </c:pt>
                <c:pt idx="63">
                  <c:v>14.767465750218509</c:v>
                </c:pt>
                <c:pt idx="64">
                  <c:v>16.953381995214141</c:v>
                </c:pt>
                <c:pt idx="65">
                  <c:v>19.741590715309858</c:v>
                </c:pt>
                <c:pt idx="66">
                  <c:v>22.811912681003662</c:v>
                </c:pt>
                <c:pt idx="67">
                  <c:v>25.716073487383586</c:v>
                </c:pt>
                <c:pt idx="68">
                  <c:v>28.124152257635913</c:v>
                </c:pt>
                <c:pt idx="69">
                  <c:v>29.806218952483192</c:v>
                </c:pt>
                <c:pt idx="70">
                  <c:v>30.936577713433525</c:v>
                </c:pt>
                <c:pt idx="71">
                  <c:v>31.984475739164857</c:v>
                </c:pt>
                <c:pt idx="72">
                  <c:v>33.314501524381555</c:v>
                </c:pt>
                <c:pt idx="73">
                  <c:v>35.145506893893923</c:v>
                </c:pt>
                <c:pt idx="74">
                  <c:v>37.501276836016046</c:v>
                </c:pt>
                <c:pt idx="75">
                  <c:v>39.941129999295725</c:v>
                </c:pt>
                <c:pt idx="76">
                  <c:v>41.994765979309811</c:v>
                </c:pt>
                <c:pt idx="77">
                  <c:v>43.575357959723618</c:v>
                </c:pt>
                <c:pt idx="78">
                  <c:v>44.789892280529152</c:v>
                </c:pt>
                <c:pt idx="79">
                  <c:v>45.805859534918568</c:v>
                </c:pt>
                <c:pt idx="80">
                  <c:v>46.834312604220202</c:v>
                </c:pt>
                <c:pt idx="81">
                  <c:v>47.9657166121358</c:v>
                </c:pt>
                <c:pt idx="82">
                  <c:v>49.068345979893081</c:v>
                </c:pt>
                <c:pt idx="83">
                  <c:v>49.945251940295222</c:v>
                </c:pt>
                <c:pt idx="84">
                  <c:v>50.375762841489319</c:v>
                </c:pt>
                <c:pt idx="85">
                  <c:v>50.335062344659534</c:v>
                </c:pt>
                <c:pt idx="86">
                  <c:v>49.664078337766348</c:v>
                </c:pt>
                <c:pt idx="87">
                  <c:v>47.930432711011022</c:v>
                </c:pt>
                <c:pt idx="88">
                  <c:v>45.247192736790808</c:v>
                </c:pt>
                <c:pt idx="89">
                  <c:v>42.257668642054995</c:v>
                </c:pt>
                <c:pt idx="90">
                  <c:v>39.619300069213885</c:v>
                </c:pt>
                <c:pt idx="91">
                  <c:v>37.619004847829601</c:v>
                </c:pt>
                <c:pt idx="92">
                  <c:v>36.111167230873001</c:v>
                </c:pt>
                <c:pt idx="93">
                  <c:v>34.964595286255545</c:v>
                </c:pt>
                <c:pt idx="94">
                  <c:v>33.955883060530432</c:v>
                </c:pt>
                <c:pt idx="95">
                  <c:v>32.880604439319825</c:v>
                </c:pt>
                <c:pt idx="96">
                  <c:v>31.519052050533432</c:v>
                </c:pt>
                <c:pt idx="97">
                  <c:v>29.647078589522764</c:v>
                </c:pt>
                <c:pt idx="98">
                  <c:v>27.294685477732308</c:v>
                </c:pt>
                <c:pt idx="99">
                  <c:v>24.713940088177662</c:v>
                </c:pt>
                <c:pt idx="100">
                  <c:v>22.04244390641411</c:v>
                </c:pt>
                <c:pt idx="101">
                  <c:v>19.365111408285827</c:v>
                </c:pt>
                <c:pt idx="102">
                  <c:v>16.771189500120112</c:v>
                </c:pt>
                <c:pt idx="103">
                  <c:v>14.33236625011771</c:v>
                </c:pt>
                <c:pt idx="104">
                  <c:v>12.136691545115356</c:v>
                </c:pt>
                <c:pt idx="105">
                  <c:v>10.216560714213051</c:v>
                </c:pt>
                <c:pt idx="106">
                  <c:v>8.5721007599287908</c:v>
                </c:pt>
                <c:pt idx="107">
                  <c:v>7.0879490847302149</c:v>
                </c:pt>
                <c:pt idx="108">
                  <c:v>5.5118991830356103</c:v>
                </c:pt>
                <c:pt idx="109">
                  <c:v>3.7627899793748982</c:v>
                </c:pt>
                <c:pt idx="110">
                  <c:v>2.0621192197873999</c:v>
                </c:pt>
                <c:pt idx="111">
                  <c:v>0.67128857539165177</c:v>
                </c:pt>
                <c:pt idx="112">
                  <c:v>-0.30103111611618127</c:v>
                </c:pt>
                <c:pt idx="113">
                  <c:v>-1.2735285537938577</c:v>
                </c:pt>
                <c:pt idx="114">
                  <c:v>-2.8641355627179803</c:v>
                </c:pt>
                <c:pt idx="115">
                  <c:v>-5.3576589114636208</c:v>
                </c:pt>
                <c:pt idx="116">
                  <c:v>-8.1155249332343473</c:v>
                </c:pt>
                <c:pt idx="117">
                  <c:v>-10.132310054569661</c:v>
                </c:pt>
                <c:pt idx="118">
                  <c:v>-10.668744893478266</c:v>
                </c:pt>
                <c:pt idx="119">
                  <c:v>-9.3850475756087004</c:v>
                </c:pt>
                <c:pt idx="120">
                  <c:v>-7.003594784096526</c:v>
                </c:pt>
                <c:pt idx="121">
                  <c:v>-4.929863208414595</c:v>
                </c:pt>
                <c:pt idx="122">
                  <c:v>-4.1196346642463029</c:v>
                </c:pt>
                <c:pt idx="123">
                  <c:v>-4.7097688909613771</c:v>
                </c:pt>
                <c:pt idx="124">
                  <c:v>-5.8515587131421496</c:v>
                </c:pt>
                <c:pt idx="125">
                  <c:v>-6.651327198879307</c:v>
                </c:pt>
                <c:pt idx="126">
                  <c:v>-6.6038201149017208</c:v>
                </c:pt>
                <c:pt idx="127">
                  <c:v>-5.8935729326036865</c:v>
                </c:pt>
                <c:pt idx="128">
                  <c:v>-5.0640479739516131</c:v>
                </c:pt>
                <c:pt idx="129">
                  <c:v>-4.6670354344725808</c:v>
                </c:pt>
                <c:pt idx="130">
                  <c:v>-4.966664925783129</c:v>
                </c:pt>
                <c:pt idx="131">
                  <c:v>-5.8168922272674664</c:v>
                </c:pt>
                <c:pt idx="132">
                  <c:v>-6.8556069427221171</c:v>
                </c:pt>
                <c:pt idx="133">
                  <c:v>-7.7189585638676741</c:v>
                </c:pt>
                <c:pt idx="134">
                  <c:v>-8.1884778125903193</c:v>
                </c:pt>
                <c:pt idx="135">
                  <c:v>-8.2012888963385127</c:v>
                </c:pt>
                <c:pt idx="136">
                  <c:v>-7.9042205184117424</c:v>
                </c:pt>
                <c:pt idx="137">
                  <c:v>-7.4768728880435074</c:v>
                </c:pt>
                <c:pt idx="138">
                  <c:v>-7.0720740502826374</c:v>
                </c:pt>
                <c:pt idx="139">
                  <c:v>-6.7449875292769841</c:v>
                </c:pt>
                <c:pt idx="140">
                  <c:v>-6.4366034586914438</c:v>
                </c:pt>
                <c:pt idx="141">
                  <c:v>-6.0258389295176151</c:v>
                </c:pt>
                <c:pt idx="142">
                  <c:v>-5.4089451709272636</c:v>
                </c:pt>
                <c:pt idx="143">
                  <c:v>-4.6329303675087186</c:v>
                </c:pt>
                <c:pt idx="144">
                  <c:v>-3.825542120158544</c:v>
                </c:pt>
                <c:pt idx="145">
                  <c:v>-3.1245028977553728</c:v>
                </c:pt>
                <c:pt idx="146">
                  <c:v>-2.4496642798002655</c:v>
                </c:pt>
                <c:pt idx="147">
                  <c:v>-1.6059369142042599</c:v>
                </c:pt>
                <c:pt idx="148">
                  <c:v>-0.49278543592017476</c:v>
                </c:pt>
                <c:pt idx="149">
                  <c:v>0.94325293279822864</c:v>
                </c:pt>
                <c:pt idx="150">
                  <c:v>2.6855171141422645</c:v>
                </c:pt>
                <c:pt idx="151">
                  <c:v>4.6260372318594198</c:v>
                </c:pt>
                <c:pt idx="152">
                  <c:v>6.6104593672222309</c:v>
                </c:pt>
                <c:pt idx="153">
                  <c:v>8.4467466398777855</c:v>
                </c:pt>
                <c:pt idx="154">
                  <c:v>10.20413716708023</c:v>
                </c:pt>
                <c:pt idx="155">
                  <c:v>11.785667003738626</c:v>
                </c:pt>
                <c:pt idx="156">
                  <c:v>13.241357483663853</c:v>
                </c:pt>
                <c:pt idx="157">
                  <c:v>14.686762153990577</c:v>
                </c:pt>
                <c:pt idx="158">
                  <c:v>16.277343470910765</c:v>
                </c:pt>
                <c:pt idx="159">
                  <c:v>18.168755741492546</c:v>
                </c:pt>
                <c:pt idx="160">
                  <c:v>20.187345786662696</c:v>
                </c:pt>
                <c:pt idx="161">
                  <c:v>22.100042570929443</c:v>
                </c:pt>
                <c:pt idx="162">
                  <c:v>23.692276099510853</c:v>
                </c:pt>
                <c:pt idx="163">
                  <c:v>24.855847377520636</c:v>
                </c:pt>
                <c:pt idx="164">
                  <c:v>25.623441009970222</c:v>
                </c:pt>
                <c:pt idx="165">
                  <c:v>26.334681929770817</c:v>
                </c:pt>
                <c:pt idx="166">
                  <c:v>27.3522703711754</c:v>
                </c:pt>
                <c:pt idx="167">
                  <c:v>28.875584343751893</c:v>
                </c:pt>
                <c:pt idx="168">
                  <c:v>30.739674496876855</c:v>
                </c:pt>
                <c:pt idx="169">
                  <c:v>32.700974286939314</c:v>
                </c:pt>
                <c:pt idx="170">
                  <c:v>34.54706424120053</c:v>
                </c:pt>
                <c:pt idx="171">
                  <c:v>36.303882376376521</c:v>
                </c:pt>
                <c:pt idx="172">
                  <c:v>38.15572698884899</c:v>
                </c:pt>
                <c:pt idx="173">
                  <c:v>39.957749189072004</c:v>
                </c:pt>
                <c:pt idx="174">
                  <c:v>40.956430445290557</c:v>
                </c:pt>
                <c:pt idx="175">
                  <c:v>40.743623476384741</c:v>
                </c:pt>
                <c:pt idx="176">
                  <c:v>39.881379006857046</c:v>
                </c:pt>
                <c:pt idx="177">
                  <c:v>38.9696849267199</c:v>
                </c:pt>
                <c:pt idx="178">
                  <c:v>38.090921528185497</c:v>
                </c:pt>
                <c:pt idx="179">
                  <c:v>36.966282897621795</c:v>
                </c:pt>
                <c:pt idx="180">
                  <c:v>35.440026959669353</c:v>
                </c:pt>
                <c:pt idx="181">
                  <c:v>33.680432760475966</c:v>
                </c:pt>
                <c:pt idx="182">
                  <c:v>31.905629485266449</c:v>
                </c:pt>
                <c:pt idx="183">
                  <c:v>30.22895051556112</c:v>
                </c:pt>
                <c:pt idx="184">
                  <c:v>28.618276045249896</c:v>
                </c:pt>
                <c:pt idx="185">
                  <c:v>27.005522744344898</c:v>
                </c:pt>
                <c:pt idx="186">
                  <c:v>25.312926029457998</c:v>
                </c:pt>
                <c:pt idx="187">
                  <c:v>23.501501688868839</c:v>
                </c:pt>
                <c:pt idx="188">
                  <c:v>21.546238035091463</c:v>
                </c:pt>
                <c:pt idx="189">
                  <c:v>19.330535354389635</c:v>
                </c:pt>
                <c:pt idx="190">
                  <c:v>16.874204287301843</c:v>
                </c:pt>
                <c:pt idx="191">
                  <c:v>14.348547181555805</c:v>
                </c:pt>
                <c:pt idx="192">
                  <c:v>11.825857057924688</c:v>
                </c:pt>
                <c:pt idx="193">
                  <c:v>9.4061284967661933</c:v>
                </c:pt>
                <c:pt idx="194">
                  <c:v>7.1988205668308689</c:v>
                </c:pt>
                <c:pt idx="195">
                  <c:v>5.3532888554942515</c:v>
                </c:pt>
                <c:pt idx="196">
                  <c:v>4.1295974583843664</c:v>
                </c:pt>
                <c:pt idx="197">
                  <c:v>3.7211196092166787</c:v>
                </c:pt>
                <c:pt idx="198">
                  <c:v>4.1783087370323457</c:v>
                </c:pt>
                <c:pt idx="199">
                  <c:v>5.2870069622916986</c:v>
                </c:pt>
                <c:pt idx="200">
                  <c:v>6.2185740430458649</c:v>
                </c:pt>
                <c:pt idx="201">
                  <c:v>5.9433665221849479</c:v>
                </c:pt>
                <c:pt idx="202">
                  <c:v>4.1732141117412489</c:v>
                </c:pt>
                <c:pt idx="203">
                  <c:v>1.371290589506424</c:v>
                </c:pt>
                <c:pt idx="204">
                  <c:v>-1.5830988222837041</c:v>
                </c:pt>
                <c:pt idx="205">
                  <c:v>-3.9286133458380297</c:v>
                </c:pt>
                <c:pt idx="206">
                  <c:v>-5.0804045389212682</c:v>
                </c:pt>
                <c:pt idx="207">
                  <c:v>-4.6583304481428431</c:v>
                </c:pt>
                <c:pt idx="208">
                  <c:v>-2.8102505391799864</c:v>
                </c:pt>
                <c:pt idx="209">
                  <c:v>-0.60909138839638644</c:v>
                </c:pt>
                <c:pt idx="210">
                  <c:v>0.35641749937154127</c:v>
                </c:pt>
                <c:pt idx="211">
                  <c:v>-0.39956207061588961</c:v>
                </c:pt>
                <c:pt idx="212">
                  <c:v>-2.1216846892035717</c:v>
                </c:pt>
                <c:pt idx="213">
                  <c:v>-3.5885535554195003</c:v>
                </c:pt>
                <c:pt idx="214">
                  <c:v>-4.0504010443111103</c:v>
                </c:pt>
                <c:pt idx="215">
                  <c:v>-3.1191547034248881</c:v>
                </c:pt>
                <c:pt idx="216">
                  <c:v>-1.1945023293563901</c:v>
                </c:pt>
                <c:pt idx="217">
                  <c:v>0.42532741723073758</c:v>
                </c:pt>
                <c:pt idx="218">
                  <c:v>0.81265980888612288</c:v>
                </c:pt>
                <c:pt idx="219">
                  <c:v>-0.14365734729159962</c:v>
                </c:pt>
                <c:pt idx="220">
                  <c:v>-1.7804540203457675</c:v>
                </c:pt>
                <c:pt idx="221">
                  <c:v>-3.4320164599388523</c:v>
                </c:pt>
                <c:pt idx="222">
                  <c:v>-4.9997700907400748</c:v>
                </c:pt>
                <c:pt idx="223">
                  <c:v>-6.4649392289252727</c:v>
                </c:pt>
                <c:pt idx="224">
                  <c:v>-7.7288248243467672</c:v>
                </c:pt>
                <c:pt idx="225">
                  <c:v>-8.8454113878598317</c:v>
                </c:pt>
                <c:pt idx="226">
                  <c:v>-10.097333540102635</c:v>
                </c:pt>
                <c:pt idx="227">
                  <c:v>-11.478384669300581</c:v>
                </c:pt>
                <c:pt idx="228">
                  <c:v>-12.702417295914568</c:v>
                </c:pt>
                <c:pt idx="229">
                  <c:v>-13.417557049996278</c:v>
                </c:pt>
                <c:pt idx="230">
                  <c:v>-13.394583288996351</c:v>
                </c:pt>
                <c:pt idx="231">
                  <c:v>-12.750893143216423</c:v>
                </c:pt>
                <c:pt idx="232">
                  <c:v>-11.924248600352094</c:v>
                </c:pt>
                <c:pt idx="233">
                  <c:v>-11.345214948345051</c:v>
                </c:pt>
                <c:pt idx="234">
                  <c:v>-11.29147322937815</c:v>
                </c:pt>
                <c:pt idx="235">
                  <c:v>-11.793178624790588</c:v>
                </c:pt>
                <c:pt idx="236">
                  <c:v>-12.536239932294777</c:v>
                </c:pt>
                <c:pt idx="237">
                  <c:v>-13.100286413648881</c:v>
                </c:pt>
                <c:pt idx="238">
                  <c:v>-13.138152945375904</c:v>
                </c:pt>
                <c:pt idx="239">
                  <c:v>-12.337914086468384</c:v>
                </c:pt>
                <c:pt idx="240">
                  <c:v>-10.640420084739016</c:v>
                </c:pt>
                <c:pt idx="241">
                  <c:v>-8.4027100230442358</c:v>
                </c:pt>
                <c:pt idx="242">
                  <c:v>-6.1787627225833512</c:v>
                </c:pt>
                <c:pt idx="243">
                  <c:v>-4.5895456481316845</c:v>
                </c:pt>
                <c:pt idx="244">
                  <c:v>-3.665112175169051</c:v>
                </c:pt>
                <c:pt idx="245">
                  <c:v>-2.9594919516656697</c:v>
                </c:pt>
                <c:pt idx="246">
                  <c:v>-2.055586152632356</c:v>
                </c:pt>
                <c:pt idx="247">
                  <c:v>-0.70558280957970876</c:v>
                </c:pt>
                <c:pt idx="248">
                  <c:v>1.1108534866118851</c:v>
                </c:pt>
                <c:pt idx="249">
                  <c:v>3.2081157968796474</c:v>
                </c:pt>
                <c:pt idx="250">
                  <c:v>5.3869908609420545</c:v>
                </c:pt>
                <c:pt idx="251">
                  <c:v>7.5106601637232142</c:v>
                </c:pt>
                <c:pt idx="252">
                  <c:v>9.5299870004487506</c:v>
                </c:pt>
                <c:pt idx="253">
                  <c:v>11.304640080439775</c:v>
                </c:pt>
                <c:pt idx="254">
                  <c:v>12.69395015883098</c:v>
                </c:pt>
                <c:pt idx="255">
                  <c:v>13.607830075654361</c:v>
                </c:pt>
                <c:pt idx="256">
                  <c:v>14.140744934141274</c:v>
                </c:pt>
                <c:pt idx="257">
                  <c:v>14.62012157545845</c:v>
                </c:pt>
                <c:pt idx="258">
                  <c:v>15.24108388394928</c:v>
                </c:pt>
                <c:pt idx="259">
                  <c:v>15.853629586270296</c:v>
                </c:pt>
                <c:pt idx="260">
                  <c:v>16.684848734544889</c:v>
                </c:pt>
                <c:pt idx="261">
                  <c:v>18.084167079853991</c:v>
                </c:pt>
                <c:pt idx="262">
                  <c:v>20.148134578256911</c:v>
                </c:pt>
                <c:pt idx="263">
                  <c:v>22.780542246691773</c:v>
                </c:pt>
                <c:pt idx="264">
                  <c:v>25.608075221757936</c:v>
                </c:pt>
                <c:pt idx="265">
                  <c:v>28.180341637322773</c:v>
                </c:pt>
                <c:pt idx="266">
                  <c:v>30.158956364576316</c:v>
                </c:pt>
                <c:pt idx="267">
                  <c:v>31.358480637284789</c:v>
                </c:pt>
                <c:pt idx="268">
                  <c:v>31.682267944539092</c:v>
                </c:pt>
                <c:pt idx="269">
                  <c:v>31.167448065648308</c:v>
                </c:pt>
                <c:pt idx="270">
                  <c:v>30.031724124335341</c:v>
                </c:pt>
                <c:pt idx="271">
                  <c:v>28.468161421848635</c:v>
                </c:pt>
                <c:pt idx="272">
                  <c:v>26.679880573411662</c:v>
                </c:pt>
                <c:pt idx="273">
                  <c:v>24.883390641943429</c:v>
                </c:pt>
                <c:pt idx="274">
                  <c:v>23.20838946910456</c:v>
                </c:pt>
                <c:pt idx="275">
                  <c:v>21.714621959722471</c:v>
                </c:pt>
                <c:pt idx="276">
                  <c:v>20.372104200528021</c:v>
                </c:pt>
                <c:pt idx="277">
                  <c:v>19.020602396517461</c:v>
                </c:pt>
                <c:pt idx="278">
                  <c:v>17.540391808587113</c:v>
                </c:pt>
                <c:pt idx="279">
                  <c:v>15.78820997241537</c:v>
                </c:pt>
                <c:pt idx="280">
                  <c:v>13.721296032967063</c:v>
                </c:pt>
                <c:pt idx="281">
                  <c:v>11.458370972307721</c:v>
                </c:pt>
                <c:pt idx="282">
                  <c:v>9.0808828128615655</c:v>
                </c:pt>
                <c:pt idx="283">
                  <c:v>6.6740255766043353</c:v>
                </c:pt>
                <c:pt idx="284">
                  <c:v>4.4402306450722486</c:v>
                </c:pt>
                <c:pt idx="285">
                  <c:v>2.4367946121708033</c:v>
                </c:pt>
                <c:pt idx="286">
                  <c:v>0.68639403992738712</c:v>
                </c:pt>
                <c:pt idx="287">
                  <c:v>-0.83488338087116065</c:v>
                </c:pt>
                <c:pt idx="288">
                  <c:v>-2.3766341732537373</c:v>
                </c:pt>
                <c:pt idx="289">
                  <c:v>-4.1180628697886625</c:v>
                </c:pt>
                <c:pt idx="290">
                  <c:v>-5.8467023723928895</c:v>
                </c:pt>
                <c:pt idx="291">
                  <c:v>-7.1820697849450319</c:v>
                </c:pt>
                <c:pt idx="292">
                  <c:v>-7.7717404492461313</c:v>
                </c:pt>
                <c:pt idx="293">
                  <c:v>-7.690437740261209</c:v>
                </c:pt>
                <c:pt idx="294">
                  <c:v>-7.135381705455984</c:v>
                </c:pt>
                <c:pt idx="295">
                  <c:v>-6.4082308313468639</c:v>
                </c:pt>
                <c:pt idx="296">
                  <c:v>-5.9802507147199266</c:v>
                </c:pt>
                <c:pt idx="297">
                  <c:v>-6.3470848004255283</c:v>
                </c:pt>
                <c:pt idx="298">
                  <c:v>-7.5153232044170171</c:v>
                </c:pt>
                <c:pt idx="299">
                  <c:v>-8.7297322603286762</c:v>
                </c:pt>
                <c:pt idx="300">
                  <c:v>-8.9842546551221005</c:v>
                </c:pt>
                <c:pt idx="301">
                  <c:v>-7.5514158620196588</c:v>
                </c:pt>
                <c:pt idx="302">
                  <c:v>-4.3211067047792655</c:v>
                </c:pt>
                <c:pt idx="303">
                  <c:v>-0.35815485068368014</c:v>
                </c:pt>
                <c:pt idx="304">
                  <c:v>2.2279094263299934</c:v>
                </c:pt>
                <c:pt idx="305">
                  <c:v>2.5142360378033937</c:v>
                </c:pt>
                <c:pt idx="306">
                  <c:v>0.94040173704732566</c:v>
                </c:pt>
                <c:pt idx="307">
                  <c:v>-1.0082553176936206</c:v>
                </c:pt>
                <c:pt idx="308">
                  <c:v>-2.159083611339748</c:v>
                </c:pt>
                <c:pt idx="309">
                  <c:v>-2.0950098991129531</c:v>
                </c:pt>
                <c:pt idx="310">
                  <c:v>-1.172590081130694</c:v>
                </c:pt>
                <c:pt idx="311">
                  <c:v>-7.5130699508080101E-2</c:v>
                </c:pt>
                <c:pt idx="312">
                  <c:v>0.82431023448208163</c:v>
                </c:pt>
                <c:pt idx="313">
                  <c:v>1.3817953097924398</c:v>
                </c:pt>
                <c:pt idx="314">
                  <c:v>1.519418583596591</c:v>
                </c:pt>
                <c:pt idx="315">
                  <c:v>1.4353980319246591</c:v>
                </c:pt>
                <c:pt idx="316">
                  <c:v>1.3342743112861659</c:v>
                </c:pt>
                <c:pt idx="317">
                  <c:v>1.3934376250604426</c:v>
                </c:pt>
                <c:pt idx="318">
                  <c:v>1.8155616725592338</c:v>
                </c:pt>
                <c:pt idx="319">
                  <c:v>2.648154719108049</c:v>
                </c:pt>
                <c:pt idx="320">
                  <c:v>3.7471728847258881</c:v>
                </c:pt>
                <c:pt idx="321">
                  <c:v>4.7617660670313704</c:v>
                </c:pt>
                <c:pt idx="322">
                  <c:v>5.3796799856907427</c:v>
                </c:pt>
                <c:pt idx="323">
                  <c:v>5.6103167059769277</c:v>
                </c:pt>
                <c:pt idx="324">
                  <c:v>5.6914241118573896</c:v>
                </c:pt>
                <c:pt idx="325">
                  <c:v>5.8829198496202419</c:v>
                </c:pt>
                <c:pt idx="326">
                  <c:v>6.2590068126278364</c:v>
                </c:pt>
                <c:pt idx="327">
                  <c:v>6.7846771163752795</c:v>
                </c:pt>
                <c:pt idx="328">
                  <c:v>7.374187254047774</c:v>
                </c:pt>
                <c:pt idx="329">
                  <c:v>8.0175208889668177</c:v>
                </c:pt>
                <c:pt idx="330">
                  <c:v>8.8577075111874812</c:v>
                </c:pt>
                <c:pt idx="331">
                  <c:v>10.012874940963732</c:v>
                </c:pt>
                <c:pt idx="332">
                  <c:v>11.572927922144457</c:v>
                </c:pt>
                <c:pt idx="333">
                  <c:v>13.471439643701567</c:v>
                </c:pt>
                <c:pt idx="334">
                  <c:v>15.580070630827537</c:v>
                </c:pt>
                <c:pt idx="335">
                  <c:v>17.914037118210985</c:v>
                </c:pt>
                <c:pt idx="336">
                  <c:v>20.247053235846767</c:v>
                </c:pt>
                <c:pt idx="337">
                  <c:v>22.150471171129833</c:v>
                </c:pt>
                <c:pt idx="338">
                  <c:v>23.646191287707236</c:v>
                </c:pt>
                <c:pt idx="339">
                  <c:v>24.976354161953093</c:v>
                </c:pt>
                <c:pt idx="340">
                  <c:v>26.551923358714031</c:v>
                </c:pt>
                <c:pt idx="341">
                  <c:v>28.561430571539749</c:v>
                </c:pt>
                <c:pt idx="342">
                  <c:v>30.898264120108951</c:v>
                </c:pt>
                <c:pt idx="343">
                  <c:v>33.28227617770677</c:v>
                </c:pt>
                <c:pt idx="344">
                  <c:v>35.404439294152631</c:v>
                </c:pt>
                <c:pt idx="345">
                  <c:v>37.380953188269579</c:v>
                </c:pt>
                <c:pt idx="346">
                  <c:v>39.408801964504185</c:v>
                </c:pt>
                <c:pt idx="347">
                  <c:v>41.684729465214097</c:v>
                </c:pt>
                <c:pt idx="348">
                  <c:v>44.329092115909816</c:v>
                </c:pt>
                <c:pt idx="349">
                  <c:v>47.217309153591621</c:v>
                </c:pt>
                <c:pt idx="350">
                  <c:v>49.944109870519789</c:v>
                </c:pt>
                <c:pt idx="351">
                  <c:v>51.981275073109394</c:v>
                </c:pt>
                <c:pt idx="352">
                  <c:v>53.036786091647208</c:v>
                </c:pt>
                <c:pt idx="353">
                  <c:v>53.147137449814259</c:v>
                </c:pt>
                <c:pt idx="354">
                  <c:v>52.516098120817972</c:v>
                </c:pt>
                <c:pt idx="355">
                  <c:v>51.625254258401618</c:v>
                </c:pt>
                <c:pt idx="356">
                  <c:v>51.001905433233588</c:v>
                </c:pt>
                <c:pt idx="357">
                  <c:v>50.835562904568917</c:v>
                </c:pt>
                <c:pt idx="358">
                  <c:v>50.877139446477536</c:v>
                </c:pt>
                <c:pt idx="359">
                  <c:v>50.827802637547983</c:v>
                </c:pt>
                <c:pt idx="360">
                  <c:v>50.485560344797022</c:v>
                </c:pt>
                <c:pt idx="361">
                  <c:v>49.689969097901084</c:v>
                </c:pt>
                <c:pt idx="362">
                  <c:v>48.298482755943056</c:v>
                </c:pt>
                <c:pt idx="363">
                  <c:v>46.291039220824189</c:v>
                </c:pt>
                <c:pt idx="364">
                  <c:v>43.987558776407695</c:v>
                </c:pt>
                <c:pt idx="365">
                  <c:v>41.723887800879538</c:v>
                </c:pt>
                <c:pt idx="366">
                  <c:v>39.64586024486195</c:v>
                </c:pt>
                <c:pt idx="367">
                  <c:v>37.69907493996471</c:v>
                </c:pt>
                <c:pt idx="368">
                  <c:v>35.687188561165414</c:v>
                </c:pt>
                <c:pt idx="369">
                  <c:v>33.580292949942105</c:v>
                </c:pt>
                <c:pt idx="370">
                  <c:v>31.452789670943268</c:v>
                </c:pt>
                <c:pt idx="371">
                  <c:v>29.394499617524403</c:v>
                </c:pt>
                <c:pt idx="372">
                  <c:v>27.310489745173914</c:v>
                </c:pt>
                <c:pt idx="373">
                  <c:v>25.032756310270436</c:v>
                </c:pt>
                <c:pt idx="374">
                  <c:v>22.547243604065027</c:v>
                </c:pt>
                <c:pt idx="375">
                  <c:v>19.907221831983726</c:v>
                </c:pt>
                <c:pt idx="376">
                  <c:v>17.209616695344053</c:v>
                </c:pt>
                <c:pt idx="377">
                  <c:v>14.573385661437172</c:v>
                </c:pt>
                <c:pt idx="378">
                  <c:v>11.917025268208429</c:v>
                </c:pt>
                <c:pt idx="379">
                  <c:v>9.1102211028442603</c:v>
                </c:pt>
                <c:pt idx="380">
                  <c:v>6.0735077807873745</c:v>
                </c:pt>
                <c:pt idx="381">
                  <c:v>2.9306202451716268</c:v>
                </c:pt>
                <c:pt idx="382">
                  <c:v>-4.8242019731805807E-2</c:v>
                </c:pt>
                <c:pt idx="383">
                  <c:v>-2.6968137393371694</c:v>
                </c:pt>
                <c:pt idx="384">
                  <c:v>-4.9588977045504263</c:v>
                </c:pt>
                <c:pt idx="385">
                  <c:v>-6.9922445104594164</c:v>
                </c:pt>
                <c:pt idx="386">
                  <c:v>-9.0207831802502287</c:v>
                </c:pt>
                <c:pt idx="387">
                  <c:v>-11.212007656645225</c:v>
                </c:pt>
                <c:pt idx="388">
                  <c:v>-13.522371143512318</c:v>
                </c:pt>
                <c:pt idx="389">
                  <c:v>-15.87968554064207</c:v>
                </c:pt>
                <c:pt idx="390">
                  <c:v>-17.988180469829228</c:v>
                </c:pt>
                <c:pt idx="391">
                  <c:v>-19.583350980432645</c:v>
                </c:pt>
                <c:pt idx="392">
                  <c:v>-20.485097580823989</c:v>
                </c:pt>
                <c:pt idx="393">
                  <c:v>-20.377486209207508</c:v>
                </c:pt>
                <c:pt idx="394">
                  <c:v>-19.136571045023356</c:v>
                </c:pt>
                <c:pt idx="395">
                  <c:v>-17.048839104122887</c:v>
                </c:pt>
                <c:pt idx="396">
                  <c:v>-14.781226582040428</c:v>
                </c:pt>
                <c:pt idx="397">
                  <c:v>-13.10765909039962</c:v>
                </c:pt>
                <c:pt idx="398">
                  <c:v>-12.289512968591627</c:v>
                </c:pt>
                <c:pt idx="399">
                  <c:v>-12.071644929219792</c:v>
                </c:pt>
                <c:pt idx="400">
                  <c:v>-12.005723290635396</c:v>
                </c:pt>
                <c:pt idx="401">
                  <c:v>-11.806792884822686</c:v>
                </c:pt>
                <c:pt idx="402">
                  <c:v>-11.390418167126233</c:v>
                </c:pt>
                <c:pt idx="403">
                  <c:v>-10.786737923783708</c:v>
                </c:pt>
                <c:pt idx="404">
                  <c:v>-10.198612785308034</c:v>
                </c:pt>
                <c:pt idx="405">
                  <c:v>-10.084837949601873</c:v>
                </c:pt>
                <c:pt idx="406">
                  <c:v>-10.704593110609835</c:v>
                </c:pt>
                <c:pt idx="407">
                  <c:v>-11.718488068397638</c:v>
                </c:pt>
                <c:pt idx="408">
                  <c:v>-12.504781627029685</c:v>
                </c:pt>
                <c:pt idx="409">
                  <c:v>-12.685287994489091</c:v>
                </c:pt>
                <c:pt idx="410">
                  <c:v>-12.27071231459931</c:v>
                </c:pt>
                <c:pt idx="411">
                  <c:v>-11.589936648307322</c:v>
                </c:pt>
                <c:pt idx="412">
                  <c:v>-10.921335055341174</c:v>
                </c:pt>
                <c:pt idx="413">
                  <c:v>-10.407745934234349</c:v>
                </c:pt>
                <c:pt idx="414">
                  <c:v>-10.025992655549661</c:v>
                </c:pt>
                <c:pt idx="415">
                  <c:v>-9.6002889624386682</c:v>
                </c:pt>
                <c:pt idx="416">
                  <c:v>-8.9975998231898942</c:v>
                </c:pt>
                <c:pt idx="417">
                  <c:v>-8.1163810067260957</c:v>
                </c:pt>
                <c:pt idx="418">
                  <c:v>-6.9582756265915746</c:v>
                </c:pt>
                <c:pt idx="419">
                  <c:v>-5.6713201540597424</c:v>
                </c:pt>
                <c:pt idx="420">
                  <c:v>-4.4209683509785478</c:v>
                </c:pt>
                <c:pt idx="421">
                  <c:v>-3.2714411439589766</c:v>
                </c:pt>
                <c:pt idx="422">
                  <c:v>-2.2181600610797969</c:v>
                </c:pt>
                <c:pt idx="423">
                  <c:v>-1.1559064398582011</c:v>
                </c:pt>
                <c:pt idx="424">
                  <c:v>7.2897568938962931E-2</c:v>
                </c:pt>
                <c:pt idx="425">
                  <c:v>1.5333464975601838</c:v>
                </c:pt>
                <c:pt idx="426">
                  <c:v>3.24410068760898</c:v>
                </c:pt>
                <c:pt idx="427">
                  <c:v>5.1579690138567997</c:v>
                </c:pt>
                <c:pt idx="428">
                  <c:v>7.1810288935796631</c:v>
                </c:pt>
                <c:pt idx="429">
                  <c:v>9.3181524157080684</c:v>
                </c:pt>
                <c:pt idx="430">
                  <c:v>11.771957367393908</c:v>
                </c:pt>
                <c:pt idx="431">
                  <c:v>14.538291140046029</c:v>
                </c:pt>
                <c:pt idx="432">
                  <c:v>17.426763597245106</c:v>
                </c:pt>
                <c:pt idx="433">
                  <c:v>20.085129485300204</c:v>
                </c:pt>
                <c:pt idx="434">
                  <c:v>21.976992095594198</c:v>
                </c:pt>
                <c:pt idx="435">
                  <c:v>23.036811893682316</c:v>
                </c:pt>
                <c:pt idx="436">
                  <c:v>23.878744955808671</c:v>
                </c:pt>
                <c:pt idx="437">
                  <c:v>25.155321876692497</c:v>
                </c:pt>
                <c:pt idx="438">
                  <c:v>27.080671259158645</c:v>
                </c:pt>
                <c:pt idx="439">
                  <c:v>29.450250833975474</c:v>
                </c:pt>
                <c:pt idx="440">
                  <c:v>31.909988457295963</c:v>
                </c:pt>
                <c:pt idx="441">
                  <c:v>34.113940028150047</c:v>
                </c:pt>
                <c:pt idx="442">
                  <c:v>35.446172287587046</c:v>
                </c:pt>
                <c:pt idx="443">
                  <c:v>35.651644161835307</c:v>
                </c:pt>
                <c:pt idx="444">
                  <c:v>35.238488218598597</c:v>
                </c:pt>
                <c:pt idx="445">
                  <c:v>35.022298354226621</c:v>
                </c:pt>
                <c:pt idx="446">
                  <c:v>35.476556607142086</c:v>
                </c:pt>
                <c:pt idx="447">
                  <c:v>36.439594234999248</c:v>
                </c:pt>
                <c:pt idx="448">
                  <c:v>37.455148570299258</c:v>
                </c:pt>
                <c:pt idx="449">
                  <c:v>38.127363558893272</c:v>
                </c:pt>
                <c:pt idx="450">
                  <c:v>37.965162207715409</c:v>
                </c:pt>
                <c:pt idx="451">
                  <c:v>36.859798443561104</c:v>
                </c:pt>
                <c:pt idx="452">
                  <c:v>35.166654634689884</c:v>
                </c:pt>
                <c:pt idx="453">
                  <c:v>33.329003241996091</c:v>
                </c:pt>
                <c:pt idx="454">
                  <c:v>31.649405937156168</c:v>
                </c:pt>
                <c:pt idx="455">
                  <c:v>30.098514358413041</c:v>
                </c:pt>
                <c:pt idx="456">
                  <c:v>28.452913091244781</c:v>
                </c:pt>
                <c:pt idx="457">
                  <c:v>26.567863729419884</c:v>
                </c:pt>
                <c:pt idx="458">
                  <c:v>24.414674974831485</c:v>
                </c:pt>
                <c:pt idx="459">
                  <c:v>22.039438215334854</c:v>
                </c:pt>
                <c:pt idx="460">
                  <c:v>19.458656471028156</c:v>
                </c:pt>
                <c:pt idx="461">
                  <c:v>16.770335981607591</c:v>
                </c:pt>
                <c:pt idx="462">
                  <c:v>14.25391206197544</c:v>
                </c:pt>
                <c:pt idx="463">
                  <c:v>12.02161626073593</c:v>
                </c:pt>
                <c:pt idx="464">
                  <c:v>10.061259435521212</c:v>
                </c:pt>
                <c:pt idx="465">
                  <c:v>8.3280326268107867</c:v>
                </c:pt>
                <c:pt idx="466">
                  <c:v>6.6199939142745707</c:v>
                </c:pt>
                <c:pt idx="467">
                  <c:v>4.6498923359890796</c:v>
                </c:pt>
                <c:pt idx="468">
                  <c:v>2.132201749269298</c:v>
                </c:pt>
                <c:pt idx="469">
                  <c:v>-0.9987709857160878</c:v>
                </c:pt>
                <c:pt idx="470">
                  <c:v>-4.6413554860017658</c:v>
                </c:pt>
                <c:pt idx="471">
                  <c:v>-8.6101636562817312</c:v>
                </c:pt>
                <c:pt idx="472">
                  <c:v>-12.474957403156095</c:v>
                </c:pt>
                <c:pt idx="473">
                  <c:v>-15.685027695092971</c:v>
                </c:pt>
                <c:pt idx="474">
                  <c:v>-18.01249840119111</c:v>
                </c:pt>
                <c:pt idx="475">
                  <c:v>-19.654399093167285</c:v>
                </c:pt>
                <c:pt idx="476">
                  <c:v>-20.80723319130394</c:v>
                </c:pt>
                <c:pt idx="477">
                  <c:v>-21.391065167477862</c:v>
                </c:pt>
                <c:pt idx="478">
                  <c:v>-21.242277064128302</c:v>
                </c:pt>
                <c:pt idx="479">
                  <c:v>-20.460332802845734</c:v>
                </c:pt>
                <c:pt idx="480">
                  <c:v>-19.359617066788818</c:v>
                </c:pt>
                <c:pt idx="481">
                  <c:v>-17.994304725453041</c:v>
                </c:pt>
                <c:pt idx="482">
                  <c:v>-16.24538947094398</c:v>
                </c:pt>
                <c:pt idx="483">
                  <c:v>-14.3456925015251</c:v>
                </c:pt>
                <c:pt idx="484">
                  <c:v>-12.710535331494599</c:v>
                </c:pt>
                <c:pt idx="485">
                  <c:v>-11.470368244864707</c:v>
                </c:pt>
                <c:pt idx="486">
                  <c:v>-10.581574579967413</c:v>
                </c:pt>
                <c:pt idx="487">
                  <c:v>-9.8246221283680644</c:v>
                </c:pt>
                <c:pt idx="488">
                  <c:v>-8.992807925800701</c:v>
                </c:pt>
                <c:pt idx="489">
                  <c:v>-7.936200587284687</c:v>
                </c:pt>
                <c:pt idx="490">
                  <c:v>-6.6893226355389928</c:v>
                </c:pt>
                <c:pt idx="491">
                  <c:v>-5.4358075628282121</c:v>
                </c:pt>
                <c:pt idx="492">
                  <c:v>-4.3042435715716474</c:v>
                </c:pt>
                <c:pt idx="493">
                  <c:v>-3.6083717001402147</c:v>
                </c:pt>
                <c:pt idx="494">
                  <c:v>-3.5342701661374099</c:v>
                </c:pt>
                <c:pt idx="495">
                  <c:v>-3.9186265028146616</c:v>
                </c:pt>
                <c:pt idx="496">
                  <c:v>-4.3722010527583688</c:v>
                </c:pt>
                <c:pt idx="497">
                  <c:v>-4.523807851703201</c:v>
                </c:pt>
                <c:pt idx="498">
                  <c:v>-4.2696604346691371</c:v>
                </c:pt>
                <c:pt idx="499">
                  <c:v>-3.6702808859757541</c:v>
                </c:pt>
                <c:pt idx="500">
                  <c:v>-2.643727728256239</c:v>
                </c:pt>
                <c:pt idx="501">
                  <c:v>-1.5067271336911143</c:v>
                </c:pt>
                <c:pt idx="502">
                  <c:v>-0.73067893101729198</c:v>
                </c:pt>
                <c:pt idx="503">
                  <c:v>-0.45756779239694612</c:v>
                </c:pt>
                <c:pt idx="504">
                  <c:v>-0.48646707654900717</c:v>
                </c:pt>
                <c:pt idx="505">
                  <c:v>-0.45783505501802702</c:v>
                </c:pt>
                <c:pt idx="506">
                  <c:v>-9.1095333917666471E-2</c:v>
                </c:pt>
                <c:pt idx="507">
                  <c:v>0.68288403276068677</c:v>
                </c:pt>
                <c:pt idx="508">
                  <c:v>1.561873392105473</c:v>
                </c:pt>
                <c:pt idx="509">
                  <c:v>1.9829619642633634</c:v>
                </c:pt>
                <c:pt idx="510">
                  <c:v>1.8263144449780961</c:v>
                </c:pt>
                <c:pt idx="511">
                  <c:v>1.3249773760785342</c:v>
                </c:pt>
                <c:pt idx="512">
                  <c:v>0.72351226855696349</c:v>
                </c:pt>
                <c:pt idx="513">
                  <c:v>0.17482090318582419</c:v>
                </c:pt>
                <c:pt idx="514">
                  <c:v>-0.32624873487789224</c:v>
                </c:pt>
                <c:pt idx="515">
                  <c:v>-0.74234924018033444</c:v>
                </c:pt>
                <c:pt idx="516">
                  <c:v>-0.85379985537672765</c:v>
                </c:pt>
                <c:pt idx="517">
                  <c:v>-0.38180183826919306</c:v>
                </c:pt>
                <c:pt idx="518">
                  <c:v>0.70233991849619071</c:v>
                </c:pt>
                <c:pt idx="519">
                  <c:v>2.1436251001262674</c:v>
                </c:pt>
                <c:pt idx="520">
                  <c:v>3.8079363981237422</c:v>
                </c:pt>
                <c:pt idx="521">
                  <c:v>5.7022002701612671</c:v>
                </c:pt>
                <c:pt idx="522">
                  <c:v>7.7380200247580415</c:v>
                </c:pt>
                <c:pt idx="523">
                  <c:v>9.7472786242628811</c:v>
                </c:pt>
                <c:pt idx="524">
                  <c:v>11.472413031777624</c:v>
                </c:pt>
                <c:pt idx="525">
                  <c:v>12.797915331142072</c:v>
                </c:pt>
                <c:pt idx="526">
                  <c:v>13.977058384519228</c:v>
                </c:pt>
                <c:pt idx="527">
                  <c:v>15.285924656828845</c:v>
                </c:pt>
                <c:pt idx="528">
                  <c:v>16.875346283692267</c:v>
                </c:pt>
                <c:pt idx="529">
                  <c:v>18.81379675801842</c:v>
                </c:pt>
                <c:pt idx="530">
                  <c:v>21.060986302858051</c:v>
                </c:pt>
                <c:pt idx="531">
                  <c:v>23.787766556800889</c:v>
                </c:pt>
                <c:pt idx="532">
                  <c:v>26.91807030566487</c:v>
                </c:pt>
                <c:pt idx="533">
                  <c:v>29.997599759551573</c:v>
                </c:pt>
                <c:pt idx="534">
                  <c:v>32.684446084360538</c:v>
                </c:pt>
                <c:pt idx="535">
                  <c:v>34.597374702673328</c:v>
                </c:pt>
                <c:pt idx="536">
                  <c:v>35.591288828619859</c:v>
                </c:pt>
                <c:pt idx="537">
                  <c:v>36.306118112047464</c:v>
                </c:pt>
                <c:pt idx="538">
                  <c:v>37.408304709806508</c:v>
                </c:pt>
                <c:pt idx="539">
                  <c:v>39.142882555610377</c:v>
                </c:pt>
                <c:pt idx="540">
                  <c:v>41.375029124498163</c:v>
                </c:pt>
                <c:pt idx="541">
                  <c:v>43.6559855020082</c:v>
                </c:pt>
                <c:pt idx="542">
                  <c:v>45.394085271968031</c:v>
                </c:pt>
                <c:pt idx="543">
                  <c:v>46.232983246528669</c:v>
                </c:pt>
                <c:pt idx="544">
                  <c:v>46.006577701598097</c:v>
                </c:pt>
                <c:pt idx="545">
                  <c:v>45.052264707566138</c:v>
                </c:pt>
                <c:pt idx="546">
                  <c:v>44.043717313414817</c:v>
                </c:pt>
                <c:pt idx="547">
                  <c:v>43.367499607146527</c:v>
                </c:pt>
                <c:pt idx="548">
                  <c:v>42.895793835003595</c:v>
                </c:pt>
                <c:pt idx="549">
                  <c:v>42.169827098303521</c:v>
                </c:pt>
                <c:pt idx="550">
                  <c:v>40.947362136337446</c:v>
                </c:pt>
                <c:pt idx="551">
                  <c:v>39.288712573610695</c:v>
                </c:pt>
                <c:pt idx="552">
                  <c:v>37.357461522138479</c:v>
                </c:pt>
                <c:pt idx="553">
                  <c:v>35.314519071695706</c:v>
                </c:pt>
                <c:pt idx="554">
                  <c:v>33.217150290261792</c:v>
                </c:pt>
                <c:pt idx="555">
                  <c:v>30.992654704456555</c:v>
                </c:pt>
                <c:pt idx="556">
                  <c:v>28.663187930367425</c:v>
                </c:pt>
                <c:pt idx="557">
                  <c:v>26.307138991760077</c:v>
                </c:pt>
                <c:pt idx="558">
                  <c:v>23.969493031924873</c:v>
                </c:pt>
                <c:pt idx="559">
                  <c:v>21.729132571286375</c:v>
                </c:pt>
                <c:pt idx="560">
                  <c:v>19.713910419860646</c:v>
                </c:pt>
                <c:pt idx="561">
                  <c:v>17.940973451463435</c:v>
                </c:pt>
                <c:pt idx="562">
                  <c:v>16.355745422434165</c:v>
                </c:pt>
                <c:pt idx="563">
                  <c:v>14.685985113985481</c:v>
                </c:pt>
                <c:pt idx="564">
                  <c:v>12.645434231705771</c:v>
                </c:pt>
                <c:pt idx="565">
                  <c:v>10.225146947071655</c:v>
                </c:pt>
                <c:pt idx="566">
                  <c:v>7.7174074681302214</c:v>
                </c:pt>
                <c:pt idx="567">
                  <c:v>5.3319756587676173</c:v>
                </c:pt>
                <c:pt idx="568">
                  <c:v>3.2713686455922648</c:v>
                </c:pt>
                <c:pt idx="569">
                  <c:v>1.6838732526804197</c:v>
                </c:pt>
                <c:pt idx="570">
                  <c:v>0.54338162762681119</c:v>
                </c:pt>
                <c:pt idx="571">
                  <c:v>-0.36577558492572504</c:v>
                </c:pt>
                <c:pt idx="572">
                  <c:v>-1.4754542932272108</c:v>
                </c:pt>
                <c:pt idx="573">
                  <c:v>-3.1887058473626668</c:v>
                </c:pt>
                <c:pt idx="574">
                  <c:v>-5.4850847904154127</c:v>
                </c:pt>
                <c:pt idx="575">
                  <c:v>-7.9879999546071065</c:v>
                </c:pt>
                <c:pt idx="576">
                  <c:v>-10.087970655514964</c:v>
                </c:pt>
                <c:pt idx="577">
                  <c:v>-11.278785602404664</c:v>
                </c:pt>
                <c:pt idx="578">
                  <c:v>-11.35296155035657</c:v>
                </c:pt>
                <c:pt idx="579">
                  <c:v>-10.736437319349438</c:v>
                </c:pt>
                <c:pt idx="580">
                  <c:v>-10.342140132962449</c:v>
                </c:pt>
                <c:pt idx="581">
                  <c:v>-10.6092542703032</c:v>
                </c:pt>
                <c:pt idx="582">
                  <c:v>-11.180034024897136</c:v>
                </c:pt>
                <c:pt idx="583">
                  <c:v>-11.188256184399194</c:v>
                </c:pt>
                <c:pt idx="584">
                  <c:v>-10.034257760711208</c:v>
                </c:pt>
                <c:pt idx="585">
                  <c:v>-7.4311133454969838</c:v>
                </c:pt>
                <c:pt idx="586">
                  <c:v>-3.6528323585870437</c:v>
                </c:pt>
                <c:pt idx="587">
                  <c:v>0.34183284858469715</c:v>
                </c:pt>
                <c:pt idx="588">
                  <c:v>3.6302027516130031</c:v>
                </c:pt>
                <c:pt idx="589">
                  <c:v>5.6127142565807429</c:v>
                </c:pt>
                <c:pt idx="590">
                  <c:v>6.1695883914491283</c:v>
                </c:pt>
                <c:pt idx="591">
                  <c:v>5.684758803620146</c:v>
                </c:pt>
                <c:pt idx="592">
                  <c:v>4.6835158075477432</c:v>
                </c:pt>
                <c:pt idx="593">
                  <c:v>3.6333134913967884</c:v>
                </c:pt>
                <c:pt idx="594">
                  <c:v>2.8296139015688526</c:v>
                </c:pt>
                <c:pt idx="595">
                  <c:v>2.3401260235374757</c:v>
                </c:pt>
                <c:pt idx="596">
                  <c:v>1.9837748430667264</c:v>
                </c:pt>
                <c:pt idx="597">
                  <c:v>1.5983791062053918</c:v>
                </c:pt>
                <c:pt idx="598">
                  <c:v>1.2326729440812838</c:v>
                </c:pt>
                <c:pt idx="599">
                  <c:v>1.0428833851996582</c:v>
                </c:pt>
                <c:pt idx="600">
                  <c:v>1.0778036174956649</c:v>
                </c:pt>
                <c:pt idx="601">
                  <c:v>1.2496692651457517</c:v>
                </c:pt>
                <c:pt idx="602">
                  <c:v>1.3850370798428369</c:v>
                </c:pt>
                <c:pt idx="603">
                  <c:v>1.41126509824598</c:v>
                </c:pt>
                <c:pt idx="604">
                  <c:v>1.3970579162810604</c:v>
                </c:pt>
                <c:pt idx="605">
                  <c:v>1.4329281579554389</c:v>
                </c:pt>
                <c:pt idx="606">
                  <c:v>1.6277500547963302</c:v>
                </c:pt>
                <c:pt idx="607">
                  <c:v>2.0424366937004033</c:v>
                </c:pt>
                <c:pt idx="608">
                  <c:v>2.7095677198263952</c:v>
                </c:pt>
                <c:pt idx="609">
                  <c:v>3.5962601454298673</c:v>
                </c:pt>
                <c:pt idx="610">
                  <c:v>4.5377931025212694</c:v>
                </c:pt>
                <c:pt idx="611">
                  <c:v>5.404478420470844</c:v>
                </c:pt>
                <c:pt idx="612">
                  <c:v>6.1805949520614272</c:v>
                </c:pt>
                <c:pt idx="613">
                  <c:v>7.0006245530201987</c:v>
                </c:pt>
                <c:pt idx="614">
                  <c:v>8.1233470419597946</c:v>
                </c:pt>
                <c:pt idx="615">
                  <c:v>9.564261261120599</c:v>
                </c:pt>
                <c:pt idx="616">
                  <c:v>11.146030815898188</c:v>
                </c:pt>
                <c:pt idx="617">
                  <c:v>12.680073099580223</c:v>
                </c:pt>
                <c:pt idx="618">
                  <c:v>13.962882557588618</c:v>
                </c:pt>
                <c:pt idx="619">
                  <c:v>14.957089906436845</c:v>
                </c:pt>
                <c:pt idx="620">
                  <c:v>15.79661308830811</c:v>
                </c:pt>
                <c:pt idx="621">
                  <c:v>16.652655966541946</c:v>
                </c:pt>
                <c:pt idx="622">
                  <c:v>17.734468007211106</c:v>
                </c:pt>
                <c:pt idx="623">
                  <c:v>19.174914867066882</c:v>
                </c:pt>
                <c:pt idx="624">
                  <c:v>21.034157329725545</c:v>
                </c:pt>
                <c:pt idx="625">
                  <c:v>23.080790723131031</c:v>
                </c:pt>
                <c:pt idx="626">
                  <c:v>25.117565048668411</c:v>
                </c:pt>
                <c:pt idx="627">
                  <c:v>27.12946930769504</c:v>
                </c:pt>
                <c:pt idx="628">
                  <c:v>29.024404241541141</c:v>
                </c:pt>
                <c:pt idx="629">
                  <c:v>30.881627156710319</c:v>
                </c:pt>
                <c:pt idx="630">
                  <c:v>32.690362973576114</c:v>
                </c:pt>
                <c:pt idx="631">
                  <c:v>34.378303654104592</c:v>
                </c:pt>
                <c:pt idx="632">
                  <c:v>35.911714861022496</c:v>
                </c:pt>
                <c:pt idx="633">
                  <c:v>37.395605983802049</c:v>
                </c:pt>
                <c:pt idx="634">
                  <c:v>39.025506044126011</c:v>
                </c:pt>
                <c:pt idx="635">
                  <c:v>40.647453303243488</c:v>
                </c:pt>
                <c:pt idx="636">
                  <c:v>41.740487177178622</c:v>
                </c:pt>
                <c:pt idx="637">
                  <c:v>42.115959613635056</c:v>
                </c:pt>
                <c:pt idx="638">
                  <c:v>42.040892721362354</c:v>
                </c:pt>
                <c:pt idx="639">
                  <c:v>41.927174786935112</c:v>
                </c:pt>
                <c:pt idx="640">
                  <c:v>41.897898731196406</c:v>
                </c:pt>
                <c:pt idx="641">
                  <c:v>41.738915696572477</c:v>
                </c:pt>
                <c:pt idx="642">
                  <c:v>41.240737962641028</c:v>
                </c:pt>
                <c:pt idx="643">
                  <c:v>40.210570803388208</c:v>
                </c:pt>
                <c:pt idx="644">
                  <c:v>38.798043107320439</c:v>
                </c:pt>
                <c:pt idx="645">
                  <c:v>37.200297365174031</c:v>
                </c:pt>
                <c:pt idx="646">
                  <c:v>35.527225237870546</c:v>
                </c:pt>
                <c:pt idx="647">
                  <c:v>33.855473773113133</c:v>
                </c:pt>
                <c:pt idx="648">
                  <c:v>32.177420417650865</c:v>
                </c:pt>
                <c:pt idx="649">
                  <c:v>30.436098909297851</c:v>
                </c:pt>
                <c:pt idx="650">
                  <c:v>28.627721511111893</c:v>
                </c:pt>
                <c:pt idx="651">
                  <c:v>26.785929640889655</c:v>
                </c:pt>
                <c:pt idx="652">
                  <c:v>24.978330228071862</c:v>
                </c:pt>
                <c:pt idx="653">
                  <c:v>23.296080063510423</c:v>
                </c:pt>
                <c:pt idx="654">
                  <c:v>21.776054982240211</c:v>
                </c:pt>
                <c:pt idx="655">
                  <c:v>20.329682602595408</c:v>
                </c:pt>
                <c:pt idx="656">
                  <c:v>18.726797950543499</c:v>
                </c:pt>
                <c:pt idx="657">
                  <c:v>16.77230707153263</c:v>
                </c:pt>
                <c:pt idx="658">
                  <c:v>14.417245610101977</c:v>
                </c:pt>
                <c:pt idx="659">
                  <c:v>11.820386537899939</c:v>
                </c:pt>
                <c:pt idx="660">
                  <c:v>9.259644747141941</c:v>
                </c:pt>
                <c:pt idx="661">
                  <c:v>6.9187739921991014</c:v>
                </c:pt>
                <c:pt idx="662">
                  <c:v>4.7241166923551186</c:v>
                </c:pt>
                <c:pt idx="663">
                  <c:v>2.5037753385080159</c:v>
                </c:pt>
                <c:pt idx="664">
                  <c:v>0.12973809173785572</c:v>
                </c:pt>
                <c:pt idx="665">
                  <c:v>-2.4056958900969017</c:v>
                </c:pt>
                <c:pt idx="666">
                  <c:v>-4.9635580522949638</c:v>
                </c:pt>
                <c:pt idx="667">
                  <c:v>-7.3689969512490645</c:v>
                </c:pt>
                <c:pt idx="668">
                  <c:v>-9.4466198722240851</c:v>
                </c:pt>
                <c:pt idx="669">
                  <c:v>-10.774664354779603</c:v>
                </c:pt>
                <c:pt idx="670">
                  <c:v>-11.16710776768401</c:v>
                </c:pt>
                <c:pt idx="671">
                  <c:v>-10.945293232330329</c:v>
                </c:pt>
                <c:pt idx="672">
                  <c:v>-10.781163987683723</c:v>
                </c:pt>
                <c:pt idx="673">
                  <c:v>-11.305307687930046</c:v>
                </c:pt>
                <c:pt idx="674">
                  <c:v>-12.657419534171446</c:v>
                </c:pt>
                <c:pt idx="675">
                  <c:v>-14.215139063488017</c:v>
                </c:pt>
                <c:pt idx="676">
                  <c:v>-15.171771862218256</c:v>
                </c:pt>
                <c:pt idx="677">
                  <c:v>-14.89860374497389</c:v>
                </c:pt>
                <c:pt idx="678">
                  <c:v>-13.329018170074411</c:v>
                </c:pt>
                <c:pt idx="679">
                  <c:v>-10.946929386672922</c:v>
                </c:pt>
                <c:pt idx="680">
                  <c:v>-8.6195347989394637</c:v>
                </c:pt>
                <c:pt idx="681">
                  <c:v>-7.047640122960674</c:v>
                </c:pt>
                <c:pt idx="682">
                  <c:v>-6.6486693405014607</c:v>
                </c:pt>
                <c:pt idx="683">
                  <c:v>-7.3567112136914314</c:v>
                </c:pt>
                <c:pt idx="684">
                  <c:v>-8.5605721694176022</c:v>
                </c:pt>
                <c:pt idx="685">
                  <c:v>-9.5685451060292497</c:v>
                </c:pt>
                <c:pt idx="686">
                  <c:v>-10.116332183908664</c:v>
                </c:pt>
                <c:pt idx="687">
                  <c:v>-10.264687960230489</c:v>
                </c:pt>
                <c:pt idx="688">
                  <c:v>-10.124636981025878</c:v>
                </c:pt>
                <c:pt idx="689">
                  <c:v>-9.7512111214053601</c:v>
                </c:pt>
                <c:pt idx="690">
                  <c:v>-9.1960987189772521</c:v>
                </c:pt>
                <c:pt idx="691">
                  <c:v>-8.506138724597708</c:v>
                </c:pt>
                <c:pt idx="692">
                  <c:v>-7.7567521101057544</c:v>
                </c:pt>
                <c:pt idx="693">
                  <c:v>-7.0107374479036384</c:v>
                </c:pt>
                <c:pt idx="694">
                  <c:v>-6.2455833589455656</c:v>
                </c:pt>
                <c:pt idx="695">
                  <c:v>-5.3261888117666549</c:v>
                </c:pt>
                <c:pt idx="696">
                  <c:v>-4.1150177755313218</c:v>
                </c:pt>
                <c:pt idx="697">
                  <c:v>-2.6219928800206951</c:v>
                </c:pt>
                <c:pt idx="698">
                  <c:v>-0.95966000242028127</c:v>
                </c:pt>
                <c:pt idx="699">
                  <c:v>0.6310036176281244</c:v>
                </c:pt>
                <c:pt idx="700">
                  <c:v>1.8984300652755619</c:v>
                </c:pt>
                <c:pt idx="701">
                  <c:v>2.7018022239700508</c:v>
                </c:pt>
                <c:pt idx="702">
                  <c:v>3.1448956394906493</c:v>
                </c:pt>
                <c:pt idx="703">
                  <c:v>3.5305378067008366</c:v>
                </c:pt>
                <c:pt idx="704">
                  <c:v>4.2160921905668198</c:v>
                </c:pt>
                <c:pt idx="705">
                  <c:v>5.4180585267554831</c:v>
                </c:pt>
                <c:pt idx="706">
                  <c:v>7.1194264562203733</c:v>
                </c:pt>
                <c:pt idx="707">
                  <c:v>9.0456576070959649</c:v>
                </c:pt>
                <c:pt idx="708">
                  <c:v>10.899281374954045</c:v>
                </c:pt>
                <c:pt idx="709">
                  <c:v>12.685209727454964</c:v>
                </c:pt>
                <c:pt idx="710">
                  <c:v>14.602324552905865</c:v>
                </c:pt>
                <c:pt idx="711">
                  <c:v>16.896992961847747</c:v>
                </c:pt>
                <c:pt idx="712">
                  <c:v>19.729093682610792</c:v>
                </c:pt>
                <c:pt idx="713">
                  <c:v>22.887948968958575</c:v>
                </c:pt>
                <c:pt idx="714">
                  <c:v>25.931635009579406</c:v>
                </c:pt>
                <c:pt idx="715">
                  <c:v>28.370167289387815</c:v>
                </c:pt>
                <c:pt idx="716">
                  <c:v>30.203477423600059</c:v>
                </c:pt>
                <c:pt idx="717">
                  <c:v>31.959326515128058</c:v>
                </c:pt>
                <c:pt idx="718">
                  <c:v>34.094770664825496</c:v>
                </c:pt>
                <c:pt idx="719">
                  <c:v>36.633403851528989</c:v>
                </c:pt>
                <c:pt idx="720">
                  <c:v>39.477581714498406</c:v>
                </c:pt>
                <c:pt idx="721">
                  <c:v>42.554805640208436</c:v>
                </c:pt>
                <c:pt idx="722">
                  <c:v>45.539319427404266</c:v>
                </c:pt>
                <c:pt idx="723">
                  <c:v>47.829349098856177</c:v>
                </c:pt>
                <c:pt idx="724">
                  <c:v>49.02679347687905</c:v>
                </c:pt>
                <c:pt idx="725">
                  <c:v>49.265337567341469</c:v>
                </c:pt>
                <c:pt idx="726">
                  <c:v>49.27832785599464</c:v>
                </c:pt>
                <c:pt idx="727">
                  <c:v>49.544327078874751</c:v>
                </c:pt>
                <c:pt idx="728">
                  <c:v>50.082630917297251</c:v>
                </c:pt>
                <c:pt idx="729">
                  <c:v>50.653288238951305</c:v>
                </c:pt>
                <c:pt idx="730">
                  <c:v>50.992197274172277</c:v>
                </c:pt>
                <c:pt idx="731">
                  <c:v>50.875441028688833</c:v>
                </c:pt>
                <c:pt idx="732">
                  <c:v>50.086725948115053</c:v>
                </c:pt>
                <c:pt idx="733">
                  <c:v>48.657569449152753</c:v>
                </c:pt>
                <c:pt idx="734">
                  <c:v>46.8797354001697</c:v>
                </c:pt>
                <c:pt idx="735">
                  <c:v>45.118131452166303</c:v>
                </c:pt>
                <c:pt idx="736">
                  <c:v>43.604872783122978</c:v>
                </c:pt>
                <c:pt idx="737">
                  <c:v>42.403398887460519</c:v>
                </c:pt>
                <c:pt idx="738">
                  <c:v>41.385784609711308</c:v>
                </c:pt>
                <c:pt idx="739">
                  <c:v>40.404060897517077</c:v>
                </c:pt>
                <c:pt idx="740">
                  <c:v>39.290000459566741</c:v>
                </c:pt>
                <c:pt idx="741">
                  <c:v>37.943602270375408</c:v>
                </c:pt>
                <c:pt idx="742">
                  <c:v>36.351154544967898</c:v>
                </c:pt>
                <c:pt idx="743">
                  <c:v>34.570371894068543</c:v>
                </c:pt>
                <c:pt idx="744">
                  <c:v>32.679473016187174</c:v>
                </c:pt>
                <c:pt idx="745">
                  <c:v>30.736280595863434</c:v>
                </c:pt>
                <c:pt idx="746">
                  <c:v>28.823511103946164</c:v>
                </c:pt>
                <c:pt idx="747">
                  <c:v>27.020139081867239</c:v>
                </c:pt>
                <c:pt idx="748">
                  <c:v>25.381786980229894</c:v>
                </c:pt>
                <c:pt idx="749">
                  <c:v>23.927512020625297</c:v>
                </c:pt>
                <c:pt idx="750">
                  <c:v>22.560298340212793</c:v>
                </c:pt>
                <c:pt idx="751">
                  <c:v>20.998497953408535</c:v>
                </c:pt>
                <c:pt idx="752">
                  <c:v>19.05927637434036</c:v>
                </c:pt>
                <c:pt idx="753">
                  <c:v>16.662852106853553</c:v>
                </c:pt>
                <c:pt idx="754">
                  <c:v>13.73940514471648</c:v>
                </c:pt>
                <c:pt idx="755">
                  <c:v>10.48779318182215</c:v>
                </c:pt>
                <c:pt idx="756">
                  <c:v>7.3803233581857075</c:v>
                </c:pt>
                <c:pt idx="757">
                  <c:v>4.9144065910219936</c:v>
                </c:pt>
                <c:pt idx="758">
                  <c:v>3.3956012592015536</c:v>
                </c:pt>
                <c:pt idx="759">
                  <c:v>2.9256990940175225</c:v>
                </c:pt>
                <c:pt idx="760">
                  <c:v>3.1306390921371721</c:v>
                </c:pt>
                <c:pt idx="761">
                  <c:v>3.5297439502944283</c:v>
                </c:pt>
                <c:pt idx="762">
                  <c:v>3.5665502912885394</c:v>
                </c:pt>
                <c:pt idx="763">
                  <c:v>3.1651980654627687</c:v>
                </c:pt>
                <c:pt idx="764">
                  <c:v>2.8054637641535134</c:v>
                </c:pt>
                <c:pt idx="765">
                  <c:v>2.9359774488704433</c:v>
                </c:pt>
                <c:pt idx="766">
                  <c:v>3.6862031598930343</c:v>
                </c:pt>
                <c:pt idx="767">
                  <c:v>4.7502161366951725</c:v>
                </c:pt>
                <c:pt idx="768">
                  <c:v>5.7607627739612699</c:v>
                </c:pt>
                <c:pt idx="769">
                  <c:v>6.7044430984820442</c:v>
                </c:pt>
                <c:pt idx="770">
                  <c:v>7.8033357365124028</c:v>
                </c:pt>
                <c:pt idx="771">
                  <c:v>9.1520372417821534</c:v>
                </c:pt>
                <c:pt idx="772">
                  <c:v>10.518954296946509</c:v>
                </c:pt>
                <c:pt idx="773">
                  <c:v>11.476441991007579</c:v>
                </c:pt>
                <c:pt idx="774">
                  <c:v>11.664852991187429</c:v>
                </c:pt>
                <c:pt idx="775">
                  <c:v>11.19585401136368</c:v>
                </c:pt>
                <c:pt idx="776">
                  <c:v>10.368058811136406</c:v>
                </c:pt>
                <c:pt idx="777">
                  <c:v>9.4436329549136762</c:v>
                </c:pt>
                <c:pt idx="778">
                  <c:v>8.6663165558154027</c:v>
                </c:pt>
                <c:pt idx="779">
                  <c:v>8.1855670846990929</c:v>
                </c:pt>
                <c:pt idx="780">
                  <c:v>8.0203969230051104</c:v>
                </c:pt>
                <c:pt idx="781">
                  <c:v>8.0893134645450093</c:v>
                </c:pt>
                <c:pt idx="782">
                  <c:v>8.25664439525411</c:v>
                </c:pt>
                <c:pt idx="783">
                  <c:v>8.4060703073490277</c:v>
                </c:pt>
                <c:pt idx="784">
                  <c:v>8.5010966812020463</c:v>
                </c:pt>
                <c:pt idx="785">
                  <c:v>8.6050084675780045</c:v>
                </c:pt>
                <c:pt idx="786">
                  <c:v>8.7751415182264445</c:v>
                </c:pt>
                <c:pt idx="787">
                  <c:v>9.1038660478619153</c:v>
                </c:pt>
                <c:pt idx="788">
                  <c:v>9.7334155069046755</c:v>
                </c:pt>
                <c:pt idx="789">
                  <c:v>10.501577696766583</c:v>
                </c:pt>
                <c:pt idx="790">
                  <c:v>11.303392422831253</c:v>
                </c:pt>
                <c:pt idx="791">
                  <c:v>12.164376734374628</c:v>
                </c:pt>
                <c:pt idx="792">
                  <c:v>13.110513859687133</c:v>
                </c:pt>
                <c:pt idx="793">
                  <c:v>14.21499712249339</c:v>
                </c:pt>
                <c:pt idx="794">
                  <c:v>15.535223880043521</c:v>
                </c:pt>
                <c:pt idx="795">
                  <c:v>16.968804342442652</c:v>
                </c:pt>
                <c:pt idx="796">
                  <c:v>18.523707415593801</c:v>
                </c:pt>
                <c:pt idx="797">
                  <c:v>20.255802627281923</c:v>
                </c:pt>
                <c:pt idx="798">
                  <c:v>22.197967814736284</c:v>
                </c:pt>
                <c:pt idx="799">
                  <c:v>24.299485118441559</c:v>
                </c:pt>
                <c:pt idx="800">
                  <c:v>26.49656871607273</c:v>
                </c:pt>
                <c:pt idx="801">
                  <c:v>28.879885721751275</c:v>
                </c:pt>
                <c:pt idx="802">
                  <c:v>31.488081667316244</c:v>
                </c:pt>
                <c:pt idx="803">
                  <c:v>34.284901913969925</c:v>
                </c:pt>
                <c:pt idx="804">
                  <c:v>37.102887535690527</c:v>
                </c:pt>
                <c:pt idx="805">
                  <c:v>39.761625204976724</c:v>
                </c:pt>
                <c:pt idx="806">
                  <c:v>42.101035640877193</c:v>
                </c:pt>
                <c:pt idx="807">
                  <c:v>44.088581148059646</c:v>
                </c:pt>
                <c:pt idx="808">
                  <c:v>46.02420312509846</c:v>
                </c:pt>
                <c:pt idx="809">
                  <c:v>48.089220802596493</c:v>
                </c:pt>
                <c:pt idx="810">
                  <c:v>50.27327502654456</c:v>
                </c:pt>
                <c:pt idx="811">
                  <c:v>52.364042606013669</c:v>
                </c:pt>
                <c:pt idx="812">
                  <c:v>54.154532253893393</c:v>
                </c:pt>
                <c:pt idx="813">
                  <c:v>55.589662508815529</c:v>
                </c:pt>
                <c:pt idx="814">
                  <c:v>56.66976835863921</c:v>
                </c:pt>
                <c:pt idx="815">
                  <c:v>57.534494671466426</c:v>
                </c:pt>
                <c:pt idx="816">
                  <c:v>58.219668398037093</c:v>
                </c:pt>
                <c:pt idx="817">
                  <c:v>58.585037530076349</c:v>
                </c:pt>
                <c:pt idx="818">
                  <c:v>58.55639561947482</c:v>
                </c:pt>
                <c:pt idx="819">
                  <c:v>58.105608567085319</c:v>
                </c:pt>
                <c:pt idx="820">
                  <c:v>57.307097015743608</c:v>
                </c:pt>
                <c:pt idx="821">
                  <c:v>56.341494375428731</c:v>
                </c:pt>
                <c:pt idx="822">
                  <c:v>55.330044427920157</c:v>
                </c:pt>
                <c:pt idx="823">
                  <c:v>54.206007759361754</c:v>
                </c:pt>
                <c:pt idx="824">
                  <c:v>52.892659404174516</c:v>
                </c:pt>
                <c:pt idx="825">
                  <c:v>51.463963936091019</c:v>
                </c:pt>
                <c:pt idx="826">
                  <c:v>49.934827877369202</c:v>
                </c:pt>
                <c:pt idx="827">
                  <c:v>48.20737469982182</c:v>
                </c:pt>
                <c:pt idx="828">
                  <c:v>46.196846045825389</c:v>
                </c:pt>
                <c:pt idx="829">
                  <c:v>43.91518820490888</c:v>
                </c:pt>
                <c:pt idx="830">
                  <c:v>41.4343504808107</c:v>
                </c:pt>
                <c:pt idx="831">
                  <c:v>38.859766991194483</c:v>
                </c:pt>
                <c:pt idx="832">
                  <c:v>36.32578757137059</c:v>
                </c:pt>
                <c:pt idx="833">
                  <c:v>33.913086799943173</c:v>
                </c:pt>
                <c:pt idx="834">
                  <c:v>31.622605843944307</c:v>
                </c:pt>
                <c:pt idx="835">
                  <c:v>29.47608820706542</c:v>
                </c:pt>
                <c:pt idx="836">
                  <c:v>27.409115522924107</c:v>
                </c:pt>
                <c:pt idx="837">
                  <c:v>25.298786952465623</c:v>
                </c:pt>
                <c:pt idx="838">
                  <c:v>23.124621813416312</c:v>
                </c:pt>
                <c:pt idx="839">
                  <c:v>20.853318097147984</c:v>
                </c:pt>
                <c:pt idx="840">
                  <c:v>18.413062455205026</c:v>
                </c:pt>
                <c:pt idx="841">
                  <c:v>15.887267986100927</c:v>
                </c:pt>
                <c:pt idx="842">
                  <c:v>13.202567846378908</c:v>
                </c:pt>
                <c:pt idx="843">
                  <c:v>9.9718611494513301</c:v>
                </c:pt>
                <c:pt idx="844">
                  <c:v>5.7524855064623033</c:v>
                </c:pt>
                <c:pt idx="845">
                  <c:v>0.67533533633305742</c:v>
                </c:pt>
                <c:pt idx="846">
                  <c:v>-4.4226883703936037</c:v>
                </c:pt>
                <c:pt idx="847">
                  <c:v>-8.6591055029857316</c:v>
                </c:pt>
                <c:pt idx="848">
                  <c:v>-11.412146532926016</c:v>
                </c:pt>
                <c:pt idx="849">
                  <c:v>-12.550528222267495</c:v>
                </c:pt>
                <c:pt idx="850">
                  <c:v>-12.384676757822145</c:v>
                </c:pt>
                <c:pt idx="851">
                  <c:v>-11.424983122665703</c:v>
                </c:pt>
                <c:pt idx="852">
                  <c:v>-10.358410160212388</c:v>
                </c:pt>
                <c:pt idx="853">
                  <c:v>-9.7041914370081415</c:v>
                </c:pt>
                <c:pt idx="854">
                  <c:v>-9.485194168267979</c:v>
                </c:pt>
                <c:pt idx="855">
                  <c:v>-9.3671514649026175</c:v>
                </c:pt>
                <c:pt idx="856">
                  <c:v>-8.8995983756045636</c:v>
                </c:pt>
                <c:pt idx="857">
                  <c:v>-7.6892436480924724</c:v>
                </c:pt>
                <c:pt idx="858">
                  <c:v>-5.7320929151306226</c:v>
                </c:pt>
                <c:pt idx="859">
                  <c:v>-3.4203756168280104</c:v>
                </c:pt>
                <c:pt idx="860">
                  <c:v>-1.18064910449145</c:v>
                </c:pt>
                <c:pt idx="861">
                  <c:v>0.64154773759837913</c:v>
                </c:pt>
                <c:pt idx="862">
                  <c:v>1.9149144828464113</c:v>
                </c:pt>
                <c:pt idx="863">
                  <c:v>2.864243153189483</c:v>
                </c:pt>
                <c:pt idx="864">
                  <c:v>3.7413867901256936</c:v>
                </c:pt>
                <c:pt idx="865">
                  <c:v>4.6416520743231793</c:v>
                </c:pt>
                <c:pt idx="866">
                  <c:v>5.333182372836716</c:v>
                </c:pt>
                <c:pt idx="867">
                  <c:v>5.6744496653799814</c:v>
                </c:pt>
                <c:pt idx="868">
                  <c:v>5.7315326520723815</c:v>
                </c:pt>
                <c:pt idx="869">
                  <c:v>5.5168806190309336</c:v>
                </c:pt>
                <c:pt idx="870">
                  <c:v>5.1514329266503145</c:v>
                </c:pt>
                <c:pt idx="871">
                  <c:v>4.8171041281173084</c:v>
                </c:pt>
                <c:pt idx="872">
                  <c:v>4.6150609055549614</c:v>
                </c:pt>
                <c:pt idx="873">
                  <c:v>4.573943347443862</c:v>
                </c:pt>
                <c:pt idx="874">
                  <c:v>4.660338560494985</c:v>
                </c:pt>
                <c:pt idx="875">
                  <c:v>4.8529453892850851</c:v>
                </c:pt>
                <c:pt idx="876">
                  <c:v>5.1581693814993832</c:v>
                </c:pt>
                <c:pt idx="877">
                  <c:v>5.5723331138693961</c:v>
                </c:pt>
                <c:pt idx="878">
                  <c:v>6.0772876115920074</c:v>
                </c:pt>
                <c:pt idx="879">
                  <c:v>6.6597631593601676</c:v>
                </c:pt>
                <c:pt idx="880">
                  <c:v>7.2318829161729639</c:v>
                </c:pt>
                <c:pt idx="881">
                  <c:v>7.6381028778495041</c:v>
                </c:pt>
                <c:pt idx="882">
                  <c:v>7.8971656602925133</c:v>
                </c:pt>
                <c:pt idx="883">
                  <c:v>8.2019926070866624</c:v>
                </c:pt>
                <c:pt idx="884">
                  <c:v>8.6948785149449304</c:v>
                </c:pt>
                <c:pt idx="885">
                  <c:v>9.6835787846460324</c:v>
                </c:pt>
                <c:pt idx="886">
                  <c:v>11.417415848953112</c:v>
                </c:pt>
                <c:pt idx="887">
                  <c:v>13.727533351974049</c:v>
                </c:pt>
                <c:pt idx="888">
                  <c:v>16.275370384934565</c:v>
                </c:pt>
                <c:pt idx="889">
                  <c:v>18.765554157235876</c:v>
                </c:pt>
                <c:pt idx="890">
                  <c:v>21.067385574091158</c:v>
                </c:pt>
                <c:pt idx="891">
                  <c:v>23.200939302609335</c:v>
                </c:pt>
                <c:pt idx="892">
                  <c:v>25.329338156557149</c:v>
                </c:pt>
                <c:pt idx="893">
                  <c:v>27.724134953426006</c:v>
                </c:pt>
                <c:pt idx="894">
                  <c:v>30.585855654357488</c:v>
                </c:pt>
                <c:pt idx="895">
                  <c:v>33.829004281270336</c:v>
                </c:pt>
                <c:pt idx="896">
                  <c:v>37.16564041564493</c:v>
                </c:pt>
                <c:pt idx="897">
                  <c:v>40.101420367332032</c:v>
                </c:pt>
                <c:pt idx="898">
                  <c:v>42.160829259985384</c:v>
                </c:pt>
                <c:pt idx="899">
                  <c:v>43.196050994785672</c:v>
                </c:pt>
                <c:pt idx="900">
                  <c:v>43.961257874889959</c:v>
                </c:pt>
                <c:pt idx="901">
                  <c:v>45.264675697392157</c:v>
                </c:pt>
                <c:pt idx="902">
                  <c:v>47.31917142344431</c:v>
                </c:pt>
                <c:pt idx="903">
                  <c:v>49.684244334975418</c:v>
                </c:pt>
                <c:pt idx="904">
                  <c:v>51.887608788275905</c:v>
                </c:pt>
                <c:pt idx="905">
                  <c:v>53.320237652510379</c:v>
                </c:pt>
                <c:pt idx="906">
                  <c:v>53.424177139460163</c:v>
                </c:pt>
                <c:pt idx="907">
                  <c:v>52.196239676670956</c:v>
                </c:pt>
                <c:pt idx="908">
                  <c:v>50.347137823137537</c:v>
                </c:pt>
                <c:pt idx="909">
                  <c:v>48.850951466674786</c:v>
                </c:pt>
                <c:pt idx="910">
                  <c:v>48.52458315734129</c:v>
                </c:pt>
                <c:pt idx="911">
                  <c:v>49.192706254194462</c:v>
                </c:pt>
                <c:pt idx="912">
                  <c:v>50.242410229110568</c:v>
                </c:pt>
                <c:pt idx="913">
                  <c:v>51.068635384528356</c:v>
                </c:pt>
                <c:pt idx="914">
                  <c:v>51.204862756837791</c:v>
                </c:pt>
                <c:pt idx="915">
                  <c:v>50.401463021701041</c:v>
                </c:pt>
                <c:pt idx="916">
                  <c:v>48.801707741267016</c:v>
                </c:pt>
                <c:pt idx="917">
                  <c:v>46.761676686441675</c:v>
                </c:pt>
                <c:pt idx="918">
                  <c:v>44.570493272712845</c:v>
                </c:pt>
                <c:pt idx="919">
                  <c:v>42.427122067258587</c:v>
                </c:pt>
                <c:pt idx="920">
                  <c:v>40.394605945913419</c:v>
                </c:pt>
                <c:pt idx="921">
                  <c:v>38.454165066995152</c:v>
                </c:pt>
                <c:pt idx="922">
                  <c:v>36.605603925655252</c:v>
                </c:pt>
                <c:pt idx="923">
                  <c:v>34.842089247142148</c:v>
                </c:pt>
                <c:pt idx="924">
                  <c:v>33.166803402199299</c:v>
                </c:pt>
                <c:pt idx="925">
                  <c:v>31.381960834155315</c:v>
                </c:pt>
                <c:pt idx="926">
                  <c:v>29.184434257472208</c:v>
                </c:pt>
                <c:pt idx="927">
                  <c:v>26.469710512322763</c:v>
                </c:pt>
                <c:pt idx="928">
                  <c:v>23.320785842076308</c:v>
                </c:pt>
                <c:pt idx="929">
                  <c:v>19.983516785234784</c:v>
                </c:pt>
                <c:pt idx="930">
                  <c:v>16.731678909530089</c:v>
                </c:pt>
                <c:pt idx="931">
                  <c:v>13.634995671339487</c:v>
                </c:pt>
                <c:pt idx="932">
                  <c:v>10.574402257912697</c:v>
                </c:pt>
                <c:pt idx="933">
                  <c:v>7.4881451127544425</c:v>
                </c:pt>
                <c:pt idx="934">
                  <c:v>4.4305941504993536</c:v>
                </c:pt>
                <c:pt idx="935">
                  <c:v>1.5238622474893664</c:v>
                </c:pt>
                <c:pt idx="936">
                  <c:v>-1.0863088374604208</c:v>
                </c:pt>
                <c:pt idx="937">
                  <c:v>-3.3180115807112123</c:v>
                </c:pt>
                <c:pt idx="938">
                  <c:v>-5.1163360490969874</c:v>
                </c:pt>
                <c:pt idx="939">
                  <c:v>-6.4345998881150477</c:v>
                </c:pt>
                <c:pt idx="940">
                  <c:v>-7.359233270352747</c:v>
                </c:pt>
                <c:pt idx="941">
                  <c:v>-7.9939579649456931</c:v>
                </c:pt>
                <c:pt idx="942">
                  <c:v>-8.3004546856467787</c:v>
                </c:pt>
                <c:pt idx="943">
                  <c:v>-8.2463323519338427</c:v>
                </c:pt>
                <c:pt idx="944">
                  <c:v>-8.0170047248951661</c:v>
                </c:pt>
                <c:pt idx="945">
                  <c:v>-7.889035490397263</c:v>
                </c:pt>
                <c:pt idx="946">
                  <c:v>-8.0612187405893163</c:v>
                </c:pt>
                <c:pt idx="947">
                  <c:v>-8.4374957057775291</c:v>
                </c:pt>
                <c:pt idx="948">
                  <c:v>-8.7272899116619786</c:v>
                </c:pt>
                <c:pt idx="949">
                  <c:v>-8.5851901134287392</c:v>
                </c:pt>
                <c:pt idx="950">
                  <c:v>-7.8358800511601645</c:v>
                </c:pt>
                <c:pt idx="951">
                  <c:v>-6.5034439901369607</c:v>
                </c:pt>
                <c:pt idx="952">
                  <c:v>-4.9456382903342222</c:v>
                </c:pt>
                <c:pt idx="953">
                  <c:v>-3.7216330645275377</c:v>
                </c:pt>
                <c:pt idx="954">
                  <c:v>-2.9408204232369868</c:v>
                </c:pt>
                <c:pt idx="955">
                  <c:v>-2.4355957347722468</c:v>
                </c:pt>
                <c:pt idx="956">
                  <c:v>-2.191362940076802</c:v>
                </c:pt>
                <c:pt idx="957">
                  <c:v>-2.3124617012752662</c:v>
                </c:pt>
                <c:pt idx="958">
                  <c:v>-2.775375407249761</c:v>
                </c:pt>
                <c:pt idx="959">
                  <c:v>-3.4854418391047655</c:v>
                </c:pt>
                <c:pt idx="960">
                  <c:v>-4.3073922023226707</c:v>
                </c:pt>
                <c:pt idx="961">
                  <c:v>-4.9783244382762177</c:v>
                </c:pt>
                <c:pt idx="962">
                  <c:v>-5.2780781295106927</c:v>
                </c:pt>
                <c:pt idx="963">
                  <c:v>-5.162780446920479</c:v>
                </c:pt>
                <c:pt idx="964">
                  <c:v>-4.6649007179820696</c:v>
                </c:pt>
                <c:pt idx="965">
                  <c:v>-3.8959065636224284</c:v>
                </c:pt>
                <c:pt idx="966">
                  <c:v>-2.94457525234998</c:v>
                </c:pt>
                <c:pt idx="967">
                  <c:v>-1.9366626473029802</c:v>
                </c:pt>
                <c:pt idx="968">
                  <c:v>-1.0369629343569207</c:v>
                </c:pt>
                <c:pt idx="969">
                  <c:v>-0.31002803566978232</c:v>
                </c:pt>
                <c:pt idx="970">
                  <c:v>0.37315024504361333</c:v>
                </c:pt>
                <c:pt idx="971">
                  <c:v>1.1661477801427411</c:v>
                </c:pt>
                <c:pt idx="972">
                  <c:v>2.1101742045398866</c:v>
                </c:pt>
                <c:pt idx="973">
                  <c:v>3.1834280404490887</c:v>
                </c:pt>
                <c:pt idx="974">
                  <c:v>4.422773999640107</c:v>
                </c:pt>
                <c:pt idx="975">
                  <c:v>5.8563827196473044</c:v>
                </c:pt>
                <c:pt idx="976">
                  <c:v>7.5145045252543587</c:v>
                </c:pt>
                <c:pt idx="977">
                  <c:v>9.3510511347492713</c:v>
                </c:pt>
                <c:pt idx="978">
                  <c:v>11.275554892054284</c:v>
                </c:pt>
                <c:pt idx="979">
                  <c:v>13.169148354213197</c:v>
                </c:pt>
                <c:pt idx="980">
                  <c:v>14.924533267128934</c:v>
                </c:pt>
                <c:pt idx="981">
                  <c:v>16.562052641786355</c:v>
                </c:pt>
                <c:pt idx="982">
                  <c:v>18.116137968950628</c:v>
                </c:pt>
                <c:pt idx="983">
                  <c:v>19.702287169571616</c:v>
                </c:pt>
                <c:pt idx="984">
                  <c:v>21.415519706180181</c:v>
                </c:pt>
                <c:pt idx="985">
                  <c:v>23.11865421205658</c:v>
                </c:pt>
                <c:pt idx="986">
                  <c:v>24.606903967815445</c:v>
                </c:pt>
                <c:pt idx="987">
                  <c:v>25.722175148459133</c:v>
                </c:pt>
                <c:pt idx="988">
                  <c:v>26.649872805489949</c:v>
                </c:pt>
                <c:pt idx="989">
                  <c:v>27.94089496938015</c:v>
                </c:pt>
                <c:pt idx="990">
                  <c:v>30.085564269992545</c:v>
                </c:pt>
                <c:pt idx="991">
                  <c:v>33.070069724592692</c:v>
                </c:pt>
                <c:pt idx="992">
                  <c:v>36.309972170100842</c:v>
                </c:pt>
                <c:pt idx="993">
                  <c:v>39.292891826698828</c:v>
                </c:pt>
                <c:pt idx="994">
                  <c:v>41.630197150164854</c:v>
                </c:pt>
                <c:pt idx="995">
                  <c:v>43.391891107161555</c:v>
                </c:pt>
                <c:pt idx="996">
                  <c:v>45.171176225018328</c:v>
                </c:pt>
                <c:pt idx="997">
                  <c:v>47.311423800517957</c:v>
                </c:pt>
                <c:pt idx="998">
                  <c:v>49.586827884507592</c:v>
                </c:pt>
              </c:numCache>
            </c:numRef>
          </c:val>
          <c:smooth val="0"/>
          <c:extLst>
            <c:ext xmlns:c16="http://schemas.microsoft.com/office/drawing/2014/chart" uri="{C3380CC4-5D6E-409C-BE32-E72D297353CC}">
              <c16:uniqueId val="{00000001-AACC-4D25-BCCA-B2A196E10A4C}"/>
            </c:ext>
          </c:extLst>
        </c:ser>
        <c:ser>
          <c:idx val="2"/>
          <c:order val="2"/>
          <c:tx>
            <c:strRef>
              <c:f>Sheet1!$R$1</c:f>
              <c:strCache>
                <c:ptCount val="1"/>
                <c:pt idx="0">
                  <c:v>Gyro_Z</c:v>
                </c:pt>
              </c:strCache>
            </c:strRef>
          </c:tx>
          <c:spPr>
            <a:ln w="28575" cap="rnd">
              <a:solidFill>
                <a:schemeClr val="accent3"/>
              </a:solidFill>
              <a:round/>
            </a:ln>
            <a:effectLst/>
          </c:spPr>
          <c:marker>
            <c:symbol val="none"/>
          </c:marker>
          <c:val>
            <c:numRef>
              <c:f>Sheet1!$R$2:$R$1000</c:f>
              <c:numCache>
                <c:formatCode>General</c:formatCode>
                <c:ptCount val="999"/>
                <c:pt idx="0">
                  <c:v>-69.47025394532389</c:v>
                </c:pt>
                <c:pt idx="1">
                  <c:v>-62.279790426417414</c:v>
                </c:pt>
                <c:pt idx="2">
                  <c:v>-54.940451857889066</c:v>
                </c:pt>
                <c:pt idx="3">
                  <c:v>-47.504511620731286</c:v>
                </c:pt>
                <c:pt idx="4">
                  <c:v>-40.067233908316659</c:v>
                </c:pt>
                <c:pt idx="5">
                  <c:v>-32.692848410150319</c:v>
                </c:pt>
                <c:pt idx="6">
                  <c:v>-25.474803261947308</c:v>
                </c:pt>
                <c:pt idx="7">
                  <c:v>-18.397931236708359</c:v>
                </c:pt>
                <c:pt idx="8">
                  <c:v>-11.391906911974193</c:v>
                </c:pt>
                <c:pt idx="9">
                  <c:v>-4.441774013734709</c:v>
                </c:pt>
                <c:pt idx="10">
                  <c:v>2.4755027865399848</c:v>
                </c:pt>
                <c:pt idx="11">
                  <c:v>9.3805941908091839</c:v>
                </c:pt>
                <c:pt idx="12">
                  <c:v>16.231551806993</c:v>
                </c:pt>
                <c:pt idx="13">
                  <c:v>22.992753510853138</c:v>
                </c:pt>
                <c:pt idx="14">
                  <c:v>29.627708980636076</c:v>
                </c:pt>
                <c:pt idx="15">
                  <c:v>36.110168461023356</c:v>
                </c:pt>
                <c:pt idx="16">
                  <c:v>42.426611191802884</c:v>
                </c:pt>
                <c:pt idx="17">
                  <c:v>48.485413327966825</c:v>
                </c:pt>
                <c:pt idx="18">
                  <c:v>54.097523381407484</c:v>
                </c:pt>
                <c:pt idx="19">
                  <c:v>59.097292653779341</c:v>
                </c:pt>
                <c:pt idx="20">
                  <c:v>63.321725280703745</c:v>
                </c:pt>
                <c:pt idx="21">
                  <c:v>66.768726515089668</c:v>
                </c:pt>
                <c:pt idx="22">
                  <c:v>69.748779004787863</c:v>
                </c:pt>
                <c:pt idx="23">
                  <c:v>72.707036524692114</c:v>
                </c:pt>
                <c:pt idx="24">
                  <c:v>75.978257514198276</c:v>
                </c:pt>
                <c:pt idx="25">
                  <c:v>79.688676923914315</c:v>
                </c:pt>
                <c:pt idx="26">
                  <c:v>83.767536245436034</c:v>
                </c:pt>
                <c:pt idx="27">
                  <c:v>87.818811960527327</c:v>
                </c:pt>
                <c:pt idx="28">
                  <c:v>91.208275801316773</c:v>
                </c:pt>
                <c:pt idx="29">
                  <c:v>93.488945585290438</c:v>
                </c:pt>
                <c:pt idx="30">
                  <c:v>94.708145213584629</c:v>
                </c:pt>
                <c:pt idx="31">
                  <c:v>95.214884649312935</c:v>
                </c:pt>
                <c:pt idx="32">
                  <c:v>95.358252456326667</c:v>
                </c:pt>
                <c:pt idx="33">
                  <c:v>95.363570467200134</c:v>
                </c:pt>
                <c:pt idx="34">
                  <c:v>95.31046443785614</c:v>
                </c:pt>
                <c:pt idx="35">
                  <c:v>95.055125449099009</c:v>
                </c:pt>
                <c:pt idx="36">
                  <c:v>94.341383880117021</c:v>
                </c:pt>
                <c:pt idx="37">
                  <c:v>93.05786490251468</c:v>
                </c:pt>
                <c:pt idx="38">
                  <c:v>91.213527244464373</c:v>
                </c:pt>
                <c:pt idx="39">
                  <c:v>88.945579159575075</c:v>
                </c:pt>
                <c:pt idx="40">
                  <c:v>86.464367076383581</c:v>
                </c:pt>
                <c:pt idx="41">
                  <c:v>83.828944514855905</c:v>
                </c:pt>
                <c:pt idx="42">
                  <c:v>80.920578244558783</c:v>
                </c:pt>
                <c:pt idx="43">
                  <c:v>77.571997779667612</c:v>
                </c:pt>
                <c:pt idx="44">
                  <c:v>73.677717244074259</c:v>
                </c:pt>
                <c:pt idx="45">
                  <c:v>69.263670119192781</c:v>
                </c:pt>
                <c:pt idx="46">
                  <c:v>64.457974876808919</c:v>
                </c:pt>
                <c:pt idx="47">
                  <c:v>59.412476979272739</c:v>
                </c:pt>
                <c:pt idx="48">
                  <c:v>54.211352819687285</c:v>
                </c:pt>
                <c:pt idx="49">
                  <c:v>48.861189723293542</c:v>
                </c:pt>
                <c:pt idx="50">
                  <c:v>43.326650388827673</c:v>
                </c:pt>
                <c:pt idx="51">
                  <c:v>37.534931481051125</c:v>
                </c:pt>
                <c:pt idx="52">
                  <c:v>31.437967851430098</c:v>
                </c:pt>
                <c:pt idx="53">
                  <c:v>25.020528574401496</c:v>
                </c:pt>
                <c:pt idx="54">
                  <c:v>18.372380822913467</c:v>
                </c:pt>
                <c:pt idx="55">
                  <c:v>11.558495266455198</c:v>
                </c:pt>
                <c:pt idx="56">
                  <c:v>4.6316446811260938</c:v>
                </c:pt>
                <c:pt idx="57">
                  <c:v>-2.2956318124964281</c:v>
                </c:pt>
                <c:pt idx="58">
                  <c:v>-9.1585999562464977</c:v>
                </c:pt>
                <c:pt idx="59">
                  <c:v>-15.963681797121566</c:v>
                </c:pt>
                <c:pt idx="60">
                  <c:v>-22.765665761179132</c:v>
                </c:pt>
                <c:pt idx="61">
                  <c:v>-29.579764885955548</c:v>
                </c:pt>
                <c:pt idx="62">
                  <c:v>-36.324199288236436</c:v>
                </c:pt>
                <c:pt idx="63">
                  <c:v>-42.862933542471708</c:v>
                </c:pt>
                <c:pt idx="64">
                  <c:v>-49.135092811622272</c:v>
                </c:pt>
                <c:pt idx="65">
                  <c:v>-55.168731635389832</c:v>
                </c:pt>
                <c:pt idx="66">
                  <c:v>-60.997167402682031</c:v>
                </c:pt>
                <c:pt idx="67">
                  <c:v>-66.717577494628387</c:v>
                </c:pt>
                <c:pt idx="68">
                  <c:v>-72.335408664735823</c:v>
                </c:pt>
                <c:pt idx="69">
                  <c:v>-77.755488711441117</c:v>
                </c:pt>
                <c:pt idx="70">
                  <c:v>-82.849077317212291</c:v>
                </c:pt>
                <c:pt idx="71">
                  <c:v>-87.481218490868045</c:v>
                </c:pt>
                <c:pt idx="72">
                  <c:v>-91.600483101050685</c:v>
                </c:pt>
                <c:pt idx="73">
                  <c:v>-95.194373639029664</c:v>
                </c:pt>
                <c:pt idx="74">
                  <c:v>-98.320588806249063</c:v>
                </c:pt>
                <c:pt idx="75">
                  <c:v>-101.02093527012408</c:v>
                </c:pt>
                <c:pt idx="76">
                  <c:v>-103.2916081047216</c:v>
                </c:pt>
                <c:pt idx="77">
                  <c:v>-105.14368000262718</c:v>
                </c:pt>
                <c:pt idx="78">
                  <c:v>-106.57956314257464</c:v>
                </c:pt>
                <c:pt idx="79">
                  <c:v>-107.55013707972316</c:v>
                </c:pt>
                <c:pt idx="80">
                  <c:v>-108.01157509812869</c:v>
                </c:pt>
                <c:pt idx="81">
                  <c:v>-108.02405059616611</c:v>
                </c:pt>
                <c:pt idx="82">
                  <c:v>-107.65856308424279</c:v>
                </c:pt>
                <c:pt idx="83">
                  <c:v>-107.03274492255792</c:v>
                </c:pt>
                <c:pt idx="84">
                  <c:v>-106.27953780410677</c:v>
                </c:pt>
                <c:pt idx="85">
                  <c:v>-105.45211746802462</c:v>
                </c:pt>
                <c:pt idx="86">
                  <c:v>-104.47813047866414</c:v>
                </c:pt>
                <c:pt idx="87">
                  <c:v>-103.12627662909087</c:v>
                </c:pt>
                <c:pt idx="88">
                  <c:v>-101.19269931650905</c:v>
                </c:pt>
                <c:pt idx="89">
                  <c:v>-98.633304990178871</c:v>
                </c:pt>
                <c:pt idx="90">
                  <c:v>-95.457013690375291</c:v>
                </c:pt>
                <c:pt idx="91">
                  <c:v>-91.534389276567779</c:v>
                </c:pt>
                <c:pt idx="92">
                  <c:v>-86.775297711036416</c:v>
                </c:pt>
                <c:pt idx="93">
                  <c:v>-81.253962556815694</c:v>
                </c:pt>
                <c:pt idx="94">
                  <c:v>-75.094997625679383</c:v>
                </c:pt>
                <c:pt idx="95">
                  <c:v>-68.487551113165793</c:v>
                </c:pt>
                <c:pt idx="96">
                  <c:v>-61.583399910902479</c:v>
                </c:pt>
                <c:pt idx="97">
                  <c:v>-54.490659432684431</c:v>
                </c:pt>
                <c:pt idx="98">
                  <c:v>-47.375326364030734</c:v>
                </c:pt>
                <c:pt idx="99">
                  <c:v>-40.333606876750117</c:v>
                </c:pt>
                <c:pt idx="100">
                  <c:v>-33.328382339215111</c:v>
                </c:pt>
                <c:pt idx="101">
                  <c:v>-26.270576392430804</c:v>
                </c:pt>
                <c:pt idx="102">
                  <c:v>-19.060231864582189</c:v>
                </c:pt>
                <c:pt idx="103">
                  <c:v>-11.665574487290545</c:v>
                </c:pt>
                <c:pt idx="104">
                  <c:v>-4.1473855375447339</c:v>
                </c:pt>
                <c:pt idx="105">
                  <c:v>3.4471089332061613</c:v>
                </c:pt>
                <c:pt idx="106">
                  <c:v>11.082768574542039</c:v>
                </c:pt>
                <c:pt idx="107">
                  <c:v>18.777913763051199</c:v>
                </c:pt>
                <c:pt idx="108">
                  <c:v>26.623418247790173</c:v>
                </c:pt>
                <c:pt idx="109">
                  <c:v>34.618473202834366</c:v>
                </c:pt>
                <c:pt idx="110">
                  <c:v>42.590695798777674</c:v>
                </c:pt>
                <c:pt idx="111">
                  <c:v>50.381581502802128</c:v>
                </c:pt>
                <c:pt idx="112">
                  <c:v>57.904545272746077</c:v>
                </c:pt>
                <c:pt idx="113">
                  <c:v>65.028505427291165</c:v>
                </c:pt>
                <c:pt idx="114">
                  <c:v>71.573626638745338</c:v>
                </c:pt>
                <c:pt idx="115">
                  <c:v>77.490585305970427</c:v>
                </c:pt>
                <c:pt idx="116">
                  <c:v>82.946633999851016</c:v>
                </c:pt>
                <c:pt idx="117">
                  <c:v>88.088737199853995</c:v>
                </c:pt>
                <c:pt idx="118">
                  <c:v>92.953139375856907</c:v>
                </c:pt>
                <c:pt idx="119">
                  <c:v>97.611819488339762</c:v>
                </c:pt>
                <c:pt idx="120">
                  <c:v>101.98939923857296</c:v>
                </c:pt>
                <c:pt idx="121">
                  <c:v>105.81047531380149</c:v>
                </c:pt>
                <c:pt idx="122">
                  <c:v>108.76465720752546</c:v>
                </c:pt>
                <c:pt idx="123">
                  <c:v>110.71095640337494</c:v>
                </c:pt>
                <c:pt idx="124">
                  <c:v>111.87265395530744</c:v>
                </c:pt>
                <c:pt idx="125">
                  <c:v>112.57263121620129</c:v>
                </c:pt>
                <c:pt idx="126">
                  <c:v>112.92142769187727</c:v>
                </c:pt>
                <c:pt idx="127">
                  <c:v>112.94762423803972</c:v>
                </c:pt>
                <c:pt idx="128">
                  <c:v>112.62231779327894</c:v>
                </c:pt>
                <c:pt idx="129">
                  <c:v>111.76860981741335</c:v>
                </c:pt>
                <c:pt idx="130">
                  <c:v>110.17430692106508</c:v>
                </c:pt>
                <c:pt idx="131">
                  <c:v>107.75345234264377</c:v>
                </c:pt>
                <c:pt idx="132">
                  <c:v>104.62319367579089</c:v>
                </c:pt>
                <c:pt idx="133">
                  <c:v>100.98827946227506</c:v>
                </c:pt>
                <c:pt idx="134">
                  <c:v>97.058774113029557</c:v>
                </c:pt>
                <c:pt idx="135">
                  <c:v>92.973616950768971</c:v>
                </c:pt>
                <c:pt idx="136">
                  <c:v>88.803122371753588</c:v>
                </c:pt>
                <c:pt idx="137">
                  <c:v>84.546221884318513</c:v>
                </c:pt>
                <c:pt idx="138">
                  <c:v>80.171332666632139</c:v>
                </c:pt>
                <c:pt idx="139">
                  <c:v>75.6387491532995</c:v>
                </c:pt>
                <c:pt idx="140">
                  <c:v>70.920586670233504</c:v>
                </c:pt>
                <c:pt idx="141">
                  <c:v>65.984399556828834</c:v>
                </c:pt>
                <c:pt idx="142">
                  <c:v>60.753059885692252</c:v>
                </c:pt>
                <c:pt idx="143">
                  <c:v>55.172213387978402</c:v>
                </c:pt>
                <c:pt idx="144">
                  <c:v>49.252329700218837</c:v>
                </c:pt>
                <c:pt idx="145">
                  <c:v>43.033745446214454</c:v>
                </c:pt>
                <c:pt idx="146">
                  <c:v>36.551997417290167</c:v>
                </c:pt>
                <c:pt idx="147">
                  <c:v>29.85903706894436</c:v>
                </c:pt>
                <c:pt idx="148">
                  <c:v>23.020410387565473</c:v>
                </c:pt>
                <c:pt idx="149">
                  <c:v>16.099950599814164</c:v>
                </c:pt>
                <c:pt idx="150">
                  <c:v>9.1522395678178832</c:v>
                </c:pt>
                <c:pt idx="151">
                  <c:v>2.2619564364615257</c:v>
                </c:pt>
                <c:pt idx="152">
                  <c:v>-4.5511911722677052</c:v>
                </c:pt>
                <c:pt idx="153">
                  <c:v>-11.401906668822352</c:v>
                </c:pt>
                <c:pt idx="154">
                  <c:v>-18.47649373544591</c:v>
                </c:pt>
                <c:pt idx="155">
                  <c:v>-25.78459248073699</c:v>
                </c:pt>
                <c:pt idx="156">
                  <c:v>-33.146888671122255</c:v>
                </c:pt>
                <c:pt idx="157">
                  <c:v>-40.396158237699815</c:v>
                </c:pt>
                <c:pt idx="158">
                  <c:v>-47.460696652945821</c:v>
                </c:pt>
                <c:pt idx="159">
                  <c:v>-54.288513919886903</c:v>
                </c:pt>
                <c:pt idx="160">
                  <c:v>-60.894987421489169</c:v>
                </c:pt>
                <c:pt idx="161">
                  <c:v>-67.229253313059388</c:v>
                </c:pt>
                <c:pt idx="162">
                  <c:v>-73.216983646798198</c:v>
                </c:pt>
                <c:pt idx="163">
                  <c:v>-78.822018433862226</c:v>
                </c:pt>
                <c:pt idx="164">
                  <c:v>-83.962750645184983</c:v>
                </c:pt>
                <c:pt idx="165">
                  <c:v>-88.587266492281273</c:v>
                </c:pt>
                <c:pt idx="166">
                  <c:v>-92.64868292243564</c:v>
                </c:pt>
                <c:pt idx="167">
                  <c:v>-96.117713443986929</c:v>
                </c:pt>
                <c:pt idx="168">
                  <c:v>-99.015402915107188</c:v>
                </c:pt>
                <c:pt idx="169">
                  <c:v>-101.42238469680505</c:v>
                </c:pt>
                <c:pt idx="170">
                  <c:v>-103.37842334286894</c:v>
                </c:pt>
                <c:pt idx="171">
                  <c:v>-104.99951959601155</c:v>
                </c:pt>
                <c:pt idx="172">
                  <c:v>-106.47951086409131</c:v>
                </c:pt>
                <c:pt idx="173">
                  <c:v>-107.84385098680947</c:v>
                </c:pt>
                <c:pt idx="174">
                  <c:v>-108.75562428707327</c:v>
                </c:pt>
                <c:pt idx="175">
                  <c:v>-108.94438054133181</c:v>
                </c:pt>
                <c:pt idx="176">
                  <c:v>-108.45019971050517</c:v>
                </c:pt>
                <c:pt idx="177">
                  <c:v>-107.37083489629507</c:v>
                </c:pt>
                <c:pt idx="178">
                  <c:v>-105.71367551836917</c:v>
                </c:pt>
                <c:pt idx="179">
                  <c:v>-103.42981836800179</c:v>
                </c:pt>
                <c:pt idx="180">
                  <c:v>-100.46411696064175</c:v>
                </c:pt>
                <c:pt idx="181">
                  <c:v>-96.845850361428916</c:v>
                </c:pt>
                <c:pt idx="182">
                  <c:v>-92.64979523420034</c:v>
                </c:pt>
                <c:pt idx="183">
                  <c:v>-87.934279109516339</c:v>
                </c:pt>
                <c:pt idx="184">
                  <c:v>-82.763464227325997</c:v>
                </c:pt>
                <c:pt idx="185">
                  <c:v>-77.268972682779477</c:v>
                </c:pt>
                <c:pt idx="186">
                  <c:v>-71.565025769123892</c:v>
                </c:pt>
                <c:pt idx="187">
                  <c:v>-65.738613833741411</c:v>
                </c:pt>
                <c:pt idx="188">
                  <c:v>-59.838592217066584</c:v>
                </c:pt>
                <c:pt idx="189">
                  <c:v>-53.815955832725258</c:v>
                </c:pt>
                <c:pt idx="190">
                  <c:v>-47.667275716070748</c:v>
                </c:pt>
                <c:pt idx="191">
                  <c:v>-41.412908941749329</c:v>
                </c:pt>
                <c:pt idx="192">
                  <c:v>-35.038637602914335</c:v>
                </c:pt>
                <c:pt idx="193">
                  <c:v>-28.560201450856045</c:v>
                </c:pt>
                <c:pt idx="194">
                  <c:v>-21.923377201838925</c:v>
                </c:pt>
                <c:pt idx="195">
                  <c:v>-15.074264017802147</c:v>
                </c:pt>
                <c:pt idx="196">
                  <c:v>-7.9888946774461047</c:v>
                </c:pt>
                <c:pt idx="197">
                  <c:v>-0.59016308389718275</c:v>
                </c:pt>
                <c:pt idx="198">
                  <c:v>7.1897631177807604</c:v>
                </c:pt>
                <c:pt idx="199">
                  <c:v>15.293969855425145</c:v>
                </c:pt>
                <c:pt idx="200">
                  <c:v>23.520883738316645</c:v>
                </c:pt>
                <c:pt idx="201">
                  <c:v>31.61195362355031</c:v>
                </c:pt>
                <c:pt idx="202">
                  <c:v>39.420532611079295</c:v>
                </c:pt>
                <c:pt idx="203">
                  <c:v>46.836253018857704</c:v>
                </c:pt>
                <c:pt idx="204">
                  <c:v>53.755179238480551</c:v>
                </c:pt>
                <c:pt idx="205">
                  <c:v>60.155907153710935</c:v>
                </c:pt>
                <c:pt idx="206">
                  <c:v>66.208338530636723</c:v>
                </c:pt>
                <c:pt idx="207">
                  <c:v>72.175400280023993</c:v>
                </c:pt>
                <c:pt idx="208">
                  <c:v>78.167392194423513</c:v>
                </c:pt>
                <c:pt idx="209">
                  <c:v>84.057436310535039</c:v>
                </c:pt>
                <c:pt idx="210">
                  <c:v>89.558537644324332</c:v>
                </c:pt>
                <c:pt idx="211">
                  <c:v>94.340402811437841</c:v>
                </c:pt>
                <c:pt idx="212">
                  <c:v>98.312975515209089</c:v>
                </c:pt>
                <c:pt idx="213">
                  <c:v>101.67660176490492</c:v>
                </c:pt>
                <c:pt idx="214">
                  <c:v>104.78043442960683</c:v>
                </c:pt>
                <c:pt idx="215">
                  <c:v>107.96157822101469</c:v>
                </c:pt>
                <c:pt idx="216">
                  <c:v>111.27868827659439</c:v>
                </c:pt>
                <c:pt idx="217">
                  <c:v>114.39974125106249</c:v>
                </c:pt>
                <c:pt idx="218">
                  <c:v>116.75126126604124</c:v>
                </c:pt>
                <c:pt idx="219">
                  <c:v>117.76589844072041</c:v>
                </c:pt>
                <c:pt idx="220">
                  <c:v>117.20099683190601</c:v>
                </c:pt>
                <c:pt idx="221">
                  <c:v>115.14444279526789</c:v>
                </c:pt>
                <c:pt idx="222">
                  <c:v>111.97927835936254</c:v>
                </c:pt>
                <c:pt idx="223">
                  <c:v>108.07935723217528</c:v>
                </c:pt>
                <c:pt idx="224">
                  <c:v>103.68641652753178</c:v>
                </c:pt>
                <c:pt idx="225">
                  <c:v>98.938008896981131</c:v>
                </c:pt>
                <c:pt idx="226">
                  <c:v>93.913356939041506</c:v>
                </c:pt>
                <c:pt idx="227">
                  <c:v>88.751398740260683</c:v>
                </c:pt>
                <c:pt idx="228">
                  <c:v>83.605022125455463</c:v>
                </c:pt>
                <c:pt idx="229">
                  <c:v>78.562943742946359</c:v>
                </c:pt>
                <c:pt idx="230">
                  <c:v>73.674079748087436</c:v>
                </c:pt>
                <c:pt idx="231">
                  <c:v>68.860769253125682</c:v>
                </c:pt>
                <c:pt idx="232">
                  <c:v>63.897704248063157</c:v>
                </c:pt>
                <c:pt idx="233">
                  <c:v>58.560120783101887</c:v>
                </c:pt>
                <c:pt idx="234">
                  <c:v>52.658753567439852</c:v>
                </c:pt>
                <c:pt idx="235">
                  <c:v>46.143506216091055</c:v>
                </c:pt>
                <c:pt idx="236">
                  <c:v>39.152565511769232</c:v>
                </c:pt>
                <c:pt idx="237">
                  <c:v>31.898016281533849</c:v>
                </c:pt>
                <c:pt idx="238">
                  <c:v>24.63996765590317</c:v>
                </c:pt>
                <c:pt idx="239">
                  <c:v>17.586797102785109</c:v>
                </c:pt>
                <c:pt idx="240">
                  <c:v>10.780443900729408</c:v>
                </c:pt>
                <c:pt idx="241">
                  <c:v>4.1529517627148191</c:v>
                </c:pt>
                <c:pt idx="242">
                  <c:v>-2.4799220125394776</c:v>
                </c:pt>
                <c:pt idx="243">
                  <c:v>-9.3422323522886881</c:v>
                </c:pt>
                <c:pt idx="244">
                  <c:v>-16.440432025242913</c:v>
                </c:pt>
                <c:pt idx="245">
                  <c:v>-23.656960624738058</c:v>
                </c:pt>
                <c:pt idx="246">
                  <c:v>-30.774455392243294</c:v>
                </c:pt>
                <c:pt idx="247">
                  <c:v>-37.567820404398425</c:v>
                </c:pt>
                <c:pt idx="248">
                  <c:v>-43.974465376310455</c:v>
                </c:pt>
                <c:pt idx="249">
                  <c:v>-50.052210108784244</c:v>
                </c:pt>
                <c:pt idx="250">
                  <c:v>-55.932115546608557</c:v>
                </c:pt>
                <c:pt idx="251">
                  <c:v>-61.794494415676382</c:v>
                </c:pt>
                <c:pt idx="252">
                  <c:v>-67.711977147362859</c:v>
                </c:pt>
                <c:pt idx="253">
                  <c:v>-73.577497824415602</c:v>
                </c:pt>
                <c:pt idx="254">
                  <c:v>-79.266623207927282</c:v>
                </c:pt>
                <c:pt idx="255">
                  <c:v>-84.622908583768748</c:v>
                </c:pt>
                <c:pt idx="256">
                  <c:v>-89.533364732093361</c:v>
                </c:pt>
                <c:pt idx="257">
                  <c:v>-93.930861597451496</c:v>
                </c:pt>
                <c:pt idx="258">
                  <c:v>-97.787314685502466</c:v>
                </c:pt>
                <c:pt idx="259">
                  <c:v>-101.02052835179242</c:v>
                </c:pt>
                <c:pt idx="260">
                  <c:v>-103.61112314475656</c:v>
                </c:pt>
                <c:pt idx="261">
                  <c:v>-105.63076832186142</c:v>
                </c:pt>
                <c:pt idx="262">
                  <c:v>-106.9884441154242</c:v>
                </c:pt>
                <c:pt idx="263">
                  <c:v>-107.61975189311572</c:v>
                </c:pt>
                <c:pt idx="264">
                  <c:v>-107.49372711525341</c:v>
                </c:pt>
                <c:pt idx="265">
                  <c:v>-106.62521459294834</c:v>
                </c:pt>
                <c:pt idx="266">
                  <c:v>-105.13392094108937</c:v>
                </c:pt>
                <c:pt idx="267">
                  <c:v>-103.17525368226758</c:v>
                </c:pt>
                <c:pt idx="268">
                  <c:v>-100.85843068862222</c:v>
                </c:pt>
                <c:pt idx="269">
                  <c:v>-98.262850674849773</c:v>
                </c:pt>
                <c:pt idx="270">
                  <c:v>-95.450601761352772</c:v>
                </c:pt>
                <c:pt idx="271">
                  <c:v>-92.307004426125715</c:v>
                </c:pt>
                <c:pt idx="272">
                  <c:v>-88.685125277603206</c:v>
                </c:pt>
                <c:pt idx="273">
                  <c:v>-84.536171092051134</c:v>
                </c:pt>
                <c:pt idx="274">
                  <c:v>-79.878880150210122</c:v>
                </c:pt>
                <c:pt idx="275">
                  <c:v>-74.821639687205931</c:v>
                </c:pt>
                <c:pt idx="276">
                  <c:v>-69.480110633461805</c:v>
                </c:pt>
                <c:pt idx="277">
                  <c:v>-63.934796600792573</c:v>
                </c:pt>
                <c:pt idx="278">
                  <c:v>-58.267001908776727</c:v>
                </c:pt>
                <c:pt idx="279">
                  <c:v>-52.511735050601189</c:v>
                </c:pt>
                <c:pt idx="280">
                  <c:v>-46.688372629589168</c:v>
                </c:pt>
                <c:pt idx="281">
                  <c:v>-40.88642979699739</c:v>
                </c:pt>
                <c:pt idx="282">
                  <c:v>-35.144295021057445</c:v>
                </c:pt>
                <c:pt idx="283">
                  <c:v>-29.451697660636299</c:v>
                </c:pt>
                <c:pt idx="284">
                  <c:v>-23.769088507423572</c:v>
                </c:pt>
                <c:pt idx="285">
                  <c:v>-18.004026777275104</c:v>
                </c:pt>
                <c:pt idx="286">
                  <c:v>-12.131186061729604</c:v>
                </c:pt>
                <c:pt idx="287">
                  <c:v>-6.1326278404950116</c:v>
                </c:pt>
                <c:pt idx="288">
                  <c:v>1.1865936314888352E-2</c:v>
                </c:pt>
                <c:pt idx="289">
                  <c:v>6.2809066775885904</c:v>
                </c:pt>
                <c:pt idx="290">
                  <c:v>12.641685904036819</c:v>
                </c:pt>
                <c:pt idx="291">
                  <c:v>19.047669105956082</c:v>
                </c:pt>
                <c:pt idx="292">
                  <c:v>25.525549903836961</c:v>
                </c:pt>
                <c:pt idx="293">
                  <c:v>32.148802425760223</c:v>
                </c:pt>
                <c:pt idx="294">
                  <c:v>38.949141297245021</c:v>
                </c:pt>
                <c:pt idx="295">
                  <c:v>45.921993211300119</c:v>
                </c:pt>
                <c:pt idx="296">
                  <c:v>52.942566487074117</c:v>
                </c:pt>
                <c:pt idx="297">
                  <c:v>59.701085377332632</c:v>
                </c:pt>
                <c:pt idx="298">
                  <c:v>65.926048469785982</c:v>
                </c:pt>
                <c:pt idx="299">
                  <c:v>71.457670340390266</c:v>
                </c:pt>
                <c:pt idx="300">
                  <c:v>76.319351093582469</c:v>
                </c:pt>
                <c:pt idx="301">
                  <c:v>80.861332391710818</c:v>
                </c:pt>
                <c:pt idx="302">
                  <c:v>85.506837823876609</c:v>
                </c:pt>
                <c:pt idx="303">
                  <c:v>90.348219887399082</c:v>
                </c:pt>
                <c:pt idx="304">
                  <c:v>94.861880009651102</c:v>
                </c:pt>
                <c:pt idx="305">
                  <c:v>98.374596369458075</c:v>
                </c:pt>
                <c:pt idx="306">
                  <c:v>100.47067844206892</c:v>
                </c:pt>
                <c:pt idx="307">
                  <c:v>101.20278129322753</c:v>
                </c:pt>
                <c:pt idx="308">
                  <c:v>100.94300314736299</c:v>
                </c:pt>
                <c:pt idx="309">
                  <c:v>100.13747578441571</c:v>
                </c:pt>
                <c:pt idx="310">
                  <c:v>99.175074328727391</c:v>
                </c:pt>
                <c:pt idx="311">
                  <c:v>98.222658302152837</c:v>
                </c:pt>
                <c:pt idx="312">
                  <c:v>97.321135096109785</c:v>
                </c:pt>
                <c:pt idx="313">
                  <c:v>96.284699214187597</c:v>
                </c:pt>
                <c:pt idx="314">
                  <c:v>94.74492944990385</c:v>
                </c:pt>
                <c:pt idx="315">
                  <c:v>92.484190480905767</c:v>
                </c:pt>
                <c:pt idx="316">
                  <c:v>89.618122171287638</c:v>
                </c:pt>
                <c:pt idx="317">
                  <c:v>86.347534907861885</c:v>
                </c:pt>
                <c:pt idx="318">
                  <c:v>82.863130989704658</c:v>
                </c:pt>
                <c:pt idx="319">
                  <c:v>79.262910109910564</c:v>
                </c:pt>
                <c:pt idx="320">
                  <c:v>75.497135267712352</c:v>
                </c:pt>
                <c:pt idx="321">
                  <c:v>71.458692842358104</c:v>
                </c:pt>
                <c:pt idx="322">
                  <c:v>67.01864010551094</c:v>
                </c:pt>
                <c:pt idx="323">
                  <c:v>62.076270463400725</c:v>
                </c:pt>
                <c:pt idx="324">
                  <c:v>56.628137014132712</c:v>
                </c:pt>
                <c:pt idx="325">
                  <c:v>50.740353693850061</c:v>
                </c:pt>
                <c:pt idx="326">
                  <c:v>44.515516199973064</c:v>
                </c:pt>
                <c:pt idx="327">
                  <c:v>37.991643735973604</c:v>
                </c:pt>
                <c:pt idx="328">
                  <c:v>31.226922661254132</c:v>
                </c:pt>
                <c:pt idx="329">
                  <c:v>24.36483852802905</c:v>
                </c:pt>
                <c:pt idx="330">
                  <c:v>17.498897397468468</c:v>
                </c:pt>
                <c:pt idx="331">
                  <c:v>10.705745529519099</c:v>
                </c:pt>
                <c:pt idx="332">
                  <c:v>4.019953958928717</c:v>
                </c:pt>
                <c:pt idx="333">
                  <c:v>-2.6159240002498567</c:v>
                </c:pt>
                <c:pt idx="334">
                  <c:v>-9.1330491202448609</c:v>
                </c:pt>
                <c:pt idx="335">
                  <c:v>-15.442561677839963</c:v>
                </c:pt>
                <c:pt idx="336">
                  <c:v>-21.58137088428316</c:v>
                </c:pt>
                <c:pt idx="337">
                  <c:v>-27.671536006597499</c:v>
                </c:pt>
                <c:pt idx="338">
                  <c:v>-33.920355066465554</c:v>
                </c:pt>
                <c:pt idx="339">
                  <c:v>-40.362095465136242</c:v>
                </c:pt>
                <c:pt idx="340">
                  <c:v>-46.887531675833515</c:v>
                </c:pt>
                <c:pt idx="341">
                  <c:v>-53.334976342316843</c:v>
                </c:pt>
                <c:pt idx="342">
                  <c:v>-59.448736235470506</c:v>
                </c:pt>
                <c:pt idx="343">
                  <c:v>-65.058366370761092</c:v>
                </c:pt>
                <c:pt idx="344">
                  <c:v>-70.169986863345869</c:v>
                </c:pt>
                <c:pt idx="345">
                  <c:v>-74.882868386078954</c:v>
                </c:pt>
                <c:pt idx="346">
                  <c:v>-79.184869818357384</c:v>
                </c:pt>
                <c:pt idx="347">
                  <c:v>-83.026806661990236</c:v>
                </c:pt>
                <c:pt idx="348">
                  <c:v>-86.483917988750434</c:v>
                </c:pt>
                <c:pt idx="349">
                  <c:v>-89.711809368975423</c:v>
                </c:pt>
                <c:pt idx="350">
                  <c:v>-92.80969750159592</c:v>
                </c:pt>
                <c:pt idx="351">
                  <c:v>-95.784711591564005</c:v>
                </c:pt>
                <c:pt idx="352">
                  <c:v>-98.604193779732711</c:v>
                </c:pt>
                <c:pt idx="353">
                  <c:v>-101.11141280413806</c:v>
                </c:pt>
                <c:pt idx="354">
                  <c:v>-103.0576322480553</c:v>
                </c:pt>
                <c:pt idx="355">
                  <c:v>-104.29356310309419</c:v>
                </c:pt>
                <c:pt idx="356">
                  <c:v>-104.72858996103231</c:v>
                </c:pt>
                <c:pt idx="357">
                  <c:v>-104.30282128181166</c:v>
                </c:pt>
                <c:pt idx="358">
                  <c:v>-102.98179403617542</c:v>
                </c:pt>
                <c:pt idx="359">
                  <c:v>-100.8793839954519</c:v>
                </c:pt>
                <c:pt idx="360">
                  <c:v>-98.124777555542863</c:v>
                </c:pt>
                <c:pt idx="361">
                  <c:v>-94.835866704432007</c:v>
                </c:pt>
                <c:pt idx="362">
                  <c:v>-91.048887730343367</c:v>
                </c:pt>
                <c:pt idx="363">
                  <c:v>-86.752965695736506</c:v>
                </c:pt>
                <c:pt idx="364">
                  <c:v>-81.967734261821775</c:v>
                </c:pt>
                <c:pt idx="365">
                  <c:v>-76.728846856585349</c:v>
                </c:pt>
                <c:pt idx="366">
                  <c:v>-71.104272979453626</c:v>
                </c:pt>
                <c:pt idx="367">
                  <c:v>-65.140725039864549</c:v>
                </c:pt>
                <c:pt idx="368">
                  <c:v>-58.873338519067261</c:v>
                </c:pt>
                <c:pt idx="369">
                  <c:v>-52.370089528685916</c:v>
                </c:pt>
                <c:pt idx="370">
                  <c:v>-45.713928598112197</c:v>
                </c:pt>
                <c:pt idx="371">
                  <c:v>-39.038484386149953</c:v>
                </c:pt>
                <c:pt idx="372">
                  <c:v>-32.406548138426949</c:v>
                </c:pt>
                <c:pt idx="373">
                  <c:v>-25.76951123565841</c:v>
                </c:pt>
                <c:pt idx="374">
                  <c:v>-19.150685410945243</c:v>
                </c:pt>
                <c:pt idx="375">
                  <c:v>-12.563057002726339</c:v>
                </c:pt>
                <c:pt idx="376">
                  <c:v>-6.032884042671812</c:v>
                </c:pt>
                <c:pt idx="377">
                  <c:v>0.40180803818162453</c:v>
                </c:pt>
                <c:pt idx="378">
                  <c:v>6.7816129774179918</c:v>
                </c:pt>
                <c:pt idx="379">
                  <c:v>13.148074377869632</c:v>
                </c:pt>
                <c:pt idx="380">
                  <c:v>19.567755690312239</c:v>
                </c:pt>
                <c:pt idx="381">
                  <c:v>26.090191756505995</c:v>
                </c:pt>
                <c:pt idx="382">
                  <c:v>32.664633641375872</c:v>
                </c:pt>
                <c:pt idx="383">
                  <c:v>39.116647328548353</c:v>
                </c:pt>
                <c:pt idx="384">
                  <c:v>45.211346761977381</c:v>
                </c:pt>
                <c:pt idx="385">
                  <c:v>50.729058326737835</c:v>
                </c:pt>
                <c:pt idx="386">
                  <c:v>55.653895060203077</c:v>
                </c:pt>
                <c:pt idx="387">
                  <c:v>60.226298518999016</c:v>
                </c:pt>
                <c:pt idx="388">
                  <c:v>64.704021428619043</c:v>
                </c:pt>
                <c:pt idx="389">
                  <c:v>69.296628540046669</c:v>
                </c:pt>
                <c:pt idx="390">
                  <c:v>74.121335789245734</c:v>
                </c:pt>
                <c:pt idx="391">
                  <c:v>79.08094513346083</c:v>
                </c:pt>
                <c:pt idx="392">
                  <c:v>83.983081890791624</c:v>
                </c:pt>
                <c:pt idx="393">
                  <c:v>88.663134432975795</c:v>
                </c:pt>
                <c:pt idx="394">
                  <c:v>93.02507210431628</c:v>
                </c:pt>
                <c:pt idx="395">
                  <c:v>97.107052202229937</c:v>
                </c:pt>
                <c:pt idx="396">
                  <c:v>100.83705225818534</c:v>
                </c:pt>
                <c:pt idx="397">
                  <c:v>103.92579995302161</c:v>
                </c:pt>
                <c:pt idx="398">
                  <c:v>106.04739799396118</c:v>
                </c:pt>
                <c:pt idx="399">
                  <c:v>107.08064401408195</c:v>
                </c:pt>
                <c:pt idx="400">
                  <c:v>107.16713303380031</c:v>
                </c:pt>
                <c:pt idx="401">
                  <c:v>106.5035043331243</c:v>
                </c:pt>
                <c:pt idx="402">
                  <c:v>105.1909850264618</c:v>
                </c:pt>
                <c:pt idx="403">
                  <c:v>103.22508192593256</c:v>
                </c:pt>
                <c:pt idx="404">
                  <c:v>100.5946115274139</c:v>
                </c:pt>
                <c:pt idx="405">
                  <c:v>97.328454976865629</c:v>
                </c:pt>
                <c:pt idx="406">
                  <c:v>93.560977017328312</c:v>
                </c:pt>
                <c:pt idx="407">
                  <c:v>89.515998596981746</c:v>
                </c:pt>
                <c:pt idx="408">
                  <c:v>85.378802985042114</c:v>
                </c:pt>
                <c:pt idx="409">
                  <c:v>81.26974176534128</c:v>
                </c:pt>
                <c:pt idx="410">
                  <c:v>77.149336310034442</c:v>
                </c:pt>
                <c:pt idx="411">
                  <c:v>72.85003388383376</c:v>
                </c:pt>
                <c:pt idx="412">
                  <c:v>68.179609226157069</c:v>
                </c:pt>
                <c:pt idx="413">
                  <c:v>63.058211941633928</c:v>
                </c:pt>
                <c:pt idx="414">
                  <c:v>57.49471500280125</c:v>
                </c:pt>
                <c:pt idx="415">
                  <c:v>51.616192482745227</c:v>
                </c:pt>
                <c:pt idx="416">
                  <c:v>45.586287713090329</c:v>
                </c:pt>
                <c:pt idx="417">
                  <c:v>39.527532738828519</c:v>
                </c:pt>
                <c:pt idx="418">
                  <c:v>33.503623144051943</c:v>
                </c:pt>
                <c:pt idx="419">
                  <c:v>27.479964281170904</c:v>
                </c:pt>
                <c:pt idx="420">
                  <c:v>21.284979115547486</c:v>
                </c:pt>
                <c:pt idx="421">
                  <c:v>14.795119453236536</c:v>
                </c:pt>
                <c:pt idx="422">
                  <c:v>7.9374521241718048</c:v>
                </c:pt>
                <c:pt idx="423">
                  <c:v>0.77913196168836873</c:v>
                </c:pt>
                <c:pt idx="424">
                  <c:v>-6.4884422775453983</c:v>
                </c:pt>
                <c:pt idx="425">
                  <c:v>-13.657116311994489</c:v>
                </c:pt>
                <c:pt idx="426">
                  <c:v>-20.570839985754599</c:v>
                </c:pt>
                <c:pt idx="427">
                  <c:v>-27.165645806039507</c:v>
                </c:pt>
                <c:pt idx="428">
                  <c:v>-33.510379509918721</c:v>
                </c:pt>
                <c:pt idx="429">
                  <c:v>-39.656124119720346</c:v>
                </c:pt>
                <c:pt idx="430">
                  <c:v>-45.683285257325934</c:v>
                </c:pt>
                <c:pt idx="431">
                  <c:v>-51.718095372179413</c:v>
                </c:pt>
                <c:pt idx="432">
                  <c:v>-57.782953584735829</c:v>
                </c:pt>
                <c:pt idx="433">
                  <c:v>-63.781464093041109</c:v>
                </c:pt>
                <c:pt idx="434">
                  <c:v>-69.495810391180299</c:v>
                </c:pt>
                <c:pt idx="435">
                  <c:v>-74.772429303356702</c:v>
                </c:pt>
                <c:pt idx="436">
                  <c:v>-79.663553057289562</c:v>
                </c:pt>
                <c:pt idx="437">
                  <c:v>-84.183571136143769</c:v>
                </c:pt>
                <c:pt idx="438">
                  <c:v>-88.391323793420881</c:v>
                </c:pt>
                <c:pt idx="439">
                  <c:v>-92.492486257552471</c:v>
                </c:pt>
                <c:pt idx="440">
                  <c:v>-96.614162512401421</c:v>
                </c:pt>
                <c:pt idx="441">
                  <c:v>-100.73974080215339</c:v>
                </c:pt>
                <c:pt idx="442">
                  <c:v>-104.56320908611032</c:v>
                </c:pt>
                <c:pt idx="443">
                  <c:v>-107.75019754438812</c:v>
                </c:pt>
                <c:pt idx="444">
                  <c:v>-110.21177141350034</c:v>
                </c:pt>
                <c:pt idx="445">
                  <c:v>-111.98636800523033</c:v>
                </c:pt>
                <c:pt idx="446">
                  <c:v>-113.17356994512572</c:v>
                </c:pt>
                <c:pt idx="447">
                  <c:v>-113.95363342622319</c:v>
                </c:pt>
                <c:pt idx="448">
                  <c:v>-114.54472401769874</c:v>
                </c:pt>
                <c:pt idx="449">
                  <c:v>-115.01297463734477</c:v>
                </c:pt>
                <c:pt idx="450">
                  <c:v>-115.11636552459787</c:v>
                </c:pt>
                <c:pt idx="451">
                  <c:v>-114.51638053410591</c:v>
                </c:pt>
                <c:pt idx="452">
                  <c:v>-112.95776350342378</c:v>
                </c:pt>
                <c:pt idx="453">
                  <c:v>-110.38129957335529</c:v>
                </c:pt>
                <c:pt idx="454">
                  <c:v>-106.8823647618882</c:v>
                </c:pt>
                <c:pt idx="455">
                  <c:v>-102.59785082665043</c:v>
                </c:pt>
                <c:pt idx="456">
                  <c:v>-97.661897850117413</c:v>
                </c:pt>
                <c:pt idx="457">
                  <c:v>-92.176532113115059</c:v>
                </c:pt>
                <c:pt idx="458">
                  <c:v>-86.227413750852762</c:v>
                </c:pt>
                <c:pt idx="459">
                  <c:v>-79.864203735835702</c:v>
                </c:pt>
                <c:pt idx="460">
                  <c:v>-73.116382881118994</c:v>
                </c:pt>
                <c:pt idx="461">
                  <c:v>-66.062844483496619</c:v>
                </c:pt>
                <c:pt idx="462">
                  <c:v>-58.797479133826684</c:v>
                </c:pt>
                <c:pt idx="463">
                  <c:v>-51.436238791150146</c:v>
                </c:pt>
                <c:pt idx="464">
                  <c:v>-44.077920755327142</c:v>
                </c:pt>
                <c:pt idx="465">
                  <c:v>-36.783905720220595</c:v>
                </c:pt>
                <c:pt idx="466">
                  <c:v>-29.587674105816181</c:v>
                </c:pt>
                <c:pt idx="467">
                  <c:v>-22.528538163699857</c:v>
                </c:pt>
                <c:pt idx="468">
                  <c:v>-15.590174940425859</c:v>
                </c:pt>
                <c:pt idx="469">
                  <c:v>-8.7173852216173415</c:v>
                </c:pt>
                <c:pt idx="470">
                  <c:v>-1.8591030371849946</c:v>
                </c:pt>
                <c:pt idx="471">
                  <c:v>5.1016943235587053</c:v>
                </c:pt>
                <c:pt idx="472">
                  <c:v>12.24712097708753</c:v>
                </c:pt>
                <c:pt idx="473">
                  <c:v>19.513030817545779</c:v>
                </c:pt>
                <c:pt idx="474">
                  <c:v>26.855690761194861</c:v>
                </c:pt>
                <c:pt idx="475">
                  <c:v>34.360780685970965</c:v>
                </c:pt>
                <c:pt idx="476">
                  <c:v>41.980870872251543</c:v>
                </c:pt>
                <c:pt idx="477">
                  <c:v>49.597870394806513</c:v>
                </c:pt>
                <c:pt idx="478">
                  <c:v>57.129307626910382</c:v>
                </c:pt>
                <c:pt idx="479">
                  <c:v>64.528994254372179</c:v>
                </c:pt>
                <c:pt idx="480">
                  <c:v>71.718976089284737</c:v>
                </c:pt>
                <c:pt idx="481">
                  <c:v>78.461391067499051</c:v>
                </c:pt>
                <c:pt idx="482">
                  <c:v>84.467380206149059</c:v>
                </c:pt>
                <c:pt idx="483">
                  <c:v>89.552290022026085</c:v>
                </c:pt>
                <c:pt idx="484">
                  <c:v>93.72791280158556</c:v>
                </c:pt>
                <c:pt idx="485">
                  <c:v>97.150345165553844</c:v>
                </c:pt>
                <c:pt idx="486">
                  <c:v>100.02854512224278</c:v>
                </c:pt>
                <c:pt idx="487">
                  <c:v>102.55168705979793</c:v>
                </c:pt>
                <c:pt idx="488">
                  <c:v>104.80397487860196</c:v>
                </c:pt>
                <c:pt idx="489">
                  <c:v>106.77239328102992</c:v>
                </c:pt>
                <c:pt idx="490">
                  <c:v>108.40304589540933</c:v>
                </c:pt>
                <c:pt idx="491">
                  <c:v>109.57843065750116</c:v>
                </c:pt>
                <c:pt idx="492">
                  <c:v>110.13637686435113</c:v>
                </c:pt>
                <c:pt idx="493">
                  <c:v>109.97491912706411</c:v>
                </c:pt>
                <c:pt idx="494">
                  <c:v>109.11393072452282</c:v>
                </c:pt>
                <c:pt idx="495">
                  <c:v>107.64702727003237</c:v>
                </c:pt>
                <c:pt idx="496">
                  <c:v>105.72524654463172</c:v>
                </c:pt>
                <c:pt idx="497">
                  <c:v>103.52001641373909</c:v>
                </c:pt>
                <c:pt idx="498">
                  <c:v>101.1690106454643</c:v>
                </c:pt>
                <c:pt idx="499">
                  <c:v>98.767076132555005</c:v>
                </c:pt>
                <c:pt idx="500">
                  <c:v>96.391003249903889</c:v>
                </c:pt>
                <c:pt idx="501">
                  <c:v>93.957301504905814</c:v>
                </c:pt>
                <c:pt idx="502">
                  <c:v>91.213964094807693</c:v>
                </c:pt>
                <c:pt idx="503">
                  <c:v>88.086946952911532</c:v>
                </c:pt>
                <c:pt idx="504">
                  <c:v>84.637199893853293</c:v>
                </c:pt>
                <c:pt idx="505">
                  <c:v>80.958597815976219</c:v>
                </c:pt>
                <c:pt idx="506">
                  <c:v>77.103957639656684</c:v>
                </c:pt>
                <c:pt idx="507">
                  <c:v>73.074926726863566</c:v>
                </c:pt>
                <c:pt idx="508">
                  <c:v>68.872631352326295</c:v>
                </c:pt>
                <c:pt idx="509">
                  <c:v>64.54997818527977</c:v>
                </c:pt>
                <c:pt idx="510">
                  <c:v>60.044731741574175</c:v>
                </c:pt>
                <c:pt idx="511">
                  <c:v>55.256116906742697</c:v>
                </c:pt>
                <c:pt idx="512">
                  <c:v>50.134322828607836</c:v>
                </c:pt>
                <c:pt idx="513">
                  <c:v>44.724507192035681</c:v>
                </c:pt>
                <c:pt idx="514">
                  <c:v>39.083449048194964</c:v>
                </c:pt>
                <c:pt idx="515">
                  <c:v>33.289117387231066</c:v>
                </c:pt>
                <c:pt idx="516">
                  <c:v>27.442630979486442</c:v>
                </c:pt>
                <c:pt idx="517">
                  <c:v>21.685998459896709</c:v>
                </c:pt>
                <c:pt idx="518">
                  <c:v>16.072813730698773</c:v>
                </c:pt>
                <c:pt idx="519">
                  <c:v>10.511621796084796</c:v>
                </c:pt>
                <c:pt idx="520">
                  <c:v>4.8034879401630999</c:v>
                </c:pt>
                <c:pt idx="521">
                  <c:v>-1.2789500786401622</c:v>
                </c:pt>
                <c:pt idx="522">
                  <c:v>-7.89648679706736</c:v>
                </c:pt>
                <c:pt idx="523">
                  <c:v>-14.994241221126012</c:v>
                </c:pt>
                <c:pt idx="524">
                  <c:v>-22.448713176703489</c:v>
                </c:pt>
                <c:pt idx="525">
                  <c:v>-30.084212633169418</c:v>
                </c:pt>
                <c:pt idx="526">
                  <c:v>-37.65029838050603</c:v>
                </c:pt>
                <c:pt idx="527">
                  <c:v>-44.957326752895916</c:v>
                </c:pt>
                <c:pt idx="528">
                  <c:v>-51.817970317838004</c:v>
                </c:pt>
                <c:pt idx="529">
                  <c:v>-58.190861111481247</c:v>
                </c:pt>
                <c:pt idx="530">
                  <c:v>-64.239027509251628</c:v>
                </c:pt>
                <c:pt idx="531">
                  <c:v>-70.046925379066607</c:v>
                </c:pt>
                <c:pt idx="532">
                  <c:v>-75.687369911485277</c:v>
                </c:pt>
                <c:pt idx="533">
                  <c:v>-81.188923173255574</c:v>
                </c:pt>
                <c:pt idx="534">
                  <c:v>-86.487427369790453</c:v>
                </c:pt>
                <c:pt idx="535">
                  <c:v>-91.479385642394647</c:v>
                </c:pt>
                <c:pt idx="536">
                  <c:v>-96.014749229546752</c:v>
                </c:pt>
                <c:pt idx="537">
                  <c:v>-100.03047996495582</c:v>
                </c:pt>
                <c:pt idx="538">
                  <c:v>-103.5957426856567</c:v>
                </c:pt>
                <c:pt idx="539">
                  <c:v>-106.76309155194356</c:v>
                </c:pt>
                <c:pt idx="540">
                  <c:v>-109.5714782609047</c:v>
                </c:pt>
                <c:pt idx="541">
                  <c:v>-112.0421366356866</c:v>
                </c:pt>
                <c:pt idx="542">
                  <c:v>-114.05120556297287</c:v>
                </c:pt>
                <c:pt idx="543">
                  <c:v>-115.49713939171342</c:v>
                </c:pt>
                <c:pt idx="544">
                  <c:v>-116.24768532387915</c:v>
                </c:pt>
                <c:pt idx="545">
                  <c:v>-116.19051333740157</c:v>
                </c:pt>
                <c:pt idx="546">
                  <c:v>-115.33383135065354</c:v>
                </c:pt>
                <c:pt idx="547">
                  <c:v>-113.69262240364047</c:v>
                </c:pt>
                <c:pt idx="548">
                  <c:v>-111.27300479556766</c:v>
                </c:pt>
                <c:pt idx="549">
                  <c:v>-108.10509335965631</c:v>
                </c:pt>
                <c:pt idx="550">
                  <c:v>-104.27353307246317</c:v>
                </c:pt>
                <c:pt idx="551">
                  <c:v>-99.941051251013903</c:v>
                </c:pt>
                <c:pt idx="552">
                  <c:v>-95.217875505993618</c:v>
                </c:pt>
                <c:pt idx="553">
                  <c:v>-90.166857875873745</c:v>
                </c:pt>
                <c:pt idx="554">
                  <c:v>-84.804598278356266</c:v>
                </c:pt>
                <c:pt idx="555">
                  <c:v>-79.115817412789127</c:v>
                </c:pt>
                <c:pt idx="556">
                  <c:v>-73.149013904533348</c:v>
                </c:pt>
                <c:pt idx="557">
                  <c:v>-66.980454106442679</c:v>
                </c:pt>
                <c:pt idx="558">
                  <c:v>-60.679986444313819</c:v>
                </c:pt>
                <c:pt idx="559">
                  <c:v>-54.344684775427545</c:v>
                </c:pt>
                <c:pt idx="560">
                  <c:v>-48.072992919918995</c:v>
                </c:pt>
                <c:pt idx="561">
                  <c:v>-41.848480901520617</c:v>
                </c:pt>
                <c:pt idx="562">
                  <c:v>-35.609011443490203</c:v>
                </c:pt>
                <c:pt idx="563">
                  <c:v>-29.267936434620399</c:v>
                </c:pt>
                <c:pt idx="564">
                  <c:v>-22.74387324592799</c:v>
                </c:pt>
                <c:pt idx="565">
                  <c:v>-16.04363770100943</c:v>
                </c:pt>
                <c:pt idx="566">
                  <c:v>-9.2555122469892428</c:v>
                </c:pt>
                <c:pt idx="567">
                  <c:v>-2.3809823020494578</c:v>
                </c:pt>
                <c:pt idx="568">
                  <c:v>4.5783434439915309</c:v>
                </c:pt>
                <c:pt idx="569">
                  <c:v>11.5999704351117</c:v>
                </c:pt>
                <c:pt idx="570">
                  <c:v>18.727923306409469</c:v>
                </c:pt>
                <c:pt idx="571">
                  <c:v>25.995620800281277</c:v>
                </c:pt>
                <c:pt idx="572">
                  <c:v>33.35767252427565</c:v>
                </c:pt>
                <c:pt idx="573">
                  <c:v>40.667541613790135</c:v>
                </c:pt>
                <c:pt idx="574">
                  <c:v>47.740351881514336</c:v>
                </c:pt>
                <c:pt idx="575">
                  <c:v>54.441267303884054</c:v>
                </c:pt>
                <c:pt idx="576">
                  <c:v>60.758560237806371</c:v>
                </c:pt>
                <c:pt idx="577">
                  <c:v>66.82054489305024</c:v>
                </c:pt>
                <c:pt idx="578">
                  <c:v>72.866204615189247</c:v>
                </c:pt>
                <c:pt idx="579">
                  <c:v>79.08171358288547</c:v>
                </c:pt>
                <c:pt idx="580">
                  <c:v>85.303345311227758</c:v>
                </c:pt>
                <c:pt idx="581">
                  <c:v>91.137057225003204</c:v>
                </c:pt>
                <c:pt idx="582">
                  <c:v>96.415695040503152</c:v>
                </c:pt>
                <c:pt idx="583">
                  <c:v>101.34653875969309</c:v>
                </c:pt>
                <c:pt idx="584">
                  <c:v>106.19394128449922</c:v>
                </c:pt>
                <c:pt idx="585">
                  <c:v>111.11069715880923</c:v>
                </c:pt>
                <c:pt idx="586">
                  <c:v>115.95157399563305</c:v>
                </c:pt>
                <c:pt idx="587">
                  <c:v>120.21676449572038</c:v>
                </c:pt>
                <c:pt idx="588">
                  <c:v>123.27637792580597</c:v>
                </c:pt>
                <c:pt idx="589">
                  <c:v>124.67187378728985</c:v>
                </c:pt>
                <c:pt idx="590">
                  <c:v>124.35051467154406</c:v>
                </c:pt>
                <c:pt idx="591">
                  <c:v>122.69139049811318</c:v>
                </c:pt>
                <c:pt idx="592">
                  <c:v>120.1759482281509</c:v>
                </c:pt>
                <c:pt idx="593">
                  <c:v>117.13099424358788</c:v>
                </c:pt>
                <c:pt idx="594">
                  <c:v>113.75647447871613</c:v>
                </c:pt>
                <c:pt idx="595">
                  <c:v>110.20596538914181</c:v>
                </c:pt>
                <c:pt idx="596">
                  <c:v>106.53113508135895</c:v>
                </c:pt>
                <c:pt idx="597">
                  <c:v>102.70676169973179</c:v>
                </c:pt>
                <c:pt idx="598">
                  <c:v>98.696399765737155</c:v>
                </c:pt>
                <c:pt idx="599">
                  <c:v>94.466466990422418</c:v>
                </c:pt>
                <c:pt idx="600">
                  <c:v>90.013665470613958</c:v>
                </c:pt>
                <c:pt idx="601">
                  <c:v>85.354514341201678</c:v>
                </c:pt>
                <c:pt idx="602">
                  <c:v>80.510733574377653</c:v>
                </c:pt>
                <c:pt idx="603">
                  <c:v>75.499629002890103</c:v>
                </c:pt>
                <c:pt idx="604">
                  <c:v>70.2851931628323</c:v>
                </c:pt>
                <c:pt idx="605">
                  <c:v>64.813472919575659</c:v>
                </c:pt>
                <c:pt idx="606">
                  <c:v>59.060183301184146</c:v>
                </c:pt>
                <c:pt idx="607">
                  <c:v>53.074378175160462</c:v>
                </c:pt>
                <c:pt idx="608">
                  <c:v>46.965806811657252</c:v>
                </c:pt>
                <c:pt idx="609">
                  <c:v>40.746190295424114</c:v>
                </c:pt>
                <c:pt idx="610">
                  <c:v>34.387229749515633</c:v>
                </c:pt>
                <c:pt idx="611">
                  <c:v>27.906953334525319</c:v>
                </c:pt>
                <c:pt idx="612">
                  <c:v>21.295793627834811</c:v>
                </c:pt>
                <c:pt idx="613">
                  <c:v>14.596926575278113</c:v>
                </c:pt>
                <c:pt idx="614">
                  <c:v>7.8731759237725507</c:v>
                </c:pt>
                <c:pt idx="615">
                  <c:v>1.1684399052970993</c:v>
                </c:pt>
                <c:pt idx="616">
                  <c:v>-5.4964929928088431</c:v>
                </c:pt>
                <c:pt idx="617">
                  <c:v>-12.168205132952668</c:v>
                </c:pt>
                <c:pt idx="618">
                  <c:v>-18.920922310293616</c:v>
                </c:pt>
                <c:pt idx="619">
                  <c:v>-25.792779384087744</c:v>
                </c:pt>
                <c:pt idx="620">
                  <c:v>-32.697763176405985</c:v>
                </c:pt>
                <c:pt idx="621">
                  <c:v>-39.482436412877867</c:v>
                </c:pt>
                <c:pt idx="622">
                  <c:v>-46.124947764620309</c:v>
                </c:pt>
                <c:pt idx="623">
                  <c:v>-52.622064489327904</c:v>
                </c:pt>
                <c:pt idx="624">
                  <c:v>-58.976987159541345</c:v>
                </c:pt>
                <c:pt idx="625">
                  <c:v>-65.079778616350509</c:v>
                </c:pt>
                <c:pt idx="626">
                  <c:v>-70.859545944023495</c:v>
                </c:pt>
                <c:pt idx="627">
                  <c:v>-76.33974414514303</c:v>
                </c:pt>
                <c:pt idx="628">
                  <c:v>-81.508509222240164</c:v>
                </c:pt>
                <c:pt idx="629">
                  <c:v>-86.426369037795354</c:v>
                </c:pt>
                <c:pt idx="630">
                  <c:v>-91.121698697039449</c:v>
                </c:pt>
                <c:pt idx="631">
                  <c:v>-95.52154658309864</c:v>
                </c:pt>
                <c:pt idx="632">
                  <c:v>-99.444282651436666</c:v>
                </c:pt>
                <c:pt idx="633">
                  <c:v>-102.86801501840793</c:v>
                </c:pt>
                <c:pt idx="634">
                  <c:v>-105.90573009803977</c:v>
                </c:pt>
                <c:pt idx="635">
                  <c:v>-108.61646507607897</c:v>
                </c:pt>
                <c:pt idx="636">
                  <c:v>-110.85762263455739</c:v>
                </c:pt>
                <c:pt idx="637">
                  <c:v>-112.47324900186624</c:v>
                </c:pt>
                <c:pt idx="638">
                  <c:v>-113.4107934018289</c:v>
                </c:pt>
                <c:pt idx="639">
                  <c:v>-113.60929247379231</c:v>
                </c:pt>
                <c:pt idx="640">
                  <c:v>-112.96659058431645</c:v>
                </c:pt>
                <c:pt idx="641">
                  <c:v>-111.43271925263012</c:v>
                </c:pt>
                <c:pt idx="642">
                  <c:v>-109.03290332757751</c:v>
                </c:pt>
                <c:pt idx="643">
                  <c:v>-105.78354844102596</c:v>
                </c:pt>
                <c:pt idx="644">
                  <c:v>-101.73856401220544</c:v>
                </c:pt>
                <c:pt idx="645">
                  <c:v>-96.927512251961332</c:v>
                </c:pt>
                <c:pt idx="646">
                  <c:v>-91.365750606922091</c:v>
                </c:pt>
                <c:pt idx="647">
                  <c:v>-85.110894814783649</c:v>
                </c:pt>
                <c:pt idx="648">
                  <c:v>-78.298541878487967</c:v>
                </c:pt>
                <c:pt idx="649">
                  <c:v>-71.092588780918206</c:v>
                </c:pt>
                <c:pt idx="650">
                  <c:v>-63.646266105299837</c:v>
                </c:pt>
                <c:pt idx="651">
                  <c:v>-56.046460423193842</c:v>
                </c:pt>
                <c:pt idx="652">
                  <c:v>-48.309442814729969</c:v>
                </c:pt>
                <c:pt idx="653">
                  <c:v>-40.46116797843537</c:v>
                </c:pt>
                <c:pt idx="654">
                  <c:v>-32.55388975886666</c:v>
                </c:pt>
                <c:pt idx="655">
                  <c:v>-24.628876443689325</c:v>
                </c:pt>
                <c:pt idx="656">
                  <c:v>-16.723464834815537</c:v>
                </c:pt>
                <c:pt idx="657">
                  <c:v>-8.9433261381192271</c:v>
                </c:pt>
                <c:pt idx="658">
                  <c:v>-1.3638777353568423</c:v>
                </c:pt>
                <c:pt idx="659">
                  <c:v>5.9636782993502946</c:v>
                </c:pt>
                <c:pt idx="660">
                  <c:v>13.03393807336329</c:v>
                </c:pt>
                <c:pt idx="661">
                  <c:v>19.916086211896022</c:v>
                </c:pt>
                <c:pt idx="662">
                  <c:v>26.6667556476581</c:v>
                </c:pt>
                <c:pt idx="663">
                  <c:v>33.311160174704931</c:v>
                </c:pt>
                <c:pt idx="664">
                  <c:v>39.843235551210832</c:v>
                </c:pt>
                <c:pt idx="665">
                  <c:v>46.228759140186618</c:v>
                </c:pt>
                <c:pt idx="666">
                  <c:v>52.439763917382884</c:v>
                </c:pt>
                <c:pt idx="667">
                  <c:v>58.544727359035228</c:v>
                </c:pt>
                <c:pt idx="668">
                  <c:v>64.673449711854531</c:v>
                </c:pt>
                <c:pt idx="669">
                  <c:v>70.982116257617434</c:v>
                </c:pt>
                <c:pt idx="670">
                  <c:v>77.488756272465096</c:v>
                </c:pt>
                <c:pt idx="671">
                  <c:v>83.897200527015784</c:v>
                </c:pt>
                <c:pt idx="672">
                  <c:v>89.796688336475469</c:v>
                </c:pt>
                <c:pt idx="673">
                  <c:v>94.823822449745947</c:v>
                </c:pt>
                <c:pt idx="674">
                  <c:v>98.860581640751022</c:v>
                </c:pt>
                <c:pt idx="675">
                  <c:v>102.174775487936</c:v>
                </c:pt>
                <c:pt idx="676">
                  <c:v>105.20294835817728</c:v>
                </c:pt>
                <c:pt idx="677">
                  <c:v>108.25865795101373</c:v>
                </c:pt>
                <c:pt idx="678">
                  <c:v>111.40199595199346</c:v>
                </c:pt>
                <c:pt idx="679">
                  <c:v>114.33232689295359</c:v>
                </c:pt>
                <c:pt idx="680">
                  <c:v>116.44115973509453</c:v>
                </c:pt>
                <c:pt idx="681">
                  <c:v>117.16855022039265</c:v>
                </c:pt>
                <c:pt idx="682">
                  <c:v>116.34432485598479</c:v>
                </c:pt>
                <c:pt idx="683">
                  <c:v>114.15776089886511</c:v>
                </c:pt>
                <c:pt idx="684">
                  <c:v>110.9629896808878</c:v>
                </c:pt>
                <c:pt idx="685">
                  <c:v>107.10433082727005</c:v>
                </c:pt>
                <c:pt idx="686">
                  <c:v>102.90509955072466</c:v>
                </c:pt>
                <c:pt idx="687">
                  <c:v>98.580988299710157</c:v>
                </c:pt>
                <c:pt idx="688">
                  <c:v>94.214888293715944</c:v>
                </c:pt>
                <c:pt idx="689">
                  <c:v>89.798430767841623</c:v>
                </c:pt>
                <c:pt idx="690">
                  <c:v>85.253730792484802</c:v>
                </c:pt>
                <c:pt idx="691">
                  <c:v>80.459657256635111</c:v>
                </c:pt>
                <c:pt idx="692">
                  <c:v>75.310676571502412</c:v>
                </c:pt>
                <c:pt idx="693">
                  <c:v>69.79677674007236</c:v>
                </c:pt>
                <c:pt idx="694">
                  <c:v>63.976565225270917</c:v>
                </c:pt>
                <c:pt idx="695">
                  <c:v>57.994289460765501</c:v>
                </c:pt>
                <c:pt idx="696">
                  <c:v>51.960911051550184</c:v>
                </c:pt>
                <c:pt idx="697">
                  <c:v>45.879871690519181</c:v>
                </c:pt>
                <c:pt idx="698">
                  <c:v>39.713921576708792</c:v>
                </c:pt>
                <c:pt idx="699">
                  <c:v>33.390026345174618</c:v>
                </c:pt>
                <c:pt idx="700">
                  <c:v>26.825217498271126</c:v>
                </c:pt>
                <c:pt idx="701">
                  <c:v>19.879956368305702</c:v>
                </c:pt>
                <c:pt idx="702">
                  <c:v>12.475931340939587</c:v>
                </c:pt>
                <c:pt idx="703">
                  <c:v>4.7068402141207955</c:v>
                </c:pt>
                <c:pt idx="704">
                  <c:v>-3.2443284301616204</c:v>
                </c:pt>
                <c:pt idx="705">
                  <c:v>-11.185544681558389</c:v>
                </c:pt>
                <c:pt idx="706">
                  <c:v>-18.939765307927221</c:v>
                </c:pt>
                <c:pt idx="707">
                  <c:v>-26.452908461768676</c:v>
                </c:pt>
                <c:pt idx="708">
                  <c:v>-33.739076332533308</c:v>
                </c:pt>
                <c:pt idx="709">
                  <c:v>-40.884135505882639</c:v>
                </c:pt>
                <c:pt idx="710">
                  <c:v>-47.998642355764986</c:v>
                </c:pt>
                <c:pt idx="711">
                  <c:v>-55.101996728649688</c:v>
                </c:pt>
                <c:pt idx="712">
                  <c:v>-62.247680854076691</c:v>
                </c:pt>
                <c:pt idx="713">
                  <c:v>-69.405323776995161</c:v>
                </c:pt>
                <c:pt idx="714">
                  <c:v>-76.284772741455271</c:v>
                </c:pt>
                <c:pt idx="715">
                  <c:v>-82.574040106626157</c:v>
                </c:pt>
                <c:pt idx="716">
                  <c:v>-88.171306644493626</c:v>
                </c:pt>
                <c:pt idx="717">
                  <c:v>-93.13451509160376</c:v>
                </c:pt>
                <c:pt idx="718">
                  <c:v>-97.530473889771699</c:v>
                </c:pt>
                <c:pt idx="719">
                  <c:v>-101.32558659197628</c:v>
                </c:pt>
                <c:pt idx="720">
                  <c:v>-104.57580520013676</c:v>
                </c:pt>
                <c:pt idx="721">
                  <c:v>-107.49809115613402</c:v>
                </c:pt>
                <c:pt idx="722">
                  <c:v>-110.32181247301135</c:v>
                </c:pt>
                <c:pt idx="723">
                  <c:v>-113.05069626355112</c:v>
                </c:pt>
                <c:pt idx="724">
                  <c:v>-115.50959893828009</c:v>
                </c:pt>
                <c:pt idx="725">
                  <c:v>-117.46446893951449</c:v>
                </c:pt>
                <c:pt idx="726">
                  <c:v>-118.6603272607242</c:v>
                </c:pt>
                <c:pt idx="727">
                  <c:v>-118.97778075550971</c:v>
                </c:pt>
                <c:pt idx="728">
                  <c:v>-118.3692795203995</c:v>
                </c:pt>
                <c:pt idx="729">
                  <c:v>-116.90129446999151</c:v>
                </c:pt>
                <c:pt idx="730">
                  <c:v>-114.72552952059168</c:v>
                </c:pt>
                <c:pt idx="731">
                  <c:v>-111.94913725017985</c:v>
                </c:pt>
                <c:pt idx="732">
                  <c:v>-108.60498582517624</c:v>
                </c:pt>
                <c:pt idx="733">
                  <c:v>-104.71692374867271</c:v>
                </c:pt>
                <c:pt idx="734">
                  <c:v>-100.26264853369926</c:v>
                </c:pt>
                <c:pt idx="735">
                  <c:v>-95.275886023025279</c:v>
                </c:pt>
                <c:pt idx="736">
                  <c:v>-89.814709162564768</c:v>
                </c:pt>
                <c:pt idx="737">
                  <c:v>-83.914416719313479</c:v>
                </c:pt>
                <c:pt idx="738">
                  <c:v>-77.664207564927196</c:v>
                </c:pt>
                <c:pt idx="739">
                  <c:v>-71.176079773628658</c:v>
                </c:pt>
                <c:pt idx="740">
                  <c:v>-64.489762558156087</c:v>
                </c:pt>
                <c:pt idx="741">
                  <c:v>-57.63471128699296</c:v>
                </c:pt>
                <c:pt idx="742">
                  <c:v>-50.606563761253099</c:v>
                </c:pt>
                <c:pt idx="743">
                  <c:v>-43.390437206028039</c:v>
                </c:pt>
                <c:pt idx="744">
                  <c:v>-36.000795021907479</c:v>
                </c:pt>
                <c:pt idx="745">
                  <c:v>-28.461088061469329</c:v>
                </c:pt>
                <c:pt idx="746">
                  <c:v>-20.821903900239946</c:v>
                </c:pt>
                <c:pt idx="747">
                  <c:v>-13.138488042235144</c:v>
                </c:pt>
                <c:pt idx="748">
                  <c:v>-5.4499828413904412</c:v>
                </c:pt>
                <c:pt idx="749">
                  <c:v>2.1818164154373672</c:v>
                </c:pt>
                <c:pt idx="750">
                  <c:v>9.6664853471286207</c:v>
                </c:pt>
                <c:pt idx="751">
                  <c:v>16.898294740186049</c:v>
                </c:pt>
                <c:pt idx="752">
                  <c:v>23.782727325382329</c:v>
                </c:pt>
                <c:pt idx="753">
                  <c:v>30.314297078874684</c:v>
                </c:pt>
                <c:pt idx="754">
                  <c:v>36.542118137297194</c:v>
                </c:pt>
                <c:pt idx="755">
                  <c:v>42.609752054551251</c:v>
                </c:pt>
                <c:pt idx="756">
                  <c:v>48.704685853460219</c:v>
                </c:pt>
                <c:pt idx="757">
                  <c:v>54.998730636391016</c:v>
                </c:pt>
                <c:pt idx="758">
                  <c:v>61.567029263663194</c:v>
                </c:pt>
                <c:pt idx="759">
                  <c:v>68.339508838389932</c:v>
                </c:pt>
                <c:pt idx="760">
                  <c:v>75.083467321622138</c:v>
                </c:pt>
                <c:pt idx="761">
                  <c:v>81.506994495189687</c:v>
                </c:pt>
                <c:pt idx="762">
                  <c:v>87.32117632528589</c:v>
                </c:pt>
                <c:pt idx="763">
                  <c:v>92.386872358780167</c:v>
                </c:pt>
                <c:pt idx="764">
                  <c:v>96.907628591604563</c:v>
                </c:pt>
                <c:pt idx="765">
                  <c:v>101.17491685977247</c:v>
                </c:pt>
                <c:pt idx="766">
                  <c:v>105.33094628257702</c:v>
                </c:pt>
                <c:pt idx="767">
                  <c:v>109.30889077692547</c:v>
                </c:pt>
                <c:pt idx="768">
                  <c:v>112.85888608138697</c:v>
                </c:pt>
                <c:pt idx="769">
                  <c:v>115.74651327975923</c:v>
                </c:pt>
                <c:pt idx="770">
                  <c:v>117.82596461416404</c:v>
                </c:pt>
                <c:pt idx="771">
                  <c:v>119.08054370188076</c:v>
                </c:pt>
                <c:pt idx="772">
                  <c:v>119.52086428784314</c:v>
                </c:pt>
                <c:pt idx="773">
                  <c:v>119.05547054208628</c:v>
                </c:pt>
                <c:pt idx="774">
                  <c:v>117.52255577124455</c:v>
                </c:pt>
                <c:pt idx="775">
                  <c:v>114.95299099581966</c:v>
                </c:pt>
                <c:pt idx="776">
                  <c:v>111.54911353590326</c:v>
                </c:pt>
                <c:pt idx="777">
                  <c:v>107.6284338851852</c:v>
                </c:pt>
                <c:pt idx="778">
                  <c:v>103.50216354748149</c:v>
                </c:pt>
                <c:pt idx="779">
                  <c:v>99.331498716531854</c:v>
                </c:pt>
                <c:pt idx="780">
                  <c:v>95.137309882201222</c:v>
                </c:pt>
                <c:pt idx="781">
                  <c:v>90.817470724557197</c:v>
                </c:pt>
                <c:pt idx="782">
                  <c:v>86.231682270066045</c:v>
                </c:pt>
                <c:pt idx="783">
                  <c:v>81.263725864664735</c:v>
                </c:pt>
                <c:pt idx="784">
                  <c:v>75.85872766737144</c:v>
                </c:pt>
                <c:pt idx="785">
                  <c:v>70.056201434024004</c:v>
                </c:pt>
                <c:pt idx="786">
                  <c:v>63.933027945343518</c:v>
                </c:pt>
                <c:pt idx="787">
                  <c:v>57.612256186436646</c:v>
                </c:pt>
                <c:pt idx="788">
                  <c:v>51.206191122707914</c:v>
                </c:pt>
                <c:pt idx="789">
                  <c:v>44.780436360253752</c:v>
                </c:pt>
                <c:pt idx="790">
                  <c:v>38.256166473048673</c:v>
                </c:pt>
                <c:pt idx="791">
                  <c:v>31.543216543587697</c:v>
                </c:pt>
                <c:pt idx="792">
                  <c:v>24.522557912715943</c:v>
                </c:pt>
                <c:pt idx="793">
                  <c:v>17.163525314461626</c:v>
                </c:pt>
                <c:pt idx="794">
                  <c:v>9.5497105681723955</c:v>
                </c:pt>
                <c:pt idx="795">
                  <c:v>1.8902033768089475</c:v>
                </c:pt>
                <c:pt idx="796">
                  <c:v>-5.5880727907272316</c:v>
                </c:pt>
                <c:pt idx="797">
                  <c:v>-12.713762774912688</c:v>
                </c:pt>
                <c:pt idx="798">
                  <c:v>-19.355775939414432</c:v>
                </c:pt>
                <c:pt idx="799">
                  <c:v>-25.474976900626142</c:v>
                </c:pt>
                <c:pt idx="800">
                  <c:v>-31.138069002613616</c:v>
                </c:pt>
                <c:pt idx="801">
                  <c:v>-36.507127342561347</c:v>
                </c:pt>
                <c:pt idx="802">
                  <c:v>-41.734474395710123</c:v>
                </c:pt>
                <c:pt idx="803">
                  <c:v>-46.911560147795925</c:v>
                </c:pt>
                <c:pt idx="804">
                  <c:v>-52.071592404840004</c:v>
                </c:pt>
                <c:pt idx="805">
                  <c:v>-57.192955356743205</c:v>
                </c:pt>
                <c:pt idx="806">
                  <c:v>-62.170487349608337</c:v>
                </c:pt>
                <c:pt idx="807">
                  <c:v>-66.896205082616163</c:v>
                </c:pt>
                <c:pt idx="808">
                  <c:v>-71.378440300963831</c:v>
                </c:pt>
                <c:pt idx="809">
                  <c:v>-75.63630771494455</c:v>
                </c:pt>
                <c:pt idx="810">
                  <c:v>-79.613718400645666</c:v>
                </c:pt>
                <c:pt idx="811">
                  <c:v>-83.274082992632742</c:v>
                </c:pt>
                <c:pt idx="812">
                  <c:v>-86.565197572780093</c:v>
                </c:pt>
                <c:pt idx="813">
                  <c:v>-89.458516101324491</c:v>
                </c:pt>
                <c:pt idx="814">
                  <c:v>-91.924524939297996</c:v>
                </c:pt>
                <c:pt idx="815">
                  <c:v>-94.01603868051204</c:v>
                </c:pt>
                <c:pt idx="816">
                  <c:v>-95.827673726901793</c:v>
                </c:pt>
                <c:pt idx="817">
                  <c:v>-97.399244412363757</c:v>
                </c:pt>
                <c:pt idx="818">
                  <c:v>-98.702659404116488</c:v>
                </c:pt>
                <c:pt idx="819">
                  <c:v>-99.693823656034155</c:v>
                </c:pt>
                <c:pt idx="820">
                  <c:v>-100.34325806291346</c:v>
                </c:pt>
                <c:pt idx="821">
                  <c:v>-100.61064942165518</c:v>
                </c:pt>
                <c:pt idx="822">
                  <c:v>-100.42952129322208</c:v>
                </c:pt>
                <c:pt idx="823">
                  <c:v>-99.661711567357642</c:v>
                </c:pt>
                <c:pt idx="824">
                  <c:v>-98.197703796010487</c:v>
                </c:pt>
                <c:pt idx="825">
                  <c:v>-96.020650320090269</c:v>
                </c:pt>
                <c:pt idx="826">
                  <c:v>-93.145182293688464</c:v>
                </c:pt>
                <c:pt idx="827">
                  <c:v>-89.569884867814679</c:v>
                </c:pt>
                <c:pt idx="828">
                  <c:v>-85.335769670458376</c:v>
                </c:pt>
                <c:pt idx="829">
                  <c:v>-80.528917957049217</c:v>
                </c:pt>
                <c:pt idx="830">
                  <c:v>-75.242170237908226</c:v>
                </c:pt>
                <c:pt idx="831">
                  <c:v>-69.522465053150057</c:v>
                </c:pt>
                <c:pt idx="832">
                  <c:v>-63.390908832087064</c:v>
                </c:pt>
                <c:pt idx="833">
                  <c:v>-56.886009175445331</c:v>
                </c:pt>
                <c:pt idx="834">
                  <c:v>-50.05073401193642</c:v>
                </c:pt>
                <c:pt idx="835">
                  <c:v>-42.953321031697691</c:v>
                </c:pt>
                <c:pt idx="836">
                  <c:v>-35.645212211063736</c:v>
                </c:pt>
                <c:pt idx="837">
                  <c:v>-28.171236246842458</c:v>
                </c:pt>
                <c:pt idx="838">
                  <c:v>-20.62278322190561</c:v>
                </c:pt>
                <c:pt idx="839">
                  <c:v>-13.032238077467499</c:v>
                </c:pt>
                <c:pt idx="840">
                  <c:v>-5.4154219959181482</c:v>
                </c:pt>
                <c:pt idx="841">
                  <c:v>2.1525995640002145</c:v>
                </c:pt>
                <c:pt idx="842">
                  <c:v>9.6750194127202107</c:v>
                </c:pt>
                <c:pt idx="843">
                  <c:v>17.125734764465808</c:v>
                </c:pt>
                <c:pt idx="844">
                  <c:v>24.28804218917649</c:v>
                </c:pt>
                <c:pt idx="845">
                  <c:v>31.118596165392958</c:v>
                </c:pt>
                <c:pt idx="846">
                  <c:v>37.756063442085093</c:v>
                </c:pt>
                <c:pt idx="847">
                  <c:v>44.398577733243393</c:v>
                </c:pt>
                <c:pt idx="848">
                  <c:v>51.180417838578528</c:v>
                </c:pt>
                <c:pt idx="849">
                  <c:v>58.119959441806955</c:v>
                </c:pt>
                <c:pt idx="850">
                  <c:v>65.199912692970813</c:v>
                </c:pt>
                <c:pt idx="851">
                  <c:v>72.415896259111392</c:v>
                </c:pt>
                <c:pt idx="852">
                  <c:v>79.550919153929158</c:v>
                </c:pt>
                <c:pt idx="853">
                  <c:v>86.356989110850577</c:v>
                </c:pt>
                <c:pt idx="854">
                  <c:v>92.761357828633564</c:v>
                </c:pt>
                <c:pt idx="855">
                  <c:v>98.721730672060886</c:v>
                </c:pt>
                <c:pt idx="856">
                  <c:v>104.22657685861967</c:v>
                </c:pt>
                <c:pt idx="857">
                  <c:v>109.24212766144726</c:v>
                </c:pt>
                <c:pt idx="858">
                  <c:v>113.6203979682183</c:v>
                </c:pt>
                <c:pt idx="859">
                  <c:v>117.19702376885394</c:v>
                </c:pt>
                <c:pt idx="860">
                  <c:v>119.84388497347686</c:v>
                </c:pt>
                <c:pt idx="861">
                  <c:v>121.50919283400731</c:v>
                </c:pt>
                <c:pt idx="862">
                  <c:v>122.28195629732717</c:v>
                </c:pt>
                <c:pt idx="863">
                  <c:v>122.33372917138063</c:v>
                </c:pt>
                <c:pt idx="864">
                  <c:v>121.79561214795302</c:v>
                </c:pt>
                <c:pt idx="865">
                  <c:v>120.71621926499397</c:v>
                </c:pt>
                <c:pt idx="866">
                  <c:v>119.02362349969408</c:v>
                </c:pt>
                <c:pt idx="867">
                  <c:v>116.6294363097002</c:v>
                </c:pt>
                <c:pt idx="868">
                  <c:v>113.52065228350619</c:v>
                </c:pt>
                <c:pt idx="869">
                  <c:v>109.82688731783605</c:v>
                </c:pt>
                <c:pt idx="870">
                  <c:v>105.74019867147933</c:v>
                </c:pt>
                <c:pt idx="871">
                  <c:v>101.39653947804975</c:v>
                </c:pt>
                <c:pt idx="872">
                  <c:v>96.900761328488741</c:v>
                </c:pt>
                <c:pt idx="873">
                  <c:v>92.293104401918981</c:v>
                </c:pt>
                <c:pt idx="874">
                  <c:v>87.53852631388061</c:v>
                </c:pt>
                <c:pt idx="875">
                  <c:v>82.608230947603005</c:v>
                </c:pt>
                <c:pt idx="876">
                  <c:v>77.487069408650953</c:v>
                </c:pt>
                <c:pt idx="877">
                  <c:v>72.13744828047794</c:v>
                </c:pt>
                <c:pt idx="878">
                  <c:v>66.467155774868374</c:v>
                </c:pt>
                <c:pt idx="879">
                  <c:v>60.387921379371001</c:v>
                </c:pt>
                <c:pt idx="880">
                  <c:v>53.884872391783574</c:v>
                </c:pt>
                <c:pt idx="881">
                  <c:v>47.026930023947898</c:v>
                </c:pt>
                <c:pt idx="882">
                  <c:v>39.88151358346893</c:v>
                </c:pt>
                <c:pt idx="883">
                  <c:v>32.497519711799555</c:v>
                </c:pt>
                <c:pt idx="884">
                  <c:v>24.971045257563564</c:v>
                </c:pt>
                <c:pt idx="885">
                  <c:v>17.466561192412289</c:v>
                </c:pt>
                <c:pt idx="886">
                  <c:v>10.110118728564045</c:v>
                </c:pt>
                <c:pt idx="887">
                  <c:v>2.9487599739927632</c:v>
                </c:pt>
                <c:pt idx="888">
                  <c:v>-4.0335872454870927</c:v>
                </c:pt>
                <c:pt idx="889">
                  <c:v>-10.866799640577351</c:v>
                </c:pt>
                <c:pt idx="890">
                  <c:v>-17.633791607765801</c:v>
                </c:pt>
                <c:pt idx="891">
                  <c:v>-24.345983195610486</c:v>
                </c:pt>
                <c:pt idx="892">
                  <c:v>-30.951728391698275</c:v>
                </c:pt>
                <c:pt idx="893">
                  <c:v>-37.430477623864306</c:v>
                </c:pt>
                <c:pt idx="894">
                  <c:v>-43.804072631387015</c:v>
                </c:pt>
                <c:pt idx="895">
                  <c:v>-50.040957878759272</c:v>
                </c:pt>
                <c:pt idx="896">
                  <c:v>-56.114925381184086</c:v>
                </c:pt>
                <c:pt idx="897">
                  <c:v>-61.944863733560403</c:v>
                </c:pt>
                <c:pt idx="898">
                  <c:v>-67.344027698889192</c:v>
                </c:pt>
                <c:pt idx="899">
                  <c:v>-72.102848164911393</c:v>
                </c:pt>
                <c:pt idx="900">
                  <c:v>-76.281036701613161</c:v>
                </c:pt>
                <c:pt idx="901">
                  <c:v>-80.132002287580903</c:v>
                </c:pt>
                <c:pt idx="902">
                  <c:v>-83.791335261829275</c:v>
                </c:pt>
                <c:pt idx="903">
                  <c:v>-87.309235756592685</c:v>
                </c:pt>
                <c:pt idx="904">
                  <c:v>-90.809901581460835</c:v>
                </c:pt>
                <c:pt idx="905">
                  <c:v>-94.282952049831621</c:v>
                </c:pt>
                <c:pt idx="906">
                  <c:v>-97.56784444883499</c:v>
                </c:pt>
                <c:pt idx="907">
                  <c:v>-100.41705129985829</c:v>
                </c:pt>
                <c:pt idx="908">
                  <c:v>-102.54461931386112</c:v>
                </c:pt>
                <c:pt idx="909">
                  <c:v>-103.90469888758389</c:v>
                </c:pt>
                <c:pt idx="910">
                  <c:v>-104.65188280983222</c:v>
                </c:pt>
                <c:pt idx="911">
                  <c:v>-104.88977995363558</c:v>
                </c:pt>
                <c:pt idx="912">
                  <c:v>-104.60490493456287</c:v>
                </c:pt>
                <c:pt idx="913">
                  <c:v>-103.72409375587161</c:v>
                </c:pt>
                <c:pt idx="914">
                  <c:v>-102.18588978075417</c:v>
                </c:pt>
                <c:pt idx="915">
                  <c:v>-99.903664065139083</c:v>
                </c:pt>
                <c:pt idx="916">
                  <c:v>-96.829018383836299</c:v>
                </c:pt>
                <c:pt idx="917">
                  <c:v>-93.012995896159566</c:v>
                </c:pt>
                <c:pt idx="918">
                  <c:v>-88.539525178236374</c:v>
                </c:pt>
                <c:pt idx="919">
                  <c:v>-83.48925259467164</c:v>
                </c:pt>
                <c:pt idx="920">
                  <c:v>-77.957704142778212</c:v>
                </c:pt>
                <c:pt idx="921">
                  <c:v>-72.048667959922639</c:v>
                </c:pt>
                <c:pt idx="922">
                  <c:v>-65.862190500724182</c:v>
                </c:pt>
                <c:pt idx="923">
                  <c:v>-59.441679350709705</c:v>
                </c:pt>
                <c:pt idx="924">
                  <c:v>-52.804121963695515</c:v>
                </c:pt>
                <c:pt idx="925">
                  <c:v>-45.996522664421605</c:v>
                </c:pt>
                <c:pt idx="926">
                  <c:v>-39.095043111133172</c:v>
                </c:pt>
                <c:pt idx="927">
                  <c:v>-32.216978848910507</c:v>
                </c:pt>
                <c:pt idx="928">
                  <c:v>-25.399031311932294</c:v>
                </c:pt>
                <c:pt idx="929">
                  <c:v>-18.65162728569365</c:v>
                </c:pt>
                <c:pt idx="930">
                  <c:v>-12.013699679979776</c:v>
                </c:pt>
                <c:pt idx="931">
                  <c:v>-5.5113840863801808</c:v>
                </c:pt>
                <c:pt idx="932">
                  <c:v>0.92855489534742275</c:v>
                </c:pt>
                <c:pt idx="933">
                  <c:v>7.3960859574404747</c:v>
                </c:pt>
                <c:pt idx="934">
                  <c:v>13.927255838291664</c:v>
                </c:pt>
                <c:pt idx="935">
                  <c:v>20.598001801525832</c:v>
                </c:pt>
                <c:pt idx="936">
                  <c:v>27.438945225495313</c:v>
                </c:pt>
                <c:pt idx="937">
                  <c:v>34.411512480985408</c:v>
                </c:pt>
                <c:pt idx="938">
                  <c:v>41.459963831365705</c:v>
                </c:pt>
                <c:pt idx="939">
                  <c:v>48.532711334738387</c:v>
                </c:pt>
                <c:pt idx="940">
                  <c:v>55.521694328043615</c:v>
                </c:pt>
                <c:pt idx="941">
                  <c:v>62.380807641482747</c:v>
                </c:pt>
                <c:pt idx="942">
                  <c:v>69.112844628653093</c:v>
                </c:pt>
                <c:pt idx="943">
                  <c:v>75.685446736080024</c:v>
                </c:pt>
                <c:pt idx="944">
                  <c:v>81.932252701358422</c:v>
                </c:pt>
                <c:pt idx="945">
                  <c:v>87.601781287331249</c:v>
                </c:pt>
                <c:pt idx="946">
                  <c:v>92.488471601584635</c:v>
                </c:pt>
                <c:pt idx="947">
                  <c:v>96.554700069552936</c:v>
                </c:pt>
                <c:pt idx="948">
                  <c:v>99.997417948161868</c:v>
                </c:pt>
                <c:pt idx="949">
                  <c:v>103.03707084919863</c:v>
                </c:pt>
                <c:pt idx="950">
                  <c:v>105.94263687221465</c:v>
                </c:pt>
                <c:pt idx="951">
                  <c:v>108.83553121477037</c:v>
                </c:pt>
                <c:pt idx="952">
                  <c:v>111.53120035047496</c:v>
                </c:pt>
                <c:pt idx="953">
                  <c:v>113.53352110346546</c:v>
                </c:pt>
                <c:pt idx="954">
                  <c:v>114.38701044139616</c:v>
                </c:pt>
                <c:pt idx="955">
                  <c:v>113.90722193256823</c:v>
                </c:pt>
                <c:pt idx="956">
                  <c:v>112.22954581391686</c:v>
                </c:pt>
                <c:pt idx="957">
                  <c:v>109.59135137763852</c:v>
                </c:pt>
                <c:pt idx="958">
                  <c:v>106.26133151008575</c:v>
                </c:pt>
                <c:pt idx="959">
                  <c:v>102.49983123988403</c:v>
                </c:pt>
                <c:pt idx="960">
                  <c:v>98.570495155086348</c:v>
                </c:pt>
                <c:pt idx="961">
                  <c:v>94.705802251984622</c:v>
                </c:pt>
                <c:pt idx="962">
                  <c:v>91.048361666944928</c:v>
                </c:pt>
                <c:pt idx="963">
                  <c:v>87.626949213606025</c:v>
                </c:pt>
                <c:pt idx="964">
                  <c:v>84.325617669333894</c:v>
                </c:pt>
                <c:pt idx="965">
                  <c:v>80.914661275947211</c:v>
                </c:pt>
                <c:pt idx="966">
                  <c:v>77.194363650428272</c:v>
                </c:pt>
                <c:pt idx="967">
                  <c:v>73.045485397419696</c:v>
                </c:pt>
                <c:pt idx="968">
                  <c:v>68.458952369471305</c:v>
                </c:pt>
                <c:pt idx="969">
                  <c:v>63.524749202081871</c:v>
                </c:pt>
                <c:pt idx="970">
                  <c:v>58.314542398040231</c:v>
                </c:pt>
                <c:pt idx="971">
                  <c:v>52.918027470079423</c:v>
                </c:pt>
                <c:pt idx="972">
                  <c:v>47.405916660677832</c:v>
                </c:pt>
                <c:pt idx="973">
                  <c:v>41.831946627464276</c:v>
                </c:pt>
                <c:pt idx="974">
                  <c:v>36.197103374914988</c:v>
                </c:pt>
                <c:pt idx="975">
                  <c:v>30.484109687416687</c:v>
                </c:pt>
                <c:pt idx="976">
                  <c:v>24.696496033668353</c:v>
                </c:pt>
                <c:pt idx="977">
                  <c:v>18.831411432994987</c:v>
                </c:pt>
                <c:pt idx="978">
                  <c:v>12.879141164335087</c:v>
                </c:pt>
                <c:pt idx="979">
                  <c:v>6.8024274410483851</c:v>
                </c:pt>
                <c:pt idx="980">
                  <c:v>0.57185453222741722</c:v>
                </c:pt>
                <c:pt idx="981">
                  <c:v>-5.8282135784171318</c:v>
                </c:pt>
                <c:pt idx="982">
                  <c:v>-12.37795360684879</c:v>
                </c:pt>
                <c:pt idx="983">
                  <c:v>-19.036213314711812</c:v>
                </c:pt>
                <c:pt idx="984">
                  <c:v>-25.782084328417579</c:v>
                </c:pt>
                <c:pt idx="985">
                  <c:v>-32.666643421849223</c:v>
                </c:pt>
                <c:pt idx="986">
                  <c:v>-39.701725513412235</c:v>
                </c:pt>
                <c:pt idx="987">
                  <c:v>-46.74390024314399</c:v>
                </c:pt>
                <c:pt idx="988">
                  <c:v>-53.49683775828111</c:v>
                </c:pt>
                <c:pt idx="989">
                  <c:v>-59.758383583115489</c:v>
                </c:pt>
                <c:pt idx="990">
                  <c:v>-65.453593791453173</c:v>
                </c:pt>
                <c:pt idx="991">
                  <c:v>-70.54562105562411</c:v>
                </c:pt>
                <c:pt idx="992">
                  <c:v>-75.07049185451163</c:v>
                </c:pt>
                <c:pt idx="993">
                  <c:v>-79.059366937421402</c:v>
                </c:pt>
                <c:pt idx="994">
                  <c:v>-82.585737638672981</c:v>
                </c:pt>
                <c:pt idx="995">
                  <c:v>-85.724208745899517</c:v>
                </c:pt>
                <c:pt idx="996">
                  <c:v>-88.588983530981523</c:v>
                </c:pt>
                <c:pt idx="997">
                  <c:v>-91.3561904403619</c:v>
                </c:pt>
                <c:pt idx="998">
                  <c:v>-94.088137691554664</c:v>
                </c:pt>
              </c:numCache>
            </c:numRef>
          </c:val>
          <c:smooth val="0"/>
          <c:extLst>
            <c:ext xmlns:c16="http://schemas.microsoft.com/office/drawing/2014/chart" uri="{C3380CC4-5D6E-409C-BE32-E72D297353CC}">
              <c16:uniqueId val="{00000002-AACC-4D25-BCCA-B2A196E10A4C}"/>
            </c:ext>
          </c:extLst>
        </c:ser>
        <c:dLbls>
          <c:showLegendKey val="0"/>
          <c:showVal val="0"/>
          <c:showCatName val="0"/>
          <c:showSerName val="0"/>
          <c:showPercent val="0"/>
          <c:showBubbleSize val="0"/>
        </c:dLbls>
        <c:smooth val="0"/>
        <c:axId val="1083498432"/>
        <c:axId val="1083500400"/>
      </c:lineChart>
      <c:catAx>
        <c:axId val="10834984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3500400"/>
        <c:crosses val="autoZero"/>
        <c:auto val="1"/>
        <c:lblAlgn val="ctr"/>
        <c:lblOffset val="100"/>
        <c:noMultiLvlLbl val="0"/>
      </c:catAx>
      <c:valAx>
        <c:axId val="1083500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3498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Gesture  2 Accel</a:t>
            </a:r>
          </a:p>
          <a:p>
            <a:pPr>
              <a:defRPr/>
            </a:pPr>
            <a:endParaRPr lang="en-I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Sheet1!$L$1</c:f>
              <c:strCache>
                <c:ptCount val="1"/>
                <c:pt idx="0">
                  <c:v>Accel_X</c:v>
                </c:pt>
              </c:strCache>
            </c:strRef>
          </c:tx>
          <c:spPr>
            <a:ln w="28575" cap="rnd">
              <a:solidFill>
                <a:schemeClr val="accent1"/>
              </a:solidFill>
              <a:round/>
            </a:ln>
            <a:effectLst/>
          </c:spPr>
          <c:marker>
            <c:symbol val="none"/>
          </c:marker>
          <c:val>
            <c:numRef>
              <c:f>Sheet1!$L$2:$L$1002</c:f>
              <c:numCache>
                <c:formatCode>General</c:formatCode>
                <c:ptCount val="1001"/>
                <c:pt idx="0">
                  <c:v>60.468011999962968</c:v>
                </c:pt>
                <c:pt idx="1">
                  <c:v>60.629280109007922</c:v>
                </c:pt>
                <c:pt idx="2">
                  <c:v>60.832158257356717</c:v>
                </c:pt>
                <c:pt idx="3">
                  <c:v>61.444415645901138</c:v>
                </c:pt>
                <c:pt idx="4">
                  <c:v>62.389040433674801</c:v>
                </c:pt>
                <c:pt idx="5">
                  <c:v>63.020421553651524</c:v>
                </c:pt>
                <c:pt idx="6">
                  <c:v>63.19814004793524</c:v>
                </c:pt>
                <c:pt idx="7">
                  <c:v>62.722166618029092</c:v>
                </c:pt>
                <c:pt idx="8">
                  <c:v>61.176628650122431</c:v>
                </c:pt>
                <c:pt idx="9">
                  <c:v>58.850256647535566</c:v>
                </c:pt>
                <c:pt idx="10">
                  <c:v>55.426339524762156</c:v>
                </c:pt>
                <c:pt idx="11">
                  <c:v>52.1944853916985</c:v>
                </c:pt>
                <c:pt idx="12">
                  <c:v>49.796937846793234</c:v>
                </c:pt>
                <c:pt idx="13">
                  <c:v>45.952130987819665</c:v>
                </c:pt>
                <c:pt idx="14">
                  <c:v>42.646764886930292</c:v>
                </c:pt>
                <c:pt idx="15">
                  <c:v>39.879373702942516</c:v>
                </c:pt>
                <c:pt idx="16">
                  <c:v>37.614131993062486</c:v>
                </c:pt>
                <c:pt idx="17">
                  <c:v>36.58058351450498</c:v>
                </c:pt>
                <c:pt idx="18">
                  <c:v>35.716174048471196</c:v>
                </c:pt>
                <c:pt idx="19">
                  <c:v>32.760054383594067</c:v>
                </c:pt>
                <c:pt idx="20">
                  <c:v>27.087878156675934</c:v>
                </c:pt>
                <c:pt idx="21">
                  <c:v>20.343040426333399</c:v>
                </c:pt>
                <c:pt idx="22">
                  <c:v>13.966358050267729</c:v>
                </c:pt>
                <c:pt idx="23">
                  <c:v>7.9153747789682081</c:v>
                </c:pt>
                <c:pt idx="24">
                  <c:v>2.4989017519234369</c:v>
                </c:pt>
                <c:pt idx="25">
                  <c:v>-6.1482752768615221</c:v>
                </c:pt>
                <c:pt idx="26">
                  <c:v>-14.832262699930359</c:v>
                </c:pt>
                <c:pt idx="27">
                  <c:v>-22.517506922010458</c:v>
                </c:pt>
                <c:pt idx="28">
                  <c:v>-32.469266539450707</c:v>
                </c:pt>
                <c:pt idx="29">
                  <c:v>-47.831248249927889</c:v>
                </c:pt>
                <c:pt idx="30">
                  <c:v>-65.241155248613509</c:v>
                </c:pt>
                <c:pt idx="31">
                  <c:v>-75.345724212149875</c:v>
                </c:pt>
                <c:pt idx="32">
                  <c:v>-78.235850454467695</c:v>
                </c:pt>
                <c:pt idx="33">
                  <c:v>-73.150587883555531</c:v>
                </c:pt>
                <c:pt idx="34">
                  <c:v>-66.886362279508191</c:v>
                </c:pt>
                <c:pt idx="35">
                  <c:v>-62.15077356000802</c:v>
                </c:pt>
                <c:pt idx="36">
                  <c:v>-57.226885962281393</c:v>
                </c:pt>
                <c:pt idx="37">
                  <c:v>-48.948365253849609</c:v>
                </c:pt>
                <c:pt idx="38">
                  <c:v>-45.961498175193817</c:v>
                </c:pt>
                <c:pt idx="39">
                  <c:v>-46.383593114035818</c:v>
                </c:pt>
                <c:pt idx="40">
                  <c:v>-47.221527279290314</c:v>
                </c:pt>
                <c:pt idx="41">
                  <c:v>-47.829560502201161</c:v>
                </c:pt>
                <c:pt idx="42">
                  <c:v>-47.698282368451245</c:v>
                </c:pt>
                <c:pt idx="43">
                  <c:v>-45.810084310068198</c:v>
                </c:pt>
                <c:pt idx="44">
                  <c:v>-41.255989327072164</c:v>
                </c:pt>
                <c:pt idx="45">
                  <c:v>-37.037805429442727</c:v>
                </c:pt>
                <c:pt idx="46">
                  <c:v>-35.690648830879475</c:v>
                </c:pt>
                <c:pt idx="47">
                  <c:v>-36.512270414739007</c:v>
                </c:pt>
                <c:pt idx="48">
                  <c:v>-38.824185997404108</c:v>
                </c:pt>
                <c:pt idx="49">
                  <c:v>-42.224912967055694</c:v>
                </c:pt>
                <c:pt idx="50">
                  <c:v>-46.718610080842588</c:v>
                </c:pt>
                <c:pt idx="51">
                  <c:v>-49.970523846110545</c:v>
                </c:pt>
                <c:pt idx="52">
                  <c:v>-49.972819518931395</c:v>
                </c:pt>
                <c:pt idx="53">
                  <c:v>-48.428386520159528</c:v>
                </c:pt>
                <c:pt idx="54">
                  <c:v>-47.165685867073314</c:v>
                </c:pt>
                <c:pt idx="55">
                  <c:v>-47.073504727682248</c:v>
                </c:pt>
                <c:pt idx="56">
                  <c:v>-47.696476705836837</c:v>
                </c:pt>
                <c:pt idx="57">
                  <c:v>-47.533648616468412</c:v>
                </c:pt>
                <c:pt idx="58">
                  <c:v>-45.140540953125559</c:v>
                </c:pt>
                <c:pt idx="59">
                  <c:v>-43.465383282580298</c:v>
                </c:pt>
                <c:pt idx="60">
                  <c:v>-42.198790583731906</c:v>
                </c:pt>
                <c:pt idx="61">
                  <c:v>-41.700282297067027</c:v>
                </c:pt>
                <c:pt idx="62">
                  <c:v>-43.96699306440587</c:v>
                </c:pt>
                <c:pt idx="63">
                  <c:v>-47.995767963367221</c:v>
                </c:pt>
                <c:pt idx="64">
                  <c:v>-52.158082614023463</c:v>
                </c:pt>
                <c:pt idx="65">
                  <c:v>-54.196690371258555</c:v>
                </c:pt>
                <c:pt idx="66">
                  <c:v>-57.629424137929838</c:v>
                </c:pt>
                <c:pt idx="67">
                  <c:v>-59.144064488786412</c:v>
                </c:pt>
                <c:pt idx="68">
                  <c:v>-60.044810850697843</c:v>
                </c:pt>
                <c:pt idx="69">
                  <c:v>-60.685116065065351</c:v>
                </c:pt>
                <c:pt idx="70">
                  <c:v>-57.781220940888829</c:v>
                </c:pt>
                <c:pt idx="71">
                  <c:v>-47.837022572266456</c:v>
                </c:pt>
                <c:pt idx="72">
                  <c:v>-36.154898461970994</c:v>
                </c:pt>
                <c:pt idx="73">
                  <c:v>-27.857747191636218</c:v>
                </c:pt>
                <c:pt idx="74">
                  <c:v>-19.177606843939142</c:v>
                </c:pt>
                <c:pt idx="75">
                  <c:v>-12.680346253155431</c:v>
                </c:pt>
                <c:pt idx="76">
                  <c:v>-1.182832319203923</c:v>
                </c:pt>
                <c:pt idx="77">
                  <c:v>7.5689177224650876</c:v>
                </c:pt>
                <c:pt idx="78">
                  <c:v>15.056220045757016</c:v>
                </c:pt>
                <c:pt idx="79">
                  <c:v>21.777117604994576</c:v>
                </c:pt>
                <c:pt idx="80">
                  <c:v>26.636903772307782</c:v>
                </c:pt>
                <c:pt idx="81">
                  <c:v>29.742132134465347</c:v>
                </c:pt>
                <c:pt idx="82">
                  <c:v>30.421538176623176</c:v>
                </c:pt>
                <c:pt idx="83">
                  <c:v>30.771089245822203</c:v>
                </c:pt>
                <c:pt idx="84">
                  <c:v>33.284669334644377</c:v>
                </c:pt>
                <c:pt idx="85">
                  <c:v>37.720137202853458</c:v>
                </c:pt>
                <c:pt idx="86">
                  <c:v>45.122208390906302</c:v>
                </c:pt>
                <c:pt idx="87">
                  <c:v>53.230647735509145</c:v>
                </c:pt>
                <c:pt idx="88">
                  <c:v>57.176086964992052</c:v>
                </c:pt>
                <c:pt idx="89">
                  <c:v>56.430282487594809</c:v>
                </c:pt>
                <c:pt idx="90">
                  <c:v>55.204541584185982</c:v>
                </c:pt>
                <c:pt idx="91">
                  <c:v>54.936820848511168</c:v>
                </c:pt>
                <c:pt idx="92">
                  <c:v>55.288087271648394</c:v>
                </c:pt>
                <c:pt idx="93">
                  <c:v>56.813810968729591</c:v>
                </c:pt>
                <c:pt idx="94">
                  <c:v>58.145876101037118</c:v>
                </c:pt>
                <c:pt idx="95">
                  <c:v>58.936597991135017</c:v>
                </c:pt>
                <c:pt idx="96">
                  <c:v>59.129631942628606</c:v>
                </c:pt>
                <c:pt idx="97">
                  <c:v>59.155913236934488</c:v>
                </c:pt>
                <c:pt idx="98">
                  <c:v>59.884874665564219</c:v>
                </c:pt>
                <c:pt idx="99">
                  <c:v>60.803441426896235</c:v>
                </c:pt>
                <c:pt idx="100">
                  <c:v>60.548971748491041</c:v>
                </c:pt>
                <c:pt idx="101">
                  <c:v>59.228167050258335</c:v>
                </c:pt>
                <c:pt idx="102">
                  <c:v>57.506441864235597</c:v>
                </c:pt>
                <c:pt idx="103">
                  <c:v>57.131201198946115</c:v>
                </c:pt>
                <c:pt idx="104">
                  <c:v>57.467696286371073</c:v>
                </c:pt>
                <c:pt idx="105">
                  <c:v>56.687568978937534</c:v>
                </c:pt>
                <c:pt idx="106">
                  <c:v>56.016150419920187</c:v>
                </c:pt>
                <c:pt idx="107">
                  <c:v>55.135551524292921</c:v>
                </c:pt>
                <c:pt idx="108">
                  <c:v>53.460127310366055</c:v>
                </c:pt>
                <c:pt idx="109">
                  <c:v>51.967795335259758</c:v>
                </c:pt>
                <c:pt idx="110">
                  <c:v>48.44027718730279</c:v>
                </c:pt>
                <c:pt idx="111">
                  <c:v>45.011117437192233</c:v>
                </c:pt>
                <c:pt idx="112">
                  <c:v>43.039167268564789</c:v>
                </c:pt>
                <c:pt idx="113">
                  <c:v>41.924432233029677</c:v>
                </c:pt>
                <c:pt idx="114">
                  <c:v>41.170796075981542</c:v>
                </c:pt>
                <c:pt idx="115">
                  <c:v>39.111543136259677</c:v>
                </c:pt>
                <c:pt idx="116">
                  <c:v>34.954877930673</c:v>
                </c:pt>
                <c:pt idx="117">
                  <c:v>29.738571024801669</c:v>
                </c:pt>
                <c:pt idx="118">
                  <c:v>24.711796984457362</c:v>
                </c:pt>
                <c:pt idx="119">
                  <c:v>21.802179777402191</c:v>
                </c:pt>
                <c:pt idx="120">
                  <c:v>21.39452885695167</c:v>
                </c:pt>
                <c:pt idx="121">
                  <c:v>13.346821198203825</c:v>
                </c:pt>
                <c:pt idx="122">
                  <c:v>-0.85976851953131628</c:v>
                </c:pt>
                <c:pt idx="123">
                  <c:v>-13.265114241007591</c:v>
                </c:pt>
                <c:pt idx="124">
                  <c:v>-23.686681354667613</c:v>
                </c:pt>
                <c:pt idx="125">
                  <c:v>-33.752503857607913</c:v>
                </c:pt>
                <c:pt idx="126">
                  <c:v>-43.885760047236666</c:v>
                </c:pt>
                <c:pt idx="127">
                  <c:v>-49.800102860989099</c:v>
                </c:pt>
                <c:pt idx="128">
                  <c:v>-54.606947890147111</c:v>
                </c:pt>
                <c:pt idx="129">
                  <c:v>-62.622365843657995</c:v>
                </c:pt>
                <c:pt idx="130">
                  <c:v>-67.471151559246792</c:v>
                </c:pt>
                <c:pt idx="131">
                  <c:v>-68.252620350450158</c:v>
                </c:pt>
                <c:pt idx="132">
                  <c:v>-65.122334996809357</c:v>
                </c:pt>
                <c:pt idx="133">
                  <c:v>-57.881566997061427</c:v>
                </c:pt>
                <c:pt idx="134">
                  <c:v>-48.708325651839786</c:v>
                </c:pt>
                <c:pt idx="135">
                  <c:v>-43.185697124234345</c:v>
                </c:pt>
                <c:pt idx="136">
                  <c:v>-42.918030691108662</c:v>
                </c:pt>
                <c:pt idx="137">
                  <c:v>-44.787835049520886</c:v>
                </c:pt>
                <c:pt idx="138">
                  <c:v>-45.768860999990991</c:v>
                </c:pt>
                <c:pt idx="139">
                  <c:v>-44.543301157503812</c:v>
                </c:pt>
                <c:pt idx="140">
                  <c:v>-41.742959007902755</c:v>
                </c:pt>
                <c:pt idx="141">
                  <c:v>-39.091333150190046</c:v>
                </c:pt>
                <c:pt idx="142">
                  <c:v>-38.842976418433487</c:v>
                </c:pt>
                <c:pt idx="143">
                  <c:v>-40.441949480571168</c:v>
                </c:pt>
                <c:pt idx="144">
                  <c:v>-42.825419919093214</c:v>
                </c:pt>
                <c:pt idx="145">
                  <c:v>-45.221167581587395</c:v>
                </c:pt>
                <c:pt idx="146">
                  <c:v>-46.088899272848053</c:v>
                </c:pt>
                <c:pt idx="147">
                  <c:v>-45.520532209523999</c:v>
                </c:pt>
                <c:pt idx="148">
                  <c:v>-43.943536717074188</c:v>
                </c:pt>
                <c:pt idx="149">
                  <c:v>-42.307550895002535</c:v>
                </c:pt>
                <c:pt idx="150">
                  <c:v>-42.084366298984996</c:v>
                </c:pt>
                <c:pt idx="151">
                  <c:v>-43.2645771805769</c:v>
                </c:pt>
                <c:pt idx="152">
                  <c:v>-46.076973786585697</c:v>
                </c:pt>
                <c:pt idx="153">
                  <c:v>-49.69578525803729</c:v>
                </c:pt>
                <c:pt idx="154">
                  <c:v>-53.223533005525894</c:v>
                </c:pt>
                <c:pt idx="155">
                  <c:v>-55.535045427432166</c:v>
                </c:pt>
                <c:pt idx="156">
                  <c:v>-56.926800104013914</c:v>
                </c:pt>
                <c:pt idx="157">
                  <c:v>-58.402599200691391</c:v>
                </c:pt>
                <c:pt idx="158">
                  <c:v>-58.421026299812944</c:v>
                </c:pt>
                <c:pt idx="159">
                  <c:v>-61.113930277714388</c:v>
                </c:pt>
                <c:pt idx="160">
                  <c:v>-64.950640898947867</c:v>
                </c:pt>
                <c:pt idx="161">
                  <c:v>-68.760330071381702</c:v>
                </c:pt>
                <c:pt idx="162">
                  <c:v>-72.88803237866064</c:v>
                </c:pt>
                <c:pt idx="163">
                  <c:v>-75.472707829462323</c:v>
                </c:pt>
                <c:pt idx="164">
                  <c:v>-75.420883347357801</c:v>
                </c:pt>
                <c:pt idx="165">
                  <c:v>-71.77629520851508</c:v>
                </c:pt>
                <c:pt idx="166">
                  <c:v>-66.071020419302329</c:v>
                </c:pt>
                <c:pt idx="167">
                  <c:v>-62.838006849798369</c:v>
                </c:pt>
                <c:pt idx="168">
                  <c:v>-54.346534608320233</c:v>
                </c:pt>
                <c:pt idx="169">
                  <c:v>-36.576550528492461</c:v>
                </c:pt>
                <c:pt idx="170">
                  <c:v>-15.767428871735056</c:v>
                </c:pt>
                <c:pt idx="171">
                  <c:v>3.8319268330883833</c:v>
                </c:pt>
                <c:pt idx="172">
                  <c:v>12.771492794687255</c:v>
                </c:pt>
                <c:pt idx="173">
                  <c:v>19.58643668256876</c:v>
                </c:pt>
                <c:pt idx="174">
                  <c:v>26.067889415202146</c:v>
                </c:pt>
                <c:pt idx="175">
                  <c:v>31.583071892531464</c:v>
                </c:pt>
                <c:pt idx="176">
                  <c:v>36.952091371492656</c:v>
                </c:pt>
                <c:pt idx="177">
                  <c:v>41.766813522731319</c:v>
                </c:pt>
                <c:pt idx="178">
                  <c:v>42.791157913250636</c:v>
                </c:pt>
                <c:pt idx="179">
                  <c:v>45.729086682547099</c:v>
                </c:pt>
                <c:pt idx="180">
                  <c:v>48.718655670505292</c:v>
                </c:pt>
                <c:pt idx="181">
                  <c:v>51.047081352573237</c:v>
                </c:pt>
                <c:pt idx="182">
                  <c:v>51.698592534515328</c:v>
                </c:pt>
                <c:pt idx="183">
                  <c:v>52.608662388382584</c:v>
                </c:pt>
                <c:pt idx="184">
                  <c:v>52.568039874613838</c:v>
                </c:pt>
                <c:pt idx="185">
                  <c:v>51.052600967634731</c:v>
                </c:pt>
                <c:pt idx="186">
                  <c:v>50.180998931528414</c:v>
                </c:pt>
                <c:pt idx="187">
                  <c:v>52.890186427164096</c:v>
                </c:pt>
                <c:pt idx="188">
                  <c:v>57.604884427431791</c:v>
                </c:pt>
                <c:pt idx="189">
                  <c:v>60.383125577128823</c:v>
                </c:pt>
                <c:pt idx="190">
                  <c:v>61.257439935913787</c:v>
                </c:pt>
                <c:pt idx="191">
                  <c:v>62.152376359232271</c:v>
                </c:pt>
                <c:pt idx="192">
                  <c:v>63.597227144324776</c:v>
                </c:pt>
                <c:pt idx="193">
                  <c:v>64.441761110630409</c:v>
                </c:pt>
                <c:pt idx="194">
                  <c:v>64.007084494468643</c:v>
                </c:pt>
                <c:pt idx="195">
                  <c:v>62.792226039280813</c:v>
                </c:pt>
                <c:pt idx="196">
                  <c:v>61.261458672477971</c:v>
                </c:pt>
                <c:pt idx="197">
                  <c:v>59.923378743498837</c:v>
                </c:pt>
                <c:pt idx="198">
                  <c:v>58.808789293277705</c:v>
                </c:pt>
                <c:pt idx="199">
                  <c:v>57.40574835871822</c:v>
                </c:pt>
                <c:pt idx="200">
                  <c:v>56.882114842932459</c:v>
                </c:pt>
                <c:pt idx="201">
                  <c:v>56.203772220333136</c:v>
                </c:pt>
                <c:pt idx="202">
                  <c:v>55.923254278590711</c:v>
                </c:pt>
                <c:pt idx="203">
                  <c:v>55.597714848410867</c:v>
                </c:pt>
                <c:pt idx="204">
                  <c:v>53.817637646073571</c:v>
                </c:pt>
                <c:pt idx="205">
                  <c:v>51.70848041553451</c:v>
                </c:pt>
                <c:pt idx="206">
                  <c:v>49.895712845146569</c:v>
                </c:pt>
                <c:pt idx="207">
                  <c:v>47.771878275532686</c:v>
                </c:pt>
                <c:pt idx="208">
                  <c:v>46.861769850967178</c:v>
                </c:pt>
                <c:pt idx="209">
                  <c:v>45.710345479920413</c:v>
                </c:pt>
                <c:pt idx="210">
                  <c:v>43.36451166996531</c:v>
                </c:pt>
                <c:pt idx="211">
                  <c:v>42.138102143483735</c:v>
                </c:pt>
                <c:pt idx="212">
                  <c:v>39.227928486930736</c:v>
                </c:pt>
                <c:pt idx="213">
                  <c:v>35.463860114708737</c:v>
                </c:pt>
                <c:pt idx="214">
                  <c:v>29.001179068708787</c:v>
                </c:pt>
                <c:pt idx="215">
                  <c:v>15.910539441731014</c:v>
                </c:pt>
                <c:pt idx="216">
                  <c:v>-5.1740554187101289</c:v>
                </c:pt>
                <c:pt idx="217">
                  <c:v>-29.376890224876476</c:v>
                </c:pt>
                <c:pt idx="218">
                  <c:v>-48.375855784991018</c:v>
                </c:pt>
                <c:pt idx="219">
                  <c:v>-57.432157300167042</c:v>
                </c:pt>
                <c:pt idx="220">
                  <c:v>-56.599689862328468</c:v>
                </c:pt>
                <c:pt idx="221">
                  <c:v>-49.997631741565023</c:v>
                </c:pt>
                <c:pt idx="222">
                  <c:v>-44.034773635304177</c:v>
                </c:pt>
                <c:pt idx="223">
                  <c:v>-36.716364444998554</c:v>
                </c:pt>
                <c:pt idx="224">
                  <c:v>-33.346394236486923</c:v>
                </c:pt>
                <c:pt idx="225">
                  <c:v>-35.871813622844833</c:v>
                </c:pt>
                <c:pt idx="226">
                  <c:v>-41.993902262882258</c:v>
                </c:pt>
                <c:pt idx="227">
                  <c:v>-48.020548389573527</c:v>
                </c:pt>
                <c:pt idx="228">
                  <c:v>-49.001959597694011</c:v>
                </c:pt>
                <c:pt idx="229">
                  <c:v>-45.235093943938828</c:v>
                </c:pt>
                <c:pt idx="230">
                  <c:v>-38.712335744775132</c:v>
                </c:pt>
                <c:pt idx="231">
                  <c:v>-33.524447250475973</c:v>
                </c:pt>
                <c:pt idx="232">
                  <c:v>-33.002884230634024</c:v>
                </c:pt>
                <c:pt idx="233">
                  <c:v>-35.911858219044042</c:v>
                </c:pt>
                <c:pt idx="234">
                  <c:v>-40.108074993507209</c:v>
                </c:pt>
                <c:pt idx="235">
                  <c:v>-44.218082189898489</c:v>
                </c:pt>
                <c:pt idx="236">
                  <c:v>-45.962508946417621</c:v>
                </c:pt>
                <c:pt idx="237">
                  <c:v>-46.679927782582986</c:v>
                </c:pt>
                <c:pt idx="238">
                  <c:v>-46.632616488673762</c:v>
                </c:pt>
                <c:pt idx="239">
                  <c:v>-45.599216916464336</c:v>
                </c:pt>
                <c:pt idx="240">
                  <c:v>-42.808996701794058</c:v>
                </c:pt>
                <c:pt idx="241">
                  <c:v>-40.518417899346431</c:v>
                </c:pt>
                <c:pt idx="242">
                  <c:v>-40.18035308617322</c:v>
                </c:pt>
                <c:pt idx="243">
                  <c:v>-42.184916010011968</c:v>
                </c:pt>
                <c:pt idx="244">
                  <c:v>-45.007196977134264</c:v>
                </c:pt>
                <c:pt idx="245">
                  <c:v>-47.984351686773181</c:v>
                </c:pt>
                <c:pt idx="246">
                  <c:v>-50.911142816436268</c:v>
                </c:pt>
                <c:pt idx="247">
                  <c:v>-54.168313922075932</c:v>
                </c:pt>
                <c:pt idx="248">
                  <c:v>-57.433533704716666</c:v>
                </c:pt>
                <c:pt idx="249">
                  <c:v>-59.838662495061598</c:v>
                </c:pt>
                <c:pt idx="250">
                  <c:v>-62.082772252818302</c:v>
                </c:pt>
                <c:pt idx="251">
                  <c:v>-66.138181121155569</c:v>
                </c:pt>
                <c:pt idx="252">
                  <c:v>-69.559589906993352</c:v>
                </c:pt>
                <c:pt idx="253">
                  <c:v>-74.521598274443903</c:v>
                </c:pt>
                <c:pt idx="254">
                  <c:v>-81.660966353139528</c:v>
                </c:pt>
                <c:pt idx="255">
                  <c:v>-80.117334930972973</c:v>
                </c:pt>
                <c:pt idx="256">
                  <c:v>-73.129492953753086</c:v>
                </c:pt>
                <c:pt idx="257">
                  <c:v>-69.713432464179675</c:v>
                </c:pt>
                <c:pt idx="258">
                  <c:v>-67.403302163814814</c:v>
                </c:pt>
                <c:pt idx="259">
                  <c:v>-62.146061007872746</c:v>
                </c:pt>
                <c:pt idx="260">
                  <c:v>-52.739706322399257</c:v>
                </c:pt>
                <c:pt idx="261">
                  <c:v>-35.321322208449828</c:v>
                </c:pt>
                <c:pt idx="262">
                  <c:v>-13.886035844403057</c:v>
                </c:pt>
                <c:pt idx="263">
                  <c:v>0.97203294032395915</c:v>
                </c:pt>
                <c:pt idx="264">
                  <c:v>8.4424066347839162</c:v>
                </c:pt>
                <c:pt idx="265">
                  <c:v>11.257771943365436</c:v>
                </c:pt>
                <c:pt idx="266">
                  <c:v>17.883491202010632</c:v>
                </c:pt>
                <c:pt idx="267">
                  <c:v>27.133503556172496</c:v>
                </c:pt>
                <c:pt idx="268">
                  <c:v>36.496431333806591</c:v>
                </c:pt>
                <c:pt idx="269">
                  <c:v>42.406123931473857</c:v>
                </c:pt>
                <c:pt idx="270">
                  <c:v>46.185915314851847</c:v>
                </c:pt>
                <c:pt idx="271">
                  <c:v>48.860802525983729</c:v>
                </c:pt>
                <c:pt idx="272">
                  <c:v>48.140166668550982</c:v>
                </c:pt>
                <c:pt idx="273">
                  <c:v>46.392213331878708</c:v>
                </c:pt>
                <c:pt idx="274">
                  <c:v>48.024089831434154</c:v>
                </c:pt>
                <c:pt idx="275">
                  <c:v>48.909987628431047</c:v>
                </c:pt>
                <c:pt idx="276">
                  <c:v>51.288182165112431</c:v>
                </c:pt>
                <c:pt idx="277">
                  <c:v>56.756582840467381</c:v>
                </c:pt>
                <c:pt idx="278">
                  <c:v>61.764257248762767</c:v>
                </c:pt>
                <c:pt idx="279">
                  <c:v>66.433681773600071</c:v>
                </c:pt>
                <c:pt idx="280">
                  <c:v>69.606771538171969</c:v>
                </c:pt>
                <c:pt idx="281">
                  <c:v>70.62808771747801</c:v>
                </c:pt>
                <c:pt idx="282">
                  <c:v>69.871157831395521</c:v>
                </c:pt>
                <c:pt idx="283">
                  <c:v>68.033544192511371</c:v>
                </c:pt>
                <c:pt idx="284">
                  <c:v>65.519668441248641</c:v>
                </c:pt>
                <c:pt idx="285">
                  <c:v>62.605626251226234</c:v>
                </c:pt>
                <c:pt idx="286">
                  <c:v>61.265667772627673</c:v>
                </c:pt>
                <c:pt idx="287">
                  <c:v>61.090439222166012</c:v>
                </c:pt>
                <c:pt idx="288">
                  <c:v>61.365708820489552</c:v>
                </c:pt>
                <c:pt idx="289">
                  <c:v>61.023699526314864</c:v>
                </c:pt>
                <c:pt idx="290">
                  <c:v>59.956354033314035</c:v>
                </c:pt>
                <c:pt idx="291">
                  <c:v>58.340350422641414</c:v>
                </c:pt>
                <c:pt idx="292">
                  <c:v>57.512099110606833</c:v>
                </c:pt>
                <c:pt idx="293">
                  <c:v>55.487051349776188</c:v>
                </c:pt>
                <c:pt idx="294">
                  <c:v>53.113647405474175</c:v>
                </c:pt>
                <c:pt idx="295">
                  <c:v>50.729513053647821</c:v>
                </c:pt>
                <c:pt idx="296">
                  <c:v>47.909980983634256</c:v>
                </c:pt>
                <c:pt idx="297">
                  <c:v>45.477094910088709</c:v>
                </c:pt>
                <c:pt idx="298">
                  <c:v>44.045857237588351</c:v>
                </c:pt>
                <c:pt idx="299">
                  <c:v>42.502567553647715</c:v>
                </c:pt>
                <c:pt idx="300">
                  <c:v>40.919285092837399</c:v>
                </c:pt>
                <c:pt idx="301">
                  <c:v>40.164110942484001</c:v>
                </c:pt>
                <c:pt idx="302">
                  <c:v>39.131666558269849</c:v>
                </c:pt>
                <c:pt idx="303">
                  <c:v>37.311957205651012</c:v>
                </c:pt>
                <c:pt idx="304">
                  <c:v>32.571137961796076</c:v>
                </c:pt>
                <c:pt idx="305">
                  <c:v>24.999325672020593</c:v>
                </c:pt>
                <c:pt idx="306">
                  <c:v>14.682915382643211</c:v>
                </c:pt>
                <c:pt idx="307">
                  <c:v>7.2032221081779246</c:v>
                </c:pt>
                <c:pt idx="308">
                  <c:v>2.9747188701290415</c:v>
                </c:pt>
                <c:pt idx="309">
                  <c:v>0.72945108324397456</c:v>
                </c:pt>
                <c:pt idx="310">
                  <c:v>-1.6106569193677602</c:v>
                </c:pt>
                <c:pt idx="311">
                  <c:v>-8.8695021563860781</c:v>
                </c:pt>
                <c:pt idx="312">
                  <c:v>-23.466000531581859</c:v>
                </c:pt>
                <c:pt idx="313">
                  <c:v>-33.325303765122648</c:v>
                </c:pt>
                <c:pt idx="314">
                  <c:v>-41.840284307674693</c:v>
                </c:pt>
                <c:pt idx="315">
                  <c:v>-50.768539116273807</c:v>
                </c:pt>
                <c:pt idx="316">
                  <c:v>-59.724399784382015</c:v>
                </c:pt>
                <c:pt idx="317">
                  <c:v>-64.383841910598136</c:v>
                </c:pt>
                <c:pt idx="318">
                  <c:v>-57.385706078830111</c:v>
                </c:pt>
                <c:pt idx="319">
                  <c:v>-36.98137331680266</c:v>
                </c:pt>
                <c:pt idx="320">
                  <c:v>-31.969962195158711</c:v>
                </c:pt>
                <c:pt idx="321">
                  <c:v>-37.989517684805996</c:v>
                </c:pt>
                <c:pt idx="322">
                  <c:v>-44.275176739858978</c:v>
                </c:pt>
                <c:pt idx="323">
                  <c:v>-50.552809103166304</c:v>
                </c:pt>
                <c:pt idx="324">
                  <c:v>-53.375565444643215</c:v>
                </c:pt>
                <c:pt idx="325">
                  <c:v>-51.2357560680991</c:v>
                </c:pt>
                <c:pt idx="326">
                  <c:v>-44.946184661972126</c:v>
                </c:pt>
                <c:pt idx="327">
                  <c:v>-37.190568522464069</c:v>
                </c:pt>
                <c:pt idx="328">
                  <c:v>-32.215973895306888</c:v>
                </c:pt>
                <c:pt idx="329">
                  <c:v>-30.64777346729073</c:v>
                </c:pt>
                <c:pt idx="330">
                  <c:v>-31.320278393931211</c:v>
                </c:pt>
                <c:pt idx="331">
                  <c:v>-32.887231577877721</c:v>
                </c:pt>
                <c:pt idx="332">
                  <c:v>-34.013667109042508</c:v>
                </c:pt>
                <c:pt idx="333">
                  <c:v>-34.816273098790219</c:v>
                </c:pt>
                <c:pt idx="334">
                  <c:v>-35.633386393672481</c:v>
                </c:pt>
                <c:pt idx="335">
                  <c:v>-36.439879924992645</c:v>
                </c:pt>
                <c:pt idx="336">
                  <c:v>-36.608864014416007</c:v>
                </c:pt>
                <c:pt idx="337">
                  <c:v>-37.120188974534095</c:v>
                </c:pt>
                <c:pt idx="338">
                  <c:v>-38.174682504652964</c:v>
                </c:pt>
                <c:pt idx="339">
                  <c:v>-40.299733460445353</c:v>
                </c:pt>
                <c:pt idx="340">
                  <c:v>-42.704789248161006</c:v>
                </c:pt>
                <c:pt idx="341">
                  <c:v>-44.690480445629106</c:v>
                </c:pt>
                <c:pt idx="342">
                  <c:v>-44.335651346262381</c:v>
                </c:pt>
                <c:pt idx="343">
                  <c:v>-43.240167557987355</c:v>
                </c:pt>
                <c:pt idx="344">
                  <c:v>-41.909484749954956</c:v>
                </c:pt>
                <c:pt idx="345">
                  <c:v>-39.897390974866589</c:v>
                </c:pt>
                <c:pt idx="346">
                  <c:v>-40.440367432204219</c:v>
                </c:pt>
                <c:pt idx="347">
                  <c:v>-44.053534369621914</c:v>
                </c:pt>
                <c:pt idx="348">
                  <c:v>-48.144857047346456</c:v>
                </c:pt>
                <c:pt idx="349">
                  <c:v>-54.667976532020461</c:v>
                </c:pt>
                <c:pt idx="350">
                  <c:v>-56.12688763949653</c:v>
                </c:pt>
                <c:pt idx="351">
                  <c:v>-55.270544819027116</c:v>
                </c:pt>
                <c:pt idx="352">
                  <c:v>-52.961003494945139</c:v>
                </c:pt>
                <c:pt idx="353">
                  <c:v>-44.536897042583028</c:v>
                </c:pt>
                <c:pt idx="354">
                  <c:v>-42.267571132333515</c:v>
                </c:pt>
                <c:pt idx="355">
                  <c:v>-36.653989247712474</c:v>
                </c:pt>
                <c:pt idx="356">
                  <c:v>-27.964028241619204</c:v>
                </c:pt>
                <c:pt idx="357">
                  <c:v>-15.404798509470501</c:v>
                </c:pt>
                <c:pt idx="358">
                  <c:v>-1.3559656539332106</c:v>
                </c:pt>
                <c:pt idx="359">
                  <c:v>7.7075555669825881</c:v>
                </c:pt>
                <c:pt idx="360">
                  <c:v>17.457895979128505</c:v>
                </c:pt>
                <c:pt idx="361">
                  <c:v>23.278891166739765</c:v>
                </c:pt>
                <c:pt idx="362">
                  <c:v>24.677941394538198</c:v>
                </c:pt>
                <c:pt idx="363">
                  <c:v>27.321514383907829</c:v>
                </c:pt>
                <c:pt idx="364">
                  <c:v>29.853998167882704</c:v>
                </c:pt>
                <c:pt idx="365">
                  <c:v>33.393542660203387</c:v>
                </c:pt>
                <c:pt idx="366">
                  <c:v>38.748686705686787</c:v>
                </c:pt>
                <c:pt idx="367">
                  <c:v>43.386885344374789</c:v>
                </c:pt>
                <c:pt idx="368">
                  <c:v>47.595065016049993</c:v>
                </c:pt>
                <c:pt idx="369">
                  <c:v>50.408473282126991</c:v>
                </c:pt>
                <c:pt idx="370">
                  <c:v>53.047580202496412</c:v>
                </c:pt>
                <c:pt idx="371">
                  <c:v>55.687764119692339</c:v>
                </c:pt>
                <c:pt idx="372">
                  <c:v>57.216873148526652</c:v>
                </c:pt>
                <c:pt idx="373">
                  <c:v>58.849681959165643</c:v>
                </c:pt>
                <c:pt idx="374">
                  <c:v>60.670147125544396</c:v>
                </c:pt>
                <c:pt idx="375">
                  <c:v>62.984876136797801</c:v>
                </c:pt>
                <c:pt idx="376">
                  <c:v>64.172897014373461</c:v>
                </c:pt>
                <c:pt idx="377">
                  <c:v>64.659561374193402</c:v>
                </c:pt>
                <c:pt idx="378">
                  <c:v>64.578441756006995</c:v>
                </c:pt>
                <c:pt idx="379">
                  <c:v>63.819956954847214</c:v>
                </c:pt>
                <c:pt idx="380">
                  <c:v>63.330506006590696</c:v>
                </c:pt>
                <c:pt idx="381">
                  <c:v>61.72505459907314</c:v>
                </c:pt>
                <c:pt idx="382">
                  <c:v>59.763212349026084</c:v>
                </c:pt>
                <c:pt idx="383">
                  <c:v>58.191481766529456</c:v>
                </c:pt>
                <c:pt idx="384">
                  <c:v>57.276138360157361</c:v>
                </c:pt>
                <c:pt idx="385">
                  <c:v>56.869287873360825</c:v>
                </c:pt>
                <c:pt idx="386">
                  <c:v>55.375289013381312</c:v>
                </c:pt>
                <c:pt idx="387">
                  <c:v>52.496751356476814</c:v>
                </c:pt>
                <c:pt idx="388">
                  <c:v>48.376126439076181</c:v>
                </c:pt>
                <c:pt idx="389">
                  <c:v>44.618298620005667</c:v>
                </c:pt>
                <c:pt idx="390">
                  <c:v>41.737343302001634</c:v>
                </c:pt>
                <c:pt idx="391">
                  <c:v>38.646349146018345</c:v>
                </c:pt>
                <c:pt idx="392">
                  <c:v>36.512537570609069</c:v>
                </c:pt>
                <c:pt idx="393">
                  <c:v>33.594495910806543</c:v>
                </c:pt>
                <c:pt idx="394">
                  <c:v>28.768654220633326</c:v>
                </c:pt>
                <c:pt idx="395">
                  <c:v>24.714067305530701</c:v>
                </c:pt>
                <c:pt idx="396">
                  <c:v>21.098955001286559</c:v>
                </c:pt>
                <c:pt idx="397">
                  <c:v>16.26663214402749</c:v>
                </c:pt>
                <c:pt idx="398">
                  <c:v>11.419411685836765</c:v>
                </c:pt>
                <c:pt idx="399">
                  <c:v>5.0970749378103299</c:v>
                </c:pt>
                <c:pt idx="400">
                  <c:v>-2.5989078964760939</c:v>
                </c:pt>
                <c:pt idx="401">
                  <c:v>-11.192580918865477</c:v>
                </c:pt>
                <c:pt idx="402">
                  <c:v>-21.654793864525157</c:v>
                </c:pt>
                <c:pt idx="403">
                  <c:v>-32.324502323951087</c:v>
                </c:pt>
                <c:pt idx="404">
                  <c:v>-39.892947333298252</c:v>
                </c:pt>
                <c:pt idx="405">
                  <c:v>-44.206500898102043</c:v>
                </c:pt>
                <c:pt idx="406">
                  <c:v>-48.054930646625841</c:v>
                </c:pt>
                <c:pt idx="407">
                  <c:v>-53.476573650361679</c:v>
                </c:pt>
                <c:pt idx="408">
                  <c:v>-57.817980988121548</c:v>
                </c:pt>
                <c:pt idx="409">
                  <c:v>-63.062966403968588</c:v>
                </c:pt>
                <c:pt idx="410">
                  <c:v>-67.467023429471425</c:v>
                </c:pt>
                <c:pt idx="411">
                  <c:v>-70.699013992315869</c:v>
                </c:pt>
                <c:pt idx="412">
                  <c:v>-69.739980716202737</c:v>
                </c:pt>
                <c:pt idx="413">
                  <c:v>-62.342103668067175</c:v>
                </c:pt>
                <c:pt idx="414">
                  <c:v>-54.874907336564938</c:v>
                </c:pt>
                <c:pt idx="415">
                  <c:v>-50.441915419077318</c:v>
                </c:pt>
                <c:pt idx="416">
                  <c:v>-50.200800768061768</c:v>
                </c:pt>
                <c:pt idx="417">
                  <c:v>-50.62995602527171</c:v>
                </c:pt>
                <c:pt idx="418">
                  <c:v>-50.815436926721041</c:v>
                </c:pt>
                <c:pt idx="419">
                  <c:v>-49.458566250170463</c:v>
                </c:pt>
                <c:pt idx="420">
                  <c:v>-47.399814006138996</c:v>
                </c:pt>
                <c:pt idx="421">
                  <c:v>-44.645227812175548</c:v>
                </c:pt>
                <c:pt idx="422">
                  <c:v>-41.51875376985106</c:v>
                </c:pt>
                <c:pt idx="423">
                  <c:v>-38.347143108149865</c:v>
                </c:pt>
                <c:pt idx="424">
                  <c:v>-36.597621326413446</c:v>
                </c:pt>
                <c:pt idx="425">
                  <c:v>-38.488356776098165</c:v>
                </c:pt>
                <c:pt idx="426">
                  <c:v>-42.763993062533146</c:v>
                </c:pt>
                <c:pt idx="427">
                  <c:v>-47.234043610006125</c:v>
                </c:pt>
                <c:pt idx="428">
                  <c:v>-50.75730535976588</c:v>
                </c:pt>
                <c:pt idx="429">
                  <c:v>-53.491323081250577</c:v>
                </c:pt>
                <c:pt idx="430">
                  <c:v>-55.836170380831291</c:v>
                </c:pt>
                <c:pt idx="431">
                  <c:v>-56.808121060913237</c:v>
                </c:pt>
                <c:pt idx="432">
                  <c:v>-56.462242162837711</c:v>
                </c:pt>
                <c:pt idx="433">
                  <c:v>-55.747211121833416</c:v>
                </c:pt>
                <c:pt idx="434">
                  <c:v>-54.80736477163628</c:v>
                </c:pt>
                <c:pt idx="435">
                  <c:v>-55.219935881195042</c:v>
                </c:pt>
                <c:pt idx="436">
                  <c:v>-57.396557875044905</c:v>
                </c:pt>
                <c:pt idx="437">
                  <c:v>-61.786120529295182</c:v>
                </c:pt>
                <c:pt idx="438">
                  <c:v>-68.51679678491125</c:v>
                </c:pt>
                <c:pt idx="439">
                  <c:v>-76.170509081927506</c:v>
                </c:pt>
                <c:pt idx="440">
                  <c:v>-81.369783496060663</c:v>
                </c:pt>
                <c:pt idx="441">
                  <c:v>-80.074219365551983</c:v>
                </c:pt>
                <c:pt idx="442">
                  <c:v>-77.676876910622937</c:v>
                </c:pt>
                <c:pt idx="443">
                  <c:v>-71.305439508167197</c:v>
                </c:pt>
                <c:pt idx="444">
                  <c:v>-59.051821349297704</c:v>
                </c:pt>
                <c:pt idx="445">
                  <c:v>-43.370314543203698</c:v>
                </c:pt>
                <c:pt idx="446">
                  <c:v>-28.671953378325075</c:v>
                </c:pt>
                <c:pt idx="447">
                  <c:v>-17.209126509423044</c:v>
                </c:pt>
                <c:pt idx="448">
                  <c:v>-11.044087236640239</c:v>
                </c:pt>
                <c:pt idx="449">
                  <c:v>-5.8040346823674103</c:v>
                </c:pt>
                <c:pt idx="450">
                  <c:v>1.3391511140073784</c:v>
                </c:pt>
                <c:pt idx="451">
                  <c:v>9.4897157319861574</c:v>
                </c:pt>
                <c:pt idx="452">
                  <c:v>20.072840507118919</c:v>
                </c:pt>
                <c:pt idx="453">
                  <c:v>27.726863823167637</c:v>
                </c:pt>
                <c:pt idx="454">
                  <c:v>28.993419319219054</c:v>
                </c:pt>
                <c:pt idx="455">
                  <c:v>29.085378979082062</c:v>
                </c:pt>
                <c:pt idx="456">
                  <c:v>31.225216631312151</c:v>
                </c:pt>
                <c:pt idx="457">
                  <c:v>33.886275177726375</c:v>
                </c:pt>
                <c:pt idx="458">
                  <c:v>38.087690336526087</c:v>
                </c:pt>
                <c:pt idx="459">
                  <c:v>41.190820510892038</c:v>
                </c:pt>
                <c:pt idx="460">
                  <c:v>44.847113517877112</c:v>
                </c:pt>
                <c:pt idx="461">
                  <c:v>49.87874045567002</c:v>
                </c:pt>
                <c:pt idx="462">
                  <c:v>52.737302938361935</c:v>
                </c:pt>
                <c:pt idx="463">
                  <c:v>53.301462940400164</c:v>
                </c:pt>
                <c:pt idx="464">
                  <c:v>53.777320217210885</c:v>
                </c:pt>
                <c:pt idx="465">
                  <c:v>55.158111185201165</c:v>
                </c:pt>
                <c:pt idx="466">
                  <c:v>56.751225614661905</c:v>
                </c:pt>
                <c:pt idx="467">
                  <c:v>58.466853032379333</c:v>
                </c:pt>
                <c:pt idx="468">
                  <c:v>60.067960082425728</c:v>
                </c:pt>
                <c:pt idx="469">
                  <c:v>63.147060690574932</c:v>
                </c:pt>
                <c:pt idx="470">
                  <c:v>64.913695684751914</c:v>
                </c:pt>
                <c:pt idx="471">
                  <c:v>65.812540608745906</c:v>
                </c:pt>
                <c:pt idx="472">
                  <c:v>66.228535631574829</c:v>
                </c:pt>
                <c:pt idx="473">
                  <c:v>66.394430124286288</c:v>
                </c:pt>
                <c:pt idx="474">
                  <c:v>66.308423435110271</c:v>
                </c:pt>
                <c:pt idx="475">
                  <c:v>65.730244824251812</c:v>
                </c:pt>
                <c:pt idx="476">
                  <c:v>64.613467563743825</c:v>
                </c:pt>
                <c:pt idx="477">
                  <c:v>62.966804344143725</c:v>
                </c:pt>
                <c:pt idx="478">
                  <c:v>60.29994209249967</c:v>
                </c:pt>
                <c:pt idx="479">
                  <c:v>57.036712950432488</c:v>
                </c:pt>
                <c:pt idx="480">
                  <c:v>53.199955220478301</c:v>
                </c:pt>
                <c:pt idx="481">
                  <c:v>47.726133729420553</c:v>
                </c:pt>
                <c:pt idx="482">
                  <c:v>43.296879507089024</c:v>
                </c:pt>
                <c:pt idx="483">
                  <c:v>40.217259024417096</c:v>
                </c:pt>
                <c:pt idx="484">
                  <c:v>39.043022611356186</c:v>
                </c:pt>
                <c:pt idx="485">
                  <c:v>39.5837278717378</c:v>
                </c:pt>
                <c:pt idx="486">
                  <c:v>40.898631645527765</c:v>
                </c:pt>
                <c:pt idx="487">
                  <c:v>42.237881573505462</c:v>
                </c:pt>
                <c:pt idx="488">
                  <c:v>41.194873408944176</c:v>
                </c:pt>
                <c:pt idx="489">
                  <c:v>38.71226427761497</c:v>
                </c:pt>
                <c:pt idx="490">
                  <c:v>36.242067042582377</c:v>
                </c:pt>
                <c:pt idx="491">
                  <c:v>27.936968171121976</c:v>
                </c:pt>
                <c:pt idx="492">
                  <c:v>14.839873736732649</c:v>
                </c:pt>
                <c:pt idx="493">
                  <c:v>9.1821889308197253</c:v>
                </c:pt>
                <c:pt idx="494">
                  <c:v>5.5625962109795042</c:v>
                </c:pt>
                <c:pt idx="495">
                  <c:v>0.63268931105819015</c:v>
                </c:pt>
                <c:pt idx="496">
                  <c:v>-10.020049752124621</c:v>
                </c:pt>
                <c:pt idx="497">
                  <c:v>-23.944317547439045</c:v>
                </c:pt>
                <c:pt idx="498">
                  <c:v>-35.641752468235573</c:v>
                </c:pt>
                <c:pt idx="499">
                  <c:v>-41.824474207309379</c:v>
                </c:pt>
                <c:pt idx="500">
                  <c:v>-50.528091747566812</c:v>
                </c:pt>
                <c:pt idx="501">
                  <c:v>-58.224823784625222</c:v>
                </c:pt>
                <c:pt idx="502">
                  <c:v>-60.944409356153166</c:v>
                </c:pt>
                <c:pt idx="503">
                  <c:v>-63.208204652307991</c:v>
                </c:pt>
                <c:pt idx="504">
                  <c:v>-61.787864975554335</c:v>
                </c:pt>
                <c:pt idx="505">
                  <c:v>-53.850797924052003</c:v>
                </c:pt>
                <c:pt idx="506">
                  <c:v>-47.707987087036585</c:v>
                </c:pt>
                <c:pt idx="507">
                  <c:v>-44.545138201405969</c:v>
                </c:pt>
                <c:pt idx="508">
                  <c:v>-43.936465398028979</c:v>
                </c:pt>
                <c:pt idx="509">
                  <c:v>-43.888405250831546</c:v>
                </c:pt>
                <c:pt idx="510">
                  <c:v>-42.04118743044571</c:v>
                </c:pt>
                <c:pt idx="511">
                  <c:v>-41.339286222518567</c:v>
                </c:pt>
                <c:pt idx="512">
                  <c:v>-40.570702086381523</c:v>
                </c:pt>
                <c:pt idx="513">
                  <c:v>-40.510902609155586</c:v>
                </c:pt>
                <c:pt idx="514">
                  <c:v>-40.629651187293533</c:v>
                </c:pt>
                <c:pt idx="515">
                  <c:v>-41.317152791376216</c:v>
                </c:pt>
                <c:pt idx="516">
                  <c:v>-41.931459616075372</c:v>
                </c:pt>
                <c:pt idx="517">
                  <c:v>-41.728520623178483</c:v>
                </c:pt>
                <c:pt idx="518">
                  <c:v>-39.764683577260136</c:v>
                </c:pt>
                <c:pt idx="519">
                  <c:v>-38.340156103262558</c:v>
                </c:pt>
                <c:pt idx="520">
                  <c:v>-37.311925896868026</c:v>
                </c:pt>
                <c:pt idx="521">
                  <c:v>-36.361383080507061</c:v>
                </c:pt>
                <c:pt idx="522">
                  <c:v>-36.805589680172105</c:v>
                </c:pt>
                <c:pt idx="523">
                  <c:v>-39.160839215547647</c:v>
                </c:pt>
                <c:pt idx="524">
                  <c:v>-42.316727395318388</c:v>
                </c:pt>
                <c:pt idx="525">
                  <c:v>-45.436166442896827</c:v>
                </c:pt>
                <c:pt idx="526">
                  <c:v>-47.64750640176694</c:v>
                </c:pt>
                <c:pt idx="527">
                  <c:v>-48.540007832934222</c:v>
                </c:pt>
                <c:pt idx="528">
                  <c:v>-46.650669971929737</c:v>
                </c:pt>
                <c:pt idx="529">
                  <c:v>-42.775997731886932</c:v>
                </c:pt>
                <c:pt idx="530">
                  <c:v>-42.957977037538761</c:v>
                </c:pt>
                <c:pt idx="531">
                  <c:v>-45.330180175749945</c:v>
                </c:pt>
                <c:pt idx="532">
                  <c:v>-47.567238616775654</c:v>
                </c:pt>
                <c:pt idx="533">
                  <c:v>-49.697869849424855</c:v>
                </c:pt>
                <c:pt idx="534">
                  <c:v>-50.626486571295061</c:v>
                </c:pt>
                <c:pt idx="535">
                  <c:v>-52.566082534769691</c:v>
                </c:pt>
                <c:pt idx="536">
                  <c:v>-55.485945787534469</c:v>
                </c:pt>
                <c:pt idx="537">
                  <c:v>-59.101310850422266</c:v>
                </c:pt>
                <c:pt idx="538">
                  <c:v>-60.806023518904716</c:v>
                </c:pt>
                <c:pt idx="539">
                  <c:v>-62.139230226319434</c:v>
                </c:pt>
                <c:pt idx="540">
                  <c:v>-65.583958823683631</c:v>
                </c:pt>
                <c:pt idx="541">
                  <c:v>-71.337876910429657</c:v>
                </c:pt>
                <c:pt idx="542">
                  <c:v>-71.676556131145546</c:v>
                </c:pt>
                <c:pt idx="543">
                  <c:v>-66.95241135541913</c:v>
                </c:pt>
                <c:pt idx="544">
                  <c:v>-54.792630559163022</c:v>
                </c:pt>
                <c:pt idx="545">
                  <c:v>-34.232726994822585</c:v>
                </c:pt>
                <c:pt idx="546">
                  <c:v>-13.240978943919639</c:v>
                </c:pt>
                <c:pt idx="547">
                  <c:v>7.8878669769122745</c:v>
                </c:pt>
                <c:pt idx="548">
                  <c:v>21.418300474630879</c:v>
                </c:pt>
                <c:pt idx="549">
                  <c:v>20.129489484718309</c:v>
                </c:pt>
                <c:pt idx="550">
                  <c:v>21.397716715809587</c:v>
                </c:pt>
                <c:pt idx="551">
                  <c:v>22.424232670414188</c:v>
                </c:pt>
                <c:pt idx="552">
                  <c:v>23.118401565761033</c:v>
                </c:pt>
                <c:pt idx="553">
                  <c:v>29.208303665550201</c:v>
                </c:pt>
                <c:pt idx="554">
                  <c:v>33.892801957078866</c:v>
                </c:pt>
                <c:pt idx="555">
                  <c:v>36.523851164003347</c:v>
                </c:pt>
                <c:pt idx="556">
                  <c:v>40.431774970333819</c:v>
                </c:pt>
                <c:pt idx="557">
                  <c:v>41.45112847312339</c:v>
                </c:pt>
                <c:pt idx="558">
                  <c:v>40.488542177965705</c:v>
                </c:pt>
                <c:pt idx="559">
                  <c:v>42.349245390658396</c:v>
                </c:pt>
                <c:pt idx="560">
                  <c:v>46.167201308429462</c:v>
                </c:pt>
                <c:pt idx="561">
                  <c:v>50.668800765545477</c:v>
                </c:pt>
                <c:pt idx="562">
                  <c:v>55.26237819853587</c:v>
                </c:pt>
                <c:pt idx="563">
                  <c:v>58.288397603088569</c:v>
                </c:pt>
                <c:pt idx="564">
                  <c:v>60.377564212982712</c:v>
                </c:pt>
                <c:pt idx="565">
                  <c:v>61.663162681345092</c:v>
                </c:pt>
                <c:pt idx="566">
                  <c:v>61.851127102685382</c:v>
                </c:pt>
                <c:pt idx="567">
                  <c:v>62.140709871122141</c:v>
                </c:pt>
                <c:pt idx="568">
                  <c:v>63.189149195906815</c:v>
                </c:pt>
                <c:pt idx="569">
                  <c:v>65.154080117850413</c:v>
                </c:pt>
                <c:pt idx="570">
                  <c:v>66.571412604170234</c:v>
                </c:pt>
                <c:pt idx="571">
                  <c:v>66.174686495782154</c:v>
                </c:pt>
                <c:pt idx="572">
                  <c:v>64.867659537390765</c:v>
                </c:pt>
                <c:pt idx="573">
                  <c:v>63.264112027440213</c:v>
                </c:pt>
                <c:pt idx="574">
                  <c:v>61.177773733037789</c:v>
                </c:pt>
                <c:pt idx="575">
                  <c:v>59.55744845866316</c:v>
                </c:pt>
                <c:pt idx="576">
                  <c:v>58.829770239305333</c:v>
                </c:pt>
                <c:pt idx="577">
                  <c:v>57.905565562904272</c:v>
                </c:pt>
                <c:pt idx="578">
                  <c:v>57.314677938898136</c:v>
                </c:pt>
                <c:pt idx="579">
                  <c:v>56.891675897501727</c:v>
                </c:pt>
                <c:pt idx="580">
                  <c:v>55.220653009511409</c:v>
                </c:pt>
                <c:pt idx="581">
                  <c:v>52.918019964954723</c:v>
                </c:pt>
                <c:pt idx="582">
                  <c:v>51.509129743645921</c:v>
                </c:pt>
                <c:pt idx="583">
                  <c:v>50.688828601385126</c:v>
                </c:pt>
                <c:pt idx="584">
                  <c:v>51.197353333644948</c:v>
                </c:pt>
                <c:pt idx="585">
                  <c:v>51.968536250557392</c:v>
                </c:pt>
                <c:pt idx="586">
                  <c:v>51.411993921959365</c:v>
                </c:pt>
                <c:pt idx="587">
                  <c:v>49.650851257857653</c:v>
                </c:pt>
                <c:pt idx="588">
                  <c:v>48.082478845265612</c:v>
                </c:pt>
                <c:pt idx="589">
                  <c:v>43.810642544052946</c:v>
                </c:pt>
                <c:pt idx="590">
                  <c:v>37.202425593958857</c:v>
                </c:pt>
                <c:pt idx="591">
                  <c:v>31.342051961107032</c:v>
                </c:pt>
                <c:pt idx="592">
                  <c:v>27.136739740878159</c:v>
                </c:pt>
                <c:pt idx="593">
                  <c:v>23.990514948827485</c:v>
                </c:pt>
                <c:pt idx="594">
                  <c:v>18.552115967132952</c:v>
                </c:pt>
                <c:pt idx="595">
                  <c:v>6.9618930629067064</c:v>
                </c:pt>
                <c:pt idx="596">
                  <c:v>-11.676886820951307</c:v>
                </c:pt>
                <c:pt idx="597">
                  <c:v>-27.882987943897735</c:v>
                </c:pt>
                <c:pt idx="598">
                  <c:v>-35.105532360238392</c:v>
                </c:pt>
                <c:pt idx="599">
                  <c:v>-33.479400268963332</c:v>
                </c:pt>
                <c:pt idx="600">
                  <c:v>-28.471331129570089</c:v>
                </c:pt>
                <c:pt idx="601">
                  <c:v>-30.021084646893911</c:v>
                </c:pt>
                <c:pt idx="602">
                  <c:v>-39.53662664254815</c:v>
                </c:pt>
                <c:pt idx="603">
                  <c:v>-49.523618937240215</c:v>
                </c:pt>
                <c:pt idx="604">
                  <c:v>-55.740593366440898</c:v>
                </c:pt>
                <c:pt idx="605">
                  <c:v>-58.693551683724117</c:v>
                </c:pt>
                <c:pt idx="606">
                  <c:v>-58.506936525952938</c:v>
                </c:pt>
                <c:pt idx="607">
                  <c:v>-56.865645867974884</c:v>
                </c:pt>
                <c:pt idx="608">
                  <c:v>-52.389019493621028</c:v>
                </c:pt>
                <c:pt idx="609">
                  <c:v>-49.355647327188564</c:v>
                </c:pt>
                <c:pt idx="610">
                  <c:v>-47.746509658613533</c:v>
                </c:pt>
                <c:pt idx="611">
                  <c:v>-46.665125556813251</c:v>
                </c:pt>
                <c:pt idx="612">
                  <c:v>-45.782319782179414</c:v>
                </c:pt>
                <c:pt idx="613">
                  <c:v>-44.492333847570045</c:v>
                </c:pt>
                <c:pt idx="614">
                  <c:v>-42.421439963994153</c:v>
                </c:pt>
                <c:pt idx="615">
                  <c:v>-39.669908646957126</c:v>
                </c:pt>
                <c:pt idx="616">
                  <c:v>-37.292009851378751</c:v>
                </c:pt>
                <c:pt idx="617">
                  <c:v>-36.045508293955528</c:v>
                </c:pt>
                <c:pt idx="618">
                  <c:v>-36.238166267374623</c:v>
                </c:pt>
                <c:pt idx="619">
                  <c:v>-38.88212998061821</c:v>
                </c:pt>
                <c:pt idx="620">
                  <c:v>-43.334143401609523</c:v>
                </c:pt>
                <c:pt idx="621">
                  <c:v>-48.311799681374254</c:v>
                </c:pt>
                <c:pt idx="622">
                  <c:v>-51.756600861212796</c:v>
                </c:pt>
                <c:pt idx="623">
                  <c:v>-53.564880316597872</c:v>
                </c:pt>
                <c:pt idx="624">
                  <c:v>-54.03266044112646</c:v>
                </c:pt>
                <c:pt idx="625">
                  <c:v>-55.150787409728011</c:v>
                </c:pt>
                <c:pt idx="626">
                  <c:v>-56.85638202898955</c:v>
                </c:pt>
                <c:pt idx="627">
                  <c:v>-58.693195009017955</c:v>
                </c:pt>
                <c:pt idx="628">
                  <c:v>-60.947092963347707</c:v>
                </c:pt>
                <c:pt idx="629">
                  <c:v>-61.897939478316793</c:v>
                </c:pt>
                <c:pt idx="630">
                  <c:v>-62.757642142730759</c:v>
                </c:pt>
                <c:pt idx="631">
                  <c:v>-62.480561962583536</c:v>
                </c:pt>
                <c:pt idx="632">
                  <c:v>-60.946008174848508</c:v>
                </c:pt>
                <c:pt idx="633">
                  <c:v>-61.34231845971108</c:v>
                </c:pt>
                <c:pt idx="634">
                  <c:v>-63.384187303970229</c:v>
                </c:pt>
                <c:pt idx="635">
                  <c:v>-69.838674378758967</c:v>
                </c:pt>
                <c:pt idx="636">
                  <c:v>-76.111090224785286</c:v>
                </c:pt>
                <c:pt idx="637">
                  <c:v>-79.068054476413906</c:v>
                </c:pt>
                <c:pt idx="638">
                  <c:v>-77.694359719269357</c:v>
                </c:pt>
                <c:pt idx="639">
                  <c:v>-73.721722235899875</c:v>
                </c:pt>
                <c:pt idx="640">
                  <c:v>-63.141189970522333</c:v>
                </c:pt>
                <c:pt idx="641">
                  <c:v>-52.234879460560663</c:v>
                </c:pt>
                <c:pt idx="642">
                  <c:v>-33.596861082378652</c:v>
                </c:pt>
                <c:pt idx="643">
                  <c:v>-23.956661311565671</c:v>
                </c:pt>
                <c:pt idx="644">
                  <c:v>-13.18676884071991</c:v>
                </c:pt>
                <c:pt idx="645">
                  <c:v>-4.3723941643993491</c:v>
                </c:pt>
                <c:pt idx="646">
                  <c:v>2.4742460135826168</c:v>
                </c:pt>
                <c:pt idx="647">
                  <c:v>13.971312453992136</c:v>
                </c:pt>
                <c:pt idx="648">
                  <c:v>20.166005122087501</c:v>
                </c:pt>
                <c:pt idx="649">
                  <c:v>25.336780896278615</c:v>
                </c:pt>
                <c:pt idx="650">
                  <c:v>32.910065258598806</c:v>
                </c:pt>
                <c:pt idx="651">
                  <c:v>37.950930270017125</c:v>
                </c:pt>
                <c:pt idx="652">
                  <c:v>41.830983548860438</c:v>
                </c:pt>
                <c:pt idx="653">
                  <c:v>46.077418119491171</c:v>
                </c:pt>
                <c:pt idx="654">
                  <c:v>48.963136992746747</c:v>
                </c:pt>
                <c:pt idx="655">
                  <c:v>50.698536593860972</c:v>
                </c:pt>
                <c:pt idx="656">
                  <c:v>50.970887439246049</c:v>
                </c:pt>
                <c:pt idx="657">
                  <c:v>52.431956693894001</c:v>
                </c:pt>
                <c:pt idx="658">
                  <c:v>55.986363079273026</c:v>
                </c:pt>
                <c:pt idx="659">
                  <c:v>59.167648909960072</c:v>
                </c:pt>
                <c:pt idx="660">
                  <c:v>60.570704936057936</c:v>
                </c:pt>
                <c:pt idx="661">
                  <c:v>61.633050705378096</c:v>
                </c:pt>
                <c:pt idx="662">
                  <c:v>62.737271027003899</c:v>
                </c:pt>
                <c:pt idx="663">
                  <c:v>64.368120064044916</c:v>
                </c:pt>
                <c:pt idx="664">
                  <c:v>64.921494429068062</c:v>
                </c:pt>
                <c:pt idx="665">
                  <c:v>65.069497352449631</c:v>
                </c:pt>
                <c:pt idx="666">
                  <c:v>64.558163427425981</c:v>
                </c:pt>
                <c:pt idx="667">
                  <c:v>63.481164183008651</c:v>
                </c:pt>
                <c:pt idx="668">
                  <c:v>62.498834130637654</c:v>
                </c:pt>
                <c:pt idx="669">
                  <c:v>61.339198350104311</c:v>
                </c:pt>
                <c:pt idx="670">
                  <c:v>59.434588119572055</c:v>
                </c:pt>
                <c:pt idx="671">
                  <c:v>57.130143272262629</c:v>
                </c:pt>
                <c:pt idx="672">
                  <c:v>54.448731831243734</c:v>
                </c:pt>
                <c:pt idx="673">
                  <c:v>51.57060577042018</c:v>
                </c:pt>
                <c:pt idx="674">
                  <c:v>48.812997095017003</c:v>
                </c:pt>
                <c:pt idx="675">
                  <c:v>45.380427503274596</c:v>
                </c:pt>
                <c:pt idx="676">
                  <c:v>42.162956021261536</c:v>
                </c:pt>
                <c:pt idx="677">
                  <c:v>39.108604970702345</c:v>
                </c:pt>
                <c:pt idx="678">
                  <c:v>36.244551437135023</c:v>
                </c:pt>
                <c:pt idx="679">
                  <c:v>33.457705980772808</c:v>
                </c:pt>
                <c:pt idx="680">
                  <c:v>30.749255570177493</c:v>
                </c:pt>
                <c:pt idx="681">
                  <c:v>28.018744375193602</c:v>
                </c:pt>
                <c:pt idx="682">
                  <c:v>24.254774144152083</c:v>
                </c:pt>
                <c:pt idx="683">
                  <c:v>19.403634842078066</c:v>
                </c:pt>
                <c:pt idx="684">
                  <c:v>14.599181251045763</c:v>
                </c:pt>
                <c:pt idx="685">
                  <c:v>10.860857315156078</c:v>
                </c:pt>
                <c:pt idx="686">
                  <c:v>6.7358725629006377</c:v>
                </c:pt>
                <c:pt idx="687">
                  <c:v>0.64819341560670329</c:v>
                </c:pt>
                <c:pt idx="688">
                  <c:v>-9.6418498063666576</c:v>
                </c:pt>
                <c:pt idx="689">
                  <c:v>-21.582028169656738</c:v>
                </c:pt>
                <c:pt idx="690">
                  <c:v>-29.231268454889737</c:v>
                </c:pt>
                <c:pt idx="691">
                  <c:v>-33.864203982873725</c:v>
                </c:pt>
                <c:pt idx="692">
                  <c:v>-39.194596716015582</c:v>
                </c:pt>
                <c:pt idx="693">
                  <c:v>-43.638977819850389</c:v>
                </c:pt>
                <c:pt idx="694">
                  <c:v>-51.186584046174964</c:v>
                </c:pt>
                <c:pt idx="695">
                  <c:v>-59.563724899953996</c:v>
                </c:pt>
                <c:pt idx="696">
                  <c:v>-65.618437611741342</c:v>
                </c:pt>
                <c:pt idx="697">
                  <c:v>-67.783979633740643</c:v>
                </c:pt>
                <c:pt idx="698">
                  <c:v>-69.022595589030587</c:v>
                </c:pt>
                <c:pt idx="699">
                  <c:v>-70.369580640702281</c:v>
                </c:pt>
                <c:pt idx="700">
                  <c:v>-70.596981133339455</c:v>
                </c:pt>
                <c:pt idx="701">
                  <c:v>-67.507913460717816</c:v>
                </c:pt>
                <c:pt idx="702">
                  <c:v>-62.49040604113879</c:v>
                </c:pt>
                <c:pt idx="703">
                  <c:v>-57.881471294905914</c:v>
                </c:pt>
                <c:pt idx="704">
                  <c:v>-55.077035159924876</c:v>
                </c:pt>
                <c:pt idx="705">
                  <c:v>-53.14664966400457</c:v>
                </c:pt>
                <c:pt idx="706">
                  <c:v>-52.216895930380034</c:v>
                </c:pt>
                <c:pt idx="707">
                  <c:v>-52.489955379294692</c:v>
                </c:pt>
                <c:pt idx="708">
                  <c:v>-53.147126260717286</c:v>
                </c:pt>
                <c:pt idx="709">
                  <c:v>-52.539610988553186</c:v>
                </c:pt>
                <c:pt idx="710">
                  <c:v>-51.626531626909347</c:v>
                </c:pt>
                <c:pt idx="711">
                  <c:v>-51.511748742699318</c:v>
                </c:pt>
                <c:pt idx="712">
                  <c:v>-53.466674183252074</c:v>
                </c:pt>
                <c:pt idx="713">
                  <c:v>-56.540670502851697</c:v>
                </c:pt>
                <c:pt idx="714">
                  <c:v>-60.324060010817831</c:v>
                </c:pt>
                <c:pt idx="715">
                  <c:v>-63.209099883238821</c:v>
                </c:pt>
                <c:pt idx="716">
                  <c:v>-64.918721473193287</c:v>
                </c:pt>
                <c:pt idx="717">
                  <c:v>-65.476222121364515</c:v>
                </c:pt>
                <c:pt idx="718">
                  <c:v>-64.846961103013072</c:v>
                </c:pt>
                <c:pt idx="719">
                  <c:v>-64.932602953445752</c:v>
                </c:pt>
                <c:pt idx="720">
                  <c:v>-65.478001530082437</c:v>
                </c:pt>
                <c:pt idx="721">
                  <c:v>-67.800920612895681</c:v>
                </c:pt>
                <c:pt idx="722">
                  <c:v>-71.305583866435043</c:v>
                </c:pt>
                <c:pt idx="723">
                  <c:v>-76.519919452415309</c:v>
                </c:pt>
                <c:pt idx="724">
                  <c:v>-81.901948977449166</c:v>
                </c:pt>
                <c:pt idx="725">
                  <c:v>-83.66899294023149</c:v>
                </c:pt>
                <c:pt idx="726">
                  <c:v>-82.178878471843717</c:v>
                </c:pt>
                <c:pt idx="727">
                  <c:v>-82.079350557117564</c:v>
                </c:pt>
                <c:pt idx="728">
                  <c:v>-84.314792928670599</c:v>
                </c:pt>
                <c:pt idx="729">
                  <c:v>-80.144587180741922</c:v>
                </c:pt>
                <c:pt idx="730">
                  <c:v>-66.069170018761952</c:v>
                </c:pt>
                <c:pt idx="731">
                  <c:v>-47.141307707656281</c:v>
                </c:pt>
                <c:pt idx="732">
                  <c:v>-32.51046533782953</c:v>
                </c:pt>
                <c:pt idx="733">
                  <c:v>-30.217913067678438</c:v>
                </c:pt>
                <c:pt idx="734">
                  <c:v>-24.992900791590028</c:v>
                </c:pt>
                <c:pt idx="735">
                  <c:v>-21.612047881154346</c:v>
                </c:pt>
                <c:pt idx="736">
                  <c:v>-18.56644663374054</c:v>
                </c:pt>
                <c:pt idx="737">
                  <c:v>-7.7124904552674769</c:v>
                </c:pt>
                <c:pt idx="738">
                  <c:v>7.9684447351433629</c:v>
                </c:pt>
                <c:pt idx="739">
                  <c:v>25.5294347821618</c:v>
                </c:pt>
                <c:pt idx="740">
                  <c:v>34.013728383388425</c:v>
                </c:pt>
                <c:pt idx="741">
                  <c:v>38.1420073985513</c:v>
                </c:pt>
                <c:pt idx="742">
                  <c:v>39.359004461607491</c:v>
                </c:pt>
                <c:pt idx="743">
                  <c:v>41.458091274818145</c:v>
                </c:pt>
                <c:pt idx="744">
                  <c:v>42.048345001434583</c:v>
                </c:pt>
                <c:pt idx="745">
                  <c:v>41.688516573473571</c:v>
                </c:pt>
                <c:pt idx="746">
                  <c:v>44.131062016425176</c:v>
                </c:pt>
                <c:pt idx="747">
                  <c:v>48.529261422340213</c:v>
                </c:pt>
                <c:pt idx="748">
                  <c:v>52.384871062996545</c:v>
                </c:pt>
                <c:pt idx="749">
                  <c:v>56.821735850766942</c:v>
                </c:pt>
                <c:pt idx="750">
                  <c:v>58.658441482253963</c:v>
                </c:pt>
                <c:pt idx="751">
                  <c:v>60.550842034028257</c:v>
                </c:pt>
                <c:pt idx="752">
                  <c:v>62.209139368770323</c:v>
                </c:pt>
                <c:pt idx="753">
                  <c:v>63.246566167747481</c:v>
                </c:pt>
                <c:pt idx="754">
                  <c:v>63.361490554517232</c:v>
                </c:pt>
                <c:pt idx="755">
                  <c:v>63.48383049904384</c:v>
                </c:pt>
                <c:pt idx="756">
                  <c:v>62.980777725947036</c:v>
                </c:pt>
                <c:pt idx="757">
                  <c:v>61.953059380322969</c:v>
                </c:pt>
                <c:pt idx="758">
                  <c:v>60.219765027204367</c:v>
                </c:pt>
                <c:pt idx="759">
                  <c:v>57.825978567803247</c:v>
                </c:pt>
                <c:pt idx="760">
                  <c:v>56.110431461775008</c:v>
                </c:pt>
                <c:pt idx="761">
                  <c:v>55.052192532654473</c:v>
                </c:pt>
                <c:pt idx="762">
                  <c:v>54.784142229536258</c:v>
                </c:pt>
                <c:pt idx="763">
                  <c:v>54.290466326427811</c:v>
                </c:pt>
                <c:pt idx="764">
                  <c:v>54.142195021014125</c:v>
                </c:pt>
                <c:pt idx="765">
                  <c:v>53.724340218792449</c:v>
                </c:pt>
                <c:pt idx="766">
                  <c:v>52.470235926391879</c:v>
                </c:pt>
                <c:pt idx="767">
                  <c:v>50.215665222773168</c:v>
                </c:pt>
                <c:pt idx="768">
                  <c:v>47.220032087723467</c:v>
                </c:pt>
                <c:pt idx="769">
                  <c:v>44.33685962045346</c:v>
                </c:pt>
                <c:pt idx="770">
                  <c:v>40.759626901769145</c:v>
                </c:pt>
                <c:pt idx="771">
                  <c:v>37.479048126603246</c:v>
                </c:pt>
                <c:pt idx="772">
                  <c:v>34.9913774375784</c:v>
                </c:pt>
                <c:pt idx="773">
                  <c:v>31.787920906828187</c:v>
                </c:pt>
                <c:pt idx="774">
                  <c:v>27.265015529443723</c:v>
                </c:pt>
                <c:pt idx="775">
                  <c:v>22.801922016562131</c:v>
                </c:pt>
                <c:pt idx="776">
                  <c:v>17.814336671546343</c:v>
                </c:pt>
                <c:pt idx="777">
                  <c:v>12.697858341707212</c:v>
                </c:pt>
                <c:pt idx="778">
                  <c:v>8.6961239702263384</c:v>
                </c:pt>
                <c:pt idx="779">
                  <c:v>6.6670854961646766</c:v>
                </c:pt>
                <c:pt idx="780">
                  <c:v>3.7281726043414607</c:v>
                </c:pt>
                <c:pt idx="781">
                  <c:v>-0.6991018666339972</c:v>
                </c:pt>
                <c:pt idx="782">
                  <c:v>-7.7845041082338238</c:v>
                </c:pt>
                <c:pt idx="783">
                  <c:v>-17.552352626124257</c:v>
                </c:pt>
                <c:pt idx="784">
                  <c:v>-30.573532755780935</c:v>
                </c:pt>
                <c:pt idx="785">
                  <c:v>-45.763178835877717</c:v>
                </c:pt>
                <c:pt idx="786">
                  <c:v>-55.715543452757387</c:v>
                </c:pt>
                <c:pt idx="787">
                  <c:v>-62.595362117288857</c:v>
                </c:pt>
                <c:pt idx="788">
                  <c:v>-66.528818925471512</c:v>
                </c:pt>
                <c:pt idx="789">
                  <c:v>-68.622942057596603</c:v>
                </c:pt>
                <c:pt idx="790">
                  <c:v>-68.870952664619296</c:v>
                </c:pt>
                <c:pt idx="791">
                  <c:v>-63.976245155717017</c:v>
                </c:pt>
                <c:pt idx="792">
                  <c:v>-57.038720750776527</c:v>
                </c:pt>
                <c:pt idx="793">
                  <c:v>-53.530336540276608</c:v>
                </c:pt>
                <c:pt idx="794">
                  <c:v>-52.759944606164304</c:v>
                </c:pt>
                <c:pt idx="795">
                  <c:v>-52.198435307034565</c:v>
                </c:pt>
                <c:pt idx="796">
                  <c:v>-50.603886866609649</c:v>
                </c:pt>
                <c:pt idx="797">
                  <c:v>-48.065807370369519</c:v>
                </c:pt>
                <c:pt idx="798">
                  <c:v>-45.746531636286122</c:v>
                </c:pt>
                <c:pt idx="799">
                  <c:v>-43.977080831692035</c:v>
                </c:pt>
                <c:pt idx="800">
                  <c:v>-43.673640955569589</c:v>
                </c:pt>
                <c:pt idx="801">
                  <c:v>-43.422843061783155</c:v>
                </c:pt>
                <c:pt idx="802">
                  <c:v>-42.302692218963109</c:v>
                </c:pt>
                <c:pt idx="803">
                  <c:v>-41.378126718059107</c:v>
                </c:pt>
                <c:pt idx="804">
                  <c:v>-41.330118990083427</c:v>
                </c:pt>
                <c:pt idx="805">
                  <c:v>-42.511690119833609</c:v>
                </c:pt>
                <c:pt idx="806">
                  <c:v>-45.523742176674197</c:v>
                </c:pt>
                <c:pt idx="807">
                  <c:v>-49.466159506595908</c:v>
                </c:pt>
                <c:pt idx="808">
                  <c:v>-52.900065109715655</c:v>
                </c:pt>
                <c:pt idx="809">
                  <c:v>-56.033303136951275</c:v>
                </c:pt>
                <c:pt idx="810">
                  <c:v>-58.597832709725978</c:v>
                </c:pt>
                <c:pt idx="811">
                  <c:v>-58.988182752124253</c:v>
                </c:pt>
                <c:pt idx="812">
                  <c:v>-58.818039400940606</c:v>
                </c:pt>
                <c:pt idx="813">
                  <c:v>-59.431755046700921</c:v>
                </c:pt>
                <c:pt idx="814">
                  <c:v>-57.812317708961857</c:v>
                </c:pt>
                <c:pt idx="815">
                  <c:v>-58.145328353549949</c:v>
                </c:pt>
                <c:pt idx="816">
                  <c:v>-61.854265748337539</c:v>
                </c:pt>
                <c:pt idx="817">
                  <c:v>-68.777913567964546</c:v>
                </c:pt>
                <c:pt idx="818">
                  <c:v>-73.706509416451269</c:v>
                </c:pt>
                <c:pt idx="819">
                  <c:v>-76.687096972962081</c:v>
                </c:pt>
                <c:pt idx="820">
                  <c:v>-73.642460407073528</c:v>
                </c:pt>
                <c:pt idx="821">
                  <c:v>-64.18294983320466</c:v>
                </c:pt>
                <c:pt idx="822">
                  <c:v>-50.768863029227212</c:v>
                </c:pt>
                <c:pt idx="823">
                  <c:v>-29.899827705623665</c:v>
                </c:pt>
                <c:pt idx="824">
                  <c:v>-7.4149777766211136</c:v>
                </c:pt>
                <c:pt idx="825">
                  <c:v>4.7221261273005091</c:v>
                </c:pt>
                <c:pt idx="826">
                  <c:v>0.95128168527440959</c:v>
                </c:pt>
                <c:pt idx="827">
                  <c:v>-1.0923391037562791</c:v>
                </c:pt>
                <c:pt idx="828">
                  <c:v>0.98517726881875978</c:v>
                </c:pt>
                <c:pt idx="829">
                  <c:v>6.3613530125881335</c:v>
                </c:pt>
                <c:pt idx="830">
                  <c:v>15.529352215581222</c:v>
                </c:pt>
                <c:pt idx="831">
                  <c:v>25.070075045204963</c:v>
                </c:pt>
                <c:pt idx="832">
                  <c:v>35.288188575998632</c:v>
                </c:pt>
                <c:pt idx="833">
                  <c:v>39.170058810278555</c:v>
                </c:pt>
                <c:pt idx="834">
                  <c:v>39.170225424235369</c:v>
                </c:pt>
                <c:pt idx="835">
                  <c:v>41.936656871361393</c:v>
                </c:pt>
                <c:pt idx="836">
                  <c:v>42.992746085313925</c:v>
                </c:pt>
                <c:pt idx="837">
                  <c:v>44.73107339737868</c:v>
                </c:pt>
                <c:pt idx="838">
                  <c:v>45.98124773411093</c:v>
                </c:pt>
                <c:pt idx="839">
                  <c:v>47.466037176340123</c:v>
                </c:pt>
                <c:pt idx="840">
                  <c:v>48.993994267408866</c:v>
                </c:pt>
                <c:pt idx="841">
                  <c:v>49.768486333345585</c:v>
                </c:pt>
                <c:pt idx="842">
                  <c:v>51.909226453840652</c:v>
                </c:pt>
                <c:pt idx="843">
                  <c:v>54.961624243144129</c:v>
                </c:pt>
                <c:pt idx="844">
                  <c:v>57.205338804317712</c:v>
                </c:pt>
                <c:pt idx="845">
                  <c:v>59.105961354823428</c:v>
                </c:pt>
                <c:pt idx="846">
                  <c:v>59.942587963498646</c:v>
                </c:pt>
                <c:pt idx="847">
                  <c:v>60.505777077006414</c:v>
                </c:pt>
                <c:pt idx="848">
                  <c:v>61.534493707519438</c:v>
                </c:pt>
                <c:pt idx="849">
                  <c:v>62.785174440546726</c:v>
                </c:pt>
                <c:pt idx="850">
                  <c:v>64.036843936017874</c:v>
                </c:pt>
                <c:pt idx="851">
                  <c:v>64.768554953249463</c:v>
                </c:pt>
                <c:pt idx="852">
                  <c:v>65.004982050308655</c:v>
                </c:pt>
                <c:pt idx="853">
                  <c:v>65.238145316978205</c:v>
                </c:pt>
                <c:pt idx="854">
                  <c:v>64.778313956814813</c:v>
                </c:pt>
                <c:pt idx="855">
                  <c:v>63.445896492781387</c:v>
                </c:pt>
                <c:pt idx="856">
                  <c:v>61.445367768193613</c:v>
                </c:pt>
                <c:pt idx="857">
                  <c:v>59.080541055560147</c:v>
                </c:pt>
                <c:pt idx="858">
                  <c:v>56.361595595433108</c:v>
                </c:pt>
                <c:pt idx="859">
                  <c:v>53.906636610206213</c:v>
                </c:pt>
                <c:pt idx="860">
                  <c:v>51.833809736799886</c:v>
                </c:pt>
                <c:pt idx="861">
                  <c:v>49.522544751096049</c:v>
                </c:pt>
                <c:pt idx="862">
                  <c:v>47.693128500506553</c:v>
                </c:pt>
                <c:pt idx="863">
                  <c:v>45.75792424434637</c:v>
                </c:pt>
                <c:pt idx="864">
                  <c:v>42.38355859193414</c:v>
                </c:pt>
                <c:pt idx="865">
                  <c:v>39.197176081537293</c:v>
                </c:pt>
                <c:pt idx="866">
                  <c:v>36.468683008150144</c:v>
                </c:pt>
                <c:pt idx="867">
                  <c:v>32.675283651943893</c:v>
                </c:pt>
                <c:pt idx="868">
                  <c:v>30.517795385089265</c:v>
                </c:pt>
                <c:pt idx="869">
                  <c:v>29.013731422137273</c:v>
                </c:pt>
                <c:pt idx="870">
                  <c:v>24.384338398085706</c:v>
                </c:pt>
                <c:pt idx="871">
                  <c:v>15.569249780452653</c:v>
                </c:pt>
                <c:pt idx="872">
                  <c:v>4.044022407521279</c:v>
                </c:pt>
                <c:pt idx="873">
                  <c:v>-4.8917188928485507</c:v>
                </c:pt>
                <c:pt idx="874">
                  <c:v>-10.913858188795819</c:v>
                </c:pt>
                <c:pt idx="875">
                  <c:v>-16.764549331955941</c:v>
                </c:pt>
                <c:pt idx="876">
                  <c:v>-22.539154834223869</c:v>
                </c:pt>
                <c:pt idx="877">
                  <c:v>-28.400081210190791</c:v>
                </c:pt>
                <c:pt idx="878">
                  <c:v>-37.277819008915962</c:v>
                </c:pt>
                <c:pt idx="879">
                  <c:v>-45.498002933499357</c:v>
                </c:pt>
                <c:pt idx="880">
                  <c:v>-51.058384374761367</c:v>
                </c:pt>
                <c:pt idx="881">
                  <c:v>-57.211370782527595</c:v>
                </c:pt>
                <c:pt idx="882">
                  <c:v>-63.831658261615011</c:v>
                </c:pt>
                <c:pt idx="883">
                  <c:v>-70.131722465968608</c:v>
                </c:pt>
                <c:pt idx="884">
                  <c:v>-75.152123204768813</c:v>
                </c:pt>
                <c:pt idx="885">
                  <c:v>-76.67539319928774</c:v>
                </c:pt>
                <c:pt idx="886">
                  <c:v>-72.652694201028268</c:v>
                </c:pt>
                <c:pt idx="887">
                  <c:v>-67.076186755576771</c:v>
                </c:pt>
                <c:pt idx="888">
                  <c:v>-61.590275431502825</c:v>
                </c:pt>
                <c:pt idx="889">
                  <c:v>-57.861804729440763</c:v>
                </c:pt>
                <c:pt idx="890">
                  <c:v>-55.244250673127361</c:v>
                </c:pt>
                <c:pt idx="891">
                  <c:v>-53.19775261274971</c:v>
                </c:pt>
                <c:pt idx="892">
                  <c:v>-52.351866619652327</c:v>
                </c:pt>
                <c:pt idx="893">
                  <c:v>-50.907061505697399</c:v>
                </c:pt>
                <c:pt idx="894">
                  <c:v>-50.164845120545692</c:v>
                </c:pt>
                <c:pt idx="895">
                  <c:v>-48.898353266555652</c:v>
                </c:pt>
                <c:pt idx="896">
                  <c:v>-47.888101448364608</c:v>
                </c:pt>
                <c:pt idx="897">
                  <c:v>-48.267273596011925</c:v>
                </c:pt>
                <c:pt idx="898">
                  <c:v>-49.626821037662552</c:v>
                </c:pt>
                <c:pt idx="899">
                  <c:v>-51.57339788257736</c:v>
                </c:pt>
                <c:pt idx="900">
                  <c:v>-53.188851584462881</c:v>
                </c:pt>
                <c:pt idx="901">
                  <c:v>-54.125280229150192</c:v>
                </c:pt>
                <c:pt idx="902">
                  <c:v>-56.069673865327708</c:v>
                </c:pt>
                <c:pt idx="903">
                  <c:v>-59.254081274480093</c:v>
                </c:pt>
                <c:pt idx="904">
                  <c:v>-62.657239105268985</c:v>
                </c:pt>
                <c:pt idx="905">
                  <c:v>-66.064850747355976</c:v>
                </c:pt>
                <c:pt idx="906">
                  <c:v>-69.144503792375886</c:v>
                </c:pt>
                <c:pt idx="907">
                  <c:v>-68.830354545001612</c:v>
                </c:pt>
                <c:pt idx="908">
                  <c:v>-65.92459111246157</c:v>
                </c:pt>
                <c:pt idx="909">
                  <c:v>-63.783483715903103</c:v>
                </c:pt>
                <c:pt idx="910">
                  <c:v>-63.186221980200798</c:v>
                </c:pt>
                <c:pt idx="911">
                  <c:v>-62.754004748407922</c:v>
                </c:pt>
                <c:pt idx="912">
                  <c:v>-68.802054598129359</c:v>
                </c:pt>
                <c:pt idx="913">
                  <c:v>-80.481896049996422</c:v>
                </c:pt>
                <c:pt idx="914">
                  <c:v>-79.823995467109455</c:v>
                </c:pt>
                <c:pt idx="915">
                  <c:v>-66.098674954340353</c:v>
                </c:pt>
                <c:pt idx="916">
                  <c:v>-50.044096303506507</c:v>
                </c:pt>
                <c:pt idx="917">
                  <c:v>-34.381231918763625</c:v>
                </c:pt>
                <c:pt idx="918">
                  <c:v>-19.997199132879857</c:v>
                </c:pt>
                <c:pt idx="919">
                  <c:v>-4.4545825829868066</c:v>
                </c:pt>
                <c:pt idx="920">
                  <c:v>2.2048191034748448</c:v>
                </c:pt>
                <c:pt idx="921">
                  <c:v>8.3115238102008835</c:v>
                </c:pt>
                <c:pt idx="922">
                  <c:v>18.267388663830062</c:v>
                </c:pt>
                <c:pt idx="923">
                  <c:v>26.446939864561198</c:v>
                </c:pt>
                <c:pt idx="924">
                  <c:v>33.434785546614101</c:v>
                </c:pt>
                <c:pt idx="925">
                  <c:v>39.957752072060302</c:v>
                </c:pt>
                <c:pt idx="926">
                  <c:v>46.855257457628788</c:v>
                </c:pt>
                <c:pt idx="927">
                  <c:v>46.090972864016479</c:v>
                </c:pt>
                <c:pt idx="928">
                  <c:v>44.31722739217193</c:v>
                </c:pt>
                <c:pt idx="929">
                  <c:v>46.33917680100911</c:v>
                </c:pt>
                <c:pt idx="930">
                  <c:v>51.329856384006504</c:v>
                </c:pt>
                <c:pt idx="931">
                  <c:v>53.611840142349578</c:v>
                </c:pt>
                <c:pt idx="932">
                  <c:v>55.437996584904894</c:v>
                </c:pt>
                <c:pt idx="933">
                  <c:v>57.33756278897107</c:v>
                </c:pt>
                <c:pt idx="934">
                  <c:v>58.826113243968472</c:v>
                </c:pt>
                <c:pt idx="935">
                  <c:v>58.820024987186798</c:v>
                </c:pt>
                <c:pt idx="936">
                  <c:v>58.51959317448069</c:v>
                </c:pt>
                <c:pt idx="937">
                  <c:v>58.17130813544231</c:v>
                </c:pt>
                <c:pt idx="938">
                  <c:v>59.099495408996958</c:v>
                </c:pt>
                <c:pt idx="939">
                  <c:v>62.423808691370319</c:v>
                </c:pt>
                <c:pt idx="940">
                  <c:v>65.111828717252891</c:v>
                </c:pt>
                <c:pt idx="941">
                  <c:v>66.903539165179609</c:v>
                </c:pt>
                <c:pt idx="942">
                  <c:v>67.395171346995213</c:v>
                </c:pt>
                <c:pt idx="943">
                  <c:v>67.275498633497946</c:v>
                </c:pt>
                <c:pt idx="944">
                  <c:v>66.089916752664465</c:v>
                </c:pt>
                <c:pt idx="945">
                  <c:v>64.159003036118435</c:v>
                </c:pt>
                <c:pt idx="946">
                  <c:v>61.880852892868511</c:v>
                </c:pt>
                <c:pt idx="947">
                  <c:v>59.79057450456731</c:v>
                </c:pt>
                <c:pt idx="948">
                  <c:v>57.750355331880307</c:v>
                </c:pt>
                <c:pt idx="949">
                  <c:v>56.227552739104574</c:v>
                </c:pt>
                <c:pt idx="950">
                  <c:v>54.858514738718348</c:v>
                </c:pt>
                <c:pt idx="951">
                  <c:v>54.051730624183357</c:v>
                </c:pt>
                <c:pt idx="952">
                  <c:v>52.551593797118308</c:v>
                </c:pt>
                <c:pt idx="953">
                  <c:v>51.486682959589288</c:v>
                </c:pt>
                <c:pt idx="954">
                  <c:v>49.934823159493554</c:v>
                </c:pt>
                <c:pt idx="955">
                  <c:v>47.624193680142824</c:v>
                </c:pt>
                <c:pt idx="956">
                  <c:v>45.482172764850205</c:v>
                </c:pt>
                <c:pt idx="957">
                  <c:v>43.622673573944446</c:v>
                </c:pt>
                <c:pt idx="958">
                  <c:v>41.813626078770056</c:v>
                </c:pt>
                <c:pt idx="959">
                  <c:v>41.502694837521751</c:v>
                </c:pt>
                <c:pt idx="960">
                  <c:v>38.577439382499449</c:v>
                </c:pt>
                <c:pt idx="961">
                  <c:v>33.821068671572625</c:v>
                </c:pt>
                <c:pt idx="962">
                  <c:v>26.700387331803825</c:v>
                </c:pt>
                <c:pt idx="963">
                  <c:v>20.177353768930494</c:v>
                </c:pt>
                <c:pt idx="964">
                  <c:v>14.708759892016065</c:v>
                </c:pt>
                <c:pt idx="965">
                  <c:v>9.1479400263296675</c:v>
                </c:pt>
                <c:pt idx="966">
                  <c:v>0.38788226087713912</c:v>
                </c:pt>
                <c:pt idx="967">
                  <c:v>-11.968845040300312</c:v>
                </c:pt>
                <c:pt idx="968">
                  <c:v>-26.03925856532701</c:v>
                </c:pt>
                <c:pt idx="969">
                  <c:v>-38.227772243657036</c:v>
                </c:pt>
                <c:pt idx="970">
                  <c:v>-47.387211298183274</c:v>
                </c:pt>
                <c:pt idx="971">
                  <c:v>-52.898162192771416</c:v>
                </c:pt>
                <c:pt idx="972">
                  <c:v>-57.428288008370174</c:v>
                </c:pt>
                <c:pt idx="973">
                  <c:v>-63.904432713668285</c:v>
                </c:pt>
                <c:pt idx="974">
                  <c:v>-68.857129861851931</c:v>
                </c:pt>
                <c:pt idx="975">
                  <c:v>-68.029173706200552</c:v>
                </c:pt>
                <c:pt idx="976">
                  <c:v>-63.633318006107963</c:v>
                </c:pt>
                <c:pt idx="977">
                  <c:v>-58.949483427444811</c:v>
                </c:pt>
                <c:pt idx="978">
                  <c:v>-54.434805225638875</c:v>
                </c:pt>
                <c:pt idx="979">
                  <c:v>-50.191842556461253</c:v>
                </c:pt>
                <c:pt idx="980">
                  <c:v>-48.06218574958131</c:v>
                </c:pt>
                <c:pt idx="981">
                  <c:v>-47.359523283388683</c:v>
                </c:pt>
                <c:pt idx="982">
                  <c:v>-47.836249185365759</c:v>
                </c:pt>
                <c:pt idx="983">
                  <c:v>-48.695025720360455</c:v>
                </c:pt>
                <c:pt idx="984">
                  <c:v>-48.461288997677087</c:v>
                </c:pt>
                <c:pt idx="985">
                  <c:v>-46.533942844070253</c:v>
                </c:pt>
                <c:pt idx="986">
                  <c:v>-43.9286853721743</c:v>
                </c:pt>
                <c:pt idx="987">
                  <c:v>-40.5746642290135</c:v>
                </c:pt>
                <c:pt idx="988">
                  <c:v>-37.502115262846381</c:v>
                </c:pt>
                <c:pt idx="989">
                  <c:v>-36.462846563199896</c:v>
                </c:pt>
                <c:pt idx="990">
                  <c:v>-37.337299788975287</c:v>
                </c:pt>
                <c:pt idx="991">
                  <c:v>-39.309201883601055</c:v>
                </c:pt>
                <c:pt idx="992">
                  <c:v>-43.10299459236213</c:v>
                </c:pt>
                <c:pt idx="993">
                  <c:v>-48.380379822400378</c:v>
                </c:pt>
                <c:pt idx="994">
                  <c:v>-53.364219138357797</c:v>
                </c:pt>
                <c:pt idx="995">
                  <c:v>-56.670151163071203</c:v>
                </c:pt>
                <c:pt idx="996">
                  <c:v>-56.89452440769589</c:v>
                </c:pt>
                <c:pt idx="997">
                  <c:v>-54.224895505978736</c:v>
                </c:pt>
                <c:pt idx="998">
                  <c:v>-51.247990446943255</c:v>
                </c:pt>
                <c:pt idx="999">
                  <c:v>-49.976010990546975</c:v>
                </c:pt>
                <c:pt idx="1000">
                  <c:v>-50.778449336723561</c:v>
                </c:pt>
              </c:numCache>
            </c:numRef>
          </c:val>
          <c:smooth val="0"/>
          <c:extLst>
            <c:ext xmlns:c16="http://schemas.microsoft.com/office/drawing/2014/chart" uri="{C3380CC4-5D6E-409C-BE32-E72D297353CC}">
              <c16:uniqueId val="{00000000-2EB6-403B-8828-E2E8D88F62B3}"/>
            </c:ext>
          </c:extLst>
        </c:ser>
        <c:ser>
          <c:idx val="1"/>
          <c:order val="1"/>
          <c:tx>
            <c:strRef>
              <c:f>Sheet1!$M$1</c:f>
              <c:strCache>
                <c:ptCount val="1"/>
                <c:pt idx="0">
                  <c:v>Accel_Y</c:v>
                </c:pt>
              </c:strCache>
            </c:strRef>
          </c:tx>
          <c:spPr>
            <a:ln w="28575" cap="rnd">
              <a:solidFill>
                <a:schemeClr val="accent2"/>
              </a:solidFill>
              <a:round/>
            </a:ln>
            <a:effectLst/>
          </c:spPr>
          <c:marker>
            <c:symbol val="none"/>
          </c:marker>
          <c:val>
            <c:numRef>
              <c:f>Sheet1!$M$2:$M$1002</c:f>
              <c:numCache>
                <c:formatCode>General</c:formatCode>
                <c:ptCount val="1001"/>
                <c:pt idx="0">
                  <c:v>21.933863640640578</c:v>
                </c:pt>
                <c:pt idx="1">
                  <c:v>21.827268282095893</c:v>
                </c:pt>
                <c:pt idx="2">
                  <c:v>21.947798115627911</c:v>
                </c:pt>
                <c:pt idx="3">
                  <c:v>22.260035693856373</c:v>
                </c:pt>
                <c:pt idx="4">
                  <c:v>22.625000319285537</c:v>
                </c:pt>
                <c:pt idx="5">
                  <c:v>22.90010196915296</c:v>
                </c:pt>
                <c:pt idx="6">
                  <c:v>23.06571809213083</c:v>
                </c:pt>
                <c:pt idx="7">
                  <c:v>23.506652964536613</c:v>
                </c:pt>
                <c:pt idx="8">
                  <c:v>24.453485980333017</c:v>
                </c:pt>
                <c:pt idx="9">
                  <c:v>25.571821492626949</c:v>
                </c:pt>
                <c:pt idx="10">
                  <c:v>26.692115628581757</c:v>
                </c:pt>
                <c:pt idx="11">
                  <c:v>26.894618053466981</c:v>
                </c:pt>
                <c:pt idx="12">
                  <c:v>26.529140717915833</c:v>
                </c:pt>
                <c:pt idx="13">
                  <c:v>26.549001019516595</c:v>
                </c:pt>
                <c:pt idx="14">
                  <c:v>25.241663024251618</c:v>
                </c:pt>
                <c:pt idx="15">
                  <c:v>24.180929885685661</c:v>
                </c:pt>
                <c:pt idx="16">
                  <c:v>22.852873416412692</c:v>
                </c:pt>
                <c:pt idx="17">
                  <c:v>21.196674315116979</c:v>
                </c:pt>
                <c:pt idx="18">
                  <c:v>20.960654199447347</c:v>
                </c:pt>
                <c:pt idx="19">
                  <c:v>20.371724405126844</c:v>
                </c:pt>
                <c:pt idx="20">
                  <c:v>18.732786594199698</c:v>
                </c:pt>
                <c:pt idx="21">
                  <c:v>17.632191114176507</c:v>
                </c:pt>
                <c:pt idx="22">
                  <c:v>16.437032016579703</c:v>
                </c:pt>
                <c:pt idx="23">
                  <c:v>16.361031310394313</c:v>
                </c:pt>
                <c:pt idx="24">
                  <c:v>17.269675461821961</c:v>
                </c:pt>
                <c:pt idx="25">
                  <c:v>20.038807040058781</c:v>
                </c:pt>
                <c:pt idx="26">
                  <c:v>19.865726254482148</c:v>
                </c:pt>
                <c:pt idx="27">
                  <c:v>18.655544209519746</c:v>
                </c:pt>
                <c:pt idx="28">
                  <c:v>21.702873323316105</c:v>
                </c:pt>
                <c:pt idx="29">
                  <c:v>24.509332587821199</c:v>
                </c:pt>
                <c:pt idx="30">
                  <c:v>20.487403302577416</c:v>
                </c:pt>
                <c:pt idx="31">
                  <c:v>14.648153535846113</c:v>
                </c:pt>
                <c:pt idx="32">
                  <c:v>10.006431246842705</c:v>
                </c:pt>
                <c:pt idx="33">
                  <c:v>12.019326616027476</c:v>
                </c:pt>
                <c:pt idx="34">
                  <c:v>15.618046903366517</c:v>
                </c:pt>
                <c:pt idx="35">
                  <c:v>18.797286097123692</c:v>
                </c:pt>
                <c:pt idx="36">
                  <c:v>20.685358799254406</c:v>
                </c:pt>
                <c:pt idx="37">
                  <c:v>24.083581758476576</c:v>
                </c:pt>
                <c:pt idx="38">
                  <c:v>22.086683864502312</c:v>
                </c:pt>
                <c:pt idx="39">
                  <c:v>15.368270181371985</c:v>
                </c:pt>
                <c:pt idx="40">
                  <c:v>11.54583774514451</c:v>
                </c:pt>
                <c:pt idx="41">
                  <c:v>9.5989548955731809</c:v>
                </c:pt>
                <c:pt idx="42">
                  <c:v>9.4181144418342981</c:v>
                </c:pt>
                <c:pt idx="43">
                  <c:v>9.9274932286398343</c:v>
                </c:pt>
                <c:pt idx="44">
                  <c:v>9.6524531225624006</c:v>
                </c:pt>
                <c:pt idx="45">
                  <c:v>8.9336289940216123</c:v>
                </c:pt>
                <c:pt idx="46">
                  <c:v>7.8413380565788335</c:v>
                </c:pt>
                <c:pt idx="47">
                  <c:v>6.5245756913728252</c:v>
                </c:pt>
                <c:pt idx="48">
                  <c:v>6.4658082615850638</c:v>
                </c:pt>
                <c:pt idx="49">
                  <c:v>5.5302484783215302</c:v>
                </c:pt>
                <c:pt idx="50">
                  <c:v>4.9450952894019657</c:v>
                </c:pt>
                <c:pt idx="51">
                  <c:v>4.6283105371496607</c:v>
                </c:pt>
                <c:pt idx="52">
                  <c:v>4.0815074101775632</c:v>
                </c:pt>
                <c:pt idx="53">
                  <c:v>3.2707476658936421</c:v>
                </c:pt>
                <c:pt idx="54">
                  <c:v>2.5590904854386358</c:v>
                </c:pt>
                <c:pt idx="55">
                  <c:v>1.9377529030641594</c:v>
                </c:pt>
                <c:pt idx="56">
                  <c:v>2.4244789248362828</c:v>
                </c:pt>
                <c:pt idx="57">
                  <c:v>3.7524012973297793</c:v>
                </c:pt>
                <c:pt idx="58">
                  <c:v>3.9117933619999934</c:v>
                </c:pt>
                <c:pt idx="59">
                  <c:v>3.594809935689891</c:v>
                </c:pt>
                <c:pt idx="60">
                  <c:v>2.6665570191302113</c:v>
                </c:pt>
                <c:pt idx="61">
                  <c:v>2.2506484076921196</c:v>
                </c:pt>
                <c:pt idx="62">
                  <c:v>2.8469072781728513</c:v>
                </c:pt>
                <c:pt idx="63">
                  <c:v>4.2756834903283298</c:v>
                </c:pt>
                <c:pt idx="64">
                  <c:v>6.587666570727821</c:v>
                </c:pt>
                <c:pt idx="65">
                  <c:v>8.8413490506137951</c:v>
                </c:pt>
                <c:pt idx="66">
                  <c:v>11.153069393201584</c:v>
                </c:pt>
                <c:pt idx="67">
                  <c:v>13.491331801133645</c:v>
                </c:pt>
                <c:pt idx="68">
                  <c:v>17.667980653822703</c:v>
                </c:pt>
                <c:pt idx="69">
                  <c:v>23.425233313307213</c:v>
                </c:pt>
                <c:pt idx="70">
                  <c:v>32.145846599363075</c:v>
                </c:pt>
                <c:pt idx="71">
                  <c:v>37.599063436872427</c:v>
                </c:pt>
                <c:pt idx="72">
                  <c:v>40.317334664588728</c:v>
                </c:pt>
                <c:pt idx="73">
                  <c:v>43.847319366994405</c:v>
                </c:pt>
                <c:pt idx="74">
                  <c:v>48.457589910216747</c:v>
                </c:pt>
                <c:pt idx="75">
                  <c:v>52.504754648439601</c:v>
                </c:pt>
                <c:pt idx="76">
                  <c:v>54.476196925449415</c:v>
                </c:pt>
                <c:pt idx="77">
                  <c:v>52.306860331789331</c:v>
                </c:pt>
                <c:pt idx="78">
                  <c:v>45.663235054202303</c:v>
                </c:pt>
                <c:pt idx="79">
                  <c:v>37.424650107248596</c:v>
                </c:pt>
                <c:pt idx="80">
                  <c:v>29.187026069073688</c:v>
                </c:pt>
                <c:pt idx="81">
                  <c:v>23.270955924007641</c:v>
                </c:pt>
                <c:pt idx="82">
                  <c:v>19.50222380170575</c:v>
                </c:pt>
                <c:pt idx="83">
                  <c:v>17.543619244671422</c:v>
                </c:pt>
                <c:pt idx="84">
                  <c:v>18.191425637966184</c:v>
                </c:pt>
                <c:pt idx="85">
                  <c:v>20.590774783587477</c:v>
                </c:pt>
                <c:pt idx="86">
                  <c:v>21.949068998749986</c:v>
                </c:pt>
                <c:pt idx="87">
                  <c:v>22.438883943028863</c:v>
                </c:pt>
                <c:pt idx="88">
                  <c:v>20.983739987641474</c:v>
                </c:pt>
                <c:pt idx="89">
                  <c:v>20.118805287860518</c:v>
                </c:pt>
                <c:pt idx="90">
                  <c:v>19.496233731284946</c:v>
                </c:pt>
                <c:pt idx="91">
                  <c:v>19.280784411453794</c:v>
                </c:pt>
                <c:pt idx="92">
                  <c:v>19.876026313948486</c:v>
                </c:pt>
                <c:pt idx="93">
                  <c:v>21.084080145064405</c:v>
                </c:pt>
                <c:pt idx="94">
                  <c:v>22.433638392273341</c:v>
                </c:pt>
                <c:pt idx="95">
                  <c:v>23.160965986830274</c:v>
                </c:pt>
                <c:pt idx="96">
                  <c:v>24.359762759364013</c:v>
                </c:pt>
                <c:pt idx="97">
                  <c:v>24.970096538360629</c:v>
                </c:pt>
                <c:pt idx="98">
                  <c:v>24.725036663207064</c:v>
                </c:pt>
                <c:pt idx="99">
                  <c:v>24.188710304271673</c:v>
                </c:pt>
                <c:pt idx="100">
                  <c:v>23.372103091158376</c:v>
                </c:pt>
                <c:pt idx="101">
                  <c:v>22.763692170781123</c:v>
                </c:pt>
                <c:pt idx="102">
                  <c:v>22.433366119391518</c:v>
                </c:pt>
                <c:pt idx="103">
                  <c:v>21.999914487861322</c:v>
                </c:pt>
                <c:pt idx="104">
                  <c:v>22.147681811638865</c:v>
                </c:pt>
                <c:pt idx="105">
                  <c:v>23.250489082712903</c:v>
                </c:pt>
                <c:pt idx="106">
                  <c:v>24.834173358190483</c:v>
                </c:pt>
                <c:pt idx="107">
                  <c:v>26.385451293159974</c:v>
                </c:pt>
                <c:pt idx="108">
                  <c:v>28.069573970274249</c:v>
                </c:pt>
                <c:pt idx="109">
                  <c:v>28.535212349255353</c:v>
                </c:pt>
                <c:pt idx="110">
                  <c:v>29.655335817546497</c:v>
                </c:pt>
                <c:pt idx="111">
                  <c:v>29.217676798768377</c:v>
                </c:pt>
                <c:pt idx="112">
                  <c:v>28.108468231345537</c:v>
                </c:pt>
                <c:pt idx="113">
                  <c:v>27.347249204636547</c:v>
                </c:pt>
                <c:pt idx="114">
                  <c:v>27.342143881269649</c:v>
                </c:pt>
                <c:pt idx="115">
                  <c:v>28.209788362072434</c:v>
                </c:pt>
                <c:pt idx="116">
                  <c:v>29.46222778674526</c:v>
                </c:pt>
                <c:pt idx="117">
                  <c:v>30.952360082741503</c:v>
                </c:pt>
                <c:pt idx="118">
                  <c:v>32.971061586269172</c:v>
                </c:pt>
                <c:pt idx="119">
                  <c:v>35.543702346254996</c:v>
                </c:pt>
                <c:pt idx="120">
                  <c:v>39.310645666896832</c:v>
                </c:pt>
                <c:pt idx="121">
                  <c:v>43.981041606927555</c:v>
                </c:pt>
                <c:pt idx="122">
                  <c:v>43.001527722113217</c:v>
                </c:pt>
                <c:pt idx="123">
                  <c:v>40.133367076833807</c:v>
                </c:pt>
                <c:pt idx="124">
                  <c:v>38.727847238215489</c:v>
                </c:pt>
                <c:pt idx="125">
                  <c:v>44.207146125252684</c:v>
                </c:pt>
                <c:pt idx="126">
                  <c:v>44.920648092125042</c:v>
                </c:pt>
                <c:pt idx="127">
                  <c:v>39.417221348705162</c:v>
                </c:pt>
                <c:pt idx="128">
                  <c:v>33.326697994386336</c:v>
                </c:pt>
                <c:pt idx="129">
                  <c:v>27.349519998653065</c:v>
                </c:pt>
                <c:pt idx="130">
                  <c:v>20.949587745489588</c:v>
                </c:pt>
                <c:pt idx="131">
                  <c:v>19.314163676611567</c:v>
                </c:pt>
                <c:pt idx="132">
                  <c:v>24.423699439320057</c:v>
                </c:pt>
                <c:pt idx="133">
                  <c:v>29.22786980447313</c:v>
                </c:pt>
                <c:pt idx="134">
                  <c:v>27.938719594854554</c:v>
                </c:pt>
                <c:pt idx="135">
                  <c:v>22.745654905469507</c:v>
                </c:pt>
                <c:pt idx="136">
                  <c:v>17.575784315664869</c:v>
                </c:pt>
                <c:pt idx="137">
                  <c:v>13.767753747327095</c:v>
                </c:pt>
                <c:pt idx="138">
                  <c:v>10.595714383978679</c:v>
                </c:pt>
                <c:pt idx="139">
                  <c:v>8.8353906275531777</c:v>
                </c:pt>
                <c:pt idx="140">
                  <c:v>8.0955886836591446</c:v>
                </c:pt>
                <c:pt idx="141">
                  <c:v>7.5489904350889896</c:v>
                </c:pt>
                <c:pt idx="142">
                  <c:v>6.8293749772880252</c:v>
                </c:pt>
                <c:pt idx="143">
                  <c:v>4.9290551058297511</c:v>
                </c:pt>
                <c:pt idx="144">
                  <c:v>4.3192629895356918</c:v>
                </c:pt>
                <c:pt idx="145">
                  <c:v>3.4085949373136821</c:v>
                </c:pt>
                <c:pt idx="146">
                  <c:v>1.8560795792651696</c:v>
                </c:pt>
                <c:pt idx="147">
                  <c:v>0.86682257042456168</c:v>
                </c:pt>
                <c:pt idx="148">
                  <c:v>0.18859804994792551</c:v>
                </c:pt>
                <c:pt idx="149">
                  <c:v>8.3437728763514366E-2</c:v>
                </c:pt>
                <c:pt idx="150">
                  <c:v>0.34394576491707429</c:v>
                </c:pt>
                <c:pt idx="151">
                  <c:v>0.80432014736625512</c:v>
                </c:pt>
                <c:pt idx="152">
                  <c:v>1.6308949835073621</c:v>
                </c:pt>
                <c:pt idx="153">
                  <c:v>2.3018390348720605</c:v>
                </c:pt>
                <c:pt idx="154">
                  <c:v>1.6219240463256317</c:v>
                </c:pt>
                <c:pt idx="155">
                  <c:v>-0.83234581367278659</c:v>
                </c:pt>
                <c:pt idx="156">
                  <c:v>-0.69663006875898981</c:v>
                </c:pt>
                <c:pt idx="157">
                  <c:v>1.3235796391247237</c:v>
                </c:pt>
                <c:pt idx="158">
                  <c:v>3.4707335826417061</c:v>
                </c:pt>
                <c:pt idx="159">
                  <c:v>4.9979736581450833</c:v>
                </c:pt>
                <c:pt idx="160">
                  <c:v>6.1847898847063671</c:v>
                </c:pt>
                <c:pt idx="161">
                  <c:v>6.7499840791217007</c:v>
                </c:pt>
                <c:pt idx="162">
                  <c:v>8.0659383825408835</c:v>
                </c:pt>
                <c:pt idx="163">
                  <c:v>10.41562415164773</c:v>
                </c:pt>
                <c:pt idx="164">
                  <c:v>13.934143943437279</c:v>
                </c:pt>
                <c:pt idx="165">
                  <c:v>18.144124579980303</c:v>
                </c:pt>
                <c:pt idx="166">
                  <c:v>23.62458785918394</c:v>
                </c:pt>
                <c:pt idx="167">
                  <c:v>24.27974453556963</c:v>
                </c:pt>
                <c:pt idx="168">
                  <c:v>31.535275306529339</c:v>
                </c:pt>
                <c:pt idx="169">
                  <c:v>43.778942750817052</c:v>
                </c:pt>
                <c:pt idx="170">
                  <c:v>51.295713489900407</c:v>
                </c:pt>
                <c:pt idx="171">
                  <c:v>49.477462350426165</c:v>
                </c:pt>
                <c:pt idx="172">
                  <c:v>38.7207100848794</c:v>
                </c:pt>
                <c:pt idx="173">
                  <c:v>31.692007855804775</c:v>
                </c:pt>
                <c:pt idx="174">
                  <c:v>27.975874332319151</c:v>
                </c:pt>
                <c:pt idx="175">
                  <c:v>25.532433148761825</c:v>
                </c:pt>
                <c:pt idx="176">
                  <c:v>23.358245810589782</c:v>
                </c:pt>
                <c:pt idx="177">
                  <c:v>22.757181332872637</c:v>
                </c:pt>
                <c:pt idx="178">
                  <c:v>23.049727011471976</c:v>
                </c:pt>
                <c:pt idx="179">
                  <c:v>23.052345545426991</c:v>
                </c:pt>
                <c:pt idx="180">
                  <c:v>21.815646281187465</c:v>
                </c:pt>
                <c:pt idx="181">
                  <c:v>20.588134616714882</c:v>
                </c:pt>
                <c:pt idx="182">
                  <c:v>19.993579962199927</c:v>
                </c:pt>
                <c:pt idx="183">
                  <c:v>19.152259865968432</c:v>
                </c:pt>
                <c:pt idx="184">
                  <c:v>19.082374874174342</c:v>
                </c:pt>
                <c:pt idx="185">
                  <c:v>20.4361874431149</c:v>
                </c:pt>
                <c:pt idx="186">
                  <c:v>21.97851424385491</c:v>
                </c:pt>
                <c:pt idx="187">
                  <c:v>21.649662457867233</c:v>
                </c:pt>
                <c:pt idx="188">
                  <c:v>20.828807668745132</c:v>
                </c:pt>
                <c:pt idx="189">
                  <c:v>20.092206185406191</c:v>
                </c:pt>
                <c:pt idx="190">
                  <c:v>20.826317652912525</c:v>
                </c:pt>
                <c:pt idx="191">
                  <c:v>21.550279239402208</c:v>
                </c:pt>
                <c:pt idx="192">
                  <c:v>21.552239829890205</c:v>
                </c:pt>
                <c:pt idx="193">
                  <c:v>21.535157623746972</c:v>
                </c:pt>
                <c:pt idx="194">
                  <c:v>21.876906859495854</c:v>
                </c:pt>
                <c:pt idx="195">
                  <c:v>22.333110076123688</c:v>
                </c:pt>
                <c:pt idx="196">
                  <c:v>23.235098183526517</c:v>
                </c:pt>
                <c:pt idx="197">
                  <c:v>24.190303532615587</c:v>
                </c:pt>
                <c:pt idx="198">
                  <c:v>25.280020111973414</c:v>
                </c:pt>
                <c:pt idx="199">
                  <c:v>26.433622270724992</c:v>
                </c:pt>
                <c:pt idx="200">
                  <c:v>26.831319412343326</c:v>
                </c:pt>
                <c:pt idx="201">
                  <c:v>27.137208505518949</c:v>
                </c:pt>
                <c:pt idx="202">
                  <c:v>26.743749204882622</c:v>
                </c:pt>
                <c:pt idx="203">
                  <c:v>26.078498466551341</c:v>
                </c:pt>
                <c:pt idx="204">
                  <c:v>25.638305254163541</c:v>
                </c:pt>
                <c:pt idx="205">
                  <c:v>24.685701415184205</c:v>
                </c:pt>
                <c:pt idx="206">
                  <c:v>23.034039078682877</c:v>
                </c:pt>
                <c:pt idx="207">
                  <c:v>20.726339908840025</c:v>
                </c:pt>
                <c:pt idx="208">
                  <c:v>17.788386251829266</c:v>
                </c:pt>
                <c:pt idx="209">
                  <c:v>15.456173692001677</c:v>
                </c:pt>
                <c:pt idx="210">
                  <c:v>14.728012625404821</c:v>
                </c:pt>
                <c:pt idx="211">
                  <c:v>14.110348598522409</c:v>
                </c:pt>
                <c:pt idx="212">
                  <c:v>14.326298799408375</c:v>
                </c:pt>
                <c:pt idx="213">
                  <c:v>16.620805087866685</c:v>
                </c:pt>
                <c:pt idx="214">
                  <c:v>25.032096341183411</c:v>
                </c:pt>
                <c:pt idx="215">
                  <c:v>38.683225306067889</c:v>
                </c:pt>
                <c:pt idx="216">
                  <c:v>48.461302718124593</c:v>
                </c:pt>
                <c:pt idx="217">
                  <c:v>47.299443839577208</c:v>
                </c:pt>
                <c:pt idx="218">
                  <c:v>32.502329891344083</c:v>
                </c:pt>
                <c:pt idx="219">
                  <c:v>18.947847985108492</c:v>
                </c:pt>
                <c:pt idx="220">
                  <c:v>14.488149692553533</c:v>
                </c:pt>
                <c:pt idx="221">
                  <c:v>18.420640670455306</c:v>
                </c:pt>
                <c:pt idx="222">
                  <c:v>27.234838764456907</c:v>
                </c:pt>
                <c:pt idx="223">
                  <c:v>46.677926003468109</c:v>
                </c:pt>
                <c:pt idx="224">
                  <c:v>56.234328161424713</c:v>
                </c:pt>
                <c:pt idx="225">
                  <c:v>48.008527346733082</c:v>
                </c:pt>
                <c:pt idx="226">
                  <c:v>36.995522563065137</c:v>
                </c:pt>
                <c:pt idx="227">
                  <c:v>30.106929580389199</c:v>
                </c:pt>
                <c:pt idx="228">
                  <c:v>27.468820047176088</c:v>
                </c:pt>
                <c:pt idx="229">
                  <c:v>28.450186627454578</c:v>
                </c:pt>
                <c:pt idx="230">
                  <c:v>31.500709965312705</c:v>
                </c:pt>
                <c:pt idx="231">
                  <c:v>28.776402782264373</c:v>
                </c:pt>
                <c:pt idx="232">
                  <c:v>22.336348517275589</c:v>
                </c:pt>
                <c:pt idx="233">
                  <c:v>15.971696279931566</c:v>
                </c:pt>
                <c:pt idx="234">
                  <c:v>10.695581715011997</c:v>
                </c:pt>
                <c:pt idx="235">
                  <c:v>8.3658604240997754</c:v>
                </c:pt>
                <c:pt idx="236">
                  <c:v>6.718444801839091</c:v>
                </c:pt>
                <c:pt idx="237">
                  <c:v>6.9863466527933298</c:v>
                </c:pt>
                <c:pt idx="238">
                  <c:v>6.8359400451008128</c:v>
                </c:pt>
                <c:pt idx="239">
                  <c:v>5.7547270509739077</c:v>
                </c:pt>
                <c:pt idx="240">
                  <c:v>4.8107617144526937</c:v>
                </c:pt>
                <c:pt idx="241">
                  <c:v>4.6293134594236935</c:v>
                </c:pt>
                <c:pt idx="242">
                  <c:v>3.6046681784314849</c:v>
                </c:pt>
                <c:pt idx="243">
                  <c:v>2.5931645573935573</c:v>
                </c:pt>
                <c:pt idx="244">
                  <c:v>2.0781547970029957</c:v>
                </c:pt>
                <c:pt idx="245">
                  <c:v>1.5018701531269649</c:v>
                </c:pt>
                <c:pt idx="246">
                  <c:v>2.6517191109430667</c:v>
                </c:pt>
                <c:pt idx="247">
                  <c:v>5.0602532717781559</c:v>
                </c:pt>
                <c:pt idx="248">
                  <c:v>5.3238719648856749</c:v>
                </c:pt>
                <c:pt idx="249">
                  <c:v>5.5160895077356109</c:v>
                </c:pt>
                <c:pt idx="250">
                  <c:v>4.762140896398102</c:v>
                </c:pt>
                <c:pt idx="251">
                  <c:v>3.8670379974193914</c:v>
                </c:pt>
                <c:pt idx="252">
                  <c:v>2.7763466248466111</c:v>
                </c:pt>
                <c:pt idx="253">
                  <c:v>3.8615957656576168</c:v>
                </c:pt>
                <c:pt idx="254">
                  <c:v>6.0864369362144748</c:v>
                </c:pt>
                <c:pt idx="255">
                  <c:v>9.3002748288509398</c:v>
                </c:pt>
                <c:pt idx="256">
                  <c:v>12.081478577229362</c:v>
                </c:pt>
                <c:pt idx="257">
                  <c:v>12.885298360252381</c:v>
                </c:pt>
                <c:pt idx="258">
                  <c:v>15.443110186001963</c:v>
                </c:pt>
                <c:pt idx="259">
                  <c:v>18.297133016128893</c:v>
                </c:pt>
                <c:pt idx="260">
                  <c:v>21.861435184112175</c:v>
                </c:pt>
                <c:pt idx="261">
                  <c:v>28.747288875704463</c:v>
                </c:pt>
                <c:pt idx="262">
                  <c:v>27.1656443409438</c:v>
                </c:pt>
                <c:pt idx="263">
                  <c:v>23.349301330182744</c:v>
                </c:pt>
                <c:pt idx="264">
                  <c:v>21.589451085525358</c:v>
                </c:pt>
                <c:pt idx="265">
                  <c:v>20.417978787853439</c:v>
                </c:pt>
                <c:pt idx="266">
                  <c:v>21.26998624013477</c:v>
                </c:pt>
                <c:pt idx="267">
                  <c:v>21.783870459691059</c:v>
                </c:pt>
                <c:pt idx="268">
                  <c:v>22.46524784105387</c:v>
                </c:pt>
                <c:pt idx="269">
                  <c:v>24.293433430276195</c:v>
                </c:pt>
                <c:pt idx="270">
                  <c:v>23.622727636018318</c:v>
                </c:pt>
                <c:pt idx="271">
                  <c:v>21.07857426249592</c:v>
                </c:pt>
                <c:pt idx="272">
                  <c:v>19.833163416632747</c:v>
                </c:pt>
                <c:pt idx="273">
                  <c:v>18.344128079114768</c:v>
                </c:pt>
                <c:pt idx="274">
                  <c:v>16.711219594522152</c:v>
                </c:pt>
                <c:pt idx="275">
                  <c:v>15.429495939121303</c:v>
                </c:pt>
                <c:pt idx="276">
                  <c:v>15.953505276113098</c:v>
                </c:pt>
                <c:pt idx="277">
                  <c:v>15.98929812909622</c:v>
                </c:pt>
                <c:pt idx="278">
                  <c:v>16.401597830293241</c:v>
                </c:pt>
                <c:pt idx="279">
                  <c:v>16.179095001910291</c:v>
                </c:pt>
                <c:pt idx="280">
                  <c:v>15.851493125653855</c:v>
                </c:pt>
                <c:pt idx="281">
                  <c:v>16.09652894992854</c:v>
                </c:pt>
                <c:pt idx="282">
                  <c:v>16.774230774178712</c:v>
                </c:pt>
                <c:pt idx="283">
                  <c:v>17.071262979979625</c:v>
                </c:pt>
                <c:pt idx="284">
                  <c:v>16.908067616777782</c:v>
                </c:pt>
                <c:pt idx="285">
                  <c:v>16.720299466077947</c:v>
                </c:pt>
                <c:pt idx="286">
                  <c:v>16.414585222194955</c:v>
                </c:pt>
                <c:pt idx="287">
                  <c:v>16.315482955425789</c:v>
                </c:pt>
                <c:pt idx="288">
                  <c:v>16.438387997786101</c:v>
                </c:pt>
                <c:pt idx="289">
                  <c:v>17.177011968194087</c:v>
                </c:pt>
                <c:pt idx="290">
                  <c:v>18.28958887513966</c:v>
                </c:pt>
                <c:pt idx="291">
                  <c:v>19.072368070949818</c:v>
                </c:pt>
                <c:pt idx="292">
                  <c:v>19.560795950661678</c:v>
                </c:pt>
                <c:pt idx="293">
                  <c:v>19.928185498368737</c:v>
                </c:pt>
                <c:pt idx="294">
                  <c:v>19.437729104782942</c:v>
                </c:pt>
                <c:pt idx="295">
                  <c:v>18.903063021865311</c:v>
                </c:pt>
                <c:pt idx="296">
                  <c:v>18.525284995288175</c:v>
                </c:pt>
                <c:pt idx="297">
                  <c:v>18.000099564372075</c:v>
                </c:pt>
                <c:pt idx="298">
                  <c:v>17.500600620656151</c:v>
                </c:pt>
                <c:pt idx="299">
                  <c:v>16.131187271765739</c:v>
                </c:pt>
                <c:pt idx="300">
                  <c:v>15.387740160665379</c:v>
                </c:pt>
                <c:pt idx="301">
                  <c:v>14.929959759755715</c:v>
                </c:pt>
                <c:pt idx="302">
                  <c:v>13.592250923285356</c:v>
                </c:pt>
                <c:pt idx="303">
                  <c:v>12.177892186483509</c:v>
                </c:pt>
                <c:pt idx="304">
                  <c:v>11.479807054949852</c:v>
                </c:pt>
                <c:pt idx="305">
                  <c:v>10.873656340558373</c:v>
                </c:pt>
                <c:pt idx="306">
                  <c:v>12.455355518448878</c:v>
                </c:pt>
                <c:pt idx="307">
                  <c:v>13.362134805778222</c:v>
                </c:pt>
                <c:pt idx="308">
                  <c:v>15.311756833316977</c:v>
                </c:pt>
                <c:pt idx="309">
                  <c:v>20.999919336179502</c:v>
                </c:pt>
                <c:pt idx="310">
                  <c:v>29.448283285532959</c:v>
                </c:pt>
                <c:pt idx="311">
                  <c:v>47.447918111902538</c:v>
                </c:pt>
                <c:pt idx="312">
                  <c:v>65.471549996588266</c:v>
                </c:pt>
                <c:pt idx="313">
                  <c:v>50.040177837181382</c:v>
                </c:pt>
                <c:pt idx="314">
                  <c:v>32.533056557134891</c:v>
                </c:pt>
                <c:pt idx="315">
                  <c:v>23.319712805880574</c:v>
                </c:pt>
                <c:pt idx="316">
                  <c:v>16.965704035612536</c:v>
                </c:pt>
                <c:pt idx="317">
                  <c:v>16.231051484247558</c:v>
                </c:pt>
                <c:pt idx="318">
                  <c:v>27.223756682917436</c:v>
                </c:pt>
                <c:pt idx="319">
                  <c:v>47.011507337437344</c:v>
                </c:pt>
                <c:pt idx="320">
                  <c:v>42.74503612635268</c:v>
                </c:pt>
                <c:pt idx="321">
                  <c:v>31.022631833461212</c:v>
                </c:pt>
                <c:pt idx="322">
                  <c:v>21.010665594182242</c:v>
                </c:pt>
                <c:pt idx="323">
                  <c:v>14.941531435665111</c:v>
                </c:pt>
                <c:pt idx="324">
                  <c:v>11.33417950705228</c:v>
                </c:pt>
                <c:pt idx="325">
                  <c:v>11.1957619694219</c:v>
                </c:pt>
                <c:pt idx="326">
                  <c:v>12.448954776868565</c:v>
                </c:pt>
                <c:pt idx="327">
                  <c:v>13.096683718797397</c:v>
                </c:pt>
                <c:pt idx="328">
                  <c:v>13.084200099586862</c:v>
                </c:pt>
                <c:pt idx="329">
                  <c:v>12.14542732727422</c:v>
                </c:pt>
                <c:pt idx="330">
                  <c:v>10.156457929019778</c:v>
                </c:pt>
                <c:pt idx="331">
                  <c:v>8.6384045073575848</c:v>
                </c:pt>
                <c:pt idx="332">
                  <c:v>8.5571317270436271</c:v>
                </c:pt>
                <c:pt idx="333">
                  <c:v>9.083653795391557</c:v>
                </c:pt>
                <c:pt idx="334">
                  <c:v>9.0547102336934486</c:v>
                </c:pt>
                <c:pt idx="335">
                  <c:v>9.2995616348219379</c:v>
                </c:pt>
                <c:pt idx="336">
                  <c:v>9.6717506380685307</c:v>
                </c:pt>
                <c:pt idx="337">
                  <c:v>10.592865283432101</c:v>
                </c:pt>
                <c:pt idx="338">
                  <c:v>12.093541357811514</c:v>
                </c:pt>
                <c:pt idx="339">
                  <c:v>13.965890916082135</c:v>
                </c:pt>
                <c:pt idx="340">
                  <c:v>15.201897944464122</c:v>
                </c:pt>
                <c:pt idx="341">
                  <c:v>15.902770262782481</c:v>
                </c:pt>
                <c:pt idx="342">
                  <c:v>16.838172922823588</c:v>
                </c:pt>
                <c:pt idx="343">
                  <c:v>17.562712260136742</c:v>
                </c:pt>
                <c:pt idx="344">
                  <c:v>18.102402438708339</c:v>
                </c:pt>
                <c:pt idx="345">
                  <c:v>19.039499633092522</c:v>
                </c:pt>
                <c:pt idx="346">
                  <c:v>19.048822045800044</c:v>
                </c:pt>
                <c:pt idx="347">
                  <c:v>21.012491696196488</c:v>
                </c:pt>
                <c:pt idx="348">
                  <c:v>23.527773395053696</c:v>
                </c:pt>
                <c:pt idx="349">
                  <c:v>26.322725271865398</c:v>
                </c:pt>
                <c:pt idx="350">
                  <c:v>26.704981585182548</c:v>
                </c:pt>
                <c:pt idx="351">
                  <c:v>29.042190340835436</c:v>
                </c:pt>
                <c:pt idx="352">
                  <c:v>32.735272741680987</c:v>
                </c:pt>
                <c:pt idx="353">
                  <c:v>40.608241749480975</c:v>
                </c:pt>
                <c:pt idx="354">
                  <c:v>43.495987776374648</c:v>
                </c:pt>
                <c:pt idx="355">
                  <c:v>53.306139919657561</c:v>
                </c:pt>
                <c:pt idx="356">
                  <c:v>57.927105995073106</c:v>
                </c:pt>
                <c:pt idx="357">
                  <c:v>48.316318260949423</c:v>
                </c:pt>
                <c:pt idx="358">
                  <c:v>39.759404817164054</c:v>
                </c:pt>
                <c:pt idx="359">
                  <c:v>30.931891383868315</c:v>
                </c:pt>
                <c:pt idx="360">
                  <c:v>25.004834916708312</c:v>
                </c:pt>
                <c:pt idx="361">
                  <c:v>19.275239547692788</c:v>
                </c:pt>
                <c:pt idx="362">
                  <c:v>16.669501106158116</c:v>
                </c:pt>
                <c:pt idx="363">
                  <c:v>16.788810785266001</c:v>
                </c:pt>
                <c:pt idx="364">
                  <c:v>17.870284410406313</c:v>
                </c:pt>
                <c:pt idx="365">
                  <c:v>20.27196116712755</c:v>
                </c:pt>
                <c:pt idx="366">
                  <c:v>20.64883846028285</c:v>
                </c:pt>
                <c:pt idx="367">
                  <c:v>21.235783658751799</c:v>
                </c:pt>
                <c:pt idx="368">
                  <c:v>20.965919930929921</c:v>
                </c:pt>
                <c:pt idx="369">
                  <c:v>19.866636533829791</c:v>
                </c:pt>
                <c:pt idx="370">
                  <c:v>18.15648499100498</c:v>
                </c:pt>
                <c:pt idx="371">
                  <c:v>16.93198510482387</c:v>
                </c:pt>
                <c:pt idx="372">
                  <c:v>16.4552907652775</c:v>
                </c:pt>
                <c:pt idx="373">
                  <c:v>16.000353859706749</c:v>
                </c:pt>
                <c:pt idx="374">
                  <c:v>16.207947800858673</c:v>
                </c:pt>
                <c:pt idx="375">
                  <c:v>16.472688712762277</c:v>
                </c:pt>
                <c:pt idx="376">
                  <c:v>16.994893749756191</c:v>
                </c:pt>
                <c:pt idx="377">
                  <c:v>17.56140325509222</c:v>
                </c:pt>
                <c:pt idx="378">
                  <c:v>18.195553036629484</c:v>
                </c:pt>
                <c:pt idx="379">
                  <c:v>18.703296255528919</c:v>
                </c:pt>
                <c:pt idx="380">
                  <c:v>19.012768101117764</c:v>
                </c:pt>
                <c:pt idx="381">
                  <c:v>19.560596517067456</c:v>
                </c:pt>
                <c:pt idx="382">
                  <c:v>20.30946918844538</c:v>
                </c:pt>
                <c:pt idx="383">
                  <c:v>21.066892934199227</c:v>
                </c:pt>
                <c:pt idx="384">
                  <c:v>21.704037821906866</c:v>
                </c:pt>
                <c:pt idx="385">
                  <c:v>22.336779754507969</c:v>
                </c:pt>
                <c:pt idx="386">
                  <c:v>22.8979611206207</c:v>
                </c:pt>
                <c:pt idx="387">
                  <c:v>23.217059985597604</c:v>
                </c:pt>
                <c:pt idx="388">
                  <c:v>22.992248048246072</c:v>
                </c:pt>
                <c:pt idx="389">
                  <c:v>21.604595201258391</c:v>
                </c:pt>
                <c:pt idx="390">
                  <c:v>20.309624847049101</c:v>
                </c:pt>
                <c:pt idx="391">
                  <c:v>19.630594792108674</c:v>
                </c:pt>
                <c:pt idx="392">
                  <c:v>18.58023832793846</c:v>
                </c:pt>
                <c:pt idx="393">
                  <c:v>17.608323463207569</c:v>
                </c:pt>
                <c:pt idx="394">
                  <c:v>17.065750956702043</c:v>
                </c:pt>
                <c:pt idx="395">
                  <c:v>17.259695002058987</c:v>
                </c:pt>
                <c:pt idx="396">
                  <c:v>17.530319924300311</c:v>
                </c:pt>
                <c:pt idx="397">
                  <c:v>17.26880322310728</c:v>
                </c:pt>
                <c:pt idx="398">
                  <c:v>18.081899091915741</c:v>
                </c:pt>
                <c:pt idx="399">
                  <c:v>18.285479722360328</c:v>
                </c:pt>
                <c:pt idx="400">
                  <c:v>17.336516153937517</c:v>
                </c:pt>
                <c:pt idx="401">
                  <c:v>16.867226205235028</c:v>
                </c:pt>
                <c:pt idx="402">
                  <c:v>15.959361241919797</c:v>
                </c:pt>
                <c:pt idx="403">
                  <c:v>16.289890018971388</c:v>
                </c:pt>
                <c:pt idx="404">
                  <c:v>21.60582254952363</c:v>
                </c:pt>
                <c:pt idx="405">
                  <c:v>25.182390330577935</c:v>
                </c:pt>
                <c:pt idx="406">
                  <c:v>29.801646428798506</c:v>
                </c:pt>
                <c:pt idx="407">
                  <c:v>30.496917537070534</c:v>
                </c:pt>
                <c:pt idx="408">
                  <c:v>27.578345513251364</c:v>
                </c:pt>
                <c:pt idx="409">
                  <c:v>25.262557716637232</c:v>
                </c:pt>
                <c:pt idx="410">
                  <c:v>22.195170662931186</c:v>
                </c:pt>
                <c:pt idx="411">
                  <c:v>19.28873590647575</c:v>
                </c:pt>
                <c:pt idx="412">
                  <c:v>19.228767118366139</c:v>
                </c:pt>
                <c:pt idx="413">
                  <c:v>22.140793387211215</c:v>
                </c:pt>
                <c:pt idx="414">
                  <c:v>21.877441002021982</c:v>
                </c:pt>
                <c:pt idx="415">
                  <c:v>17.733286720635046</c:v>
                </c:pt>
                <c:pt idx="416">
                  <c:v>13.271279861991525</c:v>
                </c:pt>
                <c:pt idx="417">
                  <c:v>10.268068192502653</c:v>
                </c:pt>
                <c:pt idx="418">
                  <c:v>8.5785615150715202</c:v>
                </c:pt>
                <c:pt idx="419">
                  <c:v>7.6985601371206203</c:v>
                </c:pt>
                <c:pt idx="420">
                  <c:v>7.4150006597227343</c:v>
                </c:pt>
                <c:pt idx="421">
                  <c:v>6.6332769728306884</c:v>
                </c:pt>
                <c:pt idx="422">
                  <c:v>5.1489082538032385</c:v>
                </c:pt>
                <c:pt idx="423">
                  <c:v>4.3971069602743684</c:v>
                </c:pt>
                <c:pt idx="424">
                  <c:v>3.6149589792042489</c:v>
                </c:pt>
                <c:pt idx="425">
                  <c:v>2.4004222156684141</c:v>
                </c:pt>
                <c:pt idx="426">
                  <c:v>0.83860131773689295</c:v>
                </c:pt>
                <c:pt idx="427">
                  <c:v>6.0383440460690989E-2</c:v>
                </c:pt>
                <c:pt idx="428">
                  <c:v>-0.19107074377294556</c:v>
                </c:pt>
                <c:pt idx="429">
                  <c:v>-0.16291444378207587</c:v>
                </c:pt>
                <c:pt idx="430">
                  <c:v>-0.1790446657084688</c:v>
                </c:pt>
                <c:pt idx="431">
                  <c:v>-1.0479021811895208</c:v>
                </c:pt>
                <c:pt idx="432">
                  <c:v>-1.3927876087068887</c:v>
                </c:pt>
                <c:pt idx="433">
                  <c:v>-0.84619675607533196</c:v>
                </c:pt>
                <c:pt idx="434">
                  <c:v>-0.85938394886231539</c:v>
                </c:pt>
                <c:pt idx="435">
                  <c:v>-0.1995174325981022</c:v>
                </c:pt>
                <c:pt idx="436">
                  <c:v>1.3231915977909274</c:v>
                </c:pt>
                <c:pt idx="437">
                  <c:v>2.16772949949452</c:v>
                </c:pt>
                <c:pt idx="438">
                  <c:v>2.9514110317553639</c:v>
                </c:pt>
                <c:pt idx="439">
                  <c:v>4.7128597095577156</c:v>
                </c:pt>
                <c:pt idx="440">
                  <c:v>6.0710710086562294</c:v>
                </c:pt>
                <c:pt idx="441">
                  <c:v>9.4143102860288383</c:v>
                </c:pt>
                <c:pt idx="442">
                  <c:v>12.239925930834518</c:v>
                </c:pt>
                <c:pt idx="443">
                  <c:v>18.584730187719362</c:v>
                </c:pt>
                <c:pt idx="444">
                  <c:v>30.946084122820341</c:v>
                </c:pt>
                <c:pt idx="445">
                  <c:v>45.306668386070044</c:v>
                </c:pt>
                <c:pt idx="446">
                  <c:v>47.687776719881974</c:v>
                </c:pt>
                <c:pt idx="447">
                  <c:v>45.648371438031141</c:v>
                </c:pt>
                <c:pt idx="448">
                  <c:v>38.029248992359285</c:v>
                </c:pt>
                <c:pt idx="449">
                  <c:v>31.524500890970245</c:v>
                </c:pt>
                <c:pt idx="450">
                  <c:v>28.644827436852378</c:v>
                </c:pt>
                <c:pt idx="451">
                  <c:v>26.816997180880872</c:v>
                </c:pt>
                <c:pt idx="452">
                  <c:v>25.052408737172652</c:v>
                </c:pt>
                <c:pt idx="453">
                  <c:v>23.243519872389999</c:v>
                </c:pt>
                <c:pt idx="454">
                  <c:v>20.395853210197515</c:v>
                </c:pt>
                <c:pt idx="455">
                  <c:v>18.885300174356406</c:v>
                </c:pt>
                <c:pt idx="456">
                  <c:v>18.664827424193248</c:v>
                </c:pt>
                <c:pt idx="457">
                  <c:v>19.476938313870729</c:v>
                </c:pt>
                <c:pt idx="458">
                  <c:v>21.228842273246066</c:v>
                </c:pt>
                <c:pt idx="459">
                  <c:v>22.366774116746839</c:v>
                </c:pt>
                <c:pt idx="460">
                  <c:v>22.323985127740666</c:v>
                </c:pt>
                <c:pt idx="461">
                  <c:v>21.766631456110002</c:v>
                </c:pt>
                <c:pt idx="462">
                  <c:v>20.427626279254632</c:v>
                </c:pt>
                <c:pt idx="463">
                  <c:v>20.035629199421621</c:v>
                </c:pt>
                <c:pt idx="464">
                  <c:v>20.35235049039871</c:v>
                </c:pt>
                <c:pt idx="465">
                  <c:v>20.755268296840033</c:v>
                </c:pt>
                <c:pt idx="466">
                  <c:v>21.968088539856733</c:v>
                </c:pt>
                <c:pt idx="467">
                  <c:v>23.065450018627956</c:v>
                </c:pt>
                <c:pt idx="468">
                  <c:v>23.122248069454002</c:v>
                </c:pt>
                <c:pt idx="469">
                  <c:v>21.859631675339781</c:v>
                </c:pt>
                <c:pt idx="470">
                  <c:v>20.825872074165151</c:v>
                </c:pt>
                <c:pt idx="471">
                  <c:v>20.351530833893076</c:v>
                </c:pt>
                <c:pt idx="472">
                  <c:v>20.450437083135263</c:v>
                </c:pt>
                <c:pt idx="473">
                  <c:v>21.0046036503111</c:v>
                </c:pt>
                <c:pt idx="474">
                  <c:v>21.624303173305535</c:v>
                </c:pt>
                <c:pt idx="475">
                  <c:v>22.40970834727413</c:v>
                </c:pt>
                <c:pt idx="476">
                  <c:v>23.205789014908216</c:v>
                </c:pt>
                <c:pt idx="477">
                  <c:v>24.134118512678967</c:v>
                </c:pt>
                <c:pt idx="478">
                  <c:v>25.139675096093065</c:v>
                </c:pt>
                <c:pt idx="479">
                  <c:v>25.844561474087655</c:v>
                </c:pt>
                <c:pt idx="480">
                  <c:v>26.330329899513472</c:v>
                </c:pt>
                <c:pt idx="481">
                  <c:v>27.056811126500101</c:v>
                </c:pt>
                <c:pt idx="482">
                  <c:v>26.147255057694924</c:v>
                </c:pt>
                <c:pt idx="483">
                  <c:v>25.706230924181405</c:v>
                </c:pt>
                <c:pt idx="484">
                  <c:v>25.830888656706009</c:v>
                </c:pt>
                <c:pt idx="485">
                  <c:v>26.333391304626947</c:v>
                </c:pt>
                <c:pt idx="486">
                  <c:v>26.652200489206589</c:v>
                </c:pt>
                <c:pt idx="487">
                  <c:v>26.706681539878474</c:v>
                </c:pt>
                <c:pt idx="488">
                  <c:v>26.558335248727019</c:v>
                </c:pt>
                <c:pt idx="489">
                  <c:v>26.265696920742975</c:v>
                </c:pt>
                <c:pt idx="490">
                  <c:v>26.039534812693759</c:v>
                </c:pt>
                <c:pt idx="491">
                  <c:v>27.114371519609087</c:v>
                </c:pt>
                <c:pt idx="492">
                  <c:v>23.993811510561549</c:v>
                </c:pt>
                <c:pt idx="493">
                  <c:v>22.743537261754462</c:v>
                </c:pt>
                <c:pt idx="494">
                  <c:v>26.404034196078321</c:v>
                </c:pt>
                <c:pt idx="495">
                  <c:v>32.768976204017711</c:v>
                </c:pt>
                <c:pt idx="496">
                  <c:v>38.714426145423467</c:v>
                </c:pt>
                <c:pt idx="497">
                  <c:v>44.099030706992281</c:v>
                </c:pt>
                <c:pt idx="498">
                  <c:v>47.503283931676044</c:v>
                </c:pt>
                <c:pt idx="499">
                  <c:v>47.830166029593045</c:v>
                </c:pt>
                <c:pt idx="500">
                  <c:v>39.292144641579547</c:v>
                </c:pt>
                <c:pt idx="501">
                  <c:v>29.861411799066854</c:v>
                </c:pt>
                <c:pt idx="502">
                  <c:v>25.022259863731605</c:v>
                </c:pt>
                <c:pt idx="503">
                  <c:v>25.948841094966991</c:v>
                </c:pt>
                <c:pt idx="504">
                  <c:v>27.021850352876047</c:v>
                </c:pt>
                <c:pt idx="505">
                  <c:v>26.243724593526419</c:v>
                </c:pt>
                <c:pt idx="506">
                  <c:v>22.53698557360832</c:v>
                </c:pt>
                <c:pt idx="507">
                  <c:v>19.295124404780747</c:v>
                </c:pt>
                <c:pt idx="508">
                  <c:v>17.742389322101332</c:v>
                </c:pt>
                <c:pt idx="509">
                  <c:v>15.173605625236878</c:v>
                </c:pt>
                <c:pt idx="510">
                  <c:v>13.500786453864768</c:v>
                </c:pt>
                <c:pt idx="511">
                  <c:v>10.120221490347904</c:v>
                </c:pt>
                <c:pt idx="512">
                  <c:v>8.9778361473184773</c:v>
                </c:pt>
                <c:pt idx="513">
                  <c:v>7.9300271266229778</c:v>
                </c:pt>
                <c:pt idx="514">
                  <c:v>7.7311635199234097</c:v>
                </c:pt>
                <c:pt idx="515">
                  <c:v>7.628714445013796</c:v>
                </c:pt>
                <c:pt idx="516">
                  <c:v>7.0663247894811629</c:v>
                </c:pt>
                <c:pt idx="517">
                  <c:v>6.3552096936384084</c:v>
                </c:pt>
                <c:pt idx="518">
                  <c:v>5.07966609247186</c:v>
                </c:pt>
                <c:pt idx="519">
                  <c:v>4.4923980519921773</c:v>
                </c:pt>
                <c:pt idx="520">
                  <c:v>2.1090419182975855</c:v>
                </c:pt>
                <c:pt idx="521">
                  <c:v>1.9768211736340187</c:v>
                </c:pt>
                <c:pt idx="522">
                  <c:v>1.091858447328802</c:v>
                </c:pt>
                <c:pt idx="523">
                  <c:v>0.39595165296377682</c:v>
                </c:pt>
                <c:pt idx="524">
                  <c:v>0.41991499571669888</c:v>
                </c:pt>
                <c:pt idx="525">
                  <c:v>1.1718456798761885</c:v>
                </c:pt>
                <c:pt idx="526">
                  <c:v>2.6443964324162277</c:v>
                </c:pt>
                <c:pt idx="527">
                  <c:v>4.683831890072887</c:v>
                </c:pt>
                <c:pt idx="528">
                  <c:v>7.5703043803181025</c:v>
                </c:pt>
                <c:pt idx="529">
                  <c:v>8.4119521466994449</c:v>
                </c:pt>
                <c:pt idx="530">
                  <c:v>7.2524932911699223</c:v>
                </c:pt>
                <c:pt idx="531">
                  <c:v>5.0011017982680555</c:v>
                </c:pt>
                <c:pt idx="532">
                  <c:v>1.887204870412132</c:v>
                </c:pt>
                <c:pt idx="533">
                  <c:v>1.4079967973140932</c:v>
                </c:pt>
                <c:pt idx="534">
                  <c:v>1.9228153450598986</c:v>
                </c:pt>
                <c:pt idx="535">
                  <c:v>3.1017504541986609</c:v>
                </c:pt>
                <c:pt idx="536">
                  <c:v>4.9013297020362163</c:v>
                </c:pt>
                <c:pt idx="537">
                  <c:v>7.0975910148674703</c:v>
                </c:pt>
                <c:pt idx="538">
                  <c:v>8.3177095380032942</c:v>
                </c:pt>
                <c:pt idx="539">
                  <c:v>10.257914367483822</c:v>
                </c:pt>
                <c:pt idx="540">
                  <c:v>8.7535156703304153</c:v>
                </c:pt>
                <c:pt idx="541">
                  <c:v>9.604854061608906</c:v>
                </c:pt>
                <c:pt idx="542">
                  <c:v>12.714753200965561</c:v>
                </c:pt>
                <c:pt idx="543">
                  <c:v>20.550462041674351</c:v>
                </c:pt>
                <c:pt idx="544">
                  <c:v>34.032883560306871</c:v>
                </c:pt>
                <c:pt idx="545">
                  <c:v>54.134364705232052</c:v>
                </c:pt>
                <c:pt idx="546">
                  <c:v>75.533383009146277</c:v>
                </c:pt>
                <c:pt idx="547">
                  <c:v>63.460385135073601</c:v>
                </c:pt>
                <c:pt idx="548">
                  <c:v>46.547829883317256</c:v>
                </c:pt>
                <c:pt idx="549">
                  <c:v>37.220719173105934</c:v>
                </c:pt>
                <c:pt idx="550">
                  <c:v>31.701376983634688</c:v>
                </c:pt>
                <c:pt idx="551">
                  <c:v>31.558816539412316</c:v>
                </c:pt>
                <c:pt idx="552">
                  <c:v>29.723495527875919</c:v>
                </c:pt>
                <c:pt idx="553">
                  <c:v>31.808771249028663</c:v>
                </c:pt>
                <c:pt idx="554">
                  <c:v>29.858717344084766</c:v>
                </c:pt>
                <c:pt idx="555">
                  <c:v>27.316490314265494</c:v>
                </c:pt>
                <c:pt idx="556">
                  <c:v>25.308415848696779</c:v>
                </c:pt>
                <c:pt idx="557">
                  <c:v>22.794502677038878</c:v>
                </c:pt>
                <c:pt idx="558">
                  <c:v>21.734717098272135</c:v>
                </c:pt>
                <c:pt idx="559">
                  <c:v>22.289451594871231</c:v>
                </c:pt>
                <c:pt idx="560">
                  <c:v>22.993697282854985</c:v>
                </c:pt>
                <c:pt idx="561">
                  <c:v>22.565391864110623</c:v>
                </c:pt>
                <c:pt idx="562">
                  <c:v>22.132707598333866</c:v>
                </c:pt>
                <c:pt idx="563">
                  <c:v>21.613014196330102</c:v>
                </c:pt>
                <c:pt idx="564">
                  <c:v>20.554929119665779</c:v>
                </c:pt>
                <c:pt idx="565">
                  <c:v>19.939986144685594</c:v>
                </c:pt>
                <c:pt idx="566">
                  <c:v>19.653458436696756</c:v>
                </c:pt>
                <c:pt idx="567">
                  <c:v>19.939012839241176</c:v>
                </c:pt>
                <c:pt idx="568">
                  <c:v>20.723035279592224</c:v>
                </c:pt>
                <c:pt idx="569">
                  <c:v>21.188732685696369</c:v>
                </c:pt>
                <c:pt idx="570">
                  <c:v>21.397716753064437</c:v>
                </c:pt>
                <c:pt idx="571">
                  <c:v>22.185972408490759</c:v>
                </c:pt>
                <c:pt idx="572">
                  <c:v>23.115724805505952</c:v>
                </c:pt>
                <c:pt idx="573">
                  <c:v>23.714649746979369</c:v>
                </c:pt>
                <c:pt idx="574">
                  <c:v>24.33395467053224</c:v>
                </c:pt>
                <c:pt idx="575">
                  <c:v>24.993104309120316</c:v>
                </c:pt>
                <c:pt idx="576">
                  <c:v>25.564622518258687</c:v>
                </c:pt>
                <c:pt idx="577">
                  <c:v>26.713415047435731</c:v>
                </c:pt>
                <c:pt idx="578">
                  <c:v>27.640263374736683</c:v>
                </c:pt>
                <c:pt idx="579">
                  <c:v>28.252039605886722</c:v>
                </c:pt>
                <c:pt idx="580">
                  <c:v>28.405283605886972</c:v>
                </c:pt>
                <c:pt idx="581">
                  <c:v>27.325458538679104</c:v>
                </c:pt>
                <c:pt idx="582">
                  <c:v>25.104016006948164</c:v>
                </c:pt>
                <c:pt idx="583">
                  <c:v>23.194715716737601</c:v>
                </c:pt>
                <c:pt idx="584">
                  <c:v>22.597146955900456</c:v>
                </c:pt>
                <c:pt idx="585">
                  <c:v>22.101552782759036</c:v>
                </c:pt>
                <c:pt idx="586">
                  <c:v>21.956051943580874</c:v>
                </c:pt>
                <c:pt idx="587">
                  <c:v>20.947486748419365</c:v>
                </c:pt>
                <c:pt idx="588">
                  <c:v>20.005990003486573</c:v>
                </c:pt>
                <c:pt idx="589">
                  <c:v>19.596603088239693</c:v>
                </c:pt>
                <c:pt idx="590">
                  <c:v>18.660556674995597</c:v>
                </c:pt>
                <c:pt idx="591">
                  <c:v>18.225926285247414</c:v>
                </c:pt>
                <c:pt idx="592">
                  <c:v>20.381849766206692</c:v>
                </c:pt>
                <c:pt idx="593">
                  <c:v>25.160322080999467</c:v>
                </c:pt>
                <c:pt idx="594">
                  <c:v>33.495830558836474</c:v>
                </c:pt>
                <c:pt idx="595">
                  <c:v>42.950487264024119</c:v>
                </c:pt>
                <c:pt idx="596">
                  <c:v>45.432714757750425</c:v>
                </c:pt>
                <c:pt idx="597">
                  <c:v>36.695909449003281</c:v>
                </c:pt>
                <c:pt idx="598">
                  <c:v>25.52621577822968</c:v>
                </c:pt>
                <c:pt idx="599">
                  <c:v>23.687026126652839</c:v>
                </c:pt>
                <c:pt idx="600">
                  <c:v>36.21953532562376</c:v>
                </c:pt>
                <c:pt idx="601">
                  <c:v>49.472940757745725</c:v>
                </c:pt>
                <c:pt idx="602">
                  <c:v>48.461753252784817</c:v>
                </c:pt>
                <c:pt idx="603">
                  <c:v>40.144983515097607</c:v>
                </c:pt>
                <c:pt idx="604">
                  <c:v>33.848218723312669</c:v>
                </c:pt>
                <c:pt idx="605">
                  <c:v>31.148402501910436</c:v>
                </c:pt>
                <c:pt idx="606">
                  <c:v>31.423763013961434</c:v>
                </c:pt>
                <c:pt idx="607">
                  <c:v>31.109419368691348</c:v>
                </c:pt>
                <c:pt idx="608">
                  <c:v>28.565525727014123</c:v>
                </c:pt>
                <c:pt idx="609">
                  <c:v>21.733017752505479</c:v>
                </c:pt>
                <c:pt idx="610">
                  <c:v>16.050211772286485</c:v>
                </c:pt>
                <c:pt idx="611">
                  <c:v>11.162331014302209</c:v>
                </c:pt>
                <c:pt idx="612">
                  <c:v>10.011617651103681</c:v>
                </c:pt>
                <c:pt idx="613">
                  <c:v>9.6999872384379451</c:v>
                </c:pt>
                <c:pt idx="614">
                  <c:v>9.3533941867059003</c:v>
                </c:pt>
                <c:pt idx="615">
                  <c:v>8.5540085975311015</c:v>
                </c:pt>
                <c:pt idx="616">
                  <c:v>6.5025827633768234</c:v>
                </c:pt>
                <c:pt idx="617">
                  <c:v>5.6327596238720643</c:v>
                </c:pt>
                <c:pt idx="618">
                  <c:v>3.8204596437007941</c:v>
                </c:pt>
                <c:pt idx="619">
                  <c:v>2.0634902683345793</c:v>
                </c:pt>
                <c:pt idx="620">
                  <c:v>0.48430770358757308</c:v>
                </c:pt>
                <c:pt idx="621">
                  <c:v>-0.59070700623290684</c:v>
                </c:pt>
                <c:pt idx="622">
                  <c:v>-0.82818483701004753</c:v>
                </c:pt>
                <c:pt idx="623">
                  <c:v>0.14245233947553076</c:v>
                </c:pt>
                <c:pt idx="624">
                  <c:v>0.66856074687351918</c:v>
                </c:pt>
                <c:pt idx="625">
                  <c:v>0.46486559960700352</c:v>
                </c:pt>
                <c:pt idx="626">
                  <c:v>-1.2305623932719474</c:v>
                </c:pt>
                <c:pt idx="627">
                  <c:v>-2.2066330645493926</c:v>
                </c:pt>
                <c:pt idx="628">
                  <c:v>-2.5037838638668366</c:v>
                </c:pt>
                <c:pt idx="629">
                  <c:v>-2.44468488466199</c:v>
                </c:pt>
                <c:pt idx="630">
                  <c:v>-2.8603696725204379</c:v>
                </c:pt>
                <c:pt idx="631">
                  <c:v>-3.3593650726220177</c:v>
                </c:pt>
                <c:pt idx="632">
                  <c:v>-2.3110311263944099</c:v>
                </c:pt>
                <c:pt idx="633">
                  <c:v>-1.1100326284981075</c:v>
                </c:pt>
                <c:pt idx="634">
                  <c:v>-0.78728291320535682</c:v>
                </c:pt>
                <c:pt idx="635">
                  <c:v>1.1083924741681268</c:v>
                </c:pt>
                <c:pt idx="636">
                  <c:v>1.2726315486715136</c:v>
                </c:pt>
                <c:pt idx="637">
                  <c:v>3.2077680783037064</c:v>
                </c:pt>
                <c:pt idx="638">
                  <c:v>9.248866439523475</c:v>
                </c:pt>
                <c:pt idx="639">
                  <c:v>12.489769126956338</c:v>
                </c:pt>
                <c:pt idx="640">
                  <c:v>20.695995590738313</c:v>
                </c:pt>
                <c:pt idx="641">
                  <c:v>31.091590856186905</c:v>
                </c:pt>
                <c:pt idx="642">
                  <c:v>51.358702329990386</c:v>
                </c:pt>
                <c:pt idx="643">
                  <c:v>66.024679292098739</c:v>
                </c:pt>
                <c:pt idx="644">
                  <c:v>68.833073277002185</c:v>
                </c:pt>
                <c:pt idx="645">
                  <c:v>60.378122593829517</c:v>
                </c:pt>
                <c:pt idx="646">
                  <c:v>52.53334375298823</c:v>
                </c:pt>
                <c:pt idx="647">
                  <c:v>48.285588270822132</c:v>
                </c:pt>
                <c:pt idx="648">
                  <c:v>45.729310459784372</c:v>
                </c:pt>
                <c:pt idx="649">
                  <c:v>40.63173934967466</c:v>
                </c:pt>
                <c:pt idx="650">
                  <c:v>37.489171803007153</c:v>
                </c:pt>
                <c:pt idx="651">
                  <c:v>34.048108774622847</c:v>
                </c:pt>
                <c:pt idx="652">
                  <c:v>31.474385726293967</c:v>
                </c:pt>
                <c:pt idx="653">
                  <c:v>29.611051824236529</c:v>
                </c:pt>
                <c:pt idx="654">
                  <c:v>28.437572110089835</c:v>
                </c:pt>
                <c:pt idx="655">
                  <c:v>27.975494637615874</c:v>
                </c:pt>
                <c:pt idx="656">
                  <c:v>28.476771149561237</c:v>
                </c:pt>
                <c:pt idx="657">
                  <c:v>28.42988379917109</c:v>
                </c:pt>
                <c:pt idx="658">
                  <c:v>26.658869909718224</c:v>
                </c:pt>
                <c:pt idx="659">
                  <c:v>24.756293109258085</c:v>
                </c:pt>
                <c:pt idx="660">
                  <c:v>23.61293270273984</c:v>
                </c:pt>
                <c:pt idx="661">
                  <c:v>22.962994046504232</c:v>
                </c:pt>
                <c:pt idx="662">
                  <c:v>23.012590643185874</c:v>
                </c:pt>
                <c:pt idx="663">
                  <c:v>22.735314966094968</c:v>
                </c:pt>
                <c:pt idx="664">
                  <c:v>22.834091415090086</c:v>
                </c:pt>
                <c:pt idx="665">
                  <c:v>22.889206176499528</c:v>
                </c:pt>
                <c:pt idx="666">
                  <c:v>23.152983148280406</c:v>
                </c:pt>
                <c:pt idx="667">
                  <c:v>23.754477478438186</c:v>
                </c:pt>
                <c:pt idx="668">
                  <c:v>24.396677331895599</c:v>
                </c:pt>
                <c:pt idx="669">
                  <c:v>25.166768870399043</c:v>
                </c:pt>
                <c:pt idx="670">
                  <c:v>26.524531145741499</c:v>
                </c:pt>
                <c:pt idx="671">
                  <c:v>28.109422857590221</c:v>
                </c:pt>
                <c:pt idx="672">
                  <c:v>29.653313344592512</c:v>
                </c:pt>
                <c:pt idx="673">
                  <c:v>31.014160691995496</c:v>
                </c:pt>
                <c:pt idx="674">
                  <c:v>31.446025295293392</c:v>
                </c:pt>
                <c:pt idx="675">
                  <c:v>31.806873424676088</c:v>
                </c:pt>
                <c:pt idx="676">
                  <c:v>31.737495184829701</c:v>
                </c:pt>
                <c:pt idx="677">
                  <c:v>31.73125249411056</c:v>
                </c:pt>
                <c:pt idx="678">
                  <c:v>31.960606277031069</c:v>
                </c:pt>
                <c:pt idx="679">
                  <c:v>32.997696365597371</c:v>
                </c:pt>
                <c:pt idx="680">
                  <c:v>33.561076565490495</c:v>
                </c:pt>
                <c:pt idx="681">
                  <c:v>34.346054603876105</c:v>
                </c:pt>
                <c:pt idx="682">
                  <c:v>33.393840325027327</c:v>
                </c:pt>
                <c:pt idx="683">
                  <c:v>31.333828780947652</c:v>
                </c:pt>
                <c:pt idx="684">
                  <c:v>29.329404702283615</c:v>
                </c:pt>
                <c:pt idx="685">
                  <c:v>29.461320970660758</c:v>
                </c:pt>
                <c:pt idx="686">
                  <c:v>32.087457600802651</c:v>
                </c:pt>
                <c:pt idx="687">
                  <c:v>37.857052604887137</c:v>
                </c:pt>
                <c:pt idx="688">
                  <c:v>46.989289722550481</c:v>
                </c:pt>
                <c:pt idx="689">
                  <c:v>53.131564969695901</c:v>
                </c:pt>
                <c:pt idx="690">
                  <c:v>54.333113766880963</c:v>
                </c:pt>
                <c:pt idx="691">
                  <c:v>51.827445915104114</c:v>
                </c:pt>
                <c:pt idx="692">
                  <c:v>41.19805142049151</c:v>
                </c:pt>
                <c:pt idx="693">
                  <c:v>35.545178120776285</c:v>
                </c:pt>
                <c:pt idx="694">
                  <c:v>30.753102357863273</c:v>
                </c:pt>
                <c:pt idx="695">
                  <c:v>28.131684159108499</c:v>
                </c:pt>
                <c:pt idx="696">
                  <c:v>24.380678599716962</c:v>
                </c:pt>
                <c:pt idx="697">
                  <c:v>20.674709194454319</c:v>
                </c:pt>
                <c:pt idx="698">
                  <c:v>18.455483263736593</c:v>
                </c:pt>
                <c:pt idx="699">
                  <c:v>16.490114915018101</c:v>
                </c:pt>
                <c:pt idx="700">
                  <c:v>14.338238816126488</c:v>
                </c:pt>
                <c:pt idx="701">
                  <c:v>11.524730019783895</c:v>
                </c:pt>
                <c:pt idx="702">
                  <c:v>9.0394081607797236</c:v>
                </c:pt>
                <c:pt idx="703">
                  <c:v>6.6411315941840909</c:v>
                </c:pt>
                <c:pt idx="704">
                  <c:v>4.0935807802058717</c:v>
                </c:pt>
                <c:pt idx="705">
                  <c:v>2.7483171328038773</c:v>
                </c:pt>
                <c:pt idx="706">
                  <c:v>2.1218978035267564</c:v>
                </c:pt>
                <c:pt idx="707">
                  <c:v>1.6042836716868483</c:v>
                </c:pt>
                <c:pt idx="708">
                  <c:v>0.49302224720151888</c:v>
                </c:pt>
                <c:pt idx="709">
                  <c:v>-0.43366667499533357</c:v>
                </c:pt>
                <c:pt idx="710">
                  <c:v>-0.92237527093997207</c:v>
                </c:pt>
                <c:pt idx="711">
                  <c:v>-1.8912513265752249</c:v>
                </c:pt>
                <c:pt idx="712">
                  <c:v>-3.4038931952688247</c:v>
                </c:pt>
                <c:pt idx="713">
                  <c:v>-4.48814140877887</c:v>
                </c:pt>
                <c:pt idx="714">
                  <c:v>-5.2993779565958778</c:v>
                </c:pt>
                <c:pt idx="715">
                  <c:v>-6.1607503154716126</c:v>
                </c:pt>
                <c:pt idx="716">
                  <c:v>-6.3719423015387147</c:v>
                </c:pt>
                <c:pt idx="717">
                  <c:v>-6.222407694342575</c:v>
                </c:pt>
                <c:pt idx="718">
                  <c:v>-7.061064445211259</c:v>
                </c:pt>
                <c:pt idx="719">
                  <c:v>-8.3587166299363513</c:v>
                </c:pt>
                <c:pt idx="720">
                  <c:v>-9.8250435864279186</c:v>
                </c:pt>
                <c:pt idx="721">
                  <c:v>-10.955374230490136</c:v>
                </c:pt>
                <c:pt idx="722">
                  <c:v>-10.839129653149273</c:v>
                </c:pt>
                <c:pt idx="723">
                  <c:v>-8.6801381428991373</c:v>
                </c:pt>
                <c:pt idx="724">
                  <c:v>-7.091038257615681</c:v>
                </c:pt>
                <c:pt idx="725">
                  <c:v>-5.8926494701325929</c:v>
                </c:pt>
                <c:pt idx="726">
                  <c:v>-5.4919645139717783</c:v>
                </c:pt>
                <c:pt idx="727">
                  <c:v>-3.6050825227730274</c:v>
                </c:pt>
                <c:pt idx="728">
                  <c:v>1.2449337696188443</c:v>
                </c:pt>
                <c:pt idx="729">
                  <c:v>9.263038797504608</c:v>
                </c:pt>
                <c:pt idx="730">
                  <c:v>23.924126482957714</c:v>
                </c:pt>
                <c:pt idx="731">
                  <c:v>42.728278395982436</c:v>
                </c:pt>
                <c:pt idx="732">
                  <c:v>57.489536197404981</c:v>
                </c:pt>
                <c:pt idx="733">
                  <c:v>55.710238918448063</c:v>
                </c:pt>
                <c:pt idx="734">
                  <c:v>55.084722050683254</c:v>
                </c:pt>
                <c:pt idx="735">
                  <c:v>55.344746677022918</c:v>
                </c:pt>
                <c:pt idx="736">
                  <c:v>58.507834822939564</c:v>
                </c:pt>
                <c:pt idx="737">
                  <c:v>68.523862891883439</c:v>
                </c:pt>
                <c:pt idx="738">
                  <c:v>73.671123804263715</c:v>
                </c:pt>
                <c:pt idx="739">
                  <c:v>61.122335926231145</c:v>
                </c:pt>
                <c:pt idx="740">
                  <c:v>50.808970111615928</c:v>
                </c:pt>
                <c:pt idx="741">
                  <c:v>43.207596719258831</c:v>
                </c:pt>
                <c:pt idx="742">
                  <c:v>38.746324514289334</c:v>
                </c:pt>
                <c:pt idx="743">
                  <c:v>35.86969422864604</c:v>
                </c:pt>
                <c:pt idx="744">
                  <c:v>35.806153530963101</c:v>
                </c:pt>
                <c:pt idx="745">
                  <c:v>37.699901188492028</c:v>
                </c:pt>
                <c:pt idx="746">
                  <c:v>38.387804539656784</c:v>
                </c:pt>
                <c:pt idx="747">
                  <c:v>36.428452146237447</c:v>
                </c:pt>
                <c:pt idx="748">
                  <c:v>33.131221519978908</c:v>
                </c:pt>
                <c:pt idx="749">
                  <c:v>28.733583278574951</c:v>
                </c:pt>
                <c:pt idx="750">
                  <c:v>26.320481650031937</c:v>
                </c:pt>
                <c:pt idx="751">
                  <c:v>24.764256330424871</c:v>
                </c:pt>
                <c:pt idx="752">
                  <c:v>24.087691965543044</c:v>
                </c:pt>
                <c:pt idx="753">
                  <c:v>24.262849442524203</c:v>
                </c:pt>
                <c:pt idx="754">
                  <c:v>25.003824768650478</c:v>
                </c:pt>
                <c:pt idx="755">
                  <c:v>25.087979557383644</c:v>
                </c:pt>
                <c:pt idx="756">
                  <c:v>25.182747371464096</c:v>
                </c:pt>
                <c:pt idx="757">
                  <c:v>25.19950801220665</c:v>
                </c:pt>
                <c:pt idx="758">
                  <c:v>25.258154760637073</c:v>
                </c:pt>
                <c:pt idx="759">
                  <c:v>25.389880022543213</c:v>
                </c:pt>
                <c:pt idx="760">
                  <c:v>25.675028200828727</c:v>
                </c:pt>
                <c:pt idx="761">
                  <c:v>26.536606371359099</c:v>
                </c:pt>
                <c:pt idx="762">
                  <c:v>27.777953818632472</c:v>
                </c:pt>
                <c:pt idx="763">
                  <c:v>29.371061686837908</c:v>
                </c:pt>
                <c:pt idx="764">
                  <c:v>30.369756557749437</c:v>
                </c:pt>
                <c:pt idx="765">
                  <c:v>30.863825445305366</c:v>
                </c:pt>
                <c:pt idx="766">
                  <c:v>30.854658996385947</c:v>
                </c:pt>
                <c:pt idx="767">
                  <c:v>31.069479046211558</c:v>
                </c:pt>
                <c:pt idx="768">
                  <c:v>30.852045232795309</c:v>
                </c:pt>
                <c:pt idx="769">
                  <c:v>29.825770654017518</c:v>
                </c:pt>
                <c:pt idx="770">
                  <c:v>29.874281728069121</c:v>
                </c:pt>
                <c:pt idx="771">
                  <c:v>29.667527192474047</c:v>
                </c:pt>
                <c:pt idx="772">
                  <c:v>29.25332105002909</c:v>
                </c:pt>
                <c:pt idx="773">
                  <c:v>28.965833531921792</c:v>
                </c:pt>
                <c:pt idx="774">
                  <c:v>28.12088417973218</c:v>
                </c:pt>
                <c:pt idx="775">
                  <c:v>27.309665236197596</c:v>
                </c:pt>
                <c:pt idx="776">
                  <c:v>26.484252325378378</c:v>
                </c:pt>
                <c:pt idx="777">
                  <c:v>25.055963235392753</c:v>
                </c:pt>
                <c:pt idx="778">
                  <c:v>24.553799717899537</c:v>
                </c:pt>
                <c:pt idx="779">
                  <c:v>23.410716500509626</c:v>
                </c:pt>
                <c:pt idx="780">
                  <c:v>22.988473384117757</c:v>
                </c:pt>
                <c:pt idx="781">
                  <c:v>23.227193828175054</c:v>
                </c:pt>
                <c:pt idx="782">
                  <c:v>25.378697860348979</c:v>
                </c:pt>
                <c:pt idx="783">
                  <c:v>28.037835965077573</c:v>
                </c:pt>
                <c:pt idx="784">
                  <c:v>31.838790599287719</c:v>
                </c:pt>
                <c:pt idx="785">
                  <c:v>31.73349739136161</c:v>
                </c:pt>
                <c:pt idx="786">
                  <c:v>29.499057652500479</c:v>
                </c:pt>
                <c:pt idx="787">
                  <c:v>26.651702200547668</c:v>
                </c:pt>
                <c:pt idx="788">
                  <c:v>23.295783298067402</c:v>
                </c:pt>
                <c:pt idx="789">
                  <c:v>21.344543441513629</c:v>
                </c:pt>
                <c:pt idx="790">
                  <c:v>20.669901838241415</c:v>
                </c:pt>
                <c:pt idx="791">
                  <c:v>21.94373491848232</c:v>
                </c:pt>
                <c:pt idx="792">
                  <c:v>21.638028366865864</c:v>
                </c:pt>
                <c:pt idx="793">
                  <c:v>18.395592145805733</c:v>
                </c:pt>
                <c:pt idx="794">
                  <c:v>14.735739839927813</c:v>
                </c:pt>
                <c:pt idx="795">
                  <c:v>12.16593580769992</c:v>
                </c:pt>
                <c:pt idx="796">
                  <c:v>9.8888185623792193</c:v>
                </c:pt>
                <c:pt idx="797">
                  <c:v>9.0558518673573012</c:v>
                </c:pt>
                <c:pt idx="798">
                  <c:v>7.6339375118037243</c:v>
                </c:pt>
                <c:pt idx="799">
                  <c:v>6.8158745155038876</c:v>
                </c:pt>
                <c:pt idx="800">
                  <c:v>5.7618608412254257</c:v>
                </c:pt>
                <c:pt idx="801">
                  <c:v>5.0312592566754528</c:v>
                </c:pt>
                <c:pt idx="802">
                  <c:v>4.5444700765745791</c:v>
                </c:pt>
                <c:pt idx="803">
                  <c:v>4.0641292212601376</c:v>
                </c:pt>
                <c:pt idx="804">
                  <c:v>3.2301634538118451</c:v>
                </c:pt>
                <c:pt idx="805">
                  <c:v>1.2915238753890828</c:v>
                </c:pt>
                <c:pt idx="806">
                  <c:v>-0.36912432059480516</c:v>
                </c:pt>
                <c:pt idx="807">
                  <c:v>-1.7629346480575627</c:v>
                </c:pt>
                <c:pt idx="808">
                  <c:v>-2.5850426370130637</c:v>
                </c:pt>
                <c:pt idx="809">
                  <c:v>-2.4810007104152305</c:v>
                </c:pt>
                <c:pt idx="810">
                  <c:v>-1.1389440797964387</c:v>
                </c:pt>
                <c:pt idx="811">
                  <c:v>-0.7794776658754321</c:v>
                </c:pt>
                <c:pt idx="812">
                  <c:v>-0.72336483955466491</c:v>
                </c:pt>
                <c:pt idx="813">
                  <c:v>-0.97333241723173125</c:v>
                </c:pt>
                <c:pt idx="814">
                  <c:v>-2.5484740484400152</c:v>
                </c:pt>
                <c:pt idx="815">
                  <c:v>-3.4540601488617537</c:v>
                </c:pt>
                <c:pt idx="816">
                  <c:v>-1.9555265700803128</c:v>
                </c:pt>
                <c:pt idx="817">
                  <c:v>0.70330661192564448</c:v>
                </c:pt>
                <c:pt idx="818">
                  <c:v>4.2353203290802144</c:v>
                </c:pt>
                <c:pt idx="819">
                  <c:v>7.7322722275636586</c:v>
                </c:pt>
                <c:pt idx="820">
                  <c:v>14.246342386289319</c:v>
                </c:pt>
                <c:pt idx="821">
                  <c:v>25.114867626406703</c:v>
                </c:pt>
                <c:pt idx="822">
                  <c:v>39.053826447662267</c:v>
                </c:pt>
                <c:pt idx="823">
                  <c:v>59.970462943299765</c:v>
                </c:pt>
                <c:pt idx="824">
                  <c:v>75.877847486811376</c:v>
                </c:pt>
                <c:pt idx="825">
                  <c:v>68.376550029413579</c:v>
                </c:pt>
                <c:pt idx="826">
                  <c:v>56.916040666913943</c:v>
                </c:pt>
                <c:pt idx="827">
                  <c:v>45.936403897111646</c:v>
                </c:pt>
                <c:pt idx="828">
                  <c:v>39.928439394453186</c:v>
                </c:pt>
                <c:pt idx="829">
                  <c:v>35.799408588393909</c:v>
                </c:pt>
                <c:pt idx="830">
                  <c:v>32.668853166051058</c:v>
                </c:pt>
                <c:pt idx="831">
                  <c:v>28.512226295002034</c:v>
                </c:pt>
                <c:pt idx="832">
                  <c:v>25.358004391880701</c:v>
                </c:pt>
                <c:pt idx="833">
                  <c:v>20.045230764603044</c:v>
                </c:pt>
                <c:pt idx="834">
                  <c:v>18.257564877815163</c:v>
                </c:pt>
                <c:pt idx="835">
                  <c:v>16.035609089942618</c:v>
                </c:pt>
                <c:pt idx="836">
                  <c:v>14.950707491613155</c:v>
                </c:pt>
                <c:pt idx="837">
                  <c:v>14.401798653764681</c:v>
                </c:pt>
                <c:pt idx="838">
                  <c:v>14.023338786291497</c:v>
                </c:pt>
                <c:pt idx="839">
                  <c:v>13.448871083909484</c:v>
                </c:pt>
                <c:pt idx="840">
                  <c:v>13.157542979224674</c:v>
                </c:pt>
                <c:pt idx="841">
                  <c:v>13.587760458742837</c:v>
                </c:pt>
                <c:pt idx="842">
                  <c:v>14.85955828338351</c:v>
                </c:pt>
                <c:pt idx="843">
                  <c:v>15.778873707541855</c:v>
                </c:pt>
                <c:pt idx="844">
                  <c:v>16.53314937402406</c:v>
                </c:pt>
                <c:pt idx="845">
                  <c:v>16.997002969972041</c:v>
                </c:pt>
                <c:pt idx="846">
                  <c:v>17.883325928041799</c:v>
                </c:pt>
                <c:pt idx="847">
                  <c:v>18.905314720783572</c:v>
                </c:pt>
                <c:pt idx="848">
                  <c:v>19.616057488487037</c:v>
                </c:pt>
                <c:pt idx="849">
                  <c:v>20.295009634637566</c:v>
                </c:pt>
                <c:pt idx="850">
                  <c:v>20.691806933398915</c:v>
                </c:pt>
                <c:pt idx="851">
                  <c:v>21.136503976062652</c:v>
                </c:pt>
                <c:pt idx="852">
                  <c:v>21.859585500435252</c:v>
                </c:pt>
                <c:pt idx="853">
                  <c:v>22.156455599095491</c:v>
                </c:pt>
                <c:pt idx="854">
                  <c:v>22.624002832320226</c:v>
                </c:pt>
                <c:pt idx="855">
                  <c:v>23.286318156254339</c:v>
                </c:pt>
                <c:pt idx="856">
                  <c:v>23.977344735585511</c:v>
                </c:pt>
                <c:pt idx="857">
                  <c:v>24.652783275514938</c:v>
                </c:pt>
                <c:pt idx="858">
                  <c:v>25.367160465580174</c:v>
                </c:pt>
                <c:pt idx="859">
                  <c:v>25.72050700488845</c:v>
                </c:pt>
                <c:pt idx="860">
                  <c:v>26.071410899948614</c:v>
                </c:pt>
                <c:pt idx="861">
                  <c:v>26.808925828771343</c:v>
                </c:pt>
                <c:pt idx="862">
                  <c:v>27.134965692255093</c:v>
                </c:pt>
                <c:pt idx="863">
                  <c:v>27.3759214152672</c:v>
                </c:pt>
                <c:pt idx="864">
                  <c:v>27.807579082592273</c:v>
                </c:pt>
                <c:pt idx="865">
                  <c:v>27.275810626975929</c:v>
                </c:pt>
                <c:pt idx="866">
                  <c:v>26.28696722079734</c:v>
                </c:pt>
                <c:pt idx="867">
                  <c:v>26.548473619464296</c:v>
                </c:pt>
                <c:pt idx="868">
                  <c:v>27.612785262314663</c:v>
                </c:pt>
                <c:pt idx="869">
                  <c:v>32.168301759769598</c:v>
                </c:pt>
                <c:pt idx="870">
                  <c:v>42.645899757250469</c:v>
                </c:pt>
                <c:pt idx="871">
                  <c:v>49.840454485329488</c:v>
                </c:pt>
                <c:pt idx="872">
                  <c:v>46.417103530195199</c:v>
                </c:pt>
                <c:pt idx="873">
                  <c:v>35.790269265820896</c:v>
                </c:pt>
                <c:pt idx="874">
                  <c:v>27.11231823117506</c:v>
                </c:pt>
                <c:pt idx="875">
                  <c:v>24.310965312779043</c:v>
                </c:pt>
                <c:pt idx="876">
                  <c:v>25.276609935834284</c:v>
                </c:pt>
                <c:pt idx="877">
                  <c:v>33.22233663645828</c:v>
                </c:pt>
                <c:pt idx="878">
                  <c:v>41.525929404419102</c:v>
                </c:pt>
                <c:pt idx="879">
                  <c:v>43.707562415877177</c:v>
                </c:pt>
                <c:pt idx="880">
                  <c:v>38.690131407667302</c:v>
                </c:pt>
                <c:pt idx="881">
                  <c:v>32.167257373586338</c:v>
                </c:pt>
                <c:pt idx="882">
                  <c:v>25.831251585215039</c:v>
                </c:pt>
                <c:pt idx="883">
                  <c:v>19.867013110733904</c:v>
                </c:pt>
                <c:pt idx="884">
                  <c:v>14.847323237573795</c:v>
                </c:pt>
                <c:pt idx="885">
                  <c:v>11.917803954677453</c:v>
                </c:pt>
                <c:pt idx="886">
                  <c:v>10.583356462928533</c:v>
                </c:pt>
                <c:pt idx="887">
                  <c:v>9.4960821526969248</c:v>
                </c:pt>
                <c:pt idx="888">
                  <c:v>9.0501239563864146</c:v>
                </c:pt>
                <c:pt idx="889">
                  <c:v>8.4949462976129499</c:v>
                </c:pt>
                <c:pt idx="890">
                  <c:v>6.690885537636488</c:v>
                </c:pt>
                <c:pt idx="891">
                  <c:v>4.9811946271189775</c:v>
                </c:pt>
                <c:pt idx="892">
                  <c:v>4.0430853920070531</c:v>
                </c:pt>
                <c:pt idx="893">
                  <c:v>2.9568834029178066</c:v>
                </c:pt>
                <c:pt idx="894">
                  <c:v>0.92778586086027359</c:v>
                </c:pt>
                <c:pt idx="895">
                  <c:v>-0.86886647355651014</c:v>
                </c:pt>
                <c:pt idx="896">
                  <c:v>-1.8865596662537951</c:v>
                </c:pt>
                <c:pt idx="897">
                  <c:v>-2.6379978245062476</c:v>
                </c:pt>
                <c:pt idx="898">
                  <c:v>-3.3906826009680135</c:v>
                </c:pt>
                <c:pt idx="899">
                  <c:v>-3.554500539596158</c:v>
                </c:pt>
                <c:pt idx="900">
                  <c:v>-3.2076886725772962</c:v>
                </c:pt>
                <c:pt idx="901">
                  <c:v>-2.7611096861094899</c:v>
                </c:pt>
                <c:pt idx="902">
                  <c:v>-1.5313633886951026</c:v>
                </c:pt>
                <c:pt idx="903">
                  <c:v>0.15722052090523772</c:v>
                </c:pt>
                <c:pt idx="904">
                  <c:v>1.0326362942233285</c:v>
                </c:pt>
                <c:pt idx="905">
                  <c:v>1.5103106959527839</c:v>
                </c:pt>
                <c:pt idx="906">
                  <c:v>2.6235979396158</c:v>
                </c:pt>
                <c:pt idx="907">
                  <c:v>1.3059983244893845</c:v>
                </c:pt>
                <c:pt idx="908">
                  <c:v>2.0414572582124944</c:v>
                </c:pt>
                <c:pt idx="909">
                  <c:v>4.6518934371340714</c:v>
                </c:pt>
                <c:pt idx="910">
                  <c:v>6.1741864417893293</c:v>
                </c:pt>
                <c:pt idx="911">
                  <c:v>7.5421705493976257</c:v>
                </c:pt>
                <c:pt idx="912">
                  <c:v>8.1007796801758953</c:v>
                </c:pt>
                <c:pt idx="913">
                  <c:v>7.3408478779407798</c:v>
                </c:pt>
                <c:pt idx="914">
                  <c:v>6.8476651953661429</c:v>
                </c:pt>
                <c:pt idx="915">
                  <c:v>8.3836166449110987</c:v>
                </c:pt>
                <c:pt idx="916">
                  <c:v>12.862985890050318</c:v>
                </c:pt>
                <c:pt idx="917">
                  <c:v>19.623667062880692</c:v>
                </c:pt>
                <c:pt idx="918">
                  <c:v>27.693682261977383</c:v>
                </c:pt>
                <c:pt idx="919">
                  <c:v>40.699733520020565</c:v>
                </c:pt>
                <c:pt idx="920">
                  <c:v>42.891214680070675</c:v>
                </c:pt>
                <c:pt idx="921">
                  <c:v>39.217062538254133</c:v>
                </c:pt>
                <c:pt idx="922">
                  <c:v>34.635315311550201</c:v>
                </c:pt>
                <c:pt idx="923">
                  <c:v>31.567877128950798</c:v>
                </c:pt>
                <c:pt idx="924">
                  <c:v>30.633614654438379</c:v>
                </c:pt>
                <c:pt idx="925">
                  <c:v>27.622921511171402</c:v>
                </c:pt>
                <c:pt idx="926">
                  <c:v>24.352939519285243</c:v>
                </c:pt>
                <c:pt idx="927">
                  <c:v>22.712634277444977</c:v>
                </c:pt>
                <c:pt idx="928">
                  <c:v>23.507464260127335</c:v>
                </c:pt>
                <c:pt idx="929">
                  <c:v>23.031574531348014</c:v>
                </c:pt>
                <c:pt idx="930">
                  <c:v>24.102391696470939</c:v>
                </c:pt>
                <c:pt idx="931">
                  <c:v>25.45137461567586</c:v>
                </c:pt>
                <c:pt idx="932">
                  <c:v>25.005232231175981</c:v>
                </c:pt>
                <c:pt idx="933">
                  <c:v>23.550503130849918</c:v>
                </c:pt>
                <c:pt idx="934">
                  <c:v>21.048955933496323</c:v>
                </c:pt>
                <c:pt idx="935">
                  <c:v>18.906575868160999</c:v>
                </c:pt>
                <c:pt idx="936">
                  <c:v>17.797249161243943</c:v>
                </c:pt>
                <c:pt idx="937">
                  <c:v>17.843851486112516</c:v>
                </c:pt>
                <c:pt idx="938">
                  <c:v>19.205830200514526</c:v>
                </c:pt>
                <c:pt idx="939">
                  <c:v>19.841979824269764</c:v>
                </c:pt>
                <c:pt idx="940">
                  <c:v>20.001300800004699</c:v>
                </c:pt>
                <c:pt idx="941">
                  <c:v>19.868115746263989</c:v>
                </c:pt>
                <c:pt idx="942">
                  <c:v>20.09191780293709</c:v>
                </c:pt>
                <c:pt idx="943">
                  <c:v>20.080448659069045</c:v>
                </c:pt>
                <c:pt idx="944">
                  <c:v>20.345588598663518</c:v>
                </c:pt>
                <c:pt idx="945">
                  <c:v>20.979722503517745</c:v>
                </c:pt>
                <c:pt idx="946">
                  <c:v>21.896383108951557</c:v>
                </c:pt>
                <c:pt idx="947">
                  <c:v>22.986507696475915</c:v>
                </c:pt>
                <c:pt idx="948">
                  <c:v>24.335934745459568</c:v>
                </c:pt>
                <c:pt idx="949">
                  <c:v>25.651804067270813</c:v>
                </c:pt>
                <c:pt idx="950">
                  <c:v>27.003743002567173</c:v>
                </c:pt>
                <c:pt idx="951">
                  <c:v>28.001765471330756</c:v>
                </c:pt>
                <c:pt idx="952">
                  <c:v>29.137117117164163</c:v>
                </c:pt>
                <c:pt idx="953">
                  <c:v>30.160644645507567</c:v>
                </c:pt>
                <c:pt idx="954">
                  <c:v>30.682678335663351</c:v>
                </c:pt>
                <c:pt idx="955">
                  <c:v>30.667817363865296</c:v>
                </c:pt>
                <c:pt idx="956">
                  <c:v>29.744066745474047</c:v>
                </c:pt>
                <c:pt idx="957">
                  <c:v>27.827658248824964</c:v>
                </c:pt>
                <c:pt idx="958">
                  <c:v>24.508805428729058</c:v>
                </c:pt>
                <c:pt idx="959">
                  <c:v>20.212918037497204</c:v>
                </c:pt>
                <c:pt idx="960">
                  <c:v>17.859933318099031</c:v>
                </c:pt>
                <c:pt idx="961">
                  <c:v>15.84719404699201</c:v>
                </c:pt>
                <c:pt idx="962">
                  <c:v>16.134658423062021</c:v>
                </c:pt>
                <c:pt idx="963">
                  <c:v>16.198076332289229</c:v>
                </c:pt>
                <c:pt idx="964">
                  <c:v>17.482120665953186</c:v>
                </c:pt>
                <c:pt idx="965">
                  <c:v>20.812862014494332</c:v>
                </c:pt>
                <c:pt idx="966">
                  <c:v>29.49906310249202</c:v>
                </c:pt>
                <c:pt idx="967">
                  <c:v>40.55501983511531</c:v>
                </c:pt>
                <c:pt idx="968">
                  <c:v>49.383636483262194</c:v>
                </c:pt>
                <c:pt idx="969">
                  <c:v>47.592675045820229</c:v>
                </c:pt>
                <c:pt idx="970">
                  <c:v>39.548895739756311</c:v>
                </c:pt>
                <c:pt idx="971">
                  <c:v>32.762535680729272</c:v>
                </c:pt>
                <c:pt idx="972">
                  <c:v>28.36524367162388</c:v>
                </c:pt>
                <c:pt idx="973">
                  <c:v>24.272879496218657</c:v>
                </c:pt>
                <c:pt idx="974">
                  <c:v>21.141979007057465</c:v>
                </c:pt>
                <c:pt idx="975">
                  <c:v>19.795573154994987</c:v>
                </c:pt>
                <c:pt idx="976">
                  <c:v>19.213943280453663</c:v>
                </c:pt>
                <c:pt idx="977">
                  <c:v>18.620989555762058</c:v>
                </c:pt>
                <c:pt idx="978">
                  <c:v>18.096907369992266</c:v>
                </c:pt>
                <c:pt idx="979">
                  <c:v>18.646405707572448</c:v>
                </c:pt>
                <c:pt idx="980">
                  <c:v>17.804988953149323</c:v>
                </c:pt>
                <c:pt idx="981">
                  <c:v>15.561044919806635</c:v>
                </c:pt>
                <c:pt idx="982">
                  <c:v>11.764113303027999</c:v>
                </c:pt>
                <c:pt idx="983">
                  <c:v>8.9500525334503553</c:v>
                </c:pt>
                <c:pt idx="984">
                  <c:v>7.9338502454393742</c:v>
                </c:pt>
                <c:pt idx="985">
                  <c:v>6.8523389990007724</c:v>
                </c:pt>
                <c:pt idx="986">
                  <c:v>5.8815198947881271</c:v>
                </c:pt>
                <c:pt idx="987">
                  <c:v>4.6190912664781001</c:v>
                </c:pt>
                <c:pt idx="988">
                  <c:v>3.6902521564717956</c:v>
                </c:pt>
                <c:pt idx="989">
                  <c:v>2.7027187707716789</c:v>
                </c:pt>
                <c:pt idx="990">
                  <c:v>1.1075806500575553</c:v>
                </c:pt>
                <c:pt idx="991">
                  <c:v>-0.53047409305896953</c:v>
                </c:pt>
                <c:pt idx="992">
                  <c:v>-1.350056082810235</c:v>
                </c:pt>
                <c:pt idx="993">
                  <c:v>-2.0772203233864523</c:v>
                </c:pt>
                <c:pt idx="994">
                  <c:v>-2.7869503952692818</c:v>
                </c:pt>
                <c:pt idx="995">
                  <c:v>-3.1535897126681305</c:v>
                </c:pt>
                <c:pt idx="996">
                  <c:v>-3.2935809370287306</c:v>
                </c:pt>
                <c:pt idx="997">
                  <c:v>-4.2319522840839783</c:v>
                </c:pt>
                <c:pt idx="998">
                  <c:v>-5.998155001793168</c:v>
                </c:pt>
                <c:pt idx="999">
                  <c:v>-6.9170801624620371</c:v>
                </c:pt>
                <c:pt idx="1000">
                  <c:v>-7.2712968886754279</c:v>
                </c:pt>
              </c:numCache>
            </c:numRef>
          </c:val>
          <c:smooth val="0"/>
          <c:extLst>
            <c:ext xmlns:c16="http://schemas.microsoft.com/office/drawing/2014/chart" uri="{C3380CC4-5D6E-409C-BE32-E72D297353CC}">
              <c16:uniqueId val="{00000001-2EB6-403B-8828-E2E8D88F62B3}"/>
            </c:ext>
          </c:extLst>
        </c:ser>
        <c:ser>
          <c:idx val="2"/>
          <c:order val="2"/>
          <c:tx>
            <c:strRef>
              <c:f>Sheet1!$N$1</c:f>
              <c:strCache>
                <c:ptCount val="1"/>
                <c:pt idx="0">
                  <c:v>Accel_Z</c:v>
                </c:pt>
              </c:strCache>
            </c:strRef>
          </c:tx>
          <c:spPr>
            <a:ln w="28575" cap="rnd">
              <a:solidFill>
                <a:schemeClr val="accent3"/>
              </a:solidFill>
              <a:round/>
            </a:ln>
            <a:effectLst/>
          </c:spPr>
          <c:marker>
            <c:symbol val="none"/>
          </c:marker>
          <c:val>
            <c:numRef>
              <c:f>Sheet1!$N$2:$N$1002</c:f>
              <c:numCache>
                <c:formatCode>General</c:formatCode>
                <c:ptCount val="1001"/>
                <c:pt idx="0">
                  <c:v>18.760082754815848</c:v>
                </c:pt>
                <c:pt idx="1">
                  <c:v>18.654144270896403</c:v>
                </c:pt>
                <c:pt idx="2">
                  <c:v>18.22685236177934</c:v>
                </c:pt>
                <c:pt idx="3">
                  <c:v>16.950330134249246</c:v>
                </c:pt>
                <c:pt idx="4">
                  <c:v>14.979405307518082</c:v>
                </c:pt>
                <c:pt idx="5">
                  <c:v>13.487835795199924</c:v>
                </c:pt>
                <c:pt idx="6">
                  <c:v>12.897272701175286</c:v>
                </c:pt>
                <c:pt idx="7">
                  <c:v>13.046379284729969</c:v>
                </c:pt>
                <c:pt idx="8">
                  <c:v>14.307704114374758</c:v>
                </c:pt>
                <c:pt idx="9">
                  <c:v>16.562526345387909</c:v>
                </c:pt>
                <c:pt idx="10">
                  <c:v>20.28902954559118</c:v>
                </c:pt>
                <c:pt idx="11">
                  <c:v>24.435897496726859</c:v>
                </c:pt>
                <c:pt idx="12">
                  <c:v>27.77589891641319</c:v>
                </c:pt>
                <c:pt idx="13">
                  <c:v>32.177899076225849</c:v>
                </c:pt>
                <c:pt idx="14">
                  <c:v>36.82076198954433</c:v>
                </c:pt>
                <c:pt idx="15">
                  <c:v>40.460887927097495</c:v>
                </c:pt>
                <c:pt idx="16">
                  <c:v>43.662010907273306</c:v>
                </c:pt>
                <c:pt idx="17">
                  <c:v>45.808385636424696</c:v>
                </c:pt>
                <c:pt idx="18">
                  <c:v>46.791297733366576</c:v>
                </c:pt>
                <c:pt idx="19">
                  <c:v>49.95245514224171</c:v>
                </c:pt>
                <c:pt idx="20">
                  <c:v>56.136491213252491</c:v>
                </c:pt>
                <c:pt idx="21">
                  <c:v>62.54244365468606</c:v>
                </c:pt>
                <c:pt idx="22">
                  <c:v>68.166460341108433</c:v>
                </c:pt>
                <c:pt idx="23">
                  <c:v>71.72677887707782</c:v>
                </c:pt>
                <c:pt idx="24">
                  <c:v>72.539146465513909</c:v>
                </c:pt>
                <c:pt idx="25">
                  <c:v>68.960924297654174</c:v>
                </c:pt>
                <c:pt idx="26">
                  <c:v>64.820936963807554</c:v>
                </c:pt>
                <c:pt idx="27">
                  <c:v>60.067222858600658</c:v>
                </c:pt>
                <c:pt idx="28">
                  <c:v>49.316248295434782</c:v>
                </c:pt>
                <c:pt idx="29">
                  <c:v>31.856901236609609</c:v>
                </c:pt>
                <c:pt idx="30">
                  <c:v>13.296097279753964</c:v>
                </c:pt>
                <c:pt idx="31">
                  <c:v>0.41439619738643496</c:v>
                </c:pt>
                <c:pt idx="32">
                  <c:v>-6.1228296648030263</c:v>
                </c:pt>
                <c:pt idx="33">
                  <c:v>-11.632007622553106</c:v>
                </c:pt>
                <c:pt idx="34">
                  <c:v>-16.600136269379117</c:v>
                </c:pt>
                <c:pt idx="35">
                  <c:v>-19.769075646987126</c:v>
                </c:pt>
                <c:pt idx="36">
                  <c:v>-24.21594406570437</c:v>
                </c:pt>
                <c:pt idx="37">
                  <c:v>-30.968946674911948</c:v>
                </c:pt>
                <c:pt idx="38">
                  <c:v>-35.779689773875077</c:v>
                </c:pt>
                <c:pt idx="39">
                  <c:v>-39.560043163986528</c:v>
                </c:pt>
                <c:pt idx="40">
                  <c:v>-40.466489581038672</c:v>
                </c:pt>
                <c:pt idx="41">
                  <c:v>-40.564179810781944</c:v>
                </c:pt>
                <c:pt idx="42">
                  <c:v>-40.755970988215424</c:v>
                </c:pt>
                <c:pt idx="43">
                  <c:v>-42.483824739500783</c:v>
                </c:pt>
                <c:pt idx="44">
                  <c:v>-47.1245151246044</c:v>
                </c:pt>
                <c:pt idx="45">
                  <c:v>-51.534918160851518</c:v>
                </c:pt>
                <c:pt idx="46">
                  <c:v>-53.191064721621487</c:v>
                </c:pt>
                <c:pt idx="47">
                  <c:v>-52.717317461555496</c:v>
                </c:pt>
                <c:pt idx="48">
                  <c:v>-50.434047164503298</c:v>
                </c:pt>
                <c:pt idx="49">
                  <c:v>-47.240905344306867</c:v>
                </c:pt>
                <c:pt idx="50">
                  <c:v>-42.854674017317357</c:v>
                </c:pt>
                <c:pt idx="51">
                  <c:v>-39.650281268682434</c:v>
                </c:pt>
                <c:pt idx="52">
                  <c:v>-39.732224291920652</c:v>
                </c:pt>
                <c:pt idx="53">
                  <c:v>-41.383687035963412</c:v>
                </c:pt>
                <c:pt idx="54">
                  <c:v>-42.719746194579209</c:v>
                </c:pt>
                <c:pt idx="55">
                  <c:v>-42.860809174525137</c:v>
                </c:pt>
                <c:pt idx="56">
                  <c:v>-42.200520313452401</c:v>
                </c:pt>
                <c:pt idx="57">
                  <c:v>-42.219892801865207</c:v>
                </c:pt>
                <c:pt idx="58">
                  <c:v>-44.592789643805517</c:v>
                </c:pt>
                <c:pt idx="59">
                  <c:v>-46.309092812083733</c:v>
                </c:pt>
                <c:pt idx="60">
                  <c:v>-47.676629395644774</c:v>
                </c:pt>
                <c:pt idx="61">
                  <c:v>-48.210782897786437</c:v>
                </c:pt>
                <c:pt idx="62">
                  <c:v>-45.891588068862831</c:v>
                </c:pt>
                <c:pt idx="63">
                  <c:v>-41.683809533547738</c:v>
                </c:pt>
                <c:pt idx="64">
                  <c:v>-37.060841928738093</c:v>
                </c:pt>
                <c:pt idx="65">
                  <c:v>-34.364300142486194</c:v>
                </c:pt>
                <c:pt idx="66">
                  <c:v>-29.949054024080027</c:v>
                </c:pt>
                <c:pt idx="67">
                  <c:v>-27.177483171375645</c:v>
                </c:pt>
                <c:pt idx="68">
                  <c:v>-23.359411277964313</c:v>
                </c:pt>
                <c:pt idx="69">
                  <c:v>-16.60538895315424</c:v>
                </c:pt>
                <c:pt idx="70">
                  <c:v>-1.9413687292301798</c:v>
                </c:pt>
                <c:pt idx="71">
                  <c:v>16.249993852670908</c:v>
                </c:pt>
                <c:pt idx="72">
                  <c:v>28.88223823762177</c:v>
                </c:pt>
                <c:pt idx="73">
                  <c:v>33.321093917392538</c:v>
                </c:pt>
                <c:pt idx="74">
                  <c:v>35.176596805590393</c:v>
                </c:pt>
                <c:pt idx="75">
                  <c:v>34.592553144487738</c:v>
                </c:pt>
                <c:pt idx="76">
                  <c:v>35.497985863926843</c:v>
                </c:pt>
                <c:pt idx="77">
                  <c:v>36.660763139683887</c:v>
                </c:pt>
                <c:pt idx="78">
                  <c:v>40.451492188462296</c:v>
                </c:pt>
                <c:pt idx="79">
                  <c:v>44.601244326217731</c:v>
                </c:pt>
                <c:pt idx="80">
                  <c:v>48.514255981395948</c:v>
                </c:pt>
                <c:pt idx="81">
                  <c:v>50.6398534716106</c:v>
                </c:pt>
                <c:pt idx="82">
                  <c:v>52.662693263060596</c:v>
                </c:pt>
                <c:pt idx="83">
                  <c:v>53.572457878056127</c:v>
                </c:pt>
                <c:pt idx="84">
                  <c:v>50.847750062045684</c:v>
                </c:pt>
                <c:pt idx="85">
                  <c:v>45.11505342038091</c:v>
                </c:pt>
                <c:pt idx="86">
                  <c:v>36.75965565702284</c:v>
                </c:pt>
                <c:pt idx="87">
                  <c:v>27.458802210604496</c:v>
                </c:pt>
                <c:pt idx="88">
                  <c:v>24.011987817055541</c:v>
                </c:pt>
                <c:pt idx="89">
                  <c:v>25.654589705596546</c:v>
                </c:pt>
                <c:pt idx="90">
                  <c:v>27.572837288192826</c:v>
                </c:pt>
                <c:pt idx="91">
                  <c:v>28.040920896172846</c:v>
                </c:pt>
                <c:pt idx="92">
                  <c:v>27.182012082405407</c:v>
                </c:pt>
                <c:pt idx="93">
                  <c:v>24.364819725974229</c:v>
                </c:pt>
                <c:pt idx="94">
                  <c:v>21.380202684677339</c:v>
                </c:pt>
                <c:pt idx="95">
                  <c:v>19.510709200655608</c:v>
                </c:pt>
                <c:pt idx="96">
                  <c:v>17.769678819453656</c:v>
                </c:pt>
                <c:pt idx="97">
                  <c:v>16.915517982585573</c:v>
                </c:pt>
                <c:pt idx="98">
                  <c:v>16.088593009353623</c:v>
                </c:pt>
                <c:pt idx="99">
                  <c:v>15.349155816820961</c:v>
                </c:pt>
                <c:pt idx="100">
                  <c:v>16.88653182416304</c:v>
                </c:pt>
                <c:pt idx="101">
                  <c:v>19.555717299690812</c:v>
                </c:pt>
                <c:pt idx="102">
                  <c:v>22.216383661978206</c:v>
                </c:pt>
                <c:pt idx="103">
                  <c:v>23.122571778249338</c:v>
                </c:pt>
                <c:pt idx="104">
                  <c:v>22.551004528887699</c:v>
                </c:pt>
                <c:pt idx="105">
                  <c:v>22.447258870045893</c:v>
                </c:pt>
                <c:pt idx="106">
                  <c:v>21.643925246208131</c:v>
                </c:pt>
                <c:pt idx="107">
                  <c:v>21.072076354179941</c:v>
                </c:pt>
                <c:pt idx="108">
                  <c:v>21.394406931896928</c:v>
                </c:pt>
                <c:pt idx="109">
                  <c:v>22.897680400281402</c:v>
                </c:pt>
                <c:pt idx="110">
                  <c:v>26.226316775970268</c:v>
                </c:pt>
                <c:pt idx="111">
                  <c:v>30.757529842303043</c:v>
                </c:pt>
                <c:pt idx="112">
                  <c:v>33.970614788570657</c:v>
                </c:pt>
                <c:pt idx="113">
                  <c:v>35.822234370974634</c:v>
                </c:pt>
                <c:pt idx="114">
                  <c:v>36.611372157173356</c:v>
                </c:pt>
                <c:pt idx="115">
                  <c:v>37.974325191388971</c:v>
                </c:pt>
                <c:pt idx="116">
                  <c:v>40.966460764601564</c:v>
                </c:pt>
                <c:pt idx="117">
                  <c:v>44.393230497196171</c:v>
                </c:pt>
                <c:pt idx="118">
                  <c:v>46.665977182237626</c:v>
                </c:pt>
                <c:pt idx="119">
                  <c:v>46.382649339979373</c:v>
                </c:pt>
                <c:pt idx="120">
                  <c:v>43.026109297395173</c:v>
                </c:pt>
                <c:pt idx="121">
                  <c:v>42.963774486166493</c:v>
                </c:pt>
                <c:pt idx="122">
                  <c:v>46.985542024439461</c:v>
                </c:pt>
                <c:pt idx="123">
                  <c:v>46.827844642237565</c:v>
                </c:pt>
                <c:pt idx="124">
                  <c:v>41.969496861407492</c:v>
                </c:pt>
                <c:pt idx="125">
                  <c:v>26.931253127862249</c:v>
                </c:pt>
                <c:pt idx="126">
                  <c:v>8.2976968728814491</c:v>
                </c:pt>
                <c:pt idx="127">
                  <c:v>-6.6563810125103755</c:v>
                </c:pt>
                <c:pt idx="128">
                  <c:v>-10.56195747270872</c:v>
                </c:pt>
                <c:pt idx="129">
                  <c:v>-1.1468833051249128</c:v>
                </c:pt>
                <c:pt idx="130">
                  <c:v>7.915223138798849</c:v>
                </c:pt>
                <c:pt idx="131">
                  <c:v>9.6131454950337414</c:v>
                </c:pt>
                <c:pt idx="132">
                  <c:v>4.4451306201234999</c:v>
                </c:pt>
                <c:pt idx="133">
                  <c:v>-12.14364081177024</c:v>
                </c:pt>
                <c:pt idx="134">
                  <c:v>-27.690428639599347</c:v>
                </c:pt>
                <c:pt idx="135">
                  <c:v>-38.183740795418238</c:v>
                </c:pt>
                <c:pt idx="136">
                  <c:v>-41.849328661789372</c:v>
                </c:pt>
                <c:pt idx="137">
                  <c:v>-41.961366271090611</c:v>
                </c:pt>
                <c:pt idx="138">
                  <c:v>-42.28996193514844</c:v>
                </c:pt>
                <c:pt idx="139">
                  <c:v>-44.104824904157198</c:v>
                </c:pt>
                <c:pt idx="140">
                  <c:v>-47.1156812759099</c:v>
                </c:pt>
                <c:pt idx="141">
                  <c:v>-49.901876441208117</c:v>
                </c:pt>
                <c:pt idx="142">
                  <c:v>-50.330255857109158</c:v>
                </c:pt>
                <c:pt idx="143">
                  <c:v>-49.130145020455693</c:v>
                </c:pt>
                <c:pt idx="144">
                  <c:v>-46.848784092254789</c:v>
                </c:pt>
                <c:pt idx="145">
                  <c:v>-44.576278401780804</c:v>
                </c:pt>
                <c:pt idx="146">
                  <c:v>-43.850950261753177</c:v>
                </c:pt>
                <c:pt idx="147">
                  <c:v>-44.466354027677852</c:v>
                </c:pt>
                <c:pt idx="148">
                  <c:v>-46.055843598215041</c:v>
                </c:pt>
                <c:pt idx="149">
                  <c:v>-47.692328594439097</c:v>
                </c:pt>
                <c:pt idx="150">
                  <c:v>-47.913559827705676</c:v>
                </c:pt>
                <c:pt idx="151">
                  <c:v>-46.724113409880118</c:v>
                </c:pt>
                <c:pt idx="152">
                  <c:v>-43.876583445726219</c:v>
                </c:pt>
                <c:pt idx="153">
                  <c:v>-40.21050919040173</c:v>
                </c:pt>
                <c:pt idx="154">
                  <c:v>-36.728597354043728</c:v>
                </c:pt>
                <c:pt idx="155">
                  <c:v>-34.451997903137553</c:v>
                </c:pt>
                <c:pt idx="156">
                  <c:v>-33.063940196262834</c:v>
                </c:pt>
                <c:pt idx="157">
                  <c:v>-31.563141218082336</c:v>
                </c:pt>
                <c:pt idx="158">
                  <c:v>-31.343139123939604</c:v>
                </c:pt>
                <c:pt idx="159">
                  <c:v>-28.369026237535167</c:v>
                </c:pt>
                <c:pt idx="160">
                  <c:v>-24.171086637653559</c:v>
                </c:pt>
                <c:pt idx="161">
                  <c:v>-20.03979461435712</c:v>
                </c:pt>
                <c:pt idx="162">
                  <c:v>-14.988792685735381</c:v>
                </c:pt>
                <c:pt idx="163">
                  <c:v>-10.013984573529918</c:v>
                </c:pt>
                <c:pt idx="164">
                  <c:v>-4.2037959818248485</c:v>
                </c:pt>
                <c:pt idx="165">
                  <c:v>1.6445339052068191</c:v>
                </c:pt>
                <c:pt idx="166">
                  <c:v>3.5897423485839628</c:v>
                </c:pt>
                <c:pt idx="167">
                  <c:v>11.437207032250642</c:v>
                </c:pt>
                <c:pt idx="168">
                  <c:v>14.909227446875486</c:v>
                </c:pt>
                <c:pt idx="169">
                  <c:v>24.059926821215491</c:v>
                </c:pt>
                <c:pt idx="170">
                  <c:v>34.275434335510923</c:v>
                </c:pt>
                <c:pt idx="171">
                  <c:v>40.263296840619667</c:v>
                </c:pt>
                <c:pt idx="172">
                  <c:v>48.437388016266397</c:v>
                </c:pt>
                <c:pt idx="173">
                  <c:v>51.450061536449311</c:v>
                </c:pt>
                <c:pt idx="174">
                  <c:v>50.001020548926341</c:v>
                </c:pt>
                <c:pt idx="175">
                  <c:v>47.289831271528257</c:v>
                </c:pt>
                <c:pt idx="176">
                  <c:v>43.935583925893781</c:v>
                </c:pt>
                <c:pt idx="177">
                  <c:v>39.621343500019975</c:v>
                </c:pt>
                <c:pt idx="178">
                  <c:v>38.364283704234815</c:v>
                </c:pt>
                <c:pt idx="179">
                  <c:v>35.30172636449754</c:v>
                </c:pt>
                <c:pt idx="180">
                  <c:v>33.034186671578077</c:v>
                </c:pt>
                <c:pt idx="181">
                  <c:v>31.408589572375519</c:v>
                </c:pt>
                <c:pt idx="182">
                  <c:v>31.128332067070851</c:v>
                </c:pt>
                <c:pt idx="183">
                  <c:v>30.730611176982563</c:v>
                </c:pt>
                <c:pt idx="184">
                  <c:v>30.824388921716302</c:v>
                </c:pt>
                <c:pt idx="185">
                  <c:v>31.514540028401161</c:v>
                </c:pt>
                <c:pt idx="186">
                  <c:v>31.306249542960376</c:v>
                </c:pt>
                <c:pt idx="187">
                  <c:v>28.516028150379686</c:v>
                </c:pt>
                <c:pt idx="188">
                  <c:v>23.624895497345403</c:v>
                </c:pt>
                <c:pt idx="189">
                  <c:v>20.810048059558916</c:v>
                </c:pt>
                <c:pt idx="190">
                  <c:v>18.891785617771376</c:v>
                </c:pt>
                <c:pt idx="191">
                  <c:v>16.773182428571577</c:v>
                </c:pt>
                <c:pt idx="192">
                  <c:v>14.512202796852291</c:v>
                </c:pt>
                <c:pt idx="193">
                  <c:v>13.102295289434066</c:v>
                </c:pt>
                <c:pt idx="194">
                  <c:v>13.339350626434999</c:v>
                </c:pt>
                <c:pt idx="195">
                  <c:v>14.73064370318939</c:v>
                </c:pt>
                <c:pt idx="196">
                  <c:v>15.953611661604306</c:v>
                </c:pt>
                <c:pt idx="197">
                  <c:v>16.769879139916331</c:v>
                </c:pt>
                <c:pt idx="198">
                  <c:v>17.037822680421879</c:v>
                </c:pt>
                <c:pt idx="199">
                  <c:v>17.658291161841682</c:v>
                </c:pt>
                <c:pt idx="200">
                  <c:v>17.930754944328065</c:v>
                </c:pt>
                <c:pt idx="201">
                  <c:v>18.564035255312628</c:v>
                </c:pt>
                <c:pt idx="202">
                  <c:v>19.501037475647081</c:v>
                </c:pt>
                <c:pt idx="203">
                  <c:v>20.789118435496949</c:v>
                </c:pt>
                <c:pt idx="204">
                  <c:v>23.679776474258382</c:v>
                </c:pt>
                <c:pt idx="205">
                  <c:v>27.243674389285065</c:v>
                </c:pt>
                <c:pt idx="206">
                  <c:v>30.77932876512557</c:v>
                </c:pt>
                <c:pt idx="207">
                  <c:v>34.844884189800752</c:v>
                </c:pt>
                <c:pt idx="208">
                  <c:v>37.713729602119948</c:v>
                </c:pt>
                <c:pt idx="209">
                  <c:v>40.197961054607049</c:v>
                </c:pt>
                <c:pt idx="210">
                  <c:v>42.929583830801114</c:v>
                </c:pt>
                <c:pt idx="211">
                  <c:v>44.451810652152233</c:v>
                </c:pt>
                <c:pt idx="212">
                  <c:v>47.2272119557746</c:v>
                </c:pt>
                <c:pt idx="213">
                  <c:v>49.694227714015206</c:v>
                </c:pt>
                <c:pt idx="214">
                  <c:v>49.946634381663415</c:v>
                </c:pt>
                <c:pt idx="215">
                  <c:v>46.961433783335544</c:v>
                </c:pt>
                <c:pt idx="216">
                  <c:v>41.068817212293247</c:v>
                </c:pt>
                <c:pt idx="217">
                  <c:v>27.92149428947204</c:v>
                </c:pt>
                <c:pt idx="218">
                  <c:v>22.985496685359333</c:v>
                </c:pt>
                <c:pt idx="219">
                  <c:v>25.425453377293035</c:v>
                </c:pt>
                <c:pt idx="220">
                  <c:v>29.363656412952363</c:v>
                </c:pt>
                <c:pt idx="221">
                  <c:v>34.04137400130363</c:v>
                </c:pt>
                <c:pt idx="222">
                  <c:v>33.672547485831281</c:v>
                </c:pt>
                <c:pt idx="223">
                  <c:v>19.670072793183149</c:v>
                </c:pt>
                <c:pt idx="224">
                  <c:v>-4.7096976565125175</c:v>
                </c:pt>
                <c:pt idx="225">
                  <c:v>-18.834466596410717</c:v>
                </c:pt>
                <c:pt idx="226">
                  <c:v>-25.861198808579921</c:v>
                </c:pt>
                <c:pt idx="227">
                  <c:v>-26.260244726073509</c:v>
                </c:pt>
                <c:pt idx="228">
                  <c:v>-27.806730660523662</c:v>
                </c:pt>
                <c:pt idx="229">
                  <c:v>-31.238337564104793</c:v>
                </c:pt>
                <c:pt idx="230">
                  <c:v>-35.416928869873018</c:v>
                </c:pt>
                <c:pt idx="231">
                  <c:v>-42.891548863083521</c:v>
                </c:pt>
                <c:pt idx="232">
                  <c:v>-48.38197852323016</c:v>
                </c:pt>
                <c:pt idx="233">
                  <c:v>-49.618335734822878</c:v>
                </c:pt>
                <c:pt idx="234">
                  <c:v>-47.899642098291324</c:v>
                </c:pt>
                <c:pt idx="235">
                  <c:v>-44.568947637764765</c:v>
                </c:pt>
                <c:pt idx="236">
                  <c:v>-43.252396006601572</c:v>
                </c:pt>
                <c:pt idx="237">
                  <c:v>-42.470084428527478</c:v>
                </c:pt>
                <c:pt idx="238">
                  <c:v>-42.55356515121283</c:v>
                </c:pt>
                <c:pt idx="239">
                  <c:v>-43.824440783365603</c:v>
                </c:pt>
                <c:pt idx="240">
                  <c:v>-46.787047550558619</c:v>
                </c:pt>
                <c:pt idx="241">
                  <c:v>-49.104130734736657</c:v>
                </c:pt>
                <c:pt idx="242">
                  <c:v>-49.590076199069685</c:v>
                </c:pt>
                <c:pt idx="243">
                  <c:v>-47.697255952509551</c:v>
                </c:pt>
                <c:pt idx="244">
                  <c:v>-44.917461481413106</c:v>
                </c:pt>
                <c:pt idx="245">
                  <c:v>-41.976073570436903</c:v>
                </c:pt>
                <c:pt idx="246">
                  <c:v>-38.963505909125971</c:v>
                </c:pt>
                <c:pt idx="247">
                  <c:v>-35.360788786696325</c:v>
                </c:pt>
                <c:pt idx="248">
                  <c:v>-32.020348716043998</c:v>
                </c:pt>
                <c:pt idx="249">
                  <c:v>-29.548207029782869</c:v>
                </c:pt>
                <c:pt idx="250">
                  <c:v>-27.437215990996709</c:v>
                </c:pt>
                <c:pt idx="251">
                  <c:v>-23.507614730786589</c:v>
                </c:pt>
                <c:pt idx="252">
                  <c:v>-20.234160284866512</c:v>
                </c:pt>
                <c:pt idx="253">
                  <c:v>-14.965527063498261</c:v>
                </c:pt>
                <c:pt idx="254">
                  <c:v>-5.6788873707132836</c:v>
                </c:pt>
                <c:pt idx="255">
                  <c:v>3.313076121112458</c:v>
                </c:pt>
                <c:pt idx="256">
                  <c:v>11.597351482319251</c:v>
                </c:pt>
                <c:pt idx="257">
                  <c:v>15.395835748629555</c:v>
                </c:pt>
                <c:pt idx="258">
                  <c:v>16.082013204107866</c:v>
                </c:pt>
                <c:pt idx="259">
                  <c:v>20.244295415269974</c:v>
                </c:pt>
                <c:pt idx="260">
                  <c:v>28.514968945485819</c:v>
                </c:pt>
                <c:pt idx="261">
                  <c:v>41.231641741249433</c:v>
                </c:pt>
                <c:pt idx="262">
                  <c:v>58.949225046124276</c:v>
                </c:pt>
                <c:pt idx="263">
                  <c:v>66.628051147326687</c:v>
                </c:pt>
                <c:pt idx="264">
                  <c:v>66.661533263781919</c:v>
                </c:pt>
                <c:pt idx="265">
                  <c:v>66.435912186140072</c:v>
                </c:pt>
                <c:pt idx="266">
                  <c:v>61.622034287997266</c:v>
                </c:pt>
                <c:pt idx="267">
                  <c:v>53.986500869289678</c:v>
                </c:pt>
                <c:pt idx="268">
                  <c:v>45.013032599984854</c:v>
                </c:pt>
                <c:pt idx="269">
                  <c:v>37.817550361827095</c:v>
                </c:pt>
                <c:pt idx="270">
                  <c:v>34.37231511558852</c:v>
                </c:pt>
                <c:pt idx="271">
                  <c:v>33.427699098868793</c:v>
                </c:pt>
                <c:pt idx="272">
                  <c:v>35.073191458897249</c:v>
                </c:pt>
                <c:pt idx="273">
                  <c:v>37.859427653727053</c:v>
                </c:pt>
                <c:pt idx="274">
                  <c:v>37.146071792178795</c:v>
                </c:pt>
                <c:pt idx="275">
                  <c:v>36.940636210774194</c:v>
                </c:pt>
                <c:pt idx="276">
                  <c:v>34.178151038301181</c:v>
                </c:pt>
                <c:pt idx="277">
                  <c:v>28.29200392363677</c:v>
                </c:pt>
                <c:pt idx="278">
                  <c:v>22.308589610274019</c:v>
                </c:pt>
                <c:pt idx="279">
                  <c:v>16.661612372334023</c:v>
                </c:pt>
                <c:pt idx="280">
                  <c:v>12.496071765900821</c:v>
                </c:pt>
                <c:pt idx="281">
                  <c:v>10.49090252090315</c:v>
                </c:pt>
                <c:pt idx="282">
                  <c:v>10.803843870116902</c:v>
                </c:pt>
                <c:pt idx="283">
                  <c:v>13.404901410746968</c:v>
                </c:pt>
                <c:pt idx="284">
                  <c:v>17.167738345415618</c:v>
                </c:pt>
                <c:pt idx="285">
                  <c:v>21.043191648462187</c:v>
                </c:pt>
                <c:pt idx="286">
                  <c:v>22.887812124897433</c:v>
                </c:pt>
                <c:pt idx="287">
                  <c:v>23.167814492862966</c:v>
                </c:pt>
                <c:pt idx="288">
                  <c:v>22.751911765051865</c:v>
                </c:pt>
                <c:pt idx="289">
                  <c:v>22.583045798477407</c:v>
                </c:pt>
                <c:pt idx="290">
                  <c:v>22.960647042423336</c:v>
                </c:pt>
                <c:pt idx="291">
                  <c:v>24.252105484296909</c:v>
                </c:pt>
                <c:pt idx="292">
                  <c:v>24.834878309843024</c:v>
                </c:pt>
                <c:pt idx="293">
                  <c:v>26.911115623342987</c:v>
                </c:pt>
                <c:pt idx="294">
                  <c:v>29.96901331692159</c:v>
                </c:pt>
                <c:pt idx="295">
                  <c:v>32.942244059036781</c:v>
                </c:pt>
                <c:pt idx="296">
                  <c:v>36.172076821310633</c:v>
                </c:pt>
                <c:pt idx="297">
                  <c:v>39.008016276456182</c:v>
                </c:pt>
                <c:pt idx="298">
                  <c:v>40.757218039671152</c:v>
                </c:pt>
                <c:pt idx="299">
                  <c:v>43.069937627748942</c:v>
                </c:pt>
                <c:pt idx="300">
                  <c:v>45.032704704308038</c:v>
                </c:pt>
                <c:pt idx="301">
                  <c:v>46.010022674430516</c:v>
                </c:pt>
                <c:pt idx="302">
                  <c:v>47.666784399447998</c:v>
                </c:pt>
                <c:pt idx="303">
                  <c:v>50.072966687808432</c:v>
                </c:pt>
                <c:pt idx="304">
                  <c:v>54.973370886475493</c:v>
                </c:pt>
                <c:pt idx="305">
                  <c:v>62.432075882336903</c:v>
                </c:pt>
                <c:pt idx="306">
                  <c:v>70.560430633452199</c:v>
                </c:pt>
                <c:pt idx="307">
                  <c:v>74.756042620943148</c:v>
                </c:pt>
                <c:pt idx="308">
                  <c:v>74.387979775469674</c:v>
                </c:pt>
                <c:pt idx="309">
                  <c:v>68.986207615925125</c:v>
                </c:pt>
                <c:pt idx="310">
                  <c:v>60.49888173217257</c:v>
                </c:pt>
                <c:pt idx="311">
                  <c:v>41.181681743173613</c:v>
                </c:pt>
                <c:pt idx="312">
                  <c:v>6.7409873259367554</c:v>
                </c:pt>
                <c:pt idx="313">
                  <c:v>-19.42951400174357</c:v>
                </c:pt>
                <c:pt idx="314">
                  <c:v>-31.036171992019227</c:v>
                </c:pt>
                <c:pt idx="315">
                  <c:v>-29.554228420543254</c:v>
                </c:pt>
                <c:pt idx="316">
                  <c:v>-24.276034832326648</c:v>
                </c:pt>
                <c:pt idx="317">
                  <c:v>-19.258774195563849</c:v>
                </c:pt>
                <c:pt idx="318">
                  <c:v>-16.558819803066882</c:v>
                </c:pt>
                <c:pt idx="319">
                  <c:v>-18.724503946797281</c:v>
                </c:pt>
                <c:pt idx="320">
                  <c:v>-30.590154688823443</c:v>
                </c:pt>
                <c:pt idx="321">
                  <c:v>-36.602473463302822</c:v>
                </c:pt>
                <c:pt idx="322">
                  <c:v>-38.298292582933897</c:v>
                </c:pt>
                <c:pt idx="323">
                  <c:v>-35.499820914942482</c:v>
                </c:pt>
                <c:pt idx="324">
                  <c:v>-34.281927885110235</c:v>
                </c:pt>
                <c:pt idx="325">
                  <c:v>-36.530550698041182</c:v>
                </c:pt>
                <c:pt idx="326">
                  <c:v>-42.387645187353911</c:v>
                </c:pt>
                <c:pt idx="327">
                  <c:v>-49.793540630099095</c:v>
                </c:pt>
                <c:pt idx="328">
                  <c:v>-54.606612214777307</c:v>
                </c:pt>
                <c:pt idx="329">
                  <c:v>-56.532048868264262</c:v>
                </c:pt>
                <c:pt idx="330">
                  <c:v>-56.707307629977308</c:v>
                </c:pt>
                <c:pt idx="331">
                  <c:v>-55.710273937279901</c:v>
                </c:pt>
                <c:pt idx="332">
                  <c:v>-54.630869090697821</c:v>
                </c:pt>
                <c:pt idx="333">
                  <c:v>-53.674453638162667</c:v>
                </c:pt>
                <c:pt idx="334">
                  <c:v>-52.88055101664952</c:v>
                </c:pt>
                <c:pt idx="335">
                  <c:v>-52.006773071541829</c:v>
                </c:pt>
                <c:pt idx="336">
                  <c:v>-51.715829200604851</c:v>
                </c:pt>
                <c:pt idx="337">
                  <c:v>-50.885950321964351</c:v>
                </c:pt>
                <c:pt idx="338">
                  <c:v>-49.261706751785226</c:v>
                </c:pt>
                <c:pt idx="339">
                  <c:v>-46.342390750760877</c:v>
                </c:pt>
                <c:pt idx="340">
                  <c:v>-43.352195493105363</c:v>
                </c:pt>
                <c:pt idx="341">
                  <c:v>-40.994762240694484</c:v>
                </c:pt>
                <c:pt idx="342">
                  <c:v>-40.842108808467472</c:v>
                </c:pt>
                <c:pt idx="343">
                  <c:v>-41.533334297862467</c:v>
                </c:pt>
                <c:pt idx="344">
                  <c:v>-42.549941521754533</c:v>
                </c:pt>
                <c:pt idx="345">
                  <c:v>-43.978072376224141</c:v>
                </c:pt>
                <c:pt idx="346">
                  <c:v>-43.43649632912696</c:v>
                </c:pt>
                <c:pt idx="347">
                  <c:v>-38.524576295971151</c:v>
                </c:pt>
                <c:pt idx="348">
                  <c:v>-32.321191338191504</c:v>
                </c:pt>
                <c:pt idx="349">
                  <c:v>-21.792140093729639</c:v>
                </c:pt>
                <c:pt idx="350">
                  <c:v>-19.249257702439063</c:v>
                </c:pt>
                <c:pt idx="351">
                  <c:v>-17.346719636430841</c:v>
                </c:pt>
                <c:pt idx="352">
                  <c:v>-15.388377326799711</c:v>
                </c:pt>
                <c:pt idx="353">
                  <c:v>-16.892309311090877</c:v>
                </c:pt>
                <c:pt idx="354">
                  <c:v>-15.769247849863708</c:v>
                </c:pt>
                <c:pt idx="355">
                  <c:v>-1.4795935418364055</c:v>
                </c:pt>
                <c:pt idx="356">
                  <c:v>14.427176677886015</c:v>
                </c:pt>
                <c:pt idx="357">
                  <c:v>37.564939705234117</c:v>
                </c:pt>
                <c:pt idx="358">
                  <c:v>50.207971345329931</c:v>
                </c:pt>
                <c:pt idx="359">
                  <c:v>57.911573025432062</c:v>
                </c:pt>
                <c:pt idx="360">
                  <c:v>58.779201079775113</c:v>
                </c:pt>
                <c:pt idx="361">
                  <c:v>59.006832803874168</c:v>
                </c:pt>
                <c:pt idx="362">
                  <c:v>59.564977777685201</c:v>
                </c:pt>
                <c:pt idx="363">
                  <c:v>57.159174737601674</c:v>
                </c:pt>
                <c:pt idx="364">
                  <c:v>54.212931283130771</c:v>
                </c:pt>
                <c:pt idx="365">
                  <c:v>49.431055117942599</c:v>
                </c:pt>
                <c:pt idx="366">
                  <c:v>44.076671055214902</c:v>
                </c:pt>
                <c:pt idx="367">
                  <c:v>39.052790639743321</c:v>
                </c:pt>
                <c:pt idx="368">
                  <c:v>34.862674957546076</c:v>
                </c:pt>
                <c:pt idx="369">
                  <c:v>32.625518247651677</c:v>
                </c:pt>
                <c:pt idx="370">
                  <c:v>30.936120724662469</c:v>
                </c:pt>
                <c:pt idx="371">
                  <c:v>28.858003567467982</c:v>
                </c:pt>
                <c:pt idx="372">
                  <c:v>27.480945460926758</c:v>
                </c:pt>
                <c:pt idx="373">
                  <c:v>25.958927362473244</c:v>
                </c:pt>
                <c:pt idx="374">
                  <c:v>23.736381619766561</c:v>
                </c:pt>
                <c:pt idx="375">
                  <c:v>20.784007205242027</c:v>
                </c:pt>
                <c:pt idx="376">
                  <c:v>18.847879388841825</c:v>
                </c:pt>
                <c:pt idx="377">
                  <c:v>17.670776303899206</c:v>
                </c:pt>
                <c:pt idx="378">
                  <c:v>17.131602665722141</c:v>
                </c:pt>
                <c:pt idx="379">
                  <c:v>17.639358941696607</c:v>
                </c:pt>
                <c:pt idx="380">
                  <c:v>17.984099903354725</c:v>
                </c:pt>
                <c:pt idx="381">
                  <c:v>19.579455448584284</c:v>
                </c:pt>
                <c:pt idx="382">
                  <c:v>21.398362256145855</c:v>
                </c:pt>
                <c:pt idx="383">
                  <c:v>22.674426022993398</c:v>
                </c:pt>
                <c:pt idx="384">
                  <c:v>23.222702372580724</c:v>
                </c:pt>
                <c:pt idx="385">
                  <c:v>23.127891967117449</c:v>
                </c:pt>
                <c:pt idx="386">
                  <c:v>24.461059025142358</c:v>
                </c:pt>
                <c:pt idx="387">
                  <c:v>27.641574992128181</c:v>
                </c:pt>
                <c:pt idx="388">
                  <c:v>32.496676712156749</c:v>
                </c:pt>
                <c:pt idx="389">
                  <c:v>37.529696305351983</c:v>
                </c:pt>
                <c:pt idx="390">
                  <c:v>41.34305244222945</c:v>
                </c:pt>
                <c:pt idx="391">
                  <c:v>44.834977077462021</c:v>
                </c:pt>
                <c:pt idx="392">
                  <c:v>47.550164034782483</c:v>
                </c:pt>
                <c:pt idx="393">
                  <c:v>50.905094880013309</c:v>
                </c:pt>
                <c:pt idx="394">
                  <c:v>55.688479234546975</c:v>
                </c:pt>
                <c:pt idx="395">
                  <c:v>59.158056797816784</c:v>
                </c:pt>
                <c:pt idx="396">
                  <c:v>62.006247155515304</c:v>
                </c:pt>
                <c:pt idx="397">
                  <c:v>65.91157612680388</c:v>
                </c:pt>
                <c:pt idx="398">
                  <c:v>68.398539093639926</c:v>
                </c:pt>
                <c:pt idx="399">
                  <c:v>70.968498389402299</c:v>
                </c:pt>
                <c:pt idx="400">
                  <c:v>72.457477769113311</c:v>
                </c:pt>
                <c:pt idx="401">
                  <c:v>69.568015722396098</c:v>
                </c:pt>
                <c:pt idx="402">
                  <c:v>62.600865168820448</c:v>
                </c:pt>
                <c:pt idx="403">
                  <c:v>52.8560841411403</c:v>
                </c:pt>
                <c:pt idx="404">
                  <c:v>42.307622002180914</c:v>
                </c:pt>
                <c:pt idx="405">
                  <c:v>35.231739523381002</c:v>
                </c:pt>
                <c:pt idx="406">
                  <c:v>26.548899042154957</c:v>
                </c:pt>
                <c:pt idx="407">
                  <c:v>18.113309960012653</c:v>
                </c:pt>
                <c:pt idx="408">
                  <c:v>15.267579297194622</c:v>
                </c:pt>
                <c:pt idx="409">
                  <c:v>8.7399826900995041</c:v>
                </c:pt>
                <c:pt idx="410">
                  <c:v>3.6931993278879878</c:v>
                </c:pt>
                <c:pt idx="411">
                  <c:v>0.66171291925634257</c:v>
                </c:pt>
                <c:pt idx="412">
                  <c:v>-6.1414086044203264</c:v>
                </c:pt>
                <c:pt idx="413">
                  <c:v>-15.72280944937013</c:v>
                </c:pt>
                <c:pt idx="414">
                  <c:v>-26.001922794241821</c:v>
                </c:pt>
                <c:pt idx="415">
                  <c:v>-34.007491999895535</c:v>
                </c:pt>
                <c:pt idx="416">
                  <c:v>-36.692360607272697</c:v>
                </c:pt>
                <c:pt idx="417">
                  <c:v>-37.50030349578136</c:v>
                </c:pt>
                <c:pt idx="418">
                  <c:v>-37.87638905768803</c:v>
                </c:pt>
                <c:pt idx="419">
                  <c:v>-39.497431811237767</c:v>
                </c:pt>
                <c:pt idx="420">
                  <c:v>-41.641026664854266</c:v>
                </c:pt>
                <c:pt idx="421">
                  <c:v>-44.590224376544768</c:v>
                </c:pt>
                <c:pt idx="422">
                  <c:v>-48.016794473737953</c:v>
                </c:pt>
                <c:pt idx="423">
                  <c:v>-51.307263257824225</c:v>
                </c:pt>
                <c:pt idx="424">
                  <c:v>-53.164738283607527</c:v>
                </c:pt>
                <c:pt idx="425">
                  <c:v>-51.408526499855022</c:v>
                </c:pt>
                <c:pt idx="426">
                  <c:v>-47.22369801060956</c:v>
                </c:pt>
                <c:pt idx="427">
                  <c:v>-42.765894093761112</c:v>
                </c:pt>
                <c:pt idx="428">
                  <c:v>-39.24204590357985</c:v>
                </c:pt>
                <c:pt idx="429">
                  <c:v>-36.508194103233265</c:v>
                </c:pt>
                <c:pt idx="430">
                  <c:v>-34.16322909482507</c:v>
                </c:pt>
                <c:pt idx="431">
                  <c:v>-33.170962184378382</c:v>
                </c:pt>
                <c:pt idx="432">
                  <c:v>-33.500996369679484</c:v>
                </c:pt>
                <c:pt idx="433">
                  <c:v>-34.239358618632011</c:v>
                </c:pt>
                <c:pt idx="434">
                  <c:v>-35.178952588337459</c:v>
                </c:pt>
                <c:pt idx="435">
                  <c:v>-34.779324204443554</c:v>
                </c:pt>
                <c:pt idx="436">
                  <c:v>-32.569780096993121</c:v>
                </c:pt>
                <c:pt idx="437">
                  <c:v>-28.11538166986638</c:v>
                </c:pt>
                <c:pt idx="438">
                  <c:v>-21.259398583603069</c:v>
                </c:pt>
                <c:pt idx="439">
                  <c:v>-12.971650701512859</c:v>
                </c:pt>
                <c:pt idx="440">
                  <c:v>-6.1106695674478928</c:v>
                </c:pt>
                <c:pt idx="441">
                  <c:v>-3.1168229213303698</c:v>
                </c:pt>
                <c:pt idx="442">
                  <c:v>-1.4078301311200074</c:v>
                </c:pt>
                <c:pt idx="443">
                  <c:v>-1.9527133061964399</c:v>
                </c:pt>
                <c:pt idx="444">
                  <c:v>-0.32547658280432773</c:v>
                </c:pt>
                <c:pt idx="445">
                  <c:v>8.7374673094004898</c:v>
                </c:pt>
                <c:pt idx="446">
                  <c:v>28.176033386687589</c:v>
                </c:pt>
                <c:pt idx="447">
                  <c:v>39.298841758370983</c:v>
                </c:pt>
                <c:pt idx="448">
                  <c:v>49.822335397788109</c:v>
                </c:pt>
                <c:pt idx="449">
                  <c:v>57.821907760118215</c:v>
                </c:pt>
                <c:pt idx="450">
                  <c:v>61.317997700945227</c:v>
                </c:pt>
                <c:pt idx="451">
                  <c:v>61.293399305817921</c:v>
                </c:pt>
                <c:pt idx="452">
                  <c:v>56.970408302056207</c:v>
                </c:pt>
                <c:pt idx="453">
                  <c:v>52.404283341469316</c:v>
                </c:pt>
                <c:pt idx="454">
                  <c:v>53.345310869246731</c:v>
                </c:pt>
                <c:pt idx="455">
                  <c:v>54.266746052493026</c:v>
                </c:pt>
                <c:pt idx="456">
                  <c:v>52.466091914376101</c:v>
                </c:pt>
                <c:pt idx="457">
                  <c:v>49.485562507012659</c:v>
                </c:pt>
                <c:pt idx="458">
                  <c:v>44.333213629955942</c:v>
                </c:pt>
                <c:pt idx="459">
                  <c:v>40.482480462309326</c:v>
                </c:pt>
                <c:pt idx="460">
                  <c:v>36.773602404161139</c:v>
                </c:pt>
                <c:pt idx="461">
                  <c:v>31.804211343748428</c:v>
                </c:pt>
                <c:pt idx="462">
                  <c:v>29.653208271857299</c:v>
                </c:pt>
                <c:pt idx="463">
                  <c:v>29.317342249972207</c:v>
                </c:pt>
                <c:pt idx="464">
                  <c:v>28.53772029716912</c:v>
                </c:pt>
                <c:pt idx="465">
                  <c:v>26.623473997088436</c:v>
                </c:pt>
                <c:pt idx="466">
                  <c:v>23.629901224210869</c:v>
                </c:pt>
                <c:pt idx="467">
                  <c:v>20.270277605760867</c:v>
                </c:pt>
                <c:pt idx="468">
                  <c:v>17.929035347773819</c:v>
                </c:pt>
                <c:pt idx="469">
                  <c:v>14.817350341620108</c:v>
                </c:pt>
                <c:pt idx="470">
                  <c:v>13.355909233978652</c:v>
                </c:pt>
                <c:pt idx="471">
                  <c:v>12.510422836518824</c:v>
                </c:pt>
                <c:pt idx="472">
                  <c:v>11.595726460612131</c:v>
                </c:pt>
                <c:pt idx="473">
                  <c:v>10.283558602310226</c:v>
                </c:pt>
                <c:pt idx="474">
                  <c:v>9.215535179667004</c:v>
                </c:pt>
                <c:pt idx="475">
                  <c:v>8.8396297707239739</c:v>
                </c:pt>
                <c:pt idx="476">
                  <c:v>9.7260434278624679</c:v>
                </c:pt>
                <c:pt idx="477">
                  <c:v>11.448689650433488</c:v>
                </c:pt>
                <c:pt idx="478">
                  <c:v>14.770996559947816</c:v>
                </c:pt>
                <c:pt idx="479">
                  <c:v>19.001478156357294</c:v>
                </c:pt>
                <c:pt idx="480">
                  <c:v>23.741634892159158</c:v>
                </c:pt>
                <c:pt idx="481">
                  <c:v>29.706814429651885</c:v>
                </c:pt>
                <c:pt idx="482">
                  <c:v>35.396501108007577</c:v>
                </c:pt>
                <c:pt idx="483">
                  <c:v>38.935435403629342</c:v>
                </c:pt>
                <c:pt idx="484">
                  <c:v>40.011436703941804</c:v>
                </c:pt>
                <c:pt idx="485">
                  <c:v>39.067358681899194</c:v>
                </c:pt>
                <c:pt idx="486">
                  <c:v>37.472083952012838</c:v>
                </c:pt>
                <c:pt idx="487">
                  <c:v>36.039796875140979</c:v>
                </c:pt>
                <c:pt idx="488">
                  <c:v>37.245829810063789</c:v>
                </c:pt>
                <c:pt idx="489">
                  <c:v>39.991281611940117</c:v>
                </c:pt>
                <c:pt idx="490">
                  <c:v>42.577609766641523</c:v>
                </c:pt>
                <c:pt idx="491">
                  <c:v>49.185039671703713</c:v>
                </c:pt>
                <c:pt idx="492">
                  <c:v>61.277119439582727</c:v>
                </c:pt>
                <c:pt idx="493">
                  <c:v>65.27616448012202</c:v>
                </c:pt>
                <c:pt idx="494">
                  <c:v>62.926048489985106</c:v>
                </c:pt>
                <c:pt idx="495">
                  <c:v>57.223350649849735</c:v>
                </c:pt>
                <c:pt idx="496">
                  <c:v>49.519445528398002</c:v>
                </c:pt>
                <c:pt idx="497">
                  <c:v>36.331793648414248</c:v>
                </c:pt>
                <c:pt idx="498">
                  <c:v>19.984852506043044</c:v>
                </c:pt>
                <c:pt idx="499">
                  <c:v>4.4405483567455795</c:v>
                </c:pt>
                <c:pt idx="500">
                  <c:v>3.1800523151545428</c:v>
                </c:pt>
                <c:pt idx="501">
                  <c:v>9.8706379207543247</c:v>
                </c:pt>
                <c:pt idx="502">
                  <c:v>13.807613950209292</c:v>
                </c:pt>
                <c:pt idx="503">
                  <c:v>6.2120819804807734</c:v>
                </c:pt>
                <c:pt idx="504">
                  <c:v>-7.5061094229827834</c:v>
                </c:pt>
                <c:pt idx="505">
                  <c:v>-22.981436776732266</c:v>
                </c:pt>
                <c:pt idx="506">
                  <c:v>-33.578960028993841</c:v>
                </c:pt>
                <c:pt idx="507">
                  <c:v>-39.158513048372114</c:v>
                </c:pt>
                <c:pt idx="508">
                  <c:v>-40.726682705353376</c:v>
                </c:pt>
                <c:pt idx="509">
                  <c:v>-42.181425052823087</c:v>
                </c:pt>
                <c:pt idx="510">
                  <c:v>-44.830765476829562</c:v>
                </c:pt>
                <c:pt idx="511">
                  <c:v>-46.883082637474907</c:v>
                </c:pt>
                <c:pt idx="512">
                  <c:v>-48.021988424485919</c:v>
                </c:pt>
                <c:pt idx="513">
                  <c:v>-48.388077044330885</c:v>
                </c:pt>
                <c:pt idx="514">
                  <c:v>-48.323988840176696</c:v>
                </c:pt>
                <c:pt idx="515">
                  <c:v>-47.666816841532224</c:v>
                </c:pt>
                <c:pt idx="516">
                  <c:v>-47.197748163120913</c:v>
                </c:pt>
                <c:pt idx="517">
                  <c:v>-47.565774456938968</c:v>
                </c:pt>
                <c:pt idx="518">
                  <c:v>-49.779194853517566</c:v>
                </c:pt>
                <c:pt idx="519">
                  <c:v>-51.299141439266052</c:v>
                </c:pt>
                <c:pt idx="520">
                  <c:v>-52.607627727621498</c:v>
                </c:pt>
                <c:pt idx="521">
                  <c:v>-53.567247134978864</c:v>
                </c:pt>
                <c:pt idx="522">
                  <c:v>-53.172728650233019</c:v>
                </c:pt>
                <c:pt idx="523">
                  <c:v>-50.836368265178507</c:v>
                </c:pt>
                <c:pt idx="524">
                  <c:v>-47.680183147342156</c:v>
                </c:pt>
                <c:pt idx="525">
                  <c:v>-44.539868250844513</c:v>
                </c:pt>
                <c:pt idx="526">
                  <c:v>-42.229986497960162</c:v>
                </c:pt>
                <c:pt idx="527">
                  <c:v>-41.074681735021059</c:v>
                </c:pt>
                <c:pt idx="528">
                  <c:v>-42.352043330442612</c:v>
                </c:pt>
                <c:pt idx="529">
                  <c:v>-45.995807822610224</c:v>
                </c:pt>
                <c:pt idx="530">
                  <c:v>-46.127459513783428</c:v>
                </c:pt>
                <c:pt idx="531">
                  <c:v>-44.234320356659367</c:v>
                </c:pt>
                <c:pt idx="532">
                  <c:v>-42.37036826254095</c:v>
                </c:pt>
                <c:pt idx="533">
                  <c:v>-40.267064318613784</c:v>
                </c:pt>
                <c:pt idx="534">
                  <c:v>-39.307731063666608</c:v>
                </c:pt>
                <c:pt idx="535">
                  <c:v>-37.25999802252727</c:v>
                </c:pt>
                <c:pt idx="536">
                  <c:v>-34.064754849471363</c:v>
                </c:pt>
                <c:pt idx="537">
                  <c:v>-29.896515420129148</c:v>
                </c:pt>
                <c:pt idx="538">
                  <c:v>-27.763453622015675</c:v>
                </c:pt>
                <c:pt idx="539">
                  <c:v>-25.598669690983535</c:v>
                </c:pt>
                <c:pt idx="540">
                  <c:v>-22.601866964415642</c:v>
                </c:pt>
                <c:pt idx="541">
                  <c:v>-15.845354739367549</c:v>
                </c:pt>
                <c:pt idx="542">
                  <c:v>-12.972464654010455</c:v>
                </c:pt>
                <c:pt idx="543">
                  <c:v>-9.981805786362381</c:v>
                </c:pt>
                <c:pt idx="544">
                  <c:v>-7.9577569453200105</c:v>
                </c:pt>
                <c:pt idx="545">
                  <c:v>-9.4210651849030462</c:v>
                </c:pt>
                <c:pt idx="546">
                  <c:v>5.7234275962939121</c:v>
                </c:pt>
                <c:pt idx="547">
                  <c:v>25.164555656458308</c:v>
                </c:pt>
                <c:pt idx="548">
                  <c:v>35.647143590796652</c:v>
                </c:pt>
                <c:pt idx="549">
                  <c:v>45.898385150923971</c:v>
                </c:pt>
                <c:pt idx="550">
                  <c:v>50.228576589875424</c:v>
                </c:pt>
                <c:pt idx="551">
                  <c:v>49.636383205796605</c:v>
                </c:pt>
                <c:pt idx="552">
                  <c:v>50.768911713500252</c:v>
                </c:pt>
                <c:pt idx="553">
                  <c:v>44.085976710331494</c:v>
                </c:pt>
                <c:pt idx="554">
                  <c:v>41.621415336410948</c:v>
                </c:pt>
                <c:pt idx="555">
                  <c:v>41.276395298788358</c:v>
                </c:pt>
                <c:pt idx="556">
                  <c:v>39.035182829955886</c:v>
                </c:pt>
                <c:pt idx="557">
                  <c:v>39.913028616901187</c:v>
                </c:pt>
                <c:pt idx="558">
                  <c:v>41.628127768573172</c:v>
                </c:pt>
                <c:pt idx="559">
                  <c:v>39.36833232645963</c:v>
                </c:pt>
                <c:pt idx="560">
                  <c:v>34.881167455252701</c:v>
                </c:pt>
                <c:pt idx="561">
                  <c:v>30.293589165120782</c:v>
                </c:pt>
                <c:pt idx="562">
                  <c:v>25.308625114460106</c:v>
                </c:pt>
                <c:pt idx="563">
                  <c:v>22.024753952904025</c:v>
                </c:pt>
                <c:pt idx="564">
                  <c:v>20.359428139049072</c:v>
                </c:pt>
                <c:pt idx="565">
                  <c:v>19.277169531653364</c:v>
                </c:pt>
                <c:pt idx="566">
                  <c:v>19.318685956652889</c:v>
                </c:pt>
                <c:pt idx="567">
                  <c:v>18.632336052054317</c:v>
                </c:pt>
                <c:pt idx="568">
                  <c:v>16.242351929148828</c:v>
                </c:pt>
                <c:pt idx="569">
                  <c:v>12.372625999592673</c:v>
                </c:pt>
                <c:pt idx="570">
                  <c:v>9.09419853731006</c:v>
                </c:pt>
                <c:pt idx="571">
                  <c:v>8.248521464500616</c:v>
                </c:pt>
                <c:pt idx="572">
                  <c:v>9.3245217647805312</c:v>
                </c:pt>
                <c:pt idx="573">
                  <c:v>11.630225495680492</c:v>
                </c:pt>
                <c:pt idx="574">
                  <c:v>14.492347250442332</c:v>
                </c:pt>
                <c:pt idx="575">
                  <c:v>16.239382853081793</c:v>
                </c:pt>
                <c:pt idx="576">
                  <c:v>16.605931892480733</c:v>
                </c:pt>
                <c:pt idx="577">
                  <c:v>16.453311071543851</c:v>
                </c:pt>
                <c:pt idx="578">
                  <c:v>16.046457456377727</c:v>
                </c:pt>
                <c:pt idx="579">
                  <c:v>15.817769385064471</c:v>
                </c:pt>
                <c:pt idx="580">
                  <c:v>18.346975758234812</c:v>
                </c:pt>
                <c:pt idx="581">
                  <c:v>23.013121285888495</c:v>
                </c:pt>
                <c:pt idx="582">
                  <c:v>27.089337079979234</c:v>
                </c:pt>
                <c:pt idx="583">
                  <c:v>29.750547417758877</c:v>
                </c:pt>
                <c:pt idx="584">
                  <c:v>29.670077771686771</c:v>
                </c:pt>
                <c:pt idx="585">
                  <c:v>29.200090706125962</c:v>
                </c:pt>
                <c:pt idx="586">
                  <c:v>29.948631189466351</c:v>
                </c:pt>
                <c:pt idx="587">
                  <c:v>32.66904660374724</c:v>
                </c:pt>
                <c:pt idx="588">
                  <c:v>35.016427903693646</c:v>
                </c:pt>
                <c:pt idx="589">
                  <c:v>39.713852545331932</c:v>
                </c:pt>
                <c:pt idx="590">
                  <c:v>46.837257935074668</c:v>
                </c:pt>
                <c:pt idx="591">
                  <c:v>52.631572484906307</c:v>
                </c:pt>
                <c:pt idx="592">
                  <c:v>54.978840166206943</c:v>
                </c:pt>
                <c:pt idx="593">
                  <c:v>53.96537325464864</c:v>
                </c:pt>
                <c:pt idx="594">
                  <c:v>50.429844304985664</c:v>
                </c:pt>
                <c:pt idx="595">
                  <c:v>46.206352471933101</c:v>
                </c:pt>
                <c:pt idx="596">
                  <c:v>42.21593742804351</c:v>
                </c:pt>
                <c:pt idx="597">
                  <c:v>40.640160739160159</c:v>
                </c:pt>
                <c:pt idx="598">
                  <c:v>44.059184068208218</c:v>
                </c:pt>
                <c:pt idx="599">
                  <c:v>46.966854435384121</c:v>
                </c:pt>
                <c:pt idx="600">
                  <c:v>40.6053272777201</c:v>
                </c:pt>
                <c:pt idx="601">
                  <c:v>24.496966266460984</c:v>
                </c:pt>
                <c:pt idx="602">
                  <c:v>10.705146609378032</c:v>
                </c:pt>
                <c:pt idx="603">
                  <c:v>4.3323896185510735</c:v>
                </c:pt>
                <c:pt idx="604">
                  <c:v>4.680700972654896</c:v>
                </c:pt>
                <c:pt idx="605">
                  <c:v>2.8347002640967554</c:v>
                </c:pt>
                <c:pt idx="606">
                  <c:v>-1.8805793280737253</c:v>
                </c:pt>
                <c:pt idx="607">
                  <c:v>-10.276161694877977</c:v>
                </c:pt>
                <c:pt idx="608">
                  <c:v>-22.286543967153069</c:v>
                </c:pt>
                <c:pt idx="609">
                  <c:v>-32.403354844892021</c:v>
                </c:pt>
                <c:pt idx="610">
                  <c:v>-37.80246843846335</c:v>
                </c:pt>
                <c:pt idx="611">
                  <c:v>-41.177213260032282</c:v>
                </c:pt>
                <c:pt idx="612">
                  <c:v>-42.482886715579319</c:v>
                </c:pt>
                <c:pt idx="613">
                  <c:v>-43.8808096769964</c:v>
                </c:pt>
                <c:pt idx="614">
                  <c:v>-46.061921888690421</c:v>
                </c:pt>
                <c:pt idx="615">
                  <c:v>-49.045207985867975</c:v>
                </c:pt>
                <c:pt idx="616">
                  <c:v>-51.948429728580074</c:v>
                </c:pt>
                <c:pt idx="617">
                  <c:v>-53.376256528540459</c:v>
                </c:pt>
                <c:pt idx="618">
                  <c:v>-53.495473938056058</c:v>
                </c:pt>
                <c:pt idx="619">
                  <c:v>-51.041882801617696</c:v>
                </c:pt>
                <c:pt idx="620">
                  <c:v>-46.661757578746084</c:v>
                </c:pt>
                <c:pt idx="621">
                  <c:v>-41.682071012194967</c:v>
                </c:pt>
                <c:pt idx="622">
                  <c:v>-38.231089013789251</c:v>
                </c:pt>
                <c:pt idx="623">
                  <c:v>-36.434750604390949</c:v>
                </c:pt>
                <c:pt idx="624">
                  <c:v>-35.95913541461487</c:v>
                </c:pt>
                <c:pt idx="625">
                  <c:v>-34.845192636128466</c:v>
                </c:pt>
                <c:pt idx="626">
                  <c:v>-33.114751216190392</c:v>
                </c:pt>
                <c:pt idx="627">
                  <c:v>-31.211059855610191</c:v>
                </c:pt>
                <c:pt idx="628">
                  <c:v>-28.923939919770994</c:v>
                </c:pt>
                <c:pt idx="629">
                  <c:v>-27.976434483164311</c:v>
                </c:pt>
                <c:pt idx="630">
                  <c:v>-27.066683729576528</c:v>
                </c:pt>
                <c:pt idx="631">
                  <c:v>-27.278667350456285</c:v>
                </c:pt>
                <c:pt idx="632">
                  <c:v>-28.944132731813184</c:v>
                </c:pt>
                <c:pt idx="633">
                  <c:v>-28.632127572132113</c:v>
                </c:pt>
                <c:pt idx="634">
                  <c:v>-26.602308375261988</c:v>
                </c:pt>
                <c:pt idx="635">
                  <c:v>-20.128172764479697</c:v>
                </c:pt>
                <c:pt idx="636">
                  <c:v>-13.828145425728362</c:v>
                </c:pt>
                <c:pt idx="637">
                  <c:v>-10.439637118754897</c:v>
                </c:pt>
                <c:pt idx="638">
                  <c:v>-8.0459963338952019</c:v>
                </c:pt>
                <c:pt idx="639">
                  <c:v>-10.272080125036684</c:v>
                </c:pt>
                <c:pt idx="640">
                  <c:v>-16.347296486494852</c:v>
                </c:pt>
                <c:pt idx="641">
                  <c:v>-19.221703876339294</c:v>
                </c:pt>
                <c:pt idx="642">
                  <c:v>-16.820455697418279</c:v>
                </c:pt>
                <c:pt idx="643">
                  <c:v>-0.89094280132825321</c:v>
                </c:pt>
                <c:pt idx="644">
                  <c:v>16.254008556057393</c:v>
                </c:pt>
                <c:pt idx="645">
                  <c:v>29.232767132818907</c:v>
                </c:pt>
                <c:pt idx="646">
                  <c:v>37.356017821370422</c:v>
                </c:pt>
                <c:pt idx="647">
                  <c:v>38.321432240519037</c:v>
                </c:pt>
                <c:pt idx="648">
                  <c:v>37.371530039541604</c:v>
                </c:pt>
                <c:pt idx="649">
                  <c:v>38.810680531639882</c:v>
                </c:pt>
                <c:pt idx="650">
                  <c:v>35.328783490004888</c:v>
                </c:pt>
                <c:pt idx="651">
                  <c:v>33.728788436719796</c:v>
                </c:pt>
                <c:pt idx="652">
                  <c:v>32.113114915255295</c:v>
                </c:pt>
                <c:pt idx="653">
                  <c:v>29.135958384597803</c:v>
                </c:pt>
                <c:pt idx="654">
                  <c:v>26.870604831766567</c:v>
                </c:pt>
                <c:pt idx="655">
                  <c:v>25.189537215027869</c:v>
                </c:pt>
                <c:pt idx="656">
                  <c:v>24.289046086111988</c:v>
                </c:pt>
                <c:pt idx="657">
                  <c:v>22.38929572465932</c:v>
                </c:pt>
                <c:pt idx="658">
                  <c:v>19.516277122325715</c:v>
                </c:pt>
                <c:pt idx="659">
                  <c:v>17.18802899919028</c:v>
                </c:pt>
                <c:pt idx="660">
                  <c:v>16.533033105902927</c:v>
                </c:pt>
                <c:pt idx="661">
                  <c:v>15.733488011919253</c:v>
                </c:pt>
                <c:pt idx="662">
                  <c:v>13.812646893109552</c:v>
                </c:pt>
                <c:pt idx="663">
                  <c:v>11.206365983719982</c:v>
                </c:pt>
                <c:pt idx="664">
                  <c:v>9.8157141593537567</c:v>
                </c:pt>
                <c:pt idx="665">
                  <c:v>9.3501261050440245</c:v>
                </c:pt>
                <c:pt idx="666">
                  <c:v>9.9666823474947623</c:v>
                </c:pt>
                <c:pt idx="667">
                  <c:v>11.104230040262967</c:v>
                </c:pt>
                <c:pt idx="668">
                  <c:v>11.913717570941188</c:v>
                </c:pt>
                <c:pt idx="669">
                  <c:v>12.815037218934659</c:v>
                </c:pt>
                <c:pt idx="670">
                  <c:v>14.077133662023746</c:v>
                </c:pt>
                <c:pt idx="671">
                  <c:v>15.627851464125619</c:v>
                </c:pt>
                <c:pt idx="672">
                  <c:v>17.783691390693505</c:v>
                </c:pt>
                <c:pt idx="673">
                  <c:v>20.341987556929485</c:v>
                </c:pt>
                <c:pt idx="674">
                  <c:v>23.693708715080305</c:v>
                </c:pt>
                <c:pt idx="675">
                  <c:v>27.664660549531987</c:v>
                </c:pt>
                <c:pt idx="676">
                  <c:v>31.482271440066835</c:v>
                </c:pt>
                <c:pt idx="677">
                  <c:v>34.786473841396976</c:v>
                </c:pt>
                <c:pt idx="678">
                  <c:v>37.47962121227016</c:v>
                </c:pt>
                <c:pt idx="679">
                  <c:v>39.199349648810035</c:v>
                </c:pt>
                <c:pt idx="680">
                  <c:v>41.148137993876709</c:v>
                </c:pt>
                <c:pt idx="681">
                  <c:v>42.764052917090744</c:v>
                </c:pt>
                <c:pt idx="682">
                  <c:v>46.623336386010266</c:v>
                </c:pt>
                <c:pt idx="683">
                  <c:v>51.896346298730322</c:v>
                </c:pt>
                <c:pt idx="684">
                  <c:v>56.57280863230136</c:v>
                </c:pt>
                <c:pt idx="685">
                  <c:v>58.2176624895868</c:v>
                </c:pt>
                <c:pt idx="686">
                  <c:v>57.043087872196523</c:v>
                </c:pt>
                <c:pt idx="687">
                  <c:v>52.135382424011887</c:v>
                </c:pt>
                <c:pt idx="688">
                  <c:v>41.395515886023475</c:v>
                </c:pt>
                <c:pt idx="689">
                  <c:v>28.294155931022832</c:v>
                </c:pt>
                <c:pt idx="690">
                  <c:v>18.577780812304194</c:v>
                </c:pt>
                <c:pt idx="691">
                  <c:v>15.505091563654565</c:v>
                </c:pt>
                <c:pt idx="692">
                  <c:v>24.10457327201199</c:v>
                </c:pt>
                <c:pt idx="693">
                  <c:v>25.532714381627446</c:v>
                </c:pt>
                <c:pt idx="694">
                  <c:v>21.252673713978897</c:v>
                </c:pt>
                <c:pt idx="695">
                  <c:v>10.674701168942676</c:v>
                </c:pt>
                <c:pt idx="696">
                  <c:v>-0.1953064390712192</c:v>
                </c:pt>
                <c:pt idx="697">
                  <c:v>-7.7760902942241339</c:v>
                </c:pt>
                <c:pt idx="698">
                  <c:v>-9.6238197171120436</c:v>
                </c:pt>
                <c:pt idx="699">
                  <c:v>-10.352396485437161</c:v>
                </c:pt>
                <c:pt idx="700">
                  <c:v>-12.793625102271045</c:v>
                </c:pt>
                <c:pt idx="701">
                  <c:v>-19.040721534533077</c:v>
                </c:pt>
                <c:pt idx="702">
                  <c:v>-25.744257425187794</c:v>
                </c:pt>
                <c:pt idx="703">
                  <c:v>-31.261302751725971</c:v>
                </c:pt>
                <c:pt idx="704">
                  <c:v>-34.61131974239175</c:v>
                </c:pt>
                <c:pt idx="705">
                  <c:v>-36.716015364697583</c:v>
                </c:pt>
                <c:pt idx="706">
                  <c:v>-37.701969237647624</c:v>
                </c:pt>
                <c:pt idx="707">
                  <c:v>-37.463547956020037</c:v>
                </c:pt>
                <c:pt idx="708">
                  <c:v>-36.848455362861436</c:v>
                </c:pt>
                <c:pt idx="709">
                  <c:v>-37.45699112002594</c:v>
                </c:pt>
                <c:pt idx="710">
                  <c:v>-38.358215134379449</c:v>
                </c:pt>
                <c:pt idx="711">
                  <c:v>-38.424183778439257</c:v>
                </c:pt>
                <c:pt idx="712">
                  <c:v>-36.321949354426323</c:v>
                </c:pt>
                <c:pt idx="713">
                  <c:v>-33.076851451061309</c:v>
                </c:pt>
                <c:pt idx="714">
                  <c:v>-29.104417247398775</c:v>
                </c:pt>
                <c:pt idx="715">
                  <c:v>-25.961900662845171</c:v>
                </c:pt>
                <c:pt idx="716">
                  <c:v>-24.149410207526582</c:v>
                </c:pt>
                <c:pt idx="717">
                  <c:v>-23.620022134206291</c:v>
                </c:pt>
                <c:pt idx="718">
                  <c:v>-24.008568534639398</c:v>
                </c:pt>
                <c:pt idx="719">
                  <c:v>-23.450988514642052</c:v>
                </c:pt>
                <c:pt idx="720">
                  <c:v>-22.23098931505104</c:v>
                </c:pt>
                <c:pt idx="721">
                  <c:v>-19.059569743680324</c:v>
                </c:pt>
                <c:pt idx="722">
                  <c:v>-15.043787590250613</c:v>
                </c:pt>
                <c:pt idx="723">
                  <c:v>-10.233435498287667</c:v>
                </c:pt>
                <c:pt idx="724">
                  <c:v>-3.8909618044982643</c:v>
                </c:pt>
                <c:pt idx="725">
                  <c:v>2.3066466181212819</c:v>
                </c:pt>
                <c:pt idx="726">
                  <c:v>5.5513848655308742</c:v>
                </c:pt>
                <c:pt idx="727">
                  <c:v>7.0432935221273452</c:v>
                </c:pt>
                <c:pt idx="728">
                  <c:v>5.5463510542945871</c:v>
                </c:pt>
                <c:pt idx="729">
                  <c:v>3.3359674209891672</c:v>
                </c:pt>
                <c:pt idx="730">
                  <c:v>-0.53371399292206212</c:v>
                </c:pt>
                <c:pt idx="731">
                  <c:v>-2.7305195512479736</c:v>
                </c:pt>
                <c:pt idx="732">
                  <c:v>0</c:v>
                </c:pt>
                <c:pt idx="733">
                  <c:v>14.665089291921038</c:v>
                </c:pt>
                <c:pt idx="734">
                  <c:v>22.713389995068585</c:v>
                </c:pt>
                <c:pt idx="735">
                  <c:v>25.672754689695584</c:v>
                </c:pt>
                <c:pt idx="736">
                  <c:v>24.464391108877145</c:v>
                </c:pt>
                <c:pt idx="737">
                  <c:v>19.915281382445393</c:v>
                </c:pt>
                <c:pt idx="738">
                  <c:v>14.158046906500799</c:v>
                </c:pt>
                <c:pt idx="739">
                  <c:v>12.587398560690874</c:v>
                </c:pt>
                <c:pt idx="740">
                  <c:v>17.09277303078645</c:v>
                </c:pt>
                <c:pt idx="741">
                  <c:v>22.771856989205553</c:v>
                </c:pt>
                <c:pt idx="742">
                  <c:v>26.999578365378117</c:v>
                </c:pt>
                <c:pt idx="743">
                  <c:v>27.856484306572376</c:v>
                </c:pt>
                <c:pt idx="744">
                  <c:v>27.214733152280374</c:v>
                </c:pt>
                <c:pt idx="745">
                  <c:v>25.379195411010492</c:v>
                </c:pt>
                <c:pt idx="746">
                  <c:v>21.095605292647832</c:v>
                </c:pt>
                <c:pt idx="747">
                  <c:v>17.046752940069037</c:v>
                </c:pt>
                <c:pt idx="748">
                  <c:v>15.76386477202959</c:v>
                </c:pt>
                <c:pt idx="749">
                  <c:v>15.157620833943165</c:v>
                </c:pt>
                <c:pt idx="750">
                  <c:v>15.779394119290837</c:v>
                </c:pt>
                <c:pt idx="751">
                  <c:v>14.915934641331907</c:v>
                </c:pt>
                <c:pt idx="752">
                  <c:v>13.027196952045495</c:v>
                </c:pt>
                <c:pt idx="753">
                  <c:v>10.590605882631579</c:v>
                </c:pt>
                <c:pt idx="754">
                  <c:v>8.6016513451079497</c:v>
                </c:pt>
                <c:pt idx="755">
                  <c:v>8.0341840728870455</c:v>
                </c:pt>
                <c:pt idx="756">
                  <c:v>9.1564883454002786</c:v>
                </c:pt>
                <c:pt idx="757">
                  <c:v>11.507943358404845</c:v>
                </c:pt>
                <c:pt idx="758">
                  <c:v>14.725871795130745</c:v>
                </c:pt>
                <c:pt idx="759">
                  <c:v>18.40626703483689</c:v>
                </c:pt>
                <c:pt idx="760">
                  <c:v>20.547652835527124</c:v>
                </c:pt>
                <c:pt idx="761">
                  <c:v>21.008875622114406</c:v>
                </c:pt>
                <c:pt idx="762">
                  <c:v>19.853200343590068</c:v>
                </c:pt>
                <c:pt idx="763">
                  <c:v>18.44673644515531</c:v>
                </c:pt>
                <c:pt idx="764">
                  <c:v>17.208146921025516</c:v>
                </c:pt>
                <c:pt idx="765">
                  <c:v>17.145431473557622</c:v>
                </c:pt>
                <c:pt idx="766">
                  <c:v>19.191843283413299</c:v>
                </c:pt>
                <c:pt idx="767">
                  <c:v>22.230470177483479</c:v>
                </c:pt>
                <c:pt idx="768">
                  <c:v>26.443433307290579</c:v>
                </c:pt>
                <c:pt idx="769">
                  <c:v>30.931014783080524</c:v>
                </c:pt>
                <c:pt idx="770">
                  <c:v>34.795255977336907</c:v>
                </c:pt>
                <c:pt idx="771">
                  <c:v>38.33798781956768</c:v>
                </c:pt>
                <c:pt idx="772">
                  <c:v>41.112095236442563</c:v>
                </c:pt>
                <c:pt idx="773">
                  <c:v>44.310755926046106</c:v>
                </c:pt>
                <c:pt idx="774">
                  <c:v>48.907238586128024</c:v>
                </c:pt>
                <c:pt idx="775">
                  <c:v>53.088977020152292</c:v>
                </c:pt>
                <c:pt idx="776">
                  <c:v>57.261652341313749</c:v>
                </c:pt>
                <c:pt idx="777">
                  <c:v>61.500624922414801</c:v>
                </c:pt>
                <c:pt idx="778">
                  <c:v>63.755776170642392</c:v>
                </c:pt>
                <c:pt idx="779">
                  <c:v>65.547744237253795</c:v>
                </c:pt>
                <c:pt idx="780">
                  <c:v>66.676521277996827</c:v>
                </c:pt>
                <c:pt idx="781">
                  <c:v>66.761041997145981</c:v>
                </c:pt>
                <c:pt idx="782">
                  <c:v>63.288883127081931</c:v>
                </c:pt>
                <c:pt idx="783">
                  <c:v>56.049250749209079</c:v>
                </c:pt>
                <c:pt idx="784">
                  <c:v>42.877687562320659</c:v>
                </c:pt>
                <c:pt idx="785">
                  <c:v>27.277419140189949</c:v>
                </c:pt>
                <c:pt idx="786">
                  <c:v>15.876995377658341</c:v>
                </c:pt>
                <c:pt idx="787">
                  <c:v>5.9202675273882051</c:v>
                </c:pt>
                <c:pt idx="788">
                  <c:v>2.706906629404322</c:v>
                </c:pt>
                <c:pt idx="789">
                  <c:v>1.1243270206022713</c:v>
                </c:pt>
                <c:pt idx="790">
                  <c:v>-4.1911041939902107</c:v>
                </c:pt>
                <c:pt idx="791">
                  <c:v>-13.290346619594644</c:v>
                </c:pt>
                <c:pt idx="792">
                  <c:v>-23.581628809225521</c:v>
                </c:pt>
                <c:pt idx="793">
                  <c:v>-30.245488025667854</c:v>
                </c:pt>
                <c:pt idx="794">
                  <c:v>-33.305486771897755</c:v>
                </c:pt>
                <c:pt idx="795">
                  <c:v>-35.138818168724292</c:v>
                </c:pt>
                <c:pt idx="796">
                  <c:v>-37.661948866835424</c:v>
                </c:pt>
                <c:pt idx="797">
                  <c:v>-40.502148012228893</c:v>
                </c:pt>
                <c:pt idx="798">
                  <c:v>-43.241328924250766</c:v>
                </c:pt>
                <c:pt idx="799">
                  <c:v>-45.215710198804928</c:v>
                </c:pt>
                <c:pt idx="800">
                  <c:v>-45.748490010812525</c:v>
                </c:pt>
                <c:pt idx="801">
                  <c:v>-46.135988869356375</c:v>
                </c:pt>
                <c:pt idx="802">
                  <c:v>-47.336220610398271</c:v>
                </c:pt>
                <c:pt idx="803">
                  <c:v>-48.33194546229835</c:v>
                </c:pt>
                <c:pt idx="804">
                  <c:v>-48.486539918743873</c:v>
                </c:pt>
                <c:pt idx="805">
                  <c:v>-47.459094808409553</c:v>
                </c:pt>
                <c:pt idx="806">
                  <c:v>-44.473880932883404</c:v>
                </c:pt>
                <c:pt idx="807">
                  <c:v>-40.478941372589702</c:v>
                </c:pt>
                <c:pt idx="808">
                  <c:v>-36.978735420912386</c:v>
                </c:pt>
                <c:pt idx="809">
                  <c:v>-33.850752406877845</c:v>
                </c:pt>
                <c:pt idx="810">
                  <c:v>-31.376712122006101</c:v>
                </c:pt>
                <c:pt idx="811">
                  <c:v>-30.999810632096903</c:v>
                </c:pt>
                <c:pt idx="812">
                  <c:v>-31.171653062328019</c:v>
                </c:pt>
                <c:pt idx="813">
                  <c:v>-30.549364585908702</c:v>
                </c:pt>
                <c:pt idx="814">
                  <c:v>-32.061914748778769</c:v>
                </c:pt>
                <c:pt idx="815">
                  <c:v>-31.622234553712861</c:v>
                </c:pt>
                <c:pt idx="816">
                  <c:v>-28.065459624076585</c:v>
                </c:pt>
                <c:pt idx="817">
                  <c:v>-21.209293273162082</c:v>
                </c:pt>
                <c:pt idx="818">
                  <c:v>-15.703711346740542</c:v>
                </c:pt>
                <c:pt idx="819">
                  <c:v>-10.770363921080978</c:v>
                </c:pt>
                <c:pt idx="820">
                  <c:v>-7.8712757394765118</c:v>
                </c:pt>
                <c:pt idx="821">
                  <c:v>-5.5977641195793391</c:v>
                </c:pt>
                <c:pt idx="822">
                  <c:v>-3.1555759588700663</c:v>
                </c:pt>
                <c:pt idx="823">
                  <c:v>2.5368909464423095</c:v>
                </c:pt>
                <c:pt idx="824">
                  <c:v>11.950417485351368</c:v>
                </c:pt>
                <c:pt idx="825">
                  <c:v>21.050579389758528</c:v>
                </c:pt>
                <c:pt idx="826">
                  <c:v>33.066693786585176</c:v>
                </c:pt>
                <c:pt idx="827">
                  <c:v>44.042763432289981</c:v>
                </c:pt>
                <c:pt idx="828">
                  <c:v>50.054356088189827</c:v>
                </c:pt>
                <c:pt idx="829">
                  <c:v>53.462391179141314</c:v>
                </c:pt>
                <c:pt idx="830">
                  <c:v>52.948483195229095</c:v>
                </c:pt>
                <c:pt idx="831">
                  <c:v>50.336192357189795</c:v>
                </c:pt>
                <c:pt idx="832">
                  <c:v>44.017605433248626</c:v>
                </c:pt>
                <c:pt idx="833">
                  <c:v>44.058182478321605</c:v>
                </c:pt>
                <c:pt idx="834">
                  <c:v>45.166036380064689</c:v>
                </c:pt>
                <c:pt idx="835">
                  <c:v>43.685058478771538</c:v>
                </c:pt>
                <c:pt idx="836">
                  <c:v>43.190931494136379</c:v>
                </c:pt>
                <c:pt idx="837">
                  <c:v>41.717326129405784</c:v>
                </c:pt>
                <c:pt idx="838">
                  <c:v>40.637838943702597</c:v>
                </c:pt>
                <c:pt idx="839">
                  <c:v>39.402193121238142</c:v>
                </c:pt>
                <c:pt idx="840">
                  <c:v>37.980104106195462</c:v>
                </c:pt>
                <c:pt idx="841">
                  <c:v>36.987034418412939</c:v>
                </c:pt>
                <c:pt idx="842">
                  <c:v>34.130472567187233</c:v>
                </c:pt>
                <c:pt idx="843">
                  <c:v>30.374124994822182</c:v>
                </c:pt>
                <c:pt idx="844">
                  <c:v>27.441979000758955</c:v>
                </c:pt>
                <c:pt idx="845">
                  <c:v>24.968181899773963</c:v>
                </c:pt>
                <c:pt idx="846">
                  <c:v>23.308999193050784</c:v>
                </c:pt>
                <c:pt idx="847">
                  <c:v>21.758521667559577</c:v>
                </c:pt>
                <c:pt idx="848">
                  <c:v>19.775490915787351</c:v>
                </c:pt>
                <c:pt idx="849">
                  <c:v>17.341274020127795</c:v>
                </c:pt>
                <c:pt idx="850">
                  <c:v>14.980002677144933</c:v>
                </c:pt>
                <c:pt idx="851">
                  <c:v>13.14073030111002</c:v>
                </c:pt>
                <c:pt idx="852">
                  <c:v>11.5234403418445</c:v>
                </c:pt>
                <c:pt idx="853">
                  <c:v>10.498598428289847</c:v>
                </c:pt>
                <c:pt idx="854">
                  <c:v>10.562127484119959</c:v>
                </c:pt>
                <c:pt idx="855">
                  <c:v>12.047402626627935</c:v>
                </c:pt>
                <c:pt idx="856">
                  <c:v>14.576584200700147</c:v>
                </c:pt>
                <c:pt idx="857">
                  <c:v>17.461244464411468</c:v>
                </c:pt>
                <c:pt idx="858">
                  <c:v>20.558768420591601</c:v>
                </c:pt>
                <c:pt idx="859">
                  <c:v>23.476588175410107</c:v>
                </c:pt>
                <c:pt idx="860">
                  <c:v>25.747105558425183</c:v>
                </c:pt>
                <c:pt idx="861">
                  <c:v>27.832049787457208</c:v>
                </c:pt>
                <c:pt idx="862">
                  <c:v>29.671343937895301</c:v>
                </c:pt>
                <c:pt idx="863">
                  <c:v>31.649503562674774</c:v>
                </c:pt>
                <c:pt idx="864">
                  <c:v>34.938179951163072</c:v>
                </c:pt>
                <c:pt idx="865">
                  <c:v>38.679068693964247</c:v>
                </c:pt>
                <c:pt idx="866">
                  <c:v>42.16364395977515</c:v>
                </c:pt>
                <c:pt idx="867">
                  <c:v>45.502165424628487</c:v>
                </c:pt>
                <c:pt idx="868">
                  <c:v>46.565335484321253</c:v>
                </c:pt>
                <c:pt idx="869">
                  <c:v>43.928207722066986</c:v>
                </c:pt>
                <c:pt idx="870">
                  <c:v>37.500028369625269</c:v>
                </c:pt>
                <c:pt idx="871">
                  <c:v>35.902830151686302</c:v>
                </c:pt>
                <c:pt idx="872">
                  <c:v>43.297514406967537</c:v>
                </c:pt>
                <c:pt idx="873">
                  <c:v>53.771709091774923</c:v>
                </c:pt>
                <c:pt idx="874">
                  <c:v>60.42909585839093</c:v>
                </c:pt>
                <c:pt idx="875">
                  <c:v>59.822682621711166</c:v>
                </c:pt>
                <c:pt idx="876">
                  <c:v>54.984172919740487</c:v>
                </c:pt>
                <c:pt idx="877">
                  <c:v>43.486553931882668</c:v>
                </c:pt>
                <c:pt idx="878">
                  <c:v>26.106545300249532</c:v>
                </c:pt>
                <c:pt idx="879">
                  <c:v>6.7606128333427691</c:v>
                </c:pt>
                <c:pt idx="880">
                  <c:v>-3.7543000975618175</c:v>
                </c:pt>
                <c:pt idx="881">
                  <c:v>-5.6886203393856487</c:v>
                </c:pt>
                <c:pt idx="882">
                  <c:v>-3.9042273823158746</c:v>
                </c:pt>
                <c:pt idx="883">
                  <c:v>-0.21533002988298527</c:v>
                </c:pt>
                <c:pt idx="884">
                  <c:v>-0.12552098148364341</c:v>
                </c:pt>
                <c:pt idx="885">
                  <c:v>-5.8728732979994147</c:v>
                </c:pt>
                <c:pt idx="886">
                  <c:v>-13.584484222240958</c:v>
                </c:pt>
                <c:pt idx="887">
                  <c:v>-20.661210310020799</c:v>
                </c:pt>
                <c:pt idx="888">
                  <c:v>-26.680731304306086</c:v>
                </c:pt>
                <c:pt idx="889">
                  <c:v>-30.733202009240141</c:v>
                </c:pt>
                <c:pt idx="890">
                  <c:v>-33.920758846006301</c:v>
                </c:pt>
                <c:pt idx="891">
                  <c:v>-36.350907819730367</c:v>
                </c:pt>
                <c:pt idx="892">
                  <c:v>-37.353260204175918</c:v>
                </c:pt>
                <c:pt idx="893">
                  <c:v>-38.937089603425918</c:v>
                </c:pt>
                <c:pt idx="894">
                  <c:v>-39.819885937158141</c:v>
                </c:pt>
                <c:pt idx="895">
                  <c:v>-41.088349929327251</c:v>
                </c:pt>
                <c:pt idx="896">
                  <c:v>-42.049480569397254</c:v>
                </c:pt>
                <c:pt idx="897">
                  <c:v>-41.610531827891776</c:v>
                </c:pt>
                <c:pt idx="898">
                  <c:v>-40.16999712127496</c:v>
                </c:pt>
                <c:pt idx="899">
                  <c:v>-38.200234507975161</c:v>
                </c:pt>
                <c:pt idx="900">
                  <c:v>-36.623987921709841</c:v>
                </c:pt>
                <c:pt idx="901">
                  <c:v>-35.73460911933136</c:v>
                </c:pt>
                <c:pt idx="902">
                  <c:v>-33.886137129223073</c:v>
                </c:pt>
                <c:pt idx="903">
                  <c:v>-30.745429316887943</c:v>
                </c:pt>
                <c:pt idx="904">
                  <c:v>-27.319950501864337</c:v>
                </c:pt>
                <c:pt idx="905">
                  <c:v>-23.881436255866028</c:v>
                </c:pt>
                <c:pt idx="906">
                  <c:v>-20.674427002996577</c:v>
                </c:pt>
                <c:pt idx="907">
                  <c:v>-21.125418164896782</c:v>
                </c:pt>
                <c:pt idx="908">
                  <c:v>-23.977655400399691</c:v>
                </c:pt>
                <c:pt idx="909">
                  <c:v>-25.73797033591433</c:v>
                </c:pt>
                <c:pt idx="910">
                  <c:v>-25.98164286533456</c:v>
                </c:pt>
                <c:pt idx="911">
                  <c:v>-26.014122995913283</c:v>
                </c:pt>
                <c:pt idx="912">
                  <c:v>-19.451166850055206</c:v>
                </c:pt>
                <c:pt idx="913">
                  <c:v>-6.0252655168664138</c:v>
                </c:pt>
                <c:pt idx="914">
                  <c:v>7.4912107942063049</c:v>
                </c:pt>
                <c:pt idx="915">
                  <c:v>22.211095184005003</c:v>
                </c:pt>
                <c:pt idx="916">
                  <c:v>37.040342082713373</c:v>
                </c:pt>
                <c:pt idx="917">
                  <c:v>48.92723577187823</c:v>
                </c:pt>
                <c:pt idx="918">
                  <c:v>54.75990003548857</c:v>
                </c:pt>
                <c:pt idx="919">
                  <c:v>48.951016718377872</c:v>
                </c:pt>
                <c:pt idx="920">
                  <c:v>47.023763214160006</c:v>
                </c:pt>
                <c:pt idx="921">
                  <c:v>49.565784334030013</c:v>
                </c:pt>
                <c:pt idx="922">
                  <c:v>49.529458603563334</c:v>
                </c:pt>
                <c:pt idx="923">
                  <c:v>46.581345729015695</c:v>
                </c:pt>
                <c:pt idx="924">
                  <c:v>41.367771538906879</c:v>
                </c:pt>
                <c:pt idx="925">
                  <c:v>37.617851331410208</c:v>
                </c:pt>
                <c:pt idx="926">
                  <c:v>33.060990574581545</c:v>
                </c:pt>
                <c:pt idx="927">
                  <c:v>35.176205612118984</c:v>
                </c:pt>
                <c:pt idx="928">
                  <c:v>36.440383231635522</c:v>
                </c:pt>
                <c:pt idx="929">
                  <c:v>34.668708181373432</c:v>
                </c:pt>
                <c:pt idx="930">
                  <c:v>28.224125344804111</c:v>
                </c:pt>
                <c:pt idx="931">
                  <c:v>24.141025613322576</c:v>
                </c:pt>
                <c:pt idx="932">
                  <c:v>22.231668934740242</c:v>
                </c:pt>
                <c:pt idx="933">
                  <c:v>21.271734881148909</c:v>
                </c:pt>
                <c:pt idx="934">
                  <c:v>21.885795876321176</c:v>
                </c:pt>
                <c:pt idx="935">
                  <c:v>23.815566579455687</c:v>
                </c:pt>
                <c:pt idx="936">
                  <c:v>25.050244743013142</c:v>
                </c:pt>
                <c:pt idx="937">
                  <c:v>25.418487542622067</c:v>
                </c:pt>
                <c:pt idx="938">
                  <c:v>23.225757247378517</c:v>
                </c:pt>
                <c:pt idx="939">
                  <c:v>18.347997606187299</c:v>
                </c:pt>
                <c:pt idx="940">
                  <c:v>14.193425198737865</c:v>
                </c:pt>
                <c:pt idx="941">
                  <c:v>11.298016286022357</c:v>
                </c:pt>
                <c:pt idx="942">
                  <c:v>9.9290775252355683</c:v>
                </c:pt>
                <c:pt idx="943">
                  <c:v>10.197908552233246</c:v>
                </c:pt>
                <c:pt idx="944">
                  <c:v>12.02254936365278</c:v>
                </c:pt>
                <c:pt idx="945">
                  <c:v>14.394013948549112</c:v>
                </c:pt>
                <c:pt idx="946">
                  <c:v>16.749656418295277</c:v>
                </c:pt>
                <c:pt idx="947">
                  <c:v>18.498899060180996</c:v>
                </c:pt>
                <c:pt idx="948">
                  <c:v>19.816238575423871</c:v>
                </c:pt>
                <c:pt idx="949">
                  <c:v>20.410047307042657</c:v>
                </c:pt>
                <c:pt idx="950">
                  <c:v>20.717997229190438</c:v>
                </c:pt>
                <c:pt idx="951">
                  <c:v>20.63576529197206</c:v>
                </c:pt>
                <c:pt idx="952">
                  <c:v>21.358896390019005</c:v>
                </c:pt>
                <c:pt idx="953">
                  <c:v>21.583525885864823</c:v>
                </c:pt>
                <c:pt idx="954">
                  <c:v>23.098359502105186</c:v>
                </c:pt>
                <c:pt idx="955">
                  <c:v>26.14027260977026</c:v>
                </c:pt>
                <c:pt idx="956">
                  <c:v>29.697605814491205</c:v>
                </c:pt>
                <c:pt idx="957">
                  <c:v>33.592075675064748</c:v>
                </c:pt>
                <c:pt idx="958">
                  <c:v>38.257915879276766</c:v>
                </c:pt>
                <c:pt idx="959">
                  <c:v>41.641137175300621</c:v>
                </c:pt>
                <c:pt idx="960">
                  <c:v>45.979879290012029</c:v>
                </c:pt>
                <c:pt idx="961">
                  <c:v>51.685424871936647</c:v>
                </c:pt>
                <c:pt idx="962">
                  <c:v>58.108176955120229</c:v>
                </c:pt>
                <c:pt idx="963">
                  <c:v>63.665343371180541</c:v>
                </c:pt>
                <c:pt idx="964">
                  <c:v>66.837764114933989</c:v>
                </c:pt>
                <c:pt idx="965">
                  <c:v>67.091326793526477</c:v>
                </c:pt>
                <c:pt idx="966">
                  <c:v>60.497875062042972</c:v>
                </c:pt>
                <c:pt idx="967">
                  <c:v>46.964623950290637</c:v>
                </c:pt>
                <c:pt idx="968">
                  <c:v>28.731631546776498</c:v>
                </c:pt>
                <c:pt idx="969">
                  <c:v>15.554932619001809</c:v>
                </c:pt>
                <c:pt idx="970">
                  <c:v>13.303492549667828</c:v>
                </c:pt>
                <c:pt idx="971">
                  <c:v>15.457889748571725</c:v>
                </c:pt>
                <c:pt idx="972">
                  <c:v>14.667497911414044</c:v>
                </c:pt>
                <c:pt idx="973">
                  <c:v>9.004535793930124</c:v>
                </c:pt>
                <c:pt idx="974">
                  <c:v>-0.18550478061149545</c:v>
                </c:pt>
                <c:pt idx="975">
                  <c:v>-9.1491251274704855</c:v>
                </c:pt>
                <c:pt idx="976">
                  <c:v>-17.350505447417479</c:v>
                </c:pt>
                <c:pt idx="977">
                  <c:v>-23.895880836768598</c:v>
                </c:pt>
                <c:pt idx="978">
                  <c:v>-29.45474643286375</c:v>
                </c:pt>
                <c:pt idx="979">
                  <c:v>-33.68776704652818</c:v>
                </c:pt>
                <c:pt idx="980">
                  <c:v>-36.460571981161998</c:v>
                </c:pt>
                <c:pt idx="981">
                  <c:v>-38.46321845753728</c:v>
                </c:pt>
                <c:pt idx="982">
                  <c:v>-39.757487209690808</c:v>
                </c:pt>
                <c:pt idx="983">
                  <c:v>-39.901607583276586</c:v>
                </c:pt>
                <c:pt idx="984">
                  <c:v>-40.436238046841567</c:v>
                </c:pt>
                <c:pt idx="985">
                  <c:v>-42.648540294211735</c:v>
                </c:pt>
                <c:pt idx="986">
                  <c:v>-45.469456059832631</c:v>
                </c:pt>
                <c:pt idx="987">
                  <c:v>-49.049654831816923</c:v>
                </c:pt>
                <c:pt idx="988">
                  <c:v>-52.252447187008109</c:v>
                </c:pt>
                <c:pt idx="989">
                  <c:v>-53.40397931834049</c:v>
                </c:pt>
                <c:pt idx="990">
                  <c:v>-52.640506878667416</c:v>
                </c:pt>
                <c:pt idx="991">
                  <c:v>-50.68578995609618</c:v>
                </c:pt>
                <c:pt idx="992">
                  <c:v>-46.865132872967784</c:v>
                </c:pt>
                <c:pt idx="993">
                  <c:v>-41.543807381035101</c:v>
                </c:pt>
                <c:pt idx="994">
                  <c:v>-36.49423648063064</c:v>
                </c:pt>
                <c:pt idx="995">
                  <c:v>-33.140725264198984</c:v>
                </c:pt>
                <c:pt idx="996">
                  <c:v>-32.898466277895579</c:v>
                </c:pt>
                <c:pt idx="997">
                  <c:v>-35.445550197078141</c:v>
                </c:pt>
                <c:pt idx="998">
                  <c:v>-38.109538816574087</c:v>
                </c:pt>
                <c:pt idx="999">
                  <c:v>-39.177959105133731</c:v>
                </c:pt>
                <c:pt idx="1000">
                  <c:v>-38.281393088419179</c:v>
                </c:pt>
              </c:numCache>
            </c:numRef>
          </c:val>
          <c:smooth val="0"/>
          <c:extLst>
            <c:ext xmlns:c16="http://schemas.microsoft.com/office/drawing/2014/chart" uri="{C3380CC4-5D6E-409C-BE32-E72D297353CC}">
              <c16:uniqueId val="{00000002-2EB6-403B-8828-E2E8D88F62B3}"/>
            </c:ext>
          </c:extLst>
        </c:ser>
        <c:dLbls>
          <c:showLegendKey val="0"/>
          <c:showVal val="0"/>
          <c:showCatName val="0"/>
          <c:showSerName val="0"/>
          <c:showPercent val="0"/>
          <c:showBubbleSize val="0"/>
        </c:dLbls>
        <c:smooth val="0"/>
        <c:axId val="669190264"/>
        <c:axId val="669189608"/>
      </c:lineChart>
      <c:catAx>
        <c:axId val="6691902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9189608"/>
        <c:crosses val="autoZero"/>
        <c:auto val="1"/>
        <c:lblAlgn val="ctr"/>
        <c:lblOffset val="100"/>
        <c:noMultiLvlLbl val="0"/>
      </c:catAx>
      <c:valAx>
        <c:axId val="669189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9190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Action2  Accel</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'[action2 5 times accele.csv]action2 5 times accele'!$J$1</c:f>
              <c:strCache>
                <c:ptCount val="1"/>
                <c:pt idx="0">
                  <c:v>X-accel</c:v>
                </c:pt>
              </c:strCache>
            </c:strRef>
          </c:tx>
          <c:spPr>
            <a:ln w="28575" cap="rnd">
              <a:solidFill>
                <a:schemeClr val="accent1"/>
              </a:solidFill>
              <a:round/>
            </a:ln>
            <a:effectLst/>
          </c:spPr>
          <c:marker>
            <c:symbol val="none"/>
          </c:marker>
          <c:val>
            <c:numRef>
              <c:f>'[action2 5 times accele.csv]action2 5 times accele'!$J$2:$J$450</c:f>
              <c:numCache>
                <c:formatCode>General</c:formatCode>
                <c:ptCount val="449"/>
                <c:pt idx="0">
                  <c:v>-14.859693568243699</c:v>
                </c:pt>
                <c:pt idx="1">
                  <c:v>-14.3201590066679</c:v>
                </c:pt>
                <c:pt idx="2">
                  <c:v>-11.7124063834362</c:v>
                </c:pt>
                <c:pt idx="3">
                  <c:v>-16.9072104541012</c:v>
                </c:pt>
                <c:pt idx="4">
                  <c:v>-21.3630481528361</c:v>
                </c:pt>
                <c:pt idx="5">
                  <c:v>-15.1311937218839</c:v>
                </c:pt>
                <c:pt idx="6">
                  <c:v>-14.9996973344835</c:v>
                </c:pt>
                <c:pt idx="7">
                  <c:v>-15.631463672834499</c:v>
                </c:pt>
                <c:pt idx="8">
                  <c:v>-16.240095073792698</c:v>
                </c:pt>
                <c:pt idx="9">
                  <c:v>-12.853780416041101</c:v>
                </c:pt>
                <c:pt idx="10">
                  <c:v>-12.6723153576757</c:v>
                </c:pt>
                <c:pt idx="11">
                  <c:v>-16.457545146662302</c:v>
                </c:pt>
                <c:pt idx="12">
                  <c:v>-17.700397498315201</c:v>
                </c:pt>
                <c:pt idx="13">
                  <c:v>-16.089540767057098</c:v>
                </c:pt>
                <c:pt idx="14">
                  <c:v>-12.5188633888783</c:v>
                </c:pt>
                <c:pt idx="15">
                  <c:v>-11.09490761666</c:v>
                </c:pt>
                <c:pt idx="16">
                  <c:v>-15.224403203842</c:v>
                </c:pt>
                <c:pt idx="17">
                  <c:v>-23.807678157051299</c:v>
                </c:pt>
                <c:pt idx="18">
                  <c:v>-32.529268548066099</c:v>
                </c:pt>
                <c:pt idx="19">
                  <c:v>-25.926637918346401</c:v>
                </c:pt>
                <c:pt idx="20">
                  <c:v>-8.5134235059454095</c:v>
                </c:pt>
                <c:pt idx="21">
                  <c:v>-3.22602366037066</c:v>
                </c:pt>
                <c:pt idx="22">
                  <c:v>-12.4372516075871</c:v>
                </c:pt>
                <c:pt idx="23">
                  <c:v>-22.607284021288901</c:v>
                </c:pt>
                <c:pt idx="24">
                  <c:v>-22.834085154444399</c:v>
                </c:pt>
                <c:pt idx="25">
                  <c:v>-14.176558147613999</c:v>
                </c:pt>
                <c:pt idx="26">
                  <c:v>-10.482193711036899</c:v>
                </c:pt>
                <c:pt idx="27">
                  <c:v>-8.9672989474956406</c:v>
                </c:pt>
                <c:pt idx="28">
                  <c:v>-13.116682142963599</c:v>
                </c:pt>
                <c:pt idx="29">
                  <c:v>-11.3491216807104</c:v>
                </c:pt>
                <c:pt idx="30">
                  <c:v>-8.2951200135593304</c:v>
                </c:pt>
                <c:pt idx="31">
                  <c:v>-5.2069069206841903</c:v>
                </c:pt>
                <c:pt idx="32">
                  <c:v>-11.6015112201961</c:v>
                </c:pt>
                <c:pt idx="33">
                  <c:v>-19.767026498831601</c:v>
                </c:pt>
                <c:pt idx="34">
                  <c:v>-19.1711134870813</c:v>
                </c:pt>
                <c:pt idx="35">
                  <c:v>-13.704645961085401</c:v>
                </c:pt>
                <c:pt idx="36">
                  <c:v>-6.9215728371098999</c:v>
                </c:pt>
                <c:pt idx="37">
                  <c:v>-11.136338390975</c:v>
                </c:pt>
                <c:pt idx="38">
                  <c:v>-13.5942463599434</c:v>
                </c:pt>
                <c:pt idx="39">
                  <c:v>-15.1769970962462</c:v>
                </c:pt>
                <c:pt idx="40">
                  <c:v>-15.2826014512558</c:v>
                </c:pt>
                <c:pt idx="41">
                  <c:v>-8.8523681639489205</c:v>
                </c:pt>
                <c:pt idx="42">
                  <c:v>-9.1902682498303605</c:v>
                </c:pt>
                <c:pt idx="43">
                  <c:v>-11.792560483271799</c:v>
                </c:pt>
                <c:pt idx="44">
                  <c:v>-13.1783967969453</c:v>
                </c:pt>
                <c:pt idx="45">
                  <c:v>-16.125967412877099</c:v>
                </c:pt>
                <c:pt idx="46">
                  <c:v>-23.392646730084</c:v>
                </c:pt>
                <c:pt idx="47">
                  <c:v>-30.443470069756099</c:v>
                </c:pt>
                <c:pt idx="48">
                  <c:v>-24.4662274736685</c:v>
                </c:pt>
                <c:pt idx="49">
                  <c:v>-24.255138491314899</c:v>
                </c:pt>
                <c:pt idx="50">
                  <c:v>-31.806903759441301</c:v>
                </c:pt>
                <c:pt idx="51">
                  <c:v>-35.305058763902302</c:v>
                </c:pt>
                <c:pt idx="52">
                  <c:v>-35.4827754182636</c:v>
                </c:pt>
                <c:pt idx="53">
                  <c:v>-34.703682558998899</c:v>
                </c:pt>
                <c:pt idx="54">
                  <c:v>-32.811982856254701</c:v>
                </c:pt>
                <c:pt idx="55">
                  <c:v>-39.332617728347003</c:v>
                </c:pt>
                <c:pt idx="56">
                  <c:v>-47.9456847658629</c:v>
                </c:pt>
                <c:pt idx="57">
                  <c:v>-51.106787472380802</c:v>
                </c:pt>
                <c:pt idx="58">
                  <c:v>-51.543175485661799</c:v>
                </c:pt>
                <c:pt idx="59">
                  <c:v>-49.889007284856604</c:v>
                </c:pt>
                <c:pt idx="60">
                  <c:v>-51.530766129494801</c:v>
                </c:pt>
                <c:pt idx="61">
                  <c:v>-52.552292650115398</c:v>
                </c:pt>
                <c:pt idx="62">
                  <c:v>-50.771624379851303</c:v>
                </c:pt>
                <c:pt idx="63">
                  <c:v>-47.7269225235463</c:v>
                </c:pt>
                <c:pt idx="64">
                  <c:v>-46.642995064740099</c:v>
                </c:pt>
                <c:pt idx="65">
                  <c:v>-44.843087850814399</c:v>
                </c:pt>
                <c:pt idx="66">
                  <c:v>-42.914789569567901</c:v>
                </c:pt>
                <c:pt idx="67">
                  <c:v>-42.857174618850003</c:v>
                </c:pt>
                <c:pt idx="68">
                  <c:v>-42.887525064205498</c:v>
                </c:pt>
                <c:pt idx="69">
                  <c:v>-42.858322679720096</c:v>
                </c:pt>
                <c:pt idx="70">
                  <c:v>-42.868429157403803</c:v>
                </c:pt>
                <c:pt idx="71">
                  <c:v>-43.100151955534898</c:v>
                </c:pt>
                <c:pt idx="72">
                  <c:v>-42.726929317428002</c:v>
                </c:pt>
                <c:pt idx="73">
                  <c:v>-42.474213633507297</c:v>
                </c:pt>
                <c:pt idx="74">
                  <c:v>-40.146927028510802</c:v>
                </c:pt>
                <c:pt idx="75">
                  <c:v>-39.682074351761798</c:v>
                </c:pt>
                <c:pt idx="76">
                  <c:v>-42.7321756427745</c:v>
                </c:pt>
                <c:pt idx="77">
                  <c:v>-47.586767120452897</c:v>
                </c:pt>
                <c:pt idx="78">
                  <c:v>-50.534891797990397</c:v>
                </c:pt>
                <c:pt idx="79">
                  <c:v>-49.435226030206799</c:v>
                </c:pt>
                <c:pt idx="80">
                  <c:v>-46.166885179240602</c:v>
                </c:pt>
                <c:pt idx="81">
                  <c:v>-43.968798773916603</c:v>
                </c:pt>
                <c:pt idx="82">
                  <c:v>-45.458472665465699</c:v>
                </c:pt>
                <c:pt idx="83">
                  <c:v>-48.9778878875983</c:v>
                </c:pt>
                <c:pt idx="84">
                  <c:v>-48.947779359161103</c:v>
                </c:pt>
                <c:pt idx="85">
                  <c:v>-44.2996384234049</c:v>
                </c:pt>
                <c:pt idx="86">
                  <c:v>-44.148929005052999</c:v>
                </c:pt>
                <c:pt idx="87">
                  <c:v>-53.607758770238597</c:v>
                </c:pt>
                <c:pt idx="88">
                  <c:v>-62.854164299329398</c:v>
                </c:pt>
                <c:pt idx="89">
                  <c:v>-62.865251888619298</c:v>
                </c:pt>
                <c:pt idx="90">
                  <c:v>-63.964625328586401</c:v>
                </c:pt>
                <c:pt idx="91">
                  <c:v>-67.017852258649796</c:v>
                </c:pt>
                <c:pt idx="92">
                  <c:v>-70.490324899018105</c:v>
                </c:pt>
                <c:pt idx="93">
                  <c:v>-64.970837749855804</c:v>
                </c:pt>
                <c:pt idx="94">
                  <c:v>-61.566477058046999</c:v>
                </c:pt>
                <c:pt idx="95">
                  <c:v>-75.321435900125906</c:v>
                </c:pt>
                <c:pt idx="96">
                  <c:v>-84.793998830571596</c:v>
                </c:pt>
                <c:pt idx="97">
                  <c:v>-72.806196937238198</c:v>
                </c:pt>
                <c:pt idx="98">
                  <c:v>38.947648413558198</c:v>
                </c:pt>
                <c:pt idx="99">
                  <c:v>51.2024497657899</c:v>
                </c:pt>
                <c:pt idx="100">
                  <c:v>55.557230230738099</c:v>
                </c:pt>
                <c:pt idx="101">
                  <c:v>60.604973467009899</c:v>
                </c:pt>
                <c:pt idx="102">
                  <c:v>64.670232354850697</c:v>
                </c:pt>
                <c:pt idx="103">
                  <c:v>71.7226061707171</c:v>
                </c:pt>
                <c:pt idx="104">
                  <c:v>74.361506355217998</c:v>
                </c:pt>
                <c:pt idx="105">
                  <c:v>77.936237654193107</c:v>
                </c:pt>
                <c:pt idx="106">
                  <c:v>84.6011131015578</c:v>
                </c:pt>
                <c:pt idx="107">
                  <c:v>88.509699768866497</c:v>
                </c:pt>
                <c:pt idx="108">
                  <c:v>81.809607170087006</c:v>
                </c:pt>
                <c:pt idx="109">
                  <c:v>76.708388773613393</c:v>
                </c:pt>
                <c:pt idx="110">
                  <c:v>75.833770574146499</c:v>
                </c:pt>
                <c:pt idx="111">
                  <c:v>76.487965716680804</c:v>
                </c:pt>
                <c:pt idx="112">
                  <c:v>76.705718600437507</c:v>
                </c:pt>
                <c:pt idx="113">
                  <c:v>76.170478119560897</c:v>
                </c:pt>
                <c:pt idx="114">
                  <c:v>73.528004511549895</c:v>
                </c:pt>
                <c:pt idx="115">
                  <c:v>72.965511623960197</c:v>
                </c:pt>
                <c:pt idx="116">
                  <c:v>75.776386091888398</c:v>
                </c:pt>
                <c:pt idx="117">
                  <c:v>81.126413715416106</c:v>
                </c:pt>
                <c:pt idx="118">
                  <c:v>85.830535838547405</c:v>
                </c:pt>
                <c:pt idx="119">
                  <c:v>88.558016826567197</c:v>
                </c:pt>
                <c:pt idx="120">
                  <c:v>88.8364586412374</c:v>
                </c:pt>
                <c:pt idx="121">
                  <c:v>87.483449004839898</c:v>
                </c:pt>
                <c:pt idx="122">
                  <c:v>84.981234627671697</c:v>
                </c:pt>
                <c:pt idx="123">
                  <c:v>81.931878894598995</c:v>
                </c:pt>
                <c:pt idx="124">
                  <c:v>77.3992827858917</c:v>
                </c:pt>
                <c:pt idx="125">
                  <c:v>72.382958237987907</c:v>
                </c:pt>
                <c:pt idx="126">
                  <c:v>70.065971623444199</c:v>
                </c:pt>
                <c:pt idx="127">
                  <c:v>66.252374659935001</c:v>
                </c:pt>
                <c:pt idx="128">
                  <c:v>59.850613921936699</c:v>
                </c:pt>
                <c:pt idx="129">
                  <c:v>49.7814516776712</c:v>
                </c:pt>
                <c:pt idx="130">
                  <c:v>33.888368454978</c:v>
                </c:pt>
                <c:pt idx="131">
                  <c:v>22.293784597163999</c:v>
                </c:pt>
                <c:pt idx="132">
                  <c:v>-0.46090816207381602</c:v>
                </c:pt>
                <c:pt idx="133">
                  <c:v>-40.940334332284401</c:v>
                </c:pt>
                <c:pt idx="134">
                  <c:v>-60.692796841195701</c:v>
                </c:pt>
                <c:pt idx="135">
                  <c:v>-66.230713357156404</c:v>
                </c:pt>
                <c:pt idx="136">
                  <c:v>-64.254005973950498</c:v>
                </c:pt>
                <c:pt idx="137">
                  <c:v>-62.066327494677701</c:v>
                </c:pt>
                <c:pt idx="138">
                  <c:v>-65.446504328333205</c:v>
                </c:pt>
                <c:pt idx="139">
                  <c:v>-70.957674805014904</c:v>
                </c:pt>
                <c:pt idx="140">
                  <c:v>-73.877670394540402</c:v>
                </c:pt>
                <c:pt idx="141">
                  <c:v>-68.011809989487602</c:v>
                </c:pt>
                <c:pt idx="142">
                  <c:v>-63.689200903538001</c:v>
                </c:pt>
                <c:pt idx="143">
                  <c:v>-64.421370297505604</c:v>
                </c:pt>
                <c:pt idx="144">
                  <c:v>-66.451163985171704</c:v>
                </c:pt>
                <c:pt idx="145">
                  <c:v>-64.545276818949006</c:v>
                </c:pt>
                <c:pt idx="146">
                  <c:v>-61.855632386555598</c:v>
                </c:pt>
                <c:pt idx="147">
                  <c:v>-58.954102227880902</c:v>
                </c:pt>
                <c:pt idx="148">
                  <c:v>-56.3609233404459</c:v>
                </c:pt>
                <c:pt idx="149">
                  <c:v>-57.5612865071136</c:v>
                </c:pt>
                <c:pt idx="150">
                  <c:v>-56.258983710998699</c:v>
                </c:pt>
                <c:pt idx="151">
                  <c:v>-53.609609004621603</c:v>
                </c:pt>
                <c:pt idx="152">
                  <c:v>-57.5094707066444</c:v>
                </c:pt>
                <c:pt idx="153">
                  <c:v>-63.817723412085101</c:v>
                </c:pt>
                <c:pt idx="154">
                  <c:v>-75.898891756582501</c:v>
                </c:pt>
                <c:pt idx="155">
                  <c:v>-82.953108076460694</c:v>
                </c:pt>
                <c:pt idx="156">
                  <c:v>-66.626725144828896</c:v>
                </c:pt>
                <c:pt idx="157">
                  <c:v>-43.724214265961599</c:v>
                </c:pt>
                <c:pt idx="158">
                  <c:v>-45.085839549669601</c:v>
                </c:pt>
                <c:pt idx="159">
                  <c:v>-67.3344730782418</c:v>
                </c:pt>
                <c:pt idx="160">
                  <c:v>-83.726496949023598</c:v>
                </c:pt>
                <c:pt idx="161">
                  <c:v>-81.140390995181207</c:v>
                </c:pt>
                <c:pt idx="162">
                  <c:v>-23.140822625664001</c:v>
                </c:pt>
                <c:pt idx="163">
                  <c:v>10.7371812702537</c:v>
                </c:pt>
                <c:pt idx="164">
                  <c:v>31.1315234577491</c:v>
                </c:pt>
                <c:pt idx="165">
                  <c:v>56.1373128041038</c:v>
                </c:pt>
                <c:pt idx="166">
                  <c:v>63.656712936644396</c:v>
                </c:pt>
                <c:pt idx="167">
                  <c:v>66.334993999134895</c:v>
                </c:pt>
                <c:pt idx="168">
                  <c:v>70.722581303360698</c:v>
                </c:pt>
                <c:pt idx="169">
                  <c:v>74.954211142702306</c:v>
                </c:pt>
                <c:pt idx="170">
                  <c:v>80.686127423892799</c:v>
                </c:pt>
                <c:pt idx="171">
                  <c:v>85.752588675654593</c:v>
                </c:pt>
                <c:pt idx="172">
                  <c:v>87.858496638567701</c:v>
                </c:pt>
                <c:pt idx="173">
                  <c:v>83.245723809189101</c:v>
                </c:pt>
                <c:pt idx="174">
                  <c:v>81.257574238418201</c:v>
                </c:pt>
                <c:pt idx="175">
                  <c:v>80.2969769535773</c:v>
                </c:pt>
                <c:pt idx="176">
                  <c:v>78.451555717125601</c:v>
                </c:pt>
                <c:pt idx="177">
                  <c:v>78.8938899396463</c:v>
                </c:pt>
                <c:pt idx="178">
                  <c:v>79.894776641471907</c:v>
                </c:pt>
                <c:pt idx="179">
                  <c:v>80.348246866069303</c:v>
                </c:pt>
                <c:pt idx="180">
                  <c:v>80.205900155004798</c:v>
                </c:pt>
                <c:pt idx="181">
                  <c:v>81.738389672268994</c:v>
                </c:pt>
                <c:pt idx="182">
                  <c:v>82.9347671336064</c:v>
                </c:pt>
                <c:pt idx="183">
                  <c:v>82.555039492658807</c:v>
                </c:pt>
                <c:pt idx="184">
                  <c:v>87.538621766653506</c:v>
                </c:pt>
                <c:pt idx="185">
                  <c:v>89.189934637623594</c:v>
                </c:pt>
                <c:pt idx="186">
                  <c:v>80.919348483054094</c:v>
                </c:pt>
                <c:pt idx="187">
                  <c:v>76.483419908628093</c:v>
                </c:pt>
                <c:pt idx="188">
                  <c:v>76.722281567306098</c:v>
                </c:pt>
                <c:pt idx="189">
                  <c:v>74.502004767130202</c:v>
                </c:pt>
                <c:pt idx="190">
                  <c:v>70.324887319452003</c:v>
                </c:pt>
                <c:pt idx="191">
                  <c:v>67.989694703342394</c:v>
                </c:pt>
                <c:pt idx="192">
                  <c:v>65.912500435020206</c:v>
                </c:pt>
                <c:pt idx="193">
                  <c:v>51.860698738112198</c:v>
                </c:pt>
                <c:pt idx="194">
                  <c:v>29.5772633640929</c:v>
                </c:pt>
                <c:pt idx="195">
                  <c:v>24.9782853747597</c:v>
                </c:pt>
                <c:pt idx="196">
                  <c:v>-0.67123848268449704</c:v>
                </c:pt>
                <c:pt idx="197">
                  <c:v>-44.106976105885103</c:v>
                </c:pt>
                <c:pt idx="198">
                  <c:v>-53.632049256175499</c:v>
                </c:pt>
                <c:pt idx="199">
                  <c:v>-55.532475834588098</c:v>
                </c:pt>
                <c:pt idx="200">
                  <c:v>-56.156061635763301</c:v>
                </c:pt>
                <c:pt idx="201">
                  <c:v>-59.952120397903002</c:v>
                </c:pt>
                <c:pt idx="202">
                  <c:v>-65.318499828272195</c:v>
                </c:pt>
                <c:pt idx="203">
                  <c:v>-70.195815642610398</c:v>
                </c:pt>
                <c:pt idx="204">
                  <c:v>-71.092518287691206</c:v>
                </c:pt>
                <c:pt idx="205">
                  <c:v>-66.732587001513707</c:v>
                </c:pt>
                <c:pt idx="206">
                  <c:v>-63.366388582978402</c:v>
                </c:pt>
                <c:pt idx="207">
                  <c:v>-64.131213192792302</c:v>
                </c:pt>
                <c:pt idx="208">
                  <c:v>-64.073291247253493</c:v>
                </c:pt>
                <c:pt idx="209">
                  <c:v>-61.562686582840698</c:v>
                </c:pt>
                <c:pt idx="210">
                  <c:v>-59.753725972288898</c:v>
                </c:pt>
                <c:pt idx="211">
                  <c:v>-56.7994415320887</c:v>
                </c:pt>
                <c:pt idx="212">
                  <c:v>-55.321829295499803</c:v>
                </c:pt>
                <c:pt idx="213">
                  <c:v>-59.129400163808803</c:v>
                </c:pt>
                <c:pt idx="214">
                  <c:v>-61.751665629548903</c:v>
                </c:pt>
                <c:pt idx="215">
                  <c:v>-61.840395468653902</c:v>
                </c:pt>
                <c:pt idx="216">
                  <c:v>-58.724228725960998</c:v>
                </c:pt>
                <c:pt idx="217">
                  <c:v>-61.067545568223501</c:v>
                </c:pt>
                <c:pt idx="218">
                  <c:v>-65.478485123661898</c:v>
                </c:pt>
                <c:pt idx="219">
                  <c:v>-65.899570687794096</c:v>
                </c:pt>
                <c:pt idx="220">
                  <c:v>-74.168435076190505</c:v>
                </c:pt>
                <c:pt idx="221">
                  <c:v>-73.777767382885301</c:v>
                </c:pt>
                <c:pt idx="222">
                  <c:v>-65.040072873882195</c:v>
                </c:pt>
                <c:pt idx="223">
                  <c:v>-59.587430694128201</c:v>
                </c:pt>
                <c:pt idx="224">
                  <c:v>-63.301885601564997</c:v>
                </c:pt>
                <c:pt idx="225">
                  <c:v>-66.999011820556106</c:v>
                </c:pt>
                <c:pt idx="226">
                  <c:v>-39.896652698310803</c:v>
                </c:pt>
                <c:pt idx="227">
                  <c:v>-11.880160782423999</c:v>
                </c:pt>
                <c:pt idx="228">
                  <c:v>0.73371804030034204</c:v>
                </c:pt>
                <c:pt idx="229">
                  <c:v>15.234309640097701</c:v>
                </c:pt>
                <c:pt idx="230">
                  <c:v>25.673236205717799</c:v>
                </c:pt>
                <c:pt idx="231">
                  <c:v>32.065857411908702</c:v>
                </c:pt>
                <c:pt idx="232">
                  <c:v>41.201950139836299</c:v>
                </c:pt>
                <c:pt idx="233">
                  <c:v>55.412204324618401</c:v>
                </c:pt>
                <c:pt idx="234">
                  <c:v>66.403464231156505</c:v>
                </c:pt>
                <c:pt idx="235">
                  <c:v>72.972579175297298</c:v>
                </c:pt>
                <c:pt idx="236">
                  <c:v>79.165191984758806</c:v>
                </c:pt>
                <c:pt idx="237">
                  <c:v>85.076402754789996</c:v>
                </c:pt>
                <c:pt idx="238">
                  <c:v>86.543318322021904</c:v>
                </c:pt>
                <c:pt idx="239">
                  <c:v>85.506436061434201</c:v>
                </c:pt>
                <c:pt idx="240">
                  <c:v>83.797769828620901</c:v>
                </c:pt>
                <c:pt idx="241">
                  <c:v>84.487508931913993</c:v>
                </c:pt>
                <c:pt idx="242">
                  <c:v>84.749722055399403</c:v>
                </c:pt>
                <c:pt idx="243">
                  <c:v>83.837596204986198</c:v>
                </c:pt>
                <c:pt idx="244">
                  <c:v>82.621000422981496</c:v>
                </c:pt>
                <c:pt idx="245">
                  <c:v>81.124064320726006</c:v>
                </c:pt>
                <c:pt idx="246">
                  <c:v>76.973700958919096</c:v>
                </c:pt>
                <c:pt idx="247">
                  <c:v>77.732348826141205</c:v>
                </c:pt>
                <c:pt idx="248">
                  <c:v>81.435869154054302</c:v>
                </c:pt>
                <c:pt idx="249">
                  <c:v>78.4082402733479</c:v>
                </c:pt>
                <c:pt idx="250">
                  <c:v>75.614642521812897</c:v>
                </c:pt>
                <c:pt idx="251">
                  <c:v>71.659585762597004</c:v>
                </c:pt>
                <c:pt idx="252">
                  <c:v>66.655700443280395</c:v>
                </c:pt>
                <c:pt idx="253">
                  <c:v>61.390121257017199</c:v>
                </c:pt>
                <c:pt idx="254">
                  <c:v>65.432548370006003</c:v>
                </c:pt>
                <c:pt idx="255">
                  <c:v>54.140620620200004</c:v>
                </c:pt>
                <c:pt idx="256">
                  <c:v>36.082513598848003</c:v>
                </c:pt>
                <c:pt idx="257">
                  <c:v>7.4709924219985897</c:v>
                </c:pt>
                <c:pt idx="258">
                  <c:v>-6.4303758014580303</c:v>
                </c:pt>
                <c:pt idx="259">
                  <c:v>-16.410306130432598</c:v>
                </c:pt>
                <c:pt idx="260">
                  <c:v>-32.198082893209701</c:v>
                </c:pt>
                <c:pt idx="261">
                  <c:v>-45.646848831798202</c:v>
                </c:pt>
                <c:pt idx="262">
                  <c:v>-54.922168523033299</c:v>
                </c:pt>
                <c:pt idx="263">
                  <c:v>-56.133145850554101</c:v>
                </c:pt>
                <c:pt idx="264">
                  <c:v>-53.959789865885803</c:v>
                </c:pt>
                <c:pt idx="265">
                  <c:v>-53.839678981694902</c:v>
                </c:pt>
                <c:pt idx="266">
                  <c:v>-53.595798184375198</c:v>
                </c:pt>
                <c:pt idx="267">
                  <c:v>-53.978045038787698</c:v>
                </c:pt>
                <c:pt idx="268">
                  <c:v>-52.860544633073701</c:v>
                </c:pt>
                <c:pt idx="269">
                  <c:v>-53.1665304131242</c:v>
                </c:pt>
                <c:pt idx="270">
                  <c:v>-53.660130923912803</c:v>
                </c:pt>
                <c:pt idx="271">
                  <c:v>-51.3351450026693</c:v>
                </c:pt>
                <c:pt idx="272">
                  <c:v>-47.443029903594898</c:v>
                </c:pt>
                <c:pt idx="273">
                  <c:v>-43.802105411481897</c:v>
                </c:pt>
                <c:pt idx="274">
                  <c:v>-42.926574714568602</c:v>
                </c:pt>
                <c:pt idx="275">
                  <c:v>-46.240337993163998</c:v>
                </c:pt>
                <c:pt idx="276">
                  <c:v>-50.583056647225199</c:v>
                </c:pt>
                <c:pt idx="277">
                  <c:v>-51.953426032690601</c:v>
                </c:pt>
                <c:pt idx="278">
                  <c:v>-48.346236371180296</c:v>
                </c:pt>
                <c:pt idx="279">
                  <c:v>-45.754784642415203</c:v>
                </c:pt>
                <c:pt idx="280">
                  <c:v>-56.017364791508399</c:v>
                </c:pt>
                <c:pt idx="281">
                  <c:v>-69.582259010654596</c:v>
                </c:pt>
                <c:pt idx="282">
                  <c:v>-77.377007369993393</c:v>
                </c:pt>
                <c:pt idx="283">
                  <c:v>-81.502291881786704</c:v>
                </c:pt>
                <c:pt idx="284">
                  <c:v>-70.608504181663307</c:v>
                </c:pt>
                <c:pt idx="285">
                  <c:v>-57.349805240989802</c:v>
                </c:pt>
                <c:pt idx="286">
                  <c:v>-49.739731263013297</c:v>
                </c:pt>
                <c:pt idx="287">
                  <c:v>-19.9767709405705</c:v>
                </c:pt>
                <c:pt idx="288">
                  <c:v>15.990236205898601</c:v>
                </c:pt>
                <c:pt idx="289">
                  <c:v>25.0007037718463</c:v>
                </c:pt>
                <c:pt idx="290">
                  <c:v>33.672803086173502</c:v>
                </c:pt>
                <c:pt idx="291">
                  <c:v>46.036953653453899</c:v>
                </c:pt>
                <c:pt idx="292">
                  <c:v>51.416636000177299</c:v>
                </c:pt>
                <c:pt idx="293">
                  <c:v>53.588252037717098</c:v>
                </c:pt>
                <c:pt idx="294">
                  <c:v>56.349688933835502</c:v>
                </c:pt>
                <c:pt idx="295">
                  <c:v>59.662513616719103</c:v>
                </c:pt>
                <c:pt idx="296">
                  <c:v>64.906284145914597</c:v>
                </c:pt>
                <c:pt idx="297">
                  <c:v>69.215656944382701</c:v>
                </c:pt>
                <c:pt idx="298">
                  <c:v>72.637645790224397</c:v>
                </c:pt>
                <c:pt idx="299">
                  <c:v>75.484886799303098</c:v>
                </c:pt>
                <c:pt idx="300">
                  <c:v>78.051162145662303</c:v>
                </c:pt>
                <c:pt idx="301">
                  <c:v>80.794414375782196</c:v>
                </c:pt>
                <c:pt idx="302">
                  <c:v>82.370124915142497</c:v>
                </c:pt>
                <c:pt idx="303">
                  <c:v>82.387459364551304</c:v>
                </c:pt>
                <c:pt idx="304">
                  <c:v>82.6643749591681</c:v>
                </c:pt>
                <c:pt idx="305">
                  <c:v>82.942084301706302</c:v>
                </c:pt>
                <c:pt idx="306">
                  <c:v>82.523264077885301</c:v>
                </c:pt>
                <c:pt idx="307">
                  <c:v>82.000353444975204</c:v>
                </c:pt>
                <c:pt idx="308">
                  <c:v>81.219262961079295</c:v>
                </c:pt>
                <c:pt idx="309">
                  <c:v>80.214232360748596</c:v>
                </c:pt>
                <c:pt idx="310">
                  <c:v>80.051591326737594</c:v>
                </c:pt>
                <c:pt idx="311">
                  <c:v>77.405495209957706</c:v>
                </c:pt>
                <c:pt idx="312">
                  <c:v>75.842945626908104</c:v>
                </c:pt>
                <c:pt idx="313">
                  <c:v>73.377726891516204</c:v>
                </c:pt>
                <c:pt idx="314">
                  <c:v>69.686122894157506</c:v>
                </c:pt>
                <c:pt idx="315">
                  <c:v>64.825464950349399</c:v>
                </c:pt>
                <c:pt idx="316">
                  <c:v>57.633832770545297</c:v>
                </c:pt>
                <c:pt idx="317">
                  <c:v>56.1572268541751</c:v>
                </c:pt>
                <c:pt idx="318">
                  <c:v>49.493016080483201</c:v>
                </c:pt>
                <c:pt idx="319">
                  <c:v>24.774541419602802</c:v>
                </c:pt>
                <c:pt idx="320">
                  <c:v>-16.4645736494817</c:v>
                </c:pt>
                <c:pt idx="321">
                  <c:v>-30.685911040992298</c:v>
                </c:pt>
                <c:pt idx="322">
                  <c:v>-35.941013011217898</c:v>
                </c:pt>
                <c:pt idx="323">
                  <c:v>-46.755839211305698</c:v>
                </c:pt>
                <c:pt idx="324">
                  <c:v>-57.270455207009903</c:v>
                </c:pt>
                <c:pt idx="325">
                  <c:v>-64.723259922295995</c:v>
                </c:pt>
                <c:pt idx="326">
                  <c:v>-65.1139462916192</c:v>
                </c:pt>
                <c:pt idx="327">
                  <c:v>-63.467961205502696</c:v>
                </c:pt>
                <c:pt idx="328">
                  <c:v>-62.934733497198401</c:v>
                </c:pt>
                <c:pt idx="329">
                  <c:v>-63.676921802390702</c:v>
                </c:pt>
                <c:pt idx="330">
                  <c:v>-61.721468037163802</c:v>
                </c:pt>
                <c:pt idx="331">
                  <c:v>-58.020057119062997</c:v>
                </c:pt>
                <c:pt idx="332">
                  <c:v>-57.696578210272399</c:v>
                </c:pt>
                <c:pt idx="333">
                  <c:v>-56.5020228820715</c:v>
                </c:pt>
                <c:pt idx="334">
                  <c:v>-50.874244287435999</c:v>
                </c:pt>
                <c:pt idx="335">
                  <c:v>-44.499465162304197</c:v>
                </c:pt>
                <c:pt idx="336">
                  <c:v>-44.304689297071803</c:v>
                </c:pt>
                <c:pt idx="337">
                  <c:v>-50.886489757048501</c:v>
                </c:pt>
                <c:pt idx="338">
                  <c:v>-56.746166909500801</c:v>
                </c:pt>
                <c:pt idx="339">
                  <c:v>-53.3094267136414</c:v>
                </c:pt>
                <c:pt idx="340">
                  <c:v>-54.379120628079697</c:v>
                </c:pt>
                <c:pt idx="341">
                  <c:v>-62.781411563747803</c:v>
                </c:pt>
                <c:pt idx="342">
                  <c:v>-75.069068809051203</c:v>
                </c:pt>
                <c:pt idx="343">
                  <c:v>-77.487289755709099</c:v>
                </c:pt>
                <c:pt idx="344">
                  <c:v>-50.452405032702003</c:v>
                </c:pt>
                <c:pt idx="345">
                  <c:v>-48.897081354116601</c:v>
                </c:pt>
                <c:pt idx="346">
                  <c:v>-74.447026183926397</c:v>
                </c:pt>
                <c:pt idx="347">
                  <c:v>-54.153074575815999</c:v>
                </c:pt>
                <c:pt idx="348">
                  <c:v>-41.915888559868499</c:v>
                </c:pt>
                <c:pt idx="349">
                  <c:v>4.4865556812585101</c:v>
                </c:pt>
                <c:pt idx="350">
                  <c:v>16.6692089641734</c:v>
                </c:pt>
                <c:pt idx="351">
                  <c:v>23.014805450745001</c:v>
                </c:pt>
                <c:pt idx="352">
                  <c:v>42.995163563979403</c:v>
                </c:pt>
                <c:pt idx="353">
                  <c:v>58.5462837556951</c:v>
                </c:pt>
                <c:pt idx="354">
                  <c:v>62.778881788021003</c:v>
                </c:pt>
                <c:pt idx="355">
                  <c:v>66.317994180553896</c:v>
                </c:pt>
                <c:pt idx="356">
                  <c:v>73.009069949938393</c:v>
                </c:pt>
                <c:pt idx="357">
                  <c:v>78.3377446167503</c:v>
                </c:pt>
                <c:pt idx="358">
                  <c:v>81.508791142344293</c:v>
                </c:pt>
                <c:pt idx="359">
                  <c:v>80.849912243998702</c:v>
                </c:pt>
                <c:pt idx="360">
                  <c:v>80.564037871556394</c:v>
                </c:pt>
                <c:pt idx="361">
                  <c:v>79.925991471741398</c:v>
                </c:pt>
                <c:pt idx="362">
                  <c:v>77.417830484631097</c:v>
                </c:pt>
                <c:pt idx="363">
                  <c:v>74.761580408729799</c:v>
                </c:pt>
                <c:pt idx="364">
                  <c:v>72.046172824578505</c:v>
                </c:pt>
                <c:pt idx="365">
                  <c:v>72.056395142868894</c:v>
                </c:pt>
                <c:pt idx="366">
                  <c:v>74.152974964530401</c:v>
                </c:pt>
                <c:pt idx="367">
                  <c:v>77.117922921449804</c:v>
                </c:pt>
                <c:pt idx="368">
                  <c:v>79.030108628168605</c:v>
                </c:pt>
                <c:pt idx="369">
                  <c:v>78.872859452925596</c:v>
                </c:pt>
                <c:pt idx="370">
                  <c:v>79.991000070342196</c:v>
                </c:pt>
                <c:pt idx="371">
                  <c:v>78.206860702576407</c:v>
                </c:pt>
                <c:pt idx="372">
                  <c:v>76.528913635235597</c:v>
                </c:pt>
                <c:pt idx="373">
                  <c:v>72.267239865713805</c:v>
                </c:pt>
                <c:pt idx="374">
                  <c:v>67.229703286617394</c:v>
                </c:pt>
                <c:pt idx="375">
                  <c:v>58.906984386039497</c:v>
                </c:pt>
                <c:pt idx="376">
                  <c:v>51.7679861368308</c:v>
                </c:pt>
                <c:pt idx="377">
                  <c:v>47.319739809418103</c:v>
                </c:pt>
                <c:pt idx="378">
                  <c:v>40.506570630986801</c:v>
                </c:pt>
                <c:pt idx="379">
                  <c:v>29.751871917133499</c:v>
                </c:pt>
                <c:pt idx="380">
                  <c:v>-0.31521336192142602</c:v>
                </c:pt>
                <c:pt idx="381">
                  <c:v>-25.072915679464</c:v>
                </c:pt>
                <c:pt idx="382">
                  <c:v>-31.907698061022</c:v>
                </c:pt>
                <c:pt idx="383">
                  <c:v>-40.625976550127497</c:v>
                </c:pt>
                <c:pt idx="384">
                  <c:v>-51.967288090167798</c:v>
                </c:pt>
                <c:pt idx="385">
                  <c:v>-60.1227553247641</c:v>
                </c:pt>
                <c:pt idx="386">
                  <c:v>-51.219483539027401</c:v>
                </c:pt>
                <c:pt idx="387">
                  <c:v>-49.763811122344698</c:v>
                </c:pt>
                <c:pt idx="388">
                  <c:v>-53.981663269895897</c:v>
                </c:pt>
                <c:pt idx="389">
                  <c:v>-53.544214397205899</c:v>
                </c:pt>
                <c:pt idx="390">
                  <c:v>-45.721984752768499</c:v>
                </c:pt>
                <c:pt idx="391">
                  <c:v>-34.847099611363703</c:v>
                </c:pt>
                <c:pt idx="392">
                  <c:v>-28.819463996653798</c:v>
                </c:pt>
                <c:pt idx="393">
                  <c:v>-25.000029791129201</c:v>
                </c:pt>
                <c:pt idx="394">
                  <c:v>-17.172337019908198</c:v>
                </c:pt>
                <c:pt idx="395">
                  <c:v>-16.0933671877285</c:v>
                </c:pt>
                <c:pt idx="396">
                  <c:v>-19.871113711818801</c:v>
                </c:pt>
                <c:pt idx="397">
                  <c:v>-26.857085154393801</c:v>
                </c:pt>
                <c:pt idx="398">
                  <c:v>-31.821524061227802</c:v>
                </c:pt>
                <c:pt idx="399">
                  <c:v>-27.543006481287101</c:v>
                </c:pt>
                <c:pt idx="400">
                  <c:v>-23.153463766913799</c:v>
                </c:pt>
                <c:pt idx="401">
                  <c:v>-20.331418473734999</c:v>
                </c:pt>
                <c:pt idx="402">
                  <c:v>-19.352901713350501</c:v>
                </c:pt>
                <c:pt idx="403">
                  <c:v>-17.547723145838301</c:v>
                </c:pt>
                <c:pt idx="404">
                  <c:v>-24.845023618523399</c:v>
                </c:pt>
                <c:pt idx="405">
                  <c:v>-23.738225327118599</c:v>
                </c:pt>
                <c:pt idx="406">
                  <c:v>-11.947066776078399</c:v>
                </c:pt>
                <c:pt idx="407">
                  <c:v>-6.9403224336460401</c:v>
                </c:pt>
                <c:pt idx="408">
                  <c:v>-5.1242607099923498</c:v>
                </c:pt>
                <c:pt idx="409">
                  <c:v>-2.4803581300788302</c:v>
                </c:pt>
                <c:pt idx="410">
                  <c:v>5.1352258549566097</c:v>
                </c:pt>
                <c:pt idx="411">
                  <c:v>-2.64579303237339</c:v>
                </c:pt>
                <c:pt idx="412">
                  <c:v>-9.9098904192234993</c:v>
                </c:pt>
                <c:pt idx="413">
                  <c:v>-8.1123623733747205</c:v>
                </c:pt>
                <c:pt idx="414">
                  <c:v>-3.4954654694148801</c:v>
                </c:pt>
                <c:pt idx="415">
                  <c:v>-6.8154484826215596</c:v>
                </c:pt>
                <c:pt idx="416">
                  <c:v>-6.0237264384072002</c:v>
                </c:pt>
                <c:pt idx="417">
                  <c:v>-16.081059237127398</c:v>
                </c:pt>
                <c:pt idx="418">
                  <c:v>-19.3260027763606</c:v>
                </c:pt>
                <c:pt idx="419">
                  <c:v>-12.2643630427789</c:v>
                </c:pt>
                <c:pt idx="420">
                  <c:v>-11.910998197737801</c:v>
                </c:pt>
                <c:pt idx="421">
                  <c:v>-12.8349801928765</c:v>
                </c:pt>
                <c:pt idx="422">
                  <c:v>-13.8922194752653</c:v>
                </c:pt>
                <c:pt idx="423">
                  <c:v>-16.928282245584299</c:v>
                </c:pt>
                <c:pt idx="424">
                  <c:v>-13.844650410663499</c:v>
                </c:pt>
                <c:pt idx="425">
                  <c:v>-11.197822076534401</c:v>
                </c:pt>
                <c:pt idx="426">
                  <c:v>-15.250955492963399</c:v>
                </c:pt>
                <c:pt idx="427">
                  <c:v>-24.464041782733599</c:v>
                </c:pt>
                <c:pt idx="428">
                  <c:v>-27.999096695163601</c:v>
                </c:pt>
                <c:pt idx="429">
                  <c:v>-17.232380111242598</c:v>
                </c:pt>
                <c:pt idx="430">
                  <c:v>-13.2904758805619</c:v>
                </c:pt>
                <c:pt idx="431">
                  <c:v>-17.942198678466202</c:v>
                </c:pt>
                <c:pt idx="432">
                  <c:v>-21.254987439152</c:v>
                </c:pt>
                <c:pt idx="433">
                  <c:v>-21.061427674031499</c:v>
                </c:pt>
                <c:pt idx="434">
                  <c:v>-18.3163777733992</c:v>
                </c:pt>
                <c:pt idx="435">
                  <c:v>-16.020706055293399</c:v>
                </c:pt>
                <c:pt idx="436">
                  <c:v>-17.1911866617458</c:v>
                </c:pt>
                <c:pt idx="437">
                  <c:v>-19.800761409469899</c:v>
                </c:pt>
                <c:pt idx="438">
                  <c:v>-19.591405296244599</c:v>
                </c:pt>
                <c:pt idx="439">
                  <c:v>-16.046931306396001</c:v>
                </c:pt>
                <c:pt idx="440">
                  <c:v>-12.9290755518943</c:v>
                </c:pt>
                <c:pt idx="441">
                  <c:v>-13.737889465688699</c:v>
                </c:pt>
                <c:pt idx="442">
                  <c:v>-16.5228541403878</c:v>
                </c:pt>
                <c:pt idx="443">
                  <c:v>-15.358280956526899</c:v>
                </c:pt>
                <c:pt idx="444">
                  <c:v>-10.7322215975438</c:v>
                </c:pt>
                <c:pt idx="445">
                  <c:v>-8.8282384864280008</c:v>
                </c:pt>
                <c:pt idx="446">
                  <c:v>-9.3129496227338606</c:v>
                </c:pt>
                <c:pt idx="447">
                  <c:v>-12.353383534376499</c:v>
                </c:pt>
                <c:pt idx="448">
                  <c:v>-12.659703374210601</c:v>
                </c:pt>
              </c:numCache>
            </c:numRef>
          </c:val>
          <c:smooth val="0"/>
          <c:extLst>
            <c:ext xmlns:c16="http://schemas.microsoft.com/office/drawing/2014/chart" uri="{C3380CC4-5D6E-409C-BE32-E72D297353CC}">
              <c16:uniqueId val="{00000000-CF45-4C32-94EC-75A940D29D9A}"/>
            </c:ext>
          </c:extLst>
        </c:ser>
        <c:ser>
          <c:idx val="1"/>
          <c:order val="1"/>
          <c:tx>
            <c:strRef>
              <c:f>'[action2 5 times accele.csv]action2 5 times accele'!$K$1</c:f>
              <c:strCache>
                <c:ptCount val="1"/>
                <c:pt idx="0">
                  <c:v>Y-accel</c:v>
                </c:pt>
              </c:strCache>
            </c:strRef>
          </c:tx>
          <c:spPr>
            <a:ln w="28575" cap="rnd">
              <a:solidFill>
                <a:schemeClr val="accent2"/>
              </a:solidFill>
              <a:round/>
            </a:ln>
            <a:effectLst/>
          </c:spPr>
          <c:marker>
            <c:symbol val="none"/>
          </c:marker>
          <c:val>
            <c:numRef>
              <c:f>'[action2 5 times accele.csv]action2 5 times accele'!$K$2:$K$450</c:f>
              <c:numCache>
                <c:formatCode>General</c:formatCode>
                <c:ptCount val="449"/>
                <c:pt idx="0">
                  <c:v>-23.070223715513599</c:v>
                </c:pt>
                <c:pt idx="1">
                  <c:v>-17.229534184001398</c:v>
                </c:pt>
                <c:pt idx="2">
                  <c:v>-19.5505434928596</c:v>
                </c:pt>
                <c:pt idx="3">
                  <c:v>-30.349599561308601</c:v>
                </c:pt>
                <c:pt idx="4">
                  <c:v>-33.673597554479201</c:v>
                </c:pt>
                <c:pt idx="5">
                  <c:v>-23.067234342067099</c:v>
                </c:pt>
                <c:pt idx="6">
                  <c:v>-20.475877132375899</c:v>
                </c:pt>
                <c:pt idx="7">
                  <c:v>-21.469010887248299</c:v>
                </c:pt>
                <c:pt idx="8">
                  <c:v>-25.276752212552001</c:v>
                </c:pt>
                <c:pt idx="9">
                  <c:v>-26.4878653900921</c:v>
                </c:pt>
                <c:pt idx="10">
                  <c:v>-26.5758106850597</c:v>
                </c:pt>
                <c:pt idx="11">
                  <c:v>-25.184854385048599</c:v>
                </c:pt>
                <c:pt idx="12">
                  <c:v>-23.730102125263901</c:v>
                </c:pt>
                <c:pt idx="13">
                  <c:v>-24.573432166660599</c:v>
                </c:pt>
                <c:pt idx="14">
                  <c:v>-27.457473480274299</c:v>
                </c:pt>
                <c:pt idx="15">
                  <c:v>-26.340880003325498</c:v>
                </c:pt>
                <c:pt idx="16">
                  <c:v>-24.567668977737402</c:v>
                </c:pt>
                <c:pt idx="17">
                  <c:v>-25.275164874699499</c:v>
                </c:pt>
                <c:pt idx="18">
                  <c:v>-24.036582672272299</c:v>
                </c:pt>
                <c:pt idx="19">
                  <c:v>-23.474115749983401</c:v>
                </c:pt>
                <c:pt idx="20">
                  <c:v>-24.395571553030798</c:v>
                </c:pt>
                <c:pt idx="21">
                  <c:v>-25.935667613367201</c:v>
                </c:pt>
                <c:pt idx="22">
                  <c:v>-24.636733405999699</c:v>
                </c:pt>
                <c:pt idx="23">
                  <c:v>-25.669126244529899</c:v>
                </c:pt>
                <c:pt idx="24">
                  <c:v>-27.0954704937723</c:v>
                </c:pt>
                <c:pt idx="25">
                  <c:v>-29.078022641131898</c:v>
                </c:pt>
                <c:pt idx="26">
                  <c:v>-28.887906718230699</c:v>
                </c:pt>
                <c:pt idx="27">
                  <c:v>-28.0323618561263</c:v>
                </c:pt>
                <c:pt idx="28">
                  <c:v>-27.983304183509599</c:v>
                </c:pt>
                <c:pt idx="29">
                  <c:v>-34.030182330714801</c:v>
                </c:pt>
                <c:pt idx="30">
                  <c:v>-33.491683576568498</c:v>
                </c:pt>
                <c:pt idx="31">
                  <c:v>-29.7865287204936</c:v>
                </c:pt>
                <c:pt idx="32">
                  <c:v>-31.459352050952699</c:v>
                </c:pt>
                <c:pt idx="33">
                  <c:v>-37.4467614069303</c:v>
                </c:pt>
                <c:pt idx="34">
                  <c:v>-39.545078318779503</c:v>
                </c:pt>
                <c:pt idx="35">
                  <c:v>-36.8540262840502</c:v>
                </c:pt>
                <c:pt idx="36">
                  <c:v>-35.196090683758598</c:v>
                </c:pt>
                <c:pt idx="37">
                  <c:v>-29.726839096383198</c:v>
                </c:pt>
                <c:pt idx="38">
                  <c:v>-27.4372800476024</c:v>
                </c:pt>
                <c:pt idx="39">
                  <c:v>-29.892177265424898</c:v>
                </c:pt>
                <c:pt idx="40">
                  <c:v>-31.905098976469301</c:v>
                </c:pt>
                <c:pt idx="41">
                  <c:v>-31.578955596346098</c:v>
                </c:pt>
                <c:pt idx="42">
                  <c:v>-38.587448881034298</c:v>
                </c:pt>
                <c:pt idx="43">
                  <c:v>-40.089715101779603</c:v>
                </c:pt>
                <c:pt idx="44">
                  <c:v>-33.349203513880099</c:v>
                </c:pt>
                <c:pt idx="45">
                  <c:v>-30.5893312161114</c:v>
                </c:pt>
                <c:pt idx="46">
                  <c:v>-36.280044968408298</c:v>
                </c:pt>
                <c:pt idx="47">
                  <c:v>-39.089965295472098</c:v>
                </c:pt>
                <c:pt idx="48">
                  <c:v>-37.915808187761797</c:v>
                </c:pt>
                <c:pt idx="49">
                  <c:v>-35.409031906750599</c:v>
                </c:pt>
                <c:pt idx="50">
                  <c:v>-42.804880711239498</c:v>
                </c:pt>
                <c:pt idx="51">
                  <c:v>-45.517631309562503</c:v>
                </c:pt>
                <c:pt idx="52">
                  <c:v>-46.194908222918002</c:v>
                </c:pt>
                <c:pt idx="53">
                  <c:v>-45.3915427552719</c:v>
                </c:pt>
                <c:pt idx="54">
                  <c:v>-47.987422821498001</c:v>
                </c:pt>
                <c:pt idx="55">
                  <c:v>-42.234630782094698</c:v>
                </c:pt>
                <c:pt idx="56">
                  <c:v>-34.464942487073102</c:v>
                </c:pt>
                <c:pt idx="57">
                  <c:v>-32.094289638170103</c:v>
                </c:pt>
                <c:pt idx="58">
                  <c:v>-31.9820277527065</c:v>
                </c:pt>
                <c:pt idx="59">
                  <c:v>-31.196637489742301</c:v>
                </c:pt>
                <c:pt idx="60">
                  <c:v>-31.3409568070836</c:v>
                </c:pt>
                <c:pt idx="61">
                  <c:v>-34.079740848770598</c:v>
                </c:pt>
                <c:pt idx="62">
                  <c:v>-37.072410754664297</c:v>
                </c:pt>
                <c:pt idx="63">
                  <c:v>-40.179549213846897</c:v>
                </c:pt>
                <c:pt idx="64">
                  <c:v>-41.261717955982498</c:v>
                </c:pt>
                <c:pt idx="65">
                  <c:v>-43.393944564752402</c:v>
                </c:pt>
                <c:pt idx="66">
                  <c:v>-46.228873906963003</c:v>
                </c:pt>
                <c:pt idx="67">
                  <c:v>-46.266110629280298</c:v>
                </c:pt>
                <c:pt idx="68">
                  <c:v>-45.834005501586297</c:v>
                </c:pt>
                <c:pt idx="69">
                  <c:v>-45.130056367853697</c:v>
                </c:pt>
                <c:pt idx="70">
                  <c:v>-45.273333061856803</c:v>
                </c:pt>
                <c:pt idx="71">
                  <c:v>-45.867431551388499</c:v>
                </c:pt>
                <c:pt idx="72">
                  <c:v>-46.196944686983301</c:v>
                </c:pt>
                <c:pt idx="73">
                  <c:v>-46.512880381666797</c:v>
                </c:pt>
                <c:pt idx="74">
                  <c:v>-48.061599952015897</c:v>
                </c:pt>
                <c:pt idx="75">
                  <c:v>-48.149129071814997</c:v>
                </c:pt>
                <c:pt idx="76">
                  <c:v>-46.203642168857897</c:v>
                </c:pt>
                <c:pt idx="77">
                  <c:v>-42.043424694636897</c:v>
                </c:pt>
                <c:pt idx="78">
                  <c:v>-39.309371399895397</c:v>
                </c:pt>
                <c:pt idx="79">
                  <c:v>-40.052258550002897</c:v>
                </c:pt>
                <c:pt idx="80">
                  <c:v>-42.465922273727301</c:v>
                </c:pt>
                <c:pt idx="81">
                  <c:v>-44.079789860819098</c:v>
                </c:pt>
                <c:pt idx="82">
                  <c:v>-43.295848338722202</c:v>
                </c:pt>
                <c:pt idx="83">
                  <c:v>-39.925630002283199</c:v>
                </c:pt>
                <c:pt idx="84">
                  <c:v>-38.162611177796698</c:v>
                </c:pt>
                <c:pt idx="85">
                  <c:v>-40.7708235253344</c:v>
                </c:pt>
                <c:pt idx="86">
                  <c:v>-40.617425151354503</c:v>
                </c:pt>
                <c:pt idx="87">
                  <c:v>-35.852214404366698</c:v>
                </c:pt>
                <c:pt idx="88">
                  <c:v>-26.912078029256101</c:v>
                </c:pt>
                <c:pt idx="89">
                  <c:v>-20.009026051877999</c:v>
                </c:pt>
                <c:pt idx="90">
                  <c:v>-21.120673848555199</c:v>
                </c:pt>
                <c:pt idx="91">
                  <c:v>-22.7170081314319</c:v>
                </c:pt>
                <c:pt idx="92">
                  <c:v>-19.4851990036512</c:v>
                </c:pt>
                <c:pt idx="93">
                  <c:v>-13.5897852445969</c:v>
                </c:pt>
                <c:pt idx="94">
                  <c:v>-10.2536028894105</c:v>
                </c:pt>
                <c:pt idx="95">
                  <c:v>-7.5424027215827101</c:v>
                </c:pt>
                <c:pt idx="96">
                  <c:v>3.5658237314148802</c:v>
                </c:pt>
                <c:pt idx="97">
                  <c:v>-16.5538760717433</c:v>
                </c:pt>
                <c:pt idx="98">
                  <c:v>-51.0520531123802</c:v>
                </c:pt>
                <c:pt idx="99">
                  <c:v>-32.904410932035198</c:v>
                </c:pt>
                <c:pt idx="100">
                  <c:v>-30.045660988080201</c:v>
                </c:pt>
                <c:pt idx="101">
                  <c:v>-23.761148884926399</c:v>
                </c:pt>
                <c:pt idx="102">
                  <c:v>-20.891827368946</c:v>
                </c:pt>
                <c:pt idx="103">
                  <c:v>-16.900302618882002</c:v>
                </c:pt>
                <c:pt idx="104">
                  <c:v>-14.7576166188495</c:v>
                </c:pt>
                <c:pt idx="105">
                  <c:v>-9.7202255718439297</c:v>
                </c:pt>
                <c:pt idx="106">
                  <c:v>-1.88335980013976</c:v>
                </c:pt>
                <c:pt idx="107">
                  <c:v>1.07839373603134</c:v>
                </c:pt>
                <c:pt idx="108">
                  <c:v>5.1774903201855196</c:v>
                </c:pt>
                <c:pt idx="109">
                  <c:v>6.9091070562322301</c:v>
                </c:pt>
                <c:pt idx="110">
                  <c:v>7.5567363417505096</c:v>
                </c:pt>
                <c:pt idx="111">
                  <c:v>9.2438531458419408</c:v>
                </c:pt>
                <c:pt idx="112">
                  <c:v>10.354099803814901</c:v>
                </c:pt>
                <c:pt idx="113">
                  <c:v>10.018647277164799</c:v>
                </c:pt>
                <c:pt idx="114">
                  <c:v>9.6504091920758697</c:v>
                </c:pt>
                <c:pt idx="115">
                  <c:v>9.4044631665016905</c:v>
                </c:pt>
                <c:pt idx="116">
                  <c:v>9.2561756632318204</c:v>
                </c:pt>
                <c:pt idx="117">
                  <c:v>7.3991825919308098</c:v>
                </c:pt>
                <c:pt idx="118">
                  <c:v>3.7240051654293098</c:v>
                </c:pt>
                <c:pt idx="119">
                  <c:v>0.76496732016472302</c:v>
                </c:pt>
                <c:pt idx="120">
                  <c:v>-1.13640506270577</c:v>
                </c:pt>
                <c:pt idx="121">
                  <c:v>-2.51512834774578</c:v>
                </c:pt>
                <c:pt idx="122">
                  <c:v>-4.8244960748868104</c:v>
                </c:pt>
                <c:pt idx="123">
                  <c:v>-7.4189298534375903</c:v>
                </c:pt>
                <c:pt idx="124">
                  <c:v>-12.490109825150499</c:v>
                </c:pt>
                <c:pt idx="125">
                  <c:v>-17.533673076959499</c:v>
                </c:pt>
                <c:pt idx="126">
                  <c:v>-17.9459906015516</c:v>
                </c:pt>
                <c:pt idx="127">
                  <c:v>-19.467944989263199</c:v>
                </c:pt>
                <c:pt idx="128">
                  <c:v>-27.686756988294</c:v>
                </c:pt>
                <c:pt idx="129">
                  <c:v>-38.266729387734301</c:v>
                </c:pt>
                <c:pt idx="130">
                  <c:v>-55.376485721646297</c:v>
                </c:pt>
                <c:pt idx="131">
                  <c:v>-59.422155984407098</c:v>
                </c:pt>
                <c:pt idx="132">
                  <c:v>-64.389705505120304</c:v>
                </c:pt>
                <c:pt idx="133">
                  <c:v>-43.102553240505003</c:v>
                </c:pt>
                <c:pt idx="134">
                  <c:v>-26.954122796735</c:v>
                </c:pt>
                <c:pt idx="135">
                  <c:v>-22.665009143151298</c:v>
                </c:pt>
                <c:pt idx="136">
                  <c:v>-22.798470354819901</c:v>
                </c:pt>
                <c:pt idx="137">
                  <c:v>-23.2096108858223</c:v>
                </c:pt>
                <c:pt idx="138">
                  <c:v>-18.533044033319001</c:v>
                </c:pt>
                <c:pt idx="139">
                  <c:v>-13.0808399069762</c:v>
                </c:pt>
                <c:pt idx="140">
                  <c:v>-12.737649458985601</c:v>
                </c:pt>
                <c:pt idx="141">
                  <c:v>-14.1149444941243</c:v>
                </c:pt>
                <c:pt idx="142">
                  <c:v>-15.150329609718</c:v>
                </c:pt>
                <c:pt idx="143">
                  <c:v>-16.0873419758369</c:v>
                </c:pt>
                <c:pt idx="144">
                  <c:v>-15.190532316214201</c:v>
                </c:pt>
                <c:pt idx="145">
                  <c:v>-14.9591430813031</c:v>
                </c:pt>
                <c:pt idx="146">
                  <c:v>-15.255423857008299</c:v>
                </c:pt>
                <c:pt idx="147">
                  <c:v>-18.009259164024702</c:v>
                </c:pt>
                <c:pt idx="148">
                  <c:v>-24.963830436848902</c:v>
                </c:pt>
                <c:pt idx="149">
                  <c:v>-25.405859358083799</c:v>
                </c:pt>
                <c:pt idx="150">
                  <c:v>-22.6517429329053</c:v>
                </c:pt>
                <c:pt idx="151">
                  <c:v>-21.3664616206303</c:v>
                </c:pt>
                <c:pt idx="152">
                  <c:v>-21.221918134031601</c:v>
                </c:pt>
                <c:pt idx="153">
                  <c:v>-16.107126136630601</c:v>
                </c:pt>
                <c:pt idx="154">
                  <c:v>-7.4886159114188002</c:v>
                </c:pt>
                <c:pt idx="155">
                  <c:v>-0.59520434089266705</c:v>
                </c:pt>
                <c:pt idx="156">
                  <c:v>6.97236312726577</c:v>
                </c:pt>
                <c:pt idx="157">
                  <c:v>13.528041013887201</c:v>
                </c:pt>
                <c:pt idx="158">
                  <c:v>10.6376396926537</c:v>
                </c:pt>
                <c:pt idx="159">
                  <c:v>9.7207181376449299</c:v>
                </c:pt>
                <c:pt idx="160">
                  <c:v>4.6774297425864004</c:v>
                </c:pt>
                <c:pt idx="161">
                  <c:v>-1.6626024726774999</c:v>
                </c:pt>
                <c:pt idx="162">
                  <c:v>-54.773223152164398</c:v>
                </c:pt>
                <c:pt idx="163">
                  <c:v>-23.762544156800001</c:v>
                </c:pt>
                <c:pt idx="164">
                  <c:v>-33.022858754894401</c:v>
                </c:pt>
                <c:pt idx="165">
                  <c:v>-28.637765374340301</c:v>
                </c:pt>
                <c:pt idx="166">
                  <c:v>-24.1513405869538</c:v>
                </c:pt>
                <c:pt idx="167">
                  <c:v>-20.9527447983405</c:v>
                </c:pt>
                <c:pt idx="168">
                  <c:v>-16.540987294582401</c:v>
                </c:pt>
                <c:pt idx="169">
                  <c:v>-12.393768874612499</c:v>
                </c:pt>
                <c:pt idx="170">
                  <c:v>-8.2503209876548702</c:v>
                </c:pt>
                <c:pt idx="171">
                  <c:v>-4.2048563493208997</c:v>
                </c:pt>
                <c:pt idx="172">
                  <c:v>1.3827362854029499</c:v>
                </c:pt>
                <c:pt idx="173">
                  <c:v>6.60900488057574</c:v>
                </c:pt>
                <c:pt idx="174">
                  <c:v>8.1669076092870601</c:v>
                </c:pt>
                <c:pt idx="175">
                  <c:v>6.6839713492441701</c:v>
                </c:pt>
                <c:pt idx="176">
                  <c:v>7.2299061571739003</c:v>
                </c:pt>
                <c:pt idx="177">
                  <c:v>7.2951136789536699</c:v>
                </c:pt>
                <c:pt idx="178">
                  <c:v>7.9377143447217504</c:v>
                </c:pt>
                <c:pt idx="179">
                  <c:v>8.4051905939289995</c:v>
                </c:pt>
                <c:pt idx="180">
                  <c:v>8.7787492986579796</c:v>
                </c:pt>
                <c:pt idx="181">
                  <c:v>7.9803264254047397</c:v>
                </c:pt>
                <c:pt idx="182">
                  <c:v>6.67557676446825</c:v>
                </c:pt>
                <c:pt idx="183">
                  <c:v>4.7434780025464898</c:v>
                </c:pt>
                <c:pt idx="184">
                  <c:v>2.40133508140892</c:v>
                </c:pt>
                <c:pt idx="185">
                  <c:v>-0.63938220344934804</c:v>
                </c:pt>
                <c:pt idx="186">
                  <c:v>-5.80272289705134</c:v>
                </c:pt>
                <c:pt idx="187">
                  <c:v>-9.4193188557399701</c:v>
                </c:pt>
                <c:pt idx="188">
                  <c:v>-10.6678955208579</c:v>
                </c:pt>
                <c:pt idx="189">
                  <c:v>-15.0271579748495</c:v>
                </c:pt>
                <c:pt idx="190">
                  <c:v>-18.6187658926669</c:v>
                </c:pt>
                <c:pt idx="191">
                  <c:v>-20.122980694292199</c:v>
                </c:pt>
                <c:pt idx="192">
                  <c:v>-23.447990161855099</c:v>
                </c:pt>
                <c:pt idx="193">
                  <c:v>-35.629054218358803</c:v>
                </c:pt>
                <c:pt idx="194">
                  <c:v>-46.957757620959804</c:v>
                </c:pt>
                <c:pt idx="195">
                  <c:v>-63.753532631870698</c:v>
                </c:pt>
                <c:pt idx="196">
                  <c:v>-71.118198695019203</c:v>
                </c:pt>
                <c:pt idx="197">
                  <c:v>-45.830190079568297</c:v>
                </c:pt>
                <c:pt idx="198">
                  <c:v>-36.322019338194998</c:v>
                </c:pt>
                <c:pt idx="199">
                  <c:v>-34.178924587127398</c:v>
                </c:pt>
                <c:pt idx="200">
                  <c:v>-31.0196784834508</c:v>
                </c:pt>
                <c:pt idx="201">
                  <c:v>-24.263830977422</c:v>
                </c:pt>
                <c:pt idx="202">
                  <c:v>-18.9138888270903</c:v>
                </c:pt>
                <c:pt idx="203">
                  <c:v>-15.106924551643701</c:v>
                </c:pt>
                <c:pt idx="204">
                  <c:v>-14.7699819340682</c:v>
                </c:pt>
                <c:pt idx="205">
                  <c:v>-18.6805678008425</c:v>
                </c:pt>
                <c:pt idx="206">
                  <c:v>-21.032837404689399</c:v>
                </c:pt>
                <c:pt idx="207">
                  <c:v>-19.6083862721642</c:v>
                </c:pt>
                <c:pt idx="208">
                  <c:v>-20.079648031870001</c:v>
                </c:pt>
                <c:pt idx="209">
                  <c:v>-21.5257303223711</c:v>
                </c:pt>
                <c:pt idx="210">
                  <c:v>-23.045776304250701</c:v>
                </c:pt>
                <c:pt idx="211">
                  <c:v>-25.1363571548256</c:v>
                </c:pt>
                <c:pt idx="212">
                  <c:v>-26.1877145133118</c:v>
                </c:pt>
                <c:pt idx="213">
                  <c:v>-24.179134256599198</c:v>
                </c:pt>
                <c:pt idx="214">
                  <c:v>-19.144568291967701</c:v>
                </c:pt>
                <c:pt idx="215">
                  <c:v>-13.6798090562597</c:v>
                </c:pt>
                <c:pt idx="216">
                  <c:v>-11.097555294604801</c:v>
                </c:pt>
                <c:pt idx="217">
                  <c:v>-12.727757814523599</c:v>
                </c:pt>
                <c:pt idx="218">
                  <c:v>-10.335496037773501</c:v>
                </c:pt>
                <c:pt idx="219">
                  <c:v>-4.7877586360257096</c:v>
                </c:pt>
                <c:pt idx="220">
                  <c:v>-1.2623562960358801</c:v>
                </c:pt>
                <c:pt idx="221">
                  <c:v>3.54773861686223</c:v>
                </c:pt>
                <c:pt idx="222">
                  <c:v>10.548232261908</c:v>
                </c:pt>
                <c:pt idx="223">
                  <c:v>-0.186456372737208</c:v>
                </c:pt>
                <c:pt idx="224">
                  <c:v>-12.330363444774999</c:v>
                </c:pt>
                <c:pt idx="225">
                  <c:v>-22.503241603896399</c:v>
                </c:pt>
                <c:pt idx="226">
                  <c:v>-44.655535218489597</c:v>
                </c:pt>
                <c:pt idx="227">
                  <c:v>-70.461121609921705</c:v>
                </c:pt>
                <c:pt idx="228">
                  <c:v>-60.161259242826901</c:v>
                </c:pt>
                <c:pt idx="229">
                  <c:v>-53.080445650430804</c:v>
                </c:pt>
                <c:pt idx="230">
                  <c:v>-45.022908580999399</c:v>
                </c:pt>
                <c:pt idx="231">
                  <c:v>-35.699104166916896</c:v>
                </c:pt>
                <c:pt idx="232">
                  <c:v>-26.3555874015508</c:v>
                </c:pt>
                <c:pt idx="233">
                  <c:v>-17.142069436277598</c:v>
                </c:pt>
                <c:pt idx="234">
                  <c:v>-11.737112742571</c:v>
                </c:pt>
                <c:pt idx="235">
                  <c:v>-8.4297759827263992</c:v>
                </c:pt>
                <c:pt idx="236">
                  <c:v>-5.1285857641897996</c:v>
                </c:pt>
                <c:pt idx="237">
                  <c:v>-2.7448633779121998</c:v>
                </c:pt>
                <c:pt idx="238">
                  <c:v>1.7114805329529199E-3</c:v>
                </c:pt>
                <c:pt idx="239">
                  <c:v>3.32685228550281</c:v>
                </c:pt>
                <c:pt idx="240">
                  <c:v>6.04188642528357</c:v>
                </c:pt>
                <c:pt idx="241">
                  <c:v>5.5001646264843398</c:v>
                </c:pt>
                <c:pt idx="242">
                  <c:v>5.0521982642198999</c:v>
                </c:pt>
                <c:pt idx="243">
                  <c:v>4.9270501729802696</c:v>
                </c:pt>
                <c:pt idx="244">
                  <c:v>5.3093564345220301</c:v>
                </c:pt>
                <c:pt idx="245">
                  <c:v>4.0036676892578997</c:v>
                </c:pt>
                <c:pt idx="246">
                  <c:v>1.2329682010702501</c:v>
                </c:pt>
                <c:pt idx="247">
                  <c:v>-0.97111323647421399</c:v>
                </c:pt>
                <c:pt idx="248">
                  <c:v>-1.6515168915971199</c:v>
                </c:pt>
                <c:pt idx="249">
                  <c:v>-3.2622801681726301</c:v>
                </c:pt>
                <c:pt idx="250">
                  <c:v>-5.5695421803236904</c:v>
                </c:pt>
                <c:pt idx="251">
                  <c:v>-6.8682087297671899</c:v>
                </c:pt>
                <c:pt idx="252">
                  <c:v>-12.006197912511301</c:v>
                </c:pt>
                <c:pt idx="253">
                  <c:v>-17.9820045609485</c:v>
                </c:pt>
                <c:pt idx="254">
                  <c:v>-24.002217182292199</c:v>
                </c:pt>
                <c:pt idx="255">
                  <c:v>-34.193477228729201</c:v>
                </c:pt>
                <c:pt idx="256">
                  <c:v>-53.470399490104697</c:v>
                </c:pt>
                <c:pt idx="257">
                  <c:v>-79.898835602784999</c:v>
                </c:pt>
                <c:pt idx="258">
                  <c:v>-73.228612354736299</c:v>
                </c:pt>
                <c:pt idx="259">
                  <c:v>-69.325357301683098</c:v>
                </c:pt>
                <c:pt idx="260">
                  <c:v>-57.545628217232199</c:v>
                </c:pt>
                <c:pt idx="261">
                  <c:v>-44.352605068108701</c:v>
                </c:pt>
                <c:pt idx="262">
                  <c:v>-34.331416760633502</c:v>
                </c:pt>
                <c:pt idx="263">
                  <c:v>-31.5600301800376</c:v>
                </c:pt>
                <c:pt idx="264">
                  <c:v>-35.509475242380397</c:v>
                </c:pt>
                <c:pt idx="265">
                  <c:v>-36.146916505176002</c:v>
                </c:pt>
                <c:pt idx="266">
                  <c:v>-36.105517377810003</c:v>
                </c:pt>
                <c:pt idx="267">
                  <c:v>-35.667921522061398</c:v>
                </c:pt>
                <c:pt idx="268">
                  <c:v>-37.132095533806201</c:v>
                </c:pt>
                <c:pt idx="269">
                  <c:v>-36.831580929874697</c:v>
                </c:pt>
                <c:pt idx="270">
                  <c:v>-35.898806079783697</c:v>
                </c:pt>
                <c:pt idx="271">
                  <c:v>-37.9295805988694</c:v>
                </c:pt>
                <c:pt idx="272">
                  <c:v>-42.517647873707503</c:v>
                </c:pt>
                <c:pt idx="273">
                  <c:v>-46.166432711396503</c:v>
                </c:pt>
                <c:pt idx="274">
                  <c:v>-46.134148456223002</c:v>
                </c:pt>
                <c:pt idx="275">
                  <c:v>-41.562118612396901</c:v>
                </c:pt>
                <c:pt idx="276">
                  <c:v>-37.944389281318401</c:v>
                </c:pt>
                <c:pt idx="277">
                  <c:v>-37.543464979605901</c:v>
                </c:pt>
                <c:pt idx="278">
                  <c:v>-40.744035188345201</c:v>
                </c:pt>
                <c:pt idx="279">
                  <c:v>-42.268109609238202</c:v>
                </c:pt>
                <c:pt idx="280">
                  <c:v>-32.2007084331592</c:v>
                </c:pt>
                <c:pt idx="281">
                  <c:v>-19.608928576035002</c:v>
                </c:pt>
                <c:pt idx="282">
                  <c:v>-12.6135620206965</c:v>
                </c:pt>
                <c:pt idx="283">
                  <c:v>-8.1790267731557798</c:v>
                </c:pt>
                <c:pt idx="284">
                  <c:v>-19.020719911140102</c:v>
                </c:pt>
                <c:pt idx="285">
                  <c:v>-32.308478652551202</c:v>
                </c:pt>
                <c:pt idx="286">
                  <c:v>-37.660372476616097</c:v>
                </c:pt>
                <c:pt idx="287">
                  <c:v>-58.050573374136498</c:v>
                </c:pt>
                <c:pt idx="288">
                  <c:v>-64.021663056077699</c:v>
                </c:pt>
                <c:pt idx="289">
                  <c:v>-55.614027029945703</c:v>
                </c:pt>
                <c:pt idx="290">
                  <c:v>-49.139524136280102</c:v>
                </c:pt>
                <c:pt idx="291">
                  <c:v>-41.310189536746897</c:v>
                </c:pt>
                <c:pt idx="292">
                  <c:v>-34.6112852227456</c:v>
                </c:pt>
                <c:pt idx="293">
                  <c:v>-30.615018845514101</c:v>
                </c:pt>
                <c:pt idx="294">
                  <c:v>-27.847027721357399</c:v>
                </c:pt>
                <c:pt idx="295">
                  <c:v>-25.1201170605746</c:v>
                </c:pt>
                <c:pt idx="296">
                  <c:v>-21.715945790972501</c:v>
                </c:pt>
                <c:pt idx="297">
                  <c:v>-18.7804495917194</c:v>
                </c:pt>
                <c:pt idx="298">
                  <c:v>-16.114505446772199</c:v>
                </c:pt>
                <c:pt idx="299">
                  <c:v>-13.619282778785999</c:v>
                </c:pt>
                <c:pt idx="300">
                  <c:v>-11.7782753701945</c:v>
                </c:pt>
                <c:pt idx="301">
                  <c:v>-9.1932730362861008</c:v>
                </c:pt>
                <c:pt idx="302">
                  <c:v>-7.5208367159130702</c:v>
                </c:pt>
                <c:pt idx="303">
                  <c:v>-7.5930934801468899</c:v>
                </c:pt>
                <c:pt idx="304">
                  <c:v>-7.2275922544192603</c:v>
                </c:pt>
                <c:pt idx="305">
                  <c:v>-6.8679042375763704</c:v>
                </c:pt>
                <c:pt idx="306">
                  <c:v>-6.7987481814048101</c:v>
                </c:pt>
                <c:pt idx="307">
                  <c:v>-6.6374355508014</c:v>
                </c:pt>
                <c:pt idx="308">
                  <c:v>-5.96334810757656</c:v>
                </c:pt>
                <c:pt idx="309">
                  <c:v>-5.7086082658892998</c:v>
                </c:pt>
                <c:pt idx="310">
                  <c:v>-7.4108127592672197</c:v>
                </c:pt>
                <c:pt idx="311">
                  <c:v>-9.7918611182064197</c:v>
                </c:pt>
                <c:pt idx="312">
                  <c:v>-11.0141561269681</c:v>
                </c:pt>
                <c:pt idx="313">
                  <c:v>-12.9766402366152</c:v>
                </c:pt>
                <c:pt idx="314">
                  <c:v>-17.126417949120501</c:v>
                </c:pt>
                <c:pt idx="315">
                  <c:v>-19.2826952308464</c:v>
                </c:pt>
                <c:pt idx="316">
                  <c:v>-23.620780626260402</c:v>
                </c:pt>
                <c:pt idx="317">
                  <c:v>-30.940389858790599</c:v>
                </c:pt>
                <c:pt idx="318">
                  <c:v>-39.605404469187398</c:v>
                </c:pt>
                <c:pt idx="319">
                  <c:v>-62.668567740449298</c:v>
                </c:pt>
                <c:pt idx="320">
                  <c:v>-64.951567051233198</c:v>
                </c:pt>
                <c:pt idx="321">
                  <c:v>-54.923335324145903</c:v>
                </c:pt>
                <c:pt idx="322">
                  <c:v>-52.841616487153601</c:v>
                </c:pt>
                <c:pt idx="323">
                  <c:v>-43.030652191126201</c:v>
                </c:pt>
                <c:pt idx="324">
                  <c:v>-30.338541735224801</c:v>
                </c:pt>
                <c:pt idx="325">
                  <c:v>-23.528608415599901</c:v>
                </c:pt>
                <c:pt idx="326">
                  <c:v>-23.3996394481956</c:v>
                </c:pt>
                <c:pt idx="327">
                  <c:v>-23.165605777604</c:v>
                </c:pt>
                <c:pt idx="328">
                  <c:v>-22.648573524817198</c:v>
                </c:pt>
                <c:pt idx="329">
                  <c:v>-20.9982643840683</c:v>
                </c:pt>
                <c:pt idx="330">
                  <c:v>-19.4919017123561</c:v>
                </c:pt>
                <c:pt idx="331">
                  <c:v>-23.126937015133699</c:v>
                </c:pt>
                <c:pt idx="332">
                  <c:v>-25.905158548353501</c:v>
                </c:pt>
                <c:pt idx="333">
                  <c:v>-26.922484465325802</c:v>
                </c:pt>
                <c:pt idx="334">
                  <c:v>-28.8494402835952</c:v>
                </c:pt>
                <c:pt idx="335">
                  <c:v>-33.987978954139599</c:v>
                </c:pt>
                <c:pt idx="336">
                  <c:v>-36.271743401163199</c:v>
                </c:pt>
                <c:pt idx="337">
                  <c:v>-33.191196682772201</c:v>
                </c:pt>
                <c:pt idx="338">
                  <c:v>-23.0649957131896</c:v>
                </c:pt>
                <c:pt idx="339">
                  <c:v>-16.624233251913999</c:v>
                </c:pt>
                <c:pt idx="340">
                  <c:v>-15.2394650246632</c:v>
                </c:pt>
                <c:pt idx="341">
                  <c:v>-17.0691894918352</c:v>
                </c:pt>
                <c:pt idx="342">
                  <c:v>-14.7297451810089</c:v>
                </c:pt>
                <c:pt idx="343">
                  <c:v>-11.640481415022901</c:v>
                </c:pt>
                <c:pt idx="344">
                  <c:v>-10.5356672785533</c:v>
                </c:pt>
                <c:pt idx="345">
                  <c:v>-7.7857397638283103</c:v>
                </c:pt>
                <c:pt idx="346">
                  <c:v>-15.4990295707863</c:v>
                </c:pt>
                <c:pt idx="347">
                  <c:v>-21.4895224153023</c:v>
                </c:pt>
                <c:pt idx="348">
                  <c:v>-30.5811781707501</c:v>
                </c:pt>
                <c:pt idx="349">
                  <c:v>-48.6935809895812</c:v>
                </c:pt>
                <c:pt idx="350">
                  <c:v>-69.487453228756195</c:v>
                </c:pt>
                <c:pt idx="351">
                  <c:v>-47.377216635328899</c:v>
                </c:pt>
                <c:pt idx="352">
                  <c:v>-34.437002103184597</c:v>
                </c:pt>
                <c:pt idx="353">
                  <c:v>-26.6524079383247</c:v>
                </c:pt>
                <c:pt idx="354">
                  <c:v>-22.390247365663701</c:v>
                </c:pt>
                <c:pt idx="355">
                  <c:v>-18.740316886493002</c:v>
                </c:pt>
                <c:pt idx="356">
                  <c:v>-14.204915679088</c:v>
                </c:pt>
                <c:pt idx="357">
                  <c:v>-9.7033876145334599</c:v>
                </c:pt>
                <c:pt idx="358">
                  <c:v>-8.20122818469412</c:v>
                </c:pt>
                <c:pt idx="359">
                  <c:v>-8.8461845635718994</c:v>
                </c:pt>
                <c:pt idx="360">
                  <c:v>-8.08255882388689</c:v>
                </c:pt>
                <c:pt idx="361">
                  <c:v>-9.5496161936164299</c:v>
                </c:pt>
                <c:pt idx="362">
                  <c:v>-12.1826170696365</c:v>
                </c:pt>
                <c:pt idx="363">
                  <c:v>-14.427788230550799</c:v>
                </c:pt>
                <c:pt idx="364">
                  <c:v>-15.3035680800084</c:v>
                </c:pt>
                <c:pt idx="365">
                  <c:v>-14.090874205197499</c:v>
                </c:pt>
                <c:pt idx="366">
                  <c:v>-11.987889561801801</c:v>
                </c:pt>
                <c:pt idx="367">
                  <c:v>-11.7161934600046</c:v>
                </c:pt>
                <c:pt idx="368">
                  <c:v>-10.969677908055701</c:v>
                </c:pt>
                <c:pt idx="369">
                  <c:v>-10.442332512315399</c:v>
                </c:pt>
                <c:pt idx="370">
                  <c:v>-9.8094120266707403</c:v>
                </c:pt>
                <c:pt idx="371">
                  <c:v>-10.613371621228699</c:v>
                </c:pt>
                <c:pt idx="372">
                  <c:v>-12.802689330537801</c:v>
                </c:pt>
                <c:pt idx="373">
                  <c:v>-17.725576979711899</c:v>
                </c:pt>
                <c:pt idx="374">
                  <c:v>-22.448684958236399</c:v>
                </c:pt>
                <c:pt idx="375">
                  <c:v>-28.951881854270699</c:v>
                </c:pt>
                <c:pt idx="376">
                  <c:v>-34.506035992219402</c:v>
                </c:pt>
                <c:pt idx="377">
                  <c:v>-42.647835105361899</c:v>
                </c:pt>
                <c:pt idx="378">
                  <c:v>-49.354419382442103</c:v>
                </c:pt>
                <c:pt idx="379">
                  <c:v>-60.245758553511401</c:v>
                </c:pt>
                <c:pt idx="380">
                  <c:v>-82.140699381984902</c:v>
                </c:pt>
                <c:pt idx="381">
                  <c:v>-63.600994827806701</c:v>
                </c:pt>
                <c:pt idx="382">
                  <c:v>-44.307086444016399</c:v>
                </c:pt>
                <c:pt idx="383">
                  <c:v>-37.736407475500599</c:v>
                </c:pt>
                <c:pt idx="384">
                  <c:v>-33.990285315669503</c:v>
                </c:pt>
                <c:pt idx="385">
                  <c:v>-24.4645709335601</c:v>
                </c:pt>
                <c:pt idx="386">
                  <c:v>-19.2311386663959</c:v>
                </c:pt>
                <c:pt idx="387">
                  <c:v>-21.927135992342802</c:v>
                </c:pt>
                <c:pt idx="388">
                  <c:v>-23.195790891459801</c:v>
                </c:pt>
                <c:pt idx="389">
                  <c:v>-16.709338788987299</c:v>
                </c:pt>
                <c:pt idx="390">
                  <c:v>-16.597836910579002</c:v>
                </c:pt>
                <c:pt idx="391">
                  <c:v>-29.9337225551375</c:v>
                </c:pt>
                <c:pt idx="392">
                  <c:v>-34.668143615143101</c:v>
                </c:pt>
                <c:pt idx="393">
                  <c:v>-31.839074934794802</c:v>
                </c:pt>
                <c:pt idx="394">
                  <c:v>-27.224634010799299</c:v>
                </c:pt>
                <c:pt idx="395">
                  <c:v>-23.531030510551702</c:v>
                </c:pt>
                <c:pt idx="396">
                  <c:v>-27.965692366519701</c:v>
                </c:pt>
                <c:pt idx="397">
                  <c:v>-26.410459822655401</c:v>
                </c:pt>
                <c:pt idx="398">
                  <c:v>-22.236424656605401</c:v>
                </c:pt>
                <c:pt idx="399">
                  <c:v>-23.4780030302556</c:v>
                </c:pt>
                <c:pt idx="400">
                  <c:v>-22.818189638300399</c:v>
                </c:pt>
                <c:pt idx="401">
                  <c:v>-27.2847240226574</c:v>
                </c:pt>
                <c:pt idx="402">
                  <c:v>-33.259658697815802</c:v>
                </c:pt>
                <c:pt idx="403">
                  <c:v>-41.388040507406899</c:v>
                </c:pt>
                <c:pt idx="404">
                  <c:v>-45.605406928802303</c:v>
                </c:pt>
                <c:pt idx="405">
                  <c:v>-37.176679264548198</c:v>
                </c:pt>
                <c:pt idx="406">
                  <c:v>-36.607110193626603</c:v>
                </c:pt>
                <c:pt idx="407">
                  <c:v>-46.286917554145603</c:v>
                </c:pt>
                <c:pt idx="408">
                  <c:v>-45.865974038527199</c:v>
                </c:pt>
                <c:pt idx="409">
                  <c:v>-33.222461308285503</c:v>
                </c:pt>
                <c:pt idx="410">
                  <c:v>-33.6875872360446</c:v>
                </c:pt>
                <c:pt idx="411">
                  <c:v>-52.371364378177098</c:v>
                </c:pt>
                <c:pt idx="412">
                  <c:v>-40.216579914262702</c:v>
                </c:pt>
                <c:pt idx="413">
                  <c:v>-31.772630201796101</c:v>
                </c:pt>
                <c:pt idx="414">
                  <c:v>-28.848326674298701</c:v>
                </c:pt>
                <c:pt idx="415">
                  <c:v>-49.8863629286936</c:v>
                </c:pt>
                <c:pt idx="416">
                  <c:v>-52.864281436465298</c:v>
                </c:pt>
                <c:pt idx="417">
                  <c:v>-46.317637344212201</c:v>
                </c:pt>
                <c:pt idx="418">
                  <c:v>-41.509980655177998</c:v>
                </c:pt>
                <c:pt idx="419">
                  <c:v>-46.8982391671505</c:v>
                </c:pt>
                <c:pt idx="420">
                  <c:v>-36.925712499653201</c:v>
                </c:pt>
                <c:pt idx="421">
                  <c:v>-28.9021512596881</c:v>
                </c:pt>
                <c:pt idx="422">
                  <c:v>-28.978862188837098</c:v>
                </c:pt>
                <c:pt idx="423">
                  <c:v>-27.944230901307499</c:v>
                </c:pt>
                <c:pt idx="424">
                  <c:v>-25.594297359632002</c:v>
                </c:pt>
                <c:pt idx="425">
                  <c:v>-19.242856917554299</c:v>
                </c:pt>
                <c:pt idx="426">
                  <c:v>-16.492057911138101</c:v>
                </c:pt>
                <c:pt idx="427">
                  <c:v>-20.7022027854435</c:v>
                </c:pt>
                <c:pt idx="428">
                  <c:v>-14.492274582939499</c:v>
                </c:pt>
                <c:pt idx="429">
                  <c:v>-16.8342017755641</c:v>
                </c:pt>
                <c:pt idx="430">
                  <c:v>-15.5895729302643</c:v>
                </c:pt>
                <c:pt idx="431">
                  <c:v>-14.6932732079049</c:v>
                </c:pt>
                <c:pt idx="432">
                  <c:v>-16.3380537899261</c:v>
                </c:pt>
                <c:pt idx="433">
                  <c:v>-15.167546446276701</c:v>
                </c:pt>
                <c:pt idx="434">
                  <c:v>-12.495867419237801</c:v>
                </c:pt>
                <c:pt idx="435">
                  <c:v>-13.919325305315599</c:v>
                </c:pt>
                <c:pt idx="436">
                  <c:v>-15.997464825663499</c:v>
                </c:pt>
                <c:pt idx="437">
                  <c:v>-15.9009504527559</c:v>
                </c:pt>
                <c:pt idx="438">
                  <c:v>-15.5498710774775</c:v>
                </c:pt>
                <c:pt idx="439">
                  <c:v>-16.738337057160699</c:v>
                </c:pt>
                <c:pt idx="440">
                  <c:v>-16.045774438090699</c:v>
                </c:pt>
                <c:pt idx="441">
                  <c:v>-16.500113189406999</c:v>
                </c:pt>
                <c:pt idx="442">
                  <c:v>-18.392819353586798</c:v>
                </c:pt>
                <c:pt idx="443">
                  <c:v>-18.3374010533526</c:v>
                </c:pt>
                <c:pt idx="444">
                  <c:v>-16.807113031091401</c:v>
                </c:pt>
                <c:pt idx="445">
                  <c:v>-15.6818012822678</c:v>
                </c:pt>
                <c:pt idx="446">
                  <c:v>-15.677874528198</c:v>
                </c:pt>
                <c:pt idx="447">
                  <c:v>-15.753952804274</c:v>
                </c:pt>
                <c:pt idx="448">
                  <c:v>-15.7565408131784</c:v>
                </c:pt>
              </c:numCache>
            </c:numRef>
          </c:val>
          <c:smooth val="0"/>
          <c:extLst>
            <c:ext xmlns:c16="http://schemas.microsoft.com/office/drawing/2014/chart" uri="{C3380CC4-5D6E-409C-BE32-E72D297353CC}">
              <c16:uniqueId val="{00000001-CF45-4C32-94EC-75A940D29D9A}"/>
            </c:ext>
          </c:extLst>
        </c:ser>
        <c:ser>
          <c:idx val="2"/>
          <c:order val="2"/>
          <c:tx>
            <c:strRef>
              <c:f>'[action2 5 times accele.csv]action2 5 times accele'!$L$1</c:f>
              <c:strCache>
                <c:ptCount val="1"/>
                <c:pt idx="0">
                  <c:v>Z-accel</c:v>
                </c:pt>
              </c:strCache>
            </c:strRef>
          </c:tx>
          <c:spPr>
            <a:ln w="28575" cap="rnd">
              <a:solidFill>
                <a:schemeClr val="accent3"/>
              </a:solidFill>
              <a:round/>
            </a:ln>
            <a:effectLst/>
          </c:spPr>
          <c:marker>
            <c:symbol val="none"/>
          </c:marker>
          <c:val>
            <c:numRef>
              <c:f>'[action2 5 times accele.csv]action2 5 times accele'!$L$2:$L$450</c:f>
              <c:numCache>
                <c:formatCode>General</c:formatCode>
                <c:ptCount val="449"/>
                <c:pt idx="0">
                  <c:v>-62.074842517186198</c:v>
                </c:pt>
                <c:pt idx="1">
                  <c:v>-67.300945958966906</c:v>
                </c:pt>
                <c:pt idx="2">
                  <c:v>-66.958557281240303</c:v>
                </c:pt>
                <c:pt idx="3">
                  <c:v>-54.3386932628677</c:v>
                </c:pt>
                <c:pt idx="4">
                  <c:v>-48.438886447357199</c:v>
                </c:pt>
                <c:pt idx="5">
                  <c:v>-61.9137652773532</c:v>
                </c:pt>
                <c:pt idx="6">
                  <c:v>-64.205289652313198</c:v>
                </c:pt>
                <c:pt idx="7">
                  <c:v>-62.968164429350502</c:v>
                </c:pt>
                <c:pt idx="8">
                  <c:v>-59.307920788940201</c:v>
                </c:pt>
                <c:pt idx="9">
                  <c:v>-60.1050763810142</c:v>
                </c:pt>
                <c:pt idx="10">
                  <c:v>-60.114221325305799</c:v>
                </c:pt>
                <c:pt idx="11">
                  <c:v>-59.2548678325049</c:v>
                </c:pt>
                <c:pt idx="12">
                  <c:v>-59.710463863392498</c:v>
                </c:pt>
                <c:pt idx="13">
                  <c:v>-60.016875592370504</c:v>
                </c:pt>
                <c:pt idx="14">
                  <c:v>-59.369523541626997</c:v>
                </c:pt>
                <c:pt idx="15">
                  <c:v>-61.076412914463099</c:v>
                </c:pt>
                <c:pt idx="16">
                  <c:v>-60.5440960663908</c:v>
                </c:pt>
                <c:pt idx="17">
                  <c:v>-54.014690808167899</c:v>
                </c:pt>
                <c:pt idx="18">
                  <c:v>-47.578157293359901</c:v>
                </c:pt>
                <c:pt idx="19">
                  <c:v>-53.738902887734</c:v>
                </c:pt>
                <c:pt idx="20">
                  <c:v>-63.974995906930801</c:v>
                </c:pt>
                <c:pt idx="21">
                  <c:v>-63.834389009652298</c:v>
                </c:pt>
                <c:pt idx="22">
                  <c:v>-62.016861207919703</c:v>
                </c:pt>
                <c:pt idx="23">
                  <c:v>-54.609363621406899</c:v>
                </c:pt>
                <c:pt idx="24">
                  <c:v>-53.246515706669399</c:v>
                </c:pt>
                <c:pt idx="25">
                  <c:v>-57.028496479391698</c:v>
                </c:pt>
                <c:pt idx="26">
                  <c:v>-58.921049561289998</c:v>
                </c:pt>
                <c:pt idx="27">
                  <c:v>-60.320749468802099</c:v>
                </c:pt>
                <c:pt idx="28">
                  <c:v>-58.586448073474997</c:v>
                </c:pt>
                <c:pt idx="29">
                  <c:v>-53.614139788163698</c:v>
                </c:pt>
                <c:pt idx="30">
                  <c:v>-55.224381220602503</c:v>
                </c:pt>
                <c:pt idx="31">
                  <c:v>-59.669214842347102</c:v>
                </c:pt>
                <c:pt idx="32">
                  <c:v>-55.992655630095797</c:v>
                </c:pt>
                <c:pt idx="33">
                  <c:v>-45.912879420558802</c:v>
                </c:pt>
                <c:pt idx="34">
                  <c:v>-44.243137176524499</c:v>
                </c:pt>
                <c:pt idx="35">
                  <c:v>-49.843699949648098</c:v>
                </c:pt>
                <c:pt idx="36">
                  <c:v>-53.925255056713603</c:v>
                </c:pt>
                <c:pt idx="37">
                  <c:v>-57.848929514136103</c:v>
                </c:pt>
                <c:pt idx="38">
                  <c:v>-58.8511202872334</c:v>
                </c:pt>
                <c:pt idx="39">
                  <c:v>-55.739977427997999</c:v>
                </c:pt>
                <c:pt idx="40">
                  <c:v>-53.800821322620997</c:v>
                </c:pt>
                <c:pt idx="41">
                  <c:v>-56.9195469978971</c:v>
                </c:pt>
                <c:pt idx="42">
                  <c:v>-49.921789335651397</c:v>
                </c:pt>
                <c:pt idx="43">
                  <c:v>-47.496383397362102</c:v>
                </c:pt>
                <c:pt idx="44">
                  <c:v>-53.477420856286699</c:v>
                </c:pt>
                <c:pt idx="45">
                  <c:v>-54.567341280937001</c:v>
                </c:pt>
                <c:pt idx="46">
                  <c:v>-44.554211040107198</c:v>
                </c:pt>
                <c:pt idx="47">
                  <c:v>-36.0117619540585</c:v>
                </c:pt>
                <c:pt idx="48">
                  <c:v>-42.179954523945703</c:v>
                </c:pt>
                <c:pt idx="49">
                  <c:v>-44.743731206185899</c:v>
                </c:pt>
                <c:pt idx="50">
                  <c:v>-30.688917567239201</c:v>
                </c:pt>
                <c:pt idx="51">
                  <c:v>-23.339969252471501</c:v>
                </c:pt>
                <c:pt idx="52">
                  <c:v>-22.155385520466002</c:v>
                </c:pt>
                <c:pt idx="53">
                  <c:v>-24.275786969557299</c:v>
                </c:pt>
                <c:pt idx="54">
                  <c:v>-23.130740118536099</c:v>
                </c:pt>
                <c:pt idx="55">
                  <c:v>-22.501122064425701</c:v>
                </c:pt>
                <c:pt idx="56">
                  <c:v>-21.000527319683599</c:v>
                </c:pt>
                <c:pt idx="57">
                  <c:v>-19.545486436700699</c:v>
                </c:pt>
                <c:pt idx="58">
                  <c:v>-19.024483154063901</c:v>
                </c:pt>
                <c:pt idx="59">
                  <c:v>-22.527355023358002</c:v>
                </c:pt>
                <c:pt idx="60">
                  <c:v>-19.9543721414103</c:v>
                </c:pt>
                <c:pt idx="61">
                  <c:v>-13.6537384288198</c:v>
                </c:pt>
                <c:pt idx="62">
                  <c:v>-11.0216321733787</c:v>
                </c:pt>
                <c:pt idx="63">
                  <c:v>-10.970336407264099</c:v>
                </c:pt>
                <c:pt idx="64">
                  <c:v>-10.9988255662215</c:v>
                </c:pt>
                <c:pt idx="65">
                  <c:v>-10.100237773150701</c:v>
                </c:pt>
                <c:pt idx="66">
                  <c:v>-7.0161414306225902</c:v>
                </c:pt>
                <c:pt idx="67">
                  <c:v>-7.0992034514895099</c:v>
                </c:pt>
                <c:pt idx="68">
                  <c:v>-8.5847500169166793</c:v>
                </c:pt>
                <c:pt idx="69">
                  <c:v>-10.794220896533201</c:v>
                </c:pt>
                <c:pt idx="70">
                  <c:v>-10.3694603782663</c:v>
                </c:pt>
                <c:pt idx="71">
                  <c:v>-7.7096621337957902</c:v>
                </c:pt>
                <c:pt idx="72">
                  <c:v>-7.8695206547916596</c:v>
                </c:pt>
                <c:pt idx="73">
                  <c:v>-7.6309693960880498</c:v>
                </c:pt>
                <c:pt idx="74">
                  <c:v>-10.134912557549001</c:v>
                </c:pt>
                <c:pt idx="75">
                  <c:v>-11.1554374944913</c:v>
                </c:pt>
                <c:pt idx="76">
                  <c:v>-7.8254513032721302</c:v>
                </c:pt>
                <c:pt idx="77">
                  <c:v>-4.5972400181625002</c:v>
                </c:pt>
                <c:pt idx="78">
                  <c:v>-2.9597661138153</c:v>
                </c:pt>
                <c:pt idx="79">
                  <c:v>-5.3904934460109297</c:v>
                </c:pt>
                <c:pt idx="80">
                  <c:v>-8.8764874672972507</c:v>
                </c:pt>
                <c:pt idx="81">
                  <c:v>-10.6338282468309</c:v>
                </c:pt>
                <c:pt idx="82">
                  <c:v>-8.4757462657475102</c:v>
                </c:pt>
                <c:pt idx="83">
                  <c:v>-7.9014189467503604</c:v>
                </c:pt>
                <c:pt idx="84">
                  <c:v>-12.857908105323901</c:v>
                </c:pt>
                <c:pt idx="85">
                  <c:v>-17.0293279928743</c:v>
                </c:pt>
                <c:pt idx="86">
                  <c:v>-17.5618591974252</c:v>
                </c:pt>
                <c:pt idx="87">
                  <c:v>-5.4365109133684602</c:v>
                </c:pt>
                <c:pt idx="88">
                  <c:v>-3.29475085056673</c:v>
                </c:pt>
                <c:pt idx="89">
                  <c:v>-17.550905218843901</c:v>
                </c:pt>
                <c:pt idx="90">
                  <c:v>-14.514850918661001</c:v>
                </c:pt>
                <c:pt idx="91">
                  <c:v>3.2991290680482601</c:v>
                </c:pt>
                <c:pt idx="92">
                  <c:v>-0.93945805143306904</c:v>
                </c:pt>
                <c:pt idx="93">
                  <c:v>-20.599424703564701</c:v>
                </c:pt>
                <c:pt idx="94">
                  <c:v>-26.206857021594999</c:v>
                </c:pt>
                <c:pt idx="95">
                  <c:v>-12.5181955766669</c:v>
                </c:pt>
                <c:pt idx="96">
                  <c:v>-3.7881615127075698</c:v>
                </c:pt>
                <c:pt idx="97">
                  <c:v>4.5178207240735597</c:v>
                </c:pt>
                <c:pt idx="98">
                  <c:v>0.129642310020779</c:v>
                </c:pt>
                <c:pt idx="99">
                  <c:v>18.193124196863501</c:v>
                </c:pt>
                <c:pt idx="100">
                  <c:v>15.2509024015283</c:v>
                </c:pt>
                <c:pt idx="101">
                  <c:v>16.277663188157799</c:v>
                </c:pt>
                <c:pt idx="102">
                  <c:v>13.6722294099678</c:v>
                </c:pt>
                <c:pt idx="103">
                  <c:v>6.7574616678471804</c:v>
                </c:pt>
                <c:pt idx="104">
                  <c:v>5.0598782019089299</c:v>
                </c:pt>
                <c:pt idx="105">
                  <c:v>7.0760637071095998</c:v>
                </c:pt>
                <c:pt idx="106">
                  <c:v>5.0579094309772303</c:v>
                </c:pt>
                <c:pt idx="107">
                  <c:v>-1.0285020200776001</c:v>
                </c:pt>
                <c:pt idx="108">
                  <c:v>-6.3289810989942898</c:v>
                </c:pt>
                <c:pt idx="109">
                  <c:v>-11.298757260275799</c:v>
                </c:pt>
                <c:pt idx="110">
                  <c:v>-11.9115241070804</c:v>
                </c:pt>
                <c:pt idx="111">
                  <c:v>-9.7686487792303698</c:v>
                </c:pt>
                <c:pt idx="112">
                  <c:v>-8.2469325754790592</c:v>
                </c:pt>
                <c:pt idx="113">
                  <c:v>-9.4349091888093906</c:v>
                </c:pt>
                <c:pt idx="114">
                  <c:v>-13.2196662833842</c:v>
                </c:pt>
                <c:pt idx="115">
                  <c:v>-14.0720115932951</c:v>
                </c:pt>
                <c:pt idx="116">
                  <c:v>-10.704305400754899</c:v>
                </c:pt>
                <c:pt idx="117">
                  <c:v>-4.8709230260137399</c:v>
                </c:pt>
                <c:pt idx="118">
                  <c:v>-1.8725197664612501</c:v>
                </c:pt>
                <c:pt idx="119">
                  <c:v>-1.22227955436969</c:v>
                </c:pt>
                <c:pt idx="120">
                  <c:v>-0.249798382182671</c:v>
                </c:pt>
                <c:pt idx="121">
                  <c:v>-8.4598051499862201E-2</c:v>
                </c:pt>
                <c:pt idx="122">
                  <c:v>-1.3795761634322501</c:v>
                </c:pt>
                <c:pt idx="123">
                  <c:v>-3.1530810677349299</c:v>
                </c:pt>
                <c:pt idx="124">
                  <c:v>1.6395563837496101</c:v>
                </c:pt>
                <c:pt idx="125">
                  <c:v>-1.65858032315113</c:v>
                </c:pt>
                <c:pt idx="126">
                  <c:v>-8.3921245269577707</c:v>
                </c:pt>
                <c:pt idx="127">
                  <c:v>-13.064704845869599</c:v>
                </c:pt>
                <c:pt idx="128">
                  <c:v>-10.994707722544099</c:v>
                </c:pt>
                <c:pt idx="129">
                  <c:v>-10.526161444971599</c:v>
                </c:pt>
                <c:pt idx="130">
                  <c:v>-6.2728831896806101</c:v>
                </c:pt>
                <c:pt idx="131">
                  <c:v>-19.811700388164599</c:v>
                </c:pt>
                <c:pt idx="132">
                  <c:v>-25.605539672706001</c:v>
                </c:pt>
                <c:pt idx="133">
                  <c:v>-18.786375998854901</c:v>
                </c:pt>
                <c:pt idx="134">
                  <c:v>-10.648134237279301</c:v>
                </c:pt>
                <c:pt idx="135">
                  <c:v>-6.7865304433657601</c:v>
                </c:pt>
                <c:pt idx="136">
                  <c:v>-11.321426411703101</c:v>
                </c:pt>
                <c:pt idx="137">
                  <c:v>-14.669600266999099</c:v>
                </c:pt>
                <c:pt idx="138">
                  <c:v>-15.5255439933071</c:v>
                </c:pt>
                <c:pt idx="139">
                  <c:v>-13.591822740261399</c:v>
                </c:pt>
                <c:pt idx="140">
                  <c:v>-9.7186060126449192</c:v>
                </c:pt>
                <c:pt idx="141">
                  <c:v>-16.505328462486599</c:v>
                </c:pt>
                <c:pt idx="142">
                  <c:v>-20.976796570451601</c:v>
                </c:pt>
                <c:pt idx="143">
                  <c:v>-19.3350576654565</c:v>
                </c:pt>
                <c:pt idx="144">
                  <c:v>-17.553984528426302</c:v>
                </c:pt>
                <c:pt idx="145">
                  <c:v>-20.0993710371134</c:v>
                </c:pt>
                <c:pt idx="146">
                  <c:v>-23.047095195348099</c:v>
                </c:pt>
                <c:pt idx="147">
                  <c:v>-24.3794380112307</c:v>
                </c:pt>
                <c:pt idx="148">
                  <c:v>-21.027444866791999</c:v>
                </c:pt>
                <c:pt idx="149">
                  <c:v>-18.7814141132259</c:v>
                </c:pt>
                <c:pt idx="150">
                  <c:v>-23.592958677188999</c:v>
                </c:pt>
                <c:pt idx="151">
                  <c:v>-27.9200769468309</c:v>
                </c:pt>
                <c:pt idx="152">
                  <c:v>-23.383038661543001</c:v>
                </c:pt>
                <c:pt idx="153">
                  <c:v>-20.065420301474202</c:v>
                </c:pt>
                <c:pt idx="154">
                  <c:v>-11.8789068595214</c:v>
                </c:pt>
                <c:pt idx="155">
                  <c:v>-7.0214576195439102</c:v>
                </c:pt>
                <c:pt idx="156">
                  <c:v>-22.190766428064801</c:v>
                </c:pt>
                <c:pt idx="157">
                  <c:v>-43.138881145223401</c:v>
                </c:pt>
                <c:pt idx="158">
                  <c:v>-42.960023806553799</c:v>
                </c:pt>
                <c:pt idx="159">
                  <c:v>-20.266705555268601</c:v>
                </c:pt>
                <c:pt idx="160">
                  <c:v>4.17142235120739</c:v>
                </c:pt>
                <c:pt idx="161">
                  <c:v>-8.6997405957076008</c:v>
                </c:pt>
                <c:pt idx="162">
                  <c:v>24.974962660834201</c:v>
                </c:pt>
                <c:pt idx="163">
                  <c:v>63.6449735512725</c:v>
                </c:pt>
                <c:pt idx="164">
                  <c:v>41.306246128297801</c:v>
                </c:pt>
                <c:pt idx="165">
                  <c:v>16.511773110799702</c:v>
                </c:pt>
                <c:pt idx="166">
                  <c:v>9.8916614313593296</c:v>
                </c:pt>
                <c:pt idx="167">
                  <c:v>10.504267988399899</c:v>
                </c:pt>
                <c:pt idx="168">
                  <c:v>9.6221790647097993</c:v>
                </c:pt>
                <c:pt idx="169">
                  <c:v>8.39634021217576</c:v>
                </c:pt>
                <c:pt idx="170">
                  <c:v>4.2921584609656396</c:v>
                </c:pt>
                <c:pt idx="171">
                  <c:v>0.598672593461549</c:v>
                </c:pt>
                <c:pt idx="172">
                  <c:v>-1.6349449615712801</c:v>
                </c:pt>
                <c:pt idx="173">
                  <c:v>-1.3871348684740299</c:v>
                </c:pt>
                <c:pt idx="174">
                  <c:v>-3.0984180727469899</c:v>
                </c:pt>
                <c:pt idx="175">
                  <c:v>-7.0016023227196102</c:v>
                </c:pt>
                <c:pt idx="176">
                  <c:v>-8.95695473438027</c:v>
                </c:pt>
                <c:pt idx="177">
                  <c:v>-8.3285080161391996</c:v>
                </c:pt>
                <c:pt idx="178">
                  <c:v>-6.21345424451808</c:v>
                </c:pt>
                <c:pt idx="179">
                  <c:v>-4.7102620809172899</c:v>
                </c:pt>
                <c:pt idx="180">
                  <c:v>-4.3085319863597</c:v>
                </c:pt>
                <c:pt idx="181">
                  <c:v>-2.12361129963339</c:v>
                </c:pt>
                <c:pt idx="182">
                  <c:v>2.30344352215198</c:v>
                </c:pt>
                <c:pt idx="183">
                  <c:v>5.72502603886835</c:v>
                </c:pt>
                <c:pt idx="184">
                  <c:v>0.54003553546987404</c:v>
                </c:pt>
                <c:pt idx="185">
                  <c:v>0.49737132725354599</c:v>
                </c:pt>
                <c:pt idx="186">
                  <c:v>6.9607066744723101</c:v>
                </c:pt>
                <c:pt idx="187">
                  <c:v>9.6056163746981102</c:v>
                </c:pt>
                <c:pt idx="188">
                  <c:v>7.8132522025097302</c:v>
                </c:pt>
                <c:pt idx="189">
                  <c:v>3.7041944010750401</c:v>
                </c:pt>
                <c:pt idx="190">
                  <c:v>-6.1358124530689304</c:v>
                </c:pt>
                <c:pt idx="191">
                  <c:v>-8.5481675733110496</c:v>
                </c:pt>
                <c:pt idx="192">
                  <c:v>-5.2061562503513503</c:v>
                </c:pt>
                <c:pt idx="193">
                  <c:v>11.8333924102891</c:v>
                </c:pt>
                <c:pt idx="194">
                  <c:v>28.125319082577999</c:v>
                </c:pt>
                <c:pt idx="195">
                  <c:v>7.54796450792721</c:v>
                </c:pt>
                <c:pt idx="196">
                  <c:v>-18.868958903568899</c:v>
                </c:pt>
                <c:pt idx="197">
                  <c:v>-1.8973368702272699</c:v>
                </c:pt>
                <c:pt idx="198">
                  <c:v>1.5853103116079399</c:v>
                </c:pt>
                <c:pt idx="199">
                  <c:v>-3.9274106783454501</c:v>
                </c:pt>
                <c:pt idx="200">
                  <c:v>-12.1928372881648</c:v>
                </c:pt>
                <c:pt idx="201">
                  <c:v>-16.624617614988502</c:v>
                </c:pt>
                <c:pt idx="202">
                  <c:v>-15.262559008467001</c:v>
                </c:pt>
                <c:pt idx="203">
                  <c:v>-12.502770866700001</c:v>
                </c:pt>
                <c:pt idx="204">
                  <c:v>-11.538211352083</c:v>
                </c:pt>
                <c:pt idx="205">
                  <c:v>-13.3681157760125</c:v>
                </c:pt>
                <c:pt idx="206">
                  <c:v>-15.5810728299844</c:v>
                </c:pt>
                <c:pt idx="207">
                  <c:v>-16.1905423049263</c:v>
                </c:pt>
                <c:pt idx="208">
                  <c:v>-15.707133271250999</c:v>
                </c:pt>
                <c:pt idx="209">
                  <c:v>-17.670098729500101</c:v>
                </c:pt>
                <c:pt idx="210">
                  <c:v>-18.481277311609301</c:v>
                </c:pt>
                <c:pt idx="211">
                  <c:v>-20.215083155681501</c:v>
                </c:pt>
                <c:pt idx="212">
                  <c:v>-21.0459812246906</c:v>
                </c:pt>
                <c:pt idx="213">
                  <c:v>-18.001597462847101</c:v>
                </c:pt>
                <c:pt idx="214">
                  <c:v>-19.953286723262899</c:v>
                </c:pt>
                <c:pt idx="215">
                  <c:v>-24.104094468052701</c:v>
                </c:pt>
                <c:pt idx="216">
                  <c:v>-28.826429870507098</c:v>
                </c:pt>
                <c:pt idx="217">
                  <c:v>-25.5118823549745</c:v>
                </c:pt>
                <c:pt idx="218">
                  <c:v>-21.978161327274702</c:v>
                </c:pt>
                <c:pt idx="219">
                  <c:v>-23.5604328240988</c:v>
                </c:pt>
                <c:pt idx="220">
                  <c:v>-15.778511338201399</c:v>
                </c:pt>
                <c:pt idx="221">
                  <c:v>-15.8085717078563</c:v>
                </c:pt>
                <c:pt idx="222">
                  <c:v>-22.3466084985489</c:v>
                </c:pt>
                <c:pt idx="223">
                  <c:v>-30.411875894711699</c:v>
                </c:pt>
                <c:pt idx="224">
                  <c:v>-23.284391211569801</c:v>
                </c:pt>
                <c:pt idx="225">
                  <c:v>4.5149165714156103</c:v>
                </c:pt>
                <c:pt idx="226">
                  <c:v>17.914070911682899</c:v>
                </c:pt>
                <c:pt idx="227">
                  <c:v>15.282532644132701</c:v>
                </c:pt>
                <c:pt idx="228">
                  <c:v>29.827856745376401</c:v>
                </c:pt>
                <c:pt idx="229">
                  <c:v>32.695345681202603</c:v>
                </c:pt>
                <c:pt idx="230">
                  <c:v>33.951054556440702</c:v>
                </c:pt>
                <c:pt idx="231">
                  <c:v>37.917734484055302</c:v>
                </c:pt>
                <c:pt idx="232">
                  <c:v>37.406275346760303</c:v>
                </c:pt>
                <c:pt idx="233">
                  <c:v>29.022573719823001</c:v>
                </c:pt>
                <c:pt idx="234">
                  <c:v>20.166723627140399</c:v>
                </c:pt>
                <c:pt idx="235">
                  <c:v>14.6842624718482</c:v>
                </c:pt>
                <c:pt idx="236">
                  <c:v>9.5183291836154709</c:v>
                </c:pt>
                <c:pt idx="237">
                  <c:v>4.0843527793144396</c:v>
                </c:pt>
                <c:pt idx="238">
                  <c:v>3.4566827884867002</c:v>
                </c:pt>
                <c:pt idx="239">
                  <c:v>3.01722782280109</c:v>
                </c:pt>
                <c:pt idx="240">
                  <c:v>1.3959801350618599</c:v>
                </c:pt>
                <c:pt idx="241">
                  <c:v>-0.36732987936179901</c:v>
                </c:pt>
                <c:pt idx="242">
                  <c:v>1.4248377319632299</c:v>
                </c:pt>
                <c:pt idx="243">
                  <c:v>3.6921332780930598</c:v>
                </c:pt>
                <c:pt idx="244">
                  <c:v>5.1097709318500701</c:v>
                </c:pt>
                <c:pt idx="245">
                  <c:v>7.90866619734929</c:v>
                </c:pt>
                <c:pt idx="246">
                  <c:v>12.9657671164533</c:v>
                </c:pt>
                <c:pt idx="247">
                  <c:v>12.2279590076589</c:v>
                </c:pt>
                <c:pt idx="248">
                  <c:v>8.4010327565832608</c:v>
                </c:pt>
                <c:pt idx="249">
                  <c:v>11.111006170557699</c:v>
                </c:pt>
                <c:pt idx="250">
                  <c:v>13.220608694830499</c:v>
                </c:pt>
                <c:pt idx="251">
                  <c:v>16.920964609699599</c:v>
                </c:pt>
                <c:pt idx="252">
                  <c:v>19.710283715072499</c:v>
                </c:pt>
                <c:pt idx="253">
                  <c:v>21.471483082552702</c:v>
                </c:pt>
                <c:pt idx="254">
                  <c:v>4.9336793368408198</c:v>
                </c:pt>
                <c:pt idx="255">
                  <c:v>-9.5152351849160901</c:v>
                </c:pt>
                <c:pt idx="256">
                  <c:v>-4.9503918878656101</c:v>
                </c:pt>
                <c:pt idx="257">
                  <c:v>6.7596083891344598</c:v>
                </c:pt>
                <c:pt idx="258">
                  <c:v>-15.4223809165499</c:v>
                </c:pt>
                <c:pt idx="259">
                  <c:v>-12.2248885261923</c:v>
                </c:pt>
                <c:pt idx="260">
                  <c:v>-3.6453446868933801</c:v>
                </c:pt>
                <c:pt idx="261">
                  <c:v>-0.17711377303237399</c:v>
                </c:pt>
                <c:pt idx="262">
                  <c:v>-6.34011731681636</c:v>
                </c:pt>
                <c:pt idx="263">
                  <c:v>-11.0301358918373</c:v>
                </c:pt>
                <c:pt idx="264">
                  <c:v>-5.3786952870483198</c:v>
                </c:pt>
                <c:pt idx="265">
                  <c:v>-0.85547219889167503</c:v>
                </c:pt>
                <c:pt idx="266">
                  <c:v>-4.0434274654036697</c:v>
                </c:pt>
                <c:pt idx="267">
                  <c:v>-4.39264691588878</c:v>
                </c:pt>
                <c:pt idx="268">
                  <c:v>-0.63718102598712101</c:v>
                </c:pt>
                <c:pt idx="269">
                  <c:v>0.32238096610702099</c:v>
                </c:pt>
                <c:pt idx="270">
                  <c:v>-4.9117618918450496</c:v>
                </c:pt>
                <c:pt idx="271">
                  <c:v>-6.4148960017937604</c:v>
                </c:pt>
                <c:pt idx="272">
                  <c:v>-1.4984249163559</c:v>
                </c:pt>
                <c:pt idx="273">
                  <c:v>-1.3422054810602999</c:v>
                </c:pt>
                <c:pt idx="274">
                  <c:v>-7.3502170147507702</c:v>
                </c:pt>
                <c:pt idx="275">
                  <c:v>-11.273484579233299</c:v>
                </c:pt>
                <c:pt idx="276">
                  <c:v>-9.1112673025593391</c:v>
                </c:pt>
                <c:pt idx="277">
                  <c:v>-5.2913501480602596</c:v>
                </c:pt>
                <c:pt idx="278">
                  <c:v>-7.2067115551959002</c:v>
                </c:pt>
                <c:pt idx="279">
                  <c:v>-10.694381971020601</c:v>
                </c:pt>
                <c:pt idx="280">
                  <c:v>-9.7101394798176095</c:v>
                </c:pt>
                <c:pt idx="281">
                  <c:v>-5.4675392310584296</c:v>
                </c:pt>
                <c:pt idx="282">
                  <c:v>-0.48001860217977899</c:v>
                </c:pt>
                <c:pt idx="283">
                  <c:v>2.2896791013948299</c:v>
                </c:pt>
                <c:pt idx="284">
                  <c:v>3.6354969547431599</c:v>
                </c:pt>
                <c:pt idx="285">
                  <c:v>4.2155124622746296</c:v>
                </c:pt>
                <c:pt idx="286">
                  <c:v>12.1581409125079</c:v>
                </c:pt>
                <c:pt idx="287">
                  <c:v>23.835309647333901</c:v>
                </c:pt>
                <c:pt idx="288">
                  <c:v>19.911411535023099</c:v>
                </c:pt>
                <c:pt idx="289">
                  <c:v>22.0011388923519</c:v>
                </c:pt>
                <c:pt idx="290">
                  <c:v>20.319740788800001</c:v>
                </c:pt>
                <c:pt idx="291">
                  <c:v>12.402171366559299</c:v>
                </c:pt>
                <c:pt idx="292">
                  <c:v>14.922434484950999</c:v>
                </c:pt>
                <c:pt idx="293">
                  <c:v>17.7546114290943</c:v>
                </c:pt>
                <c:pt idx="294">
                  <c:v>17.342944546076801</c:v>
                </c:pt>
                <c:pt idx="295">
                  <c:v>15.8836530112955</c:v>
                </c:pt>
                <c:pt idx="296">
                  <c:v>11.961866795121001</c:v>
                </c:pt>
                <c:pt idx="297">
                  <c:v>8.5828754306128197</c:v>
                </c:pt>
                <c:pt idx="298">
                  <c:v>6.2923219260873404</c:v>
                </c:pt>
                <c:pt idx="299">
                  <c:v>4.9256179947457399</c:v>
                </c:pt>
                <c:pt idx="300">
                  <c:v>1.98339956549393</c:v>
                </c:pt>
                <c:pt idx="301">
                  <c:v>-0.471907869417937</c:v>
                </c:pt>
                <c:pt idx="302">
                  <c:v>-1.27793457993238</c:v>
                </c:pt>
                <c:pt idx="303">
                  <c:v>-0.54062847839971395</c:v>
                </c:pt>
                <c:pt idx="304">
                  <c:v>1.24767234980025</c:v>
                </c:pt>
                <c:pt idx="305">
                  <c:v>1.61888973298503</c:v>
                </c:pt>
                <c:pt idx="306">
                  <c:v>3.0964343405861898</c:v>
                </c:pt>
                <c:pt idx="307">
                  <c:v>4.4452680201754999</c:v>
                </c:pt>
                <c:pt idx="308">
                  <c:v>6.4217396228120096</c:v>
                </c:pt>
                <c:pt idx="309">
                  <c:v>7.9216200316260297</c:v>
                </c:pt>
                <c:pt idx="310">
                  <c:v>6.59984862614108</c:v>
                </c:pt>
                <c:pt idx="311">
                  <c:v>7.8431980420078604</c:v>
                </c:pt>
                <c:pt idx="312">
                  <c:v>8.7837595748084691</c:v>
                </c:pt>
                <c:pt idx="313">
                  <c:v>10.20779469046</c:v>
                </c:pt>
                <c:pt idx="314">
                  <c:v>10.594433102667301</c:v>
                </c:pt>
                <c:pt idx="315">
                  <c:v>15.5530871748379</c:v>
                </c:pt>
                <c:pt idx="316">
                  <c:v>20.7939346229184</c:v>
                </c:pt>
                <c:pt idx="317">
                  <c:v>12.358666443302999</c:v>
                </c:pt>
                <c:pt idx="318">
                  <c:v>7.1521000434708597</c:v>
                </c:pt>
                <c:pt idx="319">
                  <c:v>10.8145013755255</c:v>
                </c:pt>
                <c:pt idx="320">
                  <c:v>18.33213748903</c:v>
                </c:pt>
                <c:pt idx="321">
                  <c:v>15.3203300883035</c:v>
                </c:pt>
                <c:pt idx="322">
                  <c:v>8.1969463572436201</c:v>
                </c:pt>
                <c:pt idx="323">
                  <c:v>-3.49607149639355</c:v>
                </c:pt>
                <c:pt idx="324">
                  <c:v>-11.1196192926412</c:v>
                </c:pt>
                <c:pt idx="325">
                  <c:v>-8.7143908372038901</c:v>
                </c:pt>
                <c:pt idx="326">
                  <c:v>-7.9988126825992403</c:v>
                </c:pt>
                <c:pt idx="327">
                  <c:v>-12.2173738309085</c:v>
                </c:pt>
                <c:pt idx="328">
                  <c:v>-14.0266510871871</c:v>
                </c:pt>
                <c:pt idx="329">
                  <c:v>-15.141212405102401</c:v>
                </c:pt>
                <c:pt idx="330">
                  <c:v>-19.652617942207101</c:v>
                </c:pt>
                <c:pt idx="331">
                  <c:v>-20.8113044627721</c:v>
                </c:pt>
                <c:pt idx="332">
                  <c:v>-17.9246445155602</c:v>
                </c:pt>
                <c:pt idx="333">
                  <c:v>-18.3955726147204</c:v>
                </c:pt>
                <c:pt idx="334">
                  <c:v>-23.995512536438302</c:v>
                </c:pt>
                <c:pt idx="335">
                  <c:v>-26.294323100694101</c:v>
                </c:pt>
                <c:pt idx="336">
                  <c:v>-23.743807930435899</c:v>
                </c:pt>
                <c:pt idx="337">
                  <c:v>-18.271812083399901</c:v>
                </c:pt>
                <c:pt idx="338">
                  <c:v>-22.560910447198701</c:v>
                </c:pt>
                <c:pt idx="339">
                  <c:v>-31.637690953646199</c:v>
                </c:pt>
                <c:pt idx="340">
                  <c:v>-31.314193297933901</c:v>
                </c:pt>
                <c:pt idx="341">
                  <c:v>-20.534864152824799</c:v>
                </c:pt>
                <c:pt idx="342">
                  <c:v>2.38907346357017</c:v>
                </c:pt>
                <c:pt idx="343">
                  <c:v>4.5266448939197499</c:v>
                </c:pt>
                <c:pt idx="344">
                  <c:v>-37.582263209166904</c:v>
                </c:pt>
                <c:pt idx="345">
                  <c:v>-40.038682151679403</c:v>
                </c:pt>
                <c:pt idx="346">
                  <c:v>1.26276500287662</c:v>
                </c:pt>
                <c:pt idx="347">
                  <c:v>27.187023661646801</c:v>
                </c:pt>
                <c:pt idx="348">
                  <c:v>-32.890588482366503</c:v>
                </c:pt>
                <c:pt idx="349">
                  <c:v>-40.9525908831775</c:v>
                </c:pt>
                <c:pt idx="350">
                  <c:v>11.6110661239663</c:v>
                </c:pt>
                <c:pt idx="351">
                  <c:v>33.5663314212849</c:v>
                </c:pt>
                <c:pt idx="352">
                  <c:v>27.636914551082601</c:v>
                </c:pt>
                <c:pt idx="353">
                  <c:v>15.4607789429964</c:v>
                </c:pt>
                <c:pt idx="354">
                  <c:v>14.670853733776999</c:v>
                </c:pt>
                <c:pt idx="355">
                  <c:v>13.9491758476837</c:v>
                </c:pt>
                <c:pt idx="356">
                  <c:v>9.1297129136890103</c:v>
                </c:pt>
                <c:pt idx="357">
                  <c:v>6.40719371382494</c:v>
                </c:pt>
                <c:pt idx="358">
                  <c:v>2.1850901216724199</c:v>
                </c:pt>
                <c:pt idx="359">
                  <c:v>-2.3200397596610598</c:v>
                </c:pt>
                <c:pt idx="360">
                  <c:v>-4.8368694850342902</c:v>
                </c:pt>
                <c:pt idx="361">
                  <c:v>-3.1781620251149301</c:v>
                </c:pt>
                <c:pt idx="362">
                  <c:v>-3.09821166276449</c:v>
                </c:pt>
                <c:pt idx="363">
                  <c:v>-4.8001342051529097</c:v>
                </c:pt>
                <c:pt idx="364">
                  <c:v>-9.1628403715677909</c:v>
                </c:pt>
                <c:pt idx="365">
                  <c:v>-10.882033475124199</c:v>
                </c:pt>
                <c:pt idx="366">
                  <c:v>-10.2109795657076</c:v>
                </c:pt>
                <c:pt idx="367">
                  <c:v>-5.2804150340229699</c:v>
                </c:pt>
                <c:pt idx="368">
                  <c:v>6.7842156376286697E-2</c:v>
                </c:pt>
                <c:pt idx="369">
                  <c:v>3.8007086190972199</c:v>
                </c:pt>
                <c:pt idx="370">
                  <c:v>1.96943126147393</c:v>
                </c:pt>
                <c:pt idx="371">
                  <c:v>-5.0824917187590897</c:v>
                </c:pt>
                <c:pt idx="372">
                  <c:v>-4.1208251181627604</c:v>
                </c:pt>
                <c:pt idx="373">
                  <c:v>-0.488681706728537</c:v>
                </c:pt>
                <c:pt idx="374">
                  <c:v>3.6189722417538102</c:v>
                </c:pt>
                <c:pt idx="375">
                  <c:v>10.364960735057</c:v>
                </c:pt>
                <c:pt idx="376">
                  <c:v>14.4250846088957</c:v>
                </c:pt>
                <c:pt idx="377">
                  <c:v>1.3609128195089999</c:v>
                </c:pt>
                <c:pt idx="378">
                  <c:v>-2.80647187092731</c:v>
                </c:pt>
                <c:pt idx="379">
                  <c:v>0.34214439893098098</c:v>
                </c:pt>
                <c:pt idx="380">
                  <c:v>7.8528985436915404</c:v>
                </c:pt>
                <c:pt idx="381">
                  <c:v>-7.7327742646659496</c:v>
                </c:pt>
                <c:pt idx="382">
                  <c:v>-28.843289733000098</c:v>
                </c:pt>
                <c:pt idx="383">
                  <c:v>-26.669797909479399</c:v>
                </c:pt>
                <c:pt idx="384">
                  <c:v>-15.007598410076699</c:v>
                </c:pt>
                <c:pt idx="385">
                  <c:v>-16.0719582949684</c:v>
                </c:pt>
                <c:pt idx="386">
                  <c:v>-32.190600510802099</c:v>
                </c:pt>
                <c:pt idx="387">
                  <c:v>-31.8069223730216</c:v>
                </c:pt>
                <c:pt idx="388">
                  <c:v>-25.890017356268601</c:v>
                </c:pt>
                <c:pt idx="389">
                  <c:v>-31.3329329607229</c:v>
                </c:pt>
                <c:pt idx="390">
                  <c:v>-39.570473060051199</c:v>
                </c:pt>
                <c:pt idx="391">
                  <c:v>-40.658511913835298</c:v>
                </c:pt>
                <c:pt idx="392">
                  <c:v>-41.788593666548103</c:v>
                </c:pt>
                <c:pt idx="393">
                  <c:v>-47.472513942438702</c:v>
                </c:pt>
                <c:pt idx="394">
                  <c:v>-57.010839920395597</c:v>
                </c:pt>
                <c:pt idx="395">
                  <c:v>-60.919101045663801</c:v>
                </c:pt>
                <c:pt idx="396">
                  <c:v>-54.607502283248401</c:v>
                </c:pt>
                <c:pt idx="397">
                  <c:v>-50.6551417548351</c:v>
                </c:pt>
                <c:pt idx="398">
                  <c:v>-49.532203510797601</c:v>
                </c:pt>
                <c:pt idx="399">
                  <c:v>-52.384003093831197</c:v>
                </c:pt>
                <c:pt idx="400">
                  <c:v>-56.477392736060899</c:v>
                </c:pt>
                <c:pt idx="401">
                  <c:v>-54.885843364415699</c:v>
                </c:pt>
                <c:pt idx="402">
                  <c:v>-50.1501388977616</c:v>
                </c:pt>
                <c:pt idx="403">
                  <c:v>-43.3932391611485</c:v>
                </c:pt>
                <c:pt idx="404">
                  <c:v>-34.012289650254402</c:v>
                </c:pt>
                <c:pt idx="405">
                  <c:v>-43.440699905604397</c:v>
                </c:pt>
                <c:pt idx="406">
                  <c:v>-50.858846602381199</c:v>
                </c:pt>
                <c:pt idx="407">
                  <c:v>-42.874980810009298</c:v>
                </c:pt>
                <c:pt idx="408">
                  <c:v>-43.676619964564999</c:v>
                </c:pt>
                <c:pt idx="409">
                  <c:v>-56.660581213074302</c:v>
                </c:pt>
                <c:pt idx="410">
                  <c:v>-55.816884166147702</c:v>
                </c:pt>
                <c:pt idx="411">
                  <c:v>-37.502317132625301</c:v>
                </c:pt>
                <c:pt idx="412">
                  <c:v>-48.0701058018807</c:v>
                </c:pt>
                <c:pt idx="413">
                  <c:v>-56.966371111564598</c:v>
                </c:pt>
                <c:pt idx="414">
                  <c:v>-60.900384258183401</c:v>
                </c:pt>
                <c:pt idx="415">
                  <c:v>-39.292724357804303</c:v>
                </c:pt>
                <c:pt idx="416">
                  <c:v>-36.4780239953229</c:v>
                </c:pt>
                <c:pt idx="417">
                  <c:v>-39.248107941571099</c:v>
                </c:pt>
                <c:pt idx="418">
                  <c:v>-42.201737868342597</c:v>
                </c:pt>
                <c:pt idx="419">
                  <c:v>-40.499280470143702</c:v>
                </c:pt>
                <c:pt idx="420">
                  <c:v>-50.562024308674502</c:v>
                </c:pt>
                <c:pt idx="421">
                  <c:v>-57.864561558828001</c:v>
                </c:pt>
                <c:pt idx="422">
                  <c:v>-57.267609621476097</c:v>
                </c:pt>
                <c:pt idx="423">
                  <c:v>-56.515859375144402</c:v>
                </c:pt>
                <c:pt idx="424">
                  <c:v>-60.406555032452097</c:v>
                </c:pt>
                <c:pt idx="425">
                  <c:v>-67.509384998300305</c:v>
                </c:pt>
                <c:pt idx="426">
                  <c:v>-67.230908990446807</c:v>
                </c:pt>
                <c:pt idx="427">
                  <c:v>-57.010331503696001</c:v>
                </c:pt>
                <c:pt idx="428">
                  <c:v>-57.859870022111103</c:v>
                </c:pt>
                <c:pt idx="429">
                  <c:v>-65.525646767556495</c:v>
                </c:pt>
                <c:pt idx="430">
                  <c:v>-69.288945671178993</c:v>
                </c:pt>
                <c:pt idx="431">
                  <c:v>-66.481674402259102</c:v>
                </c:pt>
                <c:pt idx="432">
                  <c:v>-62.686456258392802</c:v>
                </c:pt>
                <c:pt idx="433">
                  <c:v>-63.607037329097899</c:v>
                </c:pt>
                <c:pt idx="434">
                  <c:v>-67.570520292768094</c:v>
                </c:pt>
                <c:pt idx="435">
                  <c:v>-68.524263267965097</c:v>
                </c:pt>
                <c:pt idx="436">
                  <c:v>-66.164325896965295</c:v>
                </c:pt>
                <c:pt idx="437">
                  <c:v>-64.171636163016601</c:v>
                </c:pt>
                <c:pt idx="438">
                  <c:v>-64.576873927233095</c:v>
                </c:pt>
                <c:pt idx="439">
                  <c:v>-66.472239174306296</c:v>
                </c:pt>
                <c:pt idx="440">
                  <c:v>-69.168900583201605</c:v>
                </c:pt>
                <c:pt idx="441">
                  <c:v>-68.270818369059697</c:v>
                </c:pt>
                <c:pt idx="442">
                  <c:v>-64.863016742915093</c:v>
                </c:pt>
                <c:pt idx="443">
                  <c:v>-65.716473410321996</c:v>
                </c:pt>
                <c:pt idx="444">
                  <c:v>-69.883701172382004</c:v>
                </c:pt>
                <c:pt idx="445">
                  <c:v>-71.890954362052099</c:v>
                </c:pt>
                <c:pt idx="446">
                  <c:v>-71.6404845793124</c:v>
                </c:pt>
                <c:pt idx="447">
                  <c:v>-69.777406147930094</c:v>
                </c:pt>
                <c:pt idx="448">
                  <c:v>-69.576492620823004</c:v>
                </c:pt>
              </c:numCache>
            </c:numRef>
          </c:val>
          <c:smooth val="0"/>
          <c:extLst>
            <c:ext xmlns:c16="http://schemas.microsoft.com/office/drawing/2014/chart" uri="{C3380CC4-5D6E-409C-BE32-E72D297353CC}">
              <c16:uniqueId val="{00000002-CF45-4C32-94EC-75A940D29D9A}"/>
            </c:ext>
          </c:extLst>
        </c:ser>
        <c:dLbls>
          <c:showLegendKey val="0"/>
          <c:showVal val="0"/>
          <c:showCatName val="0"/>
          <c:showSerName val="0"/>
          <c:showPercent val="0"/>
          <c:showBubbleSize val="0"/>
        </c:dLbls>
        <c:smooth val="0"/>
        <c:axId val="384952457"/>
        <c:axId val="330100740"/>
      </c:lineChart>
      <c:catAx>
        <c:axId val="38495245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30100740"/>
        <c:crosses val="autoZero"/>
        <c:auto val="1"/>
        <c:lblAlgn val="ctr"/>
        <c:lblOffset val="100"/>
        <c:noMultiLvlLbl val="0"/>
      </c:catAx>
      <c:valAx>
        <c:axId val="3301007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84952457"/>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Action3 Gyro</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[action3_5times_gyro.csv]action3_5times_gyro!$J$1</c:f>
              <c:strCache>
                <c:ptCount val="1"/>
                <c:pt idx="0">
                  <c:v>X_gyro</c:v>
                </c:pt>
              </c:strCache>
            </c:strRef>
          </c:tx>
          <c:spPr>
            <a:ln w="28575" cap="rnd">
              <a:solidFill>
                <a:schemeClr val="accent1"/>
              </a:solidFill>
              <a:round/>
            </a:ln>
            <a:effectLst/>
          </c:spPr>
          <c:marker>
            <c:symbol val="none"/>
          </c:marker>
          <c:val>
            <c:numRef>
              <c:f>[action3_5times_gyro.csv]action3_5times_gyro!$J$2:$J$650</c:f>
              <c:numCache>
                <c:formatCode>General</c:formatCode>
                <c:ptCount val="649"/>
                <c:pt idx="0">
                  <c:v>-4.0204999999999998E-2</c:v>
                </c:pt>
                <c:pt idx="1">
                  <c:v>-0.31285499999999999</c:v>
                </c:pt>
                <c:pt idx="2">
                  <c:v>-0.349636</c:v>
                </c:pt>
                <c:pt idx="3">
                  <c:v>-0.44308399999999998</c:v>
                </c:pt>
                <c:pt idx="4">
                  <c:v>-9.0522000000000005E-2</c:v>
                </c:pt>
                <c:pt idx="5">
                  <c:v>-8.8069999999999996E-2</c:v>
                </c:pt>
                <c:pt idx="6">
                  <c:v>6.1176000000000001E-2</c:v>
                </c:pt>
                <c:pt idx="7">
                  <c:v>9.3232999999999996E-2</c:v>
                </c:pt>
                <c:pt idx="8">
                  <c:v>-9.8560000000000002E-3</c:v>
                </c:pt>
                <c:pt idx="9">
                  <c:v>-3.1474000000000002E-2</c:v>
                </c:pt>
                <c:pt idx="10">
                  <c:v>-1.3958999999999999E-2</c:v>
                </c:pt>
                <c:pt idx="11">
                  <c:v>-1.5029000000000001E-2</c:v>
                </c:pt>
                <c:pt idx="12">
                  <c:v>3.5999999999999997E-2</c:v>
                </c:pt>
                <c:pt idx="13">
                  <c:v>9.4928999999999999E-2</c:v>
                </c:pt>
                <c:pt idx="14">
                  <c:v>4.8008000000000002E-2</c:v>
                </c:pt>
                <c:pt idx="15">
                  <c:v>8.3548999999999998E-2</c:v>
                </c:pt>
                <c:pt idx="16">
                  <c:v>1.0019999999999999E-2</c:v>
                </c:pt>
                <c:pt idx="17">
                  <c:v>-1.5499000000000001E-2</c:v>
                </c:pt>
                <c:pt idx="18">
                  <c:v>1.2666E-2</c:v>
                </c:pt>
                <c:pt idx="19">
                  <c:v>6.5082000000000001E-2</c:v>
                </c:pt>
                <c:pt idx="20">
                  <c:v>8.8090000000000009E-3</c:v>
                </c:pt>
                <c:pt idx="21">
                  <c:v>-3.1344999999999998E-2</c:v>
                </c:pt>
                <c:pt idx="22">
                  <c:v>-4.0851999999999999E-2</c:v>
                </c:pt>
                <c:pt idx="23">
                  <c:v>-0.10620499999999999</c:v>
                </c:pt>
                <c:pt idx="24">
                  <c:v>-9.5242999999999994E-2</c:v>
                </c:pt>
                <c:pt idx="25">
                  <c:v>-0.151451</c:v>
                </c:pt>
                <c:pt idx="26">
                  <c:v>-6.3594999999999999E-2</c:v>
                </c:pt>
                <c:pt idx="27">
                  <c:v>-0.26195000000000002</c:v>
                </c:pt>
                <c:pt idx="28">
                  <c:v>-0.322131</c:v>
                </c:pt>
                <c:pt idx="29">
                  <c:v>-0.45092300000000002</c:v>
                </c:pt>
                <c:pt idx="30">
                  <c:v>0.161353</c:v>
                </c:pt>
                <c:pt idx="31">
                  <c:v>0.14108299999999999</c:v>
                </c:pt>
                <c:pt idx="32">
                  <c:v>6.5050000000000004E-3</c:v>
                </c:pt>
                <c:pt idx="33">
                  <c:v>-4.3305999999999997E-2</c:v>
                </c:pt>
                <c:pt idx="34">
                  <c:v>-7.5581999999999996E-2</c:v>
                </c:pt>
                <c:pt idx="35">
                  <c:v>-7.0294999999999996E-2</c:v>
                </c:pt>
                <c:pt idx="36">
                  <c:v>5.0438999999999998E-2</c:v>
                </c:pt>
                <c:pt idx="37">
                  <c:v>2.0278999999999998E-2</c:v>
                </c:pt>
                <c:pt idx="38">
                  <c:v>-0.137901</c:v>
                </c:pt>
                <c:pt idx="39">
                  <c:v>-0.293325</c:v>
                </c:pt>
                <c:pt idx="40">
                  <c:v>-5.4814000000000002E-2</c:v>
                </c:pt>
                <c:pt idx="41">
                  <c:v>-8.4932999999999995E-2</c:v>
                </c:pt>
                <c:pt idx="42">
                  <c:v>-0.24421300000000001</c:v>
                </c:pt>
                <c:pt idx="43">
                  <c:v>-0.66382099999999999</c:v>
                </c:pt>
                <c:pt idx="44">
                  <c:v>-0.37947999999999998</c:v>
                </c:pt>
                <c:pt idx="45">
                  <c:v>-0.64262699999999995</c:v>
                </c:pt>
                <c:pt idx="46">
                  <c:v>-0.18263499999999999</c:v>
                </c:pt>
                <c:pt idx="47">
                  <c:v>-0.43538199999999999</c:v>
                </c:pt>
                <c:pt idx="48">
                  <c:v>-0.51429999999999998</c:v>
                </c:pt>
                <c:pt idx="49">
                  <c:v>-1.157262</c:v>
                </c:pt>
                <c:pt idx="50">
                  <c:v>-0.49438300000000002</c:v>
                </c:pt>
                <c:pt idx="51">
                  <c:v>-0.86352899999999999</c:v>
                </c:pt>
                <c:pt idx="52">
                  <c:v>-0.24133199999999999</c:v>
                </c:pt>
                <c:pt idx="53">
                  <c:v>-0.364064</c:v>
                </c:pt>
                <c:pt idx="54">
                  <c:v>-0.187749</c:v>
                </c:pt>
                <c:pt idx="55">
                  <c:v>-0.51446700000000001</c:v>
                </c:pt>
                <c:pt idx="56">
                  <c:v>-0.33102700000000002</c:v>
                </c:pt>
                <c:pt idx="57">
                  <c:v>-0.61485400000000001</c:v>
                </c:pt>
                <c:pt idx="58">
                  <c:v>-0.20164199999999999</c:v>
                </c:pt>
                <c:pt idx="59">
                  <c:v>-0.28285399999999999</c:v>
                </c:pt>
                <c:pt idx="60">
                  <c:v>-0.18082999999999999</c:v>
                </c:pt>
                <c:pt idx="61">
                  <c:v>-0.54259500000000005</c:v>
                </c:pt>
                <c:pt idx="62">
                  <c:v>-0.20850199999999999</c:v>
                </c:pt>
                <c:pt idx="63">
                  <c:v>-7.2759000000000004E-2</c:v>
                </c:pt>
                <c:pt idx="64">
                  <c:v>3.3766999999999998E-2</c:v>
                </c:pt>
                <c:pt idx="65">
                  <c:v>-0.32840599999999998</c:v>
                </c:pt>
                <c:pt idx="66">
                  <c:v>-0.61751599999999995</c:v>
                </c:pt>
                <c:pt idx="67">
                  <c:v>-1.0589999999999999</c:v>
                </c:pt>
                <c:pt idx="68">
                  <c:v>-7.5132000000000004E-2</c:v>
                </c:pt>
                <c:pt idx="69">
                  <c:v>-4.1154999999999997E-2</c:v>
                </c:pt>
                <c:pt idx="70">
                  <c:v>8.9047000000000001E-2</c:v>
                </c:pt>
                <c:pt idx="71">
                  <c:v>5.8748000000000002E-2</c:v>
                </c:pt>
                <c:pt idx="72">
                  <c:v>-0.15018000000000001</c:v>
                </c:pt>
                <c:pt idx="73">
                  <c:v>-0.21632100000000001</c:v>
                </c:pt>
                <c:pt idx="74">
                  <c:v>3.4220000000000001E-3</c:v>
                </c:pt>
                <c:pt idx="75">
                  <c:v>-0.12107999999999999</c:v>
                </c:pt>
                <c:pt idx="76">
                  <c:v>-0.19692799999999999</c:v>
                </c:pt>
                <c:pt idx="77">
                  <c:v>-0.324486</c:v>
                </c:pt>
                <c:pt idx="78">
                  <c:v>-8.9653999999999998E-2</c:v>
                </c:pt>
                <c:pt idx="79">
                  <c:v>-0.195553</c:v>
                </c:pt>
                <c:pt idx="80">
                  <c:v>-7.1124000000000007E-2</c:v>
                </c:pt>
                <c:pt idx="81">
                  <c:v>-0.188916</c:v>
                </c:pt>
                <c:pt idx="82">
                  <c:v>-0.30543300000000001</c:v>
                </c:pt>
                <c:pt idx="83">
                  <c:v>-0.77751800000000004</c:v>
                </c:pt>
                <c:pt idx="84">
                  <c:v>-0.46256399999999998</c:v>
                </c:pt>
                <c:pt idx="85">
                  <c:v>-0.67718100000000003</c:v>
                </c:pt>
                <c:pt idx="86">
                  <c:v>-0.18732599999999999</c:v>
                </c:pt>
                <c:pt idx="87">
                  <c:v>-0.64170799999999995</c:v>
                </c:pt>
                <c:pt idx="88">
                  <c:v>-0.57581800000000005</c:v>
                </c:pt>
                <c:pt idx="89">
                  <c:v>-1.090824</c:v>
                </c:pt>
                <c:pt idx="90">
                  <c:v>-0.525621</c:v>
                </c:pt>
                <c:pt idx="91">
                  <c:v>-1.148757</c:v>
                </c:pt>
                <c:pt idx="92">
                  <c:v>-0.62091799999999997</c:v>
                </c:pt>
                <c:pt idx="93">
                  <c:v>-1.158868</c:v>
                </c:pt>
                <c:pt idx="94">
                  <c:v>-0.43536799999999998</c:v>
                </c:pt>
                <c:pt idx="95">
                  <c:v>-0.95223899999999995</c:v>
                </c:pt>
                <c:pt idx="96">
                  <c:v>-0.63034599999999996</c:v>
                </c:pt>
                <c:pt idx="97">
                  <c:v>-1.108468</c:v>
                </c:pt>
                <c:pt idx="98">
                  <c:v>-0.29410999999999998</c:v>
                </c:pt>
                <c:pt idx="99">
                  <c:v>-0.488228</c:v>
                </c:pt>
                <c:pt idx="100">
                  <c:v>3.8405000000000002E-2</c:v>
                </c:pt>
                <c:pt idx="101">
                  <c:v>0.306921</c:v>
                </c:pt>
                <c:pt idx="102">
                  <c:v>0.301205</c:v>
                </c:pt>
                <c:pt idx="103">
                  <c:v>0.629359</c:v>
                </c:pt>
                <c:pt idx="104">
                  <c:v>0.419711</c:v>
                </c:pt>
                <c:pt idx="105">
                  <c:v>0.86180299999999999</c:v>
                </c:pt>
                <c:pt idx="106">
                  <c:v>0.241982</c:v>
                </c:pt>
                <c:pt idx="107">
                  <c:v>0.504274</c:v>
                </c:pt>
                <c:pt idx="108">
                  <c:v>0.151033</c:v>
                </c:pt>
                <c:pt idx="109">
                  <c:v>0.23966899999999999</c:v>
                </c:pt>
                <c:pt idx="110">
                  <c:v>0.71626299999999998</c:v>
                </c:pt>
                <c:pt idx="111">
                  <c:v>2.1388660000000002</c:v>
                </c:pt>
                <c:pt idx="112">
                  <c:v>1.37355</c:v>
                </c:pt>
                <c:pt idx="113">
                  <c:v>2.8427690000000001</c:v>
                </c:pt>
                <c:pt idx="114">
                  <c:v>1.803871</c:v>
                </c:pt>
                <c:pt idx="115">
                  <c:v>3.5282689999999999</c:v>
                </c:pt>
                <c:pt idx="116">
                  <c:v>0.54459999999999997</c:v>
                </c:pt>
                <c:pt idx="117">
                  <c:v>0.18234600000000001</c:v>
                </c:pt>
                <c:pt idx="118">
                  <c:v>-0.42579299999999998</c:v>
                </c:pt>
                <c:pt idx="119">
                  <c:v>-0.78609899999999999</c:v>
                </c:pt>
                <c:pt idx="120">
                  <c:v>-0.42277399999999998</c:v>
                </c:pt>
                <c:pt idx="121">
                  <c:v>-0.80473099999999997</c:v>
                </c:pt>
                <c:pt idx="122">
                  <c:v>-0.31531500000000001</c:v>
                </c:pt>
                <c:pt idx="123">
                  <c:v>-0.71370699999999998</c:v>
                </c:pt>
                <c:pt idx="124">
                  <c:v>-0.40678199999999998</c:v>
                </c:pt>
                <c:pt idx="125">
                  <c:v>-0.76024199999999997</c:v>
                </c:pt>
                <c:pt idx="126">
                  <c:v>-0.44336300000000001</c:v>
                </c:pt>
                <c:pt idx="127">
                  <c:v>-1.086679</c:v>
                </c:pt>
                <c:pt idx="128">
                  <c:v>-0.64865200000000001</c:v>
                </c:pt>
                <c:pt idx="129">
                  <c:v>-1.0711090000000001</c:v>
                </c:pt>
                <c:pt idx="130">
                  <c:v>-0.30716300000000002</c:v>
                </c:pt>
                <c:pt idx="131">
                  <c:v>-0.67514799999999997</c:v>
                </c:pt>
                <c:pt idx="132">
                  <c:v>-0.40936800000000001</c:v>
                </c:pt>
                <c:pt idx="133">
                  <c:v>-0.72085999999999995</c:v>
                </c:pt>
                <c:pt idx="134">
                  <c:v>-0.33096199999999998</c:v>
                </c:pt>
                <c:pt idx="135">
                  <c:v>-0.82826699999999998</c:v>
                </c:pt>
                <c:pt idx="136">
                  <c:v>-0.50495100000000004</c:v>
                </c:pt>
                <c:pt idx="137">
                  <c:v>-0.65667600000000004</c:v>
                </c:pt>
                <c:pt idx="138">
                  <c:v>-4.1624000000000001E-2</c:v>
                </c:pt>
                <c:pt idx="139">
                  <c:v>-0.27521699999999999</c:v>
                </c:pt>
                <c:pt idx="140">
                  <c:v>-0.25978600000000002</c:v>
                </c:pt>
                <c:pt idx="141">
                  <c:v>-0.54620599999999997</c:v>
                </c:pt>
                <c:pt idx="142">
                  <c:v>-0.27181300000000003</c:v>
                </c:pt>
                <c:pt idx="143">
                  <c:v>-0.49983</c:v>
                </c:pt>
                <c:pt idx="144">
                  <c:v>-0.20070099999999999</c:v>
                </c:pt>
                <c:pt idx="145">
                  <c:v>-0.46030100000000002</c:v>
                </c:pt>
                <c:pt idx="146">
                  <c:v>-0.63649800000000001</c:v>
                </c:pt>
                <c:pt idx="147">
                  <c:v>-1.536114</c:v>
                </c:pt>
                <c:pt idx="148">
                  <c:v>-0.965418</c:v>
                </c:pt>
                <c:pt idx="149">
                  <c:v>-1.864179</c:v>
                </c:pt>
                <c:pt idx="150">
                  <c:v>-0.801145</c:v>
                </c:pt>
                <c:pt idx="151">
                  <c:v>-1.436358</c:v>
                </c:pt>
                <c:pt idx="152">
                  <c:v>-0.64021899999999998</c:v>
                </c:pt>
                <c:pt idx="153">
                  <c:v>-1.4207799999999999</c:v>
                </c:pt>
                <c:pt idx="154">
                  <c:v>-0.66706900000000002</c:v>
                </c:pt>
                <c:pt idx="155">
                  <c:v>-0.90122999999999998</c:v>
                </c:pt>
                <c:pt idx="156">
                  <c:v>0.33244899999999999</c:v>
                </c:pt>
                <c:pt idx="157">
                  <c:v>0.79939499999999997</c:v>
                </c:pt>
                <c:pt idx="158">
                  <c:v>0.58714699999999997</c:v>
                </c:pt>
                <c:pt idx="159">
                  <c:v>1.569787</c:v>
                </c:pt>
                <c:pt idx="160">
                  <c:v>1.4372119999999999</c:v>
                </c:pt>
                <c:pt idx="161">
                  <c:v>2.9091450000000001</c:v>
                </c:pt>
                <c:pt idx="162">
                  <c:v>0.98283500000000001</c:v>
                </c:pt>
                <c:pt idx="163">
                  <c:v>1.866268</c:v>
                </c:pt>
                <c:pt idx="164">
                  <c:v>1.8374470000000001</c:v>
                </c:pt>
                <c:pt idx="165">
                  <c:v>4.492464</c:v>
                </c:pt>
                <c:pt idx="166">
                  <c:v>2.2358799999999999</c:v>
                </c:pt>
                <c:pt idx="167">
                  <c:v>3.6358199999999998</c:v>
                </c:pt>
                <c:pt idx="168">
                  <c:v>1.099488</c:v>
                </c:pt>
                <c:pt idx="169">
                  <c:v>2.8206690000000001</c:v>
                </c:pt>
                <c:pt idx="170">
                  <c:v>2.6488909999999999</c:v>
                </c:pt>
                <c:pt idx="171">
                  <c:v>5.6822340000000002</c:v>
                </c:pt>
                <c:pt idx="172">
                  <c:v>2.766969</c:v>
                </c:pt>
                <c:pt idx="173">
                  <c:v>5.2208860000000001</c:v>
                </c:pt>
                <c:pt idx="174">
                  <c:v>2.0463290000000001</c:v>
                </c:pt>
                <c:pt idx="175">
                  <c:v>3.5784560000000001</c:v>
                </c:pt>
                <c:pt idx="176">
                  <c:v>1.3931480000000001</c:v>
                </c:pt>
                <c:pt idx="177">
                  <c:v>2.3727179999999999</c:v>
                </c:pt>
                <c:pt idx="178">
                  <c:v>0.58708499999999997</c:v>
                </c:pt>
                <c:pt idx="179">
                  <c:v>1.6888000000000001</c:v>
                </c:pt>
                <c:pt idx="180">
                  <c:v>1.9190389999999999</c:v>
                </c:pt>
                <c:pt idx="181">
                  <c:v>3.4465080000000001</c:v>
                </c:pt>
                <c:pt idx="182">
                  <c:v>0.36679400000000001</c:v>
                </c:pt>
                <c:pt idx="183">
                  <c:v>-4.8830999999999999E-2</c:v>
                </c:pt>
                <c:pt idx="184">
                  <c:v>-0.81558799999999998</c:v>
                </c:pt>
                <c:pt idx="185">
                  <c:v>-1.796017</c:v>
                </c:pt>
                <c:pt idx="186">
                  <c:v>-0.91323399999999999</c:v>
                </c:pt>
                <c:pt idx="187">
                  <c:v>-1.612493</c:v>
                </c:pt>
                <c:pt idx="188">
                  <c:v>-0.55305800000000005</c:v>
                </c:pt>
                <c:pt idx="189">
                  <c:v>-0.88086799999999998</c:v>
                </c:pt>
                <c:pt idx="190">
                  <c:v>0.18607899999999999</c:v>
                </c:pt>
                <c:pt idx="191">
                  <c:v>0.58534600000000003</c:v>
                </c:pt>
                <c:pt idx="192">
                  <c:v>-6.6407999999999995E-2</c:v>
                </c:pt>
                <c:pt idx="193">
                  <c:v>-0.84392900000000004</c:v>
                </c:pt>
                <c:pt idx="194">
                  <c:v>-1.3538250000000001</c:v>
                </c:pt>
                <c:pt idx="195">
                  <c:v>-2.8476210000000002</c:v>
                </c:pt>
                <c:pt idx="196">
                  <c:v>-1.4174720000000001</c:v>
                </c:pt>
                <c:pt idx="197">
                  <c:v>-3.0061529999999999</c:v>
                </c:pt>
                <c:pt idx="198">
                  <c:v>-1.952434</c:v>
                </c:pt>
                <c:pt idx="199">
                  <c:v>-4.314851</c:v>
                </c:pt>
                <c:pt idx="200">
                  <c:v>-2.7702040000000001</c:v>
                </c:pt>
                <c:pt idx="201">
                  <c:v>-5.4839570000000002</c:v>
                </c:pt>
                <c:pt idx="202">
                  <c:v>-2.0172680000000001</c:v>
                </c:pt>
                <c:pt idx="203">
                  <c:v>-3.1721599999999999</c:v>
                </c:pt>
                <c:pt idx="204">
                  <c:v>-0.64271699999999998</c:v>
                </c:pt>
                <c:pt idx="205">
                  <c:v>-1.1127549999999999</c:v>
                </c:pt>
                <c:pt idx="206">
                  <c:v>-5.5059999999999998E-2</c:v>
                </c:pt>
                <c:pt idx="207">
                  <c:v>0.93685499999999999</c:v>
                </c:pt>
                <c:pt idx="208">
                  <c:v>2.1470760000000002</c:v>
                </c:pt>
                <c:pt idx="209">
                  <c:v>4.2379530000000001</c:v>
                </c:pt>
                <c:pt idx="210">
                  <c:v>1.8003640000000001</c:v>
                </c:pt>
                <c:pt idx="211">
                  <c:v>4.7075529999999999</c:v>
                </c:pt>
                <c:pt idx="212">
                  <c:v>4.385942</c:v>
                </c:pt>
                <c:pt idx="213">
                  <c:v>9.0263290000000005</c:v>
                </c:pt>
                <c:pt idx="214">
                  <c:v>4.1336950000000003</c:v>
                </c:pt>
                <c:pt idx="215">
                  <c:v>8.678464</c:v>
                </c:pt>
                <c:pt idx="216">
                  <c:v>5.3220700000000001</c:v>
                </c:pt>
                <c:pt idx="217">
                  <c:v>11.138496999999999</c:v>
                </c:pt>
                <c:pt idx="218">
                  <c:v>5.0833000000000004</c:v>
                </c:pt>
                <c:pt idx="219">
                  <c:v>8.8522459999999992</c:v>
                </c:pt>
                <c:pt idx="220">
                  <c:v>3.481411</c:v>
                </c:pt>
                <c:pt idx="221">
                  <c:v>8.5378380000000007</c:v>
                </c:pt>
                <c:pt idx="222">
                  <c:v>5.8888569999999998</c:v>
                </c:pt>
                <c:pt idx="223">
                  <c:v>11.155383</c:v>
                </c:pt>
                <c:pt idx="224">
                  <c:v>4.3280649999999996</c:v>
                </c:pt>
                <c:pt idx="225">
                  <c:v>7.9772020000000001</c:v>
                </c:pt>
                <c:pt idx="226">
                  <c:v>3.9280360000000001</c:v>
                </c:pt>
                <c:pt idx="227">
                  <c:v>8.5784559999999992</c:v>
                </c:pt>
                <c:pt idx="228">
                  <c:v>4.479031</c:v>
                </c:pt>
                <c:pt idx="229">
                  <c:v>8.2797079999999994</c:v>
                </c:pt>
                <c:pt idx="230">
                  <c:v>3.1081319999999999</c:v>
                </c:pt>
                <c:pt idx="231">
                  <c:v>5.6806200000000002</c:v>
                </c:pt>
                <c:pt idx="232">
                  <c:v>2.5438540000000001</c:v>
                </c:pt>
                <c:pt idx="233">
                  <c:v>4.9869719999999997</c:v>
                </c:pt>
                <c:pt idx="234">
                  <c:v>1.535806</c:v>
                </c:pt>
                <c:pt idx="235">
                  <c:v>1.9432210000000001</c:v>
                </c:pt>
                <c:pt idx="236">
                  <c:v>-0.323158</c:v>
                </c:pt>
                <c:pt idx="237">
                  <c:v>-0.97465599999999997</c:v>
                </c:pt>
                <c:pt idx="238">
                  <c:v>-1.0559430000000001</c:v>
                </c:pt>
                <c:pt idx="239">
                  <c:v>-2.7364459999999999</c:v>
                </c:pt>
                <c:pt idx="240">
                  <c:v>-1.988899</c:v>
                </c:pt>
                <c:pt idx="241">
                  <c:v>-4.0399010000000004</c:v>
                </c:pt>
                <c:pt idx="242">
                  <c:v>-2.2065670000000002</c:v>
                </c:pt>
                <c:pt idx="243">
                  <c:v>-4.44095</c:v>
                </c:pt>
                <c:pt idx="244">
                  <c:v>-1.836741</c:v>
                </c:pt>
                <c:pt idx="245">
                  <c:v>-3.6494620000000002</c:v>
                </c:pt>
                <c:pt idx="246">
                  <c:v>-1.8669</c:v>
                </c:pt>
                <c:pt idx="247">
                  <c:v>-3.465309</c:v>
                </c:pt>
                <c:pt idx="248">
                  <c:v>-1.3137620000000001</c:v>
                </c:pt>
                <c:pt idx="249">
                  <c:v>-2.5228449999999998</c:v>
                </c:pt>
                <c:pt idx="250">
                  <c:v>-1.153257</c:v>
                </c:pt>
                <c:pt idx="251">
                  <c:v>-2.36538</c:v>
                </c:pt>
                <c:pt idx="252">
                  <c:v>-1.1021810000000001</c:v>
                </c:pt>
                <c:pt idx="253">
                  <c:v>-1.933635</c:v>
                </c:pt>
                <c:pt idx="254">
                  <c:v>-0.77168099999999995</c:v>
                </c:pt>
                <c:pt idx="255">
                  <c:v>-1.684628</c:v>
                </c:pt>
                <c:pt idx="256">
                  <c:v>-1.0963020000000001</c:v>
                </c:pt>
                <c:pt idx="257">
                  <c:v>-2.1928890000000001</c:v>
                </c:pt>
                <c:pt idx="258">
                  <c:v>-0.94951700000000006</c:v>
                </c:pt>
                <c:pt idx="259">
                  <c:v>-1.4497100000000001</c:v>
                </c:pt>
                <c:pt idx="260">
                  <c:v>-0.225026</c:v>
                </c:pt>
                <c:pt idx="261">
                  <c:v>-0.73130600000000001</c:v>
                </c:pt>
                <c:pt idx="262">
                  <c:v>-1.1092029999999999</c:v>
                </c:pt>
                <c:pt idx="263">
                  <c:v>-2.5871379999999999</c:v>
                </c:pt>
                <c:pt idx="264">
                  <c:v>-1.182904</c:v>
                </c:pt>
                <c:pt idx="265">
                  <c:v>-1.9683090000000001</c:v>
                </c:pt>
                <c:pt idx="266">
                  <c:v>-1.0211209999999999</c:v>
                </c:pt>
                <c:pt idx="267">
                  <c:v>-2.6337760000000001</c:v>
                </c:pt>
                <c:pt idx="268">
                  <c:v>-2.1066769999999999</c:v>
                </c:pt>
                <c:pt idx="269">
                  <c:v>-4.0528069999999996</c:v>
                </c:pt>
                <c:pt idx="270">
                  <c:v>-1.154339</c:v>
                </c:pt>
                <c:pt idx="271">
                  <c:v>-1.738826</c:v>
                </c:pt>
                <c:pt idx="272">
                  <c:v>-0.567411</c:v>
                </c:pt>
                <c:pt idx="273">
                  <c:v>-1.3437539999999999</c:v>
                </c:pt>
                <c:pt idx="274">
                  <c:v>-0.67736099999999999</c:v>
                </c:pt>
                <c:pt idx="275">
                  <c:v>-0.96496499999999996</c:v>
                </c:pt>
                <c:pt idx="276">
                  <c:v>0.415661</c:v>
                </c:pt>
                <c:pt idx="277">
                  <c:v>1.571785</c:v>
                </c:pt>
                <c:pt idx="278">
                  <c:v>1.5716650000000001</c:v>
                </c:pt>
                <c:pt idx="279">
                  <c:v>3.3812690000000001</c:v>
                </c:pt>
                <c:pt idx="280">
                  <c:v>2.2567409999999999</c:v>
                </c:pt>
                <c:pt idx="281">
                  <c:v>5.0019819999999999</c:v>
                </c:pt>
                <c:pt idx="282">
                  <c:v>2.4205220000000001</c:v>
                </c:pt>
                <c:pt idx="283">
                  <c:v>4.0869840000000002</c:v>
                </c:pt>
                <c:pt idx="284">
                  <c:v>1.4845630000000001</c:v>
                </c:pt>
                <c:pt idx="285">
                  <c:v>3.9647559999999999</c:v>
                </c:pt>
                <c:pt idx="286">
                  <c:v>3.5738699999999999</c:v>
                </c:pt>
                <c:pt idx="287">
                  <c:v>6.9911799999999999</c:v>
                </c:pt>
                <c:pt idx="288">
                  <c:v>3.3209469999999999</c:v>
                </c:pt>
                <c:pt idx="289">
                  <c:v>7.6316540000000002</c:v>
                </c:pt>
                <c:pt idx="290">
                  <c:v>5.1637560000000002</c:v>
                </c:pt>
                <c:pt idx="291">
                  <c:v>9.8528079999999996</c:v>
                </c:pt>
                <c:pt idx="292">
                  <c:v>3.795563</c:v>
                </c:pt>
                <c:pt idx="293">
                  <c:v>7.3043930000000001</c:v>
                </c:pt>
                <c:pt idx="294">
                  <c:v>4.4351779999999996</c:v>
                </c:pt>
                <c:pt idx="295">
                  <c:v>9.0591279999999994</c:v>
                </c:pt>
                <c:pt idx="296">
                  <c:v>3.807385</c:v>
                </c:pt>
                <c:pt idx="297">
                  <c:v>6.8077129999999997</c:v>
                </c:pt>
                <c:pt idx="298">
                  <c:v>2.9429430000000001</c:v>
                </c:pt>
                <c:pt idx="299">
                  <c:v>6.9231480000000003</c:v>
                </c:pt>
                <c:pt idx="300">
                  <c:v>4.0115280000000002</c:v>
                </c:pt>
                <c:pt idx="301">
                  <c:v>7.5417569999999996</c:v>
                </c:pt>
                <c:pt idx="302">
                  <c:v>3.4160490000000001</c:v>
                </c:pt>
                <c:pt idx="303">
                  <c:v>6.8448250000000002</c:v>
                </c:pt>
                <c:pt idx="304">
                  <c:v>3.0553029999999999</c:v>
                </c:pt>
                <c:pt idx="305">
                  <c:v>5.0063649999999997</c:v>
                </c:pt>
                <c:pt idx="306">
                  <c:v>0.92875600000000003</c:v>
                </c:pt>
                <c:pt idx="307">
                  <c:v>1.219484</c:v>
                </c:pt>
                <c:pt idx="308">
                  <c:v>0.15223600000000001</c:v>
                </c:pt>
                <c:pt idx="309">
                  <c:v>0.203678</c:v>
                </c:pt>
                <c:pt idx="310">
                  <c:v>-0.41501199999999999</c:v>
                </c:pt>
                <c:pt idx="311">
                  <c:v>-1.7372810000000001</c:v>
                </c:pt>
                <c:pt idx="312">
                  <c:v>-2.0202309999999999</c:v>
                </c:pt>
                <c:pt idx="313">
                  <c:v>-4.1352779999999996</c:v>
                </c:pt>
                <c:pt idx="314">
                  <c:v>-1.8090489999999999</c:v>
                </c:pt>
                <c:pt idx="315">
                  <c:v>-3.290664</c:v>
                </c:pt>
                <c:pt idx="316">
                  <c:v>-1.3650949999999999</c:v>
                </c:pt>
                <c:pt idx="317">
                  <c:v>-2.4754999999999998</c:v>
                </c:pt>
                <c:pt idx="318">
                  <c:v>-0.77925800000000001</c:v>
                </c:pt>
                <c:pt idx="319">
                  <c:v>-0.99395500000000003</c:v>
                </c:pt>
                <c:pt idx="320">
                  <c:v>0.408443</c:v>
                </c:pt>
                <c:pt idx="321">
                  <c:v>1.161297</c:v>
                </c:pt>
                <c:pt idx="322">
                  <c:v>0.87028899999999998</c:v>
                </c:pt>
                <c:pt idx="323">
                  <c:v>1.6992069999999999</c:v>
                </c:pt>
                <c:pt idx="324">
                  <c:v>0.598553</c:v>
                </c:pt>
                <c:pt idx="325">
                  <c:v>1.1902950000000001</c:v>
                </c:pt>
                <c:pt idx="326">
                  <c:v>0.93588499999999997</c:v>
                </c:pt>
                <c:pt idx="327">
                  <c:v>1.932372</c:v>
                </c:pt>
                <c:pt idx="328">
                  <c:v>0.80962500000000004</c:v>
                </c:pt>
                <c:pt idx="329">
                  <c:v>1.304994</c:v>
                </c:pt>
                <c:pt idx="330">
                  <c:v>0.34834599999999999</c:v>
                </c:pt>
                <c:pt idx="331">
                  <c:v>0.68914600000000004</c:v>
                </c:pt>
                <c:pt idx="332">
                  <c:v>8.4488999999999995E-2</c:v>
                </c:pt>
                <c:pt idx="333">
                  <c:v>-0.16298199999999999</c:v>
                </c:pt>
                <c:pt idx="334">
                  <c:v>-0.32611400000000001</c:v>
                </c:pt>
                <c:pt idx="335">
                  <c:v>-0.78533500000000001</c:v>
                </c:pt>
                <c:pt idx="336">
                  <c:v>-0.61172800000000005</c:v>
                </c:pt>
                <c:pt idx="337">
                  <c:v>-1.265064</c:v>
                </c:pt>
                <c:pt idx="338">
                  <c:v>-0.57714299999999996</c:v>
                </c:pt>
                <c:pt idx="339">
                  <c:v>-1.0575619999999999</c:v>
                </c:pt>
                <c:pt idx="340">
                  <c:v>-0.51345700000000005</c:v>
                </c:pt>
                <c:pt idx="341">
                  <c:v>-0.87905100000000003</c:v>
                </c:pt>
                <c:pt idx="342">
                  <c:v>2.6595000000000001E-2</c:v>
                </c:pt>
                <c:pt idx="343">
                  <c:v>0.15079600000000001</c:v>
                </c:pt>
                <c:pt idx="344">
                  <c:v>0.31077900000000003</c:v>
                </c:pt>
                <c:pt idx="345">
                  <c:v>0.94117200000000001</c:v>
                </c:pt>
                <c:pt idx="346">
                  <c:v>0.89572799999999997</c:v>
                </c:pt>
                <c:pt idx="347">
                  <c:v>1.988</c:v>
                </c:pt>
                <c:pt idx="348">
                  <c:v>1.256329</c:v>
                </c:pt>
                <c:pt idx="349">
                  <c:v>2.8002980000000002</c:v>
                </c:pt>
                <c:pt idx="350">
                  <c:v>1.743614</c:v>
                </c:pt>
                <c:pt idx="351">
                  <c:v>3.5257679999999998</c:v>
                </c:pt>
                <c:pt idx="352">
                  <c:v>1.734988</c:v>
                </c:pt>
                <c:pt idx="353">
                  <c:v>3.7741099999999999</c:v>
                </c:pt>
                <c:pt idx="354">
                  <c:v>2.505198</c:v>
                </c:pt>
                <c:pt idx="355">
                  <c:v>5.1616200000000001</c:v>
                </c:pt>
                <c:pt idx="356">
                  <c:v>2.7231679999999998</c:v>
                </c:pt>
                <c:pt idx="357">
                  <c:v>5.6810780000000003</c:v>
                </c:pt>
                <c:pt idx="358">
                  <c:v>3.316614</c:v>
                </c:pt>
                <c:pt idx="359">
                  <c:v>6.9079940000000004</c:v>
                </c:pt>
                <c:pt idx="360">
                  <c:v>3.7474150000000002</c:v>
                </c:pt>
                <c:pt idx="361">
                  <c:v>7.4131929999999997</c:v>
                </c:pt>
                <c:pt idx="362">
                  <c:v>3.4729230000000002</c:v>
                </c:pt>
                <c:pt idx="363">
                  <c:v>6.9427019999999997</c:v>
                </c:pt>
                <c:pt idx="364">
                  <c:v>3.504143</c:v>
                </c:pt>
                <c:pt idx="365">
                  <c:v>7.1362180000000004</c:v>
                </c:pt>
                <c:pt idx="366">
                  <c:v>3.517109</c:v>
                </c:pt>
                <c:pt idx="367">
                  <c:v>6.6289990000000003</c:v>
                </c:pt>
                <c:pt idx="368">
                  <c:v>3.237895</c:v>
                </c:pt>
                <c:pt idx="369">
                  <c:v>6.7787420000000003</c:v>
                </c:pt>
                <c:pt idx="370">
                  <c:v>3.8469920000000002</c:v>
                </c:pt>
                <c:pt idx="371">
                  <c:v>7.6519380000000004</c:v>
                </c:pt>
                <c:pt idx="372">
                  <c:v>3.6422180000000002</c:v>
                </c:pt>
                <c:pt idx="373">
                  <c:v>6.4755130000000003</c:v>
                </c:pt>
                <c:pt idx="374">
                  <c:v>2.0658850000000002</c:v>
                </c:pt>
                <c:pt idx="375">
                  <c:v>3.9308070000000002</c:v>
                </c:pt>
                <c:pt idx="376">
                  <c:v>1.5846640000000001</c:v>
                </c:pt>
                <c:pt idx="377">
                  <c:v>2.4135499999999999</c:v>
                </c:pt>
                <c:pt idx="378">
                  <c:v>0.15326600000000001</c:v>
                </c:pt>
                <c:pt idx="379">
                  <c:v>0.64229400000000003</c:v>
                </c:pt>
                <c:pt idx="380">
                  <c:v>0.65572200000000003</c:v>
                </c:pt>
                <c:pt idx="381">
                  <c:v>0.64708200000000005</c:v>
                </c:pt>
                <c:pt idx="382">
                  <c:v>-0.66201200000000004</c:v>
                </c:pt>
                <c:pt idx="383">
                  <c:v>-1.214164</c:v>
                </c:pt>
                <c:pt idx="384">
                  <c:v>-0.39580500000000002</c:v>
                </c:pt>
                <c:pt idx="385">
                  <c:v>-0.62009499999999995</c:v>
                </c:pt>
                <c:pt idx="386">
                  <c:v>0.10788399999999999</c:v>
                </c:pt>
                <c:pt idx="387">
                  <c:v>0.48785000000000001</c:v>
                </c:pt>
                <c:pt idx="388">
                  <c:v>0.645208</c:v>
                </c:pt>
                <c:pt idx="389">
                  <c:v>1.3200149999999999</c:v>
                </c:pt>
                <c:pt idx="390">
                  <c:v>0.64900100000000005</c:v>
                </c:pt>
                <c:pt idx="391">
                  <c:v>1.1545559999999999</c:v>
                </c:pt>
                <c:pt idx="392">
                  <c:v>0.27545199999999997</c:v>
                </c:pt>
                <c:pt idx="393">
                  <c:v>0.53088199999999997</c:v>
                </c:pt>
                <c:pt idx="394">
                  <c:v>8.5986999999999994E-2</c:v>
                </c:pt>
                <c:pt idx="395">
                  <c:v>-0.34992600000000001</c:v>
                </c:pt>
                <c:pt idx="396">
                  <c:v>-0.61264700000000005</c:v>
                </c:pt>
                <c:pt idx="397">
                  <c:v>-1.0958270000000001</c:v>
                </c:pt>
                <c:pt idx="398">
                  <c:v>-0.53181800000000001</c:v>
                </c:pt>
                <c:pt idx="399">
                  <c:v>-1.4619599999999999</c:v>
                </c:pt>
                <c:pt idx="400">
                  <c:v>-1.43252</c:v>
                </c:pt>
                <c:pt idx="401">
                  <c:v>-3.3015150000000002</c:v>
                </c:pt>
                <c:pt idx="402">
                  <c:v>-2.0349010000000001</c:v>
                </c:pt>
                <c:pt idx="403">
                  <c:v>-3.748974</c:v>
                </c:pt>
                <c:pt idx="404">
                  <c:v>-1.3897999999999999</c:v>
                </c:pt>
                <c:pt idx="405">
                  <c:v>-2.9608979999999998</c:v>
                </c:pt>
                <c:pt idx="406">
                  <c:v>-2.1716820000000001</c:v>
                </c:pt>
                <c:pt idx="407">
                  <c:v>-4.3536390000000003</c:v>
                </c:pt>
                <c:pt idx="408">
                  <c:v>-1.3073060000000001</c:v>
                </c:pt>
                <c:pt idx="409">
                  <c:v>-1.6351739999999999</c:v>
                </c:pt>
                <c:pt idx="410">
                  <c:v>6.1934000000000003E-2</c:v>
                </c:pt>
                <c:pt idx="411">
                  <c:v>0.46533400000000003</c:v>
                </c:pt>
                <c:pt idx="412">
                  <c:v>0.80608800000000003</c:v>
                </c:pt>
                <c:pt idx="413">
                  <c:v>1.7880510000000001</c:v>
                </c:pt>
                <c:pt idx="414">
                  <c:v>0.96874499999999997</c:v>
                </c:pt>
                <c:pt idx="415">
                  <c:v>2.3305639999999999</c:v>
                </c:pt>
                <c:pt idx="416">
                  <c:v>2.0275370000000001</c:v>
                </c:pt>
                <c:pt idx="417">
                  <c:v>4.4391800000000003</c:v>
                </c:pt>
                <c:pt idx="418">
                  <c:v>2.3574549999999999</c:v>
                </c:pt>
                <c:pt idx="419">
                  <c:v>4.7587910000000004</c:v>
                </c:pt>
                <c:pt idx="420">
                  <c:v>3.135195</c:v>
                </c:pt>
                <c:pt idx="421">
                  <c:v>6.6444229999999997</c:v>
                </c:pt>
                <c:pt idx="422">
                  <c:v>3.0634980000000001</c:v>
                </c:pt>
                <c:pt idx="423">
                  <c:v>5.9933949999999996</c:v>
                </c:pt>
                <c:pt idx="424">
                  <c:v>3.482615</c:v>
                </c:pt>
                <c:pt idx="425">
                  <c:v>7.2404149999999996</c:v>
                </c:pt>
                <c:pt idx="426">
                  <c:v>3.0164110000000002</c:v>
                </c:pt>
                <c:pt idx="427">
                  <c:v>5.3996110000000002</c:v>
                </c:pt>
                <c:pt idx="428">
                  <c:v>2.7673399999999999</c:v>
                </c:pt>
                <c:pt idx="429">
                  <c:v>6.3739309999999998</c:v>
                </c:pt>
                <c:pt idx="430">
                  <c:v>3.6307170000000002</c:v>
                </c:pt>
                <c:pt idx="431">
                  <c:v>6.260929</c:v>
                </c:pt>
                <c:pt idx="432">
                  <c:v>1.8427210000000001</c:v>
                </c:pt>
                <c:pt idx="433">
                  <c:v>4.3704470000000004</c:v>
                </c:pt>
                <c:pt idx="434">
                  <c:v>3.095542</c:v>
                </c:pt>
                <c:pt idx="435">
                  <c:v>5.8657199999999996</c:v>
                </c:pt>
                <c:pt idx="436">
                  <c:v>1.8788020000000001</c:v>
                </c:pt>
                <c:pt idx="437">
                  <c:v>3.7256659999999999</c:v>
                </c:pt>
                <c:pt idx="438">
                  <c:v>3.5011359999999998</c:v>
                </c:pt>
                <c:pt idx="439">
                  <c:v>7.7011370000000001</c:v>
                </c:pt>
                <c:pt idx="440">
                  <c:v>3.5957759999999999</c:v>
                </c:pt>
                <c:pt idx="441">
                  <c:v>5.8643780000000003</c:v>
                </c:pt>
                <c:pt idx="442">
                  <c:v>1.6245130000000001</c:v>
                </c:pt>
                <c:pt idx="443">
                  <c:v>4.3773429999999998</c:v>
                </c:pt>
                <c:pt idx="444">
                  <c:v>2.976235</c:v>
                </c:pt>
                <c:pt idx="445">
                  <c:v>5.0443069999999999</c:v>
                </c:pt>
                <c:pt idx="446">
                  <c:v>1.0190140000000001</c:v>
                </c:pt>
                <c:pt idx="447">
                  <c:v>1.5513250000000001</c:v>
                </c:pt>
                <c:pt idx="448">
                  <c:v>0.88989300000000005</c:v>
                </c:pt>
                <c:pt idx="449">
                  <c:v>1.914283</c:v>
                </c:pt>
                <c:pt idx="450">
                  <c:v>0.42854799999999998</c:v>
                </c:pt>
                <c:pt idx="451">
                  <c:v>9.5387E-2</c:v>
                </c:pt>
                <c:pt idx="452">
                  <c:v>-0.72991799999999996</c:v>
                </c:pt>
                <c:pt idx="453">
                  <c:v>-1.2714890000000001</c:v>
                </c:pt>
                <c:pt idx="454">
                  <c:v>-0.61450499999999997</c:v>
                </c:pt>
                <c:pt idx="455">
                  <c:v>-1.5700430000000001</c:v>
                </c:pt>
                <c:pt idx="456">
                  <c:v>-0.972862</c:v>
                </c:pt>
                <c:pt idx="457">
                  <c:v>-1.788888</c:v>
                </c:pt>
                <c:pt idx="458">
                  <c:v>-0.70079899999999995</c:v>
                </c:pt>
                <c:pt idx="459">
                  <c:v>-1.110142</c:v>
                </c:pt>
                <c:pt idx="460">
                  <c:v>6.2923999999999994E-2</c:v>
                </c:pt>
                <c:pt idx="461">
                  <c:v>0.40164299999999997</c:v>
                </c:pt>
                <c:pt idx="462">
                  <c:v>0.12501399999999999</c:v>
                </c:pt>
                <c:pt idx="463">
                  <c:v>-0.11795899999999999</c:v>
                </c:pt>
                <c:pt idx="464">
                  <c:v>-0.254722</c:v>
                </c:pt>
                <c:pt idx="465">
                  <c:v>-0.53403199999999995</c:v>
                </c:pt>
                <c:pt idx="466">
                  <c:v>-0.458314</c:v>
                </c:pt>
                <c:pt idx="467">
                  <c:v>-1.092214</c:v>
                </c:pt>
                <c:pt idx="468">
                  <c:v>-0.58893399999999996</c:v>
                </c:pt>
                <c:pt idx="469">
                  <c:v>-0.955932</c:v>
                </c:pt>
                <c:pt idx="470">
                  <c:v>-0.24148</c:v>
                </c:pt>
                <c:pt idx="471">
                  <c:v>-0.72999700000000001</c:v>
                </c:pt>
                <c:pt idx="472">
                  <c:v>-0.83820499999999998</c:v>
                </c:pt>
                <c:pt idx="473">
                  <c:v>-1.721689</c:v>
                </c:pt>
                <c:pt idx="474">
                  <c:v>-0.51701699999999995</c:v>
                </c:pt>
                <c:pt idx="475">
                  <c:v>-0.79686800000000002</c:v>
                </c:pt>
                <c:pt idx="476">
                  <c:v>-0.48726799999999998</c:v>
                </c:pt>
                <c:pt idx="477">
                  <c:v>-1.3909480000000001</c:v>
                </c:pt>
                <c:pt idx="478">
                  <c:v>-1.281145</c:v>
                </c:pt>
                <c:pt idx="479">
                  <c:v>-2.4909759999999999</c:v>
                </c:pt>
                <c:pt idx="480">
                  <c:v>-0.65247999999999995</c:v>
                </c:pt>
                <c:pt idx="481">
                  <c:v>-0.38606800000000002</c:v>
                </c:pt>
                <c:pt idx="482">
                  <c:v>1.3348469999999999</c:v>
                </c:pt>
                <c:pt idx="483">
                  <c:v>3.447063</c:v>
                </c:pt>
                <c:pt idx="484">
                  <c:v>2.671675</c:v>
                </c:pt>
                <c:pt idx="485">
                  <c:v>5.2554460000000001</c:v>
                </c:pt>
                <c:pt idx="486">
                  <c:v>2.4815390000000002</c:v>
                </c:pt>
                <c:pt idx="487">
                  <c:v>5.6402650000000003</c:v>
                </c:pt>
                <c:pt idx="488">
                  <c:v>4.3041499999999999</c:v>
                </c:pt>
                <c:pt idx="489">
                  <c:v>9.132085</c:v>
                </c:pt>
                <c:pt idx="490">
                  <c:v>4.2230059999999998</c:v>
                </c:pt>
                <c:pt idx="491">
                  <c:v>7.7399380000000004</c:v>
                </c:pt>
                <c:pt idx="492">
                  <c:v>3.203881</c:v>
                </c:pt>
                <c:pt idx="493">
                  <c:v>6.0824660000000002</c:v>
                </c:pt>
                <c:pt idx="494">
                  <c:v>2.3128329999999999</c:v>
                </c:pt>
                <c:pt idx="495">
                  <c:v>3.935559</c:v>
                </c:pt>
                <c:pt idx="496">
                  <c:v>1.215592</c:v>
                </c:pt>
                <c:pt idx="497">
                  <c:v>2.1043120000000002</c:v>
                </c:pt>
                <c:pt idx="498">
                  <c:v>0.18671199999999999</c:v>
                </c:pt>
                <c:pt idx="499">
                  <c:v>-0.50256800000000001</c:v>
                </c:pt>
                <c:pt idx="500">
                  <c:v>-0.98657499999999998</c:v>
                </c:pt>
                <c:pt idx="501">
                  <c:v>-1.700863</c:v>
                </c:pt>
                <c:pt idx="502">
                  <c:v>-0.32431399999999999</c:v>
                </c:pt>
                <c:pt idx="503">
                  <c:v>-0.51194200000000001</c:v>
                </c:pt>
                <c:pt idx="504">
                  <c:v>-0.48871399999999998</c:v>
                </c:pt>
                <c:pt idx="505">
                  <c:v>-1.3535219999999999</c:v>
                </c:pt>
                <c:pt idx="506">
                  <c:v>-1.283352</c:v>
                </c:pt>
                <c:pt idx="507">
                  <c:v>-3.0614530000000002</c:v>
                </c:pt>
                <c:pt idx="508">
                  <c:v>-2.0077669999999999</c:v>
                </c:pt>
                <c:pt idx="509">
                  <c:v>-3.612412</c:v>
                </c:pt>
                <c:pt idx="510">
                  <c:v>-1.0640430000000001</c:v>
                </c:pt>
                <c:pt idx="511">
                  <c:v>-1.9787300000000001</c:v>
                </c:pt>
                <c:pt idx="512">
                  <c:v>-1.1633990000000001</c:v>
                </c:pt>
                <c:pt idx="513">
                  <c:v>-2.624171</c:v>
                </c:pt>
                <c:pt idx="514">
                  <c:v>-1.284629</c:v>
                </c:pt>
                <c:pt idx="515">
                  <c:v>-2.2308219999999999</c:v>
                </c:pt>
                <c:pt idx="516">
                  <c:v>-0.94636900000000002</c:v>
                </c:pt>
                <c:pt idx="517">
                  <c:v>-1.7943199999999999</c:v>
                </c:pt>
                <c:pt idx="518">
                  <c:v>-0.124679</c:v>
                </c:pt>
                <c:pt idx="519">
                  <c:v>1.0256940000000001</c:v>
                </c:pt>
                <c:pt idx="520">
                  <c:v>2.2358150000000001</c:v>
                </c:pt>
                <c:pt idx="521">
                  <c:v>4.6973779999999996</c:v>
                </c:pt>
                <c:pt idx="522">
                  <c:v>2.3324410000000002</c:v>
                </c:pt>
                <c:pt idx="523">
                  <c:v>4.492928</c:v>
                </c:pt>
                <c:pt idx="524">
                  <c:v>2.047301</c:v>
                </c:pt>
                <c:pt idx="525">
                  <c:v>4.0794759999999997</c:v>
                </c:pt>
                <c:pt idx="526">
                  <c:v>1.919891</c:v>
                </c:pt>
                <c:pt idx="527">
                  <c:v>3.6989429999999999</c:v>
                </c:pt>
                <c:pt idx="528">
                  <c:v>1.6118589999999999</c:v>
                </c:pt>
                <c:pt idx="529">
                  <c:v>3.1328130000000001</c:v>
                </c:pt>
                <c:pt idx="530">
                  <c:v>1.520178</c:v>
                </c:pt>
                <c:pt idx="531">
                  <c:v>2.9084050000000001</c:v>
                </c:pt>
                <c:pt idx="532">
                  <c:v>1.187171</c:v>
                </c:pt>
                <c:pt idx="533">
                  <c:v>2.0647259999999998</c:v>
                </c:pt>
                <c:pt idx="534">
                  <c:v>0.63561199999999995</c:v>
                </c:pt>
                <c:pt idx="535">
                  <c:v>1.209219</c:v>
                </c:pt>
                <c:pt idx="536">
                  <c:v>0.59268799999999999</c:v>
                </c:pt>
                <c:pt idx="537">
                  <c:v>1.082851</c:v>
                </c:pt>
                <c:pt idx="538">
                  <c:v>0.20347299999999999</c:v>
                </c:pt>
                <c:pt idx="539">
                  <c:v>8.856E-2</c:v>
                </c:pt>
                <c:pt idx="540">
                  <c:v>-0.21609800000000001</c:v>
                </c:pt>
                <c:pt idx="541">
                  <c:v>-0.29984899999999998</c:v>
                </c:pt>
                <c:pt idx="542">
                  <c:v>8.1251000000000004E-2</c:v>
                </c:pt>
                <c:pt idx="543">
                  <c:v>0.234984</c:v>
                </c:pt>
                <c:pt idx="544">
                  <c:v>0.101287</c:v>
                </c:pt>
                <c:pt idx="545">
                  <c:v>6.4092999999999997E-2</c:v>
                </c:pt>
                <c:pt idx="546">
                  <c:v>-0.105353</c:v>
                </c:pt>
                <c:pt idx="547">
                  <c:v>-0.17991699999999999</c:v>
                </c:pt>
                <c:pt idx="548">
                  <c:v>-1.3764999999999999E-2</c:v>
                </c:pt>
                <c:pt idx="549">
                  <c:v>-5.0472999999999997E-2</c:v>
                </c:pt>
                <c:pt idx="550">
                  <c:v>-8.7034E-2</c:v>
                </c:pt>
                <c:pt idx="551">
                  <c:v>-8.8308999999999999E-2</c:v>
                </c:pt>
                <c:pt idx="552">
                  <c:v>4.9775E-2</c:v>
                </c:pt>
                <c:pt idx="553">
                  <c:v>-4.4223999999999999E-2</c:v>
                </c:pt>
                <c:pt idx="554">
                  <c:v>3.2995999999999998E-2</c:v>
                </c:pt>
                <c:pt idx="555">
                  <c:v>7.1375999999999995E-2</c:v>
                </c:pt>
                <c:pt idx="556">
                  <c:v>3.3015999999999997E-2</c:v>
                </c:pt>
                <c:pt idx="557">
                  <c:v>5.6461999999999998E-2</c:v>
                </c:pt>
                <c:pt idx="558">
                  <c:v>1.9286999999999999E-2</c:v>
                </c:pt>
                <c:pt idx="559">
                  <c:v>2.8961000000000001E-2</c:v>
                </c:pt>
                <c:pt idx="560">
                  <c:v>-1.8218000000000002E-2</c:v>
                </c:pt>
                <c:pt idx="561">
                  <c:v>-4.0683999999999998E-2</c:v>
                </c:pt>
                <c:pt idx="562">
                  <c:v>2.3494000000000001E-2</c:v>
                </c:pt>
                <c:pt idx="563">
                  <c:v>5.6425999999999997E-2</c:v>
                </c:pt>
                <c:pt idx="564">
                  <c:v>9.1999999999999998E-3</c:v>
                </c:pt>
                <c:pt idx="565">
                  <c:v>2.7182000000000001E-2</c:v>
                </c:pt>
                <c:pt idx="566">
                  <c:v>3.1870000000000002E-2</c:v>
                </c:pt>
                <c:pt idx="567">
                  <c:v>3.4939999999999999E-2</c:v>
                </c:pt>
                <c:pt idx="568">
                  <c:v>1.4048E-2</c:v>
                </c:pt>
                <c:pt idx="569">
                  <c:v>5.2602000000000003E-2</c:v>
                </c:pt>
                <c:pt idx="570">
                  <c:v>-2.6749999999999999E-2</c:v>
                </c:pt>
                <c:pt idx="571">
                  <c:v>-8.4960999999999995E-2</c:v>
                </c:pt>
                <c:pt idx="572">
                  <c:v>4.9723000000000003E-2</c:v>
                </c:pt>
                <c:pt idx="573">
                  <c:v>0.12743299999999999</c:v>
                </c:pt>
                <c:pt idx="574">
                  <c:v>-0.15460399999999999</c:v>
                </c:pt>
                <c:pt idx="575">
                  <c:v>-0.41059499999999999</c:v>
                </c:pt>
                <c:pt idx="576">
                  <c:v>-2.0929999999999998E-3</c:v>
                </c:pt>
                <c:pt idx="577">
                  <c:v>1.1506000000000001E-2</c:v>
                </c:pt>
                <c:pt idx="578">
                  <c:v>1.5561E-2</c:v>
                </c:pt>
                <c:pt idx="579">
                  <c:v>3.5596000000000003E-2</c:v>
                </c:pt>
                <c:pt idx="580">
                  <c:v>7.2999999999999999E-5</c:v>
                </c:pt>
                <c:pt idx="581">
                  <c:v>-5.2285999999999999E-2</c:v>
                </c:pt>
                <c:pt idx="582">
                  <c:v>-7.4783000000000002E-2</c:v>
                </c:pt>
                <c:pt idx="583">
                  <c:v>-9.1449000000000003E-2</c:v>
                </c:pt>
                <c:pt idx="584">
                  <c:v>1.5453E-2</c:v>
                </c:pt>
                <c:pt idx="585">
                  <c:v>-3.2400000000000001E-4</c:v>
                </c:pt>
                <c:pt idx="586">
                  <c:v>-3.4009999999999999E-2</c:v>
                </c:pt>
                <c:pt idx="587">
                  <c:v>-4.5455000000000002E-2</c:v>
                </c:pt>
                <c:pt idx="588">
                  <c:v>-2.1010999999999998E-2</c:v>
                </c:pt>
                <c:pt idx="589">
                  <c:v>-6.3481999999999997E-2</c:v>
                </c:pt>
                <c:pt idx="590">
                  <c:v>4.2379999999999996E-3</c:v>
                </c:pt>
                <c:pt idx="591">
                  <c:v>3.2951000000000001E-2</c:v>
                </c:pt>
                <c:pt idx="592">
                  <c:v>6.2379999999999996E-3</c:v>
                </c:pt>
                <c:pt idx="593">
                  <c:v>1.7899999999999999E-3</c:v>
                </c:pt>
                <c:pt idx="594">
                  <c:v>-5.3829999999999998E-3</c:v>
                </c:pt>
              </c:numCache>
            </c:numRef>
          </c:val>
          <c:smooth val="0"/>
          <c:extLst>
            <c:ext xmlns:c16="http://schemas.microsoft.com/office/drawing/2014/chart" uri="{C3380CC4-5D6E-409C-BE32-E72D297353CC}">
              <c16:uniqueId val="{00000000-F530-4417-8677-CC5E2DD9E7D1}"/>
            </c:ext>
          </c:extLst>
        </c:ser>
        <c:ser>
          <c:idx val="1"/>
          <c:order val="1"/>
          <c:tx>
            <c:strRef>
              <c:f>[action3_5times_gyro.csv]action3_5times_gyro!$K$1</c:f>
              <c:strCache>
                <c:ptCount val="1"/>
                <c:pt idx="0">
                  <c:v>Y_gyro</c:v>
                </c:pt>
              </c:strCache>
            </c:strRef>
          </c:tx>
          <c:spPr>
            <a:ln w="28575" cap="rnd">
              <a:solidFill>
                <a:schemeClr val="accent2"/>
              </a:solidFill>
              <a:round/>
            </a:ln>
            <a:effectLst/>
          </c:spPr>
          <c:marker>
            <c:symbol val="none"/>
          </c:marker>
          <c:val>
            <c:numRef>
              <c:f>[action3_5times_gyro.csv]action3_5times_gyro!$K$2:$K$650</c:f>
              <c:numCache>
                <c:formatCode>General</c:formatCode>
                <c:ptCount val="649"/>
                <c:pt idx="0">
                  <c:v>-0.34293400000000002</c:v>
                </c:pt>
                <c:pt idx="1">
                  <c:v>-0.433587</c:v>
                </c:pt>
                <c:pt idx="2">
                  <c:v>1.2518E-2</c:v>
                </c:pt>
                <c:pt idx="3">
                  <c:v>-4.6168000000000001E-2</c:v>
                </c:pt>
                <c:pt idx="4">
                  <c:v>-6.0697000000000001E-2</c:v>
                </c:pt>
                <c:pt idx="5">
                  <c:v>-0.19797600000000001</c:v>
                </c:pt>
                <c:pt idx="6">
                  <c:v>-0.16066800000000001</c:v>
                </c:pt>
                <c:pt idx="7">
                  <c:v>-0.24254200000000001</c:v>
                </c:pt>
                <c:pt idx="8">
                  <c:v>-9.6100000000000005E-4</c:v>
                </c:pt>
                <c:pt idx="9">
                  <c:v>-1.2546E-2</c:v>
                </c:pt>
                <c:pt idx="10">
                  <c:v>-9.7778000000000004E-2</c:v>
                </c:pt>
                <c:pt idx="11">
                  <c:v>-0.21366099999999999</c:v>
                </c:pt>
                <c:pt idx="12">
                  <c:v>-8.7053000000000005E-2</c:v>
                </c:pt>
                <c:pt idx="13">
                  <c:v>-0.118588</c:v>
                </c:pt>
                <c:pt idx="14">
                  <c:v>-2.1864999999999999E-2</c:v>
                </c:pt>
                <c:pt idx="15">
                  <c:v>-5.6632000000000002E-2</c:v>
                </c:pt>
                <c:pt idx="16">
                  <c:v>6.6530000000000001E-3</c:v>
                </c:pt>
                <c:pt idx="17">
                  <c:v>9.2105999999999993E-2</c:v>
                </c:pt>
                <c:pt idx="18">
                  <c:v>8.6622000000000005E-2</c:v>
                </c:pt>
                <c:pt idx="19">
                  <c:v>0.104036</c:v>
                </c:pt>
                <c:pt idx="20">
                  <c:v>4.3922999999999997E-2</c:v>
                </c:pt>
                <c:pt idx="21">
                  <c:v>0.117551</c:v>
                </c:pt>
                <c:pt idx="22">
                  <c:v>4.0516000000000003E-2</c:v>
                </c:pt>
                <c:pt idx="23">
                  <c:v>7.0376999999999995E-2</c:v>
                </c:pt>
                <c:pt idx="24">
                  <c:v>2.7732E-2</c:v>
                </c:pt>
                <c:pt idx="25">
                  <c:v>-4.0468999999999998E-2</c:v>
                </c:pt>
                <c:pt idx="26">
                  <c:v>-6.0795000000000002E-2</c:v>
                </c:pt>
                <c:pt idx="27">
                  <c:v>0.14899200000000001</c:v>
                </c:pt>
                <c:pt idx="28">
                  <c:v>5.1962000000000001E-2</c:v>
                </c:pt>
                <c:pt idx="29">
                  <c:v>-0.28079999999999999</c:v>
                </c:pt>
                <c:pt idx="30">
                  <c:v>-7.979E-2</c:v>
                </c:pt>
                <c:pt idx="31">
                  <c:v>-0.11062900000000001</c:v>
                </c:pt>
                <c:pt idx="32">
                  <c:v>-5.0008999999999998E-2</c:v>
                </c:pt>
                <c:pt idx="33">
                  <c:v>-0.10119499999999999</c:v>
                </c:pt>
                <c:pt idx="34">
                  <c:v>-5.6440999999999998E-2</c:v>
                </c:pt>
                <c:pt idx="35">
                  <c:v>-0.136156</c:v>
                </c:pt>
                <c:pt idx="36">
                  <c:v>-0.12662200000000001</c:v>
                </c:pt>
                <c:pt idx="37">
                  <c:v>-0.25453500000000001</c:v>
                </c:pt>
                <c:pt idx="38">
                  <c:v>-7.1607000000000004E-2</c:v>
                </c:pt>
                <c:pt idx="39">
                  <c:v>-9.9442000000000003E-2</c:v>
                </c:pt>
                <c:pt idx="40">
                  <c:v>-0.102358</c:v>
                </c:pt>
                <c:pt idx="41">
                  <c:v>-0.311533</c:v>
                </c:pt>
                <c:pt idx="42">
                  <c:v>-0.109454</c:v>
                </c:pt>
                <c:pt idx="43">
                  <c:v>-8.9081999999999995E-2</c:v>
                </c:pt>
                <c:pt idx="44">
                  <c:v>3.9694E-2</c:v>
                </c:pt>
                <c:pt idx="45">
                  <c:v>4.0071000000000002E-2</c:v>
                </c:pt>
                <c:pt idx="46">
                  <c:v>-6.4656000000000005E-2</c:v>
                </c:pt>
                <c:pt idx="47">
                  <c:v>-0.113514</c:v>
                </c:pt>
                <c:pt idx="48">
                  <c:v>6.4884999999999998E-2</c:v>
                </c:pt>
                <c:pt idx="49">
                  <c:v>0.226741</c:v>
                </c:pt>
                <c:pt idx="50">
                  <c:v>0.20901</c:v>
                </c:pt>
                <c:pt idx="51">
                  <c:v>0.47680699999999998</c:v>
                </c:pt>
                <c:pt idx="52">
                  <c:v>0.223275</c:v>
                </c:pt>
                <c:pt idx="53">
                  <c:v>0.32106200000000001</c:v>
                </c:pt>
                <c:pt idx="54">
                  <c:v>0.110498</c:v>
                </c:pt>
                <c:pt idx="55">
                  <c:v>0.35821199999999997</c:v>
                </c:pt>
                <c:pt idx="56">
                  <c:v>0.25198300000000001</c:v>
                </c:pt>
                <c:pt idx="57">
                  <c:v>0.40074799999999999</c:v>
                </c:pt>
                <c:pt idx="58">
                  <c:v>4.4587000000000002E-2</c:v>
                </c:pt>
                <c:pt idx="59">
                  <c:v>3.9298E-2</c:v>
                </c:pt>
                <c:pt idx="60">
                  <c:v>0.142624</c:v>
                </c:pt>
                <c:pt idx="61">
                  <c:v>0.41515800000000003</c:v>
                </c:pt>
                <c:pt idx="62">
                  <c:v>1.2400000000000001E-4</c:v>
                </c:pt>
                <c:pt idx="63">
                  <c:v>-0.37673800000000002</c:v>
                </c:pt>
                <c:pt idx="64">
                  <c:v>-0.38558599999999998</c:v>
                </c:pt>
                <c:pt idx="65">
                  <c:v>-0.43165599999999998</c:v>
                </c:pt>
                <c:pt idx="66">
                  <c:v>0.27338800000000002</c:v>
                </c:pt>
                <c:pt idx="67">
                  <c:v>0.38629799999999997</c:v>
                </c:pt>
                <c:pt idx="68">
                  <c:v>-0.108279</c:v>
                </c:pt>
                <c:pt idx="69">
                  <c:v>-0.26661000000000001</c:v>
                </c:pt>
                <c:pt idx="70">
                  <c:v>-0.22131400000000001</c:v>
                </c:pt>
                <c:pt idx="71">
                  <c:v>-0.414022</c:v>
                </c:pt>
                <c:pt idx="72">
                  <c:v>-0.17238500000000001</c:v>
                </c:pt>
                <c:pt idx="73">
                  <c:v>-0.33932400000000001</c:v>
                </c:pt>
                <c:pt idx="74">
                  <c:v>-0.14255399999999999</c:v>
                </c:pt>
                <c:pt idx="75">
                  <c:v>-0.15973999999999999</c:v>
                </c:pt>
                <c:pt idx="76">
                  <c:v>3.1645E-2</c:v>
                </c:pt>
                <c:pt idx="77">
                  <c:v>-1.537E-2</c:v>
                </c:pt>
                <c:pt idx="78">
                  <c:v>-4.267E-3</c:v>
                </c:pt>
                <c:pt idx="79">
                  <c:v>3.5151000000000002E-2</c:v>
                </c:pt>
                <c:pt idx="80">
                  <c:v>-0.109677</c:v>
                </c:pt>
                <c:pt idx="81">
                  <c:v>-0.31410500000000002</c:v>
                </c:pt>
                <c:pt idx="82">
                  <c:v>2.9796E-2</c:v>
                </c:pt>
                <c:pt idx="83">
                  <c:v>0.40453699999999998</c:v>
                </c:pt>
                <c:pt idx="84">
                  <c:v>0.36946099999999998</c:v>
                </c:pt>
                <c:pt idx="85">
                  <c:v>0.347138</c:v>
                </c:pt>
                <c:pt idx="86">
                  <c:v>-0.13420399999999999</c:v>
                </c:pt>
                <c:pt idx="87">
                  <c:v>0.16266800000000001</c:v>
                </c:pt>
                <c:pt idx="88">
                  <c:v>0.63102999999999998</c:v>
                </c:pt>
                <c:pt idx="89">
                  <c:v>1.196782</c:v>
                </c:pt>
                <c:pt idx="90">
                  <c:v>0.37922899999999998</c:v>
                </c:pt>
                <c:pt idx="91">
                  <c:v>0.817079</c:v>
                </c:pt>
                <c:pt idx="92">
                  <c:v>0.55414399999999997</c:v>
                </c:pt>
                <c:pt idx="93">
                  <c:v>1.085029</c:v>
                </c:pt>
                <c:pt idx="94">
                  <c:v>0.44686199999999998</c:v>
                </c:pt>
                <c:pt idx="95">
                  <c:v>0.98211499999999996</c:v>
                </c:pt>
                <c:pt idx="96">
                  <c:v>0.77077899999999999</c:v>
                </c:pt>
                <c:pt idx="97">
                  <c:v>1.541749</c:v>
                </c:pt>
                <c:pt idx="98">
                  <c:v>0.56031299999999995</c:v>
                </c:pt>
                <c:pt idx="99">
                  <c:v>0.99745600000000001</c:v>
                </c:pt>
                <c:pt idx="100">
                  <c:v>0.38771899999999998</c:v>
                </c:pt>
                <c:pt idx="101">
                  <c:v>0.80374000000000001</c:v>
                </c:pt>
                <c:pt idx="102">
                  <c:v>0.59737300000000004</c:v>
                </c:pt>
                <c:pt idx="103">
                  <c:v>1.0596179999999999</c:v>
                </c:pt>
                <c:pt idx="104">
                  <c:v>-9.5119999999999996E-3</c:v>
                </c:pt>
                <c:pt idx="105">
                  <c:v>-0.15570899999999999</c:v>
                </c:pt>
                <c:pt idx="106">
                  <c:v>0.234426</c:v>
                </c:pt>
                <c:pt idx="107">
                  <c:v>0.97216000000000002</c:v>
                </c:pt>
                <c:pt idx="108">
                  <c:v>1.249647</c:v>
                </c:pt>
                <c:pt idx="109">
                  <c:v>2.6928109999999998</c:v>
                </c:pt>
                <c:pt idx="110">
                  <c:v>0.576152</c:v>
                </c:pt>
                <c:pt idx="111">
                  <c:v>-0.200989</c:v>
                </c:pt>
                <c:pt idx="112">
                  <c:v>-1.1544129999999999</c:v>
                </c:pt>
                <c:pt idx="113">
                  <c:v>-1.816136</c:v>
                </c:pt>
                <c:pt idx="114">
                  <c:v>-0.149201</c:v>
                </c:pt>
                <c:pt idx="115">
                  <c:v>0.17534</c:v>
                </c:pt>
                <c:pt idx="116">
                  <c:v>0.59704400000000002</c:v>
                </c:pt>
                <c:pt idx="117">
                  <c:v>0.98133700000000001</c:v>
                </c:pt>
                <c:pt idx="118">
                  <c:v>0.58288499999999999</c:v>
                </c:pt>
                <c:pt idx="119">
                  <c:v>1.751247</c:v>
                </c:pt>
                <c:pt idx="120">
                  <c:v>1.4267609999999999</c:v>
                </c:pt>
                <c:pt idx="121">
                  <c:v>2.3005789999999999</c:v>
                </c:pt>
                <c:pt idx="122">
                  <c:v>0.42621799999999999</c:v>
                </c:pt>
                <c:pt idx="123">
                  <c:v>1.1347050000000001</c:v>
                </c:pt>
                <c:pt idx="124">
                  <c:v>1.2132499999999999</c:v>
                </c:pt>
                <c:pt idx="125">
                  <c:v>2.3164030000000002</c:v>
                </c:pt>
                <c:pt idx="126">
                  <c:v>0.87740899999999999</c:v>
                </c:pt>
                <c:pt idx="127">
                  <c:v>1.5095229999999999</c:v>
                </c:pt>
                <c:pt idx="128">
                  <c:v>0.80966000000000005</c:v>
                </c:pt>
                <c:pt idx="129">
                  <c:v>2.0833680000000001</c:v>
                </c:pt>
                <c:pt idx="130">
                  <c:v>1.259895</c:v>
                </c:pt>
                <c:pt idx="131">
                  <c:v>2.1450979999999999</c:v>
                </c:pt>
                <c:pt idx="132">
                  <c:v>0.81705399999999995</c:v>
                </c:pt>
                <c:pt idx="133">
                  <c:v>2.0142470000000001</c:v>
                </c:pt>
                <c:pt idx="134">
                  <c:v>1.419942</c:v>
                </c:pt>
                <c:pt idx="135">
                  <c:v>2.4640529999999998</c:v>
                </c:pt>
                <c:pt idx="136">
                  <c:v>0.59676799999999997</c:v>
                </c:pt>
                <c:pt idx="137">
                  <c:v>1.3398840000000001</c:v>
                </c:pt>
                <c:pt idx="138">
                  <c:v>1.421802</c:v>
                </c:pt>
                <c:pt idx="139">
                  <c:v>3.1735359999999999</c:v>
                </c:pt>
                <c:pt idx="140">
                  <c:v>1.3730420000000001</c:v>
                </c:pt>
                <c:pt idx="141">
                  <c:v>2.555755</c:v>
                </c:pt>
                <c:pt idx="142">
                  <c:v>1.8641639999999999</c:v>
                </c:pt>
                <c:pt idx="143">
                  <c:v>4.5434140000000003</c:v>
                </c:pt>
                <c:pt idx="144">
                  <c:v>2.820217</c:v>
                </c:pt>
                <c:pt idx="145">
                  <c:v>5.1564990000000002</c:v>
                </c:pt>
                <c:pt idx="146">
                  <c:v>2.172282</c:v>
                </c:pt>
                <c:pt idx="147">
                  <c:v>5.2472019999999997</c:v>
                </c:pt>
                <c:pt idx="148">
                  <c:v>4.1452780000000002</c:v>
                </c:pt>
                <c:pt idx="149">
                  <c:v>8.6747080000000008</c:v>
                </c:pt>
                <c:pt idx="150">
                  <c:v>4.186286</c:v>
                </c:pt>
                <c:pt idx="151">
                  <c:v>7.5934429999999997</c:v>
                </c:pt>
                <c:pt idx="152">
                  <c:v>2.9023659999999998</c:v>
                </c:pt>
                <c:pt idx="153">
                  <c:v>6.2778600000000004</c:v>
                </c:pt>
                <c:pt idx="154">
                  <c:v>3.7222230000000001</c:v>
                </c:pt>
                <c:pt idx="155">
                  <c:v>6.9723769999999998</c:v>
                </c:pt>
                <c:pt idx="156">
                  <c:v>1.828489</c:v>
                </c:pt>
                <c:pt idx="157">
                  <c:v>3.1485319999999999</c:v>
                </c:pt>
                <c:pt idx="158">
                  <c:v>2.2952430000000001</c:v>
                </c:pt>
                <c:pt idx="159">
                  <c:v>5.0800720000000004</c:v>
                </c:pt>
                <c:pt idx="160">
                  <c:v>1.9777359999999999</c:v>
                </c:pt>
                <c:pt idx="161">
                  <c:v>3.1097610000000002</c:v>
                </c:pt>
                <c:pt idx="162">
                  <c:v>1.318557</c:v>
                </c:pt>
                <c:pt idx="163">
                  <c:v>3.2353679999999998</c:v>
                </c:pt>
                <c:pt idx="164">
                  <c:v>1.738245</c:v>
                </c:pt>
                <c:pt idx="165">
                  <c:v>2.9609839999999998</c:v>
                </c:pt>
                <c:pt idx="166">
                  <c:v>1.7729090000000001</c:v>
                </c:pt>
                <c:pt idx="167">
                  <c:v>4.6413789999999997</c:v>
                </c:pt>
                <c:pt idx="168">
                  <c:v>2.94502</c:v>
                </c:pt>
                <c:pt idx="169">
                  <c:v>5.0761630000000002</c:v>
                </c:pt>
                <c:pt idx="170">
                  <c:v>1.083447</c:v>
                </c:pt>
                <c:pt idx="171">
                  <c:v>1.6549419999999999</c:v>
                </c:pt>
                <c:pt idx="172">
                  <c:v>0.50552200000000003</c:v>
                </c:pt>
                <c:pt idx="173">
                  <c:v>0.402561</c:v>
                </c:pt>
                <c:pt idx="174">
                  <c:v>-0.50804099999999996</c:v>
                </c:pt>
                <c:pt idx="175">
                  <c:v>-0.81495799999999996</c:v>
                </c:pt>
                <c:pt idx="176">
                  <c:v>-0.44567200000000001</c:v>
                </c:pt>
                <c:pt idx="177">
                  <c:v>-1.0939049999999999</c:v>
                </c:pt>
                <c:pt idx="178">
                  <c:v>2.9533E-2</c:v>
                </c:pt>
                <c:pt idx="179">
                  <c:v>0.32087700000000002</c:v>
                </c:pt>
                <c:pt idx="180">
                  <c:v>-0.93993300000000002</c:v>
                </c:pt>
                <c:pt idx="181">
                  <c:v>-3.0827819999999999</c:v>
                </c:pt>
                <c:pt idx="182">
                  <c:v>-2.4490090000000002</c:v>
                </c:pt>
                <c:pt idx="183">
                  <c:v>-4.2741110000000004</c:v>
                </c:pt>
                <c:pt idx="184">
                  <c:v>-1.5734859999999999</c:v>
                </c:pt>
                <c:pt idx="185">
                  <c:v>-3.3463270000000001</c:v>
                </c:pt>
                <c:pt idx="186">
                  <c:v>-2.1922380000000001</c:v>
                </c:pt>
                <c:pt idx="187">
                  <c:v>-4.5537960000000002</c:v>
                </c:pt>
                <c:pt idx="188">
                  <c:v>-2.1459769999999998</c:v>
                </c:pt>
                <c:pt idx="189">
                  <c:v>-4.3957800000000002</c:v>
                </c:pt>
                <c:pt idx="190">
                  <c:v>-2.9691719999999999</c:v>
                </c:pt>
                <c:pt idx="191">
                  <c:v>-6.4915799999999999</c:v>
                </c:pt>
                <c:pt idx="192">
                  <c:v>-3.2493850000000002</c:v>
                </c:pt>
                <c:pt idx="193">
                  <c:v>-6.2853409999999998</c:v>
                </c:pt>
                <c:pt idx="194">
                  <c:v>-3.1467320000000001</c:v>
                </c:pt>
                <c:pt idx="195">
                  <c:v>-6.4536119999999997</c:v>
                </c:pt>
                <c:pt idx="196">
                  <c:v>-3.4738370000000001</c:v>
                </c:pt>
                <c:pt idx="197">
                  <c:v>-6.960547</c:v>
                </c:pt>
                <c:pt idx="198">
                  <c:v>-3.423333</c:v>
                </c:pt>
                <c:pt idx="199">
                  <c:v>-6.8914249999999999</c:v>
                </c:pt>
                <c:pt idx="200">
                  <c:v>-3.2736649999999998</c:v>
                </c:pt>
                <c:pt idx="201">
                  <c:v>-6.0401470000000002</c:v>
                </c:pt>
                <c:pt idx="202">
                  <c:v>-2.7183350000000002</c:v>
                </c:pt>
                <c:pt idx="203">
                  <c:v>-5.8365479999999996</c:v>
                </c:pt>
                <c:pt idx="204">
                  <c:v>-3.1985290000000002</c:v>
                </c:pt>
                <c:pt idx="205">
                  <c:v>-6.0697559999999999</c:v>
                </c:pt>
                <c:pt idx="206">
                  <c:v>-2.7286130000000002</c:v>
                </c:pt>
                <c:pt idx="207">
                  <c:v>-5.395276</c:v>
                </c:pt>
                <c:pt idx="208">
                  <c:v>-2.5438130000000001</c:v>
                </c:pt>
                <c:pt idx="209">
                  <c:v>-4.5890700000000004</c:v>
                </c:pt>
                <c:pt idx="210">
                  <c:v>-1.0946579999999999</c:v>
                </c:pt>
                <c:pt idx="211">
                  <c:v>-1.4930330000000001</c:v>
                </c:pt>
                <c:pt idx="212">
                  <c:v>-0.24915100000000001</c:v>
                </c:pt>
                <c:pt idx="213">
                  <c:v>-0.92644599999999999</c:v>
                </c:pt>
                <c:pt idx="214">
                  <c:v>-1.3657980000000001</c:v>
                </c:pt>
                <c:pt idx="215">
                  <c:v>-2.3521260000000002</c:v>
                </c:pt>
                <c:pt idx="216">
                  <c:v>4.0701000000000001E-2</c:v>
                </c:pt>
                <c:pt idx="217">
                  <c:v>0.106124</c:v>
                </c:pt>
                <c:pt idx="218">
                  <c:v>-0.20399100000000001</c:v>
                </c:pt>
                <c:pt idx="219">
                  <c:v>-0.27659600000000001</c:v>
                </c:pt>
                <c:pt idx="220">
                  <c:v>-0.47177400000000003</c:v>
                </c:pt>
                <c:pt idx="221">
                  <c:v>-1.768961</c:v>
                </c:pt>
                <c:pt idx="222">
                  <c:v>-0.88459699999999997</c:v>
                </c:pt>
                <c:pt idx="223">
                  <c:v>-0.43914799999999998</c:v>
                </c:pt>
                <c:pt idx="224">
                  <c:v>0.77730200000000005</c:v>
                </c:pt>
                <c:pt idx="225">
                  <c:v>0.95270200000000005</c:v>
                </c:pt>
                <c:pt idx="226">
                  <c:v>-0.60186099999999998</c:v>
                </c:pt>
                <c:pt idx="227">
                  <c:v>-1.487914</c:v>
                </c:pt>
                <c:pt idx="228">
                  <c:v>-0.42901099999999998</c:v>
                </c:pt>
                <c:pt idx="229">
                  <c:v>-0.457955</c:v>
                </c:pt>
                <c:pt idx="230">
                  <c:v>-0.45429799999999998</c:v>
                </c:pt>
                <c:pt idx="231">
                  <c:v>-1.2864329999999999</c:v>
                </c:pt>
                <c:pt idx="232">
                  <c:v>-1.2204410000000001</c:v>
                </c:pt>
                <c:pt idx="233">
                  <c:v>-2.6284619999999999</c:v>
                </c:pt>
                <c:pt idx="234">
                  <c:v>-1.515155</c:v>
                </c:pt>
                <c:pt idx="235">
                  <c:v>-3.4870230000000002</c:v>
                </c:pt>
                <c:pt idx="236">
                  <c:v>-2.4498350000000002</c:v>
                </c:pt>
                <c:pt idx="237">
                  <c:v>-4.9487899999999998</c:v>
                </c:pt>
                <c:pt idx="238">
                  <c:v>-2.5148199999999998</c:v>
                </c:pt>
                <c:pt idx="239">
                  <c:v>-5.0858359999999996</c:v>
                </c:pt>
                <c:pt idx="240">
                  <c:v>-2.6790850000000002</c:v>
                </c:pt>
                <c:pt idx="241">
                  <c:v>-5.4267580000000004</c:v>
                </c:pt>
                <c:pt idx="242">
                  <c:v>-2.596393</c:v>
                </c:pt>
                <c:pt idx="243">
                  <c:v>-4.9988239999999999</c:v>
                </c:pt>
                <c:pt idx="244">
                  <c:v>-2.656714</c:v>
                </c:pt>
                <c:pt idx="245">
                  <c:v>-5.2902589999999998</c:v>
                </c:pt>
                <c:pt idx="246">
                  <c:v>-2.2759939999999999</c:v>
                </c:pt>
                <c:pt idx="247">
                  <c:v>-4.5638889999999996</c:v>
                </c:pt>
                <c:pt idx="248">
                  <c:v>-2.3030439999999999</c:v>
                </c:pt>
                <c:pt idx="249">
                  <c:v>-4.5565819999999997</c:v>
                </c:pt>
                <c:pt idx="250">
                  <c:v>-2.139907</c:v>
                </c:pt>
                <c:pt idx="251">
                  <c:v>-4.2791370000000004</c:v>
                </c:pt>
                <c:pt idx="252">
                  <c:v>-2.0892490000000001</c:v>
                </c:pt>
                <c:pt idx="253">
                  <c:v>-4.4152110000000002</c:v>
                </c:pt>
                <c:pt idx="254">
                  <c:v>-2.4480430000000002</c:v>
                </c:pt>
                <c:pt idx="255">
                  <c:v>-4.9153580000000003</c:v>
                </c:pt>
                <c:pt idx="256">
                  <c:v>-2.9570319999999999</c:v>
                </c:pt>
                <c:pt idx="257">
                  <c:v>-6.5022399999999996</c:v>
                </c:pt>
                <c:pt idx="258">
                  <c:v>-3.8188680000000002</c:v>
                </c:pt>
                <c:pt idx="259">
                  <c:v>-7.5875170000000001</c:v>
                </c:pt>
                <c:pt idx="260">
                  <c:v>-3.552257</c:v>
                </c:pt>
                <c:pt idx="261">
                  <c:v>-6.794505</c:v>
                </c:pt>
                <c:pt idx="262">
                  <c:v>-3.2762359999999999</c:v>
                </c:pt>
                <c:pt idx="263">
                  <c:v>-6.5238839999999998</c:v>
                </c:pt>
                <c:pt idx="264">
                  <c:v>-3.1956959999999999</c:v>
                </c:pt>
                <c:pt idx="265">
                  <c:v>-5.9814889999999998</c:v>
                </c:pt>
                <c:pt idx="266">
                  <c:v>-2.190258</c:v>
                </c:pt>
                <c:pt idx="267">
                  <c:v>-4.3669580000000003</c:v>
                </c:pt>
                <c:pt idx="268">
                  <c:v>-2.5611799999999998</c:v>
                </c:pt>
                <c:pt idx="269">
                  <c:v>-4.9290279999999997</c:v>
                </c:pt>
                <c:pt idx="270">
                  <c:v>-2.0001540000000002</c:v>
                </c:pt>
                <c:pt idx="271">
                  <c:v>-3.632056</c:v>
                </c:pt>
                <c:pt idx="272">
                  <c:v>-1.327836</c:v>
                </c:pt>
                <c:pt idx="273">
                  <c:v>-2.2279800000000001</c:v>
                </c:pt>
                <c:pt idx="274">
                  <c:v>-0.40749999999999997</c:v>
                </c:pt>
                <c:pt idx="275">
                  <c:v>-0.52450399999999997</c:v>
                </c:pt>
                <c:pt idx="276">
                  <c:v>-0.35544700000000001</c:v>
                </c:pt>
                <c:pt idx="277">
                  <c:v>-1.245711</c:v>
                </c:pt>
                <c:pt idx="278">
                  <c:v>-0.86332399999999998</c:v>
                </c:pt>
                <c:pt idx="279">
                  <c:v>-1.2112970000000001</c:v>
                </c:pt>
                <c:pt idx="280">
                  <c:v>0.53659599999999996</c:v>
                </c:pt>
                <c:pt idx="281">
                  <c:v>1.660811</c:v>
                </c:pt>
                <c:pt idx="282">
                  <c:v>1.1151470000000001</c:v>
                </c:pt>
                <c:pt idx="283">
                  <c:v>2.5238309999999999</c:v>
                </c:pt>
                <c:pt idx="284">
                  <c:v>1.6810130000000001</c:v>
                </c:pt>
                <c:pt idx="285">
                  <c:v>2.9535580000000001</c:v>
                </c:pt>
                <c:pt idx="286">
                  <c:v>0.75828200000000001</c:v>
                </c:pt>
                <c:pt idx="287">
                  <c:v>1.482205</c:v>
                </c:pt>
                <c:pt idx="288">
                  <c:v>0.80740599999999996</c:v>
                </c:pt>
                <c:pt idx="289">
                  <c:v>1.250599</c:v>
                </c:pt>
                <c:pt idx="290">
                  <c:v>-0.238094</c:v>
                </c:pt>
                <c:pt idx="291">
                  <c:v>-0.917848</c:v>
                </c:pt>
                <c:pt idx="292">
                  <c:v>-0.43973200000000001</c:v>
                </c:pt>
                <c:pt idx="293">
                  <c:v>-0.15315999999999999</c:v>
                </c:pt>
                <c:pt idx="294">
                  <c:v>9.1845999999999997E-2</c:v>
                </c:pt>
                <c:pt idx="295">
                  <c:v>-0.31679200000000002</c:v>
                </c:pt>
                <c:pt idx="296">
                  <c:v>-0.58442899999999998</c:v>
                </c:pt>
                <c:pt idx="297">
                  <c:v>-1.3453980000000001</c:v>
                </c:pt>
                <c:pt idx="298">
                  <c:v>-0.72864499999999999</c:v>
                </c:pt>
                <c:pt idx="299">
                  <c:v>-1.9806509999999999</c:v>
                </c:pt>
                <c:pt idx="300">
                  <c:v>-1.4974730000000001</c:v>
                </c:pt>
                <c:pt idx="301">
                  <c:v>-2.8261780000000001</c:v>
                </c:pt>
                <c:pt idx="302">
                  <c:v>-1.510087</c:v>
                </c:pt>
                <c:pt idx="303">
                  <c:v>-3.5819299999999998</c:v>
                </c:pt>
                <c:pt idx="304">
                  <c:v>-2.4353630000000002</c:v>
                </c:pt>
                <c:pt idx="305">
                  <c:v>-4.737565</c:v>
                </c:pt>
                <c:pt idx="306">
                  <c:v>-2.2110059999999998</c:v>
                </c:pt>
                <c:pt idx="307">
                  <c:v>-4.4319470000000001</c:v>
                </c:pt>
                <c:pt idx="308">
                  <c:v>-2.0683229999999999</c:v>
                </c:pt>
                <c:pt idx="309">
                  <c:v>-4.5460539999999998</c:v>
                </c:pt>
                <c:pt idx="310">
                  <c:v>-3.1262379999999999</c:v>
                </c:pt>
                <c:pt idx="311">
                  <c:v>-6.3324360000000004</c:v>
                </c:pt>
                <c:pt idx="312">
                  <c:v>-2.8484940000000001</c:v>
                </c:pt>
                <c:pt idx="313">
                  <c:v>-5.5174019999999997</c:v>
                </c:pt>
                <c:pt idx="314">
                  <c:v>-2.8365320000000001</c:v>
                </c:pt>
                <c:pt idx="315">
                  <c:v>-6.0006399999999998</c:v>
                </c:pt>
                <c:pt idx="316">
                  <c:v>-3.201203</c:v>
                </c:pt>
                <c:pt idx="317">
                  <c:v>-6.2740030000000004</c:v>
                </c:pt>
                <c:pt idx="318">
                  <c:v>-2.6956180000000001</c:v>
                </c:pt>
                <c:pt idx="319">
                  <c:v>-5.4383509999999999</c:v>
                </c:pt>
                <c:pt idx="320">
                  <c:v>-3.011196</c:v>
                </c:pt>
                <c:pt idx="321">
                  <c:v>-6.0841349999999998</c:v>
                </c:pt>
                <c:pt idx="322">
                  <c:v>-3.1318510000000002</c:v>
                </c:pt>
                <c:pt idx="323">
                  <c:v>-6.1464230000000004</c:v>
                </c:pt>
                <c:pt idx="324">
                  <c:v>-2.6963520000000001</c:v>
                </c:pt>
                <c:pt idx="325">
                  <c:v>-5.4049469999999999</c:v>
                </c:pt>
                <c:pt idx="326">
                  <c:v>-3.3561230000000002</c:v>
                </c:pt>
                <c:pt idx="327">
                  <c:v>-6.8425599999999998</c:v>
                </c:pt>
                <c:pt idx="328">
                  <c:v>-3.2379250000000002</c:v>
                </c:pt>
                <c:pt idx="329">
                  <c:v>-6.2038080000000004</c:v>
                </c:pt>
                <c:pt idx="330">
                  <c:v>-2.8440259999999999</c:v>
                </c:pt>
                <c:pt idx="331">
                  <c:v>-6.1729190000000003</c:v>
                </c:pt>
                <c:pt idx="332">
                  <c:v>-3.3918659999999998</c:v>
                </c:pt>
                <c:pt idx="333">
                  <c:v>-6.3314870000000001</c:v>
                </c:pt>
                <c:pt idx="334">
                  <c:v>-2.6082429999999999</c:v>
                </c:pt>
                <c:pt idx="335">
                  <c:v>-5.0252670000000004</c:v>
                </c:pt>
                <c:pt idx="336">
                  <c:v>-1.9478009999999999</c:v>
                </c:pt>
                <c:pt idx="337">
                  <c:v>-3.6261920000000001</c:v>
                </c:pt>
                <c:pt idx="338">
                  <c:v>-1.3014779999999999</c:v>
                </c:pt>
                <c:pt idx="339">
                  <c:v>-1.9196839999999999</c:v>
                </c:pt>
                <c:pt idx="340">
                  <c:v>8.0360000000000001E-2</c:v>
                </c:pt>
                <c:pt idx="341">
                  <c:v>0.36020400000000002</c:v>
                </c:pt>
                <c:pt idx="342">
                  <c:v>0.14557200000000001</c:v>
                </c:pt>
                <c:pt idx="343">
                  <c:v>0.86790599999999996</c:v>
                </c:pt>
                <c:pt idx="344">
                  <c:v>1.2600579999999999</c:v>
                </c:pt>
                <c:pt idx="345">
                  <c:v>2.4219789999999999</c:v>
                </c:pt>
                <c:pt idx="346">
                  <c:v>0.73855899999999997</c:v>
                </c:pt>
                <c:pt idx="347">
                  <c:v>1.459009</c:v>
                </c:pt>
                <c:pt idx="348">
                  <c:v>1.218607</c:v>
                </c:pt>
                <c:pt idx="349">
                  <c:v>2.7030970000000001</c:v>
                </c:pt>
                <c:pt idx="350">
                  <c:v>1.181943</c:v>
                </c:pt>
                <c:pt idx="351">
                  <c:v>2.117191</c:v>
                </c:pt>
                <c:pt idx="352">
                  <c:v>1.1600969999999999</c:v>
                </c:pt>
                <c:pt idx="353">
                  <c:v>2.6607440000000002</c:v>
                </c:pt>
                <c:pt idx="354">
                  <c:v>1.3418330000000001</c:v>
                </c:pt>
                <c:pt idx="355">
                  <c:v>2.2549320000000002</c:v>
                </c:pt>
                <c:pt idx="356">
                  <c:v>1.0253920000000001</c:v>
                </c:pt>
                <c:pt idx="357">
                  <c:v>2.633111</c:v>
                </c:pt>
                <c:pt idx="358">
                  <c:v>1.6719740000000001</c:v>
                </c:pt>
                <c:pt idx="359">
                  <c:v>2.540397</c:v>
                </c:pt>
                <c:pt idx="360">
                  <c:v>0.69506699999999999</c:v>
                </c:pt>
                <c:pt idx="361">
                  <c:v>2.4623689999999998</c:v>
                </c:pt>
                <c:pt idx="362">
                  <c:v>2.1388929999999999</c:v>
                </c:pt>
                <c:pt idx="363">
                  <c:v>3.3999410000000001</c:v>
                </c:pt>
                <c:pt idx="364">
                  <c:v>0.56432700000000002</c:v>
                </c:pt>
                <c:pt idx="365">
                  <c:v>1.4813559999999999</c:v>
                </c:pt>
                <c:pt idx="366">
                  <c:v>1.465571</c:v>
                </c:pt>
                <c:pt idx="367">
                  <c:v>2.9562710000000001</c:v>
                </c:pt>
                <c:pt idx="368">
                  <c:v>0.69075600000000004</c:v>
                </c:pt>
                <c:pt idx="369">
                  <c:v>1.1258520000000001</c:v>
                </c:pt>
                <c:pt idx="370">
                  <c:v>0.59132700000000005</c:v>
                </c:pt>
                <c:pt idx="371">
                  <c:v>0.53278899999999996</c:v>
                </c:pt>
                <c:pt idx="372">
                  <c:v>-1.0041199999999999</c:v>
                </c:pt>
                <c:pt idx="373">
                  <c:v>-1.3745719999999999</c:v>
                </c:pt>
                <c:pt idx="374">
                  <c:v>0.62066399999999999</c:v>
                </c:pt>
                <c:pt idx="375">
                  <c:v>0.53813599999999995</c:v>
                </c:pt>
                <c:pt idx="376">
                  <c:v>-1.595207</c:v>
                </c:pt>
                <c:pt idx="377">
                  <c:v>-3.6858369999999998</c:v>
                </c:pt>
                <c:pt idx="378">
                  <c:v>-1.569785</c:v>
                </c:pt>
                <c:pt idx="379">
                  <c:v>-3.3043939999999998</c:v>
                </c:pt>
                <c:pt idx="380">
                  <c:v>-2.3934739999999999</c:v>
                </c:pt>
                <c:pt idx="381">
                  <c:v>-4.8855459999999997</c:v>
                </c:pt>
                <c:pt idx="382">
                  <c:v>-2.1578249999999999</c:v>
                </c:pt>
                <c:pt idx="383">
                  <c:v>-4.3224260000000001</c:v>
                </c:pt>
                <c:pt idx="384">
                  <c:v>-2.4172060000000002</c:v>
                </c:pt>
                <c:pt idx="385">
                  <c:v>-4.9346319999999997</c:v>
                </c:pt>
                <c:pt idx="386">
                  <c:v>-2.367569</c:v>
                </c:pt>
                <c:pt idx="387">
                  <c:v>-4.773606</c:v>
                </c:pt>
                <c:pt idx="388">
                  <c:v>-2.5525929999999999</c:v>
                </c:pt>
                <c:pt idx="389">
                  <c:v>-5.6265510000000001</c:v>
                </c:pt>
                <c:pt idx="390">
                  <c:v>-3.5183810000000002</c:v>
                </c:pt>
                <c:pt idx="391">
                  <c:v>-6.9046019999999997</c:v>
                </c:pt>
                <c:pt idx="392">
                  <c:v>-3.224221</c:v>
                </c:pt>
                <c:pt idx="393">
                  <c:v>-6.7141679999999999</c:v>
                </c:pt>
                <c:pt idx="394">
                  <c:v>-3.560076</c:v>
                </c:pt>
                <c:pt idx="395">
                  <c:v>-6.989744</c:v>
                </c:pt>
                <c:pt idx="396">
                  <c:v>-3.7170299999999998</c:v>
                </c:pt>
                <c:pt idx="397">
                  <c:v>-7.6926180000000004</c:v>
                </c:pt>
                <c:pt idx="398">
                  <c:v>-3.6751860000000001</c:v>
                </c:pt>
                <c:pt idx="399">
                  <c:v>-7.1635</c:v>
                </c:pt>
                <c:pt idx="400">
                  <c:v>-3.2890999999999999</c:v>
                </c:pt>
                <c:pt idx="401">
                  <c:v>-6.3108219999999999</c:v>
                </c:pt>
                <c:pt idx="402">
                  <c:v>-2.2509359999999998</c:v>
                </c:pt>
                <c:pt idx="403">
                  <c:v>-4.6945170000000003</c:v>
                </c:pt>
                <c:pt idx="404">
                  <c:v>-2.8723480000000001</c:v>
                </c:pt>
                <c:pt idx="405">
                  <c:v>-5.1178699999999999</c:v>
                </c:pt>
                <c:pt idx="406">
                  <c:v>-0.89605800000000002</c:v>
                </c:pt>
                <c:pt idx="407">
                  <c:v>-1.0326470000000001</c:v>
                </c:pt>
                <c:pt idx="408">
                  <c:v>-0.52170499999999997</c:v>
                </c:pt>
                <c:pt idx="409">
                  <c:v>-2.1169950000000002</c:v>
                </c:pt>
                <c:pt idx="410">
                  <c:v>-1.5766340000000001</c:v>
                </c:pt>
                <c:pt idx="411">
                  <c:v>-2.0341999999999998</c:v>
                </c:pt>
                <c:pt idx="412">
                  <c:v>0.129773</c:v>
                </c:pt>
                <c:pt idx="413">
                  <c:v>0.44431199999999998</c:v>
                </c:pt>
                <c:pt idx="414">
                  <c:v>0.67220000000000002</c:v>
                </c:pt>
                <c:pt idx="415">
                  <c:v>1.823472</c:v>
                </c:pt>
                <c:pt idx="416">
                  <c:v>1.376711</c:v>
                </c:pt>
                <c:pt idx="417">
                  <c:v>2.3039930000000002</c:v>
                </c:pt>
                <c:pt idx="418">
                  <c:v>0.13015199999999999</c:v>
                </c:pt>
                <c:pt idx="419">
                  <c:v>-0.243058</c:v>
                </c:pt>
                <c:pt idx="420">
                  <c:v>9.9279999999999993E-3</c:v>
                </c:pt>
                <c:pt idx="421">
                  <c:v>0.44720399999999999</c:v>
                </c:pt>
                <c:pt idx="422">
                  <c:v>0.67288400000000004</c:v>
                </c:pt>
                <c:pt idx="423">
                  <c:v>1.3792279999999999</c:v>
                </c:pt>
                <c:pt idx="424">
                  <c:v>0.60274799999999995</c:v>
                </c:pt>
                <c:pt idx="425">
                  <c:v>1.211376</c:v>
                </c:pt>
                <c:pt idx="426">
                  <c:v>0.75125600000000003</c:v>
                </c:pt>
                <c:pt idx="427">
                  <c:v>1.5774010000000001</c:v>
                </c:pt>
                <c:pt idx="428">
                  <c:v>0.376529</c:v>
                </c:pt>
                <c:pt idx="429">
                  <c:v>8.6621000000000004E-2</c:v>
                </c:pt>
                <c:pt idx="430">
                  <c:v>-0.30505700000000002</c:v>
                </c:pt>
                <c:pt idx="431">
                  <c:v>0.101877</c:v>
                </c:pt>
                <c:pt idx="432">
                  <c:v>0.76724099999999995</c:v>
                </c:pt>
                <c:pt idx="433">
                  <c:v>0.40577800000000003</c:v>
                </c:pt>
                <c:pt idx="434">
                  <c:v>-1.0993040000000001</c:v>
                </c:pt>
                <c:pt idx="435">
                  <c:v>-1.882798</c:v>
                </c:pt>
                <c:pt idx="436">
                  <c:v>-0.12989500000000001</c:v>
                </c:pt>
                <c:pt idx="437">
                  <c:v>0.186003</c:v>
                </c:pt>
                <c:pt idx="438">
                  <c:v>-0.51829599999999998</c:v>
                </c:pt>
                <c:pt idx="439">
                  <c:v>-2.2591160000000001</c:v>
                </c:pt>
                <c:pt idx="440">
                  <c:v>-2.1215709999999999</c:v>
                </c:pt>
                <c:pt idx="441">
                  <c:v>-3.467209</c:v>
                </c:pt>
                <c:pt idx="442">
                  <c:v>-0.17205500000000001</c:v>
                </c:pt>
                <c:pt idx="443">
                  <c:v>-1.03372</c:v>
                </c:pt>
                <c:pt idx="444">
                  <c:v>-2.0308950000000001</c:v>
                </c:pt>
                <c:pt idx="445">
                  <c:v>-3.9922589999999998</c:v>
                </c:pt>
                <c:pt idx="446">
                  <c:v>-1.644754</c:v>
                </c:pt>
                <c:pt idx="447">
                  <c:v>-2.8991310000000001</c:v>
                </c:pt>
                <c:pt idx="448">
                  <c:v>-1.441624</c:v>
                </c:pt>
                <c:pt idx="449">
                  <c:v>-3.6817609999999998</c:v>
                </c:pt>
                <c:pt idx="450">
                  <c:v>-2.6823109999999999</c:v>
                </c:pt>
                <c:pt idx="451">
                  <c:v>-5.2063050000000004</c:v>
                </c:pt>
                <c:pt idx="452">
                  <c:v>-2.1171579999999999</c:v>
                </c:pt>
                <c:pt idx="453">
                  <c:v>-4.3350499999999998</c:v>
                </c:pt>
                <c:pt idx="454">
                  <c:v>-2.3925580000000002</c:v>
                </c:pt>
                <c:pt idx="455">
                  <c:v>-4.8411090000000003</c:v>
                </c:pt>
                <c:pt idx="456">
                  <c:v>-2.4265699999999999</c:v>
                </c:pt>
                <c:pt idx="457">
                  <c:v>-4.66066</c:v>
                </c:pt>
                <c:pt idx="458">
                  <c:v>-2.047383</c:v>
                </c:pt>
                <c:pt idx="459">
                  <c:v>-4.4850300000000001</c:v>
                </c:pt>
                <c:pt idx="460">
                  <c:v>-2.8121160000000001</c:v>
                </c:pt>
                <c:pt idx="461">
                  <c:v>-5.6597229999999996</c:v>
                </c:pt>
                <c:pt idx="462">
                  <c:v>-2.6162160000000001</c:v>
                </c:pt>
                <c:pt idx="463">
                  <c:v>-5.0501709999999997</c:v>
                </c:pt>
                <c:pt idx="464">
                  <c:v>-2.9879549999999999</c:v>
                </c:pt>
                <c:pt idx="465">
                  <c:v>-6.386374</c:v>
                </c:pt>
                <c:pt idx="466">
                  <c:v>-3.1581269999999999</c:v>
                </c:pt>
                <c:pt idx="467">
                  <c:v>-5.9129449999999997</c:v>
                </c:pt>
                <c:pt idx="468">
                  <c:v>-2.4333499999999999</c:v>
                </c:pt>
                <c:pt idx="469">
                  <c:v>-4.5765700000000002</c:v>
                </c:pt>
                <c:pt idx="470">
                  <c:v>-1.8937999999999999</c:v>
                </c:pt>
                <c:pt idx="471">
                  <c:v>-3.880201</c:v>
                </c:pt>
                <c:pt idx="472">
                  <c:v>-2.046427</c:v>
                </c:pt>
                <c:pt idx="473">
                  <c:v>-3.7535259999999999</c:v>
                </c:pt>
                <c:pt idx="474">
                  <c:v>-1.4203209999999999</c:v>
                </c:pt>
                <c:pt idx="475">
                  <c:v>-2.9984890000000002</c:v>
                </c:pt>
                <c:pt idx="476">
                  <c:v>-1.3080099999999999</c:v>
                </c:pt>
                <c:pt idx="477">
                  <c:v>-1.782678</c:v>
                </c:pt>
                <c:pt idx="478">
                  <c:v>0.28023399999999998</c:v>
                </c:pt>
                <c:pt idx="479">
                  <c:v>1.2348730000000001</c:v>
                </c:pt>
                <c:pt idx="480">
                  <c:v>0.87082199999999998</c:v>
                </c:pt>
                <c:pt idx="481">
                  <c:v>0.72674899999999998</c:v>
                </c:pt>
                <c:pt idx="482">
                  <c:v>-0.86848099999999995</c:v>
                </c:pt>
                <c:pt idx="483">
                  <c:v>-1.454366</c:v>
                </c:pt>
                <c:pt idx="484">
                  <c:v>-0.12543000000000001</c:v>
                </c:pt>
                <c:pt idx="485">
                  <c:v>0.38577</c:v>
                </c:pt>
                <c:pt idx="486">
                  <c:v>1.5775319999999999</c:v>
                </c:pt>
                <c:pt idx="487">
                  <c:v>3.1064970000000001</c:v>
                </c:pt>
                <c:pt idx="488">
                  <c:v>1.7156000000000001E-2</c:v>
                </c:pt>
                <c:pt idx="489">
                  <c:v>-1.0106759999999999</c:v>
                </c:pt>
                <c:pt idx="490">
                  <c:v>-0.394731</c:v>
                </c:pt>
                <c:pt idx="491">
                  <c:v>0.39309500000000003</c:v>
                </c:pt>
                <c:pt idx="492">
                  <c:v>0.47119100000000003</c:v>
                </c:pt>
                <c:pt idx="493">
                  <c:v>0.59697900000000004</c:v>
                </c:pt>
                <c:pt idx="494">
                  <c:v>0.53106500000000001</c:v>
                </c:pt>
                <c:pt idx="495">
                  <c:v>1.451668</c:v>
                </c:pt>
                <c:pt idx="496">
                  <c:v>0.77961400000000003</c:v>
                </c:pt>
                <c:pt idx="497">
                  <c:v>1.0377270000000001</c:v>
                </c:pt>
                <c:pt idx="498">
                  <c:v>0.24937899999999999</c:v>
                </c:pt>
                <c:pt idx="499">
                  <c:v>0.72283299999999995</c:v>
                </c:pt>
                <c:pt idx="500">
                  <c:v>0.41579500000000003</c:v>
                </c:pt>
                <c:pt idx="501">
                  <c:v>0.34589300000000001</c:v>
                </c:pt>
                <c:pt idx="502">
                  <c:v>-0.70285900000000001</c:v>
                </c:pt>
                <c:pt idx="503">
                  <c:v>-1.6883520000000001</c:v>
                </c:pt>
                <c:pt idx="504">
                  <c:v>-0.80263399999999996</c:v>
                </c:pt>
                <c:pt idx="505">
                  <c:v>-1.4760740000000001</c:v>
                </c:pt>
                <c:pt idx="506">
                  <c:v>-0.56774199999999997</c:v>
                </c:pt>
                <c:pt idx="507">
                  <c:v>-1.0709109999999999</c:v>
                </c:pt>
                <c:pt idx="508">
                  <c:v>-0.93973499999999999</c:v>
                </c:pt>
                <c:pt idx="509">
                  <c:v>-3.162871</c:v>
                </c:pt>
                <c:pt idx="510">
                  <c:v>-3.3425319999999998</c:v>
                </c:pt>
                <c:pt idx="511">
                  <c:v>-7.0814940000000002</c:v>
                </c:pt>
                <c:pt idx="512">
                  <c:v>-3.0825770000000001</c:v>
                </c:pt>
                <c:pt idx="513">
                  <c:v>-4.8047800000000001</c:v>
                </c:pt>
                <c:pt idx="514">
                  <c:v>-2.2146050000000002</c:v>
                </c:pt>
                <c:pt idx="515">
                  <c:v>-6.0176509999999999</c:v>
                </c:pt>
                <c:pt idx="516">
                  <c:v>-4.8384109999999998</c:v>
                </c:pt>
                <c:pt idx="517">
                  <c:v>-10.134156000000001</c:v>
                </c:pt>
                <c:pt idx="518">
                  <c:v>-5.6808839999999998</c:v>
                </c:pt>
                <c:pt idx="519">
                  <c:v>-11.941989</c:v>
                </c:pt>
                <c:pt idx="520">
                  <c:v>-6.4744489999999999</c:v>
                </c:pt>
                <c:pt idx="521">
                  <c:v>-12.080220000000001</c:v>
                </c:pt>
                <c:pt idx="522">
                  <c:v>-4.6157310000000003</c:v>
                </c:pt>
                <c:pt idx="523">
                  <c:v>-8.8142379999999996</c:v>
                </c:pt>
                <c:pt idx="524">
                  <c:v>-4.3367139999999997</c:v>
                </c:pt>
                <c:pt idx="525">
                  <c:v>-8.5442669999999996</c:v>
                </c:pt>
                <c:pt idx="526">
                  <c:v>-3.572505</c:v>
                </c:pt>
                <c:pt idx="527">
                  <c:v>-6.8007619999999998</c:v>
                </c:pt>
                <c:pt idx="528">
                  <c:v>-3.0706479999999998</c:v>
                </c:pt>
                <c:pt idx="529">
                  <c:v>-5.8941359999999996</c:v>
                </c:pt>
                <c:pt idx="530">
                  <c:v>-2.5526789999999999</c:v>
                </c:pt>
                <c:pt idx="531">
                  <c:v>-5.0440529999999999</c:v>
                </c:pt>
                <c:pt idx="532">
                  <c:v>-2.1469499999999999</c:v>
                </c:pt>
                <c:pt idx="533">
                  <c:v>-3.7259120000000001</c:v>
                </c:pt>
                <c:pt idx="534">
                  <c:v>-1.146164</c:v>
                </c:pt>
                <c:pt idx="535">
                  <c:v>-2.3949769999999999</c:v>
                </c:pt>
                <c:pt idx="536">
                  <c:v>-1.4779519999999999</c:v>
                </c:pt>
                <c:pt idx="537">
                  <c:v>-2.7802020000000001</c:v>
                </c:pt>
                <c:pt idx="538">
                  <c:v>-0.83396400000000004</c:v>
                </c:pt>
                <c:pt idx="539">
                  <c:v>-1.2072229999999999</c:v>
                </c:pt>
                <c:pt idx="540">
                  <c:v>-0.200241</c:v>
                </c:pt>
                <c:pt idx="541">
                  <c:v>-0.648177</c:v>
                </c:pt>
                <c:pt idx="542">
                  <c:v>-0.39563599999999999</c:v>
                </c:pt>
                <c:pt idx="543">
                  <c:v>-0.68127099999999996</c:v>
                </c:pt>
                <c:pt idx="544">
                  <c:v>-0.21071599999999999</c:v>
                </c:pt>
                <c:pt idx="545">
                  <c:v>-0.34138400000000002</c:v>
                </c:pt>
                <c:pt idx="546">
                  <c:v>5.0439999999999999E-2</c:v>
                </c:pt>
                <c:pt idx="547">
                  <c:v>6.1615999999999997E-2</c:v>
                </c:pt>
                <c:pt idx="548">
                  <c:v>-9.2987E-2</c:v>
                </c:pt>
                <c:pt idx="549">
                  <c:v>-0.133663</c:v>
                </c:pt>
                <c:pt idx="550">
                  <c:v>1.7857999999999999E-2</c:v>
                </c:pt>
                <c:pt idx="551">
                  <c:v>-4.8416000000000001E-2</c:v>
                </c:pt>
                <c:pt idx="552">
                  <c:v>-9.7021999999999997E-2</c:v>
                </c:pt>
                <c:pt idx="553">
                  <c:v>-5.9795000000000001E-2</c:v>
                </c:pt>
                <c:pt idx="554">
                  <c:v>1.0675E-2</c:v>
                </c:pt>
                <c:pt idx="555">
                  <c:v>1.4952E-2</c:v>
                </c:pt>
                <c:pt idx="556">
                  <c:v>-1.9102000000000001E-2</c:v>
                </c:pt>
                <c:pt idx="557">
                  <c:v>-5.0978000000000002E-2</c:v>
                </c:pt>
                <c:pt idx="558">
                  <c:v>-4.0427999999999999E-2</c:v>
                </c:pt>
                <c:pt idx="559">
                  <c:v>-8.1918000000000005E-2</c:v>
                </c:pt>
                <c:pt idx="560">
                  <c:v>-2.3362000000000001E-2</c:v>
                </c:pt>
                <c:pt idx="561">
                  <c:v>-4.9923000000000002E-2</c:v>
                </c:pt>
                <c:pt idx="562">
                  <c:v>-4.4653999999999999E-2</c:v>
                </c:pt>
                <c:pt idx="563">
                  <c:v>-6.9037000000000001E-2</c:v>
                </c:pt>
                <c:pt idx="564">
                  <c:v>8.6759999999999997E-3</c:v>
                </c:pt>
                <c:pt idx="565">
                  <c:v>-1.8894999999999999E-2</c:v>
                </c:pt>
                <c:pt idx="566">
                  <c:v>-1.6943E-2</c:v>
                </c:pt>
                <c:pt idx="567">
                  <c:v>8.6280000000000003E-3</c:v>
                </c:pt>
                <c:pt idx="568">
                  <c:v>-1.4954E-2</c:v>
                </c:pt>
                <c:pt idx="569">
                  <c:v>-4.5834E-2</c:v>
                </c:pt>
                <c:pt idx="570">
                  <c:v>2.8729000000000001E-2</c:v>
                </c:pt>
                <c:pt idx="571">
                  <c:v>-3.3790000000000001E-3</c:v>
                </c:pt>
                <c:pt idx="572">
                  <c:v>-0.10231700000000001</c:v>
                </c:pt>
                <c:pt idx="573">
                  <c:v>-0.100094</c:v>
                </c:pt>
                <c:pt idx="574">
                  <c:v>1.0541999999999999E-2</c:v>
                </c:pt>
                <c:pt idx="575">
                  <c:v>-0.110148</c:v>
                </c:pt>
                <c:pt idx="576">
                  <c:v>5.2979999999999998E-3</c:v>
                </c:pt>
                <c:pt idx="577">
                  <c:v>4.0499E-2</c:v>
                </c:pt>
                <c:pt idx="578">
                  <c:v>6.2916E-2</c:v>
                </c:pt>
                <c:pt idx="579">
                  <c:v>9.0662999999999994E-2</c:v>
                </c:pt>
                <c:pt idx="580">
                  <c:v>-2.342E-2</c:v>
                </c:pt>
                <c:pt idx="581">
                  <c:v>-3.2030000000000001E-3</c:v>
                </c:pt>
                <c:pt idx="582">
                  <c:v>5.2113E-2</c:v>
                </c:pt>
                <c:pt idx="583">
                  <c:v>2.4296999999999999E-2</c:v>
                </c:pt>
                <c:pt idx="584">
                  <c:v>-5.0179000000000001E-2</c:v>
                </c:pt>
                <c:pt idx="585">
                  <c:v>-5.1340999999999998E-2</c:v>
                </c:pt>
                <c:pt idx="586">
                  <c:v>1.4819000000000001E-2</c:v>
                </c:pt>
                <c:pt idx="587">
                  <c:v>-7.6319999999999999E-3</c:v>
                </c:pt>
                <c:pt idx="588">
                  <c:v>-3.7352999999999997E-2</c:v>
                </c:pt>
                <c:pt idx="589">
                  <c:v>-6.1905000000000002E-2</c:v>
                </c:pt>
                <c:pt idx="590">
                  <c:v>1.4E-5</c:v>
                </c:pt>
                <c:pt idx="591">
                  <c:v>6.2000000000000003E-5</c:v>
                </c:pt>
                <c:pt idx="592">
                  <c:v>7.5119999999999996E-3</c:v>
                </c:pt>
                <c:pt idx="593">
                  <c:v>1.2902E-2</c:v>
                </c:pt>
                <c:pt idx="594">
                  <c:v>-2.7623999999999999E-2</c:v>
                </c:pt>
              </c:numCache>
            </c:numRef>
          </c:val>
          <c:smooth val="0"/>
          <c:extLst>
            <c:ext xmlns:c16="http://schemas.microsoft.com/office/drawing/2014/chart" uri="{C3380CC4-5D6E-409C-BE32-E72D297353CC}">
              <c16:uniqueId val="{00000001-F530-4417-8677-CC5E2DD9E7D1}"/>
            </c:ext>
          </c:extLst>
        </c:ser>
        <c:ser>
          <c:idx val="2"/>
          <c:order val="2"/>
          <c:tx>
            <c:strRef>
              <c:f>[action3_5times_gyro.csv]action3_5times_gyro!$L$1</c:f>
              <c:strCache>
                <c:ptCount val="1"/>
                <c:pt idx="0">
                  <c:v>Z_gyro</c:v>
                </c:pt>
              </c:strCache>
            </c:strRef>
          </c:tx>
          <c:spPr>
            <a:ln w="28575" cap="rnd">
              <a:solidFill>
                <a:schemeClr val="accent3"/>
              </a:solidFill>
              <a:round/>
            </a:ln>
            <a:effectLst/>
          </c:spPr>
          <c:marker>
            <c:symbol val="none"/>
          </c:marker>
          <c:val>
            <c:numRef>
              <c:f>[action3_5times_gyro.csv]action3_5times_gyro!$L$2:$L$650</c:f>
              <c:numCache>
                <c:formatCode>General</c:formatCode>
                <c:ptCount val="649"/>
                <c:pt idx="0">
                  <c:v>4.5538000000000002E-2</c:v>
                </c:pt>
                <c:pt idx="1">
                  <c:v>8.3478999999999998E-2</c:v>
                </c:pt>
                <c:pt idx="2">
                  <c:v>-3.4619999999999998E-3</c:v>
                </c:pt>
                <c:pt idx="3">
                  <c:v>-1.4618000000000001E-2</c:v>
                </c:pt>
                <c:pt idx="4">
                  <c:v>3.5882999999999998E-2</c:v>
                </c:pt>
                <c:pt idx="5">
                  <c:v>9.1835E-2</c:v>
                </c:pt>
                <c:pt idx="6">
                  <c:v>5.7480999999999997E-2</c:v>
                </c:pt>
                <c:pt idx="7">
                  <c:v>0.109208</c:v>
                </c:pt>
                <c:pt idx="8">
                  <c:v>4.4814E-2</c:v>
                </c:pt>
                <c:pt idx="9">
                  <c:v>0.104536</c:v>
                </c:pt>
                <c:pt idx="10">
                  <c:v>9.5269000000000006E-2</c:v>
                </c:pt>
                <c:pt idx="11">
                  <c:v>0.18853700000000001</c:v>
                </c:pt>
                <c:pt idx="12">
                  <c:v>0.109468</c:v>
                </c:pt>
                <c:pt idx="13">
                  <c:v>0.26168000000000002</c:v>
                </c:pt>
                <c:pt idx="14">
                  <c:v>0.188441</c:v>
                </c:pt>
                <c:pt idx="15">
                  <c:v>0.33302399999999999</c:v>
                </c:pt>
                <c:pt idx="16">
                  <c:v>0.101558</c:v>
                </c:pt>
                <c:pt idx="17">
                  <c:v>0.201594</c:v>
                </c:pt>
                <c:pt idx="18">
                  <c:v>0.13020799999999999</c:v>
                </c:pt>
                <c:pt idx="19">
                  <c:v>0.26301000000000002</c:v>
                </c:pt>
                <c:pt idx="20">
                  <c:v>9.6105999999999997E-2</c:v>
                </c:pt>
                <c:pt idx="21">
                  <c:v>0.157609</c:v>
                </c:pt>
                <c:pt idx="22">
                  <c:v>2.6327E-2</c:v>
                </c:pt>
                <c:pt idx="23">
                  <c:v>5.8929000000000002E-2</c:v>
                </c:pt>
                <c:pt idx="24">
                  <c:v>4.2021999999999997E-2</c:v>
                </c:pt>
                <c:pt idx="25">
                  <c:v>4.9307999999999998E-2</c:v>
                </c:pt>
                <c:pt idx="26">
                  <c:v>-1.0949E-2</c:v>
                </c:pt>
                <c:pt idx="27">
                  <c:v>1.8128999999999999E-2</c:v>
                </c:pt>
                <c:pt idx="28">
                  <c:v>-1.7799999999999999E-4</c:v>
                </c:pt>
                <c:pt idx="29">
                  <c:v>-0.12088400000000001</c:v>
                </c:pt>
                <c:pt idx="30">
                  <c:v>-5.1050000000000002E-3</c:v>
                </c:pt>
                <c:pt idx="31">
                  <c:v>2.2623000000000001E-2</c:v>
                </c:pt>
                <c:pt idx="32">
                  <c:v>2.155E-2</c:v>
                </c:pt>
                <c:pt idx="33">
                  <c:v>1.4942E-2</c:v>
                </c:pt>
                <c:pt idx="34">
                  <c:v>2.9562000000000001E-2</c:v>
                </c:pt>
                <c:pt idx="35">
                  <c:v>0.10033599999999999</c:v>
                </c:pt>
                <c:pt idx="36">
                  <c:v>4.3424999999999998E-2</c:v>
                </c:pt>
                <c:pt idx="37">
                  <c:v>2.0062E-2</c:v>
                </c:pt>
                <c:pt idx="38">
                  <c:v>-5.3093000000000001E-2</c:v>
                </c:pt>
                <c:pt idx="39">
                  <c:v>-6.2614000000000003E-2</c:v>
                </c:pt>
                <c:pt idx="40">
                  <c:v>-2.0393000000000001E-2</c:v>
                </c:pt>
                <c:pt idx="41">
                  <c:v>-0.16427700000000001</c:v>
                </c:pt>
                <c:pt idx="42">
                  <c:v>-0.24710799999999999</c:v>
                </c:pt>
                <c:pt idx="43">
                  <c:v>-0.49789</c:v>
                </c:pt>
                <c:pt idx="44">
                  <c:v>-0.20354900000000001</c:v>
                </c:pt>
                <c:pt idx="45">
                  <c:v>-0.40193200000000001</c:v>
                </c:pt>
                <c:pt idx="46">
                  <c:v>-0.24254000000000001</c:v>
                </c:pt>
                <c:pt idx="47">
                  <c:v>-0.53688499999999995</c:v>
                </c:pt>
                <c:pt idx="48">
                  <c:v>-0.31458399999999997</c:v>
                </c:pt>
                <c:pt idx="49">
                  <c:v>-0.57901100000000005</c:v>
                </c:pt>
                <c:pt idx="50">
                  <c:v>-0.19516800000000001</c:v>
                </c:pt>
                <c:pt idx="51">
                  <c:v>-0.34797899999999998</c:v>
                </c:pt>
                <c:pt idx="52">
                  <c:v>-0.102676</c:v>
                </c:pt>
                <c:pt idx="53">
                  <c:v>-0.15398999999999999</c:v>
                </c:pt>
                <c:pt idx="54">
                  <c:v>-6.1404E-2</c:v>
                </c:pt>
                <c:pt idx="55">
                  <c:v>-0.16365399999999999</c:v>
                </c:pt>
                <c:pt idx="56">
                  <c:v>-9.8016000000000006E-2</c:v>
                </c:pt>
                <c:pt idx="57">
                  <c:v>-0.16444600000000001</c:v>
                </c:pt>
                <c:pt idx="58">
                  <c:v>-2.5509999999999999E-3</c:v>
                </c:pt>
                <c:pt idx="59">
                  <c:v>3.6450000000000003E-2</c:v>
                </c:pt>
                <c:pt idx="60">
                  <c:v>3.735E-3</c:v>
                </c:pt>
                <c:pt idx="61">
                  <c:v>3.9018999999999998E-2</c:v>
                </c:pt>
                <c:pt idx="62">
                  <c:v>0.110786</c:v>
                </c:pt>
                <c:pt idx="63">
                  <c:v>0.16935700000000001</c:v>
                </c:pt>
                <c:pt idx="64">
                  <c:v>7.6870000000000003E-3</c:v>
                </c:pt>
                <c:pt idx="65">
                  <c:v>8.574E-3</c:v>
                </c:pt>
                <c:pt idx="66">
                  <c:v>2.6075999999999998E-2</c:v>
                </c:pt>
                <c:pt idx="67">
                  <c:v>0.15207899999999999</c:v>
                </c:pt>
                <c:pt idx="68">
                  <c:v>0.173954</c:v>
                </c:pt>
                <c:pt idx="69">
                  <c:v>0.32206800000000002</c:v>
                </c:pt>
                <c:pt idx="70">
                  <c:v>7.9203999999999997E-2</c:v>
                </c:pt>
                <c:pt idx="71">
                  <c:v>0.13081200000000001</c:v>
                </c:pt>
                <c:pt idx="72">
                  <c:v>0.120197</c:v>
                </c:pt>
                <c:pt idx="73">
                  <c:v>0.26338499999999998</c:v>
                </c:pt>
                <c:pt idx="74">
                  <c:v>7.6274999999999996E-2</c:v>
                </c:pt>
                <c:pt idx="75">
                  <c:v>5.6247999999999999E-2</c:v>
                </c:pt>
                <c:pt idx="76">
                  <c:v>-6.7663000000000001E-2</c:v>
                </c:pt>
                <c:pt idx="77">
                  <c:v>-8.7628999999999999E-2</c:v>
                </c:pt>
                <c:pt idx="78">
                  <c:v>2.3982E-2</c:v>
                </c:pt>
                <c:pt idx="79">
                  <c:v>5.6284000000000001E-2</c:v>
                </c:pt>
                <c:pt idx="80">
                  <c:v>3.9352999999999999E-2</c:v>
                </c:pt>
                <c:pt idx="81">
                  <c:v>0.116046</c:v>
                </c:pt>
                <c:pt idx="82">
                  <c:v>7.6927999999999996E-2</c:v>
                </c:pt>
                <c:pt idx="83">
                  <c:v>0.120807</c:v>
                </c:pt>
                <c:pt idx="84">
                  <c:v>5.9984999999999997E-2</c:v>
                </c:pt>
                <c:pt idx="85">
                  <c:v>0.14194100000000001</c:v>
                </c:pt>
                <c:pt idx="86">
                  <c:v>6.3211000000000003E-2</c:v>
                </c:pt>
                <c:pt idx="87">
                  <c:v>6.0406000000000001E-2</c:v>
                </c:pt>
                <c:pt idx="88">
                  <c:v>-0.102836</c:v>
                </c:pt>
                <c:pt idx="89">
                  <c:v>-0.34185300000000002</c:v>
                </c:pt>
                <c:pt idx="90">
                  <c:v>-0.27598</c:v>
                </c:pt>
                <c:pt idx="91">
                  <c:v>-0.51110500000000003</c:v>
                </c:pt>
                <c:pt idx="92">
                  <c:v>-0.16383600000000001</c:v>
                </c:pt>
                <c:pt idx="93">
                  <c:v>-0.28110299999999999</c:v>
                </c:pt>
                <c:pt idx="94">
                  <c:v>-9.3908000000000005E-2</c:v>
                </c:pt>
                <c:pt idx="95">
                  <c:v>-0.17471500000000001</c:v>
                </c:pt>
                <c:pt idx="96">
                  <c:v>-7.417E-3</c:v>
                </c:pt>
                <c:pt idx="97">
                  <c:v>1.7179E-2</c:v>
                </c:pt>
                <c:pt idx="98">
                  <c:v>7.7699000000000004E-2</c:v>
                </c:pt>
                <c:pt idx="99">
                  <c:v>0.28676600000000002</c:v>
                </c:pt>
                <c:pt idx="100">
                  <c:v>0.39882800000000002</c:v>
                </c:pt>
                <c:pt idx="101">
                  <c:v>0.97223099999999996</c:v>
                </c:pt>
                <c:pt idx="102">
                  <c:v>0.66609099999999999</c:v>
                </c:pt>
                <c:pt idx="103">
                  <c:v>1.389362</c:v>
                </c:pt>
                <c:pt idx="104">
                  <c:v>0.760432</c:v>
                </c:pt>
                <c:pt idx="105">
                  <c:v>1.808816</c:v>
                </c:pt>
                <c:pt idx="106">
                  <c:v>1.2351259999999999</c:v>
                </c:pt>
                <c:pt idx="107">
                  <c:v>2.2371539999999999</c:v>
                </c:pt>
                <c:pt idx="108">
                  <c:v>0.84067800000000004</c:v>
                </c:pt>
                <c:pt idx="109">
                  <c:v>1.9806600000000001</c:v>
                </c:pt>
                <c:pt idx="110">
                  <c:v>1.8582019999999999</c:v>
                </c:pt>
                <c:pt idx="111">
                  <c:v>3.7782749999999998</c:v>
                </c:pt>
                <c:pt idx="112">
                  <c:v>1.8684099999999999</c:v>
                </c:pt>
                <c:pt idx="113">
                  <c:v>3.9220480000000002</c:v>
                </c:pt>
                <c:pt idx="114">
                  <c:v>2.0053519999999998</c:v>
                </c:pt>
                <c:pt idx="115">
                  <c:v>3.911645</c:v>
                </c:pt>
                <c:pt idx="116">
                  <c:v>1.3163210000000001</c:v>
                </c:pt>
                <c:pt idx="117">
                  <c:v>2.5939760000000001</c:v>
                </c:pt>
                <c:pt idx="118">
                  <c:v>1.050162</c:v>
                </c:pt>
                <c:pt idx="119">
                  <c:v>1.911117</c:v>
                </c:pt>
                <c:pt idx="120">
                  <c:v>1.1205480000000001</c:v>
                </c:pt>
                <c:pt idx="121">
                  <c:v>2.6296750000000002</c:v>
                </c:pt>
                <c:pt idx="122">
                  <c:v>1.4156960000000001</c:v>
                </c:pt>
                <c:pt idx="123">
                  <c:v>2.4176190000000002</c:v>
                </c:pt>
                <c:pt idx="124">
                  <c:v>0.93317799999999995</c:v>
                </c:pt>
                <c:pt idx="125">
                  <c:v>2.127732</c:v>
                </c:pt>
                <c:pt idx="126">
                  <c:v>1.2586710000000001</c:v>
                </c:pt>
                <c:pt idx="127">
                  <c:v>2.4632339999999999</c:v>
                </c:pt>
                <c:pt idx="128">
                  <c:v>1.0640689999999999</c:v>
                </c:pt>
                <c:pt idx="129">
                  <c:v>1.8965369999999999</c:v>
                </c:pt>
                <c:pt idx="130">
                  <c:v>0.81298199999999998</c:v>
                </c:pt>
                <c:pt idx="131">
                  <c:v>1.7579990000000001</c:v>
                </c:pt>
                <c:pt idx="132">
                  <c:v>0.96843000000000001</c:v>
                </c:pt>
                <c:pt idx="133">
                  <c:v>1.8424579999999999</c:v>
                </c:pt>
                <c:pt idx="134">
                  <c:v>0.92244300000000001</c:v>
                </c:pt>
                <c:pt idx="135">
                  <c:v>1.9783489999999999</c:v>
                </c:pt>
                <c:pt idx="136">
                  <c:v>1.0869880000000001</c:v>
                </c:pt>
                <c:pt idx="137">
                  <c:v>1.806257</c:v>
                </c:pt>
                <c:pt idx="138">
                  <c:v>0.30251699999999998</c:v>
                </c:pt>
                <c:pt idx="139">
                  <c:v>0.53979999999999995</c:v>
                </c:pt>
                <c:pt idx="140">
                  <c:v>0.46359099999999998</c:v>
                </c:pt>
                <c:pt idx="141">
                  <c:v>1.0771109999999999</c:v>
                </c:pt>
                <c:pt idx="142">
                  <c:v>0.479271</c:v>
                </c:pt>
                <c:pt idx="143">
                  <c:v>1.0057739999999999</c:v>
                </c:pt>
                <c:pt idx="144">
                  <c:v>0.65879900000000002</c:v>
                </c:pt>
                <c:pt idx="145">
                  <c:v>1.214871</c:v>
                </c:pt>
                <c:pt idx="146">
                  <c:v>0.26120199999999999</c:v>
                </c:pt>
                <c:pt idx="147">
                  <c:v>0.31302099999999999</c:v>
                </c:pt>
                <c:pt idx="148">
                  <c:v>0.40000599999999997</c:v>
                </c:pt>
                <c:pt idx="149">
                  <c:v>1.468305</c:v>
                </c:pt>
                <c:pt idx="150">
                  <c:v>1.416088</c:v>
                </c:pt>
                <c:pt idx="151">
                  <c:v>2.618506</c:v>
                </c:pt>
                <c:pt idx="152">
                  <c:v>0.83725700000000003</c:v>
                </c:pt>
                <c:pt idx="153">
                  <c:v>1.7737890000000001</c:v>
                </c:pt>
                <c:pt idx="154">
                  <c:v>1.1094550000000001</c:v>
                </c:pt>
                <c:pt idx="155">
                  <c:v>2.0307819999999999</c:v>
                </c:pt>
                <c:pt idx="156">
                  <c:v>0.51977600000000002</c:v>
                </c:pt>
                <c:pt idx="157">
                  <c:v>0.87622199999999995</c:v>
                </c:pt>
                <c:pt idx="158">
                  <c:v>0.51060899999999998</c:v>
                </c:pt>
                <c:pt idx="159">
                  <c:v>1.155052</c:v>
                </c:pt>
                <c:pt idx="160">
                  <c:v>0.66573199999999999</c:v>
                </c:pt>
                <c:pt idx="161">
                  <c:v>1.3681890000000001</c:v>
                </c:pt>
                <c:pt idx="162">
                  <c:v>0.88991299999999995</c:v>
                </c:pt>
                <c:pt idx="163">
                  <c:v>2.062821</c:v>
                </c:pt>
                <c:pt idx="164">
                  <c:v>1.480083</c:v>
                </c:pt>
                <c:pt idx="165">
                  <c:v>3.1818559999999998</c:v>
                </c:pt>
                <c:pt idx="166">
                  <c:v>2.0201389999999999</c:v>
                </c:pt>
                <c:pt idx="167">
                  <c:v>4.46868</c:v>
                </c:pt>
                <c:pt idx="168">
                  <c:v>2.9036270000000002</c:v>
                </c:pt>
                <c:pt idx="169">
                  <c:v>6.0487339999999996</c:v>
                </c:pt>
                <c:pt idx="170">
                  <c:v>2.6605639999999999</c:v>
                </c:pt>
                <c:pt idx="171">
                  <c:v>4.5333480000000002</c:v>
                </c:pt>
                <c:pt idx="172">
                  <c:v>1.5538179999999999</c:v>
                </c:pt>
                <c:pt idx="173">
                  <c:v>3.5420609999999999</c:v>
                </c:pt>
                <c:pt idx="174">
                  <c:v>3.2773539999999999</c:v>
                </c:pt>
                <c:pt idx="175">
                  <c:v>7.90022</c:v>
                </c:pt>
                <c:pt idx="176">
                  <c:v>4.9823930000000001</c:v>
                </c:pt>
                <c:pt idx="177">
                  <c:v>9.5960459999999994</c:v>
                </c:pt>
                <c:pt idx="178">
                  <c:v>4.8292760000000001</c:v>
                </c:pt>
                <c:pt idx="179">
                  <c:v>9.8354800000000004</c:v>
                </c:pt>
                <c:pt idx="180">
                  <c:v>4.4124270000000001</c:v>
                </c:pt>
                <c:pt idx="181">
                  <c:v>8.4247890000000005</c:v>
                </c:pt>
                <c:pt idx="182">
                  <c:v>4.60907</c:v>
                </c:pt>
                <c:pt idx="183">
                  <c:v>10.163206000000001</c:v>
                </c:pt>
                <c:pt idx="184">
                  <c:v>5.7559079999999998</c:v>
                </c:pt>
                <c:pt idx="185">
                  <c:v>11.074223999999999</c:v>
                </c:pt>
                <c:pt idx="186">
                  <c:v>4.5740889999999998</c:v>
                </c:pt>
                <c:pt idx="187">
                  <c:v>8.2557390000000002</c:v>
                </c:pt>
                <c:pt idx="188">
                  <c:v>2.9437099999999998</c:v>
                </c:pt>
                <c:pt idx="189">
                  <c:v>5.1968269999999999</c:v>
                </c:pt>
                <c:pt idx="190">
                  <c:v>1.5522549999999999</c:v>
                </c:pt>
                <c:pt idx="191">
                  <c:v>2.471689</c:v>
                </c:pt>
                <c:pt idx="192">
                  <c:v>0.32786799999999999</c:v>
                </c:pt>
                <c:pt idx="193">
                  <c:v>0.16097900000000001</c:v>
                </c:pt>
                <c:pt idx="194">
                  <c:v>-0.84577599999999997</c:v>
                </c:pt>
                <c:pt idx="195">
                  <c:v>-2.2199049999999998</c:v>
                </c:pt>
                <c:pt idx="196">
                  <c:v>-1.7065360000000001</c:v>
                </c:pt>
                <c:pt idx="197">
                  <c:v>-3.8255690000000002</c:v>
                </c:pt>
                <c:pt idx="198">
                  <c:v>-2.6548470000000002</c:v>
                </c:pt>
                <c:pt idx="199">
                  <c:v>-6.0496109999999996</c:v>
                </c:pt>
                <c:pt idx="200">
                  <c:v>-4.3361970000000003</c:v>
                </c:pt>
                <c:pt idx="201">
                  <c:v>-9.0708780000000004</c:v>
                </c:pt>
                <c:pt idx="202">
                  <c:v>-4.8551270000000004</c:v>
                </c:pt>
                <c:pt idx="203">
                  <c:v>-10.123272</c:v>
                </c:pt>
                <c:pt idx="204">
                  <c:v>-6.013496</c:v>
                </c:pt>
                <c:pt idx="205">
                  <c:v>-12.825962000000001</c:v>
                </c:pt>
                <c:pt idx="206">
                  <c:v>-6.9874260000000001</c:v>
                </c:pt>
                <c:pt idx="207">
                  <c:v>-13.363177</c:v>
                </c:pt>
                <c:pt idx="208">
                  <c:v>-5.7239779999999998</c:v>
                </c:pt>
                <c:pt idx="209">
                  <c:v>-11.001984</c:v>
                </c:pt>
                <c:pt idx="210">
                  <c:v>-5.0432040000000002</c:v>
                </c:pt>
                <c:pt idx="211">
                  <c:v>-9.2944069999999996</c:v>
                </c:pt>
                <c:pt idx="212">
                  <c:v>-3.3707929999999999</c:v>
                </c:pt>
                <c:pt idx="213">
                  <c:v>-6.3508360000000001</c:v>
                </c:pt>
                <c:pt idx="214">
                  <c:v>-2.5392269999999999</c:v>
                </c:pt>
                <c:pt idx="215">
                  <c:v>-4.2528899999999998</c:v>
                </c:pt>
                <c:pt idx="216">
                  <c:v>-0.620259</c:v>
                </c:pt>
                <c:pt idx="217">
                  <c:v>-0.87075000000000002</c:v>
                </c:pt>
                <c:pt idx="218">
                  <c:v>-0.42139399999999999</c:v>
                </c:pt>
                <c:pt idx="219">
                  <c:v>-0.74089000000000005</c:v>
                </c:pt>
                <c:pt idx="220">
                  <c:v>0.31541200000000003</c:v>
                </c:pt>
                <c:pt idx="221">
                  <c:v>1.518807</c:v>
                </c:pt>
                <c:pt idx="222">
                  <c:v>1.9440949999999999</c:v>
                </c:pt>
                <c:pt idx="223">
                  <c:v>3.87717</c:v>
                </c:pt>
                <c:pt idx="224">
                  <c:v>1.5764359999999999</c:v>
                </c:pt>
                <c:pt idx="225">
                  <c:v>2.9169909999999999</c:v>
                </c:pt>
                <c:pt idx="226">
                  <c:v>1.841407</c:v>
                </c:pt>
                <c:pt idx="227">
                  <c:v>4.8456590000000004</c:v>
                </c:pt>
                <c:pt idx="228">
                  <c:v>3.4965730000000002</c:v>
                </c:pt>
                <c:pt idx="229">
                  <c:v>6.5750359999999999</c:v>
                </c:pt>
                <c:pt idx="230">
                  <c:v>2.3045490000000002</c:v>
                </c:pt>
                <c:pt idx="231">
                  <c:v>4.4740149999999996</c:v>
                </c:pt>
                <c:pt idx="232">
                  <c:v>2.812503</c:v>
                </c:pt>
                <c:pt idx="233">
                  <c:v>6.0447610000000003</c:v>
                </c:pt>
                <c:pt idx="234">
                  <c:v>2.8289399999999998</c:v>
                </c:pt>
                <c:pt idx="235">
                  <c:v>5.2518830000000003</c:v>
                </c:pt>
                <c:pt idx="236">
                  <c:v>2.3477209999999999</c:v>
                </c:pt>
                <c:pt idx="237">
                  <c:v>4.7446489999999999</c:v>
                </c:pt>
                <c:pt idx="238">
                  <c:v>2.1345930000000002</c:v>
                </c:pt>
                <c:pt idx="239">
                  <c:v>4.1315600000000003</c:v>
                </c:pt>
                <c:pt idx="240">
                  <c:v>2.3232119999999998</c:v>
                </c:pt>
                <c:pt idx="241">
                  <c:v>4.9272099999999996</c:v>
                </c:pt>
                <c:pt idx="242">
                  <c:v>2.6538249999999999</c:v>
                </c:pt>
                <c:pt idx="243">
                  <c:v>5.3486070000000003</c:v>
                </c:pt>
                <c:pt idx="244">
                  <c:v>2.7056369999999998</c:v>
                </c:pt>
                <c:pt idx="245">
                  <c:v>5.2970420000000003</c:v>
                </c:pt>
                <c:pt idx="246">
                  <c:v>2.454367</c:v>
                </c:pt>
                <c:pt idx="247">
                  <c:v>4.7567130000000004</c:v>
                </c:pt>
                <c:pt idx="248">
                  <c:v>2.1247980000000002</c:v>
                </c:pt>
                <c:pt idx="249">
                  <c:v>3.993725</c:v>
                </c:pt>
                <c:pt idx="250">
                  <c:v>1.7108559999999999</c:v>
                </c:pt>
                <c:pt idx="251">
                  <c:v>3.2834750000000001</c:v>
                </c:pt>
                <c:pt idx="252">
                  <c:v>1.5059089999999999</c:v>
                </c:pt>
                <c:pt idx="253">
                  <c:v>2.8433259999999998</c:v>
                </c:pt>
                <c:pt idx="254">
                  <c:v>1.063545</c:v>
                </c:pt>
                <c:pt idx="255">
                  <c:v>1.7030590000000001</c:v>
                </c:pt>
                <c:pt idx="256">
                  <c:v>-3.5691000000000001E-2</c:v>
                </c:pt>
                <c:pt idx="257">
                  <c:v>-0.98229299999999997</c:v>
                </c:pt>
                <c:pt idx="258">
                  <c:v>-1.7964690000000001</c:v>
                </c:pt>
                <c:pt idx="259">
                  <c:v>-4.0911730000000004</c:v>
                </c:pt>
                <c:pt idx="260">
                  <c:v>-2.31908</c:v>
                </c:pt>
                <c:pt idx="261">
                  <c:v>-4.5500769999999999</c:v>
                </c:pt>
                <c:pt idx="262">
                  <c:v>-2.4401280000000001</c:v>
                </c:pt>
                <c:pt idx="263">
                  <c:v>-5.268554</c:v>
                </c:pt>
                <c:pt idx="264">
                  <c:v>-3.013566</c:v>
                </c:pt>
                <c:pt idx="265">
                  <c:v>-5.808656</c:v>
                </c:pt>
                <c:pt idx="266">
                  <c:v>-2.7074760000000002</c:v>
                </c:pt>
                <c:pt idx="267">
                  <c:v>-5.7844110000000004</c:v>
                </c:pt>
                <c:pt idx="268">
                  <c:v>-3.7513169999999998</c:v>
                </c:pt>
                <c:pt idx="269">
                  <c:v>-7.7692040000000002</c:v>
                </c:pt>
                <c:pt idx="270">
                  <c:v>-3.753895</c:v>
                </c:pt>
                <c:pt idx="271">
                  <c:v>-7.382066</c:v>
                </c:pt>
                <c:pt idx="272">
                  <c:v>-3.8746399999999999</c:v>
                </c:pt>
                <c:pt idx="273">
                  <c:v>-7.9078549999999996</c:v>
                </c:pt>
                <c:pt idx="274">
                  <c:v>-3.8671980000000001</c:v>
                </c:pt>
                <c:pt idx="275">
                  <c:v>-7.5519769999999999</c:v>
                </c:pt>
                <c:pt idx="276">
                  <c:v>-3.8193600000000001</c:v>
                </c:pt>
                <c:pt idx="277">
                  <c:v>-7.8758889999999999</c:v>
                </c:pt>
                <c:pt idx="278">
                  <c:v>-4.0548669999999998</c:v>
                </c:pt>
                <c:pt idx="279">
                  <c:v>-7.8498809999999999</c:v>
                </c:pt>
                <c:pt idx="280">
                  <c:v>-3.3434889999999999</c:v>
                </c:pt>
                <c:pt idx="281">
                  <c:v>-6.1424750000000001</c:v>
                </c:pt>
                <c:pt idx="282">
                  <c:v>-2.4955590000000001</c:v>
                </c:pt>
                <c:pt idx="283">
                  <c:v>-4.9617430000000002</c:v>
                </c:pt>
                <c:pt idx="284">
                  <c:v>-2.5653869999999999</c:v>
                </c:pt>
                <c:pt idx="285">
                  <c:v>-5.1838490000000004</c:v>
                </c:pt>
                <c:pt idx="286">
                  <c:v>-2.4066670000000001</c:v>
                </c:pt>
                <c:pt idx="287">
                  <c:v>-4.4488659999999998</c:v>
                </c:pt>
                <c:pt idx="288">
                  <c:v>-1.857156</c:v>
                </c:pt>
                <c:pt idx="289">
                  <c:v>-3.5335429999999999</c:v>
                </c:pt>
                <c:pt idx="290">
                  <c:v>-1.7307520000000001</c:v>
                </c:pt>
                <c:pt idx="291">
                  <c:v>-3.5767699999999998</c:v>
                </c:pt>
                <c:pt idx="292">
                  <c:v>-1.449872</c:v>
                </c:pt>
                <c:pt idx="293">
                  <c:v>-2.0477759999999998</c:v>
                </c:pt>
                <c:pt idx="294">
                  <c:v>7.1354000000000001E-2</c:v>
                </c:pt>
                <c:pt idx="295">
                  <c:v>0.16564400000000001</c:v>
                </c:pt>
                <c:pt idx="296">
                  <c:v>-0.100938</c:v>
                </c:pt>
                <c:pt idx="297">
                  <c:v>0.15324499999999999</c:v>
                </c:pt>
                <c:pt idx="298">
                  <c:v>1.2709299999999999</c:v>
                </c:pt>
                <c:pt idx="299">
                  <c:v>3.8196729999999999</c:v>
                </c:pt>
                <c:pt idx="300">
                  <c:v>3.2110300000000001</c:v>
                </c:pt>
                <c:pt idx="301">
                  <c:v>6.745317</c:v>
                </c:pt>
                <c:pt idx="302">
                  <c:v>3.880207</c:v>
                </c:pt>
                <c:pt idx="303">
                  <c:v>8.0409079999999999</c:v>
                </c:pt>
                <c:pt idx="304">
                  <c:v>4.1655800000000003</c:v>
                </c:pt>
                <c:pt idx="305">
                  <c:v>8.229317</c:v>
                </c:pt>
                <c:pt idx="306">
                  <c:v>4.1965649999999997</c:v>
                </c:pt>
                <c:pt idx="307">
                  <c:v>8.8675440000000005</c:v>
                </c:pt>
                <c:pt idx="308">
                  <c:v>5.2519679999999997</c:v>
                </c:pt>
                <c:pt idx="309">
                  <c:v>10.396447999999999</c:v>
                </c:pt>
                <c:pt idx="310">
                  <c:v>4.5265639999999996</c:v>
                </c:pt>
                <c:pt idx="311">
                  <c:v>8.4403089999999992</c:v>
                </c:pt>
                <c:pt idx="312">
                  <c:v>3.6003310000000002</c:v>
                </c:pt>
                <c:pt idx="313">
                  <c:v>7.0499429999999998</c:v>
                </c:pt>
                <c:pt idx="314">
                  <c:v>3.209581</c:v>
                </c:pt>
                <c:pt idx="315">
                  <c:v>6.1081200000000004</c:v>
                </c:pt>
                <c:pt idx="316">
                  <c:v>2.5136940000000001</c:v>
                </c:pt>
                <c:pt idx="317">
                  <c:v>4.7541500000000001</c:v>
                </c:pt>
                <c:pt idx="318">
                  <c:v>2.1732809999999998</c:v>
                </c:pt>
                <c:pt idx="319">
                  <c:v>4.0833729999999999</c:v>
                </c:pt>
                <c:pt idx="320">
                  <c:v>1.2952900000000001</c:v>
                </c:pt>
                <c:pt idx="321">
                  <c:v>2.080187</c:v>
                </c:pt>
                <c:pt idx="322">
                  <c:v>0.62129999999999996</c:v>
                </c:pt>
                <c:pt idx="323">
                  <c:v>1.294359</c:v>
                </c:pt>
                <c:pt idx="324">
                  <c:v>0.62148800000000004</c:v>
                </c:pt>
                <c:pt idx="325">
                  <c:v>0.60826800000000003</c:v>
                </c:pt>
                <c:pt idx="326">
                  <c:v>-0.90348099999999998</c:v>
                </c:pt>
                <c:pt idx="327">
                  <c:v>-2.391743</c:v>
                </c:pt>
                <c:pt idx="328">
                  <c:v>-2.1654969999999998</c:v>
                </c:pt>
                <c:pt idx="329">
                  <c:v>-4.9332890000000003</c:v>
                </c:pt>
                <c:pt idx="330">
                  <c:v>-3.4112900000000002</c:v>
                </c:pt>
                <c:pt idx="331">
                  <c:v>-7.3138969999999999</c:v>
                </c:pt>
                <c:pt idx="332">
                  <c:v>-4.3027199999999999</c:v>
                </c:pt>
                <c:pt idx="333">
                  <c:v>-8.7072120000000002</c:v>
                </c:pt>
                <c:pt idx="334">
                  <c:v>-4.3503610000000004</c:v>
                </c:pt>
                <c:pt idx="335">
                  <c:v>-8.8741699999999994</c:v>
                </c:pt>
                <c:pt idx="336">
                  <c:v>-4.704555</c:v>
                </c:pt>
                <c:pt idx="337">
                  <c:v>-9.4389730000000007</c:v>
                </c:pt>
                <c:pt idx="338">
                  <c:v>-4.4079639999999998</c:v>
                </c:pt>
                <c:pt idx="339">
                  <c:v>-8.2454789999999996</c:v>
                </c:pt>
                <c:pt idx="340">
                  <c:v>-3.5030559999999999</c:v>
                </c:pt>
                <c:pt idx="341">
                  <c:v>-6.9383400000000002</c:v>
                </c:pt>
                <c:pt idx="342">
                  <c:v>-3.142706</c:v>
                </c:pt>
                <c:pt idx="343">
                  <c:v>-6.1345919999999996</c:v>
                </c:pt>
                <c:pt idx="344">
                  <c:v>-2.7164130000000002</c:v>
                </c:pt>
                <c:pt idx="345">
                  <c:v>-5.1525889999999999</c:v>
                </c:pt>
                <c:pt idx="346">
                  <c:v>-2.2665470000000001</c:v>
                </c:pt>
                <c:pt idx="347">
                  <c:v>-4.5904870000000004</c:v>
                </c:pt>
                <c:pt idx="348">
                  <c:v>-2.5293410000000001</c:v>
                </c:pt>
                <c:pt idx="349">
                  <c:v>-4.8907759999999998</c:v>
                </c:pt>
                <c:pt idx="350">
                  <c:v>-1.9970399999999999</c:v>
                </c:pt>
                <c:pt idx="351">
                  <c:v>-3.825393</c:v>
                </c:pt>
                <c:pt idx="352">
                  <c:v>-1.784405</c:v>
                </c:pt>
                <c:pt idx="353">
                  <c:v>-3.366803</c:v>
                </c:pt>
                <c:pt idx="354">
                  <c:v>-1.3277209999999999</c:v>
                </c:pt>
                <c:pt idx="355">
                  <c:v>-2.4705409999999999</c:v>
                </c:pt>
                <c:pt idx="356">
                  <c:v>-0.98667199999999999</c:v>
                </c:pt>
                <c:pt idx="357">
                  <c:v>-1.76712</c:v>
                </c:pt>
                <c:pt idx="358">
                  <c:v>-0.750421</c:v>
                </c:pt>
                <c:pt idx="359">
                  <c:v>-1.71478</c:v>
                </c:pt>
                <c:pt idx="360">
                  <c:v>-0.89658700000000002</c:v>
                </c:pt>
                <c:pt idx="361">
                  <c:v>-1.1149290000000001</c:v>
                </c:pt>
                <c:pt idx="362">
                  <c:v>0.188586</c:v>
                </c:pt>
                <c:pt idx="363">
                  <c:v>0.35496100000000003</c:v>
                </c:pt>
                <c:pt idx="364">
                  <c:v>0.143925</c:v>
                </c:pt>
                <c:pt idx="365">
                  <c:v>0.71515899999999999</c:v>
                </c:pt>
                <c:pt idx="366">
                  <c:v>1.001714</c:v>
                </c:pt>
                <c:pt idx="367">
                  <c:v>2.373535</c:v>
                </c:pt>
                <c:pt idx="368">
                  <c:v>1.7926329999999999</c:v>
                </c:pt>
                <c:pt idx="369">
                  <c:v>3.9256549999999999</c:v>
                </c:pt>
                <c:pt idx="370">
                  <c:v>2.3237899999999998</c:v>
                </c:pt>
                <c:pt idx="371">
                  <c:v>5.0679179999999997</c:v>
                </c:pt>
                <c:pt idx="372">
                  <c:v>3.7980830000000001</c:v>
                </c:pt>
                <c:pt idx="373">
                  <c:v>9.0453650000000003</c:v>
                </c:pt>
                <c:pt idx="374">
                  <c:v>6.063231</c:v>
                </c:pt>
                <c:pt idx="375">
                  <c:v>11.714572</c:v>
                </c:pt>
                <c:pt idx="376">
                  <c:v>4.8853020000000003</c:v>
                </c:pt>
                <c:pt idx="377">
                  <c:v>9.1107840000000007</c:v>
                </c:pt>
                <c:pt idx="378">
                  <c:v>3.9673379999999998</c:v>
                </c:pt>
                <c:pt idx="379">
                  <c:v>7.5270820000000001</c:v>
                </c:pt>
                <c:pt idx="380">
                  <c:v>3.300875</c:v>
                </c:pt>
                <c:pt idx="381">
                  <c:v>6.5590679999999999</c:v>
                </c:pt>
                <c:pt idx="382">
                  <c:v>3.3501089999999998</c:v>
                </c:pt>
                <c:pt idx="383">
                  <c:v>6.5139889999999996</c:v>
                </c:pt>
                <c:pt idx="384">
                  <c:v>3.0641129999999999</c:v>
                </c:pt>
                <c:pt idx="385">
                  <c:v>6.0441750000000001</c:v>
                </c:pt>
                <c:pt idx="386">
                  <c:v>2.7436189999999998</c:v>
                </c:pt>
                <c:pt idx="387">
                  <c:v>4.9335529999999999</c:v>
                </c:pt>
                <c:pt idx="388">
                  <c:v>1.439891</c:v>
                </c:pt>
                <c:pt idx="389">
                  <c:v>2.265936</c:v>
                </c:pt>
                <c:pt idx="390">
                  <c:v>0.32594800000000002</c:v>
                </c:pt>
                <c:pt idx="391">
                  <c:v>0.293686</c:v>
                </c:pt>
                <c:pt idx="392">
                  <c:v>-0.360151</c:v>
                </c:pt>
                <c:pt idx="393">
                  <c:v>-0.90349900000000005</c:v>
                </c:pt>
                <c:pt idx="394">
                  <c:v>-0.84882599999999997</c:v>
                </c:pt>
                <c:pt idx="395">
                  <c:v>-2.2197559999999998</c:v>
                </c:pt>
                <c:pt idx="396">
                  <c:v>-2.0669420000000001</c:v>
                </c:pt>
                <c:pt idx="397">
                  <c:v>-4.9037730000000002</c:v>
                </c:pt>
                <c:pt idx="398">
                  <c:v>-3.6778249999999999</c:v>
                </c:pt>
                <c:pt idx="399">
                  <c:v>-7.9123340000000004</c:v>
                </c:pt>
                <c:pt idx="400">
                  <c:v>-4.5109110000000001</c:v>
                </c:pt>
                <c:pt idx="401">
                  <c:v>-9.3225409999999993</c:v>
                </c:pt>
                <c:pt idx="402">
                  <c:v>-4.9526820000000003</c:v>
                </c:pt>
                <c:pt idx="403">
                  <c:v>-9.9315250000000006</c:v>
                </c:pt>
                <c:pt idx="404">
                  <c:v>-4.8579530000000002</c:v>
                </c:pt>
                <c:pt idx="405">
                  <c:v>-9.4848289999999995</c:v>
                </c:pt>
                <c:pt idx="406">
                  <c:v>-4.5469799999999996</c:v>
                </c:pt>
                <c:pt idx="407">
                  <c:v>-8.6932650000000002</c:v>
                </c:pt>
                <c:pt idx="408">
                  <c:v>-3.770699</c:v>
                </c:pt>
                <c:pt idx="409">
                  <c:v>-7.7434349999999998</c:v>
                </c:pt>
                <c:pt idx="410">
                  <c:v>-4.2949830000000002</c:v>
                </c:pt>
                <c:pt idx="411">
                  <c:v>-8.47851</c:v>
                </c:pt>
                <c:pt idx="412">
                  <c:v>-3.7261519999999999</c:v>
                </c:pt>
                <c:pt idx="413">
                  <c:v>-6.8874449999999996</c:v>
                </c:pt>
                <c:pt idx="414">
                  <c:v>-2.839664</c:v>
                </c:pt>
                <c:pt idx="415">
                  <c:v>-5.4888510000000004</c:v>
                </c:pt>
                <c:pt idx="416">
                  <c:v>-2.5779909999999999</c:v>
                </c:pt>
                <c:pt idx="417">
                  <c:v>-5.221622</c:v>
                </c:pt>
                <c:pt idx="418">
                  <c:v>-2.7497500000000001</c:v>
                </c:pt>
                <c:pt idx="419">
                  <c:v>-5.3065720000000001</c:v>
                </c:pt>
                <c:pt idx="420">
                  <c:v>-2.0635330000000001</c:v>
                </c:pt>
                <c:pt idx="421">
                  <c:v>-3.7410389999999998</c:v>
                </c:pt>
                <c:pt idx="422">
                  <c:v>-1.4738640000000001</c:v>
                </c:pt>
                <c:pt idx="423">
                  <c:v>-2.7339500000000001</c:v>
                </c:pt>
                <c:pt idx="424">
                  <c:v>-1.10114</c:v>
                </c:pt>
                <c:pt idx="425">
                  <c:v>-2.0615320000000001</c:v>
                </c:pt>
                <c:pt idx="426">
                  <c:v>-0.79054800000000003</c:v>
                </c:pt>
                <c:pt idx="427">
                  <c:v>-1.2671559999999999</c:v>
                </c:pt>
                <c:pt idx="428">
                  <c:v>-0.19070699999999999</c:v>
                </c:pt>
                <c:pt idx="429">
                  <c:v>-0.457283</c:v>
                </c:pt>
                <c:pt idx="430">
                  <c:v>-0.36787999999999998</c:v>
                </c:pt>
                <c:pt idx="431">
                  <c:v>-0.28712500000000002</c:v>
                </c:pt>
                <c:pt idx="432">
                  <c:v>0.83630899999999997</c:v>
                </c:pt>
                <c:pt idx="433">
                  <c:v>2.093823</c:v>
                </c:pt>
                <c:pt idx="434">
                  <c:v>0.82205600000000001</c:v>
                </c:pt>
                <c:pt idx="435">
                  <c:v>1.0822270000000001</c:v>
                </c:pt>
                <c:pt idx="436">
                  <c:v>0.32931199999999999</c:v>
                </c:pt>
                <c:pt idx="437">
                  <c:v>1.724639</c:v>
                </c:pt>
                <c:pt idx="438">
                  <c:v>2.5830510000000002</c:v>
                </c:pt>
                <c:pt idx="439">
                  <c:v>5.1260579999999996</c:v>
                </c:pt>
                <c:pt idx="440">
                  <c:v>2.114697</c:v>
                </c:pt>
                <c:pt idx="441">
                  <c:v>4.3572350000000002</c:v>
                </c:pt>
                <c:pt idx="442">
                  <c:v>3.144304</c:v>
                </c:pt>
                <c:pt idx="443">
                  <c:v>7.0866579999999999</c:v>
                </c:pt>
                <c:pt idx="444">
                  <c:v>4.05389</c:v>
                </c:pt>
                <c:pt idx="445">
                  <c:v>8.0629960000000001</c:v>
                </c:pt>
                <c:pt idx="446">
                  <c:v>3.9797959999999999</c:v>
                </c:pt>
                <c:pt idx="447">
                  <c:v>8.2971690000000002</c:v>
                </c:pt>
                <c:pt idx="448">
                  <c:v>4.7359460000000002</c:v>
                </c:pt>
                <c:pt idx="449">
                  <c:v>9.1832670000000007</c:v>
                </c:pt>
                <c:pt idx="450">
                  <c:v>3.7350099999999999</c:v>
                </c:pt>
                <c:pt idx="451">
                  <c:v>7.1032929999999999</c:v>
                </c:pt>
                <c:pt idx="452">
                  <c:v>3.4446379999999999</c:v>
                </c:pt>
                <c:pt idx="453">
                  <c:v>7.0211790000000001</c:v>
                </c:pt>
                <c:pt idx="454">
                  <c:v>3.6139220000000001</c:v>
                </c:pt>
                <c:pt idx="455">
                  <c:v>7.0878560000000004</c:v>
                </c:pt>
                <c:pt idx="456">
                  <c:v>3.3230979999999999</c:v>
                </c:pt>
                <c:pt idx="457">
                  <c:v>6.4661530000000003</c:v>
                </c:pt>
                <c:pt idx="458">
                  <c:v>2.7960590000000001</c:v>
                </c:pt>
                <c:pt idx="459">
                  <c:v>4.9305320000000004</c:v>
                </c:pt>
                <c:pt idx="460">
                  <c:v>1.3458429999999999</c:v>
                </c:pt>
                <c:pt idx="461">
                  <c:v>2.0493320000000002</c:v>
                </c:pt>
                <c:pt idx="462">
                  <c:v>0.43001600000000001</c:v>
                </c:pt>
                <c:pt idx="463">
                  <c:v>0.58137799999999995</c:v>
                </c:pt>
                <c:pt idx="464">
                  <c:v>-0.29491800000000001</c:v>
                </c:pt>
                <c:pt idx="465">
                  <c:v>-1.1423749999999999</c:v>
                </c:pt>
                <c:pt idx="466">
                  <c:v>-1.406012</c:v>
                </c:pt>
                <c:pt idx="467">
                  <c:v>-3.359245</c:v>
                </c:pt>
                <c:pt idx="468">
                  <c:v>-2.0649289999999998</c:v>
                </c:pt>
                <c:pt idx="469">
                  <c:v>-4.0447360000000003</c:v>
                </c:pt>
                <c:pt idx="470">
                  <c:v>-1.9582679999999999</c:v>
                </c:pt>
                <c:pt idx="471">
                  <c:v>-4.239573</c:v>
                </c:pt>
                <c:pt idx="472">
                  <c:v>-2.753647</c:v>
                </c:pt>
                <c:pt idx="473">
                  <c:v>-5.6923050000000002</c:v>
                </c:pt>
                <c:pt idx="474">
                  <c:v>-2.9583349999999999</c:v>
                </c:pt>
                <c:pt idx="475">
                  <c:v>-6.061026</c:v>
                </c:pt>
                <c:pt idx="476">
                  <c:v>-3.2106080000000001</c:v>
                </c:pt>
                <c:pt idx="477">
                  <c:v>-6.6068689999999997</c:v>
                </c:pt>
                <c:pt idx="478">
                  <c:v>-3.4371900000000002</c:v>
                </c:pt>
                <c:pt idx="479">
                  <c:v>-6.8607719999999999</c:v>
                </c:pt>
                <c:pt idx="480">
                  <c:v>-3.8779840000000001</c:v>
                </c:pt>
                <c:pt idx="481">
                  <c:v>-8.7535450000000008</c:v>
                </c:pt>
                <c:pt idx="482">
                  <c:v>-5.6239559999999997</c:v>
                </c:pt>
                <c:pt idx="483">
                  <c:v>-11.356695999999999</c:v>
                </c:pt>
                <c:pt idx="484">
                  <c:v>-5.367991</c:v>
                </c:pt>
                <c:pt idx="485">
                  <c:v>-10.445532999999999</c:v>
                </c:pt>
                <c:pt idx="486">
                  <c:v>-5.0512119999999996</c:v>
                </c:pt>
                <c:pt idx="487">
                  <c:v>-10.126571999999999</c:v>
                </c:pt>
                <c:pt idx="488">
                  <c:v>-5.0581779999999998</c:v>
                </c:pt>
                <c:pt idx="489">
                  <c:v>-10.251025</c:v>
                </c:pt>
                <c:pt idx="490">
                  <c:v>-4.8845080000000003</c:v>
                </c:pt>
                <c:pt idx="491">
                  <c:v>-8.6678809999999995</c:v>
                </c:pt>
                <c:pt idx="492">
                  <c:v>-2.5109599999999999</c:v>
                </c:pt>
                <c:pt idx="493">
                  <c:v>-4.174779</c:v>
                </c:pt>
                <c:pt idx="494">
                  <c:v>-1.308651</c:v>
                </c:pt>
                <c:pt idx="495">
                  <c:v>-2.1293660000000001</c:v>
                </c:pt>
                <c:pt idx="496">
                  <c:v>2.879E-3</c:v>
                </c:pt>
                <c:pt idx="497">
                  <c:v>0.72194000000000003</c:v>
                </c:pt>
                <c:pt idx="498">
                  <c:v>0.84043199999999996</c:v>
                </c:pt>
                <c:pt idx="499">
                  <c:v>1.658315</c:v>
                </c:pt>
                <c:pt idx="500">
                  <c:v>0.851294</c:v>
                </c:pt>
                <c:pt idx="501">
                  <c:v>1.650183</c:v>
                </c:pt>
                <c:pt idx="502">
                  <c:v>0.61090999999999995</c:v>
                </c:pt>
                <c:pt idx="503">
                  <c:v>1.0472060000000001</c:v>
                </c:pt>
                <c:pt idx="504">
                  <c:v>0.37713600000000003</c:v>
                </c:pt>
                <c:pt idx="505">
                  <c:v>0.98324999999999996</c:v>
                </c:pt>
                <c:pt idx="506">
                  <c:v>0.82311500000000004</c:v>
                </c:pt>
                <c:pt idx="507">
                  <c:v>1.627756</c:v>
                </c:pt>
                <c:pt idx="508">
                  <c:v>0.52432800000000002</c:v>
                </c:pt>
                <c:pt idx="509">
                  <c:v>0.60609100000000005</c:v>
                </c:pt>
                <c:pt idx="510">
                  <c:v>-0.84649300000000005</c:v>
                </c:pt>
                <c:pt idx="511">
                  <c:v>-2.6493549999999999</c:v>
                </c:pt>
                <c:pt idx="512">
                  <c:v>-2.086274</c:v>
                </c:pt>
                <c:pt idx="513">
                  <c:v>-3.6514769999999999</c:v>
                </c:pt>
                <c:pt idx="514">
                  <c:v>-0.86173299999999997</c:v>
                </c:pt>
                <c:pt idx="515">
                  <c:v>-1.4422569999999999</c:v>
                </c:pt>
                <c:pt idx="516">
                  <c:v>-0.97412900000000002</c:v>
                </c:pt>
                <c:pt idx="517">
                  <c:v>-2.5361690000000001</c:v>
                </c:pt>
                <c:pt idx="518">
                  <c:v>-2.431222</c:v>
                </c:pt>
                <c:pt idx="519">
                  <c:v>-5.5211499999999996</c:v>
                </c:pt>
                <c:pt idx="520">
                  <c:v>-3.5243859999999998</c:v>
                </c:pt>
                <c:pt idx="521">
                  <c:v>-7.3498609999999998</c:v>
                </c:pt>
                <c:pt idx="522">
                  <c:v>-4.0544929999999999</c:v>
                </c:pt>
                <c:pt idx="523">
                  <c:v>-8.2042409999999997</c:v>
                </c:pt>
                <c:pt idx="524">
                  <c:v>-4.0048190000000004</c:v>
                </c:pt>
                <c:pt idx="525">
                  <c:v>-7.9000339999999998</c:v>
                </c:pt>
                <c:pt idx="526">
                  <c:v>-3.804738</c:v>
                </c:pt>
                <c:pt idx="527">
                  <c:v>-7.5023739999999997</c:v>
                </c:pt>
                <c:pt idx="528">
                  <c:v>-3.6692749999999998</c:v>
                </c:pt>
                <c:pt idx="529">
                  <c:v>-7.3056429999999999</c:v>
                </c:pt>
                <c:pt idx="530">
                  <c:v>-3.544149</c:v>
                </c:pt>
                <c:pt idx="531">
                  <c:v>-6.8158159999999999</c:v>
                </c:pt>
                <c:pt idx="532">
                  <c:v>-3.0762860000000001</c:v>
                </c:pt>
                <c:pt idx="533">
                  <c:v>-5.9831060000000003</c:v>
                </c:pt>
                <c:pt idx="534">
                  <c:v>-2.7172969999999999</c:v>
                </c:pt>
                <c:pt idx="535">
                  <c:v>-5.1430300000000004</c:v>
                </c:pt>
                <c:pt idx="536">
                  <c:v>-2.046729</c:v>
                </c:pt>
                <c:pt idx="537">
                  <c:v>-3.664018</c:v>
                </c:pt>
                <c:pt idx="538">
                  <c:v>-1.28071</c:v>
                </c:pt>
                <c:pt idx="539">
                  <c:v>-2.265638</c:v>
                </c:pt>
                <c:pt idx="540">
                  <c:v>-0.777721</c:v>
                </c:pt>
                <c:pt idx="541">
                  <c:v>-1.3882570000000001</c:v>
                </c:pt>
                <c:pt idx="542">
                  <c:v>-0.61811199999999999</c:v>
                </c:pt>
                <c:pt idx="543">
                  <c:v>-1.146279</c:v>
                </c:pt>
                <c:pt idx="544">
                  <c:v>-0.372722</c:v>
                </c:pt>
                <c:pt idx="545">
                  <c:v>-0.64402000000000004</c:v>
                </c:pt>
                <c:pt idx="546">
                  <c:v>-0.24660599999999999</c:v>
                </c:pt>
                <c:pt idx="547">
                  <c:v>-0.44160899999999997</c:v>
                </c:pt>
                <c:pt idx="548">
                  <c:v>-0.11951299999999999</c:v>
                </c:pt>
                <c:pt idx="549">
                  <c:v>-0.18696599999999999</c:v>
                </c:pt>
                <c:pt idx="550">
                  <c:v>-7.5431999999999999E-2</c:v>
                </c:pt>
                <c:pt idx="551">
                  <c:v>-0.16608400000000001</c:v>
                </c:pt>
                <c:pt idx="552">
                  <c:v>-4.7482999999999997E-2</c:v>
                </c:pt>
                <c:pt idx="553">
                  <c:v>-4.2875999999999997E-2</c:v>
                </c:pt>
                <c:pt idx="554">
                  <c:v>-8.7500000000000002E-4</c:v>
                </c:pt>
                <c:pt idx="555">
                  <c:v>-5.9699999999999996E-3</c:v>
                </c:pt>
                <c:pt idx="556">
                  <c:v>1.9508000000000001E-2</c:v>
                </c:pt>
                <c:pt idx="557">
                  <c:v>4.5397E-2</c:v>
                </c:pt>
                <c:pt idx="558">
                  <c:v>1.5199000000000001E-2</c:v>
                </c:pt>
                <c:pt idx="559">
                  <c:v>3.4610000000000002E-2</c:v>
                </c:pt>
                <c:pt idx="560">
                  <c:v>3.5201000000000003E-2</c:v>
                </c:pt>
                <c:pt idx="561">
                  <c:v>7.0382E-2</c:v>
                </c:pt>
                <c:pt idx="562">
                  <c:v>2.8060999999999999E-2</c:v>
                </c:pt>
                <c:pt idx="563">
                  <c:v>6.5747E-2</c:v>
                </c:pt>
                <c:pt idx="564">
                  <c:v>5.8806999999999998E-2</c:v>
                </c:pt>
                <c:pt idx="565">
                  <c:v>0.103881</c:v>
                </c:pt>
                <c:pt idx="566">
                  <c:v>3.1248000000000001E-2</c:v>
                </c:pt>
                <c:pt idx="567">
                  <c:v>3.2267999999999998E-2</c:v>
                </c:pt>
                <c:pt idx="568">
                  <c:v>-2.0166E-2</c:v>
                </c:pt>
                <c:pt idx="569">
                  <c:v>-2.6232999999999999E-2</c:v>
                </c:pt>
                <c:pt idx="570">
                  <c:v>-5.6010000000000001E-3</c:v>
                </c:pt>
                <c:pt idx="571">
                  <c:v>-4.8647000000000003E-2</c:v>
                </c:pt>
                <c:pt idx="572">
                  <c:v>-3.4646999999999997E-2</c:v>
                </c:pt>
                <c:pt idx="573">
                  <c:v>-2.0237999999999999E-2</c:v>
                </c:pt>
                <c:pt idx="574">
                  <c:v>1.065E-3</c:v>
                </c:pt>
                <c:pt idx="575">
                  <c:v>-4.9486000000000002E-2</c:v>
                </c:pt>
                <c:pt idx="576">
                  <c:v>-1.0714E-2</c:v>
                </c:pt>
                <c:pt idx="577">
                  <c:v>4.241E-3</c:v>
                </c:pt>
                <c:pt idx="578">
                  <c:v>2.1304E-2</c:v>
                </c:pt>
                <c:pt idx="579">
                  <c:v>3.5254000000000001E-2</c:v>
                </c:pt>
                <c:pt idx="580">
                  <c:v>6.4749999999999999E-3</c:v>
                </c:pt>
                <c:pt idx="581">
                  <c:v>1.2478E-2</c:v>
                </c:pt>
                <c:pt idx="582">
                  <c:v>-1.24E-2</c:v>
                </c:pt>
                <c:pt idx="583">
                  <c:v>-5.5176999999999997E-2</c:v>
                </c:pt>
                <c:pt idx="584">
                  <c:v>-4.8911000000000003E-2</c:v>
                </c:pt>
                <c:pt idx="585">
                  <c:v>-8.3207000000000003E-2</c:v>
                </c:pt>
                <c:pt idx="586">
                  <c:v>-2.8051E-2</c:v>
                </c:pt>
                <c:pt idx="587">
                  <c:v>-5.6917000000000002E-2</c:v>
                </c:pt>
                <c:pt idx="588">
                  <c:v>-2.1409999999999998E-2</c:v>
                </c:pt>
                <c:pt idx="589">
                  <c:v>-2.9108999999999999E-2</c:v>
                </c:pt>
                <c:pt idx="590">
                  <c:v>4.3030000000000004E-3</c:v>
                </c:pt>
                <c:pt idx="591">
                  <c:v>1.5181999999999999E-2</c:v>
                </c:pt>
                <c:pt idx="592">
                  <c:v>2.0323000000000001E-2</c:v>
                </c:pt>
                <c:pt idx="593">
                  <c:v>4.6990999999999998E-2</c:v>
                </c:pt>
                <c:pt idx="594">
                  <c:v>3.1026000000000001E-2</c:v>
                </c:pt>
              </c:numCache>
            </c:numRef>
          </c:val>
          <c:smooth val="0"/>
          <c:extLst>
            <c:ext xmlns:c16="http://schemas.microsoft.com/office/drawing/2014/chart" uri="{C3380CC4-5D6E-409C-BE32-E72D297353CC}">
              <c16:uniqueId val="{00000002-F530-4417-8677-CC5E2DD9E7D1}"/>
            </c:ext>
          </c:extLst>
        </c:ser>
        <c:dLbls>
          <c:showLegendKey val="0"/>
          <c:showVal val="0"/>
          <c:showCatName val="0"/>
          <c:showSerName val="0"/>
          <c:showPercent val="0"/>
          <c:showBubbleSize val="0"/>
        </c:dLbls>
        <c:smooth val="0"/>
        <c:axId val="528460485"/>
        <c:axId val="995264440"/>
      </c:lineChart>
      <c:catAx>
        <c:axId val="52846048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995264440"/>
        <c:crosses val="autoZero"/>
        <c:auto val="1"/>
        <c:lblAlgn val="ctr"/>
        <c:lblOffset val="100"/>
        <c:noMultiLvlLbl val="0"/>
      </c:catAx>
      <c:valAx>
        <c:axId val="995264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28460485"/>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Action3 Accel</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'[action3 5 times accel.csv]action3 5 times accel'!$J$1</c:f>
              <c:strCache>
                <c:ptCount val="1"/>
                <c:pt idx="0">
                  <c:v>X-accel</c:v>
                </c:pt>
              </c:strCache>
            </c:strRef>
          </c:tx>
          <c:spPr>
            <a:ln w="28575" cap="rnd">
              <a:solidFill>
                <a:schemeClr val="accent1"/>
              </a:solidFill>
              <a:round/>
            </a:ln>
            <a:effectLst/>
          </c:spPr>
          <c:marker>
            <c:symbol val="none"/>
          </c:marker>
          <c:val>
            <c:numRef>
              <c:f>'[action3 5 times accel.csv]action3 5 times accel'!$J$2:$J$500</c:f>
              <c:numCache>
                <c:formatCode>General</c:formatCode>
                <c:ptCount val="499"/>
                <c:pt idx="0">
                  <c:v>-9.5684387105445392</c:v>
                </c:pt>
                <c:pt idx="1">
                  <c:v>-7.9461693420044002</c:v>
                </c:pt>
                <c:pt idx="2">
                  <c:v>-9.0910793186135699</c:v>
                </c:pt>
                <c:pt idx="3">
                  <c:v>-12.248399536417301</c:v>
                </c:pt>
                <c:pt idx="4">
                  <c:v>-11.5950385565902</c:v>
                </c:pt>
                <c:pt idx="5">
                  <c:v>-8.9005236746981993</c:v>
                </c:pt>
                <c:pt idx="6">
                  <c:v>-8.6087878201689705</c:v>
                </c:pt>
                <c:pt idx="7">
                  <c:v>-8.3494779903101595</c:v>
                </c:pt>
                <c:pt idx="8">
                  <c:v>-9.4242216257870801</c:v>
                </c:pt>
                <c:pt idx="9">
                  <c:v>-9.2123292875593492</c:v>
                </c:pt>
                <c:pt idx="10">
                  <c:v>-7.5561948772603804</c:v>
                </c:pt>
                <c:pt idx="11">
                  <c:v>-6.1104350907564102</c:v>
                </c:pt>
                <c:pt idx="12">
                  <c:v>-6.5381616966149201</c:v>
                </c:pt>
                <c:pt idx="13">
                  <c:v>-8.9823647743978192</c:v>
                </c:pt>
                <c:pt idx="14">
                  <c:v>-10.3357209401789</c:v>
                </c:pt>
                <c:pt idx="15">
                  <c:v>-9.5802054661385601</c:v>
                </c:pt>
                <c:pt idx="16">
                  <c:v>-10.1065445769127</c:v>
                </c:pt>
                <c:pt idx="17">
                  <c:v>-11.120504875814101</c:v>
                </c:pt>
                <c:pt idx="18">
                  <c:v>-10.5937250258762</c:v>
                </c:pt>
                <c:pt idx="19">
                  <c:v>-7.6518599389717696</c:v>
                </c:pt>
                <c:pt idx="20">
                  <c:v>-7.4118183298636202</c:v>
                </c:pt>
                <c:pt idx="21">
                  <c:v>-9.9554857304918993</c:v>
                </c:pt>
                <c:pt idx="22">
                  <c:v>-10.692764218473799</c:v>
                </c:pt>
                <c:pt idx="23">
                  <c:v>-8.1172541739378197</c:v>
                </c:pt>
                <c:pt idx="24">
                  <c:v>-5.73086430023353</c:v>
                </c:pt>
                <c:pt idx="25">
                  <c:v>-5.3846333304925604</c:v>
                </c:pt>
                <c:pt idx="26">
                  <c:v>-7.5951841354091796</c:v>
                </c:pt>
                <c:pt idx="27">
                  <c:v>-10.0659086779066</c:v>
                </c:pt>
                <c:pt idx="28">
                  <c:v>-9.95583552462206</c:v>
                </c:pt>
                <c:pt idx="29">
                  <c:v>-10.8326069567897</c:v>
                </c:pt>
                <c:pt idx="30">
                  <c:v>-11.8470191991567</c:v>
                </c:pt>
                <c:pt idx="31">
                  <c:v>-12.3067190197999</c:v>
                </c:pt>
                <c:pt idx="32">
                  <c:v>-11.734456387188199</c:v>
                </c:pt>
                <c:pt idx="33">
                  <c:v>-11.5140502011963</c:v>
                </c:pt>
                <c:pt idx="34">
                  <c:v>-13.0819653445949</c:v>
                </c:pt>
                <c:pt idx="35">
                  <c:v>-16.1651678450148</c:v>
                </c:pt>
                <c:pt idx="36">
                  <c:v>-17.557279049527999</c:v>
                </c:pt>
                <c:pt idx="37">
                  <c:v>-18.036485637138199</c:v>
                </c:pt>
                <c:pt idx="38">
                  <c:v>-17.5885299666501</c:v>
                </c:pt>
                <c:pt idx="39">
                  <c:v>-16.180694086980601</c:v>
                </c:pt>
                <c:pt idx="40">
                  <c:v>-18.283701042668401</c:v>
                </c:pt>
                <c:pt idx="41">
                  <c:v>-21.1856423118241</c:v>
                </c:pt>
                <c:pt idx="42">
                  <c:v>-21.428614845023102</c:v>
                </c:pt>
                <c:pt idx="43">
                  <c:v>-18.3237865570756</c:v>
                </c:pt>
                <c:pt idx="44">
                  <c:v>-10.9853606286578</c:v>
                </c:pt>
                <c:pt idx="45">
                  <c:v>-10.29024044028</c:v>
                </c:pt>
                <c:pt idx="46">
                  <c:v>-20.4631120077023</c:v>
                </c:pt>
                <c:pt idx="47">
                  <c:v>-27.752137562676001</c:v>
                </c:pt>
                <c:pt idx="48">
                  <c:v>-25.449095844756101</c:v>
                </c:pt>
                <c:pt idx="49">
                  <c:v>-15.0011503002638</c:v>
                </c:pt>
                <c:pt idx="50">
                  <c:v>-10.806648417566</c:v>
                </c:pt>
                <c:pt idx="51">
                  <c:v>-3.5051448080865</c:v>
                </c:pt>
                <c:pt idx="52">
                  <c:v>2.1946820358743899</c:v>
                </c:pt>
                <c:pt idx="53">
                  <c:v>-1.69334140338198</c:v>
                </c:pt>
                <c:pt idx="54">
                  <c:v>-6.7118365432960196</c:v>
                </c:pt>
                <c:pt idx="55">
                  <c:v>0.57224590602386605</c:v>
                </c:pt>
                <c:pt idx="56">
                  <c:v>7.0722763501078196</c:v>
                </c:pt>
                <c:pt idx="57">
                  <c:v>1.1231251481685101</c:v>
                </c:pt>
                <c:pt idx="58">
                  <c:v>-8.5742490807061706</c:v>
                </c:pt>
                <c:pt idx="59">
                  <c:v>-6.53238091061605</c:v>
                </c:pt>
                <c:pt idx="60">
                  <c:v>4.2462898283808199</c:v>
                </c:pt>
                <c:pt idx="61">
                  <c:v>8.2420457448064202</c:v>
                </c:pt>
                <c:pt idx="62">
                  <c:v>1.97569959775777</c:v>
                </c:pt>
                <c:pt idx="63">
                  <c:v>-3.18902091381839</c:v>
                </c:pt>
                <c:pt idx="64">
                  <c:v>-1.5698963713335601</c:v>
                </c:pt>
                <c:pt idx="65">
                  <c:v>1.6845648854373101</c:v>
                </c:pt>
                <c:pt idx="66">
                  <c:v>9.4768279016676509</c:v>
                </c:pt>
                <c:pt idx="67">
                  <c:v>9.0217858697364903</c:v>
                </c:pt>
                <c:pt idx="68">
                  <c:v>1.9233017720022101</c:v>
                </c:pt>
                <c:pt idx="69">
                  <c:v>0.12208382373806299</c:v>
                </c:pt>
                <c:pt idx="70">
                  <c:v>7.1754072771609199</c:v>
                </c:pt>
                <c:pt idx="71">
                  <c:v>9.75435027770137</c:v>
                </c:pt>
                <c:pt idx="72">
                  <c:v>4.4393778508962098</c:v>
                </c:pt>
                <c:pt idx="73">
                  <c:v>-0.76352831457732895</c:v>
                </c:pt>
                <c:pt idx="74">
                  <c:v>2.9364147793688802</c:v>
                </c:pt>
                <c:pt idx="75">
                  <c:v>11.776273428483901</c:v>
                </c:pt>
                <c:pt idx="76">
                  <c:v>13.3917455002625</c:v>
                </c:pt>
                <c:pt idx="77">
                  <c:v>4.3855791419850103</c:v>
                </c:pt>
                <c:pt idx="78">
                  <c:v>-3.8891897369419199</c:v>
                </c:pt>
                <c:pt idx="79">
                  <c:v>-0.430452598266646</c:v>
                </c:pt>
                <c:pt idx="80">
                  <c:v>6.87201417646006</c:v>
                </c:pt>
                <c:pt idx="81">
                  <c:v>3.7249629243234299</c:v>
                </c:pt>
                <c:pt idx="82">
                  <c:v>-4.0626062871342397</c:v>
                </c:pt>
                <c:pt idx="83">
                  <c:v>-9.5235068313733908</c:v>
                </c:pt>
                <c:pt idx="84">
                  <c:v>-4.6543015174622901</c:v>
                </c:pt>
                <c:pt idx="85">
                  <c:v>0.17784415191636199</c:v>
                </c:pt>
                <c:pt idx="86">
                  <c:v>-5.1489097409489801</c:v>
                </c:pt>
                <c:pt idx="87">
                  <c:v>-21.958262957765701</c:v>
                </c:pt>
                <c:pt idx="88">
                  <c:v>-25.9389482310837</c:v>
                </c:pt>
                <c:pt idx="89">
                  <c:v>-18.711590523258099</c:v>
                </c:pt>
                <c:pt idx="90">
                  <c:v>-15.3064969624225</c:v>
                </c:pt>
                <c:pt idx="91">
                  <c:v>-16.189805487608901</c:v>
                </c:pt>
                <c:pt idx="92">
                  <c:v>-22.475738228342902</c:v>
                </c:pt>
                <c:pt idx="93">
                  <c:v>-23.221670111170901</c:v>
                </c:pt>
                <c:pt idx="94">
                  <c:v>-24.985928407498701</c:v>
                </c:pt>
                <c:pt idx="95">
                  <c:v>-21.862160210333801</c:v>
                </c:pt>
                <c:pt idx="96">
                  <c:v>-19.551480980747201</c:v>
                </c:pt>
                <c:pt idx="97">
                  <c:v>-22.6432651055704</c:v>
                </c:pt>
                <c:pt idx="98">
                  <c:v>-32.170607095103897</c:v>
                </c:pt>
                <c:pt idx="99">
                  <c:v>-36.061688603781597</c:v>
                </c:pt>
                <c:pt idx="100">
                  <c:v>-32.425477291403503</c:v>
                </c:pt>
                <c:pt idx="101">
                  <c:v>-33.007586809051297</c:v>
                </c:pt>
                <c:pt idx="102">
                  <c:v>-36.727801499346199</c:v>
                </c:pt>
                <c:pt idx="103">
                  <c:v>-42.262290099480303</c:v>
                </c:pt>
                <c:pt idx="104">
                  <c:v>-42.542628640032</c:v>
                </c:pt>
                <c:pt idx="105">
                  <c:v>-33.152402790108603</c:v>
                </c:pt>
                <c:pt idx="106">
                  <c:v>-32.5684886484648</c:v>
                </c:pt>
                <c:pt idx="107">
                  <c:v>-34.837167267555998</c:v>
                </c:pt>
                <c:pt idx="108">
                  <c:v>-34.369109028842502</c:v>
                </c:pt>
                <c:pt idx="109">
                  <c:v>-23.570774738232299</c:v>
                </c:pt>
                <c:pt idx="110">
                  <c:v>-15.974199439979801</c:v>
                </c:pt>
                <c:pt idx="111">
                  <c:v>-26.080532944770699</c:v>
                </c:pt>
                <c:pt idx="112">
                  <c:v>-36.154465723195003</c:v>
                </c:pt>
                <c:pt idx="113">
                  <c:v>-39.591695388728297</c:v>
                </c:pt>
                <c:pt idx="114">
                  <c:v>-36.219256605627201</c:v>
                </c:pt>
                <c:pt idx="115">
                  <c:v>-20.7115955176596</c:v>
                </c:pt>
                <c:pt idx="116">
                  <c:v>-10.147276510717999</c:v>
                </c:pt>
                <c:pt idx="117">
                  <c:v>-9.2187591075994497</c:v>
                </c:pt>
                <c:pt idx="118">
                  <c:v>-2.86579674800192</c:v>
                </c:pt>
                <c:pt idx="119">
                  <c:v>4.0737528734684796</c:v>
                </c:pt>
                <c:pt idx="120">
                  <c:v>8.0276733275273209</c:v>
                </c:pt>
                <c:pt idx="121">
                  <c:v>11.3321466343994</c:v>
                </c:pt>
                <c:pt idx="122">
                  <c:v>23.628000858414801</c:v>
                </c:pt>
                <c:pt idx="123">
                  <c:v>34.552111870305602</c:v>
                </c:pt>
                <c:pt idx="124">
                  <c:v>41.173697522887203</c:v>
                </c:pt>
                <c:pt idx="125">
                  <c:v>45.168224783079999</c:v>
                </c:pt>
                <c:pt idx="126">
                  <c:v>51.083663694928703</c:v>
                </c:pt>
                <c:pt idx="127">
                  <c:v>54.593768053629297</c:v>
                </c:pt>
                <c:pt idx="128">
                  <c:v>56.834160321068602</c:v>
                </c:pt>
                <c:pt idx="129">
                  <c:v>58.336799293140203</c:v>
                </c:pt>
                <c:pt idx="130">
                  <c:v>58.262451191659899</c:v>
                </c:pt>
                <c:pt idx="131">
                  <c:v>57.966265171347104</c:v>
                </c:pt>
                <c:pt idx="132">
                  <c:v>58.862814193934298</c:v>
                </c:pt>
                <c:pt idx="133">
                  <c:v>60.773931306258604</c:v>
                </c:pt>
                <c:pt idx="134">
                  <c:v>66.067490866256193</c:v>
                </c:pt>
                <c:pt idx="135">
                  <c:v>72.899968300318605</c:v>
                </c:pt>
                <c:pt idx="136">
                  <c:v>78.760315020922803</c:v>
                </c:pt>
                <c:pt idx="137">
                  <c:v>81.596114864360999</c:v>
                </c:pt>
                <c:pt idx="138">
                  <c:v>84.543604917792706</c:v>
                </c:pt>
                <c:pt idx="139">
                  <c:v>79.422339363273196</c:v>
                </c:pt>
                <c:pt idx="140">
                  <c:v>67.688783723267605</c:v>
                </c:pt>
                <c:pt idx="141">
                  <c:v>59.0598912326871</c:v>
                </c:pt>
                <c:pt idx="142">
                  <c:v>55.669739758609502</c:v>
                </c:pt>
                <c:pt idx="143">
                  <c:v>55.797331570018997</c:v>
                </c:pt>
                <c:pt idx="144">
                  <c:v>48.0389275619712</c:v>
                </c:pt>
                <c:pt idx="145">
                  <c:v>29.320269655888399</c:v>
                </c:pt>
                <c:pt idx="146">
                  <c:v>16.0738714097775</c:v>
                </c:pt>
                <c:pt idx="147">
                  <c:v>7.3777824906351501</c:v>
                </c:pt>
                <c:pt idx="148">
                  <c:v>2.0291290731860898</c:v>
                </c:pt>
                <c:pt idx="149">
                  <c:v>-4.2227818759239302</c:v>
                </c:pt>
                <c:pt idx="150">
                  <c:v>-14.4857928350131</c:v>
                </c:pt>
                <c:pt idx="151">
                  <c:v>-21.065494101959398</c:v>
                </c:pt>
                <c:pt idx="152">
                  <c:v>-27.575085201858101</c:v>
                </c:pt>
                <c:pt idx="153">
                  <c:v>-38.191768862261704</c:v>
                </c:pt>
                <c:pt idx="154">
                  <c:v>-42.673780473452098</c:v>
                </c:pt>
                <c:pt idx="155">
                  <c:v>-47.244405304429797</c:v>
                </c:pt>
                <c:pt idx="156">
                  <c:v>-53.908700338374601</c:v>
                </c:pt>
                <c:pt idx="157">
                  <c:v>-54.822432592661997</c:v>
                </c:pt>
                <c:pt idx="158">
                  <c:v>-45.411129917777401</c:v>
                </c:pt>
                <c:pt idx="159">
                  <c:v>-52.244511685555899</c:v>
                </c:pt>
                <c:pt idx="160">
                  <c:v>-61.907955798017198</c:v>
                </c:pt>
                <c:pt idx="161">
                  <c:v>-71.726228589500593</c:v>
                </c:pt>
                <c:pt idx="162">
                  <c:v>-44.483453689031698</c:v>
                </c:pt>
                <c:pt idx="163">
                  <c:v>-22.935225930126499</c:v>
                </c:pt>
                <c:pt idx="164">
                  <c:v>-27.315716195300201</c:v>
                </c:pt>
                <c:pt idx="165">
                  <c:v>-39.406602514523897</c:v>
                </c:pt>
                <c:pt idx="166">
                  <c:v>-53.735945955990097</c:v>
                </c:pt>
                <c:pt idx="167">
                  <c:v>-43.411129549220597</c:v>
                </c:pt>
                <c:pt idx="168">
                  <c:v>-16.1617929913612</c:v>
                </c:pt>
                <c:pt idx="169">
                  <c:v>-8.3632835890478905</c:v>
                </c:pt>
                <c:pt idx="170">
                  <c:v>-14.987066441611899</c:v>
                </c:pt>
                <c:pt idx="171">
                  <c:v>-24.142848492954201</c:v>
                </c:pt>
                <c:pt idx="172">
                  <c:v>-24.9733017694358</c:v>
                </c:pt>
                <c:pt idx="173">
                  <c:v>-13.4351401220759</c:v>
                </c:pt>
                <c:pt idx="174">
                  <c:v>-6.2703774229530902</c:v>
                </c:pt>
                <c:pt idx="175">
                  <c:v>-10.277146709206701</c:v>
                </c:pt>
                <c:pt idx="176">
                  <c:v>-12.803250516906701</c:v>
                </c:pt>
                <c:pt idx="177">
                  <c:v>-7.7579924287434503</c:v>
                </c:pt>
                <c:pt idx="178">
                  <c:v>3.0058406316822501</c:v>
                </c:pt>
                <c:pt idx="179">
                  <c:v>1.56041825696619</c:v>
                </c:pt>
                <c:pt idx="180">
                  <c:v>4.1788708942086297</c:v>
                </c:pt>
                <c:pt idx="181">
                  <c:v>15.9349184668069</c:v>
                </c:pt>
                <c:pt idx="182">
                  <c:v>22.438159809152499</c:v>
                </c:pt>
                <c:pt idx="183">
                  <c:v>26.805336250099899</c:v>
                </c:pt>
                <c:pt idx="184">
                  <c:v>32.960122666482</c:v>
                </c:pt>
                <c:pt idx="185">
                  <c:v>40.496995070332503</c:v>
                </c:pt>
                <c:pt idx="186">
                  <c:v>46.486054077469902</c:v>
                </c:pt>
                <c:pt idx="187">
                  <c:v>54.091346254385797</c:v>
                </c:pt>
                <c:pt idx="188">
                  <c:v>56.708766502150397</c:v>
                </c:pt>
                <c:pt idx="189">
                  <c:v>55.208072953033998</c:v>
                </c:pt>
                <c:pt idx="190">
                  <c:v>55.3188268845295</c:v>
                </c:pt>
                <c:pt idx="191">
                  <c:v>53.917814640405602</c:v>
                </c:pt>
                <c:pt idx="192">
                  <c:v>54.689802493949799</c:v>
                </c:pt>
                <c:pt idx="193">
                  <c:v>56.326297313978102</c:v>
                </c:pt>
                <c:pt idx="194">
                  <c:v>55.912114832938201</c:v>
                </c:pt>
                <c:pt idx="195">
                  <c:v>56.278181707871497</c:v>
                </c:pt>
                <c:pt idx="196">
                  <c:v>58.833292189458199</c:v>
                </c:pt>
                <c:pt idx="197">
                  <c:v>63.374684978404403</c:v>
                </c:pt>
                <c:pt idx="198">
                  <c:v>71.433410422551802</c:v>
                </c:pt>
                <c:pt idx="199">
                  <c:v>83.297941363011802</c:v>
                </c:pt>
                <c:pt idx="200">
                  <c:v>84.222170572402206</c:v>
                </c:pt>
                <c:pt idx="201">
                  <c:v>85.352649620882801</c:v>
                </c:pt>
                <c:pt idx="202">
                  <c:v>81.042533157805494</c:v>
                </c:pt>
                <c:pt idx="203">
                  <c:v>78.038217782776897</c:v>
                </c:pt>
                <c:pt idx="204">
                  <c:v>60.354177585186001</c:v>
                </c:pt>
                <c:pt idx="205">
                  <c:v>48.069360259499099</c:v>
                </c:pt>
                <c:pt idx="206">
                  <c:v>51.987433254222701</c:v>
                </c:pt>
                <c:pt idx="207">
                  <c:v>61.627504250725302</c:v>
                </c:pt>
                <c:pt idx="208">
                  <c:v>57.431962108593297</c:v>
                </c:pt>
                <c:pt idx="209">
                  <c:v>42.841079349096098</c:v>
                </c:pt>
                <c:pt idx="210">
                  <c:v>28.776669736162699</c:v>
                </c:pt>
                <c:pt idx="211">
                  <c:v>29.782720008378899</c:v>
                </c:pt>
                <c:pt idx="212">
                  <c:v>36.100605635803902</c:v>
                </c:pt>
                <c:pt idx="213">
                  <c:v>35.852338092200199</c:v>
                </c:pt>
                <c:pt idx="214">
                  <c:v>25.227489146222499</c:v>
                </c:pt>
                <c:pt idx="215">
                  <c:v>19.684804319567899</c:v>
                </c:pt>
                <c:pt idx="216">
                  <c:v>15.574459643107801</c:v>
                </c:pt>
                <c:pt idx="217">
                  <c:v>11.298215695926601</c:v>
                </c:pt>
                <c:pt idx="218">
                  <c:v>6.9188620187576397</c:v>
                </c:pt>
                <c:pt idx="219">
                  <c:v>-0.54051301056954804</c:v>
                </c:pt>
                <c:pt idx="220">
                  <c:v>-4.6145158814819398</c:v>
                </c:pt>
                <c:pt idx="221">
                  <c:v>-5.8706806395289401</c:v>
                </c:pt>
                <c:pt idx="222">
                  <c:v>-8.8919451325267804</c:v>
                </c:pt>
                <c:pt idx="223">
                  <c:v>-9.8762187028302808</c:v>
                </c:pt>
                <c:pt idx="224">
                  <c:v>-8.7253269928941695</c:v>
                </c:pt>
                <c:pt idx="225">
                  <c:v>-10.387523955390501</c:v>
                </c:pt>
                <c:pt idx="226">
                  <c:v>-16.146314576708701</c:v>
                </c:pt>
                <c:pt idx="227">
                  <c:v>-25.114537287242101</c:v>
                </c:pt>
                <c:pt idx="228">
                  <c:v>-35.474721980666502</c:v>
                </c:pt>
                <c:pt idx="229">
                  <c:v>-39.252470444237403</c:v>
                </c:pt>
                <c:pt idx="230">
                  <c:v>-41.851440894485499</c:v>
                </c:pt>
                <c:pt idx="231">
                  <c:v>-52.656279445804003</c:v>
                </c:pt>
                <c:pt idx="232">
                  <c:v>-58.948935886979797</c:v>
                </c:pt>
                <c:pt idx="233">
                  <c:v>-60.110711855274197</c:v>
                </c:pt>
                <c:pt idx="234">
                  <c:v>-65.772705999508403</c:v>
                </c:pt>
                <c:pt idx="235">
                  <c:v>-67.522219812694999</c:v>
                </c:pt>
                <c:pt idx="236">
                  <c:v>-61.287825007731698</c:v>
                </c:pt>
                <c:pt idx="237">
                  <c:v>-49.829511842676503</c:v>
                </c:pt>
                <c:pt idx="238">
                  <c:v>-56.448309721507002</c:v>
                </c:pt>
                <c:pt idx="239">
                  <c:v>-63.761931409003502</c:v>
                </c:pt>
                <c:pt idx="240">
                  <c:v>-69.222828205476901</c:v>
                </c:pt>
                <c:pt idx="241">
                  <c:v>-49.945839376270598</c:v>
                </c:pt>
                <c:pt idx="242">
                  <c:v>-38.724838086432698</c:v>
                </c:pt>
                <c:pt idx="243">
                  <c:v>-42.074842004503303</c:v>
                </c:pt>
                <c:pt idx="244">
                  <c:v>-37.895507423975197</c:v>
                </c:pt>
                <c:pt idx="245">
                  <c:v>-21.637405558011999</c:v>
                </c:pt>
                <c:pt idx="246">
                  <c:v>-9.8313192634571092</c:v>
                </c:pt>
                <c:pt idx="247">
                  <c:v>-8.9133165631737992</c:v>
                </c:pt>
                <c:pt idx="248">
                  <c:v>-11.350293525940399</c:v>
                </c:pt>
                <c:pt idx="249">
                  <c:v>-9.4663485772263307</c:v>
                </c:pt>
                <c:pt idx="250">
                  <c:v>5.8502927470922597</c:v>
                </c:pt>
                <c:pt idx="251">
                  <c:v>18.849888332627401</c:v>
                </c:pt>
                <c:pt idx="252">
                  <c:v>23.4302929632629</c:v>
                </c:pt>
                <c:pt idx="253">
                  <c:v>26.5623241439197</c:v>
                </c:pt>
                <c:pt idx="254">
                  <c:v>32.780255377143398</c:v>
                </c:pt>
                <c:pt idx="255">
                  <c:v>43.1575889855092</c:v>
                </c:pt>
                <c:pt idx="256">
                  <c:v>50.671023203485198</c:v>
                </c:pt>
                <c:pt idx="257">
                  <c:v>55.332623276126398</c:v>
                </c:pt>
                <c:pt idx="258">
                  <c:v>62.0898119108586</c:v>
                </c:pt>
                <c:pt idx="259">
                  <c:v>68.703516451792694</c:v>
                </c:pt>
                <c:pt idx="260">
                  <c:v>76.233990981682993</c:v>
                </c:pt>
                <c:pt idx="261">
                  <c:v>81.255480964583995</c:v>
                </c:pt>
                <c:pt idx="262">
                  <c:v>82.038130171543898</c:v>
                </c:pt>
                <c:pt idx="263">
                  <c:v>84.663504053145701</c:v>
                </c:pt>
                <c:pt idx="264">
                  <c:v>83.9381439096788</c:v>
                </c:pt>
                <c:pt idx="265">
                  <c:v>79.720038552423702</c:v>
                </c:pt>
                <c:pt idx="266">
                  <c:v>81.066598886778905</c:v>
                </c:pt>
                <c:pt idx="267">
                  <c:v>79.893752703042296</c:v>
                </c:pt>
                <c:pt idx="268">
                  <c:v>74.391883326661699</c:v>
                </c:pt>
                <c:pt idx="269">
                  <c:v>73.875898092160995</c:v>
                </c:pt>
                <c:pt idx="270">
                  <c:v>74.592336280735097</c:v>
                </c:pt>
                <c:pt idx="271">
                  <c:v>78.349405887253198</c:v>
                </c:pt>
                <c:pt idx="272">
                  <c:v>77.215643123632802</c:v>
                </c:pt>
                <c:pt idx="273">
                  <c:v>76.101690520334103</c:v>
                </c:pt>
                <c:pt idx="274">
                  <c:v>73.554651784439002</c:v>
                </c:pt>
                <c:pt idx="275">
                  <c:v>60.990394843016901</c:v>
                </c:pt>
                <c:pt idx="276">
                  <c:v>50.395647580115998</c:v>
                </c:pt>
                <c:pt idx="277">
                  <c:v>47.5022023942659</c:v>
                </c:pt>
                <c:pt idx="278">
                  <c:v>40.062831248823798</c:v>
                </c:pt>
                <c:pt idx="279">
                  <c:v>25.827316383343799</c:v>
                </c:pt>
                <c:pt idx="280">
                  <c:v>15.8878122008185</c:v>
                </c:pt>
                <c:pt idx="281">
                  <c:v>16.343406638044499</c:v>
                </c:pt>
                <c:pt idx="282">
                  <c:v>18.846687294697301</c:v>
                </c:pt>
                <c:pt idx="283">
                  <c:v>9.8490020879695592</c:v>
                </c:pt>
                <c:pt idx="284">
                  <c:v>3.7585846729093202</c:v>
                </c:pt>
                <c:pt idx="285">
                  <c:v>6.1773796411053601</c:v>
                </c:pt>
                <c:pt idx="286">
                  <c:v>0.40576458333851401</c:v>
                </c:pt>
                <c:pt idx="287">
                  <c:v>-5.4575382658942004</c:v>
                </c:pt>
                <c:pt idx="288">
                  <c:v>-8.4047807752023207</c:v>
                </c:pt>
                <c:pt idx="289">
                  <c:v>-6.2763777180907603</c:v>
                </c:pt>
                <c:pt idx="290">
                  <c:v>-7.3644796880516799</c:v>
                </c:pt>
                <c:pt idx="291">
                  <c:v>-14.161467588459001</c:v>
                </c:pt>
                <c:pt idx="292">
                  <c:v>-19.457102895584299</c:v>
                </c:pt>
                <c:pt idx="293">
                  <c:v>-18.406189817477401</c:v>
                </c:pt>
                <c:pt idx="294">
                  <c:v>-16.054975650911501</c:v>
                </c:pt>
                <c:pt idx="295">
                  <c:v>-18.713071168243602</c:v>
                </c:pt>
                <c:pt idx="296">
                  <c:v>-23.484202501670701</c:v>
                </c:pt>
                <c:pt idx="297">
                  <c:v>-24.3200423124723</c:v>
                </c:pt>
                <c:pt idx="298">
                  <c:v>-23.004330472029199</c:v>
                </c:pt>
                <c:pt idx="299">
                  <c:v>-21.6825190852303</c:v>
                </c:pt>
                <c:pt idx="300">
                  <c:v>-23.895059575377701</c:v>
                </c:pt>
                <c:pt idx="301">
                  <c:v>-27.512715808595601</c:v>
                </c:pt>
                <c:pt idx="302">
                  <c:v>-30.100925649497899</c:v>
                </c:pt>
                <c:pt idx="303">
                  <c:v>-35.560196751030503</c:v>
                </c:pt>
                <c:pt idx="304">
                  <c:v>-36.682344603786497</c:v>
                </c:pt>
                <c:pt idx="305">
                  <c:v>-36.540945673331997</c:v>
                </c:pt>
                <c:pt idx="306">
                  <c:v>-35.227971424746798</c:v>
                </c:pt>
                <c:pt idx="307">
                  <c:v>-35.684734451850602</c:v>
                </c:pt>
                <c:pt idx="308">
                  <c:v>-40.465709110162898</c:v>
                </c:pt>
                <c:pt idx="309">
                  <c:v>-41.7286798715595</c:v>
                </c:pt>
                <c:pt idx="310">
                  <c:v>-44.183843922569601</c:v>
                </c:pt>
                <c:pt idx="311">
                  <c:v>-42.7160767456961</c:v>
                </c:pt>
                <c:pt idx="312">
                  <c:v>-34.823986489807503</c:v>
                </c:pt>
                <c:pt idx="313">
                  <c:v>-41.521914521848501</c:v>
                </c:pt>
                <c:pt idx="314">
                  <c:v>-49.448250836735298</c:v>
                </c:pt>
                <c:pt idx="315">
                  <c:v>-46.0335636188941</c:v>
                </c:pt>
                <c:pt idx="316">
                  <c:v>-27.278097493389701</c:v>
                </c:pt>
                <c:pt idx="317">
                  <c:v>-12.493973580788399</c:v>
                </c:pt>
                <c:pt idx="318">
                  <c:v>-8.5302383184909907</c:v>
                </c:pt>
                <c:pt idx="319">
                  <c:v>-2.5137703607097999</c:v>
                </c:pt>
                <c:pt idx="320">
                  <c:v>8.5926973616848201</c:v>
                </c:pt>
                <c:pt idx="321">
                  <c:v>19.631259339051901</c:v>
                </c:pt>
                <c:pt idx="322">
                  <c:v>22.3314395771954</c:v>
                </c:pt>
                <c:pt idx="323">
                  <c:v>20.2542321288613</c:v>
                </c:pt>
                <c:pt idx="324">
                  <c:v>25.6753460555835</c:v>
                </c:pt>
                <c:pt idx="325">
                  <c:v>32.330687668685997</c:v>
                </c:pt>
                <c:pt idx="326">
                  <c:v>38.266427479799198</c:v>
                </c:pt>
                <c:pt idx="327">
                  <c:v>38.791680609967699</c:v>
                </c:pt>
                <c:pt idx="328">
                  <c:v>46.726661712068598</c:v>
                </c:pt>
                <c:pt idx="329">
                  <c:v>56.883381129093202</c:v>
                </c:pt>
                <c:pt idx="330">
                  <c:v>59.202248413796298</c:v>
                </c:pt>
                <c:pt idx="331">
                  <c:v>58.378694924080001</c:v>
                </c:pt>
                <c:pt idx="332">
                  <c:v>60.340326364495702</c:v>
                </c:pt>
                <c:pt idx="333">
                  <c:v>63.913616551648303</c:v>
                </c:pt>
                <c:pt idx="334">
                  <c:v>63.819510751745</c:v>
                </c:pt>
                <c:pt idx="335">
                  <c:v>67.549663402279094</c:v>
                </c:pt>
                <c:pt idx="336">
                  <c:v>72.241381724939203</c:v>
                </c:pt>
                <c:pt idx="337">
                  <c:v>74.904521324216105</c:v>
                </c:pt>
                <c:pt idx="338">
                  <c:v>77.5154566875879</c:v>
                </c:pt>
                <c:pt idx="339">
                  <c:v>81.191044086881803</c:v>
                </c:pt>
                <c:pt idx="340">
                  <c:v>83.558570118691307</c:v>
                </c:pt>
                <c:pt idx="341">
                  <c:v>85.503485807469602</c:v>
                </c:pt>
                <c:pt idx="342">
                  <c:v>82.076759964991396</c:v>
                </c:pt>
                <c:pt idx="343">
                  <c:v>76.719098901957196</c:v>
                </c:pt>
                <c:pt idx="344">
                  <c:v>69.149580735573196</c:v>
                </c:pt>
                <c:pt idx="345">
                  <c:v>56.842716867259902</c:v>
                </c:pt>
                <c:pt idx="346">
                  <c:v>42.241633285770099</c:v>
                </c:pt>
                <c:pt idx="347">
                  <c:v>41.7781417709216</c:v>
                </c:pt>
                <c:pt idx="348">
                  <c:v>42.509062484149901</c:v>
                </c:pt>
                <c:pt idx="349">
                  <c:v>44.797400161533197</c:v>
                </c:pt>
                <c:pt idx="350">
                  <c:v>29.117601695500301</c:v>
                </c:pt>
                <c:pt idx="351">
                  <c:v>22.2543931976492</c:v>
                </c:pt>
                <c:pt idx="352">
                  <c:v>21.983239214900902</c:v>
                </c:pt>
                <c:pt idx="353">
                  <c:v>19.803761143672599</c:v>
                </c:pt>
                <c:pt idx="354">
                  <c:v>11.251943377875399</c:v>
                </c:pt>
                <c:pt idx="355">
                  <c:v>1.0870953158513901</c:v>
                </c:pt>
                <c:pt idx="356">
                  <c:v>-4.0215076410948596</c:v>
                </c:pt>
                <c:pt idx="357">
                  <c:v>-5.1159818152422298</c:v>
                </c:pt>
                <c:pt idx="358">
                  <c:v>-5.0201863674426201</c:v>
                </c:pt>
                <c:pt idx="359">
                  <c:v>-5.6625149127221501</c:v>
                </c:pt>
                <c:pt idx="360">
                  <c:v>-8.8308586883563507</c:v>
                </c:pt>
                <c:pt idx="361">
                  <c:v>-14.0455608266788</c:v>
                </c:pt>
                <c:pt idx="362">
                  <c:v>-19.911222509198499</c:v>
                </c:pt>
                <c:pt idx="363">
                  <c:v>-23.9951093224416</c:v>
                </c:pt>
                <c:pt idx="364">
                  <c:v>-28.338515772314398</c:v>
                </c:pt>
                <c:pt idx="365">
                  <c:v>-33.226972621155497</c:v>
                </c:pt>
                <c:pt idx="366">
                  <c:v>-34.065850946907702</c:v>
                </c:pt>
                <c:pt idx="367">
                  <c:v>-36.162564416450202</c:v>
                </c:pt>
                <c:pt idx="368">
                  <c:v>-43.207044064459403</c:v>
                </c:pt>
                <c:pt idx="369">
                  <c:v>-47.955448046318203</c:v>
                </c:pt>
                <c:pt idx="370">
                  <c:v>-45.658511041957503</c:v>
                </c:pt>
                <c:pt idx="371">
                  <c:v>-43.1080746731324</c:v>
                </c:pt>
                <c:pt idx="372">
                  <c:v>-40.394771586583303</c:v>
                </c:pt>
                <c:pt idx="373">
                  <c:v>-43.417897146066998</c:v>
                </c:pt>
                <c:pt idx="374">
                  <c:v>-43.940906609948897</c:v>
                </c:pt>
                <c:pt idx="375">
                  <c:v>-42.860394360516402</c:v>
                </c:pt>
                <c:pt idx="376">
                  <c:v>-46.200616745645398</c:v>
                </c:pt>
                <c:pt idx="377">
                  <c:v>-48.430968700604403</c:v>
                </c:pt>
                <c:pt idx="378">
                  <c:v>-32.502741450923502</c:v>
                </c:pt>
                <c:pt idx="379">
                  <c:v>-29.444660305288799</c:v>
                </c:pt>
                <c:pt idx="380">
                  <c:v>-36.308375330946603</c:v>
                </c:pt>
                <c:pt idx="381">
                  <c:v>-50.225920497697302</c:v>
                </c:pt>
                <c:pt idx="382">
                  <c:v>-56.464406743362403</c:v>
                </c:pt>
                <c:pt idx="383">
                  <c:v>-30.688150076212398</c:v>
                </c:pt>
                <c:pt idx="384">
                  <c:v>-17.063744309148699</c:v>
                </c:pt>
                <c:pt idx="385">
                  <c:v>-20.6509191457003</c:v>
                </c:pt>
                <c:pt idx="386">
                  <c:v>-33.538586373684502</c:v>
                </c:pt>
                <c:pt idx="387">
                  <c:v>-39.953125181838899</c:v>
                </c:pt>
                <c:pt idx="388">
                  <c:v>-14.549531889042299</c:v>
                </c:pt>
                <c:pt idx="389">
                  <c:v>-2.7975802957224598</c:v>
                </c:pt>
                <c:pt idx="390">
                  <c:v>-1.75188700238295</c:v>
                </c:pt>
                <c:pt idx="391">
                  <c:v>-4.9381136019109002</c:v>
                </c:pt>
                <c:pt idx="392">
                  <c:v>-2.2725260089438999</c:v>
                </c:pt>
                <c:pt idx="393">
                  <c:v>14.104334165101699</c:v>
                </c:pt>
                <c:pt idx="394">
                  <c:v>28.2667325659101</c:v>
                </c:pt>
                <c:pt idx="395">
                  <c:v>33.430053111470897</c:v>
                </c:pt>
                <c:pt idx="396">
                  <c:v>38.651227739977401</c:v>
                </c:pt>
                <c:pt idx="397">
                  <c:v>45.238287190211203</c:v>
                </c:pt>
                <c:pt idx="398">
                  <c:v>46.506461293678697</c:v>
                </c:pt>
                <c:pt idx="399">
                  <c:v>49.026214524074597</c:v>
                </c:pt>
                <c:pt idx="400">
                  <c:v>56.258277990112198</c:v>
                </c:pt>
                <c:pt idx="401">
                  <c:v>62.074667578939597</c:v>
                </c:pt>
                <c:pt idx="402">
                  <c:v>65.401430691781997</c:v>
                </c:pt>
                <c:pt idx="403">
                  <c:v>66.833937425484194</c:v>
                </c:pt>
                <c:pt idx="404">
                  <c:v>68.636685647845397</c:v>
                </c:pt>
                <c:pt idx="405">
                  <c:v>68.431907335533495</c:v>
                </c:pt>
                <c:pt idx="406">
                  <c:v>65.102530059586599</c:v>
                </c:pt>
                <c:pt idx="407">
                  <c:v>65.262829499450405</c:v>
                </c:pt>
                <c:pt idx="408">
                  <c:v>69.822877838620002</c:v>
                </c:pt>
                <c:pt idx="409">
                  <c:v>73.185054756704702</c:v>
                </c:pt>
                <c:pt idx="410">
                  <c:v>75.337759664993698</c:v>
                </c:pt>
                <c:pt idx="411">
                  <c:v>75.8890204050753</c:v>
                </c:pt>
                <c:pt idx="412">
                  <c:v>74.522731402877696</c:v>
                </c:pt>
                <c:pt idx="413">
                  <c:v>71.737211399426101</c:v>
                </c:pt>
                <c:pt idx="414">
                  <c:v>74.767523082176297</c:v>
                </c:pt>
                <c:pt idx="415">
                  <c:v>78.822695863265693</c:v>
                </c:pt>
                <c:pt idx="416">
                  <c:v>80.053479643132604</c:v>
                </c:pt>
                <c:pt idx="417">
                  <c:v>74.219845154588498</c:v>
                </c:pt>
                <c:pt idx="418">
                  <c:v>63.535803519820199</c:v>
                </c:pt>
                <c:pt idx="419">
                  <c:v>62.387824404734403</c:v>
                </c:pt>
                <c:pt idx="420">
                  <c:v>62.6093558342451</c:v>
                </c:pt>
                <c:pt idx="421">
                  <c:v>62.124982329035099</c:v>
                </c:pt>
                <c:pt idx="422">
                  <c:v>57.217299657836897</c:v>
                </c:pt>
                <c:pt idx="423">
                  <c:v>52.2034648615629</c:v>
                </c:pt>
                <c:pt idx="424">
                  <c:v>49.258712230538698</c:v>
                </c:pt>
                <c:pt idx="425">
                  <c:v>45.8612569766211</c:v>
                </c:pt>
                <c:pt idx="426">
                  <c:v>39.734964278217703</c:v>
                </c:pt>
                <c:pt idx="427">
                  <c:v>29.960651863799999</c:v>
                </c:pt>
                <c:pt idx="428">
                  <c:v>18.6874642856259</c:v>
                </c:pt>
                <c:pt idx="429">
                  <c:v>12.1137388923716</c:v>
                </c:pt>
                <c:pt idx="430">
                  <c:v>14.1172812573146</c:v>
                </c:pt>
                <c:pt idx="431">
                  <c:v>6.05360056957179</c:v>
                </c:pt>
                <c:pt idx="432">
                  <c:v>-12.5078949930026</c:v>
                </c:pt>
                <c:pt idx="433">
                  <c:v>-35.5718743150235</c:v>
                </c:pt>
                <c:pt idx="434">
                  <c:v>-35.984163577702397</c:v>
                </c:pt>
                <c:pt idx="435">
                  <c:v>-45.903517572480702</c:v>
                </c:pt>
                <c:pt idx="436">
                  <c:v>-49.236653499197899</c:v>
                </c:pt>
                <c:pt idx="437">
                  <c:v>-54.546566493958103</c:v>
                </c:pt>
                <c:pt idx="438">
                  <c:v>-46.332847294374297</c:v>
                </c:pt>
                <c:pt idx="439">
                  <c:v>-42.2455050997863</c:v>
                </c:pt>
                <c:pt idx="440">
                  <c:v>-42.662766373850801</c:v>
                </c:pt>
                <c:pt idx="441">
                  <c:v>-44.469771384903098</c:v>
                </c:pt>
                <c:pt idx="442">
                  <c:v>-38.812338747185798</c:v>
                </c:pt>
                <c:pt idx="443">
                  <c:v>-28.547420984355799</c:v>
                </c:pt>
                <c:pt idx="444">
                  <c:v>-21.981657596623499</c:v>
                </c:pt>
                <c:pt idx="445">
                  <c:v>-21.194372565535801</c:v>
                </c:pt>
                <c:pt idx="446">
                  <c:v>-22.0128559527171</c:v>
                </c:pt>
                <c:pt idx="447">
                  <c:v>-19.311537744897301</c:v>
                </c:pt>
                <c:pt idx="448">
                  <c:v>-19.731019915315699</c:v>
                </c:pt>
              </c:numCache>
            </c:numRef>
          </c:val>
          <c:smooth val="0"/>
          <c:extLst>
            <c:ext xmlns:c16="http://schemas.microsoft.com/office/drawing/2014/chart" uri="{C3380CC4-5D6E-409C-BE32-E72D297353CC}">
              <c16:uniqueId val="{00000000-BCD9-45BF-A31D-6B3D7B1A3987}"/>
            </c:ext>
          </c:extLst>
        </c:ser>
        <c:ser>
          <c:idx val="1"/>
          <c:order val="1"/>
          <c:tx>
            <c:strRef>
              <c:f>'[action3 5 times accel.csv]action3 5 times accel'!$K$1</c:f>
              <c:strCache>
                <c:ptCount val="1"/>
                <c:pt idx="0">
                  <c:v>Y-accel</c:v>
                </c:pt>
              </c:strCache>
            </c:strRef>
          </c:tx>
          <c:spPr>
            <a:ln w="28575" cap="rnd">
              <a:solidFill>
                <a:schemeClr val="accent2"/>
              </a:solidFill>
              <a:round/>
            </a:ln>
            <a:effectLst/>
          </c:spPr>
          <c:marker>
            <c:symbol val="none"/>
          </c:marker>
          <c:val>
            <c:numRef>
              <c:f>'[action3 5 times accel.csv]action3 5 times accel'!$K$2:$K$500</c:f>
              <c:numCache>
                <c:formatCode>General</c:formatCode>
                <c:ptCount val="499"/>
                <c:pt idx="0">
                  <c:v>-34.1774756891541</c:v>
                </c:pt>
                <c:pt idx="1">
                  <c:v>-32.560585356500702</c:v>
                </c:pt>
                <c:pt idx="2">
                  <c:v>-36.289422104555896</c:v>
                </c:pt>
                <c:pt idx="3">
                  <c:v>-42.883260683826201</c:v>
                </c:pt>
                <c:pt idx="4">
                  <c:v>-47.044199204587201</c:v>
                </c:pt>
                <c:pt idx="5">
                  <c:v>-40.057391589386803</c:v>
                </c:pt>
                <c:pt idx="6">
                  <c:v>-39.332869846969501</c:v>
                </c:pt>
                <c:pt idx="7">
                  <c:v>-37.2238836453595</c:v>
                </c:pt>
                <c:pt idx="8">
                  <c:v>-36.359788384508803</c:v>
                </c:pt>
                <c:pt idx="9">
                  <c:v>-37.939135878904899</c:v>
                </c:pt>
                <c:pt idx="10">
                  <c:v>-39.285045490885501</c:v>
                </c:pt>
                <c:pt idx="11">
                  <c:v>-37.591491775911997</c:v>
                </c:pt>
                <c:pt idx="12">
                  <c:v>-37.211582039538101</c:v>
                </c:pt>
                <c:pt idx="13">
                  <c:v>-39.399016681471998</c:v>
                </c:pt>
                <c:pt idx="14">
                  <c:v>-39.833323684280899</c:v>
                </c:pt>
                <c:pt idx="15">
                  <c:v>-39.872142850322099</c:v>
                </c:pt>
                <c:pt idx="16">
                  <c:v>-40.8239674764433</c:v>
                </c:pt>
                <c:pt idx="17">
                  <c:v>-41.191440445867499</c:v>
                </c:pt>
                <c:pt idx="18">
                  <c:v>-39.442289432979202</c:v>
                </c:pt>
                <c:pt idx="19">
                  <c:v>-38.520174879564799</c:v>
                </c:pt>
                <c:pt idx="20">
                  <c:v>-39.942140845390398</c:v>
                </c:pt>
                <c:pt idx="21">
                  <c:v>-42.976591224646</c:v>
                </c:pt>
                <c:pt idx="22">
                  <c:v>-44.647320535087999</c:v>
                </c:pt>
                <c:pt idx="23">
                  <c:v>-40.7541093071044</c:v>
                </c:pt>
                <c:pt idx="24">
                  <c:v>-39.086691712016702</c:v>
                </c:pt>
                <c:pt idx="25">
                  <c:v>-41.920124748771002</c:v>
                </c:pt>
                <c:pt idx="26">
                  <c:v>-42.796629183307601</c:v>
                </c:pt>
                <c:pt idx="27">
                  <c:v>-41.682756128113603</c:v>
                </c:pt>
                <c:pt idx="28">
                  <c:v>-42.195885828985404</c:v>
                </c:pt>
                <c:pt idx="29">
                  <c:v>-44.524250232347903</c:v>
                </c:pt>
                <c:pt idx="30">
                  <c:v>-45.684335915445303</c:v>
                </c:pt>
                <c:pt idx="31">
                  <c:v>-45.810448679490797</c:v>
                </c:pt>
                <c:pt idx="32">
                  <c:v>-43.922394970845097</c:v>
                </c:pt>
                <c:pt idx="33">
                  <c:v>-45.376534807549</c:v>
                </c:pt>
                <c:pt idx="34">
                  <c:v>-49.167734922470103</c:v>
                </c:pt>
                <c:pt idx="35">
                  <c:v>-49.013656712118298</c:v>
                </c:pt>
                <c:pt idx="36">
                  <c:v>-49.498739534126997</c:v>
                </c:pt>
                <c:pt idx="37">
                  <c:v>-51.5413692955606</c:v>
                </c:pt>
                <c:pt idx="38">
                  <c:v>-51.396745574735597</c:v>
                </c:pt>
                <c:pt idx="39">
                  <c:v>-48.467107887910402</c:v>
                </c:pt>
                <c:pt idx="40">
                  <c:v>-48.3230877679309</c:v>
                </c:pt>
                <c:pt idx="41">
                  <c:v>-48.831853897474502</c:v>
                </c:pt>
                <c:pt idx="42">
                  <c:v>-47.358836711821901</c:v>
                </c:pt>
                <c:pt idx="43">
                  <c:v>-45.585412510744298</c:v>
                </c:pt>
                <c:pt idx="44">
                  <c:v>-49.8164904786383</c:v>
                </c:pt>
                <c:pt idx="45">
                  <c:v>-49.075223218933097</c:v>
                </c:pt>
                <c:pt idx="46">
                  <c:v>-46.032759790194902</c:v>
                </c:pt>
                <c:pt idx="47">
                  <c:v>-47.102188587544802</c:v>
                </c:pt>
                <c:pt idx="48">
                  <c:v>-52.457591629753502</c:v>
                </c:pt>
                <c:pt idx="49">
                  <c:v>-46.855919479601098</c:v>
                </c:pt>
                <c:pt idx="50">
                  <c:v>-47.018004394610699</c:v>
                </c:pt>
                <c:pt idx="51">
                  <c:v>-48.788548174589501</c:v>
                </c:pt>
                <c:pt idx="52">
                  <c:v>-38.133741896653</c:v>
                </c:pt>
                <c:pt idx="53">
                  <c:v>-27.790695877530201</c:v>
                </c:pt>
                <c:pt idx="54">
                  <c:v>-28.999352709229701</c:v>
                </c:pt>
                <c:pt idx="55">
                  <c:v>-38.7521845537103</c:v>
                </c:pt>
                <c:pt idx="56">
                  <c:v>-41.157034087036998</c:v>
                </c:pt>
                <c:pt idx="57">
                  <c:v>-38.698975297145999</c:v>
                </c:pt>
                <c:pt idx="58">
                  <c:v>-38.946698848344802</c:v>
                </c:pt>
                <c:pt idx="59">
                  <c:v>-42.283829122870998</c:v>
                </c:pt>
                <c:pt idx="60">
                  <c:v>-42.740154784950001</c:v>
                </c:pt>
                <c:pt idx="61">
                  <c:v>-40.9801957816913</c:v>
                </c:pt>
                <c:pt idx="62">
                  <c:v>-41.745836169606299</c:v>
                </c:pt>
                <c:pt idx="63">
                  <c:v>-41.0242752495883</c:v>
                </c:pt>
                <c:pt idx="64">
                  <c:v>-42.6236141990615</c:v>
                </c:pt>
                <c:pt idx="65">
                  <c:v>-43.125777411876399</c:v>
                </c:pt>
                <c:pt idx="66">
                  <c:v>-45.6785003585006</c:v>
                </c:pt>
                <c:pt idx="67">
                  <c:v>-45.795615211956097</c:v>
                </c:pt>
                <c:pt idx="68">
                  <c:v>-44.698363520174198</c:v>
                </c:pt>
                <c:pt idx="69">
                  <c:v>-43.754578925778802</c:v>
                </c:pt>
                <c:pt idx="70">
                  <c:v>-45.104217917765602</c:v>
                </c:pt>
                <c:pt idx="71">
                  <c:v>-45.161625408942598</c:v>
                </c:pt>
                <c:pt idx="72">
                  <c:v>-41.996734654522001</c:v>
                </c:pt>
                <c:pt idx="73">
                  <c:v>-42.469237741064198</c:v>
                </c:pt>
                <c:pt idx="74">
                  <c:v>-45.332252981497398</c:v>
                </c:pt>
                <c:pt idx="75">
                  <c:v>-46.816375567650901</c:v>
                </c:pt>
                <c:pt idx="76">
                  <c:v>-43.305814089390203</c:v>
                </c:pt>
                <c:pt idx="77">
                  <c:v>-43.840496304708701</c:v>
                </c:pt>
                <c:pt idx="78">
                  <c:v>-47.473478565298002</c:v>
                </c:pt>
                <c:pt idx="79">
                  <c:v>-45.936331334167498</c:v>
                </c:pt>
                <c:pt idx="80">
                  <c:v>-47.599846285387997</c:v>
                </c:pt>
                <c:pt idx="81">
                  <c:v>-49.249171997267901</c:v>
                </c:pt>
                <c:pt idx="82">
                  <c:v>-47.4823257705727</c:v>
                </c:pt>
                <c:pt idx="83">
                  <c:v>-43.380258034823598</c:v>
                </c:pt>
                <c:pt idx="84">
                  <c:v>-41.113187084169603</c:v>
                </c:pt>
                <c:pt idx="85">
                  <c:v>-44.422322867284102</c:v>
                </c:pt>
                <c:pt idx="86">
                  <c:v>-51.3125398405599</c:v>
                </c:pt>
                <c:pt idx="87">
                  <c:v>-48.948565018234802</c:v>
                </c:pt>
                <c:pt idx="88">
                  <c:v>-48.417807810468197</c:v>
                </c:pt>
                <c:pt idx="89">
                  <c:v>-54.141954897347901</c:v>
                </c:pt>
                <c:pt idx="90">
                  <c:v>-54.894559798391803</c:v>
                </c:pt>
                <c:pt idx="91">
                  <c:v>-54.358076034710898</c:v>
                </c:pt>
                <c:pt idx="92">
                  <c:v>-59.767393653381802</c:v>
                </c:pt>
                <c:pt idx="93">
                  <c:v>-64.636729055022897</c:v>
                </c:pt>
                <c:pt idx="94">
                  <c:v>-64.205375162110002</c:v>
                </c:pt>
                <c:pt idx="95">
                  <c:v>-66.366707460595407</c:v>
                </c:pt>
                <c:pt idx="96">
                  <c:v>-69.3626951687841</c:v>
                </c:pt>
                <c:pt idx="97">
                  <c:v>-67.339856470329806</c:v>
                </c:pt>
                <c:pt idx="98">
                  <c:v>-57.800156297933903</c:v>
                </c:pt>
                <c:pt idx="99">
                  <c:v>-53.557978232719996</c:v>
                </c:pt>
                <c:pt idx="100">
                  <c:v>-54.355018647304597</c:v>
                </c:pt>
                <c:pt idx="101">
                  <c:v>-55.444009261981101</c:v>
                </c:pt>
                <c:pt idx="102">
                  <c:v>-53.159654583871003</c:v>
                </c:pt>
                <c:pt idx="103">
                  <c:v>-47.6119980533499</c:v>
                </c:pt>
                <c:pt idx="104">
                  <c:v>-42.214643670030803</c:v>
                </c:pt>
                <c:pt idx="105">
                  <c:v>-38.378218769304702</c:v>
                </c:pt>
                <c:pt idx="106">
                  <c:v>-39.038393873870497</c:v>
                </c:pt>
                <c:pt idx="107">
                  <c:v>-43.597582027761902</c:v>
                </c:pt>
                <c:pt idx="108">
                  <c:v>-47.013342427675497</c:v>
                </c:pt>
                <c:pt idx="109">
                  <c:v>-42.653193989698501</c:v>
                </c:pt>
                <c:pt idx="110">
                  <c:v>-31.9836909757691</c:v>
                </c:pt>
                <c:pt idx="111">
                  <c:v>-24.111639470814701</c:v>
                </c:pt>
                <c:pt idx="112">
                  <c:v>-18.070282820638202</c:v>
                </c:pt>
                <c:pt idx="113">
                  <c:v>-14.5759186629209</c:v>
                </c:pt>
                <c:pt idx="114">
                  <c:v>-11.219069031366599</c:v>
                </c:pt>
                <c:pt idx="115">
                  <c:v>-12.6184488133934</c:v>
                </c:pt>
                <c:pt idx="116">
                  <c:v>-15.2220964877349</c:v>
                </c:pt>
                <c:pt idx="117">
                  <c:v>-16.356128640836701</c:v>
                </c:pt>
                <c:pt idx="118">
                  <c:v>-15.851406223040399</c:v>
                </c:pt>
                <c:pt idx="119">
                  <c:v>-8.4682639189327205</c:v>
                </c:pt>
                <c:pt idx="120">
                  <c:v>2.63284934711253</c:v>
                </c:pt>
                <c:pt idx="121">
                  <c:v>6.4144820824691804</c:v>
                </c:pt>
                <c:pt idx="122">
                  <c:v>9.0238810183701705</c:v>
                </c:pt>
                <c:pt idx="123">
                  <c:v>10.487385407494401</c:v>
                </c:pt>
                <c:pt idx="124">
                  <c:v>11.525661598559701</c:v>
                </c:pt>
                <c:pt idx="125">
                  <c:v>11.220716298493899</c:v>
                </c:pt>
                <c:pt idx="126">
                  <c:v>11.266900416340199</c:v>
                </c:pt>
                <c:pt idx="127">
                  <c:v>13.6268850951583</c:v>
                </c:pt>
                <c:pt idx="128">
                  <c:v>16.801101338359601</c:v>
                </c:pt>
                <c:pt idx="129">
                  <c:v>17.121492835927199</c:v>
                </c:pt>
                <c:pt idx="130">
                  <c:v>19.172247397601101</c:v>
                </c:pt>
                <c:pt idx="131">
                  <c:v>21.1831395214469</c:v>
                </c:pt>
                <c:pt idx="132">
                  <c:v>23.490207490717399</c:v>
                </c:pt>
                <c:pt idx="133">
                  <c:v>23.008829460666</c:v>
                </c:pt>
                <c:pt idx="134">
                  <c:v>22.009626238542801</c:v>
                </c:pt>
                <c:pt idx="135">
                  <c:v>17.022154002903001</c:v>
                </c:pt>
                <c:pt idx="136">
                  <c:v>11.1312724793702</c:v>
                </c:pt>
                <c:pt idx="137">
                  <c:v>8.4020557109513891</c:v>
                </c:pt>
                <c:pt idx="138">
                  <c:v>5.1382353100634397</c:v>
                </c:pt>
                <c:pt idx="139">
                  <c:v>5.6160541887078796</c:v>
                </c:pt>
                <c:pt idx="140">
                  <c:v>3.0929243786277101</c:v>
                </c:pt>
                <c:pt idx="141">
                  <c:v>-2.1827606551964598</c:v>
                </c:pt>
                <c:pt idx="142">
                  <c:v>-6.96522961405031</c:v>
                </c:pt>
                <c:pt idx="143">
                  <c:v>-10.149895498085</c:v>
                </c:pt>
                <c:pt idx="144">
                  <c:v>-12.943379314916299</c:v>
                </c:pt>
                <c:pt idx="145">
                  <c:v>-18.021086911625201</c:v>
                </c:pt>
                <c:pt idx="146">
                  <c:v>-25.581231209995799</c:v>
                </c:pt>
                <c:pt idx="147">
                  <c:v>-28.092980518969998</c:v>
                </c:pt>
                <c:pt idx="148">
                  <c:v>-35.557347877930198</c:v>
                </c:pt>
                <c:pt idx="149">
                  <c:v>-36.867187498313498</c:v>
                </c:pt>
                <c:pt idx="150">
                  <c:v>-30.509242263250599</c:v>
                </c:pt>
                <c:pt idx="151">
                  <c:v>-29.0132518187473</c:v>
                </c:pt>
                <c:pt idx="152">
                  <c:v>-33.162565399582597</c:v>
                </c:pt>
                <c:pt idx="153">
                  <c:v>-42.325466448853</c:v>
                </c:pt>
                <c:pt idx="154">
                  <c:v>-36.548050556415902</c:v>
                </c:pt>
                <c:pt idx="155">
                  <c:v>-27.7067636280185</c:v>
                </c:pt>
                <c:pt idx="156">
                  <c:v>-26.317877014484498</c:v>
                </c:pt>
                <c:pt idx="157">
                  <c:v>-35.143072910233499</c:v>
                </c:pt>
                <c:pt idx="158">
                  <c:v>-35.178954946870199</c:v>
                </c:pt>
                <c:pt idx="159">
                  <c:v>-31.322892043696001</c:v>
                </c:pt>
                <c:pt idx="160">
                  <c:v>-28.029659160157401</c:v>
                </c:pt>
                <c:pt idx="161">
                  <c:v>-18.148963537250498</c:v>
                </c:pt>
                <c:pt idx="162">
                  <c:v>-22.534040285377301</c:v>
                </c:pt>
                <c:pt idx="163">
                  <c:v>-22.018768170609999</c:v>
                </c:pt>
                <c:pt idx="164">
                  <c:v>-22.6151393704756</c:v>
                </c:pt>
                <c:pt idx="165">
                  <c:v>-20.996115290215201</c:v>
                </c:pt>
                <c:pt idx="166">
                  <c:v>-8.3150632227035501</c:v>
                </c:pt>
                <c:pt idx="167">
                  <c:v>-1.15840245006678</c:v>
                </c:pt>
                <c:pt idx="168">
                  <c:v>0.41464971011827301</c:v>
                </c:pt>
                <c:pt idx="169">
                  <c:v>-0.74690568894740605</c:v>
                </c:pt>
                <c:pt idx="170">
                  <c:v>2.56826026552138</c:v>
                </c:pt>
                <c:pt idx="171">
                  <c:v>6.3691375547643698</c:v>
                </c:pt>
                <c:pt idx="172">
                  <c:v>8.7345439630910597</c:v>
                </c:pt>
                <c:pt idx="173">
                  <c:v>11.8441341585744</c:v>
                </c:pt>
                <c:pt idx="174">
                  <c:v>13.3588033560365</c:v>
                </c:pt>
                <c:pt idx="175">
                  <c:v>17.215208973685399</c:v>
                </c:pt>
                <c:pt idx="176">
                  <c:v>19.3295201247231</c:v>
                </c:pt>
                <c:pt idx="177">
                  <c:v>18.7346036662064</c:v>
                </c:pt>
                <c:pt idx="178">
                  <c:v>14.180495373122101</c:v>
                </c:pt>
                <c:pt idx="179">
                  <c:v>11.801805349008401</c:v>
                </c:pt>
                <c:pt idx="180">
                  <c:v>11.0498695353907</c:v>
                </c:pt>
                <c:pt idx="181">
                  <c:v>6.6151791981569499</c:v>
                </c:pt>
                <c:pt idx="182">
                  <c:v>6.4006592847087598</c:v>
                </c:pt>
                <c:pt idx="183">
                  <c:v>9.3575824997205697</c:v>
                </c:pt>
                <c:pt idx="184">
                  <c:v>10.193490567367499</c:v>
                </c:pt>
                <c:pt idx="185">
                  <c:v>4.3307669170452696</c:v>
                </c:pt>
                <c:pt idx="186">
                  <c:v>2.0549066805395699</c:v>
                </c:pt>
                <c:pt idx="187">
                  <c:v>0.216100687858329</c:v>
                </c:pt>
                <c:pt idx="188">
                  <c:v>-0.47356825349832998</c:v>
                </c:pt>
                <c:pt idx="189">
                  <c:v>0.60512947328387501</c:v>
                </c:pt>
                <c:pt idx="190">
                  <c:v>2.6343948987807901</c:v>
                </c:pt>
                <c:pt idx="191">
                  <c:v>6.0848249432398802</c:v>
                </c:pt>
                <c:pt idx="192">
                  <c:v>10.9238949811627</c:v>
                </c:pt>
                <c:pt idx="193">
                  <c:v>11.4521305390268</c:v>
                </c:pt>
                <c:pt idx="194">
                  <c:v>11.231355076644601</c:v>
                </c:pt>
                <c:pt idx="195">
                  <c:v>12.113025850308</c:v>
                </c:pt>
                <c:pt idx="196">
                  <c:v>11.856734014811799</c:v>
                </c:pt>
                <c:pt idx="197">
                  <c:v>10.9823512333808</c:v>
                </c:pt>
                <c:pt idx="198">
                  <c:v>9.1431209152573398</c:v>
                </c:pt>
                <c:pt idx="199">
                  <c:v>6.0193387668026404</c:v>
                </c:pt>
                <c:pt idx="200">
                  <c:v>0.79560169353167098</c:v>
                </c:pt>
                <c:pt idx="201">
                  <c:v>-3.9383332953922601</c:v>
                </c:pt>
                <c:pt idx="202">
                  <c:v>-8.7434460778917202</c:v>
                </c:pt>
                <c:pt idx="203">
                  <c:v>-11.6075096899858</c:v>
                </c:pt>
                <c:pt idx="204">
                  <c:v>-17.1853607167936</c:v>
                </c:pt>
                <c:pt idx="205">
                  <c:v>-21.825527352617701</c:v>
                </c:pt>
                <c:pt idx="206">
                  <c:v>-22.077469140212301</c:v>
                </c:pt>
                <c:pt idx="207">
                  <c:v>-21.8547088767106</c:v>
                </c:pt>
                <c:pt idx="208">
                  <c:v>-24.992540668349601</c:v>
                </c:pt>
                <c:pt idx="209">
                  <c:v>-23.879278105744</c:v>
                </c:pt>
                <c:pt idx="210">
                  <c:v>-21.433209168979399</c:v>
                </c:pt>
                <c:pt idx="211">
                  <c:v>-22.979650906211301</c:v>
                </c:pt>
                <c:pt idx="212">
                  <c:v>-24.6780832200226</c:v>
                </c:pt>
                <c:pt idx="213">
                  <c:v>-27.212340236459902</c:v>
                </c:pt>
                <c:pt idx="214">
                  <c:v>-27.417099463030802</c:v>
                </c:pt>
                <c:pt idx="215">
                  <c:v>-29.743530775480099</c:v>
                </c:pt>
                <c:pt idx="216">
                  <c:v>-30.404274392224298</c:v>
                </c:pt>
                <c:pt idx="217">
                  <c:v>-30.028833862106499</c:v>
                </c:pt>
                <c:pt idx="218">
                  <c:v>-31.654937681540599</c:v>
                </c:pt>
                <c:pt idx="219">
                  <c:v>-30.665758710553899</c:v>
                </c:pt>
                <c:pt idx="220">
                  <c:v>-29.3611620451547</c:v>
                </c:pt>
                <c:pt idx="221">
                  <c:v>-29.135520300099799</c:v>
                </c:pt>
                <c:pt idx="222">
                  <c:v>-32.818334119865099</c:v>
                </c:pt>
                <c:pt idx="223">
                  <c:v>-42.856178371661599</c:v>
                </c:pt>
                <c:pt idx="224">
                  <c:v>-40.3869821174398</c:v>
                </c:pt>
                <c:pt idx="225">
                  <c:v>-34.447247287233402</c:v>
                </c:pt>
                <c:pt idx="226">
                  <c:v>-29.602821790411301</c:v>
                </c:pt>
                <c:pt idx="227">
                  <c:v>-31.0965415265429</c:v>
                </c:pt>
                <c:pt idx="228">
                  <c:v>-35.582599244959702</c:v>
                </c:pt>
                <c:pt idx="229">
                  <c:v>-31.126071118767101</c:v>
                </c:pt>
                <c:pt idx="230">
                  <c:v>-26.292418736757199</c:v>
                </c:pt>
                <c:pt idx="231">
                  <c:v>-28.769762635240401</c:v>
                </c:pt>
                <c:pt idx="232">
                  <c:v>-30.219149347174799</c:v>
                </c:pt>
                <c:pt idx="233">
                  <c:v>-25.753627868365299</c:v>
                </c:pt>
                <c:pt idx="234">
                  <c:v>-23.148483279550899</c:v>
                </c:pt>
                <c:pt idx="235">
                  <c:v>-22.476484308918401</c:v>
                </c:pt>
                <c:pt idx="236">
                  <c:v>-20.8192363136437</c:v>
                </c:pt>
                <c:pt idx="237">
                  <c:v>-19.824234503395498</c:v>
                </c:pt>
                <c:pt idx="238">
                  <c:v>-15.0729145207493</c:v>
                </c:pt>
                <c:pt idx="239">
                  <c:v>-15.0197382018645</c:v>
                </c:pt>
                <c:pt idx="240">
                  <c:v>-10.5346098642474</c:v>
                </c:pt>
                <c:pt idx="241">
                  <c:v>-4.0975957483374703</c:v>
                </c:pt>
                <c:pt idx="242">
                  <c:v>-8.0750417043497809</c:v>
                </c:pt>
                <c:pt idx="243">
                  <c:v>-8.0567626761001101</c:v>
                </c:pt>
                <c:pt idx="244">
                  <c:v>-2.4575238031977298</c:v>
                </c:pt>
                <c:pt idx="245">
                  <c:v>2.82701605364888</c:v>
                </c:pt>
                <c:pt idx="246">
                  <c:v>4.5862566182374502</c:v>
                </c:pt>
                <c:pt idx="247">
                  <c:v>7.3987275497070799</c:v>
                </c:pt>
                <c:pt idx="248">
                  <c:v>9.3198915056294993</c:v>
                </c:pt>
                <c:pt idx="249">
                  <c:v>11.873290682751501</c:v>
                </c:pt>
                <c:pt idx="250">
                  <c:v>13.0703871700407</c:v>
                </c:pt>
                <c:pt idx="251">
                  <c:v>12.6826771175215</c:v>
                </c:pt>
                <c:pt idx="252">
                  <c:v>13.799144237149401</c:v>
                </c:pt>
                <c:pt idx="253">
                  <c:v>10.852307146839699</c:v>
                </c:pt>
                <c:pt idx="254">
                  <c:v>4.5074263651749602</c:v>
                </c:pt>
                <c:pt idx="255">
                  <c:v>-2.5174198248464501</c:v>
                </c:pt>
                <c:pt idx="256">
                  <c:v>-5.0182559032485798</c:v>
                </c:pt>
                <c:pt idx="257">
                  <c:v>-6.1050387160764998</c:v>
                </c:pt>
                <c:pt idx="258">
                  <c:v>-8.9955659484580792</c:v>
                </c:pt>
                <c:pt idx="259">
                  <c:v>-8.6102537905253005</c:v>
                </c:pt>
                <c:pt idx="260">
                  <c:v>-6.0001133174904897</c:v>
                </c:pt>
                <c:pt idx="261">
                  <c:v>-3.11840879457595</c:v>
                </c:pt>
                <c:pt idx="262">
                  <c:v>-0.68326432582451702</c:v>
                </c:pt>
                <c:pt idx="263">
                  <c:v>2.2809160962669202</c:v>
                </c:pt>
                <c:pt idx="264">
                  <c:v>5.92589044909157</c:v>
                </c:pt>
                <c:pt idx="265">
                  <c:v>10.2511174349355</c:v>
                </c:pt>
                <c:pt idx="266">
                  <c:v>8.8810380397582591</c:v>
                </c:pt>
                <c:pt idx="267">
                  <c:v>9.43340956055677</c:v>
                </c:pt>
                <c:pt idx="268">
                  <c:v>13.0636718029963</c:v>
                </c:pt>
                <c:pt idx="269">
                  <c:v>14.4510857252981</c:v>
                </c:pt>
                <c:pt idx="270">
                  <c:v>14.3415076974724</c:v>
                </c:pt>
                <c:pt idx="271">
                  <c:v>9.7149810776571908</c:v>
                </c:pt>
                <c:pt idx="272">
                  <c:v>5.1449332894474997</c:v>
                </c:pt>
                <c:pt idx="273">
                  <c:v>-1.4426207995249001</c:v>
                </c:pt>
                <c:pt idx="274">
                  <c:v>-6.5857255633072098</c:v>
                </c:pt>
                <c:pt idx="275">
                  <c:v>-15.046069387046201</c:v>
                </c:pt>
                <c:pt idx="276">
                  <c:v>-22.479310872382701</c:v>
                </c:pt>
                <c:pt idx="277">
                  <c:v>-26.4281123871455</c:v>
                </c:pt>
                <c:pt idx="278">
                  <c:v>-30.257282639926402</c:v>
                </c:pt>
                <c:pt idx="279">
                  <c:v>-33.190668981475199</c:v>
                </c:pt>
                <c:pt idx="280">
                  <c:v>-32.611140861219802</c:v>
                </c:pt>
                <c:pt idx="281">
                  <c:v>-32.030405104526402</c:v>
                </c:pt>
                <c:pt idx="282">
                  <c:v>-34.7251808458781</c:v>
                </c:pt>
                <c:pt idx="283">
                  <c:v>-35.235419876700298</c:v>
                </c:pt>
                <c:pt idx="284">
                  <c:v>-33.302950429774803</c:v>
                </c:pt>
                <c:pt idx="285">
                  <c:v>-35.840214083298399</c:v>
                </c:pt>
                <c:pt idx="286">
                  <c:v>-36.997957863162704</c:v>
                </c:pt>
                <c:pt idx="287">
                  <c:v>-38.998645256280199</c:v>
                </c:pt>
                <c:pt idx="288">
                  <c:v>-40.510256489891198</c:v>
                </c:pt>
                <c:pt idx="289">
                  <c:v>-40.8271912532988</c:v>
                </c:pt>
                <c:pt idx="290">
                  <c:v>-39.791522192501297</c:v>
                </c:pt>
                <c:pt idx="291">
                  <c:v>-39.229001898120302</c:v>
                </c:pt>
                <c:pt idx="292">
                  <c:v>-39.482403478229401</c:v>
                </c:pt>
                <c:pt idx="293">
                  <c:v>-43.694494294703702</c:v>
                </c:pt>
                <c:pt idx="294">
                  <c:v>-46.779910617204202</c:v>
                </c:pt>
                <c:pt idx="295">
                  <c:v>-44.366005588049703</c:v>
                </c:pt>
                <c:pt idx="296">
                  <c:v>-41.872888077055698</c:v>
                </c:pt>
                <c:pt idx="297">
                  <c:v>-46.461603681322401</c:v>
                </c:pt>
                <c:pt idx="298">
                  <c:v>-50.8070420610144</c:v>
                </c:pt>
                <c:pt idx="299">
                  <c:v>-53.214632463720299</c:v>
                </c:pt>
                <c:pt idx="300">
                  <c:v>-53.185615085434797</c:v>
                </c:pt>
                <c:pt idx="301">
                  <c:v>-56.012086583996897</c:v>
                </c:pt>
                <c:pt idx="302">
                  <c:v>-57.208835344115101</c:v>
                </c:pt>
                <c:pt idx="303">
                  <c:v>-53.788953567225803</c:v>
                </c:pt>
                <c:pt idx="304">
                  <c:v>-53.252100043569399</c:v>
                </c:pt>
                <c:pt idx="305">
                  <c:v>-53.139337721833002</c:v>
                </c:pt>
                <c:pt idx="306">
                  <c:v>-52.351561109528902</c:v>
                </c:pt>
                <c:pt idx="307">
                  <c:v>-50.666917636900301</c:v>
                </c:pt>
                <c:pt idx="308">
                  <c:v>-44.761573160164502</c:v>
                </c:pt>
                <c:pt idx="309">
                  <c:v>-40.185009156934299</c:v>
                </c:pt>
                <c:pt idx="310">
                  <c:v>-36.234340301820403</c:v>
                </c:pt>
                <c:pt idx="311">
                  <c:v>-36.258916578804602</c:v>
                </c:pt>
                <c:pt idx="312">
                  <c:v>-38.138087456627503</c:v>
                </c:pt>
                <c:pt idx="313">
                  <c:v>-28.191175997851001</c:v>
                </c:pt>
                <c:pt idx="314">
                  <c:v>-17.6400730263254</c:v>
                </c:pt>
                <c:pt idx="315">
                  <c:v>-7.01334402854825</c:v>
                </c:pt>
                <c:pt idx="316">
                  <c:v>-1.77719797413103</c:v>
                </c:pt>
                <c:pt idx="317">
                  <c:v>-4.9710755928516601</c:v>
                </c:pt>
                <c:pt idx="318">
                  <c:v>-6.6290173795251199</c:v>
                </c:pt>
                <c:pt idx="319">
                  <c:v>-2.33472854696539</c:v>
                </c:pt>
                <c:pt idx="320">
                  <c:v>1.4216912526427901</c:v>
                </c:pt>
                <c:pt idx="321">
                  <c:v>-1.42067443603819</c:v>
                </c:pt>
                <c:pt idx="322">
                  <c:v>-3.7942734055873699</c:v>
                </c:pt>
                <c:pt idx="323">
                  <c:v>-0.102583107760985</c:v>
                </c:pt>
                <c:pt idx="324">
                  <c:v>1.75369156863954</c:v>
                </c:pt>
                <c:pt idx="325">
                  <c:v>1.91914529351546</c:v>
                </c:pt>
                <c:pt idx="326">
                  <c:v>1.3982095172206901</c:v>
                </c:pt>
                <c:pt idx="327">
                  <c:v>3.6376599343821199</c:v>
                </c:pt>
                <c:pt idx="328">
                  <c:v>5.4350193050859499</c:v>
                </c:pt>
                <c:pt idx="329">
                  <c:v>10.123286314216401</c:v>
                </c:pt>
                <c:pt idx="330">
                  <c:v>10.813212640319801</c:v>
                </c:pt>
                <c:pt idx="331">
                  <c:v>9.6543081242368896</c:v>
                </c:pt>
                <c:pt idx="332">
                  <c:v>8.7946728136580692</c:v>
                </c:pt>
                <c:pt idx="333">
                  <c:v>12.919417158253401</c:v>
                </c:pt>
                <c:pt idx="334">
                  <c:v>18.214732335238899</c:v>
                </c:pt>
                <c:pt idx="335">
                  <c:v>16.8741930493727</c:v>
                </c:pt>
                <c:pt idx="336">
                  <c:v>14.931593496224799</c:v>
                </c:pt>
                <c:pt idx="337">
                  <c:v>11.8806168670624</c:v>
                </c:pt>
                <c:pt idx="338">
                  <c:v>9.7422106491053206</c:v>
                </c:pt>
                <c:pt idx="339">
                  <c:v>8.5792296077455692</c:v>
                </c:pt>
                <c:pt idx="340">
                  <c:v>5.0148378291853399</c:v>
                </c:pt>
                <c:pt idx="341">
                  <c:v>1.32508592619896</c:v>
                </c:pt>
                <c:pt idx="342">
                  <c:v>-2.4237723614295699</c:v>
                </c:pt>
                <c:pt idx="343">
                  <c:v>-7.6826075680105399</c:v>
                </c:pt>
                <c:pt idx="344">
                  <c:v>-11.801526029142799</c:v>
                </c:pt>
                <c:pt idx="345">
                  <c:v>-14.738623805837101</c:v>
                </c:pt>
                <c:pt idx="346">
                  <c:v>-17.199465586679501</c:v>
                </c:pt>
                <c:pt idx="347">
                  <c:v>-19.091967272605199</c:v>
                </c:pt>
                <c:pt idx="348">
                  <c:v>-18.649414997972599</c:v>
                </c:pt>
                <c:pt idx="349">
                  <c:v>-16.7189705182121</c:v>
                </c:pt>
                <c:pt idx="350">
                  <c:v>-18.029528150152899</c:v>
                </c:pt>
                <c:pt idx="351">
                  <c:v>-18.788718536155301</c:v>
                </c:pt>
                <c:pt idx="352">
                  <c:v>-20.633911696609999</c:v>
                </c:pt>
                <c:pt idx="353">
                  <c:v>-21.378936143952998</c:v>
                </c:pt>
                <c:pt idx="354">
                  <c:v>-21.9069573420336</c:v>
                </c:pt>
                <c:pt idx="355">
                  <c:v>-22.966130595544801</c:v>
                </c:pt>
                <c:pt idx="356">
                  <c:v>-25.024033408401699</c:v>
                </c:pt>
                <c:pt idx="357">
                  <c:v>-24.261460775526299</c:v>
                </c:pt>
                <c:pt idx="358">
                  <c:v>-24.548993369522801</c:v>
                </c:pt>
                <c:pt idx="359">
                  <c:v>-26.1995344352232</c:v>
                </c:pt>
                <c:pt idx="360">
                  <c:v>-29.4285475050884</c:v>
                </c:pt>
                <c:pt idx="361">
                  <c:v>-34.828520522149802</c:v>
                </c:pt>
                <c:pt idx="362">
                  <c:v>-37.328890043554203</c:v>
                </c:pt>
                <c:pt idx="363">
                  <c:v>-34.127691425290998</c:v>
                </c:pt>
                <c:pt idx="364">
                  <c:v>-31.3390498782225</c:v>
                </c:pt>
                <c:pt idx="365">
                  <c:v>-37.361547850734198</c:v>
                </c:pt>
                <c:pt idx="366">
                  <c:v>-43.050019416089199</c:v>
                </c:pt>
                <c:pt idx="367">
                  <c:v>-40.448509520601696</c:v>
                </c:pt>
                <c:pt idx="368">
                  <c:v>-36.223676391621098</c:v>
                </c:pt>
                <c:pt idx="369">
                  <c:v>-41.404545480043303</c:v>
                </c:pt>
                <c:pt idx="370">
                  <c:v>-43.904442087742098</c:v>
                </c:pt>
                <c:pt idx="371">
                  <c:v>-46.739320314882598</c:v>
                </c:pt>
                <c:pt idx="372">
                  <c:v>-47.113505448276101</c:v>
                </c:pt>
                <c:pt idx="373">
                  <c:v>-45.882129256903802</c:v>
                </c:pt>
                <c:pt idx="374">
                  <c:v>-42.335558745005002</c:v>
                </c:pt>
                <c:pt idx="375">
                  <c:v>-38.343812734814797</c:v>
                </c:pt>
                <c:pt idx="376">
                  <c:v>-40.574847039098202</c:v>
                </c:pt>
                <c:pt idx="377">
                  <c:v>-40.767064656190499</c:v>
                </c:pt>
                <c:pt idx="378">
                  <c:v>-48.037346314761798</c:v>
                </c:pt>
                <c:pt idx="379">
                  <c:v>-44.726907133586103</c:v>
                </c:pt>
                <c:pt idx="380">
                  <c:v>-41.991023617062901</c:v>
                </c:pt>
                <c:pt idx="381">
                  <c:v>-37.879994077145902</c:v>
                </c:pt>
                <c:pt idx="382">
                  <c:v>-32.8547732164092</c:v>
                </c:pt>
                <c:pt idx="383">
                  <c:v>-31.389367748308601</c:v>
                </c:pt>
                <c:pt idx="384">
                  <c:v>-27.738503064311601</c:v>
                </c:pt>
                <c:pt idx="385">
                  <c:v>-24.569925037552402</c:v>
                </c:pt>
                <c:pt idx="386">
                  <c:v>-24.620424404339602</c:v>
                </c:pt>
                <c:pt idx="387">
                  <c:v>-22.767109459847902</c:v>
                </c:pt>
                <c:pt idx="388">
                  <c:v>-8.6362367569185992</c:v>
                </c:pt>
                <c:pt idx="389">
                  <c:v>-4.2221374614224798</c:v>
                </c:pt>
                <c:pt idx="390">
                  <c:v>-3.2949261917384201</c:v>
                </c:pt>
                <c:pt idx="391">
                  <c:v>-3.3234320385681202</c:v>
                </c:pt>
                <c:pt idx="392">
                  <c:v>0.62091046408098305</c:v>
                </c:pt>
                <c:pt idx="393">
                  <c:v>3.0295183900451299</c:v>
                </c:pt>
                <c:pt idx="394">
                  <c:v>1.4294700251202099</c:v>
                </c:pt>
                <c:pt idx="395">
                  <c:v>-0.58530845320968095</c:v>
                </c:pt>
                <c:pt idx="396">
                  <c:v>-1.8753398620203501</c:v>
                </c:pt>
                <c:pt idx="397">
                  <c:v>-0.364860918939797</c:v>
                </c:pt>
                <c:pt idx="398">
                  <c:v>4.5879689583604701</c:v>
                </c:pt>
                <c:pt idx="399">
                  <c:v>8.0601257317959707</c:v>
                </c:pt>
                <c:pt idx="400">
                  <c:v>7.8927285969003202</c:v>
                </c:pt>
                <c:pt idx="401">
                  <c:v>9.1870382780483801</c:v>
                </c:pt>
                <c:pt idx="402">
                  <c:v>11.9300707201132</c:v>
                </c:pt>
                <c:pt idx="403">
                  <c:v>14.5842724775538</c:v>
                </c:pt>
                <c:pt idx="404">
                  <c:v>15.2631538196426</c:v>
                </c:pt>
                <c:pt idx="405">
                  <c:v>17.651224876187001</c:v>
                </c:pt>
                <c:pt idx="406">
                  <c:v>22.454280520110299</c:v>
                </c:pt>
                <c:pt idx="407">
                  <c:v>21.3886766268641</c:v>
                </c:pt>
                <c:pt idx="408">
                  <c:v>17.8755329961547</c:v>
                </c:pt>
                <c:pt idx="409">
                  <c:v>15.399458162167001</c:v>
                </c:pt>
                <c:pt idx="410">
                  <c:v>14.327152283943899</c:v>
                </c:pt>
                <c:pt idx="411">
                  <c:v>14.064444156986699</c:v>
                </c:pt>
                <c:pt idx="412">
                  <c:v>13.2189738266849</c:v>
                </c:pt>
                <c:pt idx="413">
                  <c:v>10.683190296440101</c:v>
                </c:pt>
                <c:pt idx="414">
                  <c:v>5.6890205965954603</c:v>
                </c:pt>
                <c:pt idx="415">
                  <c:v>4.3990984763676202E-2</c:v>
                </c:pt>
                <c:pt idx="416">
                  <c:v>-1.6808343975995901</c:v>
                </c:pt>
                <c:pt idx="417">
                  <c:v>-2.49987334102341</c:v>
                </c:pt>
                <c:pt idx="418">
                  <c:v>-1.94981725998264</c:v>
                </c:pt>
                <c:pt idx="419">
                  <c:v>-2.3387575300708798</c:v>
                </c:pt>
                <c:pt idx="420">
                  <c:v>-3.1029844800939799</c:v>
                </c:pt>
                <c:pt idx="421">
                  <c:v>-2.5980120013894199</c:v>
                </c:pt>
                <c:pt idx="422">
                  <c:v>-3.9124680484625101</c:v>
                </c:pt>
                <c:pt idx="423">
                  <c:v>-5.5522703857131397</c:v>
                </c:pt>
                <c:pt idx="424">
                  <c:v>-6.3564014169471603</c:v>
                </c:pt>
                <c:pt idx="425">
                  <c:v>-7.2781544739935704</c:v>
                </c:pt>
                <c:pt idx="426">
                  <c:v>-9.0947699289797708</c:v>
                </c:pt>
                <c:pt idx="427">
                  <c:v>-11.08694918148</c:v>
                </c:pt>
                <c:pt idx="428">
                  <c:v>-15.492704234762099</c:v>
                </c:pt>
                <c:pt idx="429">
                  <c:v>-23.217601619477801</c:v>
                </c:pt>
                <c:pt idx="430">
                  <c:v>-30.6693367105355</c:v>
                </c:pt>
                <c:pt idx="431">
                  <c:v>-32.768289721162901</c:v>
                </c:pt>
                <c:pt idx="432">
                  <c:v>-40.843576590678197</c:v>
                </c:pt>
                <c:pt idx="433">
                  <c:v>-41.941348334240097</c:v>
                </c:pt>
                <c:pt idx="434">
                  <c:v>-51.8738222417361</c:v>
                </c:pt>
                <c:pt idx="435">
                  <c:v>-30.098995752286001</c:v>
                </c:pt>
                <c:pt idx="436">
                  <c:v>-27.130578354449501</c:v>
                </c:pt>
                <c:pt idx="437">
                  <c:v>-22.043001040101899</c:v>
                </c:pt>
                <c:pt idx="438">
                  <c:v>-22.8537542897115</c:v>
                </c:pt>
                <c:pt idx="439">
                  <c:v>-24.084676553956399</c:v>
                </c:pt>
                <c:pt idx="440">
                  <c:v>-22.846308776638899</c:v>
                </c:pt>
                <c:pt idx="441">
                  <c:v>-22.6159152881804</c:v>
                </c:pt>
                <c:pt idx="442">
                  <c:v>-24.855761083853299</c:v>
                </c:pt>
                <c:pt idx="443">
                  <c:v>-27.348935691575299</c:v>
                </c:pt>
                <c:pt idx="444">
                  <c:v>-29.9803201504238</c:v>
                </c:pt>
                <c:pt idx="445">
                  <c:v>-35.804412434802103</c:v>
                </c:pt>
                <c:pt idx="446">
                  <c:v>-46.877005876550399</c:v>
                </c:pt>
                <c:pt idx="447">
                  <c:v>-55.501043669444798</c:v>
                </c:pt>
                <c:pt idx="448">
                  <c:v>-51.860627267786803</c:v>
                </c:pt>
              </c:numCache>
            </c:numRef>
          </c:val>
          <c:smooth val="0"/>
          <c:extLst>
            <c:ext xmlns:c16="http://schemas.microsoft.com/office/drawing/2014/chart" uri="{C3380CC4-5D6E-409C-BE32-E72D297353CC}">
              <c16:uniqueId val="{00000001-BCD9-45BF-A31D-6B3D7B1A3987}"/>
            </c:ext>
          </c:extLst>
        </c:ser>
        <c:ser>
          <c:idx val="2"/>
          <c:order val="2"/>
          <c:tx>
            <c:strRef>
              <c:f>'[action3 5 times accel.csv]action3 5 times accel'!$L$1</c:f>
              <c:strCache>
                <c:ptCount val="1"/>
                <c:pt idx="0">
                  <c:v>Z-accel</c:v>
                </c:pt>
              </c:strCache>
            </c:strRef>
          </c:tx>
          <c:spPr>
            <a:ln w="28575" cap="rnd">
              <a:solidFill>
                <a:schemeClr val="accent3"/>
              </a:solidFill>
              <a:round/>
            </a:ln>
            <a:effectLst/>
          </c:spPr>
          <c:marker>
            <c:symbol val="none"/>
          </c:marker>
          <c:val>
            <c:numRef>
              <c:f>'[action3 5 times accel.csv]action3 5 times accel'!$L$2:$L$500</c:f>
              <c:numCache>
                <c:formatCode>General</c:formatCode>
                <c:ptCount val="499"/>
                <c:pt idx="0">
                  <c:v>-54.137966763713997</c:v>
                </c:pt>
                <c:pt idx="1">
                  <c:v>-56.243649305909898</c:v>
                </c:pt>
                <c:pt idx="2">
                  <c:v>-52.222851922386504</c:v>
                </c:pt>
                <c:pt idx="3">
                  <c:v>-44.536039169694597</c:v>
                </c:pt>
                <c:pt idx="4">
                  <c:v>-40.625913518118203</c:v>
                </c:pt>
                <c:pt idx="5">
                  <c:v>-48.555696064357399</c:v>
                </c:pt>
                <c:pt idx="6">
                  <c:v>-49.363312013296301</c:v>
                </c:pt>
                <c:pt idx="7">
                  <c:v>-51.529212933571998</c:v>
                </c:pt>
                <c:pt idx="8">
                  <c:v>-52.0443916086545</c:v>
                </c:pt>
                <c:pt idx="9">
                  <c:v>-50.555867000609098</c:v>
                </c:pt>
                <c:pt idx="10">
                  <c:v>-49.707532366008799</c:v>
                </c:pt>
                <c:pt idx="11">
                  <c:v>-51.738994376921298</c:v>
                </c:pt>
                <c:pt idx="12">
                  <c:v>-52.020022678381302</c:v>
                </c:pt>
                <c:pt idx="13">
                  <c:v>-49.183540926406998</c:v>
                </c:pt>
                <c:pt idx="14">
                  <c:v>-48.301670335304301</c:v>
                </c:pt>
                <c:pt idx="15">
                  <c:v>-48.522392297133997</c:v>
                </c:pt>
                <c:pt idx="16">
                  <c:v>-47.399760121189203</c:v>
                </c:pt>
                <c:pt idx="17">
                  <c:v>-46.666886949238403</c:v>
                </c:pt>
                <c:pt idx="18">
                  <c:v>-48.595838571618401</c:v>
                </c:pt>
                <c:pt idx="19">
                  <c:v>-50.441531158934801</c:v>
                </c:pt>
                <c:pt idx="20">
                  <c:v>-49.092065201009</c:v>
                </c:pt>
                <c:pt idx="21">
                  <c:v>-45.3092475416246</c:v>
                </c:pt>
                <c:pt idx="22">
                  <c:v>-43.379341747113202</c:v>
                </c:pt>
                <c:pt idx="23">
                  <c:v>-48.094055840573802</c:v>
                </c:pt>
                <c:pt idx="24">
                  <c:v>-50.3308130696525</c:v>
                </c:pt>
                <c:pt idx="25">
                  <c:v>-47.572847107965998</c:v>
                </c:pt>
                <c:pt idx="26">
                  <c:v>-46.200610767869897</c:v>
                </c:pt>
                <c:pt idx="27">
                  <c:v>-46.560316223211402</c:v>
                </c:pt>
                <c:pt idx="28">
                  <c:v>-46.0872952349511</c:v>
                </c:pt>
                <c:pt idx="29">
                  <c:v>-43.451198930957403</c:v>
                </c:pt>
                <c:pt idx="30">
                  <c:v>-41.894762945523901</c:v>
                </c:pt>
                <c:pt idx="31">
                  <c:v>-41.578541261216799</c:v>
                </c:pt>
                <c:pt idx="32">
                  <c:v>-43.7070538918124</c:v>
                </c:pt>
                <c:pt idx="33">
                  <c:v>-42.336781999554297</c:v>
                </c:pt>
                <c:pt idx="34">
                  <c:v>-37.837181676391097</c:v>
                </c:pt>
                <c:pt idx="35">
                  <c:v>-36.431235755498399</c:v>
                </c:pt>
                <c:pt idx="36">
                  <c:v>-35.1106730204394</c:v>
                </c:pt>
                <c:pt idx="37">
                  <c:v>-32.642967778946399</c:v>
                </c:pt>
                <c:pt idx="38">
                  <c:v>-33.083818460856698</c:v>
                </c:pt>
                <c:pt idx="39">
                  <c:v>-36.9879760982652</c:v>
                </c:pt>
                <c:pt idx="40">
                  <c:v>-35.892576605080798</c:v>
                </c:pt>
                <c:pt idx="41">
                  <c:v>-33.380570187292797</c:v>
                </c:pt>
                <c:pt idx="42">
                  <c:v>-34.780956276618099</c:v>
                </c:pt>
                <c:pt idx="43">
                  <c:v>-38.700942775816202</c:v>
                </c:pt>
                <c:pt idx="44">
                  <c:v>-38.057878675545702</c:v>
                </c:pt>
                <c:pt idx="45">
                  <c:v>-39.067879326157502</c:v>
                </c:pt>
                <c:pt idx="46">
                  <c:v>-36.855317925129697</c:v>
                </c:pt>
                <c:pt idx="47">
                  <c:v>-29.768907254196101</c:v>
                </c:pt>
                <c:pt idx="48">
                  <c:v>-25.5968861100189</c:v>
                </c:pt>
                <c:pt idx="49">
                  <c:v>-39.268557348547503</c:v>
                </c:pt>
                <c:pt idx="50">
                  <c:v>-40.956045173445702</c:v>
                </c:pt>
                <c:pt idx="51">
                  <c:v>-40.995291868152698</c:v>
                </c:pt>
                <c:pt idx="52">
                  <c:v>-51.779793893887003</c:v>
                </c:pt>
                <c:pt idx="53">
                  <c:v>-62.148700642461598</c:v>
                </c:pt>
                <c:pt idx="54">
                  <c:v>-60.086695653208103</c:v>
                </c:pt>
                <c:pt idx="55">
                  <c:v>-51.241963292771501</c:v>
                </c:pt>
                <c:pt idx="56">
                  <c:v>-47.9682216513269</c:v>
                </c:pt>
                <c:pt idx="57">
                  <c:v>-51.278471875332201</c:v>
                </c:pt>
                <c:pt idx="58">
                  <c:v>-49.756607047457699</c:v>
                </c:pt>
                <c:pt idx="59">
                  <c:v>-46.972116549345202</c:v>
                </c:pt>
                <c:pt idx="60">
                  <c:v>-46.944873229325403</c:v>
                </c:pt>
                <c:pt idx="61">
                  <c:v>-47.833777105334001</c:v>
                </c:pt>
                <c:pt idx="62">
                  <c:v>-48.185632937739101</c:v>
                </c:pt>
                <c:pt idx="63">
                  <c:v>-48.796767658005002</c:v>
                </c:pt>
                <c:pt idx="64">
                  <c:v>-47.3332374637953</c:v>
                </c:pt>
                <c:pt idx="65">
                  <c:v>-46.824606796207597</c:v>
                </c:pt>
                <c:pt idx="66">
                  <c:v>-42.7660587029536</c:v>
                </c:pt>
                <c:pt idx="67">
                  <c:v>-42.793439877112299</c:v>
                </c:pt>
                <c:pt idx="68">
                  <c:v>-45.237098100560402</c:v>
                </c:pt>
                <c:pt idx="69">
                  <c:v>-46.245162231994797</c:v>
                </c:pt>
                <c:pt idx="70">
                  <c:v>-44.001661406537899</c:v>
                </c:pt>
                <c:pt idx="71">
                  <c:v>-43.1925253765001</c:v>
                </c:pt>
                <c:pt idx="72">
                  <c:v>-47.658299023013797</c:v>
                </c:pt>
                <c:pt idx="73">
                  <c:v>-47.520549886549801</c:v>
                </c:pt>
                <c:pt idx="74">
                  <c:v>-44.517373319284502</c:v>
                </c:pt>
                <c:pt idx="75">
                  <c:v>-40.783089686293799</c:v>
                </c:pt>
                <c:pt idx="76">
                  <c:v>-43.619196645972899</c:v>
                </c:pt>
                <c:pt idx="77">
                  <c:v>-45.824272979016598</c:v>
                </c:pt>
                <c:pt idx="78">
                  <c:v>-42.261838074280298</c:v>
                </c:pt>
                <c:pt idx="79">
                  <c:v>-44.060434617147997</c:v>
                </c:pt>
                <c:pt idx="80">
                  <c:v>-41.575291523650399</c:v>
                </c:pt>
                <c:pt idx="81">
                  <c:v>-40.506156192727801</c:v>
                </c:pt>
                <c:pt idx="82">
                  <c:v>-42.228881307881103</c:v>
                </c:pt>
                <c:pt idx="83">
                  <c:v>-45.050440675353201</c:v>
                </c:pt>
                <c:pt idx="84">
                  <c:v>-48.5063976113886</c:v>
                </c:pt>
                <c:pt idx="85">
                  <c:v>-45.577126535388302</c:v>
                </c:pt>
                <c:pt idx="86">
                  <c:v>-38.213663678376697</c:v>
                </c:pt>
                <c:pt idx="87">
                  <c:v>-32.675955031524303</c:v>
                </c:pt>
                <c:pt idx="88">
                  <c:v>-29.9443381033912</c:v>
                </c:pt>
                <c:pt idx="89">
                  <c:v>-29.3487314684191</c:v>
                </c:pt>
                <c:pt idx="90">
                  <c:v>-30.724767190014902</c:v>
                </c:pt>
                <c:pt idx="91">
                  <c:v>-30.775986081912599</c:v>
                </c:pt>
                <c:pt idx="92">
                  <c:v>-19.1282594410727</c:v>
                </c:pt>
                <c:pt idx="93">
                  <c:v>-9.6370097142286006</c:v>
                </c:pt>
                <c:pt idx="94">
                  <c:v>-6.0022919133358901</c:v>
                </c:pt>
                <c:pt idx="95">
                  <c:v>-8.5381757782478704</c:v>
                </c:pt>
                <c:pt idx="96">
                  <c:v>-6.3489373526595303</c:v>
                </c:pt>
                <c:pt idx="97">
                  <c:v>-0.82917940998635098</c:v>
                </c:pt>
                <c:pt idx="98">
                  <c:v>1.2290760671340399</c:v>
                </c:pt>
                <c:pt idx="99">
                  <c:v>-4.5636906752725599</c:v>
                </c:pt>
                <c:pt idx="100">
                  <c:v>-13.1940278813615</c:v>
                </c:pt>
                <c:pt idx="101">
                  <c:v>-9.0930415063410006</c:v>
                </c:pt>
                <c:pt idx="102">
                  <c:v>2.4877483188979501</c:v>
                </c:pt>
                <c:pt idx="103">
                  <c:v>2.67893534685602</c:v>
                </c:pt>
                <c:pt idx="104">
                  <c:v>-17.594652199899699</c:v>
                </c:pt>
                <c:pt idx="105">
                  <c:v>-34.171851581056501</c:v>
                </c:pt>
                <c:pt idx="106">
                  <c:v>-34.051197220810003</c:v>
                </c:pt>
                <c:pt idx="107">
                  <c:v>-26.431959626675901</c:v>
                </c:pt>
                <c:pt idx="108">
                  <c:v>-22.4803621052667</c:v>
                </c:pt>
                <c:pt idx="109">
                  <c:v>-38.116234611706901</c:v>
                </c:pt>
                <c:pt idx="110">
                  <c:v>-53.351414350164703</c:v>
                </c:pt>
                <c:pt idx="111">
                  <c:v>-53.120357509087903</c:v>
                </c:pt>
                <c:pt idx="112">
                  <c:v>-48.199659967110598</c:v>
                </c:pt>
                <c:pt idx="113">
                  <c:v>-46.748548731679897</c:v>
                </c:pt>
                <c:pt idx="114">
                  <c:v>-51.531471728933298</c:v>
                </c:pt>
                <c:pt idx="115">
                  <c:v>-65.436935401268499</c:v>
                </c:pt>
                <c:pt idx="116">
                  <c:v>-71.567202135008898</c:v>
                </c:pt>
                <c:pt idx="117">
                  <c:v>-71.095762199314194</c:v>
                </c:pt>
                <c:pt idx="118">
                  <c:v>-73.878123454185896</c:v>
                </c:pt>
                <c:pt idx="119">
                  <c:v>-80.589809650171105</c:v>
                </c:pt>
                <c:pt idx="120">
                  <c:v>-81.546180929836297</c:v>
                </c:pt>
                <c:pt idx="121">
                  <c:v>-76.936207479882</c:v>
                </c:pt>
                <c:pt idx="122">
                  <c:v>-64.5074493244108</c:v>
                </c:pt>
                <c:pt idx="123">
                  <c:v>-53.4411716046652</c:v>
                </c:pt>
                <c:pt idx="124">
                  <c:v>-46.528257073147302</c:v>
                </c:pt>
                <c:pt idx="125">
                  <c:v>-42.659677318993303</c:v>
                </c:pt>
                <c:pt idx="126">
                  <c:v>-36.6573810596092</c:v>
                </c:pt>
                <c:pt idx="127">
                  <c:v>-31.958454042546599</c:v>
                </c:pt>
                <c:pt idx="128">
                  <c:v>-27.675711429908301</c:v>
                </c:pt>
                <c:pt idx="129">
                  <c:v>-25.759737100135698</c:v>
                </c:pt>
                <c:pt idx="130">
                  <c:v>-24.262550892832</c:v>
                </c:pt>
                <c:pt idx="131">
                  <c:v>-22.848196683108199</c:v>
                </c:pt>
                <c:pt idx="132">
                  <c:v>-19.232435981333801</c:v>
                </c:pt>
                <c:pt idx="133">
                  <c:v>-17.013500095455299</c:v>
                </c:pt>
                <c:pt idx="134">
                  <c:v>-8.9333269982764492</c:v>
                </c:pt>
                <c:pt idx="135">
                  <c:v>-1.58231549980108</c:v>
                </c:pt>
                <c:pt idx="136">
                  <c:v>-1.53777023432016</c:v>
                </c:pt>
                <c:pt idx="137">
                  <c:v>-0.17416015219842501</c:v>
                </c:pt>
                <c:pt idx="138">
                  <c:v>1.8310515037364501</c:v>
                </c:pt>
                <c:pt idx="139">
                  <c:v>8.9346142389250307</c:v>
                </c:pt>
                <c:pt idx="140">
                  <c:v>22.072749682030199</c:v>
                </c:pt>
                <c:pt idx="141">
                  <c:v>30.8457886200754</c:v>
                </c:pt>
                <c:pt idx="142">
                  <c:v>33.419865966500602</c:v>
                </c:pt>
                <c:pt idx="143">
                  <c:v>32.261533172308397</c:v>
                </c:pt>
                <c:pt idx="144">
                  <c:v>39.049507891965597</c:v>
                </c:pt>
                <c:pt idx="145">
                  <c:v>54.603734488911201</c:v>
                </c:pt>
                <c:pt idx="146">
                  <c:v>59.140400293206604</c:v>
                </c:pt>
                <c:pt idx="147">
                  <c:v>60.784347429719197</c:v>
                </c:pt>
                <c:pt idx="148">
                  <c:v>54.366769611569403</c:v>
                </c:pt>
                <c:pt idx="149">
                  <c:v>52.809723550655598</c:v>
                </c:pt>
                <c:pt idx="150">
                  <c:v>55.531292778566502</c:v>
                </c:pt>
                <c:pt idx="151">
                  <c:v>52.866060626668101</c:v>
                </c:pt>
                <c:pt idx="152">
                  <c:v>44.225658386609602</c:v>
                </c:pt>
                <c:pt idx="153">
                  <c:v>23.914123083676799</c:v>
                </c:pt>
                <c:pt idx="154">
                  <c:v>25.544168473752698</c:v>
                </c:pt>
                <c:pt idx="155">
                  <c:v>29.647599797578501</c:v>
                </c:pt>
                <c:pt idx="156">
                  <c:v>22.822402510733401</c:v>
                </c:pt>
                <c:pt idx="157">
                  <c:v>-1.36432640403811</c:v>
                </c:pt>
                <c:pt idx="158">
                  <c:v>-23.6481523521078</c:v>
                </c:pt>
                <c:pt idx="159">
                  <c:v>-18.874312292368799</c:v>
                </c:pt>
                <c:pt idx="160">
                  <c:v>1.7229386852802899</c:v>
                </c:pt>
                <c:pt idx="161">
                  <c:v>2.0609904522887801</c:v>
                </c:pt>
                <c:pt idx="162">
                  <c:v>-36.998014555779299</c:v>
                </c:pt>
                <c:pt idx="163">
                  <c:v>-57.264937420304904</c:v>
                </c:pt>
                <c:pt idx="164">
                  <c:v>-53.222448517434501</c:v>
                </c:pt>
                <c:pt idx="165">
                  <c:v>-43.200987284517701</c:v>
                </c:pt>
                <c:pt idx="166">
                  <c:v>-34.998613773550701</c:v>
                </c:pt>
                <c:pt idx="167">
                  <c:v>-46.565419137685197</c:v>
                </c:pt>
                <c:pt idx="168">
                  <c:v>-73.832597354669105</c:v>
                </c:pt>
                <c:pt idx="169">
                  <c:v>-81.6029553447989</c:v>
                </c:pt>
                <c:pt idx="170">
                  <c:v>-74.7842468953706</c:v>
                </c:pt>
                <c:pt idx="171">
                  <c:v>-64.925907356328096</c:v>
                </c:pt>
                <c:pt idx="172">
                  <c:v>-63.341253625872199</c:v>
                </c:pt>
                <c:pt idx="173">
                  <c:v>-71.939651640211594</c:v>
                </c:pt>
                <c:pt idx="174">
                  <c:v>-75.193051808422595</c:v>
                </c:pt>
                <c:pt idx="175">
                  <c:v>-69.782992090443699</c:v>
                </c:pt>
                <c:pt idx="176">
                  <c:v>-66.525956166458499</c:v>
                </c:pt>
                <c:pt idx="177">
                  <c:v>-69.610578638836998</c:v>
                </c:pt>
                <c:pt idx="178">
                  <c:v>-75.491320459395098</c:v>
                </c:pt>
                <c:pt idx="179">
                  <c:v>-78.092533279044702</c:v>
                </c:pt>
                <c:pt idx="180">
                  <c:v>-78.167658019322701</c:v>
                </c:pt>
                <c:pt idx="181">
                  <c:v>-72.678378693045303</c:v>
                </c:pt>
                <c:pt idx="182">
                  <c:v>-66.569703681243297</c:v>
                </c:pt>
                <c:pt idx="183">
                  <c:v>-61.355244980741901</c:v>
                </c:pt>
                <c:pt idx="184">
                  <c:v>-55.102164508070601</c:v>
                </c:pt>
                <c:pt idx="185">
                  <c:v>-49.172500125734601</c:v>
                </c:pt>
                <c:pt idx="186">
                  <c:v>-43.440175819356803</c:v>
                </c:pt>
                <c:pt idx="187">
                  <c:v>-35.907797382579602</c:v>
                </c:pt>
                <c:pt idx="188">
                  <c:v>-33.286969458075902</c:v>
                </c:pt>
                <c:pt idx="189">
                  <c:v>-34.785109085464597</c:v>
                </c:pt>
                <c:pt idx="190">
                  <c:v>-34.551722833574502</c:v>
                </c:pt>
                <c:pt idx="191">
                  <c:v>-35.4032479317273</c:v>
                </c:pt>
                <c:pt idx="192">
                  <c:v>-33.096735331213701</c:v>
                </c:pt>
                <c:pt idx="193">
                  <c:v>-31.177687825534999</c:v>
                </c:pt>
                <c:pt idx="194">
                  <c:v>-31.704071695715399</c:v>
                </c:pt>
                <c:pt idx="195">
                  <c:v>-30.928999346654699</c:v>
                </c:pt>
                <c:pt idx="196">
                  <c:v>-28.359094372468999</c:v>
                </c:pt>
                <c:pt idx="197">
                  <c:v>-23.931667582962898</c:v>
                </c:pt>
                <c:pt idx="198">
                  <c:v>-16.016993550423098</c:v>
                </c:pt>
                <c:pt idx="199">
                  <c:v>-2.93620984033396</c:v>
                </c:pt>
                <c:pt idx="200">
                  <c:v>5.7224224916126003</c:v>
                </c:pt>
                <c:pt idx="201">
                  <c:v>2.4633793587242101</c:v>
                </c:pt>
                <c:pt idx="202">
                  <c:v>-1.9312737216101299</c:v>
                </c:pt>
                <c:pt idx="203">
                  <c:v>2.8501095655473501</c:v>
                </c:pt>
                <c:pt idx="204">
                  <c:v>23.3717286013379</c:v>
                </c:pt>
                <c:pt idx="205">
                  <c:v>33.728431637700098</c:v>
                </c:pt>
                <c:pt idx="206">
                  <c:v>29.198264692132</c:v>
                </c:pt>
                <c:pt idx="207">
                  <c:v>17.179746609494199</c:v>
                </c:pt>
                <c:pt idx="208">
                  <c:v>19.4849020067258</c:v>
                </c:pt>
                <c:pt idx="209">
                  <c:v>37.688599338374303</c:v>
                </c:pt>
                <c:pt idx="210">
                  <c:v>52.815949868988497</c:v>
                </c:pt>
                <c:pt idx="211">
                  <c:v>50.818870761839896</c:v>
                </c:pt>
                <c:pt idx="212">
                  <c:v>43.768624867021899</c:v>
                </c:pt>
                <c:pt idx="213">
                  <c:v>42.006226505165102</c:v>
                </c:pt>
                <c:pt idx="214">
                  <c:v>51.138227879621802</c:v>
                </c:pt>
                <c:pt idx="215">
                  <c:v>53.154071609831497</c:v>
                </c:pt>
                <c:pt idx="216">
                  <c:v>55.046812863427697</c:v>
                </c:pt>
                <c:pt idx="217">
                  <c:v>57.491909704385797</c:v>
                </c:pt>
                <c:pt idx="218">
                  <c:v>57.421778907493099</c:v>
                </c:pt>
                <c:pt idx="219">
                  <c:v>59.328431835990003</c:v>
                </c:pt>
                <c:pt idx="220">
                  <c:v>60.206894450771102</c:v>
                </c:pt>
                <c:pt idx="221">
                  <c:v>60.164940237156003</c:v>
                </c:pt>
                <c:pt idx="222">
                  <c:v>55.695695426538798</c:v>
                </c:pt>
                <c:pt idx="223">
                  <c:v>45.456247243471303</c:v>
                </c:pt>
                <c:pt idx="224">
                  <c:v>48.281780727438402</c:v>
                </c:pt>
                <c:pt idx="225">
                  <c:v>53.580769693187797</c:v>
                </c:pt>
                <c:pt idx="226">
                  <c:v>55.466894807712499</c:v>
                </c:pt>
                <c:pt idx="227">
                  <c:v>48.048535410556298</c:v>
                </c:pt>
                <c:pt idx="228">
                  <c:v>34.733188658322497</c:v>
                </c:pt>
                <c:pt idx="229">
                  <c:v>35.209623859836</c:v>
                </c:pt>
                <c:pt idx="230">
                  <c:v>36.788408990074302</c:v>
                </c:pt>
                <c:pt idx="231">
                  <c:v>21.666954568109102</c:v>
                </c:pt>
                <c:pt idx="232">
                  <c:v>-6.4787845911856197</c:v>
                </c:pt>
                <c:pt idx="233">
                  <c:v>-14.1227745511758</c:v>
                </c:pt>
                <c:pt idx="234">
                  <c:v>-6.7594664536498597</c:v>
                </c:pt>
                <c:pt idx="235">
                  <c:v>-0.22917684456166901</c:v>
                </c:pt>
                <c:pt idx="236">
                  <c:v>-18.857634045169998</c:v>
                </c:pt>
                <c:pt idx="237">
                  <c:v>-33.279310408331803</c:v>
                </c:pt>
                <c:pt idx="238">
                  <c:v>-29.188776646292599</c:v>
                </c:pt>
                <c:pt idx="239">
                  <c:v>-20.988599400063901</c:v>
                </c:pt>
                <c:pt idx="240">
                  <c:v>-17.6974144841328</c:v>
                </c:pt>
                <c:pt idx="241">
                  <c:v>-39.7569268143329</c:v>
                </c:pt>
                <c:pt idx="242">
                  <c:v>-50.1217952023649</c:v>
                </c:pt>
                <c:pt idx="243">
                  <c:v>-46.795784490524902</c:v>
                </c:pt>
                <c:pt idx="244">
                  <c:v>-51.9958783071949</c:v>
                </c:pt>
                <c:pt idx="245">
                  <c:v>-68.160037237206396</c:v>
                </c:pt>
                <c:pt idx="246">
                  <c:v>-79.132229012196206</c:v>
                </c:pt>
                <c:pt idx="247">
                  <c:v>-78.377230857467495</c:v>
                </c:pt>
                <c:pt idx="248">
                  <c:v>-75.234019573570805</c:v>
                </c:pt>
                <c:pt idx="249">
                  <c:v>-74.727816465293799</c:v>
                </c:pt>
                <c:pt idx="250">
                  <c:v>-75.637409882055394</c:v>
                </c:pt>
                <c:pt idx="251">
                  <c:v>-67.006455672096493</c:v>
                </c:pt>
                <c:pt idx="252">
                  <c:v>-62.374881270351999</c:v>
                </c:pt>
                <c:pt idx="253">
                  <c:v>-60.974999540672798</c:v>
                </c:pt>
                <c:pt idx="254">
                  <c:v>-56.832232248267701</c:v>
                </c:pt>
                <c:pt idx="255">
                  <c:v>-46.7316596898469</c:v>
                </c:pt>
                <c:pt idx="256">
                  <c:v>-38.881124033909302</c:v>
                </c:pt>
                <c:pt idx="257">
                  <c:v>-33.971505940873897</c:v>
                </c:pt>
                <c:pt idx="258">
                  <c:v>-26.180481508665</c:v>
                </c:pt>
                <c:pt idx="259">
                  <c:v>-19.323535226167799</c:v>
                </c:pt>
                <c:pt idx="260">
                  <c:v>-12.343301634851599</c:v>
                </c:pt>
                <c:pt idx="261">
                  <c:v>-8.1614448224616591</c:v>
                </c:pt>
                <c:pt idx="262">
                  <c:v>-7.9321199029675196</c:v>
                </c:pt>
                <c:pt idx="263">
                  <c:v>-4.8219251341451903</c:v>
                </c:pt>
                <c:pt idx="264">
                  <c:v>-1.2721394499977501</c:v>
                </c:pt>
                <c:pt idx="265">
                  <c:v>0.76136151924721196</c:v>
                </c:pt>
                <c:pt idx="266">
                  <c:v>-0.95810968484667902</c:v>
                </c:pt>
                <c:pt idx="267">
                  <c:v>3.5930916181182901</c:v>
                </c:pt>
                <c:pt idx="268">
                  <c:v>8.3920261910074405</c:v>
                </c:pt>
                <c:pt idx="269">
                  <c:v>6.9996939587966098</c:v>
                </c:pt>
                <c:pt idx="270">
                  <c:v>5.5139162424696098</c:v>
                </c:pt>
                <c:pt idx="271">
                  <c:v>6.3688953004739703</c:v>
                </c:pt>
                <c:pt idx="272">
                  <c:v>11.671326952724501</c:v>
                </c:pt>
                <c:pt idx="273">
                  <c:v>13.820235106594501</c:v>
                </c:pt>
                <c:pt idx="274">
                  <c:v>15.0005696678045</c:v>
                </c:pt>
                <c:pt idx="275">
                  <c:v>24.181283458875001</c:v>
                </c:pt>
                <c:pt idx="276">
                  <c:v>30.669877780337199</c:v>
                </c:pt>
                <c:pt idx="277">
                  <c:v>30.545657304313899</c:v>
                </c:pt>
                <c:pt idx="278">
                  <c:v>35.173897220566502</c:v>
                </c:pt>
                <c:pt idx="279">
                  <c:v>45.603018727536003</c:v>
                </c:pt>
                <c:pt idx="280">
                  <c:v>52.8088062338132</c:v>
                </c:pt>
                <c:pt idx="281">
                  <c:v>53.101820364730202</c:v>
                </c:pt>
                <c:pt idx="282">
                  <c:v>49.090856881708497</c:v>
                </c:pt>
                <c:pt idx="283">
                  <c:v>53.003920547998497</c:v>
                </c:pt>
                <c:pt idx="284">
                  <c:v>56.429327702339897</c:v>
                </c:pt>
                <c:pt idx="285">
                  <c:v>53.463658286154804</c:v>
                </c:pt>
                <c:pt idx="286">
                  <c:v>52.999054305867098</c:v>
                </c:pt>
                <c:pt idx="287">
                  <c:v>50.472508969540002</c:v>
                </c:pt>
                <c:pt idx="288">
                  <c:v>48.254294293262497</c:v>
                </c:pt>
                <c:pt idx="289">
                  <c:v>48.481846050576898</c:v>
                </c:pt>
                <c:pt idx="290">
                  <c:v>49.254061661777001</c:v>
                </c:pt>
                <c:pt idx="291">
                  <c:v>47.305023207107197</c:v>
                </c:pt>
                <c:pt idx="292">
                  <c:v>44.126086468675901</c:v>
                </c:pt>
                <c:pt idx="293">
                  <c:v>40.5751485926952</c:v>
                </c:pt>
                <c:pt idx="294">
                  <c:v>38.790447935828503</c:v>
                </c:pt>
                <c:pt idx="295">
                  <c:v>39.706341612853301</c:v>
                </c:pt>
                <c:pt idx="296">
                  <c:v>38.978133534100301</c:v>
                </c:pt>
                <c:pt idx="297">
                  <c:v>33.516201459478097</c:v>
                </c:pt>
                <c:pt idx="298">
                  <c:v>29.7755725178082</c:v>
                </c:pt>
                <c:pt idx="299">
                  <c:v>28.1157884151133</c:v>
                </c:pt>
                <c:pt idx="300">
                  <c:v>26.204838690308801</c:v>
                </c:pt>
                <c:pt idx="301">
                  <c:v>18.349556176822201</c:v>
                </c:pt>
                <c:pt idx="302">
                  <c:v>11.7945193333533</c:v>
                </c:pt>
                <c:pt idx="303">
                  <c:v>5.9621255536415898</c:v>
                </c:pt>
                <c:pt idx="304">
                  <c:v>1.89775369695964</c:v>
                </c:pt>
                <c:pt idx="305">
                  <c:v>-4.1936225654346897</c:v>
                </c:pt>
                <c:pt idx="306">
                  <c:v>-11.5895481312687</c:v>
                </c:pt>
                <c:pt idx="307">
                  <c:v>-14.3550888421594</c:v>
                </c:pt>
                <c:pt idx="308">
                  <c:v>-16.7409167799131</c:v>
                </c:pt>
                <c:pt idx="309">
                  <c:v>-22.023379290968101</c:v>
                </c:pt>
                <c:pt idx="310">
                  <c:v>-23.9553712331372</c:v>
                </c:pt>
                <c:pt idx="311">
                  <c:v>-25.843704905241498</c:v>
                </c:pt>
                <c:pt idx="312">
                  <c:v>-32.741265343313501</c:v>
                </c:pt>
                <c:pt idx="313">
                  <c:v>-35.509886980920797</c:v>
                </c:pt>
                <c:pt idx="314">
                  <c:v>-35.112960322306499</c:v>
                </c:pt>
                <c:pt idx="315">
                  <c:v>-43.111097796531197</c:v>
                </c:pt>
                <c:pt idx="316">
                  <c:v>-62.654318149446702</c:v>
                </c:pt>
                <c:pt idx="317">
                  <c:v>-76.523540094681806</c:v>
                </c:pt>
                <c:pt idx="318">
                  <c:v>-79.166296023003198</c:v>
                </c:pt>
                <c:pt idx="319">
                  <c:v>-86.568237333494906</c:v>
                </c:pt>
                <c:pt idx="320">
                  <c:v>-81.2887277830241</c:v>
                </c:pt>
                <c:pt idx="321">
                  <c:v>-70.313158806108007</c:v>
                </c:pt>
                <c:pt idx="322">
                  <c:v>-67.313843257493502</c:v>
                </c:pt>
                <c:pt idx="323">
                  <c:v>-69.745486653795197</c:v>
                </c:pt>
                <c:pt idx="324">
                  <c:v>-64.256013316053</c:v>
                </c:pt>
                <c:pt idx="325">
                  <c:v>-57.598256917537398</c:v>
                </c:pt>
                <c:pt idx="326">
                  <c:v>-51.698500412388697</c:v>
                </c:pt>
                <c:pt idx="327">
                  <c:v>-50.972366487212803</c:v>
                </c:pt>
                <c:pt idx="328">
                  <c:v>-42.758081518105598</c:v>
                </c:pt>
                <c:pt idx="329">
                  <c:v>-31.1512839008825</c:v>
                </c:pt>
                <c:pt idx="330">
                  <c:v>-28.4505255171205</c:v>
                </c:pt>
                <c:pt idx="331">
                  <c:v>-29.785763509125101</c:v>
                </c:pt>
                <c:pt idx="332">
                  <c:v>-28.075516020416298</c:v>
                </c:pt>
                <c:pt idx="333">
                  <c:v>-22.249653062830799</c:v>
                </c:pt>
                <c:pt idx="334">
                  <c:v>-18.141880083609699</c:v>
                </c:pt>
                <c:pt idx="335">
                  <c:v>-14.367881571000099</c:v>
                </c:pt>
                <c:pt idx="336">
                  <c:v>-9.3933624006277796</c:v>
                </c:pt>
                <c:pt idx="337">
                  <c:v>-9.1776794952745995</c:v>
                </c:pt>
                <c:pt idx="338">
                  <c:v>-7.7314348309256999</c:v>
                </c:pt>
                <c:pt idx="339">
                  <c:v>1.9837028668210399</c:v>
                </c:pt>
                <c:pt idx="340">
                  <c:v>4.0323574504607604</c:v>
                </c:pt>
                <c:pt idx="341">
                  <c:v>4.2960680844366399</c:v>
                </c:pt>
                <c:pt idx="342">
                  <c:v>7.5388772313829699</c:v>
                </c:pt>
                <c:pt idx="343">
                  <c:v>10.767299810904699</c:v>
                </c:pt>
                <c:pt idx="344">
                  <c:v>16.935884000629599</c:v>
                </c:pt>
                <c:pt idx="345">
                  <c:v>28.957940591009201</c:v>
                </c:pt>
                <c:pt idx="346">
                  <c:v>42.741943540960797</c:v>
                </c:pt>
                <c:pt idx="347">
                  <c:v>42.080238691124698</c:v>
                </c:pt>
                <c:pt idx="348">
                  <c:v>41.621074094010801</c:v>
                </c:pt>
                <c:pt idx="349">
                  <c:v>40.441681381855602</c:v>
                </c:pt>
                <c:pt idx="350">
                  <c:v>54.781534475619402</c:v>
                </c:pt>
                <c:pt idx="351">
                  <c:v>60.188014176329297</c:v>
                </c:pt>
                <c:pt idx="352">
                  <c:v>59.061982556384997</c:v>
                </c:pt>
                <c:pt idx="353">
                  <c:v>60.154353803582602</c:v>
                </c:pt>
                <c:pt idx="354">
                  <c:v>65.099551373252197</c:v>
                </c:pt>
                <c:pt idx="355">
                  <c:v>67.005182134500103</c:v>
                </c:pt>
                <c:pt idx="356">
                  <c:v>64.610307120043899</c:v>
                </c:pt>
                <c:pt idx="357">
                  <c:v>65.136003144362306</c:v>
                </c:pt>
                <c:pt idx="358">
                  <c:v>64.875505315789397</c:v>
                </c:pt>
                <c:pt idx="359">
                  <c:v>63.102889198609503</c:v>
                </c:pt>
                <c:pt idx="360">
                  <c:v>59.018408992762303</c:v>
                </c:pt>
                <c:pt idx="361">
                  <c:v>51.643786438311601</c:v>
                </c:pt>
                <c:pt idx="362">
                  <c:v>45.934559727361503</c:v>
                </c:pt>
                <c:pt idx="363">
                  <c:v>46.1384142626544</c:v>
                </c:pt>
                <c:pt idx="364">
                  <c:v>45.2391285533092</c:v>
                </c:pt>
                <c:pt idx="365">
                  <c:v>35.1519966106707</c:v>
                </c:pt>
                <c:pt idx="366">
                  <c:v>27.9890073958329</c:v>
                </c:pt>
                <c:pt idx="367">
                  <c:v>28.720245479798798</c:v>
                </c:pt>
                <c:pt idx="368">
                  <c:v>25.257625305604201</c:v>
                </c:pt>
                <c:pt idx="369">
                  <c:v>6.0469113849534502</c:v>
                </c:pt>
                <c:pt idx="370">
                  <c:v>-5.00928363393587</c:v>
                </c:pt>
                <c:pt idx="371">
                  <c:v>2.95531542105509</c:v>
                </c:pt>
                <c:pt idx="372">
                  <c:v>11.992849249389501</c:v>
                </c:pt>
                <c:pt idx="373">
                  <c:v>6.3428399510555504</c:v>
                </c:pt>
                <c:pt idx="374">
                  <c:v>-14.761002243064601</c:v>
                </c:pt>
                <c:pt idx="375">
                  <c:v>-22.981485631896799</c:v>
                </c:pt>
                <c:pt idx="376">
                  <c:v>-13.685782698497301</c:v>
                </c:pt>
                <c:pt idx="377">
                  <c:v>-6.7638441934758404</c:v>
                </c:pt>
                <c:pt idx="378">
                  <c:v>-23.4492347464275</c:v>
                </c:pt>
                <c:pt idx="379">
                  <c:v>-30.860208467619699</c:v>
                </c:pt>
                <c:pt idx="380">
                  <c:v>-26.693819469368101</c:v>
                </c:pt>
                <c:pt idx="381">
                  <c:v>-10.351572870085899</c:v>
                </c:pt>
                <c:pt idx="382">
                  <c:v>-5.9893799215935797</c:v>
                </c:pt>
                <c:pt idx="383">
                  <c:v>-43.179147219324399</c:v>
                </c:pt>
                <c:pt idx="384">
                  <c:v>-56.618277493167803</c:v>
                </c:pt>
                <c:pt idx="385">
                  <c:v>-56.959914088390498</c:v>
                </c:pt>
                <c:pt idx="386">
                  <c:v>-46.214224094812799</c:v>
                </c:pt>
                <c:pt idx="387">
                  <c:v>-41.431061654212698</c:v>
                </c:pt>
                <c:pt idx="388">
                  <c:v>-72.9818822066282</c:v>
                </c:pt>
                <c:pt idx="389">
                  <c:v>-84.932325830767695</c:v>
                </c:pt>
                <c:pt idx="390">
                  <c:v>-86.267384939948499</c:v>
                </c:pt>
                <c:pt idx="391">
                  <c:v>-84.043061048962201</c:v>
                </c:pt>
                <c:pt idx="392">
                  <c:v>-87.644092174089494</c:v>
                </c:pt>
                <c:pt idx="393">
                  <c:v>-75.560739498376407</c:v>
                </c:pt>
                <c:pt idx="394">
                  <c:v>-61.690547209688802</c:v>
                </c:pt>
                <c:pt idx="395">
                  <c:v>-56.563446582818599</c:v>
                </c:pt>
                <c:pt idx="396">
                  <c:v>-51.285891503582903</c:v>
                </c:pt>
                <c:pt idx="397">
                  <c:v>-44.759390852092601</c:v>
                </c:pt>
                <c:pt idx="398">
                  <c:v>-43.126301036451203</c:v>
                </c:pt>
                <c:pt idx="399">
                  <c:v>-39.832649551689897</c:v>
                </c:pt>
                <c:pt idx="400">
                  <c:v>-32.5617656918931</c:v>
                </c:pt>
                <c:pt idx="401">
                  <c:v>-26.120806229257902</c:v>
                </c:pt>
                <c:pt idx="402">
                  <c:v>-21.180132716957399</c:v>
                </c:pt>
                <c:pt idx="403">
                  <c:v>-17.5929302704535</c:v>
                </c:pt>
                <c:pt idx="404">
                  <c:v>-14.583479523145501</c:v>
                </c:pt>
                <c:pt idx="405">
                  <c:v>-11.994911533761901</c:v>
                </c:pt>
                <c:pt idx="406">
                  <c:v>-10.199280835948001</c:v>
                </c:pt>
                <c:pt idx="407">
                  <c:v>-11.840907941108</c:v>
                </c:pt>
                <c:pt idx="408">
                  <c:v>-9.0521421322374191</c:v>
                </c:pt>
                <c:pt idx="409">
                  <c:v>-6.5894640125619501</c:v>
                </c:pt>
                <c:pt idx="410">
                  <c:v>-3.0518206206585501</c:v>
                </c:pt>
                <c:pt idx="411">
                  <c:v>1.1221181036105199</c:v>
                </c:pt>
                <c:pt idx="412">
                  <c:v>7.9062470280268604</c:v>
                </c:pt>
                <c:pt idx="413">
                  <c:v>14.635230339402399</c:v>
                </c:pt>
                <c:pt idx="414">
                  <c:v>14.0824629423223</c:v>
                </c:pt>
                <c:pt idx="415">
                  <c:v>11.177216867107299</c:v>
                </c:pt>
                <c:pt idx="416">
                  <c:v>9.8006224213742996</c:v>
                </c:pt>
                <c:pt idx="417">
                  <c:v>15.5706465032211</c:v>
                </c:pt>
                <c:pt idx="418">
                  <c:v>26.380976447555199</c:v>
                </c:pt>
                <c:pt idx="419">
                  <c:v>27.4958529225202</c:v>
                </c:pt>
                <c:pt idx="420">
                  <c:v>27.184620445127599</c:v>
                </c:pt>
                <c:pt idx="421">
                  <c:v>27.7323564906381</c:v>
                </c:pt>
                <c:pt idx="422">
                  <c:v>32.4890210796137</c:v>
                </c:pt>
                <c:pt idx="423">
                  <c:v>37.241342497795301</c:v>
                </c:pt>
                <c:pt idx="424">
                  <c:v>40.029769191931003</c:v>
                </c:pt>
                <c:pt idx="425">
                  <c:v>43.218160061384303</c:v>
                </c:pt>
                <c:pt idx="426">
                  <c:v>48.815153094058303</c:v>
                </c:pt>
                <c:pt idx="427">
                  <c:v>57.646001993170202</c:v>
                </c:pt>
                <c:pt idx="428">
                  <c:v>65.345480724808695</c:v>
                </c:pt>
                <c:pt idx="429">
                  <c:v>63.474286095293103</c:v>
                </c:pt>
                <c:pt idx="430">
                  <c:v>55.570048358903797</c:v>
                </c:pt>
                <c:pt idx="431">
                  <c:v>56.535426516450102</c:v>
                </c:pt>
                <c:pt idx="432">
                  <c:v>46.455061921391497</c:v>
                </c:pt>
                <c:pt idx="433">
                  <c:v>27.616495579204098</c:v>
                </c:pt>
                <c:pt idx="434">
                  <c:v>-10.929477041964001</c:v>
                </c:pt>
                <c:pt idx="435">
                  <c:v>-28.844010904630501</c:v>
                </c:pt>
                <c:pt idx="436">
                  <c:v>-27.859330854667</c:v>
                </c:pt>
                <c:pt idx="437">
                  <c:v>-26.2483076084666</c:v>
                </c:pt>
                <c:pt idx="438">
                  <c:v>-34.811773531789797</c:v>
                </c:pt>
                <c:pt idx="439">
                  <c:v>-38.143254885669499</c:v>
                </c:pt>
                <c:pt idx="440">
                  <c:v>-38.645539923148696</c:v>
                </c:pt>
                <c:pt idx="441">
                  <c:v>-36.951849386288501</c:v>
                </c:pt>
                <c:pt idx="442">
                  <c:v>-41.003593121464</c:v>
                </c:pt>
                <c:pt idx="443">
                  <c:v>-48.478893177437499</c:v>
                </c:pt>
                <c:pt idx="444">
                  <c:v>-51.365655458130497</c:v>
                </c:pt>
                <c:pt idx="445">
                  <c:v>-46.550341711385698</c:v>
                </c:pt>
                <c:pt idx="446">
                  <c:v>-34.864987184245798</c:v>
                </c:pt>
                <c:pt idx="447">
                  <c:v>-27.375435924184199</c:v>
                </c:pt>
                <c:pt idx="448">
                  <c:v>-31.1399491794452</c:v>
                </c:pt>
              </c:numCache>
            </c:numRef>
          </c:val>
          <c:smooth val="0"/>
          <c:extLst>
            <c:ext xmlns:c16="http://schemas.microsoft.com/office/drawing/2014/chart" uri="{C3380CC4-5D6E-409C-BE32-E72D297353CC}">
              <c16:uniqueId val="{00000002-BCD9-45BF-A31D-6B3D7B1A3987}"/>
            </c:ext>
          </c:extLst>
        </c:ser>
        <c:dLbls>
          <c:showLegendKey val="0"/>
          <c:showVal val="0"/>
          <c:showCatName val="0"/>
          <c:showSerName val="0"/>
          <c:showPercent val="0"/>
          <c:showBubbleSize val="0"/>
        </c:dLbls>
        <c:smooth val="0"/>
        <c:axId val="121571606"/>
        <c:axId val="317662581"/>
      </c:lineChart>
      <c:catAx>
        <c:axId val="12157160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17662581"/>
        <c:crosses val="autoZero"/>
        <c:auto val="1"/>
        <c:lblAlgn val="ctr"/>
        <c:lblOffset val="100"/>
        <c:noMultiLvlLbl val="0"/>
      </c:catAx>
      <c:valAx>
        <c:axId val="31766258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21571606"/>
        <c:crosses val="autoZero"/>
        <c:crossBetween val="between"/>
      </c:valAx>
      <c:spPr>
        <a:noFill/>
        <a:ln w="25400">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Action3</a:t>
            </a:r>
            <a:r>
              <a:rPr lang="en-US" baseline="0"/>
              <a:t> Accel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Sheet1!$K$1</c:f>
              <c:strCache>
                <c:ptCount val="1"/>
                <c:pt idx="0">
                  <c:v>X-accel</c:v>
                </c:pt>
              </c:strCache>
            </c:strRef>
          </c:tx>
          <c:spPr>
            <a:ln w="28575" cap="rnd">
              <a:solidFill>
                <a:schemeClr val="accent1"/>
              </a:solidFill>
              <a:round/>
            </a:ln>
            <a:effectLst/>
          </c:spPr>
          <c:marker>
            <c:symbol val="none"/>
          </c:marker>
          <c:val>
            <c:numRef>
              <c:f>Sheet1!$K$2:$K$800</c:f>
              <c:numCache>
                <c:formatCode>General</c:formatCode>
                <c:ptCount val="799"/>
                <c:pt idx="0">
                  <c:v>-31.383038109136255</c:v>
                </c:pt>
                <c:pt idx="1">
                  <c:v>-30.45061673742665</c:v>
                </c:pt>
                <c:pt idx="2">
                  <c:v>-28.159877038922247</c:v>
                </c:pt>
                <c:pt idx="3">
                  <c:v>-26.94427589353436</c:v>
                </c:pt>
                <c:pt idx="4">
                  <c:v>-25.266761523298499</c:v>
                </c:pt>
                <c:pt idx="5">
                  <c:v>-24.26428076068439</c:v>
                </c:pt>
                <c:pt idx="6">
                  <c:v>-23.880881078088958</c:v>
                </c:pt>
                <c:pt idx="7">
                  <c:v>-21.967601585349957</c:v>
                </c:pt>
                <c:pt idx="8">
                  <c:v>-20.356817227051277</c:v>
                </c:pt>
                <c:pt idx="9">
                  <c:v>-15.988676813293941</c:v>
                </c:pt>
                <c:pt idx="10">
                  <c:v>-9.9636963185274414</c:v>
                </c:pt>
                <c:pt idx="11">
                  <c:v>-2.451476178564806</c:v>
                </c:pt>
                <c:pt idx="12">
                  <c:v>4.6540774777761467</c:v>
                </c:pt>
                <c:pt idx="13">
                  <c:v>12.539621028470869</c:v>
                </c:pt>
                <c:pt idx="14">
                  <c:v>20.04771136931128</c:v>
                </c:pt>
                <c:pt idx="15">
                  <c:v>24.45089389466521</c:v>
                </c:pt>
                <c:pt idx="16">
                  <c:v>28.000051327692031</c:v>
                </c:pt>
                <c:pt idx="17">
                  <c:v>30.176407849112081</c:v>
                </c:pt>
                <c:pt idx="18">
                  <c:v>31.447721519003736</c:v>
                </c:pt>
                <c:pt idx="19">
                  <c:v>34.69870959144454</c:v>
                </c:pt>
                <c:pt idx="20">
                  <c:v>38.784623884858398</c:v>
                </c:pt>
                <c:pt idx="21">
                  <c:v>43.926105428579646</c:v>
                </c:pt>
                <c:pt idx="22">
                  <c:v>50.595164272415637</c:v>
                </c:pt>
                <c:pt idx="23">
                  <c:v>56.003131573825591</c:v>
                </c:pt>
                <c:pt idx="24">
                  <c:v>61.042207465878626</c:v>
                </c:pt>
                <c:pt idx="25">
                  <c:v>62.417536318652225</c:v>
                </c:pt>
                <c:pt idx="26">
                  <c:v>62.453097705570762</c:v>
                </c:pt>
                <c:pt idx="27">
                  <c:v>61.532346571140941</c:v>
                </c:pt>
                <c:pt idx="28">
                  <c:v>61.581064328445471</c:v>
                </c:pt>
                <c:pt idx="29">
                  <c:v>61.469908892097692</c:v>
                </c:pt>
                <c:pt idx="30">
                  <c:v>62.362762066443274</c:v>
                </c:pt>
                <c:pt idx="31">
                  <c:v>65.631892201921204</c:v>
                </c:pt>
                <c:pt idx="32">
                  <c:v>69.288417945997693</c:v>
                </c:pt>
                <c:pt idx="33">
                  <c:v>73.079803106342183</c:v>
                </c:pt>
                <c:pt idx="34">
                  <c:v>75.594842530286783</c:v>
                </c:pt>
                <c:pt idx="35">
                  <c:v>75.969375714448049</c:v>
                </c:pt>
                <c:pt idx="36">
                  <c:v>75.578783120925564</c:v>
                </c:pt>
                <c:pt idx="37">
                  <c:v>74.129774969037342</c:v>
                </c:pt>
                <c:pt idx="38">
                  <c:v>72.669488905876079</c:v>
                </c:pt>
                <c:pt idx="39">
                  <c:v>70.125323987577303</c:v>
                </c:pt>
                <c:pt idx="40">
                  <c:v>68.002419931901898</c:v>
                </c:pt>
                <c:pt idx="41">
                  <c:v>67.559077553780227</c:v>
                </c:pt>
                <c:pt idx="42">
                  <c:v>67.484341476722378</c:v>
                </c:pt>
                <c:pt idx="43">
                  <c:v>67.352768385238846</c:v>
                </c:pt>
                <c:pt idx="44">
                  <c:v>66.922915511267988</c:v>
                </c:pt>
                <c:pt idx="45">
                  <c:v>66.376426910431434</c:v>
                </c:pt>
                <c:pt idx="46">
                  <c:v>64.584033686997159</c:v>
                </c:pt>
                <c:pt idx="47">
                  <c:v>63.213155274144107</c:v>
                </c:pt>
                <c:pt idx="48">
                  <c:v>62.038919941541842</c:v>
                </c:pt>
                <c:pt idx="49">
                  <c:v>60.828055313925226</c:v>
                </c:pt>
                <c:pt idx="50">
                  <c:v>59.902119452308533</c:v>
                </c:pt>
                <c:pt idx="51">
                  <c:v>58.944600470077539</c:v>
                </c:pt>
                <c:pt idx="52">
                  <c:v>57.330515805119987</c:v>
                </c:pt>
                <c:pt idx="53">
                  <c:v>54.98609119420346</c:v>
                </c:pt>
                <c:pt idx="54">
                  <c:v>53.287651923139421</c:v>
                </c:pt>
                <c:pt idx="55">
                  <c:v>52.830417038473946</c:v>
                </c:pt>
                <c:pt idx="56">
                  <c:v>53.152573898230102</c:v>
                </c:pt>
                <c:pt idx="57">
                  <c:v>54.001020547456122</c:v>
                </c:pt>
                <c:pt idx="58">
                  <c:v>52.962917910835998</c:v>
                </c:pt>
                <c:pt idx="59">
                  <c:v>49.892134885116981</c:v>
                </c:pt>
                <c:pt idx="60">
                  <c:v>46.039061640131152</c:v>
                </c:pt>
                <c:pt idx="61">
                  <c:v>40.737284906165712</c:v>
                </c:pt>
                <c:pt idx="62">
                  <c:v>35.178435064039277</c:v>
                </c:pt>
                <c:pt idx="63">
                  <c:v>30.236460663063941</c:v>
                </c:pt>
                <c:pt idx="64">
                  <c:v>26.922996086049015</c:v>
                </c:pt>
                <c:pt idx="65">
                  <c:v>22.901130152191289</c:v>
                </c:pt>
                <c:pt idx="66">
                  <c:v>18.655699339813665</c:v>
                </c:pt>
                <c:pt idx="67">
                  <c:v>14.793552686152717</c:v>
                </c:pt>
                <c:pt idx="68">
                  <c:v>9.5864828657202228</c:v>
                </c:pt>
                <c:pt idx="69">
                  <c:v>5.3266068438586256</c:v>
                </c:pt>
                <c:pt idx="70">
                  <c:v>1.2642774049958143</c:v>
                </c:pt>
                <c:pt idx="71">
                  <c:v>-3.2536822059128951</c:v>
                </c:pt>
                <c:pt idx="72">
                  <c:v>-8.6267090998865967</c:v>
                </c:pt>
                <c:pt idx="73">
                  <c:v>-14.446947934659478</c:v>
                </c:pt>
                <c:pt idx="74">
                  <c:v>-22.652476661146061</c:v>
                </c:pt>
                <c:pt idx="75">
                  <c:v>-31.852343518663101</c:v>
                </c:pt>
                <c:pt idx="76">
                  <c:v>-38.946068405528564</c:v>
                </c:pt>
                <c:pt idx="77">
                  <c:v>-44.762649961053889</c:v>
                </c:pt>
                <c:pt idx="78">
                  <c:v>-48.917029036000173</c:v>
                </c:pt>
                <c:pt idx="79">
                  <c:v>-51.227141589949802</c:v>
                </c:pt>
                <c:pt idx="80">
                  <c:v>-57.97750286484893</c:v>
                </c:pt>
                <c:pt idx="81">
                  <c:v>-67.164455723303178</c:v>
                </c:pt>
                <c:pt idx="82">
                  <c:v>-65.769600866626647</c:v>
                </c:pt>
                <c:pt idx="83">
                  <c:v>-65.484423154762425</c:v>
                </c:pt>
                <c:pt idx="84">
                  <c:v>-62.395483638532873</c:v>
                </c:pt>
                <c:pt idx="85">
                  <c:v>-58.097164281020092</c:v>
                </c:pt>
                <c:pt idx="86">
                  <c:v>-55.074974313740526</c:v>
                </c:pt>
                <c:pt idx="87">
                  <c:v>-55.070944640904472</c:v>
                </c:pt>
                <c:pt idx="88">
                  <c:v>-56.856009186605029</c:v>
                </c:pt>
                <c:pt idx="89">
                  <c:v>-60.516392082003954</c:v>
                </c:pt>
                <c:pt idx="90">
                  <c:v>-63.68177042631563</c:v>
                </c:pt>
                <c:pt idx="91">
                  <c:v>-63.490617198573368</c:v>
                </c:pt>
                <c:pt idx="92">
                  <c:v>-63.634510356764444</c:v>
                </c:pt>
                <c:pt idx="93">
                  <c:v>-63.613534926486501</c:v>
                </c:pt>
                <c:pt idx="94">
                  <c:v>-63.018671405267284</c:v>
                </c:pt>
                <c:pt idx="95">
                  <c:v>-63.528319286118418</c:v>
                </c:pt>
                <c:pt idx="96">
                  <c:v>-63.948281595139349</c:v>
                </c:pt>
                <c:pt idx="97">
                  <c:v>-62.529531622131643</c:v>
                </c:pt>
                <c:pt idx="98">
                  <c:v>-59.587711617292506</c:v>
                </c:pt>
                <c:pt idx="99">
                  <c:v>-55.137216040114602</c:v>
                </c:pt>
                <c:pt idx="100">
                  <c:v>-49.893377272152328</c:v>
                </c:pt>
                <c:pt idx="101">
                  <c:v>-46.719442041207422</c:v>
                </c:pt>
                <c:pt idx="102">
                  <c:v>-45.422479123640521</c:v>
                </c:pt>
                <c:pt idx="103">
                  <c:v>-46.56846886283536</c:v>
                </c:pt>
                <c:pt idx="104">
                  <c:v>-47.569429985979639</c:v>
                </c:pt>
                <c:pt idx="105">
                  <c:v>-47.28088177106001</c:v>
                </c:pt>
                <c:pt idx="106">
                  <c:v>-45.147989240567085</c:v>
                </c:pt>
                <c:pt idx="107">
                  <c:v>-41.938100818273526</c:v>
                </c:pt>
                <c:pt idx="108">
                  <c:v>-38.466010617267969</c:v>
                </c:pt>
                <c:pt idx="109">
                  <c:v>-34.63799065286004</c:v>
                </c:pt>
                <c:pt idx="110">
                  <c:v>-31.565588902576131</c:v>
                </c:pt>
                <c:pt idx="111">
                  <c:v>-29.514066427709704</c:v>
                </c:pt>
                <c:pt idx="112">
                  <c:v>-29.128442810417955</c:v>
                </c:pt>
                <c:pt idx="113">
                  <c:v>-29.821657286018421</c:v>
                </c:pt>
                <c:pt idx="114">
                  <c:v>-29.545154697260287</c:v>
                </c:pt>
                <c:pt idx="115">
                  <c:v>-27.802426139894717</c:v>
                </c:pt>
                <c:pt idx="116">
                  <c:v>-26.094720858203608</c:v>
                </c:pt>
                <c:pt idx="117">
                  <c:v>-23.206684800437881</c:v>
                </c:pt>
                <c:pt idx="118">
                  <c:v>-20.412408027777719</c:v>
                </c:pt>
                <c:pt idx="119">
                  <c:v>-18.186362831064617</c:v>
                </c:pt>
                <c:pt idx="120">
                  <c:v>-15.384080991887005</c:v>
                </c:pt>
                <c:pt idx="121">
                  <c:v>-14.653889125641802</c:v>
                </c:pt>
                <c:pt idx="122">
                  <c:v>-12.976973448878624</c:v>
                </c:pt>
                <c:pt idx="123">
                  <c:v>-10.326397937444991</c:v>
                </c:pt>
                <c:pt idx="124">
                  <c:v>-8.0703389689781897</c:v>
                </c:pt>
                <c:pt idx="125">
                  <c:v>-4.4789650662541396</c:v>
                </c:pt>
                <c:pt idx="126">
                  <c:v>-0.9059603017658876</c:v>
                </c:pt>
                <c:pt idx="127">
                  <c:v>4.2604133607039092</c:v>
                </c:pt>
                <c:pt idx="128">
                  <c:v>9.7029001179347212</c:v>
                </c:pt>
                <c:pt idx="129">
                  <c:v>14.944411663362835</c:v>
                </c:pt>
                <c:pt idx="130">
                  <c:v>18.076878001389595</c:v>
                </c:pt>
                <c:pt idx="131">
                  <c:v>17.900993463934363</c:v>
                </c:pt>
                <c:pt idx="132">
                  <c:v>21.090622076961111</c:v>
                </c:pt>
                <c:pt idx="133">
                  <c:v>25.06347802829745</c:v>
                </c:pt>
                <c:pt idx="134">
                  <c:v>28.630727856160924</c:v>
                </c:pt>
                <c:pt idx="135">
                  <c:v>33.176933975024177</c:v>
                </c:pt>
                <c:pt idx="136">
                  <c:v>38.431189188303307</c:v>
                </c:pt>
                <c:pt idx="137">
                  <c:v>43.681170692745191</c:v>
                </c:pt>
                <c:pt idx="138">
                  <c:v>50.81434417929156</c:v>
                </c:pt>
                <c:pt idx="139">
                  <c:v>55.502498261662012</c:v>
                </c:pt>
                <c:pt idx="140">
                  <c:v>59.032002881780727</c:v>
                </c:pt>
                <c:pt idx="141">
                  <c:v>64.852823507364263</c:v>
                </c:pt>
                <c:pt idx="142">
                  <c:v>69.586557258507042</c:v>
                </c:pt>
                <c:pt idx="143">
                  <c:v>72.254593662807792</c:v>
                </c:pt>
                <c:pt idx="144">
                  <c:v>75.203420646616067</c:v>
                </c:pt>
                <c:pt idx="145">
                  <c:v>75.896884153174383</c:v>
                </c:pt>
                <c:pt idx="146">
                  <c:v>75.669260625625924</c:v>
                </c:pt>
                <c:pt idx="147">
                  <c:v>77.191535594990881</c:v>
                </c:pt>
                <c:pt idx="148">
                  <c:v>77.371352361148368</c:v>
                </c:pt>
                <c:pt idx="149">
                  <c:v>78.288471148672485</c:v>
                </c:pt>
                <c:pt idx="150">
                  <c:v>78.961520218473765</c:v>
                </c:pt>
                <c:pt idx="151">
                  <c:v>78.332026259188879</c:v>
                </c:pt>
                <c:pt idx="152">
                  <c:v>78.391066194078348</c:v>
                </c:pt>
                <c:pt idx="153">
                  <c:v>77.511132764461777</c:v>
                </c:pt>
                <c:pt idx="154">
                  <c:v>77.510173997935752</c:v>
                </c:pt>
                <c:pt idx="155">
                  <c:v>76.852821921625946</c:v>
                </c:pt>
                <c:pt idx="156">
                  <c:v>74.037707160253632</c:v>
                </c:pt>
                <c:pt idx="157">
                  <c:v>70.225537755909343</c:v>
                </c:pt>
                <c:pt idx="158">
                  <c:v>65.155444967492826</c:v>
                </c:pt>
                <c:pt idx="159">
                  <c:v>58.714839806014368</c:v>
                </c:pt>
                <c:pt idx="160">
                  <c:v>52.819567781083286</c:v>
                </c:pt>
                <c:pt idx="161">
                  <c:v>49.186818174217024</c:v>
                </c:pt>
                <c:pt idx="162">
                  <c:v>46.903612239455832</c:v>
                </c:pt>
                <c:pt idx="163">
                  <c:v>45.90394913404522</c:v>
                </c:pt>
                <c:pt idx="164">
                  <c:v>44.993654743957698</c:v>
                </c:pt>
                <c:pt idx="165">
                  <c:v>43.748381309877814</c:v>
                </c:pt>
                <c:pt idx="166">
                  <c:v>40.496298503279974</c:v>
                </c:pt>
                <c:pt idx="167">
                  <c:v>34.942133622217199</c:v>
                </c:pt>
                <c:pt idx="168">
                  <c:v>28.118023199787149</c:v>
                </c:pt>
                <c:pt idx="169">
                  <c:v>21.868700932069533</c:v>
                </c:pt>
                <c:pt idx="170">
                  <c:v>17.570826714095578</c:v>
                </c:pt>
                <c:pt idx="171">
                  <c:v>14.379420269871844</c:v>
                </c:pt>
                <c:pt idx="172">
                  <c:v>11.970162319715106</c:v>
                </c:pt>
                <c:pt idx="173">
                  <c:v>10.438300645448798</c:v>
                </c:pt>
                <c:pt idx="174">
                  <c:v>9.1046495279150861</c:v>
                </c:pt>
                <c:pt idx="175">
                  <c:v>8.3054380545432807</c:v>
                </c:pt>
                <c:pt idx="176">
                  <c:v>8.0547820615984076</c:v>
                </c:pt>
                <c:pt idx="177">
                  <c:v>8.0627712997922654</c:v>
                </c:pt>
                <c:pt idx="178">
                  <c:v>7.8335266876311991</c:v>
                </c:pt>
                <c:pt idx="179">
                  <c:v>7.4125067918007606</c:v>
                </c:pt>
                <c:pt idx="180">
                  <c:v>6.1583658890083104</c:v>
                </c:pt>
                <c:pt idx="181">
                  <c:v>2.91142880189035</c:v>
                </c:pt>
                <c:pt idx="182">
                  <c:v>-2.9863995293864702</c:v>
                </c:pt>
                <c:pt idx="183">
                  <c:v>-8.943190109971713</c:v>
                </c:pt>
                <c:pt idx="184">
                  <c:v>-13.542402582420625</c:v>
                </c:pt>
                <c:pt idx="185">
                  <c:v>-17.779980605386612</c:v>
                </c:pt>
                <c:pt idx="186">
                  <c:v>-22.524279501523573</c:v>
                </c:pt>
                <c:pt idx="187">
                  <c:v>-27.595633322307087</c:v>
                </c:pt>
                <c:pt idx="188">
                  <c:v>-33.376642686400594</c:v>
                </c:pt>
                <c:pt idx="189">
                  <c:v>-38.586679639484494</c:v>
                </c:pt>
                <c:pt idx="190">
                  <c:v>-45.490178747894106</c:v>
                </c:pt>
                <c:pt idx="191">
                  <c:v>-53.128325493714001</c:v>
                </c:pt>
                <c:pt idx="192">
                  <c:v>-59.955589434927091</c:v>
                </c:pt>
                <c:pt idx="193">
                  <c:v>-67.230641756692151</c:v>
                </c:pt>
                <c:pt idx="194">
                  <c:v>-72.787532735343632</c:v>
                </c:pt>
                <c:pt idx="195">
                  <c:v>-76.870171898120319</c:v>
                </c:pt>
                <c:pt idx="196">
                  <c:v>-76.389149810018452</c:v>
                </c:pt>
                <c:pt idx="197">
                  <c:v>-72.327247370142445</c:v>
                </c:pt>
                <c:pt idx="198">
                  <c:v>-69.59256166358972</c:v>
                </c:pt>
                <c:pt idx="199">
                  <c:v>-66.49413437554378</c:v>
                </c:pt>
                <c:pt idx="200">
                  <c:v>-65.261025879129548</c:v>
                </c:pt>
                <c:pt idx="201">
                  <c:v>-68.484476375070756</c:v>
                </c:pt>
                <c:pt idx="202">
                  <c:v>-70.60136753070114</c:v>
                </c:pt>
                <c:pt idx="203">
                  <c:v>-68.139730627178864</c:v>
                </c:pt>
                <c:pt idx="204">
                  <c:v>-63.056592876600554</c:v>
                </c:pt>
                <c:pt idx="205">
                  <c:v>-57.951954459030503</c:v>
                </c:pt>
                <c:pt idx="206">
                  <c:v>-56.116286715259193</c:v>
                </c:pt>
                <c:pt idx="207">
                  <c:v>-57.086413741287835</c:v>
                </c:pt>
                <c:pt idx="208">
                  <c:v>-58.851562547163091</c:v>
                </c:pt>
                <c:pt idx="209">
                  <c:v>-57.937571862125104</c:v>
                </c:pt>
                <c:pt idx="210">
                  <c:v>-53.007776705227172</c:v>
                </c:pt>
                <c:pt idx="211">
                  <c:v>-43.676546765864238</c:v>
                </c:pt>
                <c:pt idx="212">
                  <c:v>-37.160774171522405</c:v>
                </c:pt>
                <c:pt idx="213">
                  <c:v>-31.502316864160942</c:v>
                </c:pt>
                <c:pt idx="214">
                  <c:v>-27.041974508213173</c:v>
                </c:pt>
                <c:pt idx="215">
                  <c:v>-24.293476635221158</c:v>
                </c:pt>
                <c:pt idx="216">
                  <c:v>-21.106849386584884</c:v>
                </c:pt>
                <c:pt idx="217">
                  <c:v>-17.433968280905837</c:v>
                </c:pt>
                <c:pt idx="218">
                  <c:v>-13.196182161496985</c:v>
                </c:pt>
                <c:pt idx="219">
                  <c:v>-7.6646023846744429</c:v>
                </c:pt>
                <c:pt idx="220">
                  <c:v>-3.7993497202631001</c:v>
                </c:pt>
                <c:pt idx="221">
                  <c:v>0.56408913499532631</c:v>
                </c:pt>
                <c:pt idx="222">
                  <c:v>2.9195036946877995</c:v>
                </c:pt>
                <c:pt idx="223">
                  <c:v>3.8787897177907813</c:v>
                </c:pt>
                <c:pt idx="224">
                  <c:v>6.4968217626723996</c:v>
                </c:pt>
                <c:pt idx="225">
                  <c:v>13.124302873322661</c:v>
                </c:pt>
                <c:pt idx="226">
                  <c:v>20.423010207249103</c:v>
                </c:pt>
                <c:pt idx="227">
                  <c:v>26.599392760533362</c:v>
                </c:pt>
                <c:pt idx="228">
                  <c:v>26.476647124382001</c:v>
                </c:pt>
                <c:pt idx="229">
                  <c:v>25.865934054659906</c:v>
                </c:pt>
                <c:pt idx="230">
                  <c:v>26.278845498532757</c:v>
                </c:pt>
                <c:pt idx="231">
                  <c:v>27.269389857649948</c:v>
                </c:pt>
                <c:pt idx="232">
                  <c:v>33.354904193132889</c:v>
                </c:pt>
                <c:pt idx="233">
                  <c:v>40.977949104818116</c:v>
                </c:pt>
                <c:pt idx="234">
                  <c:v>49.170766388672561</c:v>
                </c:pt>
                <c:pt idx="235">
                  <c:v>58.899094132432971</c:v>
                </c:pt>
                <c:pt idx="236">
                  <c:v>66.013418080638061</c:v>
                </c:pt>
                <c:pt idx="237">
                  <c:v>69.829196197691346</c:v>
                </c:pt>
                <c:pt idx="238">
                  <c:v>70.370760672471931</c:v>
                </c:pt>
                <c:pt idx="239">
                  <c:v>70.66672652931662</c:v>
                </c:pt>
                <c:pt idx="240">
                  <c:v>71.846189415157639</c:v>
                </c:pt>
                <c:pt idx="241">
                  <c:v>72.314574526887668</c:v>
                </c:pt>
                <c:pt idx="242">
                  <c:v>72.246026725376282</c:v>
                </c:pt>
                <c:pt idx="243">
                  <c:v>72.191791274274436</c:v>
                </c:pt>
                <c:pt idx="244">
                  <c:v>72.880784171300817</c:v>
                </c:pt>
                <c:pt idx="245">
                  <c:v>73.052922093945625</c:v>
                </c:pt>
                <c:pt idx="246">
                  <c:v>73.429283673287273</c:v>
                </c:pt>
                <c:pt idx="247">
                  <c:v>74.485577527601649</c:v>
                </c:pt>
                <c:pt idx="248">
                  <c:v>73.682846750869402</c:v>
                </c:pt>
                <c:pt idx="249">
                  <c:v>72.707742986812093</c:v>
                </c:pt>
                <c:pt idx="250">
                  <c:v>71.027831297756492</c:v>
                </c:pt>
                <c:pt idx="251">
                  <c:v>69.160927005548189</c:v>
                </c:pt>
                <c:pt idx="252">
                  <c:v>68.015353474879262</c:v>
                </c:pt>
                <c:pt idx="253">
                  <c:v>66.557126870633098</c:v>
                </c:pt>
                <c:pt idx="254">
                  <c:v>64.103420584456856</c:v>
                </c:pt>
                <c:pt idx="255">
                  <c:v>62.237824536712715</c:v>
                </c:pt>
                <c:pt idx="256">
                  <c:v>60.301202535327818</c:v>
                </c:pt>
                <c:pt idx="257">
                  <c:v>57.839700047189091</c:v>
                </c:pt>
                <c:pt idx="258">
                  <c:v>55.121804265908473</c:v>
                </c:pt>
                <c:pt idx="259">
                  <c:v>53.547903213484702</c:v>
                </c:pt>
                <c:pt idx="260">
                  <c:v>52.715630949620021</c:v>
                </c:pt>
                <c:pt idx="261">
                  <c:v>52.173045143234319</c:v>
                </c:pt>
                <c:pt idx="262">
                  <c:v>52.255215905444103</c:v>
                </c:pt>
                <c:pt idx="263">
                  <c:v>52.388391580381182</c:v>
                </c:pt>
                <c:pt idx="264">
                  <c:v>52.716395675882737</c:v>
                </c:pt>
                <c:pt idx="265">
                  <c:v>51.771858053764241</c:v>
                </c:pt>
                <c:pt idx="266">
                  <c:v>50.676523342545785</c:v>
                </c:pt>
                <c:pt idx="267">
                  <c:v>48.901959315161548</c:v>
                </c:pt>
                <c:pt idx="268">
                  <c:v>46.050965332224457</c:v>
                </c:pt>
                <c:pt idx="269">
                  <c:v>43.39847288823249</c:v>
                </c:pt>
                <c:pt idx="270">
                  <c:v>41.162636616005742</c:v>
                </c:pt>
                <c:pt idx="271">
                  <c:v>38.981348841630293</c:v>
                </c:pt>
                <c:pt idx="272">
                  <c:v>35.742652014831201</c:v>
                </c:pt>
                <c:pt idx="273">
                  <c:v>32.140759054631488</c:v>
                </c:pt>
                <c:pt idx="274">
                  <c:v>28.214192982818165</c:v>
                </c:pt>
                <c:pt idx="275">
                  <c:v>23.625219148180282</c:v>
                </c:pt>
                <c:pt idx="276">
                  <c:v>18.949776045362793</c:v>
                </c:pt>
                <c:pt idx="277">
                  <c:v>14.734797189872022</c:v>
                </c:pt>
                <c:pt idx="278">
                  <c:v>10.555040792690667</c:v>
                </c:pt>
                <c:pt idx="279">
                  <c:v>5.2675857033162208</c:v>
                </c:pt>
                <c:pt idx="280">
                  <c:v>-1.1151002727828336</c:v>
                </c:pt>
                <c:pt idx="281">
                  <c:v>-8.0081803428938017</c:v>
                </c:pt>
                <c:pt idx="282">
                  <c:v>-14.249000568758518</c:v>
                </c:pt>
                <c:pt idx="283">
                  <c:v>-19.582394573043871</c:v>
                </c:pt>
                <c:pt idx="284">
                  <c:v>-24.169824321742269</c:v>
                </c:pt>
                <c:pt idx="285">
                  <c:v>-26.832494914384114</c:v>
                </c:pt>
                <c:pt idx="286">
                  <c:v>-28.620722246912013</c:v>
                </c:pt>
                <c:pt idx="287">
                  <c:v>-30.403072926292804</c:v>
                </c:pt>
                <c:pt idx="288">
                  <c:v>-34.141607376740723</c:v>
                </c:pt>
                <c:pt idx="289">
                  <c:v>-44.224980441240405</c:v>
                </c:pt>
                <c:pt idx="290">
                  <c:v>-53.943917963587026</c:v>
                </c:pt>
                <c:pt idx="291">
                  <c:v>-59.974977800039156</c:v>
                </c:pt>
                <c:pt idx="292">
                  <c:v>-62.171798991198358</c:v>
                </c:pt>
                <c:pt idx="293">
                  <c:v>-60.699727333195391</c:v>
                </c:pt>
                <c:pt idx="294">
                  <c:v>-59.153972380365637</c:v>
                </c:pt>
                <c:pt idx="295">
                  <c:v>-57.842394364905452</c:v>
                </c:pt>
                <c:pt idx="296">
                  <c:v>-57.545786675540157</c:v>
                </c:pt>
                <c:pt idx="297">
                  <c:v>-58.451349286414519</c:v>
                </c:pt>
                <c:pt idx="298">
                  <c:v>-60.333384896031788</c:v>
                </c:pt>
                <c:pt idx="299">
                  <c:v>-61.92461366852465</c:v>
                </c:pt>
                <c:pt idx="300">
                  <c:v>-59.788750448012792</c:v>
                </c:pt>
                <c:pt idx="301">
                  <c:v>-57.487102819116863</c:v>
                </c:pt>
                <c:pt idx="302">
                  <c:v>-55.708715136956798</c:v>
                </c:pt>
                <c:pt idx="303">
                  <c:v>-54.924417000916641</c:v>
                </c:pt>
                <c:pt idx="304">
                  <c:v>-53.843114634991075</c:v>
                </c:pt>
                <c:pt idx="305">
                  <c:v>-53.27776642569426</c:v>
                </c:pt>
                <c:pt idx="306">
                  <c:v>-51.608850252887308</c:v>
                </c:pt>
                <c:pt idx="307">
                  <c:v>-46.915290249347102</c:v>
                </c:pt>
                <c:pt idx="308">
                  <c:v>-41.089662289293067</c:v>
                </c:pt>
                <c:pt idx="309">
                  <c:v>-33.829041449277952</c:v>
                </c:pt>
                <c:pt idx="310">
                  <c:v>-29.199034743512598</c:v>
                </c:pt>
                <c:pt idx="311">
                  <c:v>-27.038419549470188</c:v>
                </c:pt>
                <c:pt idx="312">
                  <c:v>-23.634733421936339</c:v>
                </c:pt>
                <c:pt idx="313">
                  <c:v>-20.38031023534748</c:v>
                </c:pt>
                <c:pt idx="314">
                  <c:v>-17.668887264717608</c:v>
                </c:pt>
                <c:pt idx="315">
                  <c:v>-15.383845378998737</c:v>
                </c:pt>
                <c:pt idx="316">
                  <c:v>-14.560447831487316</c:v>
                </c:pt>
                <c:pt idx="317">
                  <c:v>-13.934898356047491</c:v>
                </c:pt>
                <c:pt idx="318">
                  <c:v>-12.286700235663545</c:v>
                </c:pt>
                <c:pt idx="319">
                  <c:v>-9.1842389467225054</c:v>
                </c:pt>
                <c:pt idx="320">
                  <c:v>-7.8494439598310857</c:v>
                </c:pt>
                <c:pt idx="321">
                  <c:v>-7.4356438849831594</c:v>
                </c:pt>
                <c:pt idx="322">
                  <c:v>-3.9735830515477786</c:v>
                </c:pt>
                <c:pt idx="323">
                  <c:v>-1.462923912185266</c:v>
                </c:pt>
                <c:pt idx="324">
                  <c:v>4.1835291223136766</c:v>
                </c:pt>
                <c:pt idx="325">
                  <c:v>13.316127713872598</c:v>
                </c:pt>
                <c:pt idx="326">
                  <c:v>20.026752412265395</c:v>
                </c:pt>
                <c:pt idx="327">
                  <c:v>24.788226153238121</c:v>
                </c:pt>
                <c:pt idx="328">
                  <c:v>25.315655749467304</c:v>
                </c:pt>
                <c:pt idx="329">
                  <c:v>20.167477958092331</c:v>
                </c:pt>
                <c:pt idx="330">
                  <c:v>18.473057720671012</c:v>
                </c:pt>
                <c:pt idx="331">
                  <c:v>23.876058071199576</c:v>
                </c:pt>
                <c:pt idx="332">
                  <c:v>32.183529231389549</c:v>
                </c:pt>
                <c:pt idx="333">
                  <c:v>37.821164392208146</c:v>
                </c:pt>
                <c:pt idx="334">
                  <c:v>49.781371647197211</c:v>
                </c:pt>
                <c:pt idx="335">
                  <c:v>52.802455822278048</c:v>
                </c:pt>
                <c:pt idx="336">
                  <c:v>56.783000811635624</c:v>
                </c:pt>
                <c:pt idx="337">
                  <c:v>56.079987003726416</c:v>
                </c:pt>
                <c:pt idx="338">
                  <c:v>56.358839211216022</c:v>
                </c:pt>
                <c:pt idx="339">
                  <c:v>58.489967634910265</c:v>
                </c:pt>
                <c:pt idx="340">
                  <c:v>60.525531946632832</c:v>
                </c:pt>
                <c:pt idx="341">
                  <c:v>60.100180785914219</c:v>
                </c:pt>
                <c:pt idx="342">
                  <c:v>60.942304771231406</c:v>
                </c:pt>
                <c:pt idx="343">
                  <c:v>62.919868780420245</c:v>
                </c:pt>
                <c:pt idx="344">
                  <c:v>64.380865692239738</c:v>
                </c:pt>
                <c:pt idx="345">
                  <c:v>66.305498963796282</c:v>
                </c:pt>
                <c:pt idx="346">
                  <c:v>67.556014537230496</c:v>
                </c:pt>
                <c:pt idx="347">
                  <c:v>68.964229977435366</c:v>
                </c:pt>
                <c:pt idx="348">
                  <c:v>70.281113689092635</c:v>
                </c:pt>
                <c:pt idx="349">
                  <c:v>70.394783990273439</c:v>
                </c:pt>
                <c:pt idx="350">
                  <c:v>72.23379258679887</c:v>
                </c:pt>
                <c:pt idx="351">
                  <c:v>75.248431752205349</c:v>
                </c:pt>
                <c:pt idx="352">
                  <c:v>76.290309037236185</c:v>
                </c:pt>
                <c:pt idx="353">
                  <c:v>75.47041379066151</c:v>
                </c:pt>
                <c:pt idx="354">
                  <c:v>74.641063374050646</c:v>
                </c:pt>
                <c:pt idx="355">
                  <c:v>72.858024534980601</c:v>
                </c:pt>
                <c:pt idx="356">
                  <c:v>72.285796675533618</c:v>
                </c:pt>
                <c:pt idx="357">
                  <c:v>72.56357270693151</c:v>
                </c:pt>
                <c:pt idx="358">
                  <c:v>70.79121034026457</c:v>
                </c:pt>
                <c:pt idx="359">
                  <c:v>67.474136951672861</c:v>
                </c:pt>
                <c:pt idx="360">
                  <c:v>62.178086521278949</c:v>
                </c:pt>
                <c:pt idx="361">
                  <c:v>55.070829347297376</c:v>
                </c:pt>
                <c:pt idx="362">
                  <c:v>48.367901669398996</c:v>
                </c:pt>
                <c:pt idx="363">
                  <c:v>42.851107264510475</c:v>
                </c:pt>
                <c:pt idx="364">
                  <c:v>37.618122516176648</c:v>
                </c:pt>
                <c:pt idx="365">
                  <c:v>32.476162833624826</c:v>
                </c:pt>
                <c:pt idx="366">
                  <c:v>28.799274538825077</c:v>
                </c:pt>
                <c:pt idx="367">
                  <c:v>25.128010299577586</c:v>
                </c:pt>
                <c:pt idx="368">
                  <c:v>22.045155315471817</c:v>
                </c:pt>
                <c:pt idx="369">
                  <c:v>19.643232725785719</c:v>
                </c:pt>
                <c:pt idx="370">
                  <c:v>17.592472998203846</c:v>
                </c:pt>
                <c:pt idx="371">
                  <c:v>14.584814518128979</c:v>
                </c:pt>
                <c:pt idx="372">
                  <c:v>10.922871977245977</c:v>
                </c:pt>
                <c:pt idx="373">
                  <c:v>6.4142802455715078</c:v>
                </c:pt>
                <c:pt idx="374">
                  <c:v>2.0777027744009131</c:v>
                </c:pt>
                <c:pt idx="375">
                  <c:v>-0.41730432076721941</c:v>
                </c:pt>
                <c:pt idx="376">
                  <c:v>-2.0841406294101668</c:v>
                </c:pt>
                <c:pt idx="377">
                  <c:v>-6.4337231415223775</c:v>
                </c:pt>
                <c:pt idx="378">
                  <c:v>-13.488240293878913</c:v>
                </c:pt>
                <c:pt idx="379">
                  <c:v>-24.792359309624135</c:v>
                </c:pt>
                <c:pt idx="380">
                  <c:v>-38.216237130043858</c:v>
                </c:pt>
                <c:pt idx="381">
                  <c:v>-46.973326658550334</c:v>
                </c:pt>
                <c:pt idx="382">
                  <c:v>-49.308464535418672</c:v>
                </c:pt>
                <c:pt idx="383">
                  <c:v>-47.069550101448918</c:v>
                </c:pt>
                <c:pt idx="384">
                  <c:v>-47.491480883467069</c:v>
                </c:pt>
                <c:pt idx="385">
                  <c:v>-52.569398802032104</c:v>
                </c:pt>
                <c:pt idx="386">
                  <c:v>-61.39939800238102</c:v>
                </c:pt>
                <c:pt idx="387">
                  <c:v>-66.592532913943629</c:v>
                </c:pt>
                <c:pt idx="388">
                  <c:v>-68.596755461888336</c:v>
                </c:pt>
                <c:pt idx="389">
                  <c:v>-66.633244357808479</c:v>
                </c:pt>
                <c:pt idx="390">
                  <c:v>-62.86663752918232</c:v>
                </c:pt>
                <c:pt idx="391">
                  <c:v>-58.164948828145192</c:v>
                </c:pt>
                <c:pt idx="392">
                  <c:v>-54.53368194026919</c:v>
                </c:pt>
                <c:pt idx="393">
                  <c:v>-54.433395478398701</c:v>
                </c:pt>
                <c:pt idx="394">
                  <c:v>-52.384673102286904</c:v>
                </c:pt>
                <c:pt idx="395">
                  <c:v>-49.421843175202483</c:v>
                </c:pt>
                <c:pt idx="396">
                  <c:v>-45.865176129257662</c:v>
                </c:pt>
                <c:pt idx="397">
                  <c:v>-43.876366387500141</c:v>
                </c:pt>
                <c:pt idx="398">
                  <c:v>-40.68199855465177</c:v>
                </c:pt>
                <c:pt idx="399">
                  <c:v>-39.250537455412378</c:v>
                </c:pt>
                <c:pt idx="400">
                  <c:v>-37.913932191194121</c:v>
                </c:pt>
                <c:pt idx="401">
                  <c:v>-37.480178662764622</c:v>
                </c:pt>
                <c:pt idx="402">
                  <c:v>-36.965857285368017</c:v>
                </c:pt>
                <c:pt idx="403">
                  <c:v>-36.24169702288723</c:v>
                </c:pt>
                <c:pt idx="404">
                  <c:v>-35.920695673630476</c:v>
                </c:pt>
                <c:pt idx="405">
                  <c:v>-35.845465279235427</c:v>
                </c:pt>
                <c:pt idx="406">
                  <c:v>-34.458509211837708</c:v>
                </c:pt>
                <c:pt idx="407">
                  <c:v>-33.774014621753551</c:v>
                </c:pt>
                <c:pt idx="408">
                  <c:v>-31.097020334512976</c:v>
                </c:pt>
                <c:pt idx="409">
                  <c:v>-27.342392327058551</c:v>
                </c:pt>
                <c:pt idx="410">
                  <c:v>-24.407331251792165</c:v>
                </c:pt>
                <c:pt idx="411">
                  <c:v>-20.325967363227846</c:v>
                </c:pt>
                <c:pt idx="412">
                  <c:v>-15.317692556037496</c:v>
                </c:pt>
                <c:pt idx="413">
                  <c:v>-13.931844763733009</c:v>
                </c:pt>
                <c:pt idx="414">
                  <c:v>-16.489326813095538</c:v>
                </c:pt>
                <c:pt idx="415">
                  <c:v>-18.382214855748771</c:v>
                </c:pt>
                <c:pt idx="416">
                  <c:v>-14.059781185587164</c:v>
                </c:pt>
                <c:pt idx="417">
                  <c:v>-8.8226453184236018</c:v>
                </c:pt>
                <c:pt idx="418">
                  <c:v>-2.8232469548510979</c:v>
                </c:pt>
                <c:pt idx="419">
                  <c:v>4.9267544661428717</c:v>
                </c:pt>
                <c:pt idx="420">
                  <c:v>10.876564171592399</c:v>
                </c:pt>
                <c:pt idx="421">
                  <c:v>17.548858747089824</c:v>
                </c:pt>
                <c:pt idx="422">
                  <c:v>21.517821591501345</c:v>
                </c:pt>
                <c:pt idx="423">
                  <c:v>23.171662453145757</c:v>
                </c:pt>
                <c:pt idx="424">
                  <c:v>21.717000850565071</c:v>
                </c:pt>
                <c:pt idx="425">
                  <c:v>20.516108009533674</c:v>
                </c:pt>
                <c:pt idx="426">
                  <c:v>23.585121178005771</c:v>
                </c:pt>
                <c:pt idx="427">
                  <c:v>29.195240216298153</c:v>
                </c:pt>
                <c:pt idx="428">
                  <c:v>36.245185804766024</c:v>
                </c:pt>
                <c:pt idx="429">
                  <c:v>45.566475789317373</c:v>
                </c:pt>
                <c:pt idx="430">
                  <c:v>52.01134892097069</c:v>
                </c:pt>
                <c:pt idx="431">
                  <c:v>54.836878806149834</c:v>
                </c:pt>
                <c:pt idx="432">
                  <c:v>55.583562346080591</c:v>
                </c:pt>
                <c:pt idx="433">
                  <c:v>55.679170725010714</c:v>
                </c:pt>
                <c:pt idx="434">
                  <c:v>58.986658452576982</c:v>
                </c:pt>
                <c:pt idx="435">
                  <c:v>64.364072638903437</c:v>
                </c:pt>
                <c:pt idx="436">
                  <c:v>66.111450616654736</c:v>
                </c:pt>
                <c:pt idx="437">
                  <c:v>67.960874772297046</c:v>
                </c:pt>
                <c:pt idx="438">
                  <c:v>67.969354705844538</c:v>
                </c:pt>
                <c:pt idx="439">
                  <c:v>67.753173945468291</c:v>
                </c:pt>
                <c:pt idx="440">
                  <c:v>70.067412986477464</c:v>
                </c:pt>
                <c:pt idx="441">
                  <c:v>70.999573912796933</c:v>
                </c:pt>
                <c:pt idx="442">
                  <c:v>70.747747767329301</c:v>
                </c:pt>
                <c:pt idx="443">
                  <c:v>72.083774502789112</c:v>
                </c:pt>
                <c:pt idx="444">
                  <c:v>71.849564358817361</c:v>
                </c:pt>
                <c:pt idx="445">
                  <c:v>71.305217863757875</c:v>
                </c:pt>
                <c:pt idx="446">
                  <c:v>71.083606825289579</c:v>
                </c:pt>
                <c:pt idx="447">
                  <c:v>71.549867622762221</c:v>
                </c:pt>
                <c:pt idx="448">
                  <c:v>70.202302042110404</c:v>
                </c:pt>
                <c:pt idx="449">
                  <c:v>67.778920173101824</c:v>
                </c:pt>
                <c:pt idx="450">
                  <c:v>66.931366469086726</c:v>
                </c:pt>
                <c:pt idx="451">
                  <c:v>65.265628652065288</c:v>
                </c:pt>
                <c:pt idx="452">
                  <c:v>63.8841462053282</c:v>
                </c:pt>
                <c:pt idx="453">
                  <c:v>62.669435936404604</c:v>
                </c:pt>
                <c:pt idx="454">
                  <c:v>58.861072331022427</c:v>
                </c:pt>
                <c:pt idx="455">
                  <c:v>54.416542799056124</c:v>
                </c:pt>
                <c:pt idx="456">
                  <c:v>51.88540253505618</c:v>
                </c:pt>
                <c:pt idx="457">
                  <c:v>49.919329561306192</c:v>
                </c:pt>
                <c:pt idx="458">
                  <c:v>49.032156142947414</c:v>
                </c:pt>
                <c:pt idx="459">
                  <c:v>48.604238656375678</c:v>
                </c:pt>
                <c:pt idx="460">
                  <c:v>47.112606193135839</c:v>
                </c:pt>
                <c:pt idx="461">
                  <c:v>45.503185599462149</c:v>
                </c:pt>
                <c:pt idx="462">
                  <c:v>42.872946594566685</c:v>
                </c:pt>
                <c:pt idx="463">
                  <c:v>38.664668015791214</c:v>
                </c:pt>
                <c:pt idx="464">
                  <c:v>34.438234034839653</c:v>
                </c:pt>
                <c:pt idx="465">
                  <c:v>28.46550379655935</c:v>
                </c:pt>
                <c:pt idx="466">
                  <c:v>22.445772407988677</c:v>
                </c:pt>
                <c:pt idx="467">
                  <c:v>17.931400016026455</c:v>
                </c:pt>
                <c:pt idx="468">
                  <c:v>14.660902574331653</c:v>
                </c:pt>
                <c:pt idx="469">
                  <c:v>12.614417463414791</c:v>
                </c:pt>
                <c:pt idx="470">
                  <c:v>10.697517757762249</c:v>
                </c:pt>
                <c:pt idx="471">
                  <c:v>9.4373192239253498</c:v>
                </c:pt>
                <c:pt idx="472">
                  <c:v>7.158955731180753</c:v>
                </c:pt>
                <c:pt idx="473">
                  <c:v>6.3857254349313806</c:v>
                </c:pt>
                <c:pt idx="474">
                  <c:v>2.1773671275529352</c:v>
                </c:pt>
                <c:pt idx="475">
                  <c:v>-6.1118482649123846</c:v>
                </c:pt>
                <c:pt idx="476">
                  <c:v>-17.244240822505983</c:v>
                </c:pt>
                <c:pt idx="477">
                  <c:v>-27.696877004984252</c:v>
                </c:pt>
                <c:pt idx="478">
                  <c:v>-37.248158252274919</c:v>
                </c:pt>
                <c:pt idx="479">
                  <c:v>-48.514413699357704</c:v>
                </c:pt>
                <c:pt idx="480">
                  <c:v>-62.173685116688482</c:v>
                </c:pt>
                <c:pt idx="481">
                  <c:v>-71.120936161677463</c:v>
                </c:pt>
                <c:pt idx="482">
                  <c:v>-74.15460858322362</c:v>
                </c:pt>
                <c:pt idx="483">
                  <c:v>-73.388465777395126</c:v>
                </c:pt>
                <c:pt idx="484">
                  <c:v>-68.594950934014562</c:v>
                </c:pt>
                <c:pt idx="485">
                  <c:v>-61.852701404697648</c:v>
                </c:pt>
                <c:pt idx="486">
                  <c:v>-58.014915245225765</c:v>
                </c:pt>
                <c:pt idx="487">
                  <c:v>-61.026982171123706</c:v>
                </c:pt>
                <c:pt idx="488">
                  <c:v>-66.646798260803493</c:v>
                </c:pt>
                <c:pt idx="489">
                  <c:v>-73.45620208471189</c:v>
                </c:pt>
                <c:pt idx="490">
                  <c:v>-83.00195791301303</c:v>
                </c:pt>
                <c:pt idx="491">
                  <c:v>-79.380769862749915</c:v>
                </c:pt>
                <c:pt idx="492">
                  <c:v>-72.580057306672899</c:v>
                </c:pt>
                <c:pt idx="493">
                  <c:v>-71.437027084911904</c:v>
                </c:pt>
                <c:pt idx="494">
                  <c:v>-70.495975374638675</c:v>
                </c:pt>
                <c:pt idx="495">
                  <c:v>-72.437962067082907</c:v>
                </c:pt>
                <c:pt idx="496">
                  <c:v>-70.479474551489204</c:v>
                </c:pt>
                <c:pt idx="497">
                  <c:v>-58.919671458230269</c:v>
                </c:pt>
                <c:pt idx="498">
                  <c:v>-48.338399153703335</c:v>
                </c:pt>
                <c:pt idx="499">
                  <c:v>-41.154284691186874</c:v>
                </c:pt>
                <c:pt idx="500">
                  <c:v>-34.9979561733753</c:v>
                </c:pt>
                <c:pt idx="501">
                  <c:v>-32.405317342381828</c:v>
                </c:pt>
                <c:pt idx="502">
                  <c:v>-29.738040711163865</c:v>
                </c:pt>
                <c:pt idx="503">
                  <c:v>-26.651936099145381</c:v>
                </c:pt>
                <c:pt idx="504">
                  <c:v>-24.225090055708122</c:v>
                </c:pt>
                <c:pt idx="505">
                  <c:v>-20.594833466647504</c:v>
                </c:pt>
                <c:pt idx="506">
                  <c:v>-15.623874986962552</c:v>
                </c:pt>
                <c:pt idx="507">
                  <c:v>-11.393084665719096</c:v>
                </c:pt>
                <c:pt idx="508">
                  <c:v>-9.2380445317095319</c:v>
                </c:pt>
                <c:pt idx="509">
                  <c:v>-8.1666926223950451</c:v>
                </c:pt>
                <c:pt idx="510">
                  <c:v>-9.3452009943780432</c:v>
                </c:pt>
                <c:pt idx="511">
                  <c:v>-8.559897127144497</c:v>
                </c:pt>
                <c:pt idx="512">
                  <c:v>-5.6630860144772406</c:v>
                </c:pt>
                <c:pt idx="513">
                  <c:v>-1.9593997563369534</c:v>
                </c:pt>
                <c:pt idx="514">
                  <c:v>2.7055519332744447</c:v>
                </c:pt>
                <c:pt idx="515">
                  <c:v>7.9226118208092009</c:v>
                </c:pt>
                <c:pt idx="516">
                  <c:v>11.955812800307719</c:v>
                </c:pt>
                <c:pt idx="517">
                  <c:v>17.428302468132372</c:v>
                </c:pt>
                <c:pt idx="518">
                  <c:v>21.182191502113014</c:v>
                </c:pt>
                <c:pt idx="519">
                  <c:v>21.771087905139968</c:v>
                </c:pt>
                <c:pt idx="520">
                  <c:v>23.668356552228946</c:v>
                </c:pt>
                <c:pt idx="521">
                  <c:v>24.083931046625842</c:v>
                </c:pt>
                <c:pt idx="522">
                  <c:v>25.632993041930053</c:v>
                </c:pt>
                <c:pt idx="523">
                  <c:v>31.070930420947999</c:v>
                </c:pt>
                <c:pt idx="524">
                  <c:v>39.44142730235211</c:v>
                </c:pt>
                <c:pt idx="525">
                  <c:v>49.824317888649638</c:v>
                </c:pt>
                <c:pt idx="526">
                  <c:v>58.029004849883464</c:v>
                </c:pt>
                <c:pt idx="527">
                  <c:v>60.604360330761075</c:v>
                </c:pt>
                <c:pt idx="528">
                  <c:v>62.075030222125847</c:v>
                </c:pt>
                <c:pt idx="529">
                  <c:v>62.287834337103163</c:v>
                </c:pt>
                <c:pt idx="530">
                  <c:v>62.227383095458613</c:v>
                </c:pt>
                <c:pt idx="531">
                  <c:v>60.243235595361696</c:v>
                </c:pt>
                <c:pt idx="532">
                  <c:v>60.194828352117746</c:v>
                </c:pt>
                <c:pt idx="533">
                  <c:v>63.491255687251211</c:v>
                </c:pt>
                <c:pt idx="534">
                  <c:v>65.330870311614746</c:v>
                </c:pt>
                <c:pt idx="535">
                  <c:v>67.76532517126887</c:v>
                </c:pt>
                <c:pt idx="536">
                  <c:v>68.505146107125043</c:v>
                </c:pt>
                <c:pt idx="537">
                  <c:v>67.087579600910601</c:v>
                </c:pt>
                <c:pt idx="538">
                  <c:v>65.945567700788388</c:v>
                </c:pt>
                <c:pt idx="539">
                  <c:v>64.647745736130588</c:v>
                </c:pt>
                <c:pt idx="540">
                  <c:v>62.922294352338348</c:v>
                </c:pt>
                <c:pt idx="541">
                  <c:v>60.928159456464137</c:v>
                </c:pt>
                <c:pt idx="542">
                  <c:v>58.032803773325412</c:v>
                </c:pt>
                <c:pt idx="543">
                  <c:v>56.116230402417585</c:v>
                </c:pt>
                <c:pt idx="544">
                  <c:v>53.887687458579045</c:v>
                </c:pt>
                <c:pt idx="545">
                  <c:v>50.961260396439158</c:v>
                </c:pt>
                <c:pt idx="546">
                  <c:v>49.249199725090023</c:v>
                </c:pt>
                <c:pt idx="547">
                  <c:v>45.086986063463065</c:v>
                </c:pt>
                <c:pt idx="548">
                  <c:v>41.754560356328838</c:v>
                </c:pt>
                <c:pt idx="549">
                  <c:v>38.802731583874063</c:v>
                </c:pt>
                <c:pt idx="550">
                  <c:v>35.400949295133778</c:v>
                </c:pt>
                <c:pt idx="551">
                  <c:v>32.948923399060604</c:v>
                </c:pt>
                <c:pt idx="552">
                  <c:v>31.12101344393777</c:v>
                </c:pt>
                <c:pt idx="553">
                  <c:v>28.703078767792199</c:v>
                </c:pt>
                <c:pt idx="554">
                  <c:v>26.924331113611569</c:v>
                </c:pt>
                <c:pt idx="555">
                  <c:v>23.881524003033199</c:v>
                </c:pt>
                <c:pt idx="556">
                  <c:v>21.388351615744856</c:v>
                </c:pt>
                <c:pt idx="557">
                  <c:v>19.599898569487834</c:v>
                </c:pt>
                <c:pt idx="558">
                  <c:v>17.520492155793594</c:v>
                </c:pt>
                <c:pt idx="559">
                  <c:v>16.424637264748078</c:v>
                </c:pt>
                <c:pt idx="560">
                  <c:v>15.735447848484339</c:v>
                </c:pt>
                <c:pt idx="561">
                  <c:v>14.169442237184368</c:v>
                </c:pt>
                <c:pt idx="562">
                  <c:v>12.119093219245135</c:v>
                </c:pt>
                <c:pt idx="563">
                  <c:v>9.3892704772171633</c:v>
                </c:pt>
                <c:pt idx="564">
                  <c:v>6.972104300502254</c:v>
                </c:pt>
                <c:pt idx="565">
                  <c:v>5.1731345184879247</c:v>
                </c:pt>
                <c:pt idx="566">
                  <c:v>2.3207554916015014</c:v>
                </c:pt>
                <c:pt idx="567">
                  <c:v>-0.86229253102631442</c:v>
                </c:pt>
                <c:pt idx="568">
                  <c:v>-4.0572527846580915</c:v>
                </c:pt>
                <c:pt idx="569">
                  <c:v>-7.3986881719299875</c:v>
                </c:pt>
                <c:pt idx="570">
                  <c:v>-11.473274978653155</c:v>
                </c:pt>
                <c:pt idx="571">
                  <c:v>-15.871400745655629</c:v>
                </c:pt>
                <c:pt idx="572">
                  <c:v>-19.413001090367327</c:v>
                </c:pt>
                <c:pt idx="573">
                  <c:v>-21.523817675422102</c:v>
                </c:pt>
                <c:pt idx="574">
                  <c:v>-22.194278094604456</c:v>
                </c:pt>
                <c:pt idx="575">
                  <c:v>-22.633176660303231</c:v>
                </c:pt>
                <c:pt idx="576">
                  <c:v>-25.634227486113602</c:v>
                </c:pt>
                <c:pt idx="577">
                  <c:v>-31.126253042748512</c:v>
                </c:pt>
                <c:pt idx="578">
                  <c:v>-38.968442562019362</c:v>
                </c:pt>
                <c:pt idx="579">
                  <c:v>-50.89542997399866</c:v>
                </c:pt>
                <c:pt idx="580">
                  <c:v>-67.804752627432762</c:v>
                </c:pt>
                <c:pt idx="581">
                  <c:v>-76.922202681263784</c:v>
                </c:pt>
                <c:pt idx="582">
                  <c:v>-82.068985413834611</c:v>
                </c:pt>
                <c:pt idx="583">
                  <c:v>-81.368561479842896</c:v>
                </c:pt>
                <c:pt idx="584">
                  <c:v>-74.140644494224716</c:v>
                </c:pt>
                <c:pt idx="585">
                  <c:v>-65.769295539631983</c:v>
                </c:pt>
                <c:pt idx="586">
                  <c:v>-64.928077929060478</c:v>
                </c:pt>
                <c:pt idx="587">
                  <c:v>-71.590859081082939</c:v>
                </c:pt>
                <c:pt idx="588">
                  <c:v>-80.518546525819076</c:v>
                </c:pt>
                <c:pt idx="589">
                  <c:v>-72.362401410650463</c:v>
                </c:pt>
                <c:pt idx="590">
                  <c:v>-62.49182075004196</c:v>
                </c:pt>
                <c:pt idx="591">
                  <c:v>-58.198994931048738</c:v>
                </c:pt>
                <c:pt idx="592">
                  <c:v>-56.233459832358406</c:v>
                </c:pt>
                <c:pt idx="593">
                  <c:v>-55.37920025640215</c:v>
                </c:pt>
                <c:pt idx="594">
                  <c:v>-53.855141290657059</c:v>
                </c:pt>
                <c:pt idx="595">
                  <c:v>-50.589774521186953</c:v>
                </c:pt>
                <c:pt idx="596">
                  <c:v>-45.188902376455076</c:v>
                </c:pt>
                <c:pt idx="597">
                  <c:v>-38.847329115561315</c:v>
                </c:pt>
                <c:pt idx="598">
                  <c:v>-34.067796715275819</c:v>
                </c:pt>
                <c:pt idx="599">
                  <c:v>-30.902775169360243</c:v>
                </c:pt>
                <c:pt idx="600">
                  <c:v>-28.817067435694561</c:v>
                </c:pt>
                <c:pt idx="601">
                  <c:v>-27.710807084073334</c:v>
                </c:pt>
                <c:pt idx="602">
                  <c:v>-25.440271259577873</c:v>
                </c:pt>
                <c:pt idx="603">
                  <c:v>-21.864568914929993</c:v>
                </c:pt>
                <c:pt idx="604">
                  <c:v>-18.463162749033188</c:v>
                </c:pt>
                <c:pt idx="605">
                  <c:v>-14.57524885388357</c:v>
                </c:pt>
                <c:pt idx="606">
                  <c:v>-9.8729331770547883</c:v>
                </c:pt>
                <c:pt idx="607">
                  <c:v>-5.1112305359094528</c:v>
                </c:pt>
                <c:pt idx="608">
                  <c:v>-2.2334604028291647</c:v>
                </c:pt>
                <c:pt idx="609">
                  <c:v>0.55384871445345274</c:v>
                </c:pt>
                <c:pt idx="610">
                  <c:v>4.8061273342150477</c:v>
                </c:pt>
                <c:pt idx="611">
                  <c:v>5.3801355486441835</c:v>
                </c:pt>
                <c:pt idx="612">
                  <c:v>10.395263961786082</c:v>
                </c:pt>
                <c:pt idx="613">
                  <c:v>20.804594548785925</c:v>
                </c:pt>
                <c:pt idx="614">
                  <c:v>29.67575851831111</c:v>
                </c:pt>
                <c:pt idx="615">
                  <c:v>41.360375911449516</c:v>
                </c:pt>
                <c:pt idx="616">
                  <c:v>51.204604739065857</c:v>
                </c:pt>
                <c:pt idx="617">
                  <c:v>57.873710759832356</c:v>
                </c:pt>
                <c:pt idx="618">
                  <c:v>58.325229987354696</c:v>
                </c:pt>
                <c:pt idx="619">
                  <c:v>57.539874910619758</c:v>
                </c:pt>
                <c:pt idx="620">
                  <c:v>56.048901737499349</c:v>
                </c:pt>
                <c:pt idx="621">
                  <c:v>55.985802821751662</c:v>
                </c:pt>
                <c:pt idx="622">
                  <c:v>54.760916795298471</c:v>
                </c:pt>
                <c:pt idx="623">
                  <c:v>57.062943586782566</c:v>
                </c:pt>
                <c:pt idx="624">
                  <c:v>61.875839004472596</c:v>
                </c:pt>
                <c:pt idx="625">
                  <c:v>64.082389592087239</c:v>
                </c:pt>
                <c:pt idx="626">
                  <c:v>64.448434019052073</c:v>
                </c:pt>
                <c:pt idx="627">
                  <c:v>64.738724596528527</c:v>
                </c:pt>
                <c:pt idx="628">
                  <c:v>64.020952172900692</c:v>
                </c:pt>
                <c:pt idx="629">
                  <c:v>61.996422017345296</c:v>
                </c:pt>
                <c:pt idx="630">
                  <c:v>59.488581631321949</c:v>
                </c:pt>
                <c:pt idx="631">
                  <c:v>56.373097495707711</c:v>
                </c:pt>
                <c:pt idx="632">
                  <c:v>53.49773135087954</c:v>
                </c:pt>
                <c:pt idx="633">
                  <c:v>51.094430334888337</c:v>
                </c:pt>
                <c:pt idx="634">
                  <c:v>49.741481630434706</c:v>
                </c:pt>
                <c:pt idx="635">
                  <c:v>48.138776946341942</c:v>
                </c:pt>
                <c:pt idx="636">
                  <c:v>46.359146814281807</c:v>
                </c:pt>
                <c:pt idx="637">
                  <c:v>44.999091892611197</c:v>
                </c:pt>
                <c:pt idx="638">
                  <c:v>43.726856986318801</c:v>
                </c:pt>
                <c:pt idx="639">
                  <c:v>43.491480211710169</c:v>
                </c:pt>
                <c:pt idx="640">
                  <c:v>42.007461290557494</c:v>
                </c:pt>
                <c:pt idx="641">
                  <c:v>40.759168160119202</c:v>
                </c:pt>
                <c:pt idx="642">
                  <c:v>38.987172063393999</c:v>
                </c:pt>
                <c:pt idx="643">
                  <c:v>37.225875070939864</c:v>
                </c:pt>
                <c:pt idx="644">
                  <c:v>36.436052511542393</c:v>
                </c:pt>
                <c:pt idx="645">
                  <c:v>35.267181897283542</c:v>
                </c:pt>
                <c:pt idx="646">
                  <c:v>35.026787310698616</c:v>
                </c:pt>
                <c:pt idx="647">
                  <c:v>33.462666388444148</c:v>
                </c:pt>
                <c:pt idx="648">
                  <c:v>30.835495733423492</c:v>
                </c:pt>
                <c:pt idx="649">
                  <c:v>28.456602011110345</c:v>
                </c:pt>
                <c:pt idx="650">
                  <c:v>26.511412421301316</c:v>
                </c:pt>
                <c:pt idx="651">
                  <c:v>24.436293911316252</c:v>
                </c:pt>
                <c:pt idx="652">
                  <c:v>23.249805161736973</c:v>
                </c:pt>
                <c:pt idx="653">
                  <c:v>21.819824049007991</c:v>
                </c:pt>
                <c:pt idx="654">
                  <c:v>20.328034170749326</c:v>
                </c:pt>
                <c:pt idx="655">
                  <c:v>18.246041529310713</c:v>
                </c:pt>
                <c:pt idx="656">
                  <c:v>16.247911901271969</c:v>
                </c:pt>
                <c:pt idx="657">
                  <c:v>13.942441464343968</c:v>
                </c:pt>
                <c:pt idx="658">
                  <c:v>10.916847652054487</c:v>
                </c:pt>
                <c:pt idx="659">
                  <c:v>7.1617908871747868</c:v>
                </c:pt>
                <c:pt idx="660">
                  <c:v>2.3553494027076751</c:v>
                </c:pt>
                <c:pt idx="661">
                  <c:v>-2.4527789829845479</c:v>
                </c:pt>
                <c:pt idx="662">
                  <c:v>-6.9000231489477812</c:v>
                </c:pt>
                <c:pt idx="663">
                  <c:v>-11.69403449814499</c:v>
                </c:pt>
                <c:pt idx="664">
                  <c:v>-16.039320252327478</c:v>
                </c:pt>
                <c:pt idx="665">
                  <c:v>-19.509534174970053</c:v>
                </c:pt>
                <c:pt idx="666">
                  <c:v>-21.962372697642412</c:v>
                </c:pt>
                <c:pt idx="667">
                  <c:v>-24.149660425767507</c:v>
                </c:pt>
                <c:pt idx="668">
                  <c:v>-27.894506615072988</c:v>
                </c:pt>
                <c:pt idx="669">
                  <c:v>-32.192167968076035</c:v>
                </c:pt>
                <c:pt idx="670">
                  <c:v>-34.68218338355026</c:v>
                </c:pt>
                <c:pt idx="671">
                  <c:v>-39.201212475140437</c:v>
                </c:pt>
                <c:pt idx="672">
                  <c:v>-44.463092378900754</c:v>
                </c:pt>
                <c:pt idx="673">
                  <c:v>-50.683003149919038</c:v>
                </c:pt>
                <c:pt idx="674">
                  <c:v>-56.785308272612042</c:v>
                </c:pt>
                <c:pt idx="675">
                  <c:v>-64.67984183663792</c:v>
                </c:pt>
                <c:pt idx="676">
                  <c:v>-72.357895056297934</c:v>
                </c:pt>
                <c:pt idx="677">
                  <c:v>-78.494197283120329</c:v>
                </c:pt>
                <c:pt idx="678">
                  <c:v>-81.696135875710681</c:v>
                </c:pt>
                <c:pt idx="679">
                  <c:v>-80.873608908039131</c:v>
                </c:pt>
                <c:pt idx="680">
                  <c:v>-79.396633971066734</c:v>
                </c:pt>
                <c:pt idx="681">
                  <c:v>-76.244962859452684</c:v>
                </c:pt>
                <c:pt idx="682">
                  <c:v>-71.940123021571679</c:v>
                </c:pt>
                <c:pt idx="683">
                  <c:v>-69.125431061379061</c:v>
                </c:pt>
                <c:pt idx="684">
                  <c:v>-67.740782186652737</c:v>
                </c:pt>
                <c:pt idx="685">
                  <c:v>-65.770984976605419</c:v>
                </c:pt>
                <c:pt idx="686">
                  <c:v>-62.364443790548094</c:v>
                </c:pt>
                <c:pt idx="687">
                  <c:v>-56.953388277109113</c:v>
                </c:pt>
                <c:pt idx="688">
                  <c:v>-53.737131336478271</c:v>
                </c:pt>
                <c:pt idx="689">
                  <c:v>-50.853819803665516</c:v>
                </c:pt>
                <c:pt idx="690">
                  <c:v>-48.998137057665232</c:v>
                </c:pt>
                <c:pt idx="691">
                  <c:v>-47.319145569358689</c:v>
                </c:pt>
                <c:pt idx="692">
                  <c:v>-45.212592627759037</c:v>
                </c:pt>
                <c:pt idx="693">
                  <c:v>-40.451515304002072</c:v>
                </c:pt>
                <c:pt idx="694">
                  <c:v>-31.520422969206127</c:v>
                </c:pt>
                <c:pt idx="695">
                  <c:v>-27.243346902305309</c:v>
                </c:pt>
                <c:pt idx="696">
                  <c:v>-25.296757896375176</c:v>
                </c:pt>
                <c:pt idx="697">
                  <c:v>-24.933477573314764</c:v>
                </c:pt>
                <c:pt idx="698">
                  <c:v>-23.653968930170485</c:v>
                </c:pt>
                <c:pt idx="699">
                  <c:v>-23.299918184126717</c:v>
                </c:pt>
                <c:pt idx="700">
                  <c:v>-21.757815165623722</c:v>
                </c:pt>
                <c:pt idx="701">
                  <c:v>-20.690927935138035</c:v>
                </c:pt>
                <c:pt idx="702">
                  <c:v>-14.013715191469675</c:v>
                </c:pt>
                <c:pt idx="703">
                  <c:v>-6.0454325683243502</c:v>
                </c:pt>
                <c:pt idx="704">
                  <c:v>-0.48954912515449972</c:v>
                </c:pt>
                <c:pt idx="705">
                  <c:v>1.9373889564887736</c:v>
                </c:pt>
                <c:pt idx="706">
                  <c:v>3.1915413903572221</c:v>
                </c:pt>
                <c:pt idx="707">
                  <c:v>6.6541093287271895</c:v>
                </c:pt>
                <c:pt idx="708">
                  <c:v>10.294337335910949</c:v>
                </c:pt>
                <c:pt idx="709">
                  <c:v>15.876902804280812</c:v>
                </c:pt>
                <c:pt idx="710">
                  <c:v>24.292426103632547</c:v>
                </c:pt>
                <c:pt idx="711">
                  <c:v>32.621401177878752</c:v>
                </c:pt>
                <c:pt idx="712">
                  <c:v>38.310378204759353</c:v>
                </c:pt>
                <c:pt idx="713">
                  <c:v>41.15872844859603</c:v>
                </c:pt>
                <c:pt idx="714">
                  <c:v>42.035493928942827</c:v>
                </c:pt>
                <c:pt idx="715">
                  <c:v>43.88574035023867</c:v>
                </c:pt>
                <c:pt idx="716">
                  <c:v>46.097024274376388</c:v>
                </c:pt>
                <c:pt idx="717">
                  <c:v>49.05097717132098</c:v>
                </c:pt>
                <c:pt idx="718">
                  <c:v>53.783303894956831</c:v>
                </c:pt>
                <c:pt idx="719">
                  <c:v>59.462771311789417</c:v>
                </c:pt>
                <c:pt idx="720">
                  <c:v>63.690491690491598</c:v>
                </c:pt>
                <c:pt idx="721">
                  <c:v>66.663708202260651</c:v>
                </c:pt>
                <c:pt idx="722">
                  <c:v>68.859952387230976</c:v>
                </c:pt>
                <c:pt idx="723">
                  <c:v>69.296791671469862</c:v>
                </c:pt>
                <c:pt idx="724">
                  <c:v>70.828373385158628</c:v>
                </c:pt>
                <c:pt idx="725">
                  <c:v>72.632892745882685</c:v>
                </c:pt>
                <c:pt idx="726">
                  <c:v>74.741557266915009</c:v>
                </c:pt>
                <c:pt idx="727">
                  <c:v>76.839187804021222</c:v>
                </c:pt>
                <c:pt idx="728">
                  <c:v>77.989584924748158</c:v>
                </c:pt>
                <c:pt idx="729">
                  <c:v>78.346287466054406</c:v>
                </c:pt>
                <c:pt idx="730">
                  <c:v>77.228494192441147</c:v>
                </c:pt>
                <c:pt idx="731">
                  <c:v>76.795699686559203</c:v>
                </c:pt>
                <c:pt idx="732">
                  <c:v>76.359415287167465</c:v>
                </c:pt>
                <c:pt idx="733">
                  <c:v>75.459039601878175</c:v>
                </c:pt>
                <c:pt idx="734">
                  <c:v>73.821374360630543</c:v>
                </c:pt>
                <c:pt idx="735">
                  <c:v>72.518155487402311</c:v>
                </c:pt>
                <c:pt idx="736">
                  <c:v>71.467803789588444</c:v>
                </c:pt>
                <c:pt idx="737">
                  <c:v>68.537721106668343</c:v>
                </c:pt>
                <c:pt idx="738">
                  <c:v>67.101514569350044</c:v>
                </c:pt>
                <c:pt idx="739">
                  <c:v>65.38710048449407</c:v>
                </c:pt>
                <c:pt idx="740">
                  <c:v>63.117536632969475</c:v>
                </c:pt>
                <c:pt idx="741">
                  <c:v>62.158909121331718</c:v>
                </c:pt>
                <c:pt idx="742">
                  <c:v>61.085861007138192</c:v>
                </c:pt>
                <c:pt idx="743">
                  <c:v>59.832210261419476</c:v>
                </c:pt>
                <c:pt idx="744">
                  <c:v>55.677238842253836</c:v>
                </c:pt>
                <c:pt idx="745">
                  <c:v>49.265278055747103</c:v>
                </c:pt>
                <c:pt idx="746">
                  <c:v>41.729328963362249</c:v>
                </c:pt>
                <c:pt idx="747">
                  <c:v>34.296513630759264</c:v>
                </c:pt>
                <c:pt idx="748">
                  <c:v>26.719756015680623</c:v>
                </c:pt>
                <c:pt idx="749">
                  <c:v>19.965494777108017</c:v>
                </c:pt>
                <c:pt idx="750">
                  <c:v>13.754303384778884</c:v>
                </c:pt>
                <c:pt idx="751">
                  <c:v>8.8828828218840936</c:v>
                </c:pt>
                <c:pt idx="752">
                  <c:v>4.7093149196685893</c:v>
                </c:pt>
                <c:pt idx="753">
                  <c:v>1.2280951088070846</c:v>
                </c:pt>
                <c:pt idx="754">
                  <c:v>-1.6815161114530133</c:v>
                </c:pt>
                <c:pt idx="755">
                  <c:v>-3.8221816660113181</c:v>
                </c:pt>
                <c:pt idx="756">
                  <c:v>-5.8795233340815898</c:v>
                </c:pt>
                <c:pt idx="757">
                  <c:v>-7.3469445488197778</c:v>
                </c:pt>
                <c:pt idx="758">
                  <c:v>-9.117580922799382</c:v>
                </c:pt>
                <c:pt idx="759">
                  <c:v>-11.08059509719725</c:v>
                </c:pt>
                <c:pt idx="760">
                  <c:v>-14.852367260206627</c:v>
                </c:pt>
                <c:pt idx="761">
                  <c:v>-21.647672885581681</c:v>
                </c:pt>
                <c:pt idx="762">
                  <c:v>-38.24121420379533</c:v>
                </c:pt>
                <c:pt idx="763">
                  <c:v>-57.406752825689097</c:v>
                </c:pt>
                <c:pt idx="764">
                  <c:v>-67.044364520659116</c:v>
                </c:pt>
                <c:pt idx="765">
                  <c:v>-68.252201184661061</c:v>
                </c:pt>
                <c:pt idx="766">
                  <c:v>-63.63840343854163</c:v>
                </c:pt>
                <c:pt idx="767">
                  <c:v>-56.481732540720998</c:v>
                </c:pt>
                <c:pt idx="768">
                  <c:v>-52.661963946123301</c:v>
                </c:pt>
                <c:pt idx="769">
                  <c:v>-53.433937475480953</c:v>
                </c:pt>
                <c:pt idx="770">
                  <c:v>-58.678826031863267</c:v>
                </c:pt>
                <c:pt idx="771">
                  <c:v>-71.237458499528458</c:v>
                </c:pt>
                <c:pt idx="772">
                  <c:v>-86.584717416406818</c:v>
                </c:pt>
                <c:pt idx="773">
                  <c:v>-77.94158860706105</c:v>
                </c:pt>
                <c:pt idx="774">
                  <c:v>-69.458501392941699</c:v>
                </c:pt>
                <c:pt idx="775">
                  <c:v>-67.221309426740021</c:v>
                </c:pt>
                <c:pt idx="776">
                  <c:v>-68.006691488266227</c:v>
                </c:pt>
                <c:pt idx="777">
                  <c:v>-70.891628428338038</c:v>
                </c:pt>
                <c:pt idx="778">
                  <c:v>-73.512519964527783</c:v>
                </c:pt>
                <c:pt idx="779">
                  <c:v>-73.898405886816008</c:v>
                </c:pt>
                <c:pt idx="780">
                  <c:v>-71.329530075914988</c:v>
                </c:pt>
                <c:pt idx="781">
                  <c:v>-64.791116779151139</c:v>
                </c:pt>
                <c:pt idx="782">
                  <c:v>-57.382580266302746</c:v>
                </c:pt>
                <c:pt idx="783">
                  <c:v>-52.96441192603303</c:v>
                </c:pt>
                <c:pt idx="784">
                  <c:v>-51.279034512617031</c:v>
                </c:pt>
                <c:pt idx="785">
                  <c:v>-51.676511066420801</c:v>
                </c:pt>
                <c:pt idx="786">
                  <c:v>-54.702602137655049</c:v>
                </c:pt>
                <c:pt idx="787">
                  <c:v>-58.628984770561864</c:v>
                </c:pt>
                <c:pt idx="788">
                  <c:v>-60.590524732455201</c:v>
                </c:pt>
                <c:pt idx="789">
                  <c:v>-60.034689011964524</c:v>
                </c:pt>
                <c:pt idx="790">
                  <c:v>-55.469548729049521</c:v>
                </c:pt>
                <c:pt idx="791">
                  <c:v>-47.471453001900116</c:v>
                </c:pt>
                <c:pt idx="792">
                  <c:v>-39.420779220549946</c:v>
                </c:pt>
                <c:pt idx="793">
                  <c:v>-34.275856201965539</c:v>
                </c:pt>
                <c:pt idx="794">
                  <c:v>-32.91503914561698</c:v>
                </c:pt>
                <c:pt idx="795">
                  <c:v>-32.238479101003314</c:v>
                </c:pt>
                <c:pt idx="796">
                  <c:v>-32.357533367667308</c:v>
                </c:pt>
                <c:pt idx="797">
                  <c:v>-29.761672917715636</c:v>
                </c:pt>
                <c:pt idx="798">
                  <c:v>-25.778258911849058</c:v>
                </c:pt>
              </c:numCache>
            </c:numRef>
          </c:val>
          <c:smooth val="0"/>
          <c:extLst>
            <c:ext xmlns:c16="http://schemas.microsoft.com/office/drawing/2014/chart" uri="{C3380CC4-5D6E-409C-BE32-E72D297353CC}">
              <c16:uniqueId val="{00000000-BF15-47BF-9CA5-5E7D2AE66986}"/>
            </c:ext>
          </c:extLst>
        </c:ser>
        <c:ser>
          <c:idx val="1"/>
          <c:order val="1"/>
          <c:tx>
            <c:strRef>
              <c:f>Sheet1!$L$1</c:f>
              <c:strCache>
                <c:ptCount val="1"/>
                <c:pt idx="0">
                  <c:v>Y-accel</c:v>
                </c:pt>
              </c:strCache>
            </c:strRef>
          </c:tx>
          <c:spPr>
            <a:ln w="28575" cap="rnd">
              <a:solidFill>
                <a:schemeClr val="accent2"/>
              </a:solidFill>
              <a:round/>
            </a:ln>
            <a:effectLst/>
          </c:spPr>
          <c:marker>
            <c:symbol val="none"/>
          </c:marker>
          <c:val>
            <c:numRef>
              <c:f>Sheet1!$L$2:$L$800</c:f>
              <c:numCache>
                <c:formatCode>General</c:formatCode>
                <c:ptCount val="799"/>
                <c:pt idx="0">
                  <c:v>-27.331973819514118</c:v>
                </c:pt>
                <c:pt idx="1">
                  <c:v>-27.029351033325582</c:v>
                </c:pt>
                <c:pt idx="2">
                  <c:v>-27.599499204182173</c:v>
                </c:pt>
                <c:pt idx="3">
                  <c:v>-26.901805589120432</c:v>
                </c:pt>
                <c:pt idx="4">
                  <c:v>-29.482841342632359</c:v>
                </c:pt>
                <c:pt idx="5">
                  <c:v>-32.020465835978527</c:v>
                </c:pt>
                <c:pt idx="6">
                  <c:v>-32.991189680144998</c:v>
                </c:pt>
                <c:pt idx="7">
                  <c:v>-34.127990988135316</c:v>
                </c:pt>
                <c:pt idx="8">
                  <c:v>-32.577966496023173</c:v>
                </c:pt>
                <c:pt idx="9">
                  <c:v>-31.326695421907541</c:v>
                </c:pt>
                <c:pt idx="10">
                  <c:v>-30.599601258703764</c:v>
                </c:pt>
                <c:pt idx="11">
                  <c:v>-28.668156014251412</c:v>
                </c:pt>
                <c:pt idx="12">
                  <c:v>-26.141267602694906</c:v>
                </c:pt>
                <c:pt idx="13">
                  <c:v>-23.632748031982342</c:v>
                </c:pt>
                <c:pt idx="14">
                  <c:v>-21.224531436751448</c:v>
                </c:pt>
                <c:pt idx="15">
                  <c:v>-18.977652872813913</c:v>
                </c:pt>
                <c:pt idx="16">
                  <c:v>-17.403560944192407</c:v>
                </c:pt>
                <c:pt idx="17">
                  <c:v>-16.211725624032265</c:v>
                </c:pt>
                <c:pt idx="18">
                  <c:v>-16.074041661023912</c:v>
                </c:pt>
                <c:pt idx="19">
                  <c:v>-13.960849639124909</c:v>
                </c:pt>
                <c:pt idx="20">
                  <c:v>-11.337518854241333</c:v>
                </c:pt>
                <c:pt idx="21">
                  <c:v>-7.1192515705315271</c:v>
                </c:pt>
                <c:pt idx="22">
                  <c:v>-2.1682000049197137</c:v>
                </c:pt>
                <c:pt idx="23">
                  <c:v>1.8025662773305879</c:v>
                </c:pt>
                <c:pt idx="24">
                  <c:v>3.0449332635854263</c:v>
                </c:pt>
                <c:pt idx="25">
                  <c:v>4.0492222117990266</c:v>
                </c:pt>
                <c:pt idx="26">
                  <c:v>5.3394667046998094</c:v>
                </c:pt>
                <c:pt idx="27">
                  <c:v>7.1469952693267373</c:v>
                </c:pt>
                <c:pt idx="28">
                  <c:v>8.5725627141410481</c:v>
                </c:pt>
                <c:pt idx="29">
                  <c:v>10.313457393639069</c:v>
                </c:pt>
                <c:pt idx="30">
                  <c:v>12.346551592730227</c:v>
                </c:pt>
                <c:pt idx="31">
                  <c:v>14.242929813373269</c:v>
                </c:pt>
                <c:pt idx="32">
                  <c:v>14.594252826359986</c:v>
                </c:pt>
                <c:pt idx="33">
                  <c:v>13.530611956836227</c:v>
                </c:pt>
                <c:pt idx="34">
                  <c:v>12.938579548344601</c:v>
                </c:pt>
                <c:pt idx="35">
                  <c:v>13.150338287256842</c:v>
                </c:pt>
                <c:pt idx="36">
                  <c:v>13.865095052589798</c:v>
                </c:pt>
                <c:pt idx="37">
                  <c:v>15.512138357239731</c:v>
                </c:pt>
                <c:pt idx="38">
                  <c:v>17.235581848877857</c:v>
                </c:pt>
                <c:pt idx="39">
                  <c:v>19.871683583344304</c:v>
                </c:pt>
                <c:pt idx="40">
                  <c:v>21.957528681734985</c:v>
                </c:pt>
                <c:pt idx="41">
                  <c:v>21.973130180016746</c:v>
                </c:pt>
                <c:pt idx="42">
                  <c:v>21.162513686061455</c:v>
                </c:pt>
                <c:pt idx="43">
                  <c:v>20.2520977563061</c:v>
                </c:pt>
                <c:pt idx="44">
                  <c:v>20.283119230398086</c:v>
                </c:pt>
                <c:pt idx="45">
                  <c:v>20.346626668301919</c:v>
                </c:pt>
                <c:pt idx="46">
                  <c:v>21.771157043520361</c:v>
                </c:pt>
                <c:pt idx="47">
                  <c:v>22.833706597683413</c:v>
                </c:pt>
                <c:pt idx="48">
                  <c:v>23.04151874156717</c:v>
                </c:pt>
                <c:pt idx="49">
                  <c:v>22.871614032009646</c:v>
                </c:pt>
                <c:pt idx="50">
                  <c:v>20.983679169564734</c:v>
                </c:pt>
                <c:pt idx="51">
                  <c:v>20.121801548487205</c:v>
                </c:pt>
                <c:pt idx="52">
                  <c:v>19.653010910270691</c:v>
                </c:pt>
                <c:pt idx="53">
                  <c:v>19.779839914367766</c:v>
                </c:pt>
                <c:pt idx="54">
                  <c:v>20.167123681512759</c:v>
                </c:pt>
                <c:pt idx="55">
                  <c:v>18.454288324850623</c:v>
                </c:pt>
                <c:pt idx="56">
                  <c:v>17.208596487730006</c:v>
                </c:pt>
                <c:pt idx="57">
                  <c:v>15.34958738361566</c:v>
                </c:pt>
                <c:pt idx="58">
                  <c:v>12.340197756334941</c:v>
                </c:pt>
                <c:pt idx="59">
                  <c:v>10.402823850901404</c:v>
                </c:pt>
                <c:pt idx="60">
                  <c:v>10.966157919733273</c:v>
                </c:pt>
                <c:pt idx="61">
                  <c:v>12.369972076146558</c:v>
                </c:pt>
                <c:pt idx="62">
                  <c:v>13.159383152766942</c:v>
                </c:pt>
                <c:pt idx="63">
                  <c:v>14.608551499295899</c:v>
                </c:pt>
                <c:pt idx="64">
                  <c:v>13.53834780643583</c:v>
                </c:pt>
                <c:pt idx="65">
                  <c:v>12.237652807615596</c:v>
                </c:pt>
                <c:pt idx="66">
                  <c:v>12.165293640076095</c:v>
                </c:pt>
                <c:pt idx="67">
                  <c:v>12.563461245572441</c:v>
                </c:pt>
                <c:pt idx="68">
                  <c:v>13.379652894608737</c:v>
                </c:pt>
                <c:pt idx="69">
                  <c:v>14.025465607127684</c:v>
                </c:pt>
                <c:pt idx="70">
                  <c:v>14.297851348784988</c:v>
                </c:pt>
                <c:pt idx="71">
                  <c:v>15.047899026298479</c:v>
                </c:pt>
                <c:pt idx="72">
                  <c:v>16.137724111806207</c:v>
                </c:pt>
                <c:pt idx="73">
                  <c:v>17.766022351526612</c:v>
                </c:pt>
                <c:pt idx="74">
                  <c:v>18.930379419070057</c:v>
                </c:pt>
                <c:pt idx="75">
                  <c:v>18.145858806654513</c:v>
                </c:pt>
                <c:pt idx="76">
                  <c:v>14.509904258683227</c:v>
                </c:pt>
                <c:pt idx="77">
                  <c:v>9.7538992700501126</c:v>
                </c:pt>
                <c:pt idx="78">
                  <c:v>5.6804376859198227</c:v>
                </c:pt>
                <c:pt idx="79">
                  <c:v>-0.21260246681643144</c:v>
                </c:pt>
                <c:pt idx="80">
                  <c:v>8.2294145268188554</c:v>
                </c:pt>
                <c:pt idx="81">
                  <c:v>2.5111508872153334</c:v>
                </c:pt>
                <c:pt idx="82">
                  <c:v>-2.6328807141521318</c:v>
                </c:pt>
                <c:pt idx="83">
                  <c:v>-3.1935016781426286</c:v>
                </c:pt>
                <c:pt idx="84">
                  <c:v>-4.7383714915334965</c:v>
                </c:pt>
                <c:pt idx="85">
                  <c:v>-5.7155247186205589</c:v>
                </c:pt>
                <c:pt idx="86">
                  <c:v>-9.0051608205555898</c:v>
                </c:pt>
                <c:pt idx="87">
                  <c:v>-11.648935933309943</c:v>
                </c:pt>
                <c:pt idx="88">
                  <c:v>-14.795420344352232</c:v>
                </c:pt>
                <c:pt idx="89">
                  <c:v>-17.626928519547949</c:v>
                </c:pt>
                <c:pt idx="90">
                  <c:v>-21.722662376621376</c:v>
                </c:pt>
                <c:pt idx="91">
                  <c:v>-25.119160005247792</c:v>
                </c:pt>
                <c:pt idx="92">
                  <c:v>-25.735519471271456</c:v>
                </c:pt>
                <c:pt idx="93">
                  <c:v>-25.711601265368021</c:v>
                </c:pt>
                <c:pt idx="94">
                  <c:v>-26.332193854585586</c:v>
                </c:pt>
                <c:pt idx="95">
                  <c:v>-26.36132612178239</c:v>
                </c:pt>
                <c:pt idx="96">
                  <c:v>-25.816186495082469</c:v>
                </c:pt>
                <c:pt idx="97">
                  <c:v>-24.890116984867763</c:v>
                </c:pt>
                <c:pt idx="98">
                  <c:v>-23.656995040250912</c:v>
                </c:pt>
                <c:pt idx="99">
                  <c:v>-23.165829913412974</c:v>
                </c:pt>
                <c:pt idx="100">
                  <c:v>-23.53592261250428</c:v>
                </c:pt>
                <c:pt idx="101">
                  <c:v>-24.975899424463829</c:v>
                </c:pt>
                <c:pt idx="102">
                  <c:v>-27.762507391711676</c:v>
                </c:pt>
                <c:pt idx="103">
                  <c:v>-28.477914393756688</c:v>
                </c:pt>
                <c:pt idx="104">
                  <c:v>-28.718518887425592</c:v>
                </c:pt>
                <c:pt idx="105">
                  <c:v>-27.481527904343949</c:v>
                </c:pt>
                <c:pt idx="106">
                  <c:v>-25.997684240658526</c:v>
                </c:pt>
                <c:pt idx="107">
                  <c:v>-23.843376238416656</c:v>
                </c:pt>
                <c:pt idx="108">
                  <c:v>-22.111548453316018</c:v>
                </c:pt>
                <c:pt idx="109">
                  <c:v>-23.033774481745667</c:v>
                </c:pt>
                <c:pt idx="110">
                  <c:v>-23.729248845499846</c:v>
                </c:pt>
                <c:pt idx="111">
                  <c:v>-24.153888511856142</c:v>
                </c:pt>
                <c:pt idx="112">
                  <c:v>-23.527696536909648</c:v>
                </c:pt>
                <c:pt idx="113">
                  <c:v>-22.531157816780969</c:v>
                </c:pt>
                <c:pt idx="114">
                  <c:v>-22.001446011841178</c:v>
                </c:pt>
                <c:pt idx="115">
                  <c:v>-22.232416762207858</c:v>
                </c:pt>
                <c:pt idx="116">
                  <c:v>-21.17160407757639</c:v>
                </c:pt>
                <c:pt idx="117">
                  <c:v>-21.63886299644691</c:v>
                </c:pt>
                <c:pt idx="118">
                  <c:v>-22.202423170351658</c:v>
                </c:pt>
                <c:pt idx="119">
                  <c:v>-21.700530837608458</c:v>
                </c:pt>
                <c:pt idx="120">
                  <c:v>-21.981613703932521</c:v>
                </c:pt>
                <c:pt idx="121">
                  <c:v>-21.78317560306969</c:v>
                </c:pt>
                <c:pt idx="122">
                  <c:v>-22.06733084259924</c:v>
                </c:pt>
                <c:pt idx="123">
                  <c:v>-21.393866851701773</c:v>
                </c:pt>
                <c:pt idx="124">
                  <c:v>-20.430512362380277</c:v>
                </c:pt>
                <c:pt idx="125">
                  <c:v>-19.804522267509789</c:v>
                </c:pt>
                <c:pt idx="126">
                  <c:v>-18.622726823773473</c:v>
                </c:pt>
                <c:pt idx="127">
                  <c:v>-18.332608996561341</c:v>
                </c:pt>
                <c:pt idx="128">
                  <c:v>-18.604388275378966</c:v>
                </c:pt>
                <c:pt idx="129">
                  <c:v>-18.515887260409951</c:v>
                </c:pt>
                <c:pt idx="130">
                  <c:v>-17.990110037277294</c:v>
                </c:pt>
                <c:pt idx="131">
                  <c:v>-17.333727437348394</c:v>
                </c:pt>
                <c:pt idx="132">
                  <c:v>-16.019125118992566</c:v>
                </c:pt>
                <c:pt idx="133">
                  <c:v>-15.397888596928082</c:v>
                </c:pt>
                <c:pt idx="134">
                  <c:v>-14.53341688326778</c:v>
                </c:pt>
                <c:pt idx="135">
                  <c:v>-11.671153399880907</c:v>
                </c:pt>
                <c:pt idx="136">
                  <c:v>-10.796386296206451</c:v>
                </c:pt>
                <c:pt idx="137">
                  <c:v>-10.49770432330128</c:v>
                </c:pt>
                <c:pt idx="138">
                  <c:v>-8.757151832314177</c:v>
                </c:pt>
                <c:pt idx="139">
                  <c:v>-6.6463395442458877</c:v>
                </c:pt>
                <c:pt idx="140">
                  <c:v>-3.4057816595579347</c:v>
                </c:pt>
                <c:pt idx="141">
                  <c:v>-0.59087053198504536</c:v>
                </c:pt>
                <c:pt idx="142">
                  <c:v>0.31583575467976477</c:v>
                </c:pt>
                <c:pt idx="143">
                  <c:v>1.5866863524538575</c:v>
                </c:pt>
                <c:pt idx="144">
                  <c:v>2.6383526080575543</c:v>
                </c:pt>
                <c:pt idx="145">
                  <c:v>3.5169223958886091</c:v>
                </c:pt>
                <c:pt idx="146">
                  <c:v>4.5198277881081985</c:v>
                </c:pt>
                <c:pt idx="147">
                  <c:v>4.9797311391835102</c:v>
                </c:pt>
                <c:pt idx="148">
                  <c:v>5.4828746980691525</c:v>
                </c:pt>
                <c:pt idx="149">
                  <c:v>6.9522126498537924</c:v>
                </c:pt>
                <c:pt idx="150">
                  <c:v>8.6535290435562739</c:v>
                </c:pt>
                <c:pt idx="151">
                  <c:v>10.323798135530124</c:v>
                </c:pt>
                <c:pt idx="152">
                  <c:v>11.039672053979345</c:v>
                </c:pt>
                <c:pt idx="153">
                  <c:v>12.358020949677121</c:v>
                </c:pt>
                <c:pt idx="154">
                  <c:v>12.474594215423284</c:v>
                </c:pt>
                <c:pt idx="155">
                  <c:v>12.949655788133537</c:v>
                </c:pt>
                <c:pt idx="156">
                  <c:v>15.283181372179319</c:v>
                </c:pt>
                <c:pt idx="157">
                  <c:v>17.570654650480751</c:v>
                </c:pt>
                <c:pt idx="158">
                  <c:v>19.966309333161981</c:v>
                </c:pt>
                <c:pt idx="159">
                  <c:v>22.647658492226149</c:v>
                </c:pt>
                <c:pt idx="160">
                  <c:v>23.838830839656548</c:v>
                </c:pt>
                <c:pt idx="161">
                  <c:v>23.182730855783436</c:v>
                </c:pt>
                <c:pt idx="162">
                  <c:v>21.963721245250664</c:v>
                </c:pt>
                <c:pt idx="163">
                  <c:v>20.349509717685017</c:v>
                </c:pt>
                <c:pt idx="164">
                  <c:v>19.745750891220023</c:v>
                </c:pt>
                <c:pt idx="165">
                  <c:v>19.541287050631084</c:v>
                </c:pt>
                <c:pt idx="166">
                  <c:v>20.838868378680669</c:v>
                </c:pt>
                <c:pt idx="167">
                  <c:v>22.672531096927347</c:v>
                </c:pt>
                <c:pt idx="168">
                  <c:v>24.369585974362227</c:v>
                </c:pt>
                <c:pt idx="169">
                  <c:v>23.339893323714598</c:v>
                </c:pt>
                <c:pt idx="170">
                  <c:v>20.87759759605304</c:v>
                </c:pt>
                <c:pt idx="171">
                  <c:v>18.439263039712937</c:v>
                </c:pt>
                <c:pt idx="172">
                  <c:v>15.567992226949967</c:v>
                </c:pt>
                <c:pt idx="173">
                  <c:v>13.595736385571856</c:v>
                </c:pt>
                <c:pt idx="174">
                  <c:v>12.51180691681779</c:v>
                </c:pt>
                <c:pt idx="175">
                  <c:v>12.300271971681287</c:v>
                </c:pt>
                <c:pt idx="176">
                  <c:v>12.885805310491168</c:v>
                </c:pt>
                <c:pt idx="177">
                  <c:v>14.190274576040665</c:v>
                </c:pt>
                <c:pt idx="178">
                  <c:v>15.571764890962461</c:v>
                </c:pt>
                <c:pt idx="179">
                  <c:v>16.482387564079207</c:v>
                </c:pt>
                <c:pt idx="180">
                  <c:v>16.897429505363831</c:v>
                </c:pt>
                <c:pt idx="181">
                  <c:v>16.360695209740388</c:v>
                </c:pt>
                <c:pt idx="182">
                  <c:v>14.725467377809286</c:v>
                </c:pt>
                <c:pt idx="183">
                  <c:v>12.708252087906239</c:v>
                </c:pt>
                <c:pt idx="184">
                  <c:v>10.00561524154411</c:v>
                </c:pt>
                <c:pt idx="185">
                  <c:v>9.4135125598817027</c:v>
                </c:pt>
                <c:pt idx="186">
                  <c:v>8.9776685441196928</c:v>
                </c:pt>
                <c:pt idx="187">
                  <c:v>8.372933289612428</c:v>
                </c:pt>
                <c:pt idx="188">
                  <c:v>8.627840541910242</c:v>
                </c:pt>
                <c:pt idx="189">
                  <c:v>8.5774874939669665</c:v>
                </c:pt>
                <c:pt idx="190">
                  <c:v>8.4492419587388472</c:v>
                </c:pt>
                <c:pt idx="191">
                  <c:v>6.9258224654403806</c:v>
                </c:pt>
                <c:pt idx="192">
                  <c:v>4.3181646766883039</c:v>
                </c:pt>
                <c:pt idx="193">
                  <c:v>1.0420865622411344</c:v>
                </c:pt>
                <c:pt idx="194">
                  <c:v>-3.8745820132551403</c:v>
                </c:pt>
                <c:pt idx="195">
                  <c:v>-8.0923456692519569</c:v>
                </c:pt>
                <c:pt idx="196">
                  <c:v>-10.53538735474728</c:v>
                </c:pt>
                <c:pt idx="197">
                  <c:v>-11.938749794653509</c:v>
                </c:pt>
                <c:pt idx="198">
                  <c:v>-10.193011765318895</c:v>
                </c:pt>
                <c:pt idx="199">
                  <c:v>-9.3321170618321272</c:v>
                </c:pt>
                <c:pt idx="200">
                  <c:v>-11.834458007218855</c:v>
                </c:pt>
                <c:pt idx="201">
                  <c:v>-14.859702631170304</c:v>
                </c:pt>
                <c:pt idx="202">
                  <c:v>-18.383414852972749</c:v>
                </c:pt>
                <c:pt idx="203">
                  <c:v>-21.322937716533751</c:v>
                </c:pt>
                <c:pt idx="204">
                  <c:v>-22.507061928217322</c:v>
                </c:pt>
                <c:pt idx="205">
                  <c:v>-25.257154637382033</c:v>
                </c:pt>
                <c:pt idx="206">
                  <c:v>-26.858975840111665</c:v>
                </c:pt>
                <c:pt idx="207">
                  <c:v>-25.904072768042653</c:v>
                </c:pt>
                <c:pt idx="208">
                  <c:v>-23.946474476418221</c:v>
                </c:pt>
                <c:pt idx="209">
                  <c:v>-21.250269331217368</c:v>
                </c:pt>
                <c:pt idx="210">
                  <c:v>-18.197677138742112</c:v>
                </c:pt>
                <c:pt idx="211">
                  <c:v>-18.323064712918406</c:v>
                </c:pt>
                <c:pt idx="212">
                  <c:v>-18.714445549776201</c:v>
                </c:pt>
                <c:pt idx="213">
                  <c:v>-18.825709422423817</c:v>
                </c:pt>
                <c:pt idx="214">
                  <c:v>-19.428444916643702</c:v>
                </c:pt>
                <c:pt idx="215">
                  <c:v>-18.852550587451177</c:v>
                </c:pt>
                <c:pt idx="216">
                  <c:v>-17.694883507527745</c:v>
                </c:pt>
                <c:pt idx="217">
                  <c:v>-17.159663022502698</c:v>
                </c:pt>
                <c:pt idx="218">
                  <c:v>-15.906014943669835</c:v>
                </c:pt>
                <c:pt idx="219">
                  <c:v>-15.017666535275342</c:v>
                </c:pt>
                <c:pt idx="220">
                  <c:v>-13.486747900636601</c:v>
                </c:pt>
                <c:pt idx="221">
                  <c:v>-13.316390152127932</c:v>
                </c:pt>
                <c:pt idx="222">
                  <c:v>-13.505193771213749</c:v>
                </c:pt>
                <c:pt idx="223">
                  <c:v>-13.722663688045484</c:v>
                </c:pt>
                <c:pt idx="224">
                  <c:v>-14.337192678075938</c:v>
                </c:pt>
                <c:pt idx="225">
                  <c:v>-12.192833125872204</c:v>
                </c:pt>
                <c:pt idx="226">
                  <c:v>-11.267244065260607</c:v>
                </c:pt>
                <c:pt idx="227">
                  <c:v>-10.450537517717368</c:v>
                </c:pt>
                <c:pt idx="228">
                  <c:v>-8.4459057793380392</c:v>
                </c:pt>
                <c:pt idx="229">
                  <c:v>-8.2473311593757028</c:v>
                </c:pt>
                <c:pt idx="230">
                  <c:v>-7.4873697873585465</c:v>
                </c:pt>
                <c:pt idx="231">
                  <c:v>-5.9044558422268407</c:v>
                </c:pt>
                <c:pt idx="232">
                  <c:v>-5.2088864018260095</c:v>
                </c:pt>
                <c:pt idx="233">
                  <c:v>-2.232249806524532</c:v>
                </c:pt>
                <c:pt idx="234">
                  <c:v>0.7823061855044382</c:v>
                </c:pt>
                <c:pt idx="235">
                  <c:v>2.5032198599575759</c:v>
                </c:pt>
                <c:pt idx="236">
                  <c:v>3.3413788717290953</c:v>
                </c:pt>
                <c:pt idx="237">
                  <c:v>3.9809847587732059</c:v>
                </c:pt>
                <c:pt idx="238">
                  <c:v>6.1198438129324231</c:v>
                </c:pt>
                <c:pt idx="239">
                  <c:v>6.9677971054168353</c:v>
                </c:pt>
                <c:pt idx="240">
                  <c:v>7.8466525236905467</c:v>
                </c:pt>
                <c:pt idx="241">
                  <c:v>9.3396822007742557</c:v>
                </c:pt>
                <c:pt idx="242">
                  <c:v>11.194595826915808</c:v>
                </c:pt>
                <c:pt idx="243">
                  <c:v>13.829512977374295</c:v>
                </c:pt>
                <c:pt idx="244">
                  <c:v>15.749007338936943</c:v>
                </c:pt>
                <c:pt idx="245">
                  <c:v>16.829773203654501</c:v>
                </c:pt>
                <c:pt idx="246">
                  <c:v>16.163625081581571</c:v>
                </c:pt>
                <c:pt idx="247">
                  <c:v>14.071951574830088</c:v>
                </c:pt>
                <c:pt idx="248">
                  <c:v>14.145760541922595</c:v>
                </c:pt>
                <c:pt idx="249">
                  <c:v>14.747876890831634</c:v>
                </c:pt>
                <c:pt idx="250">
                  <c:v>16.390252811296712</c:v>
                </c:pt>
                <c:pt idx="251">
                  <c:v>18.236479262438653</c:v>
                </c:pt>
                <c:pt idx="252">
                  <c:v>18.744534181881214</c:v>
                </c:pt>
                <c:pt idx="253">
                  <c:v>19.215537133024618</c:v>
                </c:pt>
                <c:pt idx="254">
                  <c:v>21.004386027484394</c:v>
                </c:pt>
                <c:pt idx="255">
                  <c:v>21.501522592522463</c:v>
                </c:pt>
                <c:pt idx="256">
                  <c:v>21.290507085312967</c:v>
                </c:pt>
                <c:pt idx="257">
                  <c:v>21.597013090990554</c:v>
                </c:pt>
                <c:pt idx="258">
                  <c:v>22.707318432169831</c:v>
                </c:pt>
                <c:pt idx="259">
                  <c:v>23.015475442268848</c:v>
                </c:pt>
                <c:pt idx="260">
                  <c:v>22.960820092258512</c:v>
                </c:pt>
                <c:pt idx="261">
                  <c:v>22.724344848744682</c:v>
                </c:pt>
                <c:pt idx="262">
                  <c:v>21.739951968162242</c:v>
                </c:pt>
                <c:pt idx="263">
                  <c:v>20.997741414124583</c:v>
                </c:pt>
                <c:pt idx="264">
                  <c:v>19.843937054570546</c:v>
                </c:pt>
                <c:pt idx="265">
                  <c:v>17.942640564782973</c:v>
                </c:pt>
                <c:pt idx="266">
                  <c:v>16.620316368361223</c:v>
                </c:pt>
                <c:pt idx="267">
                  <c:v>16.796498394473637</c:v>
                </c:pt>
                <c:pt idx="268">
                  <c:v>14.593733799163614</c:v>
                </c:pt>
                <c:pt idx="269">
                  <c:v>12.602856277339983</c:v>
                </c:pt>
                <c:pt idx="270">
                  <c:v>11.079217137215123</c:v>
                </c:pt>
                <c:pt idx="271">
                  <c:v>9.9274706880761645</c:v>
                </c:pt>
                <c:pt idx="272">
                  <c:v>9.6353386657679625</c:v>
                </c:pt>
                <c:pt idx="273">
                  <c:v>9.5696424586492839</c:v>
                </c:pt>
                <c:pt idx="274">
                  <c:v>7.13945911286888</c:v>
                </c:pt>
                <c:pt idx="275">
                  <c:v>4.0111812748441995</c:v>
                </c:pt>
                <c:pt idx="276">
                  <c:v>1.7762110386291108</c:v>
                </c:pt>
                <c:pt idx="277">
                  <c:v>0.16158877966638288</c:v>
                </c:pt>
                <c:pt idx="278">
                  <c:v>-1.3134559327037527</c:v>
                </c:pt>
                <c:pt idx="279">
                  <c:v>-3.1759796062960213</c:v>
                </c:pt>
                <c:pt idx="280">
                  <c:v>-3.4085678702025684</c:v>
                </c:pt>
                <c:pt idx="281">
                  <c:v>-4.1220405310822379</c:v>
                </c:pt>
                <c:pt idx="282">
                  <c:v>-5.5234223520142356</c:v>
                </c:pt>
                <c:pt idx="283">
                  <c:v>-6.2171726051102638</c:v>
                </c:pt>
                <c:pt idx="284">
                  <c:v>-7.7089121657588517</c:v>
                </c:pt>
                <c:pt idx="285">
                  <c:v>-6.9904844194388724</c:v>
                </c:pt>
                <c:pt idx="286">
                  <c:v>-6.3578834823044339</c:v>
                </c:pt>
                <c:pt idx="287">
                  <c:v>-6.3224180606251039</c:v>
                </c:pt>
                <c:pt idx="288">
                  <c:v>-5.5014089337106213</c:v>
                </c:pt>
                <c:pt idx="289">
                  <c:v>-2.213253874954054</c:v>
                </c:pt>
                <c:pt idx="290">
                  <c:v>-3.7893678926638885</c:v>
                </c:pt>
                <c:pt idx="291">
                  <c:v>-5.7103087568307682</c:v>
                </c:pt>
                <c:pt idx="292">
                  <c:v>-7.6684467020940899</c:v>
                </c:pt>
                <c:pt idx="293">
                  <c:v>-9.7838993649397032</c:v>
                </c:pt>
                <c:pt idx="294">
                  <c:v>-10.811312010980698</c:v>
                </c:pt>
                <c:pt idx="295">
                  <c:v>-12.248600733901226</c:v>
                </c:pt>
                <c:pt idx="296">
                  <c:v>-13.616679355560983</c:v>
                </c:pt>
                <c:pt idx="297">
                  <c:v>-16.831271471005135</c:v>
                </c:pt>
                <c:pt idx="298">
                  <c:v>-21.760564277147122</c:v>
                </c:pt>
                <c:pt idx="299">
                  <c:v>-26.155524896446131</c:v>
                </c:pt>
                <c:pt idx="300">
                  <c:v>-30.162002699387145</c:v>
                </c:pt>
                <c:pt idx="301">
                  <c:v>-30.765874337739259</c:v>
                </c:pt>
                <c:pt idx="302">
                  <c:v>-30.199313555897842</c:v>
                </c:pt>
                <c:pt idx="303">
                  <c:v>-29.637573899427576</c:v>
                </c:pt>
                <c:pt idx="304">
                  <c:v>-30.997606108418804</c:v>
                </c:pt>
                <c:pt idx="305">
                  <c:v>-31.402356075641517</c:v>
                </c:pt>
                <c:pt idx="306">
                  <c:v>-32.518688366946591</c:v>
                </c:pt>
                <c:pt idx="307">
                  <c:v>-33.29247828551501</c:v>
                </c:pt>
                <c:pt idx="308">
                  <c:v>-31.990993361908668</c:v>
                </c:pt>
                <c:pt idx="309">
                  <c:v>-30.631711738823221</c:v>
                </c:pt>
                <c:pt idx="310">
                  <c:v>-28.077191506521096</c:v>
                </c:pt>
                <c:pt idx="311">
                  <c:v>-26.420329419710708</c:v>
                </c:pt>
                <c:pt idx="312">
                  <c:v>-25.847256546863463</c:v>
                </c:pt>
                <c:pt idx="313">
                  <c:v>-26.513845326847981</c:v>
                </c:pt>
                <c:pt idx="314">
                  <c:v>-27.610625850202492</c:v>
                </c:pt>
                <c:pt idx="315">
                  <c:v>-28.779327772804741</c:v>
                </c:pt>
                <c:pt idx="316">
                  <c:v>-29.057127205903249</c:v>
                </c:pt>
                <c:pt idx="317">
                  <c:v>-28.954685278968949</c:v>
                </c:pt>
                <c:pt idx="318">
                  <c:v>-28.3694619154846</c:v>
                </c:pt>
                <c:pt idx="319">
                  <c:v>-27.483300607713264</c:v>
                </c:pt>
                <c:pt idx="320">
                  <c:v>-25.968847898178819</c:v>
                </c:pt>
                <c:pt idx="321">
                  <c:v>-24.281311114040012</c:v>
                </c:pt>
                <c:pt idx="322">
                  <c:v>-24.774654260500444</c:v>
                </c:pt>
                <c:pt idx="323">
                  <c:v>-23.895614694957754</c:v>
                </c:pt>
                <c:pt idx="324">
                  <c:v>-23.234253187097899</c:v>
                </c:pt>
                <c:pt idx="325">
                  <c:v>-21.237829869154272</c:v>
                </c:pt>
                <c:pt idx="326">
                  <c:v>-18.228021432852398</c:v>
                </c:pt>
                <c:pt idx="327">
                  <c:v>-17.183444947000577</c:v>
                </c:pt>
                <c:pt idx="328">
                  <c:v>-16.282356623156968</c:v>
                </c:pt>
                <c:pt idx="329">
                  <c:v>-14.126216521321355</c:v>
                </c:pt>
                <c:pt idx="330">
                  <c:v>-15.129604857059238</c:v>
                </c:pt>
                <c:pt idx="331">
                  <c:v>-14.503371367860687</c:v>
                </c:pt>
                <c:pt idx="332">
                  <c:v>-12.706370907849557</c:v>
                </c:pt>
                <c:pt idx="333">
                  <c:v>-7.8061657419170594</c:v>
                </c:pt>
                <c:pt idx="334">
                  <c:v>-20.293429641919825</c:v>
                </c:pt>
                <c:pt idx="335">
                  <c:v>-2.220422363078784</c:v>
                </c:pt>
                <c:pt idx="336">
                  <c:v>-0.13726032033912203</c:v>
                </c:pt>
                <c:pt idx="337">
                  <c:v>2.9477157061172181</c:v>
                </c:pt>
                <c:pt idx="338">
                  <c:v>5.0825860682524944</c:v>
                </c:pt>
                <c:pt idx="339">
                  <c:v>8.0368509139826116</c:v>
                </c:pt>
                <c:pt idx="340">
                  <c:v>10.195755088826411</c:v>
                </c:pt>
                <c:pt idx="341">
                  <c:v>12.251102224484958</c:v>
                </c:pt>
                <c:pt idx="342">
                  <c:v>14.527465736355911</c:v>
                </c:pt>
                <c:pt idx="343">
                  <c:v>15.630490439221397</c:v>
                </c:pt>
                <c:pt idx="344">
                  <c:v>14.7099529957956</c:v>
                </c:pt>
                <c:pt idx="345">
                  <c:v>14.880554101138088</c:v>
                </c:pt>
                <c:pt idx="346">
                  <c:v>14.631152479709034</c:v>
                </c:pt>
                <c:pt idx="347">
                  <c:v>14.058505421517367</c:v>
                </c:pt>
                <c:pt idx="348">
                  <c:v>13.894852354535512</c:v>
                </c:pt>
                <c:pt idx="349">
                  <c:v>14.877991603052459</c:v>
                </c:pt>
                <c:pt idx="350">
                  <c:v>15.072694068016295</c:v>
                </c:pt>
                <c:pt idx="351">
                  <c:v>13.83396876264425</c:v>
                </c:pt>
                <c:pt idx="352">
                  <c:v>13.49814431078606</c:v>
                </c:pt>
                <c:pt idx="353">
                  <c:v>14.456481137716404</c:v>
                </c:pt>
                <c:pt idx="354">
                  <c:v>15.336619520558928</c:v>
                </c:pt>
                <c:pt idx="355">
                  <c:v>17.117597284925004</c:v>
                </c:pt>
                <c:pt idx="356">
                  <c:v>17.707261850266931</c:v>
                </c:pt>
                <c:pt idx="357">
                  <c:v>17.259871665554154</c:v>
                </c:pt>
                <c:pt idx="358">
                  <c:v>18.024060080906469</c:v>
                </c:pt>
                <c:pt idx="359">
                  <c:v>18.160621034287789</c:v>
                </c:pt>
                <c:pt idx="360">
                  <c:v>15.949665648506938</c:v>
                </c:pt>
                <c:pt idx="361">
                  <c:v>15.645417972092353</c:v>
                </c:pt>
                <c:pt idx="362">
                  <c:v>15.602898470590134</c:v>
                </c:pt>
                <c:pt idx="363">
                  <c:v>15.348706477916725</c:v>
                </c:pt>
                <c:pt idx="364">
                  <c:v>16.23179917493588</c:v>
                </c:pt>
                <c:pt idx="365">
                  <c:v>16.902619297081198</c:v>
                </c:pt>
                <c:pt idx="366">
                  <c:v>16.746918592041087</c:v>
                </c:pt>
                <c:pt idx="367">
                  <c:v>15.171021697624623</c:v>
                </c:pt>
                <c:pt idx="368">
                  <c:v>12.479165041608898</c:v>
                </c:pt>
                <c:pt idx="369">
                  <c:v>11.531211897797807</c:v>
                </c:pt>
                <c:pt idx="370">
                  <c:v>9.9833383206490325</c:v>
                </c:pt>
                <c:pt idx="371">
                  <c:v>8.6789100309387646</c:v>
                </c:pt>
                <c:pt idx="372">
                  <c:v>8.3174042812104538</c:v>
                </c:pt>
                <c:pt idx="373">
                  <c:v>7.1703652970771286</c:v>
                </c:pt>
                <c:pt idx="374">
                  <c:v>6.5236715230830571</c:v>
                </c:pt>
                <c:pt idx="375">
                  <c:v>6.2432008060763691</c:v>
                </c:pt>
                <c:pt idx="376">
                  <c:v>6.9616816374452277</c:v>
                </c:pt>
                <c:pt idx="377">
                  <c:v>7.5675723988862567</c:v>
                </c:pt>
                <c:pt idx="378">
                  <c:v>7.7807671496321795</c:v>
                </c:pt>
                <c:pt idx="379">
                  <c:v>6.8373111387095227</c:v>
                </c:pt>
                <c:pt idx="380">
                  <c:v>3.803391571211105</c:v>
                </c:pt>
                <c:pt idx="381">
                  <c:v>2.0730295210966179</c:v>
                </c:pt>
                <c:pt idx="382">
                  <c:v>0.62893471648338928</c:v>
                </c:pt>
                <c:pt idx="383">
                  <c:v>-0.14915242800573283</c:v>
                </c:pt>
                <c:pt idx="384">
                  <c:v>2.1878142321239757E-2</c:v>
                </c:pt>
                <c:pt idx="385">
                  <c:v>-0.81297516806117964</c:v>
                </c:pt>
                <c:pt idx="386">
                  <c:v>-4.3646203782011552</c:v>
                </c:pt>
                <c:pt idx="387">
                  <c:v>-8.44178012909709</c:v>
                </c:pt>
                <c:pt idx="388">
                  <c:v>-11.902108904216925</c:v>
                </c:pt>
                <c:pt idx="389">
                  <c:v>-15.625456786964209</c:v>
                </c:pt>
                <c:pt idx="390">
                  <c:v>-17.597832374145668</c:v>
                </c:pt>
                <c:pt idx="391">
                  <c:v>-21.044036304226509</c:v>
                </c:pt>
                <c:pt idx="392">
                  <c:v>-24.580796194486794</c:v>
                </c:pt>
                <c:pt idx="393">
                  <c:v>-28.530714421836741</c:v>
                </c:pt>
                <c:pt idx="394">
                  <c:v>-34.807685145172577</c:v>
                </c:pt>
                <c:pt idx="395">
                  <c:v>-39.905472672808415</c:v>
                </c:pt>
                <c:pt idx="396">
                  <c:v>-44.127519149886425</c:v>
                </c:pt>
                <c:pt idx="397">
                  <c:v>-45.491548697330209</c:v>
                </c:pt>
                <c:pt idx="398">
                  <c:v>-47.281751832407728</c:v>
                </c:pt>
                <c:pt idx="399">
                  <c:v>-47.73292159114812</c:v>
                </c:pt>
                <c:pt idx="400">
                  <c:v>-48.173954149972332</c:v>
                </c:pt>
                <c:pt idx="401">
                  <c:v>-47.331356855547327</c:v>
                </c:pt>
                <c:pt idx="402">
                  <c:v>-46.70471881271132</c:v>
                </c:pt>
                <c:pt idx="403">
                  <c:v>-46.009556665522958</c:v>
                </c:pt>
                <c:pt idx="404">
                  <c:v>-43.95333700667625</c:v>
                </c:pt>
                <c:pt idx="405">
                  <c:v>-40.038656845367939</c:v>
                </c:pt>
                <c:pt idx="406">
                  <c:v>-34.7129629851365</c:v>
                </c:pt>
                <c:pt idx="407">
                  <c:v>-31.514734839659923</c:v>
                </c:pt>
                <c:pt idx="408">
                  <c:v>-30.91827985047761</c:v>
                </c:pt>
                <c:pt idx="409">
                  <c:v>-32.70262909987661</c:v>
                </c:pt>
                <c:pt idx="410">
                  <c:v>-34.250564604869105</c:v>
                </c:pt>
                <c:pt idx="411">
                  <c:v>-34.982920534389756</c:v>
                </c:pt>
                <c:pt idx="412">
                  <c:v>-36.405134462952951</c:v>
                </c:pt>
                <c:pt idx="413">
                  <c:v>-32.08657534493782</c:v>
                </c:pt>
                <c:pt idx="414">
                  <c:v>-27.477979303725199</c:v>
                </c:pt>
                <c:pt idx="415">
                  <c:v>-24.631436540919381</c:v>
                </c:pt>
                <c:pt idx="416">
                  <c:v>-24.674766976516395</c:v>
                </c:pt>
                <c:pt idx="417">
                  <c:v>-25.436544529606117</c:v>
                </c:pt>
                <c:pt idx="418">
                  <c:v>-24.355877117190662</c:v>
                </c:pt>
                <c:pt idx="419">
                  <c:v>-24.380164949977722</c:v>
                </c:pt>
                <c:pt idx="420">
                  <c:v>-23.860574311150973</c:v>
                </c:pt>
                <c:pt idx="421">
                  <c:v>-21.990089545302418</c:v>
                </c:pt>
                <c:pt idx="422">
                  <c:v>-21.131692309267212</c:v>
                </c:pt>
                <c:pt idx="423">
                  <c:v>-19.723992102289831</c:v>
                </c:pt>
                <c:pt idx="424">
                  <c:v>-18.87994591742596</c:v>
                </c:pt>
                <c:pt idx="425">
                  <c:v>-18.144639050091307</c:v>
                </c:pt>
                <c:pt idx="426">
                  <c:v>-17.419594187231976</c:v>
                </c:pt>
                <c:pt idx="427">
                  <c:v>-15.989505665746975</c:v>
                </c:pt>
                <c:pt idx="428">
                  <c:v>-13.661967671604105</c:v>
                </c:pt>
                <c:pt idx="429">
                  <c:v>-9.2506667137102205</c:v>
                </c:pt>
                <c:pt idx="430">
                  <c:v>-5.9660079955800747</c:v>
                </c:pt>
                <c:pt idx="431">
                  <c:v>-3.4375866318810142</c:v>
                </c:pt>
                <c:pt idx="432">
                  <c:v>-2.170005747183978</c:v>
                </c:pt>
                <c:pt idx="433">
                  <c:v>0.40822590268001285</c:v>
                </c:pt>
                <c:pt idx="434">
                  <c:v>3.1521596890480166</c:v>
                </c:pt>
                <c:pt idx="435">
                  <c:v>5.2968649121671376</c:v>
                </c:pt>
                <c:pt idx="436">
                  <c:v>8.9543267881830246</c:v>
                </c:pt>
                <c:pt idx="437">
                  <c:v>9.887485588055533</c:v>
                </c:pt>
                <c:pt idx="438">
                  <c:v>10.3639548594824</c:v>
                </c:pt>
                <c:pt idx="439">
                  <c:v>12.053213870361491</c:v>
                </c:pt>
                <c:pt idx="440">
                  <c:v>11.593058003642883</c:v>
                </c:pt>
                <c:pt idx="441">
                  <c:v>10.976887109076099</c:v>
                </c:pt>
                <c:pt idx="442">
                  <c:v>12.462288683762431</c:v>
                </c:pt>
                <c:pt idx="443">
                  <c:v>13.980049778494616</c:v>
                </c:pt>
                <c:pt idx="444">
                  <c:v>16.01086468889082</c:v>
                </c:pt>
                <c:pt idx="445">
                  <c:v>18.06095869481792</c:v>
                </c:pt>
                <c:pt idx="446">
                  <c:v>18.851807836660196</c:v>
                </c:pt>
                <c:pt idx="447">
                  <c:v>18.417364573849802</c:v>
                </c:pt>
                <c:pt idx="448">
                  <c:v>19.619721016533877</c:v>
                </c:pt>
                <c:pt idx="449">
                  <c:v>22.077777155712116</c:v>
                </c:pt>
                <c:pt idx="450">
                  <c:v>22.937020910573544</c:v>
                </c:pt>
                <c:pt idx="451">
                  <c:v>24.503090123600387</c:v>
                </c:pt>
                <c:pt idx="452">
                  <c:v>25.057657413103982</c:v>
                </c:pt>
                <c:pt idx="453">
                  <c:v>23.158867483253069</c:v>
                </c:pt>
                <c:pt idx="454">
                  <c:v>23.249192346115628</c:v>
                </c:pt>
                <c:pt idx="455">
                  <c:v>24.665008785777278</c:v>
                </c:pt>
                <c:pt idx="456">
                  <c:v>23.543081276516137</c:v>
                </c:pt>
                <c:pt idx="457">
                  <c:v>22.583349503118551</c:v>
                </c:pt>
                <c:pt idx="458">
                  <c:v>22.232533400998594</c:v>
                </c:pt>
                <c:pt idx="459">
                  <c:v>22.241216096506289</c:v>
                </c:pt>
                <c:pt idx="460">
                  <c:v>21.609368738602704</c:v>
                </c:pt>
                <c:pt idx="461">
                  <c:v>22.054270500157738</c:v>
                </c:pt>
                <c:pt idx="462">
                  <c:v>22.209869457061991</c:v>
                </c:pt>
                <c:pt idx="463">
                  <c:v>22.994522443148952</c:v>
                </c:pt>
                <c:pt idx="464">
                  <c:v>24.679632433192268</c:v>
                </c:pt>
                <c:pt idx="465">
                  <c:v>23.433055776142492</c:v>
                </c:pt>
                <c:pt idx="466">
                  <c:v>20.823125647227425</c:v>
                </c:pt>
                <c:pt idx="467">
                  <c:v>18.315453202144603</c:v>
                </c:pt>
                <c:pt idx="468">
                  <c:v>15.422437539197571</c:v>
                </c:pt>
                <c:pt idx="469">
                  <c:v>13.003878450129157</c:v>
                </c:pt>
                <c:pt idx="470">
                  <c:v>11.765002967589155</c:v>
                </c:pt>
                <c:pt idx="471">
                  <c:v>12.070151538212615</c:v>
                </c:pt>
                <c:pt idx="472">
                  <c:v>12.688657741466162</c:v>
                </c:pt>
                <c:pt idx="473">
                  <c:v>14.066559050560436</c:v>
                </c:pt>
                <c:pt idx="474">
                  <c:v>15.237006811454485</c:v>
                </c:pt>
                <c:pt idx="475">
                  <c:v>17.139516060492817</c:v>
                </c:pt>
                <c:pt idx="476">
                  <c:v>17.768782719025765</c:v>
                </c:pt>
                <c:pt idx="477">
                  <c:v>17.152003755792208</c:v>
                </c:pt>
                <c:pt idx="478">
                  <c:v>16.391721077267864</c:v>
                </c:pt>
                <c:pt idx="479">
                  <c:v>13.665044333131688</c:v>
                </c:pt>
                <c:pt idx="480">
                  <c:v>8.775629340418007</c:v>
                </c:pt>
                <c:pt idx="481">
                  <c:v>0.51193470786881279</c:v>
                </c:pt>
                <c:pt idx="482">
                  <c:v>-2.9090394845833232</c:v>
                </c:pt>
                <c:pt idx="483">
                  <c:v>-6.4975393623386832</c:v>
                </c:pt>
                <c:pt idx="484">
                  <c:v>-5.9506338929888525</c:v>
                </c:pt>
                <c:pt idx="485">
                  <c:v>5.0330228481253299E-2</c:v>
                </c:pt>
                <c:pt idx="486">
                  <c:v>-8.589861168719827E-2</c:v>
                </c:pt>
                <c:pt idx="487">
                  <c:v>-2.2795847564724405</c:v>
                </c:pt>
                <c:pt idx="488">
                  <c:v>-2.6480321426279665</c:v>
                </c:pt>
                <c:pt idx="489">
                  <c:v>-3.8330515944273209</c:v>
                </c:pt>
                <c:pt idx="490">
                  <c:v>-4.6326344699933228</c:v>
                </c:pt>
                <c:pt idx="491">
                  <c:v>-8.2352531015728179</c:v>
                </c:pt>
                <c:pt idx="492">
                  <c:v>-12.359089731325817</c:v>
                </c:pt>
                <c:pt idx="493">
                  <c:v>-11.680635770955202</c:v>
                </c:pt>
                <c:pt idx="494">
                  <c:v>-13.231795824539878</c:v>
                </c:pt>
                <c:pt idx="495">
                  <c:v>-10.939456141110281</c:v>
                </c:pt>
                <c:pt idx="496">
                  <c:v>-8.5469215804421665</c:v>
                </c:pt>
                <c:pt idx="497">
                  <c:v>-11.009631517868293</c:v>
                </c:pt>
                <c:pt idx="498">
                  <c:v>-10.001727609414878</c:v>
                </c:pt>
                <c:pt idx="499">
                  <c:v>-9.949421260342092</c:v>
                </c:pt>
                <c:pt idx="500">
                  <c:v>-11.16233979608262</c:v>
                </c:pt>
                <c:pt idx="501">
                  <c:v>-9.3728457230183064</c:v>
                </c:pt>
                <c:pt idx="502">
                  <c:v>-10.410768080053899</c:v>
                </c:pt>
                <c:pt idx="503">
                  <c:v>-11.777040319139379</c:v>
                </c:pt>
                <c:pt idx="504">
                  <c:v>-11.905875537457792</c:v>
                </c:pt>
                <c:pt idx="505">
                  <c:v>-11.090410705996227</c:v>
                </c:pt>
                <c:pt idx="506">
                  <c:v>-10.065694377222396</c:v>
                </c:pt>
                <c:pt idx="507">
                  <c:v>-9.6776162080418189</c:v>
                </c:pt>
                <c:pt idx="508">
                  <c:v>-10.00749454836134</c:v>
                </c:pt>
                <c:pt idx="509">
                  <c:v>-11.282949165229246</c:v>
                </c:pt>
                <c:pt idx="510">
                  <c:v>-11.142278842324238</c:v>
                </c:pt>
                <c:pt idx="511">
                  <c:v>-12.169238961191548</c:v>
                </c:pt>
                <c:pt idx="512">
                  <c:v>-12.067046931916538</c:v>
                </c:pt>
                <c:pt idx="513">
                  <c:v>-11.129840134832071</c:v>
                </c:pt>
                <c:pt idx="514">
                  <c:v>-10.227314638430936</c:v>
                </c:pt>
                <c:pt idx="515">
                  <c:v>-7.5915836866265787</c:v>
                </c:pt>
                <c:pt idx="516">
                  <c:v>-5.6247485772702488</c:v>
                </c:pt>
                <c:pt idx="517">
                  <c:v>-4.9095763142278477</c:v>
                </c:pt>
                <c:pt idx="518">
                  <c:v>-4.6470530271099948</c:v>
                </c:pt>
                <c:pt idx="519">
                  <c:v>-5.1932520698701747</c:v>
                </c:pt>
                <c:pt idx="520">
                  <c:v>-5.1860390017854492</c:v>
                </c:pt>
                <c:pt idx="521">
                  <c:v>-3.7555220888796246</c:v>
                </c:pt>
                <c:pt idx="522">
                  <c:v>-2.5893859794100775</c:v>
                </c:pt>
                <c:pt idx="523">
                  <c:v>1.8279882630985558</c:v>
                </c:pt>
                <c:pt idx="524">
                  <c:v>6.5202784264122258</c:v>
                </c:pt>
                <c:pt idx="525">
                  <c:v>7.6910282762497246</c:v>
                </c:pt>
                <c:pt idx="526">
                  <c:v>7.3604623695223887</c:v>
                </c:pt>
                <c:pt idx="527">
                  <c:v>8.0336882105804257</c:v>
                </c:pt>
                <c:pt idx="528">
                  <c:v>9.1514380262229622</c:v>
                </c:pt>
                <c:pt idx="529">
                  <c:v>12.011736622417347</c:v>
                </c:pt>
                <c:pt idx="530">
                  <c:v>15.22245362923101</c:v>
                </c:pt>
                <c:pt idx="531">
                  <c:v>19.222574397445783</c:v>
                </c:pt>
                <c:pt idx="532">
                  <c:v>23.258306802593491</c:v>
                </c:pt>
                <c:pt idx="533">
                  <c:v>23.275193349338426</c:v>
                </c:pt>
                <c:pt idx="534">
                  <c:v>23.786180021804398</c:v>
                </c:pt>
                <c:pt idx="535">
                  <c:v>22.213301909086915</c:v>
                </c:pt>
                <c:pt idx="536">
                  <c:v>20.462398781476512</c:v>
                </c:pt>
                <c:pt idx="537">
                  <c:v>20.063834023274094</c:v>
                </c:pt>
                <c:pt idx="538">
                  <c:v>19.741720344890933</c:v>
                </c:pt>
                <c:pt idx="539">
                  <c:v>20.316468961070044</c:v>
                </c:pt>
                <c:pt idx="540">
                  <c:v>21.029014892429657</c:v>
                </c:pt>
                <c:pt idx="541">
                  <c:v>22.697060295301341</c:v>
                </c:pt>
                <c:pt idx="542">
                  <c:v>24.821589872142418</c:v>
                </c:pt>
                <c:pt idx="543">
                  <c:v>25.53396520054574</c:v>
                </c:pt>
                <c:pt idx="544">
                  <c:v>26.763067122753366</c:v>
                </c:pt>
                <c:pt idx="545">
                  <c:v>28.439781895858786</c:v>
                </c:pt>
                <c:pt idx="546">
                  <c:v>28.57360687033551</c:v>
                </c:pt>
                <c:pt idx="547">
                  <c:v>30.229900354033493</c:v>
                </c:pt>
                <c:pt idx="548">
                  <c:v>30.890933626752798</c:v>
                </c:pt>
                <c:pt idx="549">
                  <c:v>31.345368716391651</c:v>
                </c:pt>
                <c:pt idx="550">
                  <c:v>32.330751182125383</c:v>
                </c:pt>
                <c:pt idx="551">
                  <c:v>32.456703604802918</c:v>
                </c:pt>
                <c:pt idx="552">
                  <c:v>31.780246789629171</c:v>
                </c:pt>
                <c:pt idx="553">
                  <c:v>30.600517535923167</c:v>
                </c:pt>
                <c:pt idx="554">
                  <c:v>29.574203105822299</c:v>
                </c:pt>
                <c:pt idx="555">
                  <c:v>30.549758669636518</c:v>
                </c:pt>
                <c:pt idx="556">
                  <c:v>32.138212666708753</c:v>
                </c:pt>
                <c:pt idx="557">
                  <c:v>33.58559691299822</c:v>
                </c:pt>
                <c:pt idx="558">
                  <c:v>33.361809756446625</c:v>
                </c:pt>
                <c:pt idx="559">
                  <c:v>31.938810755355323</c:v>
                </c:pt>
                <c:pt idx="560">
                  <c:v>29.478616432962589</c:v>
                </c:pt>
                <c:pt idx="561">
                  <c:v>27.520826469553086</c:v>
                </c:pt>
                <c:pt idx="562">
                  <c:v>26.410451874779465</c:v>
                </c:pt>
                <c:pt idx="563">
                  <c:v>26.138682153583719</c:v>
                </c:pt>
                <c:pt idx="564">
                  <c:v>26.773099867445541</c:v>
                </c:pt>
                <c:pt idx="565">
                  <c:v>27.706997445184598</c:v>
                </c:pt>
                <c:pt idx="566">
                  <c:v>27.511625517058835</c:v>
                </c:pt>
                <c:pt idx="567">
                  <c:v>26.690645023876581</c:v>
                </c:pt>
                <c:pt idx="568">
                  <c:v>25.250510844027733</c:v>
                </c:pt>
                <c:pt idx="569">
                  <c:v>23.213543617738647</c:v>
                </c:pt>
                <c:pt idx="570">
                  <c:v>21.172826316705319</c:v>
                </c:pt>
                <c:pt idx="571">
                  <c:v>20.353864020985661</c:v>
                </c:pt>
                <c:pt idx="572">
                  <c:v>19.706252510119075</c:v>
                </c:pt>
                <c:pt idx="573">
                  <c:v>19.979950654149615</c:v>
                </c:pt>
                <c:pt idx="574">
                  <c:v>20.786741509390747</c:v>
                </c:pt>
                <c:pt idx="575">
                  <c:v>21.659943017916582</c:v>
                </c:pt>
                <c:pt idx="576">
                  <c:v>22.173163107164221</c:v>
                </c:pt>
                <c:pt idx="577">
                  <c:v>25.267839326232561</c:v>
                </c:pt>
                <c:pt idx="578">
                  <c:v>26.65523516580545</c:v>
                </c:pt>
                <c:pt idx="579">
                  <c:v>26.416467730846485</c:v>
                </c:pt>
                <c:pt idx="580">
                  <c:v>19.486912001885692</c:v>
                </c:pt>
                <c:pt idx="581">
                  <c:v>12.439773668752059</c:v>
                </c:pt>
                <c:pt idx="582">
                  <c:v>6.8725231423671644</c:v>
                </c:pt>
                <c:pt idx="583">
                  <c:v>3.6807557660173602</c:v>
                </c:pt>
                <c:pt idx="584">
                  <c:v>5.7589795490100002</c:v>
                </c:pt>
                <c:pt idx="585">
                  <c:v>6.8529901631566181</c:v>
                </c:pt>
                <c:pt idx="586">
                  <c:v>8.6176240180859978</c:v>
                </c:pt>
                <c:pt idx="587">
                  <c:v>10.609312204514872</c:v>
                </c:pt>
                <c:pt idx="588">
                  <c:v>9.4273691356454776</c:v>
                </c:pt>
                <c:pt idx="589">
                  <c:v>4.090644467910284</c:v>
                </c:pt>
                <c:pt idx="590">
                  <c:v>-0.75946969130370134</c:v>
                </c:pt>
                <c:pt idx="591">
                  <c:v>-4.6723277277547721</c:v>
                </c:pt>
                <c:pt idx="592">
                  <c:v>-7.5385186679905143</c:v>
                </c:pt>
                <c:pt idx="593">
                  <c:v>-8.8957090716334886</c:v>
                </c:pt>
                <c:pt idx="594">
                  <c:v>-9.1300384407454143</c:v>
                </c:pt>
                <c:pt idx="595">
                  <c:v>-9.2459133652468424</c:v>
                </c:pt>
                <c:pt idx="596">
                  <c:v>-9.9472363145146439</c:v>
                </c:pt>
                <c:pt idx="597">
                  <c:v>-10.493768232439399</c:v>
                </c:pt>
                <c:pt idx="598">
                  <c:v>-10.756993800159051</c:v>
                </c:pt>
                <c:pt idx="599">
                  <c:v>-11.780485085360434</c:v>
                </c:pt>
                <c:pt idx="600">
                  <c:v>-12.526258347870796</c:v>
                </c:pt>
                <c:pt idx="601">
                  <c:v>-11.717453086277406</c:v>
                </c:pt>
                <c:pt idx="602">
                  <c:v>-10.716219874267589</c:v>
                </c:pt>
                <c:pt idx="603">
                  <c:v>-10.320294813501523</c:v>
                </c:pt>
                <c:pt idx="604">
                  <c:v>-8.4569977231378086</c:v>
                </c:pt>
                <c:pt idx="605">
                  <c:v>-6.5558910380410103</c:v>
                </c:pt>
                <c:pt idx="606">
                  <c:v>-7.2304808617962273</c:v>
                </c:pt>
                <c:pt idx="607">
                  <c:v>-7.7439134359980608</c:v>
                </c:pt>
                <c:pt idx="608">
                  <c:v>-7.2647856615549609</c:v>
                </c:pt>
                <c:pt idx="609">
                  <c:v>-6.6852164935195875</c:v>
                </c:pt>
                <c:pt idx="610">
                  <c:v>-4.6977584057970736</c:v>
                </c:pt>
                <c:pt idx="611">
                  <c:v>-0.66031835165318431</c:v>
                </c:pt>
                <c:pt idx="612">
                  <c:v>1.5541897084452512</c:v>
                </c:pt>
                <c:pt idx="613">
                  <c:v>2.7126567682776925</c:v>
                </c:pt>
                <c:pt idx="614">
                  <c:v>7.5739148098392528</c:v>
                </c:pt>
                <c:pt idx="615">
                  <c:v>10.126419502048758</c:v>
                </c:pt>
                <c:pt idx="616">
                  <c:v>10.928282421185251</c:v>
                </c:pt>
                <c:pt idx="617">
                  <c:v>11.680794129502706</c:v>
                </c:pt>
                <c:pt idx="618">
                  <c:v>13.99620586206105</c:v>
                </c:pt>
                <c:pt idx="619">
                  <c:v>16.742080770873692</c:v>
                </c:pt>
                <c:pt idx="620">
                  <c:v>20.746474333360716</c:v>
                </c:pt>
                <c:pt idx="621">
                  <c:v>23.94920931474892</c:v>
                </c:pt>
                <c:pt idx="622">
                  <c:v>27.729826814356521</c:v>
                </c:pt>
                <c:pt idx="623">
                  <c:v>29.84787945772014</c:v>
                </c:pt>
                <c:pt idx="624">
                  <c:v>27.125730465244224</c:v>
                </c:pt>
                <c:pt idx="625">
                  <c:v>25.623050424463706</c:v>
                </c:pt>
                <c:pt idx="626">
                  <c:v>25.550534186097821</c:v>
                </c:pt>
                <c:pt idx="627">
                  <c:v>24.925118221560787</c:v>
                </c:pt>
                <c:pt idx="628">
                  <c:v>25.081743688645858</c:v>
                </c:pt>
                <c:pt idx="629">
                  <c:v>26.75009759870543</c:v>
                </c:pt>
                <c:pt idx="630">
                  <c:v>28.915351940141036</c:v>
                </c:pt>
                <c:pt idx="631">
                  <c:v>31.336818744256398</c:v>
                </c:pt>
                <c:pt idx="632">
                  <c:v>32.76803947948212</c:v>
                </c:pt>
                <c:pt idx="633">
                  <c:v>32.240814039142826</c:v>
                </c:pt>
                <c:pt idx="634">
                  <c:v>30.340806726957219</c:v>
                </c:pt>
                <c:pt idx="635">
                  <c:v>29.189537821058362</c:v>
                </c:pt>
                <c:pt idx="636">
                  <c:v>29.311796006893445</c:v>
                </c:pt>
                <c:pt idx="637">
                  <c:v>29.911710023793336</c:v>
                </c:pt>
                <c:pt idx="638">
                  <c:v>30.480884024879757</c:v>
                </c:pt>
                <c:pt idx="639">
                  <c:v>31.401308656302739</c:v>
                </c:pt>
                <c:pt idx="640">
                  <c:v>33.446981197486828</c:v>
                </c:pt>
                <c:pt idx="641">
                  <c:v>36.060525657163851</c:v>
                </c:pt>
                <c:pt idx="642">
                  <c:v>39.200827607393606</c:v>
                </c:pt>
                <c:pt idx="643">
                  <c:v>41.148399665723872</c:v>
                </c:pt>
                <c:pt idx="644">
                  <c:v>41.392798151778514</c:v>
                </c:pt>
                <c:pt idx="645">
                  <c:v>40.800096822773597</c:v>
                </c:pt>
                <c:pt idx="646">
                  <c:v>39.023345684395288</c:v>
                </c:pt>
                <c:pt idx="647">
                  <c:v>37.800840146079601</c:v>
                </c:pt>
                <c:pt idx="648">
                  <c:v>37.712009205244989</c:v>
                </c:pt>
                <c:pt idx="649">
                  <c:v>37.822683544866386</c:v>
                </c:pt>
                <c:pt idx="650">
                  <c:v>37.42150882727654</c:v>
                </c:pt>
                <c:pt idx="651">
                  <c:v>36.440782407068241</c:v>
                </c:pt>
                <c:pt idx="652">
                  <c:v>34.693570882353988</c:v>
                </c:pt>
                <c:pt idx="653">
                  <c:v>33.237640683983237</c:v>
                </c:pt>
                <c:pt idx="654">
                  <c:v>33.190575750134506</c:v>
                </c:pt>
                <c:pt idx="655">
                  <c:v>33.790631011112737</c:v>
                </c:pt>
                <c:pt idx="656">
                  <c:v>33.500536251020847</c:v>
                </c:pt>
                <c:pt idx="657">
                  <c:v>33.324358958230356</c:v>
                </c:pt>
                <c:pt idx="658">
                  <c:v>33.603028521516705</c:v>
                </c:pt>
                <c:pt idx="659">
                  <c:v>34.094057512918951</c:v>
                </c:pt>
                <c:pt idx="660">
                  <c:v>34.942824475068029</c:v>
                </c:pt>
                <c:pt idx="661">
                  <c:v>35.178346580288817</c:v>
                </c:pt>
                <c:pt idx="662">
                  <c:v>35.474616995026338</c:v>
                </c:pt>
                <c:pt idx="663">
                  <c:v>33.517620192223333</c:v>
                </c:pt>
                <c:pt idx="664">
                  <c:v>31.903184382363534</c:v>
                </c:pt>
                <c:pt idx="665">
                  <c:v>29.363663541265357</c:v>
                </c:pt>
                <c:pt idx="666">
                  <c:v>28.869560856359037</c:v>
                </c:pt>
                <c:pt idx="667">
                  <c:v>26.838660006594665</c:v>
                </c:pt>
                <c:pt idx="668">
                  <c:v>25.191772025603605</c:v>
                </c:pt>
                <c:pt idx="669">
                  <c:v>24.05570240594578</c:v>
                </c:pt>
                <c:pt idx="670">
                  <c:v>24.099264440672339</c:v>
                </c:pt>
                <c:pt idx="671">
                  <c:v>25.626258156709135</c:v>
                </c:pt>
                <c:pt idx="672">
                  <c:v>24.574610364967963</c:v>
                </c:pt>
                <c:pt idx="673">
                  <c:v>20.669469838137239</c:v>
                </c:pt>
                <c:pt idx="674">
                  <c:v>15.58299753901337</c:v>
                </c:pt>
                <c:pt idx="675">
                  <c:v>9.0119608708356065</c:v>
                </c:pt>
                <c:pt idx="676">
                  <c:v>2.4167068161185621</c:v>
                </c:pt>
                <c:pt idx="677">
                  <c:v>-3.1940701034255321</c:v>
                </c:pt>
                <c:pt idx="678">
                  <c:v>-6.1365790466469408</c:v>
                </c:pt>
                <c:pt idx="679">
                  <c:v>-9.1173573651109887</c:v>
                </c:pt>
                <c:pt idx="680">
                  <c:v>-10.123010093088938</c:v>
                </c:pt>
                <c:pt idx="681">
                  <c:v>-11.70467988699848</c:v>
                </c:pt>
                <c:pt idx="682">
                  <c:v>-13.807663444290638</c:v>
                </c:pt>
                <c:pt idx="683">
                  <c:v>-15.288365978582307</c:v>
                </c:pt>
                <c:pt idx="684">
                  <c:v>-15.65936870438758</c:v>
                </c:pt>
                <c:pt idx="685">
                  <c:v>-15.083016349233439</c:v>
                </c:pt>
                <c:pt idx="686">
                  <c:v>-15.217622538326152</c:v>
                </c:pt>
                <c:pt idx="687">
                  <c:v>-15.689978844780532</c:v>
                </c:pt>
                <c:pt idx="688">
                  <c:v>-16.54704607131611</c:v>
                </c:pt>
                <c:pt idx="689">
                  <c:v>-16.474827872546509</c:v>
                </c:pt>
                <c:pt idx="690">
                  <c:v>-16.719569790303737</c:v>
                </c:pt>
                <c:pt idx="691">
                  <c:v>-16.286749942340421</c:v>
                </c:pt>
                <c:pt idx="692">
                  <c:v>-15.080303031218055</c:v>
                </c:pt>
                <c:pt idx="693">
                  <c:v>-13.993558419001769</c:v>
                </c:pt>
                <c:pt idx="694">
                  <c:v>-13.871970969826245</c:v>
                </c:pt>
                <c:pt idx="695">
                  <c:v>-14.351962578834959</c:v>
                </c:pt>
                <c:pt idx="696">
                  <c:v>-15.786640229775719</c:v>
                </c:pt>
                <c:pt idx="697">
                  <c:v>-16.855624933965593</c:v>
                </c:pt>
                <c:pt idx="698">
                  <c:v>-18.377023254630295</c:v>
                </c:pt>
                <c:pt idx="699">
                  <c:v>-17.414334094594551</c:v>
                </c:pt>
                <c:pt idx="700">
                  <c:v>-16.690424685401151</c:v>
                </c:pt>
                <c:pt idx="701">
                  <c:v>-14.330876999018759</c:v>
                </c:pt>
                <c:pt idx="702">
                  <c:v>-13.851730988385517</c:v>
                </c:pt>
                <c:pt idx="703">
                  <c:v>-15.232842681546252</c:v>
                </c:pt>
                <c:pt idx="704">
                  <c:v>-15.593347492384311</c:v>
                </c:pt>
                <c:pt idx="705">
                  <c:v>-15.251188071886425</c:v>
                </c:pt>
                <c:pt idx="706">
                  <c:v>-15.730848394540908</c:v>
                </c:pt>
                <c:pt idx="707">
                  <c:v>-16.254665842559852</c:v>
                </c:pt>
                <c:pt idx="708">
                  <c:v>-13.77141988019476</c:v>
                </c:pt>
                <c:pt idx="709">
                  <c:v>-7.923342016318788</c:v>
                </c:pt>
                <c:pt idx="710">
                  <c:v>-3.7028641745015816</c:v>
                </c:pt>
                <c:pt idx="711">
                  <c:v>-0.94610557285831387</c:v>
                </c:pt>
                <c:pt idx="712">
                  <c:v>1.171200288791278</c:v>
                </c:pt>
                <c:pt idx="713">
                  <c:v>2.2514590271884387</c:v>
                </c:pt>
                <c:pt idx="714">
                  <c:v>2.1365481387123206</c:v>
                </c:pt>
                <c:pt idx="715">
                  <c:v>1.3983609608971725</c:v>
                </c:pt>
                <c:pt idx="716">
                  <c:v>2.4449615857564666</c:v>
                </c:pt>
                <c:pt idx="717">
                  <c:v>4.2949522869761534</c:v>
                </c:pt>
                <c:pt idx="718">
                  <c:v>6.7507971110522522</c:v>
                </c:pt>
                <c:pt idx="719">
                  <c:v>7.5731072139047697</c:v>
                </c:pt>
                <c:pt idx="720">
                  <c:v>7.6412116732822506</c:v>
                </c:pt>
                <c:pt idx="721">
                  <c:v>7.9664463065439302</c:v>
                </c:pt>
                <c:pt idx="722">
                  <c:v>8.8245661783553349</c:v>
                </c:pt>
                <c:pt idx="723">
                  <c:v>9.7097244060828256</c:v>
                </c:pt>
                <c:pt idx="724">
                  <c:v>9.8098104545808908</c:v>
                </c:pt>
                <c:pt idx="725">
                  <c:v>9.6789437689542286</c:v>
                </c:pt>
                <c:pt idx="726">
                  <c:v>9.6751312200392228</c:v>
                </c:pt>
                <c:pt idx="727">
                  <c:v>9.8316961844789788</c:v>
                </c:pt>
                <c:pt idx="728">
                  <c:v>10.408974093695058</c:v>
                </c:pt>
                <c:pt idx="729">
                  <c:v>10.714106737331283</c:v>
                </c:pt>
                <c:pt idx="730">
                  <c:v>12.534421366333239</c:v>
                </c:pt>
                <c:pt idx="731">
                  <c:v>13.196956468439112</c:v>
                </c:pt>
                <c:pt idx="732">
                  <c:v>13.244465263221295</c:v>
                </c:pt>
                <c:pt idx="733">
                  <c:v>13.136189796074561</c:v>
                </c:pt>
                <c:pt idx="734">
                  <c:v>13.675997193805811</c:v>
                </c:pt>
                <c:pt idx="735">
                  <c:v>13.153415274034082</c:v>
                </c:pt>
                <c:pt idx="736">
                  <c:v>13.257687605602877</c:v>
                </c:pt>
                <c:pt idx="737">
                  <c:v>15.330215340701931</c:v>
                </c:pt>
                <c:pt idx="738">
                  <c:v>16.724318645384869</c:v>
                </c:pt>
                <c:pt idx="739">
                  <c:v>18.054735164406598</c:v>
                </c:pt>
                <c:pt idx="740">
                  <c:v>19.976700318515395</c:v>
                </c:pt>
                <c:pt idx="741">
                  <c:v>19.988146114215102</c:v>
                </c:pt>
                <c:pt idx="742">
                  <c:v>18.097082963558218</c:v>
                </c:pt>
                <c:pt idx="743">
                  <c:v>14.347664369676094</c:v>
                </c:pt>
                <c:pt idx="744">
                  <c:v>13.845191750063345</c:v>
                </c:pt>
                <c:pt idx="745">
                  <c:v>14.83608919106776</c:v>
                </c:pt>
                <c:pt idx="746">
                  <c:v>15.336820044845851</c:v>
                </c:pt>
                <c:pt idx="747">
                  <c:v>17.231207684176269</c:v>
                </c:pt>
                <c:pt idx="748">
                  <c:v>19.806612617527797</c:v>
                </c:pt>
                <c:pt idx="749">
                  <c:v>21.665782974427177</c:v>
                </c:pt>
                <c:pt idx="750">
                  <c:v>21.85482948399024</c:v>
                </c:pt>
                <c:pt idx="751">
                  <c:v>20.435925726237127</c:v>
                </c:pt>
                <c:pt idx="752">
                  <c:v>18.807805872597545</c:v>
                </c:pt>
                <c:pt idx="753">
                  <c:v>16.410676113045579</c:v>
                </c:pt>
                <c:pt idx="754">
                  <c:v>14.094565241869537</c:v>
                </c:pt>
                <c:pt idx="755">
                  <c:v>13.001755855130771</c:v>
                </c:pt>
                <c:pt idx="756">
                  <c:v>14.233249080769552</c:v>
                </c:pt>
                <c:pt idx="757">
                  <c:v>15.120938121632612</c:v>
                </c:pt>
                <c:pt idx="758">
                  <c:v>15.501513850363166</c:v>
                </c:pt>
                <c:pt idx="759">
                  <c:v>15.625983323697579</c:v>
                </c:pt>
                <c:pt idx="760">
                  <c:v>16.499330307337768</c:v>
                </c:pt>
                <c:pt idx="761">
                  <c:v>17.668543796071745</c:v>
                </c:pt>
                <c:pt idx="762">
                  <c:v>18.050045230232048</c:v>
                </c:pt>
                <c:pt idx="763">
                  <c:v>12.079121571107931</c:v>
                </c:pt>
                <c:pt idx="764">
                  <c:v>2.8904316314991325</c:v>
                </c:pt>
                <c:pt idx="765">
                  <c:v>-0.8561239163521891</c:v>
                </c:pt>
                <c:pt idx="766">
                  <c:v>-1.6512305914309755</c:v>
                </c:pt>
                <c:pt idx="767">
                  <c:v>-1.2842453448884228</c:v>
                </c:pt>
                <c:pt idx="768">
                  <c:v>-0.7785448764459727</c:v>
                </c:pt>
                <c:pt idx="769">
                  <c:v>-1.4498872069699</c:v>
                </c:pt>
                <c:pt idx="770">
                  <c:v>-1.9512093983603076</c:v>
                </c:pt>
                <c:pt idx="771">
                  <c:v>-1.6699436124843072</c:v>
                </c:pt>
                <c:pt idx="772">
                  <c:v>-3.1534941548476687</c:v>
                </c:pt>
                <c:pt idx="773">
                  <c:v>-6.9929364158558025</c:v>
                </c:pt>
                <c:pt idx="774">
                  <c:v>-12.84316366314796</c:v>
                </c:pt>
                <c:pt idx="775">
                  <c:v>-15.171459209504992</c:v>
                </c:pt>
                <c:pt idx="776">
                  <c:v>-16.582375055117083</c:v>
                </c:pt>
                <c:pt idx="777">
                  <c:v>-15.291045719299879</c:v>
                </c:pt>
                <c:pt idx="778">
                  <c:v>-14.238429373919635</c:v>
                </c:pt>
                <c:pt idx="779">
                  <c:v>-13.729369174358759</c:v>
                </c:pt>
                <c:pt idx="780">
                  <c:v>-13.471393768296901</c:v>
                </c:pt>
                <c:pt idx="781">
                  <c:v>-13.421220788817065</c:v>
                </c:pt>
                <c:pt idx="782">
                  <c:v>-15.358722648790994</c:v>
                </c:pt>
                <c:pt idx="783">
                  <c:v>-18.021812973301348</c:v>
                </c:pt>
                <c:pt idx="784">
                  <c:v>-19.083745176119535</c:v>
                </c:pt>
                <c:pt idx="785">
                  <c:v>-21.486910331554302</c:v>
                </c:pt>
                <c:pt idx="786">
                  <c:v>-20.945393887922013</c:v>
                </c:pt>
                <c:pt idx="787">
                  <c:v>-20.413348251570248</c:v>
                </c:pt>
                <c:pt idx="788">
                  <c:v>-19.079439738016625</c:v>
                </c:pt>
                <c:pt idx="789">
                  <c:v>-18.303586195339452</c:v>
                </c:pt>
                <c:pt idx="790">
                  <c:v>-19.755444499151427</c:v>
                </c:pt>
                <c:pt idx="791">
                  <c:v>-22.253578778030871</c:v>
                </c:pt>
                <c:pt idx="792">
                  <c:v>-24.187486791639582</c:v>
                </c:pt>
                <c:pt idx="793">
                  <c:v>-25.17125055157782</c:v>
                </c:pt>
                <c:pt idx="794">
                  <c:v>-25.003955294813291</c:v>
                </c:pt>
                <c:pt idx="795">
                  <c:v>-25.968797636120804</c:v>
                </c:pt>
                <c:pt idx="796">
                  <c:v>-24.462188551160406</c:v>
                </c:pt>
                <c:pt idx="797">
                  <c:v>-23.731950359184385</c:v>
                </c:pt>
                <c:pt idx="798">
                  <c:v>-23.077377305220423</c:v>
                </c:pt>
              </c:numCache>
            </c:numRef>
          </c:val>
          <c:smooth val="0"/>
          <c:extLst>
            <c:ext xmlns:c16="http://schemas.microsoft.com/office/drawing/2014/chart" uri="{C3380CC4-5D6E-409C-BE32-E72D297353CC}">
              <c16:uniqueId val="{00000001-BF15-47BF-9CA5-5E7D2AE66986}"/>
            </c:ext>
          </c:extLst>
        </c:ser>
        <c:ser>
          <c:idx val="2"/>
          <c:order val="2"/>
          <c:tx>
            <c:strRef>
              <c:f>Sheet1!$M$1</c:f>
              <c:strCache>
                <c:ptCount val="1"/>
                <c:pt idx="0">
                  <c:v>Z-accel</c:v>
                </c:pt>
              </c:strCache>
            </c:strRef>
          </c:tx>
          <c:spPr>
            <a:ln w="28575" cap="rnd">
              <a:solidFill>
                <a:schemeClr val="accent3"/>
              </a:solidFill>
              <a:round/>
            </a:ln>
            <a:effectLst/>
          </c:spPr>
          <c:marker>
            <c:symbol val="none"/>
          </c:marker>
          <c:val>
            <c:numRef>
              <c:f>Sheet1!$M$2:$M$800</c:f>
              <c:numCache>
                <c:formatCode>General</c:formatCode>
                <c:ptCount val="799"/>
                <c:pt idx="0">
                  <c:v>46.031419691280362</c:v>
                </c:pt>
                <c:pt idx="1">
                  <c:v>47.100990998874195</c:v>
                </c:pt>
                <c:pt idx="2">
                  <c:v>48.598622735207087</c:v>
                </c:pt>
                <c:pt idx="3">
                  <c:v>50.182336000249116</c:v>
                </c:pt>
                <c:pt idx="4">
                  <c:v>49.347602153972318</c:v>
                </c:pt>
                <c:pt idx="5">
                  <c:v>47.86888318923539</c:v>
                </c:pt>
                <c:pt idx="6">
                  <c:v>47.27222460396267</c:v>
                </c:pt>
                <c:pt idx="7">
                  <c:v>47.598644557876078</c:v>
                </c:pt>
                <c:pt idx="8">
                  <c:v>50.130408900210988</c:v>
                </c:pt>
                <c:pt idx="9">
                  <c:v>53.958224949737421</c:v>
                </c:pt>
                <c:pt idx="10">
                  <c:v>57.477022495801805</c:v>
                </c:pt>
                <c:pt idx="11">
                  <c:v>61.207500338819564</c:v>
                </c:pt>
                <c:pt idx="12">
                  <c:v>63.384881439072757</c:v>
                </c:pt>
                <c:pt idx="13">
                  <c:v>62.877644727261853</c:v>
                </c:pt>
                <c:pt idx="14">
                  <c:v>60.094385789567404</c:v>
                </c:pt>
                <c:pt idx="15">
                  <c:v>58.23862870773646</c:v>
                </c:pt>
                <c:pt idx="16">
                  <c:v>56.175195727041029</c:v>
                </c:pt>
                <c:pt idx="17">
                  <c:v>54.900865277315297</c:v>
                </c:pt>
                <c:pt idx="18">
                  <c:v>53.797641829227572</c:v>
                </c:pt>
                <c:pt idx="19">
                  <c:v>51.80972994166661</c:v>
                </c:pt>
                <c:pt idx="20">
                  <c:v>48.965073229848343</c:v>
                </c:pt>
                <c:pt idx="21">
                  <c:v>45.193591035202395</c:v>
                </c:pt>
                <c:pt idx="22">
                  <c:v>39.32121323344672</c:v>
                </c:pt>
                <c:pt idx="23">
                  <c:v>33.935697262653363</c:v>
                </c:pt>
                <c:pt idx="24">
                  <c:v>28.766581329437191</c:v>
                </c:pt>
                <c:pt idx="25">
                  <c:v>27.232907516087554</c:v>
                </c:pt>
                <c:pt idx="26">
                  <c:v>26.937334733221309</c:v>
                </c:pt>
                <c:pt idx="27">
                  <c:v>27.396085746062049</c:v>
                </c:pt>
                <c:pt idx="28">
                  <c:v>26.870055132714629</c:v>
                </c:pt>
                <c:pt idx="29">
                  <c:v>26.282405923604934</c:v>
                </c:pt>
                <c:pt idx="30">
                  <c:v>24.308579147837946</c:v>
                </c:pt>
                <c:pt idx="31">
                  <c:v>19.34260450507098</c:v>
                </c:pt>
                <c:pt idx="32">
                  <c:v>14.369226108589926</c:v>
                </c:pt>
                <c:pt idx="33">
                  <c:v>9.968246402801487</c:v>
                </c:pt>
                <c:pt idx="34">
                  <c:v>6.2245272589350149</c:v>
                </c:pt>
                <c:pt idx="35">
                  <c:v>4.8054994403658844</c:v>
                </c:pt>
                <c:pt idx="36">
                  <c:v>3.8887513509919409</c:v>
                </c:pt>
                <c:pt idx="37">
                  <c:v>3.2704243744649064</c:v>
                </c:pt>
                <c:pt idx="38">
                  <c:v>1.7569558248716366</c:v>
                </c:pt>
                <c:pt idx="39">
                  <c:v>0.33118451523387832</c:v>
                </c:pt>
                <c:pt idx="40">
                  <c:v>-1.2621845246782371</c:v>
                </c:pt>
                <c:pt idx="41">
                  <c:v>-4.3351040088206103</c:v>
                </c:pt>
                <c:pt idx="42">
                  <c:v>-7.3369669198758105</c:v>
                </c:pt>
                <c:pt idx="43">
                  <c:v>-9.7101475496821941</c:v>
                </c:pt>
                <c:pt idx="44">
                  <c:v>-10.541077905204416</c:v>
                </c:pt>
                <c:pt idx="45">
                  <c:v>-11.491102404538999</c:v>
                </c:pt>
                <c:pt idx="46">
                  <c:v>-12.471250098906745</c:v>
                </c:pt>
                <c:pt idx="47">
                  <c:v>-13.247957501191534</c:v>
                </c:pt>
                <c:pt idx="48">
                  <c:v>-14.961100877633495</c:v>
                </c:pt>
                <c:pt idx="49">
                  <c:v>-17.106928969648678</c:v>
                </c:pt>
                <c:pt idx="50">
                  <c:v>-20.552230797291358</c:v>
                </c:pt>
                <c:pt idx="51">
                  <c:v>-22.607089796897686</c:v>
                </c:pt>
                <c:pt idx="52">
                  <c:v>-24.974269268616187</c:v>
                </c:pt>
                <c:pt idx="53">
                  <c:v>-27.603885082338319</c:v>
                </c:pt>
                <c:pt idx="54">
                  <c:v>-29.233363168561617</c:v>
                </c:pt>
                <c:pt idx="55">
                  <c:v>-30.971572512939286</c:v>
                </c:pt>
                <c:pt idx="56">
                  <c:v>-31.441501873887105</c:v>
                </c:pt>
                <c:pt idx="57">
                  <c:v>-31.654098072580055</c:v>
                </c:pt>
                <c:pt idx="58">
                  <c:v>-34.273382218829262</c:v>
                </c:pt>
                <c:pt idx="59">
                  <c:v>-38.199819636599628</c:v>
                </c:pt>
                <c:pt idx="60">
                  <c:v>-41.881643381654179</c:v>
                </c:pt>
                <c:pt idx="61">
                  <c:v>-46.618465459851926</c:v>
                </c:pt>
                <c:pt idx="62">
                  <c:v>-51.722207879187067</c:v>
                </c:pt>
                <c:pt idx="63">
                  <c:v>-55.722604207437833</c:v>
                </c:pt>
                <c:pt idx="64">
                  <c:v>-59.354320719415519</c:v>
                </c:pt>
                <c:pt idx="65">
                  <c:v>-63.696427977418566</c:v>
                </c:pt>
                <c:pt idx="66">
                  <c:v>-67.476900978231185</c:v>
                </c:pt>
                <c:pt idx="67">
                  <c:v>-70.401404715374895</c:v>
                </c:pt>
                <c:pt idx="68">
                  <c:v>-73.435242721833234</c:v>
                </c:pt>
                <c:pt idx="69">
                  <c:v>-74.958148258411839</c:v>
                </c:pt>
                <c:pt idx="70">
                  <c:v>-75.643981727052065</c:v>
                </c:pt>
                <c:pt idx="71">
                  <c:v>-74.588010339972314</c:v>
                </c:pt>
                <c:pt idx="72">
                  <c:v>-71.58860378357987</c:v>
                </c:pt>
                <c:pt idx="73">
                  <c:v>-66.787625052561665</c:v>
                </c:pt>
                <c:pt idx="74">
                  <c:v>-59.763640350734711</c:v>
                </c:pt>
                <c:pt idx="75">
                  <c:v>-52.209520436076389</c:v>
                </c:pt>
                <c:pt idx="76">
                  <c:v>-47.415151104629615</c:v>
                </c:pt>
                <c:pt idx="77">
                  <c:v>-43.592280344988431</c:v>
                </c:pt>
                <c:pt idx="78">
                  <c:v>-40.515544884094034</c:v>
                </c:pt>
                <c:pt idx="79">
                  <c:v>-38.772052049906179</c:v>
                </c:pt>
                <c:pt idx="80">
                  <c:v>-30.701640827221819</c:v>
                </c:pt>
                <c:pt idx="81">
                  <c:v>-22.68138382703329</c:v>
                </c:pt>
                <c:pt idx="82">
                  <c:v>-24.068468907679168</c:v>
                </c:pt>
                <c:pt idx="83">
                  <c:v>-24.279236801088736</c:v>
                </c:pt>
                <c:pt idx="84">
                  <c:v>-27.125639578094688</c:v>
                </c:pt>
                <c:pt idx="85">
                  <c:v>-31.266002296632532</c:v>
                </c:pt>
                <c:pt idx="86">
                  <c:v>-33.414477874140765</c:v>
                </c:pt>
                <c:pt idx="87">
                  <c:v>-32.396651262257933</c:v>
                </c:pt>
                <c:pt idx="88">
                  <c:v>-28.910506324469221</c:v>
                </c:pt>
                <c:pt idx="89">
                  <c:v>-22.829561635887103</c:v>
                </c:pt>
                <c:pt idx="90">
                  <c:v>-14.128116019657467</c:v>
                </c:pt>
                <c:pt idx="91">
                  <c:v>-7.9273451016666394</c:v>
                </c:pt>
                <c:pt idx="92">
                  <c:v>-5.3445615717615986</c:v>
                </c:pt>
                <c:pt idx="93">
                  <c:v>-5.5321738220417496</c:v>
                </c:pt>
                <c:pt idx="94">
                  <c:v>-5.469517856497558</c:v>
                </c:pt>
                <c:pt idx="95">
                  <c:v>-2.2452593457220056</c:v>
                </c:pt>
                <c:pt idx="96">
                  <c:v>3.2598328822022671</c:v>
                </c:pt>
                <c:pt idx="97">
                  <c:v>10.883515624415415</c:v>
                </c:pt>
                <c:pt idx="98">
                  <c:v>17.976205179030053</c:v>
                </c:pt>
                <c:pt idx="99">
                  <c:v>24.500941682620336</c:v>
                </c:pt>
                <c:pt idx="100">
                  <c:v>30.365817336879406</c:v>
                </c:pt>
                <c:pt idx="101">
                  <c:v>32.691456432110314</c:v>
                </c:pt>
                <c:pt idx="102">
                  <c:v>31.669835370831347</c:v>
                </c:pt>
                <c:pt idx="103">
                  <c:v>29.686830262836342</c:v>
                </c:pt>
                <c:pt idx="104">
                  <c:v>28.270377886369221</c:v>
                </c:pt>
                <c:pt idx="105">
                  <c:v>29.820078019884708</c:v>
                </c:pt>
                <c:pt idx="106">
                  <c:v>33.5401534831067</c:v>
                </c:pt>
                <c:pt idx="107">
                  <c:v>38.641390670606263</c:v>
                </c:pt>
                <c:pt idx="108">
                  <c:v>43.358623912877952</c:v>
                </c:pt>
                <c:pt idx="109">
                  <c:v>46.366358643586601</c:v>
                </c:pt>
                <c:pt idx="110">
                  <c:v>48.67914071315554</c:v>
                </c:pt>
                <c:pt idx="111">
                  <c:v>50.177488319614525</c:v>
                </c:pt>
                <c:pt idx="112">
                  <c:v>50.985095216657299</c:v>
                </c:pt>
                <c:pt idx="113">
                  <c:v>51.111552607693007</c:v>
                </c:pt>
                <c:pt idx="114">
                  <c:v>51.736619095813467</c:v>
                </c:pt>
                <c:pt idx="115">
                  <c:v>53.087667558019966</c:v>
                </c:pt>
                <c:pt idx="116">
                  <c:v>55.310235018973536</c:v>
                </c:pt>
                <c:pt idx="117">
                  <c:v>57.338108126398495</c:v>
                </c:pt>
                <c:pt idx="118">
                  <c:v>59.053690601372885</c:v>
                </c:pt>
                <c:pt idx="119">
                  <c:v>61.061485851335647</c:v>
                </c:pt>
                <c:pt idx="120">
                  <c:v>62.691167311051963</c:v>
                </c:pt>
                <c:pt idx="121">
                  <c:v>63.312660475979129</c:v>
                </c:pt>
                <c:pt idx="122">
                  <c:v>64.043281937385814</c:v>
                </c:pt>
                <c:pt idx="123">
                  <c:v>66.018496465634712</c:v>
                </c:pt>
                <c:pt idx="124">
                  <c:v>67.898772942954437</c:v>
                </c:pt>
                <c:pt idx="125">
                  <c:v>69.653569621110549</c:v>
                </c:pt>
                <c:pt idx="126">
                  <c:v>71.35362081121572</c:v>
                </c:pt>
                <c:pt idx="127">
                  <c:v>71.144232123939318</c:v>
                </c:pt>
                <c:pt idx="128">
                  <c:v>68.849798446439308</c:v>
                </c:pt>
                <c:pt idx="129">
                  <c:v>65.852505478288847</c:v>
                </c:pt>
                <c:pt idx="130">
                  <c:v>64.036196778538809</c:v>
                </c:pt>
                <c:pt idx="131">
                  <c:v>64.654811973185275</c:v>
                </c:pt>
                <c:pt idx="132">
                  <c:v>63.033065325410952</c:v>
                </c:pt>
                <c:pt idx="133">
                  <c:v>60.002855230897431</c:v>
                </c:pt>
                <c:pt idx="134">
                  <c:v>57.255248576102566</c:v>
                </c:pt>
                <c:pt idx="135">
                  <c:v>54.308509929828581</c:v>
                </c:pt>
                <c:pt idx="136">
                  <c:v>49.519704019212455</c:v>
                </c:pt>
                <c:pt idx="137">
                  <c:v>44.416366710906864</c:v>
                </c:pt>
                <c:pt idx="138">
                  <c:v>37.822577349614448</c:v>
                </c:pt>
                <c:pt idx="139">
                  <c:v>33.670647050679783</c:v>
                </c:pt>
                <c:pt idx="140">
                  <c:v>30.738353940417419</c:v>
                </c:pt>
                <c:pt idx="141">
                  <c:v>25.139257026531705</c:v>
                </c:pt>
                <c:pt idx="142">
                  <c:v>20.410781160700399</c:v>
                </c:pt>
                <c:pt idx="143">
                  <c:v>17.669602641769906</c:v>
                </c:pt>
                <c:pt idx="144">
                  <c:v>14.548852422506114</c:v>
                </c:pt>
                <c:pt idx="145">
                  <c:v>13.639952628048265</c:v>
                </c:pt>
                <c:pt idx="146">
                  <c:v>13.57035074505097</c:v>
                </c:pt>
                <c:pt idx="147">
                  <c:v>11.770504874830566</c:v>
                </c:pt>
                <c:pt idx="148">
                  <c:v>11.340966506530034</c:v>
                </c:pt>
                <c:pt idx="149">
                  <c:v>9.3779717525945685</c:v>
                </c:pt>
                <c:pt idx="150">
                  <c:v>6.8006496694067602</c:v>
                </c:pt>
                <c:pt idx="151">
                  <c:v>5.3779662413490978</c:v>
                </c:pt>
                <c:pt idx="152">
                  <c:v>3.5462245060032829</c:v>
                </c:pt>
                <c:pt idx="153">
                  <c:v>1.7751670190956246</c:v>
                </c:pt>
                <c:pt idx="154">
                  <c:v>-0.60694798959140173</c:v>
                </c:pt>
                <c:pt idx="155">
                  <c:v>-2.2317846716694949</c:v>
                </c:pt>
                <c:pt idx="156">
                  <c:v>-4.4971129575082349</c:v>
                </c:pt>
                <c:pt idx="157">
                  <c:v>-8.7852532243166443</c:v>
                </c:pt>
                <c:pt idx="158">
                  <c:v>-14.170683611401396</c:v>
                </c:pt>
                <c:pt idx="159">
                  <c:v>-20.390715985029207</c:v>
                </c:pt>
                <c:pt idx="160">
                  <c:v>-26.698148501162152</c:v>
                </c:pt>
                <c:pt idx="161">
                  <c:v>-31.449134335629743</c:v>
                </c:pt>
                <c:pt idx="162">
                  <c:v>-34.873055368219333</c:v>
                </c:pt>
                <c:pt idx="163">
                  <c:v>-37.066567341944385</c:v>
                </c:pt>
                <c:pt idx="164">
                  <c:v>-38.408572391782165</c:v>
                </c:pt>
                <c:pt idx="165">
                  <c:v>-39.812617710124798</c:v>
                </c:pt>
                <c:pt idx="166">
                  <c:v>-42.229982610862137</c:v>
                </c:pt>
                <c:pt idx="167">
                  <c:v>-46.339864816274982</c:v>
                </c:pt>
                <c:pt idx="168">
                  <c:v>-51.215409874260878</c:v>
                </c:pt>
                <c:pt idx="169">
                  <c:v>-57.058180443382405</c:v>
                </c:pt>
                <c:pt idx="170">
                  <c:v>-62.157021911206392</c:v>
                </c:pt>
                <c:pt idx="171">
                  <c:v>-66.287791074508206</c:v>
                </c:pt>
                <c:pt idx="172">
                  <c:v>-70.172954712377816</c:v>
                </c:pt>
                <c:pt idx="173">
                  <c:v>-72.73525268116498</c:v>
                </c:pt>
                <c:pt idx="174">
                  <c:v>-74.438236277394608</c:v>
                </c:pt>
                <c:pt idx="175">
                  <c:v>-75.084734557606879</c:v>
                </c:pt>
                <c:pt idx="176">
                  <c:v>-74.729581005551424</c:v>
                </c:pt>
                <c:pt idx="177">
                  <c:v>-73.594651228728793</c:v>
                </c:pt>
                <c:pt idx="178">
                  <c:v>-72.478513911706273</c:v>
                </c:pt>
                <c:pt idx="179">
                  <c:v>-71.839781136020051</c:v>
                </c:pt>
                <c:pt idx="180">
                  <c:v>-71.951354221875903</c:v>
                </c:pt>
                <c:pt idx="181">
                  <c:v>-73.367854785062121</c:v>
                </c:pt>
                <c:pt idx="182">
                  <c:v>-74.961261527711883</c:v>
                </c:pt>
                <c:pt idx="183">
                  <c:v>-74.373194079213249</c:v>
                </c:pt>
                <c:pt idx="184">
                  <c:v>-73.047272386259181</c:v>
                </c:pt>
                <c:pt idx="185">
                  <c:v>-69.732299038034967</c:v>
                </c:pt>
                <c:pt idx="186">
                  <c:v>-65.566318843447348</c:v>
                </c:pt>
                <c:pt idx="187">
                  <c:v>-60.949749811293238</c:v>
                </c:pt>
                <c:pt idx="188">
                  <c:v>-55.233925654299888</c:v>
                </c:pt>
                <c:pt idx="189">
                  <c:v>-50.112448342663143</c:v>
                </c:pt>
                <c:pt idx="190">
                  <c:v>-43.271819419030365</c:v>
                </c:pt>
                <c:pt idx="191">
                  <c:v>-35.999863467303619</c:v>
                </c:pt>
                <c:pt idx="192">
                  <c:v>-29.668236484933843</c:v>
                </c:pt>
                <c:pt idx="193">
                  <c:v>-22.742795103258441</c:v>
                </c:pt>
                <c:pt idx="194">
                  <c:v>-16.744090547262804</c:v>
                </c:pt>
                <c:pt idx="195">
                  <c:v>-10.26979580605903</c:v>
                </c:pt>
                <c:pt idx="196">
                  <c:v>-8.5194414171055453</c:v>
                </c:pt>
                <c:pt idx="197">
                  <c:v>-12.837551830499606</c:v>
                </c:pt>
                <c:pt idx="198">
                  <c:v>-17.48469561120276</c:v>
                </c:pt>
                <c:pt idx="199">
                  <c:v>-21.37011139584569</c:v>
                </c:pt>
                <c:pt idx="200">
                  <c:v>-21.394508254840691</c:v>
                </c:pt>
                <c:pt idx="201">
                  <c:v>-15.199622425171603</c:v>
                </c:pt>
                <c:pt idx="202">
                  <c:v>-5.98037327345682</c:v>
                </c:pt>
                <c:pt idx="203">
                  <c:v>4.5949361234658364</c:v>
                </c:pt>
                <c:pt idx="204">
                  <c:v>14.030346350568891</c:v>
                </c:pt>
                <c:pt idx="205">
                  <c:v>18.388220202793757</c:v>
                </c:pt>
                <c:pt idx="206">
                  <c:v>19.065251913803923</c:v>
                </c:pt>
                <c:pt idx="207">
                  <c:v>18.851397607547991</c:v>
                </c:pt>
                <c:pt idx="208">
                  <c:v>18.701992987037489</c:v>
                </c:pt>
                <c:pt idx="209">
                  <c:v>22.820958075480629</c:v>
                </c:pt>
                <c:pt idx="210">
                  <c:v>30.951804240739669</c:v>
                </c:pt>
                <c:pt idx="211">
                  <c:v>40.643591164523507</c:v>
                </c:pt>
                <c:pt idx="212">
                  <c:v>46.844671006574181</c:v>
                </c:pt>
                <c:pt idx="213">
                  <c:v>52.110428068669584</c:v>
                </c:pt>
                <c:pt idx="214">
                  <c:v>55.713476459740775</c:v>
                </c:pt>
                <c:pt idx="215">
                  <c:v>58.456973804252947</c:v>
                </c:pt>
                <c:pt idx="216">
                  <c:v>61.885510897025952</c:v>
                </c:pt>
                <c:pt idx="217">
                  <c:v>65.134616224979411</c:v>
                </c:pt>
                <c:pt idx="218">
                  <c:v>69.103313065622061</c:v>
                </c:pt>
                <c:pt idx="219">
                  <c:v>73.056546743176753</c:v>
                </c:pt>
                <c:pt idx="220">
                  <c:v>75.968753165736359</c:v>
                </c:pt>
                <c:pt idx="221">
                  <c:v>76.671228224148621</c:v>
                </c:pt>
                <c:pt idx="222">
                  <c:v>76.171109294518942</c:v>
                </c:pt>
                <c:pt idx="223">
                  <c:v>75.718931121780315</c:v>
                </c:pt>
                <c:pt idx="224">
                  <c:v>74.201578691050059</c:v>
                </c:pt>
                <c:pt idx="225">
                  <c:v>71.934477413544087</c:v>
                </c:pt>
                <c:pt idx="226">
                  <c:v>66.42647276038079</c:v>
                </c:pt>
                <c:pt idx="227">
                  <c:v>61.112261286014203</c:v>
                </c:pt>
                <c:pt idx="228">
                  <c:v>62.004427058391848</c:v>
                </c:pt>
                <c:pt idx="229">
                  <c:v>62.661622109548446</c:v>
                </c:pt>
                <c:pt idx="230">
                  <c:v>62.514892036757445</c:v>
                </c:pt>
                <c:pt idx="231">
                  <c:v>61.992899865652632</c:v>
                </c:pt>
                <c:pt idx="232">
                  <c:v>56.132897356275009</c:v>
                </c:pt>
                <c:pt idx="233">
                  <c:v>48.934282812859358</c:v>
                </c:pt>
                <c:pt idx="234">
                  <c:v>40.818439843670781</c:v>
                </c:pt>
                <c:pt idx="235">
                  <c:v>30.977212986224973</c:v>
                </c:pt>
                <c:pt idx="236">
                  <c:v>23.723463678694817</c:v>
                </c:pt>
                <c:pt idx="237">
                  <c:v>19.740378273584366</c:v>
                </c:pt>
                <c:pt idx="238">
                  <c:v>18.576306053020442</c:v>
                </c:pt>
                <c:pt idx="239">
                  <c:v>17.940881326218992</c:v>
                </c:pt>
                <c:pt idx="240">
                  <c:v>16.264140292237546</c:v>
                </c:pt>
                <c:pt idx="241">
                  <c:v>14.880895510348997</c:v>
                </c:pt>
                <c:pt idx="242">
                  <c:v>13.599958411849817</c:v>
                </c:pt>
                <c:pt idx="243">
                  <c:v>10.998147762524423</c:v>
                </c:pt>
                <c:pt idx="244">
                  <c:v>6.5412603268891196</c:v>
                </c:pt>
                <c:pt idx="245">
                  <c:v>1.9334184498413249</c:v>
                </c:pt>
                <c:pt idx="246">
                  <c:v>-3.5537001580985721</c:v>
                </c:pt>
                <c:pt idx="247">
                  <c:v>-6.4009273751085987</c:v>
                </c:pt>
                <c:pt idx="248">
                  <c:v>-7.966629480894853</c:v>
                </c:pt>
                <c:pt idx="249">
                  <c:v>-8.8277244532821175</c:v>
                </c:pt>
                <c:pt idx="250">
                  <c:v>-9.2919863840972479</c:v>
                </c:pt>
                <c:pt idx="251">
                  <c:v>-9.7403120255368076</c:v>
                </c:pt>
                <c:pt idx="252">
                  <c:v>-11.071768837176515</c:v>
                </c:pt>
                <c:pt idx="253">
                  <c:v>-12.914465180008669</c:v>
                </c:pt>
                <c:pt idx="254">
                  <c:v>-14.45027970410343</c:v>
                </c:pt>
                <c:pt idx="255">
                  <c:v>-16.705694179007576</c:v>
                </c:pt>
                <c:pt idx="256">
                  <c:v>-19.69898058889164</c:v>
                </c:pt>
                <c:pt idx="257">
                  <c:v>-22.613690202306572</c:v>
                </c:pt>
                <c:pt idx="258">
                  <c:v>-24.953086613257046</c:v>
                </c:pt>
                <c:pt idx="259">
                  <c:v>-26.575770075591784</c:v>
                </c:pt>
                <c:pt idx="260">
                  <c:v>-27.60952413453445</c:v>
                </c:pt>
                <c:pt idx="261">
                  <c:v>-28.445598647651547</c:v>
                </c:pt>
                <c:pt idx="262">
                  <c:v>-29.167882612774779</c:v>
                </c:pt>
                <c:pt idx="263">
                  <c:v>-29.606220563828764</c:v>
                </c:pt>
                <c:pt idx="264">
                  <c:v>-30.113233214910046</c:v>
                </c:pt>
                <c:pt idx="265">
                  <c:v>-32.456469717923504</c:v>
                </c:pt>
                <c:pt idx="266">
                  <c:v>-34.435219270674764</c:v>
                </c:pt>
                <c:pt idx="267">
                  <c:v>-36.18724051500142</c:v>
                </c:pt>
                <c:pt idx="268">
                  <c:v>-40.290632202417235</c:v>
                </c:pt>
                <c:pt idx="269">
                  <c:v>-43.872683330602335</c:v>
                </c:pt>
                <c:pt idx="270">
                  <c:v>-46.711111537081997</c:v>
                </c:pt>
                <c:pt idx="271">
                  <c:v>-49.287503963757352</c:v>
                </c:pt>
                <c:pt idx="272">
                  <c:v>-52.580074445015569</c:v>
                </c:pt>
                <c:pt idx="273">
                  <c:v>-56.125788915533882</c:v>
                </c:pt>
                <c:pt idx="274">
                  <c:v>-60.736120877285082</c:v>
                </c:pt>
                <c:pt idx="275">
                  <c:v>-65.995306388898911</c:v>
                </c:pt>
                <c:pt idx="276">
                  <c:v>-70.960793589409505</c:v>
                </c:pt>
                <c:pt idx="277">
                  <c:v>-75.264278038297078</c:v>
                </c:pt>
                <c:pt idx="278">
                  <c:v>-79.36168770397525</c:v>
                </c:pt>
                <c:pt idx="279">
                  <c:v>-83.844398271457138</c:v>
                </c:pt>
                <c:pt idx="280">
                  <c:v>-86.413258897454043</c:v>
                </c:pt>
                <c:pt idx="281">
                  <c:v>-80.98079752050883</c:v>
                </c:pt>
                <c:pt idx="282">
                  <c:v>-74.675402369755219</c:v>
                </c:pt>
                <c:pt idx="283">
                  <c:v>-69.376580005543246</c:v>
                </c:pt>
                <c:pt idx="284">
                  <c:v>-64.478107155639691</c:v>
                </c:pt>
                <c:pt idx="285">
                  <c:v>-62.127657318075961</c:v>
                </c:pt>
                <c:pt idx="286">
                  <c:v>-60.551364266248797</c:v>
                </c:pt>
                <c:pt idx="287">
                  <c:v>-58.806976262744939</c:v>
                </c:pt>
                <c:pt idx="288">
                  <c:v>-55.293730504399605</c:v>
                </c:pt>
                <c:pt idx="289">
                  <c:v>-45.689540828943613</c:v>
                </c:pt>
                <c:pt idx="290">
                  <c:v>-35.792725378009486</c:v>
                </c:pt>
                <c:pt idx="291">
                  <c:v>-29.365948201393905</c:v>
                </c:pt>
                <c:pt idx="292">
                  <c:v>-26.573389121623268</c:v>
                </c:pt>
                <c:pt idx="293">
                  <c:v>-27.318466175598072</c:v>
                </c:pt>
                <c:pt idx="294">
                  <c:v>-28.502044131121156</c:v>
                </c:pt>
                <c:pt idx="295">
                  <c:v>-29.218416079678178</c:v>
                </c:pt>
                <c:pt idx="296">
                  <c:v>-28.830889383379976</c:v>
                </c:pt>
                <c:pt idx="297">
                  <c:v>-25.836090648510332</c:v>
                </c:pt>
                <c:pt idx="298">
                  <c:v>-19.143193212662222</c:v>
                </c:pt>
                <c:pt idx="299">
                  <c:v>-9.4897595401277197</c:v>
                </c:pt>
                <c:pt idx="300">
                  <c:v>1.5663445796268842</c:v>
                </c:pt>
                <c:pt idx="301">
                  <c:v>9.4982523041251952</c:v>
                </c:pt>
                <c:pt idx="302">
                  <c:v>14.70096599057576</c:v>
                </c:pt>
                <c:pt idx="303">
                  <c:v>17.021184317945725</c:v>
                </c:pt>
                <c:pt idx="304">
                  <c:v>16.730636657855808</c:v>
                </c:pt>
                <c:pt idx="305">
                  <c:v>17.057184974240275</c:v>
                </c:pt>
                <c:pt idx="306">
                  <c:v>18.116276240254809</c:v>
                </c:pt>
                <c:pt idx="307">
                  <c:v>23.988936491083653</c:v>
                </c:pt>
                <c:pt idx="308">
                  <c:v>32.416022479852721</c:v>
                </c:pt>
                <c:pt idx="309">
                  <c:v>41.002587604114915</c:v>
                </c:pt>
                <c:pt idx="310">
                  <c:v>47.322210673682648</c:v>
                </c:pt>
                <c:pt idx="311">
                  <c:v>50.497797655709675</c:v>
                </c:pt>
                <c:pt idx="312">
                  <c:v>53.680927897968573</c:v>
                </c:pt>
                <c:pt idx="313">
                  <c:v>55.51549972285077</c:v>
                </c:pt>
                <c:pt idx="314">
                  <c:v>56.358055694116096</c:v>
                </c:pt>
                <c:pt idx="315">
                  <c:v>56.654334850975872</c:v>
                </c:pt>
                <c:pt idx="316">
                  <c:v>56.846063597316999</c:v>
                </c:pt>
                <c:pt idx="317">
                  <c:v>57.268231346937519</c:v>
                </c:pt>
                <c:pt idx="318">
                  <c:v>58.625331545735349</c:v>
                </c:pt>
                <c:pt idx="319">
                  <c:v>60.770326670030606</c:v>
                </c:pt>
                <c:pt idx="320">
                  <c:v>62.697676073986095</c:v>
                </c:pt>
                <c:pt idx="321">
                  <c:v>64.462623558488986</c:v>
                </c:pt>
                <c:pt idx="322">
                  <c:v>64.865701913013112</c:v>
                </c:pt>
                <c:pt idx="323">
                  <c:v>66.054009284009254</c:v>
                </c:pt>
                <c:pt idx="324">
                  <c:v>66.348039876888578</c:v>
                </c:pt>
                <c:pt idx="325">
                  <c:v>64.579194671116866</c:v>
                </c:pt>
                <c:pt idx="326">
                  <c:v>62.366636515210303</c:v>
                </c:pt>
                <c:pt idx="327">
                  <c:v>59.142989105879295</c:v>
                </c:pt>
                <c:pt idx="328">
                  <c:v>59.247831148587785</c:v>
                </c:pt>
                <c:pt idx="329">
                  <c:v>65.013340448370954</c:v>
                </c:pt>
                <c:pt idx="330">
                  <c:v>65.762841357254118</c:v>
                </c:pt>
                <c:pt idx="331">
                  <c:v>61.577373361536338</c:v>
                </c:pt>
                <c:pt idx="332">
                  <c:v>54.811937934577394</c:v>
                </c:pt>
                <c:pt idx="333">
                  <c:v>51.092795116858674</c:v>
                </c:pt>
                <c:pt idx="334">
                  <c:v>33.000930550689247</c:v>
                </c:pt>
                <c:pt idx="335">
                  <c:v>37.108208624938776</c:v>
                </c:pt>
                <c:pt idx="336">
                  <c:v>33.216641976984342</c:v>
                </c:pt>
                <c:pt idx="337">
                  <c:v>33.756219892525728</c:v>
                </c:pt>
                <c:pt idx="338">
                  <c:v>33.151884210257137</c:v>
                </c:pt>
                <c:pt idx="339">
                  <c:v>30.238527779891072</c:v>
                </c:pt>
                <c:pt idx="340">
                  <c:v>27.328564450451637</c:v>
                </c:pt>
                <c:pt idx="341">
                  <c:v>26.812058439577132</c:v>
                </c:pt>
                <c:pt idx="342">
                  <c:v>24.575955721057401</c:v>
                </c:pt>
                <c:pt idx="343">
                  <c:v>21.527127347171536</c:v>
                </c:pt>
                <c:pt idx="344">
                  <c:v>20.485572174481291</c:v>
                </c:pt>
                <c:pt idx="345">
                  <c:v>18.004989143363215</c:v>
                </c:pt>
                <c:pt idx="346">
                  <c:v>16.634884302623803</c:v>
                </c:pt>
                <c:pt idx="347">
                  <c:v>15.323636383692984</c:v>
                </c:pt>
                <c:pt idx="348">
                  <c:v>13.710282073907457</c:v>
                </c:pt>
                <c:pt idx="349">
                  <c:v>12.474583758300822</c:v>
                </c:pt>
                <c:pt idx="350">
                  <c:v>9.1857448555447974</c:v>
                </c:pt>
                <c:pt idx="351">
                  <c:v>5.0218372581290218</c:v>
                </c:pt>
                <c:pt idx="352">
                  <c:v>2.3547789948425413</c:v>
                </c:pt>
                <c:pt idx="353">
                  <c:v>1.4248681343676819</c:v>
                </c:pt>
                <c:pt idx="354">
                  <c:v>0.80797392457795181</c:v>
                </c:pt>
                <c:pt idx="355">
                  <c:v>0.88679899856034916</c:v>
                </c:pt>
                <c:pt idx="356">
                  <c:v>0.48017486167041751</c:v>
                </c:pt>
                <c:pt idx="357">
                  <c:v>-2.4003425317622127</c:v>
                </c:pt>
                <c:pt idx="358">
                  <c:v>-6.4218938009546749</c:v>
                </c:pt>
                <c:pt idx="359">
                  <c:v>-12.870970088855618</c:v>
                </c:pt>
                <c:pt idx="360">
                  <c:v>-22.163735540886098</c:v>
                </c:pt>
                <c:pt idx="361">
                  <c:v>-30.336267117258565</c:v>
                </c:pt>
                <c:pt idx="362">
                  <c:v>-37.406226387242974</c:v>
                </c:pt>
                <c:pt idx="363">
                  <c:v>-43.131278481823756</c:v>
                </c:pt>
                <c:pt idx="364">
                  <c:v>-47.82832297215618</c:v>
                </c:pt>
                <c:pt idx="365">
                  <c:v>-52.366229803209535</c:v>
                </c:pt>
                <c:pt idx="366">
                  <c:v>-55.851438494961059</c:v>
                </c:pt>
                <c:pt idx="367">
                  <c:v>-60.078903553918828</c:v>
                </c:pt>
                <c:pt idx="368">
                  <c:v>-64.335916815171998</c:v>
                </c:pt>
                <c:pt idx="369">
                  <c:v>-66.976515603383717</c:v>
                </c:pt>
                <c:pt idx="370">
                  <c:v>-69.608449284255471</c:v>
                </c:pt>
                <c:pt idx="371">
                  <c:v>-72.928574365509022</c:v>
                </c:pt>
                <c:pt idx="372">
                  <c:v>-76.208307856183353</c:v>
                </c:pt>
                <c:pt idx="373">
                  <c:v>-80.356742431976528</c:v>
                </c:pt>
                <c:pt idx="374">
                  <c:v>-83.15071702605556</c:v>
                </c:pt>
                <c:pt idx="375">
                  <c:v>-83.742758904565719</c:v>
                </c:pt>
                <c:pt idx="376">
                  <c:v>-82.730082165409755</c:v>
                </c:pt>
                <c:pt idx="377">
                  <c:v>-80.0426323098349</c:v>
                </c:pt>
                <c:pt idx="378">
                  <c:v>-74.354240791171136</c:v>
                </c:pt>
                <c:pt idx="379">
                  <c:v>-64.157225869724741</c:v>
                </c:pt>
                <c:pt idx="380">
                  <c:v>-51.524701391218905</c:v>
                </c:pt>
                <c:pt idx="381">
                  <c:v>-42.951517823675587</c:v>
                </c:pt>
                <c:pt idx="382">
                  <c:v>-40.684554527826279</c:v>
                </c:pt>
                <c:pt idx="383">
                  <c:v>-42.930062145377924</c:v>
                </c:pt>
                <c:pt idx="384">
                  <c:v>-42.50851226600173</c:v>
                </c:pt>
                <c:pt idx="385">
                  <c:v>-37.418652764168336</c:v>
                </c:pt>
                <c:pt idx="386">
                  <c:v>-28.204044948041666</c:v>
                </c:pt>
                <c:pt idx="387">
                  <c:v>-21.663057866301394</c:v>
                </c:pt>
                <c:pt idx="388">
                  <c:v>-17.521421934053265</c:v>
                </c:pt>
                <c:pt idx="389">
                  <c:v>-16.925501814872835</c:v>
                </c:pt>
                <c:pt idx="390">
                  <c:v>-19.965223249485735</c:v>
                </c:pt>
                <c:pt idx="391">
                  <c:v>-22.729338661898058</c:v>
                </c:pt>
                <c:pt idx="392">
                  <c:v>-23.860102600166098</c:v>
                </c:pt>
                <c:pt idx="393">
                  <c:v>-19.386671925098298</c:v>
                </c:pt>
                <c:pt idx="394">
                  <c:v>-12.479646840862902</c:v>
                </c:pt>
                <c:pt idx="395">
                  <c:v>-6.1772482992234741</c:v>
                </c:pt>
                <c:pt idx="396">
                  <c:v>0.64687164094845717</c:v>
                </c:pt>
                <c:pt idx="397">
                  <c:v>6.027820310696435</c:v>
                </c:pt>
                <c:pt idx="398">
                  <c:v>10.828693684055064</c:v>
                </c:pt>
                <c:pt idx="399">
                  <c:v>13.187690717093485</c:v>
                </c:pt>
                <c:pt idx="400">
                  <c:v>15.016949103477577</c:v>
                </c:pt>
                <c:pt idx="401">
                  <c:v>17.367177286229239</c:v>
                </c:pt>
                <c:pt idx="402">
                  <c:v>19.246327763935078</c:v>
                </c:pt>
                <c:pt idx="403">
                  <c:v>21.378033647721431</c:v>
                </c:pt>
                <c:pt idx="404">
                  <c:v>24.660364492351238</c:v>
                </c:pt>
                <c:pt idx="405">
                  <c:v>29.550106524558643</c:v>
                </c:pt>
                <c:pt idx="406">
                  <c:v>36.605074778876514</c:v>
                </c:pt>
                <c:pt idx="407">
                  <c:v>40.264193165087406</c:v>
                </c:pt>
                <c:pt idx="408">
                  <c:v>43.236095708974858</c:v>
                </c:pt>
                <c:pt idx="409">
                  <c:v>44.835896562691708</c:v>
                </c:pt>
                <c:pt idx="410">
                  <c:v>45.715694019184738</c:v>
                </c:pt>
                <c:pt idx="411">
                  <c:v>47.905908440681841</c:v>
                </c:pt>
                <c:pt idx="412">
                  <c:v>49.486365532309307</c:v>
                </c:pt>
                <c:pt idx="413">
                  <c:v>54.322845020974086</c:v>
                </c:pt>
                <c:pt idx="414">
                  <c:v>57.19921246722101</c:v>
                </c:pt>
                <c:pt idx="415">
                  <c:v>58.490425180462609</c:v>
                </c:pt>
                <c:pt idx="416">
                  <c:v>61.118031299402553</c:v>
                </c:pt>
                <c:pt idx="417">
                  <c:v>62.865892740114241</c:v>
                </c:pt>
                <c:pt idx="418">
                  <c:v>65.459652825287222</c:v>
                </c:pt>
                <c:pt idx="419">
                  <c:v>65.062555307888914</c:v>
                </c:pt>
                <c:pt idx="420">
                  <c:v>63.489735064078538</c:v>
                </c:pt>
                <c:pt idx="421">
                  <c:v>61.26539426996893</c:v>
                </c:pt>
                <c:pt idx="422">
                  <c:v>59.049301796684723</c:v>
                </c:pt>
                <c:pt idx="423">
                  <c:v>58.775478484420795</c:v>
                </c:pt>
                <c:pt idx="424">
                  <c:v>60.557273384359391</c:v>
                </c:pt>
                <c:pt idx="425">
                  <c:v>62.041029362787668</c:v>
                </c:pt>
                <c:pt idx="426">
                  <c:v>60.019223200593935</c:v>
                </c:pt>
                <c:pt idx="427">
                  <c:v>55.930916217638782</c:v>
                </c:pt>
                <c:pt idx="428">
                  <c:v>50.455724954440349</c:v>
                </c:pt>
                <c:pt idx="429">
                  <c:v>42.951186834686652</c:v>
                </c:pt>
                <c:pt idx="430">
                  <c:v>37.348825323854342</c:v>
                </c:pt>
                <c:pt idx="431">
                  <c:v>34.944052217595377</c:v>
                </c:pt>
                <c:pt idx="432">
                  <c:v>34.328296239375732</c:v>
                </c:pt>
                <c:pt idx="433">
                  <c:v>34.317707745048388</c:v>
                </c:pt>
                <c:pt idx="434">
                  <c:v>30.816822321652602</c:v>
                </c:pt>
                <c:pt idx="435">
                  <c:v>25.004381754748053</c:v>
                </c:pt>
                <c:pt idx="436">
                  <c:v>21.953407729407939</c:v>
                </c:pt>
                <c:pt idx="437">
                  <c:v>19.490175897721986</c:v>
                </c:pt>
                <c:pt idx="438">
                  <c:v>19.217009196510709</c:v>
                </c:pt>
                <c:pt idx="439">
                  <c:v>18.409164618167093</c:v>
                </c:pt>
                <c:pt idx="440">
                  <c:v>15.985073110220865</c:v>
                </c:pt>
                <c:pt idx="441">
                  <c:v>15.312727911619406</c:v>
                </c:pt>
                <c:pt idx="442">
                  <c:v>14.436281434510118</c:v>
                </c:pt>
                <c:pt idx="443">
                  <c:v>10.979013125546802</c:v>
                </c:pt>
                <c:pt idx="444">
                  <c:v>8.3250715311549399</c:v>
                </c:pt>
                <c:pt idx="445">
                  <c:v>4.6668027462833539</c:v>
                </c:pt>
                <c:pt idx="446">
                  <c:v>1.5056542236033625</c:v>
                </c:pt>
                <c:pt idx="447">
                  <c:v>-1.0614107566153794</c:v>
                </c:pt>
                <c:pt idx="448">
                  <c:v>-2.5454385722212902</c:v>
                </c:pt>
                <c:pt idx="449">
                  <c:v>-2.3953529364892083</c:v>
                </c:pt>
                <c:pt idx="450">
                  <c:v>-2.3298065313192931</c:v>
                </c:pt>
                <c:pt idx="451">
                  <c:v>-3.1697346486180904</c:v>
                </c:pt>
                <c:pt idx="452">
                  <c:v>-6.8890847305839475</c:v>
                </c:pt>
                <c:pt idx="453">
                  <c:v>-13.703910788406946</c:v>
                </c:pt>
                <c:pt idx="454">
                  <c:v>-19.515327736052896</c:v>
                </c:pt>
                <c:pt idx="455">
                  <c:v>-23.923560564555849</c:v>
                </c:pt>
                <c:pt idx="456">
                  <c:v>-28.0708537255734</c:v>
                </c:pt>
                <c:pt idx="457">
                  <c:v>-31.118095934645211</c:v>
                </c:pt>
                <c:pt idx="458">
                  <c:v>-32.37379337539916</c:v>
                </c:pt>
                <c:pt idx="459">
                  <c:v>-32.834272808867638</c:v>
                </c:pt>
                <c:pt idx="460">
                  <c:v>-34.911169315822008</c:v>
                </c:pt>
                <c:pt idx="461">
                  <c:v>-36.284982296790062</c:v>
                </c:pt>
                <c:pt idx="462">
                  <c:v>-38.892274319217712</c:v>
                </c:pt>
                <c:pt idx="463">
                  <c:v>-42.537336087926391</c:v>
                </c:pt>
                <c:pt idx="464">
                  <c:v>-45.33501244877062</c:v>
                </c:pt>
                <c:pt idx="465">
                  <c:v>-51.629523791028596</c:v>
                </c:pt>
                <c:pt idx="466">
                  <c:v>-58.555182607223877</c:v>
                </c:pt>
                <c:pt idx="467">
                  <c:v>-63.900395619824053</c:v>
                </c:pt>
                <c:pt idx="468">
                  <c:v>-68.461713585349031</c:v>
                </c:pt>
                <c:pt idx="469">
                  <c:v>-71.725476557435002</c:v>
                </c:pt>
                <c:pt idx="470">
                  <c:v>-73.994080386391005</c:v>
                </c:pt>
                <c:pt idx="471">
                  <c:v>-74.589680636877731</c:v>
                </c:pt>
                <c:pt idx="472">
                  <c:v>-75.371924193503887</c:v>
                </c:pt>
                <c:pt idx="473">
                  <c:v>-74.497042062637902</c:v>
                </c:pt>
                <c:pt idx="474">
                  <c:v>-74.600696409172684</c:v>
                </c:pt>
                <c:pt idx="475">
                  <c:v>-71.739216759000897</c:v>
                </c:pt>
                <c:pt idx="476">
                  <c:v>-64.820481283130547</c:v>
                </c:pt>
                <c:pt idx="477">
                  <c:v>-56.601573771358197</c:v>
                </c:pt>
                <c:pt idx="478">
                  <c:v>-48.100695686570724</c:v>
                </c:pt>
                <c:pt idx="479">
                  <c:v>-38.233882050652625</c:v>
                </c:pt>
                <c:pt idx="480">
                  <c:v>-26.177716507107757</c:v>
                </c:pt>
                <c:pt idx="481">
                  <c:v>-18.871594301614198</c:v>
                </c:pt>
                <c:pt idx="482">
                  <c:v>-15.562211379665429</c:v>
                </c:pt>
                <c:pt idx="483">
                  <c:v>-15.220328381891697</c:v>
                </c:pt>
                <c:pt idx="484">
                  <c:v>-20.482699135243898</c:v>
                </c:pt>
                <c:pt idx="485">
                  <c:v>-28.147246985434574</c:v>
                </c:pt>
                <c:pt idx="486">
                  <c:v>-31.98494297224758</c:v>
                </c:pt>
                <c:pt idx="487">
                  <c:v>-28.865940291913649</c:v>
                </c:pt>
                <c:pt idx="488">
                  <c:v>-23.184710797893725</c:v>
                </c:pt>
                <c:pt idx="489">
                  <c:v>-16.068714407649733</c:v>
                </c:pt>
                <c:pt idx="490">
                  <c:v>-5.2336504885334971</c:v>
                </c:pt>
                <c:pt idx="491">
                  <c:v>6.6579469218039353</c:v>
                </c:pt>
                <c:pt idx="492">
                  <c:v>12.082094938585719</c:v>
                </c:pt>
                <c:pt idx="493">
                  <c:v>14.221715284014703</c:v>
                </c:pt>
                <c:pt idx="494">
                  <c:v>14.067450350144911</c:v>
                </c:pt>
                <c:pt idx="495">
                  <c:v>13.567489696618125</c:v>
                </c:pt>
                <c:pt idx="496">
                  <c:v>17.413998842392441</c:v>
                </c:pt>
                <c:pt idx="497">
                  <c:v>28.6603577537504</c:v>
                </c:pt>
                <c:pt idx="498">
                  <c:v>39.914211041138415</c:v>
                </c:pt>
                <c:pt idx="499">
                  <c:v>47.125704836754181</c:v>
                </c:pt>
                <c:pt idx="500">
                  <c:v>52.746879821163731</c:v>
                </c:pt>
                <c:pt idx="501">
                  <c:v>55.936968583961828</c:v>
                </c:pt>
                <c:pt idx="502">
                  <c:v>58.13463145807286</c:v>
                </c:pt>
                <c:pt idx="503">
                  <c:v>60.473812138944204</c:v>
                </c:pt>
                <c:pt idx="504">
                  <c:v>62.660192514880315</c:v>
                </c:pt>
                <c:pt idx="505">
                  <c:v>66.364467981405468</c:v>
                </c:pt>
                <c:pt idx="506">
                  <c:v>71.272825096738856</c:v>
                </c:pt>
                <c:pt idx="507">
                  <c:v>74.966412466059083</c:v>
                </c:pt>
                <c:pt idx="508">
                  <c:v>76.315181079709419</c:v>
                </c:pt>
                <c:pt idx="509">
                  <c:v>76.008105988046324</c:v>
                </c:pt>
                <c:pt idx="510">
                  <c:v>75.37968799473191</c:v>
                </c:pt>
                <c:pt idx="511">
                  <c:v>75.045481437130647</c:v>
                </c:pt>
                <c:pt idx="512">
                  <c:v>76.633733220469566</c:v>
                </c:pt>
                <c:pt idx="513">
                  <c:v>78.694650922654105</c:v>
                </c:pt>
                <c:pt idx="514">
                  <c:v>79.413407331427791</c:v>
                </c:pt>
                <c:pt idx="515">
                  <c:v>78.993304915942375</c:v>
                </c:pt>
                <c:pt idx="516">
                  <c:v>76.751565777232571</c:v>
                </c:pt>
                <c:pt idx="517">
                  <c:v>71.850371266435005</c:v>
                </c:pt>
                <c:pt idx="518">
                  <c:v>68.265501611396672</c:v>
                </c:pt>
                <c:pt idx="519">
                  <c:v>67.555748916348634</c:v>
                </c:pt>
                <c:pt idx="520">
                  <c:v>65.701379696398945</c:v>
                </c:pt>
                <c:pt idx="521">
                  <c:v>65.587847908446264</c:v>
                </c:pt>
                <c:pt idx="522">
                  <c:v>64.217405222945047</c:v>
                </c:pt>
                <c:pt idx="523">
                  <c:v>58.863167643501328</c:v>
                </c:pt>
                <c:pt idx="524">
                  <c:v>49.807481735529961</c:v>
                </c:pt>
                <c:pt idx="525">
                  <c:v>39.131281398234492</c:v>
                </c:pt>
                <c:pt idx="526">
                  <c:v>30.914460490441609</c:v>
                </c:pt>
                <c:pt idx="527">
                  <c:v>28.068111702440483</c:v>
                </c:pt>
                <c:pt idx="528">
                  <c:v>26.134591659695381</c:v>
                </c:pt>
                <c:pt idx="529">
                  <c:v>24.57369753023842</c:v>
                </c:pt>
                <c:pt idx="530">
                  <c:v>22.640168353346965</c:v>
                </c:pt>
                <c:pt idx="531">
                  <c:v>21.801693268797759</c:v>
                </c:pt>
                <c:pt idx="532">
                  <c:v>17.570711753488748</c:v>
                </c:pt>
                <c:pt idx="533">
                  <c:v>11.978194995723291</c:v>
                </c:pt>
                <c:pt idx="534">
                  <c:v>6.165063343456004</c:v>
                </c:pt>
                <c:pt idx="535">
                  <c:v>-0.92609989269892401</c:v>
                </c:pt>
                <c:pt idx="536">
                  <c:v>-6.3013953765937858</c:v>
                </c:pt>
                <c:pt idx="537">
                  <c:v>-10.606326858607792</c:v>
                </c:pt>
                <c:pt idx="538">
                  <c:v>-13.187288519262449</c:v>
                </c:pt>
                <c:pt idx="539">
                  <c:v>-14.511627142147773</c:v>
                </c:pt>
                <c:pt idx="540">
                  <c:v>-16.264366174587579</c:v>
                </c:pt>
                <c:pt idx="541">
                  <c:v>-17.177103248000904</c:v>
                </c:pt>
                <c:pt idx="542">
                  <c:v>-18.820436189310406</c:v>
                </c:pt>
                <c:pt idx="543">
                  <c:v>-20.70625468619393</c:v>
                </c:pt>
                <c:pt idx="544">
                  <c:v>-22.348758872958008</c:v>
                </c:pt>
                <c:pt idx="545">
                  <c:v>-24.342893600543622</c:v>
                </c:pt>
                <c:pt idx="546">
                  <c:v>-26.374807456589945</c:v>
                </c:pt>
                <c:pt idx="547">
                  <c:v>-29.668010694687446</c:v>
                </c:pt>
                <c:pt idx="548">
                  <c:v>-32.767879639584848</c:v>
                </c:pt>
                <c:pt idx="549">
                  <c:v>-35.469805540860492</c:v>
                </c:pt>
                <c:pt idx="550">
                  <c:v>-37.962276832373874</c:v>
                </c:pt>
                <c:pt idx="551">
                  <c:v>-40.174461210993371</c:v>
                </c:pt>
                <c:pt idx="552">
                  <c:v>-42.4466839107819</c:v>
                </c:pt>
                <c:pt idx="553">
                  <c:v>-45.584977413399628</c:v>
                </c:pt>
                <c:pt idx="554">
                  <c:v>-47.948379824895525</c:v>
                </c:pt>
                <c:pt idx="555">
                  <c:v>-49.472550837669139</c:v>
                </c:pt>
                <c:pt idx="556">
                  <c:v>-49.836821572089661</c:v>
                </c:pt>
                <c:pt idx="557">
                  <c:v>-49.688380475773563</c:v>
                </c:pt>
                <c:pt idx="558">
                  <c:v>-51.175748273780641</c:v>
                </c:pt>
                <c:pt idx="559">
                  <c:v>-53.141752032005776</c:v>
                </c:pt>
                <c:pt idx="560">
                  <c:v>-55.814134914970097</c:v>
                </c:pt>
                <c:pt idx="561">
                  <c:v>-58.472539997802222</c:v>
                </c:pt>
                <c:pt idx="562">
                  <c:v>-60.537351537929183</c:v>
                </c:pt>
                <c:pt idx="563">
                  <c:v>-61.97984547645536</c:v>
                </c:pt>
                <c:pt idx="564">
                  <c:v>-62.190914452838371</c:v>
                </c:pt>
                <c:pt idx="565">
                  <c:v>-61.730973632754328</c:v>
                </c:pt>
                <c:pt idx="566">
                  <c:v>-62.373876107931864</c:v>
                </c:pt>
                <c:pt idx="567">
                  <c:v>-63.293192418176162</c:v>
                </c:pt>
                <c:pt idx="568">
                  <c:v>-64.379738363081444</c:v>
                </c:pt>
                <c:pt idx="569">
                  <c:v>-65.502019568203252</c:v>
                </c:pt>
                <c:pt idx="570">
                  <c:v>-65.648548762879614</c:v>
                </c:pt>
                <c:pt idx="571">
                  <c:v>-63.739288421899083</c:v>
                </c:pt>
                <c:pt idx="572">
                  <c:v>-61.740093235802462</c:v>
                </c:pt>
                <c:pt idx="573">
                  <c:v>-59.910124226978716</c:v>
                </c:pt>
                <c:pt idx="574">
                  <c:v>-58.781308920440011</c:v>
                </c:pt>
                <c:pt idx="575">
                  <c:v>-57.776528604490714</c:v>
                </c:pt>
                <c:pt idx="576">
                  <c:v>-54.962813696478506</c:v>
                </c:pt>
                <c:pt idx="577">
                  <c:v>-47.903373933883117</c:v>
                </c:pt>
                <c:pt idx="578">
                  <c:v>-39.420502259512922</c:v>
                </c:pt>
                <c:pt idx="579">
                  <c:v>-26.557935179284012</c:v>
                </c:pt>
                <c:pt idx="580">
                  <c:v>-10.210405849231663</c:v>
                </c:pt>
                <c:pt idx="581">
                  <c:v>-3.9715068657763695</c:v>
                </c:pt>
                <c:pt idx="582">
                  <c:v>-3.9394473581138278</c:v>
                </c:pt>
                <c:pt idx="583">
                  <c:v>-7.7964588427546735</c:v>
                </c:pt>
                <c:pt idx="584">
                  <c:v>-14.725455491569297</c:v>
                </c:pt>
                <c:pt idx="585">
                  <c:v>-23.121555056019325</c:v>
                </c:pt>
                <c:pt idx="586">
                  <c:v>-23.352057379342998</c:v>
                </c:pt>
                <c:pt idx="587">
                  <c:v>-14.867195873835074</c:v>
                </c:pt>
                <c:pt idx="588">
                  <c:v>1.0021671419203657</c:v>
                </c:pt>
                <c:pt idx="589">
                  <c:v>17.12626607474628</c:v>
                </c:pt>
                <c:pt idx="590">
                  <c:v>27.495892629953428</c:v>
                </c:pt>
                <c:pt idx="591">
                  <c:v>31.374989500502529</c:v>
                </c:pt>
                <c:pt idx="592">
                  <c:v>32.690794113237992</c:v>
                </c:pt>
                <c:pt idx="593">
                  <c:v>33.140452417328682</c:v>
                </c:pt>
                <c:pt idx="594">
                  <c:v>34.61676173493899</c:v>
                </c:pt>
                <c:pt idx="595">
                  <c:v>37.893857644105083</c:v>
                </c:pt>
                <c:pt idx="596">
                  <c:v>43.100029433825867</c:v>
                </c:pt>
                <c:pt idx="597">
                  <c:v>49.220181165064119</c:v>
                </c:pt>
                <c:pt idx="598">
                  <c:v>53.811107265914067</c:v>
                </c:pt>
                <c:pt idx="599">
                  <c:v>56.449276127763987</c:v>
                </c:pt>
                <c:pt idx="600">
                  <c:v>58.091632623678997</c:v>
                </c:pt>
                <c:pt idx="601">
                  <c:v>59.507734451082776</c:v>
                </c:pt>
                <c:pt idx="602">
                  <c:v>62.089785347075576</c:v>
                </c:pt>
                <c:pt idx="603">
                  <c:v>65.589962494695001</c:v>
                </c:pt>
                <c:pt idx="604">
                  <c:v>69.563034128618725</c:v>
                </c:pt>
                <c:pt idx="605">
                  <c:v>73.958125997270457</c:v>
                </c:pt>
                <c:pt idx="606">
                  <c:v>77.719443056511878</c:v>
                </c:pt>
                <c:pt idx="607">
                  <c:v>80.704036128832769</c:v>
                </c:pt>
                <c:pt idx="608">
                  <c:v>82.39609706543628</c:v>
                </c:pt>
                <c:pt idx="609">
                  <c:v>83.291673135026443</c:v>
                </c:pt>
                <c:pt idx="610">
                  <c:v>83.271555483096506</c:v>
                </c:pt>
                <c:pt idx="611">
                  <c:v>84.579258722560894</c:v>
                </c:pt>
                <c:pt idx="612">
                  <c:v>79.48663521540648</c:v>
                </c:pt>
                <c:pt idx="613">
                  <c:v>69.002872984276934</c:v>
                </c:pt>
                <c:pt idx="614">
                  <c:v>59.180471289049358</c:v>
                </c:pt>
                <c:pt idx="615">
                  <c:v>46.859969707940081</c:v>
                </c:pt>
                <c:pt idx="616">
                  <c:v>36.667555402303321</c:v>
                </c:pt>
                <c:pt idx="617">
                  <c:v>29.454995718847453</c:v>
                </c:pt>
                <c:pt idx="618">
                  <c:v>27.780219711532371</c:v>
                </c:pt>
                <c:pt idx="619">
                  <c:v>26.927139694417129</c:v>
                </c:pt>
                <c:pt idx="620">
                  <c:v>25.579864293266379</c:v>
                </c:pt>
                <c:pt idx="621">
                  <c:v>22.637696393062612</c:v>
                </c:pt>
                <c:pt idx="622">
                  <c:v>19.949356218520389</c:v>
                </c:pt>
                <c:pt idx="623">
                  <c:v>12.645392498880481</c:v>
                </c:pt>
                <c:pt idx="624">
                  <c:v>6.8721673215338415</c:v>
                </c:pt>
                <c:pt idx="625">
                  <c:v>3.6377668832344536</c:v>
                </c:pt>
                <c:pt idx="626">
                  <c:v>-0.21465744213600826</c:v>
                </c:pt>
                <c:pt idx="627">
                  <c:v>-3.8492559839709681</c:v>
                </c:pt>
                <c:pt idx="628">
                  <c:v>-6.3364492002238944</c:v>
                </c:pt>
                <c:pt idx="629">
                  <c:v>-7.6812219092873244</c:v>
                </c:pt>
                <c:pt idx="630">
                  <c:v>-8.9085426625692641</c:v>
                </c:pt>
                <c:pt idx="631">
                  <c:v>-10.968798897742932</c:v>
                </c:pt>
                <c:pt idx="632">
                  <c:v>-14.288458308282506</c:v>
                </c:pt>
                <c:pt idx="633">
                  <c:v>-19.354406684169756</c:v>
                </c:pt>
                <c:pt idx="634">
                  <c:v>-23.769352712493912</c:v>
                </c:pt>
                <c:pt idx="635">
                  <c:v>-27.096811839147758</c:v>
                </c:pt>
                <c:pt idx="636">
                  <c:v>-29.106357023236015</c:v>
                </c:pt>
                <c:pt idx="637">
                  <c:v>-30.089181790120925</c:v>
                </c:pt>
                <c:pt idx="638">
                  <c:v>-30.976997266993308</c:v>
                </c:pt>
                <c:pt idx="639">
                  <c:v>-30.319530312788995</c:v>
                </c:pt>
                <c:pt idx="640">
                  <c:v>-29.890833580725086</c:v>
                </c:pt>
                <c:pt idx="641">
                  <c:v>-28.470577860273497</c:v>
                </c:pt>
                <c:pt idx="642">
                  <c:v>-26.900177953395943</c:v>
                </c:pt>
                <c:pt idx="643">
                  <c:v>-26.639869826380366</c:v>
                </c:pt>
                <c:pt idx="644">
                  <c:v>-27.277834702174907</c:v>
                </c:pt>
                <c:pt idx="645">
                  <c:v>-29.311101892359343</c:v>
                </c:pt>
                <c:pt idx="646">
                  <c:v>-31.572180671575506</c:v>
                </c:pt>
                <c:pt idx="647">
                  <c:v>-34.468075956634188</c:v>
                </c:pt>
                <c:pt idx="648">
                  <c:v>-37.054672925907937</c:v>
                </c:pt>
                <c:pt idx="649">
                  <c:v>-39.051054426025679</c:v>
                </c:pt>
                <c:pt idx="650">
                  <c:v>-41.061742127164294</c:v>
                </c:pt>
                <c:pt idx="651">
                  <c:v>-43.626770384747076</c:v>
                </c:pt>
                <c:pt idx="652">
                  <c:v>-46.15801307040762</c:v>
                </c:pt>
                <c:pt idx="653">
                  <c:v>-48.527994840347745</c:v>
                </c:pt>
                <c:pt idx="654">
                  <c:v>-49.582688062923573</c:v>
                </c:pt>
                <c:pt idx="655">
                  <c:v>-50.339656274665138</c:v>
                </c:pt>
                <c:pt idx="656">
                  <c:v>-51.77060137923538</c:v>
                </c:pt>
                <c:pt idx="657">
                  <c:v>-53.137757100792584</c:v>
                </c:pt>
                <c:pt idx="658">
                  <c:v>-54.201099302371624</c:v>
                </c:pt>
                <c:pt idx="659">
                  <c:v>-54.952891847553879</c:v>
                </c:pt>
                <c:pt idx="660">
                  <c:v>-54.954188457390188</c:v>
                </c:pt>
                <c:pt idx="661">
                  <c:v>-54.710310531285117</c:v>
                </c:pt>
                <c:pt idx="662">
                  <c:v>-53.654952590430682</c:v>
                </c:pt>
                <c:pt idx="663">
                  <c:v>-53.969438861695636</c:v>
                </c:pt>
                <c:pt idx="664">
                  <c:v>-53.390853369299236</c:v>
                </c:pt>
                <c:pt idx="665">
                  <c:v>-53.610196856461684</c:v>
                </c:pt>
                <c:pt idx="666">
                  <c:v>-52.357960218157721</c:v>
                </c:pt>
                <c:pt idx="667">
                  <c:v>-52.463003432898205</c:v>
                </c:pt>
                <c:pt idx="668">
                  <c:v>-50.765183848517303</c:v>
                </c:pt>
                <c:pt idx="669">
                  <c:v>-47.870066828868026</c:v>
                </c:pt>
                <c:pt idx="670">
                  <c:v>-45.543637788887679</c:v>
                </c:pt>
                <c:pt idx="671">
                  <c:v>-40.01669433737078</c:v>
                </c:pt>
                <c:pt idx="672">
                  <c:v>-35.451507241109475</c:v>
                </c:pt>
                <c:pt idx="673">
                  <c:v>-31.748001348056683</c:v>
                </c:pt>
                <c:pt idx="674">
                  <c:v>-28.514740709214532</c:v>
                </c:pt>
                <c:pt idx="675">
                  <c:v>-23.450573216308594</c:v>
                </c:pt>
                <c:pt idx="676">
                  <c:v>-17.464964962869622</c:v>
                </c:pt>
                <c:pt idx="677">
                  <c:v>-11.041920573325202</c:v>
                </c:pt>
                <c:pt idx="678">
                  <c:v>-5.5728566939302144</c:v>
                </c:pt>
                <c:pt idx="679">
                  <c:v>-0.40257722431352133</c:v>
                </c:pt>
                <c:pt idx="680">
                  <c:v>3.1224800818213629</c:v>
                </c:pt>
                <c:pt idx="681">
                  <c:v>7.1239571163684339</c:v>
                </c:pt>
                <c:pt idx="682">
                  <c:v>11.411534435068507</c:v>
                </c:pt>
                <c:pt idx="683">
                  <c:v>13.866935255891692</c:v>
                </c:pt>
                <c:pt idx="684">
                  <c:v>15.412524181870449</c:v>
                </c:pt>
                <c:pt idx="685">
                  <c:v>18.501900240197653</c:v>
                </c:pt>
                <c:pt idx="686">
                  <c:v>22.484401273418989</c:v>
                </c:pt>
                <c:pt idx="687">
                  <c:v>28.264437419372687</c:v>
                </c:pt>
                <c:pt idx="688">
                  <c:v>31.225653204867044</c:v>
                </c:pt>
                <c:pt idx="689">
                  <c:v>34.334077705862747</c:v>
                </c:pt>
                <c:pt idx="690">
                  <c:v>36.131836172027576</c:v>
                </c:pt>
                <c:pt idx="691">
                  <c:v>38.110912763636499</c:v>
                </c:pt>
                <c:pt idx="692">
                  <c:v>40.895039713437683</c:v>
                </c:pt>
                <c:pt idx="693">
                  <c:v>46.179452432529693</c:v>
                </c:pt>
                <c:pt idx="694">
                  <c:v>54.889471302570279</c:v>
                </c:pt>
                <c:pt idx="695">
                  <c:v>58.62923455242359</c:v>
                </c:pt>
                <c:pt idx="696">
                  <c:v>59.564881505035878</c:v>
                </c:pt>
                <c:pt idx="697">
                  <c:v>59.225593998111194</c:v>
                </c:pt>
                <c:pt idx="698">
                  <c:v>59.318849719802721</c:v>
                </c:pt>
                <c:pt idx="699">
                  <c:v>60.263794011128276</c:v>
                </c:pt>
                <c:pt idx="700">
                  <c:v>62.03545198815187</c:v>
                </c:pt>
                <c:pt idx="701">
                  <c:v>64.44352052263504</c:v>
                </c:pt>
                <c:pt idx="702">
                  <c:v>70.091264588054614</c:v>
                </c:pt>
                <c:pt idx="703">
                  <c:v>73.556846147811314</c:v>
                </c:pt>
                <c:pt idx="704">
                  <c:v>74.398578487255079</c:v>
                </c:pt>
                <c:pt idx="705">
                  <c:v>74.62028572101643</c:v>
                </c:pt>
                <c:pt idx="706">
                  <c:v>73.932119736192021</c:v>
                </c:pt>
                <c:pt idx="707">
                  <c:v>72.365485042640202</c:v>
                </c:pt>
                <c:pt idx="708">
                  <c:v>72.682756755378421</c:v>
                </c:pt>
                <c:pt idx="709">
                  <c:v>72.161274837424131</c:v>
                </c:pt>
                <c:pt idx="710">
                  <c:v>65.390459819496698</c:v>
                </c:pt>
                <c:pt idx="711">
                  <c:v>57.361400381704577</c:v>
                </c:pt>
                <c:pt idx="712">
                  <c:v>51.665020522936175</c:v>
                </c:pt>
                <c:pt idx="713">
                  <c:v>48.752064379460265</c:v>
                </c:pt>
                <c:pt idx="714">
                  <c:v>47.884456303282086</c:v>
                </c:pt>
                <c:pt idx="715">
                  <c:v>46.08011451717811</c:v>
                </c:pt>
                <c:pt idx="716">
                  <c:v>43.798623626634033</c:v>
                </c:pt>
                <c:pt idx="717">
                  <c:v>40.624163823571017</c:v>
                </c:pt>
                <c:pt idx="718">
                  <c:v>35.382276437558694</c:v>
                </c:pt>
                <c:pt idx="719">
                  <c:v>29.387158487386746</c:v>
                </c:pt>
                <c:pt idx="720">
                  <c:v>25.011734559342965</c:v>
                </c:pt>
                <c:pt idx="721">
                  <c:v>21.782931764790035</c:v>
                </c:pt>
                <c:pt idx="722">
                  <c:v>19.050057077477181</c:v>
                </c:pt>
                <c:pt idx="723">
                  <c:v>18.101610200087666</c:v>
                </c:pt>
                <c:pt idx="724">
                  <c:v>16.304608637283987</c:v>
                </c:pt>
                <c:pt idx="725">
                  <c:v>14.278776210844001</c:v>
                </c:pt>
                <c:pt idx="726">
                  <c:v>11.684535730338855</c:v>
                </c:pt>
                <c:pt idx="727">
                  <c:v>8.662265739019098</c:v>
                </c:pt>
                <c:pt idx="728">
                  <c:v>5.9257598047465905</c:v>
                </c:pt>
                <c:pt idx="729">
                  <c:v>4.5308948919550174</c:v>
                </c:pt>
                <c:pt idx="730">
                  <c:v>2.4103777952185053</c:v>
                </c:pt>
                <c:pt idx="731">
                  <c:v>-0.43259759460175362</c:v>
                </c:pt>
                <c:pt idx="732">
                  <c:v>-3.2052825064655091</c:v>
                </c:pt>
                <c:pt idx="733">
                  <c:v>-6.1257304308260174</c:v>
                </c:pt>
                <c:pt idx="734">
                  <c:v>-8.4782169559000344</c:v>
                </c:pt>
                <c:pt idx="735">
                  <c:v>-11.309573106457156</c:v>
                </c:pt>
                <c:pt idx="736">
                  <c:v>-12.712768504764236</c:v>
                </c:pt>
                <c:pt idx="737">
                  <c:v>-14.651340446132595</c:v>
                </c:pt>
                <c:pt idx="738">
                  <c:v>-15.182496119662957</c:v>
                </c:pt>
                <c:pt idx="739">
                  <c:v>-16.154003338925929</c:v>
                </c:pt>
                <c:pt idx="740">
                  <c:v>-17.229438083307421</c:v>
                </c:pt>
                <c:pt idx="741">
                  <c:v>-18.555289812792033</c:v>
                </c:pt>
                <c:pt idx="742">
                  <c:v>-21.747348187638984</c:v>
                </c:pt>
                <c:pt idx="743">
                  <c:v>-25.924583229397367</c:v>
                </c:pt>
                <c:pt idx="744">
                  <c:v>-30.700868216138097</c:v>
                </c:pt>
                <c:pt idx="745">
                  <c:v>-36.885867958448443</c:v>
                </c:pt>
                <c:pt idx="746">
                  <c:v>-44.255277875502323</c:v>
                </c:pt>
                <c:pt idx="747">
                  <c:v>-50.461444319201014</c:v>
                </c:pt>
                <c:pt idx="748">
                  <c:v>-55.735715053554109</c:v>
                </c:pt>
                <c:pt idx="749">
                  <c:v>-59.808932569231928</c:v>
                </c:pt>
                <c:pt idx="750">
                  <c:v>-63.787238507547649</c:v>
                </c:pt>
                <c:pt idx="751">
                  <c:v>-67.555971460650781</c:v>
                </c:pt>
                <c:pt idx="752">
                  <c:v>-70.568221224705297</c:v>
                </c:pt>
                <c:pt idx="753">
                  <c:v>-73.54083130210249</c:v>
                </c:pt>
                <c:pt idx="754">
                  <c:v>-75.801350528500649</c:v>
                </c:pt>
                <c:pt idx="755">
                  <c:v>-76.429088301387537</c:v>
                </c:pt>
                <c:pt idx="756">
                  <c:v>-74.552476680740739</c:v>
                </c:pt>
                <c:pt idx="757">
                  <c:v>-73.111193554815458</c:v>
                </c:pt>
                <c:pt idx="758">
                  <c:v>-71.898059784142163</c:v>
                </c:pt>
                <c:pt idx="759">
                  <c:v>-70.677048872759514</c:v>
                </c:pt>
                <c:pt idx="760">
                  <c:v>-67.506771814142553</c:v>
                </c:pt>
                <c:pt idx="761">
                  <c:v>-61.464245122789372</c:v>
                </c:pt>
                <c:pt idx="762">
                  <c:v>-46.195897394579518</c:v>
                </c:pt>
                <c:pt idx="763">
                  <c:v>-29.759673872784802</c:v>
                </c:pt>
                <c:pt idx="764">
                  <c:v>-22.752096237329624</c:v>
                </c:pt>
                <c:pt idx="765">
                  <c:v>-21.729209904438491</c:v>
                </c:pt>
                <c:pt idx="766">
                  <c:v>-26.301762633359488</c:v>
                </c:pt>
                <c:pt idx="767">
                  <c:v>-33.487004053896776</c:v>
                </c:pt>
                <c:pt idx="768">
                  <c:v>-37.327068708857745</c:v>
                </c:pt>
                <c:pt idx="769">
                  <c:v>-36.527725119744773</c:v>
                </c:pt>
                <c:pt idx="770">
                  <c:v>-31.246337461819135</c:v>
                </c:pt>
                <c:pt idx="771">
                  <c:v>-18.682512761043817</c:v>
                </c:pt>
                <c:pt idx="772">
                  <c:v>-1.3100261985958361</c:v>
                </c:pt>
                <c:pt idx="773">
                  <c:v>9.7742253912822878</c:v>
                </c:pt>
                <c:pt idx="774">
                  <c:v>15.753412346772576</c:v>
                </c:pt>
                <c:pt idx="775">
                  <c:v>16.578386923111971</c:v>
                </c:pt>
                <c:pt idx="776">
                  <c:v>14.03331941440214</c:v>
                </c:pt>
                <c:pt idx="777">
                  <c:v>11.182772783601765</c:v>
                </c:pt>
                <c:pt idx="778">
                  <c:v>8.1404582203121656</c:v>
                </c:pt>
                <c:pt idx="779">
                  <c:v>8.2499377408929515</c:v>
                </c:pt>
                <c:pt idx="780">
                  <c:v>12.683590740142913</c:v>
                </c:pt>
                <c:pt idx="781">
                  <c:v>20.923310324274539</c:v>
                </c:pt>
                <c:pt idx="782">
                  <c:v>27.999644664810759</c:v>
                </c:pt>
                <c:pt idx="783">
                  <c:v>31.116608014723667</c:v>
                </c:pt>
                <c:pt idx="784">
                  <c:v>32.227455050441961</c:v>
                </c:pt>
                <c:pt idx="785">
                  <c:v>30.023648571176714</c:v>
                </c:pt>
                <c:pt idx="786">
                  <c:v>26.998491914193966</c:v>
                </c:pt>
                <c:pt idx="787">
                  <c:v>22.734020373742236</c:v>
                </c:pt>
                <c:pt idx="788">
                  <c:v>21.496227344564762</c:v>
                </c:pt>
                <c:pt idx="789">
                  <c:v>22.854398102251437</c:v>
                </c:pt>
                <c:pt idx="790">
                  <c:v>27.06770354320652</c:v>
                </c:pt>
                <c:pt idx="791">
                  <c:v>34.049620516366922</c:v>
                </c:pt>
                <c:pt idx="792">
                  <c:v>40.911709061419486</c:v>
                </c:pt>
                <c:pt idx="793">
                  <c:v>45.110532381298512</c:v>
                </c:pt>
                <c:pt idx="794">
                  <c:v>46.493978179559264</c:v>
                </c:pt>
                <c:pt idx="795">
                  <c:v>46.358232107153086</c:v>
                </c:pt>
                <c:pt idx="796">
                  <c:v>47.414285399169401</c:v>
                </c:pt>
                <c:pt idx="797">
                  <c:v>50.279324025404556</c:v>
                </c:pt>
                <c:pt idx="798">
                  <c:v>54.163967634527019</c:v>
                </c:pt>
              </c:numCache>
            </c:numRef>
          </c:val>
          <c:smooth val="0"/>
          <c:extLst>
            <c:ext xmlns:c16="http://schemas.microsoft.com/office/drawing/2014/chart" uri="{C3380CC4-5D6E-409C-BE32-E72D297353CC}">
              <c16:uniqueId val="{00000002-BF15-47BF-9CA5-5E7D2AE66986}"/>
            </c:ext>
          </c:extLst>
        </c:ser>
        <c:dLbls>
          <c:showLegendKey val="0"/>
          <c:showVal val="0"/>
          <c:showCatName val="0"/>
          <c:showSerName val="0"/>
          <c:showPercent val="0"/>
          <c:showBubbleSize val="0"/>
        </c:dLbls>
        <c:smooth val="0"/>
        <c:axId val="527663376"/>
        <c:axId val="1464186256"/>
      </c:lineChart>
      <c:catAx>
        <c:axId val="52766337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4186256"/>
        <c:crosses val="autoZero"/>
        <c:auto val="1"/>
        <c:lblAlgn val="ctr"/>
        <c:lblOffset val="100"/>
        <c:noMultiLvlLbl val="0"/>
      </c:catAx>
      <c:valAx>
        <c:axId val="1464186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663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Gyro data in</a:t>
            </a:r>
            <a:r>
              <a:rPr lang="en-IE" baseline="0"/>
              <a:t> </a:t>
            </a:r>
            <a:r>
              <a:rPr lang="en-IE"/>
              <a:t>Gesture1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Gyro_A1_20!$T$1</c:f>
              <c:strCache>
                <c:ptCount val="1"/>
                <c:pt idx="0">
                  <c:v>Gyro_X</c:v>
                </c:pt>
              </c:strCache>
            </c:strRef>
          </c:tx>
          <c:spPr>
            <a:ln w="28575" cap="rnd">
              <a:solidFill>
                <a:schemeClr val="accent1"/>
              </a:solidFill>
              <a:round/>
            </a:ln>
            <a:effectLst/>
          </c:spPr>
          <c:marker>
            <c:symbol val="none"/>
          </c:marker>
          <c:val>
            <c:numRef>
              <c:f>Gyro_A1_20!$T$2:$T$2333</c:f>
              <c:numCache>
                <c:formatCode>General</c:formatCode>
                <c:ptCount val="2332"/>
                <c:pt idx="0">
                  <c:v>-1.6294900000000001E-2</c:v>
                </c:pt>
                <c:pt idx="1">
                  <c:v>-3.2233082000000003E-2</c:v>
                </c:pt>
                <c:pt idx="2">
                  <c:v>-4.6808200000000001E-2</c:v>
                </c:pt>
                <c:pt idx="3">
                  <c:v>-6.2134056E-2</c:v>
                </c:pt>
                <c:pt idx="4">
                  <c:v>-7.6139255000000003E-2</c:v>
                </c:pt>
                <c:pt idx="5">
                  <c:v>-9.0910249999999998E-2</c:v>
                </c:pt>
                <c:pt idx="6">
                  <c:v>-0.105374765</c:v>
                </c:pt>
                <c:pt idx="7">
                  <c:v>-0.11851269</c:v>
                </c:pt>
                <c:pt idx="8">
                  <c:v>-0.13242521600000001</c:v>
                </c:pt>
                <c:pt idx="9">
                  <c:v>-0.144982792</c:v>
                </c:pt>
                <c:pt idx="10">
                  <c:v>-0.158346076</c:v>
                </c:pt>
                <c:pt idx="11">
                  <c:v>-0.17251301399999999</c:v>
                </c:pt>
                <c:pt idx="12">
                  <c:v>-0.185339054</c:v>
                </c:pt>
                <c:pt idx="13">
                  <c:v>-0.19789521299999999</c:v>
                </c:pt>
                <c:pt idx="14">
                  <c:v>-0.20917296899999999</c:v>
                </c:pt>
                <c:pt idx="15">
                  <c:v>-0.22023722900000001</c:v>
                </c:pt>
                <c:pt idx="16">
                  <c:v>-0.23794452499999999</c:v>
                </c:pt>
                <c:pt idx="17">
                  <c:v>-0.24509931400000001</c:v>
                </c:pt>
                <c:pt idx="18">
                  <c:v>-0.25685156799999997</c:v>
                </c:pt>
                <c:pt idx="19">
                  <c:v>-0.26724809700000002</c:v>
                </c:pt>
                <c:pt idx="20">
                  <c:v>-0.27816889500000003</c:v>
                </c:pt>
                <c:pt idx="21">
                  <c:v>-0.28640177700000002</c:v>
                </c:pt>
                <c:pt idx="22">
                  <c:v>-0.29528850099999998</c:v>
                </c:pt>
                <c:pt idx="23">
                  <c:v>-0.30883117100000002</c:v>
                </c:pt>
                <c:pt idx="24">
                  <c:v>-0.322774108</c:v>
                </c:pt>
                <c:pt idx="25">
                  <c:v>-0.32987502600000002</c:v>
                </c:pt>
                <c:pt idx="26">
                  <c:v>-0.33990336500000001</c:v>
                </c:pt>
                <c:pt idx="27">
                  <c:v>-0.35767689800000002</c:v>
                </c:pt>
                <c:pt idx="28">
                  <c:v>-0.370695</c:v>
                </c:pt>
                <c:pt idx="29">
                  <c:v>-0.37852839999999999</c:v>
                </c:pt>
                <c:pt idx="30">
                  <c:v>-0.38839479199999999</c:v>
                </c:pt>
                <c:pt idx="31">
                  <c:v>-0.36224171599999999</c:v>
                </c:pt>
                <c:pt idx="32">
                  <c:v>-0.34773816200000002</c:v>
                </c:pt>
                <c:pt idx="33">
                  <c:v>-0.35396197800000001</c:v>
                </c:pt>
                <c:pt idx="34">
                  <c:v>-0.40152981900000001</c:v>
                </c:pt>
                <c:pt idx="35">
                  <c:v>-0.47666278299999998</c:v>
                </c:pt>
                <c:pt idx="36">
                  <c:v>-0.46606324700000001</c:v>
                </c:pt>
                <c:pt idx="37">
                  <c:v>-0.44663842199999998</c:v>
                </c:pt>
                <c:pt idx="38">
                  <c:v>-0.41833097400000002</c:v>
                </c:pt>
                <c:pt idx="39">
                  <c:v>-0.43840355399999997</c:v>
                </c:pt>
                <c:pt idx="40">
                  <c:v>-0.47273460299999998</c:v>
                </c:pt>
                <c:pt idx="41">
                  <c:v>-0.480257871</c:v>
                </c:pt>
                <c:pt idx="42">
                  <c:v>-0.48949427299999998</c:v>
                </c:pt>
                <c:pt idx="43">
                  <c:v>-0.50573580799999995</c:v>
                </c:pt>
                <c:pt idx="44">
                  <c:v>-0.50456319199999999</c:v>
                </c:pt>
                <c:pt idx="45">
                  <c:v>-0.50988432800000005</c:v>
                </c:pt>
                <c:pt idx="46">
                  <c:v>-0.51837038099999999</c:v>
                </c:pt>
                <c:pt idx="47">
                  <c:v>-0.52883329400000001</c:v>
                </c:pt>
                <c:pt idx="48">
                  <c:v>-0.53603862800000002</c:v>
                </c:pt>
                <c:pt idx="49">
                  <c:v>-0.53166947499999995</c:v>
                </c:pt>
                <c:pt idx="50">
                  <c:v>-0.50986204599999996</c:v>
                </c:pt>
                <c:pt idx="51">
                  <c:v>-0.45857076499999999</c:v>
                </c:pt>
                <c:pt idx="52">
                  <c:v>-0.34663834999999998</c:v>
                </c:pt>
                <c:pt idx="53">
                  <c:v>-0.153724743</c:v>
                </c:pt>
                <c:pt idx="54">
                  <c:v>5.0494591999999998E-2</c:v>
                </c:pt>
                <c:pt idx="55">
                  <c:v>-5.305526E-2</c:v>
                </c:pt>
                <c:pt idx="56">
                  <c:v>-0.59491193399999998</c:v>
                </c:pt>
                <c:pt idx="57">
                  <c:v>-0.96270145600000001</c:v>
                </c:pt>
                <c:pt idx="58">
                  <c:v>-1.209759647</c:v>
                </c:pt>
                <c:pt idx="59">
                  <c:v>-1.400061794</c:v>
                </c:pt>
                <c:pt idx="60">
                  <c:v>-1.504059998</c:v>
                </c:pt>
                <c:pt idx="61">
                  <c:v>-1.6461292380000001</c:v>
                </c:pt>
                <c:pt idx="62">
                  <c:v>-1.890468493</c:v>
                </c:pt>
                <c:pt idx="63">
                  <c:v>-2.193289783</c:v>
                </c:pt>
                <c:pt idx="64">
                  <c:v>-2.5229295879999998</c:v>
                </c:pt>
                <c:pt idx="65">
                  <c:v>-2.8540193359999999</c:v>
                </c:pt>
                <c:pt idx="66">
                  <c:v>-3.3213343289999999</c:v>
                </c:pt>
                <c:pt idx="67">
                  <c:v>-3.8571005230000002</c:v>
                </c:pt>
                <c:pt idx="68">
                  <c:v>-4.2671194720000001</c:v>
                </c:pt>
                <c:pt idx="69">
                  <c:v>-4.5416881629999999</c:v>
                </c:pt>
                <c:pt idx="70">
                  <c:v>-4.742946399</c:v>
                </c:pt>
                <c:pt idx="71">
                  <c:v>-4.8744015909999998</c:v>
                </c:pt>
                <c:pt idx="72">
                  <c:v>-4.8371113799999996</c:v>
                </c:pt>
                <c:pt idx="73">
                  <c:v>-4.480777572</c:v>
                </c:pt>
                <c:pt idx="74">
                  <c:v>-3.8506038010000001</c:v>
                </c:pt>
                <c:pt idx="75">
                  <c:v>-2.9117345050000001</c:v>
                </c:pt>
                <c:pt idx="76">
                  <c:v>-1.770664434</c:v>
                </c:pt>
                <c:pt idx="77">
                  <c:v>-0.53272498599999996</c:v>
                </c:pt>
                <c:pt idx="78">
                  <c:v>0.66006645399999997</c:v>
                </c:pt>
                <c:pt idx="79">
                  <c:v>1.7274208449999999</c:v>
                </c:pt>
                <c:pt idx="80">
                  <c:v>2.7409457079999999</c:v>
                </c:pt>
                <c:pt idx="81">
                  <c:v>3.7047738140000002</c:v>
                </c:pt>
                <c:pt idx="82">
                  <c:v>4.5856578179999996</c:v>
                </c:pt>
                <c:pt idx="83">
                  <c:v>5.3823762410000002</c:v>
                </c:pt>
                <c:pt idx="84">
                  <c:v>6.1082695359999999</c:v>
                </c:pt>
                <c:pt idx="85">
                  <c:v>6.9341899659999999</c:v>
                </c:pt>
                <c:pt idx="86">
                  <c:v>7.957952766</c:v>
                </c:pt>
                <c:pt idx="87">
                  <c:v>9.1479370909999993</c:v>
                </c:pt>
                <c:pt idx="88">
                  <c:v>10.456277650000001</c:v>
                </c:pt>
                <c:pt idx="89">
                  <c:v>11.6879074</c:v>
                </c:pt>
                <c:pt idx="90">
                  <c:v>12.767756909999999</c:v>
                </c:pt>
                <c:pt idx="91">
                  <c:v>13.742130149999999</c:v>
                </c:pt>
                <c:pt idx="92">
                  <c:v>14.656658009999999</c:v>
                </c:pt>
                <c:pt idx="93">
                  <c:v>15.694457570000001</c:v>
                </c:pt>
                <c:pt idx="94">
                  <c:v>16.831708639999999</c:v>
                </c:pt>
                <c:pt idx="95">
                  <c:v>18.050658299999998</c:v>
                </c:pt>
                <c:pt idx="96">
                  <c:v>19.030207000000001</c:v>
                </c:pt>
                <c:pt idx="97">
                  <c:v>18.984516679999999</c:v>
                </c:pt>
                <c:pt idx="98">
                  <c:v>18.615608640000001</c:v>
                </c:pt>
                <c:pt idx="99">
                  <c:v>18.170003130000001</c:v>
                </c:pt>
                <c:pt idx="100">
                  <c:v>17.734248189999999</c:v>
                </c:pt>
                <c:pt idx="101">
                  <c:v>17.368597099999999</c:v>
                </c:pt>
                <c:pt idx="102">
                  <c:v>17.089214900000002</c:v>
                </c:pt>
                <c:pt idx="103">
                  <c:v>16.97664988</c:v>
                </c:pt>
                <c:pt idx="104">
                  <c:v>17.135875070000001</c:v>
                </c:pt>
                <c:pt idx="105">
                  <c:v>17.504392110000001</c:v>
                </c:pt>
                <c:pt idx="106">
                  <c:v>17.93042462</c:v>
                </c:pt>
                <c:pt idx="107">
                  <c:v>18.26994637</c:v>
                </c:pt>
                <c:pt idx="108">
                  <c:v>18.431998119999999</c:v>
                </c:pt>
                <c:pt idx="109">
                  <c:v>18.355580700000001</c:v>
                </c:pt>
                <c:pt idx="110">
                  <c:v>17.902355910000001</c:v>
                </c:pt>
                <c:pt idx="111">
                  <c:v>17.27241231</c:v>
                </c:pt>
                <c:pt idx="112">
                  <c:v>16.610349159999998</c:v>
                </c:pt>
                <c:pt idx="113">
                  <c:v>15.95466218</c:v>
                </c:pt>
                <c:pt idx="114">
                  <c:v>15.241859420000001</c:v>
                </c:pt>
                <c:pt idx="115">
                  <c:v>14.73237475</c:v>
                </c:pt>
                <c:pt idx="116">
                  <c:v>14.862077770000001</c:v>
                </c:pt>
                <c:pt idx="117">
                  <c:v>15.58495534</c:v>
                </c:pt>
                <c:pt idx="118">
                  <c:v>16.595462229999999</c:v>
                </c:pt>
                <c:pt idx="119">
                  <c:v>17.430120710000001</c:v>
                </c:pt>
                <c:pt idx="120">
                  <c:v>17.92041935</c:v>
                </c:pt>
                <c:pt idx="121">
                  <c:v>18.26875772</c:v>
                </c:pt>
                <c:pt idx="122">
                  <c:v>18.886188870000002</c:v>
                </c:pt>
                <c:pt idx="123">
                  <c:v>19.872272809999998</c:v>
                </c:pt>
                <c:pt idx="124">
                  <c:v>21.000976860000002</c:v>
                </c:pt>
                <c:pt idx="125">
                  <c:v>22.320274300000001</c:v>
                </c:pt>
                <c:pt idx="126">
                  <c:v>23.864022510000002</c:v>
                </c:pt>
                <c:pt idx="127">
                  <c:v>25.797687100000001</c:v>
                </c:pt>
                <c:pt idx="128">
                  <c:v>28.241784679999999</c:v>
                </c:pt>
                <c:pt idx="129">
                  <c:v>31.042798489999999</c:v>
                </c:pt>
                <c:pt idx="130">
                  <c:v>34.039025700000003</c:v>
                </c:pt>
                <c:pt idx="131">
                  <c:v>36.987194119999998</c:v>
                </c:pt>
                <c:pt idx="132">
                  <c:v>39.602010739999997</c:v>
                </c:pt>
                <c:pt idx="133">
                  <c:v>41.795517410000002</c:v>
                </c:pt>
                <c:pt idx="134">
                  <c:v>43.596902280000002</c:v>
                </c:pt>
                <c:pt idx="135">
                  <c:v>45.10879525</c:v>
                </c:pt>
                <c:pt idx="136">
                  <c:v>46.454494009999998</c:v>
                </c:pt>
                <c:pt idx="137">
                  <c:v>47.506776410000001</c:v>
                </c:pt>
                <c:pt idx="138">
                  <c:v>48.352180099999998</c:v>
                </c:pt>
                <c:pt idx="139">
                  <c:v>49.204802020000002</c:v>
                </c:pt>
                <c:pt idx="140">
                  <c:v>50.159262939999998</c:v>
                </c:pt>
                <c:pt idx="141">
                  <c:v>51.151956519999999</c:v>
                </c:pt>
                <c:pt idx="142">
                  <c:v>51.951169849999999</c:v>
                </c:pt>
                <c:pt idx="143">
                  <c:v>52.361844329999997</c:v>
                </c:pt>
                <c:pt idx="144">
                  <c:v>52.342316500000003</c:v>
                </c:pt>
                <c:pt idx="145">
                  <c:v>51.863225909999997</c:v>
                </c:pt>
                <c:pt idx="146">
                  <c:v>50.982905760000001</c:v>
                </c:pt>
                <c:pt idx="147">
                  <c:v>49.881070020000003</c:v>
                </c:pt>
                <c:pt idx="148">
                  <c:v>48.750335159999999</c:v>
                </c:pt>
                <c:pt idx="149">
                  <c:v>47.760774679999997</c:v>
                </c:pt>
                <c:pt idx="150">
                  <c:v>47.094142259999998</c:v>
                </c:pt>
                <c:pt idx="151">
                  <c:v>46.88379612</c:v>
                </c:pt>
                <c:pt idx="152">
                  <c:v>47.00923324</c:v>
                </c:pt>
                <c:pt idx="153">
                  <c:v>46.864386189999998</c:v>
                </c:pt>
                <c:pt idx="154">
                  <c:v>45.76656225</c:v>
                </c:pt>
                <c:pt idx="155">
                  <c:v>43.537922100000003</c:v>
                </c:pt>
                <c:pt idx="156">
                  <c:v>40.6287758</c:v>
                </c:pt>
                <c:pt idx="157">
                  <c:v>37.723270839999998</c:v>
                </c:pt>
                <c:pt idx="158">
                  <c:v>35.237981869999999</c:v>
                </c:pt>
                <c:pt idx="159">
                  <c:v>33.349697829999997</c:v>
                </c:pt>
                <c:pt idx="160">
                  <c:v>31.99137181</c:v>
                </c:pt>
                <c:pt idx="161">
                  <c:v>30.969974700000002</c:v>
                </c:pt>
                <c:pt idx="162">
                  <c:v>30.031004859999999</c:v>
                </c:pt>
                <c:pt idx="163">
                  <c:v>28.896654089999998</c:v>
                </c:pt>
                <c:pt idx="164">
                  <c:v>27.426640200000001</c:v>
                </c:pt>
                <c:pt idx="165">
                  <c:v>25.674802880000001</c:v>
                </c:pt>
                <c:pt idx="166">
                  <c:v>23.799743759999998</c:v>
                </c:pt>
                <c:pt idx="167">
                  <c:v>21.997296469999998</c:v>
                </c:pt>
                <c:pt idx="168">
                  <c:v>20.3825611</c:v>
                </c:pt>
                <c:pt idx="169">
                  <c:v>18.909670519999999</c:v>
                </c:pt>
                <c:pt idx="170">
                  <c:v>17.478302289999998</c:v>
                </c:pt>
                <c:pt idx="171">
                  <c:v>16.082198219999999</c:v>
                </c:pt>
                <c:pt idx="172">
                  <c:v>14.845468540000001</c:v>
                </c:pt>
                <c:pt idx="173">
                  <c:v>13.99657094</c:v>
                </c:pt>
                <c:pt idx="174">
                  <c:v>13.791986169999999</c:v>
                </c:pt>
                <c:pt idx="175">
                  <c:v>14.4582202</c:v>
                </c:pt>
                <c:pt idx="176">
                  <c:v>16.04085894</c:v>
                </c:pt>
                <c:pt idx="177">
                  <c:v>18.3637947</c:v>
                </c:pt>
                <c:pt idx="178">
                  <c:v>21.218479469999998</c:v>
                </c:pt>
                <c:pt idx="179">
                  <c:v>24.48646836</c:v>
                </c:pt>
                <c:pt idx="180">
                  <c:v>28.167060710000001</c:v>
                </c:pt>
                <c:pt idx="181">
                  <c:v>32.357515859999999</c:v>
                </c:pt>
                <c:pt idx="182">
                  <c:v>37.16827704</c:v>
                </c:pt>
                <c:pt idx="183">
                  <c:v>42.676769100000001</c:v>
                </c:pt>
                <c:pt idx="184">
                  <c:v>48.821878040000001</c:v>
                </c:pt>
                <c:pt idx="185">
                  <c:v>55.438146430000003</c:v>
                </c:pt>
                <c:pt idx="186">
                  <c:v>62.315818110000002</c:v>
                </c:pt>
                <c:pt idx="187">
                  <c:v>69.061664399999998</c:v>
                </c:pt>
                <c:pt idx="188">
                  <c:v>75.222774200000003</c:v>
                </c:pt>
                <c:pt idx="189">
                  <c:v>80.515425149999999</c:v>
                </c:pt>
                <c:pt idx="190">
                  <c:v>85.051525949999998</c:v>
                </c:pt>
                <c:pt idx="191">
                  <c:v>89.286226209999995</c:v>
                </c:pt>
                <c:pt idx="192">
                  <c:v>93.687392450000004</c:v>
                </c:pt>
                <c:pt idx="193">
                  <c:v>98.225090499999993</c:v>
                </c:pt>
                <c:pt idx="194">
                  <c:v>102.5122389</c:v>
                </c:pt>
                <c:pt idx="195">
                  <c:v>106.5109987</c:v>
                </c:pt>
                <c:pt idx="196">
                  <c:v>110.341666</c:v>
                </c:pt>
                <c:pt idx="197">
                  <c:v>113.9761429</c:v>
                </c:pt>
                <c:pt idx="198">
                  <c:v>117.3807163</c:v>
                </c:pt>
                <c:pt idx="199">
                  <c:v>120.3654133</c:v>
                </c:pt>
                <c:pt idx="200">
                  <c:v>122.5891336</c:v>
                </c:pt>
                <c:pt idx="201">
                  <c:v>123.749084</c:v>
                </c:pt>
                <c:pt idx="202">
                  <c:v>123.8019145</c:v>
                </c:pt>
                <c:pt idx="203">
                  <c:v>123.0558521</c:v>
                </c:pt>
                <c:pt idx="204">
                  <c:v>121.766284</c:v>
                </c:pt>
                <c:pt idx="205">
                  <c:v>119.9886034</c:v>
                </c:pt>
                <c:pt idx="206">
                  <c:v>117.6152384</c:v>
                </c:pt>
                <c:pt idx="207">
                  <c:v>114.55177</c:v>
                </c:pt>
                <c:pt idx="208">
                  <c:v>110.8334474</c:v>
                </c:pt>
                <c:pt idx="209">
                  <c:v>106.6124293</c:v>
                </c:pt>
                <c:pt idx="210">
                  <c:v>102.0587038</c:v>
                </c:pt>
                <c:pt idx="211">
                  <c:v>97.321435750000006</c:v>
                </c:pt>
                <c:pt idx="212">
                  <c:v>92.490356059999996</c:v>
                </c:pt>
                <c:pt idx="213">
                  <c:v>87.587684569999993</c:v>
                </c:pt>
                <c:pt idx="214">
                  <c:v>82.619587899999999</c:v>
                </c:pt>
                <c:pt idx="215">
                  <c:v>77.605719989999997</c:v>
                </c:pt>
                <c:pt idx="216">
                  <c:v>72.548869429999996</c:v>
                </c:pt>
                <c:pt idx="217">
                  <c:v>67.431463640000004</c:v>
                </c:pt>
                <c:pt idx="218">
                  <c:v>62.2128935</c:v>
                </c:pt>
                <c:pt idx="219">
                  <c:v>56.869732030000002</c:v>
                </c:pt>
                <c:pt idx="220">
                  <c:v>51.417029329999998</c:v>
                </c:pt>
                <c:pt idx="221">
                  <c:v>45.858927170000001</c:v>
                </c:pt>
                <c:pt idx="222">
                  <c:v>40.1466554</c:v>
                </c:pt>
                <c:pt idx="223">
                  <c:v>34.260946619999999</c:v>
                </c:pt>
                <c:pt idx="224">
                  <c:v>28.247002940000002</c:v>
                </c:pt>
                <c:pt idx="225">
                  <c:v>22.1773539</c:v>
                </c:pt>
                <c:pt idx="226">
                  <c:v>16.093009129999999</c:v>
                </c:pt>
                <c:pt idx="227">
                  <c:v>10.01781424</c:v>
                </c:pt>
                <c:pt idx="228">
                  <c:v>3.984443299</c:v>
                </c:pt>
                <c:pt idx="229">
                  <c:v>-1.9109920069999999</c:v>
                </c:pt>
                <c:pt idx="230">
                  <c:v>-7.4858211470000002</c:v>
                </c:pt>
                <c:pt idx="231">
                  <c:v>-12.617803</c:v>
                </c:pt>
                <c:pt idx="232">
                  <c:v>-17.342902259999999</c:v>
                </c:pt>
                <c:pt idx="233">
                  <c:v>-21.78898878</c:v>
                </c:pt>
                <c:pt idx="234">
                  <c:v>-26.090196280000001</c:v>
                </c:pt>
                <c:pt idx="235">
                  <c:v>-30.330799840000001</c:v>
                </c:pt>
                <c:pt idx="236">
                  <c:v>-34.502818079999997</c:v>
                </c:pt>
                <c:pt idx="237">
                  <c:v>-38.447631960000002</c:v>
                </c:pt>
                <c:pt idx="238">
                  <c:v>-41.96209108</c:v>
                </c:pt>
                <c:pt idx="239">
                  <c:v>-45.019663479999998</c:v>
                </c:pt>
                <c:pt idx="240">
                  <c:v>-47.673969190000001</c:v>
                </c:pt>
                <c:pt idx="241">
                  <c:v>-50.006692659999999</c:v>
                </c:pt>
                <c:pt idx="242">
                  <c:v>-52.139995769999999</c:v>
                </c:pt>
                <c:pt idx="243">
                  <c:v>-54.181273339999997</c:v>
                </c:pt>
                <c:pt idx="244">
                  <c:v>-56.141553350000002</c:v>
                </c:pt>
                <c:pt idx="245">
                  <c:v>-57.90439464</c:v>
                </c:pt>
                <c:pt idx="246">
                  <c:v>-59.402332489999999</c:v>
                </c:pt>
                <c:pt idx="247">
                  <c:v>-60.677960280000001</c:v>
                </c:pt>
                <c:pt idx="248">
                  <c:v>-61.80182001</c:v>
                </c:pt>
                <c:pt idx="249">
                  <c:v>-62.849590450000001</c:v>
                </c:pt>
                <c:pt idx="250">
                  <c:v>-63.858393880000001</c:v>
                </c:pt>
                <c:pt idx="251">
                  <c:v>-64.771039970000004</c:v>
                </c:pt>
                <c:pt idx="252">
                  <c:v>-65.468429150000006</c:v>
                </c:pt>
                <c:pt idx="253">
                  <c:v>-65.830649919999999</c:v>
                </c:pt>
                <c:pt idx="254">
                  <c:v>-65.757747789999996</c:v>
                </c:pt>
                <c:pt idx="255">
                  <c:v>-65.166679149999993</c:v>
                </c:pt>
                <c:pt idx="256">
                  <c:v>-63.866243529999998</c:v>
                </c:pt>
                <c:pt idx="257">
                  <c:v>-61.666010980000003</c:v>
                </c:pt>
                <c:pt idx="258">
                  <c:v>-58.545713020000001</c:v>
                </c:pt>
                <c:pt idx="259">
                  <c:v>-54.666054019999997</c:v>
                </c:pt>
                <c:pt idx="260">
                  <c:v>-50.159246719999999</c:v>
                </c:pt>
                <c:pt idx="261">
                  <c:v>-45.07527752</c:v>
                </c:pt>
                <c:pt idx="262">
                  <c:v>-39.387223169999999</c:v>
                </c:pt>
                <c:pt idx="263">
                  <c:v>-32.90137533</c:v>
                </c:pt>
                <c:pt idx="264">
                  <c:v>-25.454222819999998</c:v>
                </c:pt>
                <c:pt idx="265">
                  <c:v>-17.043068850000001</c:v>
                </c:pt>
                <c:pt idx="266">
                  <c:v>-7.880606029</c:v>
                </c:pt>
                <c:pt idx="267">
                  <c:v>1.7046098519999999</c:v>
                </c:pt>
                <c:pt idx="268">
                  <c:v>11.379678609999999</c:v>
                </c:pt>
                <c:pt idx="269">
                  <c:v>20.740521260000001</c:v>
                </c:pt>
                <c:pt idx="270">
                  <c:v>29.399606439999999</c:v>
                </c:pt>
                <c:pt idx="271">
                  <c:v>37.272330150000002</c:v>
                </c:pt>
                <c:pt idx="272">
                  <c:v>44.589187250000002</c:v>
                </c:pt>
                <c:pt idx="273">
                  <c:v>51.60950596</c:v>
                </c:pt>
                <c:pt idx="274">
                  <c:v>58.436095340000001</c:v>
                </c:pt>
                <c:pt idx="275">
                  <c:v>65.022002810000004</c:v>
                </c:pt>
                <c:pt idx="276">
                  <c:v>71.309917519999999</c:v>
                </c:pt>
                <c:pt idx="277">
                  <c:v>77.348810049999997</c:v>
                </c:pt>
                <c:pt idx="278">
                  <c:v>83.175591170000004</c:v>
                </c:pt>
                <c:pt idx="279">
                  <c:v>88.707024540000006</c:v>
                </c:pt>
                <c:pt idx="280">
                  <c:v>93.802462070000004</c:v>
                </c:pt>
                <c:pt idx="281">
                  <c:v>98.460469470000007</c:v>
                </c:pt>
                <c:pt idx="282">
                  <c:v>102.63015799999999</c:v>
                </c:pt>
                <c:pt idx="283">
                  <c:v>106.32088570000001</c:v>
                </c:pt>
                <c:pt idx="284">
                  <c:v>109.37140770000001</c:v>
                </c:pt>
                <c:pt idx="285">
                  <c:v>111.53842210000001</c:v>
                </c:pt>
                <c:pt idx="286">
                  <c:v>112.73760710000001</c:v>
                </c:pt>
                <c:pt idx="287">
                  <c:v>113.01544509999999</c:v>
                </c:pt>
                <c:pt idx="288">
                  <c:v>112.52551649999999</c:v>
                </c:pt>
                <c:pt idx="289">
                  <c:v>111.3632199</c:v>
                </c:pt>
                <c:pt idx="290">
                  <c:v>109.5772798</c:v>
                </c:pt>
                <c:pt idx="291">
                  <c:v>107.1810741</c:v>
                </c:pt>
                <c:pt idx="292">
                  <c:v>104.1936398</c:v>
                </c:pt>
                <c:pt idx="293">
                  <c:v>100.7011337</c:v>
                </c:pt>
                <c:pt idx="294">
                  <c:v>96.822056529999998</c:v>
                </c:pt>
                <c:pt idx="295">
                  <c:v>92.706147819999998</c:v>
                </c:pt>
                <c:pt idx="296">
                  <c:v>88.434174119999994</c:v>
                </c:pt>
                <c:pt idx="297">
                  <c:v>84.026502059999999</c:v>
                </c:pt>
                <c:pt idx="298">
                  <c:v>79.533316319999997</c:v>
                </c:pt>
                <c:pt idx="299">
                  <c:v>74.980822149999995</c:v>
                </c:pt>
                <c:pt idx="300">
                  <c:v>70.324767370000004</c:v>
                </c:pt>
                <c:pt idx="301">
                  <c:v>65.523746200000005</c:v>
                </c:pt>
                <c:pt idx="302">
                  <c:v>60.491439560000003</c:v>
                </c:pt>
                <c:pt idx="303">
                  <c:v>55.218790370000001</c:v>
                </c:pt>
                <c:pt idx="304">
                  <c:v>49.82262368</c:v>
                </c:pt>
                <c:pt idx="305">
                  <c:v>44.408460550000001</c:v>
                </c:pt>
                <c:pt idx="306">
                  <c:v>39.008379120000001</c:v>
                </c:pt>
                <c:pt idx="307">
                  <c:v>33.573843869999997</c:v>
                </c:pt>
                <c:pt idx="308">
                  <c:v>27.967976579999998</c:v>
                </c:pt>
                <c:pt idx="309">
                  <c:v>22.037211580000001</c:v>
                </c:pt>
                <c:pt idx="310">
                  <c:v>15.689199370000001</c:v>
                </c:pt>
                <c:pt idx="311">
                  <c:v>9.0219752660000001</c:v>
                </c:pt>
                <c:pt idx="312">
                  <c:v>2.2670974799999999</c:v>
                </c:pt>
                <c:pt idx="313">
                  <c:v>-4.3755932690000003</c:v>
                </c:pt>
                <c:pt idx="314">
                  <c:v>-10.78062472</c:v>
                </c:pt>
                <c:pt idx="315">
                  <c:v>-16.912970009999999</c:v>
                </c:pt>
                <c:pt idx="316">
                  <c:v>-22.81590293</c:v>
                </c:pt>
                <c:pt idx="317">
                  <c:v>-28.564675770000001</c:v>
                </c:pt>
                <c:pt idx="318">
                  <c:v>-34.229027379999998</c:v>
                </c:pt>
                <c:pt idx="319">
                  <c:v>-39.78864437</c:v>
                </c:pt>
                <c:pt idx="320">
                  <c:v>-45.145906240000002</c:v>
                </c:pt>
                <c:pt idx="321">
                  <c:v>-50.182971879999997</c:v>
                </c:pt>
                <c:pt idx="322">
                  <c:v>-54.7852465</c:v>
                </c:pt>
                <c:pt idx="323">
                  <c:v>-58.851748630000003</c:v>
                </c:pt>
                <c:pt idx="324">
                  <c:v>-62.473223140000002</c:v>
                </c:pt>
                <c:pt idx="325">
                  <c:v>-65.853519989999995</c:v>
                </c:pt>
                <c:pt idx="326">
                  <c:v>-69.161538230000005</c:v>
                </c:pt>
                <c:pt idx="327">
                  <c:v>-72.53533161</c:v>
                </c:pt>
                <c:pt idx="328">
                  <c:v>-75.990286879999999</c:v>
                </c:pt>
                <c:pt idx="329">
                  <c:v>-79.424403280000007</c:v>
                </c:pt>
                <c:pt idx="330">
                  <c:v>-82.753051029999995</c:v>
                </c:pt>
                <c:pt idx="331">
                  <c:v>-85.937219089999999</c:v>
                </c:pt>
                <c:pt idx="332">
                  <c:v>-88.990613690000004</c:v>
                </c:pt>
                <c:pt idx="333">
                  <c:v>-91.965240019999996</c:v>
                </c:pt>
                <c:pt idx="334">
                  <c:v>-94.935044439999999</c:v>
                </c:pt>
                <c:pt idx="335">
                  <c:v>-98.045950289999993</c:v>
                </c:pt>
                <c:pt idx="336">
                  <c:v>-101.41529319999999</c:v>
                </c:pt>
                <c:pt idx="337">
                  <c:v>-104.99212540000001</c:v>
                </c:pt>
                <c:pt idx="338">
                  <c:v>-108.3537934</c:v>
                </c:pt>
                <c:pt idx="339">
                  <c:v>-110.76898799999999</c:v>
                </c:pt>
                <c:pt idx="340">
                  <c:v>-111.6167243</c:v>
                </c:pt>
                <c:pt idx="341">
                  <c:v>-110.9161288</c:v>
                </c:pt>
                <c:pt idx="342">
                  <c:v>-109.17413310000001</c:v>
                </c:pt>
                <c:pt idx="343">
                  <c:v>-106.91845910000001</c:v>
                </c:pt>
                <c:pt idx="344">
                  <c:v>-104.5326804</c:v>
                </c:pt>
                <c:pt idx="345">
                  <c:v>-102.1704057</c:v>
                </c:pt>
                <c:pt idx="346">
                  <c:v>-99.692969379999994</c:v>
                </c:pt>
                <c:pt idx="347">
                  <c:v>-96.763352710000007</c:v>
                </c:pt>
                <c:pt idx="348">
                  <c:v>-93.129603329999995</c:v>
                </c:pt>
                <c:pt idx="349">
                  <c:v>-88.665519950000004</c:v>
                </c:pt>
                <c:pt idx="350">
                  <c:v>-83.434431450000005</c:v>
                </c:pt>
                <c:pt idx="351">
                  <c:v>-77.619554320000006</c:v>
                </c:pt>
                <c:pt idx="352">
                  <c:v>-71.38065177</c:v>
                </c:pt>
                <c:pt idx="353">
                  <c:v>-64.8801311</c:v>
                </c:pt>
                <c:pt idx="354">
                  <c:v>-58.049393559999999</c:v>
                </c:pt>
                <c:pt idx="355">
                  <c:v>-50.610893599999997</c:v>
                </c:pt>
                <c:pt idx="356">
                  <c:v>-42.29918541</c:v>
                </c:pt>
                <c:pt idx="357">
                  <c:v>-32.826167300000002</c:v>
                </c:pt>
                <c:pt idx="358">
                  <c:v>-22.070324020000001</c:v>
                </c:pt>
                <c:pt idx="359">
                  <c:v>-10.209689279999999</c:v>
                </c:pt>
                <c:pt idx="360">
                  <c:v>2.350811228</c:v>
                </c:pt>
                <c:pt idx="361">
                  <c:v>15.038759580000001</c:v>
                </c:pt>
                <c:pt idx="362">
                  <c:v>27.214928449999999</c:v>
                </c:pt>
                <c:pt idx="363">
                  <c:v>38.29532596</c:v>
                </c:pt>
                <c:pt idx="364">
                  <c:v>48.324409080000002</c:v>
                </c:pt>
                <c:pt idx="365">
                  <c:v>57.74776044</c:v>
                </c:pt>
                <c:pt idx="366">
                  <c:v>66.816762389999994</c:v>
                </c:pt>
                <c:pt idx="367">
                  <c:v>75.674236339999993</c:v>
                </c:pt>
                <c:pt idx="368">
                  <c:v>84.321269079999993</c:v>
                </c:pt>
                <c:pt idx="369">
                  <c:v>92.512124600000007</c:v>
                </c:pt>
                <c:pt idx="370">
                  <c:v>100.0071708</c:v>
                </c:pt>
                <c:pt idx="371">
                  <c:v>106.8025289</c:v>
                </c:pt>
                <c:pt idx="372">
                  <c:v>113.0507497</c:v>
                </c:pt>
                <c:pt idx="373">
                  <c:v>118.9692124</c:v>
                </c:pt>
                <c:pt idx="374">
                  <c:v>124.56267010000001</c:v>
                </c:pt>
                <c:pt idx="375">
                  <c:v>129.44036550000001</c:v>
                </c:pt>
                <c:pt idx="376">
                  <c:v>133.24791640000001</c:v>
                </c:pt>
                <c:pt idx="377">
                  <c:v>135.76221820000001</c:v>
                </c:pt>
                <c:pt idx="378">
                  <c:v>137.0132998</c:v>
                </c:pt>
                <c:pt idx="379">
                  <c:v>137.46756880000001</c:v>
                </c:pt>
                <c:pt idx="380">
                  <c:v>137.67505070000001</c:v>
                </c:pt>
                <c:pt idx="381">
                  <c:v>138.0003298</c:v>
                </c:pt>
                <c:pt idx="382">
                  <c:v>138.3621421</c:v>
                </c:pt>
                <c:pt idx="383">
                  <c:v>138.2866223</c:v>
                </c:pt>
                <c:pt idx="384">
                  <c:v>137.35247190000001</c:v>
                </c:pt>
                <c:pt idx="385">
                  <c:v>135.325512</c:v>
                </c:pt>
                <c:pt idx="386">
                  <c:v>132.20908399999999</c:v>
                </c:pt>
                <c:pt idx="387">
                  <c:v>128.1301646</c:v>
                </c:pt>
                <c:pt idx="388">
                  <c:v>123.33007739999999</c:v>
                </c:pt>
                <c:pt idx="389">
                  <c:v>118.150679</c:v>
                </c:pt>
                <c:pt idx="390">
                  <c:v>112.9163291</c:v>
                </c:pt>
                <c:pt idx="391">
                  <c:v>107.7670322</c:v>
                </c:pt>
                <c:pt idx="392">
                  <c:v>102.65639779999999</c:v>
                </c:pt>
                <c:pt idx="393">
                  <c:v>97.455312329999998</c:v>
                </c:pt>
                <c:pt idx="394">
                  <c:v>92.030728049999993</c:v>
                </c:pt>
                <c:pt idx="395">
                  <c:v>86.258692049999993</c:v>
                </c:pt>
                <c:pt idx="396">
                  <c:v>80.099918819999999</c:v>
                </c:pt>
                <c:pt idx="397">
                  <c:v>73.666911929999998</c:v>
                </c:pt>
                <c:pt idx="398">
                  <c:v>67.113233710000003</c:v>
                </c:pt>
                <c:pt idx="399">
                  <c:v>60.740430029999999</c:v>
                </c:pt>
                <c:pt idx="400">
                  <c:v>54.648900869999999</c:v>
                </c:pt>
                <c:pt idx="401">
                  <c:v>48.695079499999999</c:v>
                </c:pt>
                <c:pt idx="402">
                  <c:v>42.572218769999999</c:v>
                </c:pt>
                <c:pt idx="403">
                  <c:v>36.034848150000002</c:v>
                </c:pt>
                <c:pt idx="404">
                  <c:v>28.993848509999999</c:v>
                </c:pt>
                <c:pt idx="405">
                  <c:v>21.520431760000001</c:v>
                </c:pt>
                <c:pt idx="406">
                  <c:v>13.78845866</c:v>
                </c:pt>
                <c:pt idx="407">
                  <c:v>6.0603811700000003</c:v>
                </c:pt>
                <c:pt idx="408">
                  <c:v>-1.560638134</c:v>
                </c:pt>
                <c:pt idx="409">
                  <c:v>-9.1316913110000009</c:v>
                </c:pt>
                <c:pt idx="410">
                  <c:v>-16.677250220000001</c:v>
                </c:pt>
                <c:pt idx="411">
                  <c:v>-24.24654482</c:v>
                </c:pt>
                <c:pt idx="412">
                  <c:v>-31.881992159999999</c:v>
                </c:pt>
                <c:pt idx="413">
                  <c:v>-39.55107486</c:v>
                </c:pt>
                <c:pt idx="414">
                  <c:v>-47.270608279999998</c:v>
                </c:pt>
                <c:pt idx="415">
                  <c:v>-54.945848480000002</c:v>
                </c:pt>
                <c:pt idx="416">
                  <c:v>-62.54202849</c:v>
                </c:pt>
                <c:pt idx="417">
                  <c:v>-70.030694560000001</c:v>
                </c:pt>
                <c:pt idx="418">
                  <c:v>-77.325164009999995</c:v>
                </c:pt>
                <c:pt idx="419">
                  <c:v>-84.333529170000006</c:v>
                </c:pt>
                <c:pt idx="420">
                  <c:v>-90.809286319999998</c:v>
                </c:pt>
                <c:pt idx="421">
                  <c:v>-96.327053559999996</c:v>
                </c:pt>
                <c:pt idx="422">
                  <c:v>-100.56580150000001</c:v>
                </c:pt>
                <c:pt idx="423">
                  <c:v>-103.5691661</c:v>
                </c:pt>
                <c:pt idx="424">
                  <c:v>-105.62792930000001</c:v>
                </c:pt>
                <c:pt idx="425">
                  <c:v>-107.1609253</c:v>
                </c:pt>
                <c:pt idx="426">
                  <c:v>-108.55795550000001</c:v>
                </c:pt>
                <c:pt idx="427">
                  <c:v>-110.05645699999999</c:v>
                </c:pt>
                <c:pt idx="428">
                  <c:v>-111.6606443</c:v>
                </c:pt>
                <c:pt idx="429">
                  <c:v>-113.13645150000001</c:v>
                </c:pt>
                <c:pt idx="430">
                  <c:v>-114.0696378</c:v>
                </c:pt>
                <c:pt idx="431">
                  <c:v>-114.1355487</c:v>
                </c:pt>
                <c:pt idx="432">
                  <c:v>-113.1812994</c:v>
                </c:pt>
                <c:pt idx="433">
                  <c:v>-111.2262877</c:v>
                </c:pt>
                <c:pt idx="434">
                  <c:v>-108.40663499999999</c:v>
                </c:pt>
                <c:pt idx="435">
                  <c:v>-104.9250498</c:v>
                </c:pt>
                <c:pt idx="436">
                  <c:v>-101.0140413</c:v>
                </c:pt>
                <c:pt idx="437">
                  <c:v>-96.899137460000006</c:v>
                </c:pt>
                <c:pt idx="438">
                  <c:v>-92.732992150000001</c:v>
                </c:pt>
                <c:pt idx="439">
                  <c:v>-88.555186210000002</c:v>
                </c:pt>
                <c:pt idx="440">
                  <c:v>-84.270012809999997</c:v>
                </c:pt>
                <c:pt idx="441">
                  <c:v>-79.777251770000007</c:v>
                </c:pt>
                <c:pt idx="442">
                  <c:v>-74.971633830000002</c:v>
                </c:pt>
                <c:pt idx="443">
                  <c:v>-69.637143859999995</c:v>
                </c:pt>
                <c:pt idx="444">
                  <c:v>-63.6162232</c:v>
                </c:pt>
                <c:pt idx="445">
                  <c:v>-56.920819139999999</c:v>
                </c:pt>
                <c:pt idx="446">
                  <c:v>-49.699282230000001</c:v>
                </c:pt>
                <c:pt idx="447">
                  <c:v>-42.196695490000003</c:v>
                </c:pt>
                <c:pt idx="448">
                  <c:v>-34.60378798</c:v>
                </c:pt>
                <c:pt idx="449">
                  <c:v>-27.020945680000001</c:v>
                </c:pt>
                <c:pt idx="450">
                  <c:v>-19.472005670000001</c:v>
                </c:pt>
                <c:pt idx="451">
                  <c:v>-11.92952871</c:v>
                </c:pt>
                <c:pt idx="452">
                  <c:v>-4.326069918</c:v>
                </c:pt>
                <c:pt idx="453">
                  <c:v>3.49943464</c:v>
                </c:pt>
                <c:pt idx="454">
                  <c:v>11.59223231</c:v>
                </c:pt>
                <c:pt idx="455">
                  <c:v>19.72464304</c:v>
                </c:pt>
                <c:pt idx="456">
                  <c:v>27.59434426</c:v>
                </c:pt>
                <c:pt idx="457">
                  <c:v>35.0126621</c:v>
                </c:pt>
                <c:pt idx="458">
                  <c:v>41.948698329999999</c:v>
                </c:pt>
                <c:pt idx="459">
                  <c:v>48.554441089999997</c:v>
                </c:pt>
                <c:pt idx="460">
                  <c:v>55.104518579999997</c:v>
                </c:pt>
                <c:pt idx="461">
                  <c:v>61.703595749999998</c:v>
                </c:pt>
                <c:pt idx="462">
                  <c:v>68.343461099999999</c:v>
                </c:pt>
                <c:pt idx="463">
                  <c:v>74.842654580000001</c:v>
                </c:pt>
                <c:pt idx="464">
                  <c:v>80.661445939999993</c:v>
                </c:pt>
                <c:pt idx="465">
                  <c:v>85.374184729999996</c:v>
                </c:pt>
                <c:pt idx="466">
                  <c:v>88.975061010000005</c:v>
                </c:pt>
                <c:pt idx="467">
                  <c:v>91.871525989999995</c:v>
                </c:pt>
                <c:pt idx="468">
                  <c:v>94.648187230000005</c:v>
                </c:pt>
                <c:pt idx="469">
                  <c:v>97.91622083</c:v>
                </c:pt>
                <c:pt idx="470">
                  <c:v>101.891683</c:v>
                </c:pt>
                <c:pt idx="471">
                  <c:v>106.038543</c:v>
                </c:pt>
                <c:pt idx="472">
                  <c:v>109.6806696</c:v>
                </c:pt>
                <c:pt idx="473">
                  <c:v>112.234328</c:v>
                </c:pt>
                <c:pt idx="474">
                  <c:v>113.4178658</c:v>
                </c:pt>
                <c:pt idx="475">
                  <c:v>113.46047919999999</c:v>
                </c:pt>
                <c:pt idx="476">
                  <c:v>112.92293859999999</c:v>
                </c:pt>
                <c:pt idx="477">
                  <c:v>112.47283609999999</c:v>
                </c:pt>
                <c:pt idx="478">
                  <c:v>112.5838443</c:v>
                </c:pt>
                <c:pt idx="479">
                  <c:v>112.88695250000001</c:v>
                </c:pt>
                <c:pt idx="480">
                  <c:v>112.6767473</c:v>
                </c:pt>
                <c:pt idx="481">
                  <c:v>111.4577106</c:v>
                </c:pt>
                <c:pt idx="482">
                  <c:v>108.967675</c:v>
                </c:pt>
                <c:pt idx="483">
                  <c:v>105.2621999</c:v>
                </c:pt>
                <c:pt idx="484">
                  <c:v>100.7911491</c:v>
                </c:pt>
                <c:pt idx="485">
                  <c:v>96.396490929999999</c:v>
                </c:pt>
                <c:pt idx="486">
                  <c:v>92.31221875</c:v>
                </c:pt>
                <c:pt idx="487">
                  <c:v>88.355318600000004</c:v>
                </c:pt>
                <c:pt idx="488">
                  <c:v>84.225220739999997</c:v>
                </c:pt>
                <c:pt idx="489">
                  <c:v>79.662774970000001</c:v>
                </c:pt>
                <c:pt idx="490">
                  <c:v>74.577502569999993</c:v>
                </c:pt>
                <c:pt idx="491">
                  <c:v>69.040864619999994</c:v>
                </c:pt>
                <c:pt idx="492">
                  <c:v>63.172581489999999</c:v>
                </c:pt>
                <c:pt idx="493">
                  <c:v>57.142897920000003</c:v>
                </c:pt>
                <c:pt idx="494">
                  <c:v>51.095122760000002</c:v>
                </c:pt>
                <c:pt idx="495">
                  <c:v>45.046562119999997</c:v>
                </c:pt>
                <c:pt idx="496">
                  <c:v>38.95023776</c:v>
                </c:pt>
                <c:pt idx="497">
                  <c:v>32.718912160000002</c:v>
                </c:pt>
                <c:pt idx="498">
                  <c:v>26.233110799999999</c:v>
                </c:pt>
                <c:pt idx="499">
                  <c:v>19.41646265</c:v>
                </c:pt>
                <c:pt idx="500">
                  <c:v>12.207319330000001</c:v>
                </c:pt>
                <c:pt idx="501">
                  <c:v>4.6869148660000004</c:v>
                </c:pt>
                <c:pt idx="502">
                  <c:v>-2.9706431709999999</c:v>
                </c:pt>
                <c:pt idx="503">
                  <c:v>-10.717642570000001</c:v>
                </c:pt>
                <c:pt idx="504">
                  <c:v>-18.59070212</c:v>
                </c:pt>
                <c:pt idx="505">
                  <c:v>-26.52913401</c:v>
                </c:pt>
                <c:pt idx="506">
                  <c:v>-34.479366669999997</c:v>
                </c:pt>
                <c:pt idx="507">
                  <c:v>-42.505235020000001</c:v>
                </c:pt>
                <c:pt idx="508">
                  <c:v>-50.666417439999996</c:v>
                </c:pt>
                <c:pt idx="509">
                  <c:v>-58.85521353</c:v>
                </c:pt>
                <c:pt idx="510">
                  <c:v>-66.789042480000006</c:v>
                </c:pt>
                <c:pt idx="511">
                  <c:v>-74.266679629999999</c:v>
                </c:pt>
                <c:pt idx="512">
                  <c:v>-81.198553500000003</c:v>
                </c:pt>
                <c:pt idx="513">
                  <c:v>-87.420049230000004</c:v>
                </c:pt>
                <c:pt idx="514">
                  <c:v>-92.756533020000006</c:v>
                </c:pt>
                <c:pt idx="515">
                  <c:v>-97.373976339999999</c:v>
                </c:pt>
                <c:pt idx="516">
                  <c:v>-101.5550178</c:v>
                </c:pt>
                <c:pt idx="517">
                  <c:v>-105.5567849</c:v>
                </c:pt>
                <c:pt idx="518">
                  <c:v>-109.5054112</c:v>
                </c:pt>
                <c:pt idx="519">
                  <c:v>-113.4595654</c:v>
                </c:pt>
                <c:pt idx="520">
                  <c:v>-117.44933519999999</c:v>
                </c:pt>
                <c:pt idx="521">
                  <c:v>-121.363696</c:v>
                </c:pt>
                <c:pt idx="522">
                  <c:v>-125.0599785</c:v>
                </c:pt>
                <c:pt idx="523">
                  <c:v>-128.34031569999999</c:v>
                </c:pt>
                <c:pt idx="524">
                  <c:v>-130.95958690000001</c:v>
                </c:pt>
                <c:pt idx="525">
                  <c:v>-132.7700902</c:v>
                </c:pt>
                <c:pt idx="526">
                  <c:v>-133.72189599999999</c:v>
                </c:pt>
                <c:pt idx="527">
                  <c:v>-133.77159710000001</c:v>
                </c:pt>
                <c:pt idx="528">
                  <c:v>-132.90360459999999</c:v>
                </c:pt>
                <c:pt idx="529">
                  <c:v>-131.10220140000001</c:v>
                </c:pt>
                <c:pt idx="530">
                  <c:v>-128.44120469999999</c:v>
                </c:pt>
                <c:pt idx="531">
                  <c:v>-125.05478220000001</c:v>
                </c:pt>
                <c:pt idx="532">
                  <c:v>-121.06466279999999</c:v>
                </c:pt>
                <c:pt idx="533">
                  <c:v>-116.6293845</c:v>
                </c:pt>
                <c:pt idx="534">
                  <c:v>-111.9039645</c:v>
                </c:pt>
                <c:pt idx="535">
                  <c:v>-107.0049842</c:v>
                </c:pt>
                <c:pt idx="536">
                  <c:v>-102.0179181</c:v>
                </c:pt>
                <c:pt idx="537">
                  <c:v>-96.971424600000006</c:v>
                </c:pt>
                <c:pt idx="538">
                  <c:v>-91.819440029999996</c:v>
                </c:pt>
                <c:pt idx="539">
                  <c:v>-86.440077489999993</c:v>
                </c:pt>
                <c:pt idx="540">
                  <c:v>-80.716348819999993</c:v>
                </c:pt>
                <c:pt idx="541">
                  <c:v>-74.547514340000006</c:v>
                </c:pt>
                <c:pt idx="542">
                  <c:v>-67.818215390000006</c:v>
                </c:pt>
                <c:pt idx="543">
                  <c:v>-60.40554247</c:v>
                </c:pt>
                <c:pt idx="544">
                  <c:v>-52.271683920000001</c:v>
                </c:pt>
                <c:pt idx="545">
                  <c:v>-43.41078246</c:v>
                </c:pt>
                <c:pt idx="546">
                  <c:v>-33.86088779</c:v>
                </c:pt>
                <c:pt idx="547">
                  <c:v>-23.759554189999999</c:v>
                </c:pt>
                <c:pt idx="548">
                  <c:v>-13.161647009999999</c:v>
                </c:pt>
                <c:pt idx="549">
                  <c:v>-2.1428960300000002</c:v>
                </c:pt>
                <c:pt idx="550">
                  <c:v>9.2213834509999995</c:v>
                </c:pt>
                <c:pt idx="551">
                  <c:v>20.904379259999999</c:v>
                </c:pt>
                <c:pt idx="552">
                  <c:v>32.906062779999999</c:v>
                </c:pt>
                <c:pt idx="553">
                  <c:v>45.195530400000003</c:v>
                </c:pt>
                <c:pt idx="554">
                  <c:v>57.746232089999999</c:v>
                </c:pt>
                <c:pt idx="555">
                  <c:v>70.308903209999997</c:v>
                </c:pt>
                <c:pt idx="556">
                  <c:v>82.121061010000005</c:v>
                </c:pt>
                <c:pt idx="557">
                  <c:v>92.259656590000006</c:v>
                </c:pt>
                <c:pt idx="558">
                  <c:v>99.9683457</c:v>
                </c:pt>
                <c:pt idx="559">
                  <c:v>105.56926369999999</c:v>
                </c:pt>
                <c:pt idx="560">
                  <c:v>109.7775297</c:v>
                </c:pt>
                <c:pt idx="561">
                  <c:v>113.08813120000001</c:v>
                </c:pt>
                <c:pt idx="562">
                  <c:v>116.02162389999999</c:v>
                </c:pt>
                <c:pt idx="563">
                  <c:v>118.9886328</c:v>
                </c:pt>
                <c:pt idx="564">
                  <c:v>122.09699550000001</c:v>
                </c:pt>
                <c:pt idx="565">
                  <c:v>125.1956735</c:v>
                </c:pt>
                <c:pt idx="566">
                  <c:v>127.9829273</c:v>
                </c:pt>
                <c:pt idx="567">
                  <c:v>130.223837</c:v>
                </c:pt>
                <c:pt idx="568">
                  <c:v>131.58486920000001</c:v>
                </c:pt>
                <c:pt idx="569">
                  <c:v>131.96935110000001</c:v>
                </c:pt>
                <c:pt idx="570">
                  <c:v>131.65565989999999</c:v>
                </c:pt>
                <c:pt idx="571">
                  <c:v>130.94616120000001</c:v>
                </c:pt>
                <c:pt idx="572">
                  <c:v>130.06707220000001</c:v>
                </c:pt>
                <c:pt idx="573">
                  <c:v>129.0715241</c:v>
                </c:pt>
                <c:pt idx="574">
                  <c:v>127.7863066</c:v>
                </c:pt>
                <c:pt idx="575">
                  <c:v>125.9848727</c:v>
                </c:pt>
                <c:pt idx="576">
                  <c:v>123.5186319</c:v>
                </c:pt>
                <c:pt idx="577">
                  <c:v>120.3112608</c:v>
                </c:pt>
                <c:pt idx="578">
                  <c:v>116.4163504</c:v>
                </c:pt>
                <c:pt idx="579">
                  <c:v>111.9349656</c:v>
                </c:pt>
                <c:pt idx="580">
                  <c:v>107.0165799</c:v>
                </c:pt>
                <c:pt idx="581">
                  <c:v>101.8557612</c:v>
                </c:pt>
                <c:pt idx="582">
                  <c:v>96.643237310000004</c:v>
                </c:pt>
                <c:pt idx="583">
                  <c:v>91.467205179999993</c:v>
                </c:pt>
                <c:pt idx="584">
                  <c:v>86.293189459999994</c:v>
                </c:pt>
                <c:pt idx="585">
                  <c:v>81.031164290000007</c:v>
                </c:pt>
                <c:pt idx="586">
                  <c:v>75.58425321</c:v>
                </c:pt>
                <c:pt idx="587">
                  <c:v>69.931214679999997</c:v>
                </c:pt>
                <c:pt idx="588">
                  <c:v>64.042746390000005</c:v>
                </c:pt>
                <c:pt idx="589">
                  <c:v>57.90043704</c:v>
                </c:pt>
                <c:pt idx="590">
                  <c:v>51.549190660000001</c:v>
                </c:pt>
                <c:pt idx="591">
                  <c:v>45.102560590000003</c:v>
                </c:pt>
                <c:pt idx="592">
                  <c:v>38.710450510000001</c:v>
                </c:pt>
                <c:pt idx="593">
                  <c:v>32.440639580000003</c:v>
                </c:pt>
                <c:pt idx="594">
                  <c:v>26.21881857</c:v>
                </c:pt>
                <c:pt idx="595">
                  <c:v>19.855034379999999</c:v>
                </c:pt>
                <c:pt idx="596">
                  <c:v>13.25577569</c:v>
                </c:pt>
                <c:pt idx="597">
                  <c:v>6.4212809200000001</c:v>
                </c:pt>
                <c:pt idx="598">
                  <c:v>-0.55909157799999998</c:v>
                </c:pt>
                <c:pt idx="599">
                  <c:v>-7.5379953469999998</c:v>
                </c:pt>
                <c:pt idx="600">
                  <c:v>-14.38475476</c:v>
                </c:pt>
                <c:pt idx="601">
                  <c:v>-20.965906660000002</c:v>
                </c:pt>
                <c:pt idx="602">
                  <c:v>-27.18543309</c:v>
                </c:pt>
                <c:pt idx="603">
                  <c:v>-33.093672150000003</c:v>
                </c:pt>
                <c:pt idx="604">
                  <c:v>-38.793493609999999</c:v>
                </c:pt>
                <c:pt idx="605">
                  <c:v>-44.441193929999997</c:v>
                </c:pt>
                <c:pt idx="606">
                  <c:v>-50.114619140000002</c:v>
                </c:pt>
                <c:pt idx="607">
                  <c:v>-55.691631510000001</c:v>
                </c:pt>
                <c:pt idx="608">
                  <c:v>-61.03716558</c:v>
                </c:pt>
                <c:pt idx="609">
                  <c:v>-66.036016329999995</c:v>
                </c:pt>
                <c:pt idx="610">
                  <c:v>-70.663629940000007</c:v>
                </c:pt>
                <c:pt idx="611">
                  <c:v>-74.976378650000001</c:v>
                </c:pt>
                <c:pt idx="612">
                  <c:v>-79.118657589999998</c:v>
                </c:pt>
                <c:pt idx="613">
                  <c:v>-83.225517580000002</c:v>
                </c:pt>
                <c:pt idx="614">
                  <c:v>-87.296667929999998</c:v>
                </c:pt>
                <c:pt idx="615">
                  <c:v>-91.317108230000002</c:v>
                </c:pt>
                <c:pt idx="616">
                  <c:v>-95.201990809999998</c:v>
                </c:pt>
                <c:pt idx="617">
                  <c:v>-98.76691993</c:v>
                </c:pt>
                <c:pt idx="618">
                  <c:v>-101.94896679999999</c:v>
                </c:pt>
                <c:pt idx="619">
                  <c:v>-104.83608049999999</c:v>
                </c:pt>
                <c:pt idx="620">
                  <c:v>-107.47939940000001</c:v>
                </c:pt>
                <c:pt idx="621">
                  <c:v>-109.9435416</c:v>
                </c:pt>
                <c:pt idx="622">
                  <c:v>-112.2716125</c:v>
                </c:pt>
                <c:pt idx="623">
                  <c:v>-114.3689346</c:v>
                </c:pt>
                <c:pt idx="624">
                  <c:v>-115.9079942</c:v>
                </c:pt>
                <c:pt idx="625">
                  <c:v>-116.6602563</c:v>
                </c:pt>
                <c:pt idx="626">
                  <c:v>-116.5652161</c:v>
                </c:pt>
                <c:pt idx="627">
                  <c:v>-115.6899478</c:v>
                </c:pt>
                <c:pt idx="628">
                  <c:v>-114.17675319999999</c:v>
                </c:pt>
                <c:pt idx="629">
                  <c:v>-112.17408810000001</c:v>
                </c:pt>
                <c:pt idx="630">
                  <c:v>-109.7607941</c:v>
                </c:pt>
                <c:pt idx="631">
                  <c:v>-106.92874209999999</c:v>
                </c:pt>
                <c:pt idx="632">
                  <c:v>-103.58481449999999</c:v>
                </c:pt>
                <c:pt idx="633">
                  <c:v>-99.565404479999998</c:v>
                </c:pt>
                <c:pt idx="634">
                  <c:v>-94.719617549999995</c:v>
                </c:pt>
                <c:pt idx="635">
                  <c:v>-88.957990379999998</c:v>
                </c:pt>
                <c:pt idx="636">
                  <c:v>-82.301861310000007</c:v>
                </c:pt>
                <c:pt idx="637">
                  <c:v>-74.816834099999994</c:v>
                </c:pt>
                <c:pt idx="638">
                  <c:v>-66.632347559999999</c:v>
                </c:pt>
                <c:pt idx="639">
                  <c:v>-57.954161130000003</c:v>
                </c:pt>
                <c:pt idx="640">
                  <c:v>-48.952312409999998</c:v>
                </c:pt>
                <c:pt idx="641">
                  <c:v>-39.678992059999999</c:v>
                </c:pt>
                <c:pt idx="642">
                  <c:v>-30.002095499999999</c:v>
                </c:pt>
                <c:pt idx="643">
                  <c:v>-19.749603189999998</c:v>
                </c:pt>
                <c:pt idx="644">
                  <c:v>-8.9606480039999994</c:v>
                </c:pt>
                <c:pt idx="645">
                  <c:v>2.2646996160000001</c:v>
                </c:pt>
                <c:pt idx="646">
                  <c:v>13.822670560000001</c:v>
                </c:pt>
                <c:pt idx="647">
                  <c:v>25.534918730000001</c:v>
                </c:pt>
                <c:pt idx="648">
                  <c:v>37.1266727</c:v>
                </c:pt>
                <c:pt idx="649">
                  <c:v>48.192090559999997</c:v>
                </c:pt>
                <c:pt idx="650">
                  <c:v>58.521467090000002</c:v>
                </c:pt>
                <c:pt idx="651">
                  <c:v>67.891737410000005</c:v>
                </c:pt>
                <c:pt idx="652">
                  <c:v>75.933058380000006</c:v>
                </c:pt>
                <c:pt idx="653">
                  <c:v>82.804359399999996</c:v>
                </c:pt>
                <c:pt idx="654">
                  <c:v>89.063519429999999</c:v>
                </c:pt>
                <c:pt idx="655">
                  <c:v>95.098648019999999</c:v>
                </c:pt>
                <c:pt idx="656">
                  <c:v>101.2117946</c:v>
                </c:pt>
                <c:pt idx="657">
                  <c:v>107.45545970000001</c:v>
                </c:pt>
                <c:pt idx="658">
                  <c:v>113.5487263</c:v>
                </c:pt>
                <c:pt idx="659">
                  <c:v>119.15660459999999</c:v>
                </c:pt>
                <c:pt idx="660">
                  <c:v>124.0467266</c:v>
                </c:pt>
                <c:pt idx="661">
                  <c:v>127.86784249999999</c:v>
                </c:pt>
                <c:pt idx="662">
                  <c:v>130.43685289999999</c:v>
                </c:pt>
                <c:pt idx="663">
                  <c:v>131.97353860000001</c:v>
                </c:pt>
                <c:pt idx="664">
                  <c:v>132.7503332</c:v>
                </c:pt>
                <c:pt idx="665">
                  <c:v>133.04967350000001</c:v>
                </c:pt>
                <c:pt idx="666">
                  <c:v>133.12584390000001</c:v>
                </c:pt>
                <c:pt idx="667">
                  <c:v>133.0230277</c:v>
                </c:pt>
                <c:pt idx="668">
                  <c:v>132.60335549999999</c:v>
                </c:pt>
                <c:pt idx="669">
                  <c:v>131.66514849999999</c:v>
                </c:pt>
                <c:pt idx="670">
                  <c:v>130.0841709</c:v>
                </c:pt>
                <c:pt idx="671">
                  <c:v>127.8249079</c:v>
                </c:pt>
                <c:pt idx="672">
                  <c:v>124.90787589999999</c:v>
                </c:pt>
                <c:pt idx="673">
                  <c:v>121.39192319999999</c:v>
                </c:pt>
                <c:pt idx="674">
                  <c:v>117.4346254</c:v>
                </c:pt>
                <c:pt idx="675">
                  <c:v>113.1601048</c:v>
                </c:pt>
                <c:pt idx="676">
                  <c:v>108.60727780000001</c:v>
                </c:pt>
                <c:pt idx="677">
                  <c:v>103.7665825</c:v>
                </c:pt>
                <c:pt idx="678">
                  <c:v>98.640945869999996</c:v>
                </c:pt>
                <c:pt idx="679">
                  <c:v>93.225685150000004</c:v>
                </c:pt>
                <c:pt idx="680">
                  <c:v>87.497647810000004</c:v>
                </c:pt>
                <c:pt idx="681">
                  <c:v>81.537750489999993</c:v>
                </c:pt>
                <c:pt idx="682">
                  <c:v>75.445233079999994</c:v>
                </c:pt>
                <c:pt idx="683">
                  <c:v>69.379009760000002</c:v>
                </c:pt>
                <c:pt idx="684">
                  <c:v>63.458052909999999</c:v>
                </c:pt>
                <c:pt idx="685">
                  <c:v>57.58618663</c:v>
                </c:pt>
                <c:pt idx="686">
                  <c:v>51.608898959999998</c:v>
                </c:pt>
                <c:pt idx="687">
                  <c:v>45.403504460000001</c:v>
                </c:pt>
                <c:pt idx="688">
                  <c:v>38.93919717</c:v>
                </c:pt>
                <c:pt idx="689">
                  <c:v>32.235740999999997</c:v>
                </c:pt>
                <c:pt idx="690">
                  <c:v>25.399868399999999</c:v>
                </c:pt>
                <c:pt idx="691">
                  <c:v>18.524523940000002</c:v>
                </c:pt>
                <c:pt idx="692">
                  <c:v>11.75061706</c:v>
                </c:pt>
                <c:pt idx="693">
                  <c:v>5.2415776950000001</c:v>
                </c:pt>
                <c:pt idx="694">
                  <c:v>-1.0508780980000001</c:v>
                </c:pt>
                <c:pt idx="695">
                  <c:v>-7.3364810360000003</c:v>
                </c:pt>
                <c:pt idx="696">
                  <c:v>-13.797136760000001</c:v>
                </c:pt>
                <c:pt idx="697">
                  <c:v>-20.48024144</c:v>
                </c:pt>
                <c:pt idx="698">
                  <c:v>-27.37470295</c:v>
                </c:pt>
                <c:pt idx="699">
                  <c:v>-34.30054647</c:v>
                </c:pt>
                <c:pt idx="700">
                  <c:v>-41.067849359999997</c:v>
                </c:pt>
                <c:pt idx="701">
                  <c:v>-47.633629880000001</c:v>
                </c:pt>
                <c:pt idx="702">
                  <c:v>-54.013218260000002</c:v>
                </c:pt>
                <c:pt idx="703">
                  <c:v>-60.338320510000003</c:v>
                </c:pt>
                <c:pt idx="704">
                  <c:v>-66.6828261</c:v>
                </c:pt>
                <c:pt idx="705">
                  <c:v>-73.017776339999998</c:v>
                </c:pt>
                <c:pt idx="706">
                  <c:v>-79.298038109999993</c:v>
                </c:pt>
                <c:pt idx="707">
                  <c:v>-85.494360869999994</c:v>
                </c:pt>
                <c:pt idx="708">
                  <c:v>-91.464115730000003</c:v>
                </c:pt>
                <c:pt idx="709">
                  <c:v>-97.062014739999995</c:v>
                </c:pt>
                <c:pt idx="710">
                  <c:v>-102.0998902</c:v>
                </c:pt>
                <c:pt idx="711">
                  <c:v>-106.3669178</c:v>
                </c:pt>
                <c:pt idx="712">
                  <c:v>-109.84827629999999</c:v>
                </c:pt>
                <c:pt idx="713">
                  <c:v>-112.743236</c:v>
                </c:pt>
                <c:pt idx="714">
                  <c:v>-115.2878219</c:v>
                </c:pt>
                <c:pt idx="715">
                  <c:v>-117.6576544</c:v>
                </c:pt>
                <c:pt idx="716">
                  <c:v>-119.929011</c:v>
                </c:pt>
                <c:pt idx="717">
                  <c:v>-122.08282029999999</c:v>
                </c:pt>
                <c:pt idx="718">
                  <c:v>-124.0634325</c:v>
                </c:pt>
                <c:pt idx="719">
                  <c:v>-125.74581550000001</c:v>
                </c:pt>
                <c:pt idx="720">
                  <c:v>-127.0032774</c:v>
                </c:pt>
                <c:pt idx="721">
                  <c:v>-127.6109069</c:v>
                </c:pt>
                <c:pt idx="722">
                  <c:v>-127.2958553</c:v>
                </c:pt>
                <c:pt idx="723">
                  <c:v>-125.9783802</c:v>
                </c:pt>
                <c:pt idx="724">
                  <c:v>-123.7820485</c:v>
                </c:pt>
                <c:pt idx="725">
                  <c:v>-120.8753213</c:v>
                </c:pt>
                <c:pt idx="726">
                  <c:v>-117.4560838</c:v>
                </c:pt>
                <c:pt idx="727">
                  <c:v>-113.7113275</c:v>
                </c:pt>
                <c:pt idx="728">
                  <c:v>-109.7191892</c:v>
                </c:pt>
                <c:pt idx="729">
                  <c:v>-105.4938727</c:v>
                </c:pt>
                <c:pt idx="730">
                  <c:v>-101.0369577</c:v>
                </c:pt>
                <c:pt idx="731">
                  <c:v>-96.341871999999995</c:v>
                </c:pt>
                <c:pt idx="732">
                  <c:v>-91.371961279999994</c:v>
                </c:pt>
                <c:pt idx="733">
                  <c:v>-86.058702389999993</c:v>
                </c:pt>
                <c:pt idx="734">
                  <c:v>-80.314725330000002</c:v>
                </c:pt>
                <c:pt idx="735">
                  <c:v>-74.073923359999995</c:v>
                </c:pt>
                <c:pt idx="736">
                  <c:v>-67.282068129999999</c:v>
                </c:pt>
                <c:pt idx="737">
                  <c:v>-59.865191729999999</c:v>
                </c:pt>
                <c:pt idx="738">
                  <c:v>-51.694201620000001</c:v>
                </c:pt>
                <c:pt idx="739">
                  <c:v>-42.67174662</c:v>
                </c:pt>
                <c:pt idx="740">
                  <c:v>-32.811211550000003</c:v>
                </c:pt>
                <c:pt idx="741">
                  <c:v>-22.182424000000001</c:v>
                </c:pt>
                <c:pt idx="742">
                  <c:v>-10.798218479999999</c:v>
                </c:pt>
                <c:pt idx="743">
                  <c:v>1.2188939700000001</c:v>
                </c:pt>
                <c:pt idx="744">
                  <c:v>13.69194779</c:v>
                </c:pt>
                <c:pt idx="745">
                  <c:v>26.538729570000001</c:v>
                </c:pt>
                <c:pt idx="746">
                  <c:v>39.64212148</c:v>
                </c:pt>
                <c:pt idx="747">
                  <c:v>52.737910589999998</c:v>
                </c:pt>
                <c:pt idx="748">
                  <c:v>65.676948300000006</c:v>
                </c:pt>
                <c:pt idx="749">
                  <c:v>77.991097280000005</c:v>
                </c:pt>
                <c:pt idx="750">
                  <c:v>88.972394550000004</c:v>
                </c:pt>
                <c:pt idx="751">
                  <c:v>97.744735300000002</c:v>
                </c:pt>
                <c:pt idx="752">
                  <c:v>103.7057947</c:v>
                </c:pt>
                <c:pt idx="753">
                  <c:v>107.57476699999999</c:v>
                </c:pt>
                <c:pt idx="754">
                  <c:v>110.17283759999999</c:v>
                </c:pt>
                <c:pt idx="755">
                  <c:v>112.26922140000001</c:v>
                </c:pt>
                <c:pt idx="756">
                  <c:v>114.530612</c:v>
                </c:pt>
                <c:pt idx="757">
                  <c:v>117.2432506</c:v>
                </c:pt>
                <c:pt idx="758">
                  <c:v>120.2220856</c:v>
                </c:pt>
                <c:pt idx="759">
                  <c:v>123.0311734</c:v>
                </c:pt>
                <c:pt idx="760">
                  <c:v>125.31883379999999</c:v>
                </c:pt>
                <c:pt idx="761">
                  <c:v>126.73088180000001</c:v>
                </c:pt>
                <c:pt idx="762">
                  <c:v>127.0059972</c:v>
                </c:pt>
                <c:pt idx="763">
                  <c:v>126.2559286</c:v>
                </c:pt>
                <c:pt idx="764">
                  <c:v>124.86590080000001</c:v>
                </c:pt>
                <c:pt idx="765">
                  <c:v>123.2467364</c:v>
                </c:pt>
                <c:pt idx="766">
                  <c:v>121.59837760000001</c:v>
                </c:pt>
                <c:pt idx="767">
                  <c:v>119.9587677</c:v>
                </c:pt>
                <c:pt idx="768">
                  <c:v>118.21652210000001</c:v>
                </c:pt>
                <c:pt idx="769">
                  <c:v>116.2099547</c:v>
                </c:pt>
                <c:pt idx="770">
                  <c:v>113.81195</c:v>
                </c:pt>
                <c:pt idx="771">
                  <c:v>110.87286</c:v>
                </c:pt>
                <c:pt idx="772">
                  <c:v>107.2749931</c:v>
                </c:pt>
                <c:pt idx="773">
                  <c:v>103.0979676</c:v>
                </c:pt>
                <c:pt idx="774">
                  <c:v>98.601892899999996</c:v>
                </c:pt>
                <c:pt idx="775">
                  <c:v>94.098378920000002</c:v>
                </c:pt>
                <c:pt idx="776">
                  <c:v>89.772633690000006</c:v>
                </c:pt>
                <c:pt idx="777">
                  <c:v>85.584637229999998</c:v>
                </c:pt>
                <c:pt idx="778">
                  <c:v>81.38810857</c:v>
                </c:pt>
                <c:pt idx="779">
                  <c:v>76.971899579999999</c:v>
                </c:pt>
                <c:pt idx="780">
                  <c:v>72.169891019999994</c:v>
                </c:pt>
                <c:pt idx="781">
                  <c:v>66.955661219999996</c:v>
                </c:pt>
                <c:pt idx="782">
                  <c:v>61.410495240000003</c:v>
                </c:pt>
                <c:pt idx="783">
                  <c:v>55.752423550000003</c:v>
                </c:pt>
                <c:pt idx="784">
                  <c:v>50.244458899999998</c:v>
                </c:pt>
                <c:pt idx="785">
                  <c:v>44.96406013</c:v>
                </c:pt>
                <c:pt idx="786">
                  <c:v>39.75215206</c:v>
                </c:pt>
                <c:pt idx="787">
                  <c:v>34.356508859999998</c:v>
                </c:pt>
                <c:pt idx="788">
                  <c:v>28.58547604</c:v>
                </c:pt>
                <c:pt idx="789">
                  <c:v>22.540888200000001</c:v>
                </c:pt>
                <c:pt idx="790">
                  <c:v>16.542695800000001</c:v>
                </c:pt>
                <c:pt idx="791">
                  <c:v>10.85848244</c:v>
                </c:pt>
                <c:pt idx="792">
                  <c:v>5.5396403940000001</c:v>
                </c:pt>
                <c:pt idx="793">
                  <c:v>0.49597882599999998</c:v>
                </c:pt>
                <c:pt idx="794">
                  <c:v>-4.5120636100000002</c:v>
                </c:pt>
                <c:pt idx="795">
                  <c:v>-9.7195741980000001</c:v>
                </c:pt>
                <c:pt idx="796">
                  <c:v>-15.149950029999999</c:v>
                </c:pt>
                <c:pt idx="797">
                  <c:v>-20.731358589999999</c:v>
                </c:pt>
                <c:pt idx="798">
                  <c:v>-26.229899939999999</c:v>
                </c:pt>
                <c:pt idx="799">
                  <c:v>-31.38503296</c:v>
                </c:pt>
                <c:pt idx="800">
                  <c:v>-36.115437999999997</c:v>
                </c:pt>
                <c:pt idx="801">
                  <c:v>-40.439388460000004</c:v>
                </c:pt>
                <c:pt idx="802">
                  <c:v>-44.486014089999998</c:v>
                </c:pt>
                <c:pt idx="803">
                  <c:v>-48.390224230000001</c:v>
                </c:pt>
                <c:pt idx="804">
                  <c:v>-52.180130949999999</c:v>
                </c:pt>
                <c:pt idx="805">
                  <c:v>-55.987718450000003</c:v>
                </c:pt>
                <c:pt idx="806">
                  <c:v>-59.901489320000003</c:v>
                </c:pt>
                <c:pt idx="807">
                  <c:v>-63.720921990000001</c:v>
                </c:pt>
                <c:pt idx="808">
                  <c:v>-67.19099645</c:v>
                </c:pt>
                <c:pt idx="809">
                  <c:v>-70.15730404</c:v>
                </c:pt>
                <c:pt idx="810">
                  <c:v>-72.679884400000006</c:v>
                </c:pt>
                <c:pt idx="811">
                  <c:v>-74.948348559999999</c:v>
                </c:pt>
                <c:pt idx="812">
                  <c:v>-77.146607299999999</c:v>
                </c:pt>
                <c:pt idx="813">
                  <c:v>-79.366717859999994</c:v>
                </c:pt>
                <c:pt idx="814">
                  <c:v>-81.658796620000004</c:v>
                </c:pt>
                <c:pt idx="815">
                  <c:v>-84.094511609999998</c:v>
                </c:pt>
                <c:pt idx="816">
                  <c:v>-86.687751779999999</c:v>
                </c:pt>
                <c:pt idx="817">
                  <c:v>-89.304620580000005</c:v>
                </c:pt>
                <c:pt idx="818">
                  <c:v>-91.703665270000002</c:v>
                </c:pt>
                <c:pt idx="819">
                  <c:v>-93.669109939999998</c:v>
                </c:pt>
                <c:pt idx="820">
                  <c:v>-95.126893719999998</c:v>
                </c:pt>
                <c:pt idx="821">
                  <c:v>-96.13143565</c:v>
                </c:pt>
                <c:pt idx="822">
                  <c:v>-96.724980040000005</c:v>
                </c:pt>
                <c:pt idx="823">
                  <c:v>-96.874092480000002</c:v>
                </c:pt>
                <c:pt idx="824">
                  <c:v>-96.552731410000007</c:v>
                </c:pt>
                <c:pt idx="825">
                  <c:v>-95.766853859999998</c:v>
                </c:pt>
                <c:pt idx="826">
                  <c:v>-94.579725260000004</c:v>
                </c:pt>
                <c:pt idx="827">
                  <c:v>-93.008110160000001</c:v>
                </c:pt>
                <c:pt idx="828">
                  <c:v>-90.990565649999994</c:v>
                </c:pt>
                <c:pt idx="829">
                  <c:v>-88.427325940000003</c:v>
                </c:pt>
                <c:pt idx="830">
                  <c:v>-85.222652179999997</c:v>
                </c:pt>
                <c:pt idx="831">
                  <c:v>-81.212910519999994</c:v>
                </c:pt>
                <c:pt idx="832">
                  <c:v>-76.364294810000004</c:v>
                </c:pt>
                <c:pt idx="833">
                  <c:v>-70.798797730000004</c:v>
                </c:pt>
                <c:pt idx="834">
                  <c:v>-64.61351836</c:v>
                </c:pt>
                <c:pt idx="835">
                  <c:v>-57.818196450000002</c:v>
                </c:pt>
                <c:pt idx="836">
                  <c:v>-50.41569776</c:v>
                </c:pt>
                <c:pt idx="837">
                  <c:v>-42.446150330000002</c:v>
                </c:pt>
                <c:pt idx="838">
                  <c:v>-33.905408399999999</c:v>
                </c:pt>
                <c:pt idx="839">
                  <c:v>-24.763080370000001</c:v>
                </c:pt>
                <c:pt idx="840">
                  <c:v>-15.074614540000001</c:v>
                </c:pt>
                <c:pt idx="841">
                  <c:v>-4.9371497529999999</c:v>
                </c:pt>
                <c:pt idx="842">
                  <c:v>5.5236248220000004</c:v>
                </c:pt>
                <c:pt idx="843">
                  <c:v>16.244018730000001</c:v>
                </c:pt>
                <c:pt idx="844">
                  <c:v>27.155270430000002</c:v>
                </c:pt>
                <c:pt idx="845">
                  <c:v>38.072970519999998</c:v>
                </c:pt>
                <c:pt idx="846">
                  <c:v>48.86656799</c:v>
                </c:pt>
                <c:pt idx="847">
                  <c:v>59.150622669999997</c:v>
                </c:pt>
                <c:pt idx="848">
                  <c:v>68.493748620000005</c:v>
                </c:pt>
                <c:pt idx="849">
                  <c:v>76.952222989999996</c:v>
                </c:pt>
                <c:pt idx="850">
                  <c:v>84.786217530000002</c:v>
                </c:pt>
                <c:pt idx="851">
                  <c:v>92.165852580000006</c:v>
                </c:pt>
                <c:pt idx="852">
                  <c:v>99.096404100000001</c:v>
                </c:pt>
                <c:pt idx="853">
                  <c:v>105.39883140000001</c:v>
                </c:pt>
                <c:pt idx="854">
                  <c:v>110.6096596</c:v>
                </c:pt>
                <c:pt idx="855">
                  <c:v>114.1105637</c:v>
                </c:pt>
                <c:pt idx="856">
                  <c:v>115.8818868</c:v>
                </c:pt>
                <c:pt idx="857">
                  <c:v>116.3127416</c:v>
                </c:pt>
                <c:pt idx="858">
                  <c:v>116.0152633</c:v>
                </c:pt>
                <c:pt idx="859">
                  <c:v>115.5315848</c:v>
                </c:pt>
                <c:pt idx="860">
                  <c:v>115.1988932</c:v>
                </c:pt>
                <c:pt idx="861">
                  <c:v>114.8960785</c:v>
                </c:pt>
                <c:pt idx="862">
                  <c:v>114.3529265</c:v>
                </c:pt>
                <c:pt idx="863">
                  <c:v>113.3416082</c:v>
                </c:pt>
                <c:pt idx="864">
                  <c:v>111.80208279999999</c:v>
                </c:pt>
                <c:pt idx="865">
                  <c:v>109.7527123</c:v>
                </c:pt>
                <c:pt idx="866">
                  <c:v>107.2451137</c:v>
                </c:pt>
                <c:pt idx="867">
                  <c:v>104.3865327</c:v>
                </c:pt>
                <c:pt idx="868">
                  <c:v>101.1954578</c:v>
                </c:pt>
                <c:pt idx="869">
                  <c:v>97.587466259999999</c:v>
                </c:pt>
                <c:pt idx="870">
                  <c:v>93.477942780000006</c:v>
                </c:pt>
                <c:pt idx="871">
                  <c:v>88.882574599999998</c:v>
                </c:pt>
                <c:pt idx="872">
                  <c:v>83.97196735</c:v>
                </c:pt>
                <c:pt idx="873">
                  <c:v>78.991829999999993</c:v>
                </c:pt>
                <c:pt idx="874">
                  <c:v>74.077737659999997</c:v>
                </c:pt>
                <c:pt idx="875">
                  <c:v>69.096643510000007</c:v>
                </c:pt>
                <c:pt idx="876">
                  <c:v>63.899037280000002</c:v>
                </c:pt>
                <c:pt idx="877">
                  <c:v>58.405279610000001</c:v>
                </c:pt>
                <c:pt idx="878">
                  <c:v>52.667826380000001</c:v>
                </c:pt>
                <c:pt idx="879">
                  <c:v>46.828267089999997</c:v>
                </c:pt>
                <c:pt idx="880">
                  <c:v>41.10069463</c:v>
                </c:pt>
                <c:pt idx="881">
                  <c:v>35.588575179999999</c:v>
                </c:pt>
                <c:pt idx="882">
                  <c:v>30.179646179999999</c:v>
                </c:pt>
                <c:pt idx="883">
                  <c:v>24.644435829999999</c:v>
                </c:pt>
                <c:pt idx="884">
                  <c:v>18.762301359999999</c:v>
                </c:pt>
                <c:pt idx="885">
                  <c:v>12.45180163</c:v>
                </c:pt>
                <c:pt idx="886">
                  <c:v>5.8336661769999996</c:v>
                </c:pt>
                <c:pt idx="887">
                  <c:v>-0.95046818700000002</c:v>
                </c:pt>
                <c:pt idx="888">
                  <c:v>-7.801815403</c:v>
                </c:pt>
                <c:pt idx="889">
                  <c:v>-14.6116803</c:v>
                </c:pt>
                <c:pt idx="890">
                  <c:v>-21.238734529999999</c:v>
                </c:pt>
                <c:pt idx="891">
                  <c:v>-27.72198406</c:v>
                </c:pt>
                <c:pt idx="892">
                  <c:v>-34.1487774</c:v>
                </c:pt>
                <c:pt idx="893">
                  <c:v>-40.729483850000001</c:v>
                </c:pt>
                <c:pt idx="894">
                  <c:v>-47.570832490000001</c:v>
                </c:pt>
                <c:pt idx="895">
                  <c:v>-54.609140519999997</c:v>
                </c:pt>
                <c:pt idx="896">
                  <c:v>-61.752743189999997</c:v>
                </c:pt>
                <c:pt idx="897">
                  <c:v>-68.910979490000003</c:v>
                </c:pt>
                <c:pt idx="898">
                  <c:v>-75.855729240000002</c:v>
                </c:pt>
                <c:pt idx="899">
                  <c:v>-82.450832869999999</c:v>
                </c:pt>
                <c:pt idx="900">
                  <c:v>-88.667111559999995</c:v>
                </c:pt>
                <c:pt idx="901">
                  <c:v>-94.456251330000001</c:v>
                </c:pt>
                <c:pt idx="902">
                  <c:v>-99.816896700000001</c:v>
                </c:pt>
                <c:pt idx="903">
                  <c:v>-104.81077929999999</c:v>
                </c:pt>
                <c:pt idx="904">
                  <c:v>-109.4842809</c:v>
                </c:pt>
                <c:pt idx="905">
                  <c:v>-113.87417550000001</c:v>
                </c:pt>
                <c:pt idx="906">
                  <c:v>-118.0444021</c:v>
                </c:pt>
                <c:pt idx="907">
                  <c:v>-121.9844983</c:v>
                </c:pt>
                <c:pt idx="908">
                  <c:v>-125.5381398</c:v>
                </c:pt>
                <c:pt idx="909">
                  <c:v>-128.50187750000001</c:v>
                </c:pt>
                <c:pt idx="910">
                  <c:v>-130.76038930000001</c:v>
                </c:pt>
                <c:pt idx="911">
                  <c:v>-132.2377023</c:v>
                </c:pt>
                <c:pt idx="912">
                  <c:v>-132.8926481</c:v>
                </c:pt>
                <c:pt idx="913">
                  <c:v>-132.79190009999999</c:v>
                </c:pt>
                <c:pt idx="914">
                  <c:v>-132.0045676</c:v>
                </c:pt>
                <c:pt idx="915">
                  <c:v>-130.54861030000001</c:v>
                </c:pt>
                <c:pt idx="916">
                  <c:v>-128.3298882</c:v>
                </c:pt>
                <c:pt idx="917">
                  <c:v>-125.3166004</c:v>
                </c:pt>
                <c:pt idx="918">
                  <c:v>-121.50977709999999</c:v>
                </c:pt>
                <c:pt idx="919">
                  <c:v>-116.9850424</c:v>
                </c:pt>
                <c:pt idx="920">
                  <c:v>-111.8650181</c:v>
                </c:pt>
                <c:pt idx="921">
                  <c:v>-106.26794</c:v>
                </c:pt>
                <c:pt idx="922">
                  <c:v>-100.3735243</c:v>
                </c:pt>
                <c:pt idx="923">
                  <c:v>-94.295923369999997</c:v>
                </c:pt>
                <c:pt idx="924">
                  <c:v>-88.057021820000003</c:v>
                </c:pt>
                <c:pt idx="925">
                  <c:v>-81.499465150000006</c:v>
                </c:pt>
                <c:pt idx="926">
                  <c:v>-74.396056639999998</c:v>
                </c:pt>
                <c:pt idx="927">
                  <c:v>-66.555236910000005</c:v>
                </c:pt>
                <c:pt idx="928">
                  <c:v>-57.877729510000002</c:v>
                </c:pt>
                <c:pt idx="929">
                  <c:v>-48.37971048</c:v>
                </c:pt>
                <c:pt idx="930">
                  <c:v>-38.174750670000002</c:v>
                </c:pt>
                <c:pt idx="931">
                  <c:v>-27.594739359999998</c:v>
                </c:pt>
                <c:pt idx="932">
                  <c:v>-17.122683590000001</c:v>
                </c:pt>
                <c:pt idx="933">
                  <c:v>-6.9418067810000004</c:v>
                </c:pt>
                <c:pt idx="934">
                  <c:v>3.127571514</c:v>
                </c:pt>
                <c:pt idx="935">
                  <c:v>13.41271236</c:v>
                </c:pt>
                <c:pt idx="936">
                  <c:v>24.232015199999999</c:v>
                </c:pt>
                <c:pt idx="937">
                  <c:v>35.845543290000002</c:v>
                </c:pt>
                <c:pt idx="938">
                  <c:v>48.241248450000001</c:v>
                </c:pt>
                <c:pt idx="939">
                  <c:v>60.790423160000003</c:v>
                </c:pt>
                <c:pt idx="940">
                  <c:v>72.611844820000002</c:v>
                </c:pt>
                <c:pt idx="941">
                  <c:v>83.00659838</c:v>
                </c:pt>
                <c:pt idx="942">
                  <c:v>91.32345995</c:v>
                </c:pt>
                <c:pt idx="943">
                  <c:v>97.183964869999997</c:v>
                </c:pt>
                <c:pt idx="944">
                  <c:v>101.02120789999999</c:v>
                </c:pt>
                <c:pt idx="945">
                  <c:v>103.6378454</c:v>
                </c:pt>
                <c:pt idx="946">
                  <c:v>105.7545605</c:v>
                </c:pt>
                <c:pt idx="947">
                  <c:v>107.86717229999999</c:v>
                </c:pt>
                <c:pt idx="948">
                  <c:v>110.0466792</c:v>
                </c:pt>
                <c:pt idx="949">
                  <c:v>112.09365149999999</c:v>
                </c:pt>
                <c:pt idx="950">
                  <c:v>113.71258090000001</c:v>
                </c:pt>
                <c:pt idx="951">
                  <c:v>114.8106834</c:v>
                </c:pt>
                <c:pt idx="952">
                  <c:v>115.47411270000001</c:v>
                </c:pt>
                <c:pt idx="953">
                  <c:v>115.81357850000001</c:v>
                </c:pt>
                <c:pt idx="954">
                  <c:v>115.8016123</c:v>
                </c:pt>
                <c:pt idx="955">
                  <c:v>115.2756263</c:v>
                </c:pt>
                <c:pt idx="956">
                  <c:v>114.13648739999999</c:v>
                </c:pt>
                <c:pt idx="957">
                  <c:v>112.4051012</c:v>
                </c:pt>
                <c:pt idx="958">
                  <c:v>110.2164221</c:v>
                </c:pt>
                <c:pt idx="959">
                  <c:v>107.7011846</c:v>
                </c:pt>
                <c:pt idx="960">
                  <c:v>105.00955399999999</c:v>
                </c:pt>
                <c:pt idx="961">
                  <c:v>102.223178</c:v>
                </c:pt>
                <c:pt idx="962">
                  <c:v>99.272603669999995</c:v>
                </c:pt>
                <c:pt idx="963">
                  <c:v>96.028153880000005</c:v>
                </c:pt>
                <c:pt idx="964">
                  <c:v>92.455532880000007</c:v>
                </c:pt>
                <c:pt idx="965">
                  <c:v>88.535333019999996</c:v>
                </c:pt>
                <c:pt idx="966">
                  <c:v>84.351700800000003</c:v>
                </c:pt>
                <c:pt idx="967">
                  <c:v>80.050193870000001</c:v>
                </c:pt>
                <c:pt idx="968">
                  <c:v>75.672153570000006</c:v>
                </c:pt>
                <c:pt idx="969">
                  <c:v>71.183625579999998</c:v>
                </c:pt>
                <c:pt idx="970">
                  <c:v>66.485445749999997</c:v>
                </c:pt>
                <c:pt idx="971">
                  <c:v>61.514410990000002</c:v>
                </c:pt>
                <c:pt idx="972">
                  <c:v>56.225774850000001</c:v>
                </c:pt>
                <c:pt idx="973">
                  <c:v>50.624751109999998</c:v>
                </c:pt>
                <c:pt idx="974">
                  <c:v>44.803377009999998</c:v>
                </c:pt>
                <c:pt idx="975">
                  <c:v>38.927927390000001</c:v>
                </c:pt>
                <c:pt idx="976">
                  <c:v>33.021790979999999</c:v>
                </c:pt>
                <c:pt idx="977">
                  <c:v>26.922560059999999</c:v>
                </c:pt>
                <c:pt idx="978">
                  <c:v>20.56367796</c:v>
                </c:pt>
                <c:pt idx="979">
                  <c:v>13.942231960000001</c:v>
                </c:pt>
                <c:pt idx="980">
                  <c:v>7.0996731449999997</c:v>
                </c:pt>
                <c:pt idx="981">
                  <c:v>0.178145262</c:v>
                </c:pt>
                <c:pt idx="982">
                  <c:v>-6.6579978830000002</c:v>
                </c:pt>
                <c:pt idx="983">
                  <c:v>-13.27656303</c:v>
                </c:pt>
                <c:pt idx="984">
                  <c:v>-19.6385842</c:v>
                </c:pt>
                <c:pt idx="985">
                  <c:v>-25.80066386</c:v>
                </c:pt>
                <c:pt idx="986">
                  <c:v>-31.86140954</c:v>
                </c:pt>
                <c:pt idx="987">
                  <c:v>-37.88922625</c:v>
                </c:pt>
                <c:pt idx="988">
                  <c:v>-43.963796469999998</c:v>
                </c:pt>
                <c:pt idx="989">
                  <c:v>-50.11960062</c:v>
                </c:pt>
                <c:pt idx="990">
                  <c:v>-56.317928729999998</c:v>
                </c:pt>
                <c:pt idx="991">
                  <c:v>-62.440465330000002</c:v>
                </c:pt>
                <c:pt idx="992">
                  <c:v>-68.419870779999997</c:v>
                </c:pt>
                <c:pt idx="993">
                  <c:v>-74.161136010000007</c:v>
                </c:pt>
                <c:pt idx="994">
                  <c:v>-79.635598150000007</c:v>
                </c:pt>
                <c:pt idx="995">
                  <c:v>-84.918360890000002</c:v>
                </c:pt>
                <c:pt idx="996">
                  <c:v>-90.113015570000002</c:v>
                </c:pt>
                <c:pt idx="997">
                  <c:v>-95.364170560000005</c:v>
                </c:pt>
                <c:pt idx="998">
                  <c:v>-100.67222649999999</c:v>
                </c:pt>
                <c:pt idx="999">
                  <c:v>-105.89160889999999</c:v>
                </c:pt>
                <c:pt idx="1000">
                  <c:v>-110.7948324</c:v>
                </c:pt>
                <c:pt idx="1001">
                  <c:v>-115.08924450000001</c:v>
                </c:pt>
                <c:pt idx="1002">
                  <c:v>-118.60705249999999</c:v>
                </c:pt>
                <c:pt idx="1003">
                  <c:v>-121.2476053</c:v>
                </c:pt>
                <c:pt idx="1004">
                  <c:v>-122.9941707</c:v>
                </c:pt>
                <c:pt idx="1005">
                  <c:v>-123.9731951</c:v>
                </c:pt>
                <c:pt idx="1006">
                  <c:v>-124.3091119</c:v>
                </c:pt>
                <c:pt idx="1007">
                  <c:v>-124.004801</c:v>
                </c:pt>
                <c:pt idx="1008">
                  <c:v>-122.98760249999999</c:v>
                </c:pt>
                <c:pt idx="1009">
                  <c:v>-121.16861900000001</c:v>
                </c:pt>
                <c:pt idx="1010">
                  <c:v>-118.4918352</c:v>
                </c:pt>
                <c:pt idx="1011">
                  <c:v>-114.913746</c:v>
                </c:pt>
                <c:pt idx="1012">
                  <c:v>-110.451138</c:v>
                </c:pt>
                <c:pt idx="1013">
                  <c:v>-105.1500838</c:v>
                </c:pt>
                <c:pt idx="1014">
                  <c:v>-99.137976019999996</c:v>
                </c:pt>
                <c:pt idx="1015">
                  <c:v>-92.585755160000005</c:v>
                </c:pt>
                <c:pt idx="1016">
                  <c:v>-85.648276659999993</c:v>
                </c:pt>
                <c:pt idx="1017">
                  <c:v>-78.3753423</c:v>
                </c:pt>
                <c:pt idx="1018">
                  <c:v>-70.686316520000005</c:v>
                </c:pt>
                <c:pt idx="1019">
                  <c:v>-62.330117729999998</c:v>
                </c:pt>
                <c:pt idx="1020">
                  <c:v>-52.97869103</c:v>
                </c:pt>
                <c:pt idx="1021">
                  <c:v>-42.426197569999999</c:v>
                </c:pt>
                <c:pt idx="1022">
                  <c:v>-30.79424264</c:v>
                </c:pt>
                <c:pt idx="1023">
                  <c:v>-18.402388210000002</c:v>
                </c:pt>
                <c:pt idx="1024">
                  <c:v>-5.6944551030000001</c:v>
                </c:pt>
                <c:pt idx="1025">
                  <c:v>6.9690304589999998</c:v>
                </c:pt>
                <c:pt idx="1026">
                  <c:v>19.401342769999999</c:v>
                </c:pt>
                <c:pt idx="1027">
                  <c:v>31.47290495</c:v>
                </c:pt>
                <c:pt idx="1028">
                  <c:v>42.924265140000003</c:v>
                </c:pt>
                <c:pt idx="1029">
                  <c:v>52.896265829999997</c:v>
                </c:pt>
                <c:pt idx="1030">
                  <c:v>60.862551959999998</c:v>
                </c:pt>
                <c:pt idx="1031">
                  <c:v>67.343958380000004</c:v>
                </c:pt>
                <c:pt idx="1032">
                  <c:v>73.257783130000007</c:v>
                </c:pt>
                <c:pt idx="1033">
                  <c:v>79.443095409999998</c:v>
                </c:pt>
                <c:pt idx="1034">
                  <c:v>86.102931479999995</c:v>
                </c:pt>
                <c:pt idx="1035">
                  <c:v>92.858051529999997</c:v>
                </c:pt>
                <c:pt idx="1036">
                  <c:v>99.237952059999998</c:v>
                </c:pt>
                <c:pt idx="1037">
                  <c:v>104.78681159999999</c:v>
                </c:pt>
                <c:pt idx="1038">
                  <c:v>108.8929842</c:v>
                </c:pt>
                <c:pt idx="1039">
                  <c:v>111.31800560000001</c:v>
                </c:pt>
                <c:pt idx="1040">
                  <c:v>112.3102178</c:v>
                </c:pt>
                <c:pt idx="1041">
                  <c:v>112.3541561</c:v>
                </c:pt>
                <c:pt idx="1042">
                  <c:v>111.88210650000001</c:v>
                </c:pt>
                <c:pt idx="1043">
                  <c:v>111.3056895</c:v>
                </c:pt>
                <c:pt idx="1044">
                  <c:v>110.8581447</c:v>
                </c:pt>
                <c:pt idx="1045">
                  <c:v>110.4672557</c:v>
                </c:pt>
                <c:pt idx="1046">
                  <c:v>109.93064819999999</c:v>
                </c:pt>
                <c:pt idx="1047">
                  <c:v>109.0970425</c:v>
                </c:pt>
                <c:pt idx="1048">
                  <c:v>107.8083297</c:v>
                </c:pt>
                <c:pt idx="1049">
                  <c:v>106.0358538</c:v>
                </c:pt>
                <c:pt idx="1050">
                  <c:v>103.81382120000001</c:v>
                </c:pt>
                <c:pt idx="1051">
                  <c:v>101.2508558</c:v>
                </c:pt>
                <c:pt idx="1052">
                  <c:v>98.480047799999994</c:v>
                </c:pt>
                <c:pt idx="1053">
                  <c:v>95.560835890000007</c:v>
                </c:pt>
                <c:pt idx="1054">
                  <c:v>92.521892410000007</c:v>
                </c:pt>
                <c:pt idx="1055">
                  <c:v>89.337343700000005</c:v>
                </c:pt>
                <c:pt idx="1056">
                  <c:v>85.987627009999997</c:v>
                </c:pt>
                <c:pt idx="1057">
                  <c:v>82.46445559</c:v>
                </c:pt>
                <c:pt idx="1058">
                  <c:v>78.744145189999998</c:v>
                </c:pt>
                <c:pt idx="1059">
                  <c:v>74.796336389999993</c:v>
                </c:pt>
                <c:pt idx="1060">
                  <c:v>70.644411939999998</c:v>
                </c:pt>
                <c:pt idx="1061">
                  <c:v>66.379900079999999</c:v>
                </c:pt>
                <c:pt idx="1062">
                  <c:v>62.049855540000003</c:v>
                </c:pt>
                <c:pt idx="1063">
                  <c:v>57.656785509999999</c:v>
                </c:pt>
                <c:pt idx="1064">
                  <c:v>53.139940580000001</c:v>
                </c:pt>
                <c:pt idx="1065">
                  <c:v>48.361658429999999</c:v>
                </c:pt>
                <c:pt idx="1066">
                  <c:v>43.19328616</c:v>
                </c:pt>
                <c:pt idx="1067">
                  <c:v>37.519373020000003</c:v>
                </c:pt>
                <c:pt idx="1068">
                  <c:v>31.287108180000001</c:v>
                </c:pt>
                <c:pt idx="1069">
                  <c:v>24.575148209999998</c:v>
                </c:pt>
                <c:pt idx="1070">
                  <c:v>17.585872670000001</c:v>
                </c:pt>
                <c:pt idx="1071">
                  <c:v>10.57216618</c:v>
                </c:pt>
                <c:pt idx="1072">
                  <c:v>3.7045858530000002</c:v>
                </c:pt>
                <c:pt idx="1073">
                  <c:v>-2.9925692640000001</c:v>
                </c:pt>
                <c:pt idx="1074">
                  <c:v>-9.6214823190000001</c:v>
                </c:pt>
                <c:pt idx="1075">
                  <c:v>-16.385279350000001</c:v>
                </c:pt>
                <c:pt idx="1076">
                  <c:v>-23.43681887</c:v>
                </c:pt>
                <c:pt idx="1077">
                  <c:v>-30.75352487</c:v>
                </c:pt>
                <c:pt idx="1078">
                  <c:v>-38.196270069999997</c:v>
                </c:pt>
                <c:pt idx="1079">
                  <c:v>-45.58870503</c:v>
                </c:pt>
                <c:pt idx="1080">
                  <c:v>-52.779679109999996</c:v>
                </c:pt>
                <c:pt idx="1081">
                  <c:v>-59.712329130000001</c:v>
                </c:pt>
                <c:pt idx="1082">
                  <c:v>-66.32667592</c:v>
                </c:pt>
                <c:pt idx="1083">
                  <c:v>-72.464298049999996</c:v>
                </c:pt>
                <c:pt idx="1084">
                  <c:v>-78.088538639999996</c:v>
                </c:pt>
                <c:pt idx="1085">
                  <c:v>-83.354547949999997</c:v>
                </c:pt>
                <c:pt idx="1086">
                  <c:v>-88.340813389999994</c:v>
                </c:pt>
                <c:pt idx="1087">
                  <c:v>-92.98223136</c:v>
                </c:pt>
                <c:pt idx="1088">
                  <c:v>-97.226342939999995</c:v>
                </c:pt>
                <c:pt idx="1089">
                  <c:v>-101.0496618</c:v>
                </c:pt>
                <c:pt idx="1090">
                  <c:v>-104.3771768</c:v>
                </c:pt>
                <c:pt idx="1091">
                  <c:v>-107.1924313</c:v>
                </c:pt>
                <c:pt idx="1092">
                  <c:v>-109.5744528</c:v>
                </c:pt>
                <c:pt idx="1093">
                  <c:v>-111.618003</c:v>
                </c:pt>
                <c:pt idx="1094">
                  <c:v>-113.4413145</c:v>
                </c:pt>
                <c:pt idx="1095">
                  <c:v>-115.1067199</c:v>
                </c:pt>
                <c:pt idx="1096">
                  <c:v>-116.5786366</c:v>
                </c:pt>
                <c:pt idx="1097">
                  <c:v>-117.84703949999999</c:v>
                </c:pt>
                <c:pt idx="1098">
                  <c:v>-118.87996029999999</c:v>
                </c:pt>
                <c:pt idx="1099">
                  <c:v>-119.55612790000001</c:v>
                </c:pt>
                <c:pt idx="1100">
                  <c:v>-119.7985493</c:v>
                </c:pt>
                <c:pt idx="1101">
                  <c:v>-119.54219620000001</c:v>
                </c:pt>
                <c:pt idx="1102">
                  <c:v>-118.73361509999999</c:v>
                </c:pt>
                <c:pt idx="1103">
                  <c:v>-117.3745919</c:v>
                </c:pt>
                <c:pt idx="1104">
                  <c:v>-115.44972060000001</c:v>
                </c:pt>
                <c:pt idx="1105">
                  <c:v>-112.93078130000001</c:v>
                </c:pt>
                <c:pt idx="1106">
                  <c:v>-109.79759660000001</c:v>
                </c:pt>
                <c:pt idx="1107">
                  <c:v>-106.0933388</c:v>
                </c:pt>
                <c:pt idx="1108">
                  <c:v>-101.89140020000001</c:v>
                </c:pt>
                <c:pt idx="1109">
                  <c:v>-97.224250069999997</c:v>
                </c:pt>
                <c:pt idx="1110">
                  <c:v>-92.016829909999998</c:v>
                </c:pt>
                <c:pt idx="1111">
                  <c:v>-86.179769829999998</c:v>
                </c:pt>
                <c:pt idx="1112">
                  <c:v>-79.627445620000003</c:v>
                </c:pt>
                <c:pt idx="1113">
                  <c:v>-72.275745520000001</c:v>
                </c:pt>
                <c:pt idx="1114">
                  <c:v>-64.05414141</c:v>
                </c:pt>
                <c:pt idx="1115">
                  <c:v>-54.94410671</c:v>
                </c:pt>
                <c:pt idx="1116">
                  <c:v>-44.960545029999999</c:v>
                </c:pt>
                <c:pt idx="1117">
                  <c:v>-34.161330829999997</c:v>
                </c:pt>
                <c:pt idx="1118">
                  <c:v>-22.759444510000002</c:v>
                </c:pt>
                <c:pt idx="1119">
                  <c:v>-11.011371159999999</c:v>
                </c:pt>
                <c:pt idx="1120">
                  <c:v>0.90139749999999996</c:v>
                </c:pt>
                <c:pt idx="1121">
                  <c:v>12.856738529999999</c:v>
                </c:pt>
                <c:pt idx="1122">
                  <c:v>24.791350380000001</c:v>
                </c:pt>
                <c:pt idx="1123">
                  <c:v>36.681038170000001</c:v>
                </c:pt>
                <c:pt idx="1124">
                  <c:v>48.420808809999997</c:v>
                </c:pt>
                <c:pt idx="1125">
                  <c:v>59.77724353</c:v>
                </c:pt>
                <c:pt idx="1126">
                  <c:v>70.474491639999997</c:v>
                </c:pt>
                <c:pt idx="1127">
                  <c:v>80.244241029999998</c:v>
                </c:pt>
                <c:pt idx="1128">
                  <c:v>88.968726869999998</c:v>
                </c:pt>
                <c:pt idx="1129">
                  <c:v>96.613033270000003</c:v>
                </c:pt>
                <c:pt idx="1130">
                  <c:v>103.14667729999999</c:v>
                </c:pt>
                <c:pt idx="1131">
                  <c:v>108.5167355</c:v>
                </c:pt>
                <c:pt idx="1132">
                  <c:v>112.62797569999999</c:v>
                </c:pt>
                <c:pt idx="1133">
                  <c:v>115.5651402</c:v>
                </c:pt>
                <c:pt idx="1134">
                  <c:v>117.7183647</c:v>
                </c:pt>
                <c:pt idx="1135">
                  <c:v>119.56146990000001</c:v>
                </c:pt>
                <c:pt idx="1136">
                  <c:v>121.37875</c:v>
                </c:pt>
                <c:pt idx="1137">
                  <c:v>123.0813637</c:v>
                </c:pt>
                <c:pt idx="1138">
                  <c:v>124.3763697</c:v>
                </c:pt>
                <c:pt idx="1139">
                  <c:v>125.0751049</c:v>
                </c:pt>
                <c:pt idx="1140">
                  <c:v>125.1912317</c:v>
                </c:pt>
                <c:pt idx="1141">
                  <c:v>124.8903442</c:v>
                </c:pt>
                <c:pt idx="1142">
                  <c:v>124.2016924</c:v>
                </c:pt>
                <c:pt idx="1143">
                  <c:v>122.9791572</c:v>
                </c:pt>
                <c:pt idx="1144">
                  <c:v>121.1196461</c:v>
                </c:pt>
                <c:pt idx="1145">
                  <c:v>118.7086772</c:v>
                </c:pt>
                <c:pt idx="1146">
                  <c:v>115.94910969999999</c:v>
                </c:pt>
                <c:pt idx="1147">
                  <c:v>112.9445777</c:v>
                </c:pt>
                <c:pt idx="1148">
                  <c:v>109.64654950000001</c:v>
                </c:pt>
                <c:pt idx="1149">
                  <c:v>105.97025669999999</c:v>
                </c:pt>
                <c:pt idx="1150">
                  <c:v>101.94141689999999</c:v>
                </c:pt>
                <c:pt idx="1151">
                  <c:v>97.603153230000004</c:v>
                </c:pt>
                <c:pt idx="1152">
                  <c:v>93.007123759999999</c:v>
                </c:pt>
                <c:pt idx="1153">
                  <c:v>88.279577329999995</c:v>
                </c:pt>
                <c:pt idx="1154">
                  <c:v>83.558258679999994</c:v>
                </c:pt>
                <c:pt idx="1155">
                  <c:v>78.844928350000004</c:v>
                </c:pt>
                <c:pt idx="1156">
                  <c:v>74.091269639999993</c:v>
                </c:pt>
                <c:pt idx="1157">
                  <c:v>69.212442210000006</c:v>
                </c:pt>
                <c:pt idx="1158">
                  <c:v>64.093480720000002</c:v>
                </c:pt>
                <c:pt idx="1159">
                  <c:v>58.655384990000002</c:v>
                </c:pt>
                <c:pt idx="1160">
                  <c:v>52.896802889999996</c:v>
                </c:pt>
                <c:pt idx="1161">
                  <c:v>46.843170270000002</c:v>
                </c:pt>
                <c:pt idx="1162">
                  <c:v>40.60444201</c:v>
                </c:pt>
                <c:pt idx="1163">
                  <c:v>34.266463889999997</c:v>
                </c:pt>
                <c:pt idx="1164">
                  <c:v>27.791324410000001</c:v>
                </c:pt>
                <c:pt idx="1165">
                  <c:v>21.130494800000001</c:v>
                </c:pt>
                <c:pt idx="1166">
                  <c:v>14.27950298</c:v>
                </c:pt>
                <c:pt idx="1167">
                  <c:v>7.2340209849999999</c:v>
                </c:pt>
                <c:pt idx="1168">
                  <c:v>6.8835650000000003E-3</c:v>
                </c:pt>
                <c:pt idx="1169">
                  <c:v>-7.3977673060000004</c:v>
                </c:pt>
                <c:pt idx="1170">
                  <c:v>-14.963836280000001</c:v>
                </c:pt>
                <c:pt idx="1171">
                  <c:v>-22.621264530000001</c:v>
                </c:pt>
                <c:pt idx="1172">
                  <c:v>-30.29190148</c:v>
                </c:pt>
                <c:pt idx="1173">
                  <c:v>-37.914118090000002</c:v>
                </c:pt>
                <c:pt idx="1174">
                  <c:v>-45.424021009999997</c:v>
                </c:pt>
                <c:pt idx="1175">
                  <c:v>-52.754752709999998</c:v>
                </c:pt>
                <c:pt idx="1176">
                  <c:v>-59.841111300000001</c:v>
                </c:pt>
                <c:pt idx="1177">
                  <c:v>-66.645919950000007</c:v>
                </c:pt>
                <c:pt idx="1178">
                  <c:v>-73.220993870000001</c:v>
                </c:pt>
                <c:pt idx="1179">
                  <c:v>-79.609810940000003</c:v>
                </c:pt>
                <c:pt idx="1180">
                  <c:v>-85.778880920000006</c:v>
                </c:pt>
                <c:pt idx="1181">
                  <c:v>-91.67438482</c:v>
                </c:pt>
                <c:pt idx="1182">
                  <c:v>-97.2170141</c:v>
                </c:pt>
                <c:pt idx="1183">
                  <c:v>-102.32977459999999</c:v>
                </c:pt>
                <c:pt idx="1184">
                  <c:v>-106.94340200000001</c:v>
                </c:pt>
                <c:pt idx="1185">
                  <c:v>-110.98656920000001</c:v>
                </c:pt>
                <c:pt idx="1186">
                  <c:v>-114.43616489999999</c:v>
                </c:pt>
                <c:pt idx="1187">
                  <c:v>-117.3093796</c:v>
                </c:pt>
                <c:pt idx="1188">
                  <c:v>-119.75815160000001</c:v>
                </c:pt>
                <c:pt idx="1189">
                  <c:v>-121.9719171</c:v>
                </c:pt>
                <c:pt idx="1190">
                  <c:v>-124.0344494</c:v>
                </c:pt>
                <c:pt idx="1191">
                  <c:v>-126.0274804</c:v>
                </c:pt>
                <c:pt idx="1192">
                  <c:v>-127.97229660000001</c:v>
                </c:pt>
                <c:pt idx="1193">
                  <c:v>-129.74151749999999</c:v>
                </c:pt>
                <c:pt idx="1194">
                  <c:v>-131.16671289999999</c:v>
                </c:pt>
                <c:pt idx="1195">
                  <c:v>-132.12881719999999</c:v>
                </c:pt>
                <c:pt idx="1196">
                  <c:v>-132.4578913</c:v>
                </c:pt>
                <c:pt idx="1197">
                  <c:v>-131.96263930000001</c:v>
                </c:pt>
                <c:pt idx="1198">
                  <c:v>-130.5030223</c:v>
                </c:pt>
                <c:pt idx="1199">
                  <c:v>-128.0313534</c:v>
                </c:pt>
                <c:pt idx="1200">
                  <c:v>-124.6094051</c:v>
                </c:pt>
                <c:pt idx="1201">
                  <c:v>-120.38827329999999</c:v>
                </c:pt>
                <c:pt idx="1202">
                  <c:v>-115.6187773</c:v>
                </c:pt>
                <c:pt idx="1203">
                  <c:v>-110.5581657</c:v>
                </c:pt>
                <c:pt idx="1204">
                  <c:v>-105.36800460000001</c:v>
                </c:pt>
                <c:pt idx="1205">
                  <c:v>-100.09726240000001</c:v>
                </c:pt>
                <c:pt idx="1206">
                  <c:v>-94.679756269999999</c:v>
                </c:pt>
                <c:pt idx="1207">
                  <c:v>-88.928030239999998</c:v>
                </c:pt>
                <c:pt idx="1208">
                  <c:v>-82.603987500000002</c:v>
                </c:pt>
                <c:pt idx="1209">
                  <c:v>-75.471568250000004</c:v>
                </c:pt>
                <c:pt idx="1210">
                  <c:v>-67.357110500000005</c:v>
                </c:pt>
                <c:pt idx="1211">
                  <c:v>-58.213096129999997</c:v>
                </c:pt>
                <c:pt idx="1212">
                  <c:v>-48.098516349999997</c:v>
                </c:pt>
                <c:pt idx="1213">
                  <c:v>-37.1468688</c:v>
                </c:pt>
                <c:pt idx="1214">
                  <c:v>-25.49598241</c:v>
                </c:pt>
                <c:pt idx="1215">
                  <c:v>-13.209618320000001</c:v>
                </c:pt>
                <c:pt idx="1216">
                  <c:v>-0.37373095099999998</c:v>
                </c:pt>
                <c:pt idx="1217">
                  <c:v>12.887762329999999</c:v>
                </c:pt>
                <c:pt idx="1218">
                  <c:v>26.383723320000001</c:v>
                </c:pt>
                <c:pt idx="1219">
                  <c:v>39.884379719999998</c:v>
                </c:pt>
                <c:pt idx="1220">
                  <c:v>53.350979559999999</c:v>
                </c:pt>
                <c:pt idx="1221">
                  <c:v>66.806932950000004</c:v>
                </c:pt>
                <c:pt idx="1222">
                  <c:v>80.232256910000004</c:v>
                </c:pt>
                <c:pt idx="1223">
                  <c:v>93.193295730000003</c:v>
                </c:pt>
                <c:pt idx="1224">
                  <c:v>104.43317020000001</c:v>
                </c:pt>
                <c:pt idx="1225">
                  <c:v>113.01669029999999</c:v>
                </c:pt>
                <c:pt idx="1226">
                  <c:v>119.22973500000001</c:v>
                </c:pt>
                <c:pt idx="1227">
                  <c:v>123.49643140000001</c:v>
                </c:pt>
                <c:pt idx="1228">
                  <c:v>126.8478602</c:v>
                </c:pt>
                <c:pt idx="1229">
                  <c:v>129.86296429999999</c:v>
                </c:pt>
                <c:pt idx="1230">
                  <c:v>132.67691249999999</c:v>
                </c:pt>
                <c:pt idx="1231">
                  <c:v>135.24693769999999</c:v>
                </c:pt>
                <c:pt idx="1232">
                  <c:v>137.3391986</c:v>
                </c:pt>
                <c:pt idx="1233">
                  <c:v>138.51741150000001</c:v>
                </c:pt>
                <c:pt idx="1234">
                  <c:v>138.3886914</c:v>
                </c:pt>
                <c:pt idx="1235">
                  <c:v>136.8536144</c:v>
                </c:pt>
                <c:pt idx="1236">
                  <c:v>134.18351569999999</c:v>
                </c:pt>
                <c:pt idx="1237">
                  <c:v>130.88605699999999</c:v>
                </c:pt>
                <c:pt idx="1238">
                  <c:v>127.3467588</c:v>
                </c:pt>
                <c:pt idx="1239">
                  <c:v>123.80537219999999</c:v>
                </c:pt>
                <c:pt idx="1240">
                  <c:v>120.3190147</c:v>
                </c:pt>
                <c:pt idx="1241">
                  <c:v>116.8190211</c:v>
                </c:pt>
                <c:pt idx="1242">
                  <c:v>113.17748159999999</c:v>
                </c:pt>
                <c:pt idx="1243">
                  <c:v>109.25488199999999</c:v>
                </c:pt>
                <c:pt idx="1244">
                  <c:v>105.0005529</c:v>
                </c:pt>
                <c:pt idx="1245">
                  <c:v>100.4024795</c:v>
                </c:pt>
                <c:pt idx="1246">
                  <c:v>95.58594214</c:v>
                </c:pt>
                <c:pt idx="1247">
                  <c:v>90.701528479999993</c:v>
                </c:pt>
                <c:pt idx="1248">
                  <c:v>85.794284849999997</c:v>
                </c:pt>
                <c:pt idx="1249">
                  <c:v>80.827117130000005</c:v>
                </c:pt>
                <c:pt idx="1250">
                  <c:v>75.698066850000004</c:v>
                </c:pt>
                <c:pt idx="1251">
                  <c:v>70.286612790000007</c:v>
                </c:pt>
                <c:pt idx="1252">
                  <c:v>64.538184049999998</c:v>
                </c:pt>
                <c:pt idx="1253">
                  <c:v>58.441621529999999</c:v>
                </c:pt>
                <c:pt idx="1254">
                  <c:v>52.027969059999997</c:v>
                </c:pt>
                <c:pt idx="1255">
                  <c:v>45.373910180000003</c:v>
                </c:pt>
                <c:pt idx="1256">
                  <c:v>38.497175859999999</c:v>
                </c:pt>
                <c:pt idx="1257">
                  <c:v>31.463874520000001</c:v>
                </c:pt>
                <c:pt idx="1258">
                  <c:v>24.401988790000001</c:v>
                </c:pt>
                <c:pt idx="1259">
                  <c:v>17.299468569999998</c:v>
                </c:pt>
                <c:pt idx="1260">
                  <c:v>9.9740188229999998</c:v>
                </c:pt>
                <c:pt idx="1261">
                  <c:v>2.3754811669999998</c:v>
                </c:pt>
                <c:pt idx="1262">
                  <c:v>-5.4832857969999997</c:v>
                </c:pt>
                <c:pt idx="1263">
                  <c:v>-13.58165932</c:v>
                </c:pt>
                <c:pt idx="1264">
                  <c:v>-21.831330189999999</c:v>
                </c:pt>
                <c:pt idx="1265">
                  <c:v>-30.164288809999999</c:v>
                </c:pt>
                <c:pt idx="1266">
                  <c:v>-38.480325370000003</c:v>
                </c:pt>
                <c:pt idx="1267">
                  <c:v>-46.610337710000003</c:v>
                </c:pt>
                <c:pt idx="1268">
                  <c:v>-54.431331470000003</c:v>
                </c:pt>
                <c:pt idx="1269">
                  <c:v>-61.874880500000003</c:v>
                </c:pt>
                <c:pt idx="1270">
                  <c:v>-68.945544209999994</c:v>
                </c:pt>
                <c:pt idx="1271">
                  <c:v>-75.656125930000002</c:v>
                </c:pt>
                <c:pt idx="1272">
                  <c:v>-81.928103829999998</c:v>
                </c:pt>
                <c:pt idx="1273">
                  <c:v>-87.708363689999999</c:v>
                </c:pt>
                <c:pt idx="1274">
                  <c:v>-93.023156720000003</c:v>
                </c:pt>
                <c:pt idx="1275">
                  <c:v>-97.952367629999998</c:v>
                </c:pt>
                <c:pt idx="1276">
                  <c:v>-102.5823013</c:v>
                </c:pt>
                <c:pt idx="1277">
                  <c:v>-106.92972140000001</c:v>
                </c:pt>
                <c:pt idx="1278">
                  <c:v>-111.0011008</c:v>
                </c:pt>
                <c:pt idx="1279">
                  <c:v>-114.8548979</c:v>
                </c:pt>
                <c:pt idx="1280">
                  <c:v>-118.55456650000001</c:v>
                </c:pt>
                <c:pt idx="1281">
                  <c:v>-122.1615274</c:v>
                </c:pt>
                <c:pt idx="1282">
                  <c:v>-125.6353273</c:v>
                </c:pt>
                <c:pt idx="1283">
                  <c:v>-128.848015</c:v>
                </c:pt>
                <c:pt idx="1284">
                  <c:v>-131.58239839999999</c:v>
                </c:pt>
                <c:pt idx="1285">
                  <c:v>-133.51692840000001</c:v>
                </c:pt>
                <c:pt idx="1286">
                  <c:v>-134.3514127</c:v>
                </c:pt>
                <c:pt idx="1287">
                  <c:v>-133.83965689999999</c:v>
                </c:pt>
                <c:pt idx="1288">
                  <c:v>-131.8689219</c:v>
                </c:pt>
                <c:pt idx="1289">
                  <c:v>-128.58334970000001</c:v>
                </c:pt>
                <c:pt idx="1290">
                  <c:v>-124.168978</c:v>
                </c:pt>
                <c:pt idx="1291">
                  <c:v>-118.9104978</c:v>
                </c:pt>
                <c:pt idx="1292">
                  <c:v>-113.19975549999999</c:v>
                </c:pt>
                <c:pt idx="1293">
                  <c:v>-107.3762215</c:v>
                </c:pt>
                <c:pt idx="1294">
                  <c:v>-101.5158977</c:v>
                </c:pt>
                <c:pt idx="1295">
                  <c:v>-95.502396610000005</c:v>
                </c:pt>
                <c:pt idx="1296">
                  <c:v>-89.131743779999994</c:v>
                </c:pt>
                <c:pt idx="1297">
                  <c:v>-82.161373260000005</c:v>
                </c:pt>
                <c:pt idx="1298">
                  <c:v>-74.285569350000003</c:v>
                </c:pt>
                <c:pt idx="1299">
                  <c:v>-65.311004909999994</c:v>
                </c:pt>
                <c:pt idx="1300">
                  <c:v>-55.223302349999997</c:v>
                </c:pt>
                <c:pt idx="1301">
                  <c:v>-44.11620782</c:v>
                </c:pt>
                <c:pt idx="1302">
                  <c:v>-32.215253429999997</c:v>
                </c:pt>
                <c:pt idx="1303">
                  <c:v>-19.777127440000001</c:v>
                </c:pt>
                <c:pt idx="1304">
                  <c:v>-7.0715897090000004</c:v>
                </c:pt>
                <c:pt idx="1305">
                  <c:v>5.7108028659999999</c:v>
                </c:pt>
                <c:pt idx="1306">
                  <c:v>18.534237770000001</c:v>
                </c:pt>
                <c:pt idx="1307">
                  <c:v>31.33926263</c:v>
                </c:pt>
                <c:pt idx="1308">
                  <c:v>43.971963539999997</c:v>
                </c:pt>
                <c:pt idx="1309">
                  <c:v>56.37825145</c:v>
                </c:pt>
                <c:pt idx="1310">
                  <c:v>68.490959919999995</c:v>
                </c:pt>
                <c:pt idx="1311">
                  <c:v>80.106442419999993</c:v>
                </c:pt>
                <c:pt idx="1312">
                  <c:v>91.142776789999999</c:v>
                </c:pt>
                <c:pt idx="1313">
                  <c:v>101.6241208</c:v>
                </c:pt>
                <c:pt idx="1314">
                  <c:v>111.2706366</c:v>
                </c:pt>
                <c:pt idx="1315">
                  <c:v>119.26533499999999</c:v>
                </c:pt>
                <c:pt idx="1316">
                  <c:v>125.1318572</c:v>
                </c:pt>
                <c:pt idx="1317">
                  <c:v>129.01414</c:v>
                </c:pt>
                <c:pt idx="1318">
                  <c:v>131.2642683</c:v>
                </c:pt>
                <c:pt idx="1319">
                  <c:v>132.60659100000001</c:v>
                </c:pt>
                <c:pt idx="1320">
                  <c:v>133.7979775</c:v>
                </c:pt>
                <c:pt idx="1321">
                  <c:v>135.26252339999999</c:v>
                </c:pt>
                <c:pt idx="1322">
                  <c:v>136.8959002</c:v>
                </c:pt>
                <c:pt idx="1323">
                  <c:v>138.36399220000001</c:v>
                </c:pt>
                <c:pt idx="1324">
                  <c:v>139.4800467</c:v>
                </c:pt>
                <c:pt idx="1325">
                  <c:v>140.1143458</c:v>
                </c:pt>
                <c:pt idx="1326">
                  <c:v>140.05054240000001</c:v>
                </c:pt>
                <c:pt idx="1327">
                  <c:v>138.94927559999999</c:v>
                </c:pt>
                <c:pt idx="1328">
                  <c:v>136.6400644</c:v>
                </c:pt>
                <c:pt idx="1329">
                  <c:v>133.30999460000001</c:v>
                </c:pt>
                <c:pt idx="1330">
                  <c:v>129.36717479999999</c:v>
                </c:pt>
                <c:pt idx="1331">
                  <c:v>125.2182803</c:v>
                </c:pt>
                <c:pt idx="1332">
                  <c:v>121.0126921</c:v>
                </c:pt>
                <c:pt idx="1333">
                  <c:v>116.7082606</c:v>
                </c:pt>
                <c:pt idx="1334">
                  <c:v>112.20842380000001</c:v>
                </c:pt>
                <c:pt idx="1335">
                  <c:v>107.467478</c:v>
                </c:pt>
                <c:pt idx="1336">
                  <c:v>102.4491546</c:v>
                </c:pt>
                <c:pt idx="1337">
                  <c:v>97.116552709999993</c:v>
                </c:pt>
                <c:pt idx="1338">
                  <c:v>91.386754319999994</c:v>
                </c:pt>
                <c:pt idx="1339">
                  <c:v>85.160589689999995</c:v>
                </c:pt>
                <c:pt idx="1340">
                  <c:v>78.432536440000007</c:v>
                </c:pt>
                <c:pt idx="1341">
                  <c:v>71.294259769999996</c:v>
                </c:pt>
                <c:pt idx="1342">
                  <c:v>63.911439479999999</c:v>
                </c:pt>
                <c:pt idx="1343">
                  <c:v>56.608079429999997</c:v>
                </c:pt>
                <c:pt idx="1344">
                  <c:v>49.613444819999998</c:v>
                </c:pt>
                <c:pt idx="1345">
                  <c:v>42.956237680000001</c:v>
                </c:pt>
                <c:pt idx="1346">
                  <c:v>36.446967229999998</c:v>
                </c:pt>
                <c:pt idx="1347">
                  <c:v>29.8660572</c:v>
                </c:pt>
                <c:pt idx="1348">
                  <c:v>23.060411160000001</c:v>
                </c:pt>
                <c:pt idx="1349">
                  <c:v>15.93223396</c:v>
                </c:pt>
                <c:pt idx="1350">
                  <c:v>8.5998001370000008</c:v>
                </c:pt>
                <c:pt idx="1351">
                  <c:v>1.2251286939999999</c:v>
                </c:pt>
                <c:pt idx="1352">
                  <c:v>-6.0153922599999996</c:v>
                </c:pt>
                <c:pt idx="1353">
                  <c:v>-13.003836789999999</c:v>
                </c:pt>
                <c:pt idx="1354">
                  <c:v>-19.724701920000001</c:v>
                </c:pt>
                <c:pt idx="1355">
                  <c:v>-26.280950700000002</c:v>
                </c:pt>
                <c:pt idx="1356">
                  <c:v>-32.867477489999999</c:v>
                </c:pt>
                <c:pt idx="1357">
                  <c:v>-39.678951240000004</c:v>
                </c:pt>
                <c:pt idx="1358">
                  <c:v>-46.758327309999999</c:v>
                </c:pt>
                <c:pt idx="1359">
                  <c:v>-54.040001850000003</c:v>
                </c:pt>
                <c:pt idx="1360">
                  <c:v>-61.369605069999999</c:v>
                </c:pt>
                <c:pt idx="1361">
                  <c:v>-68.518873650000003</c:v>
                </c:pt>
                <c:pt idx="1362">
                  <c:v>-75.285433929999996</c:v>
                </c:pt>
                <c:pt idx="1363">
                  <c:v>-81.576388820000005</c:v>
                </c:pt>
                <c:pt idx="1364">
                  <c:v>-87.455693940000003</c:v>
                </c:pt>
                <c:pt idx="1365">
                  <c:v>-93.028595440000004</c:v>
                </c:pt>
                <c:pt idx="1366">
                  <c:v>-98.29293285</c:v>
                </c:pt>
                <c:pt idx="1367">
                  <c:v>-103.2527461</c:v>
                </c:pt>
                <c:pt idx="1368">
                  <c:v>-107.8824662</c:v>
                </c:pt>
                <c:pt idx="1369">
                  <c:v>-112.0772643</c:v>
                </c:pt>
                <c:pt idx="1370">
                  <c:v>-115.856409</c:v>
                </c:pt>
                <c:pt idx="1371">
                  <c:v>-119.317629</c:v>
                </c:pt>
                <c:pt idx="1372">
                  <c:v>-122.5716242</c:v>
                </c:pt>
                <c:pt idx="1373">
                  <c:v>-125.6560042</c:v>
                </c:pt>
                <c:pt idx="1374">
                  <c:v>-128.56311930000001</c:v>
                </c:pt>
                <c:pt idx="1375">
                  <c:v>-131.1959008</c:v>
                </c:pt>
                <c:pt idx="1376">
                  <c:v>-133.3873615</c:v>
                </c:pt>
                <c:pt idx="1377">
                  <c:v>-134.9878076</c:v>
                </c:pt>
                <c:pt idx="1378">
                  <c:v>-135.88597350000001</c:v>
                </c:pt>
                <c:pt idx="1379">
                  <c:v>-135.9315206</c:v>
                </c:pt>
                <c:pt idx="1380">
                  <c:v>-134.97405660000001</c:v>
                </c:pt>
                <c:pt idx="1381">
                  <c:v>-132.95898159999999</c:v>
                </c:pt>
                <c:pt idx="1382">
                  <c:v>-129.9168483</c:v>
                </c:pt>
                <c:pt idx="1383">
                  <c:v>-125.983726</c:v>
                </c:pt>
                <c:pt idx="1384">
                  <c:v>-121.3410576</c:v>
                </c:pt>
                <c:pt idx="1385">
                  <c:v>-116.20191269999999</c:v>
                </c:pt>
                <c:pt idx="1386">
                  <c:v>-110.7787483</c:v>
                </c:pt>
                <c:pt idx="1387">
                  <c:v>-105.22195379999999</c:v>
                </c:pt>
                <c:pt idx="1388">
                  <c:v>-99.666412190000003</c:v>
                </c:pt>
                <c:pt idx="1389">
                  <c:v>-94.122420469999994</c:v>
                </c:pt>
                <c:pt idx="1390">
                  <c:v>-88.491597859999999</c:v>
                </c:pt>
                <c:pt idx="1391">
                  <c:v>-82.55672156</c:v>
                </c:pt>
                <c:pt idx="1392">
                  <c:v>-76.031948110000002</c:v>
                </c:pt>
                <c:pt idx="1393">
                  <c:v>-68.680767869999997</c:v>
                </c:pt>
                <c:pt idx="1394">
                  <c:v>-60.33837535</c:v>
                </c:pt>
                <c:pt idx="1395">
                  <c:v>-50.956361960000002</c:v>
                </c:pt>
                <c:pt idx="1396">
                  <c:v>-40.659194309999997</c:v>
                </c:pt>
                <c:pt idx="1397">
                  <c:v>-29.631423380000001</c:v>
                </c:pt>
                <c:pt idx="1398">
                  <c:v>-18.03341979</c:v>
                </c:pt>
                <c:pt idx="1399">
                  <c:v>-5.9613954759999999</c:v>
                </c:pt>
                <c:pt idx="1400">
                  <c:v>6.5406972740000002</c:v>
                </c:pt>
                <c:pt idx="1401">
                  <c:v>19.454073189999999</c:v>
                </c:pt>
                <c:pt idx="1402">
                  <c:v>32.722897060000001</c:v>
                </c:pt>
                <c:pt idx="1403">
                  <c:v>46.179555999999998</c:v>
                </c:pt>
                <c:pt idx="1404">
                  <c:v>59.46507098</c:v>
                </c:pt>
                <c:pt idx="1405">
                  <c:v>71.518343340000001</c:v>
                </c:pt>
                <c:pt idx="1406">
                  <c:v>81.63824898</c:v>
                </c:pt>
                <c:pt idx="1407">
                  <c:v>90.174504440000007</c:v>
                </c:pt>
                <c:pt idx="1408">
                  <c:v>97.766713629999998</c:v>
                </c:pt>
                <c:pt idx="1409">
                  <c:v>105.0607941</c:v>
                </c:pt>
                <c:pt idx="1410">
                  <c:v>112.3774128</c:v>
                </c:pt>
                <c:pt idx="1411">
                  <c:v>119.1811926</c:v>
                </c:pt>
                <c:pt idx="1412">
                  <c:v>124.50404380000001</c:v>
                </c:pt>
                <c:pt idx="1413">
                  <c:v>128.27473420000001</c:v>
                </c:pt>
                <c:pt idx="1414">
                  <c:v>131.25619760000001</c:v>
                </c:pt>
                <c:pt idx="1415">
                  <c:v>134.28272620000001</c:v>
                </c:pt>
                <c:pt idx="1416">
                  <c:v>137.66309240000001</c:v>
                </c:pt>
                <c:pt idx="1417">
                  <c:v>141.12195579999999</c:v>
                </c:pt>
                <c:pt idx="1418">
                  <c:v>143.86570549999999</c:v>
                </c:pt>
                <c:pt idx="1419">
                  <c:v>145.07626830000001</c:v>
                </c:pt>
                <c:pt idx="1420">
                  <c:v>144.58366290000001</c:v>
                </c:pt>
                <c:pt idx="1421">
                  <c:v>142.74421770000001</c:v>
                </c:pt>
                <c:pt idx="1422">
                  <c:v>140.05005700000001</c:v>
                </c:pt>
                <c:pt idx="1423">
                  <c:v>137.03963640000001</c:v>
                </c:pt>
                <c:pt idx="1424">
                  <c:v>134.14128149999999</c:v>
                </c:pt>
                <c:pt idx="1425">
                  <c:v>131.39508789999999</c:v>
                </c:pt>
                <c:pt idx="1426">
                  <c:v>128.5438121</c:v>
                </c:pt>
                <c:pt idx="1427">
                  <c:v>125.2457443</c:v>
                </c:pt>
                <c:pt idx="1428">
                  <c:v>121.2779627</c:v>
                </c:pt>
                <c:pt idx="1429">
                  <c:v>116.6799041</c:v>
                </c:pt>
                <c:pt idx="1430">
                  <c:v>111.64220570000001</c:v>
                </c:pt>
                <c:pt idx="1431">
                  <c:v>106.38157409999999</c:v>
                </c:pt>
                <c:pt idx="1432">
                  <c:v>101.12874050000001</c:v>
                </c:pt>
                <c:pt idx="1433">
                  <c:v>96.080283269999995</c:v>
                </c:pt>
                <c:pt idx="1434">
                  <c:v>91.233485490000007</c:v>
                </c:pt>
                <c:pt idx="1435">
                  <c:v>86.494185180000002</c:v>
                </c:pt>
                <c:pt idx="1436">
                  <c:v>81.704111260000005</c:v>
                </c:pt>
                <c:pt idx="1437">
                  <c:v>76.65202841</c:v>
                </c:pt>
                <c:pt idx="1438">
                  <c:v>71.225632279999999</c:v>
                </c:pt>
                <c:pt idx="1439">
                  <c:v>65.456051119999998</c:v>
                </c:pt>
                <c:pt idx="1440">
                  <c:v>59.452369529999999</c:v>
                </c:pt>
                <c:pt idx="1441">
                  <c:v>53.360480279999997</c:v>
                </c:pt>
                <c:pt idx="1442">
                  <c:v>47.369654439999998</c:v>
                </c:pt>
                <c:pt idx="1443">
                  <c:v>41.481984609999998</c:v>
                </c:pt>
                <c:pt idx="1444">
                  <c:v>35.567660920000002</c:v>
                </c:pt>
                <c:pt idx="1445">
                  <c:v>29.492015840000001</c:v>
                </c:pt>
                <c:pt idx="1446">
                  <c:v>23.145916459999999</c:v>
                </c:pt>
                <c:pt idx="1447">
                  <c:v>16.489119150000001</c:v>
                </c:pt>
                <c:pt idx="1448">
                  <c:v>9.5139248500000004</c:v>
                </c:pt>
                <c:pt idx="1449">
                  <c:v>2.2414700129999998</c:v>
                </c:pt>
                <c:pt idx="1450">
                  <c:v>-5.2057413080000003</c:v>
                </c:pt>
                <c:pt idx="1451">
                  <c:v>-12.67491364</c:v>
                </c:pt>
                <c:pt idx="1452">
                  <c:v>-20.031434610000002</c:v>
                </c:pt>
                <c:pt idx="1453">
                  <c:v>-27.127772100000001</c:v>
                </c:pt>
                <c:pt idx="1454">
                  <c:v>-33.904883089999998</c:v>
                </c:pt>
                <c:pt idx="1455">
                  <c:v>-40.47141431</c:v>
                </c:pt>
                <c:pt idx="1456">
                  <c:v>-46.965892070000002</c:v>
                </c:pt>
                <c:pt idx="1457">
                  <c:v>-53.467399010000001</c:v>
                </c:pt>
                <c:pt idx="1458">
                  <c:v>-59.993769110000002</c:v>
                </c:pt>
                <c:pt idx="1459">
                  <c:v>-66.503669380000005</c:v>
                </c:pt>
                <c:pt idx="1460">
                  <c:v>-72.978191699999996</c:v>
                </c:pt>
                <c:pt idx="1461">
                  <c:v>-79.319388040000007</c:v>
                </c:pt>
                <c:pt idx="1462">
                  <c:v>-85.322782480000001</c:v>
                </c:pt>
                <c:pt idx="1463">
                  <c:v>-90.85149131</c:v>
                </c:pt>
                <c:pt idx="1464">
                  <c:v>-95.867855980000002</c:v>
                </c:pt>
                <c:pt idx="1465">
                  <c:v>-100.43607419999999</c:v>
                </c:pt>
                <c:pt idx="1466">
                  <c:v>-104.64490720000001</c:v>
                </c:pt>
                <c:pt idx="1467">
                  <c:v>-108.5254771</c:v>
                </c:pt>
                <c:pt idx="1468">
                  <c:v>-112.1457039</c:v>
                </c:pt>
                <c:pt idx="1469">
                  <c:v>-115.563517</c:v>
                </c:pt>
                <c:pt idx="1470">
                  <c:v>-118.74675379999999</c:v>
                </c:pt>
                <c:pt idx="1471">
                  <c:v>-121.7299898</c:v>
                </c:pt>
                <c:pt idx="1472">
                  <c:v>-124.5391192</c:v>
                </c:pt>
                <c:pt idx="1473">
                  <c:v>-127.0636952</c:v>
                </c:pt>
                <c:pt idx="1474">
                  <c:v>-129.12016890000001</c:v>
                </c:pt>
                <c:pt idx="1475">
                  <c:v>-130.5242197</c:v>
                </c:pt>
                <c:pt idx="1476">
                  <c:v>-131.09652270000001</c:v>
                </c:pt>
                <c:pt idx="1477">
                  <c:v>-130.66871130000001</c:v>
                </c:pt>
                <c:pt idx="1478">
                  <c:v>-129.19522309999999</c:v>
                </c:pt>
                <c:pt idx="1479">
                  <c:v>-126.76781</c:v>
                </c:pt>
                <c:pt idx="1480">
                  <c:v>-123.5350339</c:v>
                </c:pt>
                <c:pt idx="1481">
                  <c:v>-119.6862546</c:v>
                </c:pt>
                <c:pt idx="1482">
                  <c:v>-115.473145</c:v>
                </c:pt>
                <c:pt idx="1483">
                  <c:v>-111.118916</c:v>
                </c:pt>
                <c:pt idx="1484">
                  <c:v>-106.79742210000001</c:v>
                </c:pt>
                <c:pt idx="1485">
                  <c:v>-102.62365339999999</c:v>
                </c:pt>
                <c:pt idx="1486">
                  <c:v>-98.665102919999995</c:v>
                </c:pt>
                <c:pt idx="1487">
                  <c:v>-94.918877980000005</c:v>
                </c:pt>
                <c:pt idx="1488">
                  <c:v>-91.333989900000006</c:v>
                </c:pt>
                <c:pt idx="1489">
                  <c:v>-87.832974120000003</c:v>
                </c:pt>
                <c:pt idx="1490">
                  <c:v>-84.339011540000001</c:v>
                </c:pt>
                <c:pt idx="1491">
                  <c:v>-80.731065770000001</c:v>
                </c:pt>
                <c:pt idx="1492">
                  <c:v>-76.893916390000001</c:v>
                </c:pt>
                <c:pt idx="1493">
                  <c:v>-72.71080456</c:v>
                </c:pt>
                <c:pt idx="1494">
                  <c:v>-68.022407509999994</c:v>
                </c:pt>
                <c:pt idx="1495">
                  <c:v>-62.678069880000002</c:v>
                </c:pt>
                <c:pt idx="1496">
                  <c:v>-56.599905560000003</c:v>
                </c:pt>
                <c:pt idx="1497">
                  <c:v>-49.786201589999997</c:v>
                </c:pt>
                <c:pt idx="1498">
                  <c:v>-42.219277060000003</c:v>
                </c:pt>
                <c:pt idx="1499">
                  <c:v>-33.859112179999997</c:v>
                </c:pt>
                <c:pt idx="1500">
                  <c:v>-24.698931219999999</c:v>
                </c:pt>
                <c:pt idx="1501">
                  <c:v>-14.70851205</c:v>
                </c:pt>
                <c:pt idx="1502">
                  <c:v>-3.9600992910000001</c:v>
                </c:pt>
                <c:pt idx="1503">
                  <c:v>7.5136398150000003</c:v>
                </c:pt>
                <c:pt idx="1504">
                  <c:v>19.708570099999999</c:v>
                </c:pt>
                <c:pt idx="1505">
                  <c:v>32.546692440000001</c:v>
                </c:pt>
                <c:pt idx="1506">
                  <c:v>45.93334471</c:v>
                </c:pt>
                <c:pt idx="1507">
                  <c:v>59.658980309999997</c:v>
                </c:pt>
                <c:pt idx="1508">
                  <c:v>73.523590889999994</c:v>
                </c:pt>
                <c:pt idx="1509">
                  <c:v>86.97599701</c:v>
                </c:pt>
                <c:pt idx="1510">
                  <c:v>98.676541270000001</c:v>
                </c:pt>
                <c:pt idx="1511">
                  <c:v>107.7905442</c:v>
                </c:pt>
                <c:pt idx="1512">
                  <c:v>114.0711177</c:v>
                </c:pt>
                <c:pt idx="1513">
                  <c:v>118.0246377</c:v>
                </c:pt>
                <c:pt idx="1514">
                  <c:v>120.88362669999999</c:v>
                </c:pt>
                <c:pt idx="1515">
                  <c:v>123.8493455</c:v>
                </c:pt>
                <c:pt idx="1516">
                  <c:v>127.7694573</c:v>
                </c:pt>
                <c:pt idx="1517">
                  <c:v>132.74053979999999</c:v>
                </c:pt>
                <c:pt idx="1518">
                  <c:v>138.13447149999999</c:v>
                </c:pt>
                <c:pt idx="1519">
                  <c:v>143.25082620000001</c:v>
                </c:pt>
                <c:pt idx="1520">
                  <c:v>147.60128800000001</c:v>
                </c:pt>
                <c:pt idx="1521">
                  <c:v>150.6742754</c:v>
                </c:pt>
                <c:pt idx="1522">
                  <c:v>151.84896430000001</c:v>
                </c:pt>
                <c:pt idx="1523">
                  <c:v>151.082853</c:v>
                </c:pt>
                <c:pt idx="1524">
                  <c:v>148.348175</c:v>
                </c:pt>
                <c:pt idx="1525">
                  <c:v>144.41439170000001</c:v>
                </c:pt>
                <c:pt idx="1526">
                  <c:v>140.32650699999999</c:v>
                </c:pt>
                <c:pt idx="1527">
                  <c:v>136.49531680000001</c:v>
                </c:pt>
                <c:pt idx="1528">
                  <c:v>133.01548639999999</c:v>
                </c:pt>
                <c:pt idx="1529">
                  <c:v>129.63635429999999</c:v>
                </c:pt>
                <c:pt idx="1530">
                  <c:v>126.0602556</c:v>
                </c:pt>
                <c:pt idx="1531">
                  <c:v>122.1214603</c:v>
                </c:pt>
                <c:pt idx="1532">
                  <c:v>117.74726149999999</c:v>
                </c:pt>
                <c:pt idx="1533">
                  <c:v>112.9905103</c:v>
                </c:pt>
                <c:pt idx="1534">
                  <c:v>108.03262460000001</c:v>
                </c:pt>
                <c:pt idx="1535">
                  <c:v>103.0994525</c:v>
                </c:pt>
                <c:pt idx="1536">
                  <c:v>98.340010860000007</c:v>
                </c:pt>
                <c:pt idx="1537">
                  <c:v>93.725070400000007</c:v>
                </c:pt>
                <c:pt idx="1538">
                  <c:v>89.130234470000005</c:v>
                </c:pt>
                <c:pt idx="1539">
                  <c:v>84.375914059999999</c:v>
                </c:pt>
                <c:pt idx="1540">
                  <c:v>79.294105200000004</c:v>
                </c:pt>
                <c:pt idx="1541">
                  <c:v>73.753077200000007</c:v>
                </c:pt>
                <c:pt idx="1542">
                  <c:v>67.718490389999999</c:v>
                </c:pt>
                <c:pt idx="1543">
                  <c:v>61.330610669999999</c:v>
                </c:pt>
                <c:pt idx="1544">
                  <c:v>54.763143149999998</c:v>
                </c:pt>
                <c:pt idx="1545">
                  <c:v>48.138528049999998</c:v>
                </c:pt>
                <c:pt idx="1546">
                  <c:v>41.452474969999997</c:v>
                </c:pt>
                <c:pt idx="1547">
                  <c:v>34.635899770000002</c:v>
                </c:pt>
                <c:pt idx="1548">
                  <c:v>27.664440590000002</c:v>
                </c:pt>
                <c:pt idx="1549">
                  <c:v>20.517015839999999</c:v>
                </c:pt>
                <c:pt idx="1550">
                  <c:v>13.154368160000001</c:v>
                </c:pt>
                <c:pt idx="1551">
                  <c:v>5.5540569809999996</c:v>
                </c:pt>
                <c:pt idx="1552">
                  <c:v>-2.0749958180000001</c:v>
                </c:pt>
                <c:pt idx="1553">
                  <c:v>-9.4858535019999994</c:v>
                </c:pt>
                <c:pt idx="1554">
                  <c:v>-16.660887750000001</c:v>
                </c:pt>
                <c:pt idx="1555">
                  <c:v>-23.671822679999998</c:v>
                </c:pt>
                <c:pt idx="1556">
                  <c:v>-30.596713560000001</c:v>
                </c:pt>
                <c:pt idx="1557">
                  <c:v>-37.49917507</c:v>
                </c:pt>
                <c:pt idx="1558">
                  <c:v>-44.401904530000003</c:v>
                </c:pt>
                <c:pt idx="1559">
                  <c:v>-51.343672439999999</c:v>
                </c:pt>
                <c:pt idx="1560">
                  <c:v>-58.293764770000003</c:v>
                </c:pt>
                <c:pt idx="1561">
                  <c:v>-65.142137539999993</c:v>
                </c:pt>
                <c:pt idx="1562">
                  <c:v>-71.796452149999993</c:v>
                </c:pt>
                <c:pt idx="1563">
                  <c:v>-78.213658359999997</c:v>
                </c:pt>
                <c:pt idx="1564">
                  <c:v>-84.373879169999995</c:v>
                </c:pt>
                <c:pt idx="1565">
                  <c:v>-90.192612769999997</c:v>
                </c:pt>
                <c:pt idx="1566">
                  <c:v>-95.553970359999994</c:v>
                </c:pt>
                <c:pt idx="1567">
                  <c:v>-100.34520379999999</c:v>
                </c:pt>
                <c:pt idx="1568">
                  <c:v>-104.43741679999999</c:v>
                </c:pt>
                <c:pt idx="1569">
                  <c:v>-107.780736</c:v>
                </c:pt>
                <c:pt idx="1570">
                  <c:v>-110.50919</c:v>
                </c:pt>
                <c:pt idx="1571">
                  <c:v>-112.8174417</c:v>
                </c:pt>
                <c:pt idx="1572">
                  <c:v>-114.83298379999999</c:v>
                </c:pt>
                <c:pt idx="1573">
                  <c:v>-116.63023509999999</c:v>
                </c:pt>
                <c:pt idx="1574">
                  <c:v>-118.2053564</c:v>
                </c:pt>
                <c:pt idx="1575">
                  <c:v>-119.5132718</c:v>
                </c:pt>
                <c:pt idx="1576">
                  <c:v>-120.48800730000001</c:v>
                </c:pt>
                <c:pt idx="1577">
                  <c:v>-120.99646319999999</c:v>
                </c:pt>
                <c:pt idx="1578">
                  <c:v>-120.8466124</c:v>
                </c:pt>
                <c:pt idx="1579">
                  <c:v>-119.92721400000001</c:v>
                </c:pt>
                <c:pt idx="1580">
                  <c:v>-118.1222606</c:v>
                </c:pt>
                <c:pt idx="1581">
                  <c:v>-115.4065035</c:v>
                </c:pt>
                <c:pt idx="1582">
                  <c:v>-111.938546</c:v>
                </c:pt>
                <c:pt idx="1583">
                  <c:v>-107.9228753</c:v>
                </c:pt>
                <c:pt idx="1584">
                  <c:v>-103.55271260000001</c:v>
                </c:pt>
                <c:pt idx="1585">
                  <c:v>-98.987795059999996</c:v>
                </c:pt>
                <c:pt idx="1586">
                  <c:v>-94.349681160000003</c:v>
                </c:pt>
                <c:pt idx="1587">
                  <c:v>-89.694267879999998</c:v>
                </c:pt>
                <c:pt idx="1588">
                  <c:v>-84.977016800000001</c:v>
                </c:pt>
                <c:pt idx="1589">
                  <c:v>-80.075809129999996</c:v>
                </c:pt>
                <c:pt idx="1590">
                  <c:v>-74.800745939999999</c:v>
                </c:pt>
                <c:pt idx="1591">
                  <c:v>-68.95082214</c:v>
                </c:pt>
                <c:pt idx="1592">
                  <c:v>-62.35960652</c:v>
                </c:pt>
                <c:pt idx="1593">
                  <c:v>-54.845669610000002</c:v>
                </c:pt>
                <c:pt idx="1594">
                  <c:v>-46.255943739999999</c:v>
                </c:pt>
                <c:pt idx="1595">
                  <c:v>-36.521295299999998</c:v>
                </c:pt>
                <c:pt idx="1596">
                  <c:v>-25.629764720000001</c:v>
                </c:pt>
                <c:pt idx="1597">
                  <c:v>-13.60252648</c:v>
                </c:pt>
                <c:pt idx="1598">
                  <c:v>-0.64003407400000001</c:v>
                </c:pt>
                <c:pt idx="1599">
                  <c:v>13.01513589</c:v>
                </c:pt>
                <c:pt idx="1600">
                  <c:v>27.247832469999999</c:v>
                </c:pt>
                <c:pt idx="1601">
                  <c:v>41.947103380000001</c:v>
                </c:pt>
                <c:pt idx="1602">
                  <c:v>56.982779190000002</c:v>
                </c:pt>
                <c:pt idx="1603">
                  <c:v>71.883096330000001</c:v>
                </c:pt>
                <c:pt idx="1604">
                  <c:v>85.244809619999998</c:v>
                </c:pt>
                <c:pt idx="1605">
                  <c:v>95.405405310000006</c:v>
                </c:pt>
                <c:pt idx="1606">
                  <c:v>102.3007321</c:v>
                </c:pt>
                <c:pt idx="1607">
                  <c:v>107.3744277</c:v>
                </c:pt>
                <c:pt idx="1608">
                  <c:v>112.0816815</c:v>
                </c:pt>
                <c:pt idx="1609">
                  <c:v>117.5504289</c:v>
                </c:pt>
                <c:pt idx="1610">
                  <c:v>124.26383319999999</c:v>
                </c:pt>
                <c:pt idx="1611">
                  <c:v>131.7207569</c:v>
                </c:pt>
                <c:pt idx="1612">
                  <c:v>138.96003210000001</c:v>
                </c:pt>
                <c:pt idx="1613">
                  <c:v>144.82502149999999</c:v>
                </c:pt>
                <c:pt idx="1614">
                  <c:v>148.45434069999999</c:v>
                </c:pt>
                <c:pt idx="1615">
                  <c:v>149.74777649999999</c:v>
                </c:pt>
                <c:pt idx="1616">
                  <c:v>149.06152990000001</c:v>
                </c:pt>
                <c:pt idx="1617">
                  <c:v>147.15953630000001</c:v>
                </c:pt>
                <c:pt idx="1618">
                  <c:v>144.83842010000001</c:v>
                </c:pt>
                <c:pt idx="1619">
                  <c:v>142.64308990000001</c:v>
                </c:pt>
                <c:pt idx="1620">
                  <c:v>140.6890812</c:v>
                </c:pt>
                <c:pt idx="1621">
                  <c:v>138.5895371</c:v>
                </c:pt>
                <c:pt idx="1622">
                  <c:v>135.8902396</c:v>
                </c:pt>
                <c:pt idx="1623">
                  <c:v>132.32660490000001</c:v>
                </c:pt>
                <c:pt idx="1624">
                  <c:v>127.8171794</c:v>
                </c:pt>
                <c:pt idx="1625">
                  <c:v>122.52606230000001</c:v>
                </c:pt>
                <c:pt idx="1626">
                  <c:v>116.7854756</c:v>
                </c:pt>
                <c:pt idx="1627">
                  <c:v>110.9313373</c:v>
                </c:pt>
                <c:pt idx="1628">
                  <c:v>105.16793850000001</c:v>
                </c:pt>
                <c:pt idx="1629">
                  <c:v>99.489946000000003</c:v>
                </c:pt>
                <c:pt idx="1630">
                  <c:v>93.782996839999996</c:v>
                </c:pt>
                <c:pt idx="1631">
                  <c:v>87.879692539999994</c:v>
                </c:pt>
                <c:pt idx="1632">
                  <c:v>81.621344730000004</c:v>
                </c:pt>
                <c:pt idx="1633">
                  <c:v>74.92100078</c:v>
                </c:pt>
                <c:pt idx="1634">
                  <c:v>67.805314100000004</c:v>
                </c:pt>
                <c:pt idx="1635">
                  <c:v>60.42072366</c:v>
                </c:pt>
                <c:pt idx="1636">
                  <c:v>53.063233109999999</c:v>
                </c:pt>
                <c:pt idx="1637">
                  <c:v>45.973847589999998</c:v>
                </c:pt>
                <c:pt idx="1638">
                  <c:v>39.183057990000002</c:v>
                </c:pt>
                <c:pt idx="1639">
                  <c:v>32.483770409999998</c:v>
                </c:pt>
                <c:pt idx="1640">
                  <c:v>25.617619850000001</c:v>
                </c:pt>
                <c:pt idx="1641">
                  <c:v>18.38292113</c:v>
                </c:pt>
                <c:pt idx="1642">
                  <c:v>10.675777009999999</c:v>
                </c:pt>
                <c:pt idx="1643">
                  <c:v>2.527504806</c:v>
                </c:pt>
                <c:pt idx="1644">
                  <c:v>-5.9453072100000002</c:v>
                </c:pt>
                <c:pt idx="1645">
                  <c:v>-14.458796489999999</c:v>
                </c:pt>
                <c:pt idx="1646">
                  <c:v>-22.726649340000002</c:v>
                </c:pt>
                <c:pt idx="1647">
                  <c:v>-30.681195750000001</c:v>
                </c:pt>
                <c:pt idx="1648">
                  <c:v>-38.409438989999998</c:v>
                </c:pt>
                <c:pt idx="1649">
                  <c:v>-46.096408189999998</c:v>
                </c:pt>
                <c:pt idx="1650">
                  <c:v>-53.891253329999998</c:v>
                </c:pt>
                <c:pt idx="1651">
                  <c:v>-61.855133299999999</c:v>
                </c:pt>
                <c:pt idx="1652">
                  <c:v>-69.88600332</c:v>
                </c:pt>
                <c:pt idx="1653">
                  <c:v>-77.799426229999995</c:v>
                </c:pt>
                <c:pt idx="1654">
                  <c:v>-85.412708609999996</c:v>
                </c:pt>
                <c:pt idx="1655">
                  <c:v>-92.627559869999999</c:v>
                </c:pt>
                <c:pt idx="1656">
                  <c:v>-99.318806780000003</c:v>
                </c:pt>
                <c:pt idx="1657">
                  <c:v>-105.387781</c:v>
                </c:pt>
                <c:pt idx="1658">
                  <c:v>-110.7719768</c:v>
                </c:pt>
                <c:pt idx="1659">
                  <c:v>-115.49994909999999</c:v>
                </c:pt>
                <c:pt idx="1660">
                  <c:v>-119.5764815</c:v>
                </c:pt>
                <c:pt idx="1661">
                  <c:v>-123.0052292</c:v>
                </c:pt>
                <c:pt idx="1662">
                  <c:v>-125.9048633</c:v>
                </c:pt>
                <c:pt idx="1663">
                  <c:v>-128.34247099999999</c:v>
                </c:pt>
                <c:pt idx="1664">
                  <c:v>-130.24873640000001</c:v>
                </c:pt>
                <c:pt idx="1665">
                  <c:v>-131.56191290000001</c:v>
                </c:pt>
                <c:pt idx="1666">
                  <c:v>-132.20070029999999</c:v>
                </c:pt>
                <c:pt idx="1667">
                  <c:v>-132.09054280000001</c:v>
                </c:pt>
                <c:pt idx="1668">
                  <c:v>-131.17824529999999</c:v>
                </c:pt>
                <c:pt idx="1669">
                  <c:v>-129.40319830000001</c:v>
                </c:pt>
                <c:pt idx="1670">
                  <c:v>-126.7480305</c:v>
                </c:pt>
                <c:pt idx="1671">
                  <c:v>-123.2677247</c:v>
                </c:pt>
                <c:pt idx="1672">
                  <c:v>-119.18013019999999</c:v>
                </c:pt>
                <c:pt idx="1673">
                  <c:v>-114.7283704</c:v>
                </c:pt>
                <c:pt idx="1674">
                  <c:v>-110.1108833</c:v>
                </c:pt>
                <c:pt idx="1675">
                  <c:v>-105.47503159999999</c:v>
                </c:pt>
                <c:pt idx="1676">
                  <c:v>-100.9378189</c:v>
                </c:pt>
                <c:pt idx="1677">
                  <c:v>-96.558017989999996</c:v>
                </c:pt>
                <c:pt idx="1678">
                  <c:v>-92.279456969999998</c:v>
                </c:pt>
                <c:pt idx="1679">
                  <c:v>-87.918883089999994</c:v>
                </c:pt>
                <c:pt idx="1680">
                  <c:v>-83.286486510000003</c:v>
                </c:pt>
                <c:pt idx="1681">
                  <c:v>-78.224426579999999</c:v>
                </c:pt>
                <c:pt idx="1682">
                  <c:v>-72.600075410000002</c:v>
                </c:pt>
                <c:pt idx="1683">
                  <c:v>-66.333217259999998</c:v>
                </c:pt>
                <c:pt idx="1684">
                  <c:v>-59.384170079999997</c:v>
                </c:pt>
                <c:pt idx="1685">
                  <c:v>-51.769367090000003</c:v>
                </c:pt>
                <c:pt idx="1686">
                  <c:v>-43.617977230000001</c:v>
                </c:pt>
                <c:pt idx="1687">
                  <c:v>-35.065298370000001</c:v>
                </c:pt>
                <c:pt idx="1688">
                  <c:v>-26.208351539999999</c:v>
                </c:pt>
                <c:pt idx="1689">
                  <c:v>-17.062831989999999</c:v>
                </c:pt>
                <c:pt idx="1690">
                  <c:v>-7.4914048099999997</c:v>
                </c:pt>
                <c:pt idx="1691">
                  <c:v>2.5856017659999999</c:v>
                </c:pt>
                <c:pt idx="1692">
                  <c:v>13.165032650000001</c:v>
                </c:pt>
                <c:pt idx="1693">
                  <c:v>24.231899160000001</c:v>
                </c:pt>
                <c:pt idx="1694">
                  <c:v>35.709834409999999</c:v>
                </c:pt>
                <c:pt idx="1695">
                  <c:v>47.465006330000001</c:v>
                </c:pt>
                <c:pt idx="1696">
                  <c:v>59.427968880000002</c:v>
                </c:pt>
                <c:pt idx="1697">
                  <c:v>71.514386680000001</c:v>
                </c:pt>
                <c:pt idx="1698">
                  <c:v>83.179830030000005</c:v>
                </c:pt>
                <c:pt idx="1699">
                  <c:v>93.496197309999999</c:v>
                </c:pt>
                <c:pt idx="1700">
                  <c:v>101.6457059</c:v>
                </c:pt>
                <c:pt idx="1701">
                  <c:v>107.3197145</c:v>
                </c:pt>
                <c:pt idx="1702">
                  <c:v>111.180285</c:v>
                </c:pt>
                <c:pt idx="1703">
                  <c:v>114.29568159999999</c:v>
                </c:pt>
                <c:pt idx="1704">
                  <c:v>117.6300782</c:v>
                </c:pt>
                <c:pt idx="1705">
                  <c:v>121.7494401</c:v>
                </c:pt>
                <c:pt idx="1706">
                  <c:v>126.5056644</c:v>
                </c:pt>
                <c:pt idx="1707">
                  <c:v>131.2673154</c:v>
                </c:pt>
                <c:pt idx="1708">
                  <c:v>135.43506009999999</c:v>
                </c:pt>
                <c:pt idx="1709">
                  <c:v>138.4896765</c:v>
                </c:pt>
                <c:pt idx="1710">
                  <c:v>140.1043986</c:v>
                </c:pt>
                <c:pt idx="1711">
                  <c:v>140.29837380000001</c:v>
                </c:pt>
                <c:pt idx="1712">
                  <c:v>139.35221670000001</c:v>
                </c:pt>
                <c:pt idx="1713">
                  <c:v>137.67316550000001</c:v>
                </c:pt>
                <c:pt idx="1714">
                  <c:v>135.68403359999999</c:v>
                </c:pt>
                <c:pt idx="1715">
                  <c:v>133.70622270000001</c:v>
                </c:pt>
                <c:pt idx="1716">
                  <c:v>131.86735730000001</c:v>
                </c:pt>
                <c:pt idx="1717">
                  <c:v>129.93042550000001</c:v>
                </c:pt>
                <c:pt idx="1718">
                  <c:v>127.5335207</c:v>
                </c:pt>
                <c:pt idx="1719">
                  <c:v>124.41847509999999</c:v>
                </c:pt>
                <c:pt idx="1720">
                  <c:v>120.47100810000001</c:v>
                </c:pt>
                <c:pt idx="1721">
                  <c:v>115.8186627</c:v>
                </c:pt>
                <c:pt idx="1722">
                  <c:v>110.8083546</c:v>
                </c:pt>
                <c:pt idx="1723">
                  <c:v>105.80622200000001</c:v>
                </c:pt>
                <c:pt idx="1724">
                  <c:v>101.0194079</c:v>
                </c:pt>
                <c:pt idx="1725">
                  <c:v>96.438794110000003</c:v>
                </c:pt>
                <c:pt idx="1726">
                  <c:v>91.884009349999999</c:v>
                </c:pt>
                <c:pt idx="1727">
                  <c:v>87.094513219999996</c:v>
                </c:pt>
                <c:pt idx="1728">
                  <c:v>81.896731299999999</c:v>
                </c:pt>
                <c:pt idx="1729">
                  <c:v>76.255594889999998</c:v>
                </c:pt>
                <c:pt idx="1730">
                  <c:v>70.225057030000002</c:v>
                </c:pt>
                <c:pt idx="1731">
                  <c:v>64.014264170000004</c:v>
                </c:pt>
                <c:pt idx="1732">
                  <c:v>57.86583589</c:v>
                </c:pt>
                <c:pt idx="1733">
                  <c:v>51.884967349999997</c:v>
                </c:pt>
                <c:pt idx="1734">
                  <c:v>46.080627700000001</c:v>
                </c:pt>
                <c:pt idx="1735">
                  <c:v>40.287312749999998</c:v>
                </c:pt>
                <c:pt idx="1736">
                  <c:v>34.344681469999998</c:v>
                </c:pt>
                <c:pt idx="1737">
                  <c:v>28.16403296</c:v>
                </c:pt>
                <c:pt idx="1738">
                  <c:v>21.640611960000001</c:v>
                </c:pt>
                <c:pt idx="1739">
                  <c:v>14.769018450000001</c:v>
                </c:pt>
                <c:pt idx="1740">
                  <c:v>7.6916315170000003</c:v>
                </c:pt>
                <c:pt idx="1741">
                  <c:v>0.490203626</c:v>
                </c:pt>
                <c:pt idx="1742">
                  <c:v>-6.785414726</c:v>
                </c:pt>
                <c:pt idx="1743">
                  <c:v>-14.08581719</c:v>
                </c:pt>
                <c:pt idx="1744">
                  <c:v>-21.444046910000001</c:v>
                </c:pt>
                <c:pt idx="1745">
                  <c:v>-28.897507610000002</c:v>
                </c:pt>
                <c:pt idx="1746">
                  <c:v>-36.454735939999999</c:v>
                </c:pt>
                <c:pt idx="1747">
                  <c:v>-44.049930940000003</c:v>
                </c:pt>
                <c:pt idx="1748">
                  <c:v>-51.560795779999999</c:v>
                </c:pt>
                <c:pt idx="1749">
                  <c:v>-58.92178036</c:v>
                </c:pt>
                <c:pt idx="1750">
                  <c:v>-66.072368979999993</c:v>
                </c:pt>
                <c:pt idx="1751">
                  <c:v>-72.94169746</c:v>
                </c:pt>
                <c:pt idx="1752">
                  <c:v>-79.53224539</c:v>
                </c:pt>
                <c:pt idx="1753">
                  <c:v>-85.838790059999994</c:v>
                </c:pt>
                <c:pt idx="1754">
                  <c:v>-91.850857899999994</c:v>
                </c:pt>
                <c:pt idx="1755">
                  <c:v>-97.600983159999998</c:v>
                </c:pt>
                <c:pt idx="1756">
                  <c:v>-103.11086</c:v>
                </c:pt>
                <c:pt idx="1757">
                  <c:v>-108.35720329999999</c:v>
                </c:pt>
                <c:pt idx="1758">
                  <c:v>-113.1922357</c:v>
                </c:pt>
                <c:pt idx="1759">
                  <c:v>-117.5247833</c:v>
                </c:pt>
                <c:pt idx="1760">
                  <c:v>-121.3265825</c:v>
                </c:pt>
                <c:pt idx="1761">
                  <c:v>-124.56138009999999</c:v>
                </c:pt>
                <c:pt idx="1762">
                  <c:v>-127.2522317</c:v>
                </c:pt>
                <c:pt idx="1763">
                  <c:v>-129.39542839999999</c:v>
                </c:pt>
                <c:pt idx="1764">
                  <c:v>-130.94528589999999</c:v>
                </c:pt>
                <c:pt idx="1765">
                  <c:v>-131.8336597</c:v>
                </c:pt>
                <c:pt idx="1766">
                  <c:v>-131.9930627</c:v>
                </c:pt>
                <c:pt idx="1767">
                  <c:v>-131.38270940000001</c:v>
                </c:pt>
                <c:pt idx="1768">
                  <c:v>-129.9508999</c:v>
                </c:pt>
                <c:pt idx="1769">
                  <c:v>-127.6400975</c:v>
                </c:pt>
                <c:pt idx="1770">
                  <c:v>-124.4490028</c:v>
                </c:pt>
                <c:pt idx="1771">
                  <c:v>-120.4390167</c:v>
                </c:pt>
                <c:pt idx="1772">
                  <c:v>-115.7521665</c:v>
                </c:pt>
                <c:pt idx="1773">
                  <c:v>-110.542334</c:v>
                </c:pt>
                <c:pt idx="1774">
                  <c:v>-104.94761630000001</c:v>
                </c:pt>
                <c:pt idx="1775">
                  <c:v>-99.02615299</c:v>
                </c:pt>
                <c:pt idx="1776">
                  <c:v>-92.767530149999999</c:v>
                </c:pt>
                <c:pt idx="1777">
                  <c:v>-86.149320950000003</c:v>
                </c:pt>
                <c:pt idx="1778">
                  <c:v>-79.143988109999995</c:v>
                </c:pt>
                <c:pt idx="1779">
                  <c:v>-71.718166190000005</c:v>
                </c:pt>
                <c:pt idx="1780">
                  <c:v>-63.847272480000001</c:v>
                </c:pt>
                <c:pt idx="1781">
                  <c:v>-55.505571230000001</c:v>
                </c:pt>
                <c:pt idx="1782">
                  <c:v>-46.627657749999997</c:v>
                </c:pt>
                <c:pt idx="1783">
                  <c:v>-37.063216109999999</c:v>
                </c:pt>
                <c:pt idx="1784">
                  <c:v>-26.738544409999999</c:v>
                </c:pt>
                <c:pt idx="1785">
                  <c:v>-15.714202800000001</c:v>
                </c:pt>
                <c:pt idx="1786">
                  <c:v>-4.060889908</c:v>
                </c:pt>
                <c:pt idx="1787">
                  <c:v>8.0505513299999993</c:v>
                </c:pt>
                <c:pt idx="1788">
                  <c:v>20.349804800000001</c:v>
                </c:pt>
                <c:pt idx="1789">
                  <c:v>32.60616229</c:v>
                </c:pt>
                <c:pt idx="1790">
                  <c:v>44.713454800000001</c:v>
                </c:pt>
                <c:pt idx="1791">
                  <c:v>56.675776069999998</c:v>
                </c:pt>
                <c:pt idx="1792">
                  <c:v>68.484283199999993</c:v>
                </c:pt>
                <c:pt idx="1793">
                  <c:v>79.916713799999997</c:v>
                </c:pt>
                <c:pt idx="1794">
                  <c:v>90.498303019999994</c:v>
                </c:pt>
                <c:pt idx="1795">
                  <c:v>99.724538760000002</c:v>
                </c:pt>
                <c:pt idx="1796">
                  <c:v>106.9897325</c:v>
                </c:pt>
                <c:pt idx="1797">
                  <c:v>112.0171974</c:v>
                </c:pt>
                <c:pt idx="1798">
                  <c:v>115.32552560000001</c:v>
                </c:pt>
                <c:pt idx="1799">
                  <c:v>117.761504</c:v>
                </c:pt>
                <c:pt idx="1800">
                  <c:v>120.2241092</c:v>
                </c:pt>
                <c:pt idx="1801">
                  <c:v>123.2617128</c:v>
                </c:pt>
                <c:pt idx="1802">
                  <c:v>126.83766009999999</c:v>
                </c:pt>
                <c:pt idx="1803">
                  <c:v>130.5203252</c:v>
                </c:pt>
                <c:pt idx="1804">
                  <c:v>133.74095510000001</c:v>
                </c:pt>
                <c:pt idx="1805">
                  <c:v>136.06646810000001</c:v>
                </c:pt>
                <c:pt idx="1806">
                  <c:v>137.2728037</c:v>
                </c:pt>
                <c:pt idx="1807">
                  <c:v>137.3488241</c:v>
                </c:pt>
                <c:pt idx="1808">
                  <c:v>136.40866980000001</c:v>
                </c:pt>
                <c:pt idx="1809">
                  <c:v>134.7663312</c:v>
                </c:pt>
                <c:pt idx="1810">
                  <c:v>132.8025193</c:v>
                </c:pt>
                <c:pt idx="1811">
                  <c:v>130.7384553</c:v>
                </c:pt>
                <c:pt idx="1812">
                  <c:v>128.62235010000001</c:v>
                </c:pt>
                <c:pt idx="1813">
                  <c:v>126.3062774</c:v>
                </c:pt>
                <c:pt idx="1814">
                  <c:v>123.5874086</c:v>
                </c:pt>
                <c:pt idx="1815">
                  <c:v>120.3783358</c:v>
                </c:pt>
                <c:pt idx="1816">
                  <c:v>116.6950533</c:v>
                </c:pt>
                <c:pt idx="1817">
                  <c:v>112.6182354</c:v>
                </c:pt>
                <c:pt idx="1818">
                  <c:v>108.31156230000001</c:v>
                </c:pt>
                <c:pt idx="1819">
                  <c:v>103.9629497</c:v>
                </c:pt>
                <c:pt idx="1820">
                  <c:v>99.661357390000006</c:v>
                </c:pt>
                <c:pt idx="1821">
                  <c:v>95.440234919999995</c:v>
                </c:pt>
                <c:pt idx="1822">
                  <c:v>91.279887779999996</c:v>
                </c:pt>
                <c:pt idx="1823">
                  <c:v>87.111466469999996</c:v>
                </c:pt>
                <c:pt idx="1824">
                  <c:v>82.798780280000003</c:v>
                </c:pt>
                <c:pt idx="1825">
                  <c:v>78.214607869999995</c:v>
                </c:pt>
                <c:pt idx="1826">
                  <c:v>73.317503799999997</c:v>
                </c:pt>
                <c:pt idx="1827">
                  <c:v>68.15316516</c:v>
                </c:pt>
                <c:pt idx="1828">
                  <c:v>62.833676199999999</c:v>
                </c:pt>
                <c:pt idx="1829">
                  <c:v>57.482567269999997</c:v>
                </c:pt>
                <c:pt idx="1830">
                  <c:v>52.105323609999999</c:v>
                </c:pt>
                <c:pt idx="1831">
                  <c:v>46.64965041</c:v>
                </c:pt>
                <c:pt idx="1832">
                  <c:v>41.063798069999997</c:v>
                </c:pt>
                <c:pt idx="1833">
                  <c:v>35.272267509999999</c:v>
                </c:pt>
                <c:pt idx="1834">
                  <c:v>29.25489507</c:v>
                </c:pt>
                <c:pt idx="1835">
                  <c:v>22.960180789999999</c:v>
                </c:pt>
                <c:pt idx="1836">
                  <c:v>16.300910479999999</c:v>
                </c:pt>
                <c:pt idx="1837">
                  <c:v>9.3190577880000003</c:v>
                </c:pt>
                <c:pt idx="1838">
                  <c:v>2.1577719719999999</c:v>
                </c:pt>
                <c:pt idx="1839">
                  <c:v>-5.0601803470000002</c:v>
                </c:pt>
                <c:pt idx="1840">
                  <c:v>-12.36203974</c:v>
                </c:pt>
                <c:pt idx="1841">
                  <c:v>-19.890119429999999</c:v>
                </c:pt>
                <c:pt idx="1842">
                  <c:v>-27.784708559999999</c:v>
                </c:pt>
                <c:pt idx="1843">
                  <c:v>-36.058674969999998</c:v>
                </c:pt>
                <c:pt idx="1844">
                  <c:v>-44.525759450000002</c:v>
                </c:pt>
                <c:pt idx="1845">
                  <c:v>-52.994645179999999</c:v>
                </c:pt>
                <c:pt idx="1846">
                  <c:v>-61.37793645</c:v>
                </c:pt>
                <c:pt idx="1847">
                  <c:v>-69.597527400000004</c:v>
                </c:pt>
                <c:pt idx="1848">
                  <c:v>-77.539832340000004</c:v>
                </c:pt>
                <c:pt idx="1849">
                  <c:v>-85.003123470000006</c:v>
                </c:pt>
                <c:pt idx="1850">
                  <c:v>-91.894562960000002</c:v>
                </c:pt>
                <c:pt idx="1851">
                  <c:v>-98.218682340000001</c:v>
                </c:pt>
                <c:pt idx="1852">
                  <c:v>-104.0773181</c:v>
                </c:pt>
                <c:pt idx="1853">
                  <c:v>-109.50992429999999</c:v>
                </c:pt>
                <c:pt idx="1854">
                  <c:v>-114.5049264</c:v>
                </c:pt>
                <c:pt idx="1855">
                  <c:v>-119.076734</c:v>
                </c:pt>
                <c:pt idx="1856">
                  <c:v>-123.15634799999999</c:v>
                </c:pt>
                <c:pt idx="1857">
                  <c:v>-126.6526195</c:v>
                </c:pt>
                <c:pt idx="1858">
                  <c:v>-129.55907930000001</c:v>
                </c:pt>
                <c:pt idx="1859">
                  <c:v>-131.87231790000001</c:v>
                </c:pt>
                <c:pt idx="1860">
                  <c:v>-133.58924909999999</c:v>
                </c:pt>
                <c:pt idx="1861">
                  <c:v>-134.7370751</c:v>
                </c:pt>
                <c:pt idx="1862">
                  <c:v>-135.41275390000001</c:v>
                </c:pt>
                <c:pt idx="1863">
                  <c:v>-135.61117960000001</c:v>
                </c:pt>
                <c:pt idx="1864">
                  <c:v>-135.23626340000001</c:v>
                </c:pt>
                <c:pt idx="1865">
                  <c:v>-134.1722058</c:v>
                </c:pt>
                <c:pt idx="1866">
                  <c:v>-132.33003679999999</c:v>
                </c:pt>
                <c:pt idx="1867">
                  <c:v>-129.6003959</c:v>
                </c:pt>
                <c:pt idx="1868">
                  <c:v>-125.897527</c:v>
                </c:pt>
                <c:pt idx="1869">
                  <c:v>-121.22579</c:v>
                </c:pt>
                <c:pt idx="1870">
                  <c:v>-115.6865643</c:v>
                </c:pt>
                <c:pt idx="1871">
                  <c:v>-109.4837003</c:v>
                </c:pt>
                <c:pt idx="1872">
                  <c:v>-102.81670630000001</c:v>
                </c:pt>
                <c:pt idx="1873">
                  <c:v>-95.793070560000004</c:v>
                </c:pt>
                <c:pt idx="1874">
                  <c:v>-88.430749840000004</c:v>
                </c:pt>
                <c:pt idx="1875">
                  <c:v>-80.695005449999996</c:v>
                </c:pt>
                <c:pt idx="1876">
                  <c:v>-72.465207059999997</c:v>
                </c:pt>
                <c:pt idx="1877">
                  <c:v>-63.597808980000003</c:v>
                </c:pt>
                <c:pt idx="1878">
                  <c:v>-53.957099880000001</c:v>
                </c:pt>
                <c:pt idx="1879">
                  <c:v>-43.38072966</c:v>
                </c:pt>
                <c:pt idx="1880">
                  <c:v>-31.760790549999999</c:v>
                </c:pt>
                <c:pt idx="1881">
                  <c:v>-19.258557140000001</c:v>
                </c:pt>
                <c:pt idx="1882">
                  <c:v>-6.1147593540000003</c:v>
                </c:pt>
                <c:pt idx="1883">
                  <c:v>7.4605848530000003</c:v>
                </c:pt>
                <c:pt idx="1884">
                  <c:v>21.240025339999999</c:v>
                </c:pt>
                <c:pt idx="1885">
                  <c:v>35.047539530000002</c:v>
                </c:pt>
                <c:pt idx="1886">
                  <c:v>48.626334759999999</c:v>
                </c:pt>
                <c:pt idx="1887">
                  <c:v>61.558287579999998</c:v>
                </c:pt>
                <c:pt idx="1888">
                  <c:v>73.684181589999994</c:v>
                </c:pt>
                <c:pt idx="1889">
                  <c:v>84.929500520000005</c:v>
                </c:pt>
                <c:pt idx="1890">
                  <c:v>95.344298710000004</c:v>
                </c:pt>
                <c:pt idx="1891">
                  <c:v>104.98336740000001</c:v>
                </c:pt>
                <c:pt idx="1892">
                  <c:v>113.8304772</c:v>
                </c:pt>
                <c:pt idx="1893">
                  <c:v>121.2835742</c:v>
                </c:pt>
                <c:pt idx="1894">
                  <c:v>127.062653</c:v>
                </c:pt>
                <c:pt idx="1895">
                  <c:v>131.37052460000001</c:v>
                </c:pt>
                <c:pt idx="1896">
                  <c:v>134.357235</c:v>
                </c:pt>
                <c:pt idx="1897">
                  <c:v>136.41710380000001</c:v>
                </c:pt>
                <c:pt idx="1898">
                  <c:v>138.01318240000001</c:v>
                </c:pt>
                <c:pt idx="1899">
                  <c:v>139.410327</c:v>
                </c:pt>
                <c:pt idx="1900">
                  <c:v>140.6527255</c:v>
                </c:pt>
                <c:pt idx="1901">
                  <c:v>141.56220110000001</c:v>
                </c:pt>
                <c:pt idx="1902">
                  <c:v>141.85210810000001</c:v>
                </c:pt>
                <c:pt idx="1903">
                  <c:v>141.2703511</c:v>
                </c:pt>
                <c:pt idx="1904">
                  <c:v>139.74388149999999</c:v>
                </c:pt>
                <c:pt idx="1905">
                  <c:v>137.412654</c:v>
                </c:pt>
                <c:pt idx="1906">
                  <c:v>134.4926983</c:v>
                </c:pt>
                <c:pt idx="1907">
                  <c:v>131.21114510000001</c:v>
                </c:pt>
                <c:pt idx="1908">
                  <c:v>127.7649382</c:v>
                </c:pt>
                <c:pt idx="1909">
                  <c:v>124.2308989</c:v>
                </c:pt>
                <c:pt idx="1910">
                  <c:v>120.59413360000001</c:v>
                </c:pt>
                <c:pt idx="1911">
                  <c:v>116.7003667</c:v>
                </c:pt>
                <c:pt idx="1912">
                  <c:v>112.3863441</c:v>
                </c:pt>
                <c:pt idx="1913">
                  <c:v>107.6356524</c:v>
                </c:pt>
                <c:pt idx="1914">
                  <c:v>102.5085614</c:v>
                </c:pt>
                <c:pt idx="1915">
                  <c:v>97.090401240000006</c:v>
                </c:pt>
                <c:pt idx="1916">
                  <c:v>91.532758029999997</c:v>
                </c:pt>
                <c:pt idx="1917">
                  <c:v>85.919243789999996</c:v>
                </c:pt>
                <c:pt idx="1918">
                  <c:v>80.309652959999994</c:v>
                </c:pt>
                <c:pt idx="1919">
                  <c:v>74.696413980000003</c:v>
                </c:pt>
                <c:pt idx="1920">
                  <c:v>68.962712100000005</c:v>
                </c:pt>
                <c:pt idx="1921">
                  <c:v>62.923870540000003</c:v>
                </c:pt>
                <c:pt idx="1922">
                  <c:v>56.415694889999997</c:v>
                </c:pt>
                <c:pt idx="1923">
                  <c:v>49.491272109999997</c:v>
                </c:pt>
                <c:pt idx="1924">
                  <c:v>42.37529481</c:v>
                </c:pt>
                <c:pt idx="1925">
                  <c:v>35.316518610000003</c:v>
                </c:pt>
                <c:pt idx="1926">
                  <c:v>28.473457799999998</c:v>
                </c:pt>
                <c:pt idx="1927">
                  <c:v>21.820142300000001</c:v>
                </c:pt>
                <c:pt idx="1928">
                  <c:v>15.254368639999999</c:v>
                </c:pt>
                <c:pt idx="1929">
                  <c:v>8.601426043</c:v>
                </c:pt>
                <c:pt idx="1930">
                  <c:v>1.6425877419999999</c:v>
                </c:pt>
                <c:pt idx="1931">
                  <c:v>-5.7432853120000003</c:v>
                </c:pt>
                <c:pt idx="1932">
                  <c:v>-13.525275410000001</c:v>
                </c:pt>
                <c:pt idx="1933">
                  <c:v>-21.480332659999998</c:v>
                </c:pt>
                <c:pt idx="1934">
                  <c:v>-29.344047020000001</c:v>
                </c:pt>
                <c:pt idx="1935">
                  <c:v>-37.023993900000001</c:v>
                </c:pt>
                <c:pt idx="1936">
                  <c:v>-44.50833823</c:v>
                </c:pt>
                <c:pt idx="1937">
                  <c:v>-51.774097840000003</c:v>
                </c:pt>
                <c:pt idx="1938">
                  <c:v>-58.891366959999999</c:v>
                </c:pt>
                <c:pt idx="1939">
                  <c:v>-65.904237469999998</c:v>
                </c:pt>
                <c:pt idx="1940">
                  <c:v>-72.774167739999996</c:v>
                </c:pt>
                <c:pt idx="1941">
                  <c:v>-79.518039900000005</c:v>
                </c:pt>
                <c:pt idx="1942">
                  <c:v>-86.060512560000006</c:v>
                </c:pt>
                <c:pt idx="1943">
                  <c:v>-92.264057390000005</c:v>
                </c:pt>
                <c:pt idx="1944">
                  <c:v>-98.080680000000001</c:v>
                </c:pt>
                <c:pt idx="1945">
                  <c:v>-103.49718559999999</c:v>
                </c:pt>
                <c:pt idx="1946">
                  <c:v>-108.4751184</c:v>
                </c:pt>
                <c:pt idx="1947">
                  <c:v>-112.98685810000001</c:v>
                </c:pt>
                <c:pt idx="1948">
                  <c:v>-116.99856749999999</c:v>
                </c:pt>
                <c:pt idx="1949">
                  <c:v>-120.4488552</c:v>
                </c:pt>
                <c:pt idx="1950">
                  <c:v>-123.3259036</c:v>
                </c:pt>
                <c:pt idx="1951">
                  <c:v>-125.6669761</c:v>
                </c:pt>
                <c:pt idx="1952">
                  <c:v>-127.47342709999999</c:v>
                </c:pt>
                <c:pt idx="1953">
                  <c:v>-128.7781742</c:v>
                </c:pt>
                <c:pt idx="1954">
                  <c:v>-129.60758279999999</c:v>
                </c:pt>
                <c:pt idx="1955">
                  <c:v>-129.93804230000001</c:v>
                </c:pt>
                <c:pt idx="1956">
                  <c:v>-129.65713980000001</c:v>
                </c:pt>
                <c:pt idx="1957">
                  <c:v>-128.5865939</c:v>
                </c:pt>
                <c:pt idx="1958">
                  <c:v>-126.6428045</c:v>
                </c:pt>
                <c:pt idx="1959">
                  <c:v>-123.83059179999999</c:v>
                </c:pt>
                <c:pt idx="1960">
                  <c:v>-120.1333133</c:v>
                </c:pt>
                <c:pt idx="1961">
                  <c:v>-115.68148720000001</c:v>
                </c:pt>
                <c:pt idx="1962">
                  <c:v>-110.66867209999999</c:v>
                </c:pt>
                <c:pt idx="1963">
                  <c:v>-105.2964482</c:v>
                </c:pt>
                <c:pt idx="1964">
                  <c:v>-99.764708330000005</c:v>
                </c:pt>
                <c:pt idx="1965">
                  <c:v>-94.197015829999998</c:v>
                </c:pt>
                <c:pt idx="1966">
                  <c:v>-88.603339030000001</c:v>
                </c:pt>
                <c:pt idx="1967">
                  <c:v>-82.85637543</c:v>
                </c:pt>
                <c:pt idx="1968">
                  <c:v>-76.6904538</c:v>
                </c:pt>
                <c:pt idx="1969">
                  <c:v>-69.827680839999999</c:v>
                </c:pt>
                <c:pt idx="1970">
                  <c:v>-62.078482049999998</c:v>
                </c:pt>
                <c:pt idx="1971">
                  <c:v>-53.380769389999998</c:v>
                </c:pt>
                <c:pt idx="1972">
                  <c:v>-43.784872360000001</c:v>
                </c:pt>
                <c:pt idx="1973">
                  <c:v>-33.463295410000001</c:v>
                </c:pt>
                <c:pt idx="1974">
                  <c:v>-22.723358560000001</c:v>
                </c:pt>
                <c:pt idx="1975">
                  <c:v>-11.839384969999999</c:v>
                </c:pt>
                <c:pt idx="1976">
                  <c:v>-0.94337285199999998</c:v>
                </c:pt>
                <c:pt idx="1977">
                  <c:v>9.9999566850000008</c:v>
                </c:pt>
                <c:pt idx="1978">
                  <c:v>21.11601477</c:v>
                </c:pt>
                <c:pt idx="1979">
                  <c:v>32.621733059999997</c:v>
                </c:pt>
                <c:pt idx="1980">
                  <c:v>44.661775689999999</c:v>
                </c:pt>
                <c:pt idx="1981">
                  <c:v>57.218101040000001</c:v>
                </c:pt>
                <c:pt idx="1982">
                  <c:v>70.147430420000006</c:v>
                </c:pt>
                <c:pt idx="1983">
                  <c:v>83.225200450000003</c:v>
                </c:pt>
                <c:pt idx="1984">
                  <c:v>96.178330700000004</c:v>
                </c:pt>
                <c:pt idx="1985">
                  <c:v>108.4850685</c:v>
                </c:pt>
                <c:pt idx="1986">
                  <c:v>119.1908143</c:v>
                </c:pt>
                <c:pt idx="1987">
                  <c:v>127.63897040000001</c:v>
                </c:pt>
                <c:pt idx="1988">
                  <c:v>132.84287810000001</c:v>
                </c:pt>
                <c:pt idx="1989">
                  <c:v>135.07909000000001</c:v>
                </c:pt>
                <c:pt idx="1990">
                  <c:v>136.2819489</c:v>
                </c:pt>
                <c:pt idx="1991">
                  <c:v>137.3327238</c:v>
                </c:pt>
                <c:pt idx="1992">
                  <c:v>138.41560860000001</c:v>
                </c:pt>
                <c:pt idx="1993">
                  <c:v>139.57469810000001</c:v>
                </c:pt>
                <c:pt idx="1994">
                  <c:v>140.43252469999999</c:v>
                </c:pt>
                <c:pt idx="1995">
                  <c:v>140.6522267</c:v>
                </c:pt>
                <c:pt idx="1996">
                  <c:v>140.11677990000001</c:v>
                </c:pt>
                <c:pt idx="1997">
                  <c:v>138.61918510000001</c:v>
                </c:pt>
                <c:pt idx="1998">
                  <c:v>136.1042684</c:v>
                </c:pt>
                <c:pt idx="1999">
                  <c:v>132.90688309999999</c:v>
                </c:pt>
                <c:pt idx="2000">
                  <c:v>129.47674269999999</c:v>
                </c:pt>
                <c:pt idx="2001">
                  <c:v>126.1476894</c:v>
                </c:pt>
                <c:pt idx="2002">
                  <c:v>123.0868967</c:v>
                </c:pt>
                <c:pt idx="2003">
                  <c:v>120.2647922</c:v>
                </c:pt>
                <c:pt idx="2004">
                  <c:v>117.54253610000001</c:v>
                </c:pt>
                <c:pt idx="2005">
                  <c:v>114.7674882</c:v>
                </c:pt>
                <c:pt idx="2006">
                  <c:v>111.84339439999999</c:v>
                </c:pt>
                <c:pt idx="2007">
                  <c:v>108.7099422</c:v>
                </c:pt>
                <c:pt idx="2008">
                  <c:v>105.32556700000001</c:v>
                </c:pt>
                <c:pt idx="2009">
                  <c:v>101.6448882</c:v>
                </c:pt>
                <c:pt idx="2010">
                  <c:v>97.665515749999997</c:v>
                </c:pt>
                <c:pt idx="2011">
                  <c:v>93.538186100000004</c:v>
                </c:pt>
                <c:pt idx="2012">
                  <c:v>89.431663180000001</c:v>
                </c:pt>
                <c:pt idx="2013">
                  <c:v>85.392547309999998</c:v>
                </c:pt>
                <c:pt idx="2014">
                  <c:v>81.340019990000002</c:v>
                </c:pt>
                <c:pt idx="2015">
                  <c:v>77.147178170000004</c:v>
                </c:pt>
                <c:pt idx="2016">
                  <c:v>72.674620079999997</c:v>
                </c:pt>
                <c:pt idx="2017">
                  <c:v>67.850922420000003</c:v>
                </c:pt>
                <c:pt idx="2018">
                  <c:v>62.728528650000001</c:v>
                </c:pt>
                <c:pt idx="2019">
                  <c:v>57.439340919999999</c:v>
                </c:pt>
                <c:pt idx="2020">
                  <c:v>52.122715820000003</c:v>
                </c:pt>
                <c:pt idx="2021">
                  <c:v>46.86690909</c:v>
                </c:pt>
                <c:pt idx="2022">
                  <c:v>41.656829479999999</c:v>
                </c:pt>
                <c:pt idx="2023">
                  <c:v>36.449106899999997</c:v>
                </c:pt>
                <c:pt idx="2024">
                  <c:v>31.118744700000001</c:v>
                </c:pt>
                <c:pt idx="2025">
                  <c:v>25.538173199999999</c:v>
                </c:pt>
                <c:pt idx="2026">
                  <c:v>19.639096160000001</c:v>
                </c:pt>
                <c:pt idx="2027">
                  <c:v>13.33760096</c:v>
                </c:pt>
                <c:pt idx="2028">
                  <c:v>6.6617404970000003</c:v>
                </c:pt>
                <c:pt idx="2029">
                  <c:v>-0.17884281299999999</c:v>
                </c:pt>
                <c:pt idx="2030">
                  <c:v>-6.9924609770000004</c:v>
                </c:pt>
                <c:pt idx="2031">
                  <c:v>-13.721730000000001</c:v>
                </c:pt>
                <c:pt idx="2032">
                  <c:v>-20.32098766</c:v>
                </c:pt>
                <c:pt idx="2033">
                  <c:v>-26.774657619999999</c:v>
                </c:pt>
                <c:pt idx="2034">
                  <c:v>-33.160601249999999</c:v>
                </c:pt>
                <c:pt idx="2035">
                  <c:v>-39.606914029999999</c:v>
                </c:pt>
                <c:pt idx="2036">
                  <c:v>-46.188136470000003</c:v>
                </c:pt>
                <c:pt idx="2037">
                  <c:v>-52.892151640000002</c:v>
                </c:pt>
                <c:pt idx="2038">
                  <c:v>-59.582303359999997</c:v>
                </c:pt>
                <c:pt idx="2039">
                  <c:v>-66.091220239999998</c:v>
                </c:pt>
                <c:pt idx="2040">
                  <c:v>-72.352272069999998</c:v>
                </c:pt>
                <c:pt idx="2041">
                  <c:v>-78.43743551</c:v>
                </c:pt>
                <c:pt idx="2042">
                  <c:v>-84.456958920000005</c:v>
                </c:pt>
                <c:pt idx="2043">
                  <c:v>-90.420149620000004</c:v>
                </c:pt>
                <c:pt idx="2044">
                  <c:v>-96.216204629999993</c:v>
                </c:pt>
                <c:pt idx="2045">
                  <c:v>-101.6956643</c:v>
                </c:pt>
                <c:pt idx="2046">
                  <c:v>-106.7816062</c:v>
                </c:pt>
                <c:pt idx="2047">
                  <c:v>-111.4021039</c:v>
                </c:pt>
                <c:pt idx="2048">
                  <c:v>-115.47391469999999</c:v>
                </c:pt>
                <c:pt idx="2049">
                  <c:v>-118.94604440000001</c:v>
                </c:pt>
                <c:pt idx="2050">
                  <c:v>-121.7575916</c:v>
                </c:pt>
                <c:pt idx="2051">
                  <c:v>-123.84211550000001</c:v>
                </c:pt>
                <c:pt idx="2052">
                  <c:v>-125.1694521</c:v>
                </c:pt>
                <c:pt idx="2053">
                  <c:v>-125.8172658</c:v>
                </c:pt>
                <c:pt idx="2054">
                  <c:v>-125.9082923</c:v>
                </c:pt>
                <c:pt idx="2055">
                  <c:v>-125.55936440000001</c:v>
                </c:pt>
                <c:pt idx="2056">
                  <c:v>-124.8027979</c:v>
                </c:pt>
                <c:pt idx="2057">
                  <c:v>-123.56333189999999</c:v>
                </c:pt>
                <c:pt idx="2058">
                  <c:v>-121.71026809999999</c:v>
                </c:pt>
                <c:pt idx="2059">
                  <c:v>-119.1422049</c:v>
                </c:pt>
                <c:pt idx="2060">
                  <c:v>-115.89398509999999</c:v>
                </c:pt>
                <c:pt idx="2061">
                  <c:v>-112.0346885</c:v>
                </c:pt>
                <c:pt idx="2062">
                  <c:v>-107.6684905</c:v>
                </c:pt>
                <c:pt idx="2063">
                  <c:v>-102.9218084</c:v>
                </c:pt>
                <c:pt idx="2064">
                  <c:v>-97.896571629999997</c:v>
                </c:pt>
                <c:pt idx="2065">
                  <c:v>-92.689608489999998</c:v>
                </c:pt>
                <c:pt idx="2066">
                  <c:v>-87.419709319999996</c:v>
                </c:pt>
                <c:pt idx="2067">
                  <c:v>-82.076387600000004</c:v>
                </c:pt>
                <c:pt idx="2068">
                  <c:v>-76.613581890000006</c:v>
                </c:pt>
                <c:pt idx="2069">
                  <c:v>-70.943941229999993</c:v>
                </c:pt>
                <c:pt idx="2070">
                  <c:v>-64.961239719999995</c:v>
                </c:pt>
                <c:pt idx="2071">
                  <c:v>-58.652828530000001</c:v>
                </c:pt>
                <c:pt idx="2072">
                  <c:v>-52.057414639999998</c:v>
                </c:pt>
                <c:pt idx="2073">
                  <c:v>-45.184544170000002</c:v>
                </c:pt>
                <c:pt idx="2074">
                  <c:v>-38.0924987</c:v>
                </c:pt>
                <c:pt idx="2075">
                  <c:v>-30.849364309999999</c:v>
                </c:pt>
                <c:pt idx="2076">
                  <c:v>-23.471327980000002</c:v>
                </c:pt>
                <c:pt idx="2077">
                  <c:v>-15.941984959999999</c:v>
                </c:pt>
                <c:pt idx="2078">
                  <c:v>-8.2631558030000001</c:v>
                </c:pt>
                <c:pt idx="2079">
                  <c:v>-0.51041430700000001</c:v>
                </c:pt>
                <c:pt idx="2080">
                  <c:v>7.1805812390000003</c:v>
                </c:pt>
                <c:pt idx="2081">
                  <c:v>14.72061053</c:v>
                </c:pt>
                <c:pt idx="2082">
                  <c:v>22.083440039999999</c:v>
                </c:pt>
                <c:pt idx="2083">
                  <c:v>29.299429759999999</c:v>
                </c:pt>
                <c:pt idx="2084">
                  <c:v>36.45101485</c:v>
                </c:pt>
                <c:pt idx="2085">
                  <c:v>43.604350410000002</c:v>
                </c:pt>
                <c:pt idx="2086">
                  <c:v>50.662876599999997</c:v>
                </c:pt>
                <c:pt idx="2087">
                  <c:v>57.405313309999997</c:v>
                </c:pt>
                <c:pt idx="2088">
                  <c:v>63.623510680000003</c:v>
                </c:pt>
                <c:pt idx="2089">
                  <c:v>69.194158189999996</c:v>
                </c:pt>
                <c:pt idx="2090">
                  <c:v>74.202271210000006</c:v>
                </c:pt>
                <c:pt idx="2091">
                  <c:v>78.783774280000003</c:v>
                </c:pt>
                <c:pt idx="2092">
                  <c:v>82.896366839999999</c:v>
                </c:pt>
                <c:pt idx="2093">
                  <c:v>86.45381974</c:v>
                </c:pt>
                <c:pt idx="2094">
                  <c:v>89.420126249999996</c:v>
                </c:pt>
                <c:pt idx="2095">
                  <c:v>91.749144479999998</c:v>
                </c:pt>
                <c:pt idx="2096">
                  <c:v>93.346929689999996</c:v>
                </c:pt>
                <c:pt idx="2097">
                  <c:v>94.271521680000006</c:v>
                </c:pt>
                <c:pt idx="2098">
                  <c:v>94.774537219999999</c:v>
                </c:pt>
                <c:pt idx="2099">
                  <c:v>95.109063239999998</c:v>
                </c:pt>
                <c:pt idx="2100">
                  <c:v>95.379203649999994</c:v>
                </c:pt>
                <c:pt idx="2101">
                  <c:v>95.536588739999999</c:v>
                </c:pt>
                <c:pt idx="2102">
                  <c:v>95.400264449999995</c:v>
                </c:pt>
                <c:pt idx="2103">
                  <c:v>94.729396280000003</c:v>
                </c:pt>
                <c:pt idx="2104">
                  <c:v>93.377165989999995</c:v>
                </c:pt>
                <c:pt idx="2105">
                  <c:v>91.322566530000003</c:v>
                </c:pt>
                <c:pt idx="2106">
                  <c:v>88.674950859999996</c:v>
                </c:pt>
                <c:pt idx="2107">
                  <c:v>85.625986459999993</c:v>
                </c:pt>
                <c:pt idx="2108">
                  <c:v>82.398736970000002</c:v>
                </c:pt>
                <c:pt idx="2109">
                  <c:v>79.185490139999999</c:v>
                </c:pt>
                <c:pt idx="2110">
                  <c:v>76.106845550000003</c:v>
                </c:pt>
                <c:pt idx="2111">
                  <c:v>73.127149619999997</c:v>
                </c:pt>
                <c:pt idx="2112">
                  <c:v>70.153728650000005</c:v>
                </c:pt>
                <c:pt idx="2113">
                  <c:v>67.102244999999996</c:v>
                </c:pt>
                <c:pt idx="2114">
                  <c:v>63.896342420000003</c:v>
                </c:pt>
                <c:pt idx="2115">
                  <c:v>60.470359930000001</c:v>
                </c:pt>
                <c:pt idx="2116">
                  <c:v>56.824842830000001</c:v>
                </c:pt>
                <c:pt idx="2117">
                  <c:v>53.020570829999997</c:v>
                </c:pt>
                <c:pt idx="2118">
                  <c:v>49.21727774</c:v>
                </c:pt>
                <c:pt idx="2119">
                  <c:v>45.827675880000001</c:v>
                </c:pt>
                <c:pt idx="2120">
                  <c:v>43.200259719999998</c:v>
                </c:pt>
                <c:pt idx="2121">
                  <c:v>41.244475729999998</c:v>
                </c:pt>
                <c:pt idx="2122">
                  <c:v>39.693478970000001</c:v>
                </c:pt>
                <c:pt idx="2123">
                  <c:v>38.282826120000003</c:v>
                </c:pt>
                <c:pt idx="2124">
                  <c:v>36.785311710000002</c:v>
                </c:pt>
                <c:pt idx="2125">
                  <c:v>35.164161640000003</c:v>
                </c:pt>
                <c:pt idx="2126">
                  <c:v>33.345339989999999</c:v>
                </c:pt>
                <c:pt idx="2127">
                  <c:v>31.308132329999999</c:v>
                </c:pt>
                <c:pt idx="2128">
                  <c:v>29.082971799999999</c:v>
                </c:pt>
                <c:pt idx="2129">
                  <c:v>26.728789720000002</c:v>
                </c:pt>
                <c:pt idx="2130">
                  <c:v>24.38988449</c:v>
                </c:pt>
                <c:pt idx="2131">
                  <c:v>22.310522240000001</c:v>
                </c:pt>
                <c:pt idx="2132">
                  <c:v>20.640573249999999</c:v>
                </c:pt>
                <c:pt idx="2133">
                  <c:v>19.325581790000001</c:v>
                </c:pt>
                <c:pt idx="2134">
                  <c:v>18.165166549999999</c:v>
                </c:pt>
                <c:pt idx="2135">
                  <c:v>16.963110360000002</c:v>
                </c:pt>
                <c:pt idx="2136">
                  <c:v>15.65189298</c:v>
                </c:pt>
                <c:pt idx="2137">
                  <c:v>14.210519420000001</c:v>
                </c:pt>
                <c:pt idx="2138">
                  <c:v>12.67079987</c:v>
                </c:pt>
                <c:pt idx="2139">
                  <c:v>11.18982001</c:v>
                </c:pt>
                <c:pt idx="2140">
                  <c:v>9.9375723499999999</c:v>
                </c:pt>
                <c:pt idx="2141">
                  <c:v>9.0154063630000003</c:v>
                </c:pt>
                <c:pt idx="2142">
                  <c:v>8.3829358559999996</c:v>
                </c:pt>
                <c:pt idx="2143">
                  <c:v>7.8429801389999998</c:v>
                </c:pt>
                <c:pt idx="2144">
                  <c:v>7.2142742960000001</c:v>
                </c:pt>
                <c:pt idx="2145">
                  <c:v>6.5011531700000003</c:v>
                </c:pt>
                <c:pt idx="2146">
                  <c:v>5.7641900670000004</c:v>
                </c:pt>
                <c:pt idx="2147">
                  <c:v>4.9375783049999997</c:v>
                </c:pt>
                <c:pt idx="2148">
                  <c:v>3.9569008389999998</c:v>
                </c:pt>
                <c:pt idx="2149">
                  <c:v>2.9832343219999999</c:v>
                </c:pt>
                <c:pt idx="2150">
                  <c:v>2.0888111559999998</c:v>
                </c:pt>
                <c:pt idx="2151">
                  <c:v>1.2701935129999999</c:v>
                </c:pt>
                <c:pt idx="2152">
                  <c:v>0.55337580200000003</c:v>
                </c:pt>
                <c:pt idx="2153">
                  <c:v>1.9502166000000001E-2</c:v>
                </c:pt>
                <c:pt idx="2154">
                  <c:v>-0.348139737</c:v>
                </c:pt>
                <c:pt idx="2155">
                  <c:v>-0.59924560199999999</c:v>
                </c:pt>
                <c:pt idx="2156">
                  <c:v>-0.83665054999999999</c:v>
                </c:pt>
                <c:pt idx="2157">
                  <c:v>-1.2839378589999999</c:v>
                </c:pt>
                <c:pt idx="2158">
                  <c:v>-1.9669677619999999</c:v>
                </c:pt>
                <c:pt idx="2159">
                  <c:v>-2.7616817669999998</c:v>
                </c:pt>
                <c:pt idx="2160">
                  <c:v>-3.5402747909999999</c:v>
                </c:pt>
                <c:pt idx="2161">
                  <c:v>-4.2236347959999998</c:v>
                </c:pt>
                <c:pt idx="2162">
                  <c:v>-4.7890284999999997</c:v>
                </c:pt>
                <c:pt idx="2163">
                  <c:v>-5.3232918900000001</c:v>
                </c:pt>
                <c:pt idx="2164">
                  <c:v>-5.8654524319999997</c:v>
                </c:pt>
                <c:pt idx="2165">
                  <c:v>-6.3889393830000003</c:v>
                </c:pt>
                <c:pt idx="2166">
                  <c:v>-6.8443252760000002</c:v>
                </c:pt>
                <c:pt idx="2167">
                  <c:v>-7.1582557099999997</c:v>
                </c:pt>
                <c:pt idx="2168">
                  <c:v>-7.3168026560000001</c:v>
                </c:pt>
                <c:pt idx="2169">
                  <c:v>-7.3613623029999999</c:v>
                </c:pt>
                <c:pt idx="2170">
                  <c:v>-7.2596509170000001</c:v>
                </c:pt>
                <c:pt idx="2171">
                  <c:v>-7.1512927580000003</c:v>
                </c:pt>
                <c:pt idx="2172">
                  <c:v>-7.1621917829999999</c:v>
                </c:pt>
                <c:pt idx="2173">
                  <c:v>-7.2522905670000002</c:v>
                </c:pt>
                <c:pt idx="2174">
                  <c:v>-7.3576822359999996</c:v>
                </c:pt>
                <c:pt idx="2175">
                  <c:v>-7.3774718110000004</c:v>
                </c:pt>
                <c:pt idx="2176">
                  <c:v>-7.2070005149999998</c:v>
                </c:pt>
                <c:pt idx="2177">
                  <c:v>-6.8491195850000004</c:v>
                </c:pt>
                <c:pt idx="2178">
                  <c:v>-6.4132962129999997</c:v>
                </c:pt>
                <c:pt idx="2179">
                  <c:v>-6.0109393689999999</c:v>
                </c:pt>
                <c:pt idx="2180">
                  <c:v>-5.7187737619999996</c:v>
                </c:pt>
                <c:pt idx="2181">
                  <c:v>-5.5633527259999997</c:v>
                </c:pt>
                <c:pt idx="2182">
                  <c:v>-5.5080174919999996</c:v>
                </c:pt>
                <c:pt idx="2183">
                  <c:v>-5.4939834420000002</c:v>
                </c:pt>
                <c:pt idx="2184">
                  <c:v>-5.3667857330000004</c:v>
                </c:pt>
                <c:pt idx="2185">
                  <c:v>-5.0302012779999998</c:v>
                </c:pt>
                <c:pt idx="2186">
                  <c:v>-4.5176877129999999</c:v>
                </c:pt>
                <c:pt idx="2187">
                  <c:v>-3.9713707989999998</c:v>
                </c:pt>
                <c:pt idx="2188">
                  <c:v>-3.549547623</c:v>
                </c:pt>
                <c:pt idx="2189">
                  <c:v>-3.4114948900000002</c:v>
                </c:pt>
                <c:pt idx="2190">
                  <c:v>-3.4886100120000001</c:v>
                </c:pt>
                <c:pt idx="2191">
                  <c:v>-3.655103252</c:v>
                </c:pt>
                <c:pt idx="2192">
                  <c:v>-3.819655547</c:v>
                </c:pt>
                <c:pt idx="2193">
                  <c:v>-3.941839876</c:v>
                </c:pt>
                <c:pt idx="2194">
                  <c:v>-4.0182419390000002</c:v>
                </c:pt>
                <c:pt idx="2195">
                  <c:v>-4.0598537800000001</c:v>
                </c:pt>
                <c:pt idx="2196">
                  <c:v>-4.0815951640000003</c:v>
                </c:pt>
                <c:pt idx="2197">
                  <c:v>-4.0580058010000002</c:v>
                </c:pt>
                <c:pt idx="2198">
                  <c:v>-3.9983197050000001</c:v>
                </c:pt>
                <c:pt idx="2199">
                  <c:v>-3.9486134910000001</c:v>
                </c:pt>
                <c:pt idx="2200">
                  <c:v>-3.9306475010000002</c:v>
                </c:pt>
                <c:pt idx="2201">
                  <c:v>-3.9317828910000001</c:v>
                </c:pt>
                <c:pt idx="2202">
                  <c:v>-3.9173718129999999</c:v>
                </c:pt>
                <c:pt idx="2203">
                  <c:v>-3.8821454169999998</c:v>
                </c:pt>
                <c:pt idx="2204">
                  <c:v>-3.8234009489999998</c:v>
                </c:pt>
                <c:pt idx="2205">
                  <c:v>-3.7092943300000001</c:v>
                </c:pt>
                <c:pt idx="2206">
                  <c:v>-3.5799838830000001</c:v>
                </c:pt>
                <c:pt idx="2207">
                  <c:v>-3.487618705</c:v>
                </c:pt>
                <c:pt idx="2208">
                  <c:v>-3.4559123710000001</c:v>
                </c:pt>
                <c:pt idx="2209">
                  <c:v>-3.4842530639999998</c:v>
                </c:pt>
                <c:pt idx="2210">
                  <c:v>-3.5538928630000002</c:v>
                </c:pt>
                <c:pt idx="2211">
                  <c:v>-3.6317388450000001</c:v>
                </c:pt>
                <c:pt idx="2212">
                  <c:v>-3.6403808679999998</c:v>
                </c:pt>
                <c:pt idx="2213">
                  <c:v>-3.4734575510000001</c:v>
                </c:pt>
                <c:pt idx="2214">
                  <c:v>-3.1330057999999998</c:v>
                </c:pt>
                <c:pt idx="2215">
                  <c:v>-2.7666397040000001</c:v>
                </c:pt>
                <c:pt idx="2216">
                  <c:v>-2.4981294900000002</c:v>
                </c:pt>
                <c:pt idx="2217">
                  <c:v>-2.3565969999999998</c:v>
                </c:pt>
                <c:pt idx="2218">
                  <c:v>-2.2650766</c:v>
                </c:pt>
                <c:pt idx="2219">
                  <c:v>-2.1381996879999998</c:v>
                </c:pt>
                <c:pt idx="2220">
                  <c:v>-1.981206094</c:v>
                </c:pt>
                <c:pt idx="2221">
                  <c:v>-1.833853432</c:v>
                </c:pt>
                <c:pt idx="2222">
                  <c:v>-1.771936264</c:v>
                </c:pt>
                <c:pt idx="2223">
                  <c:v>-1.939731179</c:v>
                </c:pt>
                <c:pt idx="2224">
                  <c:v>-2.3313671149999999</c:v>
                </c:pt>
                <c:pt idx="2225">
                  <c:v>-2.7484725929999998</c:v>
                </c:pt>
                <c:pt idx="2226">
                  <c:v>-3.103857101</c:v>
                </c:pt>
                <c:pt idx="2227">
                  <c:v>-3.359666839</c:v>
                </c:pt>
                <c:pt idx="2228">
                  <c:v>-3.4944404819999999</c:v>
                </c:pt>
                <c:pt idx="2229">
                  <c:v>-3.5226496520000001</c:v>
                </c:pt>
                <c:pt idx="2230">
                  <c:v>-3.3822276790000001</c:v>
                </c:pt>
                <c:pt idx="2231">
                  <c:v>-3.0239551059999998</c:v>
                </c:pt>
                <c:pt idx="2232">
                  <c:v>-2.6635576840000001</c:v>
                </c:pt>
                <c:pt idx="2233">
                  <c:v>-2.6466178899999999</c:v>
                </c:pt>
                <c:pt idx="2234">
                  <c:v>-2.7700555119999999</c:v>
                </c:pt>
                <c:pt idx="2235">
                  <c:v>-2.9105146820000001</c:v>
                </c:pt>
                <c:pt idx="2236">
                  <c:v>-2.9337657680000002</c:v>
                </c:pt>
                <c:pt idx="2237">
                  <c:v>-2.8360634130000002</c:v>
                </c:pt>
                <c:pt idx="2238">
                  <c:v>-2.6869480449999998</c:v>
                </c:pt>
                <c:pt idx="2239">
                  <c:v>-2.5558506639999998</c:v>
                </c:pt>
                <c:pt idx="2240">
                  <c:v>-2.4771704109999999</c:v>
                </c:pt>
                <c:pt idx="2241">
                  <c:v>-2.4606259019999999</c:v>
                </c:pt>
                <c:pt idx="2242">
                  <c:v>-2.496676484</c:v>
                </c:pt>
                <c:pt idx="2243">
                  <c:v>-2.5960698550000001</c:v>
                </c:pt>
                <c:pt idx="2244">
                  <c:v>-2.730534177</c:v>
                </c:pt>
                <c:pt idx="2245">
                  <c:v>-2.8951938739999998</c:v>
                </c:pt>
                <c:pt idx="2246">
                  <c:v>-3.0833673959999999</c:v>
                </c:pt>
                <c:pt idx="2247">
                  <c:v>-3.273948029</c:v>
                </c:pt>
                <c:pt idx="2248">
                  <c:v>-3.4240286879999999</c:v>
                </c:pt>
                <c:pt idx="2249">
                  <c:v>-3.5240522539999999</c:v>
                </c:pt>
                <c:pt idx="2250">
                  <c:v>-3.5763121089999999</c:v>
                </c:pt>
                <c:pt idx="2251">
                  <c:v>-3.5834233470000001</c:v>
                </c:pt>
                <c:pt idx="2252">
                  <c:v>-3.5578806599999999</c:v>
                </c:pt>
                <c:pt idx="2253">
                  <c:v>-3.520359107</c:v>
                </c:pt>
                <c:pt idx="2254">
                  <c:v>-3.5023858450000001</c:v>
                </c:pt>
                <c:pt idx="2255">
                  <c:v>-3.5390171079999999</c:v>
                </c:pt>
                <c:pt idx="2256">
                  <c:v>-3.6277919459999999</c:v>
                </c:pt>
                <c:pt idx="2257">
                  <c:v>-3.7463064469999998</c:v>
                </c:pt>
                <c:pt idx="2258">
                  <c:v>-3.8714396980000001</c:v>
                </c:pt>
                <c:pt idx="2259">
                  <c:v>-3.9750441439999999</c:v>
                </c:pt>
                <c:pt idx="2260">
                  <c:v>-4.037356001</c:v>
                </c:pt>
                <c:pt idx="2261">
                  <c:v>-4.0651149809999998</c:v>
                </c:pt>
                <c:pt idx="2262">
                  <c:v>-4.0622619010000003</c:v>
                </c:pt>
                <c:pt idx="2263">
                  <c:v>-4.0428907829999998</c:v>
                </c:pt>
                <c:pt idx="2264">
                  <c:v>-4.0172848879999998</c:v>
                </c:pt>
                <c:pt idx="2265">
                  <c:v>-3.9987595900000001</c:v>
                </c:pt>
                <c:pt idx="2266">
                  <c:v>-3.9733361779999998</c:v>
                </c:pt>
                <c:pt idx="2267">
                  <c:v>-3.935675834</c:v>
                </c:pt>
                <c:pt idx="2268">
                  <c:v>-3.8870606780000001</c:v>
                </c:pt>
                <c:pt idx="2269">
                  <c:v>-3.8078242040000001</c:v>
                </c:pt>
                <c:pt idx="2270">
                  <c:v>-3.6760619399999999</c:v>
                </c:pt>
                <c:pt idx="2271">
                  <c:v>-3.5233129609999998</c:v>
                </c:pt>
                <c:pt idx="2272">
                  <c:v>-3.3989009019999998</c:v>
                </c:pt>
                <c:pt idx="2273">
                  <c:v>-3.306448504</c:v>
                </c:pt>
                <c:pt idx="2274">
                  <c:v>-3.2421280939999999</c:v>
                </c:pt>
                <c:pt idx="2275">
                  <c:v>-3.2063141919999998</c:v>
                </c:pt>
                <c:pt idx="2276">
                  <c:v>-3.2047665479999998</c:v>
                </c:pt>
                <c:pt idx="2277">
                  <c:v>-3.2609998569999998</c:v>
                </c:pt>
                <c:pt idx="2278">
                  <c:v>-3.37292112</c:v>
                </c:pt>
                <c:pt idx="2279">
                  <c:v>-3.4930379180000002</c:v>
                </c:pt>
                <c:pt idx="2280">
                  <c:v>-3.5790790189999999</c:v>
                </c:pt>
                <c:pt idx="2281">
                  <c:v>-3.600976519</c:v>
                </c:pt>
                <c:pt idx="2282">
                  <c:v>-3.558900849</c:v>
                </c:pt>
                <c:pt idx="2283">
                  <c:v>-3.479453532</c:v>
                </c:pt>
                <c:pt idx="2284">
                  <c:v>-3.387666941</c:v>
                </c:pt>
                <c:pt idx="2285">
                  <c:v>-3.2934724019999999</c:v>
                </c:pt>
                <c:pt idx="2286">
                  <c:v>-3.1980396340000001</c:v>
                </c:pt>
                <c:pt idx="2287">
                  <c:v>-3.1151912209999999</c:v>
                </c:pt>
                <c:pt idx="2288">
                  <c:v>-3.068826777</c:v>
                </c:pt>
                <c:pt idx="2289">
                  <c:v>-3.0603665420000001</c:v>
                </c:pt>
                <c:pt idx="2290">
                  <c:v>-3.0680027509999999</c:v>
                </c:pt>
                <c:pt idx="2291">
                  <c:v>-3.051359116</c:v>
                </c:pt>
                <c:pt idx="2292">
                  <c:v>-2.9930038529999998</c:v>
                </c:pt>
                <c:pt idx="2293">
                  <c:v>-2.910578976</c:v>
                </c:pt>
                <c:pt idx="2294">
                  <c:v>-2.8422385370000001</c:v>
                </c:pt>
                <c:pt idx="2295">
                  <c:v>-2.807492066</c:v>
                </c:pt>
                <c:pt idx="2296">
                  <c:v>-2.781524825</c:v>
                </c:pt>
                <c:pt idx="2297">
                  <c:v>-2.7359114280000001</c:v>
                </c:pt>
                <c:pt idx="2298">
                  <c:v>-2.6732053200000001</c:v>
                </c:pt>
                <c:pt idx="2299">
                  <c:v>-2.6194330730000002</c:v>
                </c:pt>
                <c:pt idx="2300">
                  <c:v>-2.5920340319999999</c:v>
                </c:pt>
                <c:pt idx="2301">
                  <c:v>-2.5776356709999999</c:v>
                </c:pt>
                <c:pt idx="2302">
                  <c:v>-2.5517941980000001</c:v>
                </c:pt>
                <c:pt idx="2303">
                  <c:v>-2.4925706339999998</c:v>
                </c:pt>
                <c:pt idx="2304">
                  <c:v>-2.4059322409999999</c:v>
                </c:pt>
                <c:pt idx="2305">
                  <c:v>-2.2976872359999998</c:v>
                </c:pt>
                <c:pt idx="2306">
                  <c:v>-2.1696413720000001</c:v>
                </c:pt>
                <c:pt idx="2307">
                  <c:v>-2.0407630839999999</c:v>
                </c:pt>
                <c:pt idx="2308">
                  <c:v>-1.948997082</c:v>
                </c:pt>
                <c:pt idx="2309">
                  <c:v>-1.908874301</c:v>
                </c:pt>
                <c:pt idx="2310">
                  <c:v>-1.9096427949999999</c:v>
                </c:pt>
                <c:pt idx="2311">
                  <c:v>-1.934210899</c:v>
                </c:pt>
                <c:pt idx="2312">
                  <c:v>-1.973294981</c:v>
                </c:pt>
                <c:pt idx="2313">
                  <c:v>-2.0246173409999999</c:v>
                </c:pt>
                <c:pt idx="2314">
                  <c:v>-2.0715183540000002</c:v>
                </c:pt>
                <c:pt idx="2315">
                  <c:v>-2.081995547</c:v>
                </c:pt>
                <c:pt idx="2316">
                  <c:v>-2.0569447759999999</c:v>
                </c:pt>
                <c:pt idx="2317">
                  <c:v>-2.0179841610000002</c:v>
                </c:pt>
                <c:pt idx="2318">
                  <c:v>-1.9697339380000001</c:v>
                </c:pt>
                <c:pt idx="2319">
                  <c:v>-1.8914864790000001</c:v>
                </c:pt>
                <c:pt idx="2320">
                  <c:v>-1.7876924489999999</c:v>
                </c:pt>
                <c:pt idx="2321">
                  <c:v>-1.66768304</c:v>
                </c:pt>
                <c:pt idx="2322">
                  <c:v>-1.5655542200000001</c:v>
                </c:pt>
                <c:pt idx="2323">
                  <c:v>-1.5197050350000001</c:v>
                </c:pt>
                <c:pt idx="2324">
                  <c:v>-1.5239647140000001</c:v>
                </c:pt>
                <c:pt idx="2325">
                  <c:v>-1.5313311000000001</c:v>
                </c:pt>
                <c:pt idx="2326">
                  <c:v>-1.465399798</c:v>
                </c:pt>
                <c:pt idx="2327">
                  <c:v>-1.3185611820000001</c:v>
                </c:pt>
                <c:pt idx="2328">
                  <c:v>-1.137502359</c:v>
                </c:pt>
                <c:pt idx="2329">
                  <c:v>-0.98778129100000001</c:v>
                </c:pt>
                <c:pt idx="2330">
                  <c:v>-0.92524418600000002</c:v>
                </c:pt>
                <c:pt idx="2331">
                  <c:v>-0.95426402200000005</c:v>
                </c:pt>
              </c:numCache>
            </c:numRef>
          </c:val>
          <c:smooth val="0"/>
          <c:extLst>
            <c:ext xmlns:c16="http://schemas.microsoft.com/office/drawing/2014/chart" uri="{C3380CC4-5D6E-409C-BE32-E72D297353CC}">
              <c16:uniqueId val="{00000000-E65A-4684-94C5-0217CABC1CEC}"/>
            </c:ext>
          </c:extLst>
        </c:ser>
        <c:ser>
          <c:idx val="1"/>
          <c:order val="1"/>
          <c:tx>
            <c:strRef>
              <c:f>Gyro_A1_20!$U$1</c:f>
              <c:strCache>
                <c:ptCount val="1"/>
                <c:pt idx="0">
                  <c:v>Gyro_Y</c:v>
                </c:pt>
              </c:strCache>
            </c:strRef>
          </c:tx>
          <c:spPr>
            <a:ln w="28575" cap="rnd">
              <a:solidFill>
                <a:schemeClr val="accent2"/>
              </a:solidFill>
              <a:round/>
            </a:ln>
            <a:effectLst/>
          </c:spPr>
          <c:marker>
            <c:symbol val="none"/>
          </c:marker>
          <c:val>
            <c:numRef>
              <c:f>Gyro_A1_20!$U$2:$U$2333</c:f>
              <c:numCache>
                <c:formatCode>General</c:formatCode>
                <c:ptCount val="2332"/>
                <c:pt idx="0">
                  <c:v>-1.484366E-2</c:v>
                </c:pt>
                <c:pt idx="1">
                  <c:v>-2.9357187E-2</c:v>
                </c:pt>
                <c:pt idx="2">
                  <c:v>-4.4621503E-2</c:v>
                </c:pt>
                <c:pt idx="3">
                  <c:v>-5.8579872999999998E-2</c:v>
                </c:pt>
                <c:pt idx="4">
                  <c:v>-7.1171676000000003E-2</c:v>
                </c:pt>
                <c:pt idx="5">
                  <c:v>-8.3554721999999998E-2</c:v>
                </c:pt>
                <c:pt idx="6">
                  <c:v>-9.5636908000000007E-2</c:v>
                </c:pt>
                <c:pt idx="7">
                  <c:v>-0.108535909</c:v>
                </c:pt>
                <c:pt idx="8">
                  <c:v>-0.12116991100000001</c:v>
                </c:pt>
                <c:pt idx="9">
                  <c:v>-0.13251753299999999</c:v>
                </c:pt>
                <c:pt idx="10">
                  <c:v>-0.14465054199999999</c:v>
                </c:pt>
                <c:pt idx="11">
                  <c:v>-0.157625612</c:v>
                </c:pt>
                <c:pt idx="12">
                  <c:v>-0.169307919</c:v>
                </c:pt>
                <c:pt idx="13">
                  <c:v>-0.18075332099999999</c:v>
                </c:pt>
                <c:pt idx="14">
                  <c:v>-0.19184317400000001</c:v>
                </c:pt>
                <c:pt idx="15">
                  <c:v>-0.196294411</c:v>
                </c:pt>
                <c:pt idx="16">
                  <c:v>-0.199250503</c:v>
                </c:pt>
                <c:pt idx="17">
                  <c:v>-0.205301973</c:v>
                </c:pt>
                <c:pt idx="18">
                  <c:v>-0.21269637299999999</c:v>
                </c:pt>
                <c:pt idx="19">
                  <c:v>-0.22113708600000001</c:v>
                </c:pt>
                <c:pt idx="20">
                  <c:v>-0.233278084</c:v>
                </c:pt>
                <c:pt idx="21">
                  <c:v>-0.23924094200000001</c:v>
                </c:pt>
                <c:pt idx="22">
                  <c:v>-0.24037504400000001</c:v>
                </c:pt>
                <c:pt idx="23">
                  <c:v>-0.25059424299999999</c:v>
                </c:pt>
                <c:pt idx="24">
                  <c:v>-0.262660118</c:v>
                </c:pt>
                <c:pt idx="25">
                  <c:v>-0.27363641500000002</c:v>
                </c:pt>
                <c:pt idx="26">
                  <c:v>-0.28333962699999998</c:v>
                </c:pt>
                <c:pt idx="27">
                  <c:v>-0.29085885500000003</c:v>
                </c:pt>
                <c:pt idx="28">
                  <c:v>-0.30650929799999999</c:v>
                </c:pt>
                <c:pt idx="29">
                  <c:v>-0.32342817200000001</c:v>
                </c:pt>
                <c:pt idx="30">
                  <c:v>-0.33857788799999999</c:v>
                </c:pt>
                <c:pt idx="31">
                  <c:v>-0.42605765000000001</c:v>
                </c:pt>
                <c:pt idx="32">
                  <c:v>-0.48404101700000002</c:v>
                </c:pt>
                <c:pt idx="33">
                  <c:v>-0.50611051699999998</c:v>
                </c:pt>
                <c:pt idx="34">
                  <c:v>-0.463178227</c:v>
                </c:pt>
                <c:pt idx="35">
                  <c:v>-0.34627462199999998</c:v>
                </c:pt>
                <c:pt idx="36">
                  <c:v>-0.34163072999999999</c:v>
                </c:pt>
                <c:pt idx="37">
                  <c:v>-0.34529697500000001</c:v>
                </c:pt>
                <c:pt idx="38">
                  <c:v>-0.34732609599999997</c:v>
                </c:pt>
                <c:pt idx="39">
                  <c:v>-0.35453733399999998</c:v>
                </c:pt>
                <c:pt idx="40">
                  <c:v>-0.37223948699999998</c:v>
                </c:pt>
                <c:pt idx="41">
                  <c:v>-0.38090401699999998</c:v>
                </c:pt>
                <c:pt idx="42">
                  <c:v>-0.38755721700000001</c:v>
                </c:pt>
                <c:pt idx="43">
                  <c:v>-0.40548549299999997</c:v>
                </c:pt>
                <c:pt idx="44">
                  <c:v>-0.42092320300000002</c:v>
                </c:pt>
                <c:pt idx="45">
                  <c:v>-0.41726337899999999</c:v>
                </c:pt>
                <c:pt idx="46">
                  <c:v>-0.42613527099999998</c:v>
                </c:pt>
                <c:pt idx="47">
                  <c:v>-0.43563904599999997</c:v>
                </c:pt>
                <c:pt idx="48">
                  <c:v>-0.45107174500000002</c:v>
                </c:pt>
                <c:pt idx="49">
                  <c:v>-0.46612417</c:v>
                </c:pt>
                <c:pt idx="50">
                  <c:v>-0.47930642600000001</c:v>
                </c:pt>
                <c:pt idx="51">
                  <c:v>-0.46822783800000001</c:v>
                </c:pt>
                <c:pt idx="52">
                  <c:v>-0.37911646100000002</c:v>
                </c:pt>
                <c:pt idx="53">
                  <c:v>-0.20995567200000001</c:v>
                </c:pt>
                <c:pt idx="54">
                  <c:v>-0.195838859</c:v>
                </c:pt>
                <c:pt idx="55">
                  <c:v>-0.16471264099999999</c:v>
                </c:pt>
                <c:pt idx="56">
                  <c:v>0.35325791099999998</c:v>
                </c:pt>
                <c:pt idx="57">
                  <c:v>0.59506415300000004</c:v>
                </c:pt>
                <c:pt idx="58">
                  <c:v>0.70579515000000004</c:v>
                </c:pt>
                <c:pt idx="59">
                  <c:v>0.702593527</c:v>
                </c:pt>
                <c:pt idx="60">
                  <c:v>0.68769727700000005</c:v>
                </c:pt>
                <c:pt idx="61">
                  <c:v>0.64846397099999997</c:v>
                </c:pt>
                <c:pt idx="62">
                  <c:v>0.72730779199999995</c:v>
                </c:pt>
                <c:pt idx="63">
                  <c:v>1.079634556</c:v>
                </c:pt>
                <c:pt idx="64">
                  <c:v>1.6412843050000001</c:v>
                </c:pt>
                <c:pt idx="65">
                  <c:v>2.1465029790000001</c:v>
                </c:pt>
                <c:pt idx="66">
                  <c:v>2.2855555590000001</c:v>
                </c:pt>
                <c:pt idx="67">
                  <c:v>2.1032889680000002</c:v>
                </c:pt>
                <c:pt idx="68">
                  <c:v>1.686632149</c:v>
                </c:pt>
                <c:pt idx="69">
                  <c:v>1.305666006</c:v>
                </c:pt>
                <c:pt idx="70">
                  <c:v>1.104398845</c:v>
                </c:pt>
                <c:pt idx="71">
                  <c:v>0.95058480899999998</c:v>
                </c:pt>
                <c:pt idx="72">
                  <c:v>0.51737745199999996</c:v>
                </c:pt>
                <c:pt idx="73">
                  <c:v>-0.37923757699999999</c:v>
                </c:pt>
                <c:pt idx="74">
                  <c:v>-2.0646312849999999</c:v>
                </c:pt>
                <c:pt idx="75">
                  <c:v>-3.9412238390000001</c:v>
                </c:pt>
                <c:pt idx="76">
                  <c:v>-5.9116576429999999</c:v>
                </c:pt>
                <c:pt idx="77">
                  <c:v>-7.8826111499999998</c:v>
                </c:pt>
                <c:pt idx="78">
                  <c:v>-9.8157665870000006</c:v>
                </c:pt>
                <c:pt idx="79">
                  <c:v>-11.825279220000001</c:v>
                </c:pt>
                <c:pt idx="80">
                  <c:v>-13.923383469999999</c:v>
                </c:pt>
                <c:pt idx="81">
                  <c:v>-16.117160800000001</c:v>
                </c:pt>
                <c:pt idx="82">
                  <c:v>-18.22511373</c:v>
                </c:pt>
                <c:pt idx="83">
                  <c:v>-19.673195849999999</c:v>
                </c:pt>
                <c:pt idx="84">
                  <c:v>-20.005529249999999</c:v>
                </c:pt>
                <c:pt idx="85">
                  <c:v>-19.351957909999999</c:v>
                </c:pt>
                <c:pt idx="86">
                  <c:v>-18.248632709999999</c:v>
                </c:pt>
                <c:pt idx="87">
                  <c:v>-17.173584900000002</c:v>
                </c:pt>
                <c:pt idx="88">
                  <c:v>-16.242928939999999</c:v>
                </c:pt>
                <c:pt idx="89">
                  <c:v>-15.54566988</c:v>
                </c:pt>
                <c:pt idx="90">
                  <c:v>-14.985802039999999</c:v>
                </c:pt>
                <c:pt idx="91">
                  <c:v>-14.62126788</c:v>
                </c:pt>
                <c:pt idx="92">
                  <c:v>-14.447456799999999</c:v>
                </c:pt>
                <c:pt idx="93">
                  <c:v>-13.96476535</c:v>
                </c:pt>
                <c:pt idx="94">
                  <c:v>-13.086988399999999</c:v>
                </c:pt>
                <c:pt idx="95">
                  <c:v>-11.732528629999999</c:v>
                </c:pt>
                <c:pt idx="96">
                  <c:v>-10.33892876</c:v>
                </c:pt>
                <c:pt idx="97">
                  <c:v>-9.3516775249999995</c:v>
                </c:pt>
                <c:pt idx="98">
                  <c:v>-8.6654593339999995</c:v>
                </c:pt>
                <c:pt idx="99">
                  <c:v>-8.1719733479999999</c:v>
                </c:pt>
                <c:pt idx="100">
                  <c:v>-7.9439219809999999</c:v>
                </c:pt>
                <c:pt idx="101">
                  <c:v>-7.9112896209999999</c:v>
                </c:pt>
                <c:pt idx="102">
                  <c:v>-8.2253282290000005</c:v>
                </c:pt>
                <c:pt idx="103">
                  <c:v>-8.9812533040000009</c:v>
                </c:pt>
                <c:pt idx="104">
                  <c:v>-10.229181580000001</c:v>
                </c:pt>
                <c:pt idx="105">
                  <c:v>-11.719916270000001</c:v>
                </c:pt>
                <c:pt idx="106">
                  <c:v>-13.38551842</c:v>
                </c:pt>
                <c:pt idx="107">
                  <c:v>-14.979608929999999</c:v>
                </c:pt>
                <c:pt idx="108">
                  <c:v>-16.085378729999999</c:v>
                </c:pt>
                <c:pt idx="109">
                  <c:v>-16.498194080000001</c:v>
                </c:pt>
                <c:pt idx="110">
                  <c:v>-16.182625519999998</c:v>
                </c:pt>
                <c:pt idx="111">
                  <c:v>-15.91492231</c:v>
                </c:pt>
                <c:pt idx="112">
                  <c:v>-16.116798759999998</c:v>
                </c:pt>
                <c:pt idx="113">
                  <c:v>-16.678975510000001</c:v>
                </c:pt>
                <c:pt idx="114">
                  <c:v>-17.062869020000001</c:v>
                </c:pt>
                <c:pt idx="115">
                  <c:v>-16.864159619999999</c:v>
                </c:pt>
                <c:pt idx="116">
                  <c:v>-16.2410405</c:v>
                </c:pt>
                <c:pt idx="117">
                  <c:v>-15.132974669999999</c:v>
                </c:pt>
                <c:pt idx="118">
                  <c:v>-13.771008800000001</c:v>
                </c:pt>
                <c:pt idx="119">
                  <c:v>-12.96866436</c:v>
                </c:pt>
                <c:pt idx="120">
                  <c:v>-13.464756660000001</c:v>
                </c:pt>
                <c:pt idx="121">
                  <c:v>-15.39128412</c:v>
                </c:pt>
                <c:pt idx="122">
                  <c:v>-18.737097899999998</c:v>
                </c:pt>
                <c:pt idx="123">
                  <c:v>-23.010199180000001</c:v>
                </c:pt>
                <c:pt idx="124">
                  <c:v>-27.62661306</c:v>
                </c:pt>
                <c:pt idx="125">
                  <c:v>-32.247125799999999</c:v>
                </c:pt>
                <c:pt idx="126">
                  <c:v>-37.478315119999998</c:v>
                </c:pt>
                <c:pt idx="127">
                  <c:v>-43.764822899999999</c:v>
                </c:pt>
                <c:pt idx="128">
                  <c:v>-50.750927040000001</c:v>
                </c:pt>
                <c:pt idx="129">
                  <c:v>-57.822996799999999</c:v>
                </c:pt>
                <c:pt idx="130">
                  <c:v>-64.585238160000003</c:v>
                </c:pt>
                <c:pt idx="131">
                  <c:v>-70.977522280000002</c:v>
                </c:pt>
                <c:pt idx="132">
                  <c:v>-76.887840339999997</c:v>
                </c:pt>
                <c:pt idx="133">
                  <c:v>-82.149375509999999</c:v>
                </c:pt>
                <c:pt idx="134">
                  <c:v>-86.848640439999997</c:v>
                </c:pt>
                <c:pt idx="135">
                  <c:v>-90.827233329999999</c:v>
                </c:pt>
                <c:pt idx="136">
                  <c:v>-93.798789740000004</c:v>
                </c:pt>
                <c:pt idx="137">
                  <c:v>-96.652544349999999</c:v>
                </c:pt>
                <c:pt idx="138">
                  <c:v>-100.3653766</c:v>
                </c:pt>
                <c:pt idx="139">
                  <c:v>-105.44986419999999</c:v>
                </c:pt>
                <c:pt idx="140">
                  <c:v>-112.0521732</c:v>
                </c:pt>
                <c:pt idx="141">
                  <c:v>-119.7342483</c:v>
                </c:pt>
                <c:pt idx="142">
                  <c:v>-127.9155798</c:v>
                </c:pt>
                <c:pt idx="143">
                  <c:v>-136.28870649999999</c:v>
                </c:pt>
                <c:pt idx="144">
                  <c:v>-144.59119620000001</c:v>
                </c:pt>
                <c:pt idx="145">
                  <c:v>-152.70438189999999</c:v>
                </c:pt>
                <c:pt idx="146">
                  <c:v>-160.61717640000001</c:v>
                </c:pt>
                <c:pt idx="147">
                  <c:v>-168.44589289999999</c:v>
                </c:pt>
                <c:pt idx="148">
                  <c:v>-176.14836529999999</c:v>
                </c:pt>
                <c:pt idx="149">
                  <c:v>-183.5170766</c:v>
                </c:pt>
                <c:pt idx="150">
                  <c:v>-190.27527910000001</c:v>
                </c:pt>
                <c:pt idx="151">
                  <c:v>-195.87780069999999</c:v>
                </c:pt>
                <c:pt idx="152">
                  <c:v>-199.52478009999999</c:v>
                </c:pt>
                <c:pt idx="153">
                  <c:v>-201.364069</c:v>
                </c:pt>
                <c:pt idx="154">
                  <c:v>-201.9610424</c:v>
                </c:pt>
                <c:pt idx="155">
                  <c:v>-201.59137100000001</c:v>
                </c:pt>
                <c:pt idx="156">
                  <c:v>-200.6970484</c:v>
                </c:pt>
                <c:pt idx="157">
                  <c:v>-199.70646070000001</c:v>
                </c:pt>
                <c:pt idx="158">
                  <c:v>-198.88054460000001</c:v>
                </c:pt>
                <c:pt idx="159">
                  <c:v>-198.41274279999999</c:v>
                </c:pt>
                <c:pt idx="160">
                  <c:v>-198.25235040000001</c:v>
                </c:pt>
                <c:pt idx="161">
                  <c:v>-198.10609590000001</c:v>
                </c:pt>
                <c:pt idx="162">
                  <c:v>-197.59384270000001</c:v>
                </c:pt>
                <c:pt idx="163">
                  <c:v>-196.39504479999999</c:v>
                </c:pt>
                <c:pt idx="164">
                  <c:v>-194.37040060000001</c:v>
                </c:pt>
                <c:pt idx="165">
                  <c:v>-191.54812279999999</c:v>
                </c:pt>
                <c:pt idx="166">
                  <c:v>-188.12204439999999</c:v>
                </c:pt>
                <c:pt idx="167">
                  <c:v>-184.31872369999999</c:v>
                </c:pt>
                <c:pt idx="168">
                  <c:v>-180.31128000000001</c:v>
                </c:pt>
                <c:pt idx="169">
                  <c:v>-176.19902529999999</c:v>
                </c:pt>
                <c:pt idx="170">
                  <c:v>-172.10239319999999</c:v>
                </c:pt>
                <c:pt idx="171">
                  <c:v>-168.036879</c:v>
                </c:pt>
                <c:pt idx="172">
                  <c:v>-163.9595401</c:v>
                </c:pt>
                <c:pt idx="173">
                  <c:v>-159.82919910000001</c:v>
                </c:pt>
                <c:pt idx="174">
                  <c:v>-155.42701450000001</c:v>
                </c:pt>
                <c:pt idx="175">
                  <c:v>-150.6364853</c:v>
                </c:pt>
                <c:pt idx="176">
                  <c:v>-145.31198130000001</c:v>
                </c:pt>
                <c:pt idx="177">
                  <c:v>-139.49825269999999</c:v>
                </c:pt>
                <c:pt idx="178">
                  <c:v>-133.2543981</c:v>
                </c:pt>
                <c:pt idx="179">
                  <c:v>-126.77338899999999</c:v>
                </c:pt>
                <c:pt idx="180">
                  <c:v>-120.4381269</c:v>
                </c:pt>
                <c:pt idx="181">
                  <c:v>-114.5583318</c:v>
                </c:pt>
                <c:pt idx="182">
                  <c:v>-109.20719990000001</c:v>
                </c:pt>
                <c:pt idx="183">
                  <c:v>-104.1704201</c:v>
                </c:pt>
                <c:pt idx="184">
                  <c:v>-99.354100700000004</c:v>
                </c:pt>
                <c:pt idx="185">
                  <c:v>-94.782324979999999</c:v>
                </c:pt>
                <c:pt idx="186">
                  <c:v>-90.275356779999996</c:v>
                </c:pt>
                <c:pt idx="187">
                  <c:v>-85.62601377</c:v>
                </c:pt>
                <c:pt idx="188">
                  <c:v>-80.524848469999995</c:v>
                </c:pt>
                <c:pt idx="189">
                  <c:v>-74.601527599999997</c:v>
                </c:pt>
                <c:pt idx="190">
                  <c:v>-67.825062729999999</c:v>
                </c:pt>
                <c:pt idx="191">
                  <c:v>-60.62245746</c:v>
                </c:pt>
                <c:pt idx="192">
                  <c:v>-53.395734849999997</c:v>
                </c:pt>
                <c:pt idx="193">
                  <c:v>-46.663818370000001</c:v>
                </c:pt>
                <c:pt idx="194">
                  <c:v>-41.210620480000003</c:v>
                </c:pt>
                <c:pt idx="195">
                  <c:v>-37.599898490000001</c:v>
                </c:pt>
                <c:pt idx="196">
                  <c:v>-35.820231560000003</c:v>
                </c:pt>
                <c:pt idx="197">
                  <c:v>-35.353211049999999</c:v>
                </c:pt>
                <c:pt idx="198">
                  <c:v>-35.510467890000001</c:v>
                </c:pt>
                <c:pt idx="199">
                  <c:v>-35.687628969999999</c:v>
                </c:pt>
                <c:pt idx="200">
                  <c:v>-35.425919530000002</c:v>
                </c:pt>
                <c:pt idx="201">
                  <c:v>-34.456353659999998</c:v>
                </c:pt>
                <c:pt idx="202">
                  <c:v>-32.84329761</c:v>
                </c:pt>
                <c:pt idx="203">
                  <c:v>-30.898058320000001</c:v>
                </c:pt>
                <c:pt idx="204">
                  <c:v>-28.949799209999998</c:v>
                </c:pt>
                <c:pt idx="205">
                  <c:v>-27.188569709999999</c:v>
                </c:pt>
                <c:pt idx="206">
                  <c:v>-25.701001229999999</c:v>
                </c:pt>
                <c:pt idx="207">
                  <c:v>-24.461921830000001</c:v>
                </c:pt>
                <c:pt idx="208">
                  <c:v>-23.42978119</c:v>
                </c:pt>
                <c:pt idx="209">
                  <c:v>-22.637092549999998</c:v>
                </c:pt>
                <c:pt idx="210">
                  <c:v>-22.185120619999999</c:v>
                </c:pt>
                <c:pt idx="211">
                  <c:v>-22.103809049999999</c:v>
                </c:pt>
                <c:pt idx="212">
                  <c:v>-22.390114180000001</c:v>
                </c:pt>
                <c:pt idx="213">
                  <c:v>-22.980659379999999</c:v>
                </c:pt>
                <c:pt idx="214">
                  <c:v>-23.76755665</c:v>
                </c:pt>
                <c:pt idx="215">
                  <c:v>-24.68113322</c:v>
                </c:pt>
                <c:pt idx="216">
                  <c:v>-25.672913040000001</c:v>
                </c:pt>
                <c:pt idx="217">
                  <c:v>-26.651548779999999</c:v>
                </c:pt>
                <c:pt idx="218">
                  <c:v>-27.508914539999999</c:v>
                </c:pt>
                <c:pt idx="219">
                  <c:v>-28.247115669999999</c:v>
                </c:pt>
                <c:pt idx="220">
                  <c:v>-29.055560499999999</c:v>
                </c:pt>
                <c:pt idx="221">
                  <c:v>-30.103913810000002</c:v>
                </c:pt>
                <c:pt idx="222">
                  <c:v>-31.468067309999999</c:v>
                </c:pt>
                <c:pt idx="223">
                  <c:v>-33.178561940000002</c:v>
                </c:pt>
                <c:pt idx="224">
                  <c:v>-35.147550260000003</c:v>
                </c:pt>
                <c:pt idx="225">
                  <c:v>-37.253580479999997</c:v>
                </c:pt>
                <c:pt idx="226">
                  <c:v>-39.398619429999997</c:v>
                </c:pt>
                <c:pt idx="227">
                  <c:v>-41.52882254</c:v>
                </c:pt>
                <c:pt idx="228">
                  <c:v>-43.598796530000001</c:v>
                </c:pt>
                <c:pt idx="229">
                  <c:v>-45.76739224</c:v>
                </c:pt>
                <c:pt idx="230">
                  <c:v>-48.078439269999997</c:v>
                </c:pt>
                <c:pt idx="231">
                  <c:v>-50.431445009999997</c:v>
                </c:pt>
                <c:pt idx="232">
                  <c:v>-52.690647689999999</c:v>
                </c:pt>
                <c:pt idx="233">
                  <c:v>-54.717584600000002</c:v>
                </c:pt>
                <c:pt idx="234">
                  <c:v>-56.489308700000002</c:v>
                </c:pt>
                <c:pt idx="235">
                  <c:v>-58.012015390000002</c:v>
                </c:pt>
                <c:pt idx="236">
                  <c:v>-59.35542856</c:v>
                </c:pt>
                <c:pt idx="237">
                  <c:v>-60.74129525</c:v>
                </c:pt>
                <c:pt idx="238">
                  <c:v>-62.298038910000002</c:v>
                </c:pt>
                <c:pt idx="239">
                  <c:v>-64.146623230000003</c:v>
                </c:pt>
                <c:pt idx="240">
                  <c:v>-66.265851179999999</c:v>
                </c:pt>
                <c:pt idx="241">
                  <c:v>-68.464237339999997</c:v>
                </c:pt>
                <c:pt idx="242">
                  <c:v>-70.478989949999999</c:v>
                </c:pt>
                <c:pt idx="243">
                  <c:v>-72.141732050000002</c:v>
                </c:pt>
                <c:pt idx="244">
                  <c:v>-73.370560549999993</c:v>
                </c:pt>
                <c:pt idx="245">
                  <c:v>-74.201696920000003</c:v>
                </c:pt>
                <c:pt idx="246">
                  <c:v>-74.724368319999996</c:v>
                </c:pt>
                <c:pt idx="247">
                  <c:v>-74.993849040000001</c:v>
                </c:pt>
                <c:pt idx="248">
                  <c:v>-75.013046700000004</c:v>
                </c:pt>
                <c:pt idx="249">
                  <c:v>-74.77861652</c:v>
                </c:pt>
                <c:pt idx="250">
                  <c:v>-74.320226869999999</c:v>
                </c:pt>
                <c:pt idx="251">
                  <c:v>-73.63971445</c:v>
                </c:pt>
                <c:pt idx="252">
                  <c:v>-72.735243199999999</c:v>
                </c:pt>
                <c:pt idx="253">
                  <c:v>-71.551696160000006</c:v>
                </c:pt>
                <c:pt idx="254">
                  <c:v>-70.110550340000003</c:v>
                </c:pt>
                <c:pt idx="255">
                  <c:v>-68.349909389999993</c:v>
                </c:pt>
                <c:pt idx="256">
                  <c:v>-66.209916519999993</c:v>
                </c:pt>
                <c:pt idx="257">
                  <c:v>-63.82848259</c:v>
                </c:pt>
                <c:pt idx="258">
                  <c:v>-61.366460959999998</c:v>
                </c:pt>
                <c:pt idx="259">
                  <c:v>-58.848268599999997</c:v>
                </c:pt>
                <c:pt idx="260">
                  <c:v>-56.176495549999999</c:v>
                </c:pt>
                <c:pt idx="261">
                  <c:v>-53.12101096</c:v>
                </c:pt>
                <c:pt idx="262">
                  <c:v>-49.614749340000003</c:v>
                </c:pt>
                <c:pt idx="263">
                  <c:v>-45.643047969999998</c:v>
                </c:pt>
                <c:pt idx="264">
                  <c:v>-41.124771449999997</c:v>
                </c:pt>
                <c:pt idx="265">
                  <c:v>-36.333157900000003</c:v>
                </c:pt>
                <c:pt idx="266">
                  <c:v>-31.856472610000001</c:v>
                </c:pt>
                <c:pt idx="267">
                  <c:v>-27.884968449999999</c:v>
                </c:pt>
                <c:pt idx="268">
                  <c:v>-24.204924259999999</c:v>
                </c:pt>
                <c:pt idx="269">
                  <c:v>-20.34572782</c:v>
                </c:pt>
                <c:pt idx="270">
                  <c:v>-16.118290099999999</c:v>
                </c:pt>
                <c:pt idx="271">
                  <c:v>-11.50486948</c:v>
                </c:pt>
                <c:pt idx="272">
                  <c:v>-6.7956165510000002</c:v>
                </c:pt>
                <c:pt idx="273">
                  <c:v>-2.4426980600000001</c:v>
                </c:pt>
                <c:pt idx="274">
                  <c:v>1.176098981</c:v>
                </c:pt>
                <c:pt idx="275">
                  <c:v>3.7061660010000002</c:v>
                </c:pt>
                <c:pt idx="276">
                  <c:v>5.0611163809999997</c:v>
                </c:pt>
                <c:pt idx="277">
                  <c:v>5.4416168139999996</c:v>
                </c:pt>
                <c:pt idx="278">
                  <c:v>5.3369140780000004</c:v>
                </c:pt>
                <c:pt idx="279">
                  <c:v>5.2319984560000004</c:v>
                </c:pt>
                <c:pt idx="280">
                  <c:v>5.6225451069999997</c:v>
                </c:pt>
                <c:pt idx="281">
                  <c:v>6.7012170649999998</c:v>
                </c:pt>
                <c:pt idx="282">
                  <c:v>8.4304919229999999</c:v>
                </c:pt>
                <c:pt idx="283">
                  <c:v>10.66145728</c:v>
                </c:pt>
                <c:pt idx="284">
                  <c:v>13.081247619999999</c:v>
                </c:pt>
                <c:pt idx="285">
                  <c:v>15.28343557</c:v>
                </c:pt>
                <c:pt idx="286">
                  <c:v>16.938523400000001</c:v>
                </c:pt>
                <c:pt idx="287">
                  <c:v>17.865719169999998</c:v>
                </c:pt>
                <c:pt idx="288">
                  <c:v>18.04434354</c:v>
                </c:pt>
                <c:pt idx="289">
                  <c:v>17.675752249999999</c:v>
                </c:pt>
                <c:pt idx="290">
                  <c:v>17.10872041</c:v>
                </c:pt>
                <c:pt idx="291">
                  <c:v>16.671342460000002</c:v>
                </c:pt>
                <c:pt idx="292">
                  <c:v>16.544795409999999</c:v>
                </c:pt>
                <c:pt idx="293">
                  <c:v>16.67725244</c:v>
                </c:pt>
                <c:pt idx="294">
                  <c:v>16.866317670000001</c:v>
                </c:pt>
                <c:pt idx="295">
                  <c:v>16.957834219999999</c:v>
                </c:pt>
                <c:pt idx="296">
                  <c:v>16.865387760000001</c:v>
                </c:pt>
                <c:pt idx="297">
                  <c:v>16.55711316</c:v>
                </c:pt>
                <c:pt idx="298">
                  <c:v>16.027885439999999</c:v>
                </c:pt>
                <c:pt idx="299">
                  <c:v>15.29448275</c:v>
                </c:pt>
                <c:pt idx="300">
                  <c:v>14.363865730000001</c:v>
                </c:pt>
                <c:pt idx="301">
                  <c:v>13.23140192</c:v>
                </c:pt>
                <c:pt idx="302">
                  <c:v>11.898280099999999</c:v>
                </c:pt>
                <c:pt idx="303">
                  <c:v>10.35920842</c:v>
                </c:pt>
                <c:pt idx="304">
                  <c:v>8.6412135899999996</c:v>
                </c:pt>
                <c:pt idx="305">
                  <c:v>6.7303364190000003</c:v>
                </c:pt>
                <c:pt idx="306">
                  <c:v>4.6843001500000003</c:v>
                </c:pt>
                <c:pt idx="307">
                  <c:v>2.6188389669999999</c:v>
                </c:pt>
                <c:pt idx="308">
                  <c:v>0.66541952800000004</c:v>
                </c:pt>
                <c:pt idx="309">
                  <c:v>-1.078963283</c:v>
                </c:pt>
                <c:pt idx="310">
                  <c:v>-2.6239506769999998</c:v>
                </c:pt>
                <c:pt idx="311">
                  <c:v>-4.0712261229999998</c:v>
                </c:pt>
                <c:pt idx="312">
                  <c:v>-5.6593246209999997</c:v>
                </c:pt>
                <c:pt idx="313">
                  <c:v>-7.6535390090000002</c:v>
                </c:pt>
                <c:pt idx="314">
                  <c:v>-10.11257853</c:v>
                </c:pt>
                <c:pt idx="315">
                  <c:v>-12.91933416</c:v>
                </c:pt>
                <c:pt idx="316">
                  <c:v>-15.867186930000001</c:v>
                </c:pt>
                <c:pt idx="317">
                  <c:v>-18.736604440000001</c:v>
                </c:pt>
                <c:pt idx="318">
                  <c:v>-21.404528169999999</c:v>
                </c:pt>
                <c:pt idx="319">
                  <c:v>-23.883738959999999</c:v>
                </c:pt>
                <c:pt idx="320">
                  <c:v>-26.2088568</c:v>
                </c:pt>
                <c:pt idx="321">
                  <c:v>-28.482511670000001</c:v>
                </c:pt>
                <c:pt idx="322">
                  <c:v>-30.834049</c:v>
                </c:pt>
                <c:pt idx="323">
                  <c:v>-33.237879380000003</c:v>
                </c:pt>
                <c:pt idx="324">
                  <c:v>-35.570011549999997</c:v>
                </c:pt>
                <c:pt idx="325">
                  <c:v>-37.694670279999997</c:v>
                </c:pt>
                <c:pt idx="326">
                  <c:v>-39.583539250000001</c:v>
                </c:pt>
                <c:pt idx="327">
                  <c:v>-41.303611930000002</c:v>
                </c:pt>
                <c:pt idx="328">
                  <c:v>-43.018355110000002</c:v>
                </c:pt>
                <c:pt idx="329">
                  <c:v>-44.804797870000002</c:v>
                </c:pt>
                <c:pt idx="330">
                  <c:v>-46.775438090000002</c:v>
                </c:pt>
                <c:pt idx="331">
                  <c:v>-48.970411050000003</c:v>
                </c:pt>
                <c:pt idx="332">
                  <c:v>-51.384550369999999</c:v>
                </c:pt>
                <c:pt idx="333">
                  <c:v>-53.88748622</c:v>
                </c:pt>
                <c:pt idx="334">
                  <c:v>-56.273252390000003</c:v>
                </c:pt>
                <c:pt idx="335">
                  <c:v>-58.346967290000002</c:v>
                </c:pt>
                <c:pt idx="336">
                  <c:v>-59.921114420000002</c:v>
                </c:pt>
                <c:pt idx="337">
                  <c:v>-60.796902789999997</c:v>
                </c:pt>
                <c:pt idx="338">
                  <c:v>-61.034549060000003</c:v>
                </c:pt>
                <c:pt idx="339">
                  <c:v>-60.757122629999998</c:v>
                </c:pt>
                <c:pt idx="340">
                  <c:v>-60.501448539999998</c:v>
                </c:pt>
                <c:pt idx="341">
                  <c:v>-60.593183189999998</c:v>
                </c:pt>
                <c:pt idx="342">
                  <c:v>-60.892827250000003</c:v>
                </c:pt>
                <c:pt idx="343">
                  <c:v>-61.041422099999998</c:v>
                </c:pt>
                <c:pt idx="344">
                  <c:v>-60.733673000000003</c:v>
                </c:pt>
                <c:pt idx="345">
                  <c:v>-59.906316140000001</c:v>
                </c:pt>
                <c:pt idx="346">
                  <c:v>-58.733092040000002</c:v>
                </c:pt>
                <c:pt idx="347">
                  <c:v>-57.382013860000001</c:v>
                </c:pt>
                <c:pt idx="348">
                  <c:v>-56.0381103</c:v>
                </c:pt>
                <c:pt idx="349">
                  <c:v>-54.713014129999998</c:v>
                </c:pt>
                <c:pt idx="350">
                  <c:v>-53.269250149999998</c:v>
                </c:pt>
                <c:pt idx="351">
                  <c:v>-51.548736529999999</c:v>
                </c:pt>
                <c:pt idx="352">
                  <c:v>-49.41454504</c:v>
                </c:pt>
                <c:pt idx="353">
                  <c:v>-46.803765159999998</c:v>
                </c:pt>
                <c:pt idx="354">
                  <c:v>-43.762672029999997</c:v>
                </c:pt>
                <c:pt idx="355">
                  <c:v>-40.338395650000002</c:v>
                </c:pt>
                <c:pt idx="356">
                  <c:v>-36.672566519999997</c:v>
                </c:pt>
                <c:pt idx="357">
                  <c:v>-32.873776049999996</c:v>
                </c:pt>
                <c:pt idx="358">
                  <c:v>-29.126416750000001</c:v>
                </c:pt>
                <c:pt idx="359">
                  <c:v>-25.581676089999998</c:v>
                </c:pt>
                <c:pt idx="360">
                  <c:v>-22.330111649999999</c:v>
                </c:pt>
                <c:pt idx="361">
                  <c:v>-19.074943739999998</c:v>
                </c:pt>
                <c:pt idx="362">
                  <c:v>-15.27732752</c:v>
                </c:pt>
                <c:pt idx="363">
                  <c:v>-10.688749870000001</c:v>
                </c:pt>
                <c:pt idx="364">
                  <c:v>-5.2541037560000001</c:v>
                </c:pt>
                <c:pt idx="365">
                  <c:v>0.62827201899999996</c:v>
                </c:pt>
                <c:pt idx="366">
                  <c:v>6.4551302789999996</c:v>
                </c:pt>
                <c:pt idx="367">
                  <c:v>11.739512769999999</c:v>
                </c:pt>
                <c:pt idx="368">
                  <c:v>15.95299442</c:v>
                </c:pt>
                <c:pt idx="369">
                  <c:v>18.39242673</c:v>
                </c:pt>
                <c:pt idx="370">
                  <c:v>18.82601979</c:v>
                </c:pt>
                <c:pt idx="371">
                  <c:v>17.711516020000001</c:v>
                </c:pt>
                <c:pt idx="372">
                  <c:v>16.04730348</c:v>
                </c:pt>
                <c:pt idx="373">
                  <c:v>15.09419201</c:v>
                </c:pt>
                <c:pt idx="374">
                  <c:v>15.566164049999999</c:v>
                </c:pt>
                <c:pt idx="375">
                  <c:v>17.47539437</c:v>
                </c:pt>
                <c:pt idx="376">
                  <c:v>20.31122422</c:v>
                </c:pt>
                <c:pt idx="377">
                  <c:v>23.325963359999999</c:v>
                </c:pt>
                <c:pt idx="378">
                  <c:v>25.53857537</c:v>
                </c:pt>
                <c:pt idx="379">
                  <c:v>26.03831666</c:v>
                </c:pt>
                <c:pt idx="380">
                  <c:v>24.828850330000002</c:v>
                </c:pt>
                <c:pt idx="381">
                  <c:v>22.728419939999998</c:v>
                </c:pt>
                <c:pt idx="382">
                  <c:v>20.733215340000001</c:v>
                </c:pt>
                <c:pt idx="383">
                  <c:v>19.643923560000001</c:v>
                </c:pt>
                <c:pt idx="384">
                  <c:v>19.73503578</c:v>
                </c:pt>
                <c:pt idx="385">
                  <c:v>20.798469449999999</c:v>
                </c:pt>
                <c:pt idx="386">
                  <c:v>22.340616560000001</c:v>
                </c:pt>
                <c:pt idx="387">
                  <c:v>23.730502529999999</c:v>
                </c:pt>
                <c:pt idx="388">
                  <c:v>24.325731600000001</c:v>
                </c:pt>
                <c:pt idx="389">
                  <c:v>23.68505579</c:v>
                </c:pt>
                <c:pt idx="390">
                  <c:v>21.87058283</c:v>
                </c:pt>
                <c:pt idx="391">
                  <c:v>19.386642370000001</c:v>
                </c:pt>
                <c:pt idx="392">
                  <c:v>16.830150209999999</c:v>
                </c:pt>
                <c:pt idx="393">
                  <c:v>14.62298358</c:v>
                </c:pt>
                <c:pt idx="394">
                  <c:v>12.96986471</c:v>
                </c:pt>
                <c:pt idx="395">
                  <c:v>11.8207024</c:v>
                </c:pt>
                <c:pt idx="396">
                  <c:v>11.014031170000001</c:v>
                </c:pt>
                <c:pt idx="397">
                  <c:v>10.48654567</c:v>
                </c:pt>
                <c:pt idx="398">
                  <c:v>9.7081027120000005</c:v>
                </c:pt>
                <c:pt idx="399">
                  <c:v>8.3002603579999992</c:v>
                </c:pt>
                <c:pt idx="400">
                  <c:v>6.1061914909999997</c:v>
                </c:pt>
                <c:pt idx="401">
                  <c:v>3.3257675610000001</c:v>
                </c:pt>
                <c:pt idx="402">
                  <c:v>0.29547722999999998</c:v>
                </c:pt>
                <c:pt idx="403">
                  <c:v>-2.6527846149999998</c:v>
                </c:pt>
                <c:pt idx="404">
                  <c:v>-5.2498578030000003</c:v>
                </c:pt>
                <c:pt idx="405">
                  <c:v>-7.411554507</c:v>
                </c:pt>
                <c:pt idx="406">
                  <c:v>-9.2442286360000008</c:v>
                </c:pt>
                <c:pt idx="407">
                  <c:v>-10.928812239999999</c:v>
                </c:pt>
                <c:pt idx="408">
                  <c:v>-12.93493498</c:v>
                </c:pt>
                <c:pt idx="409">
                  <c:v>-15.69906786</c:v>
                </c:pt>
                <c:pt idx="410">
                  <c:v>-19.229824300000001</c:v>
                </c:pt>
                <c:pt idx="411">
                  <c:v>-23.26662842</c:v>
                </c:pt>
                <c:pt idx="412">
                  <c:v>-27.494894989999999</c:v>
                </c:pt>
                <c:pt idx="413">
                  <c:v>-31.701054750000001</c:v>
                </c:pt>
                <c:pt idx="414">
                  <c:v>-35.745998790000002</c:v>
                </c:pt>
                <c:pt idx="415">
                  <c:v>-39.518996739999999</c:v>
                </c:pt>
                <c:pt idx="416">
                  <c:v>-43.145577920000001</c:v>
                </c:pt>
                <c:pt idx="417">
                  <c:v>-47.073547939999997</c:v>
                </c:pt>
                <c:pt idx="418">
                  <c:v>-51.286113690000001</c:v>
                </c:pt>
                <c:pt idx="419">
                  <c:v>-55.49390365</c:v>
                </c:pt>
                <c:pt idx="420">
                  <c:v>-59.30175998</c:v>
                </c:pt>
                <c:pt idx="421">
                  <c:v>-62.342817920000002</c:v>
                </c:pt>
                <c:pt idx="422">
                  <c:v>-64.714941940000003</c:v>
                </c:pt>
                <c:pt idx="423">
                  <c:v>-66.707325560000001</c:v>
                </c:pt>
                <c:pt idx="424">
                  <c:v>-68.404817249999994</c:v>
                </c:pt>
                <c:pt idx="425">
                  <c:v>-69.713951010000002</c:v>
                </c:pt>
                <c:pt idx="426">
                  <c:v>-70.538324329999995</c:v>
                </c:pt>
                <c:pt idx="427">
                  <c:v>-70.985065379999995</c:v>
                </c:pt>
                <c:pt idx="428">
                  <c:v>-71.208311730000005</c:v>
                </c:pt>
                <c:pt idx="429">
                  <c:v>-71.225534479999993</c:v>
                </c:pt>
                <c:pt idx="430">
                  <c:v>-70.900541910000001</c:v>
                </c:pt>
                <c:pt idx="431">
                  <c:v>-70.165637250000003</c:v>
                </c:pt>
                <c:pt idx="432">
                  <c:v>-69.106154919999994</c:v>
                </c:pt>
                <c:pt idx="433">
                  <c:v>-67.855253210000001</c:v>
                </c:pt>
                <c:pt idx="434">
                  <c:v>-66.482737619999995</c:v>
                </c:pt>
                <c:pt idx="435">
                  <c:v>-64.993950690000005</c:v>
                </c:pt>
                <c:pt idx="436">
                  <c:v>-63.328086880000001</c:v>
                </c:pt>
                <c:pt idx="437">
                  <c:v>-61.397987520000001</c:v>
                </c:pt>
                <c:pt idx="438">
                  <c:v>-59.21581157</c:v>
                </c:pt>
                <c:pt idx="439">
                  <c:v>-56.880870139999999</c:v>
                </c:pt>
                <c:pt idx="440">
                  <c:v>-54.420433850000002</c:v>
                </c:pt>
                <c:pt idx="441">
                  <c:v>-51.862669740000001</c:v>
                </c:pt>
                <c:pt idx="442">
                  <c:v>-49.206018380000003</c:v>
                </c:pt>
                <c:pt idx="443">
                  <c:v>-46.372161890000001</c:v>
                </c:pt>
                <c:pt idx="444">
                  <c:v>-43.358373759999999</c:v>
                </c:pt>
                <c:pt idx="445">
                  <c:v>-40.205177159999998</c:v>
                </c:pt>
                <c:pt idx="446">
                  <c:v>-36.881192079999998</c:v>
                </c:pt>
                <c:pt idx="447">
                  <c:v>-33.446311119999997</c:v>
                </c:pt>
                <c:pt idx="448">
                  <c:v>-29.969579230000001</c:v>
                </c:pt>
                <c:pt idx="449">
                  <c:v>-26.608610169999999</c:v>
                </c:pt>
                <c:pt idx="450">
                  <c:v>-23.448344070000001</c:v>
                </c:pt>
                <c:pt idx="451">
                  <c:v>-20.511760639999999</c:v>
                </c:pt>
                <c:pt idx="452">
                  <c:v>-17.793955109999999</c:v>
                </c:pt>
                <c:pt idx="453">
                  <c:v>-15.16294149</c:v>
                </c:pt>
                <c:pt idx="454">
                  <c:v>-12.41602222</c:v>
                </c:pt>
                <c:pt idx="455">
                  <c:v>-9.5162003150000007</c:v>
                </c:pt>
                <c:pt idx="456">
                  <c:v>-6.4884258289999996</c:v>
                </c:pt>
                <c:pt idx="457">
                  <c:v>-3.2591399719999998</c:v>
                </c:pt>
                <c:pt idx="458">
                  <c:v>0.14185082700000001</c:v>
                </c:pt>
                <c:pt idx="459">
                  <c:v>3.628897791</c:v>
                </c:pt>
                <c:pt idx="460">
                  <c:v>7.0965714950000001</c:v>
                </c:pt>
                <c:pt idx="461">
                  <c:v>10.49202747</c:v>
                </c:pt>
                <c:pt idx="462">
                  <c:v>13.865685620000001</c:v>
                </c:pt>
                <c:pt idx="463">
                  <c:v>17.469896779999999</c:v>
                </c:pt>
                <c:pt idx="464">
                  <c:v>21.28593171</c:v>
                </c:pt>
                <c:pt idx="465">
                  <c:v>25.117014090000001</c:v>
                </c:pt>
                <c:pt idx="466">
                  <c:v>28.443742929999999</c:v>
                </c:pt>
                <c:pt idx="467">
                  <c:v>30.67569525</c:v>
                </c:pt>
                <c:pt idx="468">
                  <c:v>31.557144709999999</c:v>
                </c:pt>
                <c:pt idx="469">
                  <c:v>31.101759489999999</c:v>
                </c:pt>
                <c:pt idx="470">
                  <c:v>29.788967119999999</c:v>
                </c:pt>
                <c:pt idx="471">
                  <c:v>28.203488920000002</c:v>
                </c:pt>
                <c:pt idx="472">
                  <c:v>27.047062520000001</c:v>
                </c:pt>
                <c:pt idx="473">
                  <c:v>26.869271269999999</c:v>
                </c:pt>
                <c:pt idx="474">
                  <c:v>27.787155550000001</c:v>
                </c:pt>
                <c:pt idx="475">
                  <c:v>29.419636780000001</c:v>
                </c:pt>
                <c:pt idx="476">
                  <c:v>31.149494019999999</c:v>
                </c:pt>
                <c:pt idx="477">
                  <c:v>32.345217959999999</c:v>
                </c:pt>
                <c:pt idx="478">
                  <c:v>32.660681259999997</c:v>
                </c:pt>
                <c:pt idx="479">
                  <c:v>32.187437719999998</c:v>
                </c:pt>
                <c:pt idx="480">
                  <c:v>31.268485900000002</c:v>
                </c:pt>
                <c:pt idx="481">
                  <c:v>30.302871920000001</c:v>
                </c:pt>
                <c:pt idx="482">
                  <c:v>29.396226710000001</c:v>
                </c:pt>
                <c:pt idx="483">
                  <c:v>28.464037690000001</c:v>
                </c:pt>
                <c:pt idx="484">
                  <c:v>27.297102559999999</c:v>
                </c:pt>
                <c:pt idx="485">
                  <c:v>25.77703473</c:v>
                </c:pt>
                <c:pt idx="486">
                  <c:v>23.971263870000001</c:v>
                </c:pt>
                <c:pt idx="487">
                  <c:v>22.136370190000001</c:v>
                </c:pt>
                <c:pt idx="488">
                  <c:v>20.54628533</c:v>
                </c:pt>
                <c:pt idx="489">
                  <c:v>19.357942420000001</c:v>
                </c:pt>
                <c:pt idx="490">
                  <c:v>18.553862519999999</c:v>
                </c:pt>
                <c:pt idx="491">
                  <c:v>17.95604384</c:v>
                </c:pt>
                <c:pt idx="492">
                  <c:v>17.32642001</c:v>
                </c:pt>
                <c:pt idx="493">
                  <c:v>16.461600149999999</c:v>
                </c:pt>
                <c:pt idx="494">
                  <c:v>15.26770716</c:v>
                </c:pt>
                <c:pt idx="495">
                  <c:v>13.651827580000001</c:v>
                </c:pt>
                <c:pt idx="496">
                  <c:v>11.701599849999999</c:v>
                </c:pt>
                <c:pt idx="497">
                  <c:v>9.6469344330000002</c:v>
                </c:pt>
                <c:pt idx="498">
                  <c:v>7.6162953040000003</c:v>
                </c:pt>
                <c:pt idx="499">
                  <c:v>5.6230114179999999</c:v>
                </c:pt>
                <c:pt idx="500">
                  <c:v>3.5604470500000001</c:v>
                </c:pt>
                <c:pt idx="501">
                  <c:v>1.3062560489999999</c:v>
                </c:pt>
                <c:pt idx="502">
                  <c:v>-1.131630092</c:v>
                </c:pt>
                <c:pt idx="503">
                  <c:v>-3.8419459100000002</c:v>
                </c:pt>
                <c:pt idx="504">
                  <c:v>-6.7757945919999996</c:v>
                </c:pt>
                <c:pt idx="505">
                  <c:v>-9.8383441999999999</c:v>
                </c:pt>
                <c:pt idx="506">
                  <c:v>-13.167438900000001</c:v>
                </c:pt>
                <c:pt idx="507">
                  <c:v>-16.761541780000002</c:v>
                </c:pt>
                <c:pt idx="508">
                  <c:v>-20.521877360000001</c:v>
                </c:pt>
                <c:pt idx="509">
                  <c:v>-24.45163058</c:v>
                </c:pt>
                <c:pt idx="510">
                  <c:v>-28.470602400000001</c:v>
                </c:pt>
                <c:pt idx="511">
                  <c:v>-32.534353160000002</c:v>
                </c:pt>
                <c:pt idx="512">
                  <c:v>-36.648240790000003</c:v>
                </c:pt>
                <c:pt idx="513">
                  <c:v>-40.65429468</c:v>
                </c:pt>
                <c:pt idx="514">
                  <c:v>-44.288991359999997</c:v>
                </c:pt>
                <c:pt idx="515">
                  <c:v>-47.247655899999998</c:v>
                </c:pt>
                <c:pt idx="516">
                  <c:v>-49.646327759999998</c:v>
                </c:pt>
                <c:pt idx="517">
                  <c:v>-51.686216780000002</c:v>
                </c:pt>
                <c:pt idx="518">
                  <c:v>-53.472258529999998</c:v>
                </c:pt>
                <c:pt idx="519">
                  <c:v>-55.156114299999999</c:v>
                </c:pt>
                <c:pt idx="520">
                  <c:v>-56.638885770000002</c:v>
                </c:pt>
                <c:pt idx="521">
                  <c:v>-57.856548320000002</c:v>
                </c:pt>
                <c:pt idx="522">
                  <c:v>-58.825612489999997</c:v>
                </c:pt>
                <c:pt idx="523">
                  <c:v>-59.429310979999997</c:v>
                </c:pt>
                <c:pt idx="524">
                  <c:v>-59.644554739999997</c:v>
                </c:pt>
                <c:pt idx="525">
                  <c:v>-59.45834885</c:v>
                </c:pt>
                <c:pt idx="526">
                  <c:v>-58.953426370000003</c:v>
                </c:pt>
                <c:pt idx="527">
                  <c:v>-58.27355008</c:v>
                </c:pt>
                <c:pt idx="528">
                  <c:v>-57.4261646</c:v>
                </c:pt>
                <c:pt idx="529">
                  <c:v>-56.28168075</c:v>
                </c:pt>
                <c:pt idx="530">
                  <c:v>-54.821161150000002</c:v>
                </c:pt>
                <c:pt idx="531">
                  <c:v>-53.14389079</c:v>
                </c:pt>
                <c:pt idx="532">
                  <c:v>-51.340233769999998</c:v>
                </c:pt>
                <c:pt idx="533">
                  <c:v>-49.459577580000001</c:v>
                </c:pt>
                <c:pt idx="534">
                  <c:v>-47.470547230000001</c:v>
                </c:pt>
                <c:pt idx="535">
                  <c:v>-45.335360620000003</c:v>
                </c:pt>
                <c:pt idx="536">
                  <c:v>-43.05813783</c:v>
                </c:pt>
                <c:pt idx="537">
                  <c:v>-40.666152709999999</c:v>
                </c:pt>
                <c:pt idx="538">
                  <c:v>-38.299273460000002</c:v>
                </c:pt>
                <c:pt idx="539">
                  <c:v>-36.001611709999999</c:v>
                </c:pt>
                <c:pt idx="540">
                  <c:v>-33.7208623</c:v>
                </c:pt>
                <c:pt idx="541">
                  <c:v>-31.38108317</c:v>
                </c:pt>
                <c:pt idx="542">
                  <c:v>-28.940070729999999</c:v>
                </c:pt>
                <c:pt idx="543">
                  <c:v>-26.419205569999999</c:v>
                </c:pt>
                <c:pt idx="544">
                  <c:v>-23.76381804</c:v>
                </c:pt>
                <c:pt idx="545">
                  <c:v>-21.159470859999999</c:v>
                </c:pt>
                <c:pt idx="546">
                  <c:v>-18.412390720000001</c:v>
                </c:pt>
                <c:pt idx="547">
                  <c:v>-15.456224349999999</c:v>
                </c:pt>
                <c:pt idx="548">
                  <c:v>-12.2014996</c:v>
                </c:pt>
                <c:pt idx="549">
                  <c:v>-8.6877445689999995</c:v>
                </c:pt>
                <c:pt idx="550">
                  <c:v>-4.9982445369999997</c:v>
                </c:pt>
                <c:pt idx="551">
                  <c:v>-1.2631925260000001</c:v>
                </c:pt>
                <c:pt idx="552">
                  <c:v>2.5452047840000001</c:v>
                </c:pt>
                <c:pt idx="553">
                  <c:v>6.3706353880000002</c:v>
                </c:pt>
                <c:pt idx="554">
                  <c:v>10.30916826</c:v>
                </c:pt>
                <c:pt idx="555">
                  <c:v>14.493673579999999</c:v>
                </c:pt>
                <c:pt idx="556">
                  <c:v>19.105699860000001</c:v>
                </c:pt>
                <c:pt idx="557">
                  <c:v>24.070786049999999</c:v>
                </c:pt>
                <c:pt idx="558">
                  <c:v>28.548236490000001</c:v>
                </c:pt>
                <c:pt idx="559">
                  <c:v>32.51081928</c:v>
                </c:pt>
                <c:pt idx="560">
                  <c:v>35.811415889999999</c:v>
                </c:pt>
                <c:pt idx="561">
                  <c:v>37.789426390000003</c:v>
                </c:pt>
                <c:pt idx="562">
                  <c:v>37.95521102</c:v>
                </c:pt>
                <c:pt idx="563">
                  <c:v>36.23157088</c:v>
                </c:pt>
                <c:pt idx="564">
                  <c:v>33.149876890000002</c:v>
                </c:pt>
                <c:pt idx="565">
                  <c:v>29.801517990000001</c:v>
                </c:pt>
                <c:pt idx="566">
                  <c:v>27.233212609999999</c:v>
                </c:pt>
                <c:pt idx="567">
                  <c:v>26.056901759999999</c:v>
                </c:pt>
                <c:pt idx="568">
                  <c:v>26.234648239999999</c:v>
                </c:pt>
                <c:pt idx="569">
                  <c:v>27.362401040000002</c:v>
                </c:pt>
                <c:pt idx="570">
                  <c:v>28.816483699999999</c:v>
                </c:pt>
                <c:pt idx="571">
                  <c:v>29.499401880000001</c:v>
                </c:pt>
                <c:pt idx="572">
                  <c:v>28.84160636</c:v>
                </c:pt>
                <c:pt idx="573">
                  <c:v>27.0286519</c:v>
                </c:pt>
                <c:pt idx="574">
                  <c:v>24.77478666</c:v>
                </c:pt>
                <c:pt idx="575">
                  <c:v>22.851216770000001</c:v>
                </c:pt>
                <c:pt idx="576">
                  <c:v>21.74098729</c:v>
                </c:pt>
                <c:pt idx="577">
                  <c:v>21.502214429999999</c:v>
                </c:pt>
                <c:pt idx="578">
                  <c:v>21.823723780000002</c:v>
                </c:pt>
                <c:pt idx="579">
                  <c:v>22.299758579999999</c:v>
                </c:pt>
                <c:pt idx="580">
                  <c:v>22.607905410000001</c:v>
                </c:pt>
                <c:pt idx="581">
                  <c:v>22.37984294</c:v>
                </c:pt>
                <c:pt idx="582">
                  <c:v>21.349168500000001</c:v>
                </c:pt>
                <c:pt idx="583">
                  <c:v>19.667070930000001</c:v>
                </c:pt>
                <c:pt idx="584">
                  <c:v>17.723785809999999</c:v>
                </c:pt>
                <c:pt idx="585">
                  <c:v>15.95916452</c:v>
                </c:pt>
                <c:pt idx="586">
                  <c:v>14.64319899</c:v>
                </c:pt>
                <c:pt idx="587">
                  <c:v>13.88626391</c:v>
                </c:pt>
                <c:pt idx="588">
                  <c:v>13.62730689</c:v>
                </c:pt>
                <c:pt idx="589">
                  <c:v>13.64595795</c:v>
                </c:pt>
                <c:pt idx="590">
                  <c:v>13.505830789999999</c:v>
                </c:pt>
                <c:pt idx="591">
                  <c:v>12.66769474</c:v>
                </c:pt>
                <c:pt idx="592">
                  <c:v>10.88638106</c:v>
                </c:pt>
                <c:pt idx="593">
                  <c:v>8.1820649809999999</c:v>
                </c:pt>
                <c:pt idx="594">
                  <c:v>4.9173444809999998</c:v>
                </c:pt>
                <c:pt idx="595">
                  <c:v>1.5644092510000001</c:v>
                </c:pt>
                <c:pt idx="596">
                  <c:v>-1.4998369739999999</c:v>
                </c:pt>
                <c:pt idx="597">
                  <c:v>-4.0729257539999999</c:v>
                </c:pt>
                <c:pt idx="598">
                  <c:v>-6.1531537390000004</c:v>
                </c:pt>
                <c:pt idx="599">
                  <c:v>-7.9277477440000004</c:v>
                </c:pt>
                <c:pt idx="600">
                  <c:v>-9.6832120689999996</c:v>
                </c:pt>
                <c:pt idx="601">
                  <c:v>-11.64646503</c:v>
                </c:pt>
                <c:pt idx="602">
                  <c:v>-13.95460153</c:v>
                </c:pt>
                <c:pt idx="603">
                  <c:v>-16.592361239999999</c:v>
                </c:pt>
                <c:pt idx="604">
                  <c:v>-19.429169949999999</c:v>
                </c:pt>
                <c:pt idx="605">
                  <c:v>-22.28901913</c:v>
                </c:pt>
                <c:pt idx="606">
                  <c:v>-25.02199405</c:v>
                </c:pt>
                <c:pt idx="607">
                  <c:v>-27.65437317</c:v>
                </c:pt>
                <c:pt idx="608">
                  <c:v>-30.228019509999999</c:v>
                </c:pt>
                <c:pt idx="609">
                  <c:v>-32.664862560000003</c:v>
                </c:pt>
                <c:pt idx="610">
                  <c:v>-34.945369399999997</c:v>
                </c:pt>
                <c:pt idx="611">
                  <c:v>-36.993613680000003</c:v>
                </c:pt>
                <c:pt idx="612">
                  <c:v>-38.751751800000001</c:v>
                </c:pt>
                <c:pt idx="613">
                  <c:v>-40.326043210000002</c:v>
                </c:pt>
                <c:pt idx="614">
                  <c:v>-41.76142162</c:v>
                </c:pt>
                <c:pt idx="615">
                  <c:v>-43.072353370000002</c:v>
                </c:pt>
                <c:pt idx="616">
                  <c:v>-44.233632219999997</c:v>
                </c:pt>
                <c:pt idx="617">
                  <c:v>-45.213085100000001</c:v>
                </c:pt>
                <c:pt idx="618">
                  <c:v>-46.031358820000001</c:v>
                </c:pt>
                <c:pt idx="619">
                  <c:v>-46.686656319999997</c:v>
                </c:pt>
                <c:pt idx="620">
                  <c:v>-47.175635389999997</c:v>
                </c:pt>
                <c:pt idx="621">
                  <c:v>-47.536070549999998</c:v>
                </c:pt>
                <c:pt idx="622">
                  <c:v>-47.769191739999997</c:v>
                </c:pt>
                <c:pt idx="623">
                  <c:v>-47.792848739999997</c:v>
                </c:pt>
                <c:pt idx="624">
                  <c:v>-47.479274910000001</c:v>
                </c:pt>
                <c:pt idx="625">
                  <c:v>-46.868120910000002</c:v>
                </c:pt>
                <c:pt idx="626">
                  <c:v>-46.043250569999998</c:v>
                </c:pt>
                <c:pt idx="627">
                  <c:v>-45.077610540000002</c:v>
                </c:pt>
                <c:pt idx="628">
                  <c:v>-44.021295569999999</c:v>
                </c:pt>
                <c:pt idx="629">
                  <c:v>-42.890230619999997</c:v>
                </c:pt>
                <c:pt idx="630">
                  <c:v>-41.674432099999997</c:v>
                </c:pt>
                <c:pt idx="631">
                  <c:v>-40.372001920000002</c:v>
                </c:pt>
                <c:pt idx="632">
                  <c:v>-39.03090014</c:v>
                </c:pt>
                <c:pt idx="633">
                  <c:v>-37.643288679999998</c:v>
                </c:pt>
                <c:pt idx="634">
                  <c:v>-36.060347350000001</c:v>
                </c:pt>
                <c:pt idx="635">
                  <c:v>-34.029770120000002</c:v>
                </c:pt>
                <c:pt idx="636">
                  <c:v>-31.395005179999998</c:v>
                </c:pt>
                <c:pt idx="637">
                  <c:v>-28.152605170000001</c:v>
                </c:pt>
                <c:pt idx="638">
                  <c:v>-24.435044210000001</c:v>
                </c:pt>
                <c:pt idx="639">
                  <c:v>-20.44857871</c:v>
                </c:pt>
                <c:pt idx="640">
                  <c:v>-16.43872215</c:v>
                </c:pt>
                <c:pt idx="641">
                  <c:v>-12.79216173</c:v>
                </c:pt>
                <c:pt idx="642">
                  <c:v>-9.817929114</c:v>
                </c:pt>
                <c:pt idx="643">
                  <c:v>-7.4974270519999999</c:v>
                </c:pt>
                <c:pt idx="644">
                  <c:v>-5.6797535310000002</c:v>
                </c:pt>
                <c:pt idx="645">
                  <c:v>-4.0709790999999997</c:v>
                </c:pt>
                <c:pt idx="646">
                  <c:v>-2.3397037780000001</c:v>
                </c:pt>
                <c:pt idx="647">
                  <c:v>-0.23443876299999999</c:v>
                </c:pt>
                <c:pt idx="648">
                  <c:v>2.3366982319999998</c:v>
                </c:pt>
                <c:pt idx="649">
                  <c:v>5.327953988</c:v>
                </c:pt>
                <c:pt idx="650">
                  <c:v>8.5370364280000004</c:v>
                </c:pt>
                <c:pt idx="651">
                  <c:v>11.90169032</c:v>
                </c:pt>
                <c:pt idx="652">
                  <c:v>15.18355951</c:v>
                </c:pt>
                <c:pt idx="653">
                  <c:v>18.262031700000001</c:v>
                </c:pt>
                <c:pt idx="654">
                  <c:v>21.20595183</c:v>
                </c:pt>
                <c:pt idx="655">
                  <c:v>23.927635429999999</c:v>
                </c:pt>
                <c:pt idx="656">
                  <c:v>26.252434480000002</c:v>
                </c:pt>
                <c:pt idx="657">
                  <c:v>28.123914509999999</c:v>
                </c:pt>
                <c:pt idx="658">
                  <c:v>29.609199220000001</c:v>
                </c:pt>
                <c:pt idx="659">
                  <c:v>30.960762540000001</c:v>
                </c:pt>
                <c:pt idx="660">
                  <c:v>32.282744690000001</c:v>
                </c:pt>
                <c:pt idx="661">
                  <c:v>33.509778689999997</c:v>
                </c:pt>
                <c:pt idx="662">
                  <c:v>34.3950046</c:v>
                </c:pt>
                <c:pt idx="663">
                  <c:v>34.845164789999998</c:v>
                </c:pt>
                <c:pt idx="664">
                  <c:v>34.86607317</c:v>
                </c:pt>
                <c:pt idx="665">
                  <c:v>34.435234190000003</c:v>
                </c:pt>
                <c:pt idx="666">
                  <c:v>33.439680789999997</c:v>
                </c:pt>
                <c:pt idx="667">
                  <c:v>31.938083389999999</c:v>
                </c:pt>
                <c:pt idx="668">
                  <c:v>30.207073699999999</c:v>
                </c:pt>
                <c:pt idx="669">
                  <c:v>28.52515391</c:v>
                </c:pt>
                <c:pt idx="670">
                  <c:v>27.26688175</c:v>
                </c:pt>
                <c:pt idx="671">
                  <c:v>26.636488530000001</c:v>
                </c:pt>
                <c:pt idx="672">
                  <c:v>26.612972899999999</c:v>
                </c:pt>
                <c:pt idx="673">
                  <c:v>27.029904869999999</c:v>
                </c:pt>
                <c:pt idx="674">
                  <c:v>27.494380830000001</c:v>
                </c:pt>
                <c:pt idx="675">
                  <c:v>27.544873630000001</c:v>
                </c:pt>
                <c:pt idx="676">
                  <c:v>26.918357480000001</c:v>
                </c:pt>
                <c:pt idx="677">
                  <c:v>25.672787509999999</c:v>
                </c:pt>
                <c:pt idx="678">
                  <c:v>24.082084219999999</c:v>
                </c:pt>
                <c:pt idx="679">
                  <c:v>22.4628856</c:v>
                </c:pt>
                <c:pt idx="680">
                  <c:v>21.01881698</c:v>
                </c:pt>
                <c:pt idx="681">
                  <c:v>19.93201908</c:v>
                </c:pt>
                <c:pt idx="682">
                  <c:v>19.167478880000001</c:v>
                </c:pt>
                <c:pt idx="683">
                  <c:v>18.527814360000001</c:v>
                </c:pt>
                <c:pt idx="684">
                  <c:v>17.857737140000001</c:v>
                </c:pt>
                <c:pt idx="685">
                  <c:v>16.93889201</c:v>
                </c:pt>
                <c:pt idx="686">
                  <c:v>15.61948031</c:v>
                </c:pt>
                <c:pt idx="687">
                  <c:v>13.78184665</c:v>
                </c:pt>
                <c:pt idx="688">
                  <c:v>11.547696070000001</c:v>
                </c:pt>
                <c:pt idx="689">
                  <c:v>9.1901983329999997</c:v>
                </c:pt>
                <c:pt idx="690">
                  <c:v>6.9470737070000004</c:v>
                </c:pt>
                <c:pt idx="691">
                  <c:v>4.9227965930000002</c:v>
                </c:pt>
                <c:pt idx="692">
                  <c:v>3.140197541</c:v>
                </c:pt>
                <c:pt idx="693">
                  <c:v>1.49196869</c:v>
                </c:pt>
                <c:pt idx="694">
                  <c:v>-0.185614844</c:v>
                </c:pt>
                <c:pt idx="695">
                  <c:v>-2.0694091870000002</c:v>
                </c:pt>
                <c:pt idx="696">
                  <c:v>-4.2362079430000001</c:v>
                </c:pt>
                <c:pt idx="697">
                  <c:v>-6.766889624</c:v>
                </c:pt>
                <c:pt idx="698">
                  <c:v>-9.6672935320000004</c:v>
                </c:pt>
                <c:pt idx="699">
                  <c:v>-12.6334626</c:v>
                </c:pt>
                <c:pt idx="700">
                  <c:v>-15.450857170000001</c:v>
                </c:pt>
                <c:pt idx="701">
                  <c:v>-18.041804209999999</c:v>
                </c:pt>
                <c:pt idx="702">
                  <c:v>-20.456466320000001</c:v>
                </c:pt>
                <c:pt idx="703">
                  <c:v>-22.787272420000001</c:v>
                </c:pt>
                <c:pt idx="704">
                  <c:v>-25.19295133</c:v>
                </c:pt>
                <c:pt idx="705">
                  <c:v>-27.7049907</c:v>
                </c:pt>
                <c:pt idx="706">
                  <c:v>-30.248889770000002</c:v>
                </c:pt>
                <c:pt idx="707">
                  <c:v>-32.660880329999998</c:v>
                </c:pt>
                <c:pt idx="708">
                  <c:v>-34.871099399999999</c:v>
                </c:pt>
                <c:pt idx="709">
                  <c:v>-36.879827140000003</c:v>
                </c:pt>
                <c:pt idx="710">
                  <c:v>-38.771428210000003</c:v>
                </c:pt>
                <c:pt idx="711">
                  <c:v>-40.574764870000003</c:v>
                </c:pt>
                <c:pt idx="712">
                  <c:v>-42.267510190000003</c:v>
                </c:pt>
                <c:pt idx="713">
                  <c:v>-43.712686230000003</c:v>
                </c:pt>
                <c:pt idx="714">
                  <c:v>-44.792825200000003</c:v>
                </c:pt>
                <c:pt idx="715">
                  <c:v>-45.459059459999999</c:v>
                </c:pt>
                <c:pt idx="716">
                  <c:v>-45.74188539</c:v>
                </c:pt>
                <c:pt idx="717">
                  <c:v>-45.748998919999998</c:v>
                </c:pt>
                <c:pt idx="718">
                  <c:v>-45.50305504</c:v>
                </c:pt>
                <c:pt idx="719">
                  <c:v>-45.034711739999999</c:v>
                </c:pt>
                <c:pt idx="720">
                  <c:v>-44.437763369999999</c:v>
                </c:pt>
                <c:pt idx="721">
                  <c:v>-43.795931840000002</c:v>
                </c:pt>
                <c:pt idx="722">
                  <c:v>-43.166277979999997</c:v>
                </c:pt>
                <c:pt idx="723">
                  <c:v>-42.576918139999997</c:v>
                </c:pt>
                <c:pt idx="724">
                  <c:v>-41.987830600000002</c:v>
                </c:pt>
                <c:pt idx="725">
                  <c:v>-41.27983381</c:v>
                </c:pt>
                <c:pt idx="726">
                  <c:v>-40.352836109999998</c:v>
                </c:pt>
                <c:pt idx="727">
                  <c:v>-39.267680630000001</c:v>
                </c:pt>
                <c:pt idx="728">
                  <c:v>-38.104245140000003</c:v>
                </c:pt>
                <c:pt idx="729">
                  <c:v>-36.894559360000002</c:v>
                </c:pt>
                <c:pt idx="730">
                  <c:v>-35.603536470000002</c:v>
                </c:pt>
                <c:pt idx="731">
                  <c:v>-34.214953479999998</c:v>
                </c:pt>
                <c:pt idx="732">
                  <c:v>-32.673964650000002</c:v>
                </c:pt>
                <c:pt idx="733">
                  <c:v>-30.93516262</c:v>
                </c:pt>
                <c:pt idx="734">
                  <c:v>-29.02009838</c:v>
                </c:pt>
                <c:pt idx="735">
                  <c:v>-26.98095554</c:v>
                </c:pt>
                <c:pt idx="736">
                  <c:v>-24.81516899</c:v>
                </c:pt>
                <c:pt idx="737">
                  <c:v>-22.516958689999999</c:v>
                </c:pt>
                <c:pt idx="738">
                  <c:v>-20.140820770000001</c:v>
                </c:pt>
                <c:pt idx="739">
                  <c:v>-17.708040919999998</c:v>
                </c:pt>
                <c:pt idx="740">
                  <c:v>-15.248377319999999</c:v>
                </c:pt>
                <c:pt idx="741">
                  <c:v>-12.78951827</c:v>
                </c:pt>
                <c:pt idx="742">
                  <c:v>-10.306442990000001</c:v>
                </c:pt>
                <c:pt idx="743">
                  <c:v>-7.7509819870000003</c:v>
                </c:pt>
                <c:pt idx="744">
                  <c:v>-5.0696848870000002</c:v>
                </c:pt>
                <c:pt idx="745">
                  <c:v>-2.2005586699999999</c:v>
                </c:pt>
                <c:pt idx="746">
                  <c:v>0.779601824</c:v>
                </c:pt>
                <c:pt idx="747">
                  <c:v>3.7710648670000002</c:v>
                </c:pt>
                <c:pt idx="748">
                  <c:v>6.7574376100000002</c:v>
                </c:pt>
                <c:pt idx="749">
                  <c:v>10.13348972</c:v>
                </c:pt>
                <c:pt idx="750">
                  <c:v>13.99184228</c:v>
                </c:pt>
                <c:pt idx="751">
                  <c:v>17.707774000000001</c:v>
                </c:pt>
                <c:pt idx="752">
                  <c:v>20.947358120000001</c:v>
                </c:pt>
                <c:pt idx="753">
                  <c:v>23.241747620000002</c:v>
                </c:pt>
                <c:pt idx="754">
                  <c:v>23.323671560000001</c:v>
                </c:pt>
                <c:pt idx="755">
                  <c:v>20.875012470000001</c:v>
                </c:pt>
                <c:pt idx="756">
                  <c:v>16.79891774</c:v>
                </c:pt>
                <c:pt idx="757">
                  <c:v>12.60865497</c:v>
                </c:pt>
                <c:pt idx="758">
                  <c:v>9.7905010679999993</c:v>
                </c:pt>
                <c:pt idx="759">
                  <c:v>9.0568371869999993</c:v>
                </c:pt>
                <c:pt idx="760">
                  <c:v>10.37756336</c:v>
                </c:pt>
                <c:pt idx="761">
                  <c:v>12.9448588</c:v>
                </c:pt>
                <c:pt idx="762">
                  <c:v>15.675121880000001</c:v>
                </c:pt>
                <c:pt idx="763">
                  <c:v>17.524430720000002</c:v>
                </c:pt>
                <c:pt idx="764">
                  <c:v>17.632308330000001</c:v>
                </c:pt>
                <c:pt idx="765">
                  <c:v>16.01075118</c:v>
                </c:pt>
                <c:pt idx="766">
                  <c:v>13.54386596</c:v>
                </c:pt>
                <c:pt idx="767">
                  <c:v>11.24325264</c:v>
                </c:pt>
                <c:pt idx="768">
                  <c:v>9.7659804060000006</c:v>
                </c:pt>
                <c:pt idx="769">
                  <c:v>9.3382496780000004</c:v>
                </c:pt>
                <c:pt idx="770">
                  <c:v>9.7098951640000006</c:v>
                </c:pt>
                <c:pt idx="771">
                  <c:v>10.463107580000001</c:v>
                </c:pt>
                <c:pt idx="772">
                  <c:v>11.27273243</c:v>
                </c:pt>
                <c:pt idx="773">
                  <c:v>11.74239</c:v>
                </c:pt>
                <c:pt idx="774">
                  <c:v>11.329775959999999</c:v>
                </c:pt>
                <c:pt idx="775">
                  <c:v>9.8594506610000003</c:v>
                </c:pt>
                <c:pt idx="776">
                  <c:v>7.6574227080000004</c:v>
                </c:pt>
                <c:pt idx="777">
                  <c:v>5.285065554</c:v>
                </c:pt>
                <c:pt idx="778">
                  <c:v>3.278891963</c:v>
                </c:pt>
                <c:pt idx="779">
                  <c:v>1.963109024</c:v>
                </c:pt>
                <c:pt idx="780">
                  <c:v>1.368125883</c:v>
                </c:pt>
                <c:pt idx="781">
                  <c:v>1.252715086</c:v>
                </c:pt>
                <c:pt idx="782">
                  <c:v>1.0632077040000001</c:v>
                </c:pt>
                <c:pt idx="783">
                  <c:v>0.24019430999999999</c:v>
                </c:pt>
                <c:pt idx="784">
                  <c:v>-1.5647791959999999</c:v>
                </c:pt>
                <c:pt idx="785">
                  <c:v>-4.2395256730000002</c:v>
                </c:pt>
                <c:pt idx="786">
                  <c:v>-7.3740755389999997</c:v>
                </c:pt>
                <c:pt idx="787">
                  <c:v>-10.40920433</c:v>
                </c:pt>
                <c:pt idx="788">
                  <c:v>-12.86416496</c:v>
                </c:pt>
                <c:pt idx="789">
                  <c:v>-14.618756680000001</c:v>
                </c:pt>
                <c:pt idx="790">
                  <c:v>-16.060477850000002</c:v>
                </c:pt>
                <c:pt idx="791">
                  <c:v>-17.668843769999999</c:v>
                </c:pt>
                <c:pt idx="792">
                  <c:v>-19.772702039999999</c:v>
                </c:pt>
                <c:pt idx="793">
                  <c:v>-22.299057300000001</c:v>
                </c:pt>
                <c:pt idx="794">
                  <c:v>-24.851839909999999</c:v>
                </c:pt>
                <c:pt idx="795">
                  <c:v>-27.09175763</c:v>
                </c:pt>
                <c:pt idx="796">
                  <c:v>-28.839496440000001</c:v>
                </c:pt>
                <c:pt idx="797">
                  <c:v>-30.139299130000001</c:v>
                </c:pt>
                <c:pt idx="798">
                  <c:v>-31.186622069999999</c:v>
                </c:pt>
                <c:pt idx="799">
                  <c:v>-32.216662589999999</c:v>
                </c:pt>
                <c:pt idx="800">
                  <c:v>-33.38215881</c:v>
                </c:pt>
                <c:pt idx="801">
                  <c:v>-34.680126739999999</c:v>
                </c:pt>
                <c:pt idx="802">
                  <c:v>-36.109118780000003</c:v>
                </c:pt>
                <c:pt idx="803">
                  <c:v>-37.562938150000001</c:v>
                </c:pt>
                <c:pt idx="804">
                  <c:v>-38.867262459999999</c:v>
                </c:pt>
                <c:pt idx="805">
                  <c:v>-39.928239560000002</c:v>
                </c:pt>
                <c:pt idx="806">
                  <c:v>-40.714342879999997</c:v>
                </c:pt>
                <c:pt idx="807">
                  <c:v>-41.480962409999997</c:v>
                </c:pt>
                <c:pt idx="808">
                  <c:v>-42.413596439999999</c:v>
                </c:pt>
                <c:pt idx="809">
                  <c:v>-43.546754870000001</c:v>
                </c:pt>
                <c:pt idx="810">
                  <c:v>-44.719628069999999</c:v>
                </c:pt>
                <c:pt idx="811">
                  <c:v>-45.695281209999997</c:v>
                </c:pt>
                <c:pt idx="812">
                  <c:v>-46.349154810000002</c:v>
                </c:pt>
                <c:pt idx="813">
                  <c:v>-46.783046689999999</c:v>
                </c:pt>
                <c:pt idx="814">
                  <c:v>-47.203811520000002</c:v>
                </c:pt>
                <c:pt idx="815">
                  <c:v>-47.806595229999999</c:v>
                </c:pt>
                <c:pt idx="816">
                  <c:v>-48.648581</c:v>
                </c:pt>
                <c:pt idx="817">
                  <c:v>-49.621575919999998</c:v>
                </c:pt>
                <c:pt idx="818">
                  <c:v>-50.547726220000001</c:v>
                </c:pt>
                <c:pt idx="819">
                  <c:v>-51.241323420000001</c:v>
                </c:pt>
                <c:pt idx="820">
                  <c:v>-51.545167710000001</c:v>
                </c:pt>
                <c:pt idx="821">
                  <c:v>-51.443396120000003</c:v>
                </c:pt>
                <c:pt idx="822">
                  <c:v>-51.090721250000001</c:v>
                </c:pt>
                <c:pt idx="823">
                  <c:v>-50.65876343</c:v>
                </c:pt>
                <c:pt idx="824">
                  <c:v>-50.183158380000002</c:v>
                </c:pt>
                <c:pt idx="825">
                  <c:v>-49.525915830000002</c:v>
                </c:pt>
                <c:pt idx="826">
                  <c:v>-48.596019060000003</c:v>
                </c:pt>
                <c:pt idx="827">
                  <c:v>-47.392591860000003</c:v>
                </c:pt>
                <c:pt idx="828">
                  <c:v>-45.943842060000001</c:v>
                </c:pt>
                <c:pt idx="829">
                  <c:v>-44.125805159999999</c:v>
                </c:pt>
                <c:pt idx="830">
                  <c:v>-41.793624170000001</c:v>
                </c:pt>
                <c:pt idx="831">
                  <c:v>-38.885370549999998</c:v>
                </c:pt>
                <c:pt idx="832">
                  <c:v>-35.405073059999999</c:v>
                </c:pt>
                <c:pt idx="833">
                  <c:v>-31.483864659999998</c:v>
                </c:pt>
                <c:pt idx="834">
                  <c:v>-27.360935659999999</c:v>
                </c:pt>
                <c:pt idx="835">
                  <c:v>-23.339639949999999</c:v>
                </c:pt>
                <c:pt idx="836">
                  <c:v>-19.534921369999999</c:v>
                </c:pt>
                <c:pt idx="837">
                  <c:v>-16.047300069999999</c:v>
                </c:pt>
                <c:pt idx="838">
                  <c:v>-12.877999340000001</c:v>
                </c:pt>
                <c:pt idx="839">
                  <c:v>-9.8522148569999999</c:v>
                </c:pt>
                <c:pt idx="840">
                  <c:v>-6.7193211399999999</c:v>
                </c:pt>
                <c:pt idx="841">
                  <c:v>-3.225677277</c:v>
                </c:pt>
                <c:pt idx="842">
                  <c:v>0.54532606900000002</c:v>
                </c:pt>
                <c:pt idx="843">
                  <c:v>4.3625293669999996</c:v>
                </c:pt>
                <c:pt idx="844">
                  <c:v>8.2509840800000003</c:v>
                </c:pt>
                <c:pt idx="845">
                  <c:v>12.368047260000001</c:v>
                </c:pt>
                <c:pt idx="846">
                  <c:v>16.597896909999999</c:v>
                </c:pt>
                <c:pt idx="847">
                  <c:v>20.881083610000001</c:v>
                </c:pt>
                <c:pt idx="848">
                  <c:v>25.219093260000001</c:v>
                </c:pt>
                <c:pt idx="849">
                  <c:v>29.236655219999999</c:v>
                </c:pt>
                <c:pt idx="850">
                  <c:v>32.059100350000001</c:v>
                </c:pt>
                <c:pt idx="851">
                  <c:v>33.087306009999999</c:v>
                </c:pt>
                <c:pt idx="852">
                  <c:v>32.433839749999997</c:v>
                </c:pt>
                <c:pt idx="853">
                  <c:v>31.043610990000001</c:v>
                </c:pt>
                <c:pt idx="854">
                  <c:v>29.91293537</c:v>
                </c:pt>
                <c:pt idx="855">
                  <c:v>29.711274660000001</c:v>
                </c:pt>
                <c:pt idx="856">
                  <c:v>30.68689573</c:v>
                </c:pt>
                <c:pt idx="857">
                  <c:v>32.487902499999997</c:v>
                </c:pt>
                <c:pt idx="858">
                  <c:v>34.316720250000003</c:v>
                </c:pt>
                <c:pt idx="859">
                  <c:v>35.138007160000001</c:v>
                </c:pt>
                <c:pt idx="860">
                  <c:v>34.367814500000001</c:v>
                </c:pt>
                <c:pt idx="861">
                  <c:v>32.327984010000002</c:v>
                </c:pt>
                <c:pt idx="862">
                  <c:v>29.993704109999999</c:v>
                </c:pt>
                <c:pt idx="863">
                  <c:v>28.267059270000001</c:v>
                </c:pt>
                <c:pt idx="864">
                  <c:v>27.63492656</c:v>
                </c:pt>
                <c:pt idx="865">
                  <c:v>28.016865809999999</c:v>
                </c:pt>
                <c:pt idx="866">
                  <c:v>28.921337529999999</c:v>
                </c:pt>
                <c:pt idx="867">
                  <c:v>29.591685600000002</c:v>
                </c:pt>
                <c:pt idx="868">
                  <c:v>29.230412609999998</c:v>
                </c:pt>
                <c:pt idx="869">
                  <c:v>27.597823999999999</c:v>
                </c:pt>
                <c:pt idx="870">
                  <c:v>25.19845166</c:v>
                </c:pt>
                <c:pt idx="871">
                  <c:v>22.810135540000001</c:v>
                </c:pt>
                <c:pt idx="872">
                  <c:v>21.005866749999999</c:v>
                </c:pt>
                <c:pt idx="873">
                  <c:v>19.93915762</c:v>
                </c:pt>
                <c:pt idx="874">
                  <c:v>19.443678970000001</c:v>
                </c:pt>
                <c:pt idx="875">
                  <c:v>19.266427530000001</c:v>
                </c:pt>
                <c:pt idx="876">
                  <c:v>19.27113568</c:v>
                </c:pt>
                <c:pt idx="877">
                  <c:v>19.195842240000001</c:v>
                </c:pt>
                <c:pt idx="878">
                  <c:v>18.645429379999999</c:v>
                </c:pt>
                <c:pt idx="879">
                  <c:v>17.39977489</c:v>
                </c:pt>
                <c:pt idx="880">
                  <c:v>15.388774229999999</c:v>
                </c:pt>
                <c:pt idx="881">
                  <c:v>13.03736775</c:v>
                </c:pt>
                <c:pt idx="882">
                  <c:v>10.90087037</c:v>
                </c:pt>
                <c:pt idx="883">
                  <c:v>9.3561532060000001</c:v>
                </c:pt>
                <c:pt idx="884">
                  <c:v>8.3046960819999995</c:v>
                </c:pt>
                <c:pt idx="885">
                  <c:v>7.0757691200000004</c:v>
                </c:pt>
                <c:pt idx="886">
                  <c:v>4.9823828580000002</c:v>
                </c:pt>
                <c:pt idx="887">
                  <c:v>1.7756314799999999</c:v>
                </c:pt>
                <c:pt idx="888">
                  <c:v>-2.209659909</c:v>
                </c:pt>
                <c:pt idx="889">
                  <c:v>-6.4159565909999996</c:v>
                </c:pt>
                <c:pt idx="890">
                  <c:v>-10.42055356</c:v>
                </c:pt>
                <c:pt idx="891">
                  <c:v>-13.988337850000001</c:v>
                </c:pt>
                <c:pt idx="892">
                  <c:v>-16.940278410000001</c:v>
                </c:pt>
                <c:pt idx="893">
                  <c:v>-19.34055888</c:v>
                </c:pt>
                <c:pt idx="894">
                  <c:v>-21.42050369</c:v>
                </c:pt>
                <c:pt idx="895">
                  <c:v>-23.452310730000001</c:v>
                </c:pt>
                <c:pt idx="896">
                  <c:v>-25.662602660000001</c:v>
                </c:pt>
                <c:pt idx="897">
                  <c:v>-28.266511940000001</c:v>
                </c:pt>
                <c:pt idx="898">
                  <c:v>-31.210114740000002</c:v>
                </c:pt>
                <c:pt idx="899">
                  <c:v>-34.305209089999998</c:v>
                </c:pt>
                <c:pt idx="900">
                  <c:v>-37.370942550000002</c:v>
                </c:pt>
                <c:pt idx="901">
                  <c:v>-40.127861279999998</c:v>
                </c:pt>
                <c:pt idx="902">
                  <c:v>-42.407230650000002</c:v>
                </c:pt>
                <c:pt idx="903">
                  <c:v>-44.072799740000001</c:v>
                </c:pt>
                <c:pt idx="904">
                  <c:v>-45.221300679999999</c:v>
                </c:pt>
                <c:pt idx="905">
                  <c:v>-46.019377089999999</c:v>
                </c:pt>
                <c:pt idx="906">
                  <c:v>-46.707104790000002</c:v>
                </c:pt>
                <c:pt idx="907">
                  <c:v>-47.38463831</c:v>
                </c:pt>
                <c:pt idx="908">
                  <c:v>-48.098744050000001</c:v>
                </c:pt>
                <c:pt idx="909">
                  <c:v>-48.72450679</c:v>
                </c:pt>
                <c:pt idx="910">
                  <c:v>-49.309477729999998</c:v>
                </c:pt>
                <c:pt idx="911">
                  <c:v>-49.837003559999999</c:v>
                </c:pt>
                <c:pt idx="912">
                  <c:v>-50.127509400000001</c:v>
                </c:pt>
                <c:pt idx="913">
                  <c:v>-50.009851939999997</c:v>
                </c:pt>
                <c:pt idx="914">
                  <c:v>-49.372486180000003</c:v>
                </c:pt>
                <c:pt idx="915">
                  <c:v>-48.320141409999998</c:v>
                </c:pt>
                <c:pt idx="916">
                  <c:v>-47.080371970000002</c:v>
                </c:pt>
                <c:pt idx="917">
                  <c:v>-45.840619629999999</c:v>
                </c:pt>
                <c:pt idx="918">
                  <c:v>-44.533250350000003</c:v>
                </c:pt>
                <c:pt idx="919">
                  <c:v>-43.013092630000003</c:v>
                </c:pt>
                <c:pt idx="920">
                  <c:v>-41.241958410000002</c:v>
                </c:pt>
                <c:pt idx="921">
                  <c:v>-39.191392749999999</c:v>
                </c:pt>
                <c:pt idx="922">
                  <c:v>-36.785637229999999</c:v>
                </c:pt>
                <c:pt idx="923">
                  <c:v>-33.916161549999998</c:v>
                </c:pt>
                <c:pt idx="924">
                  <c:v>-30.690989680000001</c:v>
                </c:pt>
                <c:pt idx="925">
                  <c:v>-27.231325680000001</c:v>
                </c:pt>
                <c:pt idx="926">
                  <c:v>-23.659780210000001</c:v>
                </c:pt>
                <c:pt idx="927">
                  <c:v>-20.067870339999999</c:v>
                </c:pt>
                <c:pt idx="928">
                  <c:v>-16.5921412</c:v>
                </c:pt>
                <c:pt idx="929">
                  <c:v>-13.37033173</c:v>
                </c:pt>
                <c:pt idx="930">
                  <c:v>-10.435517519999999</c:v>
                </c:pt>
                <c:pt idx="931">
                  <c:v>-7.5398734080000001</c:v>
                </c:pt>
                <c:pt idx="932">
                  <c:v>-4.3780586399999999</c:v>
                </c:pt>
                <c:pt idx="933">
                  <c:v>-0.85977360700000005</c:v>
                </c:pt>
                <c:pt idx="934">
                  <c:v>3.0054165450000001</c:v>
                </c:pt>
                <c:pt idx="935">
                  <c:v>7.0605865339999996</c:v>
                </c:pt>
                <c:pt idx="936">
                  <c:v>11.0339229</c:v>
                </c:pt>
                <c:pt idx="937">
                  <c:v>14.29781155</c:v>
                </c:pt>
                <c:pt idx="938">
                  <c:v>16.404019630000001</c:v>
                </c:pt>
                <c:pt idx="939">
                  <c:v>17.679537839999998</c:v>
                </c:pt>
                <c:pt idx="940">
                  <c:v>18.737294200000001</c:v>
                </c:pt>
                <c:pt idx="941">
                  <c:v>20.067132560000001</c:v>
                </c:pt>
                <c:pt idx="942">
                  <c:v>22.13692635</c:v>
                </c:pt>
                <c:pt idx="943">
                  <c:v>25.038920780000002</c:v>
                </c:pt>
                <c:pt idx="944">
                  <c:v>28.44498677</c:v>
                </c:pt>
                <c:pt idx="945">
                  <c:v>31.322226390000001</c:v>
                </c:pt>
                <c:pt idx="946">
                  <c:v>32.47907824</c:v>
                </c:pt>
                <c:pt idx="947">
                  <c:v>31.442253619999999</c:v>
                </c:pt>
                <c:pt idx="948">
                  <c:v>28.88516087</c:v>
                </c:pt>
                <c:pt idx="949">
                  <c:v>26.198781589999999</c:v>
                </c:pt>
                <c:pt idx="950">
                  <c:v>24.729502920000002</c:v>
                </c:pt>
                <c:pt idx="951">
                  <c:v>25.074181320000001</c:v>
                </c:pt>
                <c:pt idx="952">
                  <c:v>26.950983470000001</c:v>
                </c:pt>
                <c:pt idx="953">
                  <c:v>29.418656519999999</c:v>
                </c:pt>
                <c:pt idx="954">
                  <c:v>31.28732875</c:v>
                </c:pt>
                <c:pt idx="955">
                  <c:v>31.683643839999998</c:v>
                </c:pt>
                <c:pt idx="956">
                  <c:v>30.570091479999999</c:v>
                </c:pt>
                <c:pt idx="957">
                  <c:v>28.725013789999998</c:v>
                </c:pt>
                <c:pt idx="958">
                  <c:v>27.027615839999999</c:v>
                </c:pt>
                <c:pt idx="959">
                  <c:v>26.054925260000001</c:v>
                </c:pt>
                <c:pt idx="960">
                  <c:v>25.923079189999999</c:v>
                </c:pt>
                <c:pt idx="961">
                  <c:v>26.36256977</c:v>
                </c:pt>
                <c:pt idx="962">
                  <c:v>26.931968770000001</c:v>
                </c:pt>
                <c:pt idx="963">
                  <c:v>27.07640752</c:v>
                </c:pt>
                <c:pt idx="964">
                  <c:v>26.367940109999999</c:v>
                </c:pt>
                <c:pt idx="965">
                  <c:v>24.783547089999999</c:v>
                </c:pt>
                <c:pt idx="966">
                  <c:v>22.665258640000001</c:v>
                </c:pt>
                <c:pt idx="967">
                  <c:v>20.517064470000001</c:v>
                </c:pt>
                <c:pt idx="968">
                  <c:v>18.81755824</c:v>
                </c:pt>
                <c:pt idx="969">
                  <c:v>17.810750339999998</c:v>
                </c:pt>
                <c:pt idx="970">
                  <c:v>17.415683189999999</c:v>
                </c:pt>
                <c:pt idx="971">
                  <c:v>17.20677873</c:v>
                </c:pt>
                <c:pt idx="972">
                  <c:v>16.61667739</c:v>
                </c:pt>
                <c:pt idx="973">
                  <c:v>15.30925536</c:v>
                </c:pt>
                <c:pt idx="974">
                  <c:v>13.18647312</c:v>
                </c:pt>
                <c:pt idx="975">
                  <c:v>10.50704279</c:v>
                </c:pt>
                <c:pt idx="976">
                  <c:v>7.7751727390000003</c:v>
                </c:pt>
                <c:pt idx="977">
                  <c:v>5.491245224</c:v>
                </c:pt>
                <c:pt idx="978">
                  <c:v>3.8750543799999999</c:v>
                </c:pt>
                <c:pt idx="979">
                  <c:v>2.8404387120000001</c:v>
                </c:pt>
                <c:pt idx="980">
                  <c:v>2.0309612380000002</c:v>
                </c:pt>
                <c:pt idx="981">
                  <c:v>1.0466254129999999</c:v>
                </c:pt>
                <c:pt idx="982">
                  <c:v>-0.38452033499999999</c:v>
                </c:pt>
                <c:pt idx="983">
                  <c:v>-2.3797248880000001</c:v>
                </c:pt>
                <c:pt idx="984">
                  <c:v>-4.9123730109999997</c:v>
                </c:pt>
                <c:pt idx="985">
                  <c:v>-7.7653770299999998</c:v>
                </c:pt>
                <c:pt idx="986">
                  <c:v>-10.59406461</c:v>
                </c:pt>
                <c:pt idx="987">
                  <c:v>-13.227983719999999</c:v>
                </c:pt>
                <c:pt idx="988">
                  <c:v>-15.552265719999999</c:v>
                </c:pt>
                <c:pt idx="989">
                  <c:v>-17.584830449999998</c:v>
                </c:pt>
                <c:pt idx="990">
                  <c:v>-19.426547540000001</c:v>
                </c:pt>
                <c:pt idx="991">
                  <c:v>-21.15478405</c:v>
                </c:pt>
                <c:pt idx="992">
                  <c:v>-22.982539589999998</c:v>
                </c:pt>
                <c:pt idx="993">
                  <c:v>-25.16351002</c:v>
                </c:pt>
                <c:pt idx="994">
                  <c:v>-27.863094060000002</c:v>
                </c:pt>
                <c:pt idx="995">
                  <c:v>-30.957954170000001</c:v>
                </c:pt>
                <c:pt idx="996">
                  <c:v>-34.186376209999999</c:v>
                </c:pt>
                <c:pt idx="997">
                  <c:v>-37.352152089999997</c:v>
                </c:pt>
                <c:pt idx="998">
                  <c:v>-40.227875990000001</c:v>
                </c:pt>
                <c:pt idx="999">
                  <c:v>-42.708390610000002</c:v>
                </c:pt>
                <c:pt idx="1000">
                  <c:v>-44.81824821</c:v>
                </c:pt>
                <c:pt idx="1001">
                  <c:v>-46.651083829999997</c:v>
                </c:pt>
                <c:pt idx="1002">
                  <c:v>-48.345831169999997</c:v>
                </c:pt>
                <c:pt idx="1003">
                  <c:v>-49.905159070000003</c:v>
                </c:pt>
                <c:pt idx="1004">
                  <c:v>-51.338651550000002</c:v>
                </c:pt>
                <c:pt idx="1005">
                  <c:v>-52.404364479999998</c:v>
                </c:pt>
                <c:pt idx="1006">
                  <c:v>-53.010326390000003</c:v>
                </c:pt>
                <c:pt idx="1007">
                  <c:v>-53.093315840000002</c:v>
                </c:pt>
                <c:pt idx="1008">
                  <c:v>-52.656593219999998</c:v>
                </c:pt>
                <c:pt idx="1009">
                  <c:v>-51.773909799999998</c:v>
                </c:pt>
                <c:pt idx="1010">
                  <c:v>-50.508418399999996</c:v>
                </c:pt>
                <c:pt idx="1011">
                  <c:v>-48.867433890000001</c:v>
                </c:pt>
                <c:pt idx="1012">
                  <c:v>-46.906160739999997</c:v>
                </c:pt>
                <c:pt idx="1013">
                  <c:v>-44.667671460000001</c:v>
                </c:pt>
                <c:pt idx="1014">
                  <c:v>-42.108396429999999</c:v>
                </c:pt>
                <c:pt idx="1015">
                  <c:v>-39.109696960000001</c:v>
                </c:pt>
                <c:pt idx="1016">
                  <c:v>-35.640090239999999</c:v>
                </c:pt>
                <c:pt idx="1017">
                  <c:v>-31.861779039999998</c:v>
                </c:pt>
                <c:pt idx="1018">
                  <c:v>-28.022956000000001</c:v>
                </c:pt>
                <c:pt idx="1019">
                  <c:v>-24.321517979999999</c:v>
                </c:pt>
                <c:pt idx="1020">
                  <c:v>-20.84796008</c:v>
                </c:pt>
                <c:pt idx="1021">
                  <c:v>-17.569077060000001</c:v>
                </c:pt>
                <c:pt idx="1022">
                  <c:v>-14.42425188</c:v>
                </c:pt>
                <c:pt idx="1023">
                  <c:v>-11.345162759999999</c:v>
                </c:pt>
                <c:pt idx="1024">
                  <c:v>-8.2061487240000002</c:v>
                </c:pt>
                <c:pt idx="1025">
                  <c:v>-4.8119824089999996</c:v>
                </c:pt>
                <c:pt idx="1026">
                  <c:v>-1.1393296209999999</c:v>
                </c:pt>
                <c:pt idx="1027">
                  <c:v>2.8301345310000001</c:v>
                </c:pt>
                <c:pt idx="1028">
                  <c:v>7.0680151010000003</c:v>
                </c:pt>
                <c:pt idx="1029">
                  <c:v>11.663236339999999</c:v>
                </c:pt>
                <c:pt idx="1030">
                  <c:v>16.138053750000001</c:v>
                </c:pt>
                <c:pt idx="1031">
                  <c:v>19.3900945</c:v>
                </c:pt>
                <c:pt idx="1032">
                  <c:v>20.225877329999999</c:v>
                </c:pt>
                <c:pt idx="1033">
                  <c:v>18.7466443</c:v>
                </c:pt>
                <c:pt idx="1034">
                  <c:v>16.21084969</c:v>
                </c:pt>
                <c:pt idx="1035">
                  <c:v>14.444421699999999</c:v>
                </c:pt>
                <c:pt idx="1036">
                  <c:v>14.78100261</c:v>
                </c:pt>
                <c:pt idx="1037">
                  <c:v>17.482849989999998</c:v>
                </c:pt>
                <c:pt idx="1038">
                  <c:v>21.561261049999999</c:v>
                </c:pt>
                <c:pt idx="1039">
                  <c:v>25.356208129999999</c:v>
                </c:pt>
                <c:pt idx="1040">
                  <c:v>27.228893790000001</c:v>
                </c:pt>
                <c:pt idx="1041">
                  <c:v>26.57868491</c:v>
                </c:pt>
                <c:pt idx="1042">
                  <c:v>24.077869339999999</c:v>
                </c:pt>
                <c:pt idx="1043">
                  <c:v>21.139187769999999</c:v>
                </c:pt>
                <c:pt idx="1044">
                  <c:v>19.19588323</c:v>
                </c:pt>
                <c:pt idx="1045">
                  <c:v>19.13561455</c:v>
                </c:pt>
                <c:pt idx="1046">
                  <c:v>20.821313780000001</c:v>
                </c:pt>
                <c:pt idx="1047">
                  <c:v>23.46038184</c:v>
                </c:pt>
                <c:pt idx="1048">
                  <c:v>25.88764115</c:v>
                </c:pt>
                <c:pt idx="1049">
                  <c:v>26.973875700000001</c:v>
                </c:pt>
                <c:pt idx="1050">
                  <c:v>26.311552330000001</c:v>
                </c:pt>
                <c:pt idx="1051">
                  <c:v>24.291780719999998</c:v>
                </c:pt>
                <c:pt idx="1052">
                  <c:v>21.83347895</c:v>
                </c:pt>
                <c:pt idx="1053">
                  <c:v>19.853427610000001</c:v>
                </c:pt>
                <c:pt idx="1054">
                  <c:v>18.897325720000001</c:v>
                </c:pt>
                <c:pt idx="1055">
                  <c:v>18.90904922</c:v>
                </c:pt>
                <c:pt idx="1056">
                  <c:v>19.43316832</c:v>
                </c:pt>
                <c:pt idx="1057">
                  <c:v>19.91551789</c:v>
                </c:pt>
                <c:pt idx="1058">
                  <c:v>19.935861930000002</c:v>
                </c:pt>
                <c:pt idx="1059">
                  <c:v>19.229469179999999</c:v>
                </c:pt>
                <c:pt idx="1060">
                  <c:v>17.779219990000001</c:v>
                </c:pt>
                <c:pt idx="1061">
                  <c:v>15.841896889999999</c:v>
                </c:pt>
                <c:pt idx="1062">
                  <c:v>13.86639557</c:v>
                </c:pt>
                <c:pt idx="1063">
                  <c:v>12.283665299999999</c:v>
                </c:pt>
                <c:pt idx="1064">
                  <c:v>11.313243780000001</c:v>
                </c:pt>
                <c:pt idx="1065">
                  <c:v>10.90637306</c:v>
                </c:pt>
                <c:pt idx="1066">
                  <c:v>10.834279179999999</c:v>
                </c:pt>
                <c:pt idx="1067">
                  <c:v>10.88441546</c:v>
                </c:pt>
                <c:pt idx="1068">
                  <c:v>10.792214530000001</c:v>
                </c:pt>
                <c:pt idx="1069">
                  <c:v>10.264894979999999</c:v>
                </c:pt>
                <c:pt idx="1070">
                  <c:v>9.1572598569999997</c:v>
                </c:pt>
                <c:pt idx="1071">
                  <c:v>7.47757556</c:v>
                </c:pt>
                <c:pt idx="1072">
                  <c:v>5.3161092090000004</c:v>
                </c:pt>
                <c:pt idx="1073">
                  <c:v>2.8713733850000001</c:v>
                </c:pt>
                <c:pt idx="1074">
                  <c:v>0.430399317</c:v>
                </c:pt>
                <c:pt idx="1075">
                  <c:v>-1.9276556890000001</c:v>
                </c:pt>
                <c:pt idx="1076">
                  <c:v>-4.2640809759999998</c:v>
                </c:pt>
                <c:pt idx="1077">
                  <c:v>-6.6731882560000004</c:v>
                </c:pt>
                <c:pt idx="1078">
                  <c:v>-9.1707890909999996</c:v>
                </c:pt>
                <c:pt idx="1079">
                  <c:v>-11.77693687</c:v>
                </c:pt>
                <c:pt idx="1080">
                  <c:v>-14.445728969999999</c:v>
                </c:pt>
                <c:pt idx="1081">
                  <c:v>-17.22114517</c:v>
                </c:pt>
                <c:pt idx="1082">
                  <c:v>-20.324195670000002</c:v>
                </c:pt>
                <c:pt idx="1083">
                  <c:v>-23.675982319999999</c:v>
                </c:pt>
                <c:pt idx="1084">
                  <c:v>-27.098413130000001</c:v>
                </c:pt>
                <c:pt idx="1085">
                  <c:v>-30.521110369999999</c:v>
                </c:pt>
                <c:pt idx="1086">
                  <c:v>-33.779905280000001</c:v>
                </c:pt>
                <c:pt idx="1087">
                  <c:v>-36.727794430000003</c:v>
                </c:pt>
                <c:pt idx="1088">
                  <c:v>-39.346018129999997</c:v>
                </c:pt>
                <c:pt idx="1089">
                  <c:v>-41.632665459999998</c:v>
                </c:pt>
                <c:pt idx="1090">
                  <c:v>-43.487716890000002</c:v>
                </c:pt>
                <c:pt idx="1091">
                  <c:v>-44.895127279999997</c:v>
                </c:pt>
                <c:pt idx="1092">
                  <c:v>-45.996846570000002</c:v>
                </c:pt>
                <c:pt idx="1093">
                  <c:v>-46.971094200000003</c:v>
                </c:pt>
                <c:pt idx="1094">
                  <c:v>-47.899389149999998</c:v>
                </c:pt>
                <c:pt idx="1095">
                  <c:v>-48.81602977</c:v>
                </c:pt>
                <c:pt idx="1096">
                  <c:v>-49.742178520000003</c:v>
                </c:pt>
                <c:pt idx="1097">
                  <c:v>-50.665894629999997</c:v>
                </c:pt>
                <c:pt idx="1098">
                  <c:v>-51.545225670000001</c:v>
                </c:pt>
                <c:pt idx="1099">
                  <c:v>-52.271870800000002</c:v>
                </c:pt>
                <c:pt idx="1100">
                  <c:v>-52.793575060000002</c:v>
                </c:pt>
                <c:pt idx="1101">
                  <c:v>-53.081194619999998</c:v>
                </c:pt>
                <c:pt idx="1102">
                  <c:v>-53.142341450000004</c:v>
                </c:pt>
                <c:pt idx="1103">
                  <c:v>-52.995658460000001</c:v>
                </c:pt>
                <c:pt idx="1104">
                  <c:v>-52.652727830000003</c:v>
                </c:pt>
                <c:pt idx="1105">
                  <c:v>-52.057947079999998</c:v>
                </c:pt>
                <c:pt idx="1106">
                  <c:v>-51.122270550000003</c:v>
                </c:pt>
                <c:pt idx="1107">
                  <c:v>-49.749007140000003</c:v>
                </c:pt>
                <c:pt idx="1108">
                  <c:v>-47.930163180000001</c:v>
                </c:pt>
                <c:pt idx="1109">
                  <c:v>-45.740062039999998</c:v>
                </c:pt>
                <c:pt idx="1110">
                  <c:v>-43.300977860000003</c:v>
                </c:pt>
                <c:pt idx="1111">
                  <c:v>-40.665886579999999</c:v>
                </c:pt>
                <c:pt idx="1112">
                  <c:v>-37.76631785</c:v>
                </c:pt>
                <c:pt idx="1113">
                  <c:v>-34.588843390000001</c:v>
                </c:pt>
                <c:pt idx="1114">
                  <c:v>-31.223254319999999</c:v>
                </c:pt>
                <c:pt idx="1115">
                  <c:v>-27.842425500000001</c:v>
                </c:pt>
                <c:pt idx="1116">
                  <c:v>-24.496761930000002</c:v>
                </c:pt>
                <c:pt idx="1117">
                  <c:v>-21.17276931</c:v>
                </c:pt>
                <c:pt idx="1118">
                  <c:v>-17.970444839999999</c:v>
                </c:pt>
                <c:pt idx="1119">
                  <c:v>-14.946774599999999</c:v>
                </c:pt>
                <c:pt idx="1120">
                  <c:v>-12.08043243</c:v>
                </c:pt>
                <c:pt idx="1121">
                  <c:v>-9.3371941029999999</c:v>
                </c:pt>
                <c:pt idx="1122">
                  <c:v>-6.6722077210000004</c:v>
                </c:pt>
                <c:pt idx="1123">
                  <c:v>-4.1007635469999997</c:v>
                </c:pt>
                <c:pt idx="1124">
                  <c:v>-1.4778314960000001</c:v>
                </c:pt>
                <c:pt idx="1125">
                  <c:v>1.5128635340000001</c:v>
                </c:pt>
                <c:pt idx="1126">
                  <c:v>5.1314163830000004</c:v>
                </c:pt>
                <c:pt idx="1127">
                  <c:v>9.2952791359999996</c:v>
                </c:pt>
                <c:pt idx="1128">
                  <c:v>13.711233269999999</c:v>
                </c:pt>
                <c:pt idx="1129">
                  <c:v>17.903684810000001</c:v>
                </c:pt>
                <c:pt idx="1130">
                  <c:v>21.390175190000001</c:v>
                </c:pt>
                <c:pt idx="1131">
                  <c:v>23.677500250000001</c:v>
                </c:pt>
                <c:pt idx="1132">
                  <c:v>24.582392599999999</c:v>
                </c:pt>
                <c:pt idx="1133">
                  <c:v>24.166347729999998</c:v>
                </c:pt>
                <c:pt idx="1134">
                  <c:v>22.87046638</c:v>
                </c:pt>
                <c:pt idx="1135">
                  <c:v>21.379802890000001</c:v>
                </c:pt>
                <c:pt idx="1136">
                  <c:v>20.27503179</c:v>
                </c:pt>
                <c:pt idx="1137">
                  <c:v>20.050526170000001</c:v>
                </c:pt>
                <c:pt idx="1138">
                  <c:v>20.893558930000001</c:v>
                </c:pt>
                <c:pt idx="1139">
                  <c:v>22.387149109999999</c:v>
                </c:pt>
                <c:pt idx="1140">
                  <c:v>23.638016950000001</c:v>
                </c:pt>
                <c:pt idx="1141">
                  <c:v>24.10656711</c:v>
                </c:pt>
                <c:pt idx="1142">
                  <c:v>23.918682270000001</c:v>
                </c:pt>
                <c:pt idx="1143">
                  <c:v>23.65848338</c:v>
                </c:pt>
                <c:pt idx="1144">
                  <c:v>23.787374939999999</c:v>
                </c:pt>
                <c:pt idx="1145">
                  <c:v>24.40506444</c:v>
                </c:pt>
                <c:pt idx="1146">
                  <c:v>25.416596370000001</c:v>
                </c:pt>
                <c:pt idx="1147">
                  <c:v>26.684983800000001</c:v>
                </c:pt>
                <c:pt idx="1148">
                  <c:v>28.051939789999999</c:v>
                </c:pt>
                <c:pt idx="1149">
                  <c:v>28.880144130000001</c:v>
                </c:pt>
                <c:pt idx="1150">
                  <c:v>28.69156821</c:v>
                </c:pt>
                <c:pt idx="1151">
                  <c:v>27.462289559999999</c:v>
                </c:pt>
                <c:pt idx="1152">
                  <c:v>25.680928349999999</c:v>
                </c:pt>
                <c:pt idx="1153">
                  <c:v>23.864371240000001</c:v>
                </c:pt>
                <c:pt idx="1154">
                  <c:v>22.344309859999999</c:v>
                </c:pt>
                <c:pt idx="1155">
                  <c:v>21.252045580000001</c:v>
                </c:pt>
                <c:pt idx="1156">
                  <c:v>20.509878270000002</c:v>
                </c:pt>
                <c:pt idx="1157">
                  <c:v>19.885151690000001</c:v>
                </c:pt>
                <c:pt idx="1158">
                  <c:v>19.10621171</c:v>
                </c:pt>
                <c:pt idx="1159">
                  <c:v>17.839301460000001</c:v>
                </c:pt>
                <c:pt idx="1160">
                  <c:v>15.888845570000001</c:v>
                </c:pt>
                <c:pt idx="1161">
                  <c:v>13.36888858</c:v>
                </c:pt>
                <c:pt idx="1162">
                  <c:v>10.536594490000001</c:v>
                </c:pt>
                <c:pt idx="1163">
                  <c:v>7.8184115759999999</c:v>
                </c:pt>
                <c:pt idx="1164">
                  <c:v>5.5722442640000001</c:v>
                </c:pt>
                <c:pt idx="1165">
                  <c:v>3.8391290389999999</c:v>
                </c:pt>
                <c:pt idx="1166">
                  <c:v>2.5065321780000001</c:v>
                </c:pt>
                <c:pt idx="1167">
                  <c:v>1.2503472950000001</c:v>
                </c:pt>
                <c:pt idx="1168">
                  <c:v>-0.25637261099999997</c:v>
                </c:pt>
                <c:pt idx="1169">
                  <c:v>-2.1991341389999999</c:v>
                </c:pt>
                <c:pt idx="1170">
                  <c:v>-4.5506514960000004</c:v>
                </c:pt>
                <c:pt idx="1171">
                  <c:v>-7.110413586</c:v>
                </c:pt>
                <c:pt idx="1172">
                  <c:v>-9.7764449750000004</c:v>
                </c:pt>
                <c:pt idx="1173">
                  <c:v>-12.455737559999999</c:v>
                </c:pt>
                <c:pt idx="1174">
                  <c:v>-15.039144479999999</c:v>
                </c:pt>
                <c:pt idx="1175">
                  <c:v>-17.570650449999999</c:v>
                </c:pt>
                <c:pt idx="1176">
                  <c:v>-20.05962225</c:v>
                </c:pt>
                <c:pt idx="1177">
                  <c:v>-22.41647974</c:v>
                </c:pt>
                <c:pt idx="1178">
                  <c:v>-24.62306469</c:v>
                </c:pt>
                <c:pt idx="1179">
                  <c:v>-26.679247849999999</c:v>
                </c:pt>
                <c:pt idx="1180">
                  <c:v>-28.58954915</c:v>
                </c:pt>
                <c:pt idx="1181">
                  <c:v>-30.421441990000002</c:v>
                </c:pt>
                <c:pt idx="1182">
                  <c:v>-32.279302909999998</c:v>
                </c:pt>
                <c:pt idx="1183">
                  <c:v>-34.105900009999999</c:v>
                </c:pt>
                <c:pt idx="1184">
                  <c:v>-35.855217009999997</c:v>
                </c:pt>
                <c:pt idx="1185">
                  <c:v>-37.474801309999997</c:v>
                </c:pt>
                <c:pt idx="1186">
                  <c:v>-39.006742950000003</c:v>
                </c:pt>
                <c:pt idx="1187">
                  <c:v>-40.538242590000003</c:v>
                </c:pt>
                <c:pt idx="1188">
                  <c:v>-42.157753360000001</c:v>
                </c:pt>
                <c:pt idx="1189">
                  <c:v>-43.858915090000004</c:v>
                </c:pt>
                <c:pt idx="1190">
                  <c:v>-45.524108890000001</c:v>
                </c:pt>
                <c:pt idx="1191">
                  <c:v>-46.95396959</c:v>
                </c:pt>
                <c:pt idx="1192">
                  <c:v>-47.998569519999997</c:v>
                </c:pt>
                <c:pt idx="1193">
                  <c:v>-48.562749189999998</c:v>
                </c:pt>
                <c:pt idx="1194">
                  <c:v>-48.713970459999999</c:v>
                </c:pt>
                <c:pt idx="1195">
                  <c:v>-48.544206729999999</c:v>
                </c:pt>
                <c:pt idx="1196">
                  <c:v>-48.087209880000003</c:v>
                </c:pt>
                <c:pt idx="1197">
                  <c:v>-47.426485280000001</c:v>
                </c:pt>
                <c:pt idx="1198">
                  <c:v>-46.659410620000003</c:v>
                </c:pt>
                <c:pt idx="1199">
                  <c:v>-45.869876560000002</c:v>
                </c:pt>
                <c:pt idx="1200">
                  <c:v>-45.049529649999997</c:v>
                </c:pt>
                <c:pt idx="1201">
                  <c:v>-44.056957359999998</c:v>
                </c:pt>
                <c:pt idx="1202">
                  <c:v>-42.772698849999998</c:v>
                </c:pt>
                <c:pt idx="1203">
                  <c:v>-41.189653900000003</c:v>
                </c:pt>
                <c:pt idx="1204">
                  <c:v>-39.352277719999996</c:v>
                </c:pt>
                <c:pt idx="1205">
                  <c:v>-37.376827820000003</c:v>
                </c:pt>
                <c:pt idx="1206">
                  <c:v>-35.401052589999999</c:v>
                </c:pt>
                <c:pt idx="1207">
                  <c:v>-33.370077819999999</c:v>
                </c:pt>
                <c:pt idx="1208">
                  <c:v>-31.09550574</c:v>
                </c:pt>
                <c:pt idx="1209">
                  <c:v>-28.43746174</c:v>
                </c:pt>
                <c:pt idx="1210">
                  <c:v>-25.360738309999999</c:v>
                </c:pt>
                <c:pt idx="1211">
                  <c:v>-21.996653380000001</c:v>
                </c:pt>
                <c:pt idx="1212">
                  <c:v>-18.450491580000001</c:v>
                </c:pt>
                <c:pt idx="1213">
                  <c:v>-14.80274296</c:v>
                </c:pt>
                <c:pt idx="1214">
                  <c:v>-11.22774774</c:v>
                </c:pt>
                <c:pt idx="1215">
                  <c:v>-7.7999105699999998</c:v>
                </c:pt>
                <c:pt idx="1216">
                  <c:v>-4.3962366380000004</c:v>
                </c:pt>
                <c:pt idx="1217">
                  <c:v>-0.82906016500000002</c:v>
                </c:pt>
                <c:pt idx="1218">
                  <c:v>3.0923293580000002</c:v>
                </c:pt>
                <c:pt idx="1219">
                  <c:v>7.3402008109999999</c:v>
                </c:pt>
                <c:pt idx="1220">
                  <c:v>11.67481957</c:v>
                </c:pt>
                <c:pt idx="1221">
                  <c:v>15.787768959999999</c:v>
                </c:pt>
                <c:pt idx="1222">
                  <c:v>19.1711879</c:v>
                </c:pt>
                <c:pt idx="1223">
                  <c:v>21.610148930000001</c:v>
                </c:pt>
                <c:pt idx="1224">
                  <c:v>22.815926829999999</c:v>
                </c:pt>
                <c:pt idx="1225">
                  <c:v>22.811793130000002</c:v>
                </c:pt>
                <c:pt idx="1226">
                  <c:v>22.204644049999999</c:v>
                </c:pt>
                <c:pt idx="1227">
                  <c:v>21.486606370000001</c:v>
                </c:pt>
                <c:pt idx="1228">
                  <c:v>20.976635179999999</c:v>
                </c:pt>
                <c:pt idx="1229">
                  <c:v>20.375359939999999</c:v>
                </c:pt>
                <c:pt idx="1230">
                  <c:v>19.5005533</c:v>
                </c:pt>
                <c:pt idx="1231">
                  <c:v>18.517258909999999</c:v>
                </c:pt>
                <c:pt idx="1232">
                  <c:v>17.665066209999999</c:v>
                </c:pt>
                <c:pt idx="1233">
                  <c:v>17.267718349999999</c:v>
                </c:pt>
                <c:pt idx="1234">
                  <c:v>17.386548980000001</c:v>
                </c:pt>
                <c:pt idx="1235">
                  <c:v>17.855429839999999</c:v>
                </c:pt>
                <c:pt idx="1236">
                  <c:v>18.403411169999998</c:v>
                </c:pt>
                <c:pt idx="1237">
                  <c:v>18.818080460000001</c:v>
                </c:pt>
                <c:pt idx="1238">
                  <c:v>19.015361250000002</c:v>
                </c:pt>
                <c:pt idx="1239">
                  <c:v>19.027448249999999</c:v>
                </c:pt>
                <c:pt idx="1240">
                  <c:v>18.9355121</c:v>
                </c:pt>
                <c:pt idx="1241">
                  <c:v>18.817503299999998</c:v>
                </c:pt>
                <c:pt idx="1242">
                  <c:v>18.774456170000001</c:v>
                </c:pt>
                <c:pt idx="1243">
                  <c:v>18.81532837</c:v>
                </c:pt>
                <c:pt idx="1244">
                  <c:v>18.876723179999999</c:v>
                </c:pt>
                <c:pt idx="1245">
                  <c:v>18.792029200000002</c:v>
                </c:pt>
                <c:pt idx="1246">
                  <c:v>18.384438840000001</c:v>
                </c:pt>
                <c:pt idx="1247">
                  <c:v>17.560726420000002</c:v>
                </c:pt>
                <c:pt idx="1248">
                  <c:v>16.373039110000001</c:v>
                </c:pt>
                <c:pt idx="1249">
                  <c:v>14.98961499</c:v>
                </c:pt>
                <c:pt idx="1250">
                  <c:v>13.623670730000001</c:v>
                </c:pt>
                <c:pt idx="1251">
                  <c:v>12.37186477</c:v>
                </c:pt>
                <c:pt idx="1252">
                  <c:v>11.193880160000001</c:v>
                </c:pt>
                <c:pt idx="1253">
                  <c:v>10.08985178</c:v>
                </c:pt>
                <c:pt idx="1254">
                  <c:v>8.9910839599999992</c:v>
                </c:pt>
                <c:pt idx="1255">
                  <c:v>7.8384887609999998</c:v>
                </c:pt>
                <c:pt idx="1256">
                  <c:v>6.5594128659999997</c:v>
                </c:pt>
                <c:pt idx="1257">
                  <c:v>5.1773969690000001</c:v>
                </c:pt>
                <c:pt idx="1258">
                  <c:v>3.6310352290000001</c:v>
                </c:pt>
                <c:pt idx="1259">
                  <c:v>1.9615033049999999</c:v>
                </c:pt>
                <c:pt idx="1260">
                  <c:v>0.13100687899999999</c:v>
                </c:pt>
                <c:pt idx="1261">
                  <c:v>-2.0057929990000001</c:v>
                </c:pt>
                <c:pt idx="1262">
                  <c:v>-4.5619377590000001</c:v>
                </c:pt>
                <c:pt idx="1263">
                  <c:v>-7.4318020840000001</c:v>
                </c:pt>
                <c:pt idx="1264">
                  <c:v>-10.44497746</c:v>
                </c:pt>
                <c:pt idx="1265">
                  <c:v>-13.35239075</c:v>
                </c:pt>
                <c:pt idx="1266">
                  <c:v>-16.078069500000002</c:v>
                </c:pt>
                <c:pt idx="1267">
                  <c:v>-18.632633909999999</c:v>
                </c:pt>
                <c:pt idx="1268">
                  <c:v>-21.153179789999999</c:v>
                </c:pt>
                <c:pt idx="1269">
                  <c:v>-23.64009991</c:v>
                </c:pt>
                <c:pt idx="1270">
                  <c:v>-26.104048160000001</c:v>
                </c:pt>
                <c:pt idx="1271">
                  <c:v>-28.684981109999999</c:v>
                </c:pt>
                <c:pt idx="1272">
                  <c:v>-31.357451350000002</c:v>
                </c:pt>
                <c:pt idx="1273">
                  <c:v>-34.014878660000001</c:v>
                </c:pt>
                <c:pt idx="1274">
                  <c:v>-36.513927330000001</c:v>
                </c:pt>
                <c:pt idx="1275">
                  <c:v>-38.82836648</c:v>
                </c:pt>
                <c:pt idx="1276">
                  <c:v>-40.988813630000003</c:v>
                </c:pt>
                <c:pt idx="1277">
                  <c:v>-43.041856420000002</c:v>
                </c:pt>
                <c:pt idx="1278">
                  <c:v>-45.03896443</c:v>
                </c:pt>
                <c:pt idx="1279">
                  <c:v>-46.94523804</c:v>
                </c:pt>
                <c:pt idx="1280">
                  <c:v>-48.694964579999997</c:v>
                </c:pt>
                <c:pt idx="1281">
                  <c:v>-50.202469749999999</c:v>
                </c:pt>
                <c:pt idx="1282">
                  <c:v>-51.391621280000003</c:v>
                </c:pt>
                <c:pt idx="1283">
                  <c:v>-52.286989409999997</c:v>
                </c:pt>
                <c:pt idx="1284">
                  <c:v>-52.926683580000002</c:v>
                </c:pt>
                <c:pt idx="1285">
                  <c:v>-53.305989629999999</c:v>
                </c:pt>
                <c:pt idx="1286">
                  <c:v>-53.512342940000003</c:v>
                </c:pt>
                <c:pt idx="1287">
                  <c:v>-53.726658919999998</c:v>
                </c:pt>
                <c:pt idx="1288">
                  <c:v>-53.751851299999998</c:v>
                </c:pt>
                <c:pt idx="1289">
                  <c:v>-53.351038600000003</c:v>
                </c:pt>
                <c:pt idx="1290">
                  <c:v>-52.483016620000001</c:v>
                </c:pt>
                <c:pt idx="1291">
                  <c:v>-51.120356370000003</c:v>
                </c:pt>
                <c:pt idx="1292">
                  <c:v>-49.29785322</c:v>
                </c:pt>
                <c:pt idx="1293">
                  <c:v>-46.966052939999997</c:v>
                </c:pt>
                <c:pt idx="1294">
                  <c:v>-44.18059856</c:v>
                </c:pt>
                <c:pt idx="1295">
                  <c:v>-41.062889609999999</c:v>
                </c:pt>
                <c:pt idx="1296">
                  <c:v>-37.720026060000002</c:v>
                </c:pt>
                <c:pt idx="1297">
                  <c:v>-34.166952279999997</c:v>
                </c:pt>
                <c:pt idx="1298">
                  <c:v>-30.38753663</c:v>
                </c:pt>
                <c:pt idx="1299">
                  <c:v>-26.52402614</c:v>
                </c:pt>
                <c:pt idx="1300">
                  <c:v>-22.764589610000002</c:v>
                </c:pt>
                <c:pt idx="1301">
                  <c:v>-19.187435959999998</c:v>
                </c:pt>
                <c:pt idx="1302">
                  <c:v>-15.90967154</c:v>
                </c:pt>
                <c:pt idx="1303">
                  <c:v>-12.95123439</c:v>
                </c:pt>
                <c:pt idx="1304">
                  <c:v>-10.2935097</c:v>
                </c:pt>
                <c:pt idx="1305">
                  <c:v>-7.8354581899999998</c:v>
                </c:pt>
                <c:pt idx="1306">
                  <c:v>-5.2900992069999999</c:v>
                </c:pt>
                <c:pt idx="1307">
                  <c:v>-2.5038396829999998</c:v>
                </c:pt>
                <c:pt idx="1308">
                  <c:v>0.68315713099999997</c:v>
                </c:pt>
                <c:pt idx="1309">
                  <c:v>4.2289514480000001</c:v>
                </c:pt>
                <c:pt idx="1310">
                  <c:v>7.9140028400000002</c:v>
                </c:pt>
                <c:pt idx="1311">
                  <c:v>11.371143719999999</c:v>
                </c:pt>
                <c:pt idx="1312">
                  <c:v>13.977907950000001</c:v>
                </c:pt>
                <c:pt idx="1313">
                  <c:v>15.37165443</c:v>
                </c:pt>
                <c:pt idx="1314">
                  <c:v>15.71641018</c:v>
                </c:pt>
                <c:pt idx="1315">
                  <c:v>15.67130498</c:v>
                </c:pt>
                <c:pt idx="1316">
                  <c:v>16.49856454</c:v>
                </c:pt>
                <c:pt idx="1317">
                  <c:v>18.98026819</c:v>
                </c:pt>
                <c:pt idx="1318">
                  <c:v>22.852464000000001</c:v>
                </c:pt>
                <c:pt idx="1319">
                  <c:v>26.547893120000001</c:v>
                </c:pt>
                <c:pt idx="1320">
                  <c:v>28.103463420000001</c:v>
                </c:pt>
                <c:pt idx="1321">
                  <c:v>26.939355710000001</c:v>
                </c:pt>
                <c:pt idx="1322">
                  <c:v>24.231992179999999</c:v>
                </c:pt>
                <c:pt idx="1323">
                  <c:v>21.66909953</c:v>
                </c:pt>
                <c:pt idx="1324">
                  <c:v>20.318303799999999</c:v>
                </c:pt>
                <c:pt idx="1325">
                  <c:v>20.356216889999999</c:v>
                </c:pt>
                <c:pt idx="1326">
                  <c:v>21.278980669999999</c:v>
                </c:pt>
                <c:pt idx="1327">
                  <c:v>22.575077579999999</c:v>
                </c:pt>
                <c:pt idx="1328">
                  <c:v>23.77531432</c:v>
                </c:pt>
                <c:pt idx="1329">
                  <c:v>24.36751104</c:v>
                </c:pt>
                <c:pt idx="1330">
                  <c:v>24.021950740000001</c:v>
                </c:pt>
                <c:pt idx="1331">
                  <c:v>22.802388780000001</c:v>
                </c:pt>
                <c:pt idx="1332">
                  <c:v>21.18196811</c:v>
                </c:pt>
                <c:pt idx="1333">
                  <c:v>19.721338110000001</c:v>
                </c:pt>
                <c:pt idx="1334">
                  <c:v>18.75581906</c:v>
                </c:pt>
                <c:pt idx="1335">
                  <c:v>18.243958620000001</c:v>
                </c:pt>
                <c:pt idx="1336">
                  <c:v>17.90925519</c:v>
                </c:pt>
                <c:pt idx="1337">
                  <c:v>17.509193329999999</c:v>
                </c:pt>
                <c:pt idx="1338">
                  <c:v>16.862576579999999</c:v>
                </c:pt>
                <c:pt idx="1339">
                  <c:v>15.61223773</c:v>
                </c:pt>
                <c:pt idx="1340">
                  <c:v>13.55110565</c:v>
                </c:pt>
                <c:pt idx="1341">
                  <c:v>10.84156956</c:v>
                </c:pt>
                <c:pt idx="1342">
                  <c:v>7.8230304290000001</c:v>
                </c:pt>
                <c:pt idx="1343">
                  <c:v>4.9257789599999997</c:v>
                </c:pt>
                <c:pt idx="1344">
                  <c:v>2.5375717010000001</c:v>
                </c:pt>
                <c:pt idx="1345">
                  <c:v>0.84477748699999999</c:v>
                </c:pt>
                <c:pt idx="1346">
                  <c:v>-0.182033843</c:v>
                </c:pt>
                <c:pt idx="1347">
                  <c:v>-0.65654290599999998</c:v>
                </c:pt>
                <c:pt idx="1348">
                  <c:v>-0.78622906800000003</c:v>
                </c:pt>
                <c:pt idx="1349">
                  <c:v>-0.87036102699999995</c:v>
                </c:pt>
                <c:pt idx="1350">
                  <c:v>-1.3327710260000001</c:v>
                </c:pt>
                <c:pt idx="1351">
                  <c:v>-2.6752847860000002</c:v>
                </c:pt>
                <c:pt idx="1352">
                  <c:v>-5.0718271899999996</c:v>
                </c:pt>
                <c:pt idx="1353">
                  <c:v>-8.2879775460000005</c:v>
                </c:pt>
                <c:pt idx="1354">
                  <c:v>-12.02487968</c:v>
                </c:pt>
                <c:pt idx="1355">
                  <c:v>-15.827967340000001</c:v>
                </c:pt>
                <c:pt idx="1356">
                  <c:v>-19.25400235</c:v>
                </c:pt>
                <c:pt idx="1357">
                  <c:v>-22.185182990000001</c:v>
                </c:pt>
                <c:pt idx="1358">
                  <c:v>-24.673302870000001</c:v>
                </c:pt>
                <c:pt idx="1359">
                  <c:v>-26.816449729999999</c:v>
                </c:pt>
                <c:pt idx="1360">
                  <c:v>-28.76183352</c:v>
                </c:pt>
                <c:pt idx="1361">
                  <c:v>-30.623525090000001</c:v>
                </c:pt>
                <c:pt idx="1362">
                  <c:v>-32.486801040000003</c:v>
                </c:pt>
                <c:pt idx="1363">
                  <c:v>-34.290616900000003</c:v>
                </c:pt>
                <c:pt idx="1364">
                  <c:v>-35.952952060000001</c:v>
                </c:pt>
                <c:pt idx="1365">
                  <c:v>-37.459390800000001</c:v>
                </c:pt>
                <c:pt idx="1366">
                  <c:v>-38.861151749999998</c:v>
                </c:pt>
                <c:pt idx="1367">
                  <c:v>-40.227717910000003</c:v>
                </c:pt>
                <c:pt idx="1368">
                  <c:v>-41.543318589999998</c:v>
                </c:pt>
                <c:pt idx="1369">
                  <c:v>-42.789565459999999</c:v>
                </c:pt>
                <c:pt idx="1370">
                  <c:v>-44.051021609999999</c:v>
                </c:pt>
                <c:pt idx="1371">
                  <c:v>-45.284132159999999</c:v>
                </c:pt>
                <c:pt idx="1372">
                  <c:v>-46.379586160000002</c:v>
                </c:pt>
                <c:pt idx="1373">
                  <c:v>-47.317957870000001</c:v>
                </c:pt>
                <c:pt idx="1374">
                  <c:v>-48.180595420000003</c:v>
                </c:pt>
                <c:pt idx="1375">
                  <c:v>-48.992209010000003</c:v>
                </c:pt>
                <c:pt idx="1376">
                  <c:v>-49.736220209999999</c:v>
                </c:pt>
                <c:pt idx="1377">
                  <c:v>-50.378494019999998</c:v>
                </c:pt>
                <c:pt idx="1378">
                  <c:v>-50.864588900000001</c:v>
                </c:pt>
                <c:pt idx="1379">
                  <c:v>-51.196606289999998</c:v>
                </c:pt>
                <c:pt idx="1380">
                  <c:v>-51.362355319999999</c:v>
                </c:pt>
                <c:pt idx="1381">
                  <c:v>-51.327924209999999</c:v>
                </c:pt>
                <c:pt idx="1382">
                  <c:v>-51.05299419</c:v>
                </c:pt>
                <c:pt idx="1383">
                  <c:v>-50.439428909999997</c:v>
                </c:pt>
                <c:pt idx="1384">
                  <c:v>-49.438871849999998</c:v>
                </c:pt>
                <c:pt idx="1385">
                  <c:v>-48.058408550000003</c:v>
                </c:pt>
                <c:pt idx="1386">
                  <c:v>-46.34632912</c:v>
                </c:pt>
                <c:pt idx="1387">
                  <c:v>-44.395165720000001</c:v>
                </c:pt>
                <c:pt idx="1388">
                  <c:v>-42.353591639999998</c:v>
                </c:pt>
                <c:pt idx="1389">
                  <c:v>-40.389433310000001</c:v>
                </c:pt>
                <c:pt idx="1390">
                  <c:v>-38.494309219999998</c:v>
                </c:pt>
                <c:pt idx="1391">
                  <c:v>-36.456012940000001</c:v>
                </c:pt>
                <c:pt idx="1392">
                  <c:v>-34.069076780000003</c:v>
                </c:pt>
                <c:pt idx="1393">
                  <c:v>-31.3093629</c:v>
                </c:pt>
                <c:pt idx="1394">
                  <c:v>-28.273026990000002</c:v>
                </c:pt>
                <c:pt idx="1395">
                  <c:v>-25.059096350000001</c:v>
                </c:pt>
                <c:pt idx="1396">
                  <c:v>-21.78451226</c:v>
                </c:pt>
                <c:pt idx="1397">
                  <c:v>-18.500605350000001</c:v>
                </c:pt>
                <c:pt idx="1398">
                  <c:v>-15.22252563</c:v>
                </c:pt>
                <c:pt idx="1399">
                  <c:v>-12.0310974</c:v>
                </c:pt>
                <c:pt idx="1400">
                  <c:v>-9.0576234069999995</c:v>
                </c:pt>
                <c:pt idx="1401">
                  <c:v>-6.2969799589999997</c:v>
                </c:pt>
                <c:pt idx="1402">
                  <c:v>-3.59584832</c:v>
                </c:pt>
                <c:pt idx="1403">
                  <c:v>-0.861738114</c:v>
                </c:pt>
                <c:pt idx="1404">
                  <c:v>2.160928449</c:v>
                </c:pt>
                <c:pt idx="1405">
                  <c:v>5.4966025600000004</c:v>
                </c:pt>
                <c:pt idx="1406">
                  <c:v>8.914572948</c:v>
                </c:pt>
                <c:pt idx="1407">
                  <c:v>12.42820365</c:v>
                </c:pt>
                <c:pt idx="1408">
                  <c:v>16.003220819999999</c:v>
                </c:pt>
                <c:pt idx="1409">
                  <c:v>19.22148412</c:v>
                </c:pt>
                <c:pt idx="1410">
                  <c:v>21.565083619999999</c:v>
                </c:pt>
                <c:pt idx="1411">
                  <c:v>22.77235095</c:v>
                </c:pt>
                <c:pt idx="1412">
                  <c:v>22.945973850000001</c:v>
                </c:pt>
                <c:pt idx="1413">
                  <c:v>22.621840989999999</c:v>
                </c:pt>
                <c:pt idx="1414">
                  <c:v>22.30761545</c:v>
                </c:pt>
                <c:pt idx="1415">
                  <c:v>22.19480106</c:v>
                </c:pt>
                <c:pt idx="1416">
                  <c:v>22.303813980000001</c:v>
                </c:pt>
                <c:pt idx="1417">
                  <c:v>22.65773454</c:v>
                </c:pt>
                <c:pt idx="1418">
                  <c:v>23.242570690000001</c:v>
                </c:pt>
                <c:pt idx="1419">
                  <c:v>23.86235048</c:v>
                </c:pt>
                <c:pt idx="1420">
                  <c:v>24.361782430000002</c:v>
                </c:pt>
                <c:pt idx="1421">
                  <c:v>24.740030539999999</c:v>
                </c:pt>
                <c:pt idx="1422">
                  <c:v>24.901407209999999</c:v>
                </c:pt>
                <c:pt idx="1423">
                  <c:v>24.872623239999999</c:v>
                </c:pt>
                <c:pt idx="1424">
                  <c:v>24.698977079999999</c:v>
                </c:pt>
                <c:pt idx="1425">
                  <c:v>24.502611259999998</c:v>
                </c:pt>
                <c:pt idx="1426">
                  <c:v>24.435512030000002</c:v>
                </c:pt>
                <c:pt idx="1427">
                  <c:v>24.536086529999999</c:v>
                </c:pt>
                <c:pt idx="1428">
                  <c:v>24.683158559999999</c:v>
                </c:pt>
                <c:pt idx="1429">
                  <c:v>24.52091047</c:v>
                </c:pt>
                <c:pt idx="1430">
                  <c:v>23.753207</c:v>
                </c:pt>
                <c:pt idx="1431">
                  <c:v>22.383879480000001</c:v>
                </c:pt>
                <c:pt idx="1432">
                  <c:v>20.546991469999998</c:v>
                </c:pt>
                <c:pt idx="1433">
                  <c:v>18.545209539999998</c:v>
                </c:pt>
                <c:pt idx="1434">
                  <c:v>16.68444225</c:v>
                </c:pt>
                <c:pt idx="1435">
                  <c:v>15.1768242</c:v>
                </c:pt>
                <c:pt idx="1436">
                  <c:v>14.094401939999999</c:v>
                </c:pt>
                <c:pt idx="1437">
                  <c:v>13.18612452</c:v>
                </c:pt>
                <c:pt idx="1438">
                  <c:v>12.10074719</c:v>
                </c:pt>
                <c:pt idx="1439">
                  <c:v>10.663171889999999</c:v>
                </c:pt>
                <c:pt idx="1440">
                  <c:v>8.7689165899999999</c:v>
                </c:pt>
                <c:pt idx="1441">
                  <c:v>6.4457339779999998</c:v>
                </c:pt>
                <c:pt idx="1442">
                  <c:v>4.0143379379999997</c:v>
                </c:pt>
                <c:pt idx="1443">
                  <c:v>1.8281995790000001</c:v>
                </c:pt>
                <c:pt idx="1444">
                  <c:v>7.3524567999999998E-2</c:v>
                </c:pt>
                <c:pt idx="1445">
                  <c:v>-1.132624724</c:v>
                </c:pt>
                <c:pt idx="1446">
                  <c:v>-2.004395589</c:v>
                </c:pt>
                <c:pt idx="1447">
                  <c:v>-2.923261557</c:v>
                </c:pt>
                <c:pt idx="1448">
                  <c:v>-4.1285691660000001</c:v>
                </c:pt>
                <c:pt idx="1449">
                  <c:v>-5.8244985829999996</c:v>
                </c:pt>
                <c:pt idx="1450">
                  <c:v>-8.0796247109999992</c:v>
                </c:pt>
                <c:pt idx="1451">
                  <c:v>-10.801361480000001</c:v>
                </c:pt>
                <c:pt idx="1452">
                  <c:v>-13.756506249999999</c:v>
                </c:pt>
                <c:pt idx="1453">
                  <c:v>-16.737719040000002</c:v>
                </c:pt>
                <c:pt idx="1454">
                  <c:v>-19.529573920000001</c:v>
                </c:pt>
                <c:pt idx="1455">
                  <c:v>-22.08454484</c:v>
                </c:pt>
                <c:pt idx="1456">
                  <c:v>-24.458237369999999</c:v>
                </c:pt>
                <c:pt idx="1457">
                  <c:v>-26.731511699999999</c:v>
                </c:pt>
                <c:pt idx="1458">
                  <c:v>-28.885644020000001</c:v>
                </c:pt>
                <c:pt idx="1459">
                  <c:v>-30.93143306</c:v>
                </c:pt>
                <c:pt idx="1460">
                  <c:v>-32.983730379999997</c:v>
                </c:pt>
                <c:pt idx="1461">
                  <c:v>-35.102895599999997</c:v>
                </c:pt>
                <c:pt idx="1462">
                  <c:v>-37.231981140000002</c:v>
                </c:pt>
                <c:pt idx="1463">
                  <c:v>-39.206160320000002</c:v>
                </c:pt>
                <c:pt idx="1464">
                  <c:v>-40.848189189999999</c:v>
                </c:pt>
                <c:pt idx="1465">
                  <c:v>-42.175081030000001</c:v>
                </c:pt>
                <c:pt idx="1466">
                  <c:v>-43.296498290000002</c:v>
                </c:pt>
                <c:pt idx="1467">
                  <c:v>-44.425682539999997</c:v>
                </c:pt>
                <c:pt idx="1468">
                  <c:v>-45.858163390000001</c:v>
                </c:pt>
                <c:pt idx="1469">
                  <c:v>-47.697851129999997</c:v>
                </c:pt>
                <c:pt idx="1470">
                  <c:v>-49.789334879999998</c:v>
                </c:pt>
                <c:pt idx="1471">
                  <c:v>-51.941106050000002</c:v>
                </c:pt>
                <c:pt idx="1472">
                  <c:v>-53.785090599999997</c:v>
                </c:pt>
                <c:pt idx="1473">
                  <c:v>-55.003654310000002</c:v>
                </c:pt>
                <c:pt idx="1474">
                  <c:v>-55.493352809999998</c:v>
                </c:pt>
                <c:pt idx="1475">
                  <c:v>-55.468708329999998</c:v>
                </c:pt>
                <c:pt idx="1476">
                  <c:v>-55.242341260000003</c:v>
                </c:pt>
                <c:pt idx="1477">
                  <c:v>-54.963619719999997</c:v>
                </c:pt>
                <c:pt idx="1478">
                  <c:v>-54.691826820000003</c:v>
                </c:pt>
                <c:pt idx="1479">
                  <c:v>-54.381453929999999</c:v>
                </c:pt>
                <c:pt idx="1480">
                  <c:v>-53.954445049999997</c:v>
                </c:pt>
                <c:pt idx="1481">
                  <c:v>-53.343970149999997</c:v>
                </c:pt>
                <c:pt idx="1482">
                  <c:v>-52.513477340000001</c:v>
                </c:pt>
                <c:pt idx="1483">
                  <c:v>-51.449768980000002</c:v>
                </c:pt>
                <c:pt idx="1484">
                  <c:v>-50.193255120000003</c:v>
                </c:pt>
                <c:pt idx="1485">
                  <c:v>-48.861925939999999</c:v>
                </c:pt>
                <c:pt idx="1486">
                  <c:v>-47.560693899999997</c:v>
                </c:pt>
                <c:pt idx="1487">
                  <c:v>-46.345335839999997</c:v>
                </c:pt>
                <c:pt idx="1488">
                  <c:v>-45.190525960000002</c:v>
                </c:pt>
                <c:pt idx="1489">
                  <c:v>-44.052219700000002</c:v>
                </c:pt>
                <c:pt idx="1490">
                  <c:v>-42.899992730000001</c:v>
                </c:pt>
                <c:pt idx="1491">
                  <c:v>-41.609172209999997</c:v>
                </c:pt>
                <c:pt idx="1492">
                  <c:v>-40.058507050000003</c:v>
                </c:pt>
                <c:pt idx="1493">
                  <c:v>-38.200218990000003</c:v>
                </c:pt>
                <c:pt idx="1494">
                  <c:v>-36.05441811</c:v>
                </c:pt>
                <c:pt idx="1495">
                  <c:v>-33.763281790000001</c:v>
                </c:pt>
                <c:pt idx="1496">
                  <c:v>-31.458914069999999</c:v>
                </c:pt>
                <c:pt idx="1497">
                  <c:v>-29.084340229999999</c:v>
                </c:pt>
                <c:pt idx="1498">
                  <c:v>-26.428217589999999</c:v>
                </c:pt>
                <c:pt idx="1499">
                  <c:v>-23.39628643</c:v>
                </c:pt>
                <c:pt idx="1500">
                  <c:v>-19.970072290000001</c:v>
                </c:pt>
                <c:pt idx="1501">
                  <c:v>-16.23304104</c:v>
                </c:pt>
                <c:pt idx="1502">
                  <c:v>-12.39251374</c:v>
                </c:pt>
                <c:pt idx="1503">
                  <c:v>-8.6669776840000008</c:v>
                </c:pt>
                <c:pt idx="1504">
                  <c:v>-5.18108009</c:v>
                </c:pt>
                <c:pt idx="1505">
                  <c:v>-1.907195768</c:v>
                </c:pt>
                <c:pt idx="1506">
                  <c:v>1.256036347</c:v>
                </c:pt>
                <c:pt idx="1507">
                  <c:v>4.4218741799999997</c:v>
                </c:pt>
                <c:pt idx="1508">
                  <c:v>7.7171196560000004</c:v>
                </c:pt>
                <c:pt idx="1509">
                  <c:v>11.57641946</c:v>
                </c:pt>
                <c:pt idx="1510">
                  <c:v>15.95101859</c:v>
                </c:pt>
                <c:pt idx="1511">
                  <c:v>20.60764348</c:v>
                </c:pt>
                <c:pt idx="1512">
                  <c:v>24.72419391</c:v>
                </c:pt>
                <c:pt idx="1513">
                  <c:v>27.14717169</c:v>
                </c:pt>
                <c:pt idx="1514">
                  <c:v>27.641911700000001</c:v>
                </c:pt>
                <c:pt idx="1515">
                  <c:v>26.610333390000001</c:v>
                </c:pt>
                <c:pt idx="1516">
                  <c:v>24.868189919999999</c:v>
                </c:pt>
                <c:pt idx="1517">
                  <c:v>23.372656419999998</c:v>
                </c:pt>
                <c:pt idx="1518">
                  <c:v>22.858720430000002</c:v>
                </c:pt>
                <c:pt idx="1519">
                  <c:v>23.79240132</c:v>
                </c:pt>
                <c:pt idx="1520">
                  <c:v>25.882495219999999</c:v>
                </c:pt>
                <c:pt idx="1521">
                  <c:v>28.21057523</c:v>
                </c:pt>
                <c:pt idx="1522">
                  <c:v>29.640007529999998</c:v>
                </c:pt>
                <c:pt idx="1523">
                  <c:v>29.818056259999999</c:v>
                </c:pt>
                <c:pt idx="1524">
                  <c:v>29.09032749</c:v>
                </c:pt>
                <c:pt idx="1525">
                  <c:v>27.96110328</c:v>
                </c:pt>
                <c:pt idx="1526">
                  <c:v>26.867020140000001</c:v>
                </c:pt>
                <c:pt idx="1527">
                  <c:v>25.70668847</c:v>
                </c:pt>
                <c:pt idx="1528">
                  <c:v>24.659577980000002</c:v>
                </c:pt>
                <c:pt idx="1529">
                  <c:v>24.07230036</c:v>
                </c:pt>
                <c:pt idx="1530">
                  <c:v>24.169416999999999</c:v>
                </c:pt>
                <c:pt idx="1531">
                  <c:v>24.878553220000001</c:v>
                </c:pt>
                <c:pt idx="1532">
                  <c:v>25.872407590000002</c:v>
                </c:pt>
                <c:pt idx="1533">
                  <c:v>26.596554619999999</c:v>
                </c:pt>
                <c:pt idx="1534">
                  <c:v>26.458219790000001</c:v>
                </c:pt>
                <c:pt idx="1535">
                  <c:v>25.335769750000001</c:v>
                </c:pt>
                <c:pt idx="1536">
                  <c:v>23.53422114</c:v>
                </c:pt>
                <c:pt idx="1537">
                  <c:v>21.513628619999999</c:v>
                </c:pt>
                <c:pt idx="1538">
                  <c:v>19.739873060000001</c:v>
                </c:pt>
                <c:pt idx="1539">
                  <c:v>18.41850522</c:v>
                </c:pt>
                <c:pt idx="1540">
                  <c:v>17.524802139999998</c:v>
                </c:pt>
                <c:pt idx="1541">
                  <c:v>16.86803845</c:v>
                </c:pt>
                <c:pt idx="1542">
                  <c:v>16.118135330000001</c:v>
                </c:pt>
                <c:pt idx="1543">
                  <c:v>14.94073654</c:v>
                </c:pt>
                <c:pt idx="1544">
                  <c:v>13.145406250000001</c:v>
                </c:pt>
                <c:pt idx="1545">
                  <c:v>10.72919194</c:v>
                </c:pt>
                <c:pt idx="1546">
                  <c:v>7.9609098239999998</c:v>
                </c:pt>
                <c:pt idx="1547">
                  <c:v>5.0966366279999997</c:v>
                </c:pt>
                <c:pt idx="1548">
                  <c:v>2.396454715</c:v>
                </c:pt>
                <c:pt idx="1549">
                  <c:v>6.6106100000000001E-4</c:v>
                </c:pt>
                <c:pt idx="1550">
                  <c:v>-2.0489348000000001</c:v>
                </c:pt>
                <c:pt idx="1551">
                  <c:v>-4.0266193640000001</c:v>
                </c:pt>
                <c:pt idx="1552">
                  <c:v>-6.1837902170000003</c:v>
                </c:pt>
                <c:pt idx="1553">
                  <c:v>-8.6265679330000005</c:v>
                </c:pt>
                <c:pt idx="1554">
                  <c:v>-11.43655205</c:v>
                </c:pt>
                <c:pt idx="1555">
                  <c:v>-14.593638990000001</c:v>
                </c:pt>
                <c:pt idx="1556">
                  <c:v>-17.895965069999999</c:v>
                </c:pt>
                <c:pt idx="1557">
                  <c:v>-21.31021831</c:v>
                </c:pt>
                <c:pt idx="1558">
                  <c:v>-24.808236870000002</c:v>
                </c:pt>
                <c:pt idx="1559">
                  <c:v>-28.336294630000001</c:v>
                </c:pt>
                <c:pt idx="1560">
                  <c:v>-31.850918400000001</c:v>
                </c:pt>
                <c:pt idx="1561">
                  <c:v>-35.266693289999999</c:v>
                </c:pt>
                <c:pt idx="1562">
                  <c:v>-38.507046680000002</c:v>
                </c:pt>
                <c:pt idx="1563">
                  <c:v>-41.457850129999997</c:v>
                </c:pt>
                <c:pt idx="1564">
                  <c:v>-44.013296330000003</c:v>
                </c:pt>
                <c:pt idx="1565">
                  <c:v>-46.134658180000002</c:v>
                </c:pt>
                <c:pt idx="1566">
                  <c:v>-47.909945759999999</c:v>
                </c:pt>
                <c:pt idx="1567">
                  <c:v>-49.548852420000003</c:v>
                </c:pt>
                <c:pt idx="1568">
                  <c:v>-51.192796989999998</c:v>
                </c:pt>
                <c:pt idx="1569">
                  <c:v>-52.917270289999998</c:v>
                </c:pt>
                <c:pt idx="1570">
                  <c:v>-54.699255710000003</c:v>
                </c:pt>
                <c:pt idx="1571">
                  <c:v>-56.422472569999996</c:v>
                </c:pt>
                <c:pt idx="1572">
                  <c:v>-57.923254759999999</c:v>
                </c:pt>
                <c:pt idx="1573">
                  <c:v>-59.099502489999999</c:v>
                </c:pt>
                <c:pt idx="1574">
                  <c:v>-59.927587719999998</c:v>
                </c:pt>
                <c:pt idx="1575">
                  <c:v>-60.384022280000003</c:v>
                </c:pt>
                <c:pt idx="1576">
                  <c:v>-60.496916179999999</c:v>
                </c:pt>
                <c:pt idx="1577">
                  <c:v>-60.248483749999998</c:v>
                </c:pt>
                <c:pt idx="1578">
                  <c:v>-59.54492578</c:v>
                </c:pt>
                <c:pt idx="1579">
                  <c:v>-58.435726600000002</c:v>
                </c:pt>
                <c:pt idx="1580">
                  <c:v>-57.012584089999997</c:v>
                </c:pt>
                <c:pt idx="1581">
                  <c:v>-55.39621185</c:v>
                </c:pt>
                <c:pt idx="1582">
                  <c:v>-53.733325950000001</c:v>
                </c:pt>
                <c:pt idx="1583">
                  <c:v>-52.027286930000002</c:v>
                </c:pt>
                <c:pt idx="1584">
                  <c:v>-50.226817769999997</c:v>
                </c:pt>
                <c:pt idx="1585">
                  <c:v>-48.325546439999997</c:v>
                </c:pt>
                <c:pt idx="1586">
                  <c:v>-46.323605389999997</c:v>
                </c:pt>
                <c:pt idx="1587">
                  <c:v>-44.179024720000001</c:v>
                </c:pt>
                <c:pt idx="1588">
                  <c:v>-41.804122649999996</c:v>
                </c:pt>
                <c:pt idx="1589">
                  <c:v>-39.144518769999998</c:v>
                </c:pt>
                <c:pt idx="1590">
                  <c:v>-36.199766599999997</c:v>
                </c:pt>
                <c:pt idx="1591">
                  <c:v>-32.981677869999999</c:v>
                </c:pt>
                <c:pt idx="1592">
                  <c:v>-29.509309470000002</c:v>
                </c:pt>
                <c:pt idx="1593">
                  <c:v>-25.874012560000001</c:v>
                </c:pt>
                <c:pt idx="1594">
                  <c:v>-22.258186210000002</c:v>
                </c:pt>
                <c:pt idx="1595">
                  <c:v>-18.769880560000001</c:v>
                </c:pt>
                <c:pt idx="1596">
                  <c:v>-15.37702977</c:v>
                </c:pt>
                <c:pt idx="1597">
                  <c:v>-11.9852448</c:v>
                </c:pt>
                <c:pt idx="1598">
                  <c:v>-8.6957041020000005</c:v>
                </c:pt>
                <c:pt idx="1599">
                  <c:v>-5.7403534799999996</c:v>
                </c:pt>
                <c:pt idx="1600">
                  <c:v>-3.25061577</c:v>
                </c:pt>
                <c:pt idx="1601">
                  <c:v>-0.93886015499999997</c:v>
                </c:pt>
                <c:pt idx="1602">
                  <c:v>1.4680613680000001</c:v>
                </c:pt>
                <c:pt idx="1603">
                  <c:v>4.2453042610000002</c:v>
                </c:pt>
                <c:pt idx="1604">
                  <c:v>7.8655959759999998</c:v>
                </c:pt>
                <c:pt idx="1605">
                  <c:v>12.520233040000001</c:v>
                </c:pt>
                <c:pt idx="1606">
                  <c:v>18.41463482</c:v>
                </c:pt>
                <c:pt idx="1607">
                  <c:v>24.57910128</c:v>
                </c:pt>
                <c:pt idx="1608">
                  <c:v>29.074347970000002</c:v>
                </c:pt>
                <c:pt idx="1609">
                  <c:v>30.587263149999998</c:v>
                </c:pt>
                <c:pt idx="1610">
                  <c:v>29.44077291</c:v>
                </c:pt>
                <c:pt idx="1611">
                  <c:v>27.40622613</c:v>
                </c:pt>
                <c:pt idx="1612">
                  <c:v>26.246077069999998</c:v>
                </c:pt>
                <c:pt idx="1613">
                  <c:v>26.584315409999999</c:v>
                </c:pt>
                <c:pt idx="1614">
                  <c:v>28.136720820000001</c:v>
                </c:pt>
                <c:pt idx="1615">
                  <c:v>30.14796218</c:v>
                </c:pt>
                <c:pt idx="1616">
                  <c:v>31.672288559999998</c:v>
                </c:pt>
                <c:pt idx="1617">
                  <c:v>31.95303723</c:v>
                </c:pt>
                <c:pt idx="1618">
                  <c:v>30.704685959999999</c:v>
                </c:pt>
                <c:pt idx="1619">
                  <c:v>28.600897190000001</c:v>
                </c:pt>
                <c:pt idx="1620">
                  <c:v>26.678759360000001</c:v>
                </c:pt>
                <c:pt idx="1621">
                  <c:v>25.621967510000001</c:v>
                </c:pt>
                <c:pt idx="1622">
                  <c:v>25.621701959999999</c:v>
                </c:pt>
                <c:pt idx="1623">
                  <c:v>26.328330780000002</c:v>
                </c:pt>
                <c:pt idx="1624">
                  <c:v>27.059681550000001</c:v>
                </c:pt>
                <c:pt idx="1625">
                  <c:v>27.05914392</c:v>
                </c:pt>
                <c:pt idx="1626">
                  <c:v>25.811843100000001</c:v>
                </c:pt>
                <c:pt idx="1627">
                  <c:v>23.320137299999999</c:v>
                </c:pt>
                <c:pt idx="1628">
                  <c:v>20.170982250000002</c:v>
                </c:pt>
                <c:pt idx="1629">
                  <c:v>17.100727809999999</c:v>
                </c:pt>
                <c:pt idx="1630">
                  <c:v>14.640681369999999</c:v>
                </c:pt>
                <c:pt idx="1631">
                  <c:v>12.89569408</c:v>
                </c:pt>
                <c:pt idx="1632">
                  <c:v>11.71779768</c:v>
                </c:pt>
                <c:pt idx="1633">
                  <c:v>10.817575590000001</c:v>
                </c:pt>
                <c:pt idx="1634">
                  <c:v>9.7187129960000007</c:v>
                </c:pt>
                <c:pt idx="1635">
                  <c:v>8.0052606960000006</c:v>
                </c:pt>
                <c:pt idx="1636">
                  <c:v>5.5811048220000004</c:v>
                </c:pt>
                <c:pt idx="1637">
                  <c:v>2.3999418659999998</c:v>
                </c:pt>
                <c:pt idx="1638">
                  <c:v>-1.193759451</c:v>
                </c:pt>
                <c:pt idx="1639">
                  <c:v>-4.7380343820000004</c:v>
                </c:pt>
                <c:pt idx="1640">
                  <c:v>-7.8915955350000004</c:v>
                </c:pt>
                <c:pt idx="1641">
                  <c:v>-10.52433636</c:v>
                </c:pt>
                <c:pt idx="1642">
                  <c:v>-12.692342740000001</c:v>
                </c:pt>
                <c:pt idx="1643">
                  <c:v>-14.588899039999999</c:v>
                </c:pt>
                <c:pt idx="1644">
                  <c:v>-16.665063400000001</c:v>
                </c:pt>
                <c:pt idx="1645">
                  <c:v>-19.233706770000001</c:v>
                </c:pt>
                <c:pt idx="1646">
                  <c:v>-22.283179579999999</c:v>
                </c:pt>
                <c:pt idx="1647">
                  <c:v>-25.68188761</c:v>
                </c:pt>
                <c:pt idx="1648">
                  <c:v>-29.122088590000001</c:v>
                </c:pt>
                <c:pt idx="1649">
                  <c:v>-32.327451439999997</c:v>
                </c:pt>
                <c:pt idx="1650">
                  <c:v>-35.322918250000001</c:v>
                </c:pt>
                <c:pt idx="1651">
                  <c:v>-38.223293490000003</c:v>
                </c:pt>
                <c:pt idx="1652">
                  <c:v>-41.134827919999999</c:v>
                </c:pt>
                <c:pt idx="1653">
                  <c:v>-44.043846960000003</c:v>
                </c:pt>
                <c:pt idx="1654">
                  <c:v>-46.815469319999998</c:v>
                </c:pt>
                <c:pt idx="1655">
                  <c:v>-49.326596270000003</c:v>
                </c:pt>
                <c:pt idx="1656">
                  <c:v>-51.546688889999999</c:v>
                </c:pt>
                <c:pt idx="1657">
                  <c:v>-53.514244050000002</c:v>
                </c:pt>
                <c:pt idx="1658">
                  <c:v>-55.408331269999998</c:v>
                </c:pt>
                <c:pt idx="1659">
                  <c:v>-57.373143300000002</c:v>
                </c:pt>
                <c:pt idx="1660">
                  <c:v>-59.42009616</c:v>
                </c:pt>
                <c:pt idx="1661">
                  <c:v>-61.442347939999998</c:v>
                </c:pt>
                <c:pt idx="1662">
                  <c:v>-63.189384359999998</c:v>
                </c:pt>
                <c:pt idx="1663">
                  <c:v>-64.499421089999998</c:v>
                </c:pt>
                <c:pt idx="1664">
                  <c:v>-65.261993250000003</c:v>
                </c:pt>
                <c:pt idx="1665">
                  <c:v>-65.645139060000005</c:v>
                </c:pt>
                <c:pt idx="1666">
                  <c:v>-65.664657199999994</c:v>
                </c:pt>
                <c:pt idx="1667">
                  <c:v>-65.381049779999998</c:v>
                </c:pt>
                <c:pt idx="1668">
                  <c:v>-64.90622406</c:v>
                </c:pt>
                <c:pt idx="1669">
                  <c:v>-64.340524579999993</c:v>
                </c:pt>
                <c:pt idx="1670">
                  <c:v>-63.748377150000003</c:v>
                </c:pt>
                <c:pt idx="1671">
                  <c:v>-62.974853570000001</c:v>
                </c:pt>
                <c:pt idx="1672">
                  <c:v>-61.892370509999999</c:v>
                </c:pt>
                <c:pt idx="1673">
                  <c:v>-60.436369900000003</c:v>
                </c:pt>
                <c:pt idx="1674">
                  <c:v>-58.536346190000003</c:v>
                </c:pt>
                <c:pt idx="1675">
                  <c:v>-56.306543320000003</c:v>
                </c:pt>
                <c:pt idx="1676">
                  <c:v>-53.895639000000003</c:v>
                </c:pt>
                <c:pt idx="1677">
                  <c:v>-51.4539957</c:v>
                </c:pt>
                <c:pt idx="1678">
                  <c:v>-49.147546319999996</c:v>
                </c:pt>
                <c:pt idx="1679">
                  <c:v>-47.077562380000003</c:v>
                </c:pt>
                <c:pt idx="1680">
                  <c:v>-45.269062849999997</c:v>
                </c:pt>
                <c:pt idx="1681">
                  <c:v>-43.644251429999997</c:v>
                </c:pt>
                <c:pt idx="1682">
                  <c:v>-42.071774400000002</c:v>
                </c:pt>
                <c:pt idx="1683">
                  <c:v>-40.472986030000001</c:v>
                </c:pt>
                <c:pt idx="1684">
                  <c:v>-38.786597309999998</c:v>
                </c:pt>
                <c:pt idx="1685">
                  <c:v>-36.918348549999997</c:v>
                </c:pt>
                <c:pt idx="1686">
                  <c:v>-34.805162959999997</c:v>
                </c:pt>
                <c:pt idx="1687">
                  <c:v>-32.435577100000003</c:v>
                </c:pt>
                <c:pt idx="1688">
                  <c:v>-29.774419739999999</c:v>
                </c:pt>
                <c:pt idx="1689">
                  <c:v>-26.79346116</c:v>
                </c:pt>
                <c:pt idx="1690">
                  <c:v>-23.590470740000001</c:v>
                </c:pt>
                <c:pt idx="1691">
                  <c:v>-20.335804540000002</c:v>
                </c:pt>
                <c:pt idx="1692">
                  <c:v>-17.24009641</c:v>
                </c:pt>
                <c:pt idx="1693">
                  <c:v>-14.51555638</c:v>
                </c:pt>
                <c:pt idx="1694">
                  <c:v>-12.267502199999999</c:v>
                </c:pt>
                <c:pt idx="1695">
                  <c:v>-10.46015195</c:v>
                </c:pt>
                <c:pt idx="1696">
                  <c:v>-9.0459632130000003</c:v>
                </c:pt>
                <c:pt idx="1697">
                  <c:v>-7.7346210490000002</c:v>
                </c:pt>
                <c:pt idx="1698">
                  <c:v>-6.1684988279999997</c:v>
                </c:pt>
                <c:pt idx="1699">
                  <c:v>-4.3313458919999999</c:v>
                </c:pt>
                <c:pt idx="1700">
                  <c:v>-1.813602014</c:v>
                </c:pt>
                <c:pt idx="1701">
                  <c:v>1.6465095869999999</c:v>
                </c:pt>
                <c:pt idx="1702">
                  <c:v>5.7477803950000004</c:v>
                </c:pt>
                <c:pt idx="1703">
                  <c:v>9.4440889670000008</c:v>
                </c:pt>
                <c:pt idx="1704">
                  <c:v>11.84605657</c:v>
                </c:pt>
                <c:pt idx="1705">
                  <c:v>12.89134788</c:v>
                </c:pt>
                <c:pt idx="1706">
                  <c:v>12.94580436</c:v>
                </c:pt>
                <c:pt idx="1707">
                  <c:v>12.77244797</c:v>
                </c:pt>
                <c:pt idx="1708">
                  <c:v>13.05993707</c:v>
                </c:pt>
                <c:pt idx="1709">
                  <c:v>13.933463010000001</c:v>
                </c:pt>
                <c:pt idx="1710">
                  <c:v>15.324983270000001</c:v>
                </c:pt>
                <c:pt idx="1711">
                  <c:v>16.95984619</c:v>
                </c:pt>
                <c:pt idx="1712">
                  <c:v>18.377481540000002</c:v>
                </c:pt>
                <c:pt idx="1713">
                  <c:v>19.487278709999998</c:v>
                </c:pt>
                <c:pt idx="1714">
                  <c:v>20.190328059999999</c:v>
                </c:pt>
                <c:pt idx="1715">
                  <c:v>20.373109660000001</c:v>
                </c:pt>
                <c:pt idx="1716">
                  <c:v>20.11646476</c:v>
                </c:pt>
                <c:pt idx="1717">
                  <c:v>19.578616090000001</c:v>
                </c:pt>
                <c:pt idx="1718">
                  <c:v>19.075745049999998</c:v>
                </c:pt>
                <c:pt idx="1719">
                  <c:v>18.79973</c:v>
                </c:pt>
                <c:pt idx="1720">
                  <c:v>18.76152768</c:v>
                </c:pt>
                <c:pt idx="1721">
                  <c:v>18.85633121</c:v>
                </c:pt>
                <c:pt idx="1722">
                  <c:v>18.814378690000002</c:v>
                </c:pt>
                <c:pt idx="1723">
                  <c:v>18.394243509999999</c:v>
                </c:pt>
                <c:pt idx="1724">
                  <c:v>17.460648540000001</c:v>
                </c:pt>
                <c:pt idx="1725">
                  <c:v>16.09482839</c:v>
                </c:pt>
                <c:pt idx="1726">
                  <c:v>14.52762362</c:v>
                </c:pt>
                <c:pt idx="1727">
                  <c:v>13.041457510000001</c:v>
                </c:pt>
                <c:pt idx="1728">
                  <c:v>11.84278134</c:v>
                </c:pt>
                <c:pt idx="1729">
                  <c:v>10.985184629999999</c:v>
                </c:pt>
                <c:pt idx="1730">
                  <c:v>10.36830288</c:v>
                </c:pt>
                <c:pt idx="1731">
                  <c:v>9.8163063239999993</c:v>
                </c:pt>
                <c:pt idx="1732">
                  <c:v>8.9772755570000005</c:v>
                </c:pt>
                <c:pt idx="1733">
                  <c:v>7.6025868259999996</c:v>
                </c:pt>
                <c:pt idx="1734">
                  <c:v>5.7009017100000001</c:v>
                </c:pt>
                <c:pt idx="1735">
                  <c:v>3.4695944349999999</c:v>
                </c:pt>
                <c:pt idx="1736">
                  <c:v>1.152844647</c:v>
                </c:pt>
                <c:pt idx="1737">
                  <c:v>-0.962730266</c:v>
                </c:pt>
                <c:pt idx="1738">
                  <c:v>-2.7912251010000002</c:v>
                </c:pt>
                <c:pt idx="1739">
                  <c:v>-4.4353547190000002</c:v>
                </c:pt>
                <c:pt idx="1740">
                  <c:v>-5.9105987239999997</c:v>
                </c:pt>
                <c:pt idx="1741">
                  <c:v>-7.4509334899999997</c:v>
                </c:pt>
                <c:pt idx="1742">
                  <c:v>-9.3345013199999993</c:v>
                </c:pt>
                <c:pt idx="1743">
                  <c:v>-11.58174981</c:v>
                </c:pt>
                <c:pt idx="1744">
                  <c:v>-14.153134319999999</c:v>
                </c:pt>
                <c:pt idx="1745">
                  <c:v>-16.936668690000001</c:v>
                </c:pt>
                <c:pt idx="1746">
                  <c:v>-19.762712319999999</c:v>
                </c:pt>
                <c:pt idx="1747">
                  <c:v>-22.51265059</c:v>
                </c:pt>
                <c:pt idx="1748">
                  <c:v>-25.006534479999999</c:v>
                </c:pt>
                <c:pt idx="1749">
                  <c:v>-27.26653563</c:v>
                </c:pt>
                <c:pt idx="1750">
                  <c:v>-29.470669740000002</c:v>
                </c:pt>
                <c:pt idx="1751">
                  <c:v>-31.704765080000001</c:v>
                </c:pt>
                <c:pt idx="1752">
                  <c:v>-33.94192434</c:v>
                </c:pt>
                <c:pt idx="1753">
                  <c:v>-36.149969390000003</c:v>
                </c:pt>
                <c:pt idx="1754">
                  <c:v>-38.282332650000001</c:v>
                </c:pt>
                <c:pt idx="1755">
                  <c:v>-40.348253270000001</c:v>
                </c:pt>
                <c:pt idx="1756">
                  <c:v>-42.291395829999999</c:v>
                </c:pt>
                <c:pt idx="1757">
                  <c:v>-44.07980147</c:v>
                </c:pt>
                <c:pt idx="1758">
                  <c:v>-45.800399880000001</c:v>
                </c:pt>
                <c:pt idx="1759">
                  <c:v>-47.53494336</c:v>
                </c:pt>
                <c:pt idx="1760">
                  <c:v>-49.249699460000002</c:v>
                </c:pt>
                <c:pt idx="1761">
                  <c:v>-50.809058870000001</c:v>
                </c:pt>
                <c:pt idx="1762">
                  <c:v>-52.16265001</c:v>
                </c:pt>
                <c:pt idx="1763">
                  <c:v>-53.317147310000003</c:v>
                </c:pt>
                <c:pt idx="1764">
                  <c:v>-54.259536279999999</c:v>
                </c:pt>
                <c:pt idx="1765">
                  <c:v>-55.02009898</c:v>
                </c:pt>
                <c:pt idx="1766">
                  <c:v>-55.55316028</c:v>
                </c:pt>
                <c:pt idx="1767">
                  <c:v>-55.737622309999999</c:v>
                </c:pt>
                <c:pt idx="1768">
                  <c:v>-55.502785670000002</c:v>
                </c:pt>
                <c:pt idx="1769">
                  <c:v>-54.85124639</c:v>
                </c:pt>
                <c:pt idx="1770">
                  <c:v>-53.895208709999999</c:v>
                </c:pt>
                <c:pt idx="1771">
                  <c:v>-52.730645709999997</c:v>
                </c:pt>
                <c:pt idx="1772">
                  <c:v>-51.388391339999998</c:v>
                </c:pt>
                <c:pt idx="1773">
                  <c:v>-49.882258530000001</c:v>
                </c:pt>
                <c:pt idx="1774">
                  <c:v>-48.228911879999998</c:v>
                </c:pt>
                <c:pt idx="1775">
                  <c:v>-46.507503440000001</c:v>
                </c:pt>
                <c:pt idx="1776">
                  <c:v>-44.727440989999998</c:v>
                </c:pt>
                <c:pt idx="1777">
                  <c:v>-42.835811909999997</c:v>
                </c:pt>
                <c:pt idx="1778">
                  <c:v>-40.748493340000003</c:v>
                </c:pt>
                <c:pt idx="1779">
                  <c:v>-38.420258330000003</c:v>
                </c:pt>
                <c:pt idx="1780">
                  <c:v>-35.807704620000003</c:v>
                </c:pt>
                <c:pt idx="1781">
                  <c:v>-32.923081250000003</c:v>
                </c:pt>
                <c:pt idx="1782">
                  <c:v>-29.939445419999998</c:v>
                </c:pt>
                <c:pt idx="1783">
                  <c:v>-27.063193500000001</c:v>
                </c:pt>
                <c:pt idx="1784">
                  <c:v>-24.462977909999999</c:v>
                </c:pt>
                <c:pt idx="1785">
                  <c:v>-22.415570370000001</c:v>
                </c:pt>
                <c:pt idx="1786">
                  <c:v>-20.946906219999999</c:v>
                </c:pt>
                <c:pt idx="1787">
                  <c:v>-19.797030719999999</c:v>
                </c:pt>
                <c:pt idx="1788">
                  <c:v>-18.66333856</c:v>
                </c:pt>
                <c:pt idx="1789">
                  <c:v>-17.291017629999999</c:v>
                </c:pt>
                <c:pt idx="1790">
                  <c:v>-15.679211820000001</c:v>
                </c:pt>
                <c:pt idx="1791">
                  <c:v>-13.905194420000001</c:v>
                </c:pt>
                <c:pt idx="1792">
                  <c:v>-11.975217069999999</c:v>
                </c:pt>
                <c:pt idx="1793">
                  <c:v>-9.8003739920000008</c:v>
                </c:pt>
                <c:pt idx="1794">
                  <c:v>-7.2403092920000001</c:v>
                </c:pt>
                <c:pt idx="1795">
                  <c:v>-4.2425460859999999</c:v>
                </c:pt>
                <c:pt idx="1796">
                  <c:v>-1.018694684</c:v>
                </c:pt>
                <c:pt idx="1797">
                  <c:v>2.0713324489999998</c:v>
                </c:pt>
                <c:pt idx="1798">
                  <c:v>4.5079140200000003</c:v>
                </c:pt>
                <c:pt idx="1799">
                  <c:v>5.9916704999999997</c:v>
                </c:pt>
                <c:pt idx="1800">
                  <c:v>6.92501883</c:v>
                </c:pt>
                <c:pt idx="1801">
                  <c:v>8.0634298730000005</c:v>
                </c:pt>
                <c:pt idx="1802">
                  <c:v>9.9360477760000006</c:v>
                </c:pt>
                <c:pt idx="1803">
                  <c:v>12.69406326</c:v>
                </c:pt>
                <c:pt idx="1804">
                  <c:v>16.073538979999999</c:v>
                </c:pt>
                <c:pt idx="1805">
                  <c:v>19.385744219999999</c:v>
                </c:pt>
                <c:pt idx="1806">
                  <c:v>21.716066009999999</c:v>
                </c:pt>
                <c:pt idx="1807">
                  <c:v>22.603571030000001</c:v>
                </c:pt>
                <c:pt idx="1808">
                  <c:v>22.240529609999999</c:v>
                </c:pt>
                <c:pt idx="1809">
                  <c:v>21.25184316</c:v>
                </c:pt>
                <c:pt idx="1810">
                  <c:v>20.261318599999999</c:v>
                </c:pt>
                <c:pt idx="1811">
                  <c:v>19.67893742</c:v>
                </c:pt>
                <c:pt idx="1812">
                  <c:v>19.707038730000001</c:v>
                </c:pt>
                <c:pt idx="1813">
                  <c:v>20.272457079999999</c:v>
                </c:pt>
                <c:pt idx="1814">
                  <c:v>21.17000474</c:v>
                </c:pt>
                <c:pt idx="1815">
                  <c:v>22.166785619999999</c:v>
                </c:pt>
                <c:pt idx="1816">
                  <c:v>22.915906450000001</c:v>
                </c:pt>
                <c:pt idx="1817">
                  <c:v>23.023525679999999</c:v>
                </c:pt>
                <c:pt idx="1818">
                  <c:v>22.343522310000001</c:v>
                </c:pt>
                <c:pt idx="1819">
                  <c:v>21.078033439999999</c:v>
                </c:pt>
                <c:pt idx="1820">
                  <c:v>19.577811910000001</c:v>
                </c:pt>
                <c:pt idx="1821">
                  <c:v>18.163063640000001</c:v>
                </c:pt>
                <c:pt idx="1822">
                  <c:v>17.030004259999998</c:v>
                </c:pt>
                <c:pt idx="1823">
                  <c:v>16.222619219999999</c:v>
                </c:pt>
                <c:pt idx="1824">
                  <c:v>15.67281277</c:v>
                </c:pt>
                <c:pt idx="1825">
                  <c:v>15.288217319999999</c:v>
                </c:pt>
                <c:pt idx="1826">
                  <c:v>14.928716530000001</c:v>
                </c:pt>
                <c:pt idx="1827">
                  <c:v>14.3011576</c:v>
                </c:pt>
                <c:pt idx="1828">
                  <c:v>13.16371887</c:v>
                </c:pt>
                <c:pt idx="1829">
                  <c:v>11.56684327</c:v>
                </c:pt>
                <c:pt idx="1830">
                  <c:v>9.7143678060000003</c:v>
                </c:pt>
                <c:pt idx="1831">
                  <c:v>7.8297651300000002</c:v>
                </c:pt>
                <c:pt idx="1832">
                  <c:v>6.1349088270000003</c:v>
                </c:pt>
                <c:pt idx="1833">
                  <c:v>4.7449712100000001</c:v>
                </c:pt>
                <c:pt idx="1834">
                  <c:v>3.6536161460000001</c:v>
                </c:pt>
                <c:pt idx="1835">
                  <c:v>2.6986208230000002</c:v>
                </c:pt>
                <c:pt idx="1836">
                  <c:v>1.6755959069999999</c:v>
                </c:pt>
                <c:pt idx="1837">
                  <c:v>0.404278729</c:v>
                </c:pt>
                <c:pt idx="1838">
                  <c:v>-1.2170900060000001</c:v>
                </c:pt>
                <c:pt idx="1839">
                  <c:v>-3.2036288260000001</c:v>
                </c:pt>
                <c:pt idx="1840">
                  <c:v>-5.5333510490000002</c:v>
                </c:pt>
                <c:pt idx="1841">
                  <c:v>-8.0059497880000006</c:v>
                </c:pt>
                <c:pt idx="1842">
                  <c:v>-10.310856190000001</c:v>
                </c:pt>
                <c:pt idx="1843">
                  <c:v>-12.37322329</c:v>
                </c:pt>
                <c:pt idx="1844">
                  <c:v>-14.33206596</c:v>
                </c:pt>
                <c:pt idx="1845">
                  <c:v>-16.26212026</c:v>
                </c:pt>
                <c:pt idx="1846">
                  <c:v>-18.26829682</c:v>
                </c:pt>
                <c:pt idx="1847">
                  <c:v>-20.554151739999998</c:v>
                </c:pt>
                <c:pt idx="1848">
                  <c:v>-23.08859825</c:v>
                </c:pt>
                <c:pt idx="1849">
                  <c:v>-25.750188340000001</c:v>
                </c:pt>
                <c:pt idx="1850">
                  <c:v>-28.366473419999998</c:v>
                </c:pt>
                <c:pt idx="1851">
                  <c:v>-30.72755759</c:v>
                </c:pt>
                <c:pt idx="1852">
                  <c:v>-32.825807220000002</c:v>
                </c:pt>
                <c:pt idx="1853">
                  <c:v>-34.749939650000002</c:v>
                </c:pt>
                <c:pt idx="1854">
                  <c:v>-36.551690120000004</c:v>
                </c:pt>
                <c:pt idx="1855">
                  <c:v>-38.38232266</c:v>
                </c:pt>
                <c:pt idx="1856">
                  <c:v>-40.23493156</c:v>
                </c:pt>
                <c:pt idx="1857">
                  <c:v>-42.052133150000003</c:v>
                </c:pt>
                <c:pt idx="1858">
                  <c:v>-43.770305389999997</c:v>
                </c:pt>
                <c:pt idx="1859">
                  <c:v>-45.360705520000003</c:v>
                </c:pt>
                <c:pt idx="1860">
                  <c:v>-46.777426490000003</c:v>
                </c:pt>
                <c:pt idx="1861">
                  <c:v>-47.909047960000002</c:v>
                </c:pt>
                <c:pt idx="1862">
                  <c:v>-48.686630020000003</c:v>
                </c:pt>
                <c:pt idx="1863">
                  <c:v>-49.097159920000003</c:v>
                </c:pt>
                <c:pt idx="1864">
                  <c:v>-49.153303800000003</c:v>
                </c:pt>
                <c:pt idx="1865">
                  <c:v>-48.931829270000001</c:v>
                </c:pt>
                <c:pt idx="1866">
                  <c:v>-48.45579918</c:v>
                </c:pt>
                <c:pt idx="1867">
                  <c:v>-47.662608400000003</c:v>
                </c:pt>
                <c:pt idx="1868">
                  <c:v>-46.551304010000003</c:v>
                </c:pt>
                <c:pt idx="1869">
                  <c:v>-45.237583149999999</c:v>
                </c:pt>
                <c:pt idx="1870">
                  <c:v>-43.758480210000002</c:v>
                </c:pt>
                <c:pt idx="1871">
                  <c:v>-42.036984160000003</c:v>
                </c:pt>
                <c:pt idx="1872">
                  <c:v>-40.034254699999998</c:v>
                </c:pt>
                <c:pt idx="1873">
                  <c:v>-37.736536399999999</c:v>
                </c:pt>
                <c:pt idx="1874">
                  <c:v>-35.138434080000003</c:v>
                </c:pt>
                <c:pt idx="1875">
                  <c:v>-32.161026059999998</c:v>
                </c:pt>
                <c:pt idx="1876">
                  <c:v>-28.73064011</c:v>
                </c:pt>
                <c:pt idx="1877">
                  <c:v>-25.041507930000002</c:v>
                </c:pt>
                <c:pt idx="1878">
                  <c:v>-21.43105139</c:v>
                </c:pt>
                <c:pt idx="1879">
                  <c:v>-18.226554369999999</c:v>
                </c:pt>
                <c:pt idx="1880">
                  <c:v>-15.61271122</c:v>
                </c:pt>
                <c:pt idx="1881">
                  <c:v>-13.46605645</c:v>
                </c:pt>
                <c:pt idx="1882">
                  <c:v>-11.5999202</c:v>
                </c:pt>
                <c:pt idx="1883">
                  <c:v>-9.8668641800000003</c:v>
                </c:pt>
                <c:pt idx="1884">
                  <c:v>-8.0996819369999997</c:v>
                </c:pt>
                <c:pt idx="1885">
                  <c:v>-6.1778466380000001</c:v>
                </c:pt>
                <c:pt idx="1886">
                  <c:v>-3.9959314049999999</c:v>
                </c:pt>
                <c:pt idx="1887">
                  <c:v>-1.7404236369999999</c:v>
                </c:pt>
                <c:pt idx="1888">
                  <c:v>0.64069665600000003</c:v>
                </c:pt>
                <c:pt idx="1889">
                  <c:v>3.1577548819999999</c:v>
                </c:pt>
                <c:pt idx="1890">
                  <c:v>5.5974992649999997</c:v>
                </c:pt>
                <c:pt idx="1891">
                  <c:v>7.2935320189999997</c:v>
                </c:pt>
                <c:pt idx="1892">
                  <c:v>8.2852982189999995</c:v>
                </c:pt>
                <c:pt idx="1893">
                  <c:v>8.8678872749999993</c:v>
                </c:pt>
                <c:pt idx="1894">
                  <c:v>9.5630327889999993</c:v>
                </c:pt>
                <c:pt idx="1895">
                  <c:v>11.020467910000001</c:v>
                </c:pt>
                <c:pt idx="1896">
                  <c:v>13.200370080000001</c:v>
                </c:pt>
                <c:pt idx="1897">
                  <c:v>15.68850937</c:v>
                </c:pt>
                <c:pt idx="1898">
                  <c:v>17.879709850000001</c:v>
                </c:pt>
                <c:pt idx="1899">
                  <c:v>19.448008949999998</c:v>
                </c:pt>
                <c:pt idx="1900">
                  <c:v>20.465171649999998</c:v>
                </c:pt>
                <c:pt idx="1901">
                  <c:v>21.085017140000001</c:v>
                </c:pt>
                <c:pt idx="1902">
                  <c:v>21.491873330000001</c:v>
                </c:pt>
                <c:pt idx="1903">
                  <c:v>21.945604329999998</c:v>
                </c:pt>
                <c:pt idx="1904">
                  <c:v>22.65236908</c:v>
                </c:pt>
                <c:pt idx="1905">
                  <c:v>23.596179020000001</c:v>
                </c:pt>
                <c:pt idx="1906">
                  <c:v>24.565332340000001</c:v>
                </c:pt>
                <c:pt idx="1907">
                  <c:v>25.229828869999999</c:v>
                </c:pt>
                <c:pt idx="1908">
                  <c:v>25.3294356</c:v>
                </c:pt>
                <c:pt idx="1909">
                  <c:v>24.8439473</c:v>
                </c:pt>
                <c:pt idx="1910">
                  <c:v>23.960564640000001</c:v>
                </c:pt>
                <c:pt idx="1911">
                  <c:v>22.920078759999999</c:v>
                </c:pt>
                <c:pt idx="1912">
                  <c:v>21.948340770000001</c:v>
                </c:pt>
                <c:pt idx="1913">
                  <c:v>21.088892730000001</c:v>
                </c:pt>
                <c:pt idx="1914">
                  <c:v>20.20744972</c:v>
                </c:pt>
                <c:pt idx="1915">
                  <c:v>19.102702499999999</c:v>
                </c:pt>
                <c:pt idx="1916">
                  <c:v>17.577771089999999</c:v>
                </c:pt>
                <c:pt idx="1917">
                  <c:v>15.514787950000001</c:v>
                </c:pt>
                <c:pt idx="1918">
                  <c:v>13.098720670000001</c:v>
                </c:pt>
                <c:pt idx="1919">
                  <c:v>10.62900778</c:v>
                </c:pt>
                <c:pt idx="1920">
                  <c:v>8.3938435239999993</c:v>
                </c:pt>
                <c:pt idx="1921">
                  <c:v>6.604902654</c:v>
                </c:pt>
                <c:pt idx="1922">
                  <c:v>5.2447151209999996</c:v>
                </c:pt>
                <c:pt idx="1923">
                  <c:v>4.0821896979999996</c:v>
                </c:pt>
                <c:pt idx="1924">
                  <c:v>2.8707260649999999</c:v>
                </c:pt>
                <c:pt idx="1925">
                  <c:v>1.3158704429999999</c:v>
                </c:pt>
                <c:pt idx="1926">
                  <c:v>-0.67799380600000003</c:v>
                </c:pt>
                <c:pt idx="1927">
                  <c:v>-3.0047411300000002</c:v>
                </c:pt>
                <c:pt idx="1928">
                  <c:v>-5.4515386269999997</c:v>
                </c:pt>
                <c:pt idx="1929">
                  <c:v>-7.7944090739999998</c:v>
                </c:pt>
                <c:pt idx="1930">
                  <c:v>-9.9939978929999995</c:v>
                </c:pt>
                <c:pt idx="1931">
                  <c:v>-12.052234800000001</c:v>
                </c:pt>
                <c:pt idx="1932">
                  <c:v>-14.10651082</c:v>
                </c:pt>
                <c:pt idx="1933">
                  <c:v>-16.315574560000002</c:v>
                </c:pt>
                <c:pt idx="1934">
                  <c:v>-18.78316809</c:v>
                </c:pt>
                <c:pt idx="1935">
                  <c:v>-21.562924710000001</c:v>
                </c:pt>
                <c:pt idx="1936">
                  <c:v>-24.56410674</c:v>
                </c:pt>
                <c:pt idx="1937">
                  <c:v>-27.625462259999999</c:v>
                </c:pt>
                <c:pt idx="1938">
                  <c:v>-30.61151898</c:v>
                </c:pt>
                <c:pt idx="1939">
                  <c:v>-33.392879839999999</c:v>
                </c:pt>
                <c:pt idx="1940">
                  <c:v>-35.913238499999999</c:v>
                </c:pt>
                <c:pt idx="1941">
                  <c:v>-38.330129049999996</c:v>
                </c:pt>
                <c:pt idx="1942">
                  <c:v>-40.862557529999997</c:v>
                </c:pt>
                <c:pt idx="1943">
                  <c:v>-43.525471039999999</c:v>
                </c:pt>
                <c:pt idx="1944">
                  <c:v>-46.184248500000002</c:v>
                </c:pt>
                <c:pt idx="1945">
                  <c:v>-48.77326103</c:v>
                </c:pt>
                <c:pt idx="1946">
                  <c:v>-51.146942369999998</c:v>
                </c:pt>
                <c:pt idx="1947">
                  <c:v>-53.170583399999998</c:v>
                </c:pt>
                <c:pt idx="1948">
                  <c:v>-54.826213250000002</c:v>
                </c:pt>
                <c:pt idx="1949">
                  <c:v>-56.213477269999998</c:v>
                </c:pt>
                <c:pt idx="1950">
                  <c:v>-57.38549648</c:v>
                </c:pt>
                <c:pt idx="1951">
                  <c:v>-58.411698729999998</c:v>
                </c:pt>
                <c:pt idx="1952">
                  <c:v>-59.381798000000003</c:v>
                </c:pt>
                <c:pt idx="1953">
                  <c:v>-60.229503340000001</c:v>
                </c:pt>
                <c:pt idx="1954">
                  <c:v>-60.888802750000004</c:v>
                </c:pt>
                <c:pt idx="1955">
                  <c:v>-61.262122529999999</c:v>
                </c:pt>
                <c:pt idx="1956">
                  <c:v>-61.278400060000003</c:v>
                </c:pt>
                <c:pt idx="1957">
                  <c:v>-60.952241600000001</c:v>
                </c:pt>
                <c:pt idx="1958">
                  <c:v>-60.306092810000003</c:v>
                </c:pt>
                <c:pt idx="1959">
                  <c:v>-59.463161970000002</c:v>
                </c:pt>
                <c:pt idx="1960">
                  <c:v>-58.39845588</c:v>
                </c:pt>
                <c:pt idx="1961">
                  <c:v>-57.108845879999997</c:v>
                </c:pt>
                <c:pt idx="1962">
                  <c:v>-55.665731960000002</c:v>
                </c:pt>
                <c:pt idx="1963">
                  <c:v>-54.052818340000002</c:v>
                </c:pt>
                <c:pt idx="1964">
                  <c:v>-52.20147703</c:v>
                </c:pt>
                <c:pt idx="1965">
                  <c:v>-50.053377410000003</c:v>
                </c:pt>
                <c:pt idx="1966">
                  <c:v>-47.629918029999999</c:v>
                </c:pt>
                <c:pt idx="1967">
                  <c:v>-45.086121599999998</c:v>
                </c:pt>
                <c:pt idx="1968">
                  <c:v>-42.602671489999999</c:v>
                </c:pt>
                <c:pt idx="1969">
                  <c:v>-40.159856320000003</c:v>
                </c:pt>
                <c:pt idx="1970">
                  <c:v>-37.79115358</c:v>
                </c:pt>
                <c:pt idx="1971">
                  <c:v>-35.599790079999998</c:v>
                </c:pt>
                <c:pt idx="1972">
                  <c:v>-33.558651660000002</c:v>
                </c:pt>
                <c:pt idx="1973">
                  <c:v>-31.430794909999999</c:v>
                </c:pt>
                <c:pt idx="1974">
                  <c:v>-29.024539130000001</c:v>
                </c:pt>
                <c:pt idx="1975">
                  <c:v>-26.39729655</c:v>
                </c:pt>
                <c:pt idx="1976">
                  <c:v>-23.799730879999998</c:v>
                </c:pt>
                <c:pt idx="1977">
                  <c:v>-21.569606780000001</c:v>
                </c:pt>
                <c:pt idx="1978">
                  <c:v>-19.576448259999999</c:v>
                </c:pt>
                <c:pt idx="1979">
                  <c:v>-17.74191356</c:v>
                </c:pt>
                <c:pt idx="1980">
                  <c:v>-16.019158489999999</c:v>
                </c:pt>
                <c:pt idx="1981">
                  <c:v>-14.264302799999999</c:v>
                </c:pt>
                <c:pt idx="1982">
                  <c:v>-12.276606299999999</c:v>
                </c:pt>
                <c:pt idx="1983">
                  <c:v>-9.8807774169999991</c:v>
                </c:pt>
                <c:pt idx="1984">
                  <c:v>-6.8717829479999999</c:v>
                </c:pt>
                <c:pt idx="1985">
                  <c:v>-2.8221199490000002</c:v>
                </c:pt>
                <c:pt idx="1986">
                  <c:v>2.22531919</c:v>
                </c:pt>
                <c:pt idx="1987">
                  <c:v>7.3194634860000001</c:v>
                </c:pt>
                <c:pt idx="1988">
                  <c:v>10.82734514</c:v>
                </c:pt>
                <c:pt idx="1989">
                  <c:v>11.787481290000001</c:v>
                </c:pt>
                <c:pt idx="1990">
                  <c:v>11.02713773</c:v>
                </c:pt>
                <c:pt idx="1991">
                  <c:v>9.3828640730000004</c:v>
                </c:pt>
                <c:pt idx="1992">
                  <c:v>7.9135084920000001</c:v>
                </c:pt>
                <c:pt idx="1993">
                  <c:v>7.6185267220000004</c:v>
                </c:pt>
                <c:pt idx="1994">
                  <c:v>8.6067392869999999</c:v>
                </c:pt>
                <c:pt idx="1995">
                  <c:v>10.36848666</c:v>
                </c:pt>
                <c:pt idx="1996">
                  <c:v>12.30038467</c:v>
                </c:pt>
                <c:pt idx="1997">
                  <c:v>13.7396361</c:v>
                </c:pt>
                <c:pt idx="1998">
                  <c:v>14.19685265</c:v>
                </c:pt>
                <c:pt idx="1999">
                  <c:v>13.845089120000001</c:v>
                </c:pt>
                <c:pt idx="2000">
                  <c:v>13.18141076</c:v>
                </c:pt>
                <c:pt idx="2001">
                  <c:v>12.5818709</c:v>
                </c:pt>
                <c:pt idx="2002">
                  <c:v>12.27397566</c:v>
                </c:pt>
                <c:pt idx="2003">
                  <c:v>12.320500190000001</c:v>
                </c:pt>
                <c:pt idx="2004">
                  <c:v>12.59934267</c:v>
                </c:pt>
                <c:pt idx="2005">
                  <c:v>12.82727719</c:v>
                </c:pt>
                <c:pt idx="2006">
                  <c:v>12.62296909</c:v>
                </c:pt>
                <c:pt idx="2007">
                  <c:v>11.75056341</c:v>
                </c:pt>
                <c:pt idx="2008">
                  <c:v>10.2955445</c:v>
                </c:pt>
                <c:pt idx="2009">
                  <c:v>8.5059882899999995</c:v>
                </c:pt>
                <c:pt idx="2010">
                  <c:v>6.8645824839999996</c:v>
                </c:pt>
                <c:pt idx="2011">
                  <c:v>5.6878392550000001</c:v>
                </c:pt>
                <c:pt idx="2012">
                  <c:v>4.9780471899999998</c:v>
                </c:pt>
                <c:pt idx="2013">
                  <c:v>4.5251310660000001</c:v>
                </c:pt>
                <c:pt idx="2014">
                  <c:v>4.0946154840000002</c:v>
                </c:pt>
                <c:pt idx="2015">
                  <c:v>3.543740675</c:v>
                </c:pt>
                <c:pt idx="2016">
                  <c:v>2.8262952810000002</c:v>
                </c:pt>
                <c:pt idx="2017">
                  <c:v>1.899705016</c:v>
                </c:pt>
                <c:pt idx="2018">
                  <c:v>0.72480567500000004</c:v>
                </c:pt>
                <c:pt idx="2019">
                  <c:v>-0.63233177799999996</c:v>
                </c:pt>
                <c:pt idx="2020">
                  <c:v>-1.949768983</c:v>
                </c:pt>
                <c:pt idx="2021">
                  <c:v>-3.1131910829999998</c:v>
                </c:pt>
                <c:pt idx="2022">
                  <c:v>-4.1895273609999997</c:v>
                </c:pt>
                <c:pt idx="2023">
                  <c:v>-5.2611198540000004</c:v>
                </c:pt>
                <c:pt idx="2024">
                  <c:v>-6.3664343370000003</c:v>
                </c:pt>
                <c:pt idx="2025">
                  <c:v>-7.5765874899999996</c:v>
                </c:pt>
                <c:pt idx="2026">
                  <c:v>-8.9228094799999997</c:v>
                </c:pt>
                <c:pt idx="2027">
                  <c:v>-10.365670809999999</c:v>
                </c:pt>
                <c:pt idx="2028">
                  <c:v>-11.91617059</c:v>
                </c:pt>
                <c:pt idx="2029">
                  <c:v>-13.47845588</c:v>
                </c:pt>
                <c:pt idx="2030">
                  <c:v>-14.97581123</c:v>
                </c:pt>
                <c:pt idx="2031">
                  <c:v>-16.3942488</c:v>
                </c:pt>
                <c:pt idx="2032">
                  <c:v>-17.72152256</c:v>
                </c:pt>
                <c:pt idx="2033">
                  <c:v>-18.954045369999999</c:v>
                </c:pt>
                <c:pt idx="2034">
                  <c:v>-20.20737149</c:v>
                </c:pt>
                <c:pt idx="2035">
                  <c:v>-21.60691448</c:v>
                </c:pt>
                <c:pt idx="2036">
                  <c:v>-23.145148169999999</c:v>
                </c:pt>
                <c:pt idx="2037">
                  <c:v>-24.881345719999999</c:v>
                </c:pt>
                <c:pt idx="2038">
                  <c:v>-26.787480089999999</c:v>
                </c:pt>
                <c:pt idx="2039">
                  <c:v>-28.87828871</c:v>
                </c:pt>
                <c:pt idx="2040">
                  <c:v>-31.108367149999999</c:v>
                </c:pt>
                <c:pt idx="2041">
                  <c:v>-33.467646709999997</c:v>
                </c:pt>
                <c:pt idx="2042">
                  <c:v>-35.80561608</c:v>
                </c:pt>
                <c:pt idx="2043">
                  <c:v>-38.087167149999999</c:v>
                </c:pt>
                <c:pt idx="2044">
                  <c:v>-40.322871169999999</c:v>
                </c:pt>
                <c:pt idx="2045">
                  <c:v>-42.518382549999998</c:v>
                </c:pt>
                <c:pt idx="2046">
                  <c:v>-44.697825559999998</c:v>
                </c:pt>
                <c:pt idx="2047">
                  <c:v>-46.757720069999998</c:v>
                </c:pt>
                <c:pt idx="2048">
                  <c:v>-48.596637119999997</c:v>
                </c:pt>
                <c:pt idx="2049">
                  <c:v>-50.123841820000003</c:v>
                </c:pt>
                <c:pt idx="2050">
                  <c:v>-51.323935110000001</c:v>
                </c:pt>
                <c:pt idx="2051">
                  <c:v>-52.29106058</c:v>
                </c:pt>
                <c:pt idx="2052">
                  <c:v>-53.185033949999998</c:v>
                </c:pt>
                <c:pt idx="2053">
                  <c:v>-54.043486489999999</c:v>
                </c:pt>
                <c:pt idx="2054">
                  <c:v>-54.744375239999997</c:v>
                </c:pt>
                <c:pt idx="2055">
                  <c:v>-55.191438179999999</c:v>
                </c:pt>
                <c:pt idx="2056">
                  <c:v>-55.345728649999998</c:v>
                </c:pt>
                <c:pt idx="2057">
                  <c:v>-55.19901462</c:v>
                </c:pt>
                <c:pt idx="2058">
                  <c:v>-54.784624270000002</c:v>
                </c:pt>
                <c:pt idx="2059">
                  <c:v>-54.038139899999997</c:v>
                </c:pt>
                <c:pt idx="2060">
                  <c:v>-52.974792069999999</c:v>
                </c:pt>
                <c:pt idx="2061">
                  <c:v>-51.693414519999997</c:v>
                </c:pt>
                <c:pt idx="2062">
                  <c:v>-50.301473469999998</c:v>
                </c:pt>
                <c:pt idx="2063">
                  <c:v>-48.831428520000003</c:v>
                </c:pt>
                <c:pt idx="2064">
                  <c:v>-47.25932761</c:v>
                </c:pt>
                <c:pt idx="2065">
                  <c:v>-45.59300554</c:v>
                </c:pt>
                <c:pt idx="2066">
                  <c:v>-43.968070689999998</c:v>
                </c:pt>
                <c:pt idx="2067">
                  <c:v>-42.477139379999997</c:v>
                </c:pt>
                <c:pt idx="2068">
                  <c:v>-41.180583069999997</c:v>
                </c:pt>
                <c:pt idx="2069">
                  <c:v>-40.035539270000001</c:v>
                </c:pt>
                <c:pt idx="2070">
                  <c:v>-38.946354880000001</c:v>
                </c:pt>
                <c:pt idx="2071">
                  <c:v>-37.776458259999998</c:v>
                </c:pt>
                <c:pt idx="2072">
                  <c:v>-36.386283980000002</c:v>
                </c:pt>
                <c:pt idx="2073">
                  <c:v>-34.694464619999998</c:v>
                </c:pt>
                <c:pt idx="2074">
                  <c:v>-32.715641050000002</c:v>
                </c:pt>
                <c:pt idx="2075">
                  <c:v>-30.55238885</c:v>
                </c:pt>
                <c:pt idx="2076">
                  <c:v>-28.299828170000001</c:v>
                </c:pt>
                <c:pt idx="2077">
                  <c:v>-25.97209849</c:v>
                </c:pt>
                <c:pt idx="2078">
                  <c:v>-23.619691920000001</c:v>
                </c:pt>
                <c:pt idx="2079">
                  <c:v>-21.367154119999999</c:v>
                </c:pt>
                <c:pt idx="2080">
                  <c:v>-19.318622099999999</c:v>
                </c:pt>
                <c:pt idx="2081">
                  <c:v>-17.431836910000001</c:v>
                </c:pt>
                <c:pt idx="2082">
                  <c:v>-15.54360906</c:v>
                </c:pt>
                <c:pt idx="2083">
                  <c:v>-13.52884525</c:v>
                </c:pt>
                <c:pt idx="2084">
                  <c:v>-11.38669747</c:v>
                </c:pt>
                <c:pt idx="2085">
                  <c:v>-9.2649405799999993</c:v>
                </c:pt>
                <c:pt idx="2086">
                  <c:v>-7.3615288879999996</c:v>
                </c:pt>
                <c:pt idx="2087">
                  <c:v>-5.535186811</c:v>
                </c:pt>
                <c:pt idx="2088">
                  <c:v>-3.5808941139999999</c:v>
                </c:pt>
                <c:pt idx="2089">
                  <c:v>-1.3668309320000001</c:v>
                </c:pt>
                <c:pt idx="2090">
                  <c:v>1.105293927</c:v>
                </c:pt>
                <c:pt idx="2091">
                  <c:v>3.6575076480000002</c:v>
                </c:pt>
                <c:pt idx="2092">
                  <c:v>6.2885858949999998</c:v>
                </c:pt>
                <c:pt idx="2093">
                  <c:v>9.0231563769999994</c:v>
                </c:pt>
                <c:pt idx="2094">
                  <c:v>11.81769557</c:v>
                </c:pt>
                <c:pt idx="2095">
                  <c:v>14.62913344</c:v>
                </c:pt>
                <c:pt idx="2096">
                  <c:v>17.370918469999999</c:v>
                </c:pt>
                <c:pt idx="2097">
                  <c:v>19.933840480000001</c:v>
                </c:pt>
                <c:pt idx="2098">
                  <c:v>22.143343949999998</c:v>
                </c:pt>
                <c:pt idx="2099">
                  <c:v>23.930867249999999</c:v>
                </c:pt>
                <c:pt idx="2100">
                  <c:v>25.493549510000001</c:v>
                </c:pt>
                <c:pt idx="2101">
                  <c:v>27.082858720000001</c:v>
                </c:pt>
                <c:pt idx="2102">
                  <c:v>28.90224392</c:v>
                </c:pt>
                <c:pt idx="2103">
                  <c:v>31.069269219999999</c:v>
                </c:pt>
                <c:pt idx="2104">
                  <c:v>33.649804439999997</c:v>
                </c:pt>
                <c:pt idx="2105">
                  <c:v>36.692074849999997</c:v>
                </c:pt>
                <c:pt idx="2106">
                  <c:v>40.149803949999999</c:v>
                </c:pt>
                <c:pt idx="2107">
                  <c:v>43.962690369999997</c:v>
                </c:pt>
                <c:pt idx="2108">
                  <c:v>48.157337669999997</c:v>
                </c:pt>
                <c:pt idx="2109">
                  <c:v>52.880147270000002</c:v>
                </c:pt>
                <c:pt idx="2110">
                  <c:v>58.236021870000002</c:v>
                </c:pt>
                <c:pt idx="2111">
                  <c:v>64.221106509999998</c:v>
                </c:pt>
                <c:pt idx="2112">
                  <c:v>70.885228139999995</c:v>
                </c:pt>
                <c:pt idx="2113">
                  <c:v>78.189503160000001</c:v>
                </c:pt>
                <c:pt idx="2114">
                  <c:v>86.118594150000007</c:v>
                </c:pt>
                <c:pt idx="2115">
                  <c:v>94.674305529999998</c:v>
                </c:pt>
                <c:pt idx="2116">
                  <c:v>103.6722925</c:v>
                </c:pt>
                <c:pt idx="2117">
                  <c:v>112.8295586</c:v>
                </c:pt>
                <c:pt idx="2118">
                  <c:v>121.6321763</c:v>
                </c:pt>
                <c:pt idx="2119">
                  <c:v>129.730009</c:v>
                </c:pt>
                <c:pt idx="2120">
                  <c:v>137.25854770000001</c:v>
                </c:pt>
                <c:pt idx="2121">
                  <c:v>144.1118505</c:v>
                </c:pt>
                <c:pt idx="2122">
                  <c:v>150.21016990000001</c:v>
                </c:pt>
                <c:pt idx="2123">
                  <c:v>155.6812529</c:v>
                </c:pt>
                <c:pt idx="2124">
                  <c:v>160.19123980000001</c:v>
                </c:pt>
                <c:pt idx="2125">
                  <c:v>163.7208814</c:v>
                </c:pt>
                <c:pt idx="2126">
                  <c:v>166.61777230000001</c:v>
                </c:pt>
                <c:pt idx="2127">
                  <c:v>168.92867229999999</c:v>
                </c:pt>
                <c:pt idx="2128">
                  <c:v>170.89814390000001</c:v>
                </c:pt>
                <c:pt idx="2129">
                  <c:v>172.5696331</c:v>
                </c:pt>
                <c:pt idx="2130">
                  <c:v>173.82324800000001</c:v>
                </c:pt>
                <c:pt idx="2131">
                  <c:v>174.7089661</c:v>
                </c:pt>
                <c:pt idx="2132">
                  <c:v>175.4508017</c:v>
                </c:pt>
                <c:pt idx="2133">
                  <c:v>175.97180940000001</c:v>
                </c:pt>
                <c:pt idx="2134">
                  <c:v>176.11133530000001</c:v>
                </c:pt>
                <c:pt idx="2135">
                  <c:v>176.0659637</c:v>
                </c:pt>
                <c:pt idx="2136">
                  <c:v>176.03119799999999</c:v>
                </c:pt>
                <c:pt idx="2137">
                  <c:v>176.0048907</c:v>
                </c:pt>
                <c:pt idx="2138">
                  <c:v>175.74593419999999</c:v>
                </c:pt>
                <c:pt idx="2139">
                  <c:v>175.04430300000001</c:v>
                </c:pt>
                <c:pt idx="2140">
                  <c:v>174.00492270000001</c:v>
                </c:pt>
                <c:pt idx="2141">
                  <c:v>172.85353019999999</c:v>
                </c:pt>
                <c:pt idx="2142">
                  <c:v>171.992345</c:v>
                </c:pt>
                <c:pt idx="2143">
                  <c:v>171.59297810000001</c:v>
                </c:pt>
                <c:pt idx="2144">
                  <c:v>171.49729909999999</c:v>
                </c:pt>
                <c:pt idx="2145">
                  <c:v>171.5710809</c:v>
                </c:pt>
                <c:pt idx="2146">
                  <c:v>171.54248799999999</c:v>
                </c:pt>
                <c:pt idx="2147">
                  <c:v>170.97823320000001</c:v>
                </c:pt>
                <c:pt idx="2148">
                  <c:v>169.68166489999999</c:v>
                </c:pt>
                <c:pt idx="2149">
                  <c:v>167.68563130000001</c:v>
                </c:pt>
                <c:pt idx="2150">
                  <c:v>165.20709110000001</c:v>
                </c:pt>
                <c:pt idx="2151">
                  <c:v>162.52755139999999</c:v>
                </c:pt>
                <c:pt idx="2152">
                  <c:v>159.9537516</c:v>
                </c:pt>
                <c:pt idx="2153">
                  <c:v>157.59437439999999</c:v>
                </c:pt>
                <c:pt idx="2154">
                  <c:v>155.47736459999999</c:v>
                </c:pt>
                <c:pt idx="2155">
                  <c:v>153.52455269999999</c:v>
                </c:pt>
                <c:pt idx="2156">
                  <c:v>151.6993401</c:v>
                </c:pt>
                <c:pt idx="2157">
                  <c:v>149.90060500000001</c:v>
                </c:pt>
                <c:pt idx="2158">
                  <c:v>148.3058728</c:v>
                </c:pt>
                <c:pt idx="2159">
                  <c:v>146.898608</c:v>
                </c:pt>
                <c:pt idx="2160">
                  <c:v>145.7767072</c:v>
                </c:pt>
                <c:pt idx="2161">
                  <c:v>144.93202790000001</c:v>
                </c:pt>
                <c:pt idx="2162">
                  <c:v>144.04455659999999</c:v>
                </c:pt>
                <c:pt idx="2163">
                  <c:v>142.8883482</c:v>
                </c:pt>
                <c:pt idx="2164">
                  <c:v>141.31279979999999</c:v>
                </c:pt>
                <c:pt idx="2165">
                  <c:v>139.3056766</c:v>
                </c:pt>
                <c:pt idx="2166">
                  <c:v>136.9693771</c:v>
                </c:pt>
                <c:pt idx="2167">
                  <c:v>134.4815054</c:v>
                </c:pt>
                <c:pt idx="2168">
                  <c:v>131.98826700000001</c:v>
                </c:pt>
                <c:pt idx="2169">
                  <c:v>129.6144778</c:v>
                </c:pt>
                <c:pt idx="2170">
                  <c:v>127.53833330000001</c:v>
                </c:pt>
                <c:pt idx="2171">
                  <c:v>125.5452701</c:v>
                </c:pt>
                <c:pt idx="2172">
                  <c:v>123.6441493</c:v>
                </c:pt>
                <c:pt idx="2173">
                  <c:v>121.88147240000001</c:v>
                </c:pt>
                <c:pt idx="2174">
                  <c:v>120.0809388</c:v>
                </c:pt>
                <c:pt idx="2175">
                  <c:v>118.1263086</c:v>
                </c:pt>
                <c:pt idx="2176">
                  <c:v>116.0345184</c:v>
                </c:pt>
                <c:pt idx="2177">
                  <c:v>113.87222130000001</c:v>
                </c:pt>
                <c:pt idx="2178">
                  <c:v>111.6935022</c:v>
                </c:pt>
                <c:pt idx="2179">
                  <c:v>109.559532</c:v>
                </c:pt>
                <c:pt idx="2180">
                  <c:v>107.4764593</c:v>
                </c:pt>
                <c:pt idx="2181">
                  <c:v>105.4278728</c:v>
                </c:pt>
                <c:pt idx="2182">
                  <c:v>103.37418220000001</c:v>
                </c:pt>
                <c:pt idx="2183">
                  <c:v>101.31951960000001</c:v>
                </c:pt>
                <c:pt idx="2184">
                  <c:v>99.086654580000001</c:v>
                </c:pt>
                <c:pt idx="2185">
                  <c:v>96.664318660000006</c:v>
                </c:pt>
                <c:pt idx="2186">
                  <c:v>94.165351650000005</c:v>
                </c:pt>
                <c:pt idx="2187">
                  <c:v>91.772658320000005</c:v>
                </c:pt>
                <c:pt idx="2188">
                  <c:v>89.682933410000004</c:v>
                </c:pt>
                <c:pt idx="2189">
                  <c:v>87.799183679999999</c:v>
                </c:pt>
                <c:pt idx="2190">
                  <c:v>86.085049049999995</c:v>
                </c:pt>
                <c:pt idx="2191">
                  <c:v>84.416163670000003</c:v>
                </c:pt>
                <c:pt idx="2192">
                  <c:v>82.634594120000003</c:v>
                </c:pt>
                <c:pt idx="2193">
                  <c:v>80.806778370000004</c:v>
                </c:pt>
                <c:pt idx="2194">
                  <c:v>78.972569489999998</c:v>
                </c:pt>
                <c:pt idx="2195">
                  <c:v>77.133535420000001</c:v>
                </c:pt>
                <c:pt idx="2196">
                  <c:v>75.298693589999999</c:v>
                </c:pt>
                <c:pt idx="2197">
                  <c:v>73.451271199999994</c:v>
                </c:pt>
                <c:pt idx="2198">
                  <c:v>71.576367110000007</c:v>
                </c:pt>
                <c:pt idx="2199">
                  <c:v>69.70925493</c:v>
                </c:pt>
                <c:pt idx="2200">
                  <c:v>67.915817230000002</c:v>
                </c:pt>
                <c:pt idx="2201">
                  <c:v>66.251036850000006</c:v>
                </c:pt>
                <c:pt idx="2202">
                  <c:v>64.703121190000005</c:v>
                </c:pt>
                <c:pt idx="2203">
                  <c:v>63.244096829999997</c:v>
                </c:pt>
                <c:pt idx="2204">
                  <c:v>61.811124970000002</c:v>
                </c:pt>
                <c:pt idx="2205">
                  <c:v>60.328053410000003</c:v>
                </c:pt>
                <c:pt idx="2206">
                  <c:v>58.768354520000003</c:v>
                </c:pt>
                <c:pt idx="2207">
                  <c:v>57.167174750000001</c:v>
                </c:pt>
                <c:pt idx="2208">
                  <c:v>55.634346299999997</c:v>
                </c:pt>
                <c:pt idx="2209">
                  <c:v>54.250574010000001</c:v>
                </c:pt>
                <c:pt idx="2210">
                  <c:v>52.999846390000002</c:v>
                </c:pt>
                <c:pt idx="2211">
                  <c:v>51.820070219999998</c:v>
                </c:pt>
                <c:pt idx="2212">
                  <c:v>50.656941740000001</c:v>
                </c:pt>
                <c:pt idx="2213">
                  <c:v>49.48102548</c:v>
                </c:pt>
                <c:pt idx="2214">
                  <c:v>48.261509689999997</c:v>
                </c:pt>
                <c:pt idx="2215">
                  <c:v>47.022096159999997</c:v>
                </c:pt>
                <c:pt idx="2216">
                  <c:v>45.809734140000003</c:v>
                </c:pt>
                <c:pt idx="2217">
                  <c:v>44.62657695</c:v>
                </c:pt>
                <c:pt idx="2218">
                  <c:v>43.46892201</c:v>
                </c:pt>
                <c:pt idx="2219">
                  <c:v>42.339301970000001</c:v>
                </c:pt>
                <c:pt idx="2220">
                  <c:v>41.27996461</c:v>
                </c:pt>
                <c:pt idx="2221">
                  <c:v>40.37452244</c:v>
                </c:pt>
                <c:pt idx="2222">
                  <c:v>39.670261089999997</c:v>
                </c:pt>
                <c:pt idx="2223">
                  <c:v>39.176581210000002</c:v>
                </c:pt>
                <c:pt idx="2224">
                  <c:v>38.806779169999999</c:v>
                </c:pt>
                <c:pt idx="2225">
                  <c:v>38.38295978</c:v>
                </c:pt>
                <c:pt idx="2226">
                  <c:v>37.771334709999998</c:v>
                </c:pt>
                <c:pt idx="2227">
                  <c:v>36.929046810000003</c:v>
                </c:pt>
                <c:pt idx="2228">
                  <c:v>35.923587640000001</c:v>
                </c:pt>
                <c:pt idx="2229">
                  <c:v>34.851999990000003</c:v>
                </c:pt>
                <c:pt idx="2230">
                  <c:v>33.855342450000002</c:v>
                </c:pt>
                <c:pt idx="2231">
                  <c:v>32.979383839999997</c:v>
                </c:pt>
                <c:pt idx="2232">
                  <c:v>32.17331188</c:v>
                </c:pt>
                <c:pt idx="2233">
                  <c:v>31.53602768</c:v>
                </c:pt>
                <c:pt idx="2234">
                  <c:v>31.075710910000002</c:v>
                </c:pt>
                <c:pt idx="2235">
                  <c:v>30.72207839</c:v>
                </c:pt>
                <c:pt idx="2236">
                  <c:v>30.38963266</c:v>
                </c:pt>
                <c:pt idx="2237">
                  <c:v>30.042177469999999</c:v>
                </c:pt>
                <c:pt idx="2238">
                  <c:v>29.676709540000001</c:v>
                </c:pt>
                <c:pt idx="2239">
                  <c:v>29.304973050000001</c:v>
                </c:pt>
                <c:pt idx="2240">
                  <c:v>28.957447429999998</c:v>
                </c:pt>
                <c:pt idx="2241">
                  <c:v>28.621247839999999</c:v>
                </c:pt>
                <c:pt idx="2242">
                  <c:v>28.272976480000001</c:v>
                </c:pt>
                <c:pt idx="2243">
                  <c:v>27.90756717</c:v>
                </c:pt>
                <c:pt idx="2244">
                  <c:v>27.575531529999999</c:v>
                </c:pt>
                <c:pt idx="2245">
                  <c:v>27.314034899999999</c:v>
                </c:pt>
                <c:pt idx="2246">
                  <c:v>27.102564699999999</c:v>
                </c:pt>
                <c:pt idx="2247">
                  <c:v>26.928420490000001</c:v>
                </c:pt>
                <c:pt idx="2248">
                  <c:v>26.78754408</c:v>
                </c:pt>
                <c:pt idx="2249">
                  <c:v>26.600040880000002</c:v>
                </c:pt>
                <c:pt idx="2250">
                  <c:v>26.30530692</c:v>
                </c:pt>
                <c:pt idx="2251">
                  <c:v>25.906578039999999</c:v>
                </c:pt>
                <c:pt idx="2252">
                  <c:v>25.45531892</c:v>
                </c:pt>
                <c:pt idx="2253">
                  <c:v>25.004104219999999</c:v>
                </c:pt>
                <c:pt idx="2254">
                  <c:v>24.623000040000001</c:v>
                </c:pt>
                <c:pt idx="2255">
                  <c:v>24.330494560000002</c:v>
                </c:pt>
                <c:pt idx="2256">
                  <c:v>24.107429740000001</c:v>
                </c:pt>
                <c:pt idx="2257">
                  <c:v>23.930407649999999</c:v>
                </c:pt>
                <c:pt idx="2258">
                  <c:v>23.791833660000002</c:v>
                </c:pt>
                <c:pt idx="2259">
                  <c:v>23.65695328</c:v>
                </c:pt>
                <c:pt idx="2260">
                  <c:v>23.490373980000001</c:v>
                </c:pt>
                <c:pt idx="2261">
                  <c:v>23.306342560000001</c:v>
                </c:pt>
                <c:pt idx="2262">
                  <c:v>23.09493835</c:v>
                </c:pt>
                <c:pt idx="2263">
                  <c:v>22.87730754</c:v>
                </c:pt>
                <c:pt idx="2264">
                  <c:v>22.681529050000002</c:v>
                </c:pt>
                <c:pt idx="2265">
                  <c:v>22.48160021</c:v>
                </c:pt>
                <c:pt idx="2266">
                  <c:v>22.252196260000002</c:v>
                </c:pt>
                <c:pt idx="2267">
                  <c:v>21.972499899999999</c:v>
                </c:pt>
                <c:pt idx="2268">
                  <c:v>21.640402999999999</c:v>
                </c:pt>
                <c:pt idx="2269">
                  <c:v>21.274485859999999</c:v>
                </c:pt>
                <c:pt idx="2270">
                  <c:v>20.900671240000001</c:v>
                </c:pt>
                <c:pt idx="2271">
                  <c:v>20.534638380000001</c:v>
                </c:pt>
                <c:pt idx="2272">
                  <c:v>20.194020309999999</c:v>
                </c:pt>
                <c:pt idx="2273">
                  <c:v>19.87791897</c:v>
                </c:pt>
                <c:pt idx="2274">
                  <c:v>19.569461130000001</c:v>
                </c:pt>
                <c:pt idx="2275">
                  <c:v>19.25670904</c:v>
                </c:pt>
                <c:pt idx="2276">
                  <c:v>18.97196748</c:v>
                </c:pt>
                <c:pt idx="2277">
                  <c:v>18.770991169999999</c:v>
                </c:pt>
                <c:pt idx="2278">
                  <c:v>18.646461330000001</c:v>
                </c:pt>
                <c:pt idx="2279">
                  <c:v>18.540661539999999</c:v>
                </c:pt>
                <c:pt idx="2280">
                  <c:v>18.38325335</c:v>
                </c:pt>
                <c:pt idx="2281">
                  <c:v>18.129138640000001</c:v>
                </c:pt>
                <c:pt idx="2282">
                  <c:v>17.803947950000001</c:v>
                </c:pt>
                <c:pt idx="2283">
                  <c:v>17.441020049999999</c:v>
                </c:pt>
                <c:pt idx="2284">
                  <c:v>17.03822297</c:v>
                </c:pt>
                <c:pt idx="2285">
                  <c:v>16.61742989</c:v>
                </c:pt>
                <c:pt idx="2286">
                  <c:v>16.17799213</c:v>
                </c:pt>
                <c:pt idx="2287">
                  <c:v>15.755625909999999</c:v>
                </c:pt>
                <c:pt idx="2288">
                  <c:v>15.39400921</c:v>
                </c:pt>
                <c:pt idx="2289">
                  <c:v>15.08700623</c:v>
                </c:pt>
                <c:pt idx="2290">
                  <c:v>14.822958460000001</c:v>
                </c:pt>
                <c:pt idx="2291">
                  <c:v>14.56320972</c:v>
                </c:pt>
                <c:pt idx="2292">
                  <c:v>14.255179399999999</c:v>
                </c:pt>
                <c:pt idx="2293">
                  <c:v>13.91433923</c:v>
                </c:pt>
                <c:pt idx="2294">
                  <c:v>13.57175275</c:v>
                </c:pt>
                <c:pt idx="2295">
                  <c:v>13.23065929</c:v>
                </c:pt>
                <c:pt idx="2296">
                  <c:v>12.875373250000001</c:v>
                </c:pt>
                <c:pt idx="2297">
                  <c:v>12.48949174</c:v>
                </c:pt>
                <c:pt idx="2298">
                  <c:v>12.07178483</c:v>
                </c:pt>
                <c:pt idx="2299">
                  <c:v>11.66063119</c:v>
                </c:pt>
                <c:pt idx="2300">
                  <c:v>11.282216910000001</c:v>
                </c:pt>
                <c:pt idx="2301">
                  <c:v>10.93795841</c:v>
                </c:pt>
                <c:pt idx="2302">
                  <c:v>10.595243419999999</c:v>
                </c:pt>
                <c:pt idx="2303">
                  <c:v>10.21317619</c:v>
                </c:pt>
                <c:pt idx="2304">
                  <c:v>9.7583356489999993</c:v>
                </c:pt>
                <c:pt idx="2305">
                  <c:v>9.2111678159999997</c:v>
                </c:pt>
                <c:pt idx="2306">
                  <c:v>8.5798587790000003</c:v>
                </c:pt>
                <c:pt idx="2307">
                  <c:v>7.9465154440000001</c:v>
                </c:pt>
                <c:pt idx="2308">
                  <c:v>7.4135289350000004</c:v>
                </c:pt>
                <c:pt idx="2309">
                  <c:v>7.0103660760000004</c:v>
                </c:pt>
                <c:pt idx="2310">
                  <c:v>6.7396082350000004</c:v>
                </c:pt>
                <c:pt idx="2311">
                  <c:v>6.5410509699999997</c:v>
                </c:pt>
                <c:pt idx="2312">
                  <c:v>6.3484875709999997</c:v>
                </c:pt>
                <c:pt idx="2313">
                  <c:v>6.1345812989999997</c:v>
                </c:pt>
                <c:pt idx="2314">
                  <c:v>5.8811006929999996</c:v>
                </c:pt>
                <c:pt idx="2315">
                  <c:v>5.5983157590000001</c:v>
                </c:pt>
                <c:pt idx="2316">
                  <c:v>5.3054177640000004</c:v>
                </c:pt>
                <c:pt idx="2317">
                  <c:v>5.0192717690000004</c:v>
                </c:pt>
                <c:pt idx="2318">
                  <c:v>4.764849034</c:v>
                </c:pt>
                <c:pt idx="2319">
                  <c:v>4.5228111330000003</c:v>
                </c:pt>
                <c:pt idx="2320">
                  <c:v>4.26295365</c:v>
                </c:pt>
                <c:pt idx="2321">
                  <c:v>3.9918270169999999</c:v>
                </c:pt>
                <c:pt idx="2322">
                  <c:v>3.7442390369999998</c:v>
                </c:pt>
                <c:pt idx="2323">
                  <c:v>3.5317730959999998</c:v>
                </c:pt>
                <c:pt idx="2324">
                  <c:v>3.358688914</c:v>
                </c:pt>
                <c:pt idx="2325">
                  <c:v>3.1896966359999999</c:v>
                </c:pt>
                <c:pt idx="2326">
                  <c:v>2.962300543</c:v>
                </c:pt>
                <c:pt idx="2327">
                  <c:v>2.6526468319999998</c:v>
                </c:pt>
                <c:pt idx="2328">
                  <c:v>2.2803998160000001</c:v>
                </c:pt>
                <c:pt idx="2329">
                  <c:v>1.9639347789999999</c:v>
                </c:pt>
                <c:pt idx="2330">
                  <c:v>1.7996889840000001</c:v>
                </c:pt>
                <c:pt idx="2331">
                  <c:v>1.7828893240000001</c:v>
                </c:pt>
              </c:numCache>
            </c:numRef>
          </c:val>
          <c:smooth val="0"/>
          <c:extLst>
            <c:ext xmlns:c16="http://schemas.microsoft.com/office/drawing/2014/chart" uri="{C3380CC4-5D6E-409C-BE32-E72D297353CC}">
              <c16:uniqueId val="{00000001-E65A-4684-94C5-0217CABC1CEC}"/>
            </c:ext>
          </c:extLst>
        </c:ser>
        <c:ser>
          <c:idx val="2"/>
          <c:order val="2"/>
          <c:tx>
            <c:strRef>
              <c:f>Gyro_A1_20!$V$1</c:f>
              <c:strCache>
                <c:ptCount val="1"/>
                <c:pt idx="0">
                  <c:v>Gyro_Z</c:v>
                </c:pt>
              </c:strCache>
            </c:strRef>
          </c:tx>
          <c:spPr>
            <a:ln w="28575" cap="rnd">
              <a:solidFill>
                <a:schemeClr val="accent3"/>
              </a:solidFill>
              <a:round/>
            </a:ln>
            <a:effectLst/>
          </c:spPr>
          <c:marker>
            <c:symbol val="none"/>
          </c:marker>
          <c:val>
            <c:numRef>
              <c:f>Gyro_A1_20!$V$2:$V$2333</c:f>
              <c:numCache>
                <c:formatCode>General</c:formatCode>
                <c:ptCount val="2332"/>
                <c:pt idx="0">
                  <c:v>-3.3696320000000002E-2</c:v>
                </c:pt>
                <c:pt idx="1">
                  <c:v>-6.6759293999999997E-2</c:v>
                </c:pt>
                <c:pt idx="2">
                  <c:v>-9.8146308000000002E-2</c:v>
                </c:pt>
                <c:pt idx="3">
                  <c:v>-0.128851362</c:v>
                </c:pt>
                <c:pt idx="4">
                  <c:v>-0.158972214</c:v>
                </c:pt>
                <c:pt idx="5">
                  <c:v>-0.18848195000000001</c:v>
                </c:pt>
                <c:pt idx="6">
                  <c:v>-0.218436291</c:v>
                </c:pt>
                <c:pt idx="7">
                  <c:v>-0.246770445</c:v>
                </c:pt>
                <c:pt idx="8">
                  <c:v>-0.27453933600000002</c:v>
                </c:pt>
                <c:pt idx="9">
                  <c:v>-0.30175680999999999</c:v>
                </c:pt>
                <c:pt idx="10">
                  <c:v>-0.32843695299999998</c:v>
                </c:pt>
                <c:pt idx="11">
                  <c:v>-0.35456849400000001</c:v>
                </c:pt>
                <c:pt idx="12">
                  <c:v>-0.381203344</c:v>
                </c:pt>
                <c:pt idx="13">
                  <c:v>-0.40628601800000003</c:v>
                </c:pt>
                <c:pt idx="14">
                  <c:v>-0.43083265700000001</c:v>
                </c:pt>
                <c:pt idx="15">
                  <c:v>-0.48845108399999998</c:v>
                </c:pt>
                <c:pt idx="16">
                  <c:v>-0.91358224200000004</c:v>
                </c:pt>
                <c:pt idx="17">
                  <c:v>-1.802383058</c:v>
                </c:pt>
                <c:pt idx="18">
                  <c:v>-2.9613719559999998</c:v>
                </c:pt>
                <c:pt idx="19">
                  <c:v>-4.1160303369999998</c:v>
                </c:pt>
                <c:pt idx="20">
                  <c:v>-5.132407991</c:v>
                </c:pt>
                <c:pt idx="21">
                  <c:v>-5.9870992110000003</c:v>
                </c:pt>
                <c:pt idx="22">
                  <c:v>-6.7524702259999998</c:v>
                </c:pt>
                <c:pt idx="23">
                  <c:v>-7.5213082819999997</c:v>
                </c:pt>
                <c:pt idx="24">
                  <c:v>-8.194052396</c:v>
                </c:pt>
                <c:pt idx="25">
                  <c:v>-8.6535148280000005</c:v>
                </c:pt>
                <c:pt idx="26">
                  <c:v>-8.9109125119999995</c:v>
                </c:pt>
                <c:pt idx="27">
                  <c:v>-9.0639417620000007</c:v>
                </c:pt>
                <c:pt idx="28">
                  <c:v>-9.2275829460000001</c:v>
                </c:pt>
                <c:pt idx="29">
                  <c:v>-9.4692626470000008</c:v>
                </c:pt>
                <c:pt idx="30">
                  <c:v>-9.7681332140000006</c:v>
                </c:pt>
                <c:pt idx="31">
                  <c:v>-10.00865381</c:v>
                </c:pt>
                <c:pt idx="32">
                  <c:v>-10.19334757</c:v>
                </c:pt>
                <c:pt idx="33">
                  <c:v>-10.343079019999999</c:v>
                </c:pt>
                <c:pt idx="34">
                  <c:v>-10.470923600000001</c:v>
                </c:pt>
                <c:pt idx="35">
                  <c:v>-10.57427897</c:v>
                </c:pt>
                <c:pt idx="36">
                  <c:v>-10.61219487</c:v>
                </c:pt>
                <c:pt idx="37">
                  <c:v>-10.619854589999999</c:v>
                </c:pt>
                <c:pt idx="38">
                  <c:v>-10.607669420000001</c:v>
                </c:pt>
                <c:pt idx="39">
                  <c:v>-10.55314693</c:v>
                </c:pt>
                <c:pt idx="40">
                  <c:v>-10.460838170000001</c:v>
                </c:pt>
                <c:pt idx="41">
                  <c:v>-10.35023209</c:v>
                </c:pt>
                <c:pt idx="42">
                  <c:v>-10.21788521</c:v>
                </c:pt>
                <c:pt idx="43">
                  <c:v>-10.07220616</c:v>
                </c:pt>
                <c:pt idx="44">
                  <c:v>-9.9232713409999995</c:v>
                </c:pt>
                <c:pt idx="45">
                  <c:v>-9.7512980549999995</c:v>
                </c:pt>
                <c:pt idx="46">
                  <c:v>-9.5566109739999998</c:v>
                </c:pt>
                <c:pt idx="47">
                  <c:v>-9.357180134</c:v>
                </c:pt>
                <c:pt idx="48">
                  <c:v>-9.1621723310000007</c:v>
                </c:pt>
                <c:pt idx="49">
                  <c:v>-8.9559927449999996</c:v>
                </c:pt>
                <c:pt idx="50">
                  <c:v>-8.7433942899999995</c:v>
                </c:pt>
                <c:pt idx="51">
                  <c:v>-8.5425040439999993</c:v>
                </c:pt>
                <c:pt idx="52">
                  <c:v>-8.3843442429999993</c:v>
                </c:pt>
                <c:pt idx="53">
                  <c:v>-8.3305114979999999</c:v>
                </c:pt>
                <c:pt idx="54">
                  <c:v>-8.4822849280000003</c:v>
                </c:pt>
                <c:pt idx="55">
                  <c:v>-8.9591434700000008</c:v>
                </c:pt>
                <c:pt idx="56">
                  <c:v>-9.6286191599999995</c:v>
                </c:pt>
                <c:pt idx="57">
                  <c:v>-10.321713259999999</c:v>
                </c:pt>
                <c:pt idx="58">
                  <c:v>-10.985193750000001</c:v>
                </c:pt>
                <c:pt idx="59">
                  <c:v>-11.624979379999999</c:v>
                </c:pt>
                <c:pt idx="60">
                  <c:v>-12.231156009999999</c:v>
                </c:pt>
                <c:pt idx="61">
                  <c:v>-12.68111261</c:v>
                </c:pt>
                <c:pt idx="62">
                  <c:v>-12.63893442</c:v>
                </c:pt>
                <c:pt idx="63">
                  <c:v>-12.14595671</c:v>
                </c:pt>
                <c:pt idx="64">
                  <c:v>-11.49132633</c:v>
                </c:pt>
                <c:pt idx="65">
                  <c:v>-10.821615570000001</c:v>
                </c:pt>
                <c:pt idx="66">
                  <c:v>-10.226525179999999</c:v>
                </c:pt>
                <c:pt idx="67">
                  <c:v>-9.6830180729999995</c:v>
                </c:pt>
                <c:pt idx="68">
                  <c:v>-9.1941249519999992</c:v>
                </c:pt>
                <c:pt idx="69">
                  <c:v>-8.7158486929999999</c:v>
                </c:pt>
                <c:pt idx="70">
                  <c:v>-8.1144884790000003</c:v>
                </c:pt>
                <c:pt idx="71">
                  <c:v>-7.4643219690000002</c:v>
                </c:pt>
                <c:pt idx="72">
                  <c:v>-6.9457754300000003</c:v>
                </c:pt>
                <c:pt idx="73">
                  <c:v>-6.6325186609999998</c:v>
                </c:pt>
                <c:pt idx="74">
                  <c:v>-6.4171193879999997</c:v>
                </c:pt>
                <c:pt idx="75">
                  <c:v>-6.3695799800000001</c:v>
                </c:pt>
                <c:pt idx="76">
                  <c:v>-6.3986225409999999</c:v>
                </c:pt>
                <c:pt idx="77">
                  <c:v>-6.3183885899999996</c:v>
                </c:pt>
                <c:pt idx="78">
                  <c:v>-6.1504059379999996</c:v>
                </c:pt>
                <c:pt idx="79">
                  <c:v>-6.1016043790000003</c:v>
                </c:pt>
                <c:pt idx="80">
                  <c:v>-6.2426167120000002</c:v>
                </c:pt>
                <c:pt idx="81">
                  <c:v>-6.4552144970000001</c:v>
                </c:pt>
                <c:pt idx="82">
                  <c:v>-6.6309521269999996</c:v>
                </c:pt>
                <c:pt idx="83">
                  <c:v>-6.8223916449999997</c:v>
                </c:pt>
                <c:pt idx="84">
                  <c:v>-7.1569930319999999</c:v>
                </c:pt>
                <c:pt idx="85">
                  <c:v>-7.5538703109999998</c:v>
                </c:pt>
                <c:pt idx="86">
                  <c:v>-7.8471642450000001</c:v>
                </c:pt>
                <c:pt idx="87">
                  <c:v>-7.8515921999999998</c:v>
                </c:pt>
                <c:pt idx="88">
                  <c:v>-7.5483694359999998</c:v>
                </c:pt>
                <c:pt idx="89">
                  <c:v>-7.097224647</c:v>
                </c:pt>
                <c:pt idx="90">
                  <c:v>-6.7532057349999999</c:v>
                </c:pt>
                <c:pt idx="91">
                  <c:v>-6.7122894200000003</c:v>
                </c:pt>
                <c:pt idx="92">
                  <c:v>-6.7668107510000004</c:v>
                </c:pt>
                <c:pt idx="93">
                  <c:v>-6.8013711959999998</c:v>
                </c:pt>
                <c:pt idx="94">
                  <c:v>-6.7812389120000001</c:v>
                </c:pt>
                <c:pt idx="95">
                  <c:v>-6.5836493139999996</c:v>
                </c:pt>
                <c:pt idx="96">
                  <c:v>-6.4180791480000003</c:v>
                </c:pt>
                <c:pt idx="97">
                  <c:v>-6.8431575249999996</c:v>
                </c:pt>
                <c:pt idx="98">
                  <c:v>-7.7858139340000001</c:v>
                </c:pt>
                <c:pt idx="99">
                  <c:v>-8.5489643359999992</c:v>
                </c:pt>
                <c:pt idx="100">
                  <c:v>-9.2149031289999996</c:v>
                </c:pt>
                <c:pt idx="101">
                  <c:v>-9.9144846859999998</c:v>
                </c:pt>
                <c:pt idx="102">
                  <c:v>-10.62589665</c:v>
                </c:pt>
                <c:pt idx="103">
                  <c:v>-11.461308000000001</c:v>
                </c:pt>
                <c:pt idx="104">
                  <c:v>-12.496913080000001</c:v>
                </c:pt>
                <c:pt idx="105">
                  <c:v>-13.607622579999999</c:v>
                </c:pt>
                <c:pt idx="106">
                  <c:v>-14.64520503</c:v>
                </c:pt>
                <c:pt idx="107">
                  <c:v>-15.565637410000001</c:v>
                </c:pt>
                <c:pt idx="108">
                  <c:v>-16.32335436</c:v>
                </c:pt>
                <c:pt idx="109">
                  <c:v>-16.894622630000001</c:v>
                </c:pt>
                <c:pt idx="110">
                  <c:v>-17.169332900000001</c:v>
                </c:pt>
                <c:pt idx="111">
                  <c:v>-17.120364479999999</c:v>
                </c:pt>
                <c:pt idx="112">
                  <c:v>-16.749831270000001</c:v>
                </c:pt>
                <c:pt idx="113">
                  <c:v>-16.09439077</c:v>
                </c:pt>
                <c:pt idx="114">
                  <c:v>-15.23276901</c:v>
                </c:pt>
                <c:pt idx="115">
                  <c:v>-14.10018421</c:v>
                </c:pt>
                <c:pt idx="116">
                  <c:v>-12.464438149999999</c:v>
                </c:pt>
                <c:pt idx="117">
                  <c:v>-10.447424460000001</c:v>
                </c:pt>
                <c:pt idx="118">
                  <c:v>-8.1316243529999994</c:v>
                </c:pt>
                <c:pt idx="119">
                  <c:v>-6.4298930060000004</c:v>
                </c:pt>
                <c:pt idx="120">
                  <c:v>-6.6221974660000003</c:v>
                </c:pt>
                <c:pt idx="121">
                  <c:v>-8.7999500770000001</c:v>
                </c:pt>
                <c:pt idx="122">
                  <c:v>-12.358227640000001</c:v>
                </c:pt>
                <c:pt idx="123">
                  <c:v>-16.583333020000001</c:v>
                </c:pt>
                <c:pt idx="124">
                  <c:v>-21.09539852</c:v>
                </c:pt>
                <c:pt idx="125">
                  <c:v>-25.894127529999999</c:v>
                </c:pt>
                <c:pt idx="126">
                  <c:v>-31.091110820000001</c:v>
                </c:pt>
                <c:pt idx="127">
                  <c:v>-36.929765260000003</c:v>
                </c:pt>
                <c:pt idx="128">
                  <c:v>-43.507528319999999</c:v>
                </c:pt>
                <c:pt idx="129">
                  <c:v>-50.726903729999997</c:v>
                </c:pt>
                <c:pt idx="130">
                  <c:v>-58.274172440000001</c:v>
                </c:pt>
                <c:pt idx="131">
                  <c:v>-65.789041470000001</c:v>
                </c:pt>
                <c:pt idx="132">
                  <c:v>-73.137522840000003</c:v>
                </c:pt>
                <c:pt idx="133">
                  <c:v>-80.303585580000004</c:v>
                </c:pt>
                <c:pt idx="134">
                  <c:v>-87.251494010000002</c:v>
                </c:pt>
                <c:pt idx="135">
                  <c:v>-94.099682630000004</c:v>
                </c:pt>
                <c:pt idx="136">
                  <c:v>-101.01546500000001</c:v>
                </c:pt>
                <c:pt idx="137">
                  <c:v>-108.2306706</c:v>
                </c:pt>
                <c:pt idx="138">
                  <c:v>-115.847364</c:v>
                </c:pt>
                <c:pt idx="139">
                  <c:v>-124.0166016</c:v>
                </c:pt>
                <c:pt idx="140">
                  <c:v>-132.7142939</c:v>
                </c:pt>
                <c:pt idx="141">
                  <c:v>-141.86209310000001</c:v>
                </c:pt>
                <c:pt idx="142">
                  <c:v>-151.18069489999999</c:v>
                </c:pt>
                <c:pt idx="143">
                  <c:v>-160.19931500000001</c:v>
                </c:pt>
                <c:pt idx="144">
                  <c:v>-168.61334350000001</c:v>
                </c:pt>
                <c:pt idx="145">
                  <c:v>-176.23720729999999</c:v>
                </c:pt>
                <c:pt idx="146">
                  <c:v>-183.01099160000001</c:v>
                </c:pt>
                <c:pt idx="147">
                  <c:v>-188.76061379999999</c:v>
                </c:pt>
                <c:pt idx="148">
                  <c:v>-193.20812960000001</c:v>
                </c:pt>
                <c:pt idx="149">
                  <c:v>-196.30429219999999</c:v>
                </c:pt>
                <c:pt idx="150">
                  <c:v>-198.20814440000001</c:v>
                </c:pt>
                <c:pt idx="151">
                  <c:v>-198.99989299999999</c:v>
                </c:pt>
                <c:pt idx="152">
                  <c:v>-198.5573406</c:v>
                </c:pt>
                <c:pt idx="153">
                  <c:v>-196.69321160000001</c:v>
                </c:pt>
                <c:pt idx="154">
                  <c:v>-193.64254460000001</c:v>
                </c:pt>
                <c:pt idx="155">
                  <c:v>-190.12445070000001</c:v>
                </c:pt>
                <c:pt idx="156">
                  <c:v>-186.62770420000001</c:v>
                </c:pt>
                <c:pt idx="157">
                  <c:v>-183.3098382</c:v>
                </c:pt>
                <c:pt idx="158">
                  <c:v>-180.29973089999999</c:v>
                </c:pt>
                <c:pt idx="159">
                  <c:v>-177.60383519999999</c:v>
                </c:pt>
                <c:pt idx="160">
                  <c:v>-174.9691291</c:v>
                </c:pt>
                <c:pt idx="161">
                  <c:v>-172.100717</c:v>
                </c:pt>
                <c:pt idx="162">
                  <c:v>-168.8140635</c:v>
                </c:pt>
                <c:pt idx="163">
                  <c:v>-165.03370419999999</c:v>
                </c:pt>
                <c:pt idx="164">
                  <c:v>-160.82902110000001</c:v>
                </c:pt>
                <c:pt idx="165">
                  <c:v>-156.32449679999999</c:v>
                </c:pt>
                <c:pt idx="166">
                  <c:v>-151.6960345</c:v>
                </c:pt>
                <c:pt idx="167">
                  <c:v>-147.12933810000001</c:v>
                </c:pt>
                <c:pt idx="168">
                  <c:v>-142.70286429999999</c:v>
                </c:pt>
                <c:pt idx="169">
                  <c:v>-138.44707510000001</c:v>
                </c:pt>
                <c:pt idx="170">
                  <c:v>-134.3561818</c:v>
                </c:pt>
                <c:pt idx="171">
                  <c:v>-130.38028800000001</c:v>
                </c:pt>
                <c:pt idx="172">
                  <c:v>-126.48199459999999</c:v>
                </c:pt>
                <c:pt idx="173">
                  <c:v>-122.5209115</c:v>
                </c:pt>
                <c:pt idx="174">
                  <c:v>-118.41174789999999</c:v>
                </c:pt>
                <c:pt idx="175">
                  <c:v>-114.13472710000001</c:v>
                </c:pt>
                <c:pt idx="176">
                  <c:v>-109.7099374</c:v>
                </c:pt>
                <c:pt idx="177">
                  <c:v>-105.19811319999999</c:v>
                </c:pt>
                <c:pt idx="178">
                  <c:v>-100.72134579999999</c:v>
                </c:pt>
                <c:pt idx="179">
                  <c:v>-96.398665030000004</c:v>
                </c:pt>
                <c:pt idx="180">
                  <c:v>-92.244041170000003</c:v>
                </c:pt>
                <c:pt idx="181">
                  <c:v>-88.264344929999993</c:v>
                </c:pt>
                <c:pt idx="182">
                  <c:v>-84.553079289999999</c:v>
                </c:pt>
                <c:pt idx="183">
                  <c:v>-81.186200779999993</c:v>
                </c:pt>
                <c:pt idx="184">
                  <c:v>-78.200131249999998</c:v>
                </c:pt>
                <c:pt idx="185">
                  <c:v>-75.57025754</c:v>
                </c:pt>
                <c:pt idx="186">
                  <c:v>-73.179514089999998</c:v>
                </c:pt>
                <c:pt idx="187">
                  <c:v>-70.782214890000006</c:v>
                </c:pt>
                <c:pt idx="188">
                  <c:v>-68.094692469999998</c:v>
                </c:pt>
                <c:pt idx="189">
                  <c:v>-64.952127579999996</c:v>
                </c:pt>
                <c:pt idx="190">
                  <c:v>-61.342066289999998</c:v>
                </c:pt>
                <c:pt idx="191">
                  <c:v>-57.401819719999999</c:v>
                </c:pt>
                <c:pt idx="192">
                  <c:v>-53.254843389999998</c:v>
                </c:pt>
                <c:pt idx="193">
                  <c:v>-49.030259800000003</c:v>
                </c:pt>
                <c:pt idx="194">
                  <c:v>-45.05461055</c:v>
                </c:pt>
                <c:pt idx="195">
                  <c:v>-41.758052910000004</c:v>
                </c:pt>
                <c:pt idx="196">
                  <c:v>-39.490264320000001</c:v>
                </c:pt>
                <c:pt idx="197">
                  <c:v>-38.326221969999999</c:v>
                </c:pt>
                <c:pt idx="198">
                  <c:v>-37.886976830000002</c:v>
                </c:pt>
                <c:pt idx="199">
                  <c:v>-37.662339330000002</c:v>
                </c:pt>
                <c:pt idx="200">
                  <c:v>-37.306130230000001</c:v>
                </c:pt>
                <c:pt idx="201">
                  <c:v>-36.655779760000001</c:v>
                </c:pt>
                <c:pt idx="202">
                  <c:v>-35.721628469999999</c:v>
                </c:pt>
                <c:pt idx="203">
                  <c:v>-34.588493720000002</c:v>
                </c:pt>
                <c:pt idx="204">
                  <c:v>-33.360512759999999</c:v>
                </c:pt>
                <c:pt idx="205">
                  <c:v>-32.179699050000004</c:v>
                </c:pt>
                <c:pt idx="206">
                  <c:v>-31.085910689999999</c:v>
                </c:pt>
                <c:pt idx="207">
                  <c:v>-30.092614350000002</c:v>
                </c:pt>
                <c:pt idx="208">
                  <c:v>-29.243720450000001</c:v>
                </c:pt>
                <c:pt idx="209">
                  <c:v>-28.59853596</c:v>
                </c:pt>
                <c:pt idx="210">
                  <c:v>-28.170708699999999</c:v>
                </c:pt>
                <c:pt idx="211">
                  <c:v>-27.935524699999998</c:v>
                </c:pt>
                <c:pt idx="212">
                  <c:v>-27.880410390000002</c:v>
                </c:pt>
                <c:pt idx="213">
                  <c:v>-28.015587239999999</c:v>
                </c:pt>
                <c:pt idx="214">
                  <c:v>-28.3353267</c:v>
                </c:pt>
                <c:pt idx="215">
                  <c:v>-28.793994600000001</c:v>
                </c:pt>
                <c:pt idx="216">
                  <c:v>-29.377780810000001</c:v>
                </c:pt>
                <c:pt idx="217">
                  <c:v>-30.093678100000002</c:v>
                </c:pt>
                <c:pt idx="218">
                  <c:v>-30.958341470000001</c:v>
                </c:pt>
                <c:pt idx="219">
                  <c:v>-31.927715639999999</c:v>
                </c:pt>
                <c:pt idx="220">
                  <c:v>-32.982622249999999</c:v>
                </c:pt>
                <c:pt idx="221">
                  <c:v>-34.119429269999998</c:v>
                </c:pt>
                <c:pt idx="222">
                  <c:v>-35.37039274</c:v>
                </c:pt>
                <c:pt idx="223">
                  <c:v>-36.751420230000001</c:v>
                </c:pt>
                <c:pt idx="224">
                  <c:v>-38.261941579999998</c:v>
                </c:pt>
                <c:pt idx="225">
                  <c:v>-39.867739049999997</c:v>
                </c:pt>
                <c:pt idx="226">
                  <c:v>-41.50345145</c:v>
                </c:pt>
                <c:pt idx="227">
                  <c:v>-43.118717519999997</c:v>
                </c:pt>
                <c:pt idx="228">
                  <c:v>-44.640478829999999</c:v>
                </c:pt>
                <c:pt idx="229">
                  <c:v>-46.018891869999997</c:v>
                </c:pt>
                <c:pt idx="230">
                  <c:v>-47.282318220000001</c:v>
                </c:pt>
                <c:pt idx="231">
                  <c:v>-48.42146795</c:v>
                </c:pt>
                <c:pt idx="232">
                  <c:v>-49.426078949999997</c:v>
                </c:pt>
                <c:pt idx="233">
                  <c:v>-50.260835669999999</c:v>
                </c:pt>
                <c:pt idx="234">
                  <c:v>-50.892090959999997</c:v>
                </c:pt>
                <c:pt idx="235">
                  <c:v>-51.33318654</c:v>
                </c:pt>
                <c:pt idx="236">
                  <c:v>-51.602989729999997</c:v>
                </c:pt>
                <c:pt idx="237">
                  <c:v>-51.757261710000002</c:v>
                </c:pt>
                <c:pt idx="238">
                  <c:v>-51.904905679999999</c:v>
                </c:pt>
                <c:pt idx="239">
                  <c:v>-52.105889130000001</c:v>
                </c:pt>
                <c:pt idx="240">
                  <c:v>-52.355065959999997</c:v>
                </c:pt>
                <c:pt idx="241">
                  <c:v>-52.550046510000001</c:v>
                </c:pt>
                <c:pt idx="242">
                  <c:v>-52.585877719999999</c:v>
                </c:pt>
                <c:pt idx="243">
                  <c:v>-52.392502180000001</c:v>
                </c:pt>
                <c:pt idx="244">
                  <c:v>-51.875772480000002</c:v>
                </c:pt>
                <c:pt idx="245">
                  <c:v>-51.020791969999998</c:v>
                </c:pt>
                <c:pt idx="246">
                  <c:v>-49.915901910000002</c:v>
                </c:pt>
                <c:pt idx="247">
                  <c:v>-48.603615189999999</c:v>
                </c:pt>
                <c:pt idx="248">
                  <c:v>-47.101408910000004</c:v>
                </c:pt>
                <c:pt idx="249">
                  <c:v>-45.441083169999999</c:v>
                </c:pt>
                <c:pt idx="250">
                  <c:v>-43.7585847</c:v>
                </c:pt>
                <c:pt idx="251">
                  <c:v>-42.187810390000003</c:v>
                </c:pt>
                <c:pt idx="252">
                  <c:v>-40.759978660000002</c:v>
                </c:pt>
                <c:pt idx="253">
                  <c:v>-39.394590350000001</c:v>
                </c:pt>
                <c:pt idx="254">
                  <c:v>-37.975302120000002</c:v>
                </c:pt>
                <c:pt idx="255">
                  <c:v>-36.480391619999999</c:v>
                </c:pt>
                <c:pt idx="256">
                  <c:v>-34.893425669999999</c:v>
                </c:pt>
                <c:pt idx="257">
                  <c:v>-33.157780449999997</c:v>
                </c:pt>
                <c:pt idx="258">
                  <c:v>-31.281969749999998</c:v>
                </c:pt>
                <c:pt idx="259">
                  <c:v>-29.33114771</c:v>
                </c:pt>
                <c:pt idx="260">
                  <c:v>-27.312720460000001</c:v>
                </c:pt>
                <c:pt idx="261">
                  <c:v>-25.21803061</c:v>
                </c:pt>
                <c:pt idx="262">
                  <c:v>-22.96046419</c:v>
                </c:pt>
                <c:pt idx="263">
                  <c:v>-20.563653769999998</c:v>
                </c:pt>
                <c:pt idx="264">
                  <c:v>-18.1499287</c:v>
                </c:pt>
                <c:pt idx="265">
                  <c:v>-15.78024856</c:v>
                </c:pt>
                <c:pt idx="266">
                  <c:v>-13.50689895</c:v>
                </c:pt>
                <c:pt idx="267">
                  <c:v>-11.24849603</c:v>
                </c:pt>
                <c:pt idx="268">
                  <c:v>-8.9367376509999996</c:v>
                </c:pt>
                <c:pt idx="269">
                  <c:v>-6.5817212979999997</c:v>
                </c:pt>
                <c:pt idx="270">
                  <c:v>-4.2308092520000002</c:v>
                </c:pt>
                <c:pt idx="271">
                  <c:v>-1.966321067</c:v>
                </c:pt>
                <c:pt idx="272">
                  <c:v>9.8904454000000003E-2</c:v>
                </c:pt>
                <c:pt idx="273">
                  <c:v>1.8525487650000001</c:v>
                </c:pt>
                <c:pt idx="274">
                  <c:v>3.2382750699999998</c:v>
                </c:pt>
                <c:pt idx="275">
                  <c:v>4.2210694489999998</c:v>
                </c:pt>
                <c:pt idx="276">
                  <c:v>4.8389389400000002</c:v>
                </c:pt>
                <c:pt idx="277">
                  <c:v>5.0898681010000004</c:v>
                </c:pt>
                <c:pt idx="278">
                  <c:v>5.0689195590000002</c:v>
                </c:pt>
                <c:pt idx="279">
                  <c:v>4.9510891480000003</c:v>
                </c:pt>
                <c:pt idx="280">
                  <c:v>4.880404145</c:v>
                </c:pt>
                <c:pt idx="281">
                  <c:v>5.0160231020000001</c:v>
                </c:pt>
                <c:pt idx="282">
                  <c:v>5.3945955400000001</c:v>
                </c:pt>
                <c:pt idx="283">
                  <c:v>6.0342794690000003</c:v>
                </c:pt>
                <c:pt idx="284">
                  <c:v>6.9244348200000001</c:v>
                </c:pt>
                <c:pt idx="285">
                  <c:v>7.9006091029999999</c:v>
                </c:pt>
                <c:pt idx="286">
                  <c:v>8.7546925610000006</c:v>
                </c:pt>
                <c:pt idx="287">
                  <c:v>9.3317455700000007</c:v>
                </c:pt>
                <c:pt idx="288">
                  <c:v>9.5775367990000007</c:v>
                </c:pt>
                <c:pt idx="289">
                  <c:v>9.5636355430000002</c:v>
                </c:pt>
                <c:pt idx="290">
                  <c:v>9.4439258919999993</c:v>
                </c:pt>
                <c:pt idx="291">
                  <c:v>9.2795739739999998</c:v>
                </c:pt>
                <c:pt idx="292">
                  <c:v>9.0721537140000006</c:v>
                </c:pt>
                <c:pt idx="293">
                  <c:v>8.8713770400000005</c:v>
                </c:pt>
                <c:pt idx="294">
                  <c:v>8.6915784190000007</c:v>
                </c:pt>
                <c:pt idx="295">
                  <c:v>8.5021925710000001</c:v>
                </c:pt>
                <c:pt idx="296">
                  <c:v>8.2221809599999993</c:v>
                </c:pt>
                <c:pt idx="297">
                  <c:v>7.7821692599999999</c:v>
                </c:pt>
                <c:pt idx="298">
                  <c:v>7.1396980750000001</c:v>
                </c:pt>
                <c:pt idx="299">
                  <c:v>6.2710596939999999</c:v>
                </c:pt>
                <c:pt idx="300">
                  <c:v>5.1756413800000001</c:v>
                </c:pt>
                <c:pt idx="301">
                  <c:v>3.9159593519999998</c:v>
                </c:pt>
                <c:pt idx="302">
                  <c:v>2.5580747850000001</c:v>
                </c:pt>
                <c:pt idx="303">
                  <c:v>1.1379975689999999</c:v>
                </c:pt>
                <c:pt idx="304">
                  <c:v>-0.371683082</c:v>
                </c:pt>
                <c:pt idx="305">
                  <c:v>-2.0011695999999999</c:v>
                </c:pt>
                <c:pt idx="306">
                  <c:v>-3.762575988</c:v>
                </c:pt>
                <c:pt idx="307">
                  <c:v>-5.6358288290000003</c:v>
                </c:pt>
                <c:pt idx="308">
                  <c:v>-7.5815304120000002</c:v>
                </c:pt>
                <c:pt idx="309">
                  <c:v>-9.5337592640000004</c:v>
                </c:pt>
                <c:pt idx="310">
                  <c:v>-11.399326439999999</c:v>
                </c:pt>
                <c:pt idx="311">
                  <c:v>-13.11135861</c:v>
                </c:pt>
                <c:pt idx="312">
                  <c:v>-14.727009239999999</c:v>
                </c:pt>
                <c:pt idx="313">
                  <c:v>-16.40429709</c:v>
                </c:pt>
                <c:pt idx="314">
                  <c:v>-18.29567213</c:v>
                </c:pt>
                <c:pt idx="315">
                  <c:v>-20.459184270000002</c:v>
                </c:pt>
                <c:pt idx="316">
                  <c:v>-22.872726459999999</c:v>
                </c:pt>
                <c:pt idx="317">
                  <c:v>-25.44603781</c:v>
                </c:pt>
                <c:pt idx="318">
                  <c:v>-27.988318700000001</c:v>
                </c:pt>
                <c:pt idx="319">
                  <c:v>-30.334917560000001</c:v>
                </c:pt>
                <c:pt idx="320">
                  <c:v>-32.395141289999998</c:v>
                </c:pt>
                <c:pt idx="321">
                  <c:v>-34.103718970000003</c:v>
                </c:pt>
                <c:pt idx="322">
                  <c:v>-35.45915797</c:v>
                </c:pt>
                <c:pt idx="323">
                  <c:v>-36.522429590000002</c:v>
                </c:pt>
                <c:pt idx="324">
                  <c:v>-37.406967600000002</c:v>
                </c:pt>
                <c:pt idx="325">
                  <c:v>-38.230431920000001</c:v>
                </c:pt>
                <c:pt idx="326">
                  <c:v>-39.042739429999997</c:v>
                </c:pt>
                <c:pt idx="327">
                  <c:v>-39.897302680000003</c:v>
                </c:pt>
                <c:pt idx="328">
                  <c:v>-40.776571420000003</c:v>
                </c:pt>
                <c:pt idx="329">
                  <c:v>-41.63897145</c:v>
                </c:pt>
                <c:pt idx="330">
                  <c:v>-42.450341229999999</c:v>
                </c:pt>
                <c:pt idx="331">
                  <c:v>-43.15044692</c:v>
                </c:pt>
                <c:pt idx="332">
                  <c:v>-43.684523919999997</c:v>
                </c:pt>
                <c:pt idx="333">
                  <c:v>-43.992093660000002</c:v>
                </c:pt>
                <c:pt idx="334">
                  <c:v>-44.026901270000003</c:v>
                </c:pt>
                <c:pt idx="335">
                  <c:v>-43.821005849999999</c:v>
                </c:pt>
                <c:pt idx="336">
                  <c:v>-43.395215569999998</c:v>
                </c:pt>
                <c:pt idx="337">
                  <c:v>-42.787710820000001</c:v>
                </c:pt>
                <c:pt idx="338">
                  <c:v>-42.138688180000003</c:v>
                </c:pt>
                <c:pt idx="339">
                  <c:v>-41.658298260000002</c:v>
                </c:pt>
                <c:pt idx="340">
                  <c:v>-41.347839209999997</c:v>
                </c:pt>
                <c:pt idx="341">
                  <c:v>-41.162314870000003</c:v>
                </c:pt>
                <c:pt idx="342">
                  <c:v>-40.950000430000003</c:v>
                </c:pt>
                <c:pt idx="343">
                  <c:v>-40.518893060000003</c:v>
                </c:pt>
                <c:pt idx="344">
                  <c:v>-39.738095199999997</c:v>
                </c:pt>
                <c:pt idx="345">
                  <c:v>-38.622451220000002</c:v>
                </c:pt>
                <c:pt idx="346">
                  <c:v>-37.21505775</c:v>
                </c:pt>
                <c:pt idx="347">
                  <c:v>-35.546358599999998</c:v>
                </c:pt>
                <c:pt idx="348">
                  <c:v>-33.631479910000003</c:v>
                </c:pt>
                <c:pt idx="349">
                  <c:v>-31.449756050000001</c:v>
                </c:pt>
                <c:pt idx="350">
                  <c:v>-28.96124447</c:v>
                </c:pt>
                <c:pt idx="351">
                  <c:v>-26.163145239999999</c:v>
                </c:pt>
                <c:pt idx="352">
                  <c:v>-23.107441730000001</c:v>
                </c:pt>
                <c:pt idx="353">
                  <c:v>-19.792635919999999</c:v>
                </c:pt>
                <c:pt idx="354">
                  <c:v>-16.234272600000001</c:v>
                </c:pt>
                <c:pt idx="355">
                  <c:v>-12.556114689999999</c:v>
                </c:pt>
                <c:pt idx="356">
                  <c:v>-8.8843700739999996</c:v>
                </c:pt>
                <c:pt idx="357">
                  <c:v>-5.359102472</c:v>
                </c:pt>
                <c:pt idx="358">
                  <c:v>-2.0923843629999999</c:v>
                </c:pt>
                <c:pt idx="359">
                  <c:v>0.855511825</c:v>
                </c:pt>
                <c:pt idx="360">
                  <c:v>3.3839394880000002</c:v>
                </c:pt>
                <c:pt idx="361">
                  <c:v>5.630928538</c:v>
                </c:pt>
                <c:pt idx="362">
                  <c:v>7.7883919070000003</c:v>
                </c:pt>
                <c:pt idx="363">
                  <c:v>9.9377261889999993</c:v>
                </c:pt>
                <c:pt idx="364">
                  <c:v>12.02420253</c:v>
                </c:pt>
                <c:pt idx="365">
                  <c:v>13.987780300000001</c:v>
                </c:pt>
                <c:pt idx="366">
                  <c:v>15.81647845</c:v>
                </c:pt>
                <c:pt idx="367">
                  <c:v>17.541271600000002</c:v>
                </c:pt>
                <c:pt idx="368">
                  <c:v>19.332818790000001</c:v>
                </c:pt>
                <c:pt idx="369">
                  <c:v>21.233777190000001</c:v>
                </c:pt>
                <c:pt idx="370">
                  <c:v>23.01017599</c:v>
                </c:pt>
                <c:pt idx="371">
                  <c:v>24.414631329999999</c:v>
                </c:pt>
                <c:pt idx="372">
                  <c:v>25.25972676</c:v>
                </c:pt>
                <c:pt idx="373">
                  <c:v>25.53110719</c:v>
                </c:pt>
                <c:pt idx="374">
                  <c:v>25.452368459999999</c:v>
                </c:pt>
                <c:pt idx="375">
                  <c:v>25.374427350000001</c:v>
                </c:pt>
                <c:pt idx="376">
                  <c:v>25.61551871</c:v>
                </c:pt>
                <c:pt idx="377">
                  <c:v>26.213416710000001</c:v>
                </c:pt>
                <c:pt idx="378">
                  <c:v>26.860081659999999</c:v>
                </c:pt>
                <c:pt idx="379">
                  <c:v>27.193325489999999</c:v>
                </c:pt>
                <c:pt idx="380">
                  <c:v>27.027864739999998</c:v>
                </c:pt>
                <c:pt idx="381">
                  <c:v>26.438806459999999</c:v>
                </c:pt>
                <c:pt idx="382">
                  <c:v>25.67081297</c:v>
                </c:pt>
                <c:pt idx="383">
                  <c:v>24.91494569</c:v>
                </c:pt>
                <c:pt idx="384">
                  <c:v>24.223712200000001</c:v>
                </c:pt>
                <c:pt idx="385">
                  <c:v>23.53658545</c:v>
                </c:pt>
                <c:pt idx="386">
                  <c:v>22.76405257</c:v>
                </c:pt>
                <c:pt idx="387">
                  <c:v>21.864143210000002</c:v>
                </c:pt>
                <c:pt idx="388">
                  <c:v>20.85677411</c:v>
                </c:pt>
                <c:pt idx="389">
                  <c:v>19.868417149999999</c:v>
                </c:pt>
                <c:pt idx="390">
                  <c:v>19.04074322</c:v>
                </c:pt>
                <c:pt idx="391">
                  <c:v>18.374415160000002</c:v>
                </c:pt>
                <c:pt idx="392">
                  <c:v>17.7796056</c:v>
                </c:pt>
                <c:pt idx="393">
                  <c:v>17.161352699999998</c:v>
                </c:pt>
                <c:pt idx="394">
                  <c:v>16.445276249999999</c:v>
                </c:pt>
                <c:pt idx="395">
                  <c:v>15.60487749</c:v>
                </c:pt>
                <c:pt idx="396">
                  <c:v>14.613738639999999</c:v>
                </c:pt>
                <c:pt idx="397">
                  <c:v>13.355412279999999</c:v>
                </c:pt>
                <c:pt idx="398">
                  <c:v>11.830485120000001</c:v>
                </c:pt>
                <c:pt idx="399">
                  <c:v>10.06606852</c:v>
                </c:pt>
                <c:pt idx="400">
                  <c:v>8.0619879250000004</c:v>
                </c:pt>
                <c:pt idx="401">
                  <c:v>5.8748480069999998</c:v>
                </c:pt>
                <c:pt idx="402">
                  <c:v>3.5947615659999999</c:v>
                </c:pt>
                <c:pt idx="403">
                  <c:v>1.3108562349999999</c:v>
                </c:pt>
                <c:pt idx="404">
                  <c:v>-0.94197743</c:v>
                </c:pt>
                <c:pt idx="405">
                  <c:v>-3.1357808010000001</c:v>
                </c:pt>
                <c:pt idx="406">
                  <c:v>-5.245969745</c:v>
                </c:pt>
                <c:pt idx="407">
                  <c:v>-7.3541966099999998</c:v>
                </c:pt>
                <c:pt idx="408">
                  <c:v>-9.5370293579999998</c:v>
                </c:pt>
                <c:pt idx="409">
                  <c:v>-11.90458181</c:v>
                </c:pt>
                <c:pt idx="410">
                  <c:v>-14.51807627</c:v>
                </c:pt>
                <c:pt idx="411">
                  <c:v>-17.35438503</c:v>
                </c:pt>
                <c:pt idx="412">
                  <c:v>-20.286798430000001</c:v>
                </c:pt>
                <c:pt idx="413">
                  <c:v>-23.072655940000001</c:v>
                </c:pt>
                <c:pt idx="414">
                  <c:v>-25.576958699999999</c:v>
                </c:pt>
                <c:pt idx="415">
                  <c:v>-27.78572213</c:v>
                </c:pt>
                <c:pt idx="416">
                  <c:v>-29.78025384</c:v>
                </c:pt>
                <c:pt idx="417">
                  <c:v>-31.732982830000001</c:v>
                </c:pt>
                <c:pt idx="418">
                  <c:v>-33.681390409999999</c:v>
                </c:pt>
                <c:pt idx="419">
                  <c:v>-35.656009099999999</c:v>
                </c:pt>
                <c:pt idx="420">
                  <c:v>-37.567630780000002</c:v>
                </c:pt>
                <c:pt idx="421">
                  <c:v>-39.240003209999998</c:v>
                </c:pt>
                <c:pt idx="422">
                  <c:v>-40.633628620000003</c:v>
                </c:pt>
                <c:pt idx="423">
                  <c:v>-41.758519849999999</c:v>
                </c:pt>
                <c:pt idx="424">
                  <c:v>-42.470037570000002</c:v>
                </c:pt>
                <c:pt idx="425">
                  <c:v>-42.638467259999999</c:v>
                </c:pt>
                <c:pt idx="426">
                  <c:v>-42.255163199999998</c:v>
                </c:pt>
                <c:pt idx="427">
                  <c:v>-41.446042970000001</c:v>
                </c:pt>
                <c:pt idx="428">
                  <c:v>-40.398980229999999</c:v>
                </c:pt>
                <c:pt idx="429">
                  <c:v>-39.253117850000002</c:v>
                </c:pt>
                <c:pt idx="430">
                  <c:v>-38.115200690000002</c:v>
                </c:pt>
                <c:pt idx="431">
                  <c:v>-37.08239872</c:v>
                </c:pt>
                <c:pt idx="432">
                  <c:v>-36.168673599999998</c:v>
                </c:pt>
                <c:pt idx="433">
                  <c:v>-35.38034811</c:v>
                </c:pt>
                <c:pt idx="434">
                  <c:v>-34.694966469999997</c:v>
                </c:pt>
                <c:pt idx="435">
                  <c:v>-34.02678074</c:v>
                </c:pt>
                <c:pt idx="436">
                  <c:v>-33.285612960000002</c:v>
                </c:pt>
                <c:pt idx="437">
                  <c:v>-32.371068559999998</c:v>
                </c:pt>
                <c:pt idx="438">
                  <c:v>-31.178801570000001</c:v>
                </c:pt>
                <c:pt idx="439">
                  <c:v>-29.67370236</c:v>
                </c:pt>
                <c:pt idx="440">
                  <c:v>-27.86433259</c:v>
                </c:pt>
                <c:pt idx="441">
                  <c:v>-25.81711602</c:v>
                </c:pt>
                <c:pt idx="442">
                  <c:v>-23.602665779999999</c:v>
                </c:pt>
                <c:pt idx="443">
                  <c:v>-21.231706549999998</c:v>
                </c:pt>
                <c:pt idx="444">
                  <c:v>-18.739776719999998</c:v>
                </c:pt>
                <c:pt idx="445">
                  <c:v>-16.19850868</c:v>
                </c:pt>
                <c:pt idx="446">
                  <c:v>-13.65032987</c:v>
                </c:pt>
                <c:pt idx="447">
                  <c:v>-11.082476229999999</c:v>
                </c:pt>
                <c:pt idx="448">
                  <c:v>-8.5054417660000006</c:v>
                </c:pt>
                <c:pt idx="449">
                  <c:v>-5.9586210099999999</c:v>
                </c:pt>
                <c:pt idx="450">
                  <c:v>-3.5441991499999999</c:v>
                </c:pt>
                <c:pt idx="451">
                  <c:v>-1.351267607</c:v>
                </c:pt>
                <c:pt idx="452">
                  <c:v>0.56907794499999997</c:v>
                </c:pt>
                <c:pt idx="453">
                  <c:v>2.2182192660000002</c:v>
                </c:pt>
                <c:pt idx="454">
                  <c:v>3.6598971210000002</c:v>
                </c:pt>
                <c:pt idx="455">
                  <c:v>4.9831998979999996</c:v>
                </c:pt>
                <c:pt idx="456">
                  <c:v>6.2790876400000002</c:v>
                </c:pt>
                <c:pt idx="457">
                  <c:v>7.6257116480000002</c:v>
                </c:pt>
                <c:pt idx="458">
                  <c:v>9.1281418349999992</c:v>
                </c:pt>
                <c:pt idx="459">
                  <c:v>10.89120556</c:v>
                </c:pt>
                <c:pt idx="460">
                  <c:v>12.93874555</c:v>
                </c:pt>
                <c:pt idx="461">
                  <c:v>15.13900544</c:v>
                </c:pt>
                <c:pt idx="462">
                  <c:v>17.27971295</c:v>
                </c:pt>
                <c:pt idx="463">
                  <c:v>19.226416889999999</c:v>
                </c:pt>
                <c:pt idx="464">
                  <c:v>21.023890649999998</c:v>
                </c:pt>
                <c:pt idx="465">
                  <c:v>22.844643940000001</c:v>
                </c:pt>
                <c:pt idx="466">
                  <c:v>24.749124819999999</c:v>
                </c:pt>
                <c:pt idx="467">
                  <c:v>26.454461519999999</c:v>
                </c:pt>
                <c:pt idx="468">
                  <c:v>27.59009605</c:v>
                </c:pt>
                <c:pt idx="469">
                  <c:v>27.898979109999999</c:v>
                </c:pt>
                <c:pt idx="470">
                  <c:v>27.521476409999998</c:v>
                </c:pt>
                <c:pt idx="471">
                  <c:v>26.914716819999999</c:v>
                </c:pt>
                <c:pt idx="472">
                  <c:v>26.513424659999998</c:v>
                </c:pt>
                <c:pt idx="473">
                  <c:v>26.617273430000001</c:v>
                </c:pt>
                <c:pt idx="474">
                  <c:v>27.3061772</c:v>
                </c:pt>
                <c:pt idx="475">
                  <c:v>28.36997744</c:v>
                </c:pt>
                <c:pt idx="476">
                  <c:v>29.405328149999999</c:v>
                </c:pt>
                <c:pt idx="477">
                  <c:v>30.01874875</c:v>
                </c:pt>
                <c:pt idx="478">
                  <c:v>30.085040070000002</c:v>
                </c:pt>
                <c:pt idx="479">
                  <c:v>29.74172703</c:v>
                </c:pt>
                <c:pt idx="480">
                  <c:v>29.264468170000001</c:v>
                </c:pt>
                <c:pt idx="481">
                  <c:v>28.828378669999999</c:v>
                </c:pt>
                <c:pt idx="482">
                  <c:v>28.382507069999999</c:v>
                </c:pt>
                <c:pt idx="483">
                  <c:v>27.886424470000001</c:v>
                </c:pt>
                <c:pt idx="484">
                  <c:v>27.234490279999999</c:v>
                </c:pt>
                <c:pt idx="485">
                  <c:v>26.42672936</c:v>
                </c:pt>
                <c:pt idx="486">
                  <c:v>25.465164690000002</c:v>
                </c:pt>
                <c:pt idx="487">
                  <c:v>24.377819339999999</c:v>
                </c:pt>
                <c:pt idx="488">
                  <c:v>23.23120995</c:v>
                </c:pt>
                <c:pt idx="489">
                  <c:v>22.10108889</c:v>
                </c:pt>
                <c:pt idx="490">
                  <c:v>20.980109729999999</c:v>
                </c:pt>
                <c:pt idx="491">
                  <c:v>19.778324420000001</c:v>
                </c:pt>
                <c:pt idx="492">
                  <c:v>18.407275729999999</c:v>
                </c:pt>
                <c:pt idx="493">
                  <c:v>16.82073475</c:v>
                </c:pt>
                <c:pt idx="494">
                  <c:v>14.972166659999999</c:v>
                </c:pt>
                <c:pt idx="495">
                  <c:v>12.82089609</c:v>
                </c:pt>
                <c:pt idx="496">
                  <c:v>10.387325219999999</c:v>
                </c:pt>
                <c:pt idx="497">
                  <c:v>7.7504420200000004</c:v>
                </c:pt>
                <c:pt idx="498">
                  <c:v>4.9773905589999998</c:v>
                </c:pt>
                <c:pt idx="499">
                  <c:v>2.117480348</c:v>
                </c:pt>
                <c:pt idx="500">
                  <c:v>-0.77881201899999997</c:v>
                </c:pt>
                <c:pt idx="501">
                  <c:v>-3.6295840780000002</c:v>
                </c:pt>
                <c:pt idx="502">
                  <c:v>-6.4198240569999996</c:v>
                </c:pt>
                <c:pt idx="503">
                  <c:v>-9.1738593759999993</c:v>
                </c:pt>
                <c:pt idx="504">
                  <c:v>-11.97124305</c:v>
                </c:pt>
                <c:pt idx="505">
                  <c:v>-14.984224729999999</c:v>
                </c:pt>
                <c:pt idx="506">
                  <c:v>-18.353398370000001</c:v>
                </c:pt>
                <c:pt idx="507">
                  <c:v>-22.06077535</c:v>
                </c:pt>
                <c:pt idx="508">
                  <c:v>-25.902311739999998</c:v>
                </c:pt>
                <c:pt idx="509">
                  <c:v>-29.573387719999999</c:v>
                </c:pt>
                <c:pt idx="510">
                  <c:v>-32.899748049999999</c:v>
                </c:pt>
                <c:pt idx="511">
                  <c:v>-35.76369897</c:v>
                </c:pt>
                <c:pt idx="512">
                  <c:v>-38.110576950000002</c:v>
                </c:pt>
                <c:pt idx="513">
                  <c:v>-39.989234850000003</c:v>
                </c:pt>
                <c:pt idx="514">
                  <c:v>-41.467462869999999</c:v>
                </c:pt>
                <c:pt idx="515">
                  <c:v>-42.6119542</c:v>
                </c:pt>
                <c:pt idx="516">
                  <c:v>-43.558727009999998</c:v>
                </c:pt>
                <c:pt idx="517">
                  <c:v>-44.485605270000001</c:v>
                </c:pt>
                <c:pt idx="518">
                  <c:v>-45.475055509999997</c:v>
                </c:pt>
                <c:pt idx="519">
                  <c:v>-46.505726619999997</c:v>
                </c:pt>
                <c:pt idx="520">
                  <c:v>-47.591182660000001</c:v>
                </c:pt>
                <c:pt idx="521">
                  <c:v>-48.77183453</c:v>
                </c:pt>
                <c:pt idx="522">
                  <c:v>-50.007086639999997</c:v>
                </c:pt>
                <c:pt idx="523">
                  <c:v>-51.204433450000003</c:v>
                </c:pt>
                <c:pt idx="524">
                  <c:v>-52.240092320000002</c:v>
                </c:pt>
                <c:pt idx="525">
                  <c:v>-53.020703830000002</c:v>
                </c:pt>
                <c:pt idx="526">
                  <c:v>-53.521433289999997</c:v>
                </c:pt>
                <c:pt idx="527">
                  <c:v>-53.700991330000001</c:v>
                </c:pt>
                <c:pt idx="528">
                  <c:v>-53.546938240000003</c:v>
                </c:pt>
                <c:pt idx="529">
                  <c:v>-53.036393480000001</c:v>
                </c:pt>
                <c:pt idx="530">
                  <c:v>-52.193862350000003</c:v>
                </c:pt>
                <c:pt idx="531">
                  <c:v>-51.03980894</c:v>
                </c:pt>
                <c:pt idx="532">
                  <c:v>-49.568615899999998</c:v>
                </c:pt>
                <c:pt idx="533">
                  <c:v>-47.780276659999998</c:v>
                </c:pt>
                <c:pt idx="534">
                  <c:v>-45.66119475</c:v>
                </c:pt>
                <c:pt idx="535">
                  <c:v>-43.183776940000001</c:v>
                </c:pt>
                <c:pt idx="536">
                  <c:v>-40.354529880000001</c:v>
                </c:pt>
                <c:pt idx="537">
                  <c:v>-37.246816420000002</c:v>
                </c:pt>
                <c:pt idx="538">
                  <c:v>-33.896961470000001</c:v>
                </c:pt>
                <c:pt idx="539">
                  <c:v>-30.36613474</c:v>
                </c:pt>
                <c:pt idx="540">
                  <c:v>-26.723390210000002</c:v>
                </c:pt>
                <c:pt idx="541">
                  <c:v>-23.020787739999999</c:v>
                </c:pt>
                <c:pt idx="542">
                  <c:v>-19.330788649999999</c:v>
                </c:pt>
                <c:pt idx="543">
                  <c:v>-15.72748039</c:v>
                </c:pt>
                <c:pt idx="544">
                  <c:v>-12.19480315</c:v>
                </c:pt>
                <c:pt idx="545">
                  <c:v>-8.6015073439999998</c:v>
                </c:pt>
                <c:pt idx="546">
                  <c:v>-4.8452809170000002</c:v>
                </c:pt>
                <c:pt idx="547">
                  <c:v>-0.87978055899999996</c:v>
                </c:pt>
                <c:pt idx="548">
                  <c:v>3.253313812</c:v>
                </c:pt>
                <c:pt idx="549">
                  <c:v>7.3868710159999997</c:v>
                </c:pt>
                <c:pt idx="550">
                  <c:v>11.32798964</c:v>
                </c:pt>
                <c:pt idx="551">
                  <c:v>15.016559600000001</c:v>
                </c:pt>
                <c:pt idx="552">
                  <c:v>18.460539910000001</c:v>
                </c:pt>
                <c:pt idx="553">
                  <c:v>21.761651969999999</c:v>
                </c:pt>
                <c:pt idx="554">
                  <c:v>25.01460681</c:v>
                </c:pt>
                <c:pt idx="555">
                  <c:v>28.260443380000002</c:v>
                </c:pt>
                <c:pt idx="556">
                  <c:v>31.248708650000001</c:v>
                </c:pt>
                <c:pt idx="557">
                  <c:v>33.72092456</c:v>
                </c:pt>
                <c:pt idx="558">
                  <c:v>35.512738570000003</c:v>
                </c:pt>
                <c:pt idx="559">
                  <c:v>36.727993730000001</c:v>
                </c:pt>
                <c:pt idx="560">
                  <c:v>37.55574996</c:v>
                </c:pt>
                <c:pt idx="561">
                  <c:v>38.074555160000003</c:v>
                </c:pt>
                <c:pt idx="562">
                  <c:v>38.318952680000002</c:v>
                </c:pt>
                <c:pt idx="563">
                  <c:v>38.342490820000002</c:v>
                </c:pt>
                <c:pt idx="564">
                  <c:v>38.127303130000001</c:v>
                </c:pt>
                <c:pt idx="565">
                  <c:v>37.634345260000003</c:v>
                </c:pt>
                <c:pt idx="566">
                  <c:v>36.968581880000002</c:v>
                </c:pt>
                <c:pt idx="567">
                  <c:v>36.273094639999997</c:v>
                </c:pt>
                <c:pt idx="568">
                  <c:v>35.60929101</c:v>
                </c:pt>
                <c:pt idx="569">
                  <c:v>35.017003610000003</c:v>
                </c:pt>
                <c:pt idx="570">
                  <c:v>34.476507640000001</c:v>
                </c:pt>
                <c:pt idx="571">
                  <c:v>33.9482438</c:v>
                </c:pt>
                <c:pt idx="572">
                  <c:v>33.277080069999997</c:v>
                </c:pt>
                <c:pt idx="573">
                  <c:v>32.403609269999997</c:v>
                </c:pt>
                <c:pt idx="574">
                  <c:v>31.462349799999998</c:v>
                </c:pt>
                <c:pt idx="575">
                  <c:v>30.601286080000001</c:v>
                </c:pt>
                <c:pt idx="576">
                  <c:v>29.906228299999999</c:v>
                </c:pt>
                <c:pt idx="577">
                  <c:v>29.369435280000001</c:v>
                </c:pt>
                <c:pt idx="578">
                  <c:v>28.945773450000001</c:v>
                </c:pt>
                <c:pt idx="579">
                  <c:v>28.570243300000001</c:v>
                </c:pt>
                <c:pt idx="580">
                  <c:v>28.195145159999999</c:v>
                </c:pt>
                <c:pt idx="581">
                  <c:v>27.78912991</c:v>
                </c:pt>
                <c:pt idx="582">
                  <c:v>27.347653380000001</c:v>
                </c:pt>
                <c:pt idx="583">
                  <c:v>26.865702649999999</c:v>
                </c:pt>
                <c:pt idx="584">
                  <c:v>26.382814249999999</c:v>
                </c:pt>
                <c:pt idx="585">
                  <c:v>25.891376130000001</c:v>
                </c:pt>
                <c:pt idx="586">
                  <c:v>25.36763895</c:v>
                </c:pt>
                <c:pt idx="587">
                  <c:v>24.738527909999998</c:v>
                </c:pt>
                <c:pt idx="588">
                  <c:v>23.934037969999999</c:v>
                </c:pt>
                <c:pt idx="589">
                  <c:v>22.943454849999998</c:v>
                </c:pt>
                <c:pt idx="590">
                  <c:v>21.742896869999999</c:v>
                </c:pt>
                <c:pt idx="591">
                  <c:v>20.298956660000002</c:v>
                </c:pt>
                <c:pt idx="592">
                  <c:v>18.58816534</c:v>
                </c:pt>
                <c:pt idx="593">
                  <c:v>16.634075259999999</c:v>
                </c:pt>
                <c:pt idx="594">
                  <c:v>14.46474941</c:v>
                </c:pt>
                <c:pt idx="595">
                  <c:v>12.12924954</c:v>
                </c:pt>
                <c:pt idx="596">
                  <c:v>9.7336108919999997</c:v>
                </c:pt>
                <c:pt idx="597">
                  <c:v>7.3739301140000002</c:v>
                </c:pt>
                <c:pt idx="598">
                  <c:v>5.0830410720000003</c:v>
                </c:pt>
                <c:pt idx="599">
                  <c:v>2.87495659</c:v>
                </c:pt>
                <c:pt idx="600">
                  <c:v>0.71717627799999994</c:v>
                </c:pt>
                <c:pt idx="601">
                  <c:v>-1.415325247</c:v>
                </c:pt>
                <c:pt idx="602">
                  <c:v>-3.4775471420000001</c:v>
                </c:pt>
                <c:pt idx="603">
                  <c:v>-5.5087712990000002</c:v>
                </c:pt>
                <c:pt idx="604">
                  <c:v>-7.5395445130000001</c:v>
                </c:pt>
                <c:pt idx="605">
                  <c:v>-9.5728784430000005</c:v>
                </c:pt>
                <c:pt idx="606">
                  <c:v>-11.58944975</c:v>
                </c:pt>
                <c:pt idx="607">
                  <c:v>-13.52394818</c:v>
                </c:pt>
                <c:pt idx="608">
                  <c:v>-15.397336859999999</c:v>
                </c:pt>
                <c:pt idx="609">
                  <c:v>-17.237784600000001</c:v>
                </c:pt>
                <c:pt idx="610">
                  <c:v>-19.01406107</c:v>
                </c:pt>
                <c:pt idx="611">
                  <c:v>-20.689761470000001</c:v>
                </c:pt>
                <c:pt idx="612">
                  <c:v>-22.202888160000001</c:v>
                </c:pt>
                <c:pt idx="613">
                  <c:v>-23.509713810000001</c:v>
                </c:pt>
                <c:pt idx="614">
                  <c:v>-24.645530340000001</c:v>
                </c:pt>
                <c:pt idx="615">
                  <c:v>-25.652931769999999</c:v>
                </c:pt>
                <c:pt idx="616">
                  <c:v>-26.578462949999999</c:v>
                </c:pt>
                <c:pt idx="617">
                  <c:v>-27.496944039999999</c:v>
                </c:pt>
                <c:pt idx="618">
                  <c:v>-28.461035030000001</c:v>
                </c:pt>
                <c:pt idx="619">
                  <c:v>-29.483677069999999</c:v>
                </c:pt>
                <c:pt idx="620">
                  <c:v>-30.525350410000001</c:v>
                </c:pt>
                <c:pt idx="621">
                  <c:v>-31.596819660000001</c:v>
                </c:pt>
                <c:pt idx="622">
                  <c:v>-32.678277469999998</c:v>
                </c:pt>
                <c:pt idx="623">
                  <c:v>-33.723831660000002</c:v>
                </c:pt>
                <c:pt idx="624">
                  <c:v>-34.689892090000001</c:v>
                </c:pt>
                <c:pt idx="625">
                  <c:v>-35.557529129999999</c:v>
                </c:pt>
                <c:pt idx="626">
                  <c:v>-36.26177088</c:v>
                </c:pt>
                <c:pt idx="627">
                  <c:v>-36.812784270000002</c:v>
                </c:pt>
                <c:pt idx="628">
                  <c:v>-37.243193220000002</c:v>
                </c:pt>
                <c:pt idx="629">
                  <c:v>-37.533141200000003</c:v>
                </c:pt>
                <c:pt idx="630">
                  <c:v>-37.648022470000001</c:v>
                </c:pt>
                <c:pt idx="631">
                  <c:v>-37.540449840000001</c:v>
                </c:pt>
                <c:pt idx="632">
                  <c:v>-37.050746410000002</c:v>
                </c:pt>
                <c:pt idx="633">
                  <c:v>-35.916574420000003</c:v>
                </c:pt>
                <c:pt idx="634">
                  <c:v>-33.941476649999998</c:v>
                </c:pt>
                <c:pt idx="635">
                  <c:v>-31.0402491</c:v>
                </c:pt>
                <c:pt idx="636">
                  <c:v>-27.232848329999999</c:v>
                </c:pt>
                <c:pt idx="637">
                  <c:v>-22.605306209999998</c:v>
                </c:pt>
                <c:pt idx="638">
                  <c:v>-17.302363979999999</c:v>
                </c:pt>
                <c:pt idx="639">
                  <c:v>-11.6291014</c:v>
                </c:pt>
                <c:pt idx="640">
                  <c:v>-5.9398055760000004</c:v>
                </c:pt>
                <c:pt idx="641">
                  <c:v>-0.59835358500000002</c:v>
                </c:pt>
                <c:pt idx="642">
                  <c:v>4.1435233470000004</c:v>
                </c:pt>
                <c:pt idx="643">
                  <c:v>8.2240365400000002</c:v>
                </c:pt>
                <c:pt idx="644">
                  <c:v>11.67420405</c:v>
                </c:pt>
                <c:pt idx="645">
                  <c:v>14.603691169999999</c:v>
                </c:pt>
                <c:pt idx="646">
                  <c:v>17.194874800000001</c:v>
                </c:pt>
                <c:pt idx="647">
                  <c:v>19.670430270000001</c:v>
                </c:pt>
                <c:pt idx="648">
                  <c:v>22.193010399999999</c:v>
                </c:pt>
                <c:pt idx="649">
                  <c:v>24.834278940000001</c:v>
                </c:pt>
                <c:pt idx="650">
                  <c:v>27.512752939999999</c:v>
                </c:pt>
                <c:pt idx="651">
                  <c:v>29.919055159999999</c:v>
                </c:pt>
                <c:pt idx="652">
                  <c:v>31.763739529999999</c:v>
                </c:pt>
                <c:pt idx="653">
                  <c:v>33.004586439999997</c:v>
                </c:pt>
                <c:pt idx="654">
                  <c:v>33.876481220000002</c:v>
                </c:pt>
                <c:pt idx="655">
                  <c:v>34.621788189999997</c:v>
                </c:pt>
                <c:pt idx="656">
                  <c:v>35.44212357</c:v>
                </c:pt>
                <c:pt idx="657">
                  <c:v>36.469663019999999</c:v>
                </c:pt>
                <c:pt idx="658">
                  <c:v>37.797174560000002</c:v>
                </c:pt>
                <c:pt idx="659">
                  <c:v>39.346117900000003</c:v>
                </c:pt>
                <c:pt idx="660">
                  <c:v>40.815011130000002</c:v>
                </c:pt>
                <c:pt idx="661">
                  <c:v>41.688879819999997</c:v>
                </c:pt>
                <c:pt idx="662">
                  <c:v>41.687468770000002</c:v>
                </c:pt>
                <c:pt idx="663">
                  <c:v>41.000850370000002</c:v>
                </c:pt>
                <c:pt idx="664">
                  <c:v>40.014089720000001</c:v>
                </c:pt>
                <c:pt idx="665">
                  <c:v>39.048762310000001</c:v>
                </c:pt>
                <c:pt idx="666">
                  <c:v>38.352135560000001</c:v>
                </c:pt>
                <c:pt idx="667">
                  <c:v>37.91337377</c:v>
                </c:pt>
                <c:pt idx="668">
                  <c:v>37.549886219999998</c:v>
                </c:pt>
                <c:pt idx="669">
                  <c:v>37.155654849999998</c:v>
                </c:pt>
                <c:pt idx="670">
                  <c:v>36.674550680000003</c:v>
                </c:pt>
                <c:pt idx="671">
                  <c:v>36.004886159999998</c:v>
                </c:pt>
                <c:pt idx="672">
                  <c:v>35.121647680000002</c:v>
                </c:pt>
                <c:pt idx="673">
                  <c:v>34.091063669999997</c:v>
                </c:pt>
                <c:pt idx="674">
                  <c:v>33.045311409999996</c:v>
                </c:pt>
                <c:pt idx="675">
                  <c:v>32.061844280000003</c:v>
                </c:pt>
                <c:pt idx="676">
                  <c:v>31.137011680000001</c:v>
                </c:pt>
                <c:pt idx="677">
                  <c:v>30.239367439999999</c:v>
                </c:pt>
                <c:pt idx="678">
                  <c:v>29.317871360000002</c:v>
                </c:pt>
                <c:pt idx="679">
                  <c:v>28.347558970000001</c:v>
                </c:pt>
                <c:pt idx="680">
                  <c:v>27.358657430000001</c:v>
                </c:pt>
                <c:pt idx="681">
                  <c:v>26.36927794</c:v>
                </c:pt>
                <c:pt idx="682">
                  <c:v>25.290748539999999</c:v>
                </c:pt>
                <c:pt idx="683">
                  <c:v>24.116409969999999</c:v>
                </c:pt>
                <c:pt idx="684">
                  <c:v>22.804616530000001</c:v>
                </c:pt>
                <c:pt idx="685">
                  <c:v>21.327919980000001</c:v>
                </c:pt>
                <c:pt idx="686">
                  <c:v>19.649597880000002</c:v>
                </c:pt>
                <c:pt idx="687">
                  <c:v>17.81287382</c:v>
                </c:pt>
                <c:pt idx="688">
                  <c:v>15.92521835</c:v>
                </c:pt>
                <c:pt idx="689">
                  <c:v>14.0634631</c:v>
                </c:pt>
                <c:pt idx="690">
                  <c:v>12.214327239999999</c:v>
                </c:pt>
                <c:pt idx="691">
                  <c:v>10.244571970000001</c:v>
                </c:pt>
                <c:pt idx="692">
                  <c:v>8.0575144739999995</c:v>
                </c:pt>
                <c:pt idx="693">
                  <c:v>5.6999350839999998</c:v>
                </c:pt>
                <c:pt idx="694">
                  <c:v>3.2208330630000002</c:v>
                </c:pt>
                <c:pt idx="695">
                  <c:v>0.675405162</c:v>
                </c:pt>
                <c:pt idx="696">
                  <c:v>-1.9517952220000001</c:v>
                </c:pt>
                <c:pt idx="697">
                  <c:v>-4.6121686970000004</c:v>
                </c:pt>
                <c:pt idx="698">
                  <c:v>-7.2239281230000003</c:v>
                </c:pt>
                <c:pt idx="699">
                  <c:v>-9.7858512609999995</c:v>
                </c:pt>
                <c:pt idx="700">
                  <c:v>-12.236973300000001</c:v>
                </c:pt>
                <c:pt idx="701">
                  <c:v>-14.546839029999999</c:v>
                </c:pt>
                <c:pt idx="702">
                  <c:v>-16.73061663</c:v>
                </c:pt>
                <c:pt idx="703">
                  <c:v>-18.805109300000002</c:v>
                </c:pt>
                <c:pt idx="704">
                  <c:v>-20.73829147</c:v>
                </c:pt>
                <c:pt idx="705">
                  <c:v>-22.609016359999998</c:v>
                </c:pt>
                <c:pt idx="706">
                  <c:v>-24.516080469999999</c:v>
                </c:pt>
                <c:pt idx="707">
                  <c:v>-26.475660380000001</c:v>
                </c:pt>
                <c:pt idx="708">
                  <c:v>-28.42097502</c:v>
                </c:pt>
                <c:pt idx="709">
                  <c:v>-30.375161240000001</c:v>
                </c:pt>
                <c:pt idx="710">
                  <c:v>-32.28097949</c:v>
                </c:pt>
                <c:pt idx="711">
                  <c:v>-34.04386272</c:v>
                </c:pt>
                <c:pt idx="712">
                  <c:v>-35.571828689999997</c:v>
                </c:pt>
                <c:pt idx="713">
                  <c:v>-36.764397809999998</c:v>
                </c:pt>
                <c:pt idx="714">
                  <c:v>-37.565893039999999</c:v>
                </c:pt>
                <c:pt idx="715">
                  <c:v>-38.010299940000003</c:v>
                </c:pt>
                <c:pt idx="716">
                  <c:v>-38.180330480000002</c:v>
                </c:pt>
                <c:pt idx="717">
                  <c:v>-38.219115850000001</c:v>
                </c:pt>
                <c:pt idx="718">
                  <c:v>-38.300407069999999</c:v>
                </c:pt>
                <c:pt idx="719">
                  <c:v>-38.507716010000003</c:v>
                </c:pt>
                <c:pt idx="720">
                  <c:v>-38.865496989999997</c:v>
                </c:pt>
                <c:pt idx="721">
                  <c:v>-39.362071669999999</c:v>
                </c:pt>
                <c:pt idx="722">
                  <c:v>-39.9513338</c:v>
                </c:pt>
                <c:pt idx="723">
                  <c:v>-40.58046384</c:v>
                </c:pt>
                <c:pt idx="724">
                  <c:v>-41.09466888</c:v>
                </c:pt>
                <c:pt idx="725">
                  <c:v>-41.334657489999998</c:v>
                </c:pt>
                <c:pt idx="726">
                  <c:v>-41.137693800000001</c:v>
                </c:pt>
                <c:pt idx="727">
                  <c:v>-40.366393279999997</c:v>
                </c:pt>
                <c:pt idx="728">
                  <c:v>-38.973008929999999</c:v>
                </c:pt>
                <c:pt idx="729">
                  <c:v>-36.952910379999999</c:v>
                </c:pt>
                <c:pt idx="730">
                  <c:v>-34.339190250000001</c:v>
                </c:pt>
                <c:pt idx="731">
                  <c:v>-31.174931180000002</c:v>
                </c:pt>
                <c:pt idx="732">
                  <c:v>-27.5812381</c:v>
                </c:pt>
                <c:pt idx="733">
                  <c:v>-23.653185539999999</c:v>
                </c:pt>
                <c:pt idx="734">
                  <c:v>-19.47594685</c:v>
                </c:pt>
                <c:pt idx="735">
                  <c:v>-15.167813629999999</c:v>
                </c:pt>
                <c:pt idx="736">
                  <c:v>-10.75802564</c:v>
                </c:pt>
                <c:pt idx="737">
                  <c:v>-6.2297943250000003</c:v>
                </c:pt>
                <c:pt idx="738">
                  <c:v>-1.5856264579999999</c:v>
                </c:pt>
                <c:pt idx="739">
                  <c:v>3.089178371</c:v>
                </c:pt>
                <c:pt idx="740">
                  <c:v>7.6672895629999998</c:v>
                </c:pt>
                <c:pt idx="741">
                  <c:v>12.018917269999999</c:v>
                </c:pt>
                <c:pt idx="742">
                  <c:v>16.084082909999999</c:v>
                </c:pt>
                <c:pt idx="743">
                  <c:v>19.810444690000001</c:v>
                </c:pt>
                <c:pt idx="744">
                  <c:v>23.21269659</c:v>
                </c:pt>
                <c:pt idx="745">
                  <c:v>26.484070060000001</c:v>
                </c:pt>
                <c:pt idx="746">
                  <c:v>29.86242292</c:v>
                </c:pt>
                <c:pt idx="747">
                  <c:v>33.467678300000003</c:v>
                </c:pt>
                <c:pt idx="748">
                  <c:v>37.201166600000001</c:v>
                </c:pt>
                <c:pt idx="749">
                  <c:v>40.508110850000001</c:v>
                </c:pt>
                <c:pt idx="750">
                  <c:v>42.719970609999997</c:v>
                </c:pt>
                <c:pt idx="751">
                  <c:v>43.348867239999997</c:v>
                </c:pt>
                <c:pt idx="752">
                  <c:v>42.851913490000001</c:v>
                </c:pt>
                <c:pt idx="753">
                  <c:v>42.323009839999997</c:v>
                </c:pt>
                <c:pt idx="754">
                  <c:v>42.306791080000004</c:v>
                </c:pt>
                <c:pt idx="755">
                  <c:v>42.56630114</c:v>
                </c:pt>
                <c:pt idx="756">
                  <c:v>42.441955620000002</c:v>
                </c:pt>
                <c:pt idx="757">
                  <c:v>41.528154790000002</c:v>
                </c:pt>
                <c:pt idx="758">
                  <c:v>40.048923289999998</c:v>
                </c:pt>
                <c:pt idx="759">
                  <c:v>38.652315629999997</c:v>
                </c:pt>
                <c:pt idx="760">
                  <c:v>37.821883069999998</c:v>
                </c:pt>
                <c:pt idx="761">
                  <c:v>37.472005869999997</c:v>
                </c:pt>
                <c:pt idx="762">
                  <c:v>37.149729170000001</c:v>
                </c:pt>
                <c:pt idx="763">
                  <c:v>36.433957470000003</c:v>
                </c:pt>
                <c:pt idx="764">
                  <c:v>35.24547622</c:v>
                </c:pt>
                <c:pt idx="765">
                  <c:v>33.798471480000003</c:v>
                </c:pt>
                <c:pt idx="766">
                  <c:v>32.344910710000001</c:v>
                </c:pt>
                <c:pt idx="767">
                  <c:v>31.072866449999999</c:v>
                </c:pt>
                <c:pt idx="768">
                  <c:v>30.0270288</c:v>
                </c:pt>
                <c:pt idx="769">
                  <c:v>29.146855469999998</c:v>
                </c:pt>
                <c:pt idx="770">
                  <c:v>28.348605559999999</c:v>
                </c:pt>
                <c:pt idx="771">
                  <c:v>27.590980049999999</c:v>
                </c:pt>
                <c:pt idx="772">
                  <c:v>26.853646529999999</c:v>
                </c:pt>
                <c:pt idx="773">
                  <c:v>26.076783079999998</c:v>
                </c:pt>
                <c:pt idx="774">
                  <c:v>25.236143009999999</c:v>
                </c:pt>
                <c:pt idx="775">
                  <c:v>24.38766695</c:v>
                </c:pt>
                <c:pt idx="776">
                  <c:v>23.595378920000002</c:v>
                </c:pt>
                <c:pt idx="777">
                  <c:v>22.855504060000001</c:v>
                </c:pt>
                <c:pt idx="778">
                  <c:v>22.137490119999999</c:v>
                </c:pt>
                <c:pt idx="779">
                  <c:v>21.431632369999999</c:v>
                </c:pt>
                <c:pt idx="780">
                  <c:v>20.725349090000002</c:v>
                </c:pt>
                <c:pt idx="781">
                  <c:v>19.953043300000001</c:v>
                </c:pt>
                <c:pt idx="782">
                  <c:v>19.02922556</c:v>
                </c:pt>
                <c:pt idx="783">
                  <c:v>17.956583330000001</c:v>
                </c:pt>
                <c:pt idx="784">
                  <c:v>16.77567784</c:v>
                </c:pt>
                <c:pt idx="785">
                  <c:v>15.477674759999999</c:v>
                </c:pt>
                <c:pt idx="786">
                  <c:v>14.10221415</c:v>
                </c:pt>
                <c:pt idx="787">
                  <c:v>12.72765637</c:v>
                </c:pt>
                <c:pt idx="788">
                  <c:v>11.47406578</c:v>
                </c:pt>
                <c:pt idx="789">
                  <c:v>10.4201543</c:v>
                </c:pt>
                <c:pt idx="790">
                  <c:v>9.5421274169999997</c:v>
                </c:pt>
                <c:pt idx="791">
                  <c:v>8.7245535479999994</c:v>
                </c:pt>
                <c:pt idx="792">
                  <c:v>7.8452719770000003</c:v>
                </c:pt>
                <c:pt idx="793">
                  <c:v>6.8472459380000004</c:v>
                </c:pt>
                <c:pt idx="794">
                  <c:v>5.7688534389999999</c:v>
                </c:pt>
                <c:pt idx="795">
                  <c:v>4.7114764500000001</c:v>
                </c:pt>
                <c:pt idx="796">
                  <c:v>3.759215481</c:v>
                </c:pt>
                <c:pt idx="797">
                  <c:v>2.868241872</c:v>
                </c:pt>
                <c:pt idx="798">
                  <c:v>1.984937194</c:v>
                </c:pt>
                <c:pt idx="799">
                  <c:v>1.07920197</c:v>
                </c:pt>
                <c:pt idx="800">
                  <c:v>0.11481269099999999</c:v>
                </c:pt>
                <c:pt idx="801">
                  <c:v>-0.888852843</c:v>
                </c:pt>
                <c:pt idx="802">
                  <c:v>-1.8508881260000001</c:v>
                </c:pt>
                <c:pt idx="803">
                  <c:v>-2.739604903</c:v>
                </c:pt>
                <c:pt idx="804">
                  <c:v>-3.579453005</c:v>
                </c:pt>
                <c:pt idx="805">
                  <c:v>-4.4463441450000003</c:v>
                </c:pt>
                <c:pt idx="806">
                  <c:v>-5.471372122</c:v>
                </c:pt>
                <c:pt idx="807">
                  <c:v>-6.6111690000000003</c:v>
                </c:pt>
                <c:pt idx="808">
                  <c:v>-7.7682593600000001</c:v>
                </c:pt>
                <c:pt idx="809">
                  <c:v>-8.8968765530000002</c:v>
                </c:pt>
                <c:pt idx="810">
                  <c:v>-9.9579276819999993</c:v>
                </c:pt>
                <c:pt idx="811">
                  <c:v>-10.954978150000001</c:v>
                </c:pt>
                <c:pt idx="812">
                  <c:v>-11.88726037</c:v>
                </c:pt>
                <c:pt idx="813">
                  <c:v>-12.7728088</c:v>
                </c:pt>
                <c:pt idx="814">
                  <c:v>-13.644991539999999</c:v>
                </c:pt>
                <c:pt idx="815">
                  <c:v>-14.594147230000001</c:v>
                </c:pt>
                <c:pt idx="816">
                  <c:v>-15.65078705</c:v>
                </c:pt>
                <c:pt idx="817">
                  <c:v>-16.784691850000002</c:v>
                </c:pt>
                <c:pt idx="818">
                  <c:v>-17.935957590000001</c:v>
                </c:pt>
                <c:pt idx="819">
                  <c:v>-19.0110961</c:v>
                </c:pt>
                <c:pt idx="820">
                  <c:v>-19.92390335</c:v>
                </c:pt>
                <c:pt idx="821">
                  <c:v>-20.650244749999999</c:v>
                </c:pt>
                <c:pt idx="822">
                  <c:v>-21.16945939</c:v>
                </c:pt>
                <c:pt idx="823">
                  <c:v>-21.516682419999999</c:v>
                </c:pt>
                <c:pt idx="824">
                  <c:v>-21.79279988</c:v>
                </c:pt>
                <c:pt idx="825">
                  <c:v>-22.056780100000001</c:v>
                </c:pt>
                <c:pt idx="826">
                  <c:v>-22.249451059999998</c:v>
                </c:pt>
                <c:pt idx="827">
                  <c:v>-22.229913740000001</c:v>
                </c:pt>
                <c:pt idx="828">
                  <c:v>-21.8262827</c:v>
                </c:pt>
                <c:pt idx="829">
                  <c:v>-20.867083050000002</c:v>
                </c:pt>
                <c:pt idx="830">
                  <c:v>-19.32612151</c:v>
                </c:pt>
                <c:pt idx="831">
                  <c:v>-17.144020619999999</c:v>
                </c:pt>
                <c:pt idx="832">
                  <c:v>-14.360231560000001</c:v>
                </c:pt>
                <c:pt idx="833">
                  <c:v>-11.088547569999999</c:v>
                </c:pt>
                <c:pt idx="834">
                  <c:v>-7.4738682409999999</c:v>
                </c:pt>
                <c:pt idx="835">
                  <c:v>-3.675308496</c:v>
                </c:pt>
                <c:pt idx="836">
                  <c:v>0.154041714</c:v>
                </c:pt>
                <c:pt idx="837">
                  <c:v>3.9172834600000002</c:v>
                </c:pt>
                <c:pt idx="838">
                  <c:v>7.5303467499999996</c:v>
                </c:pt>
                <c:pt idx="839">
                  <c:v>10.92847956</c:v>
                </c:pt>
                <c:pt idx="840">
                  <c:v>14.13125426</c:v>
                </c:pt>
                <c:pt idx="841">
                  <c:v>17.239289459999998</c:v>
                </c:pt>
                <c:pt idx="842">
                  <c:v>20.417674330000001</c:v>
                </c:pt>
                <c:pt idx="843">
                  <c:v>23.72979776</c:v>
                </c:pt>
                <c:pt idx="844">
                  <c:v>27.029935170000002</c:v>
                </c:pt>
                <c:pt idx="845">
                  <c:v>30.170400780000001</c:v>
                </c:pt>
                <c:pt idx="846">
                  <c:v>32.966154250000002</c:v>
                </c:pt>
                <c:pt idx="847">
                  <c:v>35.450112259999997</c:v>
                </c:pt>
                <c:pt idx="848">
                  <c:v>37.728659620000002</c:v>
                </c:pt>
                <c:pt idx="849">
                  <c:v>39.863651750000002</c:v>
                </c:pt>
                <c:pt idx="850">
                  <c:v>41.872507249999998</c:v>
                </c:pt>
                <c:pt idx="851">
                  <c:v>43.728296110000002</c:v>
                </c:pt>
                <c:pt idx="852">
                  <c:v>45.310766399999999</c:v>
                </c:pt>
                <c:pt idx="853">
                  <c:v>46.496434499999999</c:v>
                </c:pt>
                <c:pt idx="854">
                  <c:v>47.235218070000002</c:v>
                </c:pt>
                <c:pt idx="855">
                  <c:v>47.463809959999999</c:v>
                </c:pt>
                <c:pt idx="856">
                  <c:v>47.242585390000002</c:v>
                </c:pt>
                <c:pt idx="857">
                  <c:v>46.811954380000003</c:v>
                </c:pt>
                <c:pt idx="858">
                  <c:v>46.461462449999999</c:v>
                </c:pt>
                <c:pt idx="859">
                  <c:v>46.370312820000002</c:v>
                </c:pt>
                <c:pt idx="860">
                  <c:v>46.48228134</c:v>
                </c:pt>
                <c:pt idx="861">
                  <c:v>46.52209998</c:v>
                </c:pt>
                <c:pt idx="862">
                  <c:v>46.326394440000001</c:v>
                </c:pt>
                <c:pt idx="863">
                  <c:v>45.83460195</c:v>
                </c:pt>
                <c:pt idx="864">
                  <c:v>44.985567670000002</c:v>
                </c:pt>
                <c:pt idx="865">
                  <c:v>43.807508660000003</c:v>
                </c:pt>
                <c:pt idx="866">
                  <c:v>42.440671420000001</c:v>
                </c:pt>
                <c:pt idx="867">
                  <c:v>41.094744740000003</c:v>
                </c:pt>
                <c:pt idx="868">
                  <c:v>39.916112920000003</c:v>
                </c:pt>
                <c:pt idx="869">
                  <c:v>38.893866299999999</c:v>
                </c:pt>
                <c:pt idx="870">
                  <c:v>37.92129096</c:v>
                </c:pt>
                <c:pt idx="871">
                  <c:v>36.928053319999997</c:v>
                </c:pt>
                <c:pt idx="872">
                  <c:v>35.917686289999999</c:v>
                </c:pt>
                <c:pt idx="873">
                  <c:v>34.881579129999999</c:v>
                </c:pt>
                <c:pt idx="874">
                  <c:v>33.786040280000002</c:v>
                </c:pt>
                <c:pt idx="875">
                  <c:v>32.555613219999998</c:v>
                </c:pt>
                <c:pt idx="876">
                  <c:v>31.204418669999999</c:v>
                </c:pt>
                <c:pt idx="877">
                  <c:v>29.794870020000001</c:v>
                </c:pt>
                <c:pt idx="878">
                  <c:v>28.306777140000001</c:v>
                </c:pt>
                <c:pt idx="879">
                  <c:v>26.57701986</c:v>
                </c:pt>
                <c:pt idx="880">
                  <c:v>24.609845580000002</c:v>
                </c:pt>
                <c:pt idx="881">
                  <c:v>22.56993207</c:v>
                </c:pt>
                <c:pt idx="882">
                  <c:v>20.569202950000001</c:v>
                </c:pt>
                <c:pt idx="883">
                  <c:v>18.589929309999999</c:v>
                </c:pt>
                <c:pt idx="884">
                  <c:v>16.610836679999998</c:v>
                </c:pt>
                <c:pt idx="885">
                  <c:v>14.64245975</c:v>
                </c:pt>
                <c:pt idx="886">
                  <c:v>12.636720009999999</c:v>
                </c:pt>
                <c:pt idx="887">
                  <c:v>10.436165069999999</c:v>
                </c:pt>
                <c:pt idx="888">
                  <c:v>7.9097859909999997</c:v>
                </c:pt>
                <c:pt idx="889">
                  <c:v>5.1581159310000002</c:v>
                </c:pt>
                <c:pt idx="890">
                  <c:v>2.454031912</c:v>
                </c:pt>
                <c:pt idx="891">
                  <c:v>2.809654E-3</c:v>
                </c:pt>
                <c:pt idx="892">
                  <c:v>-2.0794546189999998</c:v>
                </c:pt>
                <c:pt idx="893">
                  <c:v>-3.7473330269999998</c:v>
                </c:pt>
                <c:pt idx="894">
                  <c:v>-5.0706736059999997</c:v>
                </c:pt>
                <c:pt idx="895">
                  <c:v>-6.329983854</c:v>
                </c:pt>
                <c:pt idx="896">
                  <c:v>-7.8411425169999998</c:v>
                </c:pt>
                <c:pt idx="897">
                  <c:v>-9.6929580069999997</c:v>
                </c:pt>
                <c:pt idx="898">
                  <c:v>-11.73502161</c:v>
                </c:pt>
                <c:pt idx="899">
                  <c:v>-13.75406589</c:v>
                </c:pt>
                <c:pt idx="900">
                  <c:v>-15.5817523</c:v>
                </c:pt>
                <c:pt idx="901">
                  <c:v>-17.061058890000002</c:v>
                </c:pt>
                <c:pt idx="902">
                  <c:v>-18.141648369999999</c:v>
                </c:pt>
                <c:pt idx="903">
                  <c:v>-18.94522091</c:v>
                </c:pt>
                <c:pt idx="904">
                  <c:v>-19.657466230000001</c:v>
                </c:pt>
                <c:pt idx="905">
                  <c:v>-20.476664979999999</c:v>
                </c:pt>
                <c:pt idx="906">
                  <c:v>-21.515136819999999</c:v>
                </c:pt>
                <c:pt idx="907">
                  <c:v>-22.795004850000002</c:v>
                </c:pt>
                <c:pt idx="908">
                  <c:v>-24.17103835</c:v>
                </c:pt>
                <c:pt idx="909">
                  <c:v>-25.624029820000001</c:v>
                </c:pt>
                <c:pt idx="910">
                  <c:v>-27.073971090000001</c:v>
                </c:pt>
                <c:pt idx="911">
                  <c:v>-28.34028356</c:v>
                </c:pt>
                <c:pt idx="912">
                  <c:v>-29.277847489999999</c:v>
                </c:pt>
                <c:pt idx="913">
                  <c:v>-29.899213360000001</c:v>
                </c:pt>
                <c:pt idx="914">
                  <c:v>-30.26587786</c:v>
                </c:pt>
                <c:pt idx="915">
                  <c:v>-30.349682439999999</c:v>
                </c:pt>
                <c:pt idx="916">
                  <c:v>-30.178265870000001</c:v>
                </c:pt>
                <c:pt idx="917">
                  <c:v>-29.807598469999999</c:v>
                </c:pt>
                <c:pt idx="918">
                  <c:v>-29.193327879999998</c:v>
                </c:pt>
                <c:pt idx="919">
                  <c:v>-28.207636369999999</c:v>
                </c:pt>
                <c:pt idx="920">
                  <c:v>-26.777084680000002</c:v>
                </c:pt>
                <c:pt idx="921">
                  <c:v>-24.840677079999999</c:v>
                </c:pt>
                <c:pt idx="922">
                  <c:v>-22.4080057</c:v>
                </c:pt>
                <c:pt idx="923">
                  <c:v>-19.56332557</c:v>
                </c:pt>
                <c:pt idx="924">
                  <c:v>-16.43177446</c:v>
                </c:pt>
                <c:pt idx="925">
                  <c:v>-13.13352871</c:v>
                </c:pt>
                <c:pt idx="926">
                  <c:v>-9.719627354</c:v>
                </c:pt>
                <c:pt idx="927">
                  <c:v>-6.2142718669999999</c:v>
                </c:pt>
                <c:pt idx="928">
                  <c:v>-2.6401365700000001</c:v>
                </c:pt>
                <c:pt idx="929">
                  <c:v>0.98785732199999998</c:v>
                </c:pt>
                <c:pt idx="930">
                  <c:v>4.5906057149999997</c:v>
                </c:pt>
                <c:pt idx="931">
                  <c:v>8.0221778009999998</c:v>
                </c:pt>
                <c:pt idx="932">
                  <c:v>11.1416051</c:v>
                </c:pt>
                <c:pt idx="933">
                  <c:v>13.934082460000001</c:v>
                </c:pt>
                <c:pt idx="934">
                  <c:v>16.551636469999998</c:v>
                </c:pt>
                <c:pt idx="935">
                  <c:v>19.23274176</c:v>
                </c:pt>
                <c:pt idx="936">
                  <c:v>22.162782570000001</c:v>
                </c:pt>
                <c:pt idx="937">
                  <c:v>25.34612138</c:v>
                </c:pt>
                <c:pt idx="938">
                  <c:v>28.486167529999999</c:v>
                </c:pt>
                <c:pt idx="939">
                  <c:v>31.14544308</c:v>
                </c:pt>
                <c:pt idx="940">
                  <c:v>33.077633220000003</c:v>
                </c:pt>
                <c:pt idx="941">
                  <c:v>34.385586410000002</c:v>
                </c:pt>
                <c:pt idx="942">
                  <c:v>35.101045599999999</c:v>
                </c:pt>
                <c:pt idx="943">
                  <c:v>35.28487131</c:v>
                </c:pt>
                <c:pt idx="944">
                  <c:v>35.263197769999998</c:v>
                </c:pt>
                <c:pt idx="945">
                  <c:v>35.354828509999997</c:v>
                </c:pt>
                <c:pt idx="946">
                  <c:v>35.743044380000001</c:v>
                </c:pt>
                <c:pt idx="947">
                  <c:v>36.319679549999996</c:v>
                </c:pt>
                <c:pt idx="948">
                  <c:v>36.746577279999997</c:v>
                </c:pt>
                <c:pt idx="949">
                  <c:v>36.805335139999997</c:v>
                </c:pt>
                <c:pt idx="950">
                  <c:v>36.537286170000002</c:v>
                </c:pt>
                <c:pt idx="951">
                  <c:v>36.104158269999999</c:v>
                </c:pt>
                <c:pt idx="952">
                  <c:v>35.67554037</c:v>
                </c:pt>
                <c:pt idx="953">
                  <c:v>35.28730006</c:v>
                </c:pt>
                <c:pt idx="954">
                  <c:v>34.859534080000003</c:v>
                </c:pt>
                <c:pt idx="955">
                  <c:v>34.375078999999999</c:v>
                </c:pt>
                <c:pt idx="956">
                  <c:v>33.8309724</c:v>
                </c:pt>
                <c:pt idx="957">
                  <c:v>33.214446010000003</c:v>
                </c:pt>
                <c:pt idx="958">
                  <c:v>32.496913110000001</c:v>
                </c:pt>
                <c:pt idx="959">
                  <c:v>31.695832930000002</c:v>
                </c:pt>
                <c:pt idx="960">
                  <c:v>30.921904990000002</c:v>
                </c:pt>
                <c:pt idx="961">
                  <c:v>30.230747229999999</c:v>
                </c:pt>
                <c:pt idx="962">
                  <c:v>29.55437092</c:v>
                </c:pt>
                <c:pt idx="963">
                  <c:v>28.823701499999999</c:v>
                </c:pt>
                <c:pt idx="964">
                  <c:v>28.032331630000002</c:v>
                </c:pt>
                <c:pt idx="965">
                  <c:v>27.185243</c:v>
                </c:pt>
                <c:pt idx="966">
                  <c:v>26.256419739999998</c:v>
                </c:pt>
                <c:pt idx="967">
                  <c:v>25.26695935</c:v>
                </c:pt>
                <c:pt idx="968">
                  <c:v>24.226354140000002</c:v>
                </c:pt>
                <c:pt idx="969">
                  <c:v>23.12239542</c:v>
                </c:pt>
                <c:pt idx="970">
                  <c:v>21.96689297</c:v>
                </c:pt>
                <c:pt idx="971">
                  <c:v>20.780002270000001</c:v>
                </c:pt>
                <c:pt idx="972">
                  <c:v>19.58809742</c:v>
                </c:pt>
                <c:pt idx="973">
                  <c:v>18.354886430000001</c:v>
                </c:pt>
                <c:pt idx="974">
                  <c:v>17.00694013</c:v>
                </c:pt>
                <c:pt idx="975">
                  <c:v>15.57227578</c:v>
                </c:pt>
                <c:pt idx="976">
                  <c:v>14.10086349</c:v>
                </c:pt>
                <c:pt idx="977">
                  <c:v>12.59926954</c:v>
                </c:pt>
                <c:pt idx="978">
                  <c:v>11.08875653</c:v>
                </c:pt>
                <c:pt idx="979">
                  <c:v>9.6052667169999992</c:v>
                </c:pt>
                <c:pt idx="980">
                  <c:v>8.1069433229999994</c:v>
                </c:pt>
                <c:pt idx="981">
                  <c:v>6.4686940960000001</c:v>
                </c:pt>
                <c:pt idx="982">
                  <c:v>4.5320195339999998</c:v>
                </c:pt>
                <c:pt idx="983">
                  <c:v>2.3124317639999998</c:v>
                </c:pt>
                <c:pt idx="984">
                  <c:v>-2.7494592000000002E-2</c:v>
                </c:pt>
                <c:pt idx="985">
                  <c:v>-2.3683886200000002</c:v>
                </c:pt>
                <c:pt idx="986">
                  <c:v>-4.6335170669999997</c:v>
                </c:pt>
                <c:pt idx="987">
                  <c:v>-6.7119510059999996</c:v>
                </c:pt>
                <c:pt idx="988">
                  <c:v>-8.584684566</c:v>
                </c:pt>
                <c:pt idx="989">
                  <c:v>-10.338646069999999</c:v>
                </c:pt>
                <c:pt idx="990">
                  <c:v>-12.141311849999999</c:v>
                </c:pt>
                <c:pt idx="991">
                  <c:v>-14.15154422</c:v>
                </c:pt>
                <c:pt idx="992">
                  <c:v>-16.35345135</c:v>
                </c:pt>
                <c:pt idx="993">
                  <c:v>-18.6187188</c:v>
                </c:pt>
                <c:pt idx="994">
                  <c:v>-20.818306570000001</c:v>
                </c:pt>
                <c:pt idx="995">
                  <c:v>-22.926798139999999</c:v>
                </c:pt>
                <c:pt idx="996">
                  <c:v>-24.91214987</c:v>
                </c:pt>
                <c:pt idx="997">
                  <c:v>-26.707643999999998</c:v>
                </c:pt>
                <c:pt idx="998">
                  <c:v>-28.33425836</c:v>
                </c:pt>
                <c:pt idx="999">
                  <c:v>-29.907728890000001</c:v>
                </c:pt>
                <c:pt idx="1000">
                  <c:v>-31.380520189999999</c:v>
                </c:pt>
                <c:pt idx="1001">
                  <c:v>-32.662641669999999</c:v>
                </c:pt>
                <c:pt idx="1002">
                  <c:v>-33.754733530000003</c:v>
                </c:pt>
                <c:pt idx="1003">
                  <c:v>-34.686872319999999</c:v>
                </c:pt>
                <c:pt idx="1004">
                  <c:v>-35.30230332</c:v>
                </c:pt>
                <c:pt idx="1005">
                  <c:v>-35.552762530000003</c:v>
                </c:pt>
                <c:pt idx="1006">
                  <c:v>-35.423024499999997</c:v>
                </c:pt>
                <c:pt idx="1007">
                  <c:v>-34.953005910000002</c:v>
                </c:pt>
                <c:pt idx="1008">
                  <c:v>-34.187433210000002</c:v>
                </c:pt>
                <c:pt idx="1009">
                  <c:v>-33.186531989999999</c:v>
                </c:pt>
                <c:pt idx="1010">
                  <c:v>-31.97632557</c:v>
                </c:pt>
                <c:pt idx="1011">
                  <c:v>-30.524207019999999</c:v>
                </c:pt>
                <c:pt idx="1012">
                  <c:v>-28.754548379999999</c:v>
                </c:pt>
                <c:pt idx="1013">
                  <c:v>-26.590433990000001</c:v>
                </c:pt>
                <c:pt idx="1014">
                  <c:v>-23.994390809999999</c:v>
                </c:pt>
                <c:pt idx="1015">
                  <c:v>-20.96997679</c:v>
                </c:pt>
                <c:pt idx="1016">
                  <c:v>-17.629419380000002</c:v>
                </c:pt>
                <c:pt idx="1017">
                  <c:v>-14.22600409</c:v>
                </c:pt>
                <c:pt idx="1018">
                  <c:v>-10.923847070000001</c:v>
                </c:pt>
                <c:pt idx="1019">
                  <c:v>-7.8240918669999999</c:v>
                </c:pt>
                <c:pt idx="1020">
                  <c:v>-4.8846844090000001</c:v>
                </c:pt>
                <c:pt idx="1021">
                  <c:v>-2.0247047810000001</c:v>
                </c:pt>
                <c:pt idx="1022">
                  <c:v>0.83117061400000003</c:v>
                </c:pt>
                <c:pt idx="1023">
                  <c:v>3.7483820419999998</c:v>
                </c:pt>
                <c:pt idx="1024">
                  <c:v>6.6989335810000004</c:v>
                </c:pt>
                <c:pt idx="1025">
                  <c:v>9.5573810300000002</c:v>
                </c:pt>
                <c:pt idx="1026">
                  <c:v>12.22505043</c:v>
                </c:pt>
                <c:pt idx="1027">
                  <c:v>14.560184980000001</c:v>
                </c:pt>
                <c:pt idx="1028">
                  <c:v>16.544914940000002</c:v>
                </c:pt>
                <c:pt idx="1029">
                  <c:v>18.227798</c:v>
                </c:pt>
                <c:pt idx="1030">
                  <c:v>19.744653880000001</c:v>
                </c:pt>
                <c:pt idx="1031">
                  <c:v>21.34606788</c:v>
                </c:pt>
                <c:pt idx="1032">
                  <c:v>22.969666289999999</c:v>
                </c:pt>
                <c:pt idx="1033">
                  <c:v>24.11891382</c:v>
                </c:pt>
                <c:pt idx="1034">
                  <c:v>24.62803302</c:v>
                </c:pt>
                <c:pt idx="1035">
                  <c:v>24.86538242</c:v>
                </c:pt>
                <c:pt idx="1036">
                  <c:v>25.280456699999998</c:v>
                </c:pt>
                <c:pt idx="1037">
                  <c:v>25.830862119999999</c:v>
                </c:pt>
                <c:pt idx="1038">
                  <c:v>26.249610440000001</c:v>
                </c:pt>
                <c:pt idx="1039">
                  <c:v>26.489541930000001</c:v>
                </c:pt>
                <c:pt idx="1040">
                  <c:v>26.628434129999999</c:v>
                </c:pt>
                <c:pt idx="1041">
                  <c:v>26.665807829999999</c:v>
                </c:pt>
                <c:pt idx="1042">
                  <c:v>26.51983379</c:v>
                </c:pt>
                <c:pt idx="1043">
                  <c:v>26.128944319999999</c:v>
                </c:pt>
                <c:pt idx="1044">
                  <c:v>25.57281073</c:v>
                </c:pt>
                <c:pt idx="1045">
                  <c:v>25.04636902</c:v>
                </c:pt>
                <c:pt idx="1046">
                  <c:v>24.643431939999999</c:v>
                </c:pt>
                <c:pt idx="1047">
                  <c:v>24.270858839999999</c:v>
                </c:pt>
                <c:pt idx="1048">
                  <c:v>23.836605559999999</c:v>
                </c:pt>
                <c:pt idx="1049">
                  <c:v>23.33245625</c:v>
                </c:pt>
                <c:pt idx="1050">
                  <c:v>22.725281119999998</c:v>
                </c:pt>
                <c:pt idx="1051">
                  <c:v>22.014972140000001</c:v>
                </c:pt>
                <c:pt idx="1052">
                  <c:v>21.276969999999999</c:v>
                </c:pt>
                <c:pt idx="1053">
                  <c:v>20.579010520000001</c:v>
                </c:pt>
                <c:pt idx="1054">
                  <c:v>19.95551807</c:v>
                </c:pt>
                <c:pt idx="1055">
                  <c:v>19.407589550000001</c:v>
                </c:pt>
                <c:pt idx="1056">
                  <c:v>18.87208678</c:v>
                </c:pt>
                <c:pt idx="1057">
                  <c:v>18.257642579999999</c:v>
                </c:pt>
                <c:pt idx="1058">
                  <c:v>17.546343010000001</c:v>
                </c:pt>
                <c:pt idx="1059">
                  <c:v>16.744811049999999</c:v>
                </c:pt>
                <c:pt idx="1060">
                  <c:v>15.856636030000001</c:v>
                </c:pt>
                <c:pt idx="1061">
                  <c:v>14.883696090000001</c:v>
                </c:pt>
                <c:pt idx="1062">
                  <c:v>13.865816410000001</c:v>
                </c:pt>
                <c:pt idx="1063">
                  <c:v>12.828018520000001</c:v>
                </c:pt>
                <c:pt idx="1064">
                  <c:v>11.775429089999999</c:v>
                </c:pt>
                <c:pt idx="1065">
                  <c:v>10.69052157</c:v>
                </c:pt>
                <c:pt idx="1066">
                  <c:v>9.5658903940000002</c:v>
                </c:pt>
                <c:pt idx="1067">
                  <c:v>8.3256669859999999</c:v>
                </c:pt>
                <c:pt idx="1068">
                  <c:v>6.8001341460000004</c:v>
                </c:pt>
                <c:pt idx="1069">
                  <c:v>4.8512796829999996</c:v>
                </c:pt>
                <c:pt idx="1070">
                  <c:v>2.4173289900000001</c:v>
                </c:pt>
                <c:pt idx="1071">
                  <c:v>-0.43962046999999999</c:v>
                </c:pt>
                <c:pt idx="1072">
                  <c:v>-3.5209475609999998</c:v>
                </c:pt>
                <c:pt idx="1073">
                  <c:v>-6.6232368700000004</c:v>
                </c:pt>
                <c:pt idx="1074">
                  <c:v>-9.5938083519999999</c:v>
                </c:pt>
                <c:pt idx="1075">
                  <c:v>-12.347341070000001</c:v>
                </c:pt>
                <c:pt idx="1076">
                  <c:v>-14.91000614</c:v>
                </c:pt>
                <c:pt idx="1077">
                  <c:v>-17.37995802</c:v>
                </c:pt>
                <c:pt idx="1078">
                  <c:v>-19.87483464</c:v>
                </c:pt>
                <c:pt idx="1079">
                  <c:v>-22.56857565</c:v>
                </c:pt>
                <c:pt idx="1080">
                  <c:v>-25.605156449999999</c:v>
                </c:pt>
                <c:pt idx="1081">
                  <c:v>-28.93930143</c:v>
                </c:pt>
                <c:pt idx="1082">
                  <c:v>-32.385980920000002</c:v>
                </c:pt>
                <c:pt idx="1083">
                  <c:v>-35.736564299999998</c:v>
                </c:pt>
                <c:pt idx="1084">
                  <c:v>-38.905394010000002</c:v>
                </c:pt>
                <c:pt idx="1085">
                  <c:v>-41.773128730000003</c:v>
                </c:pt>
                <c:pt idx="1086">
                  <c:v>-44.283564220000002</c:v>
                </c:pt>
                <c:pt idx="1087">
                  <c:v>-46.370978389999998</c:v>
                </c:pt>
                <c:pt idx="1088">
                  <c:v>-48.079538890000002</c:v>
                </c:pt>
                <c:pt idx="1089">
                  <c:v>-49.497345750000001</c:v>
                </c:pt>
                <c:pt idx="1090">
                  <c:v>-50.659665009999998</c:v>
                </c:pt>
                <c:pt idx="1091">
                  <c:v>-51.562396849999999</c:v>
                </c:pt>
                <c:pt idx="1092">
                  <c:v>-52.290200540000001</c:v>
                </c:pt>
                <c:pt idx="1093">
                  <c:v>-52.922749379999999</c:v>
                </c:pt>
                <c:pt idx="1094">
                  <c:v>-53.516533619999997</c:v>
                </c:pt>
                <c:pt idx="1095">
                  <c:v>-54.122772820000002</c:v>
                </c:pt>
                <c:pt idx="1096">
                  <c:v>-54.765119210000002</c:v>
                </c:pt>
                <c:pt idx="1097">
                  <c:v>-55.429649759999997</c:v>
                </c:pt>
                <c:pt idx="1098">
                  <c:v>-56.063690530000002</c:v>
                </c:pt>
                <c:pt idx="1099">
                  <c:v>-56.63166056</c:v>
                </c:pt>
                <c:pt idx="1100">
                  <c:v>-57.093670750000001</c:v>
                </c:pt>
                <c:pt idx="1101">
                  <c:v>-57.420401429999998</c:v>
                </c:pt>
                <c:pt idx="1102">
                  <c:v>-57.53199292</c:v>
                </c:pt>
                <c:pt idx="1103">
                  <c:v>-57.348416950000001</c:v>
                </c:pt>
                <c:pt idx="1104">
                  <c:v>-56.743443489999997</c:v>
                </c:pt>
                <c:pt idx="1105">
                  <c:v>-55.592992760000001</c:v>
                </c:pt>
                <c:pt idx="1106">
                  <c:v>-53.817176119999999</c:v>
                </c:pt>
                <c:pt idx="1107">
                  <c:v>-51.3674429</c:v>
                </c:pt>
                <c:pt idx="1108">
                  <c:v>-48.317440320000003</c:v>
                </c:pt>
                <c:pt idx="1109">
                  <c:v>-44.809180410000003</c:v>
                </c:pt>
                <c:pt idx="1110">
                  <c:v>-40.943937210000001</c:v>
                </c:pt>
                <c:pt idx="1111">
                  <c:v>-36.792945719999999</c:v>
                </c:pt>
                <c:pt idx="1112">
                  <c:v>-32.465759030000001</c:v>
                </c:pt>
                <c:pt idx="1113">
                  <c:v>-28.043351909999998</c:v>
                </c:pt>
                <c:pt idx="1114">
                  <c:v>-23.599909650000001</c:v>
                </c:pt>
                <c:pt idx="1115">
                  <c:v>-19.20292486</c:v>
                </c:pt>
                <c:pt idx="1116">
                  <c:v>-14.9009479</c:v>
                </c:pt>
                <c:pt idx="1117">
                  <c:v>-10.73191666</c:v>
                </c:pt>
                <c:pt idx="1118">
                  <c:v>-6.7229822080000003</c:v>
                </c:pt>
                <c:pt idx="1119">
                  <c:v>-2.9138667040000001</c:v>
                </c:pt>
                <c:pt idx="1120">
                  <c:v>0.71182313100000005</c:v>
                </c:pt>
                <c:pt idx="1121">
                  <c:v>4.0941208079999996</c:v>
                </c:pt>
                <c:pt idx="1122">
                  <c:v>7.1925621719999997</c:v>
                </c:pt>
                <c:pt idx="1123">
                  <c:v>9.9549943279999997</c:v>
                </c:pt>
                <c:pt idx="1124">
                  <c:v>12.381955120000001</c:v>
                </c:pt>
                <c:pt idx="1125">
                  <c:v>14.501040679999999</c:v>
                </c:pt>
                <c:pt idx="1126">
                  <c:v>16.355573289999999</c:v>
                </c:pt>
                <c:pt idx="1127">
                  <c:v>17.9857847</c:v>
                </c:pt>
                <c:pt idx="1128">
                  <c:v>19.429751469999999</c:v>
                </c:pt>
                <c:pt idx="1129">
                  <c:v>20.586440540000002</c:v>
                </c:pt>
                <c:pt idx="1130">
                  <c:v>21.28915877</c:v>
                </c:pt>
                <c:pt idx="1131">
                  <c:v>21.689704970000001</c:v>
                </c:pt>
                <c:pt idx="1132">
                  <c:v>21.873946549999999</c:v>
                </c:pt>
                <c:pt idx="1133">
                  <c:v>21.836554660000001</c:v>
                </c:pt>
                <c:pt idx="1134">
                  <c:v>21.54297167</c:v>
                </c:pt>
                <c:pt idx="1135">
                  <c:v>20.853619049999999</c:v>
                </c:pt>
                <c:pt idx="1136">
                  <c:v>19.806602030000001</c:v>
                </c:pt>
                <c:pt idx="1137">
                  <c:v>18.626996510000001</c:v>
                </c:pt>
                <c:pt idx="1138">
                  <c:v>17.562058260000001</c:v>
                </c:pt>
                <c:pt idx="1139">
                  <c:v>16.80964934</c:v>
                </c:pt>
                <c:pt idx="1140">
                  <c:v>16.432428569999999</c:v>
                </c:pt>
                <c:pt idx="1141">
                  <c:v>16.35507698</c:v>
                </c:pt>
                <c:pt idx="1142">
                  <c:v>16.385764699999999</c:v>
                </c:pt>
                <c:pt idx="1143">
                  <c:v>16.35108138</c:v>
                </c:pt>
                <c:pt idx="1144">
                  <c:v>16.223977479999999</c:v>
                </c:pt>
                <c:pt idx="1145">
                  <c:v>16.080294930000001</c:v>
                </c:pt>
                <c:pt idx="1146">
                  <c:v>15.978044949999999</c:v>
                </c:pt>
                <c:pt idx="1147">
                  <c:v>15.90286719</c:v>
                </c:pt>
                <c:pt idx="1148">
                  <c:v>15.80198371</c:v>
                </c:pt>
                <c:pt idx="1149">
                  <c:v>15.67317899</c:v>
                </c:pt>
                <c:pt idx="1150">
                  <c:v>15.479397069999999</c:v>
                </c:pt>
                <c:pt idx="1151">
                  <c:v>15.196915669999999</c:v>
                </c:pt>
                <c:pt idx="1152">
                  <c:v>14.79110614</c:v>
                </c:pt>
                <c:pt idx="1153">
                  <c:v>14.287440589999999</c:v>
                </c:pt>
                <c:pt idx="1154">
                  <c:v>13.7472742</c:v>
                </c:pt>
                <c:pt idx="1155">
                  <c:v>13.154260600000001</c:v>
                </c:pt>
                <c:pt idx="1156">
                  <c:v>12.504192509999999</c:v>
                </c:pt>
                <c:pt idx="1157">
                  <c:v>11.80133198</c:v>
                </c:pt>
                <c:pt idx="1158">
                  <c:v>11.020093920000001</c:v>
                </c:pt>
                <c:pt idx="1159">
                  <c:v>10.132644239999999</c:v>
                </c:pt>
                <c:pt idx="1160">
                  <c:v>9.0699853739999998</c:v>
                </c:pt>
                <c:pt idx="1161">
                  <c:v>7.7814981059999999</c:v>
                </c:pt>
                <c:pt idx="1162">
                  <c:v>6.2892482840000001</c:v>
                </c:pt>
                <c:pt idx="1163">
                  <c:v>4.6273341390000002</c:v>
                </c:pt>
                <c:pt idx="1164">
                  <c:v>2.8352600360000002</c:v>
                </c:pt>
                <c:pt idx="1165">
                  <c:v>0.98879103499999998</c:v>
                </c:pt>
                <c:pt idx="1166">
                  <c:v>-0.85927910600000001</c:v>
                </c:pt>
                <c:pt idx="1167">
                  <c:v>-2.6910557430000002</c:v>
                </c:pt>
                <c:pt idx="1168">
                  <c:v>-4.5143958089999998</c:v>
                </c:pt>
                <c:pt idx="1169">
                  <c:v>-6.3439553320000002</c:v>
                </c:pt>
                <c:pt idx="1170">
                  <c:v>-8.2524250860000006</c:v>
                </c:pt>
                <c:pt idx="1171">
                  <c:v>-10.33119834</c:v>
                </c:pt>
                <c:pt idx="1172">
                  <c:v>-12.638940079999999</c:v>
                </c:pt>
                <c:pt idx="1173">
                  <c:v>-15.191919560000001</c:v>
                </c:pt>
                <c:pt idx="1174">
                  <c:v>-17.941678079999999</c:v>
                </c:pt>
                <c:pt idx="1175">
                  <c:v>-20.811216219999999</c:v>
                </c:pt>
                <c:pt idx="1176">
                  <c:v>-23.756153340000001</c:v>
                </c:pt>
                <c:pt idx="1177">
                  <c:v>-26.70946399</c:v>
                </c:pt>
                <c:pt idx="1178">
                  <c:v>-29.624933429999999</c:v>
                </c:pt>
                <c:pt idx="1179">
                  <c:v>-32.490899200000001</c:v>
                </c:pt>
                <c:pt idx="1180">
                  <c:v>-35.273064560000002</c:v>
                </c:pt>
                <c:pt idx="1181">
                  <c:v>-38.011572110000003</c:v>
                </c:pt>
                <c:pt idx="1182">
                  <c:v>-40.72272701</c:v>
                </c:pt>
                <c:pt idx="1183">
                  <c:v>-43.40081807</c:v>
                </c:pt>
                <c:pt idx="1184">
                  <c:v>-46.045879499999998</c:v>
                </c:pt>
                <c:pt idx="1185">
                  <c:v>-48.671670290000002</c:v>
                </c:pt>
                <c:pt idx="1186">
                  <c:v>-51.27519023</c:v>
                </c:pt>
                <c:pt idx="1187">
                  <c:v>-53.817753080000003</c:v>
                </c:pt>
                <c:pt idx="1188">
                  <c:v>-56.251014759999997</c:v>
                </c:pt>
                <c:pt idx="1189">
                  <c:v>-58.482695909999997</c:v>
                </c:pt>
                <c:pt idx="1190">
                  <c:v>-60.466940129999998</c:v>
                </c:pt>
                <c:pt idx="1191">
                  <c:v>-62.189783749999997</c:v>
                </c:pt>
                <c:pt idx="1192">
                  <c:v>-63.630154689999998</c:v>
                </c:pt>
                <c:pt idx="1193">
                  <c:v>-64.823348319999994</c:v>
                </c:pt>
                <c:pt idx="1194">
                  <c:v>-65.782947010000001</c:v>
                </c:pt>
                <c:pt idx="1195">
                  <c:v>-66.509447510000001</c:v>
                </c:pt>
                <c:pt idx="1196">
                  <c:v>-66.974485220000005</c:v>
                </c:pt>
                <c:pt idx="1197">
                  <c:v>-67.123202660000004</c:v>
                </c:pt>
                <c:pt idx="1198">
                  <c:v>-66.894058079999994</c:v>
                </c:pt>
                <c:pt idx="1199">
                  <c:v>-66.202934380000002</c:v>
                </c:pt>
                <c:pt idx="1200">
                  <c:v>-64.972638529999998</c:v>
                </c:pt>
                <c:pt idx="1201">
                  <c:v>-63.099473140000001</c:v>
                </c:pt>
                <c:pt idx="1202">
                  <c:v>-60.557609820000003</c:v>
                </c:pt>
                <c:pt idx="1203">
                  <c:v>-57.469345820000001</c:v>
                </c:pt>
                <c:pt idx="1204">
                  <c:v>-53.969780710000002</c:v>
                </c:pt>
                <c:pt idx="1205">
                  <c:v>-50.152329450000003</c:v>
                </c:pt>
                <c:pt idx="1206">
                  <c:v>-45.99389</c:v>
                </c:pt>
                <c:pt idx="1207">
                  <c:v>-41.356650379999998</c:v>
                </c:pt>
                <c:pt idx="1208">
                  <c:v>-36.095693519999998</c:v>
                </c:pt>
                <c:pt idx="1209">
                  <c:v>-30.125967249999999</c:v>
                </c:pt>
                <c:pt idx="1210">
                  <c:v>-23.4946302</c:v>
                </c:pt>
                <c:pt idx="1211">
                  <c:v>-16.401406160000001</c:v>
                </c:pt>
                <c:pt idx="1212">
                  <c:v>-9.0991299940000001</c:v>
                </c:pt>
                <c:pt idx="1213">
                  <c:v>-1.8664271539999999</c:v>
                </c:pt>
                <c:pt idx="1214">
                  <c:v>5.066810909</c:v>
                </c:pt>
                <c:pt idx="1215">
                  <c:v>11.55214561</c:v>
                </c:pt>
                <c:pt idx="1216">
                  <c:v>17.62519958</c:v>
                </c:pt>
                <c:pt idx="1217">
                  <c:v>23.388985590000001</c:v>
                </c:pt>
                <c:pt idx="1218">
                  <c:v>28.885679979999999</c:v>
                </c:pt>
                <c:pt idx="1219">
                  <c:v>34.163735440000004</c:v>
                </c:pt>
                <c:pt idx="1220">
                  <c:v>39.243904870000001</c:v>
                </c:pt>
                <c:pt idx="1221">
                  <c:v>44.05312859</c:v>
                </c:pt>
                <c:pt idx="1222">
                  <c:v>48.46185474</c:v>
                </c:pt>
                <c:pt idx="1223">
                  <c:v>51.996286040000001</c:v>
                </c:pt>
                <c:pt idx="1224">
                  <c:v>53.936255279999997</c:v>
                </c:pt>
                <c:pt idx="1225">
                  <c:v>54.2652024</c:v>
                </c:pt>
                <c:pt idx="1226">
                  <c:v>53.84956339</c:v>
                </c:pt>
                <c:pt idx="1227">
                  <c:v>53.481802899999998</c:v>
                </c:pt>
                <c:pt idx="1228">
                  <c:v>53.647684959999999</c:v>
                </c:pt>
                <c:pt idx="1229">
                  <c:v>54.204746780000001</c:v>
                </c:pt>
                <c:pt idx="1230">
                  <c:v>54.774265069999998</c:v>
                </c:pt>
                <c:pt idx="1231">
                  <c:v>55.039477230000003</c:v>
                </c:pt>
                <c:pt idx="1232">
                  <c:v>54.825676780000002</c:v>
                </c:pt>
                <c:pt idx="1233">
                  <c:v>54.132998350000001</c:v>
                </c:pt>
                <c:pt idx="1234">
                  <c:v>53.144386699999998</c:v>
                </c:pt>
                <c:pt idx="1235">
                  <c:v>52.045245749999999</c:v>
                </c:pt>
                <c:pt idx="1236">
                  <c:v>50.902987830000001</c:v>
                </c:pt>
                <c:pt idx="1237">
                  <c:v>49.721169869999997</c:v>
                </c:pt>
                <c:pt idx="1238">
                  <c:v>48.543453900000003</c:v>
                </c:pt>
                <c:pt idx="1239">
                  <c:v>47.415576100000003</c:v>
                </c:pt>
                <c:pt idx="1240">
                  <c:v>46.328735559999998</c:v>
                </c:pt>
                <c:pt idx="1241">
                  <c:v>45.215885010000001</c:v>
                </c:pt>
                <c:pt idx="1242">
                  <c:v>43.99729009</c:v>
                </c:pt>
                <c:pt idx="1243">
                  <c:v>42.66556568</c:v>
                </c:pt>
                <c:pt idx="1244">
                  <c:v>41.26997617</c:v>
                </c:pt>
                <c:pt idx="1245">
                  <c:v>39.855702610000002</c:v>
                </c:pt>
                <c:pt idx="1246">
                  <c:v>38.414404169999997</c:v>
                </c:pt>
                <c:pt idx="1247">
                  <c:v>36.947415589999999</c:v>
                </c:pt>
                <c:pt idx="1248">
                  <c:v>35.436007400000001</c:v>
                </c:pt>
                <c:pt idx="1249">
                  <c:v>33.825846370000001</c:v>
                </c:pt>
                <c:pt idx="1250">
                  <c:v>32.06505044</c:v>
                </c:pt>
                <c:pt idx="1251">
                  <c:v>30.162372309999999</c:v>
                </c:pt>
                <c:pt idx="1252">
                  <c:v>28.196832489999998</c:v>
                </c:pt>
                <c:pt idx="1253">
                  <c:v>26.177019319999999</c:v>
                </c:pt>
                <c:pt idx="1254">
                  <c:v>24.058861350000001</c:v>
                </c:pt>
                <c:pt idx="1255">
                  <c:v>21.79760709</c:v>
                </c:pt>
                <c:pt idx="1256">
                  <c:v>19.339464299999999</c:v>
                </c:pt>
                <c:pt idx="1257">
                  <c:v>16.641722399999999</c:v>
                </c:pt>
                <c:pt idx="1258">
                  <c:v>13.72977427</c:v>
                </c:pt>
                <c:pt idx="1259">
                  <c:v>10.640535</c:v>
                </c:pt>
                <c:pt idx="1260">
                  <c:v>7.4193427639999996</c:v>
                </c:pt>
                <c:pt idx="1261">
                  <c:v>4.1935143090000002</c:v>
                </c:pt>
                <c:pt idx="1262">
                  <c:v>1.0673073829999999</c:v>
                </c:pt>
                <c:pt idx="1263">
                  <c:v>-2.0210143450000002</c:v>
                </c:pt>
                <c:pt idx="1264">
                  <c:v>-5.1175091779999997</c:v>
                </c:pt>
                <c:pt idx="1265">
                  <c:v>-8.2478444540000009</c:v>
                </c:pt>
                <c:pt idx="1266">
                  <c:v>-11.466973449999999</c:v>
                </c:pt>
                <c:pt idx="1267">
                  <c:v>-14.807838840000001</c:v>
                </c:pt>
                <c:pt idx="1268">
                  <c:v>-18.260238340000001</c:v>
                </c:pt>
                <c:pt idx="1269">
                  <c:v>-21.81569133</c:v>
                </c:pt>
                <c:pt idx="1270">
                  <c:v>-25.414272950000001</c:v>
                </c:pt>
                <c:pt idx="1271">
                  <c:v>-28.96197557</c:v>
                </c:pt>
                <c:pt idx="1272">
                  <c:v>-32.337249440000001</c:v>
                </c:pt>
                <c:pt idx="1273">
                  <c:v>-35.465252069999998</c:v>
                </c:pt>
                <c:pt idx="1274">
                  <c:v>-38.394653589999997</c:v>
                </c:pt>
                <c:pt idx="1275">
                  <c:v>-41.144124609999999</c:v>
                </c:pt>
                <c:pt idx="1276">
                  <c:v>-43.737844860000003</c:v>
                </c:pt>
                <c:pt idx="1277">
                  <c:v>-46.169148100000001</c:v>
                </c:pt>
                <c:pt idx="1278">
                  <c:v>-48.412129299999997</c:v>
                </c:pt>
                <c:pt idx="1279">
                  <c:v>-50.45446836</c:v>
                </c:pt>
                <c:pt idx="1280">
                  <c:v>-52.319266069999998</c:v>
                </c:pt>
                <c:pt idx="1281">
                  <c:v>-54.035755770000002</c:v>
                </c:pt>
                <c:pt idx="1282">
                  <c:v>-55.610584809999999</c:v>
                </c:pt>
                <c:pt idx="1283">
                  <c:v>-56.988884400000003</c:v>
                </c:pt>
                <c:pt idx="1284">
                  <c:v>-58.087464930000003</c:v>
                </c:pt>
                <c:pt idx="1285">
                  <c:v>-58.89045685</c:v>
                </c:pt>
                <c:pt idx="1286">
                  <c:v>-59.439597249999998</c:v>
                </c:pt>
                <c:pt idx="1287">
                  <c:v>-59.731720430000003</c:v>
                </c:pt>
                <c:pt idx="1288">
                  <c:v>-59.751227659999998</c:v>
                </c:pt>
                <c:pt idx="1289">
                  <c:v>-59.400301130000003</c:v>
                </c:pt>
                <c:pt idx="1290">
                  <c:v>-58.47859948</c:v>
                </c:pt>
                <c:pt idx="1291">
                  <c:v>-56.849343070000003</c:v>
                </c:pt>
                <c:pt idx="1292">
                  <c:v>-54.421081890000004</c:v>
                </c:pt>
                <c:pt idx="1293">
                  <c:v>-51.229694690000002</c:v>
                </c:pt>
                <c:pt idx="1294">
                  <c:v>-47.328535479999999</c:v>
                </c:pt>
                <c:pt idx="1295">
                  <c:v>-42.784811490000003</c:v>
                </c:pt>
                <c:pt idx="1296">
                  <c:v>-37.693667580000003</c:v>
                </c:pt>
                <c:pt idx="1297">
                  <c:v>-32.174871289999999</c:v>
                </c:pt>
                <c:pt idx="1298">
                  <c:v>-26.368165279999999</c:v>
                </c:pt>
                <c:pt idx="1299">
                  <c:v>-20.423465239999999</c:v>
                </c:pt>
                <c:pt idx="1300">
                  <c:v>-14.47485187</c:v>
                </c:pt>
                <c:pt idx="1301">
                  <c:v>-8.6210077359999993</c:v>
                </c:pt>
                <c:pt idx="1302">
                  <c:v>-2.9334193210000001</c:v>
                </c:pt>
                <c:pt idx="1303">
                  <c:v>2.5141362850000002</c:v>
                </c:pt>
                <c:pt idx="1304">
                  <c:v>7.7129851790000004</c:v>
                </c:pt>
                <c:pt idx="1305">
                  <c:v>12.670564540000001</c:v>
                </c:pt>
                <c:pt idx="1306">
                  <c:v>17.349967830000001</c:v>
                </c:pt>
                <c:pt idx="1307">
                  <c:v>21.734956109999999</c:v>
                </c:pt>
                <c:pt idx="1308">
                  <c:v>25.710042390000002</c:v>
                </c:pt>
                <c:pt idx="1309">
                  <c:v>29.28263488</c:v>
                </c:pt>
                <c:pt idx="1310">
                  <c:v>32.605874040000003</c:v>
                </c:pt>
                <c:pt idx="1311">
                  <c:v>35.775025360000001</c:v>
                </c:pt>
                <c:pt idx="1312">
                  <c:v>38.78057201</c:v>
                </c:pt>
                <c:pt idx="1313">
                  <c:v>41.245951689999998</c:v>
                </c:pt>
                <c:pt idx="1314">
                  <c:v>42.487351320000002</c:v>
                </c:pt>
                <c:pt idx="1315">
                  <c:v>42.250574229999998</c:v>
                </c:pt>
                <c:pt idx="1316">
                  <c:v>41.378845869999999</c:v>
                </c:pt>
                <c:pt idx="1317">
                  <c:v>41.015696749999996</c:v>
                </c:pt>
                <c:pt idx="1318">
                  <c:v>41.507825339999997</c:v>
                </c:pt>
                <c:pt idx="1319">
                  <c:v>42.41126371</c:v>
                </c:pt>
                <c:pt idx="1320">
                  <c:v>43.141608589999997</c:v>
                </c:pt>
                <c:pt idx="1321">
                  <c:v>43.406813419999999</c:v>
                </c:pt>
                <c:pt idx="1322">
                  <c:v>43.328831389999998</c:v>
                </c:pt>
                <c:pt idx="1323">
                  <c:v>43.154092030000001</c:v>
                </c:pt>
                <c:pt idx="1324">
                  <c:v>42.992563730000001</c:v>
                </c:pt>
                <c:pt idx="1325">
                  <c:v>42.688003729999998</c:v>
                </c:pt>
                <c:pt idx="1326">
                  <c:v>42.020566240000001</c:v>
                </c:pt>
                <c:pt idx="1327">
                  <c:v>40.970641989999997</c:v>
                </c:pt>
                <c:pt idx="1328">
                  <c:v>39.748021569999999</c:v>
                </c:pt>
                <c:pt idx="1329">
                  <c:v>38.635350619999997</c:v>
                </c:pt>
                <c:pt idx="1330">
                  <c:v>37.667774989999998</c:v>
                </c:pt>
                <c:pt idx="1331">
                  <c:v>36.796406650000002</c:v>
                </c:pt>
                <c:pt idx="1332">
                  <c:v>35.946046580000001</c:v>
                </c:pt>
                <c:pt idx="1333">
                  <c:v>35.102271680000001</c:v>
                </c:pt>
                <c:pt idx="1334">
                  <c:v>34.27439107</c:v>
                </c:pt>
                <c:pt idx="1335">
                  <c:v>33.403668770000003</c:v>
                </c:pt>
                <c:pt idx="1336">
                  <c:v>32.379064110000002</c:v>
                </c:pt>
                <c:pt idx="1337">
                  <c:v>31.094326850000002</c:v>
                </c:pt>
                <c:pt idx="1338">
                  <c:v>29.466423809999998</c:v>
                </c:pt>
                <c:pt idx="1339">
                  <c:v>27.453898559999999</c:v>
                </c:pt>
                <c:pt idx="1340">
                  <c:v>25.177493729999998</c:v>
                </c:pt>
                <c:pt idx="1341">
                  <c:v>22.82235631</c:v>
                </c:pt>
                <c:pt idx="1342">
                  <c:v>20.572384410000002</c:v>
                </c:pt>
                <c:pt idx="1343">
                  <c:v>18.542185280000002</c:v>
                </c:pt>
                <c:pt idx="1344">
                  <c:v>16.729976690000001</c:v>
                </c:pt>
                <c:pt idx="1345">
                  <c:v>15.058612419999999</c:v>
                </c:pt>
                <c:pt idx="1346">
                  <c:v>13.400548629999999</c:v>
                </c:pt>
                <c:pt idx="1347">
                  <c:v>11.63821368</c:v>
                </c:pt>
                <c:pt idx="1348">
                  <c:v>9.7168944840000009</c:v>
                </c:pt>
                <c:pt idx="1349">
                  <c:v>7.626232474</c:v>
                </c:pt>
                <c:pt idx="1350">
                  <c:v>5.3120239649999998</c:v>
                </c:pt>
                <c:pt idx="1351">
                  <c:v>2.7622786860000001</c:v>
                </c:pt>
                <c:pt idx="1352">
                  <c:v>4.0683032000000001E-2</c:v>
                </c:pt>
                <c:pt idx="1353">
                  <c:v>-2.803674209</c:v>
                </c:pt>
                <c:pt idx="1354">
                  <c:v>-5.6903867049999999</c:v>
                </c:pt>
                <c:pt idx="1355">
                  <c:v>-8.5420155500000003</c:v>
                </c:pt>
                <c:pt idx="1356">
                  <c:v>-11.354431180000001</c:v>
                </c:pt>
                <c:pt idx="1357">
                  <c:v>-14.115129960000001</c:v>
                </c:pt>
                <c:pt idx="1358">
                  <c:v>-16.806601579999999</c:v>
                </c:pt>
                <c:pt idx="1359">
                  <c:v>-19.414522829999999</c:v>
                </c:pt>
                <c:pt idx="1360">
                  <c:v>-21.927707550000001</c:v>
                </c:pt>
                <c:pt idx="1361">
                  <c:v>-24.36746394</c:v>
                </c:pt>
                <c:pt idx="1362">
                  <c:v>-26.75752258</c:v>
                </c:pt>
                <c:pt idx="1363">
                  <c:v>-29.17892539</c:v>
                </c:pt>
                <c:pt idx="1364">
                  <c:v>-31.680527399999999</c:v>
                </c:pt>
                <c:pt idx="1365">
                  <c:v>-34.282987110000001</c:v>
                </c:pt>
                <c:pt idx="1366">
                  <c:v>-37.01034525</c:v>
                </c:pt>
                <c:pt idx="1367">
                  <c:v>-39.840073779999997</c:v>
                </c:pt>
                <c:pt idx="1368">
                  <c:v>-42.697216230000002</c:v>
                </c:pt>
                <c:pt idx="1369">
                  <c:v>-45.524001179999999</c:v>
                </c:pt>
                <c:pt idx="1370">
                  <c:v>-48.262907179999999</c:v>
                </c:pt>
                <c:pt idx="1371">
                  <c:v>-50.87576988</c:v>
                </c:pt>
                <c:pt idx="1372">
                  <c:v>-53.346529439999998</c:v>
                </c:pt>
                <c:pt idx="1373">
                  <c:v>-55.687333109999997</c:v>
                </c:pt>
                <c:pt idx="1374">
                  <c:v>-57.945957970000002</c:v>
                </c:pt>
                <c:pt idx="1375">
                  <c:v>-60.106371510000002</c:v>
                </c:pt>
                <c:pt idx="1376">
                  <c:v>-62.124626380000002</c:v>
                </c:pt>
                <c:pt idx="1377">
                  <c:v>-63.97236307</c:v>
                </c:pt>
                <c:pt idx="1378">
                  <c:v>-65.600129710000004</c:v>
                </c:pt>
                <c:pt idx="1379">
                  <c:v>-66.873203419999996</c:v>
                </c:pt>
                <c:pt idx="1380">
                  <c:v>-67.629542049999998</c:v>
                </c:pt>
                <c:pt idx="1381">
                  <c:v>-67.728721010000001</c:v>
                </c:pt>
                <c:pt idx="1382">
                  <c:v>-67.049508630000005</c:v>
                </c:pt>
                <c:pt idx="1383">
                  <c:v>-65.517417570000006</c:v>
                </c:pt>
                <c:pt idx="1384">
                  <c:v>-63.108653080000003</c:v>
                </c:pt>
                <c:pt idx="1385">
                  <c:v>-59.89349636</c:v>
                </c:pt>
                <c:pt idx="1386">
                  <c:v>-56.022703229999998</c:v>
                </c:pt>
                <c:pt idx="1387">
                  <c:v>-51.689745549999998</c:v>
                </c:pt>
                <c:pt idx="1388">
                  <c:v>-47.065516219999999</c:v>
                </c:pt>
                <c:pt idx="1389">
                  <c:v>-42.213422289999997</c:v>
                </c:pt>
                <c:pt idx="1390">
                  <c:v>-37.132437330000002</c:v>
                </c:pt>
                <c:pt idx="1391">
                  <c:v>-31.772377479999999</c:v>
                </c:pt>
                <c:pt idx="1392">
                  <c:v>-26.074200350000002</c:v>
                </c:pt>
                <c:pt idx="1393">
                  <c:v>-19.999383640000001</c:v>
                </c:pt>
                <c:pt idx="1394">
                  <c:v>-13.601722069999999</c:v>
                </c:pt>
                <c:pt idx="1395">
                  <c:v>-7.03662397</c:v>
                </c:pt>
                <c:pt idx="1396">
                  <c:v>-0.467245191</c:v>
                </c:pt>
                <c:pt idx="1397">
                  <c:v>5.9394396929999997</c:v>
                </c:pt>
                <c:pt idx="1398">
                  <c:v>12.05893844</c:v>
                </c:pt>
                <c:pt idx="1399">
                  <c:v>17.824620889999998</c:v>
                </c:pt>
                <c:pt idx="1400">
                  <c:v>23.126421449999999</c:v>
                </c:pt>
                <c:pt idx="1401">
                  <c:v>27.845558919999998</c:v>
                </c:pt>
                <c:pt idx="1402">
                  <c:v>31.89771447</c:v>
                </c:pt>
                <c:pt idx="1403">
                  <c:v>35.24362</c:v>
                </c:pt>
                <c:pt idx="1404">
                  <c:v>37.764405959999998</c:v>
                </c:pt>
                <c:pt idx="1405">
                  <c:v>39.3069329</c:v>
                </c:pt>
                <c:pt idx="1406">
                  <c:v>40.313159460000001</c:v>
                </c:pt>
                <c:pt idx="1407">
                  <c:v>41.506693869999999</c:v>
                </c:pt>
                <c:pt idx="1408">
                  <c:v>43.114884429999996</c:v>
                </c:pt>
                <c:pt idx="1409">
                  <c:v>44.898244239999997</c:v>
                </c:pt>
                <c:pt idx="1410">
                  <c:v>46.361771900000001</c:v>
                </c:pt>
                <c:pt idx="1411">
                  <c:v>46.951059280000003</c:v>
                </c:pt>
                <c:pt idx="1412">
                  <c:v>46.7015958</c:v>
                </c:pt>
                <c:pt idx="1413">
                  <c:v>46.045748060000001</c:v>
                </c:pt>
                <c:pt idx="1414">
                  <c:v>45.344295500000001</c:v>
                </c:pt>
                <c:pt idx="1415">
                  <c:v>44.795034649999998</c:v>
                </c:pt>
                <c:pt idx="1416">
                  <c:v>44.505900140000001</c:v>
                </c:pt>
                <c:pt idx="1417">
                  <c:v>44.363412930000003</c:v>
                </c:pt>
                <c:pt idx="1418">
                  <c:v>44.107057449999999</c:v>
                </c:pt>
                <c:pt idx="1419">
                  <c:v>43.470062800000001</c:v>
                </c:pt>
                <c:pt idx="1420">
                  <c:v>42.537832170000001</c:v>
                </c:pt>
                <c:pt idx="1421">
                  <c:v>41.501930430000002</c:v>
                </c:pt>
                <c:pt idx="1422">
                  <c:v>40.506998619999997</c:v>
                </c:pt>
                <c:pt idx="1423">
                  <c:v>39.57093656</c:v>
                </c:pt>
                <c:pt idx="1424">
                  <c:v>38.720670589999997</c:v>
                </c:pt>
                <c:pt idx="1425">
                  <c:v>37.956295400000002</c:v>
                </c:pt>
                <c:pt idx="1426">
                  <c:v>37.251636750000003</c:v>
                </c:pt>
                <c:pt idx="1427">
                  <c:v>36.586171460000003</c:v>
                </c:pt>
                <c:pt idx="1428">
                  <c:v>35.923952669999998</c:v>
                </c:pt>
                <c:pt idx="1429">
                  <c:v>35.264081740000002</c:v>
                </c:pt>
                <c:pt idx="1430">
                  <c:v>34.622860799999998</c:v>
                </c:pt>
                <c:pt idx="1431">
                  <c:v>33.948066420000004</c:v>
                </c:pt>
                <c:pt idx="1432">
                  <c:v>33.203283339999999</c:v>
                </c:pt>
                <c:pt idx="1433">
                  <c:v>32.469164149999997</c:v>
                </c:pt>
                <c:pt idx="1434">
                  <c:v>31.77069599</c:v>
                </c:pt>
                <c:pt idx="1435">
                  <c:v>31.039463309999999</c:v>
                </c:pt>
                <c:pt idx="1436">
                  <c:v>30.194193940000002</c:v>
                </c:pt>
                <c:pt idx="1437">
                  <c:v>29.236511100000001</c:v>
                </c:pt>
                <c:pt idx="1438">
                  <c:v>28.167376820000001</c:v>
                </c:pt>
                <c:pt idx="1439">
                  <c:v>26.911964019999999</c:v>
                </c:pt>
                <c:pt idx="1440">
                  <c:v>25.397015840000002</c:v>
                </c:pt>
                <c:pt idx="1441">
                  <c:v>23.65167417</c:v>
                </c:pt>
                <c:pt idx="1442">
                  <c:v>21.756611540000002</c:v>
                </c:pt>
                <c:pt idx="1443">
                  <c:v>19.705192369999999</c:v>
                </c:pt>
                <c:pt idx="1444">
                  <c:v>17.4726958</c:v>
                </c:pt>
                <c:pt idx="1445">
                  <c:v>15.08112603</c:v>
                </c:pt>
                <c:pt idx="1446">
                  <c:v>12.56393937</c:v>
                </c:pt>
                <c:pt idx="1447">
                  <c:v>9.9514714410000007</c:v>
                </c:pt>
                <c:pt idx="1448">
                  <c:v>7.2217734919999996</c:v>
                </c:pt>
                <c:pt idx="1449">
                  <c:v>4.3520918220000002</c:v>
                </c:pt>
                <c:pt idx="1450">
                  <c:v>1.3846380060000001</c:v>
                </c:pt>
                <c:pt idx="1451">
                  <c:v>-1.552258755</c:v>
                </c:pt>
                <c:pt idx="1452">
                  <c:v>-4.4149416989999999</c:v>
                </c:pt>
                <c:pt idx="1453">
                  <c:v>-7.214844705</c:v>
                </c:pt>
                <c:pt idx="1454">
                  <c:v>-10.012596370000001</c:v>
                </c:pt>
                <c:pt idx="1455">
                  <c:v>-12.8536594</c:v>
                </c:pt>
                <c:pt idx="1456">
                  <c:v>-15.764115719999999</c:v>
                </c:pt>
                <c:pt idx="1457">
                  <c:v>-18.738938699999999</c:v>
                </c:pt>
                <c:pt idx="1458">
                  <c:v>-21.777096449999998</c:v>
                </c:pt>
                <c:pt idx="1459">
                  <c:v>-24.830281639999999</c:v>
                </c:pt>
                <c:pt idx="1460">
                  <c:v>-27.860874989999999</c:v>
                </c:pt>
                <c:pt idx="1461">
                  <c:v>-30.786778429999998</c:v>
                </c:pt>
                <c:pt idx="1462">
                  <c:v>-33.542680519999998</c:v>
                </c:pt>
                <c:pt idx="1463">
                  <c:v>-36.162123110000003</c:v>
                </c:pt>
                <c:pt idx="1464">
                  <c:v>-38.773045629999999</c:v>
                </c:pt>
                <c:pt idx="1465">
                  <c:v>-41.46748667</c:v>
                </c:pt>
                <c:pt idx="1466">
                  <c:v>-44.266152439999999</c:v>
                </c:pt>
                <c:pt idx="1467">
                  <c:v>-47.136136430000001</c:v>
                </c:pt>
                <c:pt idx="1468">
                  <c:v>-50.00999272</c:v>
                </c:pt>
                <c:pt idx="1469">
                  <c:v>-52.776493170000002</c:v>
                </c:pt>
                <c:pt idx="1470">
                  <c:v>-55.337125559999997</c:v>
                </c:pt>
                <c:pt idx="1471">
                  <c:v>-57.596633009999998</c:v>
                </c:pt>
                <c:pt idx="1472">
                  <c:v>-59.531268590000003</c:v>
                </c:pt>
                <c:pt idx="1473">
                  <c:v>-61.142838599999997</c:v>
                </c:pt>
                <c:pt idx="1474">
                  <c:v>-62.428198109999997</c:v>
                </c:pt>
                <c:pt idx="1475">
                  <c:v>-63.399762469999999</c:v>
                </c:pt>
                <c:pt idx="1476">
                  <c:v>-64.073674980000007</c:v>
                </c:pt>
                <c:pt idx="1477">
                  <c:v>-64.462919499999998</c:v>
                </c:pt>
                <c:pt idx="1478">
                  <c:v>-64.575343290000006</c:v>
                </c:pt>
                <c:pt idx="1479">
                  <c:v>-64.389313079999994</c:v>
                </c:pt>
                <c:pt idx="1480">
                  <c:v>-63.836619519999999</c:v>
                </c:pt>
                <c:pt idx="1481">
                  <c:v>-62.833134489999999</c:v>
                </c:pt>
                <c:pt idx="1482">
                  <c:v>-61.378182099999997</c:v>
                </c:pt>
                <c:pt idx="1483">
                  <c:v>-59.50670796</c:v>
                </c:pt>
                <c:pt idx="1484">
                  <c:v>-57.265507399999997</c:v>
                </c:pt>
                <c:pt idx="1485">
                  <c:v>-54.738415230000001</c:v>
                </c:pt>
                <c:pt idx="1486">
                  <c:v>-52.052837109999999</c:v>
                </c:pt>
                <c:pt idx="1487">
                  <c:v>-49.306105119999998</c:v>
                </c:pt>
                <c:pt idx="1488">
                  <c:v>-46.5844928</c:v>
                </c:pt>
                <c:pt idx="1489">
                  <c:v>-43.875493149999997</c:v>
                </c:pt>
                <c:pt idx="1490">
                  <c:v>-41.05830632</c:v>
                </c:pt>
                <c:pt idx="1491">
                  <c:v>-38.019596020000002</c:v>
                </c:pt>
                <c:pt idx="1492">
                  <c:v>-34.69943748</c:v>
                </c:pt>
                <c:pt idx="1493">
                  <c:v>-31.098855650000001</c:v>
                </c:pt>
                <c:pt idx="1494">
                  <c:v>-27.289772209999999</c:v>
                </c:pt>
                <c:pt idx="1495">
                  <c:v>-23.300476849999999</c:v>
                </c:pt>
                <c:pt idx="1496">
                  <c:v>-19.121789769999999</c:v>
                </c:pt>
                <c:pt idx="1497">
                  <c:v>-14.731703039999999</c:v>
                </c:pt>
                <c:pt idx="1498">
                  <c:v>-10.13262654</c:v>
                </c:pt>
                <c:pt idx="1499">
                  <c:v>-5.3102903049999997</c:v>
                </c:pt>
                <c:pt idx="1500">
                  <c:v>-0.29600533899999998</c:v>
                </c:pt>
                <c:pt idx="1501">
                  <c:v>4.8508982280000001</c:v>
                </c:pt>
                <c:pt idx="1502">
                  <c:v>10.0018137</c:v>
                </c:pt>
                <c:pt idx="1503">
                  <c:v>15.044941489999999</c:v>
                </c:pt>
                <c:pt idx="1504">
                  <c:v>19.912951039999999</c:v>
                </c:pt>
                <c:pt idx="1505">
                  <c:v>24.582666</c:v>
                </c:pt>
                <c:pt idx="1506">
                  <c:v>29.03266082</c:v>
                </c:pt>
                <c:pt idx="1507">
                  <c:v>33.226535140000003</c:v>
                </c:pt>
                <c:pt idx="1508">
                  <c:v>37.024197440000002</c:v>
                </c:pt>
                <c:pt idx="1509">
                  <c:v>40.089709630000002</c:v>
                </c:pt>
                <c:pt idx="1510">
                  <c:v>42.3176743</c:v>
                </c:pt>
                <c:pt idx="1511">
                  <c:v>43.959715029999998</c:v>
                </c:pt>
                <c:pt idx="1512">
                  <c:v>45.270696229999999</c:v>
                </c:pt>
                <c:pt idx="1513">
                  <c:v>46.348403650000002</c:v>
                </c:pt>
                <c:pt idx="1514">
                  <c:v>47.159410229999999</c:v>
                </c:pt>
                <c:pt idx="1515">
                  <c:v>47.638441710000002</c:v>
                </c:pt>
                <c:pt idx="1516">
                  <c:v>47.873840569999999</c:v>
                </c:pt>
                <c:pt idx="1517">
                  <c:v>48.09925106</c:v>
                </c:pt>
                <c:pt idx="1518">
                  <c:v>48.47497868</c:v>
                </c:pt>
                <c:pt idx="1519">
                  <c:v>49.013531229999998</c:v>
                </c:pt>
                <c:pt idx="1520">
                  <c:v>49.451345099999998</c:v>
                </c:pt>
                <c:pt idx="1521">
                  <c:v>49.235843160000002</c:v>
                </c:pt>
                <c:pt idx="1522">
                  <c:v>48.01539606</c:v>
                </c:pt>
                <c:pt idx="1523">
                  <c:v>46.062561160000001</c:v>
                </c:pt>
                <c:pt idx="1524">
                  <c:v>44.565323210000003</c:v>
                </c:pt>
                <c:pt idx="1525">
                  <c:v>43.960649449999998</c:v>
                </c:pt>
                <c:pt idx="1526">
                  <c:v>44.029374580000002</c:v>
                </c:pt>
                <c:pt idx="1527">
                  <c:v>44.100520750000001</c:v>
                </c:pt>
                <c:pt idx="1528">
                  <c:v>43.787846430000002</c:v>
                </c:pt>
                <c:pt idx="1529">
                  <c:v>43.169658550000001</c:v>
                </c:pt>
                <c:pt idx="1530">
                  <c:v>42.453001649999997</c:v>
                </c:pt>
                <c:pt idx="1531">
                  <c:v>41.721602879999999</c:v>
                </c:pt>
                <c:pt idx="1532">
                  <c:v>40.899832760000002</c:v>
                </c:pt>
                <c:pt idx="1533">
                  <c:v>39.902350069999997</c:v>
                </c:pt>
                <c:pt idx="1534">
                  <c:v>38.776708429999999</c:v>
                </c:pt>
                <c:pt idx="1535">
                  <c:v>37.544124080000003</c:v>
                </c:pt>
                <c:pt idx="1536">
                  <c:v>36.226647819999997</c:v>
                </c:pt>
                <c:pt idx="1537">
                  <c:v>34.840752639999998</c:v>
                </c:pt>
                <c:pt idx="1538">
                  <c:v>33.333015750000001</c:v>
                </c:pt>
                <c:pt idx="1539">
                  <c:v>31.655374569999999</c:v>
                </c:pt>
                <c:pt idx="1540">
                  <c:v>29.76397566</c:v>
                </c:pt>
                <c:pt idx="1541">
                  <c:v>27.62334023</c:v>
                </c:pt>
                <c:pt idx="1542">
                  <c:v>25.353658200000002</c:v>
                </c:pt>
                <c:pt idx="1543">
                  <c:v>23.050416340000002</c:v>
                </c:pt>
                <c:pt idx="1544">
                  <c:v>20.64694029</c:v>
                </c:pt>
                <c:pt idx="1545">
                  <c:v>18.076223729999999</c:v>
                </c:pt>
                <c:pt idx="1546">
                  <c:v>15.311622870000001</c:v>
                </c:pt>
                <c:pt idx="1547">
                  <c:v>12.43617018</c:v>
                </c:pt>
                <c:pt idx="1548">
                  <c:v>9.5338800320000008</c:v>
                </c:pt>
                <c:pt idx="1549">
                  <c:v>6.596909771</c:v>
                </c:pt>
                <c:pt idx="1550">
                  <c:v>3.6179470760000001</c:v>
                </c:pt>
                <c:pt idx="1551">
                  <c:v>0.687273574</c:v>
                </c:pt>
                <c:pt idx="1552">
                  <c:v>-2.1728368169999999</c:v>
                </c:pt>
                <c:pt idx="1553">
                  <c:v>-5.0677624410000002</c:v>
                </c:pt>
                <c:pt idx="1554">
                  <c:v>-8.1016437719999992</c:v>
                </c:pt>
                <c:pt idx="1555">
                  <c:v>-11.32459014</c:v>
                </c:pt>
                <c:pt idx="1556">
                  <c:v>-14.74944485</c:v>
                </c:pt>
                <c:pt idx="1557">
                  <c:v>-18.331982279999998</c:v>
                </c:pt>
                <c:pt idx="1558">
                  <c:v>-22.008923190000001</c:v>
                </c:pt>
                <c:pt idx="1559">
                  <c:v>-25.648770849999998</c:v>
                </c:pt>
                <c:pt idx="1560">
                  <c:v>-29.122088689999998</c:v>
                </c:pt>
                <c:pt idx="1561">
                  <c:v>-32.311995920000001</c:v>
                </c:pt>
                <c:pt idx="1562">
                  <c:v>-35.185321500000001</c:v>
                </c:pt>
                <c:pt idx="1563">
                  <c:v>-37.733465209999999</c:v>
                </c:pt>
                <c:pt idx="1564">
                  <c:v>-40.012728899999999</c:v>
                </c:pt>
                <c:pt idx="1565">
                  <c:v>-42.130484150000001</c:v>
                </c:pt>
                <c:pt idx="1566">
                  <c:v>-44.130867700000003</c:v>
                </c:pt>
                <c:pt idx="1567">
                  <c:v>-46.052661749999999</c:v>
                </c:pt>
                <c:pt idx="1568">
                  <c:v>-47.91091093</c:v>
                </c:pt>
                <c:pt idx="1569">
                  <c:v>-49.74336778</c:v>
                </c:pt>
                <c:pt idx="1570">
                  <c:v>-51.5291183</c:v>
                </c:pt>
                <c:pt idx="1571">
                  <c:v>-53.205329310000003</c:v>
                </c:pt>
                <c:pt idx="1572">
                  <c:v>-54.722544429999999</c:v>
                </c:pt>
                <c:pt idx="1573">
                  <c:v>-56.047065979999999</c:v>
                </c:pt>
                <c:pt idx="1574">
                  <c:v>-57.158681340000001</c:v>
                </c:pt>
                <c:pt idx="1575">
                  <c:v>-58.03477135</c:v>
                </c:pt>
                <c:pt idx="1576">
                  <c:v>-58.608059769999997</c:v>
                </c:pt>
                <c:pt idx="1577">
                  <c:v>-58.762385790000003</c:v>
                </c:pt>
                <c:pt idx="1578">
                  <c:v>-58.478349809999997</c:v>
                </c:pt>
                <c:pt idx="1579">
                  <c:v>-57.774791139999998</c:v>
                </c:pt>
                <c:pt idx="1580">
                  <c:v>-56.691691159999998</c:v>
                </c:pt>
                <c:pt idx="1581">
                  <c:v>-55.269276910000002</c:v>
                </c:pt>
                <c:pt idx="1582">
                  <c:v>-53.579823910000002</c:v>
                </c:pt>
                <c:pt idx="1583">
                  <c:v>-51.66017154</c:v>
                </c:pt>
                <c:pt idx="1584">
                  <c:v>-49.511675029999999</c:v>
                </c:pt>
                <c:pt idx="1585">
                  <c:v>-47.079150759999997</c:v>
                </c:pt>
                <c:pt idx="1586">
                  <c:v>-44.280614450000002</c:v>
                </c:pt>
                <c:pt idx="1587">
                  <c:v>-41.039257319999997</c:v>
                </c:pt>
                <c:pt idx="1588">
                  <c:v>-37.325851329999999</c:v>
                </c:pt>
                <c:pt idx="1589">
                  <c:v>-33.104658430000001</c:v>
                </c:pt>
                <c:pt idx="1590">
                  <c:v>-28.398690559999999</c:v>
                </c:pt>
                <c:pt idx="1591">
                  <c:v>-23.30074651</c:v>
                </c:pt>
                <c:pt idx="1592">
                  <c:v>-17.921799920000002</c:v>
                </c:pt>
                <c:pt idx="1593">
                  <c:v>-12.44482874</c:v>
                </c:pt>
                <c:pt idx="1594">
                  <c:v>-6.980546264</c:v>
                </c:pt>
                <c:pt idx="1595">
                  <c:v>-1.5459729390000001</c:v>
                </c:pt>
                <c:pt idx="1596">
                  <c:v>3.9748285800000001</c:v>
                </c:pt>
                <c:pt idx="1597">
                  <c:v>9.7114153880000007</c:v>
                </c:pt>
                <c:pt idx="1598">
                  <c:v>15.667603359999999</c:v>
                </c:pt>
                <c:pt idx="1599">
                  <c:v>21.66711763</c:v>
                </c:pt>
                <c:pt idx="1600">
                  <c:v>27.448419260000001</c:v>
                </c:pt>
                <c:pt idx="1601">
                  <c:v>32.805323979999997</c:v>
                </c:pt>
                <c:pt idx="1602">
                  <c:v>37.456186940000002</c:v>
                </c:pt>
                <c:pt idx="1603">
                  <c:v>40.919022339999998</c:v>
                </c:pt>
                <c:pt idx="1604">
                  <c:v>43.037310269999999</c:v>
                </c:pt>
                <c:pt idx="1605">
                  <c:v>44.316417039999997</c:v>
                </c:pt>
                <c:pt idx="1606">
                  <c:v>45.647299459999999</c:v>
                </c:pt>
                <c:pt idx="1607">
                  <c:v>47.426464950000003</c:v>
                </c:pt>
                <c:pt idx="1608">
                  <c:v>49.372330839999996</c:v>
                </c:pt>
                <c:pt idx="1609">
                  <c:v>51.260591839999996</c:v>
                </c:pt>
                <c:pt idx="1610">
                  <c:v>52.975928979999999</c:v>
                </c:pt>
                <c:pt idx="1611">
                  <c:v>54.515745080000002</c:v>
                </c:pt>
                <c:pt idx="1612">
                  <c:v>55.686555220000002</c:v>
                </c:pt>
                <c:pt idx="1613">
                  <c:v>56.227722540000002</c:v>
                </c:pt>
                <c:pt idx="1614">
                  <c:v>56.069072570000003</c:v>
                </c:pt>
                <c:pt idx="1615">
                  <c:v>55.404885890000003</c:v>
                </c:pt>
                <c:pt idx="1616">
                  <c:v>54.518325160000003</c:v>
                </c:pt>
                <c:pt idx="1617">
                  <c:v>53.717415010000003</c:v>
                </c:pt>
                <c:pt idx="1618">
                  <c:v>53.12881213</c:v>
                </c:pt>
                <c:pt idx="1619">
                  <c:v>52.560663490000003</c:v>
                </c:pt>
                <c:pt idx="1620">
                  <c:v>51.799592599999997</c:v>
                </c:pt>
                <c:pt idx="1621">
                  <c:v>50.710724710000001</c:v>
                </c:pt>
                <c:pt idx="1622">
                  <c:v>49.256794130000003</c:v>
                </c:pt>
                <c:pt idx="1623">
                  <c:v>47.536331930000003</c:v>
                </c:pt>
                <c:pt idx="1624">
                  <c:v>45.701188350000002</c:v>
                </c:pt>
                <c:pt idx="1625">
                  <c:v>43.94466645</c:v>
                </c:pt>
                <c:pt idx="1626">
                  <c:v>42.386065639999998</c:v>
                </c:pt>
                <c:pt idx="1627">
                  <c:v>40.98824218</c:v>
                </c:pt>
                <c:pt idx="1628">
                  <c:v>39.603641860000003</c:v>
                </c:pt>
                <c:pt idx="1629">
                  <c:v>38.079363280000003</c:v>
                </c:pt>
                <c:pt idx="1630">
                  <c:v>36.344566759999999</c:v>
                </c:pt>
                <c:pt idx="1631">
                  <c:v>34.386089640000002</c:v>
                </c:pt>
                <c:pt idx="1632">
                  <c:v>32.164415910000002</c:v>
                </c:pt>
                <c:pt idx="1633">
                  <c:v>29.671023349999999</c:v>
                </c:pt>
                <c:pt idx="1634">
                  <c:v>26.960648299999999</c:v>
                </c:pt>
                <c:pt idx="1635">
                  <c:v>24.13296356</c:v>
                </c:pt>
                <c:pt idx="1636">
                  <c:v>21.26030767</c:v>
                </c:pt>
                <c:pt idx="1637">
                  <c:v>18.357886529999998</c:v>
                </c:pt>
                <c:pt idx="1638">
                  <c:v>15.3638332</c:v>
                </c:pt>
                <c:pt idx="1639">
                  <c:v>12.2757592</c:v>
                </c:pt>
                <c:pt idx="1640">
                  <c:v>9.148319935</c:v>
                </c:pt>
                <c:pt idx="1641">
                  <c:v>6.0298208769999997</c:v>
                </c:pt>
                <c:pt idx="1642">
                  <c:v>2.9086663389999998</c:v>
                </c:pt>
                <c:pt idx="1643">
                  <c:v>-0.21386534800000001</c:v>
                </c:pt>
                <c:pt idx="1644">
                  <c:v>-3.3313247010000002</c:v>
                </c:pt>
                <c:pt idx="1645">
                  <c:v>-6.4117594469999997</c:v>
                </c:pt>
                <c:pt idx="1646">
                  <c:v>-9.4790940779999993</c:v>
                </c:pt>
                <c:pt idx="1647">
                  <c:v>-12.59658084</c:v>
                </c:pt>
                <c:pt idx="1648">
                  <c:v>-15.83557062</c:v>
                </c:pt>
                <c:pt idx="1649">
                  <c:v>-19.23067601</c:v>
                </c:pt>
                <c:pt idx="1650">
                  <c:v>-22.78015023</c:v>
                </c:pt>
                <c:pt idx="1651">
                  <c:v>-26.439994739999999</c:v>
                </c:pt>
                <c:pt idx="1652">
                  <c:v>-30.14057961</c:v>
                </c:pt>
                <c:pt idx="1653">
                  <c:v>-33.805832940000002</c:v>
                </c:pt>
                <c:pt idx="1654">
                  <c:v>-37.441426200000002</c:v>
                </c:pt>
                <c:pt idx="1655">
                  <c:v>-41.04206611</c:v>
                </c:pt>
                <c:pt idx="1656">
                  <c:v>-44.58265059</c:v>
                </c:pt>
                <c:pt idx="1657">
                  <c:v>-48.127319120000003</c:v>
                </c:pt>
                <c:pt idx="1658">
                  <c:v>-51.643103619999998</c:v>
                </c:pt>
                <c:pt idx="1659">
                  <c:v>-54.952705880000003</c:v>
                </c:pt>
                <c:pt idx="1660">
                  <c:v>-57.83195937</c:v>
                </c:pt>
                <c:pt idx="1661">
                  <c:v>-60.104413960000002</c:v>
                </c:pt>
                <c:pt idx="1662">
                  <c:v>-61.832812920000002</c:v>
                </c:pt>
                <c:pt idx="1663">
                  <c:v>-63.136114300000003</c:v>
                </c:pt>
                <c:pt idx="1664">
                  <c:v>-64.115156479999996</c:v>
                </c:pt>
                <c:pt idx="1665">
                  <c:v>-64.837593269999999</c:v>
                </c:pt>
                <c:pt idx="1666">
                  <c:v>-65.225038339999998</c:v>
                </c:pt>
                <c:pt idx="1667">
                  <c:v>-65.277524709999994</c:v>
                </c:pt>
                <c:pt idx="1668">
                  <c:v>-64.976730059999994</c:v>
                </c:pt>
                <c:pt idx="1669">
                  <c:v>-64.237399879999998</c:v>
                </c:pt>
                <c:pt idx="1670">
                  <c:v>-62.854531639999998</c:v>
                </c:pt>
                <c:pt idx="1671">
                  <c:v>-60.730671970000003</c:v>
                </c:pt>
                <c:pt idx="1672">
                  <c:v>-57.904074190000003</c:v>
                </c:pt>
                <c:pt idx="1673">
                  <c:v>-54.423736079999998</c:v>
                </c:pt>
                <c:pt idx="1674">
                  <c:v>-50.432356480000003</c:v>
                </c:pt>
                <c:pt idx="1675">
                  <c:v>-46.080040029999999</c:v>
                </c:pt>
                <c:pt idx="1676">
                  <c:v>-41.565933149999999</c:v>
                </c:pt>
                <c:pt idx="1677">
                  <c:v>-37.10760715</c:v>
                </c:pt>
                <c:pt idx="1678">
                  <c:v>-32.886636549999999</c:v>
                </c:pt>
                <c:pt idx="1679">
                  <c:v>-29.00776604</c:v>
                </c:pt>
                <c:pt idx="1680">
                  <c:v>-25.47406616</c:v>
                </c:pt>
                <c:pt idx="1681">
                  <c:v>-22.201808849999999</c:v>
                </c:pt>
                <c:pt idx="1682">
                  <c:v>-19.064126649999999</c:v>
                </c:pt>
                <c:pt idx="1683">
                  <c:v>-15.90772216</c:v>
                </c:pt>
                <c:pt idx="1684">
                  <c:v>-12.597490240000001</c:v>
                </c:pt>
                <c:pt idx="1685">
                  <c:v>-9.0253278140000006</c:v>
                </c:pt>
                <c:pt idx="1686">
                  <c:v>-5.2073721979999998</c:v>
                </c:pt>
                <c:pt idx="1687">
                  <c:v>-1.2261424540000001</c:v>
                </c:pt>
                <c:pt idx="1688">
                  <c:v>2.8151968950000001</c:v>
                </c:pt>
                <c:pt idx="1689">
                  <c:v>6.8217708379999999</c:v>
                </c:pt>
                <c:pt idx="1690">
                  <c:v>10.8198287</c:v>
                </c:pt>
                <c:pt idx="1691">
                  <c:v>14.77822939</c:v>
                </c:pt>
                <c:pt idx="1692">
                  <c:v>18.6075634</c:v>
                </c:pt>
                <c:pt idx="1693">
                  <c:v>22.28927139</c:v>
                </c:pt>
                <c:pt idx="1694">
                  <c:v>25.778545820000001</c:v>
                </c:pt>
                <c:pt idx="1695">
                  <c:v>29.01469281</c:v>
                </c:pt>
                <c:pt idx="1696">
                  <c:v>31.965365250000001</c:v>
                </c:pt>
                <c:pt idx="1697">
                  <c:v>34.441942070000003</c:v>
                </c:pt>
                <c:pt idx="1698">
                  <c:v>36.215446180000001</c:v>
                </c:pt>
                <c:pt idx="1699">
                  <c:v>37.404680339999999</c:v>
                </c:pt>
                <c:pt idx="1700">
                  <c:v>38.356815210000001</c:v>
                </c:pt>
                <c:pt idx="1701">
                  <c:v>39.553667730000001</c:v>
                </c:pt>
                <c:pt idx="1702">
                  <c:v>41.014743549999999</c:v>
                </c:pt>
                <c:pt idx="1703">
                  <c:v>42.28354994</c:v>
                </c:pt>
                <c:pt idx="1704">
                  <c:v>42.970687040000001</c:v>
                </c:pt>
                <c:pt idx="1705">
                  <c:v>43.096028160000003</c:v>
                </c:pt>
                <c:pt idx="1706">
                  <c:v>42.926318799999997</c:v>
                </c:pt>
                <c:pt idx="1707">
                  <c:v>42.692123420000001</c:v>
                </c:pt>
                <c:pt idx="1708">
                  <c:v>42.488193719999998</c:v>
                </c:pt>
                <c:pt idx="1709">
                  <c:v>42.208178320000002</c:v>
                </c:pt>
                <c:pt idx="1710">
                  <c:v>41.680042419999999</c:v>
                </c:pt>
                <c:pt idx="1711">
                  <c:v>40.763324369999999</c:v>
                </c:pt>
                <c:pt idx="1712">
                  <c:v>39.515025180000002</c:v>
                </c:pt>
                <c:pt idx="1713">
                  <c:v>38.191272120000001</c:v>
                </c:pt>
                <c:pt idx="1714">
                  <c:v>37.027062809999997</c:v>
                </c:pt>
                <c:pt idx="1715">
                  <c:v>36.050418239999999</c:v>
                </c:pt>
                <c:pt idx="1716">
                  <c:v>35.149077929999997</c:v>
                </c:pt>
                <c:pt idx="1717">
                  <c:v>34.277537369999997</c:v>
                </c:pt>
                <c:pt idx="1718">
                  <c:v>33.457646889999999</c:v>
                </c:pt>
                <c:pt idx="1719">
                  <c:v>32.670673370000003</c:v>
                </c:pt>
                <c:pt idx="1720">
                  <c:v>31.849135279999999</c:v>
                </c:pt>
                <c:pt idx="1721">
                  <c:v>30.92625456</c:v>
                </c:pt>
                <c:pt idx="1722">
                  <c:v>29.941225679999999</c:v>
                </c:pt>
                <c:pt idx="1723">
                  <c:v>28.963089190000002</c:v>
                </c:pt>
                <c:pt idx="1724">
                  <c:v>27.98553063</c:v>
                </c:pt>
                <c:pt idx="1725">
                  <c:v>26.946042389999999</c:v>
                </c:pt>
                <c:pt idx="1726">
                  <c:v>25.837134549999998</c:v>
                </c:pt>
                <c:pt idx="1727">
                  <c:v>24.68964214</c:v>
                </c:pt>
                <c:pt idx="1728">
                  <c:v>23.518137930000002</c:v>
                </c:pt>
                <c:pt idx="1729">
                  <c:v>22.317930830000002</c:v>
                </c:pt>
                <c:pt idx="1730">
                  <c:v>21.02954038</c:v>
                </c:pt>
                <c:pt idx="1731">
                  <c:v>19.562594650000001</c:v>
                </c:pt>
                <c:pt idx="1732">
                  <c:v>17.858927380000001</c:v>
                </c:pt>
                <c:pt idx="1733">
                  <c:v>15.910393190000001</c:v>
                </c:pt>
                <c:pt idx="1734">
                  <c:v>13.741881469999999</c:v>
                </c:pt>
                <c:pt idx="1735">
                  <c:v>11.40066176</c:v>
                </c:pt>
                <c:pt idx="1736">
                  <c:v>8.9264043619999995</c:v>
                </c:pt>
                <c:pt idx="1737">
                  <c:v>6.3328204140000004</c:v>
                </c:pt>
                <c:pt idx="1738">
                  <c:v>3.6714972659999998</c:v>
                </c:pt>
                <c:pt idx="1739">
                  <c:v>1.0243961210000001</c:v>
                </c:pt>
                <c:pt idx="1740">
                  <c:v>-1.5932776420000001</c:v>
                </c:pt>
                <c:pt idx="1741">
                  <c:v>-4.2599168089999999</c:v>
                </c:pt>
                <c:pt idx="1742">
                  <c:v>-7.0559917929999996</c:v>
                </c:pt>
                <c:pt idx="1743">
                  <c:v>-10.038131140000001</c:v>
                </c:pt>
                <c:pt idx="1744">
                  <c:v>-13.26042651</c:v>
                </c:pt>
                <c:pt idx="1745">
                  <c:v>-16.72983004</c:v>
                </c:pt>
                <c:pt idx="1746">
                  <c:v>-20.40218544</c:v>
                </c:pt>
                <c:pt idx="1747">
                  <c:v>-24.189283710000002</c:v>
                </c:pt>
                <c:pt idx="1748">
                  <c:v>-28.027544840000001</c:v>
                </c:pt>
                <c:pt idx="1749">
                  <c:v>-31.8787582</c:v>
                </c:pt>
                <c:pt idx="1750">
                  <c:v>-35.685045219999999</c:v>
                </c:pt>
                <c:pt idx="1751">
                  <c:v>-39.419829829999998</c:v>
                </c:pt>
                <c:pt idx="1752">
                  <c:v>-43.112798439999999</c:v>
                </c:pt>
                <c:pt idx="1753">
                  <c:v>-46.789358329999999</c:v>
                </c:pt>
                <c:pt idx="1754">
                  <c:v>-50.42866892</c:v>
                </c:pt>
                <c:pt idx="1755">
                  <c:v>-54.046530500000003</c:v>
                </c:pt>
                <c:pt idx="1756">
                  <c:v>-57.658623949999999</c:v>
                </c:pt>
                <c:pt idx="1757">
                  <c:v>-61.168120889999997</c:v>
                </c:pt>
                <c:pt idx="1758">
                  <c:v>-64.471304140000001</c:v>
                </c:pt>
                <c:pt idx="1759">
                  <c:v>-67.582354929999994</c:v>
                </c:pt>
                <c:pt idx="1760">
                  <c:v>-70.493095659999994</c:v>
                </c:pt>
                <c:pt idx="1761">
                  <c:v>-73.201491320000002</c:v>
                </c:pt>
                <c:pt idx="1762">
                  <c:v>-75.693545279999995</c:v>
                </c:pt>
                <c:pt idx="1763">
                  <c:v>-77.905031510000001</c:v>
                </c:pt>
                <c:pt idx="1764">
                  <c:v>-79.737866120000007</c:v>
                </c:pt>
                <c:pt idx="1765">
                  <c:v>-81.065400299999993</c:v>
                </c:pt>
                <c:pt idx="1766">
                  <c:v>-81.791646970000002</c:v>
                </c:pt>
                <c:pt idx="1767">
                  <c:v>-81.864228049999994</c:v>
                </c:pt>
                <c:pt idx="1768">
                  <c:v>-81.242443410000007</c:v>
                </c:pt>
                <c:pt idx="1769">
                  <c:v>-79.968299979999998</c:v>
                </c:pt>
                <c:pt idx="1770">
                  <c:v>-78.123901099999998</c:v>
                </c:pt>
                <c:pt idx="1771">
                  <c:v>-75.782427720000001</c:v>
                </c:pt>
                <c:pt idx="1772">
                  <c:v>-73.006953670000001</c:v>
                </c:pt>
                <c:pt idx="1773">
                  <c:v>-69.839902649999999</c:v>
                </c:pt>
                <c:pt idx="1774">
                  <c:v>-66.285057879999997</c:v>
                </c:pt>
                <c:pt idx="1775">
                  <c:v>-62.275294860000002</c:v>
                </c:pt>
                <c:pt idx="1776">
                  <c:v>-57.743730790000001</c:v>
                </c:pt>
                <c:pt idx="1777">
                  <c:v>-52.61787855</c:v>
                </c:pt>
                <c:pt idx="1778">
                  <c:v>-46.845099040000001</c:v>
                </c:pt>
                <c:pt idx="1779">
                  <c:v>-40.460501520000001</c:v>
                </c:pt>
                <c:pt idx="1780">
                  <c:v>-33.619539850000002</c:v>
                </c:pt>
                <c:pt idx="1781">
                  <c:v>-26.558278550000001</c:v>
                </c:pt>
                <c:pt idx="1782">
                  <c:v>-19.44324722</c:v>
                </c:pt>
                <c:pt idx="1783">
                  <c:v>-12.455411399999999</c:v>
                </c:pt>
                <c:pt idx="1784">
                  <c:v>-5.8386761079999996</c:v>
                </c:pt>
                <c:pt idx="1785">
                  <c:v>0.245600135</c:v>
                </c:pt>
                <c:pt idx="1786">
                  <c:v>5.7191448920000001</c:v>
                </c:pt>
                <c:pt idx="1787">
                  <c:v>10.64133487</c:v>
                </c:pt>
                <c:pt idx="1788">
                  <c:v>15.07474244</c:v>
                </c:pt>
                <c:pt idx="1789">
                  <c:v>18.996675669999998</c:v>
                </c:pt>
                <c:pt idx="1790">
                  <c:v>22.332338310000001</c:v>
                </c:pt>
                <c:pt idx="1791">
                  <c:v>25.00331971</c:v>
                </c:pt>
                <c:pt idx="1792">
                  <c:v>26.998352990000001</c:v>
                </c:pt>
                <c:pt idx="1793">
                  <c:v>28.37275867</c:v>
                </c:pt>
                <c:pt idx="1794">
                  <c:v>29.079900240000001</c:v>
                </c:pt>
                <c:pt idx="1795">
                  <c:v>29.096533180000002</c:v>
                </c:pt>
                <c:pt idx="1796">
                  <c:v>28.558777750000001</c:v>
                </c:pt>
                <c:pt idx="1797">
                  <c:v>27.85319754</c:v>
                </c:pt>
                <c:pt idx="1798">
                  <c:v>27.319368350000001</c:v>
                </c:pt>
                <c:pt idx="1799">
                  <c:v>26.87398146</c:v>
                </c:pt>
                <c:pt idx="1800">
                  <c:v>26.31983095</c:v>
                </c:pt>
                <c:pt idx="1801">
                  <c:v>25.80058047</c:v>
                </c:pt>
                <c:pt idx="1802">
                  <c:v>25.620208640000001</c:v>
                </c:pt>
                <c:pt idx="1803">
                  <c:v>25.933395310000002</c:v>
                </c:pt>
                <c:pt idx="1804">
                  <c:v>26.5600925</c:v>
                </c:pt>
                <c:pt idx="1805">
                  <c:v>27.191305809999999</c:v>
                </c:pt>
                <c:pt idx="1806">
                  <c:v>27.519227600000001</c:v>
                </c:pt>
                <c:pt idx="1807">
                  <c:v>27.485250799999999</c:v>
                </c:pt>
                <c:pt idx="1808">
                  <c:v>27.238496550000001</c:v>
                </c:pt>
                <c:pt idx="1809">
                  <c:v>26.938094979999999</c:v>
                </c:pt>
                <c:pt idx="1810">
                  <c:v>26.661721060000001</c:v>
                </c:pt>
                <c:pt idx="1811">
                  <c:v>26.38886536</c:v>
                </c:pt>
                <c:pt idx="1812">
                  <c:v>26.09384717</c:v>
                </c:pt>
                <c:pt idx="1813">
                  <c:v>25.80069151</c:v>
                </c:pt>
                <c:pt idx="1814">
                  <c:v>25.534257319999998</c:v>
                </c:pt>
                <c:pt idx="1815">
                  <c:v>25.26384569</c:v>
                </c:pt>
                <c:pt idx="1816">
                  <c:v>24.926399239999999</c:v>
                </c:pt>
                <c:pt idx="1817">
                  <c:v>24.485381870000001</c:v>
                </c:pt>
                <c:pt idx="1818">
                  <c:v>23.931995310000001</c:v>
                </c:pt>
                <c:pt idx="1819">
                  <c:v>23.284830230000001</c:v>
                </c:pt>
                <c:pt idx="1820">
                  <c:v>22.5518298</c:v>
                </c:pt>
                <c:pt idx="1821">
                  <c:v>21.72486117</c:v>
                </c:pt>
                <c:pt idx="1822">
                  <c:v>20.765696380000001</c:v>
                </c:pt>
                <c:pt idx="1823">
                  <c:v>19.66817112</c:v>
                </c:pt>
                <c:pt idx="1824">
                  <c:v>18.480002110000001</c:v>
                </c:pt>
                <c:pt idx="1825">
                  <c:v>17.219998449999999</c:v>
                </c:pt>
                <c:pt idx="1826">
                  <c:v>15.885183720000001</c:v>
                </c:pt>
                <c:pt idx="1827">
                  <c:v>14.492362330000001</c:v>
                </c:pt>
                <c:pt idx="1828">
                  <c:v>13.0459794</c:v>
                </c:pt>
                <c:pt idx="1829">
                  <c:v>11.50380365</c:v>
                </c:pt>
                <c:pt idx="1830">
                  <c:v>9.8036055599999994</c:v>
                </c:pt>
                <c:pt idx="1831">
                  <c:v>7.8937677690000001</c:v>
                </c:pt>
                <c:pt idx="1832">
                  <c:v>5.7349093340000001</c:v>
                </c:pt>
                <c:pt idx="1833">
                  <c:v>3.3545006270000002</c:v>
                </c:pt>
                <c:pt idx="1834">
                  <c:v>0.82968859500000003</c:v>
                </c:pt>
                <c:pt idx="1835">
                  <c:v>-1.800695937</c:v>
                </c:pt>
                <c:pt idx="1836">
                  <c:v>-4.5355684590000003</c:v>
                </c:pt>
                <c:pt idx="1837">
                  <c:v>-7.3130353890000004</c:v>
                </c:pt>
                <c:pt idx="1838">
                  <c:v>-10.085444519999999</c:v>
                </c:pt>
                <c:pt idx="1839">
                  <c:v>-12.883577470000001</c:v>
                </c:pt>
                <c:pt idx="1840">
                  <c:v>-15.7740288</c:v>
                </c:pt>
                <c:pt idx="1841">
                  <c:v>-18.822830490000001</c:v>
                </c:pt>
                <c:pt idx="1842">
                  <c:v>-22.123634859999999</c:v>
                </c:pt>
                <c:pt idx="1843">
                  <c:v>-25.7036962</c:v>
                </c:pt>
                <c:pt idx="1844">
                  <c:v>-29.548645530000002</c:v>
                </c:pt>
                <c:pt idx="1845">
                  <c:v>-33.678754480000002</c:v>
                </c:pt>
                <c:pt idx="1846">
                  <c:v>-38.088630010000003</c:v>
                </c:pt>
                <c:pt idx="1847">
                  <c:v>-42.68956137</c:v>
                </c:pt>
                <c:pt idx="1848">
                  <c:v>-47.340714830000003</c:v>
                </c:pt>
                <c:pt idx="1849">
                  <c:v>-51.872685410000003</c:v>
                </c:pt>
                <c:pt idx="1850">
                  <c:v>-56.227216720000001</c:v>
                </c:pt>
                <c:pt idx="1851">
                  <c:v>-60.365556750000003</c:v>
                </c:pt>
                <c:pt idx="1852">
                  <c:v>-64.310355830000006</c:v>
                </c:pt>
                <c:pt idx="1853">
                  <c:v>-68.065765679999998</c:v>
                </c:pt>
                <c:pt idx="1854">
                  <c:v>-71.658592900000002</c:v>
                </c:pt>
                <c:pt idx="1855">
                  <c:v>-75.078462680000001</c:v>
                </c:pt>
                <c:pt idx="1856">
                  <c:v>-78.301515429999995</c:v>
                </c:pt>
                <c:pt idx="1857">
                  <c:v>-81.329618879999998</c:v>
                </c:pt>
                <c:pt idx="1858">
                  <c:v>-84.167044480000001</c:v>
                </c:pt>
                <c:pt idx="1859">
                  <c:v>-86.765811350000007</c:v>
                </c:pt>
                <c:pt idx="1860">
                  <c:v>-89.081039230000002</c:v>
                </c:pt>
                <c:pt idx="1861">
                  <c:v>-91.061819920000005</c:v>
                </c:pt>
                <c:pt idx="1862">
                  <c:v>-92.655110059999998</c:v>
                </c:pt>
                <c:pt idx="1863">
                  <c:v>-93.784731300000004</c:v>
                </c:pt>
                <c:pt idx="1864">
                  <c:v>-94.390506239999993</c:v>
                </c:pt>
                <c:pt idx="1865">
                  <c:v>-94.380931369999999</c:v>
                </c:pt>
                <c:pt idx="1866">
                  <c:v>-93.696987949999993</c:v>
                </c:pt>
                <c:pt idx="1867">
                  <c:v>-92.296623530000005</c:v>
                </c:pt>
                <c:pt idx="1868">
                  <c:v>-90.109772320000005</c:v>
                </c:pt>
                <c:pt idx="1869">
                  <c:v>-87.136295110000006</c:v>
                </c:pt>
                <c:pt idx="1870">
                  <c:v>-83.356979089999996</c:v>
                </c:pt>
                <c:pt idx="1871">
                  <c:v>-78.752513030000003</c:v>
                </c:pt>
                <c:pt idx="1872">
                  <c:v>-73.305820879999999</c:v>
                </c:pt>
                <c:pt idx="1873">
                  <c:v>-67.065985589999997</c:v>
                </c:pt>
                <c:pt idx="1874">
                  <c:v>-60.120355480000001</c:v>
                </c:pt>
                <c:pt idx="1875">
                  <c:v>-52.525531229999999</c:v>
                </c:pt>
                <c:pt idx="1876">
                  <c:v>-44.380774500000001</c:v>
                </c:pt>
                <c:pt idx="1877">
                  <c:v>-35.858919810000003</c:v>
                </c:pt>
                <c:pt idx="1878">
                  <c:v>-27.268129699999999</c:v>
                </c:pt>
                <c:pt idx="1879">
                  <c:v>-18.864180260000001</c:v>
                </c:pt>
                <c:pt idx="1880">
                  <c:v>-10.813181780000001</c:v>
                </c:pt>
                <c:pt idx="1881">
                  <c:v>-3.3214737209999998</c:v>
                </c:pt>
                <c:pt idx="1882">
                  <c:v>3.5586579139999999</c:v>
                </c:pt>
                <c:pt idx="1883">
                  <c:v>9.8843870359999997</c:v>
                </c:pt>
                <c:pt idx="1884">
                  <c:v>15.67555265</c:v>
                </c:pt>
                <c:pt idx="1885">
                  <c:v>20.924994139999999</c:v>
                </c:pt>
                <c:pt idx="1886">
                  <c:v>25.542862759999998</c:v>
                </c:pt>
                <c:pt idx="1887">
                  <c:v>29.519709720000002</c:v>
                </c:pt>
                <c:pt idx="1888">
                  <c:v>32.866240650000002</c:v>
                </c:pt>
                <c:pt idx="1889">
                  <c:v>35.614281320000003</c:v>
                </c:pt>
                <c:pt idx="1890">
                  <c:v>37.790911270000002</c:v>
                </c:pt>
                <c:pt idx="1891">
                  <c:v>39.395855019999999</c:v>
                </c:pt>
                <c:pt idx="1892">
                  <c:v>40.255071639999997</c:v>
                </c:pt>
                <c:pt idx="1893">
                  <c:v>40.288947290000003</c:v>
                </c:pt>
                <c:pt idx="1894">
                  <c:v>39.961702930000001</c:v>
                </c:pt>
                <c:pt idx="1895">
                  <c:v>39.828386270000003</c:v>
                </c:pt>
                <c:pt idx="1896">
                  <c:v>40.093692679999997</c:v>
                </c:pt>
                <c:pt idx="1897">
                  <c:v>40.585061670000002</c:v>
                </c:pt>
                <c:pt idx="1898">
                  <c:v>41.082474730000001</c:v>
                </c:pt>
                <c:pt idx="1899">
                  <c:v>41.411996719999998</c:v>
                </c:pt>
                <c:pt idx="1900">
                  <c:v>41.439566229999997</c:v>
                </c:pt>
                <c:pt idx="1901">
                  <c:v>41.125774059999998</c:v>
                </c:pt>
                <c:pt idx="1902">
                  <c:v>40.491201500000003</c:v>
                </c:pt>
                <c:pt idx="1903">
                  <c:v>39.651614029999998</c:v>
                </c:pt>
                <c:pt idx="1904">
                  <c:v>38.739317909999997</c:v>
                </c:pt>
                <c:pt idx="1905">
                  <c:v>37.807925609999998</c:v>
                </c:pt>
                <c:pt idx="1906">
                  <c:v>36.825407640000002</c:v>
                </c:pt>
                <c:pt idx="1907">
                  <c:v>35.796227510000001</c:v>
                </c:pt>
                <c:pt idx="1908">
                  <c:v>34.769248380000001</c:v>
                </c:pt>
                <c:pt idx="1909">
                  <c:v>33.781784369999997</c:v>
                </c:pt>
                <c:pt idx="1910">
                  <c:v>32.789147239999998</c:v>
                </c:pt>
                <c:pt idx="1911">
                  <c:v>31.72937546</c:v>
                </c:pt>
                <c:pt idx="1912">
                  <c:v>30.57656755</c:v>
                </c:pt>
                <c:pt idx="1913">
                  <c:v>29.318564800000001</c:v>
                </c:pt>
                <c:pt idx="1914">
                  <c:v>27.939672720000001</c:v>
                </c:pt>
                <c:pt idx="1915">
                  <c:v>26.433017249999999</c:v>
                </c:pt>
                <c:pt idx="1916">
                  <c:v>24.776967280000001</c:v>
                </c:pt>
                <c:pt idx="1917">
                  <c:v>23.0051898</c:v>
                </c:pt>
                <c:pt idx="1918">
                  <c:v>21.136825559999998</c:v>
                </c:pt>
                <c:pt idx="1919">
                  <c:v>19.197957129999999</c:v>
                </c:pt>
                <c:pt idx="1920">
                  <c:v>17.18399505</c:v>
                </c:pt>
                <c:pt idx="1921">
                  <c:v>15.050772240000001</c:v>
                </c:pt>
                <c:pt idx="1922">
                  <c:v>12.76747986</c:v>
                </c:pt>
                <c:pt idx="1923">
                  <c:v>10.38293584</c:v>
                </c:pt>
                <c:pt idx="1924">
                  <c:v>7.9573021859999997</c:v>
                </c:pt>
                <c:pt idx="1925">
                  <c:v>5.5199940420000004</c:v>
                </c:pt>
                <c:pt idx="1926">
                  <c:v>3.011942661</c:v>
                </c:pt>
                <c:pt idx="1927">
                  <c:v>0.39159428800000001</c:v>
                </c:pt>
                <c:pt idx="1928">
                  <c:v>-2.3636089980000001</c:v>
                </c:pt>
                <c:pt idx="1929">
                  <c:v>-5.2659301579999998</c:v>
                </c:pt>
                <c:pt idx="1930">
                  <c:v>-8.3026698149999998</c:v>
                </c:pt>
                <c:pt idx="1931">
                  <c:v>-11.4534909</c:v>
                </c:pt>
                <c:pt idx="1932">
                  <c:v>-14.63570638</c:v>
                </c:pt>
                <c:pt idx="1933">
                  <c:v>-17.77765389</c:v>
                </c:pt>
                <c:pt idx="1934">
                  <c:v>-20.91755397</c:v>
                </c:pt>
                <c:pt idx="1935">
                  <c:v>-24.144074939999999</c:v>
                </c:pt>
                <c:pt idx="1936">
                  <c:v>-27.487580940000001</c:v>
                </c:pt>
                <c:pt idx="1937">
                  <c:v>-30.914395939999999</c:v>
                </c:pt>
                <c:pt idx="1938">
                  <c:v>-34.369764400000001</c:v>
                </c:pt>
                <c:pt idx="1939">
                  <c:v>-37.80330807</c:v>
                </c:pt>
                <c:pt idx="1940">
                  <c:v>-41.179819109999997</c:v>
                </c:pt>
                <c:pt idx="1941">
                  <c:v>-44.483135390000001</c:v>
                </c:pt>
                <c:pt idx="1942">
                  <c:v>-47.691802099999997</c:v>
                </c:pt>
                <c:pt idx="1943">
                  <c:v>-50.793093820000003</c:v>
                </c:pt>
                <c:pt idx="1944">
                  <c:v>-53.783938220000003</c:v>
                </c:pt>
                <c:pt idx="1945">
                  <c:v>-56.62826424</c:v>
                </c:pt>
                <c:pt idx="1946">
                  <c:v>-59.317504790000001</c:v>
                </c:pt>
                <c:pt idx="1947">
                  <c:v>-61.880924999999998</c:v>
                </c:pt>
                <c:pt idx="1948">
                  <c:v>-64.372198760000003</c:v>
                </c:pt>
                <c:pt idx="1949">
                  <c:v>-66.755400019999996</c:v>
                </c:pt>
                <c:pt idx="1950">
                  <c:v>-68.998424740000004</c:v>
                </c:pt>
                <c:pt idx="1951">
                  <c:v>-71.058318409999998</c:v>
                </c:pt>
                <c:pt idx="1952">
                  <c:v>-72.831184879999995</c:v>
                </c:pt>
                <c:pt idx="1953">
                  <c:v>-74.252501359999997</c:v>
                </c:pt>
                <c:pt idx="1954">
                  <c:v>-75.321976250000006</c:v>
                </c:pt>
                <c:pt idx="1955">
                  <c:v>-75.988958010000005</c:v>
                </c:pt>
                <c:pt idx="1956">
                  <c:v>-76.150217850000004</c:v>
                </c:pt>
                <c:pt idx="1957">
                  <c:v>-75.699688510000001</c:v>
                </c:pt>
                <c:pt idx="1958">
                  <c:v>-74.661901639999996</c:v>
                </c:pt>
                <c:pt idx="1959">
                  <c:v>-73.057780789999995</c:v>
                </c:pt>
                <c:pt idx="1960">
                  <c:v>-70.864602110000007</c:v>
                </c:pt>
                <c:pt idx="1961">
                  <c:v>-68.061535050000003</c:v>
                </c:pt>
                <c:pt idx="1962">
                  <c:v>-64.636278489999995</c:v>
                </c:pt>
                <c:pt idx="1963">
                  <c:v>-60.575385939999997</c:v>
                </c:pt>
                <c:pt idx="1964">
                  <c:v>-55.900618260000002</c:v>
                </c:pt>
                <c:pt idx="1965">
                  <c:v>-50.708274299999999</c:v>
                </c:pt>
                <c:pt idx="1966">
                  <c:v>-45.139622709999998</c:v>
                </c:pt>
                <c:pt idx="1967">
                  <c:v>-39.399827899999998</c:v>
                </c:pt>
                <c:pt idx="1968">
                  <c:v>-33.669133559999999</c:v>
                </c:pt>
                <c:pt idx="1969">
                  <c:v>-28.06788353</c:v>
                </c:pt>
                <c:pt idx="1970">
                  <c:v>-22.660333680000001</c:v>
                </c:pt>
                <c:pt idx="1971">
                  <c:v>-17.466759159999999</c:v>
                </c:pt>
                <c:pt idx="1972">
                  <c:v>-12.42140702</c:v>
                </c:pt>
                <c:pt idx="1973">
                  <c:v>-7.456395219</c:v>
                </c:pt>
                <c:pt idx="1974">
                  <c:v>-2.6372555539999998</c:v>
                </c:pt>
                <c:pt idx="1975">
                  <c:v>1.9270361970000001</c:v>
                </c:pt>
                <c:pt idx="1976">
                  <c:v>6.1196209130000003</c:v>
                </c:pt>
                <c:pt idx="1977">
                  <c:v>9.8866530949999998</c:v>
                </c:pt>
                <c:pt idx="1978">
                  <c:v>13.211245910000001</c:v>
                </c:pt>
                <c:pt idx="1979">
                  <c:v>16.21490305</c:v>
                </c:pt>
                <c:pt idx="1980">
                  <c:v>19.061945850000001</c:v>
                </c:pt>
                <c:pt idx="1981">
                  <c:v>21.78779866</c:v>
                </c:pt>
                <c:pt idx="1982">
                  <c:v>24.322272519999999</c:v>
                </c:pt>
                <c:pt idx="1983">
                  <c:v>26.475308290000001</c:v>
                </c:pt>
                <c:pt idx="1984">
                  <c:v>27.980962290000001</c:v>
                </c:pt>
                <c:pt idx="1985">
                  <c:v>28.699854680000001</c:v>
                </c:pt>
                <c:pt idx="1986">
                  <c:v>28.689439329999999</c:v>
                </c:pt>
                <c:pt idx="1987">
                  <c:v>28.403694080000001</c:v>
                </c:pt>
                <c:pt idx="1988">
                  <c:v>28.44424888</c:v>
                </c:pt>
                <c:pt idx="1989">
                  <c:v>28.979644499999999</c:v>
                </c:pt>
                <c:pt idx="1990">
                  <c:v>29.844578169999998</c:v>
                </c:pt>
                <c:pt idx="1991">
                  <c:v>30.56780715</c:v>
                </c:pt>
                <c:pt idx="1992">
                  <c:v>30.907792430000001</c:v>
                </c:pt>
                <c:pt idx="1993">
                  <c:v>31.043994980000001</c:v>
                </c:pt>
                <c:pt idx="1994">
                  <c:v>31.198658000000002</c:v>
                </c:pt>
                <c:pt idx="1995">
                  <c:v>31.3474073</c:v>
                </c:pt>
                <c:pt idx="1996">
                  <c:v>31.241594370000001</c:v>
                </c:pt>
                <c:pt idx="1997">
                  <c:v>30.652944819999998</c:v>
                </c:pt>
                <c:pt idx="1998">
                  <c:v>29.781360589999998</c:v>
                </c:pt>
                <c:pt idx="1999">
                  <c:v>28.951965879999999</c:v>
                </c:pt>
                <c:pt idx="2000">
                  <c:v>28.258285699999998</c:v>
                </c:pt>
                <c:pt idx="2001">
                  <c:v>27.623820940000002</c:v>
                </c:pt>
                <c:pt idx="2002">
                  <c:v>26.97159821</c:v>
                </c:pt>
                <c:pt idx="2003">
                  <c:v>26.284241560000002</c:v>
                </c:pt>
                <c:pt idx="2004">
                  <c:v>25.597895130000001</c:v>
                </c:pt>
                <c:pt idx="2005">
                  <c:v>24.904658009999999</c:v>
                </c:pt>
                <c:pt idx="2006">
                  <c:v>24.163482810000001</c:v>
                </c:pt>
                <c:pt idx="2007">
                  <c:v>23.279162329999998</c:v>
                </c:pt>
                <c:pt idx="2008">
                  <c:v>22.20691034</c:v>
                </c:pt>
                <c:pt idx="2009">
                  <c:v>20.98605968</c:v>
                </c:pt>
                <c:pt idx="2010">
                  <c:v>19.598285440000002</c:v>
                </c:pt>
                <c:pt idx="2011">
                  <c:v>18.129069340000001</c:v>
                </c:pt>
                <c:pt idx="2012">
                  <c:v>16.790504970000001</c:v>
                </c:pt>
                <c:pt idx="2013">
                  <c:v>15.614660349999999</c:v>
                </c:pt>
                <c:pt idx="2014">
                  <c:v>14.479278239999999</c:v>
                </c:pt>
                <c:pt idx="2015">
                  <c:v>13.256299459999999</c:v>
                </c:pt>
                <c:pt idx="2016">
                  <c:v>11.903444950000001</c:v>
                </c:pt>
                <c:pt idx="2017">
                  <c:v>10.44644031</c:v>
                </c:pt>
                <c:pt idx="2018">
                  <c:v>8.9147689430000003</c:v>
                </c:pt>
                <c:pt idx="2019">
                  <c:v>7.3362911840000002</c:v>
                </c:pt>
                <c:pt idx="2020">
                  <c:v>5.6803998809999996</c:v>
                </c:pt>
                <c:pt idx="2021">
                  <c:v>4.0335932430000003</c:v>
                </c:pt>
                <c:pt idx="2022">
                  <c:v>2.477429098</c:v>
                </c:pt>
                <c:pt idx="2023">
                  <c:v>0.99521125600000004</c:v>
                </c:pt>
                <c:pt idx="2024">
                  <c:v>-0.470022049</c:v>
                </c:pt>
                <c:pt idx="2025">
                  <c:v>-1.9804044080000001</c:v>
                </c:pt>
                <c:pt idx="2026">
                  <c:v>-3.6011775799999999</c:v>
                </c:pt>
                <c:pt idx="2027">
                  <c:v>-5.3765042080000001</c:v>
                </c:pt>
                <c:pt idx="2028">
                  <c:v>-7.2589972639999996</c:v>
                </c:pt>
                <c:pt idx="2029">
                  <c:v>-9.2105707989999992</c:v>
                </c:pt>
                <c:pt idx="2030">
                  <c:v>-11.201146980000001</c:v>
                </c:pt>
                <c:pt idx="2031">
                  <c:v>-13.2380879</c:v>
                </c:pt>
                <c:pt idx="2032">
                  <c:v>-15.322626550000001</c:v>
                </c:pt>
                <c:pt idx="2033">
                  <c:v>-17.48183993</c:v>
                </c:pt>
                <c:pt idx="2034">
                  <c:v>-19.793818980000001</c:v>
                </c:pt>
                <c:pt idx="2035">
                  <c:v>-22.31278622</c:v>
                </c:pt>
                <c:pt idx="2036">
                  <c:v>-25.013958590000001</c:v>
                </c:pt>
                <c:pt idx="2037">
                  <c:v>-27.80159832</c:v>
                </c:pt>
                <c:pt idx="2038">
                  <c:v>-30.61854009</c:v>
                </c:pt>
                <c:pt idx="2039">
                  <c:v>-33.428165309999997</c:v>
                </c:pt>
                <c:pt idx="2040">
                  <c:v>-36.230828969999997</c:v>
                </c:pt>
                <c:pt idx="2041">
                  <c:v>-39.003392609999999</c:v>
                </c:pt>
                <c:pt idx="2042">
                  <c:v>-41.730731929999997</c:v>
                </c:pt>
                <c:pt idx="2043">
                  <c:v>-44.402894099999997</c:v>
                </c:pt>
                <c:pt idx="2044">
                  <c:v>-46.998042750000003</c:v>
                </c:pt>
                <c:pt idx="2045">
                  <c:v>-49.46189768</c:v>
                </c:pt>
                <c:pt idx="2046">
                  <c:v>-51.765832400000001</c:v>
                </c:pt>
                <c:pt idx="2047">
                  <c:v>-53.914448819999997</c:v>
                </c:pt>
                <c:pt idx="2048">
                  <c:v>-55.909285240000003</c:v>
                </c:pt>
                <c:pt idx="2049">
                  <c:v>-57.780104799999997</c:v>
                </c:pt>
                <c:pt idx="2050">
                  <c:v>-59.57215738</c:v>
                </c:pt>
                <c:pt idx="2051">
                  <c:v>-61.305273270000001</c:v>
                </c:pt>
                <c:pt idx="2052">
                  <c:v>-62.950741170000001</c:v>
                </c:pt>
                <c:pt idx="2053">
                  <c:v>-64.440313720000006</c:v>
                </c:pt>
                <c:pt idx="2054">
                  <c:v>-65.740315730000006</c:v>
                </c:pt>
                <c:pt idx="2055">
                  <c:v>-66.804681270000003</c:v>
                </c:pt>
                <c:pt idx="2056">
                  <c:v>-67.558378750000003</c:v>
                </c:pt>
                <c:pt idx="2057">
                  <c:v>-67.893803809999994</c:v>
                </c:pt>
                <c:pt idx="2058">
                  <c:v>-67.630804260000005</c:v>
                </c:pt>
                <c:pt idx="2059">
                  <c:v>-66.68206017</c:v>
                </c:pt>
                <c:pt idx="2060">
                  <c:v>-65.060961309999996</c:v>
                </c:pt>
                <c:pt idx="2061">
                  <c:v>-62.775453859999999</c:v>
                </c:pt>
                <c:pt idx="2062">
                  <c:v>-59.937027370000003</c:v>
                </c:pt>
                <c:pt idx="2063">
                  <c:v>-56.665386040000001</c:v>
                </c:pt>
                <c:pt idx="2064">
                  <c:v>-53.146305560000002</c:v>
                </c:pt>
                <c:pt idx="2065">
                  <c:v>-49.537494469999999</c:v>
                </c:pt>
                <c:pt idx="2066">
                  <c:v>-46.045769739999997</c:v>
                </c:pt>
                <c:pt idx="2067">
                  <c:v>-42.829551879999997</c:v>
                </c:pt>
                <c:pt idx="2068">
                  <c:v>-39.965949039999998</c:v>
                </c:pt>
                <c:pt idx="2069">
                  <c:v>-37.40051382</c:v>
                </c:pt>
                <c:pt idx="2070">
                  <c:v>-34.977710930000001</c:v>
                </c:pt>
                <c:pt idx="2071">
                  <c:v>-32.542681930000001</c:v>
                </c:pt>
                <c:pt idx="2072">
                  <c:v>-29.972791650000001</c:v>
                </c:pt>
                <c:pt idx="2073">
                  <c:v>-27.207910259999998</c:v>
                </c:pt>
                <c:pt idx="2074">
                  <c:v>-24.28063079</c:v>
                </c:pt>
                <c:pt idx="2075">
                  <c:v>-21.274189979999999</c:v>
                </c:pt>
                <c:pt idx="2076">
                  <c:v>-18.341308720000001</c:v>
                </c:pt>
                <c:pt idx="2077">
                  <c:v>-15.61002482</c:v>
                </c:pt>
                <c:pt idx="2078">
                  <c:v>-13.18293525</c:v>
                </c:pt>
                <c:pt idx="2079">
                  <c:v>-11.114344300000001</c:v>
                </c:pt>
                <c:pt idx="2080">
                  <c:v>-9.4115805550000005</c:v>
                </c:pt>
                <c:pt idx="2081">
                  <c:v>-8.0159884239999997</c:v>
                </c:pt>
                <c:pt idx="2082">
                  <c:v>-6.8122087950000001</c:v>
                </c:pt>
                <c:pt idx="2083">
                  <c:v>-5.734788139</c:v>
                </c:pt>
                <c:pt idx="2084">
                  <c:v>-4.798964657</c:v>
                </c:pt>
                <c:pt idx="2085">
                  <c:v>-4.047892483</c:v>
                </c:pt>
                <c:pt idx="2086">
                  <c:v>-3.5166150740000002</c:v>
                </c:pt>
                <c:pt idx="2087">
                  <c:v>-3.155838052</c:v>
                </c:pt>
                <c:pt idx="2088">
                  <c:v>-2.8510202709999999</c:v>
                </c:pt>
                <c:pt idx="2089">
                  <c:v>-2.5239924060000001</c:v>
                </c:pt>
                <c:pt idx="2090">
                  <c:v>-2.2146081780000002</c:v>
                </c:pt>
                <c:pt idx="2091">
                  <c:v>-2.0286811739999999</c:v>
                </c:pt>
                <c:pt idx="2092">
                  <c:v>-2.0687619509999999</c:v>
                </c:pt>
                <c:pt idx="2093">
                  <c:v>-2.2464063919999999</c:v>
                </c:pt>
                <c:pt idx="2094">
                  <c:v>-2.2843140439999998</c:v>
                </c:pt>
                <c:pt idx="2095">
                  <c:v>-1.916816023</c:v>
                </c:pt>
                <c:pt idx="2096">
                  <c:v>-1.066084722</c:v>
                </c:pt>
                <c:pt idx="2097">
                  <c:v>7.3794951999999997E-2</c:v>
                </c:pt>
                <c:pt idx="2098">
                  <c:v>1.191462593</c:v>
                </c:pt>
                <c:pt idx="2099">
                  <c:v>2.0314197209999998</c:v>
                </c:pt>
                <c:pt idx="2100">
                  <c:v>2.5910988069999998</c:v>
                </c:pt>
                <c:pt idx="2101">
                  <c:v>3.004423091</c:v>
                </c:pt>
                <c:pt idx="2102">
                  <c:v>3.4066217289999998</c:v>
                </c:pt>
                <c:pt idx="2103">
                  <c:v>3.9182524939999999</c:v>
                </c:pt>
                <c:pt idx="2104">
                  <c:v>4.609153644</c:v>
                </c:pt>
                <c:pt idx="2105">
                  <c:v>5.5290380309999998</c:v>
                </c:pt>
                <c:pt idx="2106">
                  <c:v>6.6735392710000001</c:v>
                </c:pt>
                <c:pt idx="2107">
                  <c:v>7.9669664649999996</c:v>
                </c:pt>
                <c:pt idx="2108">
                  <c:v>9.3201346160000007</c:v>
                </c:pt>
                <c:pt idx="2109">
                  <c:v>10.64638132</c:v>
                </c:pt>
                <c:pt idx="2110">
                  <c:v>11.95123824</c:v>
                </c:pt>
                <c:pt idx="2111">
                  <c:v>13.295616470000001</c:v>
                </c:pt>
                <c:pt idx="2112">
                  <c:v>14.744114099999999</c:v>
                </c:pt>
                <c:pt idx="2113">
                  <c:v>16.374658839999999</c:v>
                </c:pt>
                <c:pt idx="2114">
                  <c:v>18.194165040000001</c:v>
                </c:pt>
                <c:pt idx="2115">
                  <c:v>20.17541392</c:v>
                </c:pt>
                <c:pt idx="2116">
                  <c:v>22.273145119999999</c:v>
                </c:pt>
                <c:pt idx="2117">
                  <c:v>24.42169234</c:v>
                </c:pt>
                <c:pt idx="2118">
                  <c:v>26.611958420000001</c:v>
                </c:pt>
                <c:pt idx="2119">
                  <c:v>28.817781929999999</c:v>
                </c:pt>
                <c:pt idx="2120">
                  <c:v>31.124433669999998</c:v>
                </c:pt>
                <c:pt idx="2121">
                  <c:v>33.567388260000001</c:v>
                </c:pt>
                <c:pt idx="2122">
                  <c:v>36.002872429999996</c:v>
                </c:pt>
                <c:pt idx="2123">
                  <c:v>38.19599032</c:v>
                </c:pt>
                <c:pt idx="2124">
                  <c:v>39.91808786</c:v>
                </c:pt>
                <c:pt idx="2125">
                  <c:v>41.118867899999998</c:v>
                </c:pt>
                <c:pt idx="2126">
                  <c:v>41.815066760000001</c:v>
                </c:pt>
                <c:pt idx="2127">
                  <c:v>42.223252180000003</c:v>
                </c:pt>
                <c:pt idx="2128">
                  <c:v>42.502890260000001</c:v>
                </c:pt>
                <c:pt idx="2129">
                  <c:v>42.827703479999997</c:v>
                </c:pt>
                <c:pt idx="2130">
                  <c:v>43.352900490000003</c:v>
                </c:pt>
                <c:pt idx="2131">
                  <c:v>44.083774419999997</c:v>
                </c:pt>
                <c:pt idx="2132">
                  <c:v>44.823522310000001</c:v>
                </c:pt>
                <c:pt idx="2133">
                  <c:v>45.415703039999997</c:v>
                </c:pt>
                <c:pt idx="2134">
                  <c:v>45.831432960000001</c:v>
                </c:pt>
                <c:pt idx="2135">
                  <c:v>46.033533519999999</c:v>
                </c:pt>
                <c:pt idx="2136">
                  <c:v>46.006748549999998</c:v>
                </c:pt>
                <c:pt idx="2137">
                  <c:v>45.727108680000001</c:v>
                </c:pt>
                <c:pt idx="2138">
                  <c:v>45.24322789</c:v>
                </c:pt>
                <c:pt idx="2139">
                  <c:v>44.804407570000002</c:v>
                </c:pt>
                <c:pt idx="2140">
                  <c:v>44.575277300000003</c:v>
                </c:pt>
                <c:pt idx="2141">
                  <c:v>44.621159489999997</c:v>
                </c:pt>
                <c:pt idx="2142">
                  <c:v>44.852344539999997</c:v>
                </c:pt>
                <c:pt idx="2143">
                  <c:v>45.109758710000001</c:v>
                </c:pt>
                <c:pt idx="2144">
                  <c:v>45.3168279</c:v>
                </c:pt>
                <c:pt idx="2145">
                  <c:v>45.468513160000001</c:v>
                </c:pt>
                <c:pt idx="2146">
                  <c:v>45.492768060000003</c:v>
                </c:pt>
                <c:pt idx="2147">
                  <c:v>45.26739551</c:v>
                </c:pt>
                <c:pt idx="2148">
                  <c:v>44.759071239999997</c:v>
                </c:pt>
                <c:pt idx="2149">
                  <c:v>44.151544919999999</c:v>
                </c:pt>
                <c:pt idx="2150">
                  <c:v>43.451364060000003</c:v>
                </c:pt>
                <c:pt idx="2151">
                  <c:v>42.753389900000002</c:v>
                </c:pt>
                <c:pt idx="2152">
                  <c:v>42.129330539999998</c:v>
                </c:pt>
                <c:pt idx="2153">
                  <c:v>41.612281510000003</c:v>
                </c:pt>
                <c:pt idx="2154">
                  <c:v>41.224124179999997</c:v>
                </c:pt>
                <c:pt idx="2155">
                  <c:v>40.960936160000003</c:v>
                </c:pt>
                <c:pt idx="2156">
                  <c:v>40.804664250000002</c:v>
                </c:pt>
                <c:pt idx="2157">
                  <c:v>40.75008879</c:v>
                </c:pt>
                <c:pt idx="2158">
                  <c:v>40.735644389999997</c:v>
                </c:pt>
                <c:pt idx="2159">
                  <c:v>40.740530270000001</c:v>
                </c:pt>
                <c:pt idx="2160">
                  <c:v>40.692410299999999</c:v>
                </c:pt>
                <c:pt idx="2161">
                  <c:v>40.49731895</c:v>
                </c:pt>
                <c:pt idx="2162">
                  <c:v>40.220688420000002</c:v>
                </c:pt>
                <c:pt idx="2163">
                  <c:v>39.964987569999998</c:v>
                </c:pt>
                <c:pt idx="2164">
                  <c:v>39.766197259999998</c:v>
                </c:pt>
                <c:pt idx="2165">
                  <c:v>39.626751949999999</c:v>
                </c:pt>
                <c:pt idx="2166">
                  <c:v>39.555206669999997</c:v>
                </c:pt>
                <c:pt idx="2167">
                  <c:v>39.54937614</c:v>
                </c:pt>
                <c:pt idx="2168">
                  <c:v>39.59881738</c:v>
                </c:pt>
                <c:pt idx="2169">
                  <c:v>39.651246149999999</c:v>
                </c:pt>
                <c:pt idx="2170">
                  <c:v>39.584827879999999</c:v>
                </c:pt>
                <c:pt idx="2171">
                  <c:v>39.444375430000001</c:v>
                </c:pt>
                <c:pt idx="2172">
                  <c:v>39.225329459999998</c:v>
                </c:pt>
                <c:pt idx="2173">
                  <c:v>38.972546729999998</c:v>
                </c:pt>
                <c:pt idx="2174">
                  <c:v>38.781890869999998</c:v>
                </c:pt>
                <c:pt idx="2175">
                  <c:v>38.649647280000003</c:v>
                </c:pt>
                <c:pt idx="2176">
                  <c:v>38.534910709999998</c:v>
                </c:pt>
                <c:pt idx="2177">
                  <c:v>38.413686579999997</c:v>
                </c:pt>
                <c:pt idx="2178">
                  <c:v>38.27436951</c:v>
                </c:pt>
                <c:pt idx="2179">
                  <c:v>38.052824979999997</c:v>
                </c:pt>
                <c:pt idx="2180">
                  <c:v>37.700924379999996</c:v>
                </c:pt>
                <c:pt idx="2181">
                  <c:v>37.246021210000002</c:v>
                </c:pt>
                <c:pt idx="2182">
                  <c:v>36.734031360000003</c:v>
                </c:pt>
                <c:pt idx="2183">
                  <c:v>36.126953260000001</c:v>
                </c:pt>
                <c:pt idx="2184">
                  <c:v>35.21988399</c:v>
                </c:pt>
                <c:pt idx="2185">
                  <c:v>34.35007985</c:v>
                </c:pt>
                <c:pt idx="2186">
                  <c:v>33.523680480000003</c:v>
                </c:pt>
                <c:pt idx="2187">
                  <c:v>32.835751770000002</c:v>
                </c:pt>
                <c:pt idx="2188">
                  <c:v>32.276404309999997</c:v>
                </c:pt>
                <c:pt idx="2189">
                  <c:v>31.87749822</c:v>
                </c:pt>
                <c:pt idx="2190">
                  <c:v>31.501877220000001</c:v>
                </c:pt>
                <c:pt idx="2191">
                  <c:v>31.029565040000001</c:v>
                </c:pt>
                <c:pt idx="2192">
                  <c:v>30.415429570000001</c:v>
                </c:pt>
                <c:pt idx="2193">
                  <c:v>29.688046920000001</c:v>
                </c:pt>
                <c:pt idx="2194">
                  <c:v>28.939133200000001</c:v>
                </c:pt>
                <c:pt idx="2195">
                  <c:v>28.215053640000001</c:v>
                </c:pt>
                <c:pt idx="2196">
                  <c:v>27.526390630000002</c:v>
                </c:pt>
                <c:pt idx="2197">
                  <c:v>26.894672360000001</c:v>
                </c:pt>
                <c:pt idx="2198">
                  <c:v>26.33800535</c:v>
                </c:pt>
                <c:pt idx="2199">
                  <c:v>25.82825236</c:v>
                </c:pt>
                <c:pt idx="2200">
                  <c:v>25.326899170000001</c:v>
                </c:pt>
                <c:pt idx="2201">
                  <c:v>24.798262909999998</c:v>
                </c:pt>
                <c:pt idx="2202">
                  <c:v>24.238958889999999</c:v>
                </c:pt>
                <c:pt idx="2203">
                  <c:v>23.678469830000001</c:v>
                </c:pt>
                <c:pt idx="2204">
                  <c:v>23.129875179999999</c:v>
                </c:pt>
                <c:pt idx="2205">
                  <c:v>22.638170250000002</c:v>
                </c:pt>
                <c:pt idx="2206">
                  <c:v>22.23727045</c:v>
                </c:pt>
                <c:pt idx="2207">
                  <c:v>21.937659960000001</c:v>
                </c:pt>
                <c:pt idx="2208">
                  <c:v>21.698669559999999</c:v>
                </c:pt>
                <c:pt idx="2209">
                  <c:v>21.458818350000001</c:v>
                </c:pt>
                <c:pt idx="2210">
                  <c:v>21.185857800000001</c:v>
                </c:pt>
                <c:pt idx="2211">
                  <c:v>20.852587249999999</c:v>
                </c:pt>
                <c:pt idx="2212">
                  <c:v>20.44074526</c:v>
                </c:pt>
                <c:pt idx="2213">
                  <c:v>20.00815644</c:v>
                </c:pt>
                <c:pt idx="2214">
                  <c:v>19.634687929999998</c:v>
                </c:pt>
                <c:pt idx="2215">
                  <c:v>19.363947289999999</c:v>
                </c:pt>
                <c:pt idx="2216">
                  <c:v>19.1657096</c:v>
                </c:pt>
                <c:pt idx="2217">
                  <c:v>18.968172070000001</c:v>
                </c:pt>
                <c:pt idx="2218">
                  <c:v>18.732330170000001</c:v>
                </c:pt>
                <c:pt idx="2219">
                  <c:v>18.43236143</c:v>
                </c:pt>
                <c:pt idx="2220">
                  <c:v>18.07218026</c:v>
                </c:pt>
                <c:pt idx="2221">
                  <c:v>17.73084549</c:v>
                </c:pt>
                <c:pt idx="2222">
                  <c:v>17.470901520000002</c:v>
                </c:pt>
                <c:pt idx="2223">
                  <c:v>17.277055789999999</c:v>
                </c:pt>
                <c:pt idx="2224">
                  <c:v>17.109108320000001</c:v>
                </c:pt>
                <c:pt idx="2225">
                  <c:v>16.91757479</c:v>
                </c:pt>
                <c:pt idx="2226">
                  <c:v>16.65715337</c:v>
                </c:pt>
                <c:pt idx="2227">
                  <c:v>16.327779809999999</c:v>
                </c:pt>
                <c:pt idx="2228">
                  <c:v>15.97336945</c:v>
                </c:pt>
                <c:pt idx="2229">
                  <c:v>15.63728864</c:v>
                </c:pt>
                <c:pt idx="2230">
                  <c:v>15.351033449999999</c:v>
                </c:pt>
                <c:pt idx="2231">
                  <c:v>15.125620120000001</c:v>
                </c:pt>
                <c:pt idx="2232">
                  <c:v>14.91424174</c:v>
                </c:pt>
                <c:pt idx="2233">
                  <c:v>14.59942086</c:v>
                </c:pt>
                <c:pt idx="2234">
                  <c:v>14.303912110000001</c:v>
                </c:pt>
                <c:pt idx="2235">
                  <c:v>13.98728726</c:v>
                </c:pt>
                <c:pt idx="2236">
                  <c:v>13.64373206</c:v>
                </c:pt>
                <c:pt idx="2237">
                  <c:v>13.30158604</c:v>
                </c:pt>
                <c:pt idx="2238">
                  <c:v>12.984554279999999</c:v>
                </c:pt>
                <c:pt idx="2239">
                  <c:v>12.71686965</c:v>
                </c:pt>
                <c:pt idx="2240">
                  <c:v>12.49927872</c:v>
                </c:pt>
                <c:pt idx="2241">
                  <c:v>12.29252546</c:v>
                </c:pt>
                <c:pt idx="2242">
                  <c:v>12.02078985</c:v>
                </c:pt>
                <c:pt idx="2243">
                  <c:v>11.699112420000001</c:v>
                </c:pt>
                <c:pt idx="2244">
                  <c:v>11.38566855</c:v>
                </c:pt>
                <c:pt idx="2245">
                  <c:v>11.08939004</c:v>
                </c:pt>
                <c:pt idx="2246">
                  <c:v>10.819504500000001</c:v>
                </c:pt>
                <c:pt idx="2247">
                  <c:v>10.568858690000001</c:v>
                </c:pt>
                <c:pt idx="2248">
                  <c:v>10.33442999</c:v>
                </c:pt>
                <c:pt idx="2249">
                  <c:v>10.107074109999999</c:v>
                </c:pt>
                <c:pt idx="2250">
                  <c:v>9.8636083509999999</c:v>
                </c:pt>
                <c:pt idx="2251">
                  <c:v>9.5869757040000003</c:v>
                </c:pt>
                <c:pt idx="2252">
                  <c:v>9.2885872299999992</c:v>
                </c:pt>
                <c:pt idx="2253">
                  <c:v>9.0014784250000002</c:v>
                </c:pt>
                <c:pt idx="2254">
                  <c:v>8.7514110370000004</c:v>
                </c:pt>
                <c:pt idx="2255">
                  <c:v>8.5363624159999993</c:v>
                </c:pt>
                <c:pt idx="2256">
                  <c:v>8.3349755479999992</c:v>
                </c:pt>
                <c:pt idx="2257">
                  <c:v>8.1271103369999995</c:v>
                </c:pt>
                <c:pt idx="2258">
                  <c:v>7.9022575499999999</c:v>
                </c:pt>
                <c:pt idx="2259">
                  <c:v>7.6645021990000002</c:v>
                </c:pt>
                <c:pt idx="2260">
                  <c:v>7.4249723349999996</c:v>
                </c:pt>
                <c:pt idx="2261">
                  <c:v>7.2004874089999999</c:v>
                </c:pt>
                <c:pt idx="2262">
                  <c:v>6.9902131199999999</c:v>
                </c:pt>
                <c:pt idx="2263">
                  <c:v>6.7754380779999996</c:v>
                </c:pt>
                <c:pt idx="2264">
                  <c:v>6.5459249960000001</c:v>
                </c:pt>
                <c:pt idx="2265">
                  <c:v>6.3017808759999996</c:v>
                </c:pt>
                <c:pt idx="2266">
                  <c:v>6.054239419</c:v>
                </c:pt>
                <c:pt idx="2267">
                  <c:v>5.824287751</c:v>
                </c:pt>
                <c:pt idx="2268">
                  <c:v>5.6277253160000003</c:v>
                </c:pt>
                <c:pt idx="2269">
                  <c:v>5.4698926090000004</c:v>
                </c:pt>
                <c:pt idx="2270">
                  <c:v>5.3614999770000002</c:v>
                </c:pt>
                <c:pt idx="2271">
                  <c:v>5.288992597</c:v>
                </c:pt>
                <c:pt idx="2272">
                  <c:v>5.219001446</c:v>
                </c:pt>
                <c:pt idx="2273">
                  <c:v>5.1411239569999996</c:v>
                </c:pt>
                <c:pt idx="2274">
                  <c:v>5.0534063380000003</c:v>
                </c:pt>
                <c:pt idx="2275">
                  <c:v>4.9604668509999996</c:v>
                </c:pt>
                <c:pt idx="2276">
                  <c:v>4.8781804539999998</c:v>
                </c:pt>
                <c:pt idx="2277">
                  <c:v>4.8146212249999998</c:v>
                </c:pt>
                <c:pt idx="2278">
                  <c:v>4.7626594600000001</c:v>
                </c:pt>
                <c:pt idx="2279">
                  <c:v>4.7243736309999997</c:v>
                </c:pt>
                <c:pt idx="2280">
                  <c:v>4.6780705779999998</c:v>
                </c:pt>
                <c:pt idx="2281">
                  <c:v>4.6033752269999999</c:v>
                </c:pt>
                <c:pt idx="2282">
                  <c:v>4.4943254020000003</c:v>
                </c:pt>
                <c:pt idx="2283">
                  <c:v>4.3501541939999999</c:v>
                </c:pt>
                <c:pt idx="2284">
                  <c:v>4.19791603</c:v>
                </c:pt>
                <c:pt idx="2285">
                  <c:v>4.0538328300000002</c:v>
                </c:pt>
                <c:pt idx="2286">
                  <c:v>3.9178297529999999</c:v>
                </c:pt>
                <c:pt idx="2287">
                  <c:v>3.7961589579999999</c:v>
                </c:pt>
                <c:pt idx="2288">
                  <c:v>3.6889099390000002</c:v>
                </c:pt>
                <c:pt idx="2289">
                  <c:v>3.59217736</c:v>
                </c:pt>
                <c:pt idx="2290">
                  <c:v>3.507146213</c:v>
                </c:pt>
                <c:pt idx="2291">
                  <c:v>3.4154547289999999</c:v>
                </c:pt>
                <c:pt idx="2292">
                  <c:v>3.3077742940000001</c:v>
                </c:pt>
                <c:pt idx="2293">
                  <c:v>3.1874783080000002</c:v>
                </c:pt>
                <c:pt idx="2294">
                  <c:v>3.0655153020000001</c:v>
                </c:pt>
                <c:pt idx="2295">
                  <c:v>2.9500180359999999</c:v>
                </c:pt>
                <c:pt idx="2296">
                  <c:v>2.8388609549999999</c:v>
                </c:pt>
                <c:pt idx="2297">
                  <c:v>2.7221502960000001</c:v>
                </c:pt>
                <c:pt idx="2298">
                  <c:v>2.6069628699999998</c:v>
                </c:pt>
                <c:pt idx="2299">
                  <c:v>2.5147301930000001</c:v>
                </c:pt>
                <c:pt idx="2300">
                  <c:v>2.4502766889999998</c:v>
                </c:pt>
                <c:pt idx="2301">
                  <c:v>2.4081338350000001</c:v>
                </c:pt>
                <c:pt idx="2302">
                  <c:v>2.372288078</c:v>
                </c:pt>
                <c:pt idx="2303">
                  <c:v>2.3422040370000001</c:v>
                </c:pt>
                <c:pt idx="2304">
                  <c:v>2.3239401960000001</c:v>
                </c:pt>
                <c:pt idx="2305">
                  <c:v>2.3215499519999998</c:v>
                </c:pt>
                <c:pt idx="2306">
                  <c:v>2.3294848730000002</c:v>
                </c:pt>
                <c:pt idx="2307">
                  <c:v>2.3482568559999999</c:v>
                </c:pt>
                <c:pt idx="2308">
                  <c:v>2.3674593989999999</c:v>
                </c:pt>
                <c:pt idx="2309">
                  <c:v>2.3720876510000002</c:v>
                </c:pt>
                <c:pt idx="2310">
                  <c:v>2.364664238</c:v>
                </c:pt>
                <c:pt idx="2311">
                  <c:v>2.347056013</c:v>
                </c:pt>
                <c:pt idx="2312">
                  <c:v>2.3303942929999999</c:v>
                </c:pt>
                <c:pt idx="2313">
                  <c:v>2.3186089870000002</c:v>
                </c:pt>
                <c:pt idx="2314">
                  <c:v>2.3076299470000001</c:v>
                </c:pt>
                <c:pt idx="2315">
                  <c:v>2.2942355280000002</c:v>
                </c:pt>
                <c:pt idx="2316">
                  <c:v>2.2768436379999999</c:v>
                </c:pt>
                <c:pt idx="2317">
                  <c:v>2.2628132449999998</c:v>
                </c:pt>
                <c:pt idx="2318">
                  <c:v>2.2570111000000002</c:v>
                </c:pt>
                <c:pt idx="2319">
                  <c:v>2.255925258</c:v>
                </c:pt>
                <c:pt idx="2320">
                  <c:v>2.2533771929999999</c:v>
                </c:pt>
                <c:pt idx="2321">
                  <c:v>2.2445166090000002</c:v>
                </c:pt>
                <c:pt idx="2322">
                  <c:v>2.2359200370000001</c:v>
                </c:pt>
                <c:pt idx="2323">
                  <c:v>2.2289616159999999</c:v>
                </c:pt>
                <c:pt idx="2324">
                  <c:v>2.2246228239999999</c:v>
                </c:pt>
                <c:pt idx="2325">
                  <c:v>2.205642407</c:v>
                </c:pt>
                <c:pt idx="2326">
                  <c:v>2.1747025390000001</c:v>
                </c:pt>
                <c:pt idx="2327">
                  <c:v>2.1539243680000002</c:v>
                </c:pt>
                <c:pt idx="2328">
                  <c:v>2.1620984609999998</c:v>
                </c:pt>
                <c:pt idx="2329">
                  <c:v>2.2059234719999998</c:v>
                </c:pt>
                <c:pt idx="2330">
                  <c:v>2.2509668619999998</c:v>
                </c:pt>
                <c:pt idx="2331">
                  <c:v>2.261398105</c:v>
                </c:pt>
              </c:numCache>
            </c:numRef>
          </c:val>
          <c:smooth val="0"/>
          <c:extLst>
            <c:ext xmlns:c16="http://schemas.microsoft.com/office/drawing/2014/chart" uri="{C3380CC4-5D6E-409C-BE32-E72D297353CC}">
              <c16:uniqueId val="{00000002-E65A-4684-94C5-0217CABC1CEC}"/>
            </c:ext>
          </c:extLst>
        </c:ser>
        <c:dLbls>
          <c:showLegendKey val="0"/>
          <c:showVal val="0"/>
          <c:showCatName val="0"/>
          <c:showSerName val="0"/>
          <c:showPercent val="0"/>
          <c:showBubbleSize val="0"/>
        </c:dLbls>
        <c:smooth val="0"/>
        <c:axId val="731552032"/>
        <c:axId val="731544160"/>
      </c:lineChart>
      <c:catAx>
        <c:axId val="7315520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1544160"/>
        <c:crosses val="autoZero"/>
        <c:auto val="1"/>
        <c:lblAlgn val="ctr"/>
        <c:lblOffset val="100"/>
        <c:noMultiLvlLbl val="0"/>
      </c:catAx>
      <c:valAx>
        <c:axId val="731544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1552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Gyro_Action1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Sheet1!$J$1</c:f>
              <c:strCache>
                <c:ptCount val="1"/>
                <c:pt idx="0">
                  <c:v>G_x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Sheet1!$J$2:$J$2756</c:f>
              <c:numCache>
                <c:formatCode>General</c:formatCode>
                <c:ptCount val="2755"/>
                <c:pt idx="0">
                  <c:v>0.19564000000000001</c:v>
                </c:pt>
                <c:pt idx="1">
                  <c:v>0.36205799999999999</c:v>
                </c:pt>
                <c:pt idx="2">
                  <c:v>-3.0862000000000001E-2</c:v>
                </c:pt>
                <c:pt idx="3">
                  <c:v>-0.25884699999999999</c:v>
                </c:pt>
                <c:pt idx="4">
                  <c:v>-0.33666699999999999</c:v>
                </c:pt>
                <c:pt idx="5">
                  <c:v>-0.53886199999999995</c:v>
                </c:pt>
                <c:pt idx="6">
                  <c:v>3.7219000000000002E-2</c:v>
                </c:pt>
                <c:pt idx="7">
                  <c:v>2.3090000000000003E-2</c:v>
                </c:pt>
                <c:pt idx="8">
                  <c:v>-5.9200999999999997E-2</c:v>
                </c:pt>
                <c:pt idx="9">
                  <c:v>-0.12832199999999999</c:v>
                </c:pt>
                <c:pt idx="10">
                  <c:v>-4.4748999999999997E-2</c:v>
                </c:pt>
                <c:pt idx="11">
                  <c:v>-4.6675999999999995E-2</c:v>
                </c:pt>
                <c:pt idx="12">
                  <c:v>2.8174999999999999E-2</c:v>
                </c:pt>
                <c:pt idx="13">
                  <c:v>6.2885999999999997E-2</c:v>
                </c:pt>
                <c:pt idx="14">
                  <c:v>3.82E-3</c:v>
                </c:pt>
                <c:pt idx="15">
                  <c:v>-4.5883E-2</c:v>
                </c:pt>
                <c:pt idx="16">
                  <c:v>-8.9560000000000001E-2</c:v>
                </c:pt>
                <c:pt idx="17">
                  <c:v>-0.16458800000000001</c:v>
                </c:pt>
                <c:pt idx="18">
                  <c:v>-1.8627999999999999E-2</c:v>
                </c:pt>
                <c:pt idx="19">
                  <c:v>3.7499999999999999E-2</c:v>
                </c:pt>
                <c:pt idx="20">
                  <c:v>0.117159</c:v>
                </c:pt>
                <c:pt idx="21">
                  <c:v>0.24946600000000002</c:v>
                </c:pt>
                <c:pt idx="22">
                  <c:v>9.4031000000000003E-2</c:v>
                </c:pt>
                <c:pt idx="23">
                  <c:v>0.124099</c:v>
                </c:pt>
                <c:pt idx="24">
                  <c:v>-2.7691E-2</c:v>
                </c:pt>
                <c:pt idx="25">
                  <c:v>-8.1210000000000004E-2</c:v>
                </c:pt>
                <c:pt idx="26">
                  <c:v>-4.3984000000000002E-2</c:v>
                </c:pt>
                <c:pt idx="27">
                  <c:v>-4.8357000000000004E-2</c:v>
                </c:pt>
                <c:pt idx="28">
                  <c:v>5.4495000000000002E-2</c:v>
                </c:pt>
                <c:pt idx="29">
                  <c:v>0.15404299999999999</c:v>
                </c:pt>
                <c:pt idx="30">
                  <c:v>0.110347</c:v>
                </c:pt>
                <c:pt idx="31">
                  <c:v>0.207786</c:v>
                </c:pt>
                <c:pt idx="32">
                  <c:v>6.6390000000000005E-2</c:v>
                </c:pt>
                <c:pt idx="33">
                  <c:v>0.11768400000000001</c:v>
                </c:pt>
                <c:pt idx="34">
                  <c:v>7.6858999999999997E-2</c:v>
                </c:pt>
                <c:pt idx="35">
                  <c:v>0.20191399999999998</c:v>
                </c:pt>
                <c:pt idx="36">
                  <c:v>0.170125</c:v>
                </c:pt>
                <c:pt idx="37">
                  <c:v>0.336233</c:v>
                </c:pt>
                <c:pt idx="38">
                  <c:v>0.114953</c:v>
                </c:pt>
                <c:pt idx="39">
                  <c:v>0.16254299999999999</c:v>
                </c:pt>
                <c:pt idx="40">
                  <c:v>-6.0629999999999998E-3</c:v>
                </c:pt>
                <c:pt idx="41">
                  <c:v>-3.0536000000000001E-2</c:v>
                </c:pt>
                <c:pt idx="42">
                  <c:v>-1.1694E-2</c:v>
                </c:pt>
                <c:pt idx="43">
                  <c:v>2.4320000000000001E-3</c:v>
                </c:pt>
                <c:pt idx="44">
                  <c:v>4.3271999999999998E-2</c:v>
                </c:pt>
                <c:pt idx="45">
                  <c:v>0.11246400000000001</c:v>
                </c:pt>
                <c:pt idx="46">
                  <c:v>9.4960000000000003E-2</c:v>
                </c:pt>
                <c:pt idx="47">
                  <c:v>0.213334</c:v>
                </c:pt>
                <c:pt idx="48">
                  <c:v>0.10651099999999999</c:v>
                </c:pt>
                <c:pt idx="49">
                  <c:v>0.164882</c:v>
                </c:pt>
                <c:pt idx="50">
                  <c:v>1.4404999999999999E-2</c:v>
                </c:pt>
                <c:pt idx="51">
                  <c:v>1.2626999999999999E-2</c:v>
                </c:pt>
                <c:pt idx="52">
                  <c:v>7.8539999999999999E-3</c:v>
                </c:pt>
                <c:pt idx="53">
                  <c:v>4.3545E-2</c:v>
                </c:pt>
                <c:pt idx="54">
                  <c:v>6.4638000000000001E-2</c:v>
                </c:pt>
                <c:pt idx="55">
                  <c:v>0.14230300000000001</c:v>
                </c:pt>
                <c:pt idx="56">
                  <c:v>8.9593000000000006E-2</c:v>
                </c:pt>
                <c:pt idx="57">
                  <c:v>0.21344400000000002</c:v>
                </c:pt>
                <c:pt idx="58">
                  <c:v>0.16552700000000001</c:v>
                </c:pt>
                <c:pt idx="59">
                  <c:v>0.33518999999999999</c:v>
                </c:pt>
                <c:pt idx="60">
                  <c:v>9.7826999999999997E-2</c:v>
                </c:pt>
                <c:pt idx="61">
                  <c:v>6.3784999999999994E-2</c:v>
                </c:pt>
                <c:pt idx="62">
                  <c:v>-0.17044699999999999</c:v>
                </c:pt>
                <c:pt idx="63">
                  <c:v>-0.46709299999999998</c:v>
                </c:pt>
                <c:pt idx="64">
                  <c:v>-0.36260399999999998</c:v>
                </c:pt>
                <c:pt idx="65">
                  <c:v>-0.66652400000000001</c:v>
                </c:pt>
                <c:pt idx="66">
                  <c:v>-7.3640999999999998E-2</c:v>
                </c:pt>
                <c:pt idx="67">
                  <c:v>0.10104700000000001</c:v>
                </c:pt>
                <c:pt idx="68">
                  <c:v>0.31917899999999999</c:v>
                </c:pt>
                <c:pt idx="69">
                  <c:v>0.76575799999999994</c:v>
                </c:pt>
                <c:pt idx="70">
                  <c:v>0.257413</c:v>
                </c:pt>
                <c:pt idx="71">
                  <c:v>0.281671</c:v>
                </c:pt>
                <c:pt idx="72">
                  <c:v>-8.8360000000000001E-3</c:v>
                </c:pt>
                <c:pt idx="73">
                  <c:v>-4.9851000000000006E-2</c:v>
                </c:pt>
                <c:pt idx="74">
                  <c:v>-3.9037000000000002E-2</c:v>
                </c:pt>
                <c:pt idx="75">
                  <c:v>-2.7959000000000005E-2</c:v>
                </c:pt>
                <c:pt idx="76">
                  <c:v>9.1207999999999997E-2</c:v>
                </c:pt>
                <c:pt idx="77">
                  <c:v>0.24560700000000002</c:v>
                </c:pt>
                <c:pt idx="78">
                  <c:v>0.168546</c:v>
                </c:pt>
                <c:pt idx="79">
                  <c:v>0.29024</c:v>
                </c:pt>
                <c:pt idx="80">
                  <c:v>4.9103000000000001E-2</c:v>
                </c:pt>
                <c:pt idx="81">
                  <c:v>4.1529999999999997E-2</c:v>
                </c:pt>
                <c:pt idx="82">
                  <c:v>-3.8681E-2</c:v>
                </c:pt>
                <c:pt idx="83">
                  <c:v>-7.5344999999999995E-2</c:v>
                </c:pt>
                <c:pt idx="84">
                  <c:v>-3.6059999999999998E-3</c:v>
                </c:pt>
                <c:pt idx="85">
                  <c:v>3.3498E-2</c:v>
                </c:pt>
                <c:pt idx="86">
                  <c:v>6.8290000000000003E-2</c:v>
                </c:pt>
                <c:pt idx="87">
                  <c:v>0.15269199999999999</c:v>
                </c:pt>
                <c:pt idx="88">
                  <c:v>8.9726E-2</c:v>
                </c:pt>
                <c:pt idx="89">
                  <c:v>0.161274</c:v>
                </c:pt>
                <c:pt idx="90">
                  <c:v>4.1620999999999998E-2</c:v>
                </c:pt>
                <c:pt idx="91">
                  <c:v>5.3324999999999997E-2</c:v>
                </c:pt>
                <c:pt idx="92">
                  <c:v>-1.2877E-2</c:v>
                </c:pt>
                <c:pt idx="93">
                  <c:v>-3.2117E-2</c:v>
                </c:pt>
                <c:pt idx="94">
                  <c:v>1.0659E-2</c:v>
                </c:pt>
                <c:pt idx="95">
                  <c:v>8.3262000000000003E-2</c:v>
                </c:pt>
                <c:pt idx="96">
                  <c:v>0.12820599999999999</c:v>
                </c:pt>
                <c:pt idx="97">
                  <c:v>0.293852</c:v>
                </c:pt>
                <c:pt idx="98">
                  <c:v>0.185978</c:v>
                </c:pt>
                <c:pt idx="99">
                  <c:v>0.37834500000000004</c:v>
                </c:pt>
                <c:pt idx="100">
                  <c:v>0.18371899999999999</c:v>
                </c:pt>
                <c:pt idx="101">
                  <c:v>0.35119999999999996</c:v>
                </c:pt>
                <c:pt idx="102">
                  <c:v>0.143762</c:v>
                </c:pt>
                <c:pt idx="103">
                  <c:v>0.27129900000000001</c:v>
                </c:pt>
                <c:pt idx="104">
                  <c:v>0.130606</c:v>
                </c:pt>
                <c:pt idx="105">
                  <c:v>0.25596399999999997</c:v>
                </c:pt>
                <c:pt idx="106">
                  <c:v>0.107334</c:v>
                </c:pt>
                <c:pt idx="107">
                  <c:v>0.19763799999999998</c:v>
                </c:pt>
                <c:pt idx="108">
                  <c:v>9.2400999999999997E-2</c:v>
                </c:pt>
                <c:pt idx="109">
                  <c:v>0.201847</c:v>
                </c:pt>
                <c:pt idx="110">
                  <c:v>0.113855</c:v>
                </c:pt>
                <c:pt idx="111">
                  <c:v>0.22898499999999999</c:v>
                </c:pt>
                <c:pt idx="112">
                  <c:v>0.12171999999999999</c:v>
                </c:pt>
                <c:pt idx="113">
                  <c:v>0.23309199999999999</c:v>
                </c:pt>
                <c:pt idx="114">
                  <c:v>6.6739999999999994E-2</c:v>
                </c:pt>
                <c:pt idx="115">
                  <c:v>6.1876999999999995E-2</c:v>
                </c:pt>
                <c:pt idx="116">
                  <c:v>-8.8390999999999997E-2</c:v>
                </c:pt>
                <c:pt idx="117">
                  <c:v>-0.249588</c:v>
                </c:pt>
                <c:pt idx="118">
                  <c:v>-0.19214400000000001</c:v>
                </c:pt>
                <c:pt idx="119">
                  <c:v>-0.33715200000000001</c:v>
                </c:pt>
                <c:pt idx="120">
                  <c:v>-4.0017999999999998E-2</c:v>
                </c:pt>
                <c:pt idx="121">
                  <c:v>1.0093000000000005E-2</c:v>
                </c:pt>
                <c:pt idx="122">
                  <c:v>5.8975E-2</c:v>
                </c:pt>
                <c:pt idx="123">
                  <c:v>3.3701999999999996E-2</c:v>
                </c:pt>
                <c:pt idx="124">
                  <c:v>-0.159918</c:v>
                </c:pt>
                <c:pt idx="125">
                  <c:v>-0.45990199999999998</c:v>
                </c:pt>
                <c:pt idx="126">
                  <c:v>-0.41433700000000001</c:v>
                </c:pt>
                <c:pt idx="127">
                  <c:v>-0.87453200000000009</c:v>
                </c:pt>
                <c:pt idx="128">
                  <c:v>-0.44286799999999998</c:v>
                </c:pt>
                <c:pt idx="129">
                  <c:v>-0.84260999999999997</c:v>
                </c:pt>
                <c:pt idx="130">
                  <c:v>-0.33968799999999999</c:v>
                </c:pt>
                <c:pt idx="131">
                  <c:v>-0.62165599999999999</c:v>
                </c:pt>
                <c:pt idx="132">
                  <c:v>-0.25523099999999999</c:v>
                </c:pt>
                <c:pt idx="133">
                  <c:v>-0.50629900000000005</c:v>
                </c:pt>
                <c:pt idx="134">
                  <c:v>-0.25131500000000001</c:v>
                </c:pt>
                <c:pt idx="135">
                  <c:v>-0.51479300000000006</c:v>
                </c:pt>
                <c:pt idx="136">
                  <c:v>-0.29699399999999998</c:v>
                </c:pt>
                <c:pt idx="137">
                  <c:v>-0.6102749999999999</c:v>
                </c:pt>
                <c:pt idx="138">
                  <c:v>-0.27472299999999999</c:v>
                </c:pt>
                <c:pt idx="139">
                  <c:v>-0.47207199999999999</c:v>
                </c:pt>
                <c:pt idx="140">
                  <c:v>-0.119824</c:v>
                </c:pt>
                <c:pt idx="141">
                  <c:v>-0.22109800000000002</c:v>
                </c:pt>
                <c:pt idx="142">
                  <c:v>-0.178343</c:v>
                </c:pt>
                <c:pt idx="143">
                  <c:v>-0.49095</c:v>
                </c:pt>
                <c:pt idx="144">
                  <c:v>-0.43219000000000002</c:v>
                </c:pt>
                <c:pt idx="145">
                  <c:v>-0.90175000000000005</c:v>
                </c:pt>
                <c:pt idx="146">
                  <c:v>-0.402978</c:v>
                </c:pt>
                <c:pt idx="147">
                  <c:v>-0.67871300000000001</c:v>
                </c:pt>
                <c:pt idx="148">
                  <c:v>-0.14053299999999999</c:v>
                </c:pt>
                <c:pt idx="149">
                  <c:v>-0.169271</c:v>
                </c:pt>
                <c:pt idx="150">
                  <c:v>3.4994999999999998E-2</c:v>
                </c:pt>
                <c:pt idx="151">
                  <c:v>6.8259E-2</c:v>
                </c:pt>
                <c:pt idx="152">
                  <c:v>-4.0265000000000002E-2</c:v>
                </c:pt>
                <c:pt idx="153">
                  <c:v>-0.17900199999999999</c:v>
                </c:pt>
                <c:pt idx="154">
                  <c:v>-0.20977899999999999</c:v>
                </c:pt>
                <c:pt idx="155">
                  <c:v>-0.44682500000000003</c:v>
                </c:pt>
                <c:pt idx="156">
                  <c:v>-0.211898</c:v>
                </c:pt>
                <c:pt idx="157">
                  <c:v>-0.38652600000000004</c:v>
                </c:pt>
                <c:pt idx="158">
                  <c:v>-0.150836</c:v>
                </c:pt>
                <c:pt idx="159">
                  <c:v>-0.274366</c:v>
                </c:pt>
                <c:pt idx="160">
                  <c:v>-6.8333000000000005E-2</c:v>
                </c:pt>
                <c:pt idx="161">
                  <c:v>-4.6389E-2</c:v>
                </c:pt>
                <c:pt idx="162">
                  <c:v>0.119036</c:v>
                </c:pt>
                <c:pt idx="163">
                  <c:v>0.25437300000000002</c:v>
                </c:pt>
                <c:pt idx="164">
                  <c:v>-1.3245E-2</c:v>
                </c:pt>
                <c:pt idx="165">
                  <c:v>-0.22214700000000001</c:v>
                </c:pt>
                <c:pt idx="166">
                  <c:v>-0.33584399999999998</c:v>
                </c:pt>
                <c:pt idx="167">
                  <c:v>-0.67430999999999996</c:v>
                </c:pt>
                <c:pt idx="168">
                  <c:v>1.7722999999999999E-2</c:v>
                </c:pt>
                <c:pt idx="169">
                  <c:v>2.8480999999999999E-2</c:v>
                </c:pt>
                <c:pt idx="170">
                  <c:v>-6.6214999999999996E-2</c:v>
                </c:pt>
                <c:pt idx="171">
                  <c:v>-0.165991</c:v>
                </c:pt>
                <c:pt idx="172">
                  <c:v>-8.8403999999999996E-2</c:v>
                </c:pt>
                <c:pt idx="173">
                  <c:v>-0.12035199999999999</c:v>
                </c:pt>
                <c:pt idx="174">
                  <c:v>6.6373000000000001E-2</c:v>
                </c:pt>
                <c:pt idx="175">
                  <c:v>0.21106799999999998</c:v>
                </c:pt>
                <c:pt idx="176">
                  <c:v>0.17403399999999999</c:v>
                </c:pt>
                <c:pt idx="177">
                  <c:v>0.31966800000000001</c:v>
                </c:pt>
                <c:pt idx="178">
                  <c:v>8.1613000000000005E-2</c:v>
                </c:pt>
                <c:pt idx="179">
                  <c:v>0.110444</c:v>
                </c:pt>
                <c:pt idx="180">
                  <c:v>6.9069999999999999E-3</c:v>
                </c:pt>
                <c:pt idx="181">
                  <c:v>4.0134000000000003E-2</c:v>
                </c:pt>
                <c:pt idx="182">
                  <c:v>8.7614999999999998E-2</c:v>
                </c:pt>
                <c:pt idx="183">
                  <c:v>0.23733399999999999</c:v>
                </c:pt>
                <c:pt idx="184">
                  <c:v>0.19587499999999999</c:v>
                </c:pt>
                <c:pt idx="185">
                  <c:v>0.40583800000000003</c:v>
                </c:pt>
                <c:pt idx="186">
                  <c:v>0.17590800000000001</c:v>
                </c:pt>
                <c:pt idx="187">
                  <c:v>0.300313</c:v>
                </c:pt>
                <c:pt idx="188">
                  <c:v>0.109982</c:v>
                </c:pt>
                <c:pt idx="189">
                  <c:v>0.21523700000000001</c:v>
                </c:pt>
                <c:pt idx="190">
                  <c:v>9.8477999999999996E-2</c:v>
                </c:pt>
                <c:pt idx="191">
                  <c:v>0.20109099999999999</c:v>
                </c:pt>
                <c:pt idx="192">
                  <c:v>9.8528000000000004E-2</c:v>
                </c:pt>
                <c:pt idx="193">
                  <c:v>0.18557699999999999</c:v>
                </c:pt>
                <c:pt idx="194">
                  <c:v>6.7016000000000006E-2</c:v>
                </c:pt>
                <c:pt idx="195">
                  <c:v>9.018000000000001E-2</c:v>
                </c:pt>
                <c:pt idx="196">
                  <c:v>-2.64E-2</c:v>
                </c:pt>
                <c:pt idx="197">
                  <c:v>-4.9270000000000001E-2</c:v>
                </c:pt>
                <c:pt idx="198">
                  <c:v>2.4670000000000001E-2</c:v>
                </c:pt>
                <c:pt idx="199">
                  <c:v>8.9898999999999993E-2</c:v>
                </c:pt>
                <c:pt idx="200">
                  <c:v>0.108302</c:v>
                </c:pt>
                <c:pt idx="201">
                  <c:v>0.25449699999999997</c:v>
                </c:pt>
                <c:pt idx="202">
                  <c:v>0.149705</c:v>
                </c:pt>
                <c:pt idx="203">
                  <c:v>0.28435900000000003</c:v>
                </c:pt>
                <c:pt idx="204">
                  <c:v>0.12978200000000001</c:v>
                </c:pt>
                <c:pt idx="205">
                  <c:v>0.29825299999999999</c:v>
                </c:pt>
                <c:pt idx="206">
                  <c:v>0.20123099999999999</c:v>
                </c:pt>
                <c:pt idx="207">
                  <c:v>0.39372299999999999</c:v>
                </c:pt>
                <c:pt idx="208">
                  <c:v>0.116531</c:v>
                </c:pt>
                <c:pt idx="209">
                  <c:v>0.11634499999999999</c:v>
                </c:pt>
                <c:pt idx="210">
                  <c:v>-7.7884999999999996E-2</c:v>
                </c:pt>
                <c:pt idx="211">
                  <c:v>-0.153366</c:v>
                </c:pt>
                <c:pt idx="212">
                  <c:v>1.6761999999999999E-2</c:v>
                </c:pt>
                <c:pt idx="213">
                  <c:v>0.214777</c:v>
                </c:pt>
                <c:pt idx="214">
                  <c:v>0.35685600000000001</c:v>
                </c:pt>
                <c:pt idx="215">
                  <c:v>0.78853299999999993</c:v>
                </c:pt>
                <c:pt idx="216">
                  <c:v>0.45290999999999998</c:v>
                </c:pt>
                <c:pt idx="217">
                  <c:v>0.85749199999999992</c:v>
                </c:pt>
                <c:pt idx="218">
                  <c:v>0.32913900000000001</c:v>
                </c:pt>
                <c:pt idx="219">
                  <c:v>0.67585099999999998</c:v>
                </c:pt>
                <c:pt idx="220">
                  <c:v>0.49616900000000003</c:v>
                </c:pt>
                <c:pt idx="221">
                  <c:v>1.229662</c:v>
                </c:pt>
                <c:pt idx="222">
                  <c:v>0.97582199999999997</c:v>
                </c:pt>
                <c:pt idx="223">
                  <c:v>2.0667629999999999</c:v>
                </c:pt>
                <c:pt idx="224">
                  <c:v>1.0079640000000001</c:v>
                </c:pt>
                <c:pt idx="225">
                  <c:v>1.7843170000000002</c:v>
                </c:pt>
                <c:pt idx="226">
                  <c:v>0.55468300000000004</c:v>
                </c:pt>
                <c:pt idx="227">
                  <c:v>1.028732</c:v>
                </c:pt>
                <c:pt idx="228">
                  <c:v>0.47867199999999999</c:v>
                </c:pt>
                <c:pt idx="229">
                  <c:v>0.9083</c:v>
                </c:pt>
                <c:pt idx="230">
                  <c:v>0.215249</c:v>
                </c:pt>
                <c:pt idx="231">
                  <c:v>0.128854</c:v>
                </c:pt>
                <c:pt idx="232">
                  <c:v>-0.21429400000000001</c:v>
                </c:pt>
                <c:pt idx="233">
                  <c:v>-0.43956499999999998</c:v>
                </c:pt>
                <c:pt idx="234">
                  <c:v>-0.118351</c:v>
                </c:pt>
                <c:pt idx="235">
                  <c:v>-5.7006000000000001E-2</c:v>
                </c:pt>
                <c:pt idx="236">
                  <c:v>0.209483</c:v>
                </c:pt>
                <c:pt idx="237">
                  <c:v>0.40020500000000003</c:v>
                </c:pt>
                <c:pt idx="238">
                  <c:v>6.9879999999999998E-2</c:v>
                </c:pt>
                <c:pt idx="239">
                  <c:v>4.0962999999999999E-2</c:v>
                </c:pt>
                <c:pt idx="240">
                  <c:v>-2.4503E-2</c:v>
                </c:pt>
                <c:pt idx="241">
                  <c:v>0.10977700000000001</c:v>
                </c:pt>
                <c:pt idx="242">
                  <c:v>0.40201399999999998</c:v>
                </c:pt>
                <c:pt idx="243">
                  <c:v>1.0863320000000001</c:v>
                </c:pt>
                <c:pt idx="244">
                  <c:v>0.90608900000000003</c:v>
                </c:pt>
                <c:pt idx="245">
                  <c:v>1.945055</c:v>
                </c:pt>
                <c:pt idx="246">
                  <c:v>1.0321100000000001</c:v>
                </c:pt>
                <c:pt idx="247">
                  <c:v>1.8867130000000001</c:v>
                </c:pt>
                <c:pt idx="248">
                  <c:v>0.55669199999999996</c:v>
                </c:pt>
                <c:pt idx="249">
                  <c:v>0.80384499999999992</c:v>
                </c:pt>
                <c:pt idx="250">
                  <c:v>6.0926000000000001E-2</c:v>
                </c:pt>
                <c:pt idx="251">
                  <c:v>0.111708</c:v>
                </c:pt>
                <c:pt idx="252">
                  <c:v>0.11145099999999999</c:v>
                </c:pt>
                <c:pt idx="253">
                  <c:v>0.33489599999999997</c:v>
                </c:pt>
                <c:pt idx="254">
                  <c:v>0.23122500000000001</c:v>
                </c:pt>
                <c:pt idx="255">
                  <c:v>0.32481100000000002</c:v>
                </c:pt>
                <c:pt idx="256">
                  <c:v>-8.616E-2</c:v>
                </c:pt>
                <c:pt idx="257">
                  <c:v>-0.25779999999999997</c:v>
                </c:pt>
                <c:pt idx="258">
                  <c:v>-0.181811</c:v>
                </c:pt>
                <c:pt idx="259">
                  <c:v>-0.31208900000000001</c:v>
                </c:pt>
                <c:pt idx="260">
                  <c:v>-4.4394000000000003E-2</c:v>
                </c:pt>
                <c:pt idx="261">
                  <c:v>-5.8366000000000001E-2</c:v>
                </c:pt>
                <c:pt idx="262">
                  <c:v>-0.12333</c:v>
                </c:pt>
                <c:pt idx="263">
                  <c:v>-0.435811</c:v>
                </c:pt>
                <c:pt idx="264">
                  <c:v>-0.38759100000000002</c:v>
                </c:pt>
                <c:pt idx="265">
                  <c:v>-0.78382400000000008</c:v>
                </c:pt>
                <c:pt idx="266">
                  <c:v>-0.327708</c:v>
                </c:pt>
                <c:pt idx="267">
                  <c:v>-0.60232299999999994</c:v>
                </c:pt>
                <c:pt idx="268">
                  <c:v>-0.19631499999999999</c:v>
                </c:pt>
                <c:pt idx="269">
                  <c:v>-0.291603</c:v>
                </c:pt>
                <c:pt idx="270">
                  <c:v>1.8284000000000002E-2</c:v>
                </c:pt>
                <c:pt idx="271">
                  <c:v>0.123975</c:v>
                </c:pt>
                <c:pt idx="272">
                  <c:v>0.119211</c:v>
                </c:pt>
                <c:pt idx="273">
                  <c:v>0.18388599999999999</c:v>
                </c:pt>
                <c:pt idx="274">
                  <c:v>4.8114999999999998E-2</c:v>
                </c:pt>
                <c:pt idx="275">
                  <c:v>0.114616</c:v>
                </c:pt>
                <c:pt idx="276">
                  <c:v>5.1242000000000003E-2</c:v>
                </c:pt>
                <c:pt idx="277">
                  <c:v>9.7636000000000001E-2</c:v>
                </c:pt>
                <c:pt idx="278">
                  <c:v>2.8361999999999998E-2</c:v>
                </c:pt>
                <c:pt idx="279">
                  <c:v>-6.9733000000000003E-2</c:v>
                </c:pt>
                <c:pt idx="280">
                  <c:v>-0.38592399999999999</c:v>
                </c:pt>
                <c:pt idx="281">
                  <c:v>-1.0673319999999999</c:v>
                </c:pt>
                <c:pt idx="282">
                  <c:v>-0.88302800000000004</c:v>
                </c:pt>
                <c:pt idx="283">
                  <c:v>-1.6680540000000001</c:v>
                </c:pt>
                <c:pt idx="284">
                  <c:v>-0.45218399999999997</c:v>
                </c:pt>
                <c:pt idx="285">
                  <c:v>-0.50298699999999996</c:v>
                </c:pt>
                <c:pt idx="286">
                  <c:v>0.243732</c:v>
                </c:pt>
                <c:pt idx="287">
                  <c:v>0.570079</c:v>
                </c:pt>
                <c:pt idx="288">
                  <c:v>0.124331</c:v>
                </c:pt>
                <c:pt idx="289">
                  <c:v>-0.39274700000000007</c:v>
                </c:pt>
                <c:pt idx="290">
                  <c:v>-1.4549589999999999</c:v>
                </c:pt>
                <c:pt idx="291">
                  <c:v>-3.6691159999999998</c:v>
                </c:pt>
                <c:pt idx="292">
                  <c:v>-2.6806610000000002</c:v>
                </c:pt>
                <c:pt idx="293">
                  <c:v>-5.6182990000000004</c:v>
                </c:pt>
                <c:pt idx="294">
                  <c:v>-3.0129999999999999</c:v>
                </c:pt>
                <c:pt idx="295">
                  <c:v>-6.0211730000000001</c:v>
                </c:pt>
                <c:pt idx="296">
                  <c:v>-3.1097489999999999</c:v>
                </c:pt>
                <c:pt idx="297">
                  <c:v>-6.3918179999999998</c:v>
                </c:pt>
                <c:pt idx="298">
                  <c:v>-3.4204340000000002</c:v>
                </c:pt>
                <c:pt idx="299">
                  <c:v>-6.8859589999999997</c:v>
                </c:pt>
                <c:pt idx="300">
                  <c:v>-3.3499319999999999</c:v>
                </c:pt>
                <c:pt idx="301">
                  <c:v>-6.38741</c:v>
                </c:pt>
                <c:pt idx="302">
                  <c:v>-2.6034310000000001</c:v>
                </c:pt>
                <c:pt idx="303">
                  <c:v>-4.7328900000000003</c:v>
                </c:pt>
                <c:pt idx="304">
                  <c:v>-1.714513</c:v>
                </c:pt>
                <c:pt idx="305">
                  <c:v>-3.1625429999999999</c:v>
                </c:pt>
                <c:pt idx="306">
                  <c:v>-1.3626180000000001</c:v>
                </c:pt>
                <c:pt idx="307">
                  <c:v>-2.8105520000000004</c:v>
                </c:pt>
                <c:pt idx="308">
                  <c:v>-1.6035189999999999</c:v>
                </c:pt>
                <c:pt idx="309">
                  <c:v>-3.2708050000000002</c:v>
                </c:pt>
                <c:pt idx="310">
                  <c:v>-1.626755</c:v>
                </c:pt>
                <c:pt idx="311">
                  <c:v>-3.1833650000000002</c:v>
                </c:pt>
                <c:pt idx="312">
                  <c:v>-1.3886229999999999</c:v>
                </c:pt>
                <c:pt idx="313">
                  <c:v>-2.4581720000000002</c:v>
                </c:pt>
                <c:pt idx="314">
                  <c:v>-0.73077499999999995</c:v>
                </c:pt>
                <c:pt idx="315">
                  <c:v>-0.9991509999999999</c:v>
                </c:pt>
                <c:pt idx="316">
                  <c:v>0.20042199999999999</c:v>
                </c:pt>
                <c:pt idx="317">
                  <c:v>0.66542900000000005</c:v>
                </c:pt>
                <c:pt idx="318">
                  <c:v>0.47858600000000001</c:v>
                </c:pt>
                <c:pt idx="319">
                  <c:v>0.88774299999999995</c:v>
                </c:pt>
                <c:pt idx="320">
                  <c:v>0.37939600000000001</c:v>
                </c:pt>
                <c:pt idx="321">
                  <c:v>1.0516030000000001</c:v>
                </c:pt>
                <c:pt idx="322">
                  <c:v>1.8058920000000001</c:v>
                </c:pt>
                <c:pt idx="323">
                  <c:v>5.5839230000000004</c:v>
                </c:pt>
                <c:pt idx="324">
                  <c:v>6.0162979999999999</c:v>
                </c:pt>
                <c:pt idx="325">
                  <c:v>13.885957999999999</c:v>
                </c:pt>
                <c:pt idx="326">
                  <c:v>8.9475949999999997</c:v>
                </c:pt>
                <c:pt idx="327">
                  <c:v>17.873707</c:v>
                </c:pt>
                <c:pt idx="328">
                  <c:v>8.2197200000000006</c:v>
                </c:pt>
                <c:pt idx="329">
                  <c:v>15.612422</c:v>
                </c:pt>
                <c:pt idx="330">
                  <c:v>6.8488160000000002</c:v>
                </c:pt>
                <c:pt idx="331">
                  <c:v>13.507894</c:v>
                </c:pt>
                <c:pt idx="332">
                  <c:v>7.0092080000000001</c:v>
                </c:pt>
                <c:pt idx="333">
                  <c:v>15.577586</c:v>
                </c:pt>
                <c:pt idx="334">
                  <c:v>10.920842</c:v>
                </c:pt>
                <c:pt idx="335">
                  <c:v>23.642071999999999</c:v>
                </c:pt>
                <c:pt idx="336">
                  <c:v>13.733718</c:v>
                </c:pt>
                <c:pt idx="337">
                  <c:v>27.855412999999999</c:v>
                </c:pt>
                <c:pt idx="338">
                  <c:v>14.135282</c:v>
                </c:pt>
                <c:pt idx="339">
                  <c:v>27.902583</c:v>
                </c:pt>
                <c:pt idx="340">
                  <c:v>13.214212</c:v>
                </c:pt>
                <c:pt idx="341">
                  <c:v>25.823053000000002</c:v>
                </c:pt>
                <c:pt idx="342">
                  <c:v>11.941535</c:v>
                </c:pt>
                <c:pt idx="343">
                  <c:v>23.092683000000001</c:v>
                </c:pt>
                <c:pt idx="344">
                  <c:v>10.323838</c:v>
                </c:pt>
                <c:pt idx="345">
                  <c:v>19.89658</c:v>
                </c:pt>
                <c:pt idx="346">
                  <c:v>8.9647649999999999</c:v>
                </c:pt>
                <c:pt idx="347">
                  <c:v>17.403489999999998</c:v>
                </c:pt>
                <c:pt idx="348">
                  <c:v>7.8888230000000004</c:v>
                </c:pt>
                <c:pt idx="349">
                  <c:v>15.133503000000001</c:v>
                </c:pt>
                <c:pt idx="350">
                  <c:v>6.5213970000000003</c:v>
                </c:pt>
                <c:pt idx="351">
                  <c:v>12.275427000000001</c:v>
                </c:pt>
                <c:pt idx="352">
                  <c:v>4.9703850000000003</c:v>
                </c:pt>
                <c:pt idx="353">
                  <c:v>9.2219149999999992</c:v>
                </c:pt>
                <c:pt idx="354">
                  <c:v>3.608676</c:v>
                </c:pt>
                <c:pt idx="355">
                  <c:v>6.6782400000000006</c:v>
                </c:pt>
                <c:pt idx="356">
                  <c:v>2.660933</c:v>
                </c:pt>
                <c:pt idx="357">
                  <c:v>4.9941110000000002</c:v>
                </c:pt>
                <c:pt idx="358">
                  <c:v>2.0103420000000001</c:v>
                </c:pt>
                <c:pt idx="359">
                  <c:v>3.6190470000000001</c:v>
                </c:pt>
                <c:pt idx="360">
                  <c:v>1.0845659999999999</c:v>
                </c:pt>
                <c:pt idx="361">
                  <c:v>1.5750549999999999</c:v>
                </c:pt>
                <c:pt idx="362">
                  <c:v>-0.123526</c:v>
                </c:pt>
                <c:pt idx="363">
                  <c:v>-0.86625700000000005</c:v>
                </c:pt>
                <c:pt idx="364">
                  <c:v>-1.3812690000000001</c:v>
                </c:pt>
                <c:pt idx="365">
                  <c:v>-3.4252980000000002</c:v>
                </c:pt>
                <c:pt idx="366">
                  <c:v>-2.7197200000000001</c:v>
                </c:pt>
                <c:pt idx="367">
                  <c:v>-6.1010930000000005</c:v>
                </c:pt>
                <c:pt idx="368">
                  <c:v>-3.9717380000000002</c:v>
                </c:pt>
                <c:pt idx="369">
                  <c:v>-8.434429999999999</c:v>
                </c:pt>
                <c:pt idx="370">
                  <c:v>-4.8165570000000004</c:v>
                </c:pt>
                <c:pt idx="371">
                  <c:v>-9.8755960000000016</c:v>
                </c:pt>
                <c:pt idx="372">
                  <c:v>-5.2526669999999998</c:v>
                </c:pt>
                <c:pt idx="373">
                  <c:v>-10.700512</c:v>
                </c:pt>
                <c:pt idx="374">
                  <c:v>-5.690245</c:v>
                </c:pt>
                <c:pt idx="375">
                  <c:v>-11.660435</c:v>
                </c:pt>
                <c:pt idx="376">
                  <c:v>-6.244434</c:v>
                </c:pt>
                <c:pt idx="377">
                  <c:v>-12.802384</c:v>
                </c:pt>
                <c:pt idx="378">
                  <c:v>-6.9976919999999998</c:v>
                </c:pt>
                <c:pt idx="379">
                  <c:v>-14.523727000000001</c:v>
                </c:pt>
                <c:pt idx="380">
                  <c:v>-7.930803</c:v>
                </c:pt>
                <c:pt idx="381">
                  <c:v>-16.094038999999999</c:v>
                </c:pt>
                <c:pt idx="382">
                  <c:v>-8.4139750000000006</c:v>
                </c:pt>
                <c:pt idx="383">
                  <c:v>-17.013384000000002</c:v>
                </c:pt>
                <c:pt idx="384">
                  <c:v>-8.766292</c:v>
                </c:pt>
                <c:pt idx="385">
                  <c:v>-17.669886999999999</c:v>
                </c:pt>
                <c:pt idx="386">
                  <c:v>-8.9493340000000003</c:v>
                </c:pt>
                <c:pt idx="387">
                  <c:v>-17.881635000000003</c:v>
                </c:pt>
                <c:pt idx="388">
                  <c:v>-8.8988200000000006</c:v>
                </c:pt>
                <c:pt idx="389">
                  <c:v>-17.761371</c:v>
                </c:pt>
                <c:pt idx="390">
                  <c:v>-8.7808460000000004</c:v>
                </c:pt>
                <c:pt idx="391">
                  <c:v>-17.388779</c:v>
                </c:pt>
                <c:pt idx="392">
                  <c:v>-8.3815770000000001</c:v>
                </c:pt>
                <c:pt idx="393">
                  <c:v>-16.533956</c:v>
                </c:pt>
                <c:pt idx="394">
                  <c:v>-7.911651</c:v>
                </c:pt>
                <c:pt idx="395">
                  <c:v>-15.579082</c:v>
                </c:pt>
                <c:pt idx="396">
                  <c:v>-7.4290609999999999</c:v>
                </c:pt>
                <c:pt idx="397">
                  <c:v>-14.526558</c:v>
                </c:pt>
                <c:pt idx="398">
                  <c:v>-6.6214519999999997</c:v>
                </c:pt>
                <c:pt idx="399">
                  <c:v>-12.700856</c:v>
                </c:pt>
                <c:pt idx="400">
                  <c:v>-5.5512129999999997</c:v>
                </c:pt>
                <c:pt idx="401">
                  <c:v>-10.639222</c:v>
                </c:pt>
                <c:pt idx="402">
                  <c:v>-4.6697059999999997</c:v>
                </c:pt>
                <c:pt idx="403">
                  <c:v>-9.0137830000000001</c:v>
                </c:pt>
                <c:pt idx="404">
                  <c:v>-4.2203720000000002</c:v>
                </c:pt>
                <c:pt idx="405">
                  <c:v>-8.4219580000000001</c:v>
                </c:pt>
                <c:pt idx="406">
                  <c:v>-4.1675880000000003</c:v>
                </c:pt>
                <c:pt idx="407">
                  <c:v>-8.2297620000000009</c:v>
                </c:pt>
                <c:pt idx="408">
                  <c:v>-3.8625240000000001</c:v>
                </c:pt>
                <c:pt idx="409">
                  <c:v>-7.4108070000000001</c:v>
                </c:pt>
                <c:pt idx="410">
                  <c:v>-3.0939969999999999</c:v>
                </c:pt>
                <c:pt idx="411">
                  <c:v>-5.6499889999999997</c:v>
                </c:pt>
                <c:pt idx="412">
                  <c:v>-1.9698009999999999</c:v>
                </c:pt>
                <c:pt idx="413">
                  <c:v>-3.4087189999999996</c:v>
                </c:pt>
                <c:pt idx="414">
                  <c:v>-1.2447189999999999</c:v>
                </c:pt>
                <c:pt idx="415">
                  <c:v>-2.5323120000000001</c:v>
                </c:pt>
                <c:pt idx="416">
                  <c:v>-1.2675050000000001</c:v>
                </c:pt>
                <c:pt idx="417">
                  <c:v>-2.0771839999999999</c:v>
                </c:pt>
                <c:pt idx="418">
                  <c:v>0.28028799999999998</c:v>
                </c:pt>
                <c:pt idx="419">
                  <c:v>2.1172849999999999</c:v>
                </c:pt>
                <c:pt idx="420">
                  <c:v>3.9604110000000001</c:v>
                </c:pt>
                <c:pt idx="421">
                  <c:v>10.205318</c:v>
                </c:pt>
                <c:pt idx="422">
                  <c:v>7.6232030000000002</c:v>
                </c:pt>
                <c:pt idx="423">
                  <c:v>15.685745000000001</c:v>
                </c:pt>
                <c:pt idx="424">
                  <c:v>8.0250009999999996</c:v>
                </c:pt>
                <c:pt idx="425">
                  <c:v>15.676399</c:v>
                </c:pt>
                <c:pt idx="426">
                  <c:v>7.1496750000000002</c:v>
                </c:pt>
                <c:pt idx="427">
                  <c:v>13.985728999999999</c:v>
                </c:pt>
                <c:pt idx="428">
                  <c:v>7.1953300000000002</c:v>
                </c:pt>
                <c:pt idx="429">
                  <c:v>15.366248000000001</c:v>
                </c:pt>
                <c:pt idx="430">
                  <c:v>9.4362270000000006</c:v>
                </c:pt>
                <c:pt idx="431">
                  <c:v>19.979883999999998</c:v>
                </c:pt>
                <c:pt idx="432">
                  <c:v>11.376134</c:v>
                </c:pt>
                <c:pt idx="433">
                  <c:v>23.490391000000002</c:v>
                </c:pt>
                <c:pt idx="434">
                  <c:v>12.645661</c:v>
                </c:pt>
                <c:pt idx="435">
                  <c:v>25.683712</c:v>
                </c:pt>
                <c:pt idx="436">
                  <c:v>13.384615</c:v>
                </c:pt>
                <c:pt idx="437">
                  <c:v>26.938223999999998</c:v>
                </c:pt>
                <c:pt idx="438">
                  <c:v>13.376042</c:v>
                </c:pt>
                <c:pt idx="439">
                  <c:v>26.305236000000001</c:v>
                </c:pt>
                <c:pt idx="440">
                  <c:v>12.347884000000001</c:v>
                </c:pt>
                <c:pt idx="441">
                  <c:v>24.066943999999999</c:v>
                </c:pt>
                <c:pt idx="442">
                  <c:v>11.125069999999999</c:v>
                </c:pt>
                <c:pt idx="443">
                  <c:v>21.700387999999997</c:v>
                </c:pt>
                <c:pt idx="444">
                  <c:v>10.027350999999999</c:v>
                </c:pt>
                <c:pt idx="445">
                  <c:v>19.394554999999997</c:v>
                </c:pt>
                <c:pt idx="446">
                  <c:v>8.5581940000000003</c:v>
                </c:pt>
                <c:pt idx="447">
                  <c:v>16.170020999999998</c:v>
                </c:pt>
                <c:pt idx="448">
                  <c:v>6.5994780000000004</c:v>
                </c:pt>
                <c:pt idx="449">
                  <c:v>12.218128</c:v>
                </c:pt>
                <c:pt idx="450">
                  <c:v>4.6871729999999996</c:v>
                </c:pt>
                <c:pt idx="451">
                  <c:v>8.5165889999999997</c:v>
                </c:pt>
                <c:pt idx="452">
                  <c:v>3.0004580000000001</c:v>
                </c:pt>
                <c:pt idx="453">
                  <c:v>5.1793480000000001</c:v>
                </c:pt>
                <c:pt idx="454">
                  <c:v>1.369775</c:v>
                </c:pt>
                <c:pt idx="455">
                  <c:v>1.9297930000000001</c:v>
                </c:pt>
                <c:pt idx="456">
                  <c:v>-0.30615900000000001</c:v>
                </c:pt>
                <c:pt idx="457">
                  <c:v>-1.575113</c:v>
                </c:pt>
                <c:pt idx="458">
                  <c:v>-2.3180649999999998</c:v>
                </c:pt>
                <c:pt idx="459">
                  <c:v>-5.7299559999999996</c:v>
                </c:pt>
                <c:pt idx="460">
                  <c:v>-4.3509370000000001</c:v>
                </c:pt>
                <c:pt idx="461">
                  <c:v>-9.3405740000000002</c:v>
                </c:pt>
                <c:pt idx="462">
                  <c:v>-5.4126380000000003</c:v>
                </c:pt>
                <c:pt idx="463">
                  <c:v>-11.086256000000001</c:v>
                </c:pt>
                <c:pt idx="464">
                  <c:v>-5.7757849999999999</c:v>
                </c:pt>
                <c:pt idx="465">
                  <c:v>-11.577928</c:v>
                </c:pt>
                <c:pt idx="466">
                  <c:v>-5.8723479999999997</c:v>
                </c:pt>
                <c:pt idx="467">
                  <c:v>-11.889084</c:v>
                </c:pt>
                <c:pt idx="468">
                  <c:v>-6.1793820000000004</c:v>
                </c:pt>
                <c:pt idx="469">
                  <c:v>-12.541769</c:v>
                </c:pt>
                <c:pt idx="470">
                  <c:v>-6.6279120000000002</c:v>
                </c:pt>
                <c:pt idx="471">
                  <c:v>-13.608082</c:v>
                </c:pt>
                <c:pt idx="472">
                  <c:v>-7.3329810000000002</c:v>
                </c:pt>
                <c:pt idx="473">
                  <c:v>-14.962288000000001</c:v>
                </c:pt>
                <c:pt idx="474">
                  <c:v>-7.8532209999999996</c:v>
                </c:pt>
                <c:pt idx="475">
                  <c:v>-15.918481</c:v>
                </c:pt>
                <c:pt idx="476">
                  <c:v>-8.3301200000000009</c:v>
                </c:pt>
                <c:pt idx="477">
                  <c:v>-16.944900000000001</c:v>
                </c:pt>
                <c:pt idx="478">
                  <c:v>-8.8573120000000003</c:v>
                </c:pt>
                <c:pt idx="479">
                  <c:v>-17.869868</c:v>
                </c:pt>
                <c:pt idx="480">
                  <c:v>-9.0394020000000008</c:v>
                </c:pt>
                <c:pt idx="481">
                  <c:v>-17.941552999999999</c:v>
                </c:pt>
                <c:pt idx="482">
                  <c:v>-8.7193660000000008</c:v>
                </c:pt>
                <c:pt idx="483">
                  <c:v>-17.248578999999999</c:v>
                </c:pt>
                <c:pt idx="484">
                  <c:v>-8.3860080000000004</c:v>
                </c:pt>
                <c:pt idx="485">
                  <c:v>-16.782437999999999</c:v>
                </c:pt>
                <c:pt idx="486">
                  <c:v>-8.4032739999999997</c:v>
                </c:pt>
                <c:pt idx="487">
                  <c:v>-16.652929</c:v>
                </c:pt>
                <c:pt idx="488">
                  <c:v>-8.0349319999999995</c:v>
                </c:pt>
                <c:pt idx="489">
                  <c:v>-15.865148999999999</c:v>
                </c:pt>
                <c:pt idx="490">
                  <c:v>-7.5814320000000004</c:v>
                </c:pt>
                <c:pt idx="491">
                  <c:v>-14.731702</c:v>
                </c:pt>
                <c:pt idx="492">
                  <c:v>-6.5205409999999997</c:v>
                </c:pt>
                <c:pt idx="493">
                  <c:v>-12.426020999999999</c:v>
                </c:pt>
                <c:pt idx="494">
                  <c:v>-5.3775740000000001</c:v>
                </c:pt>
                <c:pt idx="495">
                  <c:v>-10.324227</c:v>
                </c:pt>
                <c:pt idx="496">
                  <c:v>-4.7002119999999996</c:v>
                </c:pt>
                <c:pt idx="497">
                  <c:v>-9.361775999999999</c:v>
                </c:pt>
                <c:pt idx="498">
                  <c:v>-4.6749289999999997</c:v>
                </c:pt>
                <c:pt idx="499">
                  <c:v>-9.1810639999999992</c:v>
                </c:pt>
                <c:pt idx="500">
                  <c:v>-4.1081969999999997</c:v>
                </c:pt>
                <c:pt idx="501">
                  <c:v>-7.7208119999999996</c:v>
                </c:pt>
                <c:pt idx="502">
                  <c:v>-2.9936189999999998</c:v>
                </c:pt>
                <c:pt idx="503">
                  <c:v>-5.2155500000000004</c:v>
                </c:pt>
                <c:pt idx="504">
                  <c:v>-1.3430070000000001</c:v>
                </c:pt>
                <c:pt idx="505">
                  <c:v>-1.9101570000000001</c:v>
                </c:pt>
                <c:pt idx="506">
                  <c:v>-6.7902000000000004E-2</c:v>
                </c:pt>
                <c:pt idx="507">
                  <c:v>0.214256</c:v>
                </c:pt>
                <c:pt idx="508">
                  <c:v>0.646644</c:v>
                </c:pt>
                <c:pt idx="509">
                  <c:v>1.8635299999999999</c:v>
                </c:pt>
                <c:pt idx="510">
                  <c:v>2.2397290000000001</c:v>
                </c:pt>
                <c:pt idx="511">
                  <c:v>5.7640410000000006</c:v>
                </c:pt>
                <c:pt idx="512">
                  <c:v>4.806775</c:v>
                </c:pt>
                <c:pt idx="513">
                  <c:v>10.557673000000001</c:v>
                </c:pt>
                <c:pt idx="514">
                  <c:v>5.9927279999999996</c:v>
                </c:pt>
                <c:pt idx="515">
                  <c:v>11.547801</c:v>
                </c:pt>
                <c:pt idx="516">
                  <c:v>4.8913149999999996</c:v>
                </c:pt>
                <c:pt idx="517">
                  <c:v>9.5081640000000007</c:v>
                </c:pt>
                <c:pt idx="518">
                  <c:v>5.1166260000000001</c:v>
                </c:pt>
                <c:pt idx="519">
                  <c:v>11.529975</c:v>
                </c:pt>
                <c:pt idx="520">
                  <c:v>7.998882</c:v>
                </c:pt>
                <c:pt idx="521">
                  <c:v>17.191665999999998</c:v>
                </c:pt>
                <c:pt idx="522">
                  <c:v>9.5622919999999993</c:v>
                </c:pt>
                <c:pt idx="523">
                  <c:v>18.581078999999999</c:v>
                </c:pt>
                <c:pt idx="524">
                  <c:v>8.2222740000000005</c:v>
                </c:pt>
                <c:pt idx="525">
                  <c:v>16.047561999999999</c:v>
                </c:pt>
                <c:pt idx="526">
                  <c:v>7.9156389999999996</c:v>
                </c:pt>
                <c:pt idx="527">
                  <c:v>16.464628999999999</c:v>
                </c:pt>
                <c:pt idx="528">
                  <c:v>9.5088080000000001</c:v>
                </c:pt>
                <c:pt idx="529">
                  <c:v>20.048225000000002</c:v>
                </c:pt>
                <c:pt idx="530">
                  <c:v>11.524789999999999</c:v>
                </c:pt>
                <c:pt idx="531">
                  <c:v>23.766621999999998</c:v>
                </c:pt>
                <c:pt idx="532">
                  <c:v>12.431884</c:v>
                </c:pt>
                <c:pt idx="533">
                  <c:v>24.749562000000001</c:v>
                </c:pt>
                <c:pt idx="534">
                  <c:v>12.065148000000001</c:v>
                </c:pt>
                <c:pt idx="535">
                  <c:v>23.744243000000001</c:v>
                </c:pt>
                <c:pt idx="536">
                  <c:v>11.226839999999999</c:v>
                </c:pt>
                <c:pt idx="537">
                  <c:v>21.963591999999998</c:v>
                </c:pt>
                <c:pt idx="538">
                  <c:v>10.167142</c:v>
                </c:pt>
                <c:pt idx="539">
                  <c:v>19.706952999999999</c:v>
                </c:pt>
                <c:pt idx="540">
                  <c:v>8.8496050000000004</c:v>
                </c:pt>
                <c:pt idx="541">
                  <c:v>16.83588</c:v>
                </c:pt>
                <c:pt idx="542">
                  <c:v>6.9675880000000001</c:v>
                </c:pt>
                <c:pt idx="543">
                  <c:v>12.833541</c:v>
                </c:pt>
                <c:pt idx="544">
                  <c:v>4.880852</c:v>
                </c:pt>
                <c:pt idx="545">
                  <c:v>9.0010779999999997</c:v>
                </c:pt>
                <c:pt idx="546">
                  <c:v>3.548692</c:v>
                </c:pt>
                <c:pt idx="547">
                  <c:v>6.6547660000000004</c:v>
                </c:pt>
                <c:pt idx="548">
                  <c:v>2.6541999999999999</c:v>
                </c:pt>
                <c:pt idx="549">
                  <c:v>4.7791630000000005</c:v>
                </c:pt>
                <c:pt idx="550">
                  <c:v>1.520597</c:v>
                </c:pt>
                <c:pt idx="551">
                  <c:v>2.393891</c:v>
                </c:pt>
                <c:pt idx="552">
                  <c:v>0.23746999999999999</c:v>
                </c:pt>
                <c:pt idx="553">
                  <c:v>-8.0065000000000025E-2</c:v>
                </c:pt>
                <c:pt idx="554">
                  <c:v>-0.84260100000000004</c:v>
                </c:pt>
                <c:pt idx="555">
                  <c:v>-2.208637</c:v>
                </c:pt>
                <c:pt idx="556">
                  <c:v>-1.9176960000000001</c:v>
                </c:pt>
                <c:pt idx="557">
                  <c:v>-4.3684969999999996</c:v>
                </c:pt>
                <c:pt idx="558">
                  <c:v>-2.8762789999999998</c:v>
                </c:pt>
                <c:pt idx="559">
                  <c:v>-6.131672</c:v>
                </c:pt>
                <c:pt idx="560">
                  <c:v>-3.671262</c:v>
                </c:pt>
                <c:pt idx="561">
                  <c:v>-7.8002680000000009</c:v>
                </c:pt>
                <c:pt idx="562">
                  <c:v>-4.5891440000000001</c:v>
                </c:pt>
                <c:pt idx="563">
                  <c:v>-9.5607550000000003</c:v>
                </c:pt>
                <c:pt idx="564">
                  <c:v>-5.2582209999999998</c:v>
                </c:pt>
                <c:pt idx="565">
                  <c:v>-10.691092999999999</c:v>
                </c:pt>
                <c:pt idx="566">
                  <c:v>-5.674525</c:v>
                </c:pt>
                <c:pt idx="567">
                  <c:v>-11.725745</c:v>
                </c:pt>
                <c:pt idx="568">
                  <c:v>-6.5590029999999997</c:v>
                </c:pt>
                <c:pt idx="569">
                  <c:v>-13.797598000000001</c:v>
                </c:pt>
                <c:pt idx="570">
                  <c:v>-7.9201449999999998</c:v>
                </c:pt>
                <c:pt idx="571">
                  <c:v>-16.177225999999997</c:v>
                </c:pt>
                <c:pt idx="572">
                  <c:v>-8.3709570000000006</c:v>
                </c:pt>
                <c:pt idx="573">
                  <c:v>-16.980074000000002</c:v>
                </c:pt>
                <c:pt idx="574">
                  <c:v>-8.8480679999999996</c:v>
                </c:pt>
                <c:pt idx="575">
                  <c:v>-17.820101000000001</c:v>
                </c:pt>
                <c:pt idx="576">
                  <c:v>-8.9651669999999992</c:v>
                </c:pt>
                <c:pt idx="577">
                  <c:v>-17.849088000000002</c:v>
                </c:pt>
                <c:pt idx="578">
                  <c:v>-8.7546040000000005</c:v>
                </c:pt>
                <c:pt idx="579">
                  <c:v>-17.322125</c:v>
                </c:pt>
                <c:pt idx="580">
                  <c:v>-8.3165949999999995</c:v>
                </c:pt>
                <c:pt idx="581">
                  <c:v>-16.260000999999999</c:v>
                </c:pt>
                <c:pt idx="582">
                  <c:v>-7.4973140000000003</c:v>
                </c:pt>
                <c:pt idx="583">
                  <c:v>-14.634740000000001</c:v>
                </c:pt>
                <c:pt idx="584">
                  <c:v>-6.9605129999999997</c:v>
                </c:pt>
                <c:pt idx="585">
                  <c:v>-13.893699</c:v>
                </c:pt>
                <c:pt idx="586">
                  <c:v>-6.9500500000000001</c:v>
                </c:pt>
                <c:pt idx="587">
                  <c:v>-13.834130999999999</c:v>
                </c:pt>
                <c:pt idx="588">
                  <c:v>-6.689781</c:v>
                </c:pt>
                <c:pt idx="589">
                  <c:v>-13.082727999999999</c:v>
                </c:pt>
                <c:pt idx="590">
                  <c:v>-5.9579329999999997</c:v>
                </c:pt>
                <c:pt idx="591">
                  <c:v>-11.392782</c:v>
                </c:pt>
                <c:pt idx="592">
                  <c:v>-4.992407</c:v>
                </c:pt>
                <c:pt idx="593">
                  <c:v>-9.6876670000000011</c:v>
                </c:pt>
                <c:pt idx="594">
                  <c:v>-4.5533609999999998</c:v>
                </c:pt>
                <c:pt idx="595">
                  <c:v>-9.0924109999999985</c:v>
                </c:pt>
                <c:pt idx="596">
                  <c:v>-4.5189370000000002</c:v>
                </c:pt>
                <c:pt idx="597">
                  <c:v>-8.9377139999999997</c:v>
                </c:pt>
                <c:pt idx="598">
                  <c:v>-4.1361160000000003</c:v>
                </c:pt>
                <c:pt idx="599">
                  <c:v>-7.6910850000000002</c:v>
                </c:pt>
                <c:pt idx="600">
                  <c:v>-2.698261</c:v>
                </c:pt>
                <c:pt idx="601">
                  <c:v>-4.3926480000000003</c:v>
                </c:pt>
                <c:pt idx="602">
                  <c:v>-0.74615500000000001</c:v>
                </c:pt>
                <c:pt idx="603">
                  <c:v>-0.831816</c:v>
                </c:pt>
                <c:pt idx="604">
                  <c:v>0.16031599999999999</c:v>
                </c:pt>
                <c:pt idx="605">
                  <c:v>0.31223800000000002</c:v>
                </c:pt>
                <c:pt idx="606">
                  <c:v>0.17507400000000001</c:v>
                </c:pt>
                <c:pt idx="607">
                  <c:v>0.56642799999999993</c:v>
                </c:pt>
                <c:pt idx="608">
                  <c:v>0.92823999999999995</c:v>
                </c:pt>
                <c:pt idx="609">
                  <c:v>2.9887680000000003</c:v>
                </c:pt>
                <c:pt idx="610">
                  <c:v>4.0457619999999999</c:v>
                </c:pt>
                <c:pt idx="611">
                  <c:v>10.42113</c:v>
                </c:pt>
                <c:pt idx="612">
                  <c:v>8.1445679999999996</c:v>
                </c:pt>
                <c:pt idx="613">
                  <c:v>16.779761000000001</c:v>
                </c:pt>
                <c:pt idx="614">
                  <c:v>7.4925990000000002</c:v>
                </c:pt>
                <c:pt idx="615">
                  <c:v>13.048297</c:v>
                </c:pt>
                <c:pt idx="616">
                  <c:v>4.1703849999999996</c:v>
                </c:pt>
                <c:pt idx="617">
                  <c:v>8.208715999999999</c:v>
                </c:pt>
                <c:pt idx="618">
                  <c:v>5.1361270000000001</c:v>
                </c:pt>
                <c:pt idx="619">
                  <c:v>12.372133999999999</c:v>
                </c:pt>
                <c:pt idx="620">
                  <c:v>10.150594999999999</c:v>
                </c:pt>
                <c:pt idx="621">
                  <c:v>22.925910000000002</c:v>
                </c:pt>
                <c:pt idx="622">
                  <c:v>14.258201</c:v>
                </c:pt>
                <c:pt idx="623">
                  <c:v>28.984974999999999</c:v>
                </c:pt>
                <c:pt idx="624">
                  <c:v>14.547497</c:v>
                </c:pt>
                <c:pt idx="625">
                  <c:v>28.518257999999999</c:v>
                </c:pt>
                <c:pt idx="626">
                  <c:v>13.071894</c:v>
                </c:pt>
                <c:pt idx="627">
                  <c:v>25.051298000000003</c:v>
                </c:pt>
                <c:pt idx="628">
                  <c:v>10.926373</c:v>
                </c:pt>
                <c:pt idx="629">
                  <c:v>21.084125</c:v>
                </c:pt>
                <c:pt idx="630">
                  <c:v>9.6408339999999999</c:v>
                </c:pt>
                <c:pt idx="631">
                  <c:v>18.857056999999998</c:v>
                </c:pt>
                <c:pt idx="632">
                  <c:v>8.8646609999999999</c:v>
                </c:pt>
                <c:pt idx="633">
                  <c:v>17.396990000000002</c:v>
                </c:pt>
                <c:pt idx="634">
                  <c:v>8.1785829999999997</c:v>
                </c:pt>
                <c:pt idx="635">
                  <c:v>15.887854000000001</c:v>
                </c:pt>
                <c:pt idx="636">
                  <c:v>7.0715070000000004</c:v>
                </c:pt>
                <c:pt idx="637">
                  <c:v>13.391432999999999</c:v>
                </c:pt>
                <c:pt idx="638">
                  <c:v>5.5038159999999996</c:v>
                </c:pt>
                <c:pt idx="639">
                  <c:v>10.208174</c:v>
                </c:pt>
                <c:pt idx="640">
                  <c:v>3.9956</c:v>
                </c:pt>
                <c:pt idx="641">
                  <c:v>7.3951650000000004</c:v>
                </c:pt>
                <c:pt idx="642">
                  <c:v>2.8939629999999998</c:v>
                </c:pt>
                <c:pt idx="643">
                  <c:v>5.3180699999999996</c:v>
                </c:pt>
                <c:pt idx="644">
                  <c:v>1.986076</c:v>
                </c:pt>
                <c:pt idx="645">
                  <c:v>3.5302980000000002</c:v>
                </c:pt>
                <c:pt idx="646">
                  <c:v>1.0850150000000001</c:v>
                </c:pt>
                <c:pt idx="647">
                  <c:v>1.7331590000000001</c:v>
                </c:pt>
                <c:pt idx="648">
                  <c:v>0.18864300000000001</c:v>
                </c:pt>
                <c:pt idx="649">
                  <c:v>-0.21503299999999997</c:v>
                </c:pt>
                <c:pt idx="650">
                  <c:v>-1.132047</c:v>
                </c:pt>
                <c:pt idx="651">
                  <c:v>-3.1046880000000003</c:v>
                </c:pt>
                <c:pt idx="652">
                  <c:v>-2.9034080000000002</c:v>
                </c:pt>
                <c:pt idx="653">
                  <c:v>-6.6951830000000001</c:v>
                </c:pt>
                <c:pt idx="654">
                  <c:v>-4.4589429999999997</c:v>
                </c:pt>
                <c:pt idx="655">
                  <c:v>-9.2980409999999996</c:v>
                </c:pt>
                <c:pt idx="656">
                  <c:v>-5.0245790000000001</c:v>
                </c:pt>
                <c:pt idx="657">
                  <c:v>-10.172901</c:v>
                </c:pt>
                <c:pt idx="658">
                  <c:v>-5.3076169999999996</c:v>
                </c:pt>
                <c:pt idx="659">
                  <c:v>-10.880780999999999</c:v>
                </c:pt>
                <c:pt idx="660">
                  <c:v>-5.9313700000000003</c:v>
                </c:pt>
                <c:pt idx="661">
                  <c:v>-12.2094</c:v>
                </c:pt>
                <c:pt idx="662">
                  <c:v>-6.6022999999999996</c:v>
                </c:pt>
                <c:pt idx="663">
                  <c:v>-13.54684</c:v>
                </c:pt>
                <c:pt idx="664">
                  <c:v>-7.2442679999999999</c:v>
                </c:pt>
                <c:pt idx="665">
                  <c:v>-14.742863</c:v>
                </c:pt>
                <c:pt idx="666">
                  <c:v>-7.7280290000000003</c:v>
                </c:pt>
                <c:pt idx="667">
                  <c:v>-15.702919000000001</c:v>
                </c:pt>
                <c:pt idx="668">
                  <c:v>-8.2212409999999991</c:v>
                </c:pt>
                <c:pt idx="669">
                  <c:v>-16.631945000000002</c:v>
                </c:pt>
                <c:pt idx="670">
                  <c:v>-8.5077079999999992</c:v>
                </c:pt>
                <c:pt idx="671">
                  <c:v>-16.943238000000001</c:v>
                </c:pt>
                <c:pt idx="672">
                  <c:v>-8.1976820000000004</c:v>
                </c:pt>
                <c:pt idx="673">
                  <c:v>-16.053404</c:v>
                </c:pt>
                <c:pt idx="674">
                  <c:v>-7.4968469999999998</c:v>
                </c:pt>
                <c:pt idx="675">
                  <c:v>-14.740314</c:v>
                </c:pt>
                <c:pt idx="676">
                  <c:v>-7.1465449999999997</c:v>
                </c:pt>
                <c:pt idx="677">
                  <c:v>-14.310214999999999</c:v>
                </c:pt>
                <c:pt idx="678">
                  <c:v>-7.1898010000000001</c:v>
                </c:pt>
                <c:pt idx="679">
                  <c:v>-14.299859000000001</c:v>
                </c:pt>
                <c:pt idx="680">
                  <c:v>-6.8917799999999998</c:v>
                </c:pt>
                <c:pt idx="681">
                  <c:v>-13.452475</c:v>
                </c:pt>
                <c:pt idx="682">
                  <c:v>-6.1120289999999997</c:v>
                </c:pt>
                <c:pt idx="683">
                  <c:v>-11.748984999999999</c:v>
                </c:pt>
                <c:pt idx="684">
                  <c:v>-5.2819370000000001</c:v>
                </c:pt>
                <c:pt idx="685">
                  <c:v>-10.399326</c:v>
                </c:pt>
                <c:pt idx="686">
                  <c:v>-5.0651419999999998</c:v>
                </c:pt>
                <c:pt idx="687">
                  <c:v>-10.071352000000001</c:v>
                </c:pt>
                <c:pt idx="688">
                  <c:v>-4.8570380000000002</c:v>
                </c:pt>
                <c:pt idx="689">
                  <c:v>-9.4353250000000006</c:v>
                </c:pt>
                <c:pt idx="690">
                  <c:v>-4.2423690000000001</c:v>
                </c:pt>
                <c:pt idx="691">
                  <c:v>-8.112839000000001</c:v>
                </c:pt>
                <c:pt idx="692">
                  <c:v>-3.4413390000000001</c:v>
                </c:pt>
                <c:pt idx="693">
                  <c:v>-6.446669</c:v>
                </c:pt>
                <c:pt idx="694">
                  <c:v>-2.6268500000000001</c:v>
                </c:pt>
                <c:pt idx="695">
                  <c:v>-4.9868040000000002</c:v>
                </c:pt>
                <c:pt idx="696">
                  <c:v>-2.2083949999999999</c:v>
                </c:pt>
                <c:pt idx="697">
                  <c:v>-4.3217460000000001</c:v>
                </c:pt>
                <c:pt idx="698">
                  <c:v>-1.8465130000000001</c:v>
                </c:pt>
                <c:pt idx="699">
                  <c:v>-3.055294</c:v>
                </c:pt>
                <c:pt idx="700">
                  <c:v>-0.385237</c:v>
                </c:pt>
                <c:pt idx="701">
                  <c:v>0.19963000000000003</c:v>
                </c:pt>
                <c:pt idx="702">
                  <c:v>1.5431870000000001</c:v>
                </c:pt>
                <c:pt idx="703">
                  <c:v>3.7514600000000002</c:v>
                </c:pt>
                <c:pt idx="704">
                  <c:v>2.4128620000000001</c:v>
                </c:pt>
                <c:pt idx="705">
                  <c:v>4.7662680000000002</c:v>
                </c:pt>
                <c:pt idx="706">
                  <c:v>2.4030399999999998</c:v>
                </c:pt>
                <c:pt idx="707">
                  <c:v>5.1124429999999998</c:v>
                </c:pt>
                <c:pt idx="708">
                  <c:v>3.2369180000000002</c:v>
                </c:pt>
                <c:pt idx="709">
                  <c:v>7.1592760000000002</c:v>
                </c:pt>
                <c:pt idx="710">
                  <c:v>4.6751399999999999</c:v>
                </c:pt>
                <c:pt idx="711">
                  <c:v>9.9939439999999991</c:v>
                </c:pt>
                <c:pt idx="712">
                  <c:v>5.8899350000000004</c:v>
                </c:pt>
                <c:pt idx="713">
                  <c:v>12.462254000000001</c:v>
                </c:pt>
                <c:pt idx="714">
                  <c:v>7.304284</c:v>
                </c:pt>
                <c:pt idx="715">
                  <c:v>15.19219</c:v>
                </c:pt>
                <c:pt idx="716">
                  <c:v>8.357488</c:v>
                </c:pt>
                <c:pt idx="717">
                  <c:v>16.818505999999999</c:v>
                </c:pt>
                <c:pt idx="718">
                  <c:v>8.4335869999999993</c:v>
                </c:pt>
                <c:pt idx="719">
                  <c:v>16.897458999999998</c:v>
                </c:pt>
                <c:pt idx="720">
                  <c:v>8.7114440000000002</c:v>
                </c:pt>
                <c:pt idx="721">
                  <c:v>17.978341999999998</c:v>
                </c:pt>
                <c:pt idx="722">
                  <c:v>9.8868620000000007</c:v>
                </c:pt>
                <c:pt idx="723">
                  <c:v>20.285431000000003</c:v>
                </c:pt>
                <c:pt idx="724">
                  <c:v>10.735315999999999</c:v>
                </c:pt>
                <c:pt idx="725">
                  <c:v>21.577943999999999</c:v>
                </c:pt>
                <c:pt idx="726">
                  <c:v>10.762085000000001</c:v>
                </c:pt>
                <c:pt idx="727">
                  <c:v>21.345869</c:v>
                </c:pt>
                <c:pt idx="728">
                  <c:v>10.265361</c:v>
                </c:pt>
                <c:pt idx="729">
                  <c:v>20.120322999999999</c:v>
                </c:pt>
                <c:pt idx="730">
                  <c:v>9.4018010000000007</c:v>
                </c:pt>
                <c:pt idx="731">
                  <c:v>18.292062999999999</c:v>
                </c:pt>
                <c:pt idx="732">
                  <c:v>8.3123159999999991</c:v>
                </c:pt>
                <c:pt idx="733">
                  <c:v>16.093201999999998</c:v>
                </c:pt>
                <c:pt idx="734">
                  <c:v>7.3060910000000003</c:v>
                </c:pt>
                <c:pt idx="735">
                  <c:v>14.143247000000001</c:v>
                </c:pt>
                <c:pt idx="736">
                  <c:v>6.2861200000000004</c:v>
                </c:pt>
                <c:pt idx="737">
                  <c:v>11.887209</c:v>
                </c:pt>
                <c:pt idx="738">
                  <c:v>4.7906060000000004</c:v>
                </c:pt>
                <c:pt idx="739">
                  <c:v>8.7047230000000013</c:v>
                </c:pt>
                <c:pt idx="740">
                  <c:v>3.040092</c:v>
                </c:pt>
                <c:pt idx="741">
                  <c:v>5.2211259999999999</c:v>
                </c:pt>
                <c:pt idx="742">
                  <c:v>1.3703350000000001</c:v>
                </c:pt>
                <c:pt idx="743">
                  <c:v>1.9592420000000002</c:v>
                </c:pt>
                <c:pt idx="744">
                  <c:v>-0.158495</c:v>
                </c:pt>
                <c:pt idx="745">
                  <c:v>-1.0096890000000001</c:v>
                </c:pt>
                <c:pt idx="746">
                  <c:v>-1.4925999999999999</c:v>
                </c:pt>
                <c:pt idx="747">
                  <c:v>-3.5578989999999999</c:v>
                </c:pt>
                <c:pt idx="748">
                  <c:v>-2.5226709999999999</c:v>
                </c:pt>
                <c:pt idx="749">
                  <c:v>-5.4154059999999999</c:v>
                </c:pt>
                <c:pt idx="750">
                  <c:v>-3.283137</c:v>
                </c:pt>
                <c:pt idx="751">
                  <c:v>-6.9760439999999999</c:v>
                </c:pt>
                <c:pt idx="752">
                  <c:v>-4.0763550000000004</c:v>
                </c:pt>
                <c:pt idx="753">
                  <c:v>-8.5573270000000008</c:v>
                </c:pt>
                <c:pt idx="754">
                  <c:v>-4.935543</c:v>
                </c:pt>
                <c:pt idx="755">
                  <c:v>-10.285143</c:v>
                </c:pt>
                <c:pt idx="756">
                  <c:v>-5.6525619999999996</c:v>
                </c:pt>
                <c:pt idx="757">
                  <c:v>-11.524740999999999</c:v>
                </c:pt>
                <c:pt idx="758">
                  <c:v>-6.0919420000000004</c:v>
                </c:pt>
                <c:pt idx="759">
                  <c:v>-12.466087000000002</c:v>
                </c:pt>
                <c:pt idx="760">
                  <c:v>-6.7176600000000004</c:v>
                </c:pt>
                <c:pt idx="761">
                  <c:v>-13.833660999999999</c:v>
                </c:pt>
                <c:pt idx="762">
                  <c:v>-7.5094620000000001</c:v>
                </c:pt>
                <c:pt idx="763">
                  <c:v>-15.394109</c:v>
                </c:pt>
                <c:pt idx="764">
                  <c:v>-8.2371189999999999</c:v>
                </c:pt>
                <c:pt idx="765">
                  <c:v>-16.716974999999998</c:v>
                </c:pt>
                <c:pt idx="766">
                  <c:v>-8.5733189999999997</c:v>
                </c:pt>
                <c:pt idx="767">
                  <c:v>-17.034794999999999</c:v>
                </c:pt>
                <c:pt idx="768">
                  <c:v>-8.245438</c:v>
                </c:pt>
                <c:pt idx="769">
                  <c:v>-16.328381</c:v>
                </c:pt>
                <c:pt idx="770">
                  <c:v>-8.0343149999999994</c:v>
                </c:pt>
                <c:pt idx="771">
                  <c:v>-16.185237000000001</c:v>
                </c:pt>
                <c:pt idx="772">
                  <c:v>-8.386692</c:v>
                </c:pt>
                <c:pt idx="773">
                  <c:v>-16.947293999999999</c:v>
                </c:pt>
                <c:pt idx="774">
                  <c:v>-8.4282660000000007</c:v>
                </c:pt>
                <c:pt idx="775">
                  <c:v>-16.42088</c:v>
                </c:pt>
                <c:pt idx="776">
                  <c:v>-7.5840529999999999</c:v>
                </c:pt>
                <c:pt idx="777">
                  <c:v>-14.884557000000001</c:v>
                </c:pt>
                <c:pt idx="778">
                  <c:v>-6.8810440000000002</c:v>
                </c:pt>
                <c:pt idx="779">
                  <c:v>-13.28032</c:v>
                </c:pt>
                <c:pt idx="780">
                  <c:v>-5.9345990000000004</c:v>
                </c:pt>
                <c:pt idx="781">
                  <c:v>-11.389618</c:v>
                </c:pt>
                <c:pt idx="782">
                  <c:v>-5.0846679999999997</c:v>
                </c:pt>
                <c:pt idx="783">
                  <c:v>-9.9915589999999987</c:v>
                </c:pt>
                <c:pt idx="784">
                  <c:v>-4.6152920000000002</c:v>
                </c:pt>
                <c:pt idx="785">
                  <c:v>-8.7289339999999989</c:v>
                </c:pt>
                <c:pt idx="786">
                  <c:v>-3.6042100000000001</c:v>
                </c:pt>
                <c:pt idx="787">
                  <c:v>-6.7198290000000007</c:v>
                </c:pt>
                <c:pt idx="788">
                  <c:v>-2.6314519999999999</c:v>
                </c:pt>
                <c:pt idx="789">
                  <c:v>-5.0011449999999993</c:v>
                </c:pt>
                <c:pt idx="790">
                  <c:v>-2.3591389999999999</c:v>
                </c:pt>
                <c:pt idx="791">
                  <c:v>-4.655259</c:v>
                </c:pt>
                <c:pt idx="792">
                  <c:v>-2.174769</c:v>
                </c:pt>
                <c:pt idx="793">
                  <c:v>-4.0617339999999995</c:v>
                </c:pt>
                <c:pt idx="794">
                  <c:v>-1.3410390000000001</c:v>
                </c:pt>
                <c:pt idx="795">
                  <c:v>-1.9408820000000002</c:v>
                </c:pt>
                <c:pt idx="796">
                  <c:v>0.21987999999999999</c:v>
                </c:pt>
                <c:pt idx="797">
                  <c:v>1.1019030000000001</c:v>
                </c:pt>
                <c:pt idx="798">
                  <c:v>1.4454089999999999</c:v>
                </c:pt>
                <c:pt idx="799">
                  <c:v>3.3422269999999998</c:v>
                </c:pt>
                <c:pt idx="800">
                  <c:v>2.3022420000000001</c:v>
                </c:pt>
                <c:pt idx="801">
                  <c:v>4.9144240000000003</c:v>
                </c:pt>
                <c:pt idx="802">
                  <c:v>3.1683129999999999</c:v>
                </c:pt>
                <c:pt idx="803">
                  <c:v>7.5178980000000006</c:v>
                </c:pt>
                <c:pt idx="804">
                  <c:v>5.870482</c:v>
                </c:pt>
                <c:pt idx="805">
                  <c:v>13.206279</c:v>
                </c:pt>
                <c:pt idx="806">
                  <c:v>8.3538270000000008</c:v>
                </c:pt>
                <c:pt idx="807">
                  <c:v>16.828887000000002</c:v>
                </c:pt>
                <c:pt idx="808">
                  <c:v>7.7075170000000002</c:v>
                </c:pt>
                <c:pt idx="809">
                  <c:v>14.276019999999999</c:v>
                </c:pt>
                <c:pt idx="810">
                  <c:v>5.8978910000000004</c:v>
                </c:pt>
                <c:pt idx="811">
                  <c:v>12.107559999999999</c:v>
                </c:pt>
                <c:pt idx="812">
                  <c:v>7.4679679999999999</c:v>
                </c:pt>
                <c:pt idx="813">
                  <c:v>16.603842</c:v>
                </c:pt>
                <c:pt idx="814">
                  <c:v>10.542960000000001</c:v>
                </c:pt>
                <c:pt idx="815">
                  <c:v>21.887526999999999</c:v>
                </c:pt>
                <c:pt idx="816">
                  <c:v>11.675782</c:v>
                </c:pt>
                <c:pt idx="817">
                  <c:v>23.481315000000002</c:v>
                </c:pt>
                <c:pt idx="818">
                  <c:v>11.707004</c:v>
                </c:pt>
                <c:pt idx="819">
                  <c:v>23.273579999999999</c:v>
                </c:pt>
                <c:pt idx="820">
                  <c:v>11.37236</c:v>
                </c:pt>
                <c:pt idx="821">
                  <c:v>22.404589000000001</c:v>
                </c:pt>
                <c:pt idx="822">
                  <c:v>10.565351</c:v>
                </c:pt>
                <c:pt idx="823">
                  <c:v>20.541893000000002</c:v>
                </c:pt>
                <c:pt idx="824">
                  <c:v>9.2567470000000007</c:v>
                </c:pt>
                <c:pt idx="825">
                  <c:v>17.750576000000002</c:v>
                </c:pt>
                <c:pt idx="826">
                  <c:v>7.6683529999999998</c:v>
                </c:pt>
                <c:pt idx="827">
                  <c:v>14.611419999999999</c:v>
                </c:pt>
                <c:pt idx="828">
                  <c:v>6.3453679999999997</c:v>
                </c:pt>
                <c:pt idx="829">
                  <c:v>12.096428</c:v>
                </c:pt>
                <c:pt idx="830">
                  <c:v>5.1809539999999998</c:v>
                </c:pt>
                <c:pt idx="831">
                  <c:v>9.8199690000000004</c:v>
                </c:pt>
                <c:pt idx="832">
                  <c:v>4.1762389999999998</c:v>
                </c:pt>
                <c:pt idx="833">
                  <c:v>8.0376159999999999</c:v>
                </c:pt>
                <c:pt idx="834">
                  <c:v>3.6268370000000001</c:v>
                </c:pt>
                <c:pt idx="835">
                  <c:v>7.0556739999999998</c:v>
                </c:pt>
                <c:pt idx="836">
                  <c:v>3.1800039999999998</c:v>
                </c:pt>
                <c:pt idx="837">
                  <c:v>5.9885640000000002</c:v>
                </c:pt>
                <c:pt idx="838">
                  <c:v>2.3321710000000002</c:v>
                </c:pt>
                <c:pt idx="839">
                  <c:v>4.0745760000000004</c:v>
                </c:pt>
                <c:pt idx="840">
                  <c:v>1.020184</c:v>
                </c:pt>
                <c:pt idx="841">
                  <c:v>1.167076</c:v>
                </c:pt>
                <c:pt idx="842">
                  <c:v>-0.62756999999999996</c:v>
                </c:pt>
                <c:pt idx="843">
                  <c:v>-1.9557819999999999</c:v>
                </c:pt>
                <c:pt idx="844">
                  <c:v>-1.961295</c:v>
                </c:pt>
                <c:pt idx="845">
                  <c:v>-4.3846749999999997</c:v>
                </c:pt>
                <c:pt idx="846">
                  <c:v>-2.8263739999999999</c:v>
                </c:pt>
                <c:pt idx="847">
                  <c:v>-6.0870709999999999</c:v>
                </c:pt>
                <c:pt idx="848">
                  <c:v>-3.7211729999999998</c:v>
                </c:pt>
                <c:pt idx="849">
                  <c:v>-7.913613999999999</c:v>
                </c:pt>
                <c:pt idx="850">
                  <c:v>-4.6278030000000001</c:v>
                </c:pt>
                <c:pt idx="851">
                  <c:v>-9.6237300000000001</c:v>
                </c:pt>
                <c:pt idx="852">
                  <c:v>-5.2706400000000002</c:v>
                </c:pt>
                <c:pt idx="853">
                  <c:v>-10.762454999999999</c:v>
                </c:pt>
                <c:pt idx="854">
                  <c:v>-5.621632</c:v>
                </c:pt>
                <c:pt idx="855">
                  <c:v>-11.218116999999999</c:v>
                </c:pt>
                <c:pt idx="856">
                  <c:v>-5.5474540000000001</c:v>
                </c:pt>
                <c:pt idx="857">
                  <c:v>-11.081315</c:v>
                </c:pt>
                <c:pt idx="858">
                  <c:v>-5.5280060000000004</c:v>
                </c:pt>
                <c:pt idx="859">
                  <c:v>-11.136331999999999</c:v>
                </c:pt>
                <c:pt idx="860">
                  <c:v>-5.8259740000000004</c:v>
                </c:pt>
                <c:pt idx="861">
                  <c:v>-11.948589</c:v>
                </c:pt>
                <c:pt idx="862">
                  <c:v>-6.4114180000000003</c:v>
                </c:pt>
                <c:pt idx="863">
                  <c:v>-13.007709</c:v>
                </c:pt>
                <c:pt idx="864">
                  <c:v>-6.6696030000000004</c:v>
                </c:pt>
                <c:pt idx="865">
                  <c:v>-13.361301000000001</c:v>
                </c:pt>
                <c:pt idx="866">
                  <c:v>-6.6928970000000003</c:v>
                </c:pt>
                <c:pt idx="867">
                  <c:v>-13.45485</c:v>
                </c:pt>
                <c:pt idx="868">
                  <c:v>-6.8145420000000003</c:v>
                </c:pt>
                <c:pt idx="869">
                  <c:v>-13.662500000000001</c:v>
                </c:pt>
                <c:pt idx="870">
                  <c:v>-6.8996500000000003</c:v>
                </c:pt>
                <c:pt idx="871">
                  <c:v>-13.882227</c:v>
                </c:pt>
                <c:pt idx="872">
                  <c:v>-7.1549440000000004</c:v>
                </c:pt>
                <c:pt idx="873">
                  <c:v>-14.482656</c:v>
                </c:pt>
                <c:pt idx="874">
                  <c:v>-7.2625409999999997</c:v>
                </c:pt>
                <c:pt idx="875">
                  <c:v>-14.289276000000001</c:v>
                </c:pt>
                <c:pt idx="876">
                  <c:v>-6.8417770000000004</c:v>
                </c:pt>
                <c:pt idx="877">
                  <c:v>-13.517860000000001</c:v>
                </c:pt>
                <c:pt idx="878">
                  <c:v>-6.4210039999999999</c:v>
                </c:pt>
                <c:pt idx="879">
                  <c:v>-12.51587</c:v>
                </c:pt>
                <c:pt idx="880">
                  <c:v>-5.8104550000000001</c:v>
                </c:pt>
                <c:pt idx="881">
                  <c:v>-11.328938000000001</c:v>
                </c:pt>
                <c:pt idx="882">
                  <c:v>-5.1401260000000004</c:v>
                </c:pt>
                <c:pt idx="883">
                  <c:v>-9.8168930000000003</c:v>
                </c:pt>
                <c:pt idx="884">
                  <c:v>-4.1343490000000003</c:v>
                </c:pt>
                <c:pt idx="885">
                  <c:v>-7.8554100000000009</c:v>
                </c:pt>
                <c:pt idx="886">
                  <c:v>-3.4729429999999999</c:v>
                </c:pt>
                <c:pt idx="887">
                  <c:v>-6.7771290000000004</c:v>
                </c:pt>
                <c:pt idx="888">
                  <c:v>-3.169645</c:v>
                </c:pt>
                <c:pt idx="889">
                  <c:v>-6.1399010000000001</c:v>
                </c:pt>
                <c:pt idx="890">
                  <c:v>-2.7071960000000002</c:v>
                </c:pt>
                <c:pt idx="891">
                  <c:v>-5.1305290000000001</c:v>
                </c:pt>
                <c:pt idx="892">
                  <c:v>-2.1145740000000002</c:v>
                </c:pt>
                <c:pt idx="893">
                  <c:v>-3.8720370000000002</c:v>
                </c:pt>
                <c:pt idx="894">
                  <c:v>-1.339899</c:v>
                </c:pt>
                <c:pt idx="895">
                  <c:v>-2.2835399999999999</c:v>
                </c:pt>
                <c:pt idx="896">
                  <c:v>-0.65995700000000002</c:v>
                </c:pt>
                <c:pt idx="897">
                  <c:v>-1.0678160000000001</c:v>
                </c:pt>
                <c:pt idx="898">
                  <c:v>-0.118771</c:v>
                </c:pt>
                <c:pt idx="899">
                  <c:v>0.14109499999999997</c:v>
                </c:pt>
                <c:pt idx="900">
                  <c:v>0.77497400000000005</c:v>
                </c:pt>
                <c:pt idx="901">
                  <c:v>2.1336550000000001</c:v>
                </c:pt>
                <c:pt idx="902">
                  <c:v>1.805782</c:v>
                </c:pt>
                <c:pt idx="903">
                  <c:v>3.719668</c:v>
                </c:pt>
                <c:pt idx="904">
                  <c:v>1.866976</c:v>
                </c:pt>
                <c:pt idx="905">
                  <c:v>3.9224670000000001</c:v>
                </c:pt>
                <c:pt idx="906">
                  <c:v>2.6635810000000002</c:v>
                </c:pt>
                <c:pt idx="907">
                  <c:v>6.5247290000000007</c:v>
                </c:pt>
                <c:pt idx="908">
                  <c:v>5.5299490000000002</c:v>
                </c:pt>
                <c:pt idx="909">
                  <c:v>12.57447</c:v>
                </c:pt>
                <c:pt idx="910">
                  <c:v>8.111364</c:v>
                </c:pt>
                <c:pt idx="911">
                  <c:v>16.795887</c:v>
                </c:pt>
                <c:pt idx="912">
                  <c:v>8.7426189999999995</c:v>
                </c:pt>
                <c:pt idx="913">
                  <c:v>17.096864</c:v>
                </c:pt>
                <c:pt idx="914">
                  <c:v>7.7223740000000003</c:v>
                </c:pt>
                <c:pt idx="915">
                  <c:v>14.977161000000001</c:v>
                </c:pt>
                <c:pt idx="916">
                  <c:v>7.1768280000000004</c:v>
                </c:pt>
                <c:pt idx="917">
                  <c:v>14.681084</c:v>
                </c:pt>
                <c:pt idx="918">
                  <c:v>8.068873</c:v>
                </c:pt>
                <c:pt idx="919">
                  <c:v>16.756940999999998</c:v>
                </c:pt>
                <c:pt idx="920">
                  <c:v>9.1451349999999998</c:v>
                </c:pt>
                <c:pt idx="921">
                  <c:v>18.362625000000001</c:v>
                </c:pt>
                <c:pt idx="922">
                  <c:v>9.0999800000000004</c:v>
                </c:pt>
                <c:pt idx="923">
                  <c:v>18.136684000000002</c:v>
                </c:pt>
                <c:pt idx="924">
                  <c:v>9.0676590000000008</c:v>
                </c:pt>
                <c:pt idx="925">
                  <c:v>18.165665000000001</c:v>
                </c:pt>
                <c:pt idx="926">
                  <c:v>9.0579289999999997</c:v>
                </c:pt>
                <c:pt idx="927">
                  <c:v>18.027729000000001</c:v>
                </c:pt>
                <c:pt idx="928">
                  <c:v>8.778613</c:v>
                </c:pt>
                <c:pt idx="929">
                  <c:v>17.23152</c:v>
                </c:pt>
                <c:pt idx="930">
                  <c:v>8.0384960000000003</c:v>
                </c:pt>
                <c:pt idx="931">
                  <c:v>15.54936</c:v>
                </c:pt>
                <c:pt idx="932">
                  <c:v>6.8571679999999997</c:v>
                </c:pt>
                <c:pt idx="933">
                  <c:v>13.051197999999999</c:v>
                </c:pt>
                <c:pt idx="934">
                  <c:v>5.5828470000000001</c:v>
                </c:pt>
                <c:pt idx="935">
                  <c:v>10.609943000000001</c:v>
                </c:pt>
                <c:pt idx="936">
                  <c:v>4.3811879999999999</c:v>
                </c:pt>
                <c:pt idx="937">
                  <c:v>7.906987</c:v>
                </c:pt>
                <c:pt idx="938">
                  <c:v>2.5328849999999998</c:v>
                </c:pt>
                <c:pt idx="939">
                  <c:v>3.7996099999999999</c:v>
                </c:pt>
                <c:pt idx="940">
                  <c:v>-1.0921E-2</c:v>
                </c:pt>
                <c:pt idx="941">
                  <c:v>-0.93221699999999996</c:v>
                </c:pt>
                <c:pt idx="942">
                  <c:v>-1.6830350000000001</c:v>
                </c:pt>
                <c:pt idx="943">
                  <c:v>-3.9766360000000001</c:v>
                </c:pt>
                <c:pt idx="944">
                  <c:v>-2.8215089999999998</c:v>
                </c:pt>
                <c:pt idx="945">
                  <c:v>-6.2444410000000001</c:v>
                </c:pt>
                <c:pt idx="946">
                  <c:v>-4.1470200000000004</c:v>
                </c:pt>
                <c:pt idx="947">
                  <c:v>-8.9898720000000001</c:v>
                </c:pt>
                <c:pt idx="948">
                  <c:v>-5.3705569999999998</c:v>
                </c:pt>
                <c:pt idx="949">
                  <c:v>-11.087682000000001</c:v>
                </c:pt>
                <c:pt idx="950">
                  <c:v>-5.959689</c:v>
                </c:pt>
                <c:pt idx="951">
                  <c:v>-12.086026</c:v>
                </c:pt>
                <c:pt idx="952">
                  <c:v>-6.2703009999999999</c:v>
                </c:pt>
                <c:pt idx="953">
                  <c:v>-12.737124999999999</c:v>
                </c:pt>
                <c:pt idx="954">
                  <c:v>-6.7135959999999999</c:v>
                </c:pt>
                <c:pt idx="955">
                  <c:v>-13.722256999999999</c:v>
                </c:pt>
                <c:pt idx="956">
                  <c:v>-7.2067509999999997</c:v>
                </c:pt>
                <c:pt idx="957">
                  <c:v>-14.523357000000001</c:v>
                </c:pt>
                <c:pt idx="958">
                  <c:v>-7.4789599999999998</c:v>
                </c:pt>
                <c:pt idx="959">
                  <c:v>-15.054155999999999</c:v>
                </c:pt>
                <c:pt idx="960">
                  <c:v>-7.5263580000000001</c:v>
                </c:pt>
                <c:pt idx="961">
                  <c:v>-14.994073</c:v>
                </c:pt>
                <c:pt idx="962">
                  <c:v>-7.528276</c:v>
                </c:pt>
                <c:pt idx="963">
                  <c:v>-15.20112</c:v>
                </c:pt>
                <c:pt idx="964">
                  <c:v>-7.795248</c:v>
                </c:pt>
                <c:pt idx="965">
                  <c:v>-15.575037999999999</c:v>
                </c:pt>
                <c:pt idx="966">
                  <c:v>-7.6429260000000001</c:v>
                </c:pt>
                <c:pt idx="967">
                  <c:v>-15.072818999999999</c:v>
                </c:pt>
                <c:pt idx="968">
                  <c:v>-7.2163810000000002</c:v>
                </c:pt>
                <c:pt idx="969">
                  <c:v>-14.279233999999999</c:v>
                </c:pt>
                <c:pt idx="970">
                  <c:v>-6.8370810000000004</c:v>
                </c:pt>
                <c:pt idx="971">
                  <c:v>-13.229409</c:v>
                </c:pt>
                <c:pt idx="972">
                  <c:v>-6.0283490000000004</c:v>
                </c:pt>
                <c:pt idx="973">
                  <c:v>-11.838049999999999</c:v>
                </c:pt>
                <c:pt idx="974">
                  <c:v>-5.6545870000000003</c:v>
                </c:pt>
                <c:pt idx="975">
                  <c:v>-11.155066000000001</c:v>
                </c:pt>
                <c:pt idx="976">
                  <c:v>-5.4379</c:v>
                </c:pt>
                <c:pt idx="977">
                  <c:v>-10.914404000000001</c:v>
                </c:pt>
                <c:pt idx="978">
                  <c:v>-5.425554</c:v>
                </c:pt>
                <c:pt idx="979">
                  <c:v>-10.705259999999999</c:v>
                </c:pt>
                <c:pt idx="980">
                  <c:v>-4.9351209999999996</c:v>
                </c:pt>
                <c:pt idx="981">
                  <c:v>-9.5450780000000002</c:v>
                </c:pt>
                <c:pt idx="982">
                  <c:v>-4.4668359999999998</c:v>
                </c:pt>
                <c:pt idx="983">
                  <c:v>-8.7876200000000004</c:v>
                </c:pt>
                <c:pt idx="984">
                  <c:v>-3.9875579999999999</c:v>
                </c:pt>
                <c:pt idx="985">
                  <c:v>-7.3763670000000001</c:v>
                </c:pt>
                <c:pt idx="986">
                  <c:v>-2.6074359999999999</c:v>
                </c:pt>
                <c:pt idx="987">
                  <c:v>-4.3560970000000001</c:v>
                </c:pt>
                <c:pt idx="988">
                  <c:v>-0.82890399999999997</c:v>
                </c:pt>
                <c:pt idx="989">
                  <c:v>-0.60593199999999992</c:v>
                </c:pt>
                <c:pt idx="990">
                  <c:v>1.6230370000000001</c:v>
                </c:pt>
                <c:pt idx="991">
                  <c:v>5.0696690000000002</c:v>
                </c:pt>
                <c:pt idx="992">
                  <c:v>5.3984709999999998</c:v>
                </c:pt>
                <c:pt idx="993">
                  <c:v>12.415597</c:v>
                </c:pt>
                <c:pt idx="994">
                  <c:v>8.0976049999999997</c:v>
                </c:pt>
                <c:pt idx="995">
                  <c:v>16.861252</c:v>
                </c:pt>
                <c:pt idx="996">
                  <c:v>8.8034890000000008</c:v>
                </c:pt>
                <c:pt idx="997">
                  <c:v>17.283344</c:v>
                </c:pt>
                <c:pt idx="998">
                  <c:v>8.4142779999999995</c:v>
                </c:pt>
                <c:pt idx="999">
                  <c:v>17.035468000000002</c:v>
                </c:pt>
                <c:pt idx="1000">
                  <c:v>8.9909169999999996</c:v>
                </c:pt>
                <c:pt idx="1001">
                  <c:v>18.385511000000001</c:v>
                </c:pt>
                <c:pt idx="1002">
                  <c:v>9.6902740000000005</c:v>
                </c:pt>
                <c:pt idx="1003">
                  <c:v>19.654443000000001</c:v>
                </c:pt>
                <c:pt idx="1004">
                  <c:v>10.011032999999999</c:v>
                </c:pt>
                <c:pt idx="1005">
                  <c:v>19.980952000000002</c:v>
                </c:pt>
                <c:pt idx="1006">
                  <c:v>10.461293</c:v>
                </c:pt>
                <c:pt idx="1007">
                  <c:v>21.772770999999999</c:v>
                </c:pt>
                <c:pt idx="1008">
                  <c:v>11.996596</c:v>
                </c:pt>
                <c:pt idx="1009">
                  <c:v>24.30941</c:v>
                </c:pt>
                <c:pt idx="1010">
                  <c:v>12.337655</c:v>
                </c:pt>
                <c:pt idx="1011">
                  <c:v>24.266956</c:v>
                </c:pt>
                <c:pt idx="1012">
                  <c:v>11.300610000000001</c:v>
                </c:pt>
                <c:pt idx="1013">
                  <c:v>21.968720000000001</c:v>
                </c:pt>
                <c:pt idx="1014">
                  <c:v>10.028725</c:v>
                </c:pt>
                <c:pt idx="1015">
                  <c:v>19.387177000000001</c:v>
                </c:pt>
                <c:pt idx="1016">
                  <c:v>8.6007049999999996</c:v>
                </c:pt>
                <c:pt idx="1017">
                  <c:v>16.375851000000001</c:v>
                </c:pt>
                <c:pt idx="1018">
                  <c:v>6.9340089999999996</c:v>
                </c:pt>
                <c:pt idx="1019">
                  <c:v>13.064917999999999</c:v>
                </c:pt>
                <c:pt idx="1020">
                  <c:v>5.3487770000000001</c:v>
                </c:pt>
                <c:pt idx="1021">
                  <c:v>9.9055309999999999</c:v>
                </c:pt>
                <c:pt idx="1022">
                  <c:v>3.761444</c:v>
                </c:pt>
                <c:pt idx="1023">
                  <c:v>6.7225280000000005</c:v>
                </c:pt>
                <c:pt idx="1024">
                  <c:v>2.0916960000000002</c:v>
                </c:pt>
                <c:pt idx="1025">
                  <c:v>3.215986</c:v>
                </c:pt>
                <c:pt idx="1026">
                  <c:v>8.4519999999999994E-3</c:v>
                </c:pt>
                <c:pt idx="1027">
                  <c:v>-1.1403380000000001</c:v>
                </c:pt>
                <c:pt idx="1028">
                  <c:v>-2.2090510000000001</c:v>
                </c:pt>
                <c:pt idx="1029">
                  <c:v>-5.3335220000000003</c:v>
                </c:pt>
                <c:pt idx="1030">
                  <c:v>-3.7802539999999998</c:v>
                </c:pt>
                <c:pt idx="1031">
                  <c:v>-7.9880040000000001</c:v>
                </c:pt>
                <c:pt idx="1032">
                  <c:v>-4.566459</c:v>
                </c:pt>
                <c:pt idx="1033">
                  <c:v>-9.496970000000001</c:v>
                </c:pt>
                <c:pt idx="1034">
                  <c:v>-5.3034350000000003</c:v>
                </c:pt>
                <c:pt idx="1035">
                  <c:v>-10.996634</c:v>
                </c:pt>
                <c:pt idx="1036">
                  <c:v>-6.0996800000000002</c:v>
                </c:pt>
                <c:pt idx="1037">
                  <c:v>-12.582622000000001</c:v>
                </c:pt>
                <c:pt idx="1038">
                  <c:v>-6.8456599999999996</c:v>
                </c:pt>
                <c:pt idx="1039">
                  <c:v>-14.069196999999999</c:v>
                </c:pt>
                <c:pt idx="1040">
                  <c:v>-7.7031660000000004</c:v>
                </c:pt>
                <c:pt idx="1041">
                  <c:v>-15.900241999999999</c:v>
                </c:pt>
                <c:pt idx="1042">
                  <c:v>-8.4669799999999995</c:v>
                </c:pt>
                <c:pt idx="1043">
                  <c:v>-17.055824999999999</c:v>
                </c:pt>
                <c:pt idx="1044">
                  <c:v>-8.7601010000000006</c:v>
                </c:pt>
                <c:pt idx="1045">
                  <c:v>-17.734216</c:v>
                </c:pt>
                <c:pt idx="1046">
                  <c:v>-9.1842179999999995</c:v>
                </c:pt>
                <c:pt idx="1047">
                  <c:v>-18.705182000000001</c:v>
                </c:pt>
                <c:pt idx="1048">
                  <c:v>-9.9765630000000005</c:v>
                </c:pt>
                <c:pt idx="1049">
                  <c:v>-20.411687999999998</c:v>
                </c:pt>
                <c:pt idx="1050">
                  <c:v>-10.717131</c:v>
                </c:pt>
                <c:pt idx="1051">
                  <c:v>-21.525209</c:v>
                </c:pt>
                <c:pt idx="1052">
                  <c:v>-10.90343</c:v>
                </c:pt>
                <c:pt idx="1053">
                  <c:v>-22.101164000000001</c:v>
                </c:pt>
                <c:pt idx="1054">
                  <c:v>-11.409891</c:v>
                </c:pt>
                <c:pt idx="1055">
                  <c:v>-22.652439999999999</c:v>
                </c:pt>
                <c:pt idx="1056">
                  <c:v>-10.688867</c:v>
                </c:pt>
                <c:pt idx="1057">
                  <c:v>-20.474135</c:v>
                </c:pt>
                <c:pt idx="1058">
                  <c:v>-8.8173460000000006</c:v>
                </c:pt>
                <c:pt idx="1059">
                  <c:v>-16.808595</c:v>
                </c:pt>
                <c:pt idx="1060">
                  <c:v>-7.4683859999999997</c:v>
                </c:pt>
                <c:pt idx="1061">
                  <c:v>-14.635788</c:v>
                </c:pt>
                <c:pt idx="1062">
                  <c:v>-7.2088780000000003</c:v>
                </c:pt>
                <c:pt idx="1063">
                  <c:v>-14.365076999999999</c:v>
                </c:pt>
                <c:pt idx="1064">
                  <c:v>-6.8930600000000002</c:v>
                </c:pt>
                <c:pt idx="1065">
                  <c:v>-13.346927000000001</c:v>
                </c:pt>
                <c:pt idx="1066">
                  <c:v>-5.9019880000000002</c:v>
                </c:pt>
                <c:pt idx="1067">
                  <c:v>-11.046693000000001</c:v>
                </c:pt>
                <c:pt idx="1068">
                  <c:v>-4.3486359999999999</c:v>
                </c:pt>
                <c:pt idx="1069">
                  <c:v>-7.9680020000000003</c:v>
                </c:pt>
                <c:pt idx="1070">
                  <c:v>-3.0924710000000002</c:v>
                </c:pt>
                <c:pt idx="1071">
                  <c:v>-6.1350999999999996</c:v>
                </c:pt>
                <c:pt idx="1072">
                  <c:v>-3.062344</c:v>
                </c:pt>
                <c:pt idx="1073">
                  <c:v>-5.8804689999999997</c:v>
                </c:pt>
                <c:pt idx="1074">
                  <c:v>-2.2716829999999999</c:v>
                </c:pt>
                <c:pt idx="1075">
                  <c:v>-3.4884849999999998</c:v>
                </c:pt>
                <c:pt idx="1076">
                  <c:v>0.43435499999999999</c:v>
                </c:pt>
                <c:pt idx="1077">
                  <c:v>2.601702</c:v>
                </c:pt>
                <c:pt idx="1078">
                  <c:v>3.392004</c:v>
                </c:pt>
                <c:pt idx="1079">
                  <c:v>7.5714319999999997</c:v>
                </c:pt>
                <c:pt idx="1080">
                  <c:v>4.6610009999999997</c:v>
                </c:pt>
                <c:pt idx="1081">
                  <c:v>9.419512000000001</c:v>
                </c:pt>
                <c:pt idx="1082">
                  <c:v>4.62263</c:v>
                </c:pt>
                <c:pt idx="1083">
                  <c:v>9.3081189999999996</c:v>
                </c:pt>
                <c:pt idx="1084">
                  <c:v>5.189635</c:v>
                </c:pt>
                <c:pt idx="1085">
                  <c:v>11.080570999999999</c:v>
                </c:pt>
                <c:pt idx="1086">
                  <c:v>6.8506099999999996</c:v>
                </c:pt>
                <c:pt idx="1087">
                  <c:v>15.420961999999999</c:v>
                </c:pt>
                <c:pt idx="1088">
                  <c:v>10.912015</c:v>
                </c:pt>
                <c:pt idx="1089">
                  <c:v>23.839897000000001</c:v>
                </c:pt>
                <c:pt idx="1090">
                  <c:v>13.79543</c:v>
                </c:pt>
                <c:pt idx="1091">
                  <c:v>27.331509</c:v>
                </c:pt>
                <c:pt idx="1092">
                  <c:v>12.785360000000001</c:v>
                </c:pt>
                <c:pt idx="1093">
                  <c:v>25.065041999999998</c:v>
                </c:pt>
                <c:pt idx="1094">
                  <c:v>12.716203</c:v>
                </c:pt>
                <c:pt idx="1095">
                  <c:v>26.252897000000001</c:v>
                </c:pt>
                <c:pt idx="1096">
                  <c:v>13.869448999999999</c:v>
                </c:pt>
                <c:pt idx="1097">
                  <c:v>27.482295000000001</c:v>
                </c:pt>
                <c:pt idx="1098">
                  <c:v>13.153829999999999</c:v>
                </c:pt>
                <c:pt idx="1099">
                  <c:v>25.770672999999999</c:v>
                </c:pt>
                <c:pt idx="1100">
                  <c:v>12.010085</c:v>
                </c:pt>
                <c:pt idx="1101">
                  <c:v>23.363654</c:v>
                </c:pt>
                <c:pt idx="1102">
                  <c:v>10.629873999999999</c:v>
                </c:pt>
                <c:pt idx="1103">
                  <c:v>20.474378999999999</c:v>
                </c:pt>
                <c:pt idx="1104">
                  <c:v>9.0330639999999995</c:v>
                </c:pt>
                <c:pt idx="1105">
                  <c:v>17.279913999999998</c:v>
                </c:pt>
                <c:pt idx="1106">
                  <c:v>7.5372899999999996</c:v>
                </c:pt>
                <c:pt idx="1107">
                  <c:v>14.405975999999999</c:v>
                </c:pt>
                <c:pt idx="1108">
                  <c:v>6.2234290000000003</c:v>
                </c:pt>
                <c:pt idx="1109">
                  <c:v>11.786176000000001</c:v>
                </c:pt>
                <c:pt idx="1110">
                  <c:v>4.8322839999999996</c:v>
                </c:pt>
                <c:pt idx="1111">
                  <c:v>8.8357010000000002</c:v>
                </c:pt>
                <c:pt idx="1112">
                  <c:v>2.999053</c:v>
                </c:pt>
                <c:pt idx="1113">
                  <c:v>4.8261589999999996</c:v>
                </c:pt>
                <c:pt idx="1114">
                  <c:v>0.58901300000000001</c:v>
                </c:pt>
                <c:pt idx="1115">
                  <c:v>-0.14707999999999999</c:v>
                </c:pt>
                <c:pt idx="1116">
                  <c:v>-1.970855</c:v>
                </c:pt>
                <c:pt idx="1117">
                  <c:v>-4.9347700000000003</c:v>
                </c:pt>
                <c:pt idx="1118">
                  <c:v>-3.7544780000000002</c:v>
                </c:pt>
                <c:pt idx="1119">
                  <c:v>-8.2341080000000009</c:v>
                </c:pt>
                <c:pt idx="1120">
                  <c:v>-5.1447000000000003</c:v>
                </c:pt>
                <c:pt idx="1121">
                  <c:v>-10.815127</c:v>
                </c:pt>
                <c:pt idx="1122">
                  <c:v>-6.0898159999999999</c:v>
                </c:pt>
                <c:pt idx="1123">
                  <c:v>-12.579554</c:v>
                </c:pt>
                <c:pt idx="1124">
                  <c:v>-6.8906850000000004</c:v>
                </c:pt>
                <c:pt idx="1125">
                  <c:v>-14.152732</c:v>
                </c:pt>
                <c:pt idx="1126">
                  <c:v>-7.6153630000000003</c:v>
                </c:pt>
                <c:pt idx="1127">
                  <c:v>-15.505252</c:v>
                </c:pt>
                <c:pt idx="1128">
                  <c:v>-8.1116989999999998</c:v>
                </c:pt>
                <c:pt idx="1129">
                  <c:v>-16.405954000000001</c:v>
                </c:pt>
                <c:pt idx="1130">
                  <c:v>-8.4450330000000005</c:v>
                </c:pt>
                <c:pt idx="1131">
                  <c:v>-17.04712</c:v>
                </c:pt>
                <c:pt idx="1132">
                  <c:v>-8.7802860000000003</c:v>
                </c:pt>
                <c:pt idx="1133">
                  <c:v>-17.982748000000001</c:v>
                </c:pt>
                <c:pt idx="1134">
                  <c:v>-9.7224550000000001</c:v>
                </c:pt>
                <c:pt idx="1135">
                  <c:v>-19.686954999999998</c:v>
                </c:pt>
                <c:pt idx="1136">
                  <c:v>-9.8549089999999993</c:v>
                </c:pt>
                <c:pt idx="1137">
                  <c:v>-19.454782999999999</c:v>
                </c:pt>
                <c:pt idx="1138">
                  <c:v>-9.3119689999999995</c:v>
                </c:pt>
                <c:pt idx="1139">
                  <c:v>-18.211601000000002</c:v>
                </c:pt>
                <c:pt idx="1140">
                  <c:v>-8.4647419999999993</c:v>
                </c:pt>
                <c:pt idx="1141">
                  <c:v>-16.715105999999999</c:v>
                </c:pt>
                <c:pt idx="1142">
                  <c:v>-8.1534060000000004</c:v>
                </c:pt>
                <c:pt idx="1143">
                  <c:v>-16.195045999999998</c:v>
                </c:pt>
                <c:pt idx="1144">
                  <c:v>-7.8621379999999998</c:v>
                </c:pt>
                <c:pt idx="1145">
                  <c:v>-15.287472999999999</c:v>
                </c:pt>
                <c:pt idx="1146">
                  <c:v>-6.634125</c:v>
                </c:pt>
                <c:pt idx="1147">
                  <c:v>-12.567672999999999</c:v>
                </c:pt>
                <c:pt idx="1148">
                  <c:v>-5.3230420000000001</c:v>
                </c:pt>
                <c:pt idx="1149">
                  <c:v>-10.175125000000001</c:v>
                </c:pt>
                <c:pt idx="1150">
                  <c:v>-4.7492109999999998</c:v>
                </c:pt>
                <c:pt idx="1151">
                  <c:v>-9.8304179999999999</c:v>
                </c:pt>
                <c:pt idx="1152">
                  <c:v>-5.3461509999999999</c:v>
                </c:pt>
                <c:pt idx="1153">
                  <c:v>-10.547563</c:v>
                </c:pt>
                <c:pt idx="1154">
                  <c:v>-4.8870839999999998</c:v>
                </c:pt>
                <c:pt idx="1155">
                  <c:v>-9.3218870000000003</c:v>
                </c:pt>
                <c:pt idx="1156">
                  <c:v>-3.8801070000000002</c:v>
                </c:pt>
                <c:pt idx="1157">
                  <c:v>-7.1875619999999998</c:v>
                </c:pt>
                <c:pt idx="1158">
                  <c:v>-2.8162829999999999</c:v>
                </c:pt>
                <c:pt idx="1159">
                  <c:v>-5.2214729999999996</c:v>
                </c:pt>
                <c:pt idx="1160">
                  <c:v>-2.1918419999999998</c:v>
                </c:pt>
                <c:pt idx="1161">
                  <c:v>-4.2877239999999999</c:v>
                </c:pt>
                <c:pt idx="1162">
                  <c:v>-1.8679399999999999</c:v>
                </c:pt>
                <c:pt idx="1163">
                  <c:v>-3.1457990000000002</c:v>
                </c:pt>
                <c:pt idx="1164">
                  <c:v>-0.316965</c:v>
                </c:pt>
                <c:pt idx="1165">
                  <c:v>0.66189199999999992</c:v>
                </c:pt>
                <c:pt idx="1166">
                  <c:v>2.6962060000000001</c:v>
                </c:pt>
                <c:pt idx="1167">
                  <c:v>7.1251889999999998</c:v>
                </c:pt>
                <c:pt idx="1168">
                  <c:v>5.5267739999999996</c:v>
                </c:pt>
                <c:pt idx="1169">
                  <c:v>11.435269999999999</c:v>
                </c:pt>
                <c:pt idx="1170">
                  <c:v>5.9057240000000002</c:v>
                </c:pt>
                <c:pt idx="1171">
                  <c:v>11.834453</c:v>
                </c:pt>
                <c:pt idx="1172">
                  <c:v>6.0376260000000004</c:v>
                </c:pt>
                <c:pt idx="1173">
                  <c:v>12.096337999999999</c:v>
                </c:pt>
                <c:pt idx="1174">
                  <c:v>5.9638039999999997</c:v>
                </c:pt>
                <c:pt idx="1175">
                  <c:v>12.174620000000001</c:v>
                </c:pt>
                <c:pt idx="1176">
                  <c:v>7.2253679999999996</c:v>
                </c:pt>
                <c:pt idx="1177">
                  <c:v>16.176645999999998</c:v>
                </c:pt>
                <c:pt idx="1178">
                  <c:v>10.662483</c:v>
                </c:pt>
                <c:pt idx="1179">
                  <c:v>22.5992</c:v>
                </c:pt>
                <c:pt idx="1180">
                  <c:v>12.696624</c:v>
                </c:pt>
                <c:pt idx="1181">
                  <c:v>25.394380999999999</c:v>
                </c:pt>
                <c:pt idx="1182">
                  <c:v>12.76792</c:v>
                </c:pt>
                <c:pt idx="1183">
                  <c:v>25.983150999999999</c:v>
                </c:pt>
                <c:pt idx="1184">
                  <c:v>13.729122</c:v>
                </c:pt>
                <c:pt idx="1185">
                  <c:v>27.815355</c:v>
                </c:pt>
                <c:pt idx="1186">
                  <c:v>13.95401</c:v>
                </c:pt>
                <c:pt idx="1187">
                  <c:v>27.421044999999999</c:v>
                </c:pt>
                <c:pt idx="1188">
                  <c:v>12.895929000000001</c:v>
                </c:pt>
                <c:pt idx="1189">
                  <c:v>25.195872999999999</c:v>
                </c:pt>
                <c:pt idx="1190">
                  <c:v>11.71369</c:v>
                </c:pt>
                <c:pt idx="1191">
                  <c:v>22.780396</c:v>
                </c:pt>
                <c:pt idx="1192">
                  <c:v>10.349017</c:v>
                </c:pt>
                <c:pt idx="1193">
                  <c:v>19.946784999999998</c:v>
                </c:pt>
                <c:pt idx="1194">
                  <c:v>8.8418290000000006</c:v>
                </c:pt>
                <c:pt idx="1195">
                  <c:v>16.879102000000003</c:v>
                </c:pt>
                <c:pt idx="1196">
                  <c:v>7.2072279999999997</c:v>
                </c:pt>
                <c:pt idx="1197">
                  <c:v>13.557666999999999</c:v>
                </c:pt>
                <c:pt idx="1198">
                  <c:v>5.4819849999999999</c:v>
                </c:pt>
                <c:pt idx="1199">
                  <c:v>10.102219999999999</c:v>
                </c:pt>
                <c:pt idx="1200">
                  <c:v>3.7421310000000001</c:v>
                </c:pt>
                <c:pt idx="1201">
                  <c:v>6.6463859999999997</c:v>
                </c:pt>
                <c:pt idx="1202">
                  <c:v>2.1603970000000001</c:v>
                </c:pt>
                <c:pt idx="1203">
                  <c:v>3.6282909999999999</c:v>
                </c:pt>
                <c:pt idx="1204">
                  <c:v>0.74817599999999995</c:v>
                </c:pt>
                <c:pt idx="1205">
                  <c:v>0.70803199999999999</c:v>
                </c:pt>
                <c:pt idx="1206">
                  <c:v>-0.94958699999999996</c:v>
                </c:pt>
                <c:pt idx="1207">
                  <c:v>-2.9120239999999997</c:v>
                </c:pt>
                <c:pt idx="1208">
                  <c:v>-2.9658950000000002</c:v>
                </c:pt>
                <c:pt idx="1209">
                  <c:v>-6.8615690000000003</c:v>
                </c:pt>
                <c:pt idx="1210">
                  <c:v>-4.6813019999999996</c:v>
                </c:pt>
                <c:pt idx="1211">
                  <c:v>-9.944977999999999</c:v>
                </c:pt>
                <c:pt idx="1212">
                  <c:v>-5.6535289999999998</c:v>
                </c:pt>
                <c:pt idx="1213">
                  <c:v>-11.494136999999998</c:v>
                </c:pt>
                <c:pt idx="1214">
                  <c:v>-5.8343189999999998</c:v>
                </c:pt>
                <c:pt idx="1215">
                  <c:v>-11.610296</c:v>
                </c:pt>
                <c:pt idx="1216">
                  <c:v>-5.7800649999999996</c:v>
                </c:pt>
                <c:pt idx="1217">
                  <c:v>-11.678280000000001</c:v>
                </c:pt>
                <c:pt idx="1218">
                  <c:v>-6.1436190000000002</c:v>
                </c:pt>
                <c:pt idx="1219">
                  <c:v>-12.680343000000001</c:v>
                </c:pt>
                <c:pt idx="1220">
                  <c:v>-7.05192</c:v>
                </c:pt>
                <c:pt idx="1221">
                  <c:v>-14.757156999999999</c:v>
                </c:pt>
                <c:pt idx="1222">
                  <c:v>-8.4568200000000004</c:v>
                </c:pt>
                <c:pt idx="1223">
                  <c:v>-17.586300000000001</c:v>
                </c:pt>
                <c:pt idx="1224">
                  <c:v>-9.5834449999999993</c:v>
                </c:pt>
                <c:pt idx="1225">
                  <c:v>-19.336637</c:v>
                </c:pt>
                <c:pt idx="1226">
                  <c:v>-9.6380549999999996</c:v>
                </c:pt>
                <c:pt idx="1227">
                  <c:v>-19.053049000000001</c:v>
                </c:pt>
                <c:pt idx="1228">
                  <c:v>-9.2892910000000004</c:v>
                </c:pt>
                <c:pt idx="1229">
                  <c:v>-18.607163</c:v>
                </c:pt>
                <c:pt idx="1230">
                  <c:v>-9.4358310000000003</c:v>
                </c:pt>
                <c:pt idx="1231">
                  <c:v>-18.970717</c:v>
                </c:pt>
                <c:pt idx="1232">
                  <c:v>-9.5249780000000008</c:v>
                </c:pt>
                <c:pt idx="1233">
                  <c:v>-18.850923999999999</c:v>
                </c:pt>
                <c:pt idx="1234">
                  <c:v>-8.9510400000000008</c:v>
                </c:pt>
                <c:pt idx="1235">
                  <c:v>-17.353428000000001</c:v>
                </c:pt>
                <c:pt idx="1236">
                  <c:v>-7.7183549999999999</c:v>
                </c:pt>
                <c:pt idx="1237">
                  <c:v>-14.810116000000001</c:v>
                </c:pt>
                <c:pt idx="1238">
                  <c:v>-6.6030439999999997</c:v>
                </c:pt>
                <c:pt idx="1239">
                  <c:v>-12.926371</c:v>
                </c:pt>
                <c:pt idx="1240">
                  <c:v>-6.1670119999999997</c:v>
                </c:pt>
                <c:pt idx="1241">
                  <c:v>-12.175215999999999</c:v>
                </c:pt>
                <c:pt idx="1242">
                  <c:v>-5.8154810000000001</c:v>
                </c:pt>
                <c:pt idx="1243">
                  <c:v>-11.362767</c:v>
                </c:pt>
                <c:pt idx="1244">
                  <c:v>-5.1792720000000001</c:v>
                </c:pt>
                <c:pt idx="1245">
                  <c:v>-9.9049160000000001</c:v>
                </c:pt>
                <c:pt idx="1246">
                  <c:v>-4.2859449999999999</c:v>
                </c:pt>
                <c:pt idx="1247">
                  <c:v>-8.2172020000000003</c:v>
                </c:pt>
                <c:pt idx="1248">
                  <c:v>-3.7053440000000002</c:v>
                </c:pt>
                <c:pt idx="1249">
                  <c:v>-7.2258329999999997</c:v>
                </c:pt>
                <c:pt idx="1250">
                  <c:v>-3.225816</c:v>
                </c:pt>
                <c:pt idx="1251">
                  <c:v>-5.9157290000000007</c:v>
                </c:pt>
                <c:pt idx="1252">
                  <c:v>-1.859904</c:v>
                </c:pt>
                <c:pt idx="1253">
                  <c:v>-2.67699</c:v>
                </c:pt>
                <c:pt idx="1254">
                  <c:v>0.44767699999999999</c:v>
                </c:pt>
                <c:pt idx="1255">
                  <c:v>2.2503250000000001</c:v>
                </c:pt>
                <c:pt idx="1256">
                  <c:v>2.9121389999999998</c:v>
                </c:pt>
                <c:pt idx="1257">
                  <c:v>6.6593819999999999</c:v>
                </c:pt>
                <c:pt idx="1258">
                  <c:v>4.4762769999999996</c:v>
                </c:pt>
                <c:pt idx="1259">
                  <c:v>9.4472880000000004</c:v>
                </c:pt>
                <c:pt idx="1260">
                  <c:v>5.037604</c:v>
                </c:pt>
                <c:pt idx="1261">
                  <c:v>9.9284330000000001</c:v>
                </c:pt>
                <c:pt idx="1262">
                  <c:v>4.5780380000000003</c:v>
                </c:pt>
                <c:pt idx="1263">
                  <c:v>9.0970639999999996</c:v>
                </c:pt>
                <c:pt idx="1264">
                  <c:v>5.0964070000000001</c:v>
                </c:pt>
                <c:pt idx="1265">
                  <c:v>11.265073000000001</c:v>
                </c:pt>
                <c:pt idx="1266">
                  <c:v>7.7444069999999998</c:v>
                </c:pt>
                <c:pt idx="1267">
                  <c:v>17.055167999999998</c:v>
                </c:pt>
                <c:pt idx="1268">
                  <c:v>10.021393</c:v>
                </c:pt>
                <c:pt idx="1269">
                  <c:v>19.883391</c:v>
                </c:pt>
                <c:pt idx="1270">
                  <c:v>9.1683240000000001</c:v>
                </c:pt>
                <c:pt idx="1271">
                  <c:v>17.439973999999999</c:v>
                </c:pt>
                <c:pt idx="1272">
                  <c:v>7.6925030000000003</c:v>
                </c:pt>
                <c:pt idx="1273">
                  <c:v>15.363954</c:v>
                </c:pt>
                <c:pt idx="1274">
                  <c:v>8.2420530000000003</c:v>
                </c:pt>
                <c:pt idx="1275">
                  <c:v>17.782012000000002</c:v>
                </c:pt>
                <c:pt idx="1276">
                  <c:v>11.116107</c:v>
                </c:pt>
                <c:pt idx="1277">
                  <c:v>23.443953</c:v>
                </c:pt>
                <c:pt idx="1278">
                  <c:v>12.929349</c:v>
                </c:pt>
                <c:pt idx="1279">
                  <c:v>25.945711000000003</c:v>
                </c:pt>
                <c:pt idx="1280">
                  <c:v>12.920925</c:v>
                </c:pt>
                <c:pt idx="1281">
                  <c:v>25.559752</c:v>
                </c:pt>
                <c:pt idx="1282">
                  <c:v>12.182931</c:v>
                </c:pt>
                <c:pt idx="1283">
                  <c:v>23.742598999999998</c:v>
                </c:pt>
                <c:pt idx="1284">
                  <c:v>10.736875</c:v>
                </c:pt>
                <c:pt idx="1285">
                  <c:v>20.468555000000002</c:v>
                </c:pt>
                <c:pt idx="1286">
                  <c:v>8.7118990000000007</c:v>
                </c:pt>
                <c:pt idx="1287">
                  <c:v>16.467666000000001</c:v>
                </c:pt>
                <c:pt idx="1288">
                  <c:v>6.878654</c:v>
                </c:pt>
                <c:pt idx="1289">
                  <c:v>12.958036</c:v>
                </c:pt>
                <c:pt idx="1290">
                  <c:v>5.3308989999999996</c:v>
                </c:pt>
                <c:pt idx="1291">
                  <c:v>9.9921720000000001</c:v>
                </c:pt>
                <c:pt idx="1292">
                  <c:v>3.9376419999999999</c:v>
                </c:pt>
                <c:pt idx="1293">
                  <c:v>7.0393030000000003</c:v>
                </c:pt>
                <c:pt idx="1294">
                  <c:v>2.1850209999999999</c:v>
                </c:pt>
                <c:pt idx="1295">
                  <c:v>3.4612749999999997</c:v>
                </c:pt>
                <c:pt idx="1296">
                  <c:v>0.40222000000000002</c:v>
                </c:pt>
                <c:pt idx="1297">
                  <c:v>-3.1747999999999998E-2</c:v>
                </c:pt>
                <c:pt idx="1298">
                  <c:v>-1.2418119999999999</c:v>
                </c:pt>
                <c:pt idx="1299">
                  <c:v>-3.3264899999999997</c:v>
                </c:pt>
                <c:pt idx="1300">
                  <c:v>-2.9420670000000002</c:v>
                </c:pt>
                <c:pt idx="1301">
                  <c:v>-6.6284770000000002</c:v>
                </c:pt>
                <c:pt idx="1302">
                  <c:v>-4.2708969999999997</c:v>
                </c:pt>
                <c:pt idx="1303">
                  <c:v>-9.0193979999999989</c:v>
                </c:pt>
                <c:pt idx="1304">
                  <c:v>-5.2223600000000001</c:v>
                </c:pt>
                <c:pt idx="1305">
                  <c:v>-10.914655</c:v>
                </c:pt>
                <c:pt idx="1306">
                  <c:v>-6.0330959999999996</c:v>
                </c:pt>
                <c:pt idx="1307">
                  <c:v>-12.293092</c:v>
                </c:pt>
                <c:pt idx="1308">
                  <c:v>-6.5078449999999997</c:v>
                </c:pt>
                <c:pt idx="1309">
                  <c:v>-13.304808999999999</c:v>
                </c:pt>
                <c:pt idx="1310">
                  <c:v>-7.0935170000000003</c:v>
                </c:pt>
                <c:pt idx="1311">
                  <c:v>-14.488780999999999</c:v>
                </c:pt>
                <c:pt idx="1312">
                  <c:v>-7.6680789999999996</c:v>
                </c:pt>
                <c:pt idx="1313">
                  <c:v>-15.608784</c:v>
                </c:pt>
                <c:pt idx="1314">
                  <c:v>-8.2861759999999993</c:v>
                </c:pt>
                <c:pt idx="1315">
                  <c:v>-16.928142999999999</c:v>
                </c:pt>
                <c:pt idx="1316">
                  <c:v>-9.0052090000000007</c:v>
                </c:pt>
                <c:pt idx="1317">
                  <c:v>-18.417923000000002</c:v>
                </c:pt>
                <c:pt idx="1318">
                  <c:v>-9.7143029999999992</c:v>
                </c:pt>
                <c:pt idx="1319">
                  <c:v>-19.611379999999997</c:v>
                </c:pt>
                <c:pt idx="1320">
                  <c:v>-9.9881689999999992</c:v>
                </c:pt>
                <c:pt idx="1321">
                  <c:v>-19.875319999999999</c:v>
                </c:pt>
                <c:pt idx="1322">
                  <c:v>-9.7299830000000007</c:v>
                </c:pt>
                <c:pt idx="1323">
                  <c:v>-19.331352000000003</c:v>
                </c:pt>
                <c:pt idx="1324">
                  <c:v>-9.5323379999999993</c:v>
                </c:pt>
                <c:pt idx="1325">
                  <c:v>-19.067328</c:v>
                </c:pt>
                <c:pt idx="1326">
                  <c:v>-9.4160959999999996</c:v>
                </c:pt>
                <c:pt idx="1327">
                  <c:v>-18.468574</c:v>
                </c:pt>
                <c:pt idx="1328">
                  <c:v>-8.3861790000000003</c:v>
                </c:pt>
                <c:pt idx="1329">
                  <c:v>-16.011938000000001</c:v>
                </c:pt>
                <c:pt idx="1330">
                  <c:v>-6.9136790000000001</c:v>
                </c:pt>
                <c:pt idx="1331">
                  <c:v>-13.420151000000001</c:v>
                </c:pt>
                <c:pt idx="1332">
                  <c:v>-6.5569819999999996</c:v>
                </c:pt>
                <c:pt idx="1333">
                  <c:v>-13.132147</c:v>
                </c:pt>
                <c:pt idx="1334">
                  <c:v>-6.380376</c:v>
                </c:pt>
                <c:pt idx="1335">
                  <c:v>-12.448858999999999</c:v>
                </c:pt>
                <c:pt idx="1336">
                  <c:v>-5.6491220000000002</c:v>
                </c:pt>
                <c:pt idx="1337">
                  <c:v>-10.785022999999999</c:v>
                </c:pt>
                <c:pt idx="1338">
                  <c:v>-4.4672859999999996</c:v>
                </c:pt>
                <c:pt idx="1339">
                  <c:v>-8.2844090000000001</c:v>
                </c:pt>
                <c:pt idx="1340">
                  <c:v>-3.228793</c:v>
                </c:pt>
                <c:pt idx="1341">
                  <c:v>-5.8243159999999996</c:v>
                </c:pt>
                <c:pt idx="1342">
                  <c:v>-1.939899</c:v>
                </c:pt>
                <c:pt idx="1343">
                  <c:v>-3.0783849999999999</c:v>
                </c:pt>
                <c:pt idx="1344">
                  <c:v>6.1068999999999998E-2</c:v>
                </c:pt>
                <c:pt idx="1345">
                  <c:v>1.547995</c:v>
                </c:pt>
                <c:pt idx="1346">
                  <c:v>3.0043880000000001</c:v>
                </c:pt>
                <c:pt idx="1347">
                  <c:v>7.3244860000000003</c:v>
                </c:pt>
                <c:pt idx="1348">
                  <c:v>5.2136009999999997</c:v>
                </c:pt>
                <c:pt idx="1349">
                  <c:v>10.922787</c:v>
                </c:pt>
                <c:pt idx="1350">
                  <c:v>5.6245950000000002</c:v>
                </c:pt>
                <c:pt idx="1351">
                  <c:v>10.954141</c:v>
                </c:pt>
                <c:pt idx="1352">
                  <c:v>5.2359609999999996</c:v>
                </c:pt>
                <c:pt idx="1353">
                  <c:v>10.608011999999999</c:v>
                </c:pt>
                <c:pt idx="1354">
                  <c:v>5.6357559999999998</c:v>
                </c:pt>
                <c:pt idx="1355">
                  <c:v>11.668341999999999</c:v>
                </c:pt>
                <c:pt idx="1356">
                  <c:v>6.8091949999999999</c:v>
                </c:pt>
                <c:pt idx="1357">
                  <c:v>14.822215</c:v>
                </c:pt>
                <c:pt idx="1358">
                  <c:v>9.1595890000000004</c:v>
                </c:pt>
                <c:pt idx="1359">
                  <c:v>19.108573</c:v>
                </c:pt>
                <c:pt idx="1360">
                  <c:v>10.418620000000001</c:v>
                </c:pt>
                <c:pt idx="1361">
                  <c:v>20.884495000000001</c:v>
                </c:pt>
                <c:pt idx="1362">
                  <c:v>10.530326000000001</c:v>
                </c:pt>
                <c:pt idx="1363">
                  <c:v>21.477829</c:v>
                </c:pt>
                <c:pt idx="1364">
                  <c:v>11.726772</c:v>
                </c:pt>
                <c:pt idx="1365">
                  <c:v>24.326708</c:v>
                </c:pt>
                <c:pt idx="1366">
                  <c:v>13.085000000000001</c:v>
                </c:pt>
                <c:pt idx="1367">
                  <c:v>26.092626000000003</c:v>
                </c:pt>
                <c:pt idx="1368">
                  <c:v>12.68568</c:v>
                </c:pt>
                <c:pt idx="1369">
                  <c:v>25.053637000000002</c:v>
                </c:pt>
                <c:pt idx="1370">
                  <c:v>12.039624999999999</c:v>
                </c:pt>
                <c:pt idx="1371">
                  <c:v>23.630882</c:v>
                </c:pt>
                <c:pt idx="1372">
                  <c:v>10.916437999999999</c:v>
                </c:pt>
                <c:pt idx="1373">
                  <c:v>20.956628000000002</c:v>
                </c:pt>
                <c:pt idx="1374">
                  <c:v>9.0053599999999996</c:v>
                </c:pt>
                <c:pt idx="1375">
                  <c:v>16.828533999999998</c:v>
                </c:pt>
                <c:pt idx="1376">
                  <c:v>6.6638339999999996</c:v>
                </c:pt>
                <c:pt idx="1377">
                  <c:v>12.314432999999999</c:v>
                </c:pt>
                <c:pt idx="1378">
                  <c:v>4.8054379999999997</c:v>
                </c:pt>
                <c:pt idx="1379">
                  <c:v>9.0255170000000007</c:v>
                </c:pt>
                <c:pt idx="1380">
                  <c:v>3.8822399999999999</c:v>
                </c:pt>
                <c:pt idx="1381">
                  <c:v>7.5173310000000004</c:v>
                </c:pt>
                <c:pt idx="1382">
                  <c:v>3.3054739999999998</c:v>
                </c:pt>
                <c:pt idx="1383">
                  <c:v>6.0461489999999998</c:v>
                </c:pt>
                <c:pt idx="1384">
                  <c:v>1.90042</c:v>
                </c:pt>
                <c:pt idx="1385">
                  <c:v>2.7207810000000001</c:v>
                </c:pt>
                <c:pt idx="1386">
                  <c:v>-0.30286800000000003</c:v>
                </c:pt>
                <c:pt idx="1387">
                  <c:v>-1.6892200000000002</c:v>
                </c:pt>
                <c:pt idx="1388">
                  <c:v>-2.2972739999999998</c:v>
                </c:pt>
                <c:pt idx="1389">
                  <c:v>-5.2455639999999999</c:v>
                </c:pt>
                <c:pt idx="1390">
                  <c:v>-3.4663170000000001</c:v>
                </c:pt>
                <c:pt idx="1391">
                  <c:v>-7.3633769999999998</c:v>
                </c:pt>
                <c:pt idx="1392">
                  <c:v>-4.2610580000000002</c:v>
                </c:pt>
                <c:pt idx="1393">
                  <c:v>-8.8604500000000002</c:v>
                </c:pt>
                <c:pt idx="1394">
                  <c:v>-4.9024219999999996</c:v>
                </c:pt>
                <c:pt idx="1395">
                  <c:v>-10.062867000000001</c:v>
                </c:pt>
                <c:pt idx="1396">
                  <c:v>-5.4650309999999998</c:v>
                </c:pt>
                <c:pt idx="1397">
                  <c:v>-11.283455</c:v>
                </c:pt>
                <c:pt idx="1398">
                  <c:v>-6.1750660000000002</c:v>
                </c:pt>
                <c:pt idx="1399">
                  <c:v>-12.565442000000001</c:v>
                </c:pt>
                <c:pt idx="1400">
                  <c:v>-6.4672739999999997</c:v>
                </c:pt>
                <c:pt idx="1401">
                  <c:v>-13.027584000000001</c:v>
                </c:pt>
                <c:pt idx="1402">
                  <c:v>-6.8190569999999999</c:v>
                </c:pt>
                <c:pt idx="1403">
                  <c:v>-14.098659999999999</c:v>
                </c:pt>
                <c:pt idx="1404">
                  <c:v>-7.840249</c:v>
                </c:pt>
                <c:pt idx="1405">
                  <c:v>-16.25581</c:v>
                </c:pt>
                <c:pt idx="1406">
                  <c:v>-8.9992110000000007</c:v>
                </c:pt>
                <c:pt idx="1407">
                  <c:v>-18.415973999999999</c:v>
                </c:pt>
                <c:pt idx="1408">
                  <c:v>-9.5225559999999998</c:v>
                </c:pt>
                <c:pt idx="1409">
                  <c:v>-18.878515</c:v>
                </c:pt>
                <c:pt idx="1410">
                  <c:v>-9.1165310000000002</c:v>
                </c:pt>
                <c:pt idx="1411">
                  <c:v>-18.022406</c:v>
                </c:pt>
                <c:pt idx="1412">
                  <c:v>-8.8221799999999995</c:v>
                </c:pt>
                <c:pt idx="1413">
                  <c:v>-17.635536000000002</c:v>
                </c:pt>
                <c:pt idx="1414">
                  <c:v>-8.8090810000000008</c:v>
                </c:pt>
                <c:pt idx="1415">
                  <c:v>-17.560942000000001</c:v>
                </c:pt>
                <c:pt idx="1416">
                  <c:v>-8.5981400000000008</c:v>
                </c:pt>
                <c:pt idx="1417">
                  <c:v>-16.902403</c:v>
                </c:pt>
                <c:pt idx="1418">
                  <c:v>-7.7312139999999996</c:v>
                </c:pt>
                <c:pt idx="1419">
                  <c:v>-14.841256999999999</c:v>
                </c:pt>
                <c:pt idx="1420">
                  <c:v>-6.5730139999999997</c:v>
                </c:pt>
                <c:pt idx="1421">
                  <c:v>-12.693421000000001</c:v>
                </c:pt>
                <c:pt idx="1422">
                  <c:v>-5.773701</c:v>
                </c:pt>
                <c:pt idx="1423">
                  <c:v>-11.267094</c:v>
                </c:pt>
                <c:pt idx="1424">
                  <c:v>-5.1925610000000004</c:v>
                </c:pt>
                <c:pt idx="1425">
                  <c:v>-10.020759000000002</c:v>
                </c:pt>
                <c:pt idx="1426">
                  <c:v>-4.3662419999999997</c:v>
                </c:pt>
                <c:pt idx="1427">
                  <c:v>-8.1645810000000001</c:v>
                </c:pt>
                <c:pt idx="1428">
                  <c:v>-3.2561650000000002</c:v>
                </c:pt>
                <c:pt idx="1429">
                  <c:v>-6.0856139999999996</c:v>
                </c:pt>
                <c:pt idx="1430">
                  <c:v>-2.4805839999999999</c:v>
                </c:pt>
                <c:pt idx="1431">
                  <c:v>-4.5878709999999998</c:v>
                </c:pt>
                <c:pt idx="1432">
                  <c:v>-1.6339319999999999</c:v>
                </c:pt>
                <c:pt idx="1433">
                  <c:v>-2.7091180000000001</c:v>
                </c:pt>
                <c:pt idx="1434">
                  <c:v>-0.32872200000000001</c:v>
                </c:pt>
                <c:pt idx="1435">
                  <c:v>0.34501699999999996</c:v>
                </c:pt>
                <c:pt idx="1436">
                  <c:v>1.856803</c:v>
                </c:pt>
                <c:pt idx="1437">
                  <c:v>4.9467439999999998</c:v>
                </c:pt>
                <c:pt idx="1438">
                  <c:v>4.0580730000000003</c:v>
                </c:pt>
                <c:pt idx="1439">
                  <c:v>8.6371959999999994</c:v>
                </c:pt>
                <c:pt idx="1440">
                  <c:v>4.7361969999999998</c:v>
                </c:pt>
                <c:pt idx="1441">
                  <c:v>9.6936479999999996</c:v>
                </c:pt>
                <c:pt idx="1442">
                  <c:v>5.5971339999999996</c:v>
                </c:pt>
                <c:pt idx="1443">
                  <c:v>12.378086</c:v>
                </c:pt>
                <c:pt idx="1444">
                  <c:v>8.2382240000000007</c:v>
                </c:pt>
                <c:pt idx="1445">
                  <c:v>17.770087</c:v>
                </c:pt>
                <c:pt idx="1446">
                  <c:v>10.333743</c:v>
                </c:pt>
                <c:pt idx="1447">
                  <c:v>20.693171</c:v>
                </c:pt>
                <c:pt idx="1448">
                  <c:v>9.281682</c:v>
                </c:pt>
                <c:pt idx="1449">
                  <c:v>17.436802999999998</c:v>
                </c:pt>
                <c:pt idx="1450">
                  <c:v>7.6481019999999997</c:v>
                </c:pt>
                <c:pt idx="1451">
                  <c:v>15.484500000000001</c:v>
                </c:pt>
                <c:pt idx="1452">
                  <c:v>8.7106290000000008</c:v>
                </c:pt>
                <c:pt idx="1453">
                  <c:v>18.808241000000002</c:v>
                </c:pt>
                <c:pt idx="1454">
                  <c:v>11.593168</c:v>
                </c:pt>
                <c:pt idx="1455">
                  <c:v>24.132398999999999</c:v>
                </c:pt>
                <c:pt idx="1456">
                  <c:v>12.662996</c:v>
                </c:pt>
                <c:pt idx="1457">
                  <c:v>25.111152000000001</c:v>
                </c:pt>
                <c:pt idx="1458">
                  <c:v>12.099195999999999</c:v>
                </c:pt>
                <c:pt idx="1459">
                  <c:v>23.711827</c:v>
                </c:pt>
                <c:pt idx="1460">
                  <c:v>10.960837</c:v>
                </c:pt>
                <c:pt idx="1461">
                  <c:v>21.120083000000001</c:v>
                </c:pt>
                <c:pt idx="1462">
                  <c:v>9.3383859999999999</c:v>
                </c:pt>
                <c:pt idx="1463">
                  <c:v>17.883217999999999</c:v>
                </c:pt>
                <c:pt idx="1464">
                  <c:v>7.8096569999999996</c:v>
                </c:pt>
                <c:pt idx="1465">
                  <c:v>14.966201</c:v>
                </c:pt>
                <c:pt idx="1466">
                  <c:v>6.5447360000000003</c:v>
                </c:pt>
                <c:pt idx="1467">
                  <c:v>12.438993</c:v>
                </c:pt>
                <c:pt idx="1468">
                  <c:v>5.1961170000000001</c:v>
                </c:pt>
                <c:pt idx="1469">
                  <c:v>9.6441119999999998</c:v>
                </c:pt>
                <c:pt idx="1470">
                  <c:v>3.6280109999999999</c:v>
                </c:pt>
                <c:pt idx="1471">
                  <c:v>6.3796929999999996</c:v>
                </c:pt>
                <c:pt idx="1472">
                  <c:v>1.8564719999999999</c:v>
                </c:pt>
                <c:pt idx="1473">
                  <c:v>2.7587820000000001</c:v>
                </c:pt>
                <c:pt idx="1474">
                  <c:v>-0.15273400000000001</c:v>
                </c:pt>
                <c:pt idx="1475">
                  <c:v>-1.4022949999999998</c:v>
                </c:pt>
                <c:pt idx="1476">
                  <c:v>-2.3103009999999999</c:v>
                </c:pt>
                <c:pt idx="1477">
                  <c:v>-5.509538</c:v>
                </c:pt>
                <c:pt idx="1478">
                  <c:v>-3.9053420000000001</c:v>
                </c:pt>
                <c:pt idx="1479">
                  <c:v>-8.3738479999999988</c:v>
                </c:pt>
                <c:pt idx="1480">
                  <c:v>-4.9404839999999997</c:v>
                </c:pt>
                <c:pt idx="1481">
                  <c:v>-10.218755</c:v>
                </c:pt>
                <c:pt idx="1482">
                  <c:v>-5.439648</c:v>
                </c:pt>
                <c:pt idx="1483">
                  <c:v>-11.050379</c:v>
                </c:pt>
                <c:pt idx="1484">
                  <c:v>-5.8717790000000001</c:v>
                </c:pt>
                <c:pt idx="1485">
                  <c:v>-12.081327999999999</c:v>
                </c:pt>
                <c:pt idx="1486">
                  <c:v>-6.6650369999999999</c:v>
                </c:pt>
                <c:pt idx="1487">
                  <c:v>-13.984366999999999</c:v>
                </c:pt>
                <c:pt idx="1488">
                  <c:v>-8.0509280000000008</c:v>
                </c:pt>
                <c:pt idx="1489">
                  <c:v>-16.824622000000002</c:v>
                </c:pt>
                <c:pt idx="1490">
                  <c:v>-9.2952779999999997</c:v>
                </c:pt>
                <c:pt idx="1491">
                  <c:v>-18.732329</c:v>
                </c:pt>
                <c:pt idx="1492">
                  <c:v>-9.4518350000000009</c:v>
                </c:pt>
                <c:pt idx="1493">
                  <c:v>-18.881166</c:v>
                </c:pt>
                <c:pt idx="1494">
                  <c:v>-9.4793769999999995</c:v>
                </c:pt>
                <c:pt idx="1495">
                  <c:v>-19.21874</c:v>
                </c:pt>
                <c:pt idx="1496">
                  <c:v>-10.053514</c:v>
                </c:pt>
                <c:pt idx="1497">
                  <c:v>-20.311755999999999</c:v>
                </c:pt>
                <c:pt idx="1498">
                  <c:v>-10.348221000000001</c:v>
                </c:pt>
                <c:pt idx="1499">
                  <c:v>-20.626563000000001</c:v>
                </c:pt>
                <c:pt idx="1500">
                  <c:v>-9.8131760000000003</c:v>
                </c:pt>
                <c:pt idx="1501">
                  <c:v>-18.952369000000001</c:v>
                </c:pt>
                <c:pt idx="1502">
                  <c:v>-8.4777210000000007</c:v>
                </c:pt>
                <c:pt idx="1503">
                  <c:v>-16.438828000000001</c:v>
                </c:pt>
                <c:pt idx="1504">
                  <c:v>-7.7204370000000004</c:v>
                </c:pt>
                <c:pt idx="1505">
                  <c:v>-15.441376999999999</c:v>
                </c:pt>
                <c:pt idx="1506">
                  <c:v>-7.6251329999999999</c:v>
                </c:pt>
                <c:pt idx="1507">
                  <c:v>-14.852139000000001</c:v>
                </c:pt>
                <c:pt idx="1508">
                  <c:v>-6.5555070000000004</c:v>
                </c:pt>
                <c:pt idx="1509">
                  <c:v>-12.475000000000001</c:v>
                </c:pt>
                <c:pt idx="1510">
                  <c:v>-5.3250919999999997</c:v>
                </c:pt>
                <c:pt idx="1511">
                  <c:v>-10.092471</c:v>
                </c:pt>
                <c:pt idx="1512">
                  <c:v>-4.3611329999999997</c:v>
                </c:pt>
                <c:pt idx="1513">
                  <c:v>-8.5120909999999999</c:v>
                </c:pt>
                <c:pt idx="1514">
                  <c:v>-3.8443170000000002</c:v>
                </c:pt>
                <c:pt idx="1515">
                  <c:v>-7.1609590000000001</c:v>
                </c:pt>
                <c:pt idx="1516">
                  <c:v>-2.5756679999999998</c:v>
                </c:pt>
                <c:pt idx="1517">
                  <c:v>-4.0331219999999997</c:v>
                </c:pt>
                <c:pt idx="1518">
                  <c:v>7.0883000000000002E-2</c:v>
                </c:pt>
                <c:pt idx="1519">
                  <c:v>1.486518</c:v>
                </c:pt>
                <c:pt idx="1520">
                  <c:v>2.4129350000000001</c:v>
                </c:pt>
                <c:pt idx="1521">
                  <c:v>5.539021</c:v>
                </c:pt>
                <c:pt idx="1522">
                  <c:v>3.494745</c:v>
                </c:pt>
                <c:pt idx="1523">
                  <c:v>7.1381239999999995</c:v>
                </c:pt>
                <c:pt idx="1524">
                  <c:v>3.8296130000000002</c:v>
                </c:pt>
                <c:pt idx="1525">
                  <c:v>7.9665840000000001</c:v>
                </c:pt>
                <c:pt idx="1526">
                  <c:v>4.8599490000000003</c:v>
                </c:pt>
                <c:pt idx="1527">
                  <c:v>10.774177999999999</c:v>
                </c:pt>
                <c:pt idx="1528">
                  <c:v>6.6556709999999999</c:v>
                </c:pt>
                <c:pt idx="1529">
                  <c:v>13.426213000000001</c:v>
                </c:pt>
                <c:pt idx="1530">
                  <c:v>6.6696340000000003</c:v>
                </c:pt>
                <c:pt idx="1531">
                  <c:v>13.238555</c:v>
                </c:pt>
                <c:pt idx="1532">
                  <c:v>6.2764049999999996</c:v>
                </c:pt>
                <c:pt idx="1533">
                  <c:v>12.366402000000001</c:v>
                </c:pt>
                <c:pt idx="1534">
                  <c:v>6.5177880000000004</c:v>
                </c:pt>
                <c:pt idx="1535">
                  <c:v>14.01559</c:v>
                </c:pt>
                <c:pt idx="1536">
                  <c:v>9.0937110000000008</c:v>
                </c:pt>
                <c:pt idx="1537">
                  <c:v>20.158849</c:v>
                </c:pt>
                <c:pt idx="1538">
                  <c:v>12.722382</c:v>
                </c:pt>
                <c:pt idx="1539">
                  <c:v>26.372067000000001</c:v>
                </c:pt>
                <c:pt idx="1540">
                  <c:v>13.697766</c:v>
                </c:pt>
                <c:pt idx="1541">
                  <c:v>27.233361000000002</c:v>
                </c:pt>
                <c:pt idx="1542">
                  <c:v>13.401229000000001</c:v>
                </c:pt>
                <c:pt idx="1543">
                  <c:v>26.558315</c:v>
                </c:pt>
                <c:pt idx="1544">
                  <c:v>12.740602000000001</c:v>
                </c:pt>
                <c:pt idx="1545">
                  <c:v>24.865695000000002</c:v>
                </c:pt>
                <c:pt idx="1546">
                  <c:v>11.281931</c:v>
                </c:pt>
                <c:pt idx="1547">
                  <c:v>21.519105</c:v>
                </c:pt>
                <c:pt idx="1548">
                  <c:v>9.1501110000000008</c:v>
                </c:pt>
                <c:pt idx="1549">
                  <c:v>17.325810000000001</c:v>
                </c:pt>
                <c:pt idx="1550">
                  <c:v>7.3574929999999998</c:v>
                </c:pt>
                <c:pt idx="1551">
                  <c:v>13.981363</c:v>
                </c:pt>
                <c:pt idx="1552">
                  <c:v>5.9869589999999997</c:v>
                </c:pt>
                <c:pt idx="1553">
                  <c:v>11.409796</c:v>
                </c:pt>
                <c:pt idx="1554">
                  <c:v>4.8515499999999996</c:v>
                </c:pt>
                <c:pt idx="1555">
                  <c:v>9.0923759999999998</c:v>
                </c:pt>
                <c:pt idx="1556">
                  <c:v>3.55769</c:v>
                </c:pt>
                <c:pt idx="1557">
                  <c:v>6.3611149999999999</c:v>
                </c:pt>
                <c:pt idx="1558">
                  <c:v>1.946534</c:v>
                </c:pt>
                <c:pt idx="1559">
                  <c:v>2.9363410000000001</c:v>
                </c:pt>
                <c:pt idx="1560">
                  <c:v>-9.2519999999999998E-3</c:v>
                </c:pt>
                <c:pt idx="1561">
                  <c:v>-0.97063200000000005</c:v>
                </c:pt>
                <c:pt idx="1562">
                  <c:v>-1.8369930000000001</c:v>
                </c:pt>
                <c:pt idx="1563">
                  <c:v>-4.4404900000000005</c:v>
                </c:pt>
                <c:pt idx="1564">
                  <c:v>-3.2357990000000001</c:v>
                </c:pt>
                <c:pt idx="1565">
                  <c:v>-7.0287980000000001</c:v>
                </c:pt>
                <c:pt idx="1566">
                  <c:v>-4.270378</c:v>
                </c:pt>
                <c:pt idx="1567">
                  <c:v>-8.9133379999999995</c:v>
                </c:pt>
                <c:pt idx="1568">
                  <c:v>-4.9613230000000001</c:v>
                </c:pt>
                <c:pt idx="1569">
                  <c:v>-10.199052</c:v>
                </c:pt>
                <c:pt idx="1570">
                  <c:v>-5.4336729999999998</c:v>
                </c:pt>
                <c:pt idx="1571">
                  <c:v>-11.004102</c:v>
                </c:pt>
                <c:pt idx="1572">
                  <c:v>-5.760999</c:v>
                </c:pt>
                <c:pt idx="1573">
                  <c:v>-11.768891</c:v>
                </c:pt>
                <c:pt idx="1574">
                  <c:v>-6.2999640000000001</c:v>
                </c:pt>
                <c:pt idx="1575">
                  <c:v>-12.92436</c:v>
                </c:pt>
                <c:pt idx="1576">
                  <c:v>-6.9347029999999998</c:v>
                </c:pt>
                <c:pt idx="1577">
                  <c:v>-14.253774</c:v>
                </c:pt>
                <c:pt idx="1578">
                  <c:v>-7.707954</c:v>
                </c:pt>
                <c:pt idx="1579">
                  <c:v>-15.565075</c:v>
                </c:pt>
                <c:pt idx="1580">
                  <c:v>-7.8480660000000002</c:v>
                </c:pt>
                <c:pt idx="1581">
                  <c:v>-15.596128</c:v>
                </c:pt>
                <c:pt idx="1582">
                  <c:v>-7.6994759999999998</c:v>
                </c:pt>
                <c:pt idx="1583">
                  <c:v>-15.503845999999999</c:v>
                </c:pt>
                <c:pt idx="1584">
                  <c:v>-8.0400810000000007</c:v>
                </c:pt>
                <c:pt idx="1585">
                  <c:v>-16.380389000000001</c:v>
                </c:pt>
                <c:pt idx="1586">
                  <c:v>-8.5433500000000002</c:v>
                </c:pt>
                <c:pt idx="1587">
                  <c:v>-17.059075</c:v>
                </c:pt>
                <c:pt idx="1588">
                  <c:v>-8.0903189999999991</c:v>
                </c:pt>
                <c:pt idx="1589">
                  <c:v>-15.480112999999999</c:v>
                </c:pt>
                <c:pt idx="1590">
                  <c:v>-6.6592070000000003</c:v>
                </c:pt>
                <c:pt idx="1591">
                  <c:v>-12.778480999999999</c:v>
                </c:pt>
                <c:pt idx="1592">
                  <c:v>-5.8589279999999997</c:v>
                </c:pt>
                <c:pt idx="1593">
                  <c:v>-11.616226999999999</c:v>
                </c:pt>
                <c:pt idx="1594">
                  <c:v>-5.596832</c:v>
                </c:pt>
                <c:pt idx="1595">
                  <c:v>-10.878132000000001</c:v>
                </c:pt>
                <c:pt idx="1596">
                  <c:v>-4.8765780000000003</c:v>
                </c:pt>
                <c:pt idx="1597">
                  <c:v>-9.3649450000000005</c:v>
                </c:pt>
                <c:pt idx="1598">
                  <c:v>-4.2225849999999996</c:v>
                </c:pt>
                <c:pt idx="1599">
                  <c:v>-8.3121869999999998</c:v>
                </c:pt>
                <c:pt idx="1600">
                  <c:v>-3.9429560000000001</c:v>
                </c:pt>
                <c:pt idx="1601">
                  <c:v>-7.6823740000000003</c:v>
                </c:pt>
                <c:pt idx="1602">
                  <c:v>-3.3936489999999999</c:v>
                </c:pt>
                <c:pt idx="1603">
                  <c:v>-6.3914220000000004</c:v>
                </c:pt>
                <c:pt idx="1604">
                  <c:v>-2.6696390000000001</c:v>
                </c:pt>
                <c:pt idx="1605">
                  <c:v>-4.9087119999999995</c:v>
                </c:pt>
                <c:pt idx="1606">
                  <c:v>-1.5328710000000001</c:v>
                </c:pt>
                <c:pt idx="1607">
                  <c:v>-2.2567680000000001</c:v>
                </c:pt>
                <c:pt idx="1608">
                  <c:v>0.293346</c:v>
                </c:pt>
                <c:pt idx="1609">
                  <c:v>1.6764790000000001</c:v>
                </c:pt>
                <c:pt idx="1610">
                  <c:v>2.2724419999999999</c:v>
                </c:pt>
                <c:pt idx="1611">
                  <c:v>5.0324689999999999</c:v>
                </c:pt>
                <c:pt idx="1612">
                  <c:v>2.844471</c:v>
                </c:pt>
                <c:pt idx="1613">
                  <c:v>5.7001550000000005</c:v>
                </c:pt>
                <c:pt idx="1614">
                  <c:v>3.1560039999999998</c:v>
                </c:pt>
                <c:pt idx="1615">
                  <c:v>7.3207229999999992</c:v>
                </c:pt>
                <c:pt idx="1616">
                  <c:v>6.0272940000000004</c:v>
                </c:pt>
                <c:pt idx="1617">
                  <c:v>13.813434000000001</c:v>
                </c:pt>
                <c:pt idx="1618">
                  <c:v>8.8579179999999997</c:v>
                </c:pt>
                <c:pt idx="1619">
                  <c:v>17.83475</c:v>
                </c:pt>
                <c:pt idx="1620">
                  <c:v>8.5101990000000001</c:v>
                </c:pt>
                <c:pt idx="1621">
                  <c:v>16.769320999999998</c:v>
                </c:pt>
                <c:pt idx="1622">
                  <c:v>8.2186610000000009</c:v>
                </c:pt>
                <c:pt idx="1623">
                  <c:v>16.778584000000002</c:v>
                </c:pt>
                <c:pt idx="1624">
                  <c:v>9.3482450000000004</c:v>
                </c:pt>
                <c:pt idx="1625">
                  <c:v>19.481141999999998</c:v>
                </c:pt>
                <c:pt idx="1626">
                  <c:v>10.669884</c:v>
                </c:pt>
                <c:pt idx="1627">
                  <c:v>21.548228000000002</c:v>
                </c:pt>
                <c:pt idx="1628">
                  <c:v>10.789519</c:v>
                </c:pt>
                <c:pt idx="1629">
                  <c:v>21.439291000000001</c:v>
                </c:pt>
                <c:pt idx="1630">
                  <c:v>10.482316000000001</c:v>
                </c:pt>
                <c:pt idx="1631">
                  <c:v>20.724997999999999</c:v>
                </c:pt>
                <c:pt idx="1632">
                  <c:v>9.9155259999999998</c:v>
                </c:pt>
                <c:pt idx="1633">
                  <c:v>19.398319999999998</c:v>
                </c:pt>
                <c:pt idx="1634">
                  <c:v>8.9581429999999997</c:v>
                </c:pt>
                <c:pt idx="1635">
                  <c:v>17.277681999999999</c:v>
                </c:pt>
                <c:pt idx="1636">
                  <c:v>7.597874</c:v>
                </c:pt>
                <c:pt idx="1637">
                  <c:v>14.461541</c:v>
                </c:pt>
                <c:pt idx="1638">
                  <c:v>6.1382399999999997</c:v>
                </c:pt>
                <c:pt idx="1639">
                  <c:v>11.553374999999999</c:v>
                </c:pt>
                <c:pt idx="1640">
                  <c:v>4.6773530000000001</c:v>
                </c:pt>
                <c:pt idx="1641">
                  <c:v>8.5663540000000005</c:v>
                </c:pt>
                <c:pt idx="1642">
                  <c:v>3.009579</c:v>
                </c:pt>
                <c:pt idx="1643">
                  <c:v>5.0471950000000003</c:v>
                </c:pt>
                <c:pt idx="1644">
                  <c:v>0.97141100000000002</c:v>
                </c:pt>
                <c:pt idx="1645">
                  <c:v>0.82956300000000005</c:v>
                </c:pt>
                <c:pt idx="1646">
                  <c:v>-1.2611840000000001</c:v>
                </c:pt>
                <c:pt idx="1647">
                  <c:v>-3.5469020000000002</c:v>
                </c:pt>
                <c:pt idx="1648">
                  <c:v>-3.157397</c:v>
                </c:pt>
                <c:pt idx="1649">
                  <c:v>-6.9633850000000006</c:v>
                </c:pt>
                <c:pt idx="1650">
                  <c:v>-4.2770929999999998</c:v>
                </c:pt>
                <c:pt idx="1651">
                  <c:v>-8.8764210000000006</c:v>
                </c:pt>
                <c:pt idx="1652">
                  <c:v>-4.7276369999999996</c:v>
                </c:pt>
                <c:pt idx="1653">
                  <c:v>-9.4625909999999998</c:v>
                </c:pt>
                <c:pt idx="1654">
                  <c:v>-4.7804479999999998</c:v>
                </c:pt>
                <c:pt idx="1655">
                  <c:v>-9.6994000000000007</c:v>
                </c:pt>
                <c:pt idx="1656">
                  <c:v>-5.2102469999999999</c:v>
                </c:pt>
                <c:pt idx="1657">
                  <c:v>-10.772487999999999</c:v>
                </c:pt>
                <c:pt idx="1658">
                  <c:v>-5.9757629999999997</c:v>
                </c:pt>
                <c:pt idx="1659">
                  <c:v>-12.449331000000001</c:v>
                </c:pt>
                <c:pt idx="1660">
                  <c:v>-6.9923630000000001</c:v>
                </c:pt>
                <c:pt idx="1661">
                  <c:v>-14.408408999999999</c:v>
                </c:pt>
                <c:pt idx="1662">
                  <c:v>-7.583501</c:v>
                </c:pt>
                <c:pt idx="1663">
                  <c:v>-15.215985</c:v>
                </c:pt>
                <c:pt idx="1664">
                  <c:v>-7.6375380000000002</c:v>
                </c:pt>
                <c:pt idx="1665">
                  <c:v>-15.430552</c:v>
                </c:pt>
                <c:pt idx="1666">
                  <c:v>-8.1298150000000007</c:v>
                </c:pt>
                <c:pt idx="1667">
                  <c:v>-16.503298999999998</c:v>
                </c:pt>
                <c:pt idx="1668">
                  <c:v>-8.47471</c:v>
                </c:pt>
                <c:pt idx="1669">
                  <c:v>-16.953558999999998</c:v>
                </c:pt>
                <c:pt idx="1670">
                  <c:v>-8.2884930000000008</c:v>
                </c:pt>
                <c:pt idx="1671">
                  <c:v>-16.143103</c:v>
                </c:pt>
                <c:pt idx="1672">
                  <c:v>-7.2943129999999998</c:v>
                </c:pt>
                <c:pt idx="1673">
                  <c:v>-14.010484999999999</c:v>
                </c:pt>
                <c:pt idx="1674">
                  <c:v>-6.2635290000000001</c:v>
                </c:pt>
                <c:pt idx="1675">
                  <c:v>-12.290246</c:v>
                </c:pt>
                <c:pt idx="1676">
                  <c:v>-5.996829</c:v>
                </c:pt>
                <c:pt idx="1677">
                  <c:v>-11.903472000000001</c:v>
                </c:pt>
                <c:pt idx="1678">
                  <c:v>-5.7570860000000001</c:v>
                </c:pt>
                <c:pt idx="1679">
                  <c:v>-11.248509</c:v>
                </c:pt>
                <c:pt idx="1680">
                  <c:v>-5.0688589999999998</c:v>
                </c:pt>
                <c:pt idx="1681">
                  <c:v>-9.6628749999999997</c:v>
                </c:pt>
                <c:pt idx="1682">
                  <c:v>-4.1728759999999996</c:v>
                </c:pt>
                <c:pt idx="1683">
                  <c:v>-7.9934159999999999</c:v>
                </c:pt>
                <c:pt idx="1684">
                  <c:v>-3.5745659999999999</c:v>
                </c:pt>
                <c:pt idx="1685">
                  <c:v>-6.9877729999999998</c:v>
                </c:pt>
                <c:pt idx="1686">
                  <c:v>-3.1200589999999999</c:v>
                </c:pt>
                <c:pt idx="1687">
                  <c:v>-5.7317749999999998</c:v>
                </c:pt>
                <c:pt idx="1688">
                  <c:v>-1.8647830000000001</c:v>
                </c:pt>
                <c:pt idx="1689">
                  <c:v>-2.5703230000000001</c:v>
                </c:pt>
                <c:pt idx="1690">
                  <c:v>0.69556899999999999</c:v>
                </c:pt>
                <c:pt idx="1691">
                  <c:v>2.6178680000000001</c:v>
                </c:pt>
                <c:pt idx="1692">
                  <c:v>2.9047990000000001</c:v>
                </c:pt>
                <c:pt idx="1693">
                  <c:v>6.3813709999999997</c:v>
                </c:pt>
                <c:pt idx="1694">
                  <c:v>3.6107200000000002</c:v>
                </c:pt>
                <c:pt idx="1695">
                  <c:v>7.2051429999999996</c:v>
                </c:pt>
                <c:pt idx="1696">
                  <c:v>3.9276309999999999</c:v>
                </c:pt>
                <c:pt idx="1697">
                  <c:v>8.6586299999999987</c:v>
                </c:pt>
                <c:pt idx="1698">
                  <c:v>6.1864619999999997</c:v>
                </c:pt>
                <c:pt idx="1699">
                  <c:v>14.112684999999999</c:v>
                </c:pt>
                <c:pt idx="1700">
                  <c:v>9.3194090000000003</c:v>
                </c:pt>
                <c:pt idx="1701">
                  <c:v>19.440302000000003</c:v>
                </c:pt>
                <c:pt idx="1702">
                  <c:v>10.105934</c:v>
                </c:pt>
                <c:pt idx="1703">
                  <c:v>19.365321999999999</c:v>
                </c:pt>
                <c:pt idx="1704">
                  <c:v>8.1643080000000001</c:v>
                </c:pt>
                <c:pt idx="1705">
                  <c:v>15.828975</c:v>
                </c:pt>
                <c:pt idx="1706">
                  <c:v>8.1592190000000002</c:v>
                </c:pt>
                <c:pt idx="1707">
                  <c:v>17.705272000000001</c:v>
                </c:pt>
                <c:pt idx="1708">
                  <c:v>10.845803999999999</c:v>
                </c:pt>
                <c:pt idx="1709">
                  <c:v>22.508446999999997</c:v>
                </c:pt>
                <c:pt idx="1710">
                  <c:v>12.174943000000001</c:v>
                </c:pt>
                <c:pt idx="1711">
                  <c:v>24.440438</c:v>
                </c:pt>
                <c:pt idx="1712">
                  <c:v>11.918259000000001</c:v>
                </c:pt>
                <c:pt idx="1713">
                  <c:v>23.284977000000001</c:v>
                </c:pt>
                <c:pt idx="1714">
                  <c:v>10.742642</c:v>
                </c:pt>
                <c:pt idx="1715">
                  <c:v>20.755983000000001</c:v>
                </c:pt>
                <c:pt idx="1716">
                  <c:v>9.1335460000000008</c:v>
                </c:pt>
                <c:pt idx="1717">
                  <c:v>17.297198999999999</c:v>
                </c:pt>
                <c:pt idx="1718">
                  <c:v>7.1735429999999996</c:v>
                </c:pt>
                <c:pt idx="1719">
                  <c:v>13.364507</c:v>
                </c:pt>
                <c:pt idx="1720">
                  <c:v>5.2685469999999999</c:v>
                </c:pt>
                <c:pt idx="1721">
                  <c:v>9.7335959999999986</c:v>
                </c:pt>
                <c:pt idx="1722">
                  <c:v>3.7245509999999999</c:v>
                </c:pt>
                <c:pt idx="1723">
                  <c:v>6.6885750000000002</c:v>
                </c:pt>
                <c:pt idx="1724">
                  <c:v>2.0720809999999998</c:v>
                </c:pt>
                <c:pt idx="1725">
                  <c:v>3.0635389999999996</c:v>
                </c:pt>
                <c:pt idx="1726">
                  <c:v>-0.194769</c:v>
                </c:pt>
                <c:pt idx="1727">
                  <c:v>-1.537544</c:v>
                </c:pt>
                <c:pt idx="1728">
                  <c:v>-2.323493</c:v>
                </c:pt>
                <c:pt idx="1729">
                  <c:v>-5.4440539999999995</c:v>
                </c:pt>
                <c:pt idx="1730">
                  <c:v>-3.7736900000000002</c:v>
                </c:pt>
                <c:pt idx="1731">
                  <c:v>-8.0991379999999999</c:v>
                </c:pt>
                <c:pt idx="1732">
                  <c:v>-4.7929370000000002</c:v>
                </c:pt>
                <c:pt idx="1733">
                  <c:v>-9.9930070000000004</c:v>
                </c:pt>
                <c:pt idx="1734">
                  <c:v>-5.6114360000000003</c:v>
                </c:pt>
                <c:pt idx="1735">
                  <c:v>-11.657212000000001</c:v>
                </c:pt>
                <c:pt idx="1736">
                  <c:v>-6.3631380000000002</c:v>
                </c:pt>
                <c:pt idx="1737">
                  <c:v>-12.780619000000002</c:v>
                </c:pt>
                <c:pt idx="1738">
                  <c:v>-6.3799210000000004</c:v>
                </c:pt>
                <c:pt idx="1739">
                  <c:v>-12.811064</c:v>
                </c:pt>
                <c:pt idx="1740">
                  <c:v>-6.6838050000000004</c:v>
                </c:pt>
                <c:pt idx="1741">
                  <c:v>-13.769819999999999</c:v>
                </c:pt>
                <c:pt idx="1742">
                  <c:v>-7.5460450000000003</c:v>
                </c:pt>
                <c:pt idx="1743">
                  <c:v>-15.555707000000002</c:v>
                </c:pt>
                <c:pt idx="1744">
                  <c:v>-8.4191369999999992</c:v>
                </c:pt>
                <c:pt idx="1745">
                  <c:v>-17.168099999999999</c:v>
                </c:pt>
                <c:pt idx="1746">
                  <c:v>-8.9095560000000003</c:v>
                </c:pt>
                <c:pt idx="1747">
                  <c:v>-17.754584999999999</c:v>
                </c:pt>
                <c:pt idx="1748">
                  <c:v>-8.6185010000000002</c:v>
                </c:pt>
                <c:pt idx="1749">
                  <c:v>-16.957241</c:v>
                </c:pt>
                <c:pt idx="1750">
                  <c:v>-8.1161879999999993</c:v>
                </c:pt>
                <c:pt idx="1751">
                  <c:v>-16.082532999999998</c:v>
                </c:pt>
                <c:pt idx="1752">
                  <c:v>-7.7635439999999996</c:v>
                </c:pt>
                <c:pt idx="1753">
                  <c:v>-15.255037999999999</c:v>
                </c:pt>
                <c:pt idx="1754">
                  <c:v>-7.3190460000000002</c:v>
                </c:pt>
                <c:pt idx="1755">
                  <c:v>-14.413425</c:v>
                </c:pt>
                <c:pt idx="1756">
                  <c:v>-6.762956</c:v>
                </c:pt>
                <c:pt idx="1757">
                  <c:v>-13.167646999999999</c:v>
                </c:pt>
                <c:pt idx="1758">
                  <c:v>-6.0590950000000001</c:v>
                </c:pt>
                <c:pt idx="1759">
                  <c:v>-11.760010000000001</c:v>
                </c:pt>
                <c:pt idx="1760">
                  <c:v>-5.3300919999999996</c:v>
                </c:pt>
                <c:pt idx="1761">
                  <c:v>-10.276976999999999</c:v>
                </c:pt>
                <c:pt idx="1762">
                  <c:v>-4.589747</c:v>
                </c:pt>
                <c:pt idx="1763">
                  <c:v>-8.8467249999999993</c:v>
                </c:pt>
                <c:pt idx="1764">
                  <c:v>-3.9694370000000001</c:v>
                </c:pt>
                <c:pt idx="1765">
                  <c:v>-7.6382300000000001</c:v>
                </c:pt>
                <c:pt idx="1766">
                  <c:v>-3.2481949999999999</c:v>
                </c:pt>
                <c:pt idx="1767">
                  <c:v>-5.8892249999999997</c:v>
                </c:pt>
                <c:pt idx="1768">
                  <c:v>-1.864053</c:v>
                </c:pt>
                <c:pt idx="1769">
                  <c:v>-2.9531419999999997</c:v>
                </c:pt>
                <c:pt idx="1770">
                  <c:v>-0.50570000000000004</c:v>
                </c:pt>
                <c:pt idx="1771">
                  <c:v>-0.62126500000000007</c:v>
                </c:pt>
                <c:pt idx="1772">
                  <c:v>0.23632400000000001</c:v>
                </c:pt>
                <c:pt idx="1773">
                  <c:v>0.92010999999999998</c:v>
                </c:pt>
                <c:pt idx="1774">
                  <c:v>1.3801380000000001</c:v>
                </c:pt>
                <c:pt idx="1775">
                  <c:v>3.7556630000000002</c:v>
                </c:pt>
                <c:pt idx="1776">
                  <c:v>3.345323</c:v>
                </c:pt>
                <c:pt idx="1777">
                  <c:v>7.3842049999999997</c:v>
                </c:pt>
                <c:pt idx="1778">
                  <c:v>4.4415209999999998</c:v>
                </c:pt>
                <c:pt idx="1779">
                  <c:v>8.9537839999999989</c:v>
                </c:pt>
                <c:pt idx="1780">
                  <c:v>4.3497349999999999</c:v>
                </c:pt>
                <c:pt idx="1781">
                  <c:v>8.617597</c:v>
                </c:pt>
                <c:pt idx="1782">
                  <c:v>4.6617249999999997</c:v>
                </c:pt>
                <c:pt idx="1783">
                  <c:v>10.407478999999999</c:v>
                </c:pt>
                <c:pt idx="1784">
                  <c:v>7.2170610000000002</c:v>
                </c:pt>
                <c:pt idx="1785">
                  <c:v>15.705676</c:v>
                </c:pt>
                <c:pt idx="1786">
                  <c:v>9.0873659999999994</c:v>
                </c:pt>
                <c:pt idx="1787">
                  <c:v>17.839343999999997</c:v>
                </c:pt>
                <c:pt idx="1788">
                  <c:v>7.6855510000000002</c:v>
                </c:pt>
                <c:pt idx="1789">
                  <c:v>14.512494</c:v>
                </c:pt>
                <c:pt idx="1790">
                  <c:v>6.8556179999999998</c:v>
                </c:pt>
                <c:pt idx="1791">
                  <c:v>14.649853</c:v>
                </c:pt>
                <c:pt idx="1792">
                  <c:v>9.0182660000000006</c:v>
                </c:pt>
                <c:pt idx="1793">
                  <c:v>18.92493</c:v>
                </c:pt>
                <c:pt idx="1794">
                  <c:v>10.345319</c:v>
                </c:pt>
                <c:pt idx="1795">
                  <c:v>20.734779</c:v>
                </c:pt>
                <c:pt idx="1796">
                  <c:v>10.245822</c:v>
                </c:pt>
                <c:pt idx="1797">
                  <c:v>20.315818</c:v>
                </c:pt>
                <c:pt idx="1798">
                  <c:v>9.8499649999999992</c:v>
                </c:pt>
                <c:pt idx="1799">
                  <c:v>19.368476999999999</c:v>
                </c:pt>
                <c:pt idx="1800">
                  <c:v>9.0091999999999999</c:v>
                </c:pt>
                <c:pt idx="1801">
                  <c:v>17.328035</c:v>
                </c:pt>
                <c:pt idx="1802">
                  <c:v>7.5395810000000001</c:v>
                </c:pt>
                <c:pt idx="1803">
                  <c:v>14.357429</c:v>
                </c:pt>
                <c:pt idx="1804">
                  <c:v>6.1337159999999997</c:v>
                </c:pt>
                <c:pt idx="1805">
                  <c:v>11.609954</c:v>
                </c:pt>
                <c:pt idx="1806">
                  <c:v>4.8852140000000004</c:v>
                </c:pt>
                <c:pt idx="1807">
                  <c:v>9.1375360000000008</c:v>
                </c:pt>
                <c:pt idx="1808">
                  <c:v>3.53329</c:v>
                </c:pt>
                <c:pt idx="1809">
                  <c:v>6.2160880000000001</c:v>
                </c:pt>
                <c:pt idx="1810">
                  <c:v>1.744985</c:v>
                </c:pt>
                <c:pt idx="1811">
                  <c:v>2.5104500000000001</c:v>
                </c:pt>
                <c:pt idx="1812">
                  <c:v>-0.179476</c:v>
                </c:pt>
                <c:pt idx="1813">
                  <c:v>-1.207028</c:v>
                </c:pt>
                <c:pt idx="1814">
                  <c:v>-1.795072</c:v>
                </c:pt>
                <c:pt idx="1815">
                  <c:v>-4.2807599999999999</c:v>
                </c:pt>
                <c:pt idx="1816">
                  <c:v>-3.1425139999999998</c:v>
                </c:pt>
                <c:pt idx="1817">
                  <c:v>-6.8867440000000002</c:v>
                </c:pt>
                <c:pt idx="1818">
                  <c:v>-4.2304130000000004</c:v>
                </c:pt>
                <c:pt idx="1819">
                  <c:v>-8.8347380000000015</c:v>
                </c:pt>
                <c:pt idx="1820">
                  <c:v>-4.9094939999999996</c:v>
                </c:pt>
                <c:pt idx="1821">
                  <c:v>-10.086825999999999</c:v>
                </c:pt>
                <c:pt idx="1822">
                  <c:v>-5.4309430000000001</c:v>
                </c:pt>
                <c:pt idx="1823">
                  <c:v>-11.125895</c:v>
                </c:pt>
                <c:pt idx="1824">
                  <c:v>-5.8314779999999997</c:v>
                </c:pt>
                <c:pt idx="1825">
                  <c:v>-11.594802999999999</c:v>
                </c:pt>
                <c:pt idx="1826">
                  <c:v>-5.5934499999999998</c:v>
                </c:pt>
                <c:pt idx="1827">
                  <c:v>-11.022660999999999</c:v>
                </c:pt>
                <c:pt idx="1828">
                  <c:v>-5.3728069999999999</c:v>
                </c:pt>
                <c:pt idx="1829">
                  <c:v>-10.802341</c:v>
                </c:pt>
                <c:pt idx="1830">
                  <c:v>-5.6267069999999997</c:v>
                </c:pt>
                <c:pt idx="1831">
                  <c:v>-11.600168</c:v>
                </c:pt>
                <c:pt idx="1832">
                  <c:v>-6.4355520000000004</c:v>
                </c:pt>
                <c:pt idx="1833">
                  <c:v>-13.451039000000002</c:v>
                </c:pt>
                <c:pt idx="1834">
                  <c:v>-7.4789300000000001</c:v>
                </c:pt>
                <c:pt idx="1835">
                  <c:v>-15.116009</c:v>
                </c:pt>
                <c:pt idx="1836">
                  <c:v>-7.5235830000000004</c:v>
                </c:pt>
                <c:pt idx="1837">
                  <c:v>-14.780079000000001</c:v>
                </c:pt>
                <c:pt idx="1838">
                  <c:v>-6.9745970000000002</c:v>
                </c:pt>
                <c:pt idx="1839">
                  <c:v>-13.683159</c:v>
                </c:pt>
                <c:pt idx="1840">
                  <c:v>-6.5691680000000003</c:v>
                </c:pt>
                <c:pt idx="1841">
                  <c:v>-13.157275</c:v>
                </c:pt>
                <c:pt idx="1842">
                  <c:v>-6.65611</c:v>
                </c:pt>
                <c:pt idx="1843">
                  <c:v>-13.333326</c:v>
                </c:pt>
                <c:pt idx="1844">
                  <c:v>-6.4622070000000003</c:v>
                </c:pt>
                <c:pt idx="1845">
                  <c:v>-12.493739999999999</c:v>
                </c:pt>
                <c:pt idx="1846">
                  <c:v>-5.5534429999999997</c:v>
                </c:pt>
                <c:pt idx="1847">
                  <c:v>-10.651720000000001</c:v>
                </c:pt>
                <c:pt idx="1848">
                  <c:v>-4.652539</c:v>
                </c:pt>
                <c:pt idx="1849">
                  <c:v>-8.9043409999999987</c:v>
                </c:pt>
                <c:pt idx="1850">
                  <c:v>-4.0406649999999997</c:v>
                </c:pt>
                <c:pt idx="1851">
                  <c:v>-8.0818720000000006</c:v>
                </c:pt>
                <c:pt idx="1852">
                  <c:v>-4.0799029999999998</c:v>
                </c:pt>
                <c:pt idx="1853">
                  <c:v>-8.0152079999999994</c:v>
                </c:pt>
                <c:pt idx="1854">
                  <c:v>-3.3953690000000001</c:v>
                </c:pt>
                <c:pt idx="1855">
                  <c:v>-5.7507869999999999</c:v>
                </c:pt>
                <c:pt idx="1856">
                  <c:v>-0.82081999999999999</c:v>
                </c:pt>
                <c:pt idx="1857">
                  <c:v>-0.11337399999999997</c:v>
                </c:pt>
                <c:pt idx="1858">
                  <c:v>1.6957979999999999</c:v>
                </c:pt>
                <c:pt idx="1859">
                  <c:v>3.9384329999999999</c:v>
                </c:pt>
                <c:pt idx="1860">
                  <c:v>2.5922130000000001</c:v>
                </c:pt>
                <c:pt idx="1861">
                  <c:v>5.5932979999999999</c:v>
                </c:pt>
                <c:pt idx="1862">
                  <c:v>3.510259</c:v>
                </c:pt>
                <c:pt idx="1863">
                  <c:v>7.5010820000000002</c:v>
                </c:pt>
                <c:pt idx="1864">
                  <c:v>4.604495</c:v>
                </c:pt>
                <c:pt idx="1865">
                  <c:v>10.013985999999999</c:v>
                </c:pt>
                <c:pt idx="1866">
                  <c:v>6.3649690000000003</c:v>
                </c:pt>
                <c:pt idx="1867">
                  <c:v>13.726193</c:v>
                </c:pt>
                <c:pt idx="1868">
                  <c:v>8.0038199999999993</c:v>
                </c:pt>
                <c:pt idx="1869">
                  <c:v>16.318739000000001</c:v>
                </c:pt>
                <c:pt idx="1870">
                  <c:v>8.1758810000000004</c:v>
                </c:pt>
                <c:pt idx="1871">
                  <c:v>15.978405</c:v>
                </c:pt>
                <c:pt idx="1872">
                  <c:v>7.7075670000000001</c:v>
                </c:pt>
                <c:pt idx="1873">
                  <c:v>15.939285000000002</c:v>
                </c:pt>
                <c:pt idx="1874">
                  <c:v>9.0663070000000001</c:v>
                </c:pt>
                <c:pt idx="1875">
                  <c:v>18.787708000000002</c:v>
                </c:pt>
                <c:pt idx="1876">
                  <c:v>10.150221</c:v>
                </c:pt>
                <c:pt idx="1877">
                  <c:v>20.510522999999999</c:v>
                </c:pt>
                <c:pt idx="1878">
                  <c:v>10.539718000000001</c:v>
                </c:pt>
                <c:pt idx="1879">
                  <c:v>21.178139000000002</c:v>
                </c:pt>
                <c:pt idx="1880">
                  <c:v>10.565604</c:v>
                </c:pt>
                <c:pt idx="1881">
                  <c:v>20.857862000000001</c:v>
                </c:pt>
                <c:pt idx="1882">
                  <c:v>9.8709150000000001</c:v>
                </c:pt>
                <c:pt idx="1883">
                  <c:v>19.224625</c:v>
                </c:pt>
                <c:pt idx="1884">
                  <c:v>8.7252609999999997</c:v>
                </c:pt>
                <c:pt idx="1885">
                  <c:v>16.695298999999999</c:v>
                </c:pt>
                <c:pt idx="1886">
                  <c:v>7.1265140000000002</c:v>
                </c:pt>
                <c:pt idx="1887">
                  <c:v>13.287348000000001</c:v>
                </c:pt>
                <c:pt idx="1888">
                  <c:v>5.1016069999999996</c:v>
                </c:pt>
                <c:pt idx="1889">
                  <c:v>9.1636659999999992</c:v>
                </c:pt>
                <c:pt idx="1890">
                  <c:v>3.0204339999999998</c:v>
                </c:pt>
                <c:pt idx="1891">
                  <c:v>4.9713099999999999</c:v>
                </c:pt>
                <c:pt idx="1892">
                  <c:v>0.83762400000000004</c:v>
                </c:pt>
                <c:pt idx="1893">
                  <c:v>0.55769900000000006</c:v>
                </c:pt>
                <c:pt idx="1894">
                  <c:v>-1.292891</c:v>
                </c:pt>
                <c:pt idx="1895">
                  <c:v>-3.5384709999999999</c:v>
                </c:pt>
                <c:pt idx="1896">
                  <c:v>-3.1422180000000002</c:v>
                </c:pt>
                <c:pt idx="1897">
                  <c:v>-7.0415340000000004</c:v>
                </c:pt>
                <c:pt idx="1898">
                  <c:v>-4.4998519999999997</c:v>
                </c:pt>
                <c:pt idx="1899">
                  <c:v>-9.4850139999999996</c:v>
                </c:pt>
                <c:pt idx="1900">
                  <c:v>-5.4116489999999997</c:v>
                </c:pt>
                <c:pt idx="1901">
                  <c:v>-11.187034000000001</c:v>
                </c:pt>
                <c:pt idx="1902">
                  <c:v>-5.9858799999999999</c:v>
                </c:pt>
                <c:pt idx="1903">
                  <c:v>-11.993561</c:v>
                </c:pt>
                <c:pt idx="1904">
                  <c:v>-6.018497</c:v>
                </c:pt>
                <c:pt idx="1905">
                  <c:v>-12.199999</c:v>
                </c:pt>
                <c:pt idx="1906">
                  <c:v>-6.5028389999999998</c:v>
                </c:pt>
                <c:pt idx="1907">
                  <c:v>-13.357811999999999</c:v>
                </c:pt>
                <c:pt idx="1908">
                  <c:v>-7.1691060000000002</c:v>
                </c:pt>
                <c:pt idx="1909">
                  <c:v>-14.658502</c:v>
                </c:pt>
                <c:pt idx="1910">
                  <c:v>-7.677276</c:v>
                </c:pt>
                <c:pt idx="1911">
                  <c:v>-15.214898</c:v>
                </c:pt>
                <c:pt idx="1912">
                  <c:v>-7.269603</c:v>
                </c:pt>
                <c:pt idx="1913">
                  <c:v>-14.37171</c:v>
                </c:pt>
                <c:pt idx="1914">
                  <c:v>-7.1476150000000001</c:v>
                </c:pt>
                <c:pt idx="1915">
                  <c:v>-14.477867</c:v>
                </c:pt>
                <c:pt idx="1916">
                  <c:v>-7.5727039999999999</c:v>
                </c:pt>
                <c:pt idx="1917">
                  <c:v>-15.25746</c:v>
                </c:pt>
                <c:pt idx="1918">
                  <c:v>-7.5872590000000004</c:v>
                </c:pt>
                <c:pt idx="1919">
                  <c:v>-14.929205</c:v>
                </c:pt>
                <c:pt idx="1920">
                  <c:v>-6.9921389999999999</c:v>
                </c:pt>
                <c:pt idx="1921">
                  <c:v>-13.626028999999999</c:v>
                </c:pt>
                <c:pt idx="1922">
                  <c:v>-6.3077810000000003</c:v>
                </c:pt>
                <c:pt idx="1923">
                  <c:v>-12.245688000000001</c:v>
                </c:pt>
                <c:pt idx="1924">
                  <c:v>-5.5590310000000001</c:v>
                </c:pt>
                <c:pt idx="1925">
                  <c:v>-10.829896</c:v>
                </c:pt>
                <c:pt idx="1926">
                  <c:v>-5.0559519999999996</c:v>
                </c:pt>
                <c:pt idx="1927">
                  <c:v>-9.9590779999999999</c:v>
                </c:pt>
                <c:pt idx="1928">
                  <c:v>-4.7558290000000003</c:v>
                </c:pt>
                <c:pt idx="1929">
                  <c:v>-9.271844999999999</c:v>
                </c:pt>
                <c:pt idx="1930">
                  <c:v>-4.1683570000000003</c:v>
                </c:pt>
                <c:pt idx="1931">
                  <c:v>-8.0488250000000008</c:v>
                </c:pt>
                <c:pt idx="1932">
                  <c:v>-3.7345830000000002</c:v>
                </c:pt>
                <c:pt idx="1933">
                  <c:v>-7.4189800000000004</c:v>
                </c:pt>
                <c:pt idx="1934">
                  <c:v>-3.6005590000000001</c:v>
                </c:pt>
                <c:pt idx="1935">
                  <c:v>-6.8753899999999994</c:v>
                </c:pt>
                <c:pt idx="1936">
                  <c:v>-2.4855830000000001</c:v>
                </c:pt>
                <c:pt idx="1937">
                  <c:v>-3.8060489999999998</c:v>
                </c:pt>
                <c:pt idx="1938">
                  <c:v>2.9963E-2</c:v>
                </c:pt>
                <c:pt idx="1939">
                  <c:v>1.4316709999999999</c:v>
                </c:pt>
                <c:pt idx="1940">
                  <c:v>2.553321</c:v>
                </c:pt>
                <c:pt idx="1941">
                  <c:v>5.8564109999999996</c:v>
                </c:pt>
                <c:pt idx="1942">
                  <c:v>3.89805</c:v>
                </c:pt>
                <c:pt idx="1943">
                  <c:v>8.5269370000000002</c:v>
                </c:pt>
                <c:pt idx="1944">
                  <c:v>5.62751</c:v>
                </c:pt>
                <c:pt idx="1945">
                  <c:v>12.381879</c:v>
                </c:pt>
                <c:pt idx="1946">
                  <c:v>7.7661230000000003</c:v>
                </c:pt>
                <c:pt idx="1947">
                  <c:v>16.106258</c:v>
                </c:pt>
                <c:pt idx="1948">
                  <c:v>8.4558319999999991</c:v>
                </c:pt>
                <c:pt idx="1949">
                  <c:v>16.805448999999999</c:v>
                </c:pt>
                <c:pt idx="1950">
                  <c:v>8.1004939999999994</c:v>
                </c:pt>
                <c:pt idx="1951">
                  <c:v>15.845158999999999</c:v>
                </c:pt>
                <c:pt idx="1952">
                  <c:v>7.2538330000000002</c:v>
                </c:pt>
                <c:pt idx="1953">
                  <c:v>14.077300000000001</c:v>
                </c:pt>
                <c:pt idx="1954">
                  <c:v>6.7793789999999996</c:v>
                </c:pt>
                <c:pt idx="1955">
                  <c:v>13.991078999999999</c:v>
                </c:pt>
                <c:pt idx="1956">
                  <c:v>8.1691260000000003</c:v>
                </c:pt>
                <c:pt idx="1957">
                  <c:v>17.194904000000001</c:v>
                </c:pt>
                <c:pt idx="1958">
                  <c:v>9.3690090000000001</c:v>
                </c:pt>
                <c:pt idx="1959">
                  <c:v>18.867660999999998</c:v>
                </c:pt>
                <c:pt idx="1960">
                  <c:v>9.6047180000000001</c:v>
                </c:pt>
                <c:pt idx="1961">
                  <c:v>19.173737000000003</c:v>
                </c:pt>
                <c:pt idx="1962">
                  <c:v>9.4112019999999994</c:v>
                </c:pt>
                <c:pt idx="1963">
                  <c:v>18.529775999999998</c:v>
                </c:pt>
                <c:pt idx="1964">
                  <c:v>8.6568869999999993</c:v>
                </c:pt>
                <c:pt idx="1965">
                  <c:v>16.769317000000001</c:v>
                </c:pt>
                <c:pt idx="1966">
                  <c:v>7.5612690000000002</c:v>
                </c:pt>
                <c:pt idx="1967">
                  <c:v>14.543327000000001</c:v>
                </c:pt>
                <c:pt idx="1968">
                  <c:v>6.3524120000000002</c:v>
                </c:pt>
                <c:pt idx="1969">
                  <c:v>12.016784000000001</c:v>
                </c:pt>
                <c:pt idx="1970">
                  <c:v>4.7861180000000001</c:v>
                </c:pt>
                <c:pt idx="1971">
                  <c:v>8.5281459999999996</c:v>
                </c:pt>
                <c:pt idx="1972">
                  <c:v>2.5866950000000002</c:v>
                </c:pt>
                <c:pt idx="1973">
                  <c:v>3.9524430000000002</c:v>
                </c:pt>
                <c:pt idx="1974">
                  <c:v>0.21746099999999999</c:v>
                </c:pt>
                <c:pt idx="1975">
                  <c:v>-0.55415700000000001</c:v>
                </c:pt>
                <c:pt idx="1976">
                  <c:v>-1.5871329999999999</c:v>
                </c:pt>
                <c:pt idx="1977">
                  <c:v>-3.7969109999999997</c:v>
                </c:pt>
                <c:pt idx="1978">
                  <c:v>-2.6082879999999999</c:v>
                </c:pt>
                <c:pt idx="1979">
                  <c:v>-5.4928290000000004</c:v>
                </c:pt>
                <c:pt idx="1980">
                  <c:v>-3.268259</c:v>
                </c:pt>
                <c:pt idx="1981">
                  <c:v>-7.0263010000000001</c:v>
                </c:pt>
                <c:pt idx="1982">
                  <c:v>-4.274038</c:v>
                </c:pt>
                <c:pt idx="1983">
                  <c:v>-9.0864060000000002</c:v>
                </c:pt>
                <c:pt idx="1984">
                  <c:v>-5.3289330000000001</c:v>
                </c:pt>
                <c:pt idx="1985">
                  <c:v>-11.114051</c:v>
                </c:pt>
                <c:pt idx="1986">
                  <c:v>-6.1595930000000001</c:v>
                </c:pt>
                <c:pt idx="1987">
                  <c:v>-12.577252</c:v>
                </c:pt>
                <c:pt idx="1988">
                  <c:v>-6.5592839999999999</c:v>
                </c:pt>
                <c:pt idx="1989">
                  <c:v>-13.091201999999999</c:v>
                </c:pt>
                <c:pt idx="1990">
                  <c:v>-6.1929730000000003</c:v>
                </c:pt>
                <c:pt idx="1991">
                  <c:v>-12.044468999999999</c:v>
                </c:pt>
                <c:pt idx="1992">
                  <c:v>-5.8721350000000001</c:v>
                </c:pt>
                <c:pt idx="1993">
                  <c:v>-11.869209999999999</c:v>
                </c:pt>
                <c:pt idx="1994">
                  <c:v>-5.9988700000000001</c:v>
                </c:pt>
                <c:pt idx="1995">
                  <c:v>-12.029375999999999</c:v>
                </c:pt>
                <c:pt idx="1996">
                  <c:v>-6.1442680000000003</c:v>
                </c:pt>
                <c:pt idx="1997">
                  <c:v>-12.485227999999999</c:v>
                </c:pt>
                <c:pt idx="1998">
                  <c:v>-6.522837</c:v>
                </c:pt>
                <c:pt idx="1999">
                  <c:v>-13.023689000000001</c:v>
                </c:pt>
                <c:pt idx="2000">
                  <c:v>-6.3175160000000004</c:v>
                </c:pt>
                <c:pt idx="2001">
                  <c:v>-12.370108999999999</c:v>
                </c:pt>
                <c:pt idx="2002">
                  <c:v>-5.7120850000000001</c:v>
                </c:pt>
                <c:pt idx="2003">
                  <c:v>-11.120735</c:v>
                </c:pt>
                <c:pt idx="2004">
                  <c:v>-5.206499</c:v>
                </c:pt>
                <c:pt idx="2005">
                  <c:v>-10.298477</c:v>
                </c:pt>
                <c:pt idx="2006">
                  <c:v>-4.967422</c:v>
                </c:pt>
                <c:pt idx="2007">
                  <c:v>-9.7495909999999988</c:v>
                </c:pt>
                <c:pt idx="2008">
                  <c:v>-4.5074719999999999</c:v>
                </c:pt>
                <c:pt idx="2009">
                  <c:v>-8.530581999999999</c:v>
                </c:pt>
                <c:pt idx="2010">
                  <c:v>-3.3954970000000002</c:v>
                </c:pt>
                <c:pt idx="2011">
                  <c:v>-6.2778919999999996</c:v>
                </c:pt>
                <c:pt idx="2012">
                  <c:v>-2.5455040000000002</c:v>
                </c:pt>
                <c:pt idx="2013">
                  <c:v>-4.9210790000000006</c:v>
                </c:pt>
                <c:pt idx="2014">
                  <c:v>-2.3425560000000001</c:v>
                </c:pt>
                <c:pt idx="2015">
                  <c:v>-4.5856349999999999</c:v>
                </c:pt>
                <c:pt idx="2016">
                  <c:v>-1.9579549999999999</c:v>
                </c:pt>
                <c:pt idx="2017">
                  <c:v>-3.3279879999999999</c:v>
                </c:pt>
                <c:pt idx="2018">
                  <c:v>-0.36956</c:v>
                </c:pt>
                <c:pt idx="2019">
                  <c:v>0.34668900000000002</c:v>
                </c:pt>
                <c:pt idx="2020">
                  <c:v>1.4743999999999999</c:v>
                </c:pt>
                <c:pt idx="2021">
                  <c:v>3.3932709999999999</c:v>
                </c:pt>
                <c:pt idx="2022">
                  <c:v>2.2591929999999998</c:v>
                </c:pt>
                <c:pt idx="2023">
                  <c:v>4.6445609999999995</c:v>
                </c:pt>
                <c:pt idx="2024">
                  <c:v>2.1575790000000001</c:v>
                </c:pt>
                <c:pt idx="2025">
                  <c:v>4.0547199999999997</c:v>
                </c:pt>
                <c:pt idx="2026">
                  <c:v>2.232856</c:v>
                </c:pt>
                <c:pt idx="2027">
                  <c:v>5.898352</c:v>
                </c:pt>
                <c:pt idx="2028">
                  <c:v>5.6390840000000004</c:v>
                </c:pt>
                <c:pt idx="2029">
                  <c:v>12.628665000000002</c:v>
                </c:pt>
                <c:pt idx="2030">
                  <c:v>7.3610660000000001</c:v>
                </c:pt>
                <c:pt idx="2031">
                  <c:v>14.443166</c:v>
                </c:pt>
                <c:pt idx="2032">
                  <c:v>6.7526700000000002</c:v>
                </c:pt>
                <c:pt idx="2033">
                  <c:v>13.370810000000001</c:v>
                </c:pt>
                <c:pt idx="2034">
                  <c:v>6.6807359999999996</c:v>
                </c:pt>
                <c:pt idx="2035">
                  <c:v>13.51403</c:v>
                </c:pt>
                <c:pt idx="2036">
                  <c:v>7.112603</c:v>
                </c:pt>
                <c:pt idx="2037">
                  <c:v>14.744873</c:v>
                </c:pt>
                <c:pt idx="2038">
                  <c:v>8.0705709999999993</c:v>
                </c:pt>
                <c:pt idx="2039">
                  <c:v>16.400979</c:v>
                </c:pt>
                <c:pt idx="2040">
                  <c:v>8.4318539999999995</c:v>
                </c:pt>
                <c:pt idx="2041">
                  <c:v>16.953006000000002</c:v>
                </c:pt>
                <c:pt idx="2042">
                  <c:v>8.5055230000000002</c:v>
                </c:pt>
                <c:pt idx="2043">
                  <c:v>16.815964999999998</c:v>
                </c:pt>
                <c:pt idx="2044">
                  <c:v>8.0448839999999997</c:v>
                </c:pt>
                <c:pt idx="2045">
                  <c:v>15.744107</c:v>
                </c:pt>
                <c:pt idx="2046">
                  <c:v>7.3297829999999999</c:v>
                </c:pt>
                <c:pt idx="2047">
                  <c:v>14.299111</c:v>
                </c:pt>
                <c:pt idx="2048">
                  <c:v>6.5606330000000002</c:v>
                </c:pt>
                <c:pt idx="2049">
                  <c:v>12.660508</c:v>
                </c:pt>
                <c:pt idx="2050">
                  <c:v>5.4901359999999997</c:v>
                </c:pt>
                <c:pt idx="2051">
                  <c:v>10.181529999999999</c:v>
                </c:pt>
                <c:pt idx="2052">
                  <c:v>3.7262149999999998</c:v>
                </c:pt>
                <c:pt idx="2053">
                  <c:v>6.3531499999999994</c:v>
                </c:pt>
                <c:pt idx="2054">
                  <c:v>1.640722</c:v>
                </c:pt>
                <c:pt idx="2055">
                  <c:v>2.4993759999999998</c:v>
                </c:pt>
                <c:pt idx="2056">
                  <c:v>0.19</c:v>
                </c:pt>
                <c:pt idx="2057">
                  <c:v>-8.4201999999999999E-2</c:v>
                </c:pt>
                <c:pt idx="2058">
                  <c:v>-0.61201300000000003</c:v>
                </c:pt>
                <c:pt idx="2059">
                  <c:v>-1.5734590000000002</c:v>
                </c:pt>
                <c:pt idx="2060">
                  <c:v>-1.334827</c:v>
                </c:pt>
                <c:pt idx="2061">
                  <c:v>-3.1788090000000002</c:v>
                </c:pt>
                <c:pt idx="2062">
                  <c:v>-2.4880640000000001</c:v>
                </c:pt>
                <c:pt idx="2063">
                  <c:v>-5.6799400000000002</c:v>
                </c:pt>
                <c:pt idx="2064">
                  <c:v>-3.770521</c:v>
                </c:pt>
                <c:pt idx="2065">
                  <c:v>-7.8001380000000005</c:v>
                </c:pt>
                <c:pt idx="2066">
                  <c:v>-3.938504</c:v>
                </c:pt>
                <c:pt idx="2067">
                  <c:v>-7.3834280000000003</c:v>
                </c:pt>
                <c:pt idx="2068">
                  <c:v>-2.7582800000000001</c:v>
                </c:pt>
                <c:pt idx="2069">
                  <c:v>-5.0718119999999995</c:v>
                </c:pt>
                <c:pt idx="2070">
                  <c:v>-2.1728869999999998</c:v>
                </c:pt>
                <c:pt idx="2071">
                  <c:v>-4.1391619999999998</c:v>
                </c:pt>
                <c:pt idx="2072">
                  <c:v>-1.644741</c:v>
                </c:pt>
                <c:pt idx="2073">
                  <c:v>-3.0997279999999998</c:v>
                </c:pt>
                <c:pt idx="2074">
                  <c:v>-1.4550069999999999</c:v>
                </c:pt>
                <c:pt idx="2075">
                  <c:v>-2.96828</c:v>
                </c:pt>
                <c:pt idx="2076">
                  <c:v>-1.434361</c:v>
                </c:pt>
                <c:pt idx="2077">
                  <c:v>-2.5493049999999999</c:v>
                </c:pt>
                <c:pt idx="2078">
                  <c:v>-0.71450899999999995</c:v>
                </c:pt>
                <c:pt idx="2079">
                  <c:v>-0.94638899999999992</c:v>
                </c:pt>
                <c:pt idx="2080">
                  <c:v>0.488039</c:v>
                </c:pt>
                <c:pt idx="2081">
                  <c:v>1.8409279999999999</c:v>
                </c:pt>
                <c:pt idx="2082">
                  <c:v>2.3739859999999999</c:v>
                </c:pt>
                <c:pt idx="2083">
                  <c:v>5.7394879999999997</c:v>
                </c:pt>
                <c:pt idx="2084">
                  <c:v>4.1724059999999996</c:v>
                </c:pt>
                <c:pt idx="2085">
                  <c:v>9.0128199999999996</c:v>
                </c:pt>
                <c:pt idx="2086">
                  <c:v>5.3321059999999996</c:v>
                </c:pt>
                <c:pt idx="2087">
                  <c:v>11.040188000000001</c:v>
                </c:pt>
                <c:pt idx="2088">
                  <c:v>5.8249560000000002</c:v>
                </c:pt>
                <c:pt idx="2089">
                  <c:v>11.471477</c:v>
                </c:pt>
                <c:pt idx="2090">
                  <c:v>5.1901320000000002</c:v>
                </c:pt>
                <c:pt idx="2091">
                  <c:v>9.5881620000000005</c:v>
                </c:pt>
                <c:pt idx="2092">
                  <c:v>3.4841410000000002</c:v>
                </c:pt>
                <c:pt idx="2093">
                  <c:v>6.3311520000000003</c:v>
                </c:pt>
                <c:pt idx="2094">
                  <c:v>2.5572370000000002</c:v>
                </c:pt>
                <c:pt idx="2095">
                  <c:v>4.957605</c:v>
                </c:pt>
                <c:pt idx="2096">
                  <c:v>2.360954</c:v>
                </c:pt>
                <c:pt idx="2097">
                  <c:v>4.7449519999999996</c:v>
                </c:pt>
                <c:pt idx="2098">
                  <c:v>2.5488960000000001</c:v>
                </c:pt>
                <c:pt idx="2099">
                  <c:v>5.2901179999999997</c:v>
                </c:pt>
                <c:pt idx="2100">
                  <c:v>2.762772</c:v>
                </c:pt>
                <c:pt idx="2101">
                  <c:v>5.2718959999999999</c:v>
                </c:pt>
                <c:pt idx="2102">
                  <c:v>1.433673</c:v>
                </c:pt>
                <c:pt idx="2103">
                  <c:v>1.173184</c:v>
                </c:pt>
                <c:pt idx="2104">
                  <c:v>-1.2424269999999999</c:v>
                </c:pt>
                <c:pt idx="2105">
                  <c:v>-2.8356729999999999</c:v>
                </c:pt>
                <c:pt idx="2106">
                  <c:v>-1.5280959999999999</c:v>
                </c:pt>
                <c:pt idx="2107">
                  <c:v>-2.7701440000000002</c:v>
                </c:pt>
                <c:pt idx="2108">
                  <c:v>-0.81104100000000001</c:v>
                </c:pt>
                <c:pt idx="2109">
                  <c:v>-1.026861</c:v>
                </c:pt>
                <c:pt idx="2110">
                  <c:v>0.34546900000000003</c:v>
                </c:pt>
                <c:pt idx="2111">
                  <c:v>1.128706</c:v>
                </c:pt>
                <c:pt idx="2112">
                  <c:v>1.0756270000000001</c:v>
                </c:pt>
                <c:pt idx="2113">
                  <c:v>2.1415990000000003</c:v>
                </c:pt>
                <c:pt idx="2114">
                  <c:v>0.63775599999999999</c:v>
                </c:pt>
                <c:pt idx="2115">
                  <c:v>0.92112899999999998</c:v>
                </c:pt>
                <c:pt idx="2116">
                  <c:v>6.9143999999999997E-2</c:v>
                </c:pt>
                <c:pt idx="2117">
                  <c:v>-0.16191300000000003</c:v>
                </c:pt>
                <c:pt idx="2118">
                  <c:v>-0.729348</c:v>
                </c:pt>
                <c:pt idx="2119">
                  <c:v>-1.8134109999999999</c:v>
                </c:pt>
                <c:pt idx="2120">
                  <c:v>-0.76883299999999999</c:v>
                </c:pt>
                <c:pt idx="2121">
                  <c:v>-1.4882059999999999</c:v>
                </c:pt>
                <c:pt idx="2122">
                  <c:v>-0.48727399999999998</c:v>
                </c:pt>
                <c:pt idx="2123">
                  <c:v>-0.63130200000000003</c:v>
                </c:pt>
                <c:pt idx="2124">
                  <c:v>0.17818500000000001</c:v>
                </c:pt>
                <c:pt idx="2125">
                  <c:v>0.71494000000000002</c:v>
                </c:pt>
                <c:pt idx="2126">
                  <c:v>1.0742389999999999</c:v>
                </c:pt>
                <c:pt idx="2127">
                  <c:v>2.0900210000000001</c:v>
                </c:pt>
                <c:pt idx="2128">
                  <c:v>0.77409499999999998</c:v>
                </c:pt>
                <c:pt idx="2129">
                  <c:v>1.5636760000000001</c:v>
                </c:pt>
                <c:pt idx="2130">
                  <c:v>1.1184769999999999</c:v>
                </c:pt>
                <c:pt idx="2131">
                  <c:v>2.2769459999999997</c:v>
                </c:pt>
                <c:pt idx="2132">
                  <c:v>0.55569299999999999</c:v>
                </c:pt>
                <c:pt idx="2133">
                  <c:v>0.519007</c:v>
                </c:pt>
                <c:pt idx="2134">
                  <c:v>-0.52032400000000001</c:v>
                </c:pt>
                <c:pt idx="2135">
                  <c:v>-1.418652</c:v>
                </c:pt>
                <c:pt idx="2136">
                  <c:v>-1.057029</c:v>
                </c:pt>
                <c:pt idx="2137">
                  <c:v>-2.079332</c:v>
                </c:pt>
                <c:pt idx="2138">
                  <c:v>-0.93880300000000005</c:v>
                </c:pt>
                <c:pt idx="2139">
                  <c:v>-1.791245</c:v>
                </c:pt>
                <c:pt idx="2140">
                  <c:v>-0.77793500000000004</c:v>
                </c:pt>
                <c:pt idx="2141">
                  <c:v>-1.4891000000000001</c:v>
                </c:pt>
                <c:pt idx="2142">
                  <c:v>-0.66726700000000005</c:v>
                </c:pt>
                <c:pt idx="2143">
                  <c:v>-1.381569</c:v>
                </c:pt>
                <c:pt idx="2144">
                  <c:v>-0.80541099999999999</c:v>
                </c:pt>
                <c:pt idx="2145">
                  <c:v>-1.6845059999999998</c:v>
                </c:pt>
                <c:pt idx="2146">
                  <c:v>-0.80290899999999998</c:v>
                </c:pt>
                <c:pt idx="2147">
                  <c:v>-1.673988</c:v>
                </c:pt>
                <c:pt idx="2148">
                  <c:v>-0.90891900000000003</c:v>
                </c:pt>
                <c:pt idx="2149">
                  <c:v>-1.7879890000000001</c:v>
                </c:pt>
                <c:pt idx="2150">
                  <c:v>-0.85102599999999995</c:v>
                </c:pt>
                <c:pt idx="2151">
                  <c:v>-1.6446079999999998</c:v>
                </c:pt>
                <c:pt idx="2152">
                  <c:v>-0.75949699999999998</c:v>
                </c:pt>
                <c:pt idx="2153">
                  <c:v>-1.482912</c:v>
                </c:pt>
                <c:pt idx="2154">
                  <c:v>-0.63945300000000005</c:v>
                </c:pt>
                <c:pt idx="2155">
                  <c:v>-1.1686369999999999</c:v>
                </c:pt>
                <c:pt idx="2156">
                  <c:v>-0.43066500000000002</c:v>
                </c:pt>
                <c:pt idx="2157">
                  <c:v>-0.78222199999999997</c:v>
                </c:pt>
                <c:pt idx="2158">
                  <c:v>-0.276758</c:v>
                </c:pt>
                <c:pt idx="2159">
                  <c:v>-5.2782999999999997E-2</c:v>
                </c:pt>
                <c:pt idx="2160">
                  <c:v>0.227601</c:v>
                </c:pt>
                <c:pt idx="2161">
                  <c:v>0.32788400000000001</c:v>
                </c:pt>
                <c:pt idx="2162">
                  <c:v>-0.13539200000000001</c:v>
                </c:pt>
                <c:pt idx="2163">
                  <c:v>-0.42232200000000003</c:v>
                </c:pt>
                <c:pt idx="2164">
                  <c:v>-0.32621099999999997</c:v>
                </c:pt>
                <c:pt idx="2165">
                  <c:v>-0.64522199999999996</c:v>
                </c:pt>
                <c:pt idx="2166">
                  <c:v>-0.24105599999999999</c:v>
                </c:pt>
                <c:pt idx="2167">
                  <c:v>-0.367645</c:v>
                </c:pt>
                <c:pt idx="2168">
                  <c:v>-0.130269</c:v>
                </c:pt>
                <c:pt idx="2169">
                  <c:v>-0.181446</c:v>
                </c:pt>
                <c:pt idx="2170">
                  <c:v>-7.1674000000000002E-2</c:v>
                </c:pt>
                <c:pt idx="2171">
                  <c:v>-0.21968500000000002</c:v>
                </c:pt>
                <c:pt idx="2172">
                  <c:v>-0.13992499999999999</c:v>
                </c:pt>
                <c:pt idx="2173">
                  <c:v>-0.21296499999999999</c:v>
                </c:pt>
                <c:pt idx="2174">
                  <c:v>2.1981000000000001E-2</c:v>
                </c:pt>
                <c:pt idx="2175">
                  <c:v>0.14152700000000001</c:v>
                </c:pt>
                <c:pt idx="2176">
                  <c:v>0.20646100000000001</c:v>
                </c:pt>
                <c:pt idx="2177">
                  <c:v>0.44216800000000001</c:v>
                </c:pt>
                <c:pt idx="2178">
                  <c:v>0.18143400000000001</c:v>
                </c:pt>
                <c:pt idx="2179">
                  <c:v>0.27905400000000002</c:v>
                </c:pt>
                <c:pt idx="2180">
                  <c:v>1.6691999999999999E-2</c:v>
                </c:pt>
                <c:pt idx="2181">
                  <c:v>-4.0072000000000003E-2</c:v>
                </c:pt>
                <c:pt idx="2182">
                  <c:v>-7.5219999999999995E-2</c:v>
                </c:pt>
                <c:pt idx="2183">
                  <c:v>-9.3316999999999997E-2</c:v>
                </c:pt>
                <c:pt idx="2184">
                  <c:v>9.1899999999999996E-2</c:v>
                </c:pt>
                <c:pt idx="2185">
                  <c:v>0.26732</c:v>
                </c:pt>
                <c:pt idx="2186">
                  <c:v>0.18491199999999999</c:v>
                </c:pt>
                <c:pt idx="2187">
                  <c:v>0.31972400000000001</c:v>
                </c:pt>
                <c:pt idx="2188">
                  <c:v>4.7230000000000001E-2</c:v>
                </c:pt>
                <c:pt idx="2189">
                  <c:v>-2.2849000000000001E-2</c:v>
                </c:pt>
                <c:pt idx="2190">
                  <c:v>-0.159165</c:v>
                </c:pt>
                <c:pt idx="2191">
                  <c:v>-0.33254</c:v>
                </c:pt>
                <c:pt idx="2192">
                  <c:v>-5.5012999999999999E-2</c:v>
                </c:pt>
                <c:pt idx="2193">
                  <c:v>9.2465999999999993E-2</c:v>
                </c:pt>
                <c:pt idx="2194">
                  <c:v>0.286213</c:v>
                </c:pt>
                <c:pt idx="2195">
                  <c:v>0.55951899999999999</c:v>
                </c:pt>
                <c:pt idx="2196">
                  <c:v>0.16885800000000001</c:v>
                </c:pt>
                <c:pt idx="2197">
                  <c:v>0.219059</c:v>
                </c:pt>
                <c:pt idx="2198">
                  <c:v>-4.0557000000000003E-2</c:v>
                </c:pt>
                <c:pt idx="2199">
                  <c:v>-0.10446800000000001</c:v>
                </c:pt>
                <c:pt idx="2200">
                  <c:v>2.5132000000000002E-2</c:v>
                </c:pt>
                <c:pt idx="2201">
                  <c:v>0.21008500000000002</c:v>
                </c:pt>
                <c:pt idx="2202">
                  <c:v>0.295902</c:v>
                </c:pt>
                <c:pt idx="2203">
                  <c:v>0.61414100000000005</c:v>
                </c:pt>
                <c:pt idx="2204">
                  <c:v>0.26033899999999999</c:v>
                </c:pt>
                <c:pt idx="2205">
                  <c:v>0.43824799999999997</c:v>
                </c:pt>
                <c:pt idx="2206">
                  <c:v>0.17483399999999999</c:v>
                </c:pt>
                <c:pt idx="2207">
                  <c:v>0.40013500000000002</c:v>
                </c:pt>
                <c:pt idx="2208">
                  <c:v>0.18732799999999999</c:v>
                </c:pt>
                <c:pt idx="2209">
                  <c:v>0.24359500000000001</c:v>
                </c:pt>
                <c:pt idx="2210">
                  <c:v>-8.523E-2</c:v>
                </c:pt>
                <c:pt idx="2211">
                  <c:v>-0.22477</c:v>
                </c:pt>
                <c:pt idx="2212">
                  <c:v>-5.9797999999999997E-2</c:v>
                </c:pt>
                <c:pt idx="2213">
                  <c:v>2.6738000000000005E-2</c:v>
                </c:pt>
                <c:pt idx="2214">
                  <c:v>0.28422500000000001</c:v>
                </c:pt>
                <c:pt idx="2215">
                  <c:v>0.81831100000000001</c:v>
                </c:pt>
                <c:pt idx="2216">
                  <c:v>0.73629800000000001</c:v>
                </c:pt>
                <c:pt idx="2217">
                  <c:v>1.537722</c:v>
                </c:pt>
                <c:pt idx="2218">
                  <c:v>0.73507900000000004</c:v>
                </c:pt>
                <c:pt idx="2219">
                  <c:v>1.376241</c:v>
                </c:pt>
                <c:pt idx="2220">
                  <c:v>0.55682399999999999</c:v>
                </c:pt>
                <c:pt idx="2221">
                  <c:v>1.0264769999999999</c:v>
                </c:pt>
                <c:pt idx="2222">
                  <c:v>0.33962100000000001</c:v>
                </c:pt>
                <c:pt idx="2223">
                  <c:v>0.51770700000000003</c:v>
                </c:pt>
                <c:pt idx="2224">
                  <c:v>2.1728000000000001E-2</c:v>
                </c:pt>
                <c:pt idx="2225">
                  <c:v>-3.4266000000000005E-2</c:v>
                </c:pt>
                <c:pt idx="2226">
                  <c:v>-4.4942000000000003E-2</c:v>
                </c:pt>
                <c:pt idx="2227">
                  <c:v>-8.9221999999999996E-2</c:v>
                </c:pt>
                <c:pt idx="2228">
                  <c:v>-5.4854E-2</c:v>
                </c:pt>
                <c:pt idx="2229">
                  <c:v>-0.118633</c:v>
                </c:pt>
                <c:pt idx="2230">
                  <c:v>-0.143846</c:v>
                </c:pt>
                <c:pt idx="2231">
                  <c:v>-0.40987700000000005</c:v>
                </c:pt>
                <c:pt idx="2232">
                  <c:v>-0.39125799999999999</c:v>
                </c:pt>
                <c:pt idx="2233">
                  <c:v>-1.036117</c:v>
                </c:pt>
                <c:pt idx="2234">
                  <c:v>-1.0267869999999999</c:v>
                </c:pt>
                <c:pt idx="2235">
                  <c:v>-2.303172</c:v>
                </c:pt>
                <c:pt idx="2236">
                  <c:v>-1.4738789999999999</c:v>
                </c:pt>
                <c:pt idx="2237">
                  <c:v>-3.327474</c:v>
                </c:pt>
                <c:pt idx="2238">
                  <c:v>-2.3919670000000002</c:v>
                </c:pt>
                <c:pt idx="2239">
                  <c:v>-5.3195240000000004</c:v>
                </c:pt>
                <c:pt idx="2240">
                  <c:v>-3.2451560000000002</c:v>
                </c:pt>
                <c:pt idx="2241">
                  <c:v>-6.5505200000000006</c:v>
                </c:pt>
                <c:pt idx="2242">
                  <c:v>-3.234327</c:v>
                </c:pt>
                <c:pt idx="2243">
                  <c:v>-6.4626299999999999</c:v>
                </c:pt>
                <c:pt idx="2244">
                  <c:v>-3.4504100000000002</c:v>
                </c:pt>
                <c:pt idx="2245">
                  <c:v>-7.3054490000000003</c:v>
                </c:pt>
                <c:pt idx="2246">
                  <c:v>-4.3322669999999999</c:v>
                </c:pt>
                <c:pt idx="2247">
                  <c:v>-9.0577719999999999</c:v>
                </c:pt>
                <c:pt idx="2248">
                  <c:v>-4.8618399999999999</c:v>
                </c:pt>
                <c:pt idx="2249">
                  <c:v>-9.5090000000000003</c:v>
                </c:pt>
                <c:pt idx="2250">
                  <c:v>-4.069617</c:v>
                </c:pt>
                <c:pt idx="2251">
                  <c:v>-7.402514</c:v>
                </c:pt>
                <c:pt idx="2252">
                  <c:v>-2.7062560000000002</c:v>
                </c:pt>
                <c:pt idx="2253">
                  <c:v>-4.9838000000000005</c:v>
                </c:pt>
                <c:pt idx="2254">
                  <c:v>-2.0638019999999999</c:v>
                </c:pt>
                <c:pt idx="2255">
                  <c:v>-4.1122730000000001</c:v>
                </c:pt>
                <c:pt idx="2256">
                  <c:v>-2.113569</c:v>
                </c:pt>
                <c:pt idx="2257">
                  <c:v>-4.3727149999999995</c:v>
                </c:pt>
                <c:pt idx="2258">
                  <c:v>-2.528654</c:v>
                </c:pt>
                <c:pt idx="2259">
                  <c:v>-5.2632259999999995</c:v>
                </c:pt>
                <c:pt idx="2260">
                  <c:v>-2.5494569999999999</c:v>
                </c:pt>
                <c:pt idx="2261">
                  <c:v>-4.3709360000000004</c:v>
                </c:pt>
                <c:pt idx="2262">
                  <c:v>-0.69671099999999997</c:v>
                </c:pt>
                <c:pt idx="2263">
                  <c:v>-0.29120799999999997</c:v>
                </c:pt>
                <c:pt idx="2264">
                  <c:v>1.3225610000000001</c:v>
                </c:pt>
                <c:pt idx="2265">
                  <c:v>3.329866</c:v>
                </c:pt>
                <c:pt idx="2266">
                  <c:v>2.361043</c:v>
                </c:pt>
                <c:pt idx="2267">
                  <c:v>4.9280949999999999</c:v>
                </c:pt>
                <c:pt idx="2268">
                  <c:v>2.8827759999999998</c:v>
                </c:pt>
                <c:pt idx="2269">
                  <c:v>6.6129479999999994</c:v>
                </c:pt>
                <c:pt idx="2270">
                  <c:v>5.0944799999999999</c:v>
                </c:pt>
                <c:pt idx="2271">
                  <c:v>11.585277</c:v>
                </c:pt>
                <c:pt idx="2272">
                  <c:v>7.6771289999999999</c:v>
                </c:pt>
                <c:pt idx="2273">
                  <c:v>16.123419999999999</c:v>
                </c:pt>
                <c:pt idx="2274">
                  <c:v>8.7930349999999997</c:v>
                </c:pt>
                <c:pt idx="2275">
                  <c:v>18.020211</c:v>
                </c:pt>
                <c:pt idx="2276">
                  <c:v>9.7617229999999999</c:v>
                </c:pt>
                <c:pt idx="2277">
                  <c:v>19.833109999999998</c:v>
                </c:pt>
                <c:pt idx="2278">
                  <c:v>10.375169</c:v>
                </c:pt>
                <c:pt idx="2279">
                  <c:v>21.406342000000002</c:v>
                </c:pt>
                <c:pt idx="2280">
                  <c:v>11.710462</c:v>
                </c:pt>
                <c:pt idx="2281">
                  <c:v>23.681860999999998</c:v>
                </c:pt>
                <c:pt idx="2282">
                  <c:v>11.582869000000001</c:v>
                </c:pt>
                <c:pt idx="2283">
                  <c:v>22.330522999999999</c:v>
                </c:pt>
                <c:pt idx="2284">
                  <c:v>9.7762069999999994</c:v>
                </c:pt>
                <c:pt idx="2285">
                  <c:v>18.670918</c:v>
                </c:pt>
                <c:pt idx="2286">
                  <c:v>8.3094570000000001</c:v>
                </c:pt>
                <c:pt idx="2287">
                  <c:v>16.448270000000001</c:v>
                </c:pt>
                <c:pt idx="2288">
                  <c:v>8.2114630000000002</c:v>
                </c:pt>
                <c:pt idx="2289">
                  <c:v>16.417346000000002</c:v>
                </c:pt>
                <c:pt idx="2290">
                  <c:v>7.995603</c:v>
                </c:pt>
                <c:pt idx="2291">
                  <c:v>15.4937</c:v>
                </c:pt>
                <c:pt idx="2292">
                  <c:v>6.6579309999999996</c:v>
                </c:pt>
                <c:pt idx="2293">
                  <c:v>12.307793999999999</c:v>
                </c:pt>
                <c:pt idx="2294">
                  <c:v>4.7456319999999996</c:v>
                </c:pt>
                <c:pt idx="2295">
                  <c:v>8.8186879999999999</c:v>
                </c:pt>
                <c:pt idx="2296">
                  <c:v>3.5336970000000001</c:v>
                </c:pt>
                <c:pt idx="2297">
                  <c:v>6.6273409999999995</c:v>
                </c:pt>
                <c:pt idx="2298">
                  <c:v>2.6520800000000002</c:v>
                </c:pt>
                <c:pt idx="2299">
                  <c:v>4.7903850000000006</c:v>
                </c:pt>
                <c:pt idx="2300">
                  <c:v>1.541655</c:v>
                </c:pt>
                <c:pt idx="2301">
                  <c:v>2.3941330000000001</c:v>
                </c:pt>
                <c:pt idx="2302">
                  <c:v>1.9321999999999999E-2</c:v>
                </c:pt>
                <c:pt idx="2303">
                  <c:v>-0.85580000000000001</c:v>
                </c:pt>
                <c:pt idx="2304">
                  <c:v>-1.663886</c:v>
                </c:pt>
                <c:pt idx="2305">
                  <c:v>-4.0941000000000001</c:v>
                </c:pt>
                <c:pt idx="2306">
                  <c:v>-3.2605089999999999</c:v>
                </c:pt>
                <c:pt idx="2307">
                  <c:v>-7.3569750000000003</c:v>
                </c:pt>
                <c:pt idx="2308">
                  <c:v>-4.7912020000000002</c:v>
                </c:pt>
                <c:pt idx="2309">
                  <c:v>-10.198135000000001</c:v>
                </c:pt>
                <c:pt idx="2310">
                  <c:v>-6.007028</c:v>
                </c:pt>
                <c:pt idx="2311">
                  <c:v>-12.502192000000001</c:v>
                </c:pt>
                <c:pt idx="2312">
                  <c:v>-6.8649990000000001</c:v>
                </c:pt>
                <c:pt idx="2313">
                  <c:v>-13.985890000000001</c:v>
                </c:pt>
                <c:pt idx="2314">
                  <c:v>-7.3214769999999998</c:v>
                </c:pt>
                <c:pt idx="2315">
                  <c:v>-14.889239</c:v>
                </c:pt>
                <c:pt idx="2316">
                  <c:v>-7.854336</c:v>
                </c:pt>
                <c:pt idx="2317">
                  <c:v>-15.897525999999999</c:v>
                </c:pt>
                <c:pt idx="2318">
                  <c:v>-8.1676599999999997</c:v>
                </c:pt>
                <c:pt idx="2319">
                  <c:v>-16.455055999999999</c:v>
                </c:pt>
                <c:pt idx="2320">
                  <c:v>-8.4127530000000004</c:v>
                </c:pt>
                <c:pt idx="2321">
                  <c:v>-16.911400999999998</c:v>
                </c:pt>
                <c:pt idx="2322">
                  <c:v>-8.4947370000000006</c:v>
                </c:pt>
                <c:pt idx="2323">
                  <c:v>-17.003292000000002</c:v>
                </c:pt>
                <c:pt idx="2324">
                  <c:v>-8.6406189999999992</c:v>
                </c:pt>
                <c:pt idx="2325">
                  <c:v>-17.457076000000001</c:v>
                </c:pt>
                <c:pt idx="2326">
                  <c:v>-8.8343570000000007</c:v>
                </c:pt>
                <c:pt idx="2327">
                  <c:v>-17.449010000000001</c:v>
                </c:pt>
                <c:pt idx="2328">
                  <c:v>-8.1590509999999998</c:v>
                </c:pt>
                <c:pt idx="2329">
                  <c:v>-15.744066</c:v>
                </c:pt>
                <c:pt idx="2330">
                  <c:v>-7.1058430000000001</c:v>
                </c:pt>
                <c:pt idx="2331">
                  <c:v>-13.924195000000001</c:v>
                </c:pt>
                <c:pt idx="2332">
                  <c:v>-6.7276509999999998</c:v>
                </c:pt>
                <c:pt idx="2333">
                  <c:v>-13.508564</c:v>
                </c:pt>
                <c:pt idx="2334">
                  <c:v>-6.7722090000000001</c:v>
                </c:pt>
                <c:pt idx="2335">
                  <c:v>-13.30073</c:v>
                </c:pt>
                <c:pt idx="2336">
                  <c:v>-6.1049610000000003</c:v>
                </c:pt>
                <c:pt idx="2337">
                  <c:v>-11.642211</c:v>
                </c:pt>
                <c:pt idx="2338">
                  <c:v>-4.9028320000000001</c:v>
                </c:pt>
                <c:pt idx="2339">
                  <c:v>-9.2562360000000012</c:v>
                </c:pt>
                <c:pt idx="2340">
                  <c:v>-3.9761790000000001</c:v>
                </c:pt>
                <c:pt idx="2341">
                  <c:v>-7.7888459999999995</c:v>
                </c:pt>
                <c:pt idx="2342">
                  <c:v>-3.8495469999999998</c:v>
                </c:pt>
                <c:pt idx="2343">
                  <c:v>-7.68872</c:v>
                </c:pt>
                <c:pt idx="2344">
                  <c:v>-3.5766719999999999</c:v>
                </c:pt>
                <c:pt idx="2345">
                  <c:v>-6.5825420000000001</c:v>
                </c:pt>
                <c:pt idx="2346">
                  <c:v>-2.0478930000000002</c:v>
                </c:pt>
                <c:pt idx="2347">
                  <c:v>-2.8966950000000002</c:v>
                </c:pt>
                <c:pt idx="2348">
                  <c:v>0.25407600000000002</c:v>
                </c:pt>
                <c:pt idx="2349">
                  <c:v>1.243482</c:v>
                </c:pt>
                <c:pt idx="2350">
                  <c:v>1.212367</c:v>
                </c:pt>
                <c:pt idx="2351">
                  <c:v>2.1516579999999998</c:v>
                </c:pt>
                <c:pt idx="2352">
                  <c:v>0.40127400000000002</c:v>
                </c:pt>
                <c:pt idx="2353">
                  <c:v>0.44283100000000003</c:v>
                </c:pt>
                <c:pt idx="2354">
                  <c:v>0.19406599999999999</c:v>
                </c:pt>
                <c:pt idx="2355">
                  <c:v>1.3921330000000001</c:v>
                </c:pt>
                <c:pt idx="2356">
                  <c:v>3.1505890000000001</c:v>
                </c:pt>
                <c:pt idx="2357">
                  <c:v>8.2149070000000002</c:v>
                </c:pt>
                <c:pt idx="2358">
                  <c:v>6.5598900000000002</c:v>
                </c:pt>
                <c:pt idx="2359">
                  <c:v>14.304684999999999</c:v>
                </c:pt>
                <c:pt idx="2360">
                  <c:v>8.2392909999999997</c:v>
                </c:pt>
                <c:pt idx="2361">
                  <c:v>15.969767999999998</c:v>
                </c:pt>
                <c:pt idx="2362">
                  <c:v>6.4954929999999997</c:v>
                </c:pt>
                <c:pt idx="2363">
                  <c:v>11.838875</c:v>
                </c:pt>
                <c:pt idx="2364">
                  <c:v>5.1628550000000004</c:v>
                </c:pt>
                <c:pt idx="2365">
                  <c:v>11.161443</c:v>
                </c:pt>
                <c:pt idx="2366">
                  <c:v>7.7153850000000004</c:v>
                </c:pt>
                <c:pt idx="2367">
                  <c:v>17.830674999999999</c:v>
                </c:pt>
                <c:pt idx="2368">
                  <c:v>12.102517000000001</c:v>
                </c:pt>
                <c:pt idx="2369">
                  <c:v>25.192868000000001</c:v>
                </c:pt>
                <c:pt idx="2370">
                  <c:v>13.612194000000001</c:v>
                </c:pt>
                <c:pt idx="2371">
                  <c:v>27.570999</c:v>
                </c:pt>
                <c:pt idx="2372">
                  <c:v>13.996036</c:v>
                </c:pt>
                <c:pt idx="2373">
                  <c:v>27.786529999999999</c:v>
                </c:pt>
                <c:pt idx="2374">
                  <c:v>13.419165</c:v>
                </c:pt>
                <c:pt idx="2375">
                  <c:v>26.381062999999997</c:v>
                </c:pt>
                <c:pt idx="2376">
                  <c:v>12.469635999999999</c:v>
                </c:pt>
                <c:pt idx="2377">
                  <c:v>24.331265000000002</c:v>
                </c:pt>
                <c:pt idx="2378">
                  <c:v>11.081068999999999</c:v>
                </c:pt>
                <c:pt idx="2379">
                  <c:v>21.259259</c:v>
                </c:pt>
                <c:pt idx="2380">
                  <c:v>9.1349640000000001</c:v>
                </c:pt>
                <c:pt idx="2381">
                  <c:v>17.148997999999999</c:v>
                </c:pt>
                <c:pt idx="2382">
                  <c:v>6.9282750000000002</c:v>
                </c:pt>
                <c:pt idx="2383">
                  <c:v>12.840620000000001</c:v>
                </c:pt>
                <c:pt idx="2384">
                  <c:v>4.9715850000000001</c:v>
                </c:pt>
                <c:pt idx="2385">
                  <c:v>9.1509970000000003</c:v>
                </c:pt>
                <c:pt idx="2386">
                  <c:v>3.5453809999999999</c:v>
                </c:pt>
                <c:pt idx="2387">
                  <c:v>6.5542870000000004</c:v>
                </c:pt>
                <c:pt idx="2388">
                  <c:v>2.5938059999999998</c:v>
                </c:pt>
                <c:pt idx="2389">
                  <c:v>4.8519799999999993</c:v>
                </c:pt>
                <c:pt idx="2390">
                  <c:v>2.0101520000000002</c:v>
                </c:pt>
                <c:pt idx="2391">
                  <c:v>3.7414140000000002</c:v>
                </c:pt>
                <c:pt idx="2392">
                  <c:v>1.3079289999999999</c:v>
                </c:pt>
                <c:pt idx="2393">
                  <c:v>2.0505360000000001</c:v>
                </c:pt>
                <c:pt idx="2394">
                  <c:v>0.143119</c:v>
                </c:pt>
                <c:pt idx="2395">
                  <c:v>-0.23936299999999999</c:v>
                </c:pt>
                <c:pt idx="2396">
                  <c:v>-0.88154600000000005</c:v>
                </c:pt>
                <c:pt idx="2397">
                  <c:v>-2.3182879999999999</c:v>
                </c:pt>
                <c:pt idx="2398">
                  <c:v>-2.1197319999999999</c:v>
                </c:pt>
                <c:pt idx="2399">
                  <c:v>-5.0042860000000005</c:v>
                </c:pt>
                <c:pt idx="2400">
                  <c:v>-3.7018970000000002</c:v>
                </c:pt>
                <c:pt idx="2401">
                  <c:v>-8.316593000000001</c:v>
                </c:pt>
                <c:pt idx="2402">
                  <c:v>-5.5390990000000002</c:v>
                </c:pt>
                <c:pt idx="2403">
                  <c:v>-12.031326</c:v>
                </c:pt>
                <c:pt idx="2404">
                  <c:v>-7.4561679999999999</c:v>
                </c:pt>
                <c:pt idx="2405">
                  <c:v>-15.740295</c:v>
                </c:pt>
                <c:pt idx="2406">
                  <c:v>-8.7652979999999996</c:v>
                </c:pt>
                <c:pt idx="2407">
                  <c:v>-17.665855000000001</c:v>
                </c:pt>
                <c:pt idx="2408">
                  <c:v>-8.8397079999999999</c:v>
                </c:pt>
                <c:pt idx="2409">
                  <c:v>-17.475505999999999</c:v>
                </c:pt>
                <c:pt idx="2410">
                  <c:v>-8.3789429999999996</c:v>
                </c:pt>
                <c:pt idx="2411">
                  <c:v>-16.484794999999998</c:v>
                </c:pt>
                <c:pt idx="2412">
                  <c:v>-7.8602889999999999</c:v>
                </c:pt>
                <c:pt idx="2413">
                  <c:v>-15.684927</c:v>
                </c:pt>
                <c:pt idx="2414">
                  <c:v>-8.0265889999999995</c:v>
                </c:pt>
                <c:pt idx="2415">
                  <c:v>-16.319316999999998</c:v>
                </c:pt>
                <c:pt idx="2416">
                  <c:v>-8.4897100000000005</c:v>
                </c:pt>
                <c:pt idx="2417">
                  <c:v>-17.118085999999998</c:v>
                </c:pt>
                <c:pt idx="2418">
                  <c:v>-8.7269679999999994</c:v>
                </c:pt>
                <c:pt idx="2419">
                  <c:v>-17.407691</c:v>
                </c:pt>
                <c:pt idx="2420">
                  <c:v>-8.528098</c:v>
                </c:pt>
                <c:pt idx="2421">
                  <c:v>-16.897238000000002</c:v>
                </c:pt>
                <c:pt idx="2422">
                  <c:v>-8.2151390000000006</c:v>
                </c:pt>
                <c:pt idx="2423">
                  <c:v>-16.269196000000001</c:v>
                </c:pt>
                <c:pt idx="2424">
                  <c:v>-7.8614990000000002</c:v>
                </c:pt>
                <c:pt idx="2425">
                  <c:v>-15.327197999999999</c:v>
                </c:pt>
                <c:pt idx="2426">
                  <c:v>-6.9759359999999999</c:v>
                </c:pt>
                <c:pt idx="2427">
                  <c:v>-13.373956</c:v>
                </c:pt>
                <c:pt idx="2428">
                  <c:v>-5.8313040000000003</c:v>
                </c:pt>
                <c:pt idx="2429">
                  <c:v>-11.178879999999999</c:v>
                </c:pt>
                <c:pt idx="2430">
                  <c:v>-4.8521970000000003</c:v>
                </c:pt>
                <c:pt idx="2431">
                  <c:v>-9.2671349999999997</c:v>
                </c:pt>
                <c:pt idx="2432">
                  <c:v>-4.0480510000000001</c:v>
                </c:pt>
                <c:pt idx="2433">
                  <c:v>-7.6705900000000007</c:v>
                </c:pt>
                <c:pt idx="2434">
                  <c:v>-3.1574650000000002</c:v>
                </c:pt>
                <c:pt idx="2435">
                  <c:v>-5.8677849999999996</c:v>
                </c:pt>
                <c:pt idx="2436">
                  <c:v>-2.3185859999999998</c:v>
                </c:pt>
                <c:pt idx="2437">
                  <c:v>-4.3425779999999996</c:v>
                </c:pt>
                <c:pt idx="2438">
                  <c:v>-1.7557720000000001</c:v>
                </c:pt>
                <c:pt idx="2439">
                  <c:v>-3.1895370000000001</c:v>
                </c:pt>
                <c:pt idx="2440">
                  <c:v>-1.0485139999999999</c:v>
                </c:pt>
                <c:pt idx="2441">
                  <c:v>-1.6688609999999999</c:v>
                </c:pt>
                <c:pt idx="2442">
                  <c:v>-0.15928999999999999</c:v>
                </c:pt>
                <c:pt idx="2443">
                  <c:v>2.8067000000000009E-2</c:v>
                </c:pt>
                <c:pt idx="2444">
                  <c:v>0.330924</c:v>
                </c:pt>
                <c:pt idx="2445">
                  <c:v>0.77934400000000004</c:v>
                </c:pt>
                <c:pt idx="2446">
                  <c:v>0.79355500000000001</c:v>
                </c:pt>
                <c:pt idx="2447">
                  <c:v>2.2196959999999999</c:v>
                </c:pt>
                <c:pt idx="2448">
                  <c:v>2.2581579999999999</c:v>
                </c:pt>
                <c:pt idx="2449">
                  <c:v>5.526186</c:v>
                </c:pt>
                <c:pt idx="2450">
                  <c:v>4.2739479999999999</c:v>
                </c:pt>
                <c:pt idx="2451">
                  <c:v>9.1518499999999996</c:v>
                </c:pt>
                <c:pt idx="2452">
                  <c:v>5.0640720000000004</c:v>
                </c:pt>
                <c:pt idx="2453">
                  <c:v>10.194874</c:v>
                </c:pt>
                <c:pt idx="2454">
                  <c:v>5.1613369999999996</c:v>
                </c:pt>
                <c:pt idx="2455">
                  <c:v>10.684355999999999</c:v>
                </c:pt>
                <c:pt idx="2456">
                  <c:v>6.6271100000000001</c:v>
                </c:pt>
                <c:pt idx="2457">
                  <c:v>14.787198</c:v>
                </c:pt>
                <c:pt idx="2458">
                  <c:v>9.4616699999999998</c:v>
                </c:pt>
                <c:pt idx="2459">
                  <c:v>19.622593000000002</c:v>
                </c:pt>
                <c:pt idx="2460">
                  <c:v>10.534777</c:v>
                </c:pt>
                <c:pt idx="2461">
                  <c:v>21.466067000000002</c:v>
                </c:pt>
                <c:pt idx="2462">
                  <c:v>11.227596999999999</c:v>
                </c:pt>
                <c:pt idx="2463">
                  <c:v>22.948400999999997</c:v>
                </c:pt>
                <c:pt idx="2464">
                  <c:v>12.364307</c:v>
                </c:pt>
                <c:pt idx="2465">
                  <c:v>24.941026000000001</c:v>
                </c:pt>
                <c:pt idx="2466">
                  <c:v>12.468541999999999</c:v>
                </c:pt>
                <c:pt idx="2467">
                  <c:v>24.736208999999999</c:v>
                </c:pt>
                <c:pt idx="2468">
                  <c:v>11.922618999999999</c:v>
                </c:pt>
                <c:pt idx="2469">
                  <c:v>23.262169</c:v>
                </c:pt>
                <c:pt idx="2470">
                  <c:v>10.527039</c:v>
                </c:pt>
                <c:pt idx="2471">
                  <c:v>20.146881</c:v>
                </c:pt>
                <c:pt idx="2472">
                  <c:v>8.7054399999999994</c:v>
                </c:pt>
                <c:pt idx="2473">
                  <c:v>16.513552999999998</c:v>
                </c:pt>
                <c:pt idx="2474">
                  <c:v>7.0092369999999997</c:v>
                </c:pt>
                <c:pt idx="2475">
                  <c:v>13.356169</c:v>
                </c:pt>
                <c:pt idx="2476">
                  <c:v>5.721768</c:v>
                </c:pt>
                <c:pt idx="2477">
                  <c:v>10.795888</c:v>
                </c:pt>
                <c:pt idx="2478">
                  <c:v>4.4333140000000002</c:v>
                </c:pt>
                <c:pt idx="2479">
                  <c:v>8.1697710000000008</c:v>
                </c:pt>
                <c:pt idx="2480">
                  <c:v>2.9625010000000001</c:v>
                </c:pt>
                <c:pt idx="2481">
                  <c:v>5.090935</c:v>
                </c:pt>
                <c:pt idx="2482">
                  <c:v>1.2691669999999999</c:v>
                </c:pt>
                <c:pt idx="2483">
                  <c:v>1.737098</c:v>
                </c:pt>
                <c:pt idx="2484">
                  <c:v>-0.23976700000000001</c:v>
                </c:pt>
                <c:pt idx="2485">
                  <c:v>-1.0829169999999999</c:v>
                </c:pt>
                <c:pt idx="2486">
                  <c:v>-1.3146610000000001</c:v>
                </c:pt>
                <c:pt idx="2487">
                  <c:v>-3.079415</c:v>
                </c:pt>
                <c:pt idx="2488">
                  <c:v>-2.3204479999999998</c:v>
                </c:pt>
                <c:pt idx="2489">
                  <c:v>-5.3282569999999998</c:v>
                </c:pt>
                <c:pt idx="2490">
                  <c:v>-3.8498079999999999</c:v>
                </c:pt>
                <c:pt idx="2491">
                  <c:v>-8.6176460000000006</c:v>
                </c:pt>
                <c:pt idx="2492">
                  <c:v>-5.5271119999999998</c:v>
                </c:pt>
                <c:pt idx="2493">
                  <c:v>-11.610043999999998</c:v>
                </c:pt>
                <c:pt idx="2494">
                  <c:v>-6.5157379999999998</c:v>
                </c:pt>
                <c:pt idx="2495">
                  <c:v>-13.36857</c:v>
                </c:pt>
                <c:pt idx="2496">
                  <c:v>-7.1518990000000002</c:v>
                </c:pt>
                <c:pt idx="2497">
                  <c:v>-14.604514</c:v>
                </c:pt>
                <c:pt idx="2498">
                  <c:v>-7.7948570000000004</c:v>
                </c:pt>
                <c:pt idx="2499">
                  <c:v>-15.829731000000001</c:v>
                </c:pt>
                <c:pt idx="2500">
                  <c:v>-8.0057899999999993</c:v>
                </c:pt>
                <c:pt idx="2501">
                  <c:v>-15.966151</c:v>
                </c:pt>
                <c:pt idx="2502">
                  <c:v>-7.9185639999999999</c:v>
                </c:pt>
                <c:pt idx="2503">
                  <c:v>-15.779681</c:v>
                </c:pt>
                <c:pt idx="2504">
                  <c:v>-7.819534</c:v>
                </c:pt>
                <c:pt idx="2505">
                  <c:v>-15.564335</c:v>
                </c:pt>
                <c:pt idx="2506">
                  <c:v>-7.6086289999999996</c:v>
                </c:pt>
                <c:pt idx="2507">
                  <c:v>-15.048717</c:v>
                </c:pt>
                <c:pt idx="2508">
                  <c:v>-7.2350269999999997</c:v>
                </c:pt>
                <c:pt idx="2509">
                  <c:v>-14.301705999999999</c:v>
                </c:pt>
                <c:pt idx="2510">
                  <c:v>-6.9380899999999999</c:v>
                </c:pt>
                <c:pt idx="2511">
                  <c:v>-13.71508</c:v>
                </c:pt>
                <c:pt idx="2512">
                  <c:v>-6.6166010000000002</c:v>
                </c:pt>
                <c:pt idx="2513">
                  <c:v>-13.092577</c:v>
                </c:pt>
                <c:pt idx="2514">
                  <c:v>-6.3887270000000003</c:v>
                </c:pt>
                <c:pt idx="2515">
                  <c:v>-12.673173999999999</c:v>
                </c:pt>
                <c:pt idx="2516">
                  <c:v>-6.0242170000000002</c:v>
                </c:pt>
                <c:pt idx="2517">
                  <c:v>-11.666658999999999</c:v>
                </c:pt>
                <c:pt idx="2518">
                  <c:v>-5.2159300000000002</c:v>
                </c:pt>
                <c:pt idx="2519">
                  <c:v>-10.069094</c:v>
                </c:pt>
                <c:pt idx="2520">
                  <c:v>-4.6545730000000001</c:v>
                </c:pt>
                <c:pt idx="2521">
                  <c:v>-9.249689</c:v>
                </c:pt>
                <c:pt idx="2522">
                  <c:v>-4.4765170000000003</c:v>
                </c:pt>
                <c:pt idx="2523">
                  <c:v>-8.7103870000000008</c:v>
                </c:pt>
                <c:pt idx="2524">
                  <c:v>-3.9981279999999999</c:v>
                </c:pt>
                <c:pt idx="2525">
                  <c:v>-7.7954220000000003</c:v>
                </c:pt>
                <c:pt idx="2526">
                  <c:v>-3.5947309999999999</c:v>
                </c:pt>
                <c:pt idx="2527">
                  <c:v>-6.9294039999999999</c:v>
                </c:pt>
                <c:pt idx="2528">
                  <c:v>-3.0977450000000002</c:v>
                </c:pt>
                <c:pt idx="2529">
                  <c:v>-5.9380269999999999</c:v>
                </c:pt>
                <c:pt idx="2530">
                  <c:v>-2.4472939999999999</c:v>
                </c:pt>
                <c:pt idx="2531">
                  <c:v>-4.3790779999999998</c:v>
                </c:pt>
                <c:pt idx="2532">
                  <c:v>-1.327153</c:v>
                </c:pt>
                <c:pt idx="2533">
                  <c:v>-1.932374</c:v>
                </c:pt>
                <c:pt idx="2534">
                  <c:v>0.2823</c:v>
                </c:pt>
                <c:pt idx="2535">
                  <c:v>1.651778</c:v>
                </c:pt>
                <c:pt idx="2536">
                  <c:v>2.5354160000000001</c:v>
                </c:pt>
                <c:pt idx="2537">
                  <c:v>6.0880720000000004</c:v>
                </c:pt>
                <c:pt idx="2538">
                  <c:v>4.1562229999999998</c:v>
                </c:pt>
                <c:pt idx="2539">
                  <c:v>8.6252220000000008</c:v>
                </c:pt>
                <c:pt idx="2540">
                  <c:v>4.8549429999999996</c:v>
                </c:pt>
                <c:pt idx="2541">
                  <c:v>10.355543999999998</c:v>
                </c:pt>
                <c:pt idx="2542">
                  <c:v>6.3603639999999997</c:v>
                </c:pt>
                <c:pt idx="2543">
                  <c:v>13.723478</c:v>
                </c:pt>
                <c:pt idx="2544">
                  <c:v>8.2913350000000001</c:v>
                </c:pt>
                <c:pt idx="2545">
                  <c:v>17.161625000000001</c:v>
                </c:pt>
                <c:pt idx="2546">
                  <c:v>9.1392059999999997</c:v>
                </c:pt>
                <c:pt idx="2547">
                  <c:v>18.375636999999998</c:v>
                </c:pt>
                <c:pt idx="2548">
                  <c:v>8.9092400000000005</c:v>
                </c:pt>
                <c:pt idx="2549">
                  <c:v>17.349741000000002</c:v>
                </c:pt>
                <c:pt idx="2550">
                  <c:v>8.2049230000000009</c:v>
                </c:pt>
                <c:pt idx="2551">
                  <c:v>16.420133</c:v>
                </c:pt>
                <c:pt idx="2552">
                  <c:v>8.4958209999999994</c:v>
                </c:pt>
                <c:pt idx="2553">
                  <c:v>17.560198999999997</c:v>
                </c:pt>
                <c:pt idx="2554">
                  <c:v>9.7021409999999992</c:v>
                </c:pt>
                <c:pt idx="2555">
                  <c:v>19.812049999999999</c:v>
                </c:pt>
                <c:pt idx="2556">
                  <c:v>10.147197999999999</c:v>
                </c:pt>
                <c:pt idx="2557">
                  <c:v>19.961103000000001</c:v>
                </c:pt>
                <c:pt idx="2558">
                  <c:v>9.2186389999999996</c:v>
                </c:pt>
                <c:pt idx="2559">
                  <c:v>17.758687999999999</c:v>
                </c:pt>
                <c:pt idx="2560">
                  <c:v>7.8502770000000002</c:v>
                </c:pt>
                <c:pt idx="2561">
                  <c:v>14.986485</c:v>
                </c:pt>
                <c:pt idx="2562">
                  <c:v>6.3477399999999999</c:v>
                </c:pt>
                <c:pt idx="2563">
                  <c:v>11.858816000000001</c:v>
                </c:pt>
                <c:pt idx="2564">
                  <c:v>4.7050549999999998</c:v>
                </c:pt>
                <c:pt idx="2565">
                  <c:v>8.6303669999999997</c:v>
                </c:pt>
                <c:pt idx="2566">
                  <c:v>3.1539760000000001</c:v>
                </c:pt>
                <c:pt idx="2567">
                  <c:v>5.5241720000000001</c:v>
                </c:pt>
                <c:pt idx="2568">
                  <c:v>1.574271</c:v>
                </c:pt>
                <c:pt idx="2569">
                  <c:v>2.3372260000000002</c:v>
                </c:pt>
                <c:pt idx="2570">
                  <c:v>-2.7186999999999999E-2</c:v>
                </c:pt>
                <c:pt idx="2571">
                  <c:v>-0.70735399999999993</c:v>
                </c:pt>
                <c:pt idx="2572">
                  <c:v>-1.1995480000000001</c:v>
                </c:pt>
                <c:pt idx="2573">
                  <c:v>-2.972718</c:v>
                </c:pt>
                <c:pt idx="2574">
                  <c:v>-2.4231720000000001</c:v>
                </c:pt>
                <c:pt idx="2575">
                  <c:v>-5.4718309999999999</c:v>
                </c:pt>
                <c:pt idx="2576">
                  <c:v>-3.4805060000000001</c:v>
                </c:pt>
                <c:pt idx="2577">
                  <c:v>-7.2014460000000007</c:v>
                </c:pt>
                <c:pt idx="2578">
                  <c:v>-3.803137</c:v>
                </c:pt>
                <c:pt idx="2579">
                  <c:v>-7.6146440000000002</c:v>
                </c:pt>
                <c:pt idx="2580">
                  <c:v>-3.8471649999999999</c:v>
                </c:pt>
                <c:pt idx="2581">
                  <c:v>-7.6660209999999998</c:v>
                </c:pt>
                <c:pt idx="2582">
                  <c:v>-3.7219799999999998</c:v>
                </c:pt>
                <c:pt idx="2583">
                  <c:v>-7.5742339999999997</c:v>
                </c:pt>
                <c:pt idx="2584">
                  <c:v>-4.3851399999999998</c:v>
                </c:pt>
                <c:pt idx="2585">
                  <c:v>-9.6746400000000001</c:v>
                </c:pt>
                <c:pt idx="2586">
                  <c:v>-6.1162619999999999</c:v>
                </c:pt>
                <c:pt idx="2587">
                  <c:v>-12.754849</c:v>
                </c:pt>
                <c:pt idx="2588">
                  <c:v>-6.9401570000000001</c:v>
                </c:pt>
                <c:pt idx="2589">
                  <c:v>-13.960937000000001</c:v>
                </c:pt>
                <c:pt idx="2590">
                  <c:v>-7.0030429999999999</c:v>
                </c:pt>
                <c:pt idx="2591">
                  <c:v>-13.980170000000001</c:v>
                </c:pt>
                <c:pt idx="2592">
                  <c:v>-6.9353619999999996</c:v>
                </c:pt>
                <c:pt idx="2593">
                  <c:v>-13.817298999999998</c:v>
                </c:pt>
                <c:pt idx="2594">
                  <c:v>-6.8873889999999998</c:v>
                </c:pt>
                <c:pt idx="2595">
                  <c:v>-13.822628999999999</c:v>
                </c:pt>
                <c:pt idx="2596">
                  <c:v>-6.9988780000000004</c:v>
                </c:pt>
                <c:pt idx="2597">
                  <c:v>-13.928573</c:v>
                </c:pt>
                <c:pt idx="2598">
                  <c:v>-6.6521679999999996</c:v>
                </c:pt>
                <c:pt idx="2599">
                  <c:v>-12.916132999999999</c:v>
                </c:pt>
                <c:pt idx="2600">
                  <c:v>-5.8827059999999998</c:v>
                </c:pt>
                <c:pt idx="2601">
                  <c:v>-11.472252000000001</c:v>
                </c:pt>
                <c:pt idx="2602">
                  <c:v>-5.3733329999999997</c:v>
                </c:pt>
                <c:pt idx="2603">
                  <c:v>-10.508161999999999</c:v>
                </c:pt>
                <c:pt idx="2604">
                  <c:v>-4.9044740000000004</c:v>
                </c:pt>
                <c:pt idx="2605">
                  <c:v>-9.5994910000000004</c:v>
                </c:pt>
                <c:pt idx="2606">
                  <c:v>-4.4271849999999997</c:v>
                </c:pt>
                <c:pt idx="2607">
                  <c:v>-8.4895789999999991</c:v>
                </c:pt>
                <c:pt idx="2608">
                  <c:v>-3.578478</c:v>
                </c:pt>
                <c:pt idx="2609">
                  <c:v>-6.6641779999999997</c:v>
                </c:pt>
                <c:pt idx="2610">
                  <c:v>-2.7320359999999999</c:v>
                </c:pt>
                <c:pt idx="2611">
                  <c:v>-5.2860230000000001</c:v>
                </c:pt>
                <c:pt idx="2612">
                  <c:v>-2.482437</c:v>
                </c:pt>
                <c:pt idx="2613">
                  <c:v>-4.8740610000000002</c:v>
                </c:pt>
                <c:pt idx="2614">
                  <c:v>-2.164272</c:v>
                </c:pt>
                <c:pt idx="2615">
                  <c:v>-3.9262269999999999</c:v>
                </c:pt>
                <c:pt idx="2616">
                  <c:v>-1.1665589999999999</c:v>
                </c:pt>
                <c:pt idx="2617">
                  <c:v>-1.592525</c:v>
                </c:pt>
                <c:pt idx="2618">
                  <c:v>0.32697300000000001</c:v>
                </c:pt>
                <c:pt idx="2619">
                  <c:v>1.278823</c:v>
                </c:pt>
                <c:pt idx="2620">
                  <c:v>1.455478</c:v>
                </c:pt>
                <c:pt idx="2621">
                  <c:v>3.3132450000000002</c:v>
                </c:pt>
                <c:pt idx="2622">
                  <c:v>2.1262539999999999</c:v>
                </c:pt>
                <c:pt idx="2623">
                  <c:v>4.6138490000000001</c:v>
                </c:pt>
                <c:pt idx="2624">
                  <c:v>3.1762920000000001</c:v>
                </c:pt>
                <c:pt idx="2625">
                  <c:v>7.3997200000000003</c:v>
                </c:pt>
                <c:pt idx="2626">
                  <c:v>5.5516569999999996</c:v>
                </c:pt>
                <c:pt idx="2627">
                  <c:v>12.25769</c:v>
                </c:pt>
                <c:pt idx="2628">
                  <c:v>7.3987780000000001</c:v>
                </c:pt>
                <c:pt idx="2629">
                  <c:v>15.087109</c:v>
                </c:pt>
                <c:pt idx="2630">
                  <c:v>7.8089870000000001</c:v>
                </c:pt>
                <c:pt idx="2631">
                  <c:v>15.866052</c:v>
                </c:pt>
                <c:pt idx="2632">
                  <c:v>8.4820989999999998</c:v>
                </c:pt>
                <c:pt idx="2633">
                  <c:v>17.410356999999998</c:v>
                </c:pt>
                <c:pt idx="2634">
                  <c:v>9.1484439999999996</c:v>
                </c:pt>
                <c:pt idx="2635">
                  <c:v>18.274934000000002</c:v>
                </c:pt>
                <c:pt idx="2636">
                  <c:v>9.0530039999999996</c:v>
                </c:pt>
                <c:pt idx="2637">
                  <c:v>18.089791999999999</c:v>
                </c:pt>
                <c:pt idx="2638">
                  <c:v>8.8401709999999998</c:v>
                </c:pt>
                <c:pt idx="2639">
                  <c:v>17.266793999999997</c:v>
                </c:pt>
                <c:pt idx="2640">
                  <c:v>8.1507830000000006</c:v>
                </c:pt>
                <c:pt idx="2641">
                  <c:v>16.441231999999999</c:v>
                </c:pt>
                <c:pt idx="2642">
                  <c:v>8.6634869999999999</c:v>
                </c:pt>
                <c:pt idx="2643">
                  <c:v>17.53913</c:v>
                </c:pt>
                <c:pt idx="2644">
                  <c:v>8.7783569999999997</c:v>
                </c:pt>
                <c:pt idx="2645">
                  <c:v>17.00046</c:v>
                </c:pt>
                <c:pt idx="2646">
                  <c:v>7.3840130000000004</c:v>
                </c:pt>
                <c:pt idx="2647">
                  <c:v>13.845354</c:v>
                </c:pt>
                <c:pt idx="2648">
                  <c:v>5.6529600000000002</c:v>
                </c:pt>
                <c:pt idx="2649">
                  <c:v>10.631409999999999</c:v>
                </c:pt>
                <c:pt idx="2650">
                  <c:v>4.490405</c:v>
                </c:pt>
                <c:pt idx="2651">
                  <c:v>8.6974070000000001</c:v>
                </c:pt>
                <c:pt idx="2652">
                  <c:v>3.9985940000000002</c:v>
                </c:pt>
                <c:pt idx="2653">
                  <c:v>7.5866670000000003</c:v>
                </c:pt>
                <c:pt idx="2654">
                  <c:v>2.7928790000000001</c:v>
                </c:pt>
                <c:pt idx="2655">
                  <c:v>4.6911490000000002</c:v>
                </c:pt>
                <c:pt idx="2656">
                  <c:v>1.0775859999999999</c:v>
                </c:pt>
                <c:pt idx="2657">
                  <c:v>1.4992529999999999</c:v>
                </c:pt>
                <c:pt idx="2658">
                  <c:v>8.3765999999999993E-2</c:v>
                </c:pt>
                <c:pt idx="2659">
                  <c:v>2.7126999999999991E-2</c:v>
                </c:pt>
                <c:pt idx="2660">
                  <c:v>-0.20530200000000001</c:v>
                </c:pt>
                <c:pt idx="2661">
                  <c:v>-0.672261</c:v>
                </c:pt>
                <c:pt idx="2662">
                  <c:v>-1.0009619999999999</c:v>
                </c:pt>
                <c:pt idx="2663">
                  <c:v>-2.7427919999999997</c:v>
                </c:pt>
                <c:pt idx="2664">
                  <c:v>-2.5268290000000002</c:v>
                </c:pt>
                <c:pt idx="2665">
                  <c:v>-5.6794370000000001</c:v>
                </c:pt>
                <c:pt idx="2666">
                  <c:v>-3.4331339999999999</c:v>
                </c:pt>
                <c:pt idx="2667">
                  <c:v>-6.947775</c:v>
                </c:pt>
                <c:pt idx="2668">
                  <c:v>-3.5476049999999999</c:v>
                </c:pt>
                <c:pt idx="2669">
                  <c:v>-6.9879479999999994</c:v>
                </c:pt>
                <c:pt idx="2670">
                  <c:v>-3.1674709999999999</c:v>
                </c:pt>
                <c:pt idx="2671">
                  <c:v>-5.9753100000000003</c:v>
                </c:pt>
                <c:pt idx="2672">
                  <c:v>-2.4627490000000001</c:v>
                </c:pt>
                <c:pt idx="2673">
                  <c:v>-4.6282709999999998</c:v>
                </c:pt>
                <c:pt idx="2674">
                  <c:v>-1.8161750000000001</c:v>
                </c:pt>
                <c:pt idx="2675">
                  <c:v>-3.24146</c:v>
                </c:pt>
                <c:pt idx="2676">
                  <c:v>-1.1296790000000001</c:v>
                </c:pt>
                <c:pt idx="2677">
                  <c:v>-2.2010640000000001</c:v>
                </c:pt>
                <c:pt idx="2678">
                  <c:v>-1.2281</c:v>
                </c:pt>
                <c:pt idx="2679">
                  <c:v>-2.62934</c:v>
                </c:pt>
                <c:pt idx="2680">
                  <c:v>-1.526149</c:v>
                </c:pt>
                <c:pt idx="2681">
                  <c:v>-2.9276409999999999</c:v>
                </c:pt>
                <c:pt idx="2682">
                  <c:v>-0.88684600000000002</c:v>
                </c:pt>
                <c:pt idx="2683">
                  <c:v>-1.140795</c:v>
                </c:pt>
                <c:pt idx="2684">
                  <c:v>0.21914800000000001</c:v>
                </c:pt>
                <c:pt idx="2685">
                  <c:v>0.64702999999999999</c:v>
                </c:pt>
                <c:pt idx="2686">
                  <c:v>0.49788399999999999</c:v>
                </c:pt>
                <c:pt idx="2687">
                  <c:v>1.038014</c:v>
                </c:pt>
                <c:pt idx="2688">
                  <c:v>0.67966300000000002</c:v>
                </c:pt>
                <c:pt idx="2689">
                  <c:v>1.5096449999999999</c:v>
                </c:pt>
                <c:pt idx="2690">
                  <c:v>1.162741</c:v>
                </c:pt>
                <c:pt idx="2691">
                  <c:v>2.818273</c:v>
                </c:pt>
                <c:pt idx="2692">
                  <c:v>2.1018439999999998</c:v>
                </c:pt>
                <c:pt idx="2693">
                  <c:v>4.6143509999999992</c:v>
                </c:pt>
                <c:pt idx="2694">
                  <c:v>2.926202</c:v>
                </c:pt>
                <c:pt idx="2695">
                  <c:v>6.1774109999999993</c:v>
                </c:pt>
                <c:pt idx="2696">
                  <c:v>3.2272810000000001</c:v>
                </c:pt>
                <c:pt idx="2697">
                  <c:v>6.0087820000000001</c:v>
                </c:pt>
                <c:pt idx="2698">
                  <c:v>2.0355340000000002</c:v>
                </c:pt>
                <c:pt idx="2699">
                  <c:v>3.1319610000000004</c:v>
                </c:pt>
                <c:pt idx="2700">
                  <c:v>0.16694300000000001</c:v>
                </c:pt>
                <c:pt idx="2701">
                  <c:v>-0.310116</c:v>
                </c:pt>
                <c:pt idx="2702">
                  <c:v>-0.684554</c:v>
                </c:pt>
                <c:pt idx="2703">
                  <c:v>-0.83829200000000004</c:v>
                </c:pt>
                <c:pt idx="2704">
                  <c:v>0.69320499999999996</c:v>
                </c:pt>
                <c:pt idx="2705">
                  <c:v>1.6025700000000001</c:v>
                </c:pt>
                <c:pt idx="2706">
                  <c:v>0.13222700000000001</c:v>
                </c:pt>
                <c:pt idx="2707">
                  <c:v>-0.64287899999999998</c:v>
                </c:pt>
                <c:pt idx="2708">
                  <c:v>-0.97622200000000003</c:v>
                </c:pt>
                <c:pt idx="2709">
                  <c:v>-1.9280810000000002</c:v>
                </c:pt>
                <c:pt idx="2710">
                  <c:v>-0.78026799999999996</c:v>
                </c:pt>
                <c:pt idx="2711">
                  <c:v>-0.98381699999999994</c:v>
                </c:pt>
                <c:pt idx="2712">
                  <c:v>0.58903099999999997</c:v>
                </c:pt>
                <c:pt idx="2713">
                  <c:v>1.5131760000000001</c:v>
                </c:pt>
                <c:pt idx="2714">
                  <c:v>0.65425999999999995</c:v>
                </c:pt>
                <c:pt idx="2715">
                  <c:v>0.61378699999999997</c:v>
                </c:pt>
                <c:pt idx="2716">
                  <c:v>-0.41575600000000001</c:v>
                </c:pt>
                <c:pt idx="2717">
                  <c:v>-0.85501899999999997</c:v>
                </c:pt>
                <c:pt idx="2718">
                  <c:v>-0.32249100000000003</c:v>
                </c:pt>
                <c:pt idx="2719">
                  <c:v>-0.66346100000000008</c:v>
                </c:pt>
                <c:pt idx="2720">
                  <c:v>-0.62702599999999997</c:v>
                </c:pt>
                <c:pt idx="2721">
                  <c:v>-1.6301389999999998</c:v>
                </c:pt>
                <c:pt idx="2722">
                  <c:v>-1.3822589999999999</c:v>
                </c:pt>
                <c:pt idx="2723">
                  <c:v>-3.0327099999999998</c:v>
                </c:pt>
                <c:pt idx="2724">
                  <c:v>-1.736653</c:v>
                </c:pt>
                <c:pt idx="2725">
                  <c:v>-3.424175</c:v>
                </c:pt>
                <c:pt idx="2726">
                  <c:v>-1.6247290000000001</c:v>
                </c:pt>
                <c:pt idx="2727">
                  <c:v>-3.2820140000000002</c:v>
                </c:pt>
                <c:pt idx="2728">
                  <c:v>-1.753458</c:v>
                </c:pt>
                <c:pt idx="2729">
                  <c:v>-3.6526889999999996</c:v>
                </c:pt>
                <c:pt idx="2730">
                  <c:v>-2.0584579999999999</c:v>
                </c:pt>
                <c:pt idx="2731">
                  <c:v>-4.1856249999999999</c:v>
                </c:pt>
                <c:pt idx="2732">
                  <c:v>-2.0185919999999999</c:v>
                </c:pt>
                <c:pt idx="2733">
                  <c:v>-3.794943</c:v>
                </c:pt>
                <c:pt idx="2734">
                  <c:v>-1.500623</c:v>
                </c:pt>
                <c:pt idx="2735">
                  <c:v>-2.7169119999999998</c:v>
                </c:pt>
                <c:pt idx="2736">
                  <c:v>-0.92534499999999997</c:v>
                </c:pt>
                <c:pt idx="2737">
                  <c:v>-1.601996</c:v>
                </c:pt>
                <c:pt idx="2738">
                  <c:v>-0.55705899999999997</c:v>
                </c:pt>
                <c:pt idx="2739">
                  <c:v>-1.09165</c:v>
                </c:pt>
                <c:pt idx="2740">
                  <c:v>-0.56472500000000003</c:v>
                </c:pt>
                <c:pt idx="2741">
                  <c:v>-1.1903920000000001</c:v>
                </c:pt>
                <c:pt idx="2742">
                  <c:v>-0.66745299999999996</c:v>
                </c:pt>
                <c:pt idx="2743">
                  <c:v>-1.257733</c:v>
                </c:pt>
                <c:pt idx="2744">
                  <c:v>-0.38364900000000002</c:v>
                </c:pt>
                <c:pt idx="2745">
                  <c:v>-0.58290299999999995</c:v>
                </c:pt>
                <c:pt idx="2746">
                  <c:v>-0.124987</c:v>
                </c:pt>
                <c:pt idx="2747">
                  <c:v>-0.25544</c:v>
                </c:pt>
                <c:pt idx="2748">
                  <c:v>-0.16359299999999999</c:v>
                </c:pt>
                <c:pt idx="2749">
                  <c:v>-0.36895299999999998</c:v>
                </c:pt>
                <c:pt idx="2750">
                  <c:v>-0.22490199999999999</c:v>
                </c:pt>
                <c:pt idx="2751">
                  <c:v>-0.448963</c:v>
                </c:pt>
                <c:pt idx="2752">
                  <c:v>-0.198793</c:v>
                </c:pt>
                <c:pt idx="2753">
                  <c:v>-0.36476900000000001</c:v>
                </c:pt>
                <c:pt idx="2754">
                  <c:v>-0.15305199999999999</c:v>
                </c:pt>
              </c:numCache>
            </c:numRef>
          </c:val>
          <c:smooth val="0"/>
          <c:extLst>
            <c:ext xmlns:c16="http://schemas.microsoft.com/office/drawing/2014/chart" uri="{C3380CC4-5D6E-409C-BE32-E72D297353CC}">
              <c16:uniqueId val="{00000000-31F1-4C5A-AE58-4D69EFEFD979}"/>
            </c:ext>
          </c:extLst>
        </c:ser>
        <c:ser>
          <c:idx val="1"/>
          <c:order val="1"/>
          <c:tx>
            <c:strRef>
              <c:f>Sheet1!$K$1</c:f>
              <c:strCache>
                <c:ptCount val="1"/>
                <c:pt idx="0">
                  <c:v>G_y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Sheet1!$K$2:$K$2756</c:f>
              <c:numCache>
                <c:formatCode>General</c:formatCode>
                <c:ptCount val="2755"/>
                <c:pt idx="0">
                  <c:v>-0.32481100000000002</c:v>
                </c:pt>
                <c:pt idx="1">
                  <c:v>-0.58673200000000003</c:v>
                </c:pt>
                <c:pt idx="2">
                  <c:v>-5.5326E-2</c:v>
                </c:pt>
                <c:pt idx="3">
                  <c:v>8.8433999999999999E-2</c:v>
                </c:pt>
                <c:pt idx="4">
                  <c:v>0.13197200000000001</c:v>
                </c:pt>
                <c:pt idx="5">
                  <c:v>0.25014800000000004</c:v>
                </c:pt>
                <c:pt idx="6">
                  <c:v>-3.6084999999999999E-2</c:v>
                </c:pt>
                <c:pt idx="7">
                  <c:v>-6.5750000000000003E-2</c:v>
                </c:pt>
                <c:pt idx="8">
                  <c:v>-1.5748999999999999E-2</c:v>
                </c:pt>
                <c:pt idx="9">
                  <c:v>-1.7547E-2</c:v>
                </c:pt>
                <c:pt idx="10">
                  <c:v>-7.0369999999999999E-3</c:v>
                </c:pt>
                <c:pt idx="11">
                  <c:v>-5.6647000000000003E-2</c:v>
                </c:pt>
                <c:pt idx="12">
                  <c:v>-9.2221999999999998E-2</c:v>
                </c:pt>
                <c:pt idx="13">
                  <c:v>-0.199383</c:v>
                </c:pt>
                <c:pt idx="14">
                  <c:v>-9.8685999999999996E-2</c:v>
                </c:pt>
                <c:pt idx="15">
                  <c:v>-0.153725</c:v>
                </c:pt>
                <c:pt idx="16">
                  <c:v>1.1023E-2</c:v>
                </c:pt>
                <c:pt idx="17">
                  <c:v>7.8567000000000012E-2</c:v>
                </c:pt>
                <c:pt idx="18">
                  <c:v>6.9749000000000005E-2</c:v>
                </c:pt>
                <c:pt idx="19">
                  <c:v>9.5902000000000001E-2</c:v>
                </c:pt>
                <c:pt idx="20">
                  <c:v>-3.5582000000000003E-2</c:v>
                </c:pt>
                <c:pt idx="21">
                  <c:v>-0.10952100000000001</c:v>
                </c:pt>
                <c:pt idx="22">
                  <c:v>-8.6763999999999994E-2</c:v>
                </c:pt>
                <c:pt idx="23">
                  <c:v>-0.16506399999999999</c:v>
                </c:pt>
                <c:pt idx="24">
                  <c:v>-3.8920999999999997E-2</c:v>
                </c:pt>
                <c:pt idx="25">
                  <c:v>-3.6294E-2</c:v>
                </c:pt>
                <c:pt idx="26">
                  <c:v>1.3289E-2</c:v>
                </c:pt>
                <c:pt idx="27">
                  <c:v>4.2079999999999999E-3</c:v>
                </c:pt>
                <c:pt idx="28">
                  <c:v>-3.9972000000000001E-2</c:v>
                </c:pt>
                <c:pt idx="29">
                  <c:v>-0.119368</c:v>
                </c:pt>
                <c:pt idx="30">
                  <c:v>-9.4330999999999998E-2</c:v>
                </c:pt>
                <c:pt idx="31">
                  <c:v>-0.16098000000000001</c:v>
                </c:pt>
                <c:pt idx="32">
                  <c:v>-3.5782000000000001E-2</c:v>
                </c:pt>
                <c:pt idx="33">
                  <c:v>-4.2798000000000003E-2</c:v>
                </c:pt>
                <c:pt idx="34">
                  <c:v>-8.0540000000000004E-3</c:v>
                </c:pt>
                <c:pt idx="35">
                  <c:v>-4.8063999999999996E-2</c:v>
                </c:pt>
                <c:pt idx="36">
                  <c:v>-8.1567000000000001E-2</c:v>
                </c:pt>
                <c:pt idx="37">
                  <c:v>-0.19619799999999998</c:v>
                </c:pt>
                <c:pt idx="38">
                  <c:v>-0.101913</c:v>
                </c:pt>
                <c:pt idx="39">
                  <c:v>-0.15806999999999999</c:v>
                </c:pt>
                <c:pt idx="40">
                  <c:v>1.0933999999999999E-2</c:v>
                </c:pt>
                <c:pt idx="41">
                  <c:v>8.0448999999999993E-2</c:v>
                </c:pt>
                <c:pt idx="42">
                  <c:v>8.6539000000000005E-2</c:v>
                </c:pt>
                <c:pt idx="43">
                  <c:v>0.14641799999999999</c:v>
                </c:pt>
                <c:pt idx="44">
                  <c:v>7.6519999999999999E-3</c:v>
                </c:pt>
                <c:pt idx="45">
                  <c:v>-3.4786999999999998E-2</c:v>
                </c:pt>
                <c:pt idx="46">
                  <c:v>-7.0139999999999994E-2</c:v>
                </c:pt>
                <c:pt idx="47">
                  <c:v>-0.13599699999999998</c:v>
                </c:pt>
                <c:pt idx="48">
                  <c:v>-3.9227999999999999E-2</c:v>
                </c:pt>
                <c:pt idx="49">
                  <c:v>-4.3332999999999997E-2</c:v>
                </c:pt>
                <c:pt idx="50">
                  <c:v>4.7004999999999998E-2</c:v>
                </c:pt>
                <c:pt idx="51">
                  <c:v>0.13660600000000001</c:v>
                </c:pt>
                <c:pt idx="52">
                  <c:v>9.5971000000000001E-2</c:v>
                </c:pt>
                <c:pt idx="53">
                  <c:v>0.19084699999999999</c:v>
                </c:pt>
                <c:pt idx="54">
                  <c:v>8.3130999999999997E-2</c:v>
                </c:pt>
                <c:pt idx="55">
                  <c:v>0.136405</c:v>
                </c:pt>
                <c:pt idx="56">
                  <c:v>1.1734E-2</c:v>
                </c:pt>
                <c:pt idx="57">
                  <c:v>-1.8033E-2</c:v>
                </c:pt>
                <c:pt idx="58">
                  <c:v>-7.4434E-2</c:v>
                </c:pt>
                <c:pt idx="59">
                  <c:v>-0.148812</c:v>
                </c:pt>
                <c:pt idx="60">
                  <c:v>-7.2740000000000001E-3</c:v>
                </c:pt>
                <c:pt idx="61">
                  <c:v>0.12707599999999999</c:v>
                </c:pt>
                <c:pt idx="62">
                  <c:v>0.31223299999999998</c:v>
                </c:pt>
                <c:pt idx="63">
                  <c:v>0.67558499999999999</c:v>
                </c:pt>
                <c:pt idx="64">
                  <c:v>0.14698600000000001</c:v>
                </c:pt>
                <c:pt idx="65">
                  <c:v>-1.9468999999999986E-2</c:v>
                </c:pt>
                <c:pt idx="66">
                  <c:v>-0.36450199999999999</c:v>
                </c:pt>
                <c:pt idx="67">
                  <c:v>-0.78622799999999993</c:v>
                </c:pt>
                <c:pt idx="68">
                  <c:v>-0.373585</c:v>
                </c:pt>
                <c:pt idx="69">
                  <c:v>-0.462559</c:v>
                </c:pt>
                <c:pt idx="70">
                  <c:v>-3.8470000000000002E-3</c:v>
                </c:pt>
                <c:pt idx="71">
                  <c:v>-1.8607000000000002E-2</c:v>
                </c:pt>
                <c:pt idx="72">
                  <c:v>-2.0040000000000001E-3</c:v>
                </c:pt>
                <c:pt idx="73">
                  <c:v>3.1137999999999999E-2</c:v>
                </c:pt>
                <c:pt idx="74">
                  <c:v>3.8523000000000002E-2</c:v>
                </c:pt>
                <c:pt idx="75">
                  <c:v>3.8801000000000002E-2</c:v>
                </c:pt>
                <c:pt idx="76">
                  <c:v>-5.8216999999999998E-2</c:v>
                </c:pt>
                <c:pt idx="77">
                  <c:v>-0.170737</c:v>
                </c:pt>
                <c:pt idx="78">
                  <c:v>-0.145589</c:v>
                </c:pt>
                <c:pt idx="79">
                  <c:v>-0.272094</c:v>
                </c:pt>
                <c:pt idx="80">
                  <c:v>-8.1858E-2</c:v>
                </c:pt>
                <c:pt idx="81">
                  <c:v>-0.110522</c:v>
                </c:pt>
                <c:pt idx="82">
                  <c:v>1.0732999999999999E-2</c:v>
                </c:pt>
                <c:pt idx="83">
                  <c:v>3.2146999999999995E-2</c:v>
                </c:pt>
                <c:pt idx="84">
                  <c:v>5.4840000000000002E-3</c:v>
                </c:pt>
                <c:pt idx="85">
                  <c:v>-4.1183999999999998E-2</c:v>
                </c:pt>
                <c:pt idx="86">
                  <c:v>-9.9918999999999994E-2</c:v>
                </c:pt>
                <c:pt idx="87">
                  <c:v>-0.21263499999999999</c:v>
                </c:pt>
                <c:pt idx="88">
                  <c:v>-0.106332</c:v>
                </c:pt>
                <c:pt idx="89">
                  <c:v>-0.19883099999999998</c:v>
                </c:pt>
                <c:pt idx="90">
                  <c:v>-6.8033999999999997E-2</c:v>
                </c:pt>
                <c:pt idx="91">
                  <c:v>-0.10947999999999999</c:v>
                </c:pt>
                <c:pt idx="92">
                  <c:v>-1.9109999999999999E-2</c:v>
                </c:pt>
                <c:pt idx="93">
                  <c:v>-3.8237999999999994E-2</c:v>
                </c:pt>
                <c:pt idx="94">
                  <c:v>-2.9760999999999999E-2</c:v>
                </c:pt>
                <c:pt idx="95">
                  <c:v>-9.0359999999999996E-2</c:v>
                </c:pt>
                <c:pt idx="96">
                  <c:v>-9.8906999999999995E-2</c:v>
                </c:pt>
                <c:pt idx="97">
                  <c:v>-0.215917</c:v>
                </c:pt>
                <c:pt idx="98">
                  <c:v>-0.118092</c:v>
                </c:pt>
                <c:pt idx="99">
                  <c:v>-0.23086099999999998</c:v>
                </c:pt>
                <c:pt idx="100">
                  <c:v>-0.107409</c:v>
                </c:pt>
                <c:pt idx="101">
                  <c:v>-0.20622000000000001</c:v>
                </c:pt>
                <c:pt idx="102">
                  <c:v>-9.1273000000000007E-2</c:v>
                </c:pt>
                <c:pt idx="103">
                  <c:v>-0.16332200000000002</c:v>
                </c:pt>
                <c:pt idx="104">
                  <c:v>-5.1792999999999999E-2</c:v>
                </c:pt>
                <c:pt idx="105">
                  <c:v>-0.100435</c:v>
                </c:pt>
                <c:pt idx="106">
                  <c:v>-4.9757999999999997E-2</c:v>
                </c:pt>
                <c:pt idx="107">
                  <c:v>-0.10697999999999999</c:v>
                </c:pt>
                <c:pt idx="108">
                  <c:v>-6.8901000000000004E-2</c:v>
                </c:pt>
                <c:pt idx="109">
                  <c:v>-0.15479599999999999</c:v>
                </c:pt>
                <c:pt idx="110">
                  <c:v>-0.1221</c:v>
                </c:pt>
                <c:pt idx="111">
                  <c:v>-0.27618100000000001</c:v>
                </c:pt>
                <c:pt idx="112">
                  <c:v>-0.16159999999999999</c:v>
                </c:pt>
                <c:pt idx="113">
                  <c:v>-0.33609500000000003</c:v>
                </c:pt>
                <c:pt idx="114">
                  <c:v>-0.15651000000000001</c:v>
                </c:pt>
                <c:pt idx="115">
                  <c:v>-0.23857100000000001</c:v>
                </c:pt>
                <c:pt idx="116">
                  <c:v>2.5420000000000002E-2</c:v>
                </c:pt>
                <c:pt idx="117">
                  <c:v>0.127472</c:v>
                </c:pt>
                <c:pt idx="118">
                  <c:v>0.11692900000000001</c:v>
                </c:pt>
                <c:pt idx="119">
                  <c:v>0.19658200000000001</c:v>
                </c:pt>
                <c:pt idx="120">
                  <c:v>-1.8304999999999998E-2</c:v>
                </c:pt>
                <c:pt idx="121">
                  <c:v>-0.14310899999999999</c:v>
                </c:pt>
                <c:pt idx="122">
                  <c:v>-0.16108600000000001</c:v>
                </c:pt>
                <c:pt idx="123">
                  <c:v>-0.27543499999999999</c:v>
                </c:pt>
                <c:pt idx="124">
                  <c:v>-1.0113E-2</c:v>
                </c:pt>
                <c:pt idx="125">
                  <c:v>8.8297E-2</c:v>
                </c:pt>
                <c:pt idx="126">
                  <c:v>0.17500199999999999</c:v>
                </c:pt>
                <c:pt idx="127">
                  <c:v>0.38825599999999999</c:v>
                </c:pt>
                <c:pt idx="128">
                  <c:v>0.19720499999999999</c:v>
                </c:pt>
                <c:pt idx="129">
                  <c:v>0.345331</c:v>
                </c:pt>
                <c:pt idx="130">
                  <c:v>0.121437</c:v>
                </c:pt>
                <c:pt idx="131">
                  <c:v>0.23327999999999999</c:v>
                </c:pt>
                <c:pt idx="132">
                  <c:v>9.2688000000000006E-2</c:v>
                </c:pt>
                <c:pt idx="133">
                  <c:v>0.182231</c:v>
                </c:pt>
                <c:pt idx="134">
                  <c:v>9.7087999999999994E-2</c:v>
                </c:pt>
                <c:pt idx="135">
                  <c:v>0.22624499999999997</c:v>
                </c:pt>
                <c:pt idx="136">
                  <c:v>0.18248900000000001</c:v>
                </c:pt>
                <c:pt idx="137">
                  <c:v>0.41612199999999999</c:v>
                </c:pt>
                <c:pt idx="138">
                  <c:v>0.221888</c:v>
                </c:pt>
                <c:pt idx="139">
                  <c:v>0.35957899999999998</c:v>
                </c:pt>
                <c:pt idx="140">
                  <c:v>1.6220999999999999E-2</c:v>
                </c:pt>
                <c:pt idx="141">
                  <c:v>-3.6829000000000001E-2</c:v>
                </c:pt>
                <c:pt idx="142">
                  <c:v>4.4400000000000004E-3</c:v>
                </c:pt>
                <c:pt idx="143">
                  <c:v>0.18463399999999999</c:v>
                </c:pt>
                <c:pt idx="144">
                  <c:v>0.38370199999999999</c:v>
                </c:pt>
                <c:pt idx="145">
                  <c:v>0.93476400000000004</c:v>
                </c:pt>
                <c:pt idx="146">
                  <c:v>0.62257799999999996</c:v>
                </c:pt>
                <c:pt idx="147">
                  <c:v>1.1462059999999998</c:v>
                </c:pt>
                <c:pt idx="148">
                  <c:v>0.34261200000000003</c:v>
                </c:pt>
                <c:pt idx="149">
                  <c:v>0.51586900000000002</c:v>
                </c:pt>
                <c:pt idx="150">
                  <c:v>4.1118000000000002E-2</c:v>
                </c:pt>
                <c:pt idx="151">
                  <c:v>4.4857000000000001E-2</c:v>
                </c:pt>
                <c:pt idx="152">
                  <c:v>3.7700999999999998E-2</c:v>
                </c:pt>
                <c:pt idx="153">
                  <c:v>0.17543900000000001</c:v>
                </c:pt>
                <c:pt idx="154">
                  <c:v>0.26342900000000002</c:v>
                </c:pt>
                <c:pt idx="155">
                  <c:v>0.62703400000000009</c:v>
                </c:pt>
                <c:pt idx="156">
                  <c:v>0.41802499999999998</c:v>
                </c:pt>
                <c:pt idx="157">
                  <c:v>0.82014399999999998</c:v>
                </c:pt>
                <c:pt idx="158">
                  <c:v>0.33501399999999998</c:v>
                </c:pt>
                <c:pt idx="159">
                  <c:v>0.55920499999999995</c:v>
                </c:pt>
                <c:pt idx="160">
                  <c:v>7.9292000000000001E-2</c:v>
                </c:pt>
                <c:pt idx="161">
                  <c:v>-3.261E-3</c:v>
                </c:pt>
                <c:pt idx="162">
                  <c:v>-0.16226099999999999</c:v>
                </c:pt>
                <c:pt idx="163">
                  <c:v>-0.30718499999999999</c:v>
                </c:pt>
                <c:pt idx="164">
                  <c:v>-8.83E-4</c:v>
                </c:pt>
                <c:pt idx="165">
                  <c:v>0.222052</c:v>
                </c:pt>
                <c:pt idx="166">
                  <c:v>0.21012900000000001</c:v>
                </c:pt>
                <c:pt idx="167">
                  <c:v>0.35409999999999997</c:v>
                </c:pt>
                <c:pt idx="168">
                  <c:v>-9.6569000000000002E-2</c:v>
                </c:pt>
                <c:pt idx="169">
                  <c:v>-0.27202300000000001</c:v>
                </c:pt>
                <c:pt idx="170">
                  <c:v>-0.128635</c:v>
                </c:pt>
                <c:pt idx="171">
                  <c:v>-0.17840400000000001</c:v>
                </c:pt>
                <c:pt idx="172">
                  <c:v>-3.898E-3</c:v>
                </c:pt>
                <c:pt idx="173">
                  <c:v>-6.6779999999999999E-3</c:v>
                </c:pt>
                <c:pt idx="174">
                  <c:v>-2.4081000000000002E-2</c:v>
                </c:pt>
                <c:pt idx="175">
                  <c:v>-8.3403000000000005E-2</c:v>
                </c:pt>
                <c:pt idx="176">
                  <c:v>-9.9934999999999996E-2</c:v>
                </c:pt>
                <c:pt idx="177">
                  <c:v>-0.22131200000000001</c:v>
                </c:pt>
                <c:pt idx="178">
                  <c:v>-9.2688999999999994E-2</c:v>
                </c:pt>
                <c:pt idx="179">
                  <c:v>-0.12564799999999998</c:v>
                </c:pt>
                <c:pt idx="180">
                  <c:v>-8.2690000000000003E-3</c:v>
                </c:pt>
                <c:pt idx="181">
                  <c:v>-3.5520000000000003E-2</c:v>
                </c:pt>
                <c:pt idx="182">
                  <c:v>-6.7623000000000003E-2</c:v>
                </c:pt>
                <c:pt idx="183">
                  <c:v>-0.18635099999999999</c:v>
                </c:pt>
                <c:pt idx="184">
                  <c:v>-0.164546</c:v>
                </c:pt>
                <c:pt idx="185">
                  <c:v>-0.367452</c:v>
                </c:pt>
                <c:pt idx="186">
                  <c:v>-0.21890000000000001</c:v>
                </c:pt>
                <c:pt idx="187">
                  <c:v>-0.40154699999999999</c:v>
                </c:pt>
                <c:pt idx="188">
                  <c:v>-0.120758</c:v>
                </c:pt>
                <c:pt idx="189">
                  <c:v>-0.188168</c:v>
                </c:pt>
                <c:pt idx="190">
                  <c:v>-1.5161000000000001E-2</c:v>
                </c:pt>
                <c:pt idx="191">
                  <c:v>-1.0065000000000001E-2</c:v>
                </c:pt>
                <c:pt idx="192">
                  <c:v>-1.0928999999999999E-2</c:v>
                </c:pt>
                <c:pt idx="193">
                  <c:v>-5.0674000000000004E-2</c:v>
                </c:pt>
                <c:pt idx="194">
                  <c:v>-8.1313999999999997E-2</c:v>
                </c:pt>
                <c:pt idx="195">
                  <c:v>-0.14771200000000001</c:v>
                </c:pt>
                <c:pt idx="196">
                  <c:v>3.0536000000000001E-2</c:v>
                </c:pt>
                <c:pt idx="197">
                  <c:v>0.19533900000000001</c:v>
                </c:pt>
                <c:pt idx="198">
                  <c:v>0.23730799999999999</c:v>
                </c:pt>
                <c:pt idx="199">
                  <c:v>0.43953799999999998</c:v>
                </c:pt>
                <c:pt idx="200">
                  <c:v>8.5130999999999998E-2</c:v>
                </c:pt>
                <c:pt idx="201">
                  <c:v>2.8644999999999997E-2</c:v>
                </c:pt>
                <c:pt idx="202">
                  <c:v>-0.14910899999999999</c:v>
                </c:pt>
                <c:pt idx="203">
                  <c:v>-0.30986999999999998</c:v>
                </c:pt>
                <c:pt idx="204">
                  <c:v>-7.4395000000000003E-2</c:v>
                </c:pt>
                <c:pt idx="205">
                  <c:v>-2.9375999999999999E-2</c:v>
                </c:pt>
                <c:pt idx="206">
                  <c:v>0.117455</c:v>
                </c:pt>
                <c:pt idx="207">
                  <c:v>0.31047599999999997</c:v>
                </c:pt>
                <c:pt idx="208">
                  <c:v>0.257938</c:v>
                </c:pt>
                <c:pt idx="209">
                  <c:v>0.57555200000000006</c:v>
                </c:pt>
                <c:pt idx="210">
                  <c:v>0.381747</c:v>
                </c:pt>
                <c:pt idx="211">
                  <c:v>0.75851099999999994</c:v>
                </c:pt>
                <c:pt idx="212">
                  <c:v>0.36002400000000001</c:v>
                </c:pt>
                <c:pt idx="213">
                  <c:v>0.68719799999999998</c:v>
                </c:pt>
                <c:pt idx="214">
                  <c:v>0.23327400000000001</c:v>
                </c:pt>
                <c:pt idx="215">
                  <c:v>0.43204900000000002</c:v>
                </c:pt>
                <c:pt idx="216">
                  <c:v>0.20794899999999999</c:v>
                </c:pt>
                <c:pt idx="217">
                  <c:v>0.40174900000000002</c:v>
                </c:pt>
                <c:pt idx="218">
                  <c:v>0.181953</c:v>
                </c:pt>
                <c:pt idx="219">
                  <c:v>0.40348400000000001</c:v>
                </c:pt>
                <c:pt idx="220">
                  <c:v>0.24537500000000001</c:v>
                </c:pt>
                <c:pt idx="221">
                  <c:v>0.40176800000000001</c:v>
                </c:pt>
                <c:pt idx="222">
                  <c:v>-3.4957000000000002E-2</c:v>
                </c:pt>
                <c:pt idx="223">
                  <c:v>-0.32224600000000003</c:v>
                </c:pt>
                <c:pt idx="224">
                  <c:v>-0.45584000000000002</c:v>
                </c:pt>
                <c:pt idx="225">
                  <c:v>-0.90365399999999996</c:v>
                </c:pt>
                <c:pt idx="226">
                  <c:v>-0.33848200000000001</c:v>
                </c:pt>
                <c:pt idx="227">
                  <c:v>-0.48004800000000003</c:v>
                </c:pt>
                <c:pt idx="228">
                  <c:v>7.1362999999999996E-2</c:v>
                </c:pt>
                <c:pt idx="229">
                  <c:v>0.33982499999999999</c:v>
                </c:pt>
                <c:pt idx="230">
                  <c:v>0.45805299999999999</c:v>
                </c:pt>
                <c:pt idx="231">
                  <c:v>1.1034489999999999</c:v>
                </c:pt>
                <c:pt idx="232">
                  <c:v>0.84500200000000003</c:v>
                </c:pt>
                <c:pt idx="233">
                  <c:v>1.778816</c:v>
                </c:pt>
                <c:pt idx="234">
                  <c:v>0.84869899999999998</c:v>
                </c:pt>
                <c:pt idx="235">
                  <c:v>1.513957</c:v>
                </c:pt>
                <c:pt idx="236">
                  <c:v>0.52839899999999995</c:v>
                </c:pt>
                <c:pt idx="237">
                  <c:v>1.076362</c:v>
                </c:pt>
                <c:pt idx="238">
                  <c:v>0.66029199999999999</c:v>
                </c:pt>
                <c:pt idx="239">
                  <c:v>1.3735330000000001</c:v>
                </c:pt>
                <c:pt idx="240">
                  <c:v>0.66002400000000006</c:v>
                </c:pt>
                <c:pt idx="241">
                  <c:v>1.175586</c:v>
                </c:pt>
                <c:pt idx="242">
                  <c:v>0.29772500000000002</c:v>
                </c:pt>
                <c:pt idx="243">
                  <c:v>0.24868300000000002</c:v>
                </c:pt>
                <c:pt idx="244">
                  <c:v>-0.324714</c:v>
                </c:pt>
                <c:pt idx="245">
                  <c:v>-0.70384899999999995</c:v>
                </c:pt>
                <c:pt idx="246">
                  <c:v>-0.43786599999999998</c:v>
                </c:pt>
                <c:pt idx="247">
                  <c:v>-1.006834</c:v>
                </c:pt>
                <c:pt idx="248">
                  <c:v>-0.67421299999999995</c:v>
                </c:pt>
                <c:pt idx="249">
                  <c:v>-1.3097479999999999</c:v>
                </c:pt>
                <c:pt idx="250">
                  <c:v>-0.43822100000000003</c:v>
                </c:pt>
                <c:pt idx="251">
                  <c:v>-0.50898600000000005</c:v>
                </c:pt>
                <c:pt idx="252">
                  <c:v>0.22168299999999999</c:v>
                </c:pt>
                <c:pt idx="253">
                  <c:v>0.49931599999999998</c:v>
                </c:pt>
                <c:pt idx="254">
                  <c:v>0.27599800000000002</c:v>
                </c:pt>
                <c:pt idx="255">
                  <c:v>0.485595</c:v>
                </c:pt>
                <c:pt idx="256">
                  <c:v>1.7937999999999999E-2</c:v>
                </c:pt>
                <c:pt idx="257">
                  <c:v>-7.5729000000000005E-2</c:v>
                </c:pt>
                <c:pt idx="258">
                  <c:v>-0.111507</c:v>
                </c:pt>
                <c:pt idx="259">
                  <c:v>-0.136571</c:v>
                </c:pt>
                <c:pt idx="260">
                  <c:v>0.11446000000000001</c:v>
                </c:pt>
                <c:pt idx="261">
                  <c:v>0.40244000000000002</c:v>
                </c:pt>
                <c:pt idx="262">
                  <c:v>0.49654700000000002</c:v>
                </c:pt>
                <c:pt idx="263">
                  <c:v>1.331691</c:v>
                </c:pt>
                <c:pt idx="264">
                  <c:v>1.2625139999999999</c:v>
                </c:pt>
                <c:pt idx="265">
                  <c:v>2.9469690000000002</c:v>
                </c:pt>
                <c:pt idx="266">
                  <c:v>1.82941</c:v>
                </c:pt>
                <c:pt idx="267">
                  <c:v>3.7216670000000001</c:v>
                </c:pt>
                <c:pt idx="268">
                  <c:v>1.9154990000000001</c:v>
                </c:pt>
                <c:pt idx="269">
                  <c:v>3.88069</c:v>
                </c:pt>
                <c:pt idx="270">
                  <c:v>2.0851630000000001</c:v>
                </c:pt>
                <c:pt idx="271">
                  <c:v>4.3277339999999995</c:v>
                </c:pt>
                <c:pt idx="272">
                  <c:v>2.5578599999999998</c:v>
                </c:pt>
                <c:pt idx="273">
                  <c:v>5.4759909999999996</c:v>
                </c:pt>
                <c:pt idx="274">
                  <c:v>3.1048550000000001</c:v>
                </c:pt>
                <c:pt idx="275">
                  <c:v>6.2770360000000007</c:v>
                </c:pt>
                <c:pt idx="276">
                  <c:v>3.2754370000000002</c:v>
                </c:pt>
                <c:pt idx="277">
                  <c:v>6.6899429999999995</c:v>
                </c:pt>
                <c:pt idx="278">
                  <c:v>3.240272</c:v>
                </c:pt>
                <c:pt idx="279">
                  <c:v>6.3214389999999998</c:v>
                </c:pt>
                <c:pt idx="280">
                  <c:v>3.4864850000000001</c:v>
                </c:pt>
                <c:pt idx="281">
                  <c:v>7.8857600000000003</c:v>
                </c:pt>
                <c:pt idx="282">
                  <c:v>5.225371</c:v>
                </c:pt>
                <c:pt idx="283">
                  <c:v>10.799206</c:v>
                </c:pt>
                <c:pt idx="284">
                  <c:v>5.5944250000000002</c:v>
                </c:pt>
                <c:pt idx="285">
                  <c:v>11.179141000000001</c:v>
                </c:pt>
                <c:pt idx="286">
                  <c:v>5.4550749999999999</c:v>
                </c:pt>
                <c:pt idx="287">
                  <c:v>10.785149000000001</c:v>
                </c:pt>
                <c:pt idx="288">
                  <c:v>5.6816250000000004</c:v>
                </c:pt>
                <c:pt idx="289">
                  <c:v>11.88195</c:v>
                </c:pt>
                <c:pt idx="290">
                  <c:v>6.9866210000000004</c:v>
                </c:pt>
                <c:pt idx="291">
                  <c:v>14.888912000000001</c:v>
                </c:pt>
                <c:pt idx="292">
                  <c:v>8.6928970000000003</c:v>
                </c:pt>
                <c:pt idx="293">
                  <c:v>18.206505</c:v>
                </c:pt>
                <c:pt idx="294">
                  <c:v>10.305573000000001</c:v>
                </c:pt>
                <c:pt idx="295">
                  <c:v>20.921182000000002</c:v>
                </c:pt>
                <c:pt idx="296">
                  <c:v>10.368126</c:v>
                </c:pt>
                <c:pt idx="297">
                  <c:v>20.359797999999998</c:v>
                </c:pt>
                <c:pt idx="298">
                  <c:v>9.6131799999999998</c:v>
                </c:pt>
                <c:pt idx="299">
                  <c:v>18.776476000000002</c:v>
                </c:pt>
                <c:pt idx="300">
                  <c:v>8.6026240000000005</c:v>
                </c:pt>
                <c:pt idx="301">
                  <c:v>16.491315</c:v>
                </c:pt>
                <c:pt idx="302">
                  <c:v>7.0440430000000003</c:v>
                </c:pt>
                <c:pt idx="303">
                  <c:v>13.183107</c:v>
                </c:pt>
                <c:pt idx="304">
                  <c:v>5.1842430000000004</c:v>
                </c:pt>
                <c:pt idx="305">
                  <c:v>9.4360120000000016</c:v>
                </c:pt>
                <c:pt idx="306">
                  <c:v>3.5810930000000001</c:v>
                </c:pt>
                <c:pt idx="307">
                  <c:v>6.8331840000000001</c:v>
                </c:pt>
                <c:pt idx="308">
                  <c:v>3.156282</c:v>
                </c:pt>
                <c:pt idx="309">
                  <c:v>6.3979370000000007</c:v>
                </c:pt>
                <c:pt idx="310">
                  <c:v>3.3441809999999998</c:v>
                </c:pt>
                <c:pt idx="311">
                  <c:v>6.6480969999999999</c:v>
                </c:pt>
                <c:pt idx="312">
                  <c:v>3.138979</c:v>
                </c:pt>
                <c:pt idx="313">
                  <c:v>5.9278060000000004</c:v>
                </c:pt>
                <c:pt idx="314">
                  <c:v>2.2360310000000001</c:v>
                </c:pt>
                <c:pt idx="315">
                  <c:v>3.809412</c:v>
                </c:pt>
                <c:pt idx="316">
                  <c:v>0.97558599999999995</c:v>
                </c:pt>
                <c:pt idx="317">
                  <c:v>1.5065879999999998</c:v>
                </c:pt>
                <c:pt idx="318">
                  <c:v>0.36332199999999998</c:v>
                </c:pt>
                <c:pt idx="319">
                  <c:v>1.0247839999999999</c:v>
                </c:pt>
                <c:pt idx="320">
                  <c:v>1.3712470000000001</c:v>
                </c:pt>
                <c:pt idx="321">
                  <c:v>3.5413600000000001</c:v>
                </c:pt>
                <c:pt idx="322">
                  <c:v>2.834606</c:v>
                </c:pt>
                <c:pt idx="323">
                  <c:v>5.8536510000000002</c:v>
                </c:pt>
                <c:pt idx="324">
                  <c:v>2.4127320000000001</c:v>
                </c:pt>
                <c:pt idx="325">
                  <c:v>3.5224609999999998</c:v>
                </c:pt>
                <c:pt idx="326">
                  <c:v>-0.36353999999999997</c:v>
                </c:pt>
                <c:pt idx="327">
                  <c:v>-1.5787119999999999</c:v>
                </c:pt>
                <c:pt idx="328">
                  <c:v>-1.1154170000000001</c:v>
                </c:pt>
                <c:pt idx="329">
                  <c:v>-1.5477630000000002</c:v>
                </c:pt>
                <c:pt idx="330">
                  <c:v>0.99389000000000005</c:v>
                </c:pt>
                <c:pt idx="331">
                  <c:v>3.7080319999999998</c:v>
                </c:pt>
                <c:pt idx="332">
                  <c:v>4.1104690000000002</c:v>
                </c:pt>
                <c:pt idx="333">
                  <c:v>9.1818279999999994</c:v>
                </c:pt>
                <c:pt idx="334">
                  <c:v>5.2435679999999998</c:v>
                </c:pt>
                <c:pt idx="335">
                  <c:v>9.3942920000000001</c:v>
                </c:pt>
                <c:pt idx="336">
                  <c:v>2.7986140000000002</c:v>
                </c:pt>
                <c:pt idx="337">
                  <c:v>4.9066290000000006</c:v>
                </c:pt>
                <c:pt idx="338">
                  <c:v>1.5909990000000001</c:v>
                </c:pt>
                <c:pt idx="339">
                  <c:v>2.8703349999999999</c:v>
                </c:pt>
                <c:pt idx="340">
                  <c:v>1.2840389999999999</c:v>
                </c:pt>
                <c:pt idx="341">
                  <c:v>2.696536</c:v>
                </c:pt>
                <c:pt idx="342">
                  <c:v>1.5441480000000001</c:v>
                </c:pt>
                <c:pt idx="343">
                  <c:v>3.2089940000000001</c:v>
                </c:pt>
                <c:pt idx="344">
                  <c:v>1.674345</c:v>
                </c:pt>
                <c:pt idx="345">
                  <c:v>3.2385000000000002</c:v>
                </c:pt>
                <c:pt idx="346">
                  <c:v>1.3620699999999999</c:v>
                </c:pt>
                <c:pt idx="347">
                  <c:v>2.441989</c:v>
                </c:pt>
                <c:pt idx="348">
                  <c:v>0.92125000000000001</c:v>
                </c:pt>
                <c:pt idx="349">
                  <c:v>1.773253</c:v>
                </c:pt>
                <c:pt idx="350">
                  <c:v>0.82639899999999999</c:v>
                </c:pt>
                <c:pt idx="351">
                  <c:v>1.671975</c:v>
                </c:pt>
                <c:pt idx="352">
                  <c:v>0.88187300000000002</c:v>
                </c:pt>
                <c:pt idx="353">
                  <c:v>1.800184</c:v>
                </c:pt>
                <c:pt idx="354">
                  <c:v>0.89088000000000001</c:v>
                </c:pt>
                <c:pt idx="355">
                  <c:v>1.7053509999999998</c:v>
                </c:pt>
                <c:pt idx="356">
                  <c:v>0.72202299999999997</c:v>
                </c:pt>
                <c:pt idx="357">
                  <c:v>1.2810980000000001</c:v>
                </c:pt>
                <c:pt idx="358">
                  <c:v>0.33313100000000001</c:v>
                </c:pt>
                <c:pt idx="359">
                  <c:v>0.50401899999999999</c:v>
                </c:pt>
                <c:pt idx="360">
                  <c:v>7.1252999999999997E-2</c:v>
                </c:pt>
                <c:pt idx="361">
                  <c:v>-1.2635000000000007E-2</c:v>
                </c:pt>
                <c:pt idx="362">
                  <c:v>-0.30615300000000001</c:v>
                </c:pt>
                <c:pt idx="363">
                  <c:v>-0.91755900000000001</c:v>
                </c:pt>
                <c:pt idx="364">
                  <c:v>-0.984653</c:v>
                </c:pt>
                <c:pt idx="365">
                  <c:v>-2.2816479999999997</c:v>
                </c:pt>
                <c:pt idx="366">
                  <c:v>-1.4600010000000001</c:v>
                </c:pt>
                <c:pt idx="367">
                  <c:v>-2.9816289999999999</c:v>
                </c:pt>
                <c:pt idx="368">
                  <c:v>-1.5820890000000001</c:v>
                </c:pt>
                <c:pt idx="369">
                  <c:v>-3.3235590000000004</c:v>
                </c:pt>
                <c:pt idx="370">
                  <c:v>-2.073258</c:v>
                </c:pt>
                <c:pt idx="371">
                  <c:v>-4.5103410000000004</c:v>
                </c:pt>
                <c:pt idx="372">
                  <c:v>-2.8544010000000002</c:v>
                </c:pt>
                <c:pt idx="373">
                  <c:v>-6.1369959999999999</c:v>
                </c:pt>
                <c:pt idx="374">
                  <c:v>-3.5735410000000001</c:v>
                </c:pt>
                <c:pt idx="375">
                  <c:v>-7.1951110000000007</c:v>
                </c:pt>
                <c:pt idx="376">
                  <c:v>-3.3594810000000002</c:v>
                </c:pt>
                <c:pt idx="377">
                  <c:v>-6.3714740000000001</c:v>
                </c:pt>
                <c:pt idx="378">
                  <c:v>-2.650585</c:v>
                </c:pt>
                <c:pt idx="379">
                  <c:v>-4.9642219999999995</c:v>
                </c:pt>
                <c:pt idx="380">
                  <c:v>-2.1673230000000001</c:v>
                </c:pt>
                <c:pt idx="381">
                  <c:v>-4.5419260000000001</c:v>
                </c:pt>
                <c:pt idx="382">
                  <c:v>-2.9292959999999999</c:v>
                </c:pt>
                <c:pt idx="383">
                  <c:v>-6.5069149999999993</c:v>
                </c:pt>
                <c:pt idx="384">
                  <c:v>-4.1958960000000003</c:v>
                </c:pt>
                <c:pt idx="385">
                  <c:v>-8.864903</c:v>
                </c:pt>
                <c:pt idx="386">
                  <c:v>-4.8019730000000003</c:v>
                </c:pt>
                <c:pt idx="387">
                  <c:v>-9.3351210000000009</c:v>
                </c:pt>
                <c:pt idx="388">
                  <c:v>-3.959549</c:v>
                </c:pt>
                <c:pt idx="389">
                  <c:v>-7.2432639999999999</c:v>
                </c:pt>
                <c:pt idx="390">
                  <c:v>-2.6485270000000001</c:v>
                </c:pt>
                <c:pt idx="391">
                  <c:v>-4.8396020000000002</c:v>
                </c:pt>
                <c:pt idx="392">
                  <c:v>-1.927141</c:v>
                </c:pt>
                <c:pt idx="393">
                  <c:v>-3.629534</c:v>
                </c:pt>
                <c:pt idx="394">
                  <c:v>-1.422272</c:v>
                </c:pt>
                <c:pt idx="395">
                  <c:v>-2.5337110000000003</c:v>
                </c:pt>
                <c:pt idx="396">
                  <c:v>-0.83060699999999998</c:v>
                </c:pt>
                <c:pt idx="397">
                  <c:v>-1.4187810000000001</c:v>
                </c:pt>
                <c:pt idx="398">
                  <c:v>-0.47984100000000002</c:v>
                </c:pt>
                <c:pt idx="399">
                  <c:v>-0.938446</c:v>
                </c:pt>
                <c:pt idx="400">
                  <c:v>-0.59153699999999998</c:v>
                </c:pt>
                <c:pt idx="401">
                  <c:v>-1.3309489999999999</c:v>
                </c:pt>
                <c:pt idx="402">
                  <c:v>-0.71609500000000004</c:v>
                </c:pt>
                <c:pt idx="403">
                  <c:v>-1.292017</c:v>
                </c:pt>
                <c:pt idx="404">
                  <c:v>-0.42976199999999998</c:v>
                </c:pt>
                <c:pt idx="405">
                  <c:v>-0.71262899999999996</c:v>
                </c:pt>
                <c:pt idx="406">
                  <c:v>-0.13927</c:v>
                </c:pt>
                <c:pt idx="407">
                  <c:v>-0.20506200000000002</c:v>
                </c:pt>
                <c:pt idx="408">
                  <c:v>-1.7499000000000001E-2</c:v>
                </c:pt>
                <c:pt idx="409">
                  <c:v>-2.4679E-2</c:v>
                </c:pt>
                <c:pt idx="410">
                  <c:v>0.108764</c:v>
                </c:pt>
                <c:pt idx="411">
                  <c:v>0.42197700000000005</c:v>
                </c:pt>
                <c:pt idx="412">
                  <c:v>0.693469</c:v>
                </c:pt>
                <c:pt idx="413">
                  <c:v>1.8266429999999998</c:v>
                </c:pt>
                <c:pt idx="414">
                  <c:v>1.2676289999999999</c:v>
                </c:pt>
                <c:pt idx="415">
                  <c:v>2.2675839999999998</c:v>
                </c:pt>
                <c:pt idx="416">
                  <c:v>0.281692</c:v>
                </c:pt>
                <c:pt idx="417">
                  <c:v>-0.18313000000000001</c:v>
                </c:pt>
                <c:pt idx="418">
                  <c:v>-1.1037079999999999</c:v>
                </c:pt>
                <c:pt idx="419">
                  <c:v>-2.3391419999999998</c:v>
                </c:pt>
                <c:pt idx="420">
                  <c:v>-0.46920800000000001</c:v>
                </c:pt>
                <c:pt idx="421">
                  <c:v>0.137075</c:v>
                </c:pt>
                <c:pt idx="422">
                  <c:v>1.37005</c:v>
                </c:pt>
                <c:pt idx="423">
                  <c:v>3.0731010000000003</c:v>
                </c:pt>
                <c:pt idx="424">
                  <c:v>1.7623869999999999</c:v>
                </c:pt>
                <c:pt idx="425">
                  <c:v>3.2794910000000002</c:v>
                </c:pt>
                <c:pt idx="426">
                  <c:v>0.85036500000000004</c:v>
                </c:pt>
                <c:pt idx="427">
                  <c:v>0.71452100000000007</c:v>
                </c:pt>
                <c:pt idx="428">
                  <c:v>-1.2131369999999999</c:v>
                </c:pt>
                <c:pt idx="429">
                  <c:v>-2.9953810000000001</c:v>
                </c:pt>
                <c:pt idx="430">
                  <c:v>-1.394914</c:v>
                </c:pt>
                <c:pt idx="431">
                  <c:v>-1.378986</c:v>
                </c:pt>
                <c:pt idx="432">
                  <c:v>1.740011</c:v>
                </c:pt>
                <c:pt idx="433">
                  <c:v>4.8682150000000002</c:v>
                </c:pt>
                <c:pt idx="434">
                  <c:v>3.8061099999999999</c:v>
                </c:pt>
                <c:pt idx="435">
                  <c:v>7.6911139999999998</c:v>
                </c:pt>
                <c:pt idx="436">
                  <c:v>3.5340760000000002</c:v>
                </c:pt>
                <c:pt idx="437">
                  <c:v>6.4060290000000002</c:v>
                </c:pt>
                <c:pt idx="438">
                  <c:v>2.1905079999999999</c:v>
                </c:pt>
                <c:pt idx="439">
                  <c:v>3.9340000000000002</c:v>
                </c:pt>
                <c:pt idx="440">
                  <c:v>1.605653</c:v>
                </c:pt>
                <c:pt idx="441">
                  <c:v>3.3069649999999999</c:v>
                </c:pt>
                <c:pt idx="442">
                  <c:v>1.8588009999999999</c:v>
                </c:pt>
                <c:pt idx="443">
                  <c:v>3.8217409999999998</c:v>
                </c:pt>
                <c:pt idx="444">
                  <c:v>1.9572750000000001</c:v>
                </c:pt>
                <c:pt idx="445">
                  <c:v>3.8127849999999999</c:v>
                </c:pt>
                <c:pt idx="446">
                  <c:v>1.7513620000000001</c:v>
                </c:pt>
                <c:pt idx="447">
                  <c:v>3.4313760000000002</c:v>
                </c:pt>
                <c:pt idx="448">
                  <c:v>1.6819329999999999</c:v>
                </c:pt>
                <c:pt idx="449">
                  <c:v>3.3283429999999998</c:v>
                </c:pt>
                <c:pt idx="450">
                  <c:v>1.4859549999999999</c:v>
                </c:pt>
                <c:pt idx="451">
                  <c:v>2.6972319999999996</c:v>
                </c:pt>
                <c:pt idx="452">
                  <c:v>0.87237699999999996</c:v>
                </c:pt>
                <c:pt idx="453">
                  <c:v>1.3724859999999999</c:v>
                </c:pt>
                <c:pt idx="454">
                  <c:v>5.2061999999999997E-2</c:v>
                </c:pt>
                <c:pt idx="455">
                  <c:v>-0.45041599999999998</c:v>
                </c:pt>
                <c:pt idx="456">
                  <c:v>-1.036443</c:v>
                </c:pt>
                <c:pt idx="457">
                  <c:v>-2.297428</c:v>
                </c:pt>
                <c:pt idx="458">
                  <c:v>-1.091958</c:v>
                </c:pt>
                <c:pt idx="459">
                  <c:v>-1.8088649999999999</c:v>
                </c:pt>
                <c:pt idx="460">
                  <c:v>-0.36903599999999998</c:v>
                </c:pt>
                <c:pt idx="461">
                  <c:v>-0.664628</c:v>
                </c:pt>
                <c:pt idx="462">
                  <c:v>-0.63555099999999998</c:v>
                </c:pt>
                <c:pt idx="463">
                  <c:v>-1.85849</c:v>
                </c:pt>
                <c:pt idx="464">
                  <c:v>-1.8457410000000001</c:v>
                </c:pt>
                <c:pt idx="465">
                  <c:v>-4.1782000000000004</c:v>
                </c:pt>
                <c:pt idx="466">
                  <c:v>-2.6788110000000001</c:v>
                </c:pt>
                <c:pt idx="467">
                  <c:v>-5.5846879999999999</c:v>
                </c:pt>
                <c:pt idx="468">
                  <c:v>-2.9963700000000002</c:v>
                </c:pt>
                <c:pt idx="469">
                  <c:v>-5.9604940000000006</c:v>
                </c:pt>
                <c:pt idx="470">
                  <c:v>-2.890288</c:v>
                </c:pt>
                <c:pt idx="471">
                  <c:v>-5.6502889999999999</c:v>
                </c:pt>
                <c:pt idx="472">
                  <c:v>-2.5975890000000001</c:v>
                </c:pt>
                <c:pt idx="473">
                  <c:v>-5.120965</c:v>
                </c:pt>
                <c:pt idx="474">
                  <c:v>-2.574535</c:v>
                </c:pt>
                <c:pt idx="475">
                  <c:v>-5.3204200000000004</c:v>
                </c:pt>
                <c:pt idx="476">
                  <c:v>-2.9865750000000002</c:v>
                </c:pt>
                <c:pt idx="477">
                  <c:v>-6.2012859999999996</c:v>
                </c:pt>
                <c:pt idx="478">
                  <c:v>-3.4494280000000002</c:v>
                </c:pt>
                <c:pt idx="479">
                  <c:v>-7.0505360000000001</c:v>
                </c:pt>
                <c:pt idx="480">
                  <c:v>-3.61531</c:v>
                </c:pt>
                <c:pt idx="481">
                  <c:v>-7.0720089999999995</c:v>
                </c:pt>
                <c:pt idx="482">
                  <c:v>-3.1911679999999998</c:v>
                </c:pt>
                <c:pt idx="483">
                  <c:v>-6.1067489999999998</c:v>
                </c:pt>
                <c:pt idx="484">
                  <c:v>-2.4705210000000002</c:v>
                </c:pt>
                <c:pt idx="485">
                  <c:v>-4.4301159999999999</c:v>
                </c:pt>
                <c:pt idx="486">
                  <c:v>-1.5009209999999999</c:v>
                </c:pt>
                <c:pt idx="487">
                  <c:v>-2.6474849999999996</c:v>
                </c:pt>
                <c:pt idx="488">
                  <c:v>-0.83058200000000004</c:v>
                </c:pt>
                <c:pt idx="489">
                  <c:v>-1.4900500000000001</c:v>
                </c:pt>
                <c:pt idx="490">
                  <c:v>-0.62456</c:v>
                </c:pt>
                <c:pt idx="491">
                  <c:v>-1.24177</c:v>
                </c:pt>
                <c:pt idx="492">
                  <c:v>-0.58220700000000003</c:v>
                </c:pt>
                <c:pt idx="493">
                  <c:v>-1.1061380000000001</c:v>
                </c:pt>
                <c:pt idx="494">
                  <c:v>-0.49346200000000001</c:v>
                </c:pt>
                <c:pt idx="495">
                  <c:v>-0.92357100000000003</c:v>
                </c:pt>
                <c:pt idx="496">
                  <c:v>-0.31157000000000001</c:v>
                </c:pt>
                <c:pt idx="497">
                  <c:v>-0.46968900000000002</c:v>
                </c:pt>
                <c:pt idx="498">
                  <c:v>-6.6457000000000002E-2</c:v>
                </c:pt>
                <c:pt idx="499">
                  <c:v>-0.12931999999999999</c:v>
                </c:pt>
                <c:pt idx="500">
                  <c:v>-6.2283999999999999E-2</c:v>
                </c:pt>
                <c:pt idx="501">
                  <c:v>-0.10248299999999999</c:v>
                </c:pt>
                <c:pt idx="502">
                  <c:v>-4.9825000000000001E-2</c:v>
                </c:pt>
                <c:pt idx="503">
                  <c:v>-0.137985</c:v>
                </c:pt>
                <c:pt idx="504">
                  <c:v>-0.13413</c:v>
                </c:pt>
                <c:pt idx="505">
                  <c:v>-0.26659699999999997</c:v>
                </c:pt>
                <c:pt idx="506">
                  <c:v>2.8698999999999999E-2</c:v>
                </c:pt>
                <c:pt idx="507">
                  <c:v>0.392181</c:v>
                </c:pt>
                <c:pt idx="508">
                  <c:v>0.65489399999999998</c:v>
                </c:pt>
                <c:pt idx="509">
                  <c:v>1.4174039999999999</c:v>
                </c:pt>
                <c:pt idx="510">
                  <c:v>0.68624499999999999</c:v>
                </c:pt>
                <c:pt idx="511">
                  <c:v>0.99909800000000004</c:v>
                </c:pt>
                <c:pt idx="512">
                  <c:v>-0.387824</c:v>
                </c:pt>
                <c:pt idx="513">
                  <c:v>-1.413033</c:v>
                </c:pt>
                <c:pt idx="514">
                  <c:v>-1.2178599999999999</c:v>
                </c:pt>
                <c:pt idx="515">
                  <c:v>-1.9532659999999999</c:v>
                </c:pt>
                <c:pt idx="516">
                  <c:v>0.21075099999999999</c:v>
                </c:pt>
                <c:pt idx="517">
                  <c:v>1.01017</c:v>
                </c:pt>
                <c:pt idx="518">
                  <c:v>0.77156800000000003</c:v>
                </c:pt>
                <c:pt idx="519">
                  <c:v>0.86037399999999997</c:v>
                </c:pt>
                <c:pt idx="520">
                  <c:v>-1.06498</c:v>
                </c:pt>
                <c:pt idx="521">
                  <c:v>-3.1551960000000001</c:v>
                </c:pt>
                <c:pt idx="522">
                  <c:v>-2.565925</c:v>
                </c:pt>
                <c:pt idx="523">
                  <c:v>-4.6765310000000007</c:v>
                </c:pt>
                <c:pt idx="524">
                  <c:v>-0.499112</c:v>
                </c:pt>
                <c:pt idx="525">
                  <c:v>1.2160949999999999</c:v>
                </c:pt>
                <c:pt idx="526">
                  <c:v>3.8989479999999999</c:v>
                </c:pt>
                <c:pt idx="527">
                  <c:v>9.566929</c:v>
                </c:pt>
                <c:pt idx="528">
                  <c:v>6.3283230000000001</c:v>
                </c:pt>
                <c:pt idx="529">
                  <c:v>11.859960000000001</c:v>
                </c:pt>
                <c:pt idx="530">
                  <c:v>4.1639280000000003</c:v>
                </c:pt>
                <c:pt idx="531">
                  <c:v>6.8646030000000007</c:v>
                </c:pt>
                <c:pt idx="532">
                  <c:v>1.546435</c:v>
                </c:pt>
                <c:pt idx="533">
                  <c:v>2.596978</c:v>
                </c:pt>
                <c:pt idx="534">
                  <c:v>0.86259300000000005</c:v>
                </c:pt>
                <c:pt idx="535">
                  <c:v>1.8322000000000001</c:v>
                </c:pt>
                <c:pt idx="536">
                  <c:v>1.162738</c:v>
                </c:pt>
                <c:pt idx="537">
                  <c:v>2.352058</c:v>
                </c:pt>
                <c:pt idx="538">
                  <c:v>1.0887100000000001</c:v>
                </c:pt>
                <c:pt idx="539">
                  <c:v>2.0232330000000003</c:v>
                </c:pt>
                <c:pt idx="540">
                  <c:v>0.69266300000000003</c:v>
                </c:pt>
                <c:pt idx="541">
                  <c:v>1.137769</c:v>
                </c:pt>
                <c:pt idx="542">
                  <c:v>0.44442599999999999</c:v>
                </c:pt>
                <c:pt idx="543">
                  <c:v>1.025625</c:v>
                </c:pt>
                <c:pt idx="544">
                  <c:v>0.836364</c:v>
                </c:pt>
                <c:pt idx="545">
                  <c:v>1.793828</c:v>
                </c:pt>
                <c:pt idx="546">
                  <c:v>0.81547599999999998</c:v>
                </c:pt>
                <c:pt idx="547">
                  <c:v>1.3440449999999999</c:v>
                </c:pt>
                <c:pt idx="548">
                  <c:v>0.21918899999999999</c:v>
                </c:pt>
                <c:pt idx="549">
                  <c:v>0.26209499999999997</c:v>
                </c:pt>
                <c:pt idx="550">
                  <c:v>-3.5403999999999998E-2</c:v>
                </c:pt>
                <c:pt idx="551">
                  <c:v>-0.122444</c:v>
                </c:pt>
                <c:pt idx="552">
                  <c:v>-0.139629</c:v>
                </c:pt>
                <c:pt idx="553">
                  <c:v>-0.32852100000000001</c:v>
                </c:pt>
                <c:pt idx="554">
                  <c:v>-0.26368799999999998</c:v>
                </c:pt>
                <c:pt idx="555">
                  <c:v>-0.526478</c:v>
                </c:pt>
                <c:pt idx="556">
                  <c:v>-0.40354400000000001</c:v>
                </c:pt>
                <c:pt idx="557">
                  <c:v>-1.2291270000000001</c:v>
                </c:pt>
                <c:pt idx="558">
                  <c:v>-1.4893160000000001</c:v>
                </c:pt>
                <c:pt idx="559">
                  <c:v>-3.5442979999999999</c:v>
                </c:pt>
                <c:pt idx="560">
                  <c:v>-2.2468460000000001</c:v>
                </c:pt>
                <c:pt idx="561">
                  <c:v>-4.3596880000000002</c:v>
                </c:pt>
                <c:pt idx="562">
                  <c:v>-1.875605</c:v>
                </c:pt>
                <c:pt idx="563">
                  <c:v>-3.7035450000000001</c:v>
                </c:pt>
                <c:pt idx="564">
                  <c:v>-2.0123899999999999</c:v>
                </c:pt>
                <c:pt idx="565">
                  <c:v>-4.3005979999999999</c:v>
                </c:pt>
                <c:pt idx="566">
                  <c:v>-2.4648180000000002</c:v>
                </c:pt>
                <c:pt idx="567">
                  <c:v>-4.795147</c:v>
                </c:pt>
                <c:pt idx="568">
                  <c:v>-1.9860530000000001</c:v>
                </c:pt>
                <c:pt idx="569">
                  <c:v>-3.7543850000000001</c:v>
                </c:pt>
                <c:pt idx="570">
                  <c:v>-1.728232</c:v>
                </c:pt>
                <c:pt idx="571">
                  <c:v>-3.4545300000000001</c:v>
                </c:pt>
                <c:pt idx="572">
                  <c:v>-1.936957</c:v>
                </c:pt>
                <c:pt idx="573">
                  <c:v>-4.1932810000000007</c:v>
                </c:pt>
                <c:pt idx="574">
                  <c:v>-2.544975</c:v>
                </c:pt>
                <c:pt idx="575">
                  <c:v>-5.3423160000000003</c:v>
                </c:pt>
                <c:pt idx="576">
                  <c:v>-3.0133529999999999</c:v>
                </c:pt>
                <c:pt idx="577">
                  <c:v>-6.1724009999999998</c:v>
                </c:pt>
                <c:pt idx="578">
                  <c:v>-3.2983730000000002</c:v>
                </c:pt>
                <c:pt idx="579">
                  <c:v>-6.7860840000000007</c:v>
                </c:pt>
                <c:pt idx="580">
                  <c:v>-3.6737690000000001</c:v>
                </c:pt>
                <c:pt idx="581">
                  <c:v>-7.460019</c:v>
                </c:pt>
                <c:pt idx="582">
                  <c:v>-3.7474440000000002</c:v>
                </c:pt>
                <c:pt idx="583">
                  <c:v>-7.2431210000000004</c:v>
                </c:pt>
                <c:pt idx="584">
                  <c:v>-2.859502</c:v>
                </c:pt>
                <c:pt idx="585">
                  <c:v>-4.8346239999999998</c:v>
                </c:pt>
                <c:pt idx="586">
                  <c:v>-1.126717</c:v>
                </c:pt>
                <c:pt idx="587">
                  <c:v>-1.691276</c:v>
                </c:pt>
                <c:pt idx="588">
                  <c:v>-0.39736199999999999</c:v>
                </c:pt>
                <c:pt idx="589">
                  <c:v>-0.93523699999999999</c:v>
                </c:pt>
                <c:pt idx="590">
                  <c:v>-0.80934300000000003</c:v>
                </c:pt>
                <c:pt idx="591">
                  <c:v>-1.9488430000000001</c:v>
                </c:pt>
                <c:pt idx="592">
                  <c:v>-1.417772</c:v>
                </c:pt>
                <c:pt idx="593">
                  <c:v>-2.9468649999999998</c:v>
                </c:pt>
                <c:pt idx="594">
                  <c:v>-1.4297299999999999</c:v>
                </c:pt>
                <c:pt idx="595">
                  <c:v>-2.5589389999999996</c:v>
                </c:pt>
                <c:pt idx="596">
                  <c:v>-0.668964</c:v>
                </c:pt>
                <c:pt idx="597">
                  <c:v>-0.89999499999999999</c:v>
                </c:pt>
                <c:pt idx="598">
                  <c:v>0.11550199999999999</c:v>
                </c:pt>
                <c:pt idx="599">
                  <c:v>0.494809</c:v>
                </c:pt>
                <c:pt idx="600">
                  <c:v>0.42193799999999998</c:v>
                </c:pt>
                <c:pt idx="601">
                  <c:v>0.65224199999999999</c:v>
                </c:pt>
                <c:pt idx="602">
                  <c:v>-9.3556E-2</c:v>
                </c:pt>
                <c:pt idx="603">
                  <c:v>-0.46867300000000001</c:v>
                </c:pt>
                <c:pt idx="604">
                  <c:v>-0.52155600000000002</c:v>
                </c:pt>
                <c:pt idx="605">
                  <c:v>-0.984873</c:v>
                </c:pt>
                <c:pt idx="606">
                  <c:v>-0.230073</c:v>
                </c:pt>
                <c:pt idx="607">
                  <c:v>-0.25023899999999999</c:v>
                </c:pt>
                <c:pt idx="608">
                  <c:v>2.2259000000000001E-2</c:v>
                </c:pt>
                <c:pt idx="609">
                  <c:v>-0.23060699999999998</c:v>
                </c:pt>
                <c:pt idx="610">
                  <c:v>-0.644872</c:v>
                </c:pt>
                <c:pt idx="611">
                  <c:v>-1.885224</c:v>
                </c:pt>
                <c:pt idx="612">
                  <c:v>-2.0183089999999999</c:v>
                </c:pt>
                <c:pt idx="613">
                  <c:v>-4.2563759999999995</c:v>
                </c:pt>
                <c:pt idx="614">
                  <c:v>-1.289304</c:v>
                </c:pt>
                <c:pt idx="615">
                  <c:v>-0.73655199999999998</c:v>
                </c:pt>
                <c:pt idx="616">
                  <c:v>2.3084220000000002</c:v>
                </c:pt>
                <c:pt idx="617">
                  <c:v>6.0070600000000001</c:v>
                </c:pt>
                <c:pt idx="618">
                  <c:v>4.6038500000000004</c:v>
                </c:pt>
                <c:pt idx="619">
                  <c:v>9.8368730000000006</c:v>
                </c:pt>
                <c:pt idx="620">
                  <c:v>6.0173990000000002</c:v>
                </c:pt>
                <c:pt idx="621">
                  <c:v>12.081906</c:v>
                </c:pt>
                <c:pt idx="622">
                  <c:v>5.5485009999999999</c:v>
                </c:pt>
                <c:pt idx="623">
                  <c:v>10.141017999999999</c:v>
                </c:pt>
                <c:pt idx="624">
                  <c:v>3.2730000000000001</c:v>
                </c:pt>
                <c:pt idx="625">
                  <c:v>5.8175380000000008</c:v>
                </c:pt>
                <c:pt idx="626">
                  <c:v>2.801587</c:v>
                </c:pt>
                <c:pt idx="627">
                  <c:v>6.199967</c:v>
                </c:pt>
                <c:pt idx="628">
                  <c:v>3.890558</c:v>
                </c:pt>
                <c:pt idx="629">
                  <c:v>7.9086389999999991</c:v>
                </c:pt>
                <c:pt idx="630">
                  <c:v>3.6925439999999998</c:v>
                </c:pt>
                <c:pt idx="631">
                  <c:v>6.8611570000000004</c:v>
                </c:pt>
                <c:pt idx="632">
                  <c:v>2.6391810000000002</c:v>
                </c:pt>
                <c:pt idx="633">
                  <c:v>4.9811390000000006</c:v>
                </c:pt>
                <c:pt idx="634">
                  <c:v>2.2025519999999998</c:v>
                </c:pt>
                <c:pt idx="635">
                  <c:v>4.3168340000000001</c:v>
                </c:pt>
                <c:pt idx="636">
                  <c:v>2.0269729999999999</c:v>
                </c:pt>
                <c:pt idx="637">
                  <c:v>3.9111739999999999</c:v>
                </c:pt>
                <c:pt idx="638">
                  <c:v>1.693336</c:v>
                </c:pt>
                <c:pt idx="639">
                  <c:v>3.0839109999999996</c:v>
                </c:pt>
                <c:pt idx="640">
                  <c:v>1.070827</c:v>
                </c:pt>
                <c:pt idx="641">
                  <c:v>1.9177789999999999</c:v>
                </c:pt>
                <c:pt idx="642">
                  <c:v>0.69975900000000002</c:v>
                </c:pt>
                <c:pt idx="643">
                  <c:v>1.386514</c:v>
                </c:pt>
                <c:pt idx="644">
                  <c:v>0.69191100000000005</c:v>
                </c:pt>
                <c:pt idx="645">
                  <c:v>1.3016130000000001</c:v>
                </c:pt>
                <c:pt idx="646">
                  <c:v>0.393202</c:v>
                </c:pt>
                <c:pt idx="647">
                  <c:v>0.56994</c:v>
                </c:pt>
                <c:pt idx="648">
                  <c:v>-0.101302</c:v>
                </c:pt>
                <c:pt idx="649">
                  <c:v>-0.55852400000000002</c:v>
                </c:pt>
                <c:pt idx="650">
                  <c:v>-0.70025899999999996</c:v>
                </c:pt>
                <c:pt idx="651">
                  <c:v>-1.4687049999999999</c:v>
                </c:pt>
                <c:pt idx="652">
                  <c:v>-0.78646300000000002</c:v>
                </c:pt>
                <c:pt idx="653">
                  <c:v>-1.5610460000000002</c:v>
                </c:pt>
                <c:pt idx="654">
                  <c:v>-0.826569</c:v>
                </c:pt>
                <c:pt idx="655">
                  <c:v>-1.9106719999999999</c:v>
                </c:pt>
                <c:pt idx="656">
                  <c:v>-1.43109</c:v>
                </c:pt>
                <c:pt idx="657">
                  <c:v>-3.1399809999999997</c:v>
                </c:pt>
                <c:pt idx="658">
                  <c:v>-1.942971</c:v>
                </c:pt>
                <c:pt idx="659">
                  <c:v>-4.1797760000000004</c:v>
                </c:pt>
                <c:pt idx="660">
                  <c:v>-2.4531239999999999</c:v>
                </c:pt>
                <c:pt idx="661">
                  <c:v>-5.0863379999999996</c:v>
                </c:pt>
                <c:pt idx="662">
                  <c:v>-2.8058480000000001</c:v>
                </c:pt>
                <c:pt idx="663">
                  <c:v>-5.8450059999999997</c:v>
                </c:pt>
                <c:pt idx="664">
                  <c:v>-3.1571189999999998</c:v>
                </c:pt>
                <c:pt idx="665">
                  <c:v>-6.2667529999999996</c:v>
                </c:pt>
                <c:pt idx="666">
                  <c:v>-3.1405180000000001</c:v>
                </c:pt>
                <c:pt idx="667">
                  <c:v>-6.3394180000000002</c:v>
                </c:pt>
                <c:pt idx="668">
                  <c:v>-3.3712529999999998</c:v>
                </c:pt>
                <c:pt idx="669">
                  <c:v>-7.1886589999999995</c:v>
                </c:pt>
                <c:pt idx="670">
                  <c:v>-4.3499400000000001</c:v>
                </c:pt>
                <c:pt idx="671">
                  <c:v>-9.0567489999999999</c:v>
                </c:pt>
                <c:pt idx="672">
                  <c:v>-4.8187800000000003</c:v>
                </c:pt>
                <c:pt idx="673">
                  <c:v>-9.6398080000000004</c:v>
                </c:pt>
                <c:pt idx="674">
                  <c:v>-4.6717919999999999</c:v>
                </c:pt>
                <c:pt idx="675">
                  <c:v>-9.0536539999999999</c:v>
                </c:pt>
                <c:pt idx="676">
                  <c:v>-3.9407260000000002</c:v>
                </c:pt>
                <c:pt idx="677">
                  <c:v>-7.2251960000000004</c:v>
                </c:pt>
                <c:pt idx="678">
                  <c:v>-2.5557259999999999</c:v>
                </c:pt>
                <c:pt idx="679">
                  <c:v>-4.5199249999999997</c:v>
                </c:pt>
                <c:pt idx="680">
                  <c:v>-1.6026480000000001</c:v>
                </c:pt>
                <c:pt idx="681">
                  <c:v>-3.117267</c:v>
                </c:pt>
                <c:pt idx="682">
                  <c:v>-1.6116330000000001</c:v>
                </c:pt>
                <c:pt idx="683">
                  <c:v>-3.2393619999999999</c:v>
                </c:pt>
                <c:pt idx="684">
                  <c:v>-1.429935</c:v>
                </c:pt>
                <c:pt idx="685">
                  <c:v>-2.451397</c:v>
                </c:pt>
                <c:pt idx="686">
                  <c:v>-0.51828799999999997</c:v>
                </c:pt>
                <c:pt idx="687">
                  <c:v>-0.56753900000000002</c:v>
                </c:pt>
                <c:pt idx="688">
                  <c:v>0.25476700000000002</c:v>
                </c:pt>
                <c:pt idx="689">
                  <c:v>0.58587600000000006</c:v>
                </c:pt>
                <c:pt idx="690">
                  <c:v>0.22647300000000001</c:v>
                </c:pt>
                <c:pt idx="691">
                  <c:v>0.212978</c:v>
                </c:pt>
                <c:pt idx="692">
                  <c:v>-0.37812000000000001</c:v>
                </c:pt>
                <c:pt idx="693">
                  <c:v>-1.179535</c:v>
                </c:pt>
                <c:pt idx="694">
                  <c:v>-1.185427</c:v>
                </c:pt>
                <c:pt idx="695">
                  <c:v>-2.570713</c:v>
                </c:pt>
                <c:pt idx="696">
                  <c:v>-1.2668079999999999</c:v>
                </c:pt>
                <c:pt idx="697">
                  <c:v>-2.1457440000000001</c:v>
                </c:pt>
                <c:pt idx="698">
                  <c:v>-0.374691</c:v>
                </c:pt>
                <c:pt idx="699">
                  <c:v>-0.107265</c:v>
                </c:pt>
                <c:pt idx="700">
                  <c:v>0.70859399999999995</c:v>
                </c:pt>
                <c:pt idx="701">
                  <c:v>1.610522</c:v>
                </c:pt>
                <c:pt idx="702">
                  <c:v>0.790771</c:v>
                </c:pt>
                <c:pt idx="703">
                  <c:v>1.269906</c:v>
                </c:pt>
                <c:pt idx="704">
                  <c:v>0.12740199999999999</c:v>
                </c:pt>
                <c:pt idx="705">
                  <c:v>8.562199999999999E-2</c:v>
                </c:pt>
                <c:pt idx="706">
                  <c:v>-0.19509099999999999</c:v>
                </c:pt>
                <c:pt idx="707">
                  <c:v>-0.72868100000000002</c:v>
                </c:pt>
                <c:pt idx="708">
                  <c:v>-1.014607</c:v>
                </c:pt>
                <c:pt idx="709">
                  <c:v>-2.4246949999999998</c:v>
                </c:pt>
                <c:pt idx="710">
                  <c:v>-1.5123420000000001</c:v>
                </c:pt>
                <c:pt idx="711">
                  <c:v>-2.8840060000000003</c:v>
                </c:pt>
                <c:pt idx="712">
                  <c:v>-1.045582</c:v>
                </c:pt>
                <c:pt idx="713">
                  <c:v>-1.7732299999999999</c:v>
                </c:pt>
                <c:pt idx="714">
                  <c:v>-0.47112599999999999</c:v>
                </c:pt>
                <c:pt idx="715">
                  <c:v>-0.54497799999999996</c:v>
                </c:pt>
                <c:pt idx="716">
                  <c:v>0.58000200000000002</c:v>
                </c:pt>
                <c:pt idx="717">
                  <c:v>2.080638</c:v>
                </c:pt>
                <c:pt idx="718">
                  <c:v>2.6188639999999999</c:v>
                </c:pt>
                <c:pt idx="719">
                  <c:v>6.3512329999999997</c:v>
                </c:pt>
                <c:pt idx="720">
                  <c:v>4.6070570000000002</c:v>
                </c:pt>
                <c:pt idx="721">
                  <c:v>9.6023370000000003</c:v>
                </c:pt>
                <c:pt idx="722">
                  <c:v>4.9257140000000001</c:v>
                </c:pt>
                <c:pt idx="723">
                  <c:v>9.5568200000000001</c:v>
                </c:pt>
                <c:pt idx="724">
                  <c:v>4.2658250000000004</c:v>
                </c:pt>
                <c:pt idx="725">
                  <c:v>8.1424830000000004</c:v>
                </c:pt>
                <c:pt idx="726">
                  <c:v>3.636307</c:v>
                </c:pt>
                <c:pt idx="727">
                  <c:v>7.1569000000000003</c:v>
                </c:pt>
                <c:pt idx="728">
                  <c:v>3.4485730000000001</c:v>
                </c:pt>
                <c:pt idx="729">
                  <c:v>6.8103069999999999</c:v>
                </c:pt>
                <c:pt idx="730">
                  <c:v>3.2536520000000002</c:v>
                </c:pt>
                <c:pt idx="731">
                  <c:v>6.3767530000000008</c:v>
                </c:pt>
                <c:pt idx="732">
                  <c:v>2.892255</c:v>
                </c:pt>
                <c:pt idx="733">
                  <c:v>5.4949379999999994</c:v>
                </c:pt>
                <c:pt idx="734">
                  <c:v>2.3077770000000002</c:v>
                </c:pt>
                <c:pt idx="735">
                  <c:v>4.3952960000000001</c:v>
                </c:pt>
                <c:pt idx="736">
                  <c:v>1.8799710000000001</c:v>
                </c:pt>
                <c:pt idx="737">
                  <c:v>3.5170870000000001</c:v>
                </c:pt>
                <c:pt idx="738">
                  <c:v>1.39829</c:v>
                </c:pt>
                <c:pt idx="739">
                  <c:v>2.5863779999999998</c:v>
                </c:pt>
                <c:pt idx="740">
                  <c:v>0.98200200000000004</c:v>
                </c:pt>
                <c:pt idx="741">
                  <c:v>1.6043700000000001</c:v>
                </c:pt>
                <c:pt idx="742">
                  <c:v>0.192437</c:v>
                </c:pt>
                <c:pt idx="743">
                  <c:v>-5.4599999999999926E-3</c:v>
                </c:pt>
                <c:pt idx="744">
                  <c:v>-0.47184399999999999</c:v>
                </c:pt>
                <c:pt idx="745">
                  <c:v>-1.172642</c:v>
                </c:pt>
                <c:pt idx="746">
                  <c:v>-0.95528400000000002</c:v>
                </c:pt>
                <c:pt idx="747">
                  <c:v>-2.203484</c:v>
                </c:pt>
                <c:pt idx="748">
                  <c:v>-1.568764</c:v>
                </c:pt>
                <c:pt idx="749">
                  <c:v>-3.4505479999999999</c:v>
                </c:pt>
                <c:pt idx="750">
                  <c:v>-2.1788349999999999</c:v>
                </c:pt>
                <c:pt idx="751">
                  <c:v>-4.5813009999999998</c:v>
                </c:pt>
                <c:pt idx="752">
                  <c:v>-2.547269</c:v>
                </c:pt>
                <c:pt idx="753">
                  <c:v>-5.2957649999999994</c:v>
                </c:pt>
                <c:pt idx="754">
                  <c:v>-2.971082</c:v>
                </c:pt>
                <c:pt idx="755">
                  <c:v>-6.1445259999999999</c:v>
                </c:pt>
                <c:pt idx="756">
                  <c:v>-3.2541820000000001</c:v>
                </c:pt>
                <c:pt idx="757">
                  <c:v>-6.4483470000000001</c:v>
                </c:pt>
                <c:pt idx="758">
                  <c:v>-3.1075089999999999</c:v>
                </c:pt>
                <c:pt idx="759">
                  <c:v>-6.1636769999999999</c:v>
                </c:pt>
                <c:pt idx="760">
                  <c:v>-3.0763150000000001</c:v>
                </c:pt>
                <c:pt idx="761">
                  <c:v>-6.2644990000000007</c:v>
                </c:pt>
                <c:pt idx="762">
                  <c:v>-3.4055580000000001</c:v>
                </c:pt>
                <c:pt idx="763">
                  <c:v>-6.9796370000000003</c:v>
                </c:pt>
                <c:pt idx="764">
                  <c:v>-3.684866</c:v>
                </c:pt>
                <c:pt idx="765">
                  <c:v>-7.255204</c:v>
                </c:pt>
                <c:pt idx="766">
                  <c:v>-3.414879</c:v>
                </c:pt>
                <c:pt idx="767">
                  <c:v>-6.7526539999999997</c:v>
                </c:pt>
                <c:pt idx="768">
                  <c:v>-3.278562</c:v>
                </c:pt>
                <c:pt idx="769">
                  <c:v>-6.471266</c:v>
                </c:pt>
                <c:pt idx="770">
                  <c:v>-2.9056220000000001</c:v>
                </c:pt>
                <c:pt idx="771">
                  <c:v>-5.4913129999999999</c:v>
                </c:pt>
                <c:pt idx="772">
                  <c:v>-2.208526</c:v>
                </c:pt>
                <c:pt idx="773">
                  <c:v>-4.1455549999999999</c:v>
                </c:pt>
                <c:pt idx="774">
                  <c:v>-1.7622009999999999</c:v>
                </c:pt>
                <c:pt idx="775">
                  <c:v>-3.412954</c:v>
                </c:pt>
                <c:pt idx="776">
                  <c:v>-1.619939</c:v>
                </c:pt>
                <c:pt idx="777">
                  <c:v>-3.1271640000000001</c:v>
                </c:pt>
                <c:pt idx="778">
                  <c:v>-1.3219019999999999</c:v>
                </c:pt>
                <c:pt idx="779">
                  <c:v>-2.3508149999999999</c:v>
                </c:pt>
                <c:pt idx="780">
                  <c:v>-0.75186799999999998</c:v>
                </c:pt>
                <c:pt idx="781">
                  <c:v>-1.17883</c:v>
                </c:pt>
                <c:pt idx="782">
                  <c:v>-0.13957800000000001</c:v>
                </c:pt>
                <c:pt idx="783">
                  <c:v>-0.165795</c:v>
                </c:pt>
                <c:pt idx="784">
                  <c:v>-6.7281999999999995E-2</c:v>
                </c:pt>
                <c:pt idx="785">
                  <c:v>-0.23717199999999999</c:v>
                </c:pt>
                <c:pt idx="786">
                  <c:v>-0.39382600000000001</c:v>
                </c:pt>
                <c:pt idx="787">
                  <c:v>-1.107486</c:v>
                </c:pt>
                <c:pt idx="788">
                  <c:v>-0.972831</c:v>
                </c:pt>
                <c:pt idx="789">
                  <c:v>-2.0207709999999999</c:v>
                </c:pt>
                <c:pt idx="790">
                  <c:v>-0.85394999999999999</c:v>
                </c:pt>
                <c:pt idx="791">
                  <c:v>-1.2732520000000001</c:v>
                </c:pt>
                <c:pt idx="792">
                  <c:v>0.102687</c:v>
                </c:pt>
                <c:pt idx="793">
                  <c:v>0.63810499999999992</c:v>
                </c:pt>
                <c:pt idx="794">
                  <c:v>0.77476500000000004</c:v>
                </c:pt>
                <c:pt idx="795">
                  <c:v>1.5539700000000001</c:v>
                </c:pt>
                <c:pt idx="796">
                  <c:v>0.54950699999999997</c:v>
                </c:pt>
                <c:pt idx="797">
                  <c:v>0.69220399999999993</c:v>
                </c:pt>
                <c:pt idx="798">
                  <c:v>-0.18353900000000001</c:v>
                </c:pt>
                <c:pt idx="799">
                  <c:v>-0.43032500000000001</c:v>
                </c:pt>
                <c:pt idx="800">
                  <c:v>6.4055000000000001E-2</c:v>
                </c:pt>
                <c:pt idx="801">
                  <c:v>0.56991000000000003</c:v>
                </c:pt>
                <c:pt idx="802">
                  <c:v>0.64289099999999999</c:v>
                </c:pt>
                <c:pt idx="803">
                  <c:v>0.52502199999999999</c:v>
                </c:pt>
                <c:pt idx="804">
                  <c:v>-1.9393499999999999</c:v>
                </c:pt>
                <c:pt idx="805">
                  <c:v>-6.2645179999999998</c:v>
                </c:pt>
                <c:pt idx="806">
                  <c:v>-6.1292049999999998</c:v>
                </c:pt>
                <c:pt idx="807">
                  <c:v>-12.550747999999999</c:v>
                </c:pt>
                <c:pt idx="808">
                  <c:v>-4.780513</c:v>
                </c:pt>
                <c:pt idx="809">
                  <c:v>-6.4799769999999999</c:v>
                </c:pt>
                <c:pt idx="810">
                  <c:v>1.81168</c:v>
                </c:pt>
                <c:pt idx="811">
                  <c:v>6.2885390000000001</c:v>
                </c:pt>
                <c:pt idx="812">
                  <c:v>5.7017629999999997</c:v>
                </c:pt>
                <c:pt idx="813">
                  <c:v>11.489857000000001</c:v>
                </c:pt>
                <c:pt idx="814">
                  <c:v>5.1902220000000003</c:v>
                </c:pt>
                <c:pt idx="815">
                  <c:v>9.587161</c:v>
                </c:pt>
                <c:pt idx="816">
                  <c:v>3.4414150000000001</c:v>
                </c:pt>
                <c:pt idx="817">
                  <c:v>5.944178</c:v>
                </c:pt>
                <c:pt idx="818">
                  <c:v>1.7011700000000001</c:v>
                </c:pt>
                <c:pt idx="819">
                  <c:v>2.8373200000000001</c:v>
                </c:pt>
                <c:pt idx="820">
                  <c:v>0.75141599999999997</c:v>
                </c:pt>
                <c:pt idx="821">
                  <c:v>1.137529</c:v>
                </c:pt>
                <c:pt idx="822">
                  <c:v>5.8334999999999998E-2</c:v>
                </c:pt>
                <c:pt idx="823">
                  <c:v>1.3750999999999999E-2</c:v>
                </c:pt>
                <c:pt idx="824">
                  <c:v>7.1809999999999999E-2</c:v>
                </c:pt>
                <c:pt idx="825">
                  <c:v>0.50046000000000002</c:v>
                </c:pt>
                <c:pt idx="826">
                  <c:v>0.85547600000000001</c:v>
                </c:pt>
                <c:pt idx="827">
                  <c:v>2.0693630000000001</c:v>
                </c:pt>
                <c:pt idx="828">
                  <c:v>1.563574</c:v>
                </c:pt>
                <c:pt idx="829">
                  <c:v>3.499082</c:v>
                </c:pt>
                <c:pt idx="830">
                  <c:v>2.2359140000000002</c:v>
                </c:pt>
                <c:pt idx="831">
                  <c:v>4.527094</c:v>
                </c:pt>
                <c:pt idx="832">
                  <c:v>2.0897169999999998</c:v>
                </c:pt>
                <c:pt idx="833">
                  <c:v>3.786365</c:v>
                </c:pt>
                <c:pt idx="834">
                  <c:v>1.2854049999999999</c:v>
                </c:pt>
                <c:pt idx="835">
                  <c:v>2.1881719999999998</c:v>
                </c:pt>
                <c:pt idx="836">
                  <c:v>0.523146</c:v>
                </c:pt>
                <c:pt idx="837">
                  <c:v>0.70380699999999996</c:v>
                </c:pt>
                <c:pt idx="838">
                  <c:v>-5.4316000000000003E-2</c:v>
                </c:pt>
                <c:pt idx="839">
                  <c:v>-0.27654699999999999</c:v>
                </c:pt>
                <c:pt idx="840">
                  <c:v>-0.33058500000000002</c:v>
                </c:pt>
                <c:pt idx="841">
                  <c:v>-0.83779300000000001</c:v>
                </c:pt>
                <c:pt idx="842">
                  <c:v>-0.68044700000000002</c:v>
                </c:pt>
                <c:pt idx="843">
                  <c:v>-1.2558210000000001</c:v>
                </c:pt>
                <c:pt idx="844">
                  <c:v>-0.89187700000000003</c:v>
                </c:pt>
                <c:pt idx="845">
                  <c:v>-2.0031340000000002</c:v>
                </c:pt>
                <c:pt idx="846">
                  <c:v>-1.2080820000000001</c:v>
                </c:pt>
                <c:pt idx="847">
                  <c:v>-2.42991</c:v>
                </c:pt>
                <c:pt idx="848">
                  <c:v>-1.14286</c:v>
                </c:pt>
                <c:pt idx="849">
                  <c:v>-2.1907570000000001</c:v>
                </c:pt>
                <c:pt idx="850">
                  <c:v>-1.0186839999999999</c:v>
                </c:pt>
                <c:pt idx="851">
                  <c:v>-2.1686800000000002</c:v>
                </c:pt>
                <c:pt idx="852">
                  <c:v>-1.4367460000000001</c:v>
                </c:pt>
                <c:pt idx="853">
                  <c:v>-3.1571150000000001</c:v>
                </c:pt>
                <c:pt idx="854">
                  <c:v>-1.8964190000000001</c:v>
                </c:pt>
                <c:pt idx="855">
                  <c:v>-3.7920210000000001</c:v>
                </c:pt>
                <c:pt idx="856">
                  <c:v>-1.9300330000000001</c:v>
                </c:pt>
                <c:pt idx="857">
                  <c:v>-3.9794640000000001</c:v>
                </c:pt>
                <c:pt idx="858">
                  <c:v>-2.200615</c:v>
                </c:pt>
                <c:pt idx="859">
                  <c:v>-4.5472269999999995</c:v>
                </c:pt>
                <c:pt idx="860">
                  <c:v>-2.498094</c:v>
                </c:pt>
                <c:pt idx="861">
                  <c:v>-5.046678</c:v>
                </c:pt>
                <c:pt idx="862">
                  <c:v>-2.4191069999999999</c:v>
                </c:pt>
                <c:pt idx="863">
                  <c:v>-4.5766109999999998</c:v>
                </c:pt>
                <c:pt idx="864">
                  <c:v>-1.970539</c:v>
                </c:pt>
                <c:pt idx="865">
                  <c:v>-3.9384700000000001</c:v>
                </c:pt>
                <c:pt idx="866">
                  <c:v>-2.189902</c:v>
                </c:pt>
                <c:pt idx="867">
                  <c:v>-4.7795209999999999</c:v>
                </c:pt>
                <c:pt idx="868">
                  <c:v>-2.9401739999999998</c:v>
                </c:pt>
                <c:pt idx="869">
                  <c:v>-6.0082399999999998</c:v>
                </c:pt>
                <c:pt idx="870">
                  <c:v>-2.9636930000000001</c:v>
                </c:pt>
                <c:pt idx="871">
                  <c:v>-5.5768649999999997</c:v>
                </c:pt>
                <c:pt idx="872">
                  <c:v>-2.1251630000000001</c:v>
                </c:pt>
                <c:pt idx="873">
                  <c:v>-3.7451400000000001</c:v>
                </c:pt>
                <c:pt idx="874">
                  <c:v>-1.2646280000000001</c:v>
                </c:pt>
                <c:pt idx="875">
                  <c:v>-2.5229840000000001</c:v>
                </c:pt>
                <c:pt idx="876">
                  <c:v>-1.2607569999999999</c:v>
                </c:pt>
                <c:pt idx="877">
                  <c:v>-2.3718659999999998</c:v>
                </c:pt>
                <c:pt idx="878">
                  <c:v>-0.88691200000000003</c:v>
                </c:pt>
                <c:pt idx="879">
                  <c:v>-1.4962710000000001</c:v>
                </c:pt>
                <c:pt idx="880">
                  <c:v>-0.37854900000000002</c:v>
                </c:pt>
                <c:pt idx="881">
                  <c:v>-0.57948200000000005</c:v>
                </c:pt>
                <c:pt idx="882">
                  <c:v>-9.0254000000000001E-2</c:v>
                </c:pt>
                <c:pt idx="883">
                  <c:v>-0.22000600000000001</c:v>
                </c:pt>
                <c:pt idx="884">
                  <c:v>-0.35045199999999999</c:v>
                </c:pt>
                <c:pt idx="885">
                  <c:v>-0.93589599999999995</c:v>
                </c:pt>
                <c:pt idx="886">
                  <c:v>-0.72594999999999998</c:v>
                </c:pt>
                <c:pt idx="887">
                  <c:v>-1.515714</c:v>
                </c:pt>
                <c:pt idx="888">
                  <c:v>-0.81953600000000004</c:v>
                </c:pt>
                <c:pt idx="889">
                  <c:v>-1.6070630000000001</c:v>
                </c:pt>
                <c:pt idx="890">
                  <c:v>-0.679871</c:v>
                </c:pt>
                <c:pt idx="891">
                  <c:v>-1.177435</c:v>
                </c:pt>
                <c:pt idx="892">
                  <c:v>-0.26285900000000001</c:v>
                </c:pt>
                <c:pt idx="893">
                  <c:v>-0.28325300000000003</c:v>
                </c:pt>
                <c:pt idx="894">
                  <c:v>0.178651</c:v>
                </c:pt>
                <c:pt idx="895">
                  <c:v>0.53400099999999995</c:v>
                </c:pt>
                <c:pt idx="896">
                  <c:v>0.49883899999999998</c:v>
                </c:pt>
                <c:pt idx="897">
                  <c:v>1.1197189999999999</c:v>
                </c:pt>
                <c:pt idx="898">
                  <c:v>0.63419199999999998</c:v>
                </c:pt>
                <c:pt idx="899">
                  <c:v>1.118646</c:v>
                </c:pt>
                <c:pt idx="900">
                  <c:v>0.101523</c:v>
                </c:pt>
                <c:pt idx="901">
                  <c:v>-0.29800700000000002</c:v>
                </c:pt>
                <c:pt idx="902">
                  <c:v>-0.73005900000000001</c:v>
                </c:pt>
                <c:pt idx="903">
                  <c:v>-1.417875</c:v>
                </c:pt>
                <c:pt idx="904">
                  <c:v>-0.22784499999999999</c:v>
                </c:pt>
                <c:pt idx="905">
                  <c:v>0.12721299999999999</c:v>
                </c:pt>
                <c:pt idx="906">
                  <c:v>0.81039899999999998</c:v>
                </c:pt>
                <c:pt idx="907">
                  <c:v>1.758832</c:v>
                </c:pt>
                <c:pt idx="908">
                  <c:v>0.89343499999999998</c:v>
                </c:pt>
                <c:pt idx="909">
                  <c:v>1.522359</c:v>
                </c:pt>
                <c:pt idx="910">
                  <c:v>0.15803700000000001</c:v>
                </c:pt>
                <c:pt idx="911">
                  <c:v>-0.20399500000000001</c:v>
                </c:pt>
                <c:pt idx="912">
                  <c:v>-0.72094400000000003</c:v>
                </c:pt>
                <c:pt idx="913">
                  <c:v>-1.5999680000000001</c:v>
                </c:pt>
                <c:pt idx="914">
                  <c:v>-0.48396600000000001</c:v>
                </c:pt>
                <c:pt idx="915">
                  <c:v>-0.24341000000000002</c:v>
                </c:pt>
                <c:pt idx="916">
                  <c:v>0.92790399999999995</c:v>
                </c:pt>
                <c:pt idx="917">
                  <c:v>2.4854449999999999</c:v>
                </c:pt>
                <c:pt idx="918">
                  <c:v>2.0941730000000001</c:v>
                </c:pt>
                <c:pt idx="919">
                  <c:v>4.8408100000000003</c:v>
                </c:pt>
                <c:pt idx="920">
                  <c:v>3.2922720000000001</c:v>
                </c:pt>
                <c:pt idx="921">
                  <c:v>6.9146710000000002</c:v>
                </c:pt>
                <c:pt idx="922">
                  <c:v>3.7308669999999999</c:v>
                </c:pt>
                <c:pt idx="923">
                  <c:v>7.3040590000000005</c:v>
                </c:pt>
                <c:pt idx="924">
                  <c:v>3.2612459999999999</c:v>
                </c:pt>
                <c:pt idx="925">
                  <c:v>6.102976</c:v>
                </c:pt>
                <c:pt idx="926">
                  <c:v>2.4774790000000002</c:v>
                </c:pt>
                <c:pt idx="927">
                  <c:v>4.6576880000000003</c:v>
                </c:pt>
                <c:pt idx="928">
                  <c:v>1.906115</c:v>
                </c:pt>
                <c:pt idx="929">
                  <c:v>3.6412580000000001</c:v>
                </c:pt>
                <c:pt idx="930">
                  <c:v>1.6301209999999999</c:v>
                </c:pt>
                <c:pt idx="931">
                  <c:v>3.248796</c:v>
                </c:pt>
                <c:pt idx="932">
                  <c:v>1.679554</c:v>
                </c:pt>
                <c:pt idx="933">
                  <c:v>3.4379919999999999</c:v>
                </c:pt>
                <c:pt idx="934">
                  <c:v>1.6818059999999999</c:v>
                </c:pt>
                <c:pt idx="935">
                  <c:v>3.0941429999999999</c:v>
                </c:pt>
                <c:pt idx="936">
                  <c:v>0.92847800000000003</c:v>
                </c:pt>
                <c:pt idx="937">
                  <c:v>1.3833709999999999</c:v>
                </c:pt>
                <c:pt idx="938">
                  <c:v>0.33675899999999998</c:v>
                </c:pt>
                <c:pt idx="939">
                  <c:v>0.69781000000000004</c:v>
                </c:pt>
                <c:pt idx="940">
                  <c:v>0.114749</c:v>
                </c:pt>
                <c:pt idx="941">
                  <c:v>-0.16669899999999999</c:v>
                </c:pt>
                <c:pt idx="942">
                  <c:v>-0.78467299999999995</c:v>
                </c:pt>
                <c:pt idx="943">
                  <c:v>-1.801455</c:v>
                </c:pt>
                <c:pt idx="944">
                  <c:v>-0.86925799999999998</c:v>
                </c:pt>
                <c:pt idx="945">
                  <c:v>-1.4917389999999999</c:v>
                </c:pt>
                <c:pt idx="946">
                  <c:v>-0.57926299999999997</c:v>
                </c:pt>
                <c:pt idx="947">
                  <c:v>-1.431716</c:v>
                </c:pt>
                <c:pt idx="948">
                  <c:v>-1.324041</c:v>
                </c:pt>
                <c:pt idx="949">
                  <c:v>-3.3744990000000001</c:v>
                </c:pt>
                <c:pt idx="950">
                  <c:v>-2.8738039999999998</c:v>
                </c:pt>
                <c:pt idx="951">
                  <c:v>-6.3122059999999998</c:v>
                </c:pt>
                <c:pt idx="952">
                  <c:v>-3.7251820000000002</c:v>
                </c:pt>
                <c:pt idx="953">
                  <c:v>-7.410209</c:v>
                </c:pt>
                <c:pt idx="954">
                  <c:v>-3.4668519999999998</c:v>
                </c:pt>
                <c:pt idx="955">
                  <c:v>-6.7313739999999997</c:v>
                </c:pt>
                <c:pt idx="956">
                  <c:v>-3.173746</c:v>
                </c:pt>
                <c:pt idx="957">
                  <c:v>-6.5249160000000002</c:v>
                </c:pt>
                <c:pt idx="958">
                  <c:v>-3.8064469999999999</c:v>
                </c:pt>
                <c:pt idx="959">
                  <c:v>-8.1542530000000006</c:v>
                </c:pt>
                <c:pt idx="960">
                  <c:v>-4.7015479999999998</c:v>
                </c:pt>
                <c:pt idx="961">
                  <c:v>-9.3828619999999994</c:v>
                </c:pt>
                <c:pt idx="962">
                  <c:v>-4.0358309999999999</c:v>
                </c:pt>
                <c:pt idx="963">
                  <c:v>-7.1011699999999998</c:v>
                </c:pt>
                <c:pt idx="964">
                  <c:v>-2.0649700000000002</c:v>
                </c:pt>
                <c:pt idx="965">
                  <c:v>-3.3050450000000002</c:v>
                </c:pt>
                <c:pt idx="966">
                  <c:v>-1.0910439999999999</c:v>
                </c:pt>
                <c:pt idx="967">
                  <c:v>-2.4238299999999997</c:v>
                </c:pt>
                <c:pt idx="968">
                  <c:v>-1.508813</c:v>
                </c:pt>
                <c:pt idx="969">
                  <c:v>-3.1589320000000001</c:v>
                </c:pt>
                <c:pt idx="970">
                  <c:v>-1.7779</c:v>
                </c:pt>
                <c:pt idx="971">
                  <c:v>-3.5481560000000001</c:v>
                </c:pt>
                <c:pt idx="972">
                  <c:v>-1.6315539999999999</c:v>
                </c:pt>
                <c:pt idx="973">
                  <c:v>-3.0722620000000003</c:v>
                </c:pt>
                <c:pt idx="974">
                  <c:v>-1.209236</c:v>
                </c:pt>
                <c:pt idx="975">
                  <c:v>-2.2397390000000001</c:v>
                </c:pt>
                <c:pt idx="976">
                  <c:v>-0.73662700000000003</c:v>
                </c:pt>
                <c:pt idx="977">
                  <c:v>-1.079545</c:v>
                </c:pt>
                <c:pt idx="978">
                  <c:v>-0.117577</c:v>
                </c:pt>
                <c:pt idx="979">
                  <c:v>-0.20263599999999998</c:v>
                </c:pt>
                <c:pt idx="980">
                  <c:v>-8.7684999999999999E-2</c:v>
                </c:pt>
                <c:pt idx="981">
                  <c:v>-0.122626</c:v>
                </c:pt>
                <c:pt idx="982">
                  <c:v>4.0967999999999997E-2</c:v>
                </c:pt>
                <c:pt idx="983">
                  <c:v>0.12925400000000001</c:v>
                </c:pt>
                <c:pt idx="984">
                  <c:v>9.7639000000000004E-2</c:v>
                </c:pt>
                <c:pt idx="985">
                  <c:v>0.14204700000000001</c:v>
                </c:pt>
                <c:pt idx="986">
                  <c:v>-5.7748000000000001E-2</c:v>
                </c:pt>
                <c:pt idx="987">
                  <c:v>-0.10473099999999999</c:v>
                </c:pt>
                <c:pt idx="988">
                  <c:v>0.27506199999999997</c:v>
                </c:pt>
                <c:pt idx="989">
                  <c:v>1.0634790000000001</c:v>
                </c:pt>
                <c:pt idx="990">
                  <c:v>1.2405060000000001</c:v>
                </c:pt>
                <c:pt idx="991">
                  <c:v>2.762699</c:v>
                </c:pt>
                <c:pt idx="992">
                  <c:v>1.402749</c:v>
                </c:pt>
                <c:pt idx="993">
                  <c:v>2.2122570000000001</c:v>
                </c:pt>
                <c:pt idx="994">
                  <c:v>-9.8679000000000003E-2</c:v>
                </c:pt>
                <c:pt idx="995">
                  <c:v>-1.33131</c:v>
                </c:pt>
                <c:pt idx="996">
                  <c:v>-2.1377890000000002</c:v>
                </c:pt>
                <c:pt idx="997">
                  <c:v>-4.3935390000000005</c:v>
                </c:pt>
                <c:pt idx="998">
                  <c:v>-1.982507</c:v>
                </c:pt>
                <c:pt idx="999">
                  <c:v>-3.375216</c:v>
                </c:pt>
                <c:pt idx="1000">
                  <c:v>-0.42011999999999999</c:v>
                </c:pt>
                <c:pt idx="1001">
                  <c:v>0.24177100000000001</c:v>
                </c:pt>
                <c:pt idx="1002">
                  <c:v>1.6444749999999999</c:v>
                </c:pt>
                <c:pt idx="1003">
                  <c:v>4.2387560000000004</c:v>
                </c:pt>
                <c:pt idx="1004">
                  <c:v>3.5122019999999998</c:v>
                </c:pt>
                <c:pt idx="1005">
                  <c:v>7.8833129999999993</c:v>
                </c:pt>
                <c:pt idx="1006">
                  <c:v>5.0612769999999996</c:v>
                </c:pt>
                <c:pt idx="1007">
                  <c:v>10.212185999999999</c:v>
                </c:pt>
                <c:pt idx="1008">
                  <c:v>4.8943919999999999</c:v>
                </c:pt>
                <c:pt idx="1009">
                  <c:v>9.4204129999999999</c:v>
                </c:pt>
                <c:pt idx="1010">
                  <c:v>4.142722</c:v>
                </c:pt>
                <c:pt idx="1011">
                  <c:v>7.852671</c:v>
                </c:pt>
                <c:pt idx="1012">
                  <c:v>3.344935</c:v>
                </c:pt>
                <c:pt idx="1013">
                  <c:v>6.3756950000000003</c:v>
                </c:pt>
                <c:pt idx="1014">
                  <c:v>2.6812550000000002</c:v>
                </c:pt>
                <c:pt idx="1015">
                  <c:v>5.0756990000000002</c:v>
                </c:pt>
                <c:pt idx="1016">
                  <c:v>2.2011590000000001</c:v>
                </c:pt>
                <c:pt idx="1017">
                  <c:v>4.1758579999999998</c:v>
                </c:pt>
                <c:pt idx="1018">
                  <c:v>1.6672560000000001</c:v>
                </c:pt>
                <c:pt idx="1019">
                  <c:v>3.0729519999999999</c:v>
                </c:pt>
                <c:pt idx="1020">
                  <c:v>1.198518</c:v>
                </c:pt>
                <c:pt idx="1021">
                  <c:v>2.2112379999999998</c:v>
                </c:pt>
                <c:pt idx="1022">
                  <c:v>0.81207300000000004</c:v>
                </c:pt>
                <c:pt idx="1023">
                  <c:v>1.3702209999999999</c:v>
                </c:pt>
                <c:pt idx="1024">
                  <c:v>0.28811999999999999</c:v>
                </c:pt>
                <c:pt idx="1025">
                  <c:v>0.38054499999999997</c:v>
                </c:pt>
                <c:pt idx="1026">
                  <c:v>-9.7050000000000001E-3</c:v>
                </c:pt>
                <c:pt idx="1027">
                  <c:v>-0.12589</c:v>
                </c:pt>
                <c:pt idx="1028">
                  <c:v>-0.42822399999999999</c:v>
                </c:pt>
                <c:pt idx="1029">
                  <c:v>-1.37822</c:v>
                </c:pt>
                <c:pt idx="1030">
                  <c:v>-1.4267479999999999</c:v>
                </c:pt>
                <c:pt idx="1031">
                  <c:v>-3.235096</c:v>
                </c:pt>
                <c:pt idx="1032">
                  <c:v>-2.1631130000000001</c:v>
                </c:pt>
                <c:pt idx="1033">
                  <c:v>-4.5465870000000006</c:v>
                </c:pt>
                <c:pt idx="1034">
                  <c:v>-2.3938109999999999</c:v>
                </c:pt>
                <c:pt idx="1035">
                  <c:v>-4.6668469999999997</c:v>
                </c:pt>
                <c:pt idx="1036">
                  <c:v>-2.2055709999999999</c:v>
                </c:pt>
                <c:pt idx="1037">
                  <c:v>-4.5183669999999996</c:v>
                </c:pt>
                <c:pt idx="1038">
                  <c:v>-2.4764759999999999</c:v>
                </c:pt>
                <c:pt idx="1039">
                  <c:v>-5.0399969999999996</c:v>
                </c:pt>
                <c:pt idx="1040">
                  <c:v>-2.6025900000000002</c:v>
                </c:pt>
                <c:pt idx="1041">
                  <c:v>-5.1600929999999998</c:v>
                </c:pt>
                <c:pt idx="1042">
                  <c:v>-2.5708009999999999</c:v>
                </c:pt>
                <c:pt idx="1043">
                  <c:v>-5.296144</c:v>
                </c:pt>
                <c:pt idx="1044">
                  <c:v>-3.1162350000000001</c:v>
                </c:pt>
                <c:pt idx="1045">
                  <c:v>-6.6748180000000001</c:v>
                </c:pt>
                <c:pt idx="1046">
                  <c:v>-3.8126030000000002</c:v>
                </c:pt>
                <c:pt idx="1047">
                  <c:v>-7.574891</c:v>
                </c:pt>
                <c:pt idx="1048">
                  <c:v>-3.3329040000000001</c:v>
                </c:pt>
                <c:pt idx="1049">
                  <c:v>-6.1648480000000001</c:v>
                </c:pt>
                <c:pt idx="1050">
                  <c:v>-2.4227479999999999</c:v>
                </c:pt>
                <c:pt idx="1051">
                  <c:v>-4.5342590000000005</c:v>
                </c:pt>
                <c:pt idx="1052">
                  <c:v>-1.8508039999999999</c:v>
                </c:pt>
                <c:pt idx="1053">
                  <c:v>-3.2291850000000002</c:v>
                </c:pt>
                <c:pt idx="1054">
                  <c:v>-0.99399700000000002</c:v>
                </c:pt>
                <c:pt idx="1055">
                  <c:v>-1.931081</c:v>
                </c:pt>
                <c:pt idx="1056">
                  <c:v>-1.1042529999999999</c:v>
                </c:pt>
                <c:pt idx="1057">
                  <c:v>-2.3734250000000001</c:v>
                </c:pt>
                <c:pt idx="1058">
                  <c:v>-1.398671</c:v>
                </c:pt>
                <c:pt idx="1059">
                  <c:v>-2.743163</c:v>
                </c:pt>
                <c:pt idx="1060">
                  <c:v>-1.115065</c:v>
                </c:pt>
                <c:pt idx="1061">
                  <c:v>-1.9503759999999999</c:v>
                </c:pt>
                <c:pt idx="1062">
                  <c:v>-0.465748</c:v>
                </c:pt>
                <c:pt idx="1063">
                  <c:v>-0.60923799999999995</c:v>
                </c:pt>
                <c:pt idx="1064">
                  <c:v>2.8367E-2</c:v>
                </c:pt>
                <c:pt idx="1065">
                  <c:v>0.103807</c:v>
                </c:pt>
                <c:pt idx="1066">
                  <c:v>1.9147000000000001E-2</c:v>
                </c:pt>
                <c:pt idx="1067">
                  <c:v>6.7300000000000016E-3</c:v>
                </c:pt>
                <c:pt idx="1068">
                  <c:v>-4.1555000000000002E-2</c:v>
                </c:pt>
                <c:pt idx="1069">
                  <c:v>-1.7376000000000003E-2</c:v>
                </c:pt>
                <c:pt idx="1070">
                  <c:v>0.35062599999999999</c:v>
                </c:pt>
                <c:pt idx="1071">
                  <c:v>1.059059</c:v>
                </c:pt>
                <c:pt idx="1072">
                  <c:v>1.169432</c:v>
                </c:pt>
                <c:pt idx="1073">
                  <c:v>2.7651349999999999</c:v>
                </c:pt>
                <c:pt idx="1074">
                  <c:v>1.643022</c:v>
                </c:pt>
                <c:pt idx="1075">
                  <c:v>2.7916850000000002</c:v>
                </c:pt>
                <c:pt idx="1076">
                  <c:v>0.57206299999999999</c:v>
                </c:pt>
                <c:pt idx="1077">
                  <c:v>0.95237400000000005</c:v>
                </c:pt>
                <c:pt idx="1078">
                  <c:v>-0.119542</c:v>
                </c:pt>
                <c:pt idx="1079">
                  <c:v>-0.97287699999999999</c:v>
                </c:pt>
                <c:pt idx="1080">
                  <c:v>-1.2488429999999999</c:v>
                </c:pt>
                <c:pt idx="1081">
                  <c:v>-2.4771859999999997</c:v>
                </c:pt>
                <c:pt idx="1082">
                  <c:v>-0.99858499999999994</c:v>
                </c:pt>
                <c:pt idx="1083">
                  <c:v>-1.6377660000000001</c:v>
                </c:pt>
                <c:pt idx="1084">
                  <c:v>0.17583599999999999</c:v>
                </c:pt>
                <c:pt idx="1085">
                  <c:v>1.342536</c:v>
                </c:pt>
                <c:pt idx="1086">
                  <c:v>1.8992230000000001</c:v>
                </c:pt>
                <c:pt idx="1087">
                  <c:v>3.609175</c:v>
                </c:pt>
                <c:pt idx="1088">
                  <c:v>0.27815899999999999</c:v>
                </c:pt>
                <c:pt idx="1089">
                  <c:v>-0.98961799999999989</c:v>
                </c:pt>
                <c:pt idx="1090">
                  <c:v>-1.411267</c:v>
                </c:pt>
                <c:pt idx="1091">
                  <c:v>-1.0434490000000001</c:v>
                </c:pt>
                <c:pt idx="1092">
                  <c:v>2.666086</c:v>
                </c:pt>
                <c:pt idx="1093">
                  <c:v>7.0101250000000004</c:v>
                </c:pt>
                <c:pt idx="1094">
                  <c:v>4.619567</c:v>
                </c:pt>
                <c:pt idx="1095">
                  <c:v>8.2752669999999995</c:v>
                </c:pt>
                <c:pt idx="1096">
                  <c:v>2.6249410000000002</c:v>
                </c:pt>
                <c:pt idx="1097">
                  <c:v>4.8776520000000003</c:v>
                </c:pt>
                <c:pt idx="1098">
                  <c:v>2.0901800000000001</c:v>
                </c:pt>
                <c:pt idx="1099">
                  <c:v>3.9402290000000004</c:v>
                </c:pt>
                <c:pt idx="1100">
                  <c:v>1.674925</c:v>
                </c:pt>
                <c:pt idx="1101">
                  <c:v>3.361046</c:v>
                </c:pt>
                <c:pt idx="1102">
                  <c:v>1.9326840000000001</c:v>
                </c:pt>
                <c:pt idx="1103">
                  <c:v>4.1532879999999999</c:v>
                </c:pt>
                <c:pt idx="1104">
                  <c:v>2.2452209999999999</c:v>
                </c:pt>
                <c:pt idx="1105">
                  <c:v>4.2453560000000001</c:v>
                </c:pt>
                <c:pt idx="1106">
                  <c:v>1.642002</c:v>
                </c:pt>
                <c:pt idx="1107">
                  <c:v>2.8853119999999999</c:v>
                </c:pt>
                <c:pt idx="1108">
                  <c:v>0.92335100000000003</c:v>
                </c:pt>
                <c:pt idx="1109">
                  <c:v>1.6598359999999999</c:v>
                </c:pt>
                <c:pt idx="1110">
                  <c:v>0.66778800000000005</c:v>
                </c:pt>
                <c:pt idx="1111">
                  <c:v>1.319045</c:v>
                </c:pt>
                <c:pt idx="1112">
                  <c:v>0.59936199999999995</c:v>
                </c:pt>
                <c:pt idx="1113">
                  <c:v>1.1176569999999999</c:v>
                </c:pt>
                <c:pt idx="1114">
                  <c:v>0.37191000000000002</c:v>
                </c:pt>
                <c:pt idx="1115">
                  <c:v>0.425597</c:v>
                </c:pt>
                <c:pt idx="1116">
                  <c:v>-0.42321999999999999</c:v>
                </c:pt>
                <c:pt idx="1117">
                  <c:v>-1.357089</c:v>
                </c:pt>
                <c:pt idx="1118">
                  <c:v>-1.3290979999999999</c:v>
                </c:pt>
                <c:pt idx="1119">
                  <c:v>-2.798559</c:v>
                </c:pt>
                <c:pt idx="1120">
                  <c:v>-1.386854</c:v>
                </c:pt>
                <c:pt idx="1121">
                  <c:v>-2.5777429999999999</c:v>
                </c:pt>
                <c:pt idx="1122">
                  <c:v>-1.137205</c:v>
                </c:pt>
                <c:pt idx="1123">
                  <c:v>-2.4228300000000003</c:v>
                </c:pt>
                <c:pt idx="1124">
                  <c:v>-1.4436310000000001</c:v>
                </c:pt>
                <c:pt idx="1125">
                  <c:v>-3.0196230000000002</c:v>
                </c:pt>
                <c:pt idx="1126">
                  <c:v>-1.6902349999999999</c:v>
                </c:pt>
                <c:pt idx="1127">
                  <c:v>-3.4403999999999999</c:v>
                </c:pt>
                <c:pt idx="1128">
                  <c:v>-1.9739869999999999</c:v>
                </c:pt>
                <c:pt idx="1129">
                  <c:v>-4.4496200000000004</c:v>
                </c:pt>
                <c:pt idx="1130">
                  <c:v>-3.0165099999999998</c:v>
                </c:pt>
                <c:pt idx="1131">
                  <c:v>-6.5654469999999998</c:v>
                </c:pt>
                <c:pt idx="1132">
                  <c:v>-3.7748159999999999</c:v>
                </c:pt>
                <c:pt idx="1133">
                  <c:v>-7.4574040000000004</c:v>
                </c:pt>
                <c:pt idx="1134">
                  <c:v>-3.313666</c:v>
                </c:pt>
                <c:pt idx="1135">
                  <c:v>-6.0014419999999999</c:v>
                </c:pt>
                <c:pt idx="1136">
                  <c:v>-2.1083699999999999</c:v>
                </c:pt>
                <c:pt idx="1137">
                  <c:v>-3.7603119999999999</c:v>
                </c:pt>
                <c:pt idx="1138">
                  <c:v>-1.4473879999999999</c:v>
                </c:pt>
                <c:pt idx="1139">
                  <c:v>-2.7516790000000002</c:v>
                </c:pt>
                <c:pt idx="1140">
                  <c:v>-1.201649</c:v>
                </c:pt>
                <c:pt idx="1141">
                  <c:v>-2.169035</c:v>
                </c:pt>
                <c:pt idx="1142">
                  <c:v>-0.72188600000000003</c:v>
                </c:pt>
                <c:pt idx="1143">
                  <c:v>-1.320921</c:v>
                </c:pt>
                <c:pt idx="1144">
                  <c:v>-0.60183200000000003</c:v>
                </c:pt>
                <c:pt idx="1145">
                  <c:v>-1.311706</c:v>
                </c:pt>
                <c:pt idx="1146">
                  <c:v>-0.67285099999999998</c:v>
                </c:pt>
                <c:pt idx="1147">
                  <c:v>-1.4278029999999999</c:v>
                </c:pt>
                <c:pt idx="1148">
                  <c:v>-1.0637909999999999</c:v>
                </c:pt>
                <c:pt idx="1149">
                  <c:v>-2.1628799999999999</c:v>
                </c:pt>
                <c:pt idx="1150">
                  <c:v>-0.75769900000000001</c:v>
                </c:pt>
                <c:pt idx="1151">
                  <c:v>-1.110536</c:v>
                </c:pt>
                <c:pt idx="1152">
                  <c:v>7.4440999999999993E-2</c:v>
                </c:pt>
                <c:pt idx="1153">
                  <c:v>0.46466299999999999</c:v>
                </c:pt>
                <c:pt idx="1154">
                  <c:v>0.35540699999999997</c:v>
                </c:pt>
                <c:pt idx="1155">
                  <c:v>0.44901199999999997</c:v>
                </c:pt>
                <c:pt idx="1156">
                  <c:v>-0.233014</c:v>
                </c:pt>
                <c:pt idx="1157">
                  <c:v>-0.60394199999999998</c:v>
                </c:pt>
                <c:pt idx="1158">
                  <c:v>-0.43215599999999998</c:v>
                </c:pt>
                <c:pt idx="1159">
                  <c:v>-0.84155000000000002</c:v>
                </c:pt>
                <c:pt idx="1160">
                  <c:v>-0.114374</c:v>
                </c:pt>
                <c:pt idx="1161">
                  <c:v>0.21189899999999998</c:v>
                </c:pt>
                <c:pt idx="1162">
                  <c:v>0.80430400000000002</c:v>
                </c:pt>
                <c:pt idx="1163">
                  <c:v>2.085944</c:v>
                </c:pt>
                <c:pt idx="1164">
                  <c:v>1.4345810000000001</c:v>
                </c:pt>
                <c:pt idx="1165">
                  <c:v>2.6114199999999999</c:v>
                </c:pt>
                <c:pt idx="1166">
                  <c:v>0.92858399999999996</c:v>
                </c:pt>
                <c:pt idx="1167">
                  <c:v>1.8073489999999999</c:v>
                </c:pt>
                <c:pt idx="1168">
                  <c:v>0.48195900000000003</c:v>
                </c:pt>
                <c:pt idx="1169">
                  <c:v>0.16862300000000002</c:v>
                </c:pt>
                <c:pt idx="1170">
                  <c:v>-1.045239</c:v>
                </c:pt>
                <c:pt idx="1171">
                  <c:v>-2.7401360000000001</c:v>
                </c:pt>
                <c:pt idx="1172">
                  <c:v>-1.8937029999999999</c:v>
                </c:pt>
                <c:pt idx="1173">
                  <c:v>-3.2900840000000002</c:v>
                </c:pt>
                <c:pt idx="1174">
                  <c:v>-0.32909699999999997</c:v>
                </c:pt>
                <c:pt idx="1175">
                  <c:v>0.21885399999999999</c:v>
                </c:pt>
                <c:pt idx="1176">
                  <c:v>0.40814</c:v>
                </c:pt>
                <c:pt idx="1177">
                  <c:v>-0.11808899999999994</c:v>
                </c:pt>
                <c:pt idx="1178">
                  <c:v>-0.88543400000000005</c:v>
                </c:pt>
                <c:pt idx="1179">
                  <c:v>-0.73915300000000006</c:v>
                </c:pt>
                <c:pt idx="1180">
                  <c:v>1.9119870000000001</c:v>
                </c:pt>
                <c:pt idx="1181">
                  <c:v>5.6135320000000002</c:v>
                </c:pt>
                <c:pt idx="1182">
                  <c:v>4.6992830000000003</c:v>
                </c:pt>
                <c:pt idx="1183">
                  <c:v>9.4792179999999995</c:v>
                </c:pt>
                <c:pt idx="1184">
                  <c:v>4.3562209999999997</c:v>
                </c:pt>
                <c:pt idx="1185">
                  <c:v>8.1255469999999992</c:v>
                </c:pt>
                <c:pt idx="1186">
                  <c:v>3.1821199999999998</c:v>
                </c:pt>
                <c:pt idx="1187">
                  <c:v>5.9759569999999993</c:v>
                </c:pt>
                <c:pt idx="1188">
                  <c:v>2.3937680000000001</c:v>
                </c:pt>
                <c:pt idx="1189">
                  <c:v>4.4620220000000002</c:v>
                </c:pt>
                <c:pt idx="1190">
                  <c:v>1.921745</c:v>
                </c:pt>
                <c:pt idx="1191">
                  <c:v>3.8834239999999998</c:v>
                </c:pt>
                <c:pt idx="1192">
                  <c:v>2.0548679999999999</c:v>
                </c:pt>
                <c:pt idx="1193">
                  <c:v>4.1165579999999995</c:v>
                </c:pt>
                <c:pt idx="1194">
                  <c:v>1.9512940000000001</c:v>
                </c:pt>
                <c:pt idx="1195">
                  <c:v>3.742016</c:v>
                </c:pt>
                <c:pt idx="1196">
                  <c:v>1.6598619999999999</c:v>
                </c:pt>
                <c:pt idx="1197">
                  <c:v>3.2388529999999998</c:v>
                </c:pt>
                <c:pt idx="1198">
                  <c:v>1.5289189999999999</c:v>
                </c:pt>
                <c:pt idx="1199">
                  <c:v>2.9842519999999997</c:v>
                </c:pt>
                <c:pt idx="1200">
                  <c:v>1.2761910000000001</c:v>
                </c:pt>
                <c:pt idx="1201">
                  <c:v>2.316592</c:v>
                </c:pt>
                <c:pt idx="1202">
                  <c:v>0.70526699999999998</c:v>
                </c:pt>
                <c:pt idx="1203">
                  <c:v>0.95477499999999993</c:v>
                </c:pt>
                <c:pt idx="1204">
                  <c:v>-0.224551</c:v>
                </c:pt>
                <c:pt idx="1205">
                  <c:v>-0.84224999999999994</c:v>
                </c:pt>
                <c:pt idx="1206">
                  <c:v>-0.94154599999999999</c:v>
                </c:pt>
                <c:pt idx="1207">
                  <c:v>-2.092803</c:v>
                </c:pt>
                <c:pt idx="1208">
                  <c:v>-1.203085</c:v>
                </c:pt>
                <c:pt idx="1209">
                  <c:v>-2.379947</c:v>
                </c:pt>
                <c:pt idx="1210">
                  <c:v>-1.1395649999999999</c:v>
                </c:pt>
                <c:pt idx="1211">
                  <c:v>-2.2723819999999999</c:v>
                </c:pt>
                <c:pt idx="1212">
                  <c:v>-1.26867</c:v>
                </c:pt>
                <c:pt idx="1213">
                  <c:v>-2.8755999999999999</c:v>
                </c:pt>
                <c:pt idx="1214">
                  <c:v>-1.9664999999999999</c:v>
                </c:pt>
                <c:pt idx="1215">
                  <c:v>-4.1946479999999999</c:v>
                </c:pt>
                <c:pt idx="1216">
                  <c:v>-2.3577560000000002</c:v>
                </c:pt>
                <c:pt idx="1217">
                  <c:v>-4.7682040000000008</c:v>
                </c:pt>
                <c:pt idx="1218">
                  <c:v>-2.465185</c:v>
                </c:pt>
                <c:pt idx="1219">
                  <c:v>-5.0842770000000002</c:v>
                </c:pt>
                <c:pt idx="1220">
                  <c:v>-2.8732250000000001</c:v>
                </c:pt>
                <c:pt idx="1221">
                  <c:v>-5.8675290000000002</c:v>
                </c:pt>
                <c:pt idx="1222">
                  <c:v>-2.840627</c:v>
                </c:pt>
                <c:pt idx="1223">
                  <c:v>-5.3601809999999999</c:v>
                </c:pt>
                <c:pt idx="1224">
                  <c:v>-2.0257269999999998</c:v>
                </c:pt>
                <c:pt idx="1225">
                  <c:v>-3.693352</c:v>
                </c:pt>
                <c:pt idx="1226">
                  <c:v>-1.7691699999999999</c:v>
                </c:pt>
                <c:pt idx="1227">
                  <c:v>-3.9539960000000001</c:v>
                </c:pt>
                <c:pt idx="1228">
                  <c:v>-2.659319</c:v>
                </c:pt>
                <c:pt idx="1229">
                  <c:v>-5.7157429999999998</c:v>
                </c:pt>
                <c:pt idx="1230">
                  <c:v>-3.1746660000000002</c:v>
                </c:pt>
                <c:pt idx="1231">
                  <c:v>-6.1533680000000004</c:v>
                </c:pt>
                <c:pt idx="1232">
                  <c:v>-2.5952000000000002</c:v>
                </c:pt>
                <c:pt idx="1233">
                  <c:v>-4.6948800000000004</c:v>
                </c:pt>
                <c:pt idx="1234">
                  <c:v>-1.732677</c:v>
                </c:pt>
                <c:pt idx="1235">
                  <c:v>-3.2502610000000001</c:v>
                </c:pt>
                <c:pt idx="1236">
                  <c:v>-1.3789480000000001</c:v>
                </c:pt>
                <c:pt idx="1237">
                  <c:v>-2.6608130000000001</c:v>
                </c:pt>
                <c:pt idx="1238">
                  <c:v>-1.0411969999999999</c:v>
                </c:pt>
                <c:pt idx="1239">
                  <c:v>-1.776986</c:v>
                </c:pt>
                <c:pt idx="1240">
                  <c:v>-0.43057099999999998</c:v>
                </c:pt>
                <c:pt idx="1241">
                  <c:v>-0.60497699999999999</c:v>
                </c:pt>
                <c:pt idx="1242">
                  <c:v>-7.5927999999999995E-2</c:v>
                </c:pt>
                <c:pt idx="1243">
                  <c:v>-0.14830499999999999</c:v>
                </c:pt>
                <c:pt idx="1244">
                  <c:v>-0.183863</c:v>
                </c:pt>
                <c:pt idx="1245">
                  <c:v>-0.54627399999999993</c:v>
                </c:pt>
                <c:pt idx="1246">
                  <c:v>-0.54944300000000001</c:v>
                </c:pt>
                <c:pt idx="1247">
                  <c:v>-1.1538110000000001</c:v>
                </c:pt>
                <c:pt idx="1248">
                  <c:v>-0.45702399999999999</c:v>
                </c:pt>
                <c:pt idx="1249">
                  <c:v>-0.615533</c:v>
                </c:pt>
                <c:pt idx="1250">
                  <c:v>0.198545</c:v>
                </c:pt>
                <c:pt idx="1251">
                  <c:v>0.72440599999999999</c:v>
                </c:pt>
                <c:pt idx="1252">
                  <c:v>0.79069400000000001</c:v>
                </c:pt>
                <c:pt idx="1253">
                  <c:v>1.7146949999999999</c:v>
                </c:pt>
                <c:pt idx="1254">
                  <c:v>1.0004010000000001</c:v>
                </c:pt>
                <c:pt idx="1255">
                  <c:v>2.1635460000000002</c:v>
                </c:pt>
                <c:pt idx="1256">
                  <c:v>0.93114699999999995</c:v>
                </c:pt>
                <c:pt idx="1257">
                  <c:v>1.2989310000000001</c:v>
                </c:pt>
                <c:pt idx="1258">
                  <c:v>-0.19268099999999999</c:v>
                </c:pt>
                <c:pt idx="1259">
                  <c:v>-0.68471300000000002</c:v>
                </c:pt>
                <c:pt idx="1260">
                  <c:v>-0.36629899999999999</c:v>
                </c:pt>
                <c:pt idx="1261">
                  <c:v>-0.30517499999999997</c:v>
                </c:pt>
                <c:pt idx="1262">
                  <c:v>0.87832399999999999</c:v>
                </c:pt>
                <c:pt idx="1263">
                  <c:v>2.547409</c:v>
                </c:pt>
                <c:pt idx="1264">
                  <c:v>1.9586399999999999</c:v>
                </c:pt>
                <c:pt idx="1265">
                  <c:v>3.361135</c:v>
                </c:pt>
                <c:pt idx="1266">
                  <c:v>-0.177985</c:v>
                </c:pt>
                <c:pt idx="1267">
                  <c:v>-2.4807060000000001</c:v>
                </c:pt>
                <c:pt idx="1268">
                  <c:v>-4.1417120000000001</c:v>
                </c:pt>
                <c:pt idx="1269">
                  <c:v>-8.7339009999999995</c:v>
                </c:pt>
                <c:pt idx="1270">
                  <c:v>-3.246451</c:v>
                </c:pt>
                <c:pt idx="1271">
                  <c:v>-3.7172369999999999</c:v>
                </c:pt>
                <c:pt idx="1272">
                  <c:v>2.7344909999999998</c:v>
                </c:pt>
                <c:pt idx="1273">
                  <c:v>7.5675489999999996</c:v>
                </c:pt>
                <c:pt idx="1274">
                  <c:v>5.5701840000000002</c:v>
                </c:pt>
                <c:pt idx="1275">
                  <c:v>10.974523000000001</c:v>
                </c:pt>
                <c:pt idx="1276">
                  <c:v>4.7487329999999996</c:v>
                </c:pt>
                <c:pt idx="1277">
                  <c:v>8.8713160000000002</c:v>
                </c:pt>
                <c:pt idx="1278">
                  <c:v>3.4787699999999999</c:v>
                </c:pt>
                <c:pt idx="1279">
                  <c:v>6.4439890000000002</c:v>
                </c:pt>
                <c:pt idx="1280">
                  <c:v>2.5515509999999999</c:v>
                </c:pt>
                <c:pt idx="1281">
                  <c:v>4.6861649999999999</c:v>
                </c:pt>
                <c:pt idx="1282">
                  <c:v>1.864738</c:v>
                </c:pt>
                <c:pt idx="1283">
                  <c:v>3.645988</c:v>
                </c:pt>
                <c:pt idx="1284">
                  <c:v>1.890582</c:v>
                </c:pt>
                <c:pt idx="1285">
                  <c:v>3.9340120000000001</c:v>
                </c:pt>
                <c:pt idx="1286">
                  <c:v>2.1738</c:v>
                </c:pt>
                <c:pt idx="1287">
                  <c:v>4.3394879999999993</c:v>
                </c:pt>
                <c:pt idx="1288">
                  <c:v>2.0146649999999999</c:v>
                </c:pt>
                <c:pt idx="1289">
                  <c:v>3.7333159999999999</c:v>
                </c:pt>
                <c:pt idx="1290">
                  <c:v>1.3915519999999999</c:v>
                </c:pt>
                <c:pt idx="1291">
                  <c:v>2.5347419999999996</c:v>
                </c:pt>
                <c:pt idx="1292">
                  <c:v>0.93291599999999997</c:v>
                </c:pt>
                <c:pt idx="1293">
                  <c:v>1.6647810000000001</c:v>
                </c:pt>
                <c:pt idx="1294">
                  <c:v>0.54336799999999996</c:v>
                </c:pt>
                <c:pt idx="1295">
                  <c:v>0.8597999999999999</c:v>
                </c:pt>
                <c:pt idx="1296">
                  <c:v>1.2713E-2</c:v>
                </c:pt>
                <c:pt idx="1297">
                  <c:v>-0.39543900000000004</c:v>
                </c:pt>
                <c:pt idx="1298">
                  <c:v>-0.78097300000000003</c:v>
                </c:pt>
                <c:pt idx="1299">
                  <c:v>-1.8291580000000001</c:v>
                </c:pt>
                <c:pt idx="1300">
                  <c:v>-1.2513399999999999</c:v>
                </c:pt>
                <c:pt idx="1301">
                  <c:v>-2.6415459999999999</c:v>
                </c:pt>
                <c:pt idx="1302">
                  <c:v>-1.4774700000000001</c:v>
                </c:pt>
                <c:pt idx="1303">
                  <c:v>-3.007784</c:v>
                </c:pt>
                <c:pt idx="1304">
                  <c:v>-1.612708</c:v>
                </c:pt>
                <c:pt idx="1305">
                  <c:v>-3.328929</c:v>
                </c:pt>
                <c:pt idx="1306">
                  <c:v>-1.855855</c:v>
                </c:pt>
                <c:pt idx="1307">
                  <c:v>-3.9994260000000001</c:v>
                </c:pt>
                <c:pt idx="1308">
                  <c:v>-2.4505910000000002</c:v>
                </c:pt>
                <c:pt idx="1309">
                  <c:v>-5.0463129999999996</c:v>
                </c:pt>
                <c:pt idx="1310">
                  <c:v>-2.487393</c:v>
                </c:pt>
                <c:pt idx="1311">
                  <c:v>-4.6661989999999998</c:v>
                </c:pt>
                <c:pt idx="1312">
                  <c:v>-2.0063469999999999</c:v>
                </c:pt>
                <c:pt idx="1313">
                  <c:v>-4.0682729999999996</c:v>
                </c:pt>
                <c:pt idx="1314">
                  <c:v>-2.3458109999999999</c:v>
                </c:pt>
                <c:pt idx="1315">
                  <c:v>-5.1621519999999999</c:v>
                </c:pt>
                <c:pt idx="1316">
                  <c:v>-3.1858819999999999</c:v>
                </c:pt>
                <c:pt idx="1317">
                  <c:v>-6.4365939999999995</c:v>
                </c:pt>
                <c:pt idx="1318">
                  <c:v>-2.980909</c:v>
                </c:pt>
                <c:pt idx="1319">
                  <c:v>-5.5200820000000004</c:v>
                </c:pt>
                <c:pt idx="1320">
                  <c:v>-2.3372069999999998</c:v>
                </c:pt>
                <c:pt idx="1321">
                  <c:v>-4.5793489999999997</c:v>
                </c:pt>
                <c:pt idx="1322">
                  <c:v>-2.2749169999999999</c:v>
                </c:pt>
                <c:pt idx="1323">
                  <c:v>-4.4158080000000002</c:v>
                </c:pt>
                <c:pt idx="1324">
                  <c:v>-2.0541770000000001</c:v>
                </c:pt>
                <c:pt idx="1325">
                  <c:v>-4.0082019999999998</c:v>
                </c:pt>
                <c:pt idx="1326">
                  <c:v>-1.812338</c:v>
                </c:pt>
                <c:pt idx="1327">
                  <c:v>-3.4273499999999997</c:v>
                </c:pt>
                <c:pt idx="1328">
                  <c:v>-1.358538</c:v>
                </c:pt>
                <c:pt idx="1329">
                  <c:v>-2.5824889999999998</c:v>
                </c:pt>
                <c:pt idx="1330">
                  <c:v>-0.98930399999999996</c:v>
                </c:pt>
                <c:pt idx="1331">
                  <c:v>-1.603831</c:v>
                </c:pt>
                <c:pt idx="1332">
                  <c:v>-0.466167</c:v>
                </c:pt>
                <c:pt idx="1333">
                  <c:v>-0.75220200000000004</c:v>
                </c:pt>
                <c:pt idx="1334">
                  <c:v>-0.173708</c:v>
                </c:pt>
                <c:pt idx="1335">
                  <c:v>-0.37466299999999997</c:v>
                </c:pt>
                <c:pt idx="1336">
                  <c:v>-0.442187</c:v>
                </c:pt>
                <c:pt idx="1337">
                  <c:v>-1.1521439999999998</c:v>
                </c:pt>
                <c:pt idx="1338">
                  <c:v>-0.77720299999999998</c:v>
                </c:pt>
                <c:pt idx="1339">
                  <c:v>-1.5258430000000001</c:v>
                </c:pt>
                <c:pt idx="1340">
                  <c:v>-0.60529599999999995</c:v>
                </c:pt>
                <c:pt idx="1341">
                  <c:v>-0.74151599999999995</c:v>
                </c:pt>
                <c:pt idx="1342">
                  <c:v>0.483852</c:v>
                </c:pt>
                <c:pt idx="1343">
                  <c:v>1.5248079999999999</c:v>
                </c:pt>
                <c:pt idx="1344">
                  <c:v>1.5368900000000001</c:v>
                </c:pt>
                <c:pt idx="1345">
                  <c:v>3.3947599999999998</c:v>
                </c:pt>
                <c:pt idx="1346">
                  <c:v>1.9928889999999999</c:v>
                </c:pt>
                <c:pt idx="1347">
                  <c:v>3.7318359999999999</c:v>
                </c:pt>
                <c:pt idx="1348">
                  <c:v>1.0985549999999999</c:v>
                </c:pt>
                <c:pt idx="1349">
                  <c:v>1.401529</c:v>
                </c:pt>
                <c:pt idx="1350">
                  <c:v>-0.51459100000000002</c:v>
                </c:pt>
                <c:pt idx="1351">
                  <c:v>-1.5974740000000001</c:v>
                </c:pt>
                <c:pt idx="1352">
                  <c:v>-1.2616480000000001</c:v>
                </c:pt>
                <c:pt idx="1353">
                  <c:v>-2.2165949999999999</c:v>
                </c:pt>
                <c:pt idx="1354">
                  <c:v>-0.33776499999999998</c:v>
                </c:pt>
                <c:pt idx="1355">
                  <c:v>-0.14095999999999997</c:v>
                </c:pt>
                <c:pt idx="1356">
                  <c:v>0.17432</c:v>
                </c:pt>
                <c:pt idx="1357">
                  <c:v>-0.20255900000000002</c:v>
                </c:pt>
                <c:pt idx="1358">
                  <c:v>-0.63029000000000002</c:v>
                </c:pt>
                <c:pt idx="1359">
                  <c:v>-0.36562500000000003</c:v>
                </c:pt>
                <c:pt idx="1360">
                  <c:v>1.9821960000000001</c:v>
                </c:pt>
                <c:pt idx="1361">
                  <c:v>5.6694290000000001</c:v>
                </c:pt>
                <c:pt idx="1362">
                  <c:v>4.7897600000000002</c:v>
                </c:pt>
                <c:pt idx="1363">
                  <c:v>9.8546560000000003</c:v>
                </c:pt>
                <c:pt idx="1364">
                  <c:v>4.7258170000000002</c:v>
                </c:pt>
                <c:pt idx="1365">
                  <c:v>8.7693550000000009</c:v>
                </c:pt>
                <c:pt idx="1366">
                  <c:v>3.3939889999999999</c:v>
                </c:pt>
                <c:pt idx="1367">
                  <c:v>6.3562729999999998</c:v>
                </c:pt>
                <c:pt idx="1368">
                  <c:v>2.6390479999999998</c:v>
                </c:pt>
                <c:pt idx="1369">
                  <c:v>4.9059749999999998</c:v>
                </c:pt>
                <c:pt idx="1370">
                  <c:v>2.0238640000000001</c:v>
                </c:pt>
                <c:pt idx="1371">
                  <c:v>3.909043</c:v>
                </c:pt>
                <c:pt idx="1372">
                  <c:v>1.841154</c:v>
                </c:pt>
                <c:pt idx="1373">
                  <c:v>3.6593929999999997</c:v>
                </c:pt>
                <c:pt idx="1374">
                  <c:v>1.8185020000000001</c:v>
                </c:pt>
                <c:pt idx="1375">
                  <c:v>3.5581529999999999</c:v>
                </c:pt>
                <c:pt idx="1376">
                  <c:v>1.643613</c:v>
                </c:pt>
                <c:pt idx="1377">
                  <c:v>3.2018909999999998</c:v>
                </c:pt>
                <c:pt idx="1378">
                  <c:v>1.363254</c:v>
                </c:pt>
                <c:pt idx="1379">
                  <c:v>2.3888759999999998</c:v>
                </c:pt>
                <c:pt idx="1380">
                  <c:v>0.65298400000000001</c:v>
                </c:pt>
                <c:pt idx="1381">
                  <c:v>0.96950599999999998</c:v>
                </c:pt>
                <c:pt idx="1382">
                  <c:v>0.123691</c:v>
                </c:pt>
                <c:pt idx="1383">
                  <c:v>0.200323</c:v>
                </c:pt>
                <c:pt idx="1384">
                  <c:v>0.156082</c:v>
                </c:pt>
                <c:pt idx="1385">
                  <c:v>0.44246600000000003</c:v>
                </c:pt>
                <c:pt idx="1386">
                  <c:v>0.32287500000000002</c:v>
                </c:pt>
                <c:pt idx="1387">
                  <c:v>0.381886</c:v>
                </c:pt>
                <c:pt idx="1388">
                  <c:v>-0.39649499999999999</c:v>
                </c:pt>
                <c:pt idx="1389">
                  <c:v>-1.1770080000000001</c:v>
                </c:pt>
                <c:pt idx="1390">
                  <c:v>-1.1186179999999999</c:v>
                </c:pt>
                <c:pt idx="1391">
                  <c:v>-2.4014889999999998</c:v>
                </c:pt>
                <c:pt idx="1392">
                  <c:v>-1.2497780000000001</c:v>
                </c:pt>
                <c:pt idx="1393">
                  <c:v>-2.4883610000000003</c:v>
                </c:pt>
                <c:pt idx="1394">
                  <c:v>-1.3868910000000001</c:v>
                </c:pt>
                <c:pt idx="1395">
                  <c:v>-3.0242200000000001</c:v>
                </c:pt>
                <c:pt idx="1396">
                  <c:v>-1.7588539999999999</c:v>
                </c:pt>
                <c:pt idx="1397">
                  <c:v>-3.4677479999999998</c:v>
                </c:pt>
                <c:pt idx="1398">
                  <c:v>-1.642968</c:v>
                </c:pt>
                <c:pt idx="1399">
                  <c:v>-3.2807729999999999</c:v>
                </c:pt>
                <c:pt idx="1400">
                  <c:v>-1.7626299999999999</c:v>
                </c:pt>
                <c:pt idx="1401">
                  <c:v>-3.8896889999999997</c:v>
                </c:pt>
                <c:pt idx="1402">
                  <c:v>-2.4939689999999999</c:v>
                </c:pt>
                <c:pt idx="1403">
                  <c:v>-5.3765559999999999</c:v>
                </c:pt>
                <c:pt idx="1404">
                  <c:v>-2.992324</c:v>
                </c:pt>
                <c:pt idx="1405">
                  <c:v>-5.7087500000000002</c:v>
                </c:pt>
                <c:pt idx="1406">
                  <c:v>-2.3551150000000001</c:v>
                </c:pt>
                <c:pt idx="1407">
                  <c:v>-4.3125780000000002</c:v>
                </c:pt>
                <c:pt idx="1408">
                  <c:v>-1.9457310000000001</c:v>
                </c:pt>
                <c:pt idx="1409">
                  <c:v>-4.3550120000000003</c:v>
                </c:pt>
                <c:pt idx="1410">
                  <c:v>-2.9558520000000001</c:v>
                </c:pt>
                <c:pt idx="1411">
                  <c:v>-6.3179610000000004</c:v>
                </c:pt>
                <c:pt idx="1412">
                  <c:v>-3.6270069999999999</c:v>
                </c:pt>
                <c:pt idx="1413">
                  <c:v>-7.2360579999999999</c:v>
                </c:pt>
                <c:pt idx="1414">
                  <c:v>-3.2811560000000002</c:v>
                </c:pt>
                <c:pt idx="1415">
                  <c:v>-5.8808199999999999</c:v>
                </c:pt>
                <c:pt idx="1416">
                  <c:v>-1.897697</c:v>
                </c:pt>
                <c:pt idx="1417">
                  <c:v>-3.2774729999999996</c:v>
                </c:pt>
                <c:pt idx="1418">
                  <c:v>-1.0583</c:v>
                </c:pt>
                <c:pt idx="1419">
                  <c:v>-2.1151660000000003</c:v>
                </c:pt>
                <c:pt idx="1420">
                  <c:v>-1.0820970000000001</c:v>
                </c:pt>
                <c:pt idx="1421">
                  <c:v>-1.9703850000000001</c:v>
                </c:pt>
                <c:pt idx="1422">
                  <c:v>-0.69484100000000004</c:v>
                </c:pt>
                <c:pt idx="1423">
                  <c:v>-1.2518820000000002</c:v>
                </c:pt>
                <c:pt idx="1424">
                  <c:v>-0.431033</c:v>
                </c:pt>
                <c:pt idx="1425">
                  <c:v>-0.660354</c:v>
                </c:pt>
                <c:pt idx="1426">
                  <c:v>-2.2027000000000001E-2</c:v>
                </c:pt>
                <c:pt idx="1427">
                  <c:v>0.16889900000000002</c:v>
                </c:pt>
                <c:pt idx="1428">
                  <c:v>0.39648099999999997</c:v>
                </c:pt>
                <c:pt idx="1429">
                  <c:v>0.90882699999999994</c:v>
                </c:pt>
                <c:pt idx="1430">
                  <c:v>0.53842199999999996</c:v>
                </c:pt>
                <c:pt idx="1431">
                  <c:v>1.020664</c:v>
                </c:pt>
                <c:pt idx="1432">
                  <c:v>0.32262000000000002</c:v>
                </c:pt>
                <c:pt idx="1433">
                  <c:v>0.40908100000000003</c:v>
                </c:pt>
                <c:pt idx="1434">
                  <c:v>-0.14491699999999999</c:v>
                </c:pt>
                <c:pt idx="1435">
                  <c:v>-0.48344999999999994</c:v>
                </c:pt>
                <c:pt idx="1436">
                  <c:v>-0.60025799999999996</c:v>
                </c:pt>
                <c:pt idx="1437">
                  <c:v>-1.3080379999999998</c:v>
                </c:pt>
                <c:pt idx="1438">
                  <c:v>-0.235349</c:v>
                </c:pt>
                <c:pt idx="1439">
                  <c:v>0.724831</c:v>
                </c:pt>
                <c:pt idx="1440">
                  <c:v>2.8697539999999999</c:v>
                </c:pt>
                <c:pt idx="1441">
                  <c:v>7.6218369999999993</c:v>
                </c:pt>
                <c:pt idx="1442">
                  <c:v>5.7375030000000002</c:v>
                </c:pt>
                <c:pt idx="1443">
                  <c:v>11.201890000000001</c:v>
                </c:pt>
                <c:pt idx="1444">
                  <c:v>3.934647</c:v>
                </c:pt>
                <c:pt idx="1445">
                  <c:v>5.7488989999999998</c:v>
                </c:pt>
                <c:pt idx="1446">
                  <c:v>-0.18149899999999999</c:v>
                </c:pt>
                <c:pt idx="1447">
                  <c:v>-1.398636</c:v>
                </c:pt>
                <c:pt idx="1448">
                  <c:v>-1.2737529999999999</c:v>
                </c:pt>
                <c:pt idx="1449">
                  <c:v>-1.8035919999999999</c:v>
                </c:pt>
                <c:pt idx="1450">
                  <c:v>0.83237300000000003</c:v>
                </c:pt>
                <c:pt idx="1451">
                  <c:v>3.0406819999999999</c:v>
                </c:pt>
                <c:pt idx="1452">
                  <c:v>3.0547740000000001</c:v>
                </c:pt>
                <c:pt idx="1453">
                  <c:v>6.2278199999999995</c:v>
                </c:pt>
                <c:pt idx="1454">
                  <c:v>2.6420430000000001</c:v>
                </c:pt>
                <c:pt idx="1455">
                  <c:v>4.3718700000000004</c:v>
                </c:pt>
                <c:pt idx="1456">
                  <c:v>0.94162100000000004</c:v>
                </c:pt>
                <c:pt idx="1457">
                  <c:v>1.2928410000000001</c:v>
                </c:pt>
                <c:pt idx="1458">
                  <c:v>1.1997000000000001E-2</c:v>
                </c:pt>
                <c:pt idx="1459">
                  <c:v>3.175E-2</c:v>
                </c:pt>
                <c:pt idx="1460">
                  <c:v>0.35104400000000002</c:v>
                </c:pt>
                <c:pt idx="1461">
                  <c:v>1.2142460000000002</c:v>
                </c:pt>
                <c:pt idx="1462">
                  <c:v>1.281379</c:v>
                </c:pt>
                <c:pt idx="1463">
                  <c:v>2.8499110000000001</c:v>
                </c:pt>
                <c:pt idx="1464">
                  <c:v>1.718237</c:v>
                </c:pt>
                <c:pt idx="1465">
                  <c:v>3.4082499999999998</c:v>
                </c:pt>
                <c:pt idx="1466">
                  <c:v>1.563674</c:v>
                </c:pt>
                <c:pt idx="1467">
                  <c:v>2.92624</c:v>
                </c:pt>
                <c:pt idx="1468">
                  <c:v>1.1761820000000001</c:v>
                </c:pt>
                <c:pt idx="1469">
                  <c:v>2.1988530000000002</c:v>
                </c:pt>
                <c:pt idx="1470">
                  <c:v>0.83589400000000003</c:v>
                </c:pt>
                <c:pt idx="1471">
                  <c:v>1.403664</c:v>
                </c:pt>
                <c:pt idx="1472">
                  <c:v>0.15659799999999999</c:v>
                </c:pt>
                <c:pt idx="1473">
                  <c:v>-0.16636799999999999</c:v>
                </c:pt>
                <c:pt idx="1474">
                  <c:v>-0.64390499999999995</c:v>
                </c:pt>
                <c:pt idx="1475">
                  <c:v>-1.3924240000000001</c:v>
                </c:pt>
                <c:pt idx="1476">
                  <c:v>-0.711198</c:v>
                </c:pt>
                <c:pt idx="1477">
                  <c:v>-1.3994740000000001</c:v>
                </c:pt>
                <c:pt idx="1478">
                  <c:v>-0.74581399999999998</c:v>
                </c:pt>
                <c:pt idx="1479">
                  <c:v>-1.634163</c:v>
                </c:pt>
                <c:pt idx="1480">
                  <c:v>-1.159705</c:v>
                </c:pt>
                <c:pt idx="1481">
                  <c:v>-2.6544140000000001</c:v>
                </c:pt>
                <c:pt idx="1482">
                  <c:v>-1.7336819999999999</c:v>
                </c:pt>
                <c:pt idx="1483">
                  <c:v>-3.5144839999999999</c:v>
                </c:pt>
                <c:pt idx="1484">
                  <c:v>-1.880965</c:v>
                </c:pt>
                <c:pt idx="1485">
                  <c:v>-3.9014930000000003</c:v>
                </c:pt>
                <c:pt idx="1486">
                  <c:v>-2.1986970000000001</c:v>
                </c:pt>
                <c:pt idx="1487">
                  <c:v>-4.7347760000000001</c:v>
                </c:pt>
                <c:pt idx="1488">
                  <c:v>-2.8588429999999998</c:v>
                </c:pt>
                <c:pt idx="1489">
                  <c:v>-5.8657679999999992</c:v>
                </c:pt>
                <c:pt idx="1490">
                  <c:v>-2.9023379999999999</c:v>
                </c:pt>
                <c:pt idx="1491">
                  <c:v>-5.3865080000000001</c:v>
                </c:pt>
                <c:pt idx="1492">
                  <c:v>-2.3934250000000001</c:v>
                </c:pt>
                <c:pt idx="1493">
                  <c:v>-5.0877569999999999</c:v>
                </c:pt>
                <c:pt idx="1494">
                  <c:v>-2.963368</c:v>
                </c:pt>
                <c:pt idx="1495">
                  <c:v>-6.0970639999999996</c:v>
                </c:pt>
                <c:pt idx="1496">
                  <c:v>-3.2531129999999999</c:v>
                </c:pt>
                <c:pt idx="1497">
                  <c:v>-6.4138459999999995</c:v>
                </c:pt>
                <c:pt idx="1498">
                  <c:v>-2.9139590000000002</c:v>
                </c:pt>
                <c:pt idx="1499">
                  <c:v>-5.5501880000000003</c:v>
                </c:pt>
                <c:pt idx="1500">
                  <c:v>-2.3794149999999998</c:v>
                </c:pt>
                <c:pt idx="1501">
                  <c:v>-4.4779909999999994</c:v>
                </c:pt>
                <c:pt idx="1502">
                  <c:v>-1.7489319999999999</c:v>
                </c:pt>
                <c:pt idx="1503">
                  <c:v>-3.1617419999999998</c:v>
                </c:pt>
                <c:pt idx="1504">
                  <c:v>-0.83409100000000003</c:v>
                </c:pt>
                <c:pt idx="1505">
                  <c:v>-1.057005</c:v>
                </c:pt>
                <c:pt idx="1506">
                  <c:v>3.1126999999999998E-2</c:v>
                </c:pt>
                <c:pt idx="1507">
                  <c:v>7.6574000000000003E-2</c:v>
                </c:pt>
                <c:pt idx="1508">
                  <c:v>-2.9552999999999999E-2</c:v>
                </c:pt>
                <c:pt idx="1509">
                  <c:v>-0.34920400000000001</c:v>
                </c:pt>
                <c:pt idx="1510">
                  <c:v>-0.63740300000000005</c:v>
                </c:pt>
                <c:pt idx="1511">
                  <c:v>-1.4935240000000001</c:v>
                </c:pt>
                <c:pt idx="1512">
                  <c:v>-0.98028000000000004</c:v>
                </c:pt>
                <c:pt idx="1513">
                  <c:v>-2.0402279999999999</c:v>
                </c:pt>
                <c:pt idx="1514">
                  <c:v>-0.85501799999999994</c:v>
                </c:pt>
                <c:pt idx="1515">
                  <c:v>-1.2735189999999998</c:v>
                </c:pt>
                <c:pt idx="1516">
                  <c:v>-4.8861000000000002E-2</c:v>
                </c:pt>
                <c:pt idx="1517">
                  <c:v>0.16758800000000001</c:v>
                </c:pt>
                <c:pt idx="1518">
                  <c:v>0.47214</c:v>
                </c:pt>
                <c:pt idx="1519">
                  <c:v>0.98217299999999996</c:v>
                </c:pt>
                <c:pt idx="1520">
                  <c:v>0.40688400000000002</c:v>
                </c:pt>
                <c:pt idx="1521">
                  <c:v>0.86953100000000005</c:v>
                </c:pt>
                <c:pt idx="1522">
                  <c:v>0.80938299999999996</c:v>
                </c:pt>
                <c:pt idx="1523">
                  <c:v>2.1222630000000002</c:v>
                </c:pt>
                <c:pt idx="1524">
                  <c:v>1.6085210000000001</c:v>
                </c:pt>
                <c:pt idx="1525">
                  <c:v>2.9136570000000002</c:v>
                </c:pt>
                <c:pt idx="1526">
                  <c:v>0.22844900000000001</c:v>
                </c:pt>
                <c:pt idx="1527">
                  <c:v>-1.294848</c:v>
                </c:pt>
                <c:pt idx="1528">
                  <c:v>-3.600816</c:v>
                </c:pt>
                <c:pt idx="1529">
                  <c:v>-8.6793319999999987</c:v>
                </c:pt>
                <c:pt idx="1530">
                  <c:v>-5.2581369999999996</c:v>
                </c:pt>
                <c:pt idx="1531">
                  <c:v>-9.3660429999999995</c:v>
                </c:pt>
                <c:pt idx="1532">
                  <c:v>-1.8525</c:v>
                </c:pt>
                <c:pt idx="1533">
                  <c:v>-0.94901600000000008</c:v>
                </c:pt>
                <c:pt idx="1534">
                  <c:v>3.648901</c:v>
                </c:pt>
                <c:pt idx="1535">
                  <c:v>9.2093430000000005</c:v>
                </c:pt>
                <c:pt idx="1536">
                  <c:v>6.4048210000000001</c:v>
                </c:pt>
                <c:pt idx="1537">
                  <c:v>12.924828</c:v>
                </c:pt>
                <c:pt idx="1538">
                  <c:v>6.1415579999999999</c:v>
                </c:pt>
                <c:pt idx="1539">
                  <c:v>11.497941000000001</c:v>
                </c:pt>
                <c:pt idx="1540">
                  <c:v>4.4516229999999997</c:v>
                </c:pt>
                <c:pt idx="1541">
                  <c:v>8.2818670000000001</c:v>
                </c:pt>
                <c:pt idx="1542">
                  <c:v>3.0346630000000001</c:v>
                </c:pt>
                <c:pt idx="1543">
                  <c:v>5.2466390000000001</c:v>
                </c:pt>
                <c:pt idx="1544">
                  <c:v>1.48471</c:v>
                </c:pt>
                <c:pt idx="1545">
                  <c:v>2.4464600000000001</c:v>
                </c:pt>
                <c:pt idx="1546">
                  <c:v>0.767845</c:v>
                </c:pt>
                <c:pt idx="1547">
                  <c:v>1.723201</c:v>
                </c:pt>
                <c:pt idx="1548">
                  <c:v>1.4210719999999999</c:v>
                </c:pt>
                <c:pt idx="1549">
                  <c:v>3.1045729999999998</c:v>
                </c:pt>
                <c:pt idx="1550">
                  <c:v>1.5806880000000001</c:v>
                </c:pt>
                <c:pt idx="1551">
                  <c:v>2.8283800000000001</c:v>
                </c:pt>
                <c:pt idx="1552">
                  <c:v>0.88254299999999997</c:v>
                </c:pt>
                <c:pt idx="1553">
                  <c:v>1.4519549999999999</c:v>
                </c:pt>
                <c:pt idx="1554">
                  <c:v>0.31781599999999999</c:v>
                </c:pt>
                <c:pt idx="1555">
                  <c:v>0.50520699999999996</c:v>
                </c:pt>
                <c:pt idx="1556">
                  <c:v>0.147254</c:v>
                </c:pt>
                <c:pt idx="1557">
                  <c:v>0.29885400000000001</c:v>
                </c:pt>
                <c:pt idx="1558">
                  <c:v>9.0700000000000003E-2</c:v>
                </c:pt>
                <c:pt idx="1559">
                  <c:v>9.7953999999999999E-2</c:v>
                </c:pt>
                <c:pt idx="1560">
                  <c:v>-0.19436</c:v>
                </c:pt>
                <c:pt idx="1561">
                  <c:v>-0.69450199999999995</c:v>
                </c:pt>
                <c:pt idx="1562">
                  <c:v>-0.70114100000000001</c:v>
                </c:pt>
                <c:pt idx="1563">
                  <c:v>-1.399411</c:v>
                </c:pt>
                <c:pt idx="1564">
                  <c:v>-0.63102899999999995</c:v>
                </c:pt>
                <c:pt idx="1565">
                  <c:v>-1.312532</c:v>
                </c:pt>
                <c:pt idx="1566">
                  <c:v>-0.80310199999999998</c:v>
                </c:pt>
                <c:pt idx="1567">
                  <c:v>-1.7757109999999998</c:v>
                </c:pt>
                <c:pt idx="1568">
                  <c:v>-1.23177</c:v>
                </c:pt>
                <c:pt idx="1569">
                  <c:v>-2.7228310000000002</c:v>
                </c:pt>
                <c:pt idx="1570">
                  <c:v>-1.633121</c:v>
                </c:pt>
                <c:pt idx="1571">
                  <c:v>-3.2634609999999999</c:v>
                </c:pt>
                <c:pt idx="1572">
                  <c:v>-1.582727</c:v>
                </c:pt>
                <c:pt idx="1573">
                  <c:v>-3.1955619999999998</c:v>
                </c:pt>
                <c:pt idx="1574">
                  <c:v>-1.8605780000000001</c:v>
                </c:pt>
                <c:pt idx="1575">
                  <c:v>-4.2237460000000002</c:v>
                </c:pt>
                <c:pt idx="1576">
                  <c:v>-2.669794</c:v>
                </c:pt>
                <c:pt idx="1577">
                  <c:v>-5.3511139999999999</c:v>
                </c:pt>
                <c:pt idx="1578">
                  <c:v>-2.4275720000000001</c:v>
                </c:pt>
                <c:pt idx="1579">
                  <c:v>-4.3126199999999999</c:v>
                </c:pt>
                <c:pt idx="1580">
                  <c:v>-1.701954</c:v>
                </c:pt>
                <c:pt idx="1581">
                  <c:v>-3.7231490000000003</c:v>
                </c:pt>
                <c:pt idx="1582">
                  <c:v>-2.580022</c:v>
                </c:pt>
                <c:pt idx="1583">
                  <c:v>-5.6934670000000001</c:v>
                </c:pt>
                <c:pt idx="1584">
                  <c:v>-3.4701529999999998</c:v>
                </c:pt>
                <c:pt idx="1585">
                  <c:v>-6.860487</c:v>
                </c:pt>
                <c:pt idx="1586">
                  <c:v>-2.8694869999999999</c:v>
                </c:pt>
                <c:pt idx="1587">
                  <c:v>-5.0677939999999992</c:v>
                </c:pt>
                <c:pt idx="1588">
                  <c:v>-1.631119</c:v>
                </c:pt>
                <c:pt idx="1589">
                  <c:v>-3.1493150000000001</c:v>
                </c:pt>
                <c:pt idx="1590">
                  <c:v>-1.7321770000000001</c:v>
                </c:pt>
                <c:pt idx="1591">
                  <c:v>-3.419737</c:v>
                </c:pt>
                <c:pt idx="1592">
                  <c:v>-1.388468</c:v>
                </c:pt>
                <c:pt idx="1593">
                  <c:v>-2.3202069999999999</c:v>
                </c:pt>
                <c:pt idx="1594">
                  <c:v>-0.44741599999999998</c:v>
                </c:pt>
                <c:pt idx="1595">
                  <c:v>-0.58116100000000004</c:v>
                </c:pt>
                <c:pt idx="1596">
                  <c:v>-8.2293000000000005E-2</c:v>
                </c:pt>
                <c:pt idx="1597">
                  <c:v>-0.30261399999999999</c:v>
                </c:pt>
                <c:pt idx="1598">
                  <c:v>-0.32403300000000002</c:v>
                </c:pt>
                <c:pt idx="1599">
                  <c:v>-0.70695700000000006</c:v>
                </c:pt>
                <c:pt idx="1600">
                  <c:v>-0.416209</c:v>
                </c:pt>
                <c:pt idx="1601">
                  <c:v>-0.88390299999999999</c:v>
                </c:pt>
                <c:pt idx="1602">
                  <c:v>-0.47887299999999999</c:v>
                </c:pt>
                <c:pt idx="1603">
                  <c:v>-0.83918800000000005</c:v>
                </c:pt>
                <c:pt idx="1604">
                  <c:v>-7.5706999999999997E-2</c:v>
                </c:pt>
                <c:pt idx="1605">
                  <c:v>0.232542</c:v>
                </c:pt>
                <c:pt idx="1606">
                  <c:v>0.78870899999999999</c:v>
                </c:pt>
                <c:pt idx="1607">
                  <c:v>1.8196180000000002</c:v>
                </c:pt>
                <c:pt idx="1608">
                  <c:v>1.034491</c:v>
                </c:pt>
                <c:pt idx="1609">
                  <c:v>1.849499</c:v>
                </c:pt>
                <c:pt idx="1610">
                  <c:v>0.43399399999999999</c:v>
                </c:pt>
                <c:pt idx="1611">
                  <c:v>0.58763799999999999</c:v>
                </c:pt>
                <c:pt idx="1612">
                  <c:v>4.2590999999999997E-2</c:v>
                </c:pt>
                <c:pt idx="1613">
                  <c:v>0.101351</c:v>
                </c:pt>
                <c:pt idx="1614">
                  <c:v>-0.22584199999999999</c:v>
                </c:pt>
                <c:pt idx="1615">
                  <c:v>-1.1638839999999999</c:v>
                </c:pt>
                <c:pt idx="1616">
                  <c:v>-1.8680589999999999</c:v>
                </c:pt>
                <c:pt idx="1617">
                  <c:v>-4.5395529999999997</c:v>
                </c:pt>
                <c:pt idx="1618">
                  <c:v>-2.6934619999999998</c:v>
                </c:pt>
                <c:pt idx="1619">
                  <c:v>-4.2644729999999997</c:v>
                </c:pt>
                <c:pt idx="1620">
                  <c:v>0.58103099999999996</c:v>
                </c:pt>
                <c:pt idx="1621">
                  <c:v>3.3524279999999997</c:v>
                </c:pt>
                <c:pt idx="1622">
                  <c:v>4.413233</c:v>
                </c:pt>
                <c:pt idx="1623">
                  <c:v>9.7882719999999992</c:v>
                </c:pt>
                <c:pt idx="1624">
                  <c:v>5.5621070000000001</c:v>
                </c:pt>
                <c:pt idx="1625">
                  <c:v>10.904461000000001</c:v>
                </c:pt>
                <c:pt idx="1626">
                  <c:v>4.9377680000000002</c:v>
                </c:pt>
                <c:pt idx="1627">
                  <c:v>9.1654140000000002</c:v>
                </c:pt>
                <c:pt idx="1628">
                  <c:v>3.589121</c:v>
                </c:pt>
                <c:pt idx="1629">
                  <c:v>6.7118120000000001</c:v>
                </c:pt>
                <c:pt idx="1630">
                  <c:v>2.7295970000000001</c:v>
                </c:pt>
                <c:pt idx="1631">
                  <c:v>5.155672</c:v>
                </c:pt>
                <c:pt idx="1632">
                  <c:v>2.2537539999999998</c:v>
                </c:pt>
                <c:pt idx="1633">
                  <c:v>4.4652829999999994</c:v>
                </c:pt>
                <c:pt idx="1634">
                  <c:v>2.150207</c:v>
                </c:pt>
                <c:pt idx="1635">
                  <c:v>4.1400969999999999</c:v>
                </c:pt>
                <c:pt idx="1636">
                  <c:v>1.814597</c:v>
                </c:pt>
                <c:pt idx="1637">
                  <c:v>3.452725</c:v>
                </c:pt>
                <c:pt idx="1638">
                  <c:v>1.4806969999999999</c:v>
                </c:pt>
                <c:pt idx="1639">
                  <c:v>2.8230209999999998</c:v>
                </c:pt>
                <c:pt idx="1640">
                  <c:v>1.195333</c:v>
                </c:pt>
                <c:pt idx="1641">
                  <c:v>2.1657820000000001</c:v>
                </c:pt>
                <c:pt idx="1642">
                  <c:v>0.65913500000000003</c:v>
                </c:pt>
                <c:pt idx="1643">
                  <c:v>0.98554600000000003</c:v>
                </c:pt>
                <c:pt idx="1644">
                  <c:v>8.6301000000000003E-2</c:v>
                </c:pt>
                <c:pt idx="1645">
                  <c:v>0.12965100000000002</c:v>
                </c:pt>
                <c:pt idx="1646">
                  <c:v>8.1506999999999996E-2</c:v>
                </c:pt>
                <c:pt idx="1647">
                  <c:v>0.13322200000000001</c:v>
                </c:pt>
                <c:pt idx="1648">
                  <c:v>-0.15782099999999999</c:v>
                </c:pt>
                <c:pt idx="1649">
                  <c:v>-0.63465700000000003</c:v>
                </c:pt>
                <c:pt idx="1650">
                  <c:v>-0.896953</c:v>
                </c:pt>
                <c:pt idx="1651">
                  <c:v>-2.257803</c:v>
                </c:pt>
                <c:pt idx="1652">
                  <c:v>-1.7469710000000001</c:v>
                </c:pt>
                <c:pt idx="1653">
                  <c:v>-3.7096550000000001</c:v>
                </c:pt>
                <c:pt idx="1654">
                  <c:v>-1.9420390000000001</c:v>
                </c:pt>
                <c:pt idx="1655">
                  <c:v>-3.89209</c:v>
                </c:pt>
                <c:pt idx="1656">
                  <c:v>-2.122188</c:v>
                </c:pt>
                <c:pt idx="1657">
                  <c:v>-4.5297210000000003</c:v>
                </c:pt>
                <c:pt idx="1658">
                  <c:v>-2.8891079999999998</c:v>
                </c:pt>
                <c:pt idx="1659">
                  <c:v>-6.1843360000000001</c:v>
                </c:pt>
                <c:pt idx="1660">
                  <c:v>-3.396547</c:v>
                </c:pt>
                <c:pt idx="1661">
                  <c:v>-6.6107589999999998</c:v>
                </c:pt>
                <c:pt idx="1662">
                  <c:v>-2.6641889999999999</c:v>
                </c:pt>
                <c:pt idx="1663">
                  <c:v>-4.9224809999999994</c:v>
                </c:pt>
                <c:pt idx="1664">
                  <c:v>-2.3281339999999999</c:v>
                </c:pt>
                <c:pt idx="1665">
                  <c:v>-4.9981559999999998</c:v>
                </c:pt>
                <c:pt idx="1666">
                  <c:v>-3.2542149999999999</c:v>
                </c:pt>
                <c:pt idx="1667">
                  <c:v>-7.1044179999999999</c:v>
                </c:pt>
                <c:pt idx="1668">
                  <c:v>-4.0935790000000001</c:v>
                </c:pt>
                <c:pt idx="1669">
                  <c:v>-8.0266760000000001</c:v>
                </c:pt>
                <c:pt idx="1670">
                  <c:v>-3.5644809999999998</c:v>
                </c:pt>
                <c:pt idx="1671">
                  <c:v>-6.7206019999999995</c:v>
                </c:pt>
                <c:pt idx="1672">
                  <c:v>-2.8453020000000002</c:v>
                </c:pt>
                <c:pt idx="1673">
                  <c:v>-5.5370050000000006</c:v>
                </c:pt>
                <c:pt idx="1674">
                  <c:v>-2.3348010000000001</c:v>
                </c:pt>
                <c:pt idx="1675">
                  <c:v>-4.1574160000000004</c:v>
                </c:pt>
                <c:pt idx="1676">
                  <c:v>-1.4087719999999999</c:v>
                </c:pt>
                <c:pt idx="1677">
                  <c:v>-2.4496279999999997</c:v>
                </c:pt>
                <c:pt idx="1678">
                  <c:v>-0.77208299999999996</c:v>
                </c:pt>
                <c:pt idx="1679">
                  <c:v>-1.4362599999999999</c:v>
                </c:pt>
                <c:pt idx="1680">
                  <c:v>-0.68489100000000003</c:v>
                </c:pt>
                <c:pt idx="1681">
                  <c:v>-1.4744679999999999</c:v>
                </c:pt>
                <c:pt idx="1682">
                  <c:v>-0.80057400000000001</c:v>
                </c:pt>
                <c:pt idx="1683">
                  <c:v>-1.4779910000000001</c:v>
                </c:pt>
                <c:pt idx="1684">
                  <c:v>-0.414713</c:v>
                </c:pt>
                <c:pt idx="1685">
                  <c:v>-0.51132699999999998</c:v>
                </c:pt>
                <c:pt idx="1686">
                  <c:v>0.29403299999999999</c:v>
                </c:pt>
                <c:pt idx="1687">
                  <c:v>0.988483</c:v>
                </c:pt>
                <c:pt idx="1688">
                  <c:v>0.90861099999999995</c:v>
                </c:pt>
                <c:pt idx="1689">
                  <c:v>1.871837</c:v>
                </c:pt>
                <c:pt idx="1690">
                  <c:v>0.69289999999999996</c:v>
                </c:pt>
                <c:pt idx="1691">
                  <c:v>0.70071299999999992</c:v>
                </c:pt>
                <c:pt idx="1692">
                  <c:v>-0.78308599999999995</c:v>
                </c:pt>
                <c:pt idx="1693">
                  <c:v>-2.1452010000000001</c:v>
                </c:pt>
                <c:pt idx="1694">
                  <c:v>-1.5065440000000001</c:v>
                </c:pt>
                <c:pt idx="1695">
                  <c:v>-2.771808</c:v>
                </c:pt>
                <c:pt idx="1696">
                  <c:v>-0.97797500000000004</c:v>
                </c:pt>
                <c:pt idx="1697">
                  <c:v>-1.8367900000000001</c:v>
                </c:pt>
                <c:pt idx="1698">
                  <c:v>-0.71783300000000005</c:v>
                </c:pt>
                <c:pt idx="1699">
                  <c:v>-1.3045439999999999</c:v>
                </c:pt>
                <c:pt idx="1700">
                  <c:v>-0.21141599999999999</c:v>
                </c:pt>
                <c:pt idx="1701">
                  <c:v>0.38613500000000006</c:v>
                </c:pt>
                <c:pt idx="1702">
                  <c:v>1.9834890000000001</c:v>
                </c:pt>
                <c:pt idx="1703">
                  <c:v>5.916766</c:v>
                </c:pt>
                <c:pt idx="1704">
                  <c:v>5.9299160000000004</c:v>
                </c:pt>
                <c:pt idx="1705">
                  <c:v>13.141012</c:v>
                </c:pt>
                <c:pt idx="1706">
                  <c:v>7.4725489999999999</c:v>
                </c:pt>
                <c:pt idx="1707">
                  <c:v>14.464333</c:v>
                </c:pt>
                <c:pt idx="1708">
                  <c:v>5.956029</c:v>
                </c:pt>
                <c:pt idx="1709">
                  <c:v>10.820702000000001</c:v>
                </c:pt>
                <c:pt idx="1710">
                  <c:v>3.9652289999999999</c:v>
                </c:pt>
                <c:pt idx="1711">
                  <c:v>7.0522779999999994</c:v>
                </c:pt>
                <c:pt idx="1712">
                  <c:v>2.54847</c:v>
                </c:pt>
                <c:pt idx="1713">
                  <c:v>4.9034250000000004</c:v>
                </c:pt>
                <c:pt idx="1714">
                  <c:v>2.422329</c:v>
                </c:pt>
                <c:pt idx="1715">
                  <c:v>4.8969469999999999</c:v>
                </c:pt>
                <c:pt idx="1716">
                  <c:v>2.3988619999999998</c:v>
                </c:pt>
                <c:pt idx="1717">
                  <c:v>4.636641</c:v>
                </c:pt>
                <c:pt idx="1718">
                  <c:v>2.0724140000000002</c:v>
                </c:pt>
                <c:pt idx="1719">
                  <c:v>3.9337240000000002</c:v>
                </c:pt>
                <c:pt idx="1720">
                  <c:v>1.5511790000000001</c:v>
                </c:pt>
                <c:pt idx="1721">
                  <c:v>2.7016900000000001</c:v>
                </c:pt>
                <c:pt idx="1722">
                  <c:v>0.73708399999999996</c:v>
                </c:pt>
                <c:pt idx="1723">
                  <c:v>1.1982249999999999</c:v>
                </c:pt>
                <c:pt idx="1724">
                  <c:v>0.40894200000000003</c:v>
                </c:pt>
                <c:pt idx="1725">
                  <c:v>0.91378100000000007</c:v>
                </c:pt>
                <c:pt idx="1726">
                  <c:v>0.57411599999999996</c:v>
                </c:pt>
                <c:pt idx="1727">
                  <c:v>1.072565</c:v>
                </c:pt>
                <c:pt idx="1728">
                  <c:v>0.27576499999999998</c:v>
                </c:pt>
                <c:pt idx="1729">
                  <c:v>0.24166599999999999</c:v>
                </c:pt>
                <c:pt idx="1730">
                  <c:v>-0.400227</c:v>
                </c:pt>
                <c:pt idx="1731">
                  <c:v>-1.1825030000000001</c:v>
                </c:pt>
                <c:pt idx="1732">
                  <c:v>-1.1589750000000001</c:v>
                </c:pt>
                <c:pt idx="1733">
                  <c:v>-2.5913140000000001</c:v>
                </c:pt>
                <c:pt idx="1734">
                  <c:v>-1.6355489999999999</c:v>
                </c:pt>
                <c:pt idx="1735">
                  <c:v>-3.5755239999999997</c:v>
                </c:pt>
                <c:pt idx="1736">
                  <c:v>-2.3775439999999999</c:v>
                </c:pt>
                <c:pt idx="1737">
                  <c:v>-5.1275110000000002</c:v>
                </c:pt>
                <c:pt idx="1738">
                  <c:v>-2.9089010000000002</c:v>
                </c:pt>
                <c:pt idx="1739">
                  <c:v>-5.8178140000000003</c:v>
                </c:pt>
                <c:pt idx="1740">
                  <c:v>-2.8155160000000001</c:v>
                </c:pt>
                <c:pt idx="1741">
                  <c:v>-5.5837669999999999</c:v>
                </c:pt>
                <c:pt idx="1742">
                  <c:v>-2.8372480000000002</c:v>
                </c:pt>
                <c:pt idx="1743">
                  <c:v>-5.822451</c:v>
                </c:pt>
                <c:pt idx="1744">
                  <c:v>-3.0288379999999999</c:v>
                </c:pt>
                <c:pt idx="1745">
                  <c:v>-6.017144</c:v>
                </c:pt>
                <c:pt idx="1746">
                  <c:v>-2.911403</c:v>
                </c:pt>
                <c:pt idx="1747">
                  <c:v>-5.7124310000000005</c:v>
                </c:pt>
                <c:pt idx="1748">
                  <c:v>-2.8744580000000002</c:v>
                </c:pt>
                <c:pt idx="1749">
                  <c:v>-5.8626820000000004</c:v>
                </c:pt>
                <c:pt idx="1750">
                  <c:v>-3.1595870000000001</c:v>
                </c:pt>
                <c:pt idx="1751">
                  <c:v>-6.4883670000000002</c:v>
                </c:pt>
                <c:pt idx="1752">
                  <c:v>-3.256014</c:v>
                </c:pt>
                <c:pt idx="1753">
                  <c:v>-6.1268029999999998</c:v>
                </c:pt>
                <c:pt idx="1754">
                  <c:v>-2.28193</c:v>
                </c:pt>
                <c:pt idx="1755">
                  <c:v>-3.7788940000000002</c:v>
                </c:pt>
                <c:pt idx="1756">
                  <c:v>-0.800234</c:v>
                </c:pt>
                <c:pt idx="1757">
                  <c:v>-1.1923589999999999</c:v>
                </c:pt>
                <c:pt idx="1758">
                  <c:v>-0.190774</c:v>
                </c:pt>
                <c:pt idx="1759">
                  <c:v>-0.27942</c:v>
                </c:pt>
                <c:pt idx="1760">
                  <c:v>-6.8755999999999998E-2</c:v>
                </c:pt>
                <c:pt idx="1761">
                  <c:v>-0.14765600000000001</c:v>
                </c:pt>
                <c:pt idx="1762">
                  <c:v>-0.12970400000000001</c:v>
                </c:pt>
                <c:pt idx="1763">
                  <c:v>-0.30710100000000001</c:v>
                </c:pt>
                <c:pt idx="1764">
                  <c:v>-0.17815</c:v>
                </c:pt>
                <c:pt idx="1765">
                  <c:v>-0.29825699999999999</c:v>
                </c:pt>
                <c:pt idx="1766">
                  <c:v>-4.7952000000000002E-2</c:v>
                </c:pt>
                <c:pt idx="1767">
                  <c:v>-4.8083000000000001E-2</c:v>
                </c:pt>
                <c:pt idx="1768">
                  <c:v>4.1292000000000002E-2</c:v>
                </c:pt>
                <c:pt idx="1769">
                  <c:v>0.15797600000000001</c:v>
                </c:pt>
                <c:pt idx="1770">
                  <c:v>0.310276</c:v>
                </c:pt>
                <c:pt idx="1771">
                  <c:v>0.97512500000000002</c:v>
                </c:pt>
                <c:pt idx="1772">
                  <c:v>1.0825130000000001</c:v>
                </c:pt>
                <c:pt idx="1773">
                  <c:v>2.410231</c:v>
                </c:pt>
                <c:pt idx="1774">
                  <c:v>1.1435340000000001</c:v>
                </c:pt>
                <c:pt idx="1775">
                  <c:v>1.6422350000000001</c:v>
                </c:pt>
                <c:pt idx="1776">
                  <c:v>-0.486628</c:v>
                </c:pt>
                <c:pt idx="1777">
                  <c:v>-1.8141210000000001</c:v>
                </c:pt>
                <c:pt idx="1778">
                  <c:v>-1.701597</c:v>
                </c:pt>
                <c:pt idx="1779">
                  <c:v>-3.3837260000000002</c:v>
                </c:pt>
                <c:pt idx="1780">
                  <c:v>-1.528046</c:v>
                </c:pt>
                <c:pt idx="1781">
                  <c:v>-2.8762889999999999</c:v>
                </c:pt>
                <c:pt idx="1782">
                  <c:v>-1.357934</c:v>
                </c:pt>
                <c:pt idx="1783">
                  <c:v>-2.956439</c:v>
                </c:pt>
                <c:pt idx="1784">
                  <c:v>-1.866592</c:v>
                </c:pt>
                <c:pt idx="1785">
                  <c:v>-3.6261130000000001</c:v>
                </c:pt>
                <c:pt idx="1786">
                  <c:v>-0.84580200000000005</c:v>
                </c:pt>
                <c:pt idx="1787">
                  <c:v>0.12540499999999999</c:v>
                </c:pt>
                <c:pt idx="1788">
                  <c:v>3.2116530000000001</c:v>
                </c:pt>
                <c:pt idx="1789">
                  <c:v>8.3946630000000013</c:v>
                </c:pt>
                <c:pt idx="1790">
                  <c:v>6.2605940000000002</c:v>
                </c:pt>
                <c:pt idx="1791">
                  <c:v>12.615594999999999</c:v>
                </c:pt>
                <c:pt idx="1792">
                  <c:v>5.8015369999999997</c:v>
                </c:pt>
                <c:pt idx="1793">
                  <c:v>10.873452</c:v>
                </c:pt>
                <c:pt idx="1794">
                  <c:v>4.3951039999999999</c:v>
                </c:pt>
                <c:pt idx="1795">
                  <c:v>8.2450039999999998</c:v>
                </c:pt>
                <c:pt idx="1796">
                  <c:v>3.4205220000000001</c:v>
                </c:pt>
                <c:pt idx="1797">
                  <c:v>6.4755199999999995</c:v>
                </c:pt>
                <c:pt idx="1798">
                  <c:v>2.7438750000000001</c:v>
                </c:pt>
                <c:pt idx="1799">
                  <c:v>5.1629629999999995</c:v>
                </c:pt>
                <c:pt idx="1800">
                  <c:v>2.1647270000000001</c:v>
                </c:pt>
                <c:pt idx="1801">
                  <c:v>4.1657159999999998</c:v>
                </c:pt>
                <c:pt idx="1802">
                  <c:v>1.8129090000000001</c:v>
                </c:pt>
                <c:pt idx="1803">
                  <c:v>3.3708170000000002</c:v>
                </c:pt>
                <c:pt idx="1804">
                  <c:v>1.2049989999999999</c:v>
                </c:pt>
                <c:pt idx="1805">
                  <c:v>2.1092009999999997</c:v>
                </c:pt>
                <c:pt idx="1806">
                  <c:v>0.78235299999999997</c:v>
                </c:pt>
                <c:pt idx="1807">
                  <c:v>1.5588359999999999</c:v>
                </c:pt>
                <c:pt idx="1808">
                  <c:v>0.81937499999999996</c:v>
                </c:pt>
                <c:pt idx="1809">
                  <c:v>1.637661</c:v>
                </c:pt>
                <c:pt idx="1810">
                  <c:v>0.71140400000000004</c:v>
                </c:pt>
                <c:pt idx="1811">
                  <c:v>1.071601</c:v>
                </c:pt>
                <c:pt idx="1812">
                  <c:v>-0.201068</c:v>
                </c:pt>
                <c:pt idx="1813">
                  <c:v>-0.92819400000000007</c:v>
                </c:pt>
                <c:pt idx="1814">
                  <c:v>-0.99946100000000004</c:v>
                </c:pt>
                <c:pt idx="1815">
                  <c:v>-1.975886</c:v>
                </c:pt>
                <c:pt idx="1816">
                  <c:v>-0.760355</c:v>
                </c:pt>
                <c:pt idx="1817">
                  <c:v>-1.3533740000000001</c:v>
                </c:pt>
                <c:pt idx="1818">
                  <c:v>-0.64159500000000003</c:v>
                </c:pt>
                <c:pt idx="1819">
                  <c:v>-1.5115080000000001</c:v>
                </c:pt>
                <c:pt idx="1820">
                  <c:v>-1.266378</c:v>
                </c:pt>
                <c:pt idx="1821">
                  <c:v>-2.911133</c:v>
                </c:pt>
                <c:pt idx="1822">
                  <c:v>-1.82721</c:v>
                </c:pt>
                <c:pt idx="1823">
                  <c:v>-3.663252</c:v>
                </c:pt>
                <c:pt idx="1824">
                  <c:v>-1.7510479999999999</c:v>
                </c:pt>
                <c:pt idx="1825">
                  <c:v>-3.3850739999999999</c:v>
                </c:pt>
                <c:pt idx="1826">
                  <c:v>-1.6563969999999999</c:v>
                </c:pt>
                <c:pt idx="1827">
                  <c:v>-3.5459909999999999</c:v>
                </c:pt>
                <c:pt idx="1828">
                  <c:v>-2.2040380000000002</c:v>
                </c:pt>
                <c:pt idx="1829">
                  <c:v>-4.8037840000000003</c:v>
                </c:pt>
                <c:pt idx="1830">
                  <c:v>-2.9829020000000002</c:v>
                </c:pt>
                <c:pt idx="1831">
                  <c:v>-6.0656720000000002</c:v>
                </c:pt>
                <c:pt idx="1832">
                  <c:v>-2.7671079999999999</c:v>
                </c:pt>
                <c:pt idx="1833">
                  <c:v>-4.9500299999999999</c:v>
                </c:pt>
                <c:pt idx="1834">
                  <c:v>-1.617918</c:v>
                </c:pt>
                <c:pt idx="1835">
                  <c:v>-2.9062049999999999</c:v>
                </c:pt>
                <c:pt idx="1836">
                  <c:v>-1.5886739999999999</c:v>
                </c:pt>
                <c:pt idx="1837">
                  <c:v>-3.890619</c:v>
                </c:pt>
                <c:pt idx="1838">
                  <c:v>-2.9503059999999999</c:v>
                </c:pt>
                <c:pt idx="1839">
                  <c:v>-6.3210759999999997</c:v>
                </c:pt>
                <c:pt idx="1840">
                  <c:v>-3.433297</c:v>
                </c:pt>
                <c:pt idx="1841">
                  <c:v>-6.42523</c:v>
                </c:pt>
                <c:pt idx="1842">
                  <c:v>-2.1542050000000001</c:v>
                </c:pt>
                <c:pt idx="1843">
                  <c:v>-3.4483230000000002</c:v>
                </c:pt>
                <c:pt idx="1844">
                  <c:v>-0.71308400000000005</c:v>
                </c:pt>
                <c:pt idx="1845">
                  <c:v>-1.2410680000000001</c:v>
                </c:pt>
                <c:pt idx="1846">
                  <c:v>-0.67521500000000001</c:v>
                </c:pt>
                <c:pt idx="1847">
                  <c:v>-1.538297</c:v>
                </c:pt>
                <c:pt idx="1848">
                  <c:v>-1.043582</c:v>
                </c:pt>
                <c:pt idx="1849">
                  <c:v>-2.1857359999999999</c:v>
                </c:pt>
                <c:pt idx="1850">
                  <c:v>-1.07887</c:v>
                </c:pt>
                <c:pt idx="1851">
                  <c:v>-1.800468</c:v>
                </c:pt>
                <c:pt idx="1852">
                  <c:v>-6.7996000000000001E-2</c:v>
                </c:pt>
                <c:pt idx="1853">
                  <c:v>0.68511799999999989</c:v>
                </c:pt>
                <c:pt idx="1854">
                  <c:v>1.295558</c:v>
                </c:pt>
                <c:pt idx="1855">
                  <c:v>2.642865</c:v>
                </c:pt>
                <c:pt idx="1856">
                  <c:v>1.0295730000000001</c:v>
                </c:pt>
                <c:pt idx="1857">
                  <c:v>1.5236070000000002</c:v>
                </c:pt>
                <c:pt idx="1858">
                  <c:v>-8.7192000000000006E-2</c:v>
                </c:pt>
                <c:pt idx="1859">
                  <c:v>-0.39709800000000001</c:v>
                </c:pt>
                <c:pt idx="1860">
                  <c:v>-0.13165099999999999</c:v>
                </c:pt>
                <c:pt idx="1861">
                  <c:v>1.2353000000000003E-2</c:v>
                </c:pt>
                <c:pt idx="1862">
                  <c:v>0.39098100000000002</c:v>
                </c:pt>
                <c:pt idx="1863">
                  <c:v>0.93590700000000004</c:v>
                </c:pt>
                <c:pt idx="1864">
                  <c:v>0.50038300000000002</c:v>
                </c:pt>
                <c:pt idx="1865">
                  <c:v>0.29990000000000006</c:v>
                </c:pt>
                <c:pt idx="1866">
                  <c:v>-1.465684</c:v>
                </c:pt>
                <c:pt idx="1867">
                  <c:v>-4.1309109999999993</c:v>
                </c:pt>
                <c:pt idx="1868">
                  <c:v>-3.1192989999999998</c:v>
                </c:pt>
                <c:pt idx="1869">
                  <c:v>-5.4762830000000005</c:v>
                </c:pt>
                <c:pt idx="1870">
                  <c:v>-0.27235999999999999</c:v>
                </c:pt>
                <c:pt idx="1871">
                  <c:v>2.5222899999999999</c:v>
                </c:pt>
                <c:pt idx="1872">
                  <c:v>5.5246550000000001</c:v>
                </c:pt>
                <c:pt idx="1873">
                  <c:v>12.144054000000001</c:v>
                </c:pt>
                <c:pt idx="1874">
                  <c:v>6.4613129999999996</c:v>
                </c:pt>
                <c:pt idx="1875">
                  <c:v>12.388407000000001</c:v>
                </c:pt>
                <c:pt idx="1876">
                  <c:v>5.2244169999999999</c:v>
                </c:pt>
                <c:pt idx="1877">
                  <c:v>9.7237709999999993</c:v>
                </c:pt>
                <c:pt idx="1878">
                  <c:v>3.8171379999999999</c:v>
                </c:pt>
                <c:pt idx="1879">
                  <c:v>6.9937880000000003</c:v>
                </c:pt>
                <c:pt idx="1880">
                  <c:v>2.6991100000000001</c:v>
                </c:pt>
                <c:pt idx="1881">
                  <c:v>4.9312269999999998</c:v>
                </c:pt>
                <c:pt idx="1882">
                  <c:v>1.9057329999999999</c:v>
                </c:pt>
                <c:pt idx="1883">
                  <c:v>3.68743</c:v>
                </c:pt>
                <c:pt idx="1884">
                  <c:v>1.7098390000000001</c:v>
                </c:pt>
                <c:pt idx="1885">
                  <c:v>3.2956080000000001</c:v>
                </c:pt>
                <c:pt idx="1886">
                  <c:v>1.441365</c:v>
                </c:pt>
                <c:pt idx="1887">
                  <c:v>2.724243</c:v>
                </c:pt>
                <c:pt idx="1888">
                  <c:v>1.0355319999999999</c:v>
                </c:pt>
                <c:pt idx="1889">
                  <c:v>1.6816809999999998</c:v>
                </c:pt>
                <c:pt idx="1890">
                  <c:v>0.22652900000000001</c:v>
                </c:pt>
                <c:pt idx="1891">
                  <c:v>0.16746800000000001</c:v>
                </c:pt>
                <c:pt idx="1892">
                  <c:v>-0.16669400000000001</c:v>
                </c:pt>
                <c:pt idx="1893">
                  <c:v>-0.33318599999999998</c:v>
                </c:pt>
                <c:pt idx="1894">
                  <c:v>-9.3529000000000001E-2</c:v>
                </c:pt>
                <c:pt idx="1895">
                  <c:v>-0.20528299999999999</c:v>
                </c:pt>
                <c:pt idx="1896">
                  <c:v>-0.217997</c:v>
                </c:pt>
                <c:pt idx="1897">
                  <c:v>-0.68668899999999999</c:v>
                </c:pt>
                <c:pt idx="1898">
                  <c:v>-0.75111799999999995</c:v>
                </c:pt>
                <c:pt idx="1899">
                  <c:v>-1.7761199999999999</c:v>
                </c:pt>
                <c:pt idx="1900">
                  <c:v>-1.253212</c:v>
                </c:pt>
                <c:pt idx="1901">
                  <c:v>-2.6813739999999999</c:v>
                </c:pt>
                <c:pt idx="1902">
                  <c:v>-1.5582480000000001</c:v>
                </c:pt>
                <c:pt idx="1903">
                  <c:v>-3.1688489999999998</c:v>
                </c:pt>
                <c:pt idx="1904">
                  <c:v>-1.7949139999999999</c:v>
                </c:pt>
                <c:pt idx="1905">
                  <c:v>-3.8126199999999999</c:v>
                </c:pt>
                <c:pt idx="1906">
                  <c:v>-2.180215</c:v>
                </c:pt>
                <c:pt idx="1907">
                  <c:v>-4.6563470000000002</c:v>
                </c:pt>
                <c:pt idx="1908">
                  <c:v>-2.8318490000000001</c:v>
                </c:pt>
                <c:pt idx="1909">
                  <c:v>-6.0492869999999996</c:v>
                </c:pt>
                <c:pt idx="1910">
                  <c:v>-3.4356719999999998</c:v>
                </c:pt>
                <c:pt idx="1911">
                  <c:v>-6.9391219999999993</c:v>
                </c:pt>
                <c:pt idx="1912">
                  <c:v>-3.6442410000000001</c:v>
                </c:pt>
                <c:pt idx="1913">
                  <c:v>-7.5557230000000004</c:v>
                </c:pt>
                <c:pt idx="1914">
                  <c:v>-4.0179650000000002</c:v>
                </c:pt>
                <c:pt idx="1915">
                  <c:v>-8.0220850000000006</c:v>
                </c:pt>
                <c:pt idx="1916">
                  <c:v>-3.915845</c:v>
                </c:pt>
                <c:pt idx="1917">
                  <c:v>-7.5718589999999999</c:v>
                </c:pt>
                <c:pt idx="1918">
                  <c:v>-3.3118650000000001</c:v>
                </c:pt>
                <c:pt idx="1919">
                  <c:v>-6.2070369999999997</c:v>
                </c:pt>
                <c:pt idx="1920">
                  <c:v>-2.4816090000000002</c:v>
                </c:pt>
                <c:pt idx="1921">
                  <c:v>-4.6367940000000001</c:v>
                </c:pt>
                <c:pt idx="1922">
                  <c:v>-1.9881869999999999</c:v>
                </c:pt>
                <c:pt idx="1923">
                  <c:v>-3.6462649999999996</c:v>
                </c:pt>
                <c:pt idx="1924">
                  <c:v>-1.211832</c:v>
                </c:pt>
                <c:pt idx="1925">
                  <c:v>-1.948731</c:v>
                </c:pt>
                <c:pt idx="1926">
                  <c:v>-0.308919</c:v>
                </c:pt>
                <c:pt idx="1927">
                  <c:v>-0.24871199999999999</c:v>
                </c:pt>
                <c:pt idx="1928">
                  <c:v>0.29288500000000001</c:v>
                </c:pt>
                <c:pt idx="1929">
                  <c:v>0.65549600000000008</c:v>
                </c:pt>
                <c:pt idx="1930">
                  <c:v>0.22351099999999999</c:v>
                </c:pt>
                <c:pt idx="1931">
                  <c:v>0.12141599999999998</c:v>
                </c:pt>
                <c:pt idx="1932">
                  <c:v>-0.355408</c:v>
                </c:pt>
                <c:pt idx="1933">
                  <c:v>-0.76822800000000002</c:v>
                </c:pt>
                <c:pt idx="1934">
                  <c:v>-0.302039</c:v>
                </c:pt>
                <c:pt idx="1935">
                  <c:v>-0.371896</c:v>
                </c:pt>
                <c:pt idx="1936">
                  <c:v>0.16909299999999999</c:v>
                </c:pt>
                <c:pt idx="1937">
                  <c:v>0.49038900000000002</c:v>
                </c:pt>
                <c:pt idx="1938">
                  <c:v>0.39076899999999998</c:v>
                </c:pt>
                <c:pt idx="1939">
                  <c:v>0.733016</c:v>
                </c:pt>
                <c:pt idx="1940">
                  <c:v>0.30230600000000002</c:v>
                </c:pt>
                <c:pt idx="1941">
                  <c:v>0.74982100000000007</c:v>
                </c:pt>
                <c:pt idx="1942">
                  <c:v>0.89084700000000006</c:v>
                </c:pt>
                <c:pt idx="1943">
                  <c:v>2.2270379999999999</c:v>
                </c:pt>
                <c:pt idx="1944">
                  <c:v>1.601059</c:v>
                </c:pt>
                <c:pt idx="1945">
                  <c:v>3.1264590000000001</c:v>
                </c:pt>
                <c:pt idx="1946">
                  <c:v>1.0836570000000001</c:v>
                </c:pt>
                <c:pt idx="1947">
                  <c:v>1.2160390000000001</c:v>
                </c:pt>
                <c:pt idx="1948">
                  <c:v>-1.196029</c:v>
                </c:pt>
                <c:pt idx="1949">
                  <c:v>-3.5761260000000004</c:v>
                </c:pt>
                <c:pt idx="1950">
                  <c:v>-2.9751470000000002</c:v>
                </c:pt>
                <c:pt idx="1951">
                  <c:v>-5.7219460000000009</c:v>
                </c:pt>
                <c:pt idx="1952">
                  <c:v>-1.531102</c:v>
                </c:pt>
                <c:pt idx="1953">
                  <c:v>-0.94256299999999993</c:v>
                </c:pt>
                <c:pt idx="1954">
                  <c:v>3.0361760000000002</c:v>
                </c:pt>
                <c:pt idx="1955">
                  <c:v>8.0354489999999998</c:v>
                </c:pt>
                <c:pt idx="1956">
                  <c:v>6.1400940000000004</c:v>
                </c:pt>
                <c:pt idx="1957">
                  <c:v>12.180108000000001</c:v>
                </c:pt>
                <c:pt idx="1958">
                  <c:v>5.5266500000000001</c:v>
                </c:pt>
                <c:pt idx="1959">
                  <c:v>10.677102</c:v>
                </c:pt>
                <c:pt idx="1960">
                  <c:v>4.7062489999999997</c:v>
                </c:pt>
                <c:pt idx="1961">
                  <c:v>8.8342369999999999</c:v>
                </c:pt>
                <c:pt idx="1962">
                  <c:v>3.5637129999999999</c:v>
                </c:pt>
                <c:pt idx="1963">
                  <c:v>6.5547629999999995</c:v>
                </c:pt>
                <c:pt idx="1964">
                  <c:v>2.430231</c:v>
                </c:pt>
                <c:pt idx="1965">
                  <c:v>4.3657909999999998</c:v>
                </c:pt>
                <c:pt idx="1966">
                  <c:v>1.5111810000000001</c:v>
                </c:pt>
                <c:pt idx="1967">
                  <c:v>2.7044190000000001</c:v>
                </c:pt>
                <c:pt idx="1968">
                  <c:v>1.029558</c:v>
                </c:pt>
                <c:pt idx="1969">
                  <c:v>2.0732900000000001</c:v>
                </c:pt>
                <c:pt idx="1970">
                  <c:v>1.0898680000000001</c:v>
                </c:pt>
                <c:pt idx="1971">
                  <c:v>2.1437059999999999</c:v>
                </c:pt>
                <c:pt idx="1972">
                  <c:v>0.87604700000000002</c:v>
                </c:pt>
                <c:pt idx="1973">
                  <c:v>1.4496709999999999</c:v>
                </c:pt>
                <c:pt idx="1974">
                  <c:v>0.277555</c:v>
                </c:pt>
                <c:pt idx="1975">
                  <c:v>0.26005600000000001</c:v>
                </c:pt>
                <c:pt idx="1976">
                  <c:v>-0.340443</c:v>
                </c:pt>
                <c:pt idx="1977">
                  <c:v>-1.1189340000000001</c:v>
                </c:pt>
                <c:pt idx="1978">
                  <c:v>-1.319631</c:v>
                </c:pt>
                <c:pt idx="1979">
                  <c:v>-3.1674220000000002</c:v>
                </c:pt>
                <c:pt idx="1980">
                  <c:v>-2.3012419999999998</c:v>
                </c:pt>
                <c:pt idx="1981">
                  <c:v>-4.8161290000000001</c:v>
                </c:pt>
                <c:pt idx="1982">
                  <c:v>-2.4461059999999999</c:v>
                </c:pt>
                <c:pt idx="1983">
                  <c:v>-4.7177699999999998</c:v>
                </c:pt>
                <c:pt idx="1984">
                  <c:v>-2.0172119999999998</c:v>
                </c:pt>
                <c:pt idx="1985">
                  <c:v>-4.1506399999999992</c:v>
                </c:pt>
                <c:pt idx="1986">
                  <c:v>-2.5224920000000002</c:v>
                </c:pt>
                <c:pt idx="1987">
                  <c:v>-5.2799019999999999</c:v>
                </c:pt>
                <c:pt idx="1988">
                  <c:v>-3.030008</c:v>
                </c:pt>
                <c:pt idx="1989">
                  <c:v>-6.4915909999999997</c:v>
                </c:pt>
                <c:pt idx="1990">
                  <c:v>-3.8154669999999999</c:v>
                </c:pt>
                <c:pt idx="1991">
                  <c:v>-7.8824750000000003</c:v>
                </c:pt>
                <c:pt idx="1992">
                  <c:v>-4.4705139999999997</c:v>
                </c:pt>
                <c:pt idx="1993">
                  <c:v>-9.2140780000000007</c:v>
                </c:pt>
                <c:pt idx="1994">
                  <c:v>-4.7458320000000001</c:v>
                </c:pt>
                <c:pt idx="1995">
                  <c:v>-9.2500479999999996</c:v>
                </c:pt>
                <c:pt idx="1996">
                  <c:v>-4.0091599999999996</c:v>
                </c:pt>
                <c:pt idx="1997">
                  <c:v>-7.4155869999999995</c:v>
                </c:pt>
                <c:pt idx="1998">
                  <c:v>-2.9709989999999999</c:v>
                </c:pt>
                <c:pt idx="1999">
                  <c:v>-5.7079219999999999</c:v>
                </c:pt>
                <c:pt idx="2000">
                  <c:v>-2.8711959999999999</c:v>
                </c:pt>
                <c:pt idx="2001">
                  <c:v>-6.0777850000000004</c:v>
                </c:pt>
                <c:pt idx="2002">
                  <c:v>-3.471276</c:v>
                </c:pt>
                <c:pt idx="2003">
                  <c:v>-6.8190390000000001</c:v>
                </c:pt>
                <c:pt idx="2004">
                  <c:v>-2.6595049999999998</c:v>
                </c:pt>
                <c:pt idx="2005">
                  <c:v>-4.3410969999999995</c:v>
                </c:pt>
                <c:pt idx="2006">
                  <c:v>-0.91905800000000004</c:v>
                </c:pt>
                <c:pt idx="2007">
                  <c:v>-1.3304990000000001</c:v>
                </c:pt>
                <c:pt idx="2008">
                  <c:v>-0.17252700000000001</c:v>
                </c:pt>
                <c:pt idx="2009">
                  <c:v>-0.47460000000000002</c:v>
                </c:pt>
                <c:pt idx="2010">
                  <c:v>-0.63050399999999995</c:v>
                </c:pt>
                <c:pt idx="2011">
                  <c:v>-1.5978330000000001</c:v>
                </c:pt>
                <c:pt idx="2012">
                  <c:v>-1.1101989999999999</c:v>
                </c:pt>
                <c:pt idx="2013">
                  <c:v>-2.0309529999999998</c:v>
                </c:pt>
                <c:pt idx="2014">
                  <c:v>-0.37991999999999998</c:v>
                </c:pt>
                <c:pt idx="2015">
                  <c:v>-2.6238999999999957E-2</c:v>
                </c:pt>
                <c:pt idx="2016">
                  <c:v>0.92210400000000003</c:v>
                </c:pt>
                <c:pt idx="2017">
                  <c:v>1.982407</c:v>
                </c:pt>
                <c:pt idx="2018">
                  <c:v>0.87512999999999996</c:v>
                </c:pt>
                <c:pt idx="2019">
                  <c:v>1.1187689999999999</c:v>
                </c:pt>
                <c:pt idx="2020">
                  <c:v>-0.55358499999999999</c:v>
                </c:pt>
                <c:pt idx="2021">
                  <c:v>-1.3624540000000001</c:v>
                </c:pt>
                <c:pt idx="2022">
                  <c:v>-0.400229</c:v>
                </c:pt>
                <c:pt idx="2023">
                  <c:v>7.9237999999999975E-2</c:v>
                </c:pt>
                <c:pt idx="2024">
                  <c:v>1.5401290000000001</c:v>
                </c:pt>
                <c:pt idx="2025">
                  <c:v>3.8581060000000003</c:v>
                </c:pt>
                <c:pt idx="2026">
                  <c:v>2.4617599999999999</c:v>
                </c:pt>
                <c:pt idx="2027">
                  <c:v>4.2918310000000002</c:v>
                </c:pt>
                <c:pt idx="2028">
                  <c:v>0.31434200000000001</c:v>
                </c:pt>
                <c:pt idx="2029">
                  <c:v>-1.3399649999999999</c:v>
                </c:pt>
                <c:pt idx="2030">
                  <c:v>-3.0958380000000001</c:v>
                </c:pt>
                <c:pt idx="2031">
                  <c:v>-6.2989329999999999</c:v>
                </c:pt>
                <c:pt idx="2032">
                  <c:v>-2.0951219999999999</c:v>
                </c:pt>
                <c:pt idx="2033">
                  <c:v>-2.189981</c:v>
                </c:pt>
                <c:pt idx="2034">
                  <c:v>2.2998289999999999</c:v>
                </c:pt>
                <c:pt idx="2035">
                  <c:v>6.5478800000000001</c:v>
                </c:pt>
                <c:pt idx="2036">
                  <c:v>5.3999990000000002</c:v>
                </c:pt>
                <c:pt idx="2037">
                  <c:v>11.187832</c:v>
                </c:pt>
                <c:pt idx="2038">
                  <c:v>5.4463359999999996</c:v>
                </c:pt>
                <c:pt idx="2039">
                  <c:v>10.413202999999999</c:v>
                </c:pt>
                <c:pt idx="2040">
                  <c:v>4.4945490000000001</c:v>
                </c:pt>
                <c:pt idx="2041">
                  <c:v>8.6902410000000003</c:v>
                </c:pt>
                <c:pt idx="2042">
                  <c:v>4.0181570000000004</c:v>
                </c:pt>
                <c:pt idx="2043">
                  <c:v>7.7382300000000006</c:v>
                </c:pt>
                <c:pt idx="2044">
                  <c:v>3.2631359999999998</c:v>
                </c:pt>
                <c:pt idx="2045">
                  <c:v>6.0767879999999996</c:v>
                </c:pt>
                <c:pt idx="2046">
                  <c:v>2.345151</c:v>
                </c:pt>
                <c:pt idx="2047">
                  <c:v>4.2677779999999998</c:v>
                </c:pt>
                <c:pt idx="2048">
                  <c:v>1.5278240000000001</c:v>
                </c:pt>
                <c:pt idx="2049">
                  <c:v>2.7802579999999999</c:v>
                </c:pt>
                <c:pt idx="2050">
                  <c:v>1.106986</c:v>
                </c:pt>
                <c:pt idx="2051">
                  <c:v>2.145079</c:v>
                </c:pt>
                <c:pt idx="2052">
                  <c:v>0.94469400000000003</c:v>
                </c:pt>
                <c:pt idx="2053">
                  <c:v>1.808567</c:v>
                </c:pt>
                <c:pt idx="2054">
                  <c:v>0.75820100000000001</c:v>
                </c:pt>
                <c:pt idx="2055">
                  <c:v>1.2071339999999999</c:v>
                </c:pt>
                <c:pt idx="2056">
                  <c:v>-0.23768</c:v>
                </c:pt>
                <c:pt idx="2057">
                  <c:v>-1.2929569999999999</c:v>
                </c:pt>
                <c:pt idx="2058">
                  <c:v>-1.8959859999999999</c:v>
                </c:pt>
                <c:pt idx="2059">
                  <c:v>-4.5801929999999995</c:v>
                </c:pt>
                <c:pt idx="2060">
                  <c:v>-3.047148</c:v>
                </c:pt>
                <c:pt idx="2061">
                  <c:v>-6.0373909999999995</c:v>
                </c:pt>
                <c:pt idx="2062">
                  <c:v>-2.569747</c:v>
                </c:pt>
                <c:pt idx="2063">
                  <c:v>-4.6675469999999999</c:v>
                </c:pt>
                <c:pt idx="2064">
                  <c:v>-1.9676739999999999</c:v>
                </c:pt>
                <c:pt idx="2065">
                  <c:v>-4.3239939999999999</c:v>
                </c:pt>
                <c:pt idx="2066">
                  <c:v>-3.237034</c:v>
                </c:pt>
                <c:pt idx="2067">
                  <c:v>-7.3217979999999994</c:v>
                </c:pt>
                <c:pt idx="2068">
                  <c:v>-4.809088</c:v>
                </c:pt>
                <c:pt idx="2069">
                  <c:v>-10.286795999999999</c:v>
                </c:pt>
                <c:pt idx="2070">
                  <c:v>-6.0968850000000003</c:v>
                </c:pt>
                <c:pt idx="2071">
                  <c:v>-12.375449</c:v>
                </c:pt>
                <c:pt idx="2072">
                  <c:v>-6.3208070000000003</c:v>
                </c:pt>
                <c:pt idx="2073">
                  <c:v>-12.718135</c:v>
                </c:pt>
                <c:pt idx="2074">
                  <c:v>-6.5600810000000003</c:v>
                </c:pt>
                <c:pt idx="2075">
                  <c:v>-13.258216000000001</c:v>
                </c:pt>
                <c:pt idx="2076">
                  <c:v>-7.0298959999999999</c:v>
                </c:pt>
                <c:pt idx="2077">
                  <c:v>-14.896492</c:v>
                </c:pt>
                <c:pt idx="2078">
                  <c:v>-9.2255230000000008</c:v>
                </c:pt>
                <c:pt idx="2079">
                  <c:v>-19.924168000000002</c:v>
                </c:pt>
                <c:pt idx="2080">
                  <c:v>-12.10445</c:v>
                </c:pt>
                <c:pt idx="2081">
                  <c:v>-25.313889</c:v>
                </c:pt>
                <c:pt idx="2082">
                  <c:v>-13.643011</c:v>
                </c:pt>
                <c:pt idx="2083">
                  <c:v>-27.055599000000001</c:v>
                </c:pt>
                <c:pt idx="2084">
                  <c:v>-12.921908</c:v>
                </c:pt>
                <c:pt idx="2085">
                  <c:v>-25.463666</c:v>
                </c:pt>
                <c:pt idx="2086">
                  <c:v>-12.144091</c:v>
                </c:pt>
                <c:pt idx="2087">
                  <c:v>-23.715102000000002</c:v>
                </c:pt>
                <c:pt idx="2088">
                  <c:v>-10.932335</c:v>
                </c:pt>
                <c:pt idx="2089">
                  <c:v>-20.761310999999999</c:v>
                </c:pt>
                <c:pt idx="2090">
                  <c:v>-8.4411620000000003</c:v>
                </c:pt>
                <c:pt idx="2091">
                  <c:v>-15.848181</c:v>
                </c:pt>
                <c:pt idx="2092">
                  <c:v>-6.5667869999999997</c:v>
                </c:pt>
                <c:pt idx="2093">
                  <c:v>-12.257287</c:v>
                </c:pt>
                <c:pt idx="2094">
                  <c:v>-4.8643270000000003</c:v>
                </c:pt>
                <c:pt idx="2095">
                  <c:v>-8.9787949999999999</c:v>
                </c:pt>
                <c:pt idx="2096">
                  <c:v>-3.266356</c:v>
                </c:pt>
                <c:pt idx="2097">
                  <c:v>-5.9446759999999994</c:v>
                </c:pt>
                <c:pt idx="2098">
                  <c:v>-2.5985079999999998</c:v>
                </c:pt>
                <c:pt idx="2099">
                  <c:v>-5.6157830000000004</c:v>
                </c:pt>
                <c:pt idx="2100">
                  <c:v>-3.426498</c:v>
                </c:pt>
                <c:pt idx="2101">
                  <c:v>-6.413392</c:v>
                </c:pt>
                <c:pt idx="2102">
                  <c:v>-2.2390159999999999</c:v>
                </c:pt>
                <c:pt idx="2103">
                  <c:v>-3.9602040000000001</c:v>
                </c:pt>
                <c:pt idx="2104">
                  <c:v>-0.49018099999999998</c:v>
                </c:pt>
                <c:pt idx="2105">
                  <c:v>0.270262</c:v>
                </c:pt>
                <c:pt idx="2106">
                  <c:v>1.103834</c:v>
                </c:pt>
                <c:pt idx="2107">
                  <c:v>1.987365</c:v>
                </c:pt>
                <c:pt idx="2108">
                  <c:v>-6.4584000000000003E-2</c:v>
                </c:pt>
                <c:pt idx="2109">
                  <c:v>-1.6813370000000001</c:v>
                </c:pt>
                <c:pt idx="2110">
                  <c:v>-2.7324090000000001</c:v>
                </c:pt>
                <c:pt idx="2111">
                  <c:v>-5.8501279999999998</c:v>
                </c:pt>
                <c:pt idx="2112">
                  <c:v>-2.5402589999999998</c:v>
                </c:pt>
                <c:pt idx="2113">
                  <c:v>-4.0327469999999996</c:v>
                </c:pt>
                <c:pt idx="2114">
                  <c:v>-0.210371</c:v>
                </c:pt>
                <c:pt idx="2115">
                  <c:v>4.5768999999999976E-2</c:v>
                </c:pt>
                <c:pt idx="2116">
                  <c:v>0.16791300000000001</c:v>
                </c:pt>
                <c:pt idx="2117">
                  <c:v>-1.9912999999999986E-2</c:v>
                </c:pt>
                <c:pt idx="2118">
                  <c:v>-0.39342500000000002</c:v>
                </c:pt>
                <c:pt idx="2119">
                  <c:v>-1.1159840000000001</c:v>
                </c:pt>
                <c:pt idx="2120">
                  <c:v>-1.605801</c:v>
                </c:pt>
                <c:pt idx="2121">
                  <c:v>-3.1142820000000002</c:v>
                </c:pt>
                <c:pt idx="2122">
                  <c:v>-1.0128490000000001</c:v>
                </c:pt>
                <c:pt idx="2123">
                  <c:v>-1.380922</c:v>
                </c:pt>
                <c:pt idx="2124">
                  <c:v>-0.788192</c:v>
                </c:pt>
                <c:pt idx="2125">
                  <c:v>-1.5714380000000001</c:v>
                </c:pt>
                <c:pt idx="2126">
                  <c:v>-0.65858799999999995</c:v>
                </c:pt>
                <c:pt idx="2127">
                  <c:v>-0.23365999999999998</c:v>
                </c:pt>
                <c:pt idx="2128">
                  <c:v>1.8366130000000001</c:v>
                </c:pt>
                <c:pt idx="2129">
                  <c:v>3.8686220000000002</c:v>
                </c:pt>
                <c:pt idx="2130">
                  <c:v>0.41075499999999998</c:v>
                </c:pt>
                <c:pt idx="2131">
                  <c:v>-1.335143</c:v>
                </c:pt>
                <c:pt idx="2132">
                  <c:v>-2.6436739999999999</c:v>
                </c:pt>
                <c:pt idx="2133">
                  <c:v>-5.327833</c:v>
                </c:pt>
                <c:pt idx="2134">
                  <c:v>-2.3345690000000001</c:v>
                </c:pt>
                <c:pt idx="2135">
                  <c:v>-4.2280879999999996</c:v>
                </c:pt>
                <c:pt idx="2136">
                  <c:v>-1.2863469999999999</c:v>
                </c:pt>
                <c:pt idx="2137">
                  <c:v>-2.0650849999999998</c:v>
                </c:pt>
                <c:pt idx="2138">
                  <c:v>-0.55892900000000001</c:v>
                </c:pt>
                <c:pt idx="2139">
                  <c:v>-0.92431200000000002</c:v>
                </c:pt>
                <c:pt idx="2140">
                  <c:v>-3.3679999999999999E-3</c:v>
                </c:pt>
                <c:pt idx="2141">
                  <c:v>0.363894</c:v>
                </c:pt>
                <c:pt idx="2142">
                  <c:v>0.580287</c:v>
                </c:pt>
                <c:pt idx="2143">
                  <c:v>1.165913</c:v>
                </c:pt>
                <c:pt idx="2144">
                  <c:v>0.64849900000000005</c:v>
                </c:pt>
                <c:pt idx="2145">
                  <c:v>1.4951950000000001</c:v>
                </c:pt>
                <c:pt idx="2146">
                  <c:v>1.277388</c:v>
                </c:pt>
                <c:pt idx="2147">
                  <c:v>2.5366340000000003</c:v>
                </c:pt>
                <c:pt idx="2148">
                  <c:v>1.12504</c:v>
                </c:pt>
                <c:pt idx="2149">
                  <c:v>2.2500990000000001</c:v>
                </c:pt>
                <c:pt idx="2150">
                  <c:v>1.0696570000000001</c:v>
                </c:pt>
                <c:pt idx="2151">
                  <c:v>1.9794840000000002</c:v>
                </c:pt>
                <c:pt idx="2152">
                  <c:v>0.74887999999999999</c:v>
                </c:pt>
                <c:pt idx="2153">
                  <c:v>1.3666389999999999</c:v>
                </c:pt>
                <c:pt idx="2154">
                  <c:v>0.46331800000000001</c:v>
                </c:pt>
                <c:pt idx="2155">
                  <c:v>0.85528199999999999</c:v>
                </c:pt>
                <c:pt idx="2156">
                  <c:v>0.34506399999999998</c:v>
                </c:pt>
                <c:pt idx="2157">
                  <c:v>0.672014</c:v>
                </c:pt>
                <c:pt idx="2158">
                  <c:v>0.33330399999999999</c:v>
                </c:pt>
                <c:pt idx="2159">
                  <c:v>6.2475000000000003E-2</c:v>
                </c:pt>
                <c:pt idx="2160">
                  <c:v>-0.295458</c:v>
                </c:pt>
                <c:pt idx="2161">
                  <c:v>-0.52170300000000003</c:v>
                </c:pt>
                <c:pt idx="2162">
                  <c:v>-9.1963000000000003E-2</c:v>
                </c:pt>
                <c:pt idx="2163">
                  <c:v>-4.1051000000000004E-2</c:v>
                </c:pt>
                <c:pt idx="2164">
                  <c:v>0.15970599999999999</c:v>
                </c:pt>
                <c:pt idx="2165">
                  <c:v>0.33547399999999999</c:v>
                </c:pt>
                <c:pt idx="2166">
                  <c:v>0.16938400000000001</c:v>
                </c:pt>
                <c:pt idx="2167">
                  <c:v>0.29189599999999999</c:v>
                </c:pt>
                <c:pt idx="2168">
                  <c:v>7.2298000000000001E-2</c:v>
                </c:pt>
                <c:pt idx="2169">
                  <c:v>0.12861500000000001</c:v>
                </c:pt>
                <c:pt idx="2170">
                  <c:v>3.8330999999999997E-2</c:v>
                </c:pt>
                <c:pt idx="2171">
                  <c:v>8.6451E-2</c:v>
                </c:pt>
                <c:pt idx="2172">
                  <c:v>4.8309999999999999E-2</c:v>
                </c:pt>
                <c:pt idx="2173">
                  <c:v>0.12442</c:v>
                </c:pt>
                <c:pt idx="2174">
                  <c:v>3.8901999999999999E-2</c:v>
                </c:pt>
                <c:pt idx="2175">
                  <c:v>-2.23E-2</c:v>
                </c:pt>
                <c:pt idx="2176">
                  <c:v>-0.16025500000000001</c:v>
                </c:pt>
                <c:pt idx="2177">
                  <c:v>-0.40042100000000003</c:v>
                </c:pt>
                <c:pt idx="2178">
                  <c:v>-0.26575700000000002</c:v>
                </c:pt>
                <c:pt idx="2179">
                  <c:v>-0.42285000000000006</c:v>
                </c:pt>
                <c:pt idx="2180">
                  <c:v>5.0576000000000003E-2</c:v>
                </c:pt>
                <c:pt idx="2181">
                  <c:v>0.31307499999999999</c:v>
                </c:pt>
                <c:pt idx="2182">
                  <c:v>0.32960499999999998</c:v>
                </c:pt>
                <c:pt idx="2183">
                  <c:v>0.51865099999999997</c:v>
                </c:pt>
                <c:pt idx="2184">
                  <c:v>-0.10165</c:v>
                </c:pt>
                <c:pt idx="2185">
                  <c:v>-0.53342199999999995</c:v>
                </c:pt>
                <c:pt idx="2186">
                  <c:v>-0.66606299999999996</c:v>
                </c:pt>
                <c:pt idx="2187">
                  <c:v>-1.3693710000000001</c:v>
                </c:pt>
                <c:pt idx="2188">
                  <c:v>-0.46257700000000002</c:v>
                </c:pt>
                <c:pt idx="2189">
                  <c:v>-0.47886000000000001</c:v>
                </c:pt>
                <c:pt idx="2190">
                  <c:v>0.36496499999999998</c:v>
                </c:pt>
                <c:pt idx="2191">
                  <c:v>0.87040399999999996</c:v>
                </c:pt>
                <c:pt idx="2192">
                  <c:v>0.341333</c:v>
                </c:pt>
                <c:pt idx="2193">
                  <c:v>0.29387999999999997</c:v>
                </c:pt>
                <c:pt idx="2194">
                  <c:v>-0.54480799999999996</c:v>
                </c:pt>
                <c:pt idx="2195">
                  <c:v>-1.4089689999999999</c:v>
                </c:pt>
                <c:pt idx="2196">
                  <c:v>-0.83721500000000004</c:v>
                </c:pt>
                <c:pt idx="2197">
                  <c:v>-1.309882</c:v>
                </c:pt>
                <c:pt idx="2198">
                  <c:v>-4.0134999999999997E-2</c:v>
                </c:pt>
                <c:pt idx="2199">
                  <c:v>0.205044</c:v>
                </c:pt>
                <c:pt idx="2200">
                  <c:v>0.33218199999999998</c:v>
                </c:pt>
                <c:pt idx="2201">
                  <c:v>0.49457200000000001</c:v>
                </c:pt>
                <c:pt idx="2202">
                  <c:v>-0.118071</c:v>
                </c:pt>
                <c:pt idx="2203">
                  <c:v>-0.45768799999999998</c:v>
                </c:pt>
                <c:pt idx="2204">
                  <c:v>-0.47347299999999998</c:v>
                </c:pt>
                <c:pt idx="2205">
                  <c:v>-0.93471599999999999</c:v>
                </c:pt>
                <c:pt idx="2206">
                  <c:v>-0.26797599999999999</c:v>
                </c:pt>
                <c:pt idx="2207">
                  <c:v>-0.26407599999999998</c:v>
                </c:pt>
                <c:pt idx="2208">
                  <c:v>0.20402500000000001</c:v>
                </c:pt>
                <c:pt idx="2209">
                  <c:v>0.61206399999999994</c:v>
                </c:pt>
                <c:pt idx="2210">
                  <c:v>0.62577400000000005</c:v>
                </c:pt>
                <c:pt idx="2211">
                  <c:v>1.451362</c:v>
                </c:pt>
                <c:pt idx="2212">
                  <c:v>0.94692799999999999</c:v>
                </c:pt>
                <c:pt idx="2213">
                  <c:v>1.8385479999999998</c:v>
                </c:pt>
                <c:pt idx="2214">
                  <c:v>0.75227900000000003</c:v>
                </c:pt>
                <c:pt idx="2215">
                  <c:v>1.3907940000000001</c:v>
                </c:pt>
                <c:pt idx="2216">
                  <c:v>0.47249000000000002</c:v>
                </c:pt>
                <c:pt idx="2217">
                  <c:v>0.85567700000000002</c:v>
                </c:pt>
                <c:pt idx="2218">
                  <c:v>0.51977700000000004</c:v>
                </c:pt>
                <c:pt idx="2219">
                  <c:v>1.3040890000000001</c:v>
                </c:pt>
                <c:pt idx="2220">
                  <c:v>1.063744</c:v>
                </c:pt>
                <c:pt idx="2221">
                  <c:v>2.4173970000000002</c:v>
                </c:pt>
                <c:pt idx="2222">
                  <c:v>1.6474329999999999</c:v>
                </c:pt>
                <c:pt idx="2223">
                  <c:v>3.6936789999999999</c:v>
                </c:pt>
                <c:pt idx="2224">
                  <c:v>2.4164210000000002</c:v>
                </c:pt>
                <c:pt idx="2225">
                  <c:v>4.955457</c:v>
                </c:pt>
                <c:pt idx="2226">
                  <c:v>2.4521459999999999</c:v>
                </c:pt>
                <c:pt idx="2227">
                  <c:v>4.7960200000000004</c:v>
                </c:pt>
                <c:pt idx="2228">
                  <c:v>2.4994960000000002</c:v>
                </c:pt>
                <c:pt idx="2229">
                  <c:v>5.3610699999999998</c:v>
                </c:pt>
                <c:pt idx="2230">
                  <c:v>3.3876580000000001</c:v>
                </c:pt>
                <c:pt idx="2231">
                  <c:v>7.8021719999999997</c:v>
                </c:pt>
                <c:pt idx="2232">
                  <c:v>5.7430659999999998</c:v>
                </c:pt>
                <c:pt idx="2233">
                  <c:v>12.79565</c:v>
                </c:pt>
                <c:pt idx="2234">
                  <c:v>8.3993970000000004</c:v>
                </c:pt>
                <c:pt idx="2235">
                  <c:v>17.980400000000003</c:v>
                </c:pt>
                <c:pt idx="2236">
                  <c:v>10.494956</c:v>
                </c:pt>
                <c:pt idx="2237">
                  <c:v>21.375058000000003</c:v>
                </c:pt>
                <c:pt idx="2238">
                  <c:v>10.936724</c:v>
                </c:pt>
                <c:pt idx="2239">
                  <c:v>22.047191999999999</c:v>
                </c:pt>
                <c:pt idx="2240">
                  <c:v>11.160814</c:v>
                </c:pt>
                <c:pt idx="2241">
                  <c:v>22.092950999999999</c:v>
                </c:pt>
                <c:pt idx="2242">
                  <c:v>10.564221999999999</c:v>
                </c:pt>
                <c:pt idx="2243">
                  <c:v>20.992691999999998</c:v>
                </c:pt>
                <c:pt idx="2244">
                  <c:v>10.714468999999999</c:v>
                </c:pt>
                <c:pt idx="2245">
                  <c:v>21.730241999999997</c:v>
                </c:pt>
                <c:pt idx="2246">
                  <c:v>11.316454999999999</c:v>
                </c:pt>
                <c:pt idx="2247">
                  <c:v>22.747689999999999</c:v>
                </c:pt>
                <c:pt idx="2248">
                  <c:v>11.268261000000001</c:v>
                </c:pt>
                <c:pt idx="2249">
                  <c:v>22.027241</c:v>
                </c:pt>
                <c:pt idx="2250">
                  <c:v>9.9044129999999999</c:v>
                </c:pt>
                <c:pt idx="2251">
                  <c:v>18.651398</c:v>
                </c:pt>
                <c:pt idx="2252">
                  <c:v>7.5281099999999999</c:v>
                </c:pt>
                <c:pt idx="2253">
                  <c:v>13.957204000000001</c:v>
                </c:pt>
                <c:pt idx="2254">
                  <c:v>5.3510460000000002</c:v>
                </c:pt>
                <c:pt idx="2255">
                  <c:v>9.7328539999999997</c:v>
                </c:pt>
                <c:pt idx="2256">
                  <c:v>3.7570060000000001</c:v>
                </c:pt>
                <c:pt idx="2257">
                  <c:v>7.1666860000000003</c:v>
                </c:pt>
                <c:pt idx="2258">
                  <c:v>3.271655</c:v>
                </c:pt>
                <c:pt idx="2259">
                  <c:v>6.6780939999999998</c:v>
                </c:pt>
                <c:pt idx="2260">
                  <c:v>3.5039099999999999</c:v>
                </c:pt>
                <c:pt idx="2261">
                  <c:v>6.691084</c:v>
                </c:pt>
                <c:pt idx="2262">
                  <c:v>2.401926</c:v>
                </c:pt>
                <c:pt idx="2263">
                  <c:v>3.7147699999999997</c:v>
                </c:pt>
                <c:pt idx="2264">
                  <c:v>0.66985399999999995</c:v>
                </c:pt>
                <c:pt idx="2265">
                  <c:v>1.557958</c:v>
                </c:pt>
                <c:pt idx="2266">
                  <c:v>1.5703419999999999</c:v>
                </c:pt>
                <c:pt idx="2267">
                  <c:v>3.5617190000000001</c:v>
                </c:pt>
                <c:pt idx="2268">
                  <c:v>1.483668</c:v>
                </c:pt>
                <c:pt idx="2269">
                  <c:v>1.749633</c:v>
                </c:pt>
                <c:pt idx="2270">
                  <c:v>-1.0066349999999999</c:v>
                </c:pt>
                <c:pt idx="2271">
                  <c:v>-2.6291760000000002</c:v>
                </c:pt>
                <c:pt idx="2272">
                  <c:v>-0.91566000000000003</c:v>
                </c:pt>
                <c:pt idx="2273">
                  <c:v>0.16603000000000001</c:v>
                </c:pt>
                <c:pt idx="2274">
                  <c:v>3.2436639999999999</c:v>
                </c:pt>
                <c:pt idx="2275">
                  <c:v>7.882733</c:v>
                </c:pt>
                <c:pt idx="2276">
                  <c:v>4.9909569999999999</c:v>
                </c:pt>
                <c:pt idx="2277">
                  <c:v>9.1757600000000004</c:v>
                </c:pt>
                <c:pt idx="2278">
                  <c:v>2.9023089999999998</c:v>
                </c:pt>
                <c:pt idx="2279">
                  <c:v>4.5938509999999999</c:v>
                </c:pt>
                <c:pt idx="2280">
                  <c:v>0.93191199999999996</c:v>
                </c:pt>
                <c:pt idx="2281">
                  <c:v>1.730583</c:v>
                </c:pt>
                <c:pt idx="2282">
                  <c:v>1.385581</c:v>
                </c:pt>
                <c:pt idx="2283">
                  <c:v>3.8190239999999998</c:v>
                </c:pt>
                <c:pt idx="2284">
                  <c:v>3.3445939999999998</c:v>
                </c:pt>
                <c:pt idx="2285">
                  <c:v>7.0375479999999992</c:v>
                </c:pt>
                <c:pt idx="2286">
                  <c:v>3.7419199999999999</c:v>
                </c:pt>
                <c:pt idx="2287">
                  <c:v>7.4167819999999995</c:v>
                </c:pt>
                <c:pt idx="2288">
                  <c:v>3.4309349999999998</c:v>
                </c:pt>
                <c:pt idx="2289">
                  <c:v>6.4215529999999994</c:v>
                </c:pt>
                <c:pt idx="2290">
                  <c:v>2.4901930000000001</c:v>
                </c:pt>
                <c:pt idx="2291">
                  <c:v>4.5745870000000002</c:v>
                </c:pt>
                <c:pt idx="2292">
                  <c:v>1.7838149999999999</c:v>
                </c:pt>
                <c:pt idx="2293">
                  <c:v>3.4866190000000001</c:v>
                </c:pt>
                <c:pt idx="2294">
                  <c:v>1.719937</c:v>
                </c:pt>
                <c:pt idx="2295">
                  <c:v>3.5106250000000001</c:v>
                </c:pt>
                <c:pt idx="2296">
                  <c:v>1.814764</c:v>
                </c:pt>
                <c:pt idx="2297">
                  <c:v>3.6238320000000002</c:v>
                </c:pt>
                <c:pt idx="2298">
                  <c:v>1.6755329999999999</c:v>
                </c:pt>
                <c:pt idx="2299">
                  <c:v>3.048943</c:v>
                </c:pt>
                <c:pt idx="2300">
                  <c:v>0.90163099999999996</c:v>
                </c:pt>
                <c:pt idx="2301">
                  <c:v>1.202245</c:v>
                </c:pt>
                <c:pt idx="2302">
                  <c:v>-0.37533699999999998</c:v>
                </c:pt>
                <c:pt idx="2303">
                  <c:v>-1.422639</c:v>
                </c:pt>
                <c:pt idx="2304">
                  <c:v>-1.704372</c:v>
                </c:pt>
                <c:pt idx="2305">
                  <c:v>-4.0275470000000002</c:v>
                </c:pt>
                <c:pt idx="2306">
                  <c:v>-2.7820990000000001</c:v>
                </c:pt>
                <c:pt idx="2307">
                  <c:v>-5.9343020000000006</c:v>
                </c:pt>
                <c:pt idx="2308">
                  <c:v>-3.4641229999999998</c:v>
                </c:pt>
                <c:pt idx="2309">
                  <c:v>-7.1971930000000004</c:v>
                </c:pt>
                <c:pt idx="2310">
                  <c:v>-3.7845300000000002</c:v>
                </c:pt>
                <c:pt idx="2311">
                  <c:v>-7.4871169999999996</c:v>
                </c:pt>
                <c:pt idx="2312">
                  <c:v>-3.5759029999999998</c:v>
                </c:pt>
                <c:pt idx="2313">
                  <c:v>-7.1147449999999992</c:v>
                </c:pt>
                <c:pt idx="2314">
                  <c:v>-3.7768760000000001</c:v>
                </c:pt>
                <c:pt idx="2315">
                  <c:v>-7.8922559999999997</c:v>
                </c:pt>
                <c:pt idx="2316">
                  <c:v>-4.4603809999999999</c:v>
                </c:pt>
                <c:pt idx="2317">
                  <c:v>-9.1167090000000002</c:v>
                </c:pt>
                <c:pt idx="2318">
                  <c:v>-4.6197499999999998</c:v>
                </c:pt>
                <c:pt idx="2319">
                  <c:v>-9.098037999999999</c:v>
                </c:pt>
                <c:pt idx="2320">
                  <c:v>-4.3250120000000001</c:v>
                </c:pt>
                <c:pt idx="2321">
                  <c:v>-8.7066170000000014</c:v>
                </c:pt>
                <c:pt idx="2322">
                  <c:v>-4.7119229999999996</c:v>
                </c:pt>
                <c:pt idx="2323">
                  <c:v>-9.6816010000000006</c:v>
                </c:pt>
                <c:pt idx="2324">
                  <c:v>-4.9332250000000002</c:v>
                </c:pt>
                <c:pt idx="2325">
                  <c:v>-9.4686979999999998</c:v>
                </c:pt>
                <c:pt idx="2326">
                  <c:v>-4.018167</c:v>
                </c:pt>
                <c:pt idx="2327">
                  <c:v>-7.5060640000000003</c:v>
                </c:pt>
                <c:pt idx="2328">
                  <c:v>-2.989493</c:v>
                </c:pt>
                <c:pt idx="2329">
                  <c:v>-5.663856</c:v>
                </c:pt>
                <c:pt idx="2330">
                  <c:v>-2.485198</c:v>
                </c:pt>
                <c:pt idx="2331">
                  <c:v>-4.8303479999999999</c:v>
                </c:pt>
                <c:pt idx="2332">
                  <c:v>-2.1635</c:v>
                </c:pt>
                <c:pt idx="2333">
                  <c:v>-4.1379839999999994</c:v>
                </c:pt>
                <c:pt idx="2334">
                  <c:v>-1.7727250000000001</c:v>
                </c:pt>
                <c:pt idx="2335">
                  <c:v>-3.3671170000000004</c:v>
                </c:pt>
                <c:pt idx="2336">
                  <c:v>-1.5076970000000001</c:v>
                </c:pt>
                <c:pt idx="2337">
                  <c:v>-2.9542190000000002</c:v>
                </c:pt>
                <c:pt idx="2338">
                  <c:v>-1.3415250000000001</c:v>
                </c:pt>
                <c:pt idx="2339">
                  <c:v>-2.5533320000000002</c:v>
                </c:pt>
                <c:pt idx="2340">
                  <c:v>-0.990533</c:v>
                </c:pt>
                <c:pt idx="2341">
                  <c:v>-1.6310799999999999</c:v>
                </c:pt>
                <c:pt idx="2342">
                  <c:v>-0.21096400000000001</c:v>
                </c:pt>
                <c:pt idx="2343">
                  <c:v>-2.029000000000003E-3</c:v>
                </c:pt>
                <c:pt idx="2344">
                  <c:v>0.51926899999999998</c:v>
                </c:pt>
                <c:pt idx="2345">
                  <c:v>1.0710549999999999</c:v>
                </c:pt>
                <c:pt idx="2346">
                  <c:v>0.30441600000000002</c:v>
                </c:pt>
                <c:pt idx="2347">
                  <c:v>0.11019200000000001</c:v>
                </c:pt>
                <c:pt idx="2348">
                  <c:v>-0.78894299999999995</c:v>
                </c:pt>
                <c:pt idx="2349">
                  <c:v>-1.983258</c:v>
                </c:pt>
                <c:pt idx="2350">
                  <c:v>-1.03538</c:v>
                </c:pt>
                <c:pt idx="2351">
                  <c:v>-1.4497139999999999</c:v>
                </c:pt>
                <c:pt idx="2352">
                  <c:v>0.63080099999999995</c:v>
                </c:pt>
                <c:pt idx="2353">
                  <c:v>2.5287660000000001</c:v>
                </c:pt>
                <c:pt idx="2354">
                  <c:v>2.8150210000000002</c:v>
                </c:pt>
                <c:pt idx="2355">
                  <c:v>5.818791</c:v>
                </c:pt>
                <c:pt idx="2356">
                  <c:v>2.3064770000000001</c:v>
                </c:pt>
                <c:pt idx="2357">
                  <c:v>3.0009510000000001</c:v>
                </c:pt>
                <c:pt idx="2358">
                  <c:v>-1.3247059999999999</c:v>
                </c:pt>
                <c:pt idx="2359">
                  <c:v>-4.0108610000000002</c:v>
                </c:pt>
                <c:pt idx="2360">
                  <c:v>-2.9457979999999999</c:v>
                </c:pt>
                <c:pt idx="2361">
                  <c:v>-4.9616120000000006</c:v>
                </c:pt>
                <c:pt idx="2362">
                  <c:v>-0.58441399999999999</c:v>
                </c:pt>
                <c:pt idx="2363">
                  <c:v>0.52232600000000007</c:v>
                </c:pt>
                <c:pt idx="2364">
                  <c:v>2.8770280000000001</c:v>
                </c:pt>
                <c:pt idx="2365">
                  <c:v>7.1878530000000005</c:v>
                </c:pt>
                <c:pt idx="2366">
                  <c:v>5.2159769999999996</c:v>
                </c:pt>
                <c:pt idx="2367">
                  <c:v>10.980252999999999</c:v>
                </c:pt>
                <c:pt idx="2368">
                  <c:v>6.0227310000000003</c:v>
                </c:pt>
                <c:pt idx="2369">
                  <c:v>11.987622999999999</c:v>
                </c:pt>
                <c:pt idx="2370">
                  <c:v>6.0732730000000004</c:v>
                </c:pt>
                <c:pt idx="2371">
                  <c:v>12.230526000000001</c:v>
                </c:pt>
                <c:pt idx="2372">
                  <c:v>6.0503770000000001</c:v>
                </c:pt>
                <c:pt idx="2373">
                  <c:v>11.831555999999999</c:v>
                </c:pt>
                <c:pt idx="2374">
                  <c:v>5.3570549999999999</c:v>
                </c:pt>
                <c:pt idx="2375">
                  <c:v>10.208957999999999</c:v>
                </c:pt>
                <c:pt idx="2376">
                  <c:v>4.4332120000000002</c:v>
                </c:pt>
                <c:pt idx="2377">
                  <c:v>8.519145</c:v>
                </c:pt>
                <c:pt idx="2378">
                  <c:v>3.896271</c:v>
                </c:pt>
                <c:pt idx="2379">
                  <c:v>7.8178879999999999</c:v>
                </c:pt>
                <c:pt idx="2380">
                  <c:v>3.9616009999999999</c:v>
                </c:pt>
                <c:pt idx="2381">
                  <c:v>7.9020410000000005</c:v>
                </c:pt>
                <c:pt idx="2382">
                  <c:v>3.8720819999999998</c:v>
                </c:pt>
                <c:pt idx="2383">
                  <c:v>7.4668049999999999</c:v>
                </c:pt>
                <c:pt idx="2384">
                  <c:v>3.1328130000000001</c:v>
                </c:pt>
                <c:pt idx="2385">
                  <c:v>5.7930120000000001</c:v>
                </c:pt>
                <c:pt idx="2386">
                  <c:v>2.17903</c:v>
                </c:pt>
                <c:pt idx="2387">
                  <c:v>3.8458950000000001</c:v>
                </c:pt>
                <c:pt idx="2388">
                  <c:v>1.171854</c:v>
                </c:pt>
                <c:pt idx="2389">
                  <c:v>1.8330039999999999</c:v>
                </c:pt>
                <c:pt idx="2390">
                  <c:v>0.19126699999999999</c:v>
                </c:pt>
                <c:pt idx="2391">
                  <c:v>-2.3154000000000008E-2</c:v>
                </c:pt>
                <c:pt idx="2392">
                  <c:v>-0.38670900000000002</c:v>
                </c:pt>
                <c:pt idx="2393">
                  <c:v>-0.74645700000000004</c:v>
                </c:pt>
                <c:pt idx="2394">
                  <c:v>-0.325345</c:v>
                </c:pt>
                <c:pt idx="2395">
                  <c:v>-0.84540000000000004</c:v>
                </c:pt>
                <c:pt idx="2396">
                  <c:v>-0.80338699999999996</c:v>
                </c:pt>
                <c:pt idx="2397">
                  <c:v>-1.8509600000000002</c:v>
                </c:pt>
                <c:pt idx="2398">
                  <c:v>-1.3291059999999999</c:v>
                </c:pt>
                <c:pt idx="2399">
                  <c:v>-2.9866849999999996</c:v>
                </c:pt>
                <c:pt idx="2400">
                  <c:v>-2.1278109999999999</c:v>
                </c:pt>
                <c:pt idx="2401">
                  <c:v>-4.9057940000000002</c:v>
                </c:pt>
                <c:pt idx="2402">
                  <c:v>-3.3150740000000001</c:v>
                </c:pt>
                <c:pt idx="2403">
                  <c:v>-7.0073639999999999</c:v>
                </c:pt>
                <c:pt idx="2404">
                  <c:v>-3.8755099999999998</c:v>
                </c:pt>
                <c:pt idx="2405">
                  <c:v>-7.6655939999999996</c:v>
                </c:pt>
                <c:pt idx="2406">
                  <c:v>-3.6913640000000001</c:v>
                </c:pt>
                <c:pt idx="2407">
                  <c:v>-7.5725560000000005</c:v>
                </c:pt>
                <c:pt idx="2408">
                  <c:v>-4.3737009999999996</c:v>
                </c:pt>
                <c:pt idx="2409">
                  <c:v>-9.425338</c:v>
                </c:pt>
                <c:pt idx="2410">
                  <c:v>-5.6156329999999999</c:v>
                </c:pt>
                <c:pt idx="2411">
                  <c:v>-11.620552</c:v>
                </c:pt>
                <c:pt idx="2412">
                  <c:v>-6.2269399999999999</c:v>
                </c:pt>
                <c:pt idx="2413">
                  <c:v>-12.397705999999999</c:v>
                </c:pt>
                <c:pt idx="2414">
                  <c:v>-6.0261129999999996</c:v>
                </c:pt>
                <c:pt idx="2415">
                  <c:v>-12.039797</c:v>
                </c:pt>
                <c:pt idx="2416">
                  <c:v>-5.9129110000000003</c:v>
                </c:pt>
                <c:pt idx="2417">
                  <c:v>-11.62388</c:v>
                </c:pt>
                <c:pt idx="2418">
                  <c:v>-5.4577859999999996</c:v>
                </c:pt>
                <c:pt idx="2419">
                  <c:v>-10.317945999999999</c:v>
                </c:pt>
                <c:pt idx="2420">
                  <c:v>-4.0212079999999997</c:v>
                </c:pt>
                <c:pt idx="2421">
                  <c:v>-7.1636509999999998</c:v>
                </c:pt>
                <c:pt idx="2422">
                  <c:v>-2.1953499999999999</c:v>
                </c:pt>
                <c:pt idx="2423">
                  <c:v>-3.7951759999999997</c:v>
                </c:pt>
                <c:pt idx="2424">
                  <c:v>-1.39133</c:v>
                </c:pt>
                <c:pt idx="2425">
                  <c:v>-2.8022799999999997</c:v>
                </c:pt>
                <c:pt idx="2426">
                  <c:v>-1.6000589999999999</c:v>
                </c:pt>
                <c:pt idx="2427">
                  <c:v>-3.4979199999999997</c:v>
                </c:pt>
                <c:pt idx="2428">
                  <c:v>-2.1242130000000001</c:v>
                </c:pt>
                <c:pt idx="2429">
                  <c:v>-4.3426240000000007</c:v>
                </c:pt>
                <c:pt idx="2430">
                  <c:v>-2.211125</c:v>
                </c:pt>
                <c:pt idx="2431">
                  <c:v>-4.3658669999999997</c:v>
                </c:pt>
                <c:pt idx="2432">
                  <c:v>-2.0569350000000002</c:v>
                </c:pt>
                <c:pt idx="2433">
                  <c:v>-3.9851910000000004</c:v>
                </c:pt>
                <c:pt idx="2434">
                  <c:v>-1.788969</c:v>
                </c:pt>
                <c:pt idx="2435">
                  <c:v>-3.4259849999999998</c:v>
                </c:pt>
                <c:pt idx="2436">
                  <c:v>-1.4510879999999999</c:v>
                </c:pt>
                <c:pt idx="2437">
                  <c:v>-2.7056259999999996</c:v>
                </c:pt>
                <c:pt idx="2438">
                  <c:v>-0.92584500000000003</c:v>
                </c:pt>
                <c:pt idx="2439">
                  <c:v>-1.4621189999999999</c:v>
                </c:pt>
                <c:pt idx="2440">
                  <c:v>-0.230795</c:v>
                </c:pt>
                <c:pt idx="2441">
                  <c:v>-0.29272700000000001</c:v>
                </c:pt>
                <c:pt idx="2442">
                  <c:v>-1.8880000000000001E-2</c:v>
                </c:pt>
                <c:pt idx="2443">
                  <c:v>-0.15987300000000002</c:v>
                </c:pt>
                <c:pt idx="2444">
                  <c:v>-0.28534300000000001</c:v>
                </c:pt>
                <c:pt idx="2445">
                  <c:v>-0.72016499999999994</c:v>
                </c:pt>
                <c:pt idx="2446">
                  <c:v>-0.53823200000000004</c:v>
                </c:pt>
                <c:pt idx="2447">
                  <c:v>-1.1338110000000001</c:v>
                </c:pt>
                <c:pt idx="2448">
                  <c:v>-0.71023899999999995</c:v>
                </c:pt>
                <c:pt idx="2449">
                  <c:v>-1.530697</c:v>
                </c:pt>
                <c:pt idx="2450">
                  <c:v>-1.0073570000000001</c:v>
                </c:pt>
                <c:pt idx="2451">
                  <c:v>-2.3468819999999999</c:v>
                </c:pt>
                <c:pt idx="2452">
                  <c:v>-1.4748810000000001</c:v>
                </c:pt>
                <c:pt idx="2453">
                  <c:v>-2.625623</c:v>
                </c:pt>
                <c:pt idx="2454">
                  <c:v>-0.37179000000000001</c:v>
                </c:pt>
                <c:pt idx="2455">
                  <c:v>0.28196000000000004</c:v>
                </c:pt>
                <c:pt idx="2456">
                  <c:v>1.78546</c:v>
                </c:pt>
                <c:pt idx="2457">
                  <c:v>4.5934379999999999</c:v>
                </c:pt>
                <c:pt idx="2458">
                  <c:v>3.848271</c:v>
                </c:pt>
                <c:pt idx="2459">
                  <c:v>9.1926410000000001</c:v>
                </c:pt>
                <c:pt idx="2460">
                  <c:v>6.7126099999999997</c:v>
                </c:pt>
                <c:pt idx="2461">
                  <c:v>13.966844999999999</c:v>
                </c:pt>
                <c:pt idx="2462">
                  <c:v>6.7290780000000003</c:v>
                </c:pt>
                <c:pt idx="2463">
                  <c:v>12.288619000000001</c:v>
                </c:pt>
                <c:pt idx="2464">
                  <c:v>4.5631310000000003</c:v>
                </c:pt>
                <c:pt idx="2465">
                  <c:v>8.8397560000000013</c:v>
                </c:pt>
                <c:pt idx="2466">
                  <c:v>4.2605469999999999</c:v>
                </c:pt>
                <c:pt idx="2467">
                  <c:v>8.4941309999999994</c:v>
                </c:pt>
                <c:pt idx="2468">
                  <c:v>4.1698680000000001</c:v>
                </c:pt>
                <c:pt idx="2469">
                  <c:v>8.3100069999999988</c:v>
                </c:pt>
                <c:pt idx="2470">
                  <c:v>4.0705809999999998</c:v>
                </c:pt>
                <c:pt idx="2471">
                  <c:v>8.1511990000000001</c:v>
                </c:pt>
                <c:pt idx="2472">
                  <c:v>4.1415740000000003</c:v>
                </c:pt>
                <c:pt idx="2473">
                  <c:v>8.2022630000000003</c:v>
                </c:pt>
                <c:pt idx="2474">
                  <c:v>3.7443089999999999</c:v>
                </c:pt>
                <c:pt idx="2475">
                  <c:v>6.9985390000000001</c:v>
                </c:pt>
                <c:pt idx="2476">
                  <c:v>2.6787489999999998</c:v>
                </c:pt>
                <c:pt idx="2477">
                  <c:v>4.7199349999999995</c:v>
                </c:pt>
                <c:pt idx="2478">
                  <c:v>1.418326</c:v>
                </c:pt>
                <c:pt idx="2479">
                  <c:v>2.3437169999999998</c:v>
                </c:pt>
                <c:pt idx="2480">
                  <c:v>0.68708899999999995</c:v>
                </c:pt>
                <c:pt idx="2481">
                  <c:v>1.2969900000000001</c:v>
                </c:pt>
                <c:pt idx="2482">
                  <c:v>0.55105499999999996</c:v>
                </c:pt>
                <c:pt idx="2483">
                  <c:v>0.93041299999999993</c:v>
                </c:pt>
                <c:pt idx="2484">
                  <c:v>3.5159999999999997E-2</c:v>
                </c:pt>
                <c:pt idx="2485">
                  <c:v>-0.35711499999999996</c:v>
                </c:pt>
                <c:pt idx="2486">
                  <c:v>-0.91136799999999996</c:v>
                </c:pt>
                <c:pt idx="2487">
                  <c:v>-2.423718</c:v>
                </c:pt>
                <c:pt idx="2488">
                  <c:v>-2.1176270000000001</c:v>
                </c:pt>
                <c:pt idx="2489">
                  <c:v>-4.7308870000000001</c:v>
                </c:pt>
                <c:pt idx="2490">
                  <c:v>-2.8948269999999998</c:v>
                </c:pt>
                <c:pt idx="2491">
                  <c:v>-5.970129</c:v>
                </c:pt>
                <c:pt idx="2492">
                  <c:v>-3.2322489999999999</c:v>
                </c:pt>
                <c:pt idx="2493">
                  <c:v>-6.5825259999999997</c:v>
                </c:pt>
                <c:pt idx="2494">
                  <c:v>-3.4573230000000001</c:v>
                </c:pt>
                <c:pt idx="2495">
                  <c:v>-7.0151540000000008</c:v>
                </c:pt>
                <c:pt idx="2496">
                  <c:v>-3.5986319999999998</c:v>
                </c:pt>
                <c:pt idx="2497">
                  <c:v>-7.0964220000000005</c:v>
                </c:pt>
                <c:pt idx="2498">
                  <c:v>-3.3502169999999998</c:v>
                </c:pt>
                <c:pt idx="2499">
                  <c:v>-6.5282939999999998</c:v>
                </c:pt>
                <c:pt idx="2500">
                  <c:v>-2.8949389999999999</c:v>
                </c:pt>
                <c:pt idx="2501">
                  <c:v>-5.6397719999999998</c:v>
                </c:pt>
                <c:pt idx="2502">
                  <c:v>-2.8767299999999998</c:v>
                </c:pt>
                <c:pt idx="2503">
                  <c:v>-5.8479939999999999</c:v>
                </c:pt>
                <c:pt idx="2504">
                  <c:v>-3.0552280000000001</c:v>
                </c:pt>
                <c:pt idx="2505">
                  <c:v>-6.1976320000000005</c:v>
                </c:pt>
                <c:pt idx="2506">
                  <c:v>-3.1379450000000002</c:v>
                </c:pt>
                <c:pt idx="2507">
                  <c:v>-6.1222849999999998</c:v>
                </c:pt>
                <c:pt idx="2508">
                  <c:v>-2.6390129999999998</c:v>
                </c:pt>
                <c:pt idx="2509">
                  <c:v>-5.0233410000000003</c:v>
                </c:pt>
                <c:pt idx="2510">
                  <c:v>-2.3649390000000001</c:v>
                </c:pt>
                <c:pt idx="2511">
                  <c:v>-4.905246</c:v>
                </c:pt>
                <c:pt idx="2512">
                  <c:v>-2.7530350000000001</c:v>
                </c:pt>
                <c:pt idx="2513">
                  <c:v>-5.5442130000000001</c:v>
                </c:pt>
                <c:pt idx="2514">
                  <c:v>-2.7495889999999998</c:v>
                </c:pt>
                <c:pt idx="2515">
                  <c:v>-5.434177</c:v>
                </c:pt>
                <c:pt idx="2516">
                  <c:v>-2.5373060000000001</c:v>
                </c:pt>
                <c:pt idx="2517">
                  <c:v>-4.8396330000000001</c:v>
                </c:pt>
                <c:pt idx="2518">
                  <c:v>-1.994564</c:v>
                </c:pt>
                <c:pt idx="2519">
                  <c:v>-3.585369</c:v>
                </c:pt>
                <c:pt idx="2520">
                  <c:v>-1.1488769999999999</c:v>
                </c:pt>
                <c:pt idx="2521">
                  <c:v>-2.068146</c:v>
                </c:pt>
                <c:pt idx="2522">
                  <c:v>-0.87526899999999996</c:v>
                </c:pt>
                <c:pt idx="2523">
                  <c:v>-1.783166</c:v>
                </c:pt>
                <c:pt idx="2524">
                  <c:v>-0.95670900000000003</c:v>
                </c:pt>
                <c:pt idx="2525">
                  <c:v>-1.9868190000000001</c:v>
                </c:pt>
                <c:pt idx="2526">
                  <c:v>-1.077826</c:v>
                </c:pt>
                <c:pt idx="2527">
                  <c:v>-2.0901610000000002</c:v>
                </c:pt>
                <c:pt idx="2528">
                  <c:v>-0.874255</c:v>
                </c:pt>
                <c:pt idx="2529">
                  <c:v>-1.47932</c:v>
                </c:pt>
                <c:pt idx="2530">
                  <c:v>-0.18868299999999999</c:v>
                </c:pt>
                <c:pt idx="2531">
                  <c:v>7.4209999999999998E-2</c:v>
                </c:pt>
                <c:pt idx="2532">
                  <c:v>0.67492399999999997</c:v>
                </c:pt>
                <c:pt idx="2533">
                  <c:v>1.5133350000000001</c:v>
                </c:pt>
                <c:pt idx="2534">
                  <c:v>0.48702099999999998</c:v>
                </c:pt>
                <c:pt idx="2535">
                  <c:v>0.19118499999999999</c:v>
                </c:pt>
                <c:pt idx="2536">
                  <c:v>-1.2720819999999999</c:v>
                </c:pt>
                <c:pt idx="2537">
                  <c:v>-3.1861889999999997</c:v>
                </c:pt>
                <c:pt idx="2538">
                  <c:v>-1.8556630000000001</c:v>
                </c:pt>
                <c:pt idx="2539">
                  <c:v>-2.8397600000000001</c:v>
                </c:pt>
                <c:pt idx="2540">
                  <c:v>0.46161000000000002</c:v>
                </c:pt>
                <c:pt idx="2541">
                  <c:v>2.5491109999999999</c:v>
                </c:pt>
                <c:pt idx="2542">
                  <c:v>3.1219440000000001</c:v>
                </c:pt>
                <c:pt idx="2543">
                  <c:v>6.3220480000000006</c:v>
                </c:pt>
                <c:pt idx="2544">
                  <c:v>2.7595290000000001</c:v>
                </c:pt>
                <c:pt idx="2545">
                  <c:v>4.9811680000000003</c:v>
                </c:pt>
                <c:pt idx="2546">
                  <c:v>1.74966</c:v>
                </c:pt>
                <c:pt idx="2547">
                  <c:v>3.1286969999999998</c:v>
                </c:pt>
                <c:pt idx="2548">
                  <c:v>1.631027</c:v>
                </c:pt>
                <c:pt idx="2549">
                  <c:v>4.0622690000000006</c:v>
                </c:pt>
                <c:pt idx="2550">
                  <c:v>3.4560620000000002</c:v>
                </c:pt>
                <c:pt idx="2551">
                  <c:v>7.5908509999999998</c:v>
                </c:pt>
                <c:pt idx="2552">
                  <c:v>4.5355080000000001</c:v>
                </c:pt>
                <c:pt idx="2553">
                  <c:v>9.0414710000000014</c:v>
                </c:pt>
                <c:pt idx="2554">
                  <c:v>4.3191509999999997</c:v>
                </c:pt>
                <c:pt idx="2555">
                  <c:v>8.5643670000000007</c:v>
                </c:pt>
                <c:pt idx="2556">
                  <c:v>4.2712110000000001</c:v>
                </c:pt>
                <c:pt idx="2557">
                  <c:v>8.4680700000000009</c:v>
                </c:pt>
                <c:pt idx="2558">
                  <c:v>4.092454</c:v>
                </c:pt>
                <c:pt idx="2559">
                  <c:v>8.0035279999999993</c:v>
                </c:pt>
                <c:pt idx="2560">
                  <c:v>3.5631620000000002</c:v>
                </c:pt>
                <c:pt idx="2561">
                  <c:v>6.7140699999999995</c:v>
                </c:pt>
                <c:pt idx="2562">
                  <c:v>2.8171849999999998</c:v>
                </c:pt>
                <c:pt idx="2563">
                  <c:v>5.4134039999999999</c:v>
                </c:pt>
                <c:pt idx="2564">
                  <c:v>2.4444910000000002</c:v>
                </c:pt>
                <c:pt idx="2565">
                  <c:v>4.7310480000000004</c:v>
                </c:pt>
                <c:pt idx="2566">
                  <c:v>2.0787110000000002</c:v>
                </c:pt>
                <c:pt idx="2567">
                  <c:v>3.8324760000000002</c:v>
                </c:pt>
                <c:pt idx="2568">
                  <c:v>1.2701290000000001</c:v>
                </c:pt>
                <c:pt idx="2569">
                  <c:v>1.939416</c:v>
                </c:pt>
                <c:pt idx="2570">
                  <c:v>-0.112662</c:v>
                </c:pt>
                <c:pt idx="2571">
                  <c:v>-0.97620300000000004</c:v>
                </c:pt>
                <c:pt idx="2572">
                  <c:v>-1.2967649999999999</c:v>
                </c:pt>
                <c:pt idx="2573">
                  <c:v>-2.7793010000000002</c:v>
                </c:pt>
                <c:pt idx="2574">
                  <c:v>-1.5166550000000001</c:v>
                </c:pt>
                <c:pt idx="2575">
                  <c:v>-2.833691</c:v>
                </c:pt>
                <c:pt idx="2576">
                  <c:v>-1.093742</c:v>
                </c:pt>
                <c:pt idx="2577">
                  <c:v>-2.1167879999999997</c:v>
                </c:pt>
                <c:pt idx="2578">
                  <c:v>-1.164898</c:v>
                </c:pt>
                <c:pt idx="2579">
                  <c:v>-2.8090039999999998</c:v>
                </c:pt>
                <c:pt idx="2580">
                  <c:v>-2.5458560000000001</c:v>
                </c:pt>
                <c:pt idx="2581">
                  <c:v>-6.4072610000000001</c:v>
                </c:pt>
                <c:pt idx="2582">
                  <c:v>-5.3284640000000003</c:v>
                </c:pt>
                <c:pt idx="2583">
                  <c:v>-11.774495999999999</c:v>
                </c:pt>
                <c:pt idx="2584">
                  <c:v>-6.7208290000000002</c:v>
                </c:pt>
                <c:pt idx="2585">
                  <c:v>-12.996019</c:v>
                </c:pt>
                <c:pt idx="2586">
                  <c:v>-5.3173139999999997</c:v>
                </c:pt>
                <c:pt idx="2587">
                  <c:v>-9.8283959999999997</c:v>
                </c:pt>
                <c:pt idx="2588">
                  <c:v>-4.1308920000000002</c:v>
                </c:pt>
                <c:pt idx="2589">
                  <c:v>-8.3332340000000009</c:v>
                </c:pt>
                <c:pt idx="2590">
                  <c:v>-4.474164</c:v>
                </c:pt>
                <c:pt idx="2591">
                  <c:v>-9.2072399999999988</c:v>
                </c:pt>
                <c:pt idx="2592">
                  <c:v>-4.7575810000000001</c:v>
                </c:pt>
                <c:pt idx="2593">
                  <c:v>-9.2989129999999989</c:v>
                </c:pt>
                <c:pt idx="2594">
                  <c:v>-4.1055640000000002</c:v>
                </c:pt>
                <c:pt idx="2595">
                  <c:v>-7.6378970000000006</c:v>
                </c:pt>
                <c:pt idx="2596">
                  <c:v>-3.0197980000000002</c:v>
                </c:pt>
                <c:pt idx="2597">
                  <c:v>-5.6516260000000003</c:v>
                </c:pt>
                <c:pt idx="2598">
                  <c:v>-2.3395999999999999</c:v>
                </c:pt>
                <c:pt idx="2599">
                  <c:v>-4.4123359999999998</c:v>
                </c:pt>
                <c:pt idx="2600">
                  <c:v>-1.769501</c:v>
                </c:pt>
                <c:pt idx="2601">
                  <c:v>-3.2153390000000002</c:v>
                </c:pt>
                <c:pt idx="2602">
                  <c:v>-1.122144</c:v>
                </c:pt>
                <c:pt idx="2603">
                  <c:v>-1.8641939999999999</c:v>
                </c:pt>
                <c:pt idx="2604">
                  <c:v>-0.40358100000000002</c:v>
                </c:pt>
                <c:pt idx="2605">
                  <c:v>-0.51778900000000005</c:v>
                </c:pt>
                <c:pt idx="2606">
                  <c:v>6.1107000000000002E-2</c:v>
                </c:pt>
                <c:pt idx="2607">
                  <c:v>0.129192</c:v>
                </c:pt>
                <c:pt idx="2608">
                  <c:v>-8.4666000000000005E-2</c:v>
                </c:pt>
                <c:pt idx="2609">
                  <c:v>-0.38175200000000004</c:v>
                </c:pt>
                <c:pt idx="2610">
                  <c:v>-0.39987200000000001</c:v>
                </c:pt>
                <c:pt idx="2611">
                  <c:v>-0.74390699999999998</c:v>
                </c:pt>
                <c:pt idx="2612">
                  <c:v>-7.9488000000000003E-2</c:v>
                </c:pt>
                <c:pt idx="2613">
                  <c:v>0.235703</c:v>
                </c:pt>
                <c:pt idx="2614">
                  <c:v>0.74438899999999997</c:v>
                </c:pt>
                <c:pt idx="2615">
                  <c:v>1.7511189999999999</c:v>
                </c:pt>
                <c:pt idx="2616">
                  <c:v>1.050753</c:v>
                </c:pt>
                <c:pt idx="2617">
                  <c:v>1.942644</c:v>
                </c:pt>
                <c:pt idx="2618">
                  <c:v>0.56816299999999997</c:v>
                </c:pt>
                <c:pt idx="2619">
                  <c:v>0.65539799999999993</c:v>
                </c:pt>
                <c:pt idx="2620">
                  <c:v>-0.36473899999999998</c:v>
                </c:pt>
                <c:pt idx="2621">
                  <c:v>-0.93562999999999996</c:v>
                </c:pt>
                <c:pt idx="2622">
                  <c:v>-0.533169</c:v>
                </c:pt>
                <c:pt idx="2623">
                  <c:v>-0.76147600000000004</c:v>
                </c:pt>
                <c:pt idx="2624">
                  <c:v>0.39187300000000003</c:v>
                </c:pt>
                <c:pt idx="2625">
                  <c:v>1.5896650000000001</c:v>
                </c:pt>
                <c:pt idx="2626">
                  <c:v>1.9920709999999999</c:v>
                </c:pt>
                <c:pt idx="2627">
                  <c:v>4.5860859999999999</c:v>
                </c:pt>
                <c:pt idx="2628">
                  <c:v>3.049401</c:v>
                </c:pt>
                <c:pt idx="2629">
                  <c:v>6.2871679999999994</c:v>
                </c:pt>
                <c:pt idx="2630">
                  <c:v>3.5516679999999998</c:v>
                </c:pt>
                <c:pt idx="2631">
                  <c:v>7.8055819999999994</c:v>
                </c:pt>
                <c:pt idx="2632">
                  <c:v>5.0366340000000003</c:v>
                </c:pt>
                <c:pt idx="2633">
                  <c:v>9.9029519999999991</c:v>
                </c:pt>
                <c:pt idx="2634">
                  <c:v>3.8637380000000001</c:v>
                </c:pt>
                <c:pt idx="2635">
                  <c:v>7.0716610000000006</c:v>
                </c:pt>
                <c:pt idx="2636">
                  <c:v>2.4293439999999999</c:v>
                </c:pt>
                <c:pt idx="2637">
                  <c:v>4.2969790000000003</c:v>
                </c:pt>
                <c:pt idx="2638">
                  <c:v>2.1901090000000001</c:v>
                </c:pt>
                <c:pt idx="2639">
                  <c:v>5.4925200000000007</c:v>
                </c:pt>
                <c:pt idx="2640">
                  <c:v>4.6571239999999996</c:v>
                </c:pt>
                <c:pt idx="2641">
                  <c:v>10.106655999999999</c:v>
                </c:pt>
                <c:pt idx="2642">
                  <c:v>4.9668640000000002</c:v>
                </c:pt>
                <c:pt idx="2643">
                  <c:v>8.8631640000000012</c:v>
                </c:pt>
                <c:pt idx="2644">
                  <c:v>3.1837659999999999</c:v>
                </c:pt>
                <c:pt idx="2645">
                  <c:v>6.1693300000000004</c:v>
                </c:pt>
                <c:pt idx="2646">
                  <c:v>3.3176860000000001</c:v>
                </c:pt>
                <c:pt idx="2647">
                  <c:v>6.98203</c:v>
                </c:pt>
                <c:pt idx="2648">
                  <c:v>3.7315469999999999</c:v>
                </c:pt>
                <c:pt idx="2649">
                  <c:v>7.2851559999999997</c:v>
                </c:pt>
                <c:pt idx="2650">
                  <c:v>3.1499980000000001</c:v>
                </c:pt>
                <c:pt idx="2651">
                  <c:v>5.8125450000000001</c:v>
                </c:pt>
                <c:pt idx="2652">
                  <c:v>2.2477299999999998</c:v>
                </c:pt>
                <c:pt idx="2653">
                  <c:v>4.1264889999999994</c:v>
                </c:pt>
                <c:pt idx="2654">
                  <c:v>1.625796</c:v>
                </c:pt>
                <c:pt idx="2655">
                  <c:v>3.0475829999999999</c:v>
                </c:pt>
                <c:pt idx="2656">
                  <c:v>1.0141640000000001</c:v>
                </c:pt>
                <c:pt idx="2657">
                  <c:v>1.4957320000000001</c:v>
                </c:pt>
                <c:pt idx="2658">
                  <c:v>-0.16941700000000001</c:v>
                </c:pt>
                <c:pt idx="2659">
                  <c:v>-1.121019</c:v>
                </c:pt>
                <c:pt idx="2660">
                  <c:v>-1.794505</c:v>
                </c:pt>
                <c:pt idx="2661">
                  <c:v>-4.3135340000000006</c:v>
                </c:pt>
                <c:pt idx="2662">
                  <c:v>-3.0368240000000002</c:v>
                </c:pt>
                <c:pt idx="2663">
                  <c:v>-6.2961710000000002</c:v>
                </c:pt>
                <c:pt idx="2664">
                  <c:v>-3.3881649999999999</c:v>
                </c:pt>
                <c:pt idx="2665">
                  <c:v>-7.0853210000000004</c:v>
                </c:pt>
                <c:pt idx="2666">
                  <c:v>-3.935692</c:v>
                </c:pt>
                <c:pt idx="2667">
                  <c:v>-7.9586839999999999</c:v>
                </c:pt>
                <c:pt idx="2668">
                  <c:v>-4.1264459999999996</c:v>
                </c:pt>
                <c:pt idx="2669">
                  <c:v>-8.4075260000000007</c:v>
                </c:pt>
                <c:pt idx="2670">
                  <c:v>-4.6498999999999997</c:v>
                </c:pt>
                <c:pt idx="2671">
                  <c:v>-10.088508999999998</c:v>
                </c:pt>
                <c:pt idx="2672">
                  <c:v>-6.3916570000000004</c:v>
                </c:pt>
                <c:pt idx="2673">
                  <c:v>-13.512731</c:v>
                </c:pt>
                <c:pt idx="2674">
                  <c:v>-7.4763520000000003</c:v>
                </c:pt>
                <c:pt idx="2675">
                  <c:v>-15.176727</c:v>
                </c:pt>
                <c:pt idx="2676">
                  <c:v>-7.7750050000000002</c:v>
                </c:pt>
                <c:pt idx="2677">
                  <c:v>-15.196861999999999</c:v>
                </c:pt>
                <c:pt idx="2678">
                  <c:v>-6.8178130000000001</c:v>
                </c:pt>
                <c:pt idx="2679">
                  <c:v>-12.849167000000001</c:v>
                </c:pt>
                <c:pt idx="2680">
                  <c:v>-5.442717</c:v>
                </c:pt>
                <c:pt idx="2681">
                  <c:v>-10.740908000000001</c:v>
                </c:pt>
                <c:pt idx="2682">
                  <c:v>-5.4104429999999999</c:v>
                </c:pt>
                <c:pt idx="2683">
                  <c:v>-11.200326</c:v>
                </c:pt>
                <c:pt idx="2684">
                  <c:v>-6.0106159999999997</c:v>
                </c:pt>
                <c:pt idx="2685">
                  <c:v>-11.8781</c:v>
                </c:pt>
                <c:pt idx="2686">
                  <c:v>-5.385853</c:v>
                </c:pt>
                <c:pt idx="2687">
                  <c:v>-10.131667</c:v>
                </c:pt>
                <c:pt idx="2688">
                  <c:v>-4.4575579999999997</c:v>
                </c:pt>
                <c:pt idx="2689">
                  <c:v>-9.2948389999999996</c:v>
                </c:pt>
                <c:pt idx="2690">
                  <c:v>-5.2658509999999996</c:v>
                </c:pt>
                <c:pt idx="2691">
                  <c:v>-11.080355999999998</c:v>
                </c:pt>
                <c:pt idx="2692">
                  <c:v>-6.6589260000000001</c:v>
                </c:pt>
                <c:pt idx="2693">
                  <c:v>-13.764652999999999</c:v>
                </c:pt>
                <c:pt idx="2694">
                  <c:v>-7.0567539999999997</c:v>
                </c:pt>
                <c:pt idx="2695">
                  <c:v>-13.530531</c:v>
                </c:pt>
                <c:pt idx="2696">
                  <c:v>-5.5540390000000004</c:v>
                </c:pt>
                <c:pt idx="2697">
                  <c:v>-10.080919000000002</c:v>
                </c:pt>
                <c:pt idx="2698">
                  <c:v>-3.5681409999999998</c:v>
                </c:pt>
                <c:pt idx="2699">
                  <c:v>-6.307741</c:v>
                </c:pt>
                <c:pt idx="2700">
                  <c:v>-2.0412149999999998</c:v>
                </c:pt>
                <c:pt idx="2701">
                  <c:v>-3.3465569999999998</c:v>
                </c:pt>
                <c:pt idx="2702">
                  <c:v>-0.64336599999999999</c:v>
                </c:pt>
                <c:pt idx="2703">
                  <c:v>-1.5087280000000001</c:v>
                </c:pt>
                <c:pt idx="2704">
                  <c:v>-1.4795240000000001</c:v>
                </c:pt>
                <c:pt idx="2705">
                  <c:v>-3.6671369999999999</c:v>
                </c:pt>
                <c:pt idx="2706">
                  <c:v>-2.7444259999999998</c:v>
                </c:pt>
                <c:pt idx="2707">
                  <c:v>-5.2193480000000001</c:v>
                </c:pt>
                <c:pt idx="2708">
                  <c:v>-2.2238570000000002</c:v>
                </c:pt>
                <c:pt idx="2709">
                  <c:v>-4.5437620000000001</c:v>
                </c:pt>
                <c:pt idx="2710">
                  <c:v>-2.5919430000000001</c:v>
                </c:pt>
                <c:pt idx="2711">
                  <c:v>-5.0328840000000001</c:v>
                </c:pt>
                <c:pt idx="2712">
                  <c:v>-1.9855069999999999</c:v>
                </c:pt>
                <c:pt idx="2713">
                  <c:v>-3.732707</c:v>
                </c:pt>
                <c:pt idx="2714">
                  <c:v>-2.051539</c:v>
                </c:pt>
                <c:pt idx="2715">
                  <c:v>-4.6379909999999995</c:v>
                </c:pt>
                <c:pt idx="2716">
                  <c:v>-2.2694160000000001</c:v>
                </c:pt>
                <c:pt idx="2717">
                  <c:v>-3.6450580000000001</c:v>
                </c:pt>
                <c:pt idx="2718">
                  <c:v>-0.316803</c:v>
                </c:pt>
                <c:pt idx="2719">
                  <c:v>-0.59138800000000002</c:v>
                </c:pt>
                <c:pt idx="2720">
                  <c:v>-0.80540999999999996</c:v>
                </c:pt>
                <c:pt idx="2721">
                  <c:v>-2.723319</c:v>
                </c:pt>
                <c:pt idx="2722">
                  <c:v>-3.0931950000000001</c:v>
                </c:pt>
                <c:pt idx="2723">
                  <c:v>-6.9939599999999995</c:v>
                </c:pt>
                <c:pt idx="2724">
                  <c:v>-4.0486620000000002</c:v>
                </c:pt>
                <c:pt idx="2725">
                  <c:v>-7.6111970000000007</c:v>
                </c:pt>
                <c:pt idx="2726">
                  <c:v>-2.7898830000000001</c:v>
                </c:pt>
                <c:pt idx="2727">
                  <c:v>-4.8903509999999999</c:v>
                </c:pt>
                <c:pt idx="2728">
                  <c:v>-1.604114</c:v>
                </c:pt>
                <c:pt idx="2729">
                  <c:v>-3.143586</c:v>
                </c:pt>
                <c:pt idx="2730">
                  <c:v>-1.9840850000000001</c:v>
                </c:pt>
                <c:pt idx="2731">
                  <c:v>-4.4679690000000001</c:v>
                </c:pt>
                <c:pt idx="2732">
                  <c:v>-2.6861899999999999</c:v>
                </c:pt>
                <c:pt idx="2733">
                  <c:v>-5.2751339999999995</c:v>
                </c:pt>
                <c:pt idx="2734">
                  <c:v>-2.3415089999999998</c:v>
                </c:pt>
                <c:pt idx="2735">
                  <c:v>-4.3420529999999999</c:v>
                </c:pt>
                <c:pt idx="2736">
                  <c:v>-1.5905579999999999</c:v>
                </c:pt>
                <c:pt idx="2737">
                  <c:v>-2.8531839999999997</c:v>
                </c:pt>
                <c:pt idx="2738">
                  <c:v>-1.232861</c:v>
                </c:pt>
                <c:pt idx="2739">
                  <c:v>-2.4838149999999999</c:v>
                </c:pt>
                <c:pt idx="2740">
                  <c:v>-1.2338439999999999</c:v>
                </c:pt>
                <c:pt idx="2741">
                  <c:v>-2.4463910000000002</c:v>
                </c:pt>
                <c:pt idx="2742">
                  <c:v>-1.1284970000000001</c:v>
                </c:pt>
                <c:pt idx="2743">
                  <c:v>-2.050421</c:v>
                </c:pt>
                <c:pt idx="2744">
                  <c:v>-0.59275299999999997</c:v>
                </c:pt>
                <c:pt idx="2745">
                  <c:v>-0.92870699999999995</c:v>
                </c:pt>
                <c:pt idx="2746">
                  <c:v>-0.28472599999999998</c:v>
                </c:pt>
                <c:pt idx="2747">
                  <c:v>-0.5619559999999999</c:v>
                </c:pt>
                <c:pt idx="2748">
                  <c:v>-0.29103400000000001</c:v>
                </c:pt>
                <c:pt idx="2749">
                  <c:v>-0.58414199999999994</c:v>
                </c:pt>
                <c:pt idx="2750">
                  <c:v>-0.27702599999999999</c:v>
                </c:pt>
                <c:pt idx="2751">
                  <c:v>-0.54438999999999993</c:v>
                </c:pt>
                <c:pt idx="2752">
                  <c:v>-0.20980399999999999</c:v>
                </c:pt>
                <c:pt idx="2753">
                  <c:v>-0.35782700000000001</c:v>
                </c:pt>
                <c:pt idx="2754">
                  <c:v>-0.14275399999999999</c:v>
                </c:pt>
              </c:numCache>
            </c:numRef>
          </c:val>
          <c:smooth val="0"/>
          <c:extLst>
            <c:ext xmlns:c16="http://schemas.microsoft.com/office/drawing/2014/chart" uri="{C3380CC4-5D6E-409C-BE32-E72D297353CC}">
              <c16:uniqueId val="{00000001-31F1-4C5A-AE58-4D69EFEFD979}"/>
            </c:ext>
          </c:extLst>
        </c:ser>
        <c:ser>
          <c:idx val="2"/>
          <c:order val="2"/>
          <c:tx>
            <c:strRef>
              <c:f>Sheet1!$L$1</c:f>
              <c:strCache>
                <c:ptCount val="1"/>
                <c:pt idx="0">
                  <c:v>G_z</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Sheet1!$L$2:$L$2756</c:f>
              <c:numCache>
                <c:formatCode>General</c:formatCode>
                <c:ptCount val="2755"/>
                <c:pt idx="0">
                  <c:v>-1.8099000000000001E-2</c:v>
                </c:pt>
                <c:pt idx="1">
                  <c:v>-1.1990000000000001E-2</c:v>
                </c:pt>
                <c:pt idx="2">
                  <c:v>3.6270999999999998E-2</c:v>
                </c:pt>
                <c:pt idx="3">
                  <c:v>8.2424999999999998E-2</c:v>
                </c:pt>
                <c:pt idx="4">
                  <c:v>4.9725999999999999E-2</c:v>
                </c:pt>
                <c:pt idx="5">
                  <c:v>8.1164E-2</c:v>
                </c:pt>
                <c:pt idx="6">
                  <c:v>4.3090000000000003E-2</c:v>
                </c:pt>
                <c:pt idx="7">
                  <c:v>0.112528</c:v>
                </c:pt>
                <c:pt idx="8">
                  <c:v>0.10970000000000001</c:v>
                </c:pt>
                <c:pt idx="9">
                  <c:v>0.263104</c:v>
                </c:pt>
                <c:pt idx="10">
                  <c:v>0.181364</c:v>
                </c:pt>
                <c:pt idx="11">
                  <c:v>0.36526999999999998</c:v>
                </c:pt>
                <c:pt idx="12">
                  <c:v>0.17460800000000001</c:v>
                </c:pt>
                <c:pt idx="13">
                  <c:v>0.33754700000000004</c:v>
                </c:pt>
                <c:pt idx="14">
                  <c:v>0.153091</c:v>
                </c:pt>
                <c:pt idx="15">
                  <c:v>0.30997600000000003</c:v>
                </c:pt>
                <c:pt idx="16">
                  <c:v>0.17460100000000001</c:v>
                </c:pt>
                <c:pt idx="17">
                  <c:v>0.36944900000000003</c:v>
                </c:pt>
                <c:pt idx="18">
                  <c:v>0.20804400000000001</c:v>
                </c:pt>
                <c:pt idx="19">
                  <c:v>0.42632800000000004</c:v>
                </c:pt>
                <c:pt idx="20">
                  <c:v>0.221001</c:v>
                </c:pt>
                <c:pt idx="21">
                  <c:v>0.434728</c:v>
                </c:pt>
                <c:pt idx="22">
                  <c:v>0.20816100000000001</c:v>
                </c:pt>
                <c:pt idx="23">
                  <c:v>0.41159400000000002</c:v>
                </c:pt>
                <c:pt idx="24">
                  <c:v>0.20614099999999999</c:v>
                </c:pt>
                <c:pt idx="25">
                  <c:v>0.420543</c:v>
                </c:pt>
                <c:pt idx="26">
                  <c:v>0.215506</c:v>
                </c:pt>
                <c:pt idx="27">
                  <c:v>0.41958700000000004</c:v>
                </c:pt>
                <c:pt idx="28">
                  <c:v>0.18746599999999999</c:v>
                </c:pt>
                <c:pt idx="29">
                  <c:v>0.35824699999999998</c:v>
                </c:pt>
                <c:pt idx="30">
                  <c:v>0.159141</c:v>
                </c:pt>
                <c:pt idx="31">
                  <c:v>0.31598199999999999</c:v>
                </c:pt>
                <c:pt idx="32">
                  <c:v>0.15547900000000001</c:v>
                </c:pt>
                <c:pt idx="33">
                  <c:v>0.317189</c:v>
                </c:pt>
                <c:pt idx="34">
                  <c:v>0.16509099999999999</c:v>
                </c:pt>
                <c:pt idx="35">
                  <c:v>0.31670399999999999</c:v>
                </c:pt>
                <c:pt idx="36">
                  <c:v>0.13386500000000001</c:v>
                </c:pt>
                <c:pt idx="37">
                  <c:v>0.252834</c:v>
                </c:pt>
                <c:pt idx="38">
                  <c:v>0.107904</c:v>
                </c:pt>
                <c:pt idx="39">
                  <c:v>0.215229</c:v>
                </c:pt>
                <c:pt idx="40">
                  <c:v>0.11426</c:v>
                </c:pt>
                <c:pt idx="41">
                  <c:v>0.230374</c:v>
                </c:pt>
                <c:pt idx="42">
                  <c:v>0.10440000000000001</c:v>
                </c:pt>
                <c:pt idx="43">
                  <c:v>0.18981300000000001</c:v>
                </c:pt>
                <c:pt idx="44">
                  <c:v>6.5449999999999994E-2</c:v>
                </c:pt>
                <c:pt idx="45">
                  <c:v>0.11411499999999999</c:v>
                </c:pt>
                <c:pt idx="46">
                  <c:v>3.9298E-2</c:v>
                </c:pt>
                <c:pt idx="47">
                  <c:v>8.0879000000000006E-2</c:v>
                </c:pt>
                <c:pt idx="48">
                  <c:v>4.3566000000000001E-2</c:v>
                </c:pt>
                <c:pt idx="49">
                  <c:v>8.8848999999999997E-2</c:v>
                </c:pt>
                <c:pt idx="50">
                  <c:v>4.9120999999999998E-2</c:v>
                </c:pt>
                <c:pt idx="51">
                  <c:v>9.6948000000000006E-2</c:v>
                </c:pt>
                <c:pt idx="52">
                  <c:v>3.6122000000000001E-2</c:v>
                </c:pt>
                <c:pt idx="53">
                  <c:v>5.2132999999999999E-2</c:v>
                </c:pt>
                <c:pt idx="54">
                  <c:v>-2.9949999999999998E-3</c:v>
                </c:pt>
                <c:pt idx="55">
                  <c:v>-2.1849E-2</c:v>
                </c:pt>
                <c:pt idx="56">
                  <c:v>-1.9729E-2</c:v>
                </c:pt>
                <c:pt idx="57">
                  <c:v>-3.1634000000000002E-2</c:v>
                </c:pt>
                <c:pt idx="58">
                  <c:v>5.5929999999999999E-3</c:v>
                </c:pt>
                <c:pt idx="59">
                  <c:v>3.2584000000000002E-2</c:v>
                </c:pt>
                <c:pt idx="60">
                  <c:v>4.4489000000000001E-2</c:v>
                </c:pt>
                <c:pt idx="61">
                  <c:v>0.104799</c:v>
                </c:pt>
                <c:pt idx="62">
                  <c:v>9.3099000000000001E-2</c:v>
                </c:pt>
                <c:pt idx="63">
                  <c:v>0.21726200000000001</c:v>
                </c:pt>
                <c:pt idx="64">
                  <c:v>9.7592999999999999E-2</c:v>
                </c:pt>
                <c:pt idx="65">
                  <c:v>7.7829999999999996E-2</c:v>
                </c:pt>
                <c:pt idx="66">
                  <c:v>-4.9725999999999999E-2</c:v>
                </c:pt>
                <c:pt idx="67">
                  <c:v>-5.1674999999999999E-2</c:v>
                </c:pt>
                <c:pt idx="68">
                  <c:v>3.7361999999999999E-2</c:v>
                </c:pt>
                <c:pt idx="69">
                  <c:v>0.110071</c:v>
                </c:pt>
                <c:pt idx="70">
                  <c:v>9.0434E-2</c:v>
                </c:pt>
                <c:pt idx="71">
                  <c:v>0.14513199999999998</c:v>
                </c:pt>
                <c:pt idx="72">
                  <c:v>5.3371000000000002E-2</c:v>
                </c:pt>
                <c:pt idx="73">
                  <c:v>0.112841</c:v>
                </c:pt>
                <c:pt idx="74">
                  <c:v>8.0838999999999994E-2</c:v>
                </c:pt>
                <c:pt idx="75">
                  <c:v>0.188833</c:v>
                </c:pt>
                <c:pt idx="76">
                  <c:v>0.122584</c:v>
                </c:pt>
                <c:pt idx="77">
                  <c:v>0.23719400000000002</c:v>
                </c:pt>
                <c:pt idx="78">
                  <c:v>9.2356999999999995E-2</c:v>
                </c:pt>
                <c:pt idx="79">
                  <c:v>0.161907</c:v>
                </c:pt>
                <c:pt idx="80">
                  <c:v>5.2911E-2</c:v>
                </c:pt>
                <c:pt idx="81">
                  <c:v>9.461E-2</c:v>
                </c:pt>
                <c:pt idx="82">
                  <c:v>4.3519000000000002E-2</c:v>
                </c:pt>
                <c:pt idx="83">
                  <c:v>9.7707000000000002E-2</c:v>
                </c:pt>
                <c:pt idx="84">
                  <c:v>6.4071000000000003E-2</c:v>
                </c:pt>
                <c:pt idx="85">
                  <c:v>0.13497000000000001</c:v>
                </c:pt>
                <c:pt idx="86">
                  <c:v>6.6979999999999998E-2</c:v>
                </c:pt>
                <c:pt idx="87">
                  <c:v>0.123419</c:v>
                </c:pt>
                <c:pt idx="88">
                  <c:v>5.2183E-2</c:v>
                </c:pt>
                <c:pt idx="89">
                  <c:v>0.10313700000000001</c:v>
                </c:pt>
                <c:pt idx="90">
                  <c:v>4.5343000000000001E-2</c:v>
                </c:pt>
                <c:pt idx="91">
                  <c:v>8.1863999999999992E-2</c:v>
                </c:pt>
                <c:pt idx="92">
                  <c:v>2.9883E-2</c:v>
                </c:pt>
                <c:pt idx="93">
                  <c:v>5.4380999999999999E-2</c:v>
                </c:pt>
                <c:pt idx="94">
                  <c:v>2.366E-2</c:v>
                </c:pt>
                <c:pt idx="95">
                  <c:v>5.1027000000000003E-2</c:v>
                </c:pt>
                <c:pt idx="96">
                  <c:v>2.7847E-2</c:v>
                </c:pt>
                <c:pt idx="97">
                  <c:v>4.7448000000000004E-2</c:v>
                </c:pt>
                <c:pt idx="98">
                  <c:v>6.9189999999999998E-3</c:v>
                </c:pt>
                <c:pt idx="99">
                  <c:v>1.0661E-2</c:v>
                </c:pt>
                <c:pt idx="100">
                  <c:v>1.9696000000000002E-2</c:v>
                </c:pt>
                <c:pt idx="101">
                  <c:v>7.4520000000000003E-2</c:v>
                </c:pt>
                <c:pt idx="102">
                  <c:v>9.4178999999999999E-2</c:v>
                </c:pt>
                <c:pt idx="103">
                  <c:v>0.21277200000000002</c:v>
                </c:pt>
                <c:pt idx="104">
                  <c:v>0.123901</c:v>
                </c:pt>
                <c:pt idx="105">
                  <c:v>0.23172999999999999</c:v>
                </c:pt>
                <c:pt idx="106">
                  <c:v>9.2752000000000001E-2</c:v>
                </c:pt>
                <c:pt idx="107">
                  <c:v>0.18754599999999999</c:v>
                </c:pt>
                <c:pt idx="108">
                  <c:v>0.10979899999999999</c:v>
                </c:pt>
                <c:pt idx="109">
                  <c:v>0.23471799999999998</c:v>
                </c:pt>
                <c:pt idx="110">
                  <c:v>0.12932199999999999</c:v>
                </c:pt>
                <c:pt idx="111">
                  <c:v>0.24912200000000001</c:v>
                </c:pt>
                <c:pt idx="112">
                  <c:v>9.3153E-2</c:v>
                </c:pt>
                <c:pt idx="113">
                  <c:v>0.14459900000000001</c:v>
                </c:pt>
                <c:pt idx="114">
                  <c:v>1.4766E-2</c:v>
                </c:pt>
                <c:pt idx="115">
                  <c:v>2.1339999999999987E-3</c:v>
                </c:pt>
                <c:pt idx="116">
                  <c:v>-3.2721E-2</c:v>
                </c:pt>
                <c:pt idx="117">
                  <c:v>-7.1483999999999992E-2</c:v>
                </c:pt>
                <c:pt idx="118">
                  <c:v>-4.4354999999999999E-2</c:v>
                </c:pt>
                <c:pt idx="119">
                  <c:v>-9.8976000000000008E-2</c:v>
                </c:pt>
                <c:pt idx="120">
                  <c:v>-6.6467999999999999E-2</c:v>
                </c:pt>
                <c:pt idx="121">
                  <c:v>-0.148066</c:v>
                </c:pt>
                <c:pt idx="122">
                  <c:v>-0.109221</c:v>
                </c:pt>
                <c:pt idx="123">
                  <c:v>-0.24798700000000001</c:v>
                </c:pt>
                <c:pt idx="124">
                  <c:v>-0.163465</c:v>
                </c:pt>
                <c:pt idx="125">
                  <c:v>-0.339924</c:v>
                </c:pt>
                <c:pt idx="126">
                  <c:v>-0.18598700000000001</c:v>
                </c:pt>
                <c:pt idx="127">
                  <c:v>-0.39803200000000005</c:v>
                </c:pt>
                <c:pt idx="128">
                  <c:v>-0.245008</c:v>
                </c:pt>
                <c:pt idx="129">
                  <c:v>-0.53340100000000001</c:v>
                </c:pt>
                <c:pt idx="130">
                  <c:v>-0.32851799999999998</c:v>
                </c:pt>
                <c:pt idx="131">
                  <c:v>-0.67692200000000002</c:v>
                </c:pt>
                <c:pt idx="132">
                  <c:v>-0.34817199999999998</c:v>
                </c:pt>
                <c:pt idx="133">
                  <c:v>-0.67707399999999995</c:v>
                </c:pt>
                <c:pt idx="134">
                  <c:v>-0.29366300000000001</c:v>
                </c:pt>
                <c:pt idx="135">
                  <c:v>-0.53941300000000003</c:v>
                </c:pt>
                <c:pt idx="136">
                  <c:v>-0.20872299999999999</c:v>
                </c:pt>
                <c:pt idx="137">
                  <c:v>-0.408078</c:v>
                </c:pt>
                <c:pt idx="138">
                  <c:v>-0.221502</c:v>
                </c:pt>
                <c:pt idx="139">
                  <c:v>-0.48178799999999999</c:v>
                </c:pt>
                <c:pt idx="140">
                  <c:v>-0.29469299999999998</c:v>
                </c:pt>
                <c:pt idx="141">
                  <c:v>-0.60616899999999996</c:v>
                </c:pt>
                <c:pt idx="142">
                  <c:v>-0.30253600000000003</c:v>
                </c:pt>
                <c:pt idx="143">
                  <c:v>-0.57226299999999997</c:v>
                </c:pt>
                <c:pt idx="144">
                  <c:v>-0.21873000000000001</c:v>
                </c:pt>
                <c:pt idx="145">
                  <c:v>-0.38153599999999999</c:v>
                </c:pt>
                <c:pt idx="146">
                  <c:v>-0.12515299999999999</c:v>
                </c:pt>
                <c:pt idx="147">
                  <c:v>-0.239562</c:v>
                </c:pt>
                <c:pt idx="148">
                  <c:v>-0.12155299999999999</c:v>
                </c:pt>
                <c:pt idx="149">
                  <c:v>-0.26646700000000001</c:v>
                </c:pt>
                <c:pt idx="150">
                  <c:v>-0.18152199999999999</c:v>
                </c:pt>
                <c:pt idx="151">
                  <c:v>-0.40035199999999999</c:v>
                </c:pt>
                <c:pt idx="152">
                  <c:v>-0.24826899999999999</c:v>
                </c:pt>
                <c:pt idx="153">
                  <c:v>-0.50709099999999996</c:v>
                </c:pt>
                <c:pt idx="154">
                  <c:v>-0.24254700000000001</c:v>
                </c:pt>
                <c:pt idx="155">
                  <c:v>-0.46097399999999999</c:v>
                </c:pt>
                <c:pt idx="156">
                  <c:v>-0.189556</c:v>
                </c:pt>
                <c:pt idx="157">
                  <c:v>-0.36065199999999997</c:v>
                </c:pt>
                <c:pt idx="158">
                  <c:v>-0.17502699999999999</c:v>
                </c:pt>
                <c:pt idx="159">
                  <c:v>-0.37200699999999998</c:v>
                </c:pt>
                <c:pt idx="160">
                  <c:v>-0.221858</c:v>
                </c:pt>
                <c:pt idx="161">
                  <c:v>-0.43946200000000002</c:v>
                </c:pt>
                <c:pt idx="162">
                  <c:v>-0.17078599999999999</c:v>
                </c:pt>
                <c:pt idx="163">
                  <c:v>-0.22931499999999999</c:v>
                </c:pt>
                <c:pt idx="164">
                  <c:v>7.6845999999999998E-2</c:v>
                </c:pt>
                <c:pt idx="165">
                  <c:v>0.255409</c:v>
                </c:pt>
                <c:pt idx="166">
                  <c:v>0.20659</c:v>
                </c:pt>
                <c:pt idx="167">
                  <c:v>0.36953400000000003</c:v>
                </c:pt>
                <c:pt idx="168">
                  <c:v>0.143562</c:v>
                </c:pt>
                <c:pt idx="169">
                  <c:v>0.26699000000000001</c:v>
                </c:pt>
                <c:pt idx="170">
                  <c:v>0.124919</c:v>
                </c:pt>
                <c:pt idx="171">
                  <c:v>0.27397199999999999</c:v>
                </c:pt>
                <c:pt idx="172">
                  <c:v>0.17144400000000001</c:v>
                </c:pt>
                <c:pt idx="173">
                  <c:v>0.34754000000000002</c:v>
                </c:pt>
                <c:pt idx="174">
                  <c:v>0.149036</c:v>
                </c:pt>
                <c:pt idx="175">
                  <c:v>0.239929</c:v>
                </c:pt>
                <c:pt idx="176">
                  <c:v>2.9227E-2</c:v>
                </c:pt>
                <c:pt idx="177">
                  <c:v>1.2375000000000001E-2</c:v>
                </c:pt>
                <c:pt idx="178">
                  <c:v>-2.8046999999999999E-2</c:v>
                </c:pt>
                <c:pt idx="179">
                  <c:v>-1.0666999999999999E-2</c:v>
                </c:pt>
                <c:pt idx="180">
                  <c:v>9.9441000000000002E-2</c:v>
                </c:pt>
                <c:pt idx="181">
                  <c:v>0.26856400000000002</c:v>
                </c:pt>
                <c:pt idx="182">
                  <c:v>0.19631299999999999</c:v>
                </c:pt>
                <c:pt idx="183">
                  <c:v>0.38570399999999999</c:v>
                </c:pt>
                <c:pt idx="184">
                  <c:v>0.17166200000000001</c:v>
                </c:pt>
                <c:pt idx="185">
                  <c:v>0.334976</c:v>
                </c:pt>
                <c:pt idx="186">
                  <c:v>0.16740099999999999</c:v>
                </c:pt>
                <c:pt idx="187">
                  <c:v>0.36320600000000003</c:v>
                </c:pt>
                <c:pt idx="188">
                  <c:v>0.24148500000000001</c:v>
                </c:pt>
                <c:pt idx="189">
                  <c:v>0.51805400000000001</c:v>
                </c:pt>
                <c:pt idx="190">
                  <c:v>0.29881999999999997</c:v>
                </c:pt>
                <c:pt idx="191">
                  <c:v>0.60295600000000005</c:v>
                </c:pt>
                <c:pt idx="192">
                  <c:v>0.287055</c:v>
                </c:pt>
                <c:pt idx="193">
                  <c:v>0.55594699999999997</c:v>
                </c:pt>
                <c:pt idx="194">
                  <c:v>0.26566400000000001</c:v>
                </c:pt>
                <c:pt idx="195">
                  <c:v>0.54488200000000009</c:v>
                </c:pt>
                <c:pt idx="196">
                  <c:v>0.29144199999999998</c:v>
                </c:pt>
                <c:pt idx="197">
                  <c:v>0.59857099999999996</c:v>
                </c:pt>
                <c:pt idx="198">
                  <c:v>0.320075</c:v>
                </c:pt>
                <c:pt idx="199">
                  <c:v>0.65868300000000002</c:v>
                </c:pt>
                <c:pt idx="200">
                  <c:v>0.35845100000000002</c:v>
                </c:pt>
                <c:pt idx="201">
                  <c:v>0.731433</c:v>
                </c:pt>
                <c:pt idx="202">
                  <c:v>0.39462700000000001</c:v>
                </c:pt>
                <c:pt idx="203">
                  <c:v>0.82017099999999998</c:v>
                </c:pt>
                <c:pt idx="204">
                  <c:v>0.458401</c:v>
                </c:pt>
                <c:pt idx="205">
                  <c:v>0.94665599999999994</c:v>
                </c:pt>
                <c:pt idx="206">
                  <c:v>0.47759499999999999</c:v>
                </c:pt>
                <c:pt idx="207">
                  <c:v>0.93034899999999998</c:v>
                </c:pt>
                <c:pt idx="208">
                  <c:v>0.44885999999999998</c:v>
                </c:pt>
                <c:pt idx="209">
                  <c:v>0.94057900000000005</c:v>
                </c:pt>
                <c:pt idx="210">
                  <c:v>0.60107699999999997</c:v>
                </c:pt>
                <c:pt idx="211">
                  <c:v>1.3389530000000001</c:v>
                </c:pt>
                <c:pt idx="212">
                  <c:v>0.83257300000000001</c:v>
                </c:pt>
                <c:pt idx="213">
                  <c:v>1.6814179999999999</c:v>
                </c:pt>
                <c:pt idx="214">
                  <c:v>0.74011499999999997</c:v>
                </c:pt>
                <c:pt idx="215">
                  <c:v>1.293839</c:v>
                </c:pt>
                <c:pt idx="216">
                  <c:v>0.38181300000000001</c:v>
                </c:pt>
                <c:pt idx="217">
                  <c:v>0.657555</c:v>
                </c:pt>
                <c:pt idx="218">
                  <c:v>0.246416</c:v>
                </c:pt>
                <c:pt idx="219">
                  <c:v>0.55267900000000003</c:v>
                </c:pt>
                <c:pt idx="220">
                  <c:v>0.42581200000000002</c:v>
                </c:pt>
                <c:pt idx="221">
                  <c:v>0.9827570000000001</c:v>
                </c:pt>
                <c:pt idx="222">
                  <c:v>0.64564999999999995</c:v>
                </c:pt>
                <c:pt idx="223">
                  <c:v>1.3130639999999998</c:v>
                </c:pt>
                <c:pt idx="224">
                  <c:v>0.59679099999999996</c:v>
                </c:pt>
                <c:pt idx="225">
                  <c:v>1.0627070000000001</c:v>
                </c:pt>
                <c:pt idx="226">
                  <c:v>0.37436799999999998</c:v>
                </c:pt>
                <c:pt idx="227">
                  <c:v>0.70812199999999992</c:v>
                </c:pt>
                <c:pt idx="228">
                  <c:v>0.281918</c:v>
                </c:pt>
                <c:pt idx="229">
                  <c:v>0.58754499999999998</c:v>
                </c:pt>
                <c:pt idx="230">
                  <c:v>0.35709000000000002</c:v>
                </c:pt>
                <c:pt idx="231">
                  <c:v>0.74475899999999995</c:v>
                </c:pt>
                <c:pt idx="232">
                  <c:v>0.58500600000000003</c:v>
                </c:pt>
                <c:pt idx="233">
                  <c:v>1.3310420000000001</c:v>
                </c:pt>
                <c:pt idx="234">
                  <c:v>0.75767399999999996</c:v>
                </c:pt>
                <c:pt idx="235">
                  <c:v>1.3770850000000001</c:v>
                </c:pt>
                <c:pt idx="236">
                  <c:v>0.37395600000000001</c:v>
                </c:pt>
                <c:pt idx="237">
                  <c:v>0.482742</c:v>
                </c:pt>
                <c:pt idx="238">
                  <c:v>-9.2146000000000006E-2</c:v>
                </c:pt>
                <c:pt idx="239">
                  <c:v>-0.28126899999999999</c:v>
                </c:pt>
                <c:pt idx="240">
                  <c:v>-0.171852</c:v>
                </c:pt>
                <c:pt idx="241">
                  <c:v>-0.223636</c:v>
                </c:pt>
                <c:pt idx="242">
                  <c:v>8.7385000000000004E-2</c:v>
                </c:pt>
                <c:pt idx="243">
                  <c:v>0.29729100000000003</c:v>
                </c:pt>
                <c:pt idx="244">
                  <c:v>0.23886399999999999</c:v>
                </c:pt>
                <c:pt idx="245">
                  <c:v>0.40183999999999997</c:v>
                </c:pt>
                <c:pt idx="246">
                  <c:v>0.108595</c:v>
                </c:pt>
                <c:pt idx="247">
                  <c:v>0.23985599999999999</c:v>
                </c:pt>
                <c:pt idx="248">
                  <c:v>0.30584099999999997</c:v>
                </c:pt>
                <c:pt idx="249">
                  <c:v>0.83387499999999992</c:v>
                </c:pt>
                <c:pt idx="250">
                  <c:v>0.67796900000000004</c:v>
                </c:pt>
                <c:pt idx="251">
                  <c:v>1.333501</c:v>
                </c:pt>
                <c:pt idx="252">
                  <c:v>0.43610199999999999</c:v>
                </c:pt>
                <c:pt idx="253">
                  <c:v>0.635598</c:v>
                </c:pt>
                <c:pt idx="254">
                  <c:v>-3.1244999999999998E-2</c:v>
                </c:pt>
                <c:pt idx="255">
                  <c:v>-0.16367799999999999</c:v>
                </c:pt>
                <c:pt idx="256">
                  <c:v>-4.3371E-2</c:v>
                </c:pt>
                <c:pt idx="257">
                  <c:v>3.8001E-2</c:v>
                </c:pt>
                <c:pt idx="258">
                  <c:v>0.19247700000000001</c:v>
                </c:pt>
                <c:pt idx="259">
                  <c:v>0.43208100000000005</c:v>
                </c:pt>
                <c:pt idx="260">
                  <c:v>0.20347499999999999</c:v>
                </c:pt>
                <c:pt idx="261">
                  <c:v>0.35005200000000003</c:v>
                </c:pt>
                <c:pt idx="262">
                  <c:v>8.7572999999999998E-2</c:v>
                </c:pt>
                <c:pt idx="263">
                  <c:v>0.16653799999999999</c:v>
                </c:pt>
                <c:pt idx="264">
                  <c:v>0.17880499999999999</c:v>
                </c:pt>
                <c:pt idx="265">
                  <c:v>0.39700800000000003</c:v>
                </c:pt>
                <c:pt idx="266">
                  <c:v>0.22895699999999999</c:v>
                </c:pt>
                <c:pt idx="267">
                  <c:v>0.44100499999999998</c:v>
                </c:pt>
                <c:pt idx="268">
                  <c:v>0.11100500000000001</c:v>
                </c:pt>
                <c:pt idx="269">
                  <c:v>4.1979000000000002E-2</c:v>
                </c:pt>
                <c:pt idx="270">
                  <c:v>-0.26412400000000003</c:v>
                </c:pt>
                <c:pt idx="271">
                  <c:v>-0.65523799999999999</c:v>
                </c:pt>
                <c:pt idx="272">
                  <c:v>-0.40790799999999999</c:v>
                </c:pt>
                <c:pt idx="273">
                  <c:v>-0.716723</c:v>
                </c:pt>
                <c:pt idx="274">
                  <c:v>-0.18335000000000001</c:v>
                </c:pt>
                <c:pt idx="275">
                  <c:v>-0.28661999999999999</c:v>
                </c:pt>
                <c:pt idx="276">
                  <c:v>-0.129298</c:v>
                </c:pt>
                <c:pt idx="277">
                  <c:v>-0.45026999999999995</c:v>
                </c:pt>
                <c:pt idx="278">
                  <c:v>-0.55355600000000005</c:v>
                </c:pt>
                <c:pt idx="279">
                  <c:v>-1.2218629999999999</c:v>
                </c:pt>
                <c:pt idx="280">
                  <c:v>-0.80491500000000005</c:v>
                </c:pt>
                <c:pt idx="281">
                  <c:v>-1.5833189999999999</c:v>
                </c:pt>
                <c:pt idx="282">
                  <c:v>-0.51595000000000002</c:v>
                </c:pt>
                <c:pt idx="283">
                  <c:v>-0.58661700000000006</c:v>
                </c:pt>
                <c:pt idx="284">
                  <c:v>0.39846199999999998</c:v>
                </c:pt>
                <c:pt idx="285">
                  <c:v>1.0571699999999999</c:v>
                </c:pt>
                <c:pt idx="286">
                  <c:v>0.70165200000000005</c:v>
                </c:pt>
                <c:pt idx="287">
                  <c:v>1.2332390000000002</c:v>
                </c:pt>
                <c:pt idx="288">
                  <c:v>0.16811200000000001</c:v>
                </c:pt>
                <c:pt idx="289">
                  <c:v>6.2289000000000011E-2</c:v>
                </c:pt>
                <c:pt idx="290">
                  <c:v>-0.208318</c:v>
                </c:pt>
                <c:pt idx="291">
                  <c:v>-0.38043899999999997</c:v>
                </c:pt>
                <c:pt idx="292">
                  <c:v>3.3078000000000003E-2</c:v>
                </c:pt>
                <c:pt idx="293">
                  <c:v>0.32183899999999999</c:v>
                </c:pt>
                <c:pt idx="294">
                  <c:v>0.49659700000000001</c:v>
                </c:pt>
                <c:pt idx="295">
                  <c:v>1.0084109999999999</c:v>
                </c:pt>
                <c:pt idx="296">
                  <c:v>0.40601900000000002</c:v>
                </c:pt>
                <c:pt idx="297">
                  <c:v>0.69756700000000005</c:v>
                </c:pt>
                <c:pt idx="298">
                  <c:v>0.20402600000000001</c:v>
                </c:pt>
                <c:pt idx="299">
                  <c:v>0.28609099999999998</c:v>
                </c:pt>
                <c:pt idx="300">
                  <c:v>-8.6592000000000002E-2</c:v>
                </c:pt>
                <c:pt idx="301">
                  <c:v>-0.34437099999999998</c:v>
                </c:pt>
                <c:pt idx="302">
                  <c:v>-0.33910299999999999</c:v>
                </c:pt>
                <c:pt idx="303">
                  <c:v>-0.61484899999999998</c:v>
                </c:pt>
                <c:pt idx="304">
                  <c:v>-0.104731</c:v>
                </c:pt>
                <c:pt idx="305">
                  <c:v>-4.2490000000000028E-3</c:v>
                </c:pt>
                <c:pt idx="306">
                  <c:v>0.25461</c:v>
                </c:pt>
                <c:pt idx="307">
                  <c:v>0.60143000000000002</c:v>
                </c:pt>
                <c:pt idx="308">
                  <c:v>0.41868899999999998</c:v>
                </c:pt>
                <c:pt idx="309">
                  <c:v>0.91685400000000006</c:v>
                </c:pt>
                <c:pt idx="310">
                  <c:v>0.59005200000000002</c:v>
                </c:pt>
                <c:pt idx="311">
                  <c:v>1.2458659999999999</c:v>
                </c:pt>
                <c:pt idx="312">
                  <c:v>0.67876599999999998</c:v>
                </c:pt>
                <c:pt idx="313">
                  <c:v>1.393761</c:v>
                </c:pt>
                <c:pt idx="314">
                  <c:v>0.648262</c:v>
                </c:pt>
                <c:pt idx="315">
                  <c:v>1.1411690000000001</c:v>
                </c:pt>
                <c:pt idx="316">
                  <c:v>0.28506199999999998</c:v>
                </c:pt>
                <c:pt idx="317">
                  <c:v>0.34659399999999996</c:v>
                </c:pt>
                <c:pt idx="318">
                  <c:v>-0.11529399999999999</c:v>
                </c:pt>
                <c:pt idx="319">
                  <c:v>-0.26499099999999998</c:v>
                </c:pt>
                <c:pt idx="320">
                  <c:v>-1.6126000000000001E-2</c:v>
                </c:pt>
                <c:pt idx="321">
                  <c:v>0.27207899999999996</c:v>
                </c:pt>
                <c:pt idx="322">
                  <c:v>0.71290600000000004</c:v>
                </c:pt>
                <c:pt idx="323">
                  <c:v>1.7591730000000001</c:v>
                </c:pt>
                <c:pt idx="324">
                  <c:v>1.174145</c:v>
                </c:pt>
                <c:pt idx="325">
                  <c:v>2.162391</c:v>
                </c:pt>
                <c:pt idx="326">
                  <c:v>0.67469699999999999</c:v>
                </c:pt>
                <c:pt idx="327">
                  <c:v>1.1645749999999999</c:v>
                </c:pt>
                <c:pt idx="328">
                  <c:v>0.54467600000000005</c:v>
                </c:pt>
                <c:pt idx="329">
                  <c:v>1.4238379999999999</c:v>
                </c:pt>
                <c:pt idx="330">
                  <c:v>1.39839</c:v>
                </c:pt>
                <c:pt idx="331">
                  <c:v>3.2118180000000001</c:v>
                </c:pt>
                <c:pt idx="332">
                  <c:v>2.0374509999999999</c:v>
                </c:pt>
                <c:pt idx="333">
                  <c:v>4.0486199999999997</c:v>
                </c:pt>
                <c:pt idx="334">
                  <c:v>2.0276459999999998</c:v>
                </c:pt>
                <c:pt idx="335">
                  <c:v>4.0052329999999996</c:v>
                </c:pt>
                <c:pt idx="336">
                  <c:v>1.9966429999999999</c:v>
                </c:pt>
                <c:pt idx="337">
                  <c:v>4.1858389999999996</c:v>
                </c:pt>
                <c:pt idx="338">
                  <c:v>2.4685060000000001</c:v>
                </c:pt>
                <c:pt idx="339">
                  <c:v>5.2302850000000003</c:v>
                </c:pt>
                <c:pt idx="340">
                  <c:v>3.1010249999999999</c:v>
                </c:pt>
                <c:pt idx="341">
                  <c:v>6.6303619999999999</c:v>
                </c:pt>
                <c:pt idx="342">
                  <c:v>3.9743189999999999</c:v>
                </c:pt>
                <c:pt idx="343">
                  <c:v>8.3094749999999991</c:v>
                </c:pt>
                <c:pt idx="344">
                  <c:v>4.5421810000000002</c:v>
                </c:pt>
                <c:pt idx="345">
                  <c:v>9.1180580000000013</c:v>
                </c:pt>
                <c:pt idx="346">
                  <c:v>4.4547879999999997</c:v>
                </c:pt>
                <c:pt idx="347">
                  <c:v>8.6962960000000002</c:v>
                </c:pt>
                <c:pt idx="348">
                  <c:v>3.998882</c:v>
                </c:pt>
                <c:pt idx="349">
                  <c:v>7.7585329999999999</c:v>
                </c:pt>
                <c:pt idx="350">
                  <c:v>3.5304519999999999</c:v>
                </c:pt>
                <c:pt idx="351">
                  <c:v>6.8601349999999996</c:v>
                </c:pt>
                <c:pt idx="352">
                  <c:v>3.1640199999999998</c:v>
                </c:pt>
                <c:pt idx="353">
                  <c:v>6.2002109999999995</c:v>
                </c:pt>
                <c:pt idx="354">
                  <c:v>2.9047740000000002</c:v>
                </c:pt>
                <c:pt idx="355">
                  <c:v>5.6575939999999996</c:v>
                </c:pt>
                <c:pt idx="356">
                  <c:v>2.5387490000000001</c:v>
                </c:pt>
                <c:pt idx="357">
                  <c:v>4.7626550000000005</c:v>
                </c:pt>
                <c:pt idx="358">
                  <c:v>1.849431</c:v>
                </c:pt>
                <c:pt idx="359">
                  <c:v>3.2617089999999997</c:v>
                </c:pt>
                <c:pt idx="360">
                  <c:v>0.91322300000000001</c:v>
                </c:pt>
                <c:pt idx="361">
                  <c:v>1.3035619999999999</c:v>
                </c:pt>
                <c:pt idx="362">
                  <c:v>-0.13142799999999999</c:v>
                </c:pt>
                <c:pt idx="363">
                  <c:v>-0.74169299999999994</c:v>
                </c:pt>
                <c:pt idx="364">
                  <c:v>-1.0099769999999999</c:v>
                </c:pt>
                <c:pt idx="365">
                  <c:v>-2.3387880000000001</c:v>
                </c:pt>
                <c:pt idx="366">
                  <c:v>-1.5647949999999999</c:v>
                </c:pt>
                <c:pt idx="367">
                  <c:v>-3.2984390000000001</c:v>
                </c:pt>
                <c:pt idx="368">
                  <c:v>-1.882781</c:v>
                </c:pt>
                <c:pt idx="369">
                  <c:v>-3.8838409999999999</c:v>
                </c:pt>
                <c:pt idx="370">
                  <c:v>-2.092301</c:v>
                </c:pt>
                <c:pt idx="371">
                  <c:v>-4.3401839999999998</c:v>
                </c:pt>
                <c:pt idx="372">
                  <c:v>-2.5098410000000002</c:v>
                </c:pt>
                <c:pt idx="373">
                  <c:v>-5.3703060000000002</c:v>
                </c:pt>
                <c:pt idx="374">
                  <c:v>-3.266276</c:v>
                </c:pt>
                <c:pt idx="375">
                  <c:v>-6.9136319999999998</c:v>
                </c:pt>
                <c:pt idx="376">
                  <c:v>-3.9811570000000001</c:v>
                </c:pt>
                <c:pt idx="377">
                  <c:v>-8.2132690000000004</c:v>
                </c:pt>
                <c:pt idx="378">
                  <c:v>-4.4177090000000003</c:v>
                </c:pt>
                <c:pt idx="379">
                  <c:v>-8.9788060000000005</c:v>
                </c:pt>
                <c:pt idx="380">
                  <c:v>-4.7202279999999996</c:v>
                </c:pt>
                <c:pt idx="381">
                  <c:v>-9.6188350000000007</c:v>
                </c:pt>
                <c:pt idx="382">
                  <c:v>-5.1253149999999996</c:v>
                </c:pt>
                <c:pt idx="383">
                  <c:v>-10.451000000000001</c:v>
                </c:pt>
                <c:pt idx="384">
                  <c:v>-5.4437350000000002</c:v>
                </c:pt>
                <c:pt idx="385">
                  <c:v>-10.898865000000001</c:v>
                </c:pt>
                <c:pt idx="386">
                  <c:v>-5.3642529999999997</c:v>
                </c:pt>
                <c:pt idx="387">
                  <c:v>-10.582736000000001</c:v>
                </c:pt>
                <c:pt idx="388">
                  <c:v>-5.0360319999999996</c:v>
                </c:pt>
                <c:pt idx="389">
                  <c:v>-9.9026949999999996</c:v>
                </c:pt>
                <c:pt idx="390">
                  <c:v>-4.7770140000000003</c:v>
                </c:pt>
                <c:pt idx="391">
                  <c:v>-9.4248150000000006</c:v>
                </c:pt>
                <c:pt idx="392">
                  <c:v>-4.3894799999999998</c:v>
                </c:pt>
                <c:pt idx="393">
                  <c:v>-8.4296889999999998</c:v>
                </c:pt>
                <c:pt idx="394">
                  <c:v>-3.7027649999999999</c:v>
                </c:pt>
                <c:pt idx="395">
                  <c:v>-7.1418730000000004</c:v>
                </c:pt>
                <c:pt idx="396">
                  <c:v>-3.2427250000000001</c:v>
                </c:pt>
                <c:pt idx="397">
                  <c:v>-6.336417</c:v>
                </c:pt>
                <c:pt idx="398">
                  <c:v>-2.9369079999999999</c:v>
                </c:pt>
                <c:pt idx="399">
                  <c:v>-5.6340749999999993</c:v>
                </c:pt>
                <c:pt idx="400">
                  <c:v>-2.334222</c:v>
                </c:pt>
                <c:pt idx="401">
                  <c:v>-4.2984169999999997</c:v>
                </c:pt>
                <c:pt idx="402">
                  <c:v>-1.7081980000000001</c:v>
                </c:pt>
                <c:pt idx="403">
                  <c:v>-3.2628510000000004</c:v>
                </c:pt>
                <c:pt idx="404">
                  <c:v>-1.503995</c:v>
                </c:pt>
                <c:pt idx="405">
                  <c:v>-3.0584829999999998</c:v>
                </c:pt>
                <c:pt idx="406">
                  <c:v>-1.6508149999999999</c:v>
                </c:pt>
                <c:pt idx="407">
                  <c:v>-3.3427899999999999</c:v>
                </c:pt>
                <c:pt idx="408">
                  <c:v>-1.608484</c:v>
                </c:pt>
                <c:pt idx="409">
                  <c:v>-3.0161319999999998</c:v>
                </c:pt>
                <c:pt idx="410">
                  <c:v>-1.182647</c:v>
                </c:pt>
                <c:pt idx="411">
                  <c:v>-2.1303520000000002</c:v>
                </c:pt>
                <c:pt idx="412">
                  <c:v>-0.71184700000000001</c:v>
                </c:pt>
                <c:pt idx="413">
                  <c:v>-1.2546189999999999</c:v>
                </c:pt>
                <c:pt idx="414">
                  <c:v>-0.50763400000000003</c:v>
                </c:pt>
                <c:pt idx="415">
                  <c:v>-1.118476</c:v>
                </c:pt>
                <c:pt idx="416">
                  <c:v>-0.72415300000000005</c:v>
                </c:pt>
                <c:pt idx="417">
                  <c:v>-1.4848590000000002</c:v>
                </c:pt>
                <c:pt idx="418">
                  <c:v>-0.54218599999999995</c:v>
                </c:pt>
                <c:pt idx="419">
                  <c:v>-0.54032199999999997</c:v>
                </c:pt>
                <c:pt idx="420">
                  <c:v>0.77595999999999998</c:v>
                </c:pt>
                <c:pt idx="421">
                  <c:v>2.4128119999999997</c:v>
                </c:pt>
                <c:pt idx="422">
                  <c:v>2.071482</c:v>
                </c:pt>
                <c:pt idx="423">
                  <c:v>3.841567</c:v>
                </c:pt>
                <c:pt idx="424">
                  <c:v>1.2268669999999999</c:v>
                </c:pt>
                <c:pt idx="425">
                  <c:v>2.0287489999999999</c:v>
                </c:pt>
                <c:pt idx="426">
                  <c:v>0.57164700000000002</c:v>
                </c:pt>
                <c:pt idx="427">
                  <c:v>0.903443</c:v>
                </c:pt>
                <c:pt idx="428">
                  <c:v>0.10635</c:v>
                </c:pt>
                <c:pt idx="429">
                  <c:v>0.252886</c:v>
                </c:pt>
                <c:pt idx="430">
                  <c:v>0.88274699999999995</c:v>
                </c:pt>
                <c:pt idx="431">
                  <c:v>3.3141990000000003</c:v>
                </c:pt>
                <c:pt idx="432">
                  <c:v>4.0810959999999996</c:v>
                </c:pt>
                <c:pt idx="433">
                  <c:v>9.2810629999999996</c:v>
                </c:pt>
                <c:pt idx="434">
                  <c:v>5.6269780000000003</c:v>
                </c:pt>
                <c:pt idx="435">
                  <c:v>11.164497000000001</c:v>
                </c:pt>
                <c:pt idx="436">
                  <c:v>5.2544510000000004</c:v>
                </c:pt>
                <c:pt idx="437">
                  <c:v>10.224413</c:v>
                </c:pt>
                <c:pt idx="438">
                  <c:v>4.7280639999999998</c:v>
                </c:pt>
                <c:pt idx="439">
                  <c:v>9.3207629999999995</c:v>
                </c:pt>
                <c:pt idx="440">
                  <c:v>4.5955620000000001</c:v>
                </c:pt>
                <c:pt idx="441">
                  <c:v>9.2891969999999997</c:v>
                </c:pt>
                <c:pt idx="442">
                  <c:v>4.7992549999999996</c:v>
                </c:pt>
                <c:pt idx="443">
                  <c:v>9.656490999999999</c:v>
                </c:pt>
                <c:pt idx="444">
                  <c:v>4.882403</c:v>
                </c:pt>
                <c:pt idx="445">
                  <c:v>9.7328460000000003</c:v>
                </c:pt>
                <c:pt idx="446">
                  <c:v>4.7608540000000001</c:v>
                </c:pt>
                <c:pt idx="447">
                  <c:v>9.3830200000000001</c:v>
                </c:pt>
                <c:pt idx="448">
                  <c:v>4.4080380000000003</c:v>
                </c:pt>
                <c:pt idx="449">
                  <c:v>8.5296030000000016</c:v>
                </c:pt>
                <c:pt idx="450">
                  <c:v>3.7022010000000001</c:v>
                </c:pt>
                <c:pt idx="451">
                  <c:v>6.8683100000000001</c:v>
                </c:pt>
                <c:pt idx="452">
                  <c:v>2.4989599999999998</c:v>
                </c:pt>
                <c:pt idx="453">
                  <c:v>4.1909349999999996</c:v>
                </c:pt>
                <c:pt idx="454">
                  <c:v>0.82330800000000004</c:v>
                </c:pt>
                <c:pt idx="455">
                  <c:v>0.79212400000000005</c:v>
                </c:pt>
                <c:pt idx="456">
                  <c:v>-0.73545300000000002</c:v>
                </c:pt>
                <c:pt idx="457">
                  <c:v>-1.9490750000000001</c:v>
                </c:pt>
                <c:pt idx="458">
                  <c:v>-1.47333</c:v>
                </c:pt>
                <c:pt idx="459">
                  <c:v>-3.0223770000000001</c:v>
                </c:pt>
                <c:pt idx="460">
                  <c:v>-1.4633700000000001</c:v>
                </c:pt>
                <c:pt idx="461">
                  <c:v>-2.7634940000000001</c:v>
                </c:pt>
                <c:pt idx="462">
                  <c:v>-1.230464</c:v>
                </c:pt>
                <c:pt idx="463">
                  <c:v>-2.5529850000000001</c:v>
                </c:pt>
                <c:pt idx="464">
                  <c:v>-1.5651379999999999</c:v>
                </c:pt>
                <c:pt idx="465">
                  <c:v>-3.504178</c:v>
                </c:pt>
                <c:pt idx="466">
                  <c:v>-2.400169</c:v>
                </c:pt>
                <c:pt idx="467">
                  <c:v>-5.2494700000000005</c:v>
                </c:pt>
                <c:pt idx="468">
                  <c:v>-3.2059669999999998</c:v>
                </c:pt>
                <c:pt idx="469">
                  <c:v>-6.6696989999999996</c:v>
                </c:pt>
                <c:pt idx="470">
                  <c:v>-3.679427</c:v>
                </c:pt>
                <c:pt idx="471">
                  <c:v>-7.552848</c:v>
                </c:pt>
                <c:pt idx="472">
                  <c:v>-4.0001910000000001</c:v>
                </c:pt>
                <c:pt idx="473">
                  <c:v>-8.0560089999999995</c:v>
                </c:pt>
                <c:pt idx="474">
                  <c:v>-4.000559</c:v>
                </c:pt>
                <c:pt idx="475">
                  <c:v>-7.8749310000000001</c:v>
                </c:pt>
                <c:pt idx="476">
                  <c:v>-3.7718590000000001</c:v>
                </c:pt>
                <c:pt idx="477">
                  <c:v>-7.5268549999999994</c:v>
                </c:pt>
                <c:pt idx="478">
                  <c:v>-3.8265159999999998</c:v>
                </c:pt>
                <c:pt idx="479">
                  <c:v>-7.7722719999999992</c:v>
                </c:pt>
                <c:pt idx="480">
                  <c:v>-4.0794629999999996</c:v>
                </c:pt>
                <c:pt idx="481">
                  <c:v>-8.24498</c:v>
                </c:pt>
                <c:pt idx="482">
                  <c:v>-4.1083740000000004</c:v>
                </c:pt>
                <c:pt idx="483">
                  <c:v>-7.9736620000000009</c:v>
                </c:pt>
                <c:pt idx="484">
                  <c:v>-3.5706220000000002</c:v>
                </c:pt>
                <c:pt idx="485">
                  <c:v>-6.8745070000000004</c:v>
                </c:pt>
                <c:pt idx="486">
                  <c:v>-3.0594199999999998</c:v>
                </c:pt>
                <c:pt idx="487">
                  <c:v>-5.8890370000000001</c:v>
                </c:pt>
                <c:pt idx="488">
                  <c:v>-2.6281469999999998</c:v>
                </c:pt>
                <c:pt idx="489">
                  <c:v>-5.0480859999999996</c:v>
                </c:pt>
                <c:pt idx="490">
                  <c:v>-2.1651180000000001</c:v>
                </c:pt>
                <c:pt idx="491">
                  <c:v>-4.0730409999999999</c:v>
                </c:pt>
                <c:pt idx="492">
                  <c:v>-1.7263949999999999</c:v>
                </c:pt>
                <c:pt idx="493">
                  <c:v>-3.3323299999999998</c:v>
                </c:pt>
                <c:pt idx="494">
                  <c:v>-1.5041519999999999</c:v>
                </c:pt>
                <c:pt idx="495">
                  <c:v>-2.9339779999999998</c:v>
                </c:pt>
                <c:pt idx="496">
                  <c:v>-1.384676</c:v>
                </c:pt>
                <c:pt idx="497">
                  <c:v>-2.7598919999999998</c:v>
                </c:pt>
                <c:pt idx="498">
                  <c:v>-1.3520479999999999</c:v>
                </c:pt>
                <c:pt idx="499">
                  <c:v>-2.593979</c:v>
                </c:pt>
                <c:pt idx="500">
                  <c:v>-1.1270530000000001</c:v>
                </c:pt>
                <c:pt idx="501">
                  <c:v>-2.0873390000000001</c:v>
                </c:pt>
                <c:pt idx="502">
                  <c:v>-0.73062700000000003</c:v>
                </c:pt>
                <c:pt idx="503">
                  <c:v>-1.2550620000000001</c:v>
                </c:pt>
                <c:pt idx="504">
                  <c:v>-0.42114400000000002</c:v>
                </c:pt>
                <c:pt idx="505">
                  <c:v>-0.83064500000000008</c:v>
                </c:pt>
                <c:pt idx="506">
                  <c:v>-0.43221500000000002</c:v>
                </c:pt>
                <c:pt idx="507">
                  <c:v>-0.85229200000000005</c:v>
                </c:pt>
                <c:pt idx="508">
                  <c:v>-0.290188</c:v>
                </c:pt>
                <c:pt idx="509">
                  <c:v>-0.31182900000000002</c:v>
                </c:pt>
                <c:pt idx="510">
                  <c:v>0.27930899999999997</c:v>
                </c:pt>
                <c:pt idx="511">
                  <c:v>0.81619700000000006</c:v>
                </c:pt>
                <c:pt idx="512">
                  <c:v>0.69703800000000005</c:v>
                </c:pt>
                <c:pt idx="513">
                  <c:v>1.4032490000000002</c:v>
                </c:pt>
                <c:pt idx="514">
                  <c:v>0.70088700000000004</c:v>
                </c:pt>
                <c:pt idx="515">
                  <c:v>1.4840580000000001</c:v>
                </c:pt>
                <c:pt idx="516">
                  <c:v>1.055002</c:v>
                </c:pt>
                <c:pt idx="517">
                  <c:v>2.4452689999999997</c:v>
                </c:pt>
                <c:pt idx="518">
                  <c:v>1.6084860000000001</c:v>
                </c:pt>
                <c:pt idx="519">
                  <c:v>3.2948950000000004</c:v>
                </c:pt>
                <c:pt idx="520">
                  <c:v>1.6104909999999999</c:v>
                </c:pt>
                <c:pt idx="521">
                  <c:v>3.1206999999999998</c:v>
                </c:pt>
                <c:pt idx="522">
                  <c:v>1.5898600000000001</c:v>
                </c:pt>
                <c:pt idx="523">
                  <c:v>3.5178070000000004</c:v>
                </c:pt>
                <c:pt idx="524">
                  <c:v>2.4812959999999999</c:v>
                </c:pt>
                <c:pt idx="525">
                  <c:v>5.7766479999999998</c:v>
                </c:pt>
                <c:pt idx="526">
                  <c:v>4.0924779999999998</c:v>
                </c:pt>
                <c:pt idx="527">
                  <c:v>8.6962390000000003</c:v>
                </c:pt>
                <c:pt idx="528">
                  <c:v>4.6971299999999996</c:v>
                </c:pt>
                <c:pt idx="529">
                  <c:v>9.1480059999999987</c:v>
                </c:pt>
                <c:pt idx="530">
                  <c:v>4.2037329999999997</c:v>
                </c:pt>
                <c:pt idx="531">
                  <c:v>8.3714040000000001</c:v>
                </c:pt>
                <c:pt idx="532">
                  <c:v>4.3195459999999999</c:v>
                </c:pt>
                <c:pt idx="533">
                  <c:v>8.8832889999999995</c:v>
                </c:pt>
                <c:pt idx="534">
                  <c:v>4.8798979999999998</c:v>
                </c:pt>
                <c:pt idx="535">
                  <c:v>10.067836</c:v>
                </c:pt>
                <c:pt idx="536">
                  <c:v>5.4472139999999998</c:v>
                </c:pt>
                <c:pt idx="537">
                  <c:v>11.018200999999999</c:v>
                </c:pt>
                <c:pt idx="538">
                  <c:v>5.548184</c:v>
                </c:pt>
                <c:pt idx="539">
                  <c:v>10.965399999999999</c:v>
                </c:pt>
                <c:pt idx="540">
                  <c:v>5.1760060000000001</c:v>
                </c:pt>
                <c:pt idx="541">
                  <c:v>10.013484</c:v>
                </c:pt>
                <c:pt idx="542">
                  <c:v>4.4373930000000001</c:v>
                </c:pt>
                <c:pt idx="543">
                  <c:v>8.5122339999999994</c:v>
                </c:pt>
                <c:pt idx="544">
                  <c:v>3.7362609999999998</c:v>
                </c:pt>
                <c:pt idx="545">
                  <c:v>7.1326159999999996</c:v>
                </c:pt>
                <c:pt idx="546">
                  <c:v>3.0146310000000001</c:v>
                </c:pt>
                <c:pt idx="547">
                  <c:v>5.5932390000000005</c:v>
                </c:pt>
                <c:pt idx="548">
                  <c:v>2.1041180000000002</c:v>
                </c:pt>
                <c:pt idx="549">
                  <c:v>3.7317930000000001</c:v>
                </c:pt>
                <c:pt idx="550">
                  <c:v>1.1600760000000001</c:v>
                </c:pt>
                <c:pt idx="551">
                  <c:v>1.8821080000000001</c:v>
                </c:pt>
                <c:pt idx="552">
                  <c:v>0.325741</c:v>
                </c:pt>
                <c:pt idx="553">
                  <c:v>0.28350799999999998</c:v>
                </c:pt>
                <c:pt idx="554">
                  <c:v>-0.40566099999999999</c:v>
                </c:pt>
                <c:pt idx="555">
                  <c:v>-1.151438</c:v>
                </c:pt>
                <c:pt idx="556">
                  <c:v>-1.0653969999999999</c:v>
                </c:pt>
                <c:pt idx="557">
                  <c:v>-2.4773049999999999</c:v>
                </c:pt>
                <c:pt idx="558">
                  <c:v>-1.7399389999999999</c:v>
                </c:pt>
                <c:pt idx="559">
                  <c:v>-3.7971779999999997</c:v>
                </c:pt>
                <c:pt idx="560">
                  <c:v>-2.4078590000000002</c:v>
                </c:pt>
                <c:pt idx="561">
                  <c:v>-5.1963559999999998</c:v>
                </c:pt>
                <c:pt idx="562">
                  <c:v>-3.207897</c:v>
                </c:pt>
                <c:pt idx="563">
                  <c:v>-6.8394979999999999</c:v>
                </c:pt>
                <c:pt idx="564">
                  <c:v>-4.036931</c:v>
                </c:pt>
                <c:pt idx="565">
                  <c:v>-8.4140779999999999</c:v>
                </c:pt>
                <c:pt idx="566">
                  <c:v>-4.6422189999999999</c:v>
                </c:pt>
                <c:pt idx="567">
                  <c:v>-9.4946370000000009</c:v>
                </c:pt>
                <c:pt idx="568">
                  <c:v>-5.0533869999999999</c:v>
                </c:pt>
                <c:pt idx="569">
                  <c:v>-10.171789</c:v>
                </c:pt>
                <c:pt idx="570">
                  <c:v>-5.0707529999999998</c:v>
                </c:pt>
                <c:pt idx="571">
                  <c:v>-10.121345999999999</c:v>
                </c:pt>
                <c:pt idx="572">
                  <c:v>-4.9108150000000004</c:v>
                </c:pt>
                <c:pt idx="573">
                  <c:v>-9.6652979999999999</c:v>
                </c:pt>
                <c:pt idx="574">
                  <c:v>-4.6687609999999999</c:v>
                </c:pt>
                <c:pt idx="575">
                  <c:v>-9.2596710000000009</c:v>
                </c:pt>
                <c:pt idx="576">
                  <c:v>-4.4973169999999998</c:v>
                </c:pt>
                <c:pt idx="577">
                  <c:v>-8.9188939999999999</c:v>
                </c:pt>
                <c:pt idx="578">
                  <c:v>-4.3690369999999996</c:v>
                </c:pt>
                <c:pt idx="579">
                  <c:v>-8.6807339999999993</c:v>
                </c:pt>
                <c:pt idx="580">
                  <c:v>-4.2389760000000001</c:v>
                </c:pt>
                <c:pt idx="581">
                  <c:v>-8.4120860000000004</c:v>
                </c:pt>
                <c:pt idx="582">
                  <c:v>-4.121054</c:v>
                </c:pt>
                <c:pt idx="583">
                  <c:v>-8.202964999999999</c:v>
                </c:pt>
                <c:pt idx="584">
                  <c:v>-4.0514599999999996</c:v>
                </c:pt>
                <c:pt idx="585">
                  <c:v>-8.0303430000000002</c:v>
                </c:pt>
                <c:pt idx="586">
                  <c:v>-3.795382</c:v>
                </c:pt>
                <c:pt idx="587">
                  <c:v>-7.3065540000000002</c:v>
                </c:pt>
                <c:pt idx="588">
                  <c:v>-3.1619809999999999</c:v>
                </c:pt>
                <c:pt idx="589">
                  <c:v>-5.9433240000000005</c:v>
                </c:pt>
                <c:pt idx="590">
                  <c:v>-2.4111699999999998</c:v>
                </c:pt>
                <c:pt idx="591">
                  <c:v>-4.5176610000000004</c:v>
                </c:pt>
                <c:pt idx="592">
                  <c:v>-1.9040060000000001</c:v>
                </c:pt>
                <c:pt idx="593">
                  <c:v>-3.6817570000000002</c:v>
                </c:pt>
                <c:pt idx="594">
                  <c:v>-1.7022679999999999</c:v>
                </c:pt>
                <c:pt idx="595">
                  <c:v>-3.3635839999999999</c:v>
                </c:pt>
                <c:pt idx="596">
                  <c:v>-1.648541</c:v>
                </c:pt>
                <c:pt idx="597">
                  <c:v>-3.2847740000000001</c:v>
                </c:pt>
                <c:pt idx="598">
                  <c:v>-1.591458</c:v>
                </c:pt>
                <c:pt idx="599">
                  <c:v>-3.0803400000000001</c:v>
                </c:pt>
                <c:pt idx="600">
                  <c:v>-1.3058430000000001</c:v>
                </c:pt>
                <c:pt idx="601">
                  <c:v>-2.4334290000000003</c:v>
                </c:pt>
                <c:pt idx="602">
                  <c:v>-0.98567400000000005</c:v>
                </c:pt>
                <c:pt idx="603">
                  <c:v>-1.8699590000000001</c:v>
                </c:pt>
                <c:pt idx="604">
                  <c:v>-0.72836199999999995</c:v>
                </c:pt>
                <c:pt idx="605">
                  <c:v>-1.1684410000000001</c:v>
                </c:pt>
                <c:pt idx="606">
                  <c:v>-4.0933999999999998E-2</c:v>
                </c:pt>
                <c:pt idx="607">
                  <c:v>0.30047999999999997</c:v>
                </c:pt>
                <c:pt idx="608">
                  <c:v>0.53618500000000002</c:v>
                </c:pt>
                <c:pt idx="609">
                  <c:v>1.052978</c:v>
                </c:pt>
                <c:pt idx="610">
                  <c:v>0.36670599999999998</c:v>
                </c:pt>
                <c:pt idx="611">
                  <c:v>0.90675399999999995</c:v>
                </c:pt>
                <c:pt idx="612">
                  <c:v>1.178113</c:v>
                </c:pt>
                <c:pt idx="613">
                  <c:v>3.3677400000000004</c:v>
                </c:pt>
                <c:pt idx="614">
                  <c:v>3.218998</c:v>
                </c:pt>
                <c:pt idx="615">
                  <c:v>7.5108670000000002</c:v>
                </c:pt>
                <c:pt idx="616">
                  <c:v>5.1635429999999998</c:v>
                </c:pt>
                <c:pt idx="617">
                  <c:v>10.805384</c:v>
                </c:pt>
                <c:pt idx="618">
                  <c:v>5.6371719999999996</c:v>
                </c:pt>
                <c:pt idx="619">
                  <c:v>10.922442999999999</c:v>
                </c:pt>
                <c:pt idx="620">
                  <c:v>4.5633999999999997</c:v>
                </c:pt>
                <c:pt idx="621">
                  <c:v>8.4509220000000003</c:v>
                </c:pt>
                <c:pt idx="622">
                  <c:v>3.7140789999999999</c:v>
                </c:pt>
                <c:pt idx="623">
                  <c:v>7.5439749999999997</c:v>
                </c:pt>
                <c:pt idx="624">
                  <c:v>4.0267419999999996</c:v>
                </c:pt>
                <c:pt idx="625">
                  <c:v>8.2973289999999995</c:v>
                </c:pt>
                <c:pt idx="626">
                  <c:v>4.661308</c:v>
                </c:pt>
                <c:pt idx="627">
                  <c:v>9.7388890000000004</c:v>
                </c:pt>
                <c:pt idx="628">
                  <c:v>5.3950319999999996</c:v>
                </c:pt>
                <c:pt idx="629">
                  <c:v>10.891380999999999</c:v>
                </c:pt>
                <c:pt idx="630">
                  <c:v>5.3965110000000003</c:v>
                </c:pt>
                <c:pt idx="631">
                  <c:v>10.565056</c:v>
                </c:pt>
                <c:pt idx="632">
                  <c:v>4.8491960000000001</c:v>
                </c:pt>
                <c:pt idx="633">
                  <c:v>9.364650000000001</c:v>
                </c:pt>
                <c:pt idx="634">
                  <c:v>4.2505920000000001</c:v>
                </c:pt>
                <c:pt idx="635">
                  <c:v>8.2717320000000001</c:v>
                </c:pt>
                <c:pt idx="636">
                  <c:v>3.7990970000000002</c:v>
                </c:pt>
                <c:pt idx="637">
                  <c:v>7.381945</c:v>
                </c:pt>
                <c:pt idx="638">
                  <c:v>3.3235540000000001</c:v>
                </c:pt>
                <c:pt idx="639">
                  <c:v>6.3657909999999998</c:v>
                </c:pt>
                <c:pt idx="640">
                  <c:v>2.7573050000000001</c:v>
                </c:pt>
                <c:pt idx="641">
                  <c:v>5.1959850000000003</c:v>
                </c:pt>
                <c:pt idx="642">
                  <c:v>2.086265</c:v>
                </c:pt>
                <c:pt idx="643">
                  <c:v>3.7954160000000003</c:v>
                </c:pt>
                <c:pt idx="644">
                  <c:v>1.3428869999999999</c:v>
                </c:pt>
                <c:pt idx="645">
                  <c:v>2.315448</c:v>
                </c:pt>
                <c:pt idx="646">
                  <c:v>0.58111199999999996</c:v>
                </c:pt>
                <c:pt idx="647">
                  <c:v>0.77840599999999993</c:v>
                </c:pt>
                <c:pt idx="648">
                  <c:v>-9.5685999999999993E-2</c:v>
                </c:pt>
                <c:pt idx="649">
                  <c:v>-0.491448</c:v>
                </c:pt>
                <c:pt idx="650">
                  <c:v>-0.67035</c:v>
                </c:pt>
                <c:pt idx="651">
                  <c:v>-1.524629</c:v>
                </c:pt>
                <c:pt idx="652">
                  <c:v>-0.97056799999999999</c:v>
                </c:pt>
                <c:pt idx="653">
                  <c:v>-2.0422609999999999</c:v>
                </c:pt>
                <c:pt idx="654">
                  <c:v>-1.217098</c:v>
                </c:pt>
                <c:pt idx="655">
                  <c:v>-2.6444209999999999</c:v>
                </c:pt>
                <c:pt idx="656">
                  <c:v>-1.681937</c:v>
                </c:pt>
                <c:pt idx="657">
                  <c:v>-3.6599310000000003</c:v>
                </c:pt>
                <c:pt idx="658">
                  <c:v>-2.2455609999999999</c:v>
                </c:pt>
                <c:pt idx="659">
                  <c:v>-4.7667229999999998</c:v>
                </c:pt>
                <c:pt idx="660">
                  <c:v>-2.8702570000000001</c:v>
                </c:pt>
                <c:pt idx="661">
                  <c:v>-6.0885610000000003</c:v>
                </c:pt>
                <c:pt idx="662">
                  <c:v>-3.5737009999999998</c:v>
                </c:pt>
                <c:pt idx="663">
                  <c:v>-7.479247</c:v>
                </c:pt>
                <c:pt idx="664">
                  <c:v>-4.1305670000000001</c:v>
                </c:pt>
                <c:pt idx="665">
                  <c:v>-8.3676929999999992</c:v>
                </c:pt>
                <c:pt idx="666">
                  <c:v>-4.1659319999999997</c:v>
                </c:pt>
                <c:pt idx="667">
                  <c:v>-8.1762999999999995</c:v>
                </c:pt>
                <c:pt idx="668">
                  <c:v>-3.8491490000000002</c:v>
                </c:pt>
                <c:pt idx="669">
                  <c:v>-7.5637310000000006</c:v>
                </c:pt>
                <c:pt idx="670">
                  <c:v>-3.644336</c:v>
                </c:pt>
                <c:pt idx="671">
                  <c:v>-7.3107229999999994</c:v>
                </c:pt>
                <c:pt idx="672">
                  <c:v>-3.7830819999999998</c:v>
                </c:pt>
                <c:pt idx="673">
                  <c:v>-7.7134409999999995</c:v>
                </c:pt>
                <c:pt idx="674">
                  <c:v>-3.9967280000000001</c:v>
                </c:pt>
                <c:pt idx="675">
                  <c:v>-7.9978759999999998</c:v>
                </c:pt>
                <c:pt idx="676">
                  <c:v>-3.9845969999999999</c:v>
                </c:pt>
                <c:pt idx="677">
                  <c:v>-7.945449</c:v>
                </c:pt>
                <c:pt idx="678">
                  <c:v>-3.9149259999999999</c:v>
                </c:pt>
                <c:pt idx="679">
                  <c:v>-7.7336869999999998</c:v>
                </c:pt>
                <c:pt idx="680">
                  <c:v>-3.7135570000000002</c:v>
                </c:pt>
                <c:pt idx="681">
                  <c:v>-7.2530890000000001</c:v>
                </c:pt>
                <c:pt idx="682">
                  <c:v>-3.2744550000000001</c:v>
                </c:pt>
                <c:pt idx="683">
                  <c:v>-6.3084509999999998</c:v>
                </c:pt>
                <c:pt idx="684">
                  <c:v>-2.8504909999999999</c:v>
                </c:pt>
                <c:pt idx="685">
                  <c:v>-5.5599379999999998</c:v>
                </c:pt>
                <c:pt idx="686">
                  <c:v>-2.5790350000000002</c:v>
                </c:pt>
                <c:pt idx="687">
                  <c:v>-5.0488910000000002</c:v>
                </c:pt>
                <c:pt idx="688">
                  <c:v>-2.3478650000000001</c:v>
                </c:pt>
                <c:pt idx="689">
                  <c:v>-4.4942450000000003</c:v>
                </c:pt>
                <c:pt idx="690">
                  <c:v>-1.914099</c:v>
                </c:pt>
                <c:pt idx="691">
                  <c:v>-3.6230869999999999</c:v>
                </c:pt>
                <c:pt idx="692">
                  <c:v>-1.528797</c:v>
                </c:pt>
                <c:pt idx="693">
                  <c:v>-2.9113889999999998</c:v>
                </c:pt>
                <c:pt idx="694">
                  <c:v>-1.272143</c:v>
                </c:pt>
                <c:pt idx="695">
                  <c:v>-2.4575290000000001</c:v>
                </c:pt>
                <c:pt idx="696">
                  <c:v>-1.1366019999999999</c:v>
                </c:pt>
                <c:pt idx="697">
                  <c:v>-2.2565210000000002</c:v>
                </c:pt>
                <c:pt idx="698">
                  <c:v>-1.0500350000000001</c:v>
                </c:pt>
                <c:pt idx="699">
                  <c:v>-1.9586049999999999</c:v>
                </c:pt>
                <c:pt idx="700">
                  <c:v>-0.66593400000000003</c:v>
                </c:pt>
                <c:pt idx="701">
                  <c:v>-0.98178600000000005</c:v>
                </c:pt>
                <c:pt idx="702">
                  <c:v>0.108705</c:v>
                </c:pt>
                <c:pt idx="703">
                  <c:v>0.64480699999999991</c:v>
                </c:pt>
                <c:pt idx="704">
                  <c:v>0.82586800000000005</c:v>
                </c:pt>
                <c:pt idx="705">
                  <c:v>1.7479610000000001</c:v>
                </c:pt>
                <c:pt idx="706">
                  <c:v>0.94314600000000004</c:v>
                </c:pt>
                <c:pt idx="707">
                  <c:v>1.8999649999999999</c:v>
                </c:pt>
                <c:pt idx="708">
                  <c:v>0.99694700000000003</c:v>
                </c:pt>
                <c:pt idx="709">
                  <c:v>2.1139250000000001</c:v>
                </c:pt>
                <c:pt idx="710">
                  <c:v>1.327491</c:v>
                </c:pt>
                <c:pt idx="711">
                  <c:v>2.9175230000000001</c:v>
                </c:pt>
                <c:pt idx="712">
                  <c:v>1.8921829999999999</c:v>
                </c:pt>
                <c:pt idx="713">
                  <c:v>4.2037579999999997</c:v>
                </c:pt>
                <c:pt idx="714">
                  <c:v>2.8660999999999999</c:v>
                </c:pt>
                <c:pt idx="715">
                  <c:v>6.3847129999999996</c:v>
                </c:pt>
                <c:pt idx="716">
                  <c:v>4.1440159999999997</c:v>
                </c:pt>
                <c:pt idx="717">
                  <c:v>8.778811000000001</c:v>
                </c:pt>
                <c:pt idx="718">
                  <c:v>4.9446440000000003</c:v>
                </c:pt>
                <c:pt idx="719">
                  <c:v>9.9975920000000009</c:v>
                </c:pt>
                <c:pt idx="720">
                  <c:v>5.0191169999999996</c:v>
                </c:pt>
                <c:pt idx="721">
                  <c:v>10.060161000000001</c:v>
                </c:pt>
                <c:pt idx="722">
                  <c:v>5.156542</c:v>
                </c:pt>
                <c:pt idx="723">
                  <c:v>10.352599</c:v>
                </c:pt>
                <c:pt idx="724">
                  <c:v>5.1405539999999998</c:v>
                </c:pt>
                <c:pt idx="725">
                  <c:v>10.112997</c:v>
                </c:pt>
                <c:pt idx="726">
                  <c:v>4.7300009999999997</c:v>
                </c:pt>
                <c:pt idx="727">
                  <c:v>9.2464790000000008</c:v>
                </c:pt>
                <c:pt idx="728">
                  <c:v>4.3510429999999998</c:v>
                </c:pt>
                <c:pt idx="729">
                  <c:v>8.6012489999999993</c:v>
                </c:pt>
                <c:pt idx="730">
                  <c:v>4.1876049999999996</c:v>
                </c:pt>
                <c:pt idx="731">
                  <c:v>8.2898379999999996</c:v>
                </c:pt>
                <c:pt idx="732">
                  <c:v>3.9728750000000002</c:v>
                </c:pt>
                <c:pt idx="733">
                  <c:v>7.7484820000000001</c:v>
                </c:pt>
                <c:pt idx="734">
                  <c:v>3.5584340000000001</c:v>
                </c:pt>
                <c:pt idx="735">
                  <c:v>6.929449</c:v>
                </c:pt>
                <c:pt idx="736">
                  <c:v>3.1787339999999999</c:v>
                </c:pt>
                <c:pt idx="737">
                  <c:v>6.1430090000000002</c:v>
                </c:pt>
                <c:pt idx="738">
                  <c:v>2.6933950000000002</c:v>
                </c:pt>
                <c:pt idx="739">
                  <c:v>5.0801259999999999</c:v>
                </c:pt>
                <c:pt idx="740">
                  <c:v>2.0213049999999999</c:v>
                </c:pt>
                <c:pt idx="741">
                  <c:v>3.613591</c:v>
                </c:pt>
                <c:pt idx="742">
                  <c:v>1.1531</c:v>
                </c:pt>
                <c:pt idx="743">
                  <c:v>1.931214</c:v>
                </c:pt>
                <c:pt idx="744">
                  <c:v>0.502413</c:v>
                </c:pt>
                <c:pt idx="745">
                  <c:v>0.81378400000000006</c:v>
                </c:pt>
                <c:pt idx="746">
                  <c:v>0.11860800000000001</c:v>
                </c:pt>
                <c:pt idx="747">
                  <c:v>-7.3369999999999963E-3</c:v>
                </c:pt>
                <c:pt idx="748">
                  <c:v>-0.38460299999999997</c:v>
                </c:pt>
                <c:pt idx="749">
                  <c:v>-1.0187470000000001</c:v>
                </c:pt>
                <c:pt idx="750">
                  <c:v>-0.88172799999999996</c:v>
                </c:pt>
                <c:pt idx="751">
                  <c:v>-2.0391529999999998</c:v>
                </c:pt>
                <c:pt idx="752">
                  <c:v>-1.4417059999999999</c:v>
                </c:pt>
                <c:pt idx="753">
                  <c:v>-3.1473810000000002</c:v>
                </c:pt>
                <c:pt idx="754">
                  <c:v>-1.9763329999999999</c:v>
                </c:pt>
                <c:pt idx="755">
                  <c:v>-4.2412720000000004</c:v>
                </c:pt>
                <c:pt idx="756">
                  <c:v>-2.5135900000000002</c:v>
                </c:pt>
                <c:pt idx="757">
                  <c:v>-5.2446640000000002</c:v>
                </c:pt>
                <c:pt idx="758">
                  <c:v>-2.9454259999999999</c:v>
                </c:pt>
                <c:pt idx="759">
                  <c:v>-6.1514759999999997</c:v>
                </c:pt>
                <c:pt idx="760">
                  <c:v>-3.4946739999999998</c:v>
                </c:pt>
                <c:pt idx="761">
                  <c:v>-7.3048059999999992</c:v>
                </c:pt>
                <c:pt idx="762">
                  <c:v>-4.1445030000000003</c:v>
                </c:pt>
                <c:pt idx="763">
                  <c:v>-8.6885660000000016</c:v>
                </c:pt>
                <c:pt idx="764">
                  <c:v>-4.8666939999999999</c:v>
                </c:pt>
                <c:pt idx="765">
                  <c:v>-9.8710379999999986</c:v>
                </c:pt>
                <c:pt idx="766">
                  <c:v>-5.0053970000000003</c:v>
                </c:pt>
                <c:pt idx="767">
                  <c:v>-9.882028</c:v>
                </c:pt>
                <c:pt idx="768">
                  <c:v>-4.6904820000000003</c:v>
                </c:pt>
                <c:pt idx="769">
                  <c:v>-9.1738780000000002</c:v>
                </c:pt>
                <c:pt idx="770">
                  <c:v>-4.2883110000000002</c:v>
                </c:pt>
                <c:pt idx="771">
                  <c:v>-8.4030419999999992</c:v>
                </c:pt>
                <c:pt idx="772">
                  <c:v>-4.0222499999999997</c:v>
                </c:pt>
                <c:pt idx="773">
                  <c:v>-8.0528230000000001</c:v>
                </c:pt>
                <c:pt idx="774">
                  <c:v>-4.0205380000000002</c:v>
                </c:pt>
                <c:pt idx="775">
                  <c:v>-7.9048750000000005</c:v>
                </c:pt>
                <c:pt idx="776">
                  <c:v>-3.609194</c:v>
                </c:pt>
                <c:pt idx="777">
                  <c:v>-6.9571319999999996</c:v>
                </c:pt>
                <c:pt idx="778">
                  <c:v>-3.058182</c:v>
                </c:pt>
                <c:pt idx="779">
                  <c:v>-5.8157940000000004</c:v>
                </c:pt>
                <c:pt idx="780">
                  <c:v>-2.4378820000000001</c:v>
                </c:pt>
                <c:pt idx="781">
                  <c:v>-4.5913240000000002</c:v>
                </c:pt>
                <c:pt idx="782">
                  <c:v>-1.93161</c:v>
                </c:pt>
                <c:pt idx="783">
                  <c:v>-3.738381</c:v>
                </c:pt>
                <c:pt idx="784">
                  <c:v>-1.699978</c:v>
                </c:pt>
                <c:pt idx="785">
                  <c:v>-3.2573850000000002</c:v>
                </c:pt>
                <c:pt idx="786">
                  <c:v>-1.3717140000000001</c:v>
                </c:pt>
                <c:pt idx="787">
                  <c:v>-2.5608200000000001</c:v>
                </c:pt>
                <c:pt idx="788">
                  <c:v>-1.0280629999999999</c:v>
                </c:pt>
                <c:pt idx="789">
                  <c:v>-1.922728</c:v>
                </c:pt>
                <c:pt idx="790">
                  <c:v>-0.85344900000000001</c:v>
                </c:pt>
                <c:pt idx="791">
                  <c:v>-1.719408</c:v>
                </c:pt>
                <c:pt idx="792">
                  <c:v>-0.89968300000000001</c:v>
                </c:pt>
                <c:pt idx="793">
                  <c:v>-1.7921879999999999</c:v>
                </c:pt>
                <c:pt idx="794">
                  <c:v>-0.76231899999999997</c:v>
                </c:pt>
                <c:pt idx="795">
                  <c:v>-1.2439719999999999</c:v>
                </c:pt>
                <c:pt idx="796">
                  <c:v>-0.13464200000000001</c:v>
                </c:pt>
                <c:pt idx="797">
                  <c:v>1.3034999999999991E-2</c:v>
                </c:pt>
                <c:pt idx="798">
                  <c:v>0.30409399999999998</c:v>
                </c:pt>
                <c:pt idx="799">
                  <c:v>0.74390099999999992</c:v>
                </c:pt>
                <c:pt idx="800">
                  <c:v>0.65967500000000001</c:v>
                </c:pt>
                <c:pt idx="801">
                  <c:v>1.539285</c:v>
                </c:pt>
                <c:pt idx="802">
                  <c:v>0.98877400000000004</c:v>
                </c:pt>
                <c:pt idx="803">
                  <c:v>1.996135</c:v>
                </c:pt>
                <c:pt idx="804">
                  <c:v>1.043946</c:v>
                </c:pt>
                <c:pt idx="805">
                  <c:v>2.2442409999999997</c:v>
                </c:pt>
                <c:pt idx="806">
                  <c:v>1.5443750000000001</c:v>
                </c:pt>
                <c:pt idx="807">
                  <c:v>3.7250580000000002</c:v>
                </c:pt>
                <c:pt idx="808">
                  <c:v>3.0354679999999998</c:v>
                </c:pt>
                <c:pt idx="809">
                  <c:v>6.9406699999999999</c:v>
                </c:pt>
                <c:pt idx="810">
                  <c:v>4.5268980000000001</c:v>
                </c:pt>
                <c:pt idx="811">
                  <c:v>9.3328799999999994</c:v>
                </c:pt>
                <c:pt idx="812">
                  <c:v>4.7983219999999998</c:v>
                </c:pt>
                <c:pt idx="813">
                  <c:v>9.5510339999999996</c:v>
                </c:pt>
                <c:pt idx="814">
                  <c:v>4.6655300000000004</c:v>
                </c:pt>
                <c:pt idx="815">
                  <c:v>9.2349810000000012</c:v>
                </c:pt>
                <c:pt idx="816">
                  <c:v>4.4834589999999999</c:v>
                </c:pt>
                <c:pt idx="817">
                  <c:v>8.8709740000000004</c:v>
                </c:pt>
                <c:pt idx="818">
                  <c:v>4.2137929999999999</c:v>
                </c:pt>
                <c:pt idx="819">
                  <c:v>8.298884000000001</c:v>
                </c:pt>
                <c:pt idx="820">
                  <c:v>4.074141</c:v>
                </c:pt>
                <c:pt idx="821">
                  <c:v>8.2826799999999992</c:v>
                </c:pt>
                <c:pt idx="822">
                  <c:v>4.4766130000000004</c:v>
                </c:pt>
                <c:pt idx="823">
                  <c:v>9.2914549999999991</c:v>
                </c:pt>
                <c:pt idx="824">
                  <c:v>5.1377009999999999</c:v>
                </c:pt>
                <c:pt idx="825">
                  <c:v>10.488327999999999</c:v>
                </c:pt>
                <c:pt idx="826">
                  <c:v>5.4528840000000001</c:v>
                </c:pt>
                <c:pt idx="827">
                  <c:v>10.883872</c:v>
                </c:pt>
                <c:pt idx="828">
                  <c:v>5.2903019999999996</c:v>
                </c:pt>
                <c:pt idx="829">
                  <c:v>10.389662</c:v>
                </c:pt>
                <c:pt idx="830">
                  <c:v>4.8393220000000001</c:v>
                </c:pt>
                <c:pt idx="831">
                  <c:v>9.3596260000000004</c:v>
                </c:pt>
                <c:pt idx="832">
                  <c:v>4.179011</c:v>
                </c:pt>
                <c:pt idx="833">
                  <c:v>8.0310690000000005</c:v>
                </c:pt>
                <c:pt idx="834">
                  <c:v>3.4754770000000001</c:v>
                </c:pt>
                <c:pt idx="835">
                  <c:v>6.5008150000000002</c:v>
                </c:pt>
                <c:pt idx="836">
                  <c:v>2.5182169999999999</c:v>
                </c:pt>
                <c:pt idx="837">
                  <c:v>4.5059449999999996</c:v>
                </c:pt>
                <c:pt idx="838">
                  <c:v>1.454102</c:v>
                </c:pt>
                <c:pt idx="839">
                  <c:v>2.387521</c:v>
                </c:pt>
                <c:pt idx="840">
                  <c:v>0.41381699999999999</c:v>
                </c:pt>
                <c:pt idx="841">
                  <c:v>0.315747</c:v>
                </c:pt>
                <c:pt idx="842">
                  <c:v>-0.56335400000000002</c:v>
                </c:pt>
                <c:pt idx="843">
                  <c:v>-1.5035639999999999</c:v>
                </c:pt>
                <c:pt idx="844">
                  <c:v>-1.227846</c:v>
                </c:pt>
                <c:pt idx="845">
                  <c:v>-2.7199990000000001</c:v>
                </c:pt>
                <c:pt idx="846">
                  <c:v>-1.754257</c:v>
                </c:pt>
                <c:pt idx="847">
                  <c:v>-3.7667820000000001</c:v>
                </c:pt>
                <c:pt idx="848">
                  <c:v>-2.248783</c:v>
                </c:pt>
                <c:pt idx="849">
                  <c:v>-4.7243230000000001</c:v>
                </c:pt>
                <c:pt idx="850">
                  <c:v>-2.5939570000000001</c:v>
                </c:pt>
                <c:pt idx="851">
                  <c:v>-5.1932469999999995</c:v>
                </c:pt>
                <c:pt idx="852">
                  <c:v>-2.5950220000000002</c:v>
                </c:pt>
                <c:pt idx="853">
                  <c:v>-5.2292319999999997</c:v>
                </c:pt>
                <c:pt idx="854">
                  <c:v>-2.7083349999999999</c:v>
                </c:pt>
                <c:pt idx="855">
                  <c:v>-5.5233530000000002</c:v>
                </c:pt>
                <c:pt idx="856">
                  <c:v>-2.9663219999999999</c:v>
                </c:pt>
                <c:pt idx="857">
                  <c:v>-5.9717629999999993</c:v>
                </c:pt>
                <c:pt idx="858">
                  <c:v>-2.9729350000000001</c:v>
                </c:pt>
                <c:pt idx="859">
                  <c:v>-5.9438779999999998</c:v>
                </c:pt>
                <c:pt idx="860">
                  <c:v>-2.992302</c:v>
                </c:pt>
                <c:pt idx="861">
                  <c:v>-6.0666069999999994</c:v>
                </c:pt>
                <c:pt idx="862">
                  <c:v>-3.184526</c:v>
                </c:pt>
                <c:pt idx="863">
                  <c:v>-6.4970949999999998</c:v>
                </c:pt>
                <c:pt idx="864">
                  <c:v>-3.5005609999999998</c:v>
                </c:pt>
                <c:pt idx="865">
                  <c:v>-7.2299389999999999</c:v>
                </c:pt>
                <c:pt idx="866">
                  <c:v>-3.8869229999999999</c:v>
                </c:pt>
                <c:pt idx="867">
                  <c:v>-7.8490900000000003</c:v>
                </c:pt>
                <c:pt idx="868">
                  <c:v>-3.9786649999999999</c:v>
                </c:pt>
                <c:pt idx="869">
                  <c:v>-7.9710979999999996</c:v>
                </c:pt>
                <c:pt idx="870">
                  <c:v>-3.9866549999999998</c:v>
                </c:pt>
                <c:pt idx="871">
                  <c:v>-7.9310130000000001</c:v>
                </c:pt>
                <c:pt idx="872">
                  <c:v>-3.8485450000000001</c:v>
                </c:pt>
                <c:pt idx="873">
                  <c:v>-7.5479009999999995</c:v>
                </c:pt>
                <c:pt idx="874">
                  <c:v>-3.473357</c:v>
                </c:pt>
                <c:pt idx="875">
                  <c:v>-6.6374089999999999</c:v>
                </c:pt>
                <c:pt idx="876">
                  <c:v>-2.8999440000000001</c:v>
                </c:pt>
                <c:pt idx="877">
                  <c:v>-5.6442420000000002</c:v>
                </c:pt>
                <c:pt idx="878">
                  <c:v>-2.623513</c:v>
                </c:pt>
                <c:pt idx="879">
                  <c:v>-5.1098780000000001</c:v>
                </c:pt>
                <c:pt idx="880">
                  <c:v>-2.2852619999999999</c:v>
                </c:pt>
                <c:pt idx="881">
                  <c:v>-4.3435799999999993</c:v>
                </c:pt>
                <c:pt idx="882">
                  <c:v>-1.7868010000000001</c:v>
                </c:pt>
                <c:pt idx="883">
                  <c:v>-3.3160620000000001</c:v>
                </c:pt>
                <c:pt idx="884">
                  <c:v>-1.336943</c:v>
                </c:pt>
                <c:pt idx="885">
                  <c:v>-2.6213059999999997</c:v>
                </c:pt>
                <c:pt idx="886">
                  <c:v>-1.313294</c:v>
                </c:pt>
                <c:pt idx="887">
                  <c:v>-2.6348919999999998</c:v>
                </c:pt>
                <c:pt idx="888">
                  <c:v>-1.3387739999999999</c:v>
                </c:pt>
                <c:pt idx="889">
                  <c:v>-2.715824</c:v>
                </c:pt>
                <c:pt idx="890">
                  <c:v>-1.428993</c:v>
                </c:pt>
                <c:pt idx="891">
                  <c:v>-2.8832789999999999</c:v>
                </c:pt>
                <c:pt idx="892">
                  <c:v>-1.4068940000000001</c:v>
                </c:pt>
                <c:pt idx="893">
                  <c:v>-2.65924</c:v>
                </c:pt>
                <c:pt idx="894">
                  <c:v>-1.0128600000000001</c:v>
                </c:pt>
                <c:pt idx="895">
                  <c:v>-1.770289</c:v>
                </c:pt>
                <c:pt idx="896">
                  <c:v>-0.54327000000000003</c:v>
                </c:pt>
                <c:pt idx="897">
                  <c:v>-0.92061999999999999</c:v>
                </c:pt>
                <c:pt idx="898">
                  <c:v>-0.25041999999999998</c:v>
                </c:pt>
                <c:pt idx="899">
                  <c:v>-0.42521900000000001</c:v>
                </c:pt>
                <c:pt idx="900">
                  <c:v>-9.8691000000000001E-2</c:v>
                </c:pt>
                <c:pt idx="901">
                  <c:v>-9.1641E-2</c:v>
                </c:pt>
                <c:pt idx="902">
                  <c:v>0.18513299999999999</c:v>
                </c:pt>
                <c:pt idx="903">
                  <c:v>0.61770599999999998</c:v>
                </c:pt>
                <c:pt idx="904">
                  <c:v>0.78147800000000001</c:v>
                </c:pt>
                <c:pt idx="905">
                  <c:v>2.0135550000000002</c:v>
                </c:pt>
                <c:pt idx="906">
                  <c:v>1.6676899999999999</c:v>
                </c:pt>
                <c:pt idx="907">
                  <c:v>3.656161</c:v>
                </c:pt>
                <c:pt idx="908">
                  <c:v>2.084295</c:v>
                </c:pt>
                <c:pt idx="909">
                  <c:v>4.0213900000000002</c:v>
                </c:pt>
                <c:pt idx="910">
                  <c:v>1.610063</c:v>
                </c:pt>
                <c:pt idx="911">
                  <c:v>2.9657590000000003</c:v>
                </c:pt>
                <c:pt idx="912">
                  <c:v>1.373092</c:v>
                </c:pt>
                <c:pt idx="913">
                  <c:v>3.1190389999999999</c:v>
                </c:pt>
                <c:pt idx="914">
                  <c:v>2.294098</c:v>
                </c:pt>
                <c:pt idx="915">
                  <c:v>5.2060130000000004</c:v>
                </c:pt>
                <c:pt idx="916">
                  <c:v>3.459803</c:v>
                </c:pt>
                <c:pt idx="917">
                  <c:v>7.2737819999999997</c:v>
                </c:pt>
                <c:pt idx="918">
                  <c:v>3.9680589999999998</c:v>
                </c:pt>
                <c:pt idx="919">
                  <c:v>7.9609620000000003</c:v>
                </c:pt>
                <c:pt idx="920">
                  <c:v>3.9442849999999998</c:v>
                </c:pt>
                <c:pt idx="921">
                  <c:v>7.8240499999999997</c:v>
                </c:pt>
                <c:pt idx="922">
                  <c:v>3.8380740000000002</c:v>
                </c:pt>
                <c:pt idx="923">
                  <c:v>7.6889719999999997</c:v>
                </c:pt>
                <c:pt idx="924">
                  <c:v>3.9139279999999999</c:v>
                </c:pt>
                <c:pt idx="925">
                  <c:v>7.8997229999999998</c:v>
                </c:pt>
                <c:pt idx="926">
                  <c:v>4.0271179999999998</c:v>
                </c:pt>
                <c:pt idx="927">
                  <c:v>8.0565859999999994</c:v>
                </c:pt>
                <c:pt idx="928">
                  <c:v>3.9584009999999998</c:v>
                </c:pt>
                <c:pt idx="929">
                  <c:v>7.8007379999999999</c:v>
                </c:pt>
                <c:pt idx="930">
                  <c:v>3.7137410000000002</c:v>
                </c:pt>
                <c:pt idx="931">
                  <c:v>7.2647449999999996</c:v>
                </c:pt>
                <c:pt idx="932">
                  <c:v>3.3797389999999998</c:v>
                </c:pt>
                <c:pt idx="933">
                  <c:v>6.5485659999999992</c:v>
                </c:pt>
                <c:pt idx="934">
                  <c:v>2.949071</c:v>
                </c:pt>
                <c:pt idx="935">
                  <c:v>5.6525720000000002</c:v>
                </c:pt>
                <c:pt idx="936">
                  <c:v>2.3766980000000002</c:v>
                </c:pt>
                <c:pt idx="937">
                  <c:v>4.3364659999999997</c:v>
                </c:pt>
                <c:pt idx="938">
                  <c:v>1.4426399999999999</c:v>
                </c:pt>
                <c:pt idx="939">
                  <c:v>2.3199749999999999</c:v>
                </c:pt>
                <c:pt idx="940">
                  <c:v>0.30948199999999998</c:v>
                </c:pt>
                <c:pt idx="941">
                  <c:v>6.6819999999999991E-2</c:v>
                </c:pt>
                <c:pt idx="942">
                  <c:v>-0.61186600000000002</c:v>
                </c:pt>
                <c:pt idx="943">
                  <c:v>-1.4227590000000001</c:v>
                </c:pt>
                <c:pt idx="944">
                  <c:v>-0.87576100000000001</c:v>
                </c:pt>
                <c:pt idx="945">
                  <c:v>-1.7220599999999999</c:v>
                </c:pt>
                <c:pt idx="946">
                  <c:v>-0.81711</c:v>
                </c:pt>
                <c:pt idx="947">
                  <c:v>-1.6221459999999999</c:v>
                </c:pt>
                <c:pt idx="948">
                  <c:v>-0.94515300000000002</c:v>
                </c:pt>
                <c:pt idx="949">
                  <c:v>-2.1748949999999998</c:v>
                </c:pt>
                <c:pt idx="950">
                  <c:v>-1.5400780000000001</c:v>
                </c:pt>
                <c:pt idx="951">
                  <c:v>-3.4590670000000001</c:v>
                </c:pt>
                <c:pt idx="952">
                  <c:v>-2.3914629999999999</c:v>
                </c:pt>
                <c:pt idx="953">
                  <c:v>-5.2822870000000002</c:v>
                </c:pt>
                <c:pt idx="954">
                  <c:v>-3.327966</c:v>
                </c:pt>
                <c:pt idx="955">
                  <c:v>-7.0249730000000001</c:v>
                </c:pt>
                <c:pt idx="956">
                  <c:v>-3.9742660000000001</c:v>
                </c:pt>
                <c:pt idx="957">
                  <c:v>-8.1518079999999991</c:v>
                </c:pt>
                <c:pt idx="958">
                  <c:v>-4.2917310000000004</c:v>
                </c:pt>
                <c:pt idx="959">
                  <c:v>-8.6349970000000003</c:v>
                </c:pt>
                <c:pt idx="960">
                  <c:v>-4.3857840000000001</c:v>
                </c:pt>
                <c:pt idx="961">
                  <c:v>-8.7915290000000006</c:v>
                </c:pt>
                <c:pt idx="962">
                  <c:v>-4.4175250000000004</c:v>
                </c:pt>
                <c:pt idx="963">
                  <c:v>-8.7820320000000009</c:v>
                </c:pt>
                <c:pt idx="964">
                  <c:v>-4.2985990000000003</c:v>
                </c:pt>
                <c:pt idx="965">
                  <c:v>-8.4529490000000003</c:v>
                </c:pt>
                <c:pt idx="966">
                  <c:v>-3.8108399999999998</c:v>
                </c:pt>
                <c:pt idx="967">
                  <c:v>-7.2274419999999999</c:v>
                </c:pt>
                <c:pt idx="968">
                  <c:v>-3.1550340000000001</c:v>
                </c:pt>
                <c:pt idx="969">
                  <c:v>-6.2050029999999996</c:v>
                </c:pt>
                <c:pt idx="970">
                  <c:v>-3.0951119999999999</c:v>
                </c:pt>
                <c:pt idx="971">
                  <c:v>-6.2460120000000003</c:v>
                </c:pt>
                <c:pt idx="972">
                  <c:v>-3.1712590000000001</c:v>
                </c:pt>
                <c:pt idx="973">
                  <c:v>-6.3415610000000004</c:v>
                </c:pt>
                <c:pt idx="974">
                  <c:v>-3.0929519999999999</c:v>
                </c:pt>
                <c:pt idx="975">
                  <c:v>-5.8979200000000001</c:v>
                </c:pt>
                <c:pt idx="976">
                  <c:v>-2.4527359999999998</c:v>
                </c:pt>
                <c:pt idx="977">
                  <c:v>-4.6450169999999993</c:v>
                </c:pt>
                <c:pt idx="978">
                  <c:v>-1.979916</c:v>
                </c:pt>
                <c:pt idx="979">
                  <c:v>-3.7783579999999999</c:v>
                </c:pt>
                <c:pt idx="980">
                  <c:v>-1.6710940000000001</c:v>
                </c:pt>
                <c:pt idx="981">
                  <c:v>-3.219395</c:v>
                </c:pt>
                <c:pt idx="982">
                  <c:v>-1.4802249999999999</c:v>
                </c:pt>
                <c:pt idx="983">
                  <c:v>-2.8249610000000001</c:v>
                </c:pt>
                <c:pt idx="984">
                  <c:v>-1.109577</c:v>
                </c:pt>
                <c:pt idx="985">
                  <c:v>-1.9553210000000001</c:v>
                </c:pt>
                <c:pt idx="986">
                  <c:v>-0.60405200000000003</c:v>
                </c:pt>
                <c:pt idx="987">
                  <c:v>-0.98863600000000007</c:v>
                </c:pt>
                <c:pt idx="988">
                  <c:v>-9.5028000000000001E-2</c:v>
                </c:pt>
                <c:pt idx="989">
                  <c:v>0.31143599999999999</c:v>
                </c:pt>
                <c:pt idx="990">
                  <c:v>1.014119</c:v>
                </c:pt>
                <c:pt idx="991">
                  <c:v>2.5280879999999999</c:v>
                </c:pt>
                <c:pt idx="992">
                  <c:v>1.741168</c:v>
                </c:pt>
                <c:pt idx="993">
                  <c:v>3.480982</c:v>
                </c:pt>
                <c:pt idx="994">
                  <c:v>1.6202840000000001</c:v>
                </c:pt>
                <c:pt idx="995">
                  <c:v>3.271652</c:v>
                </c:pt>
                <c:pt idx="996">
                  <c:v>1.7705649999999999</c:v>
                </c:pt>
                <c:pt idx="997">
                  <c:v>3.7497629999999997</c:v>
                </c:pt>
                <c:pt idx="998">
                  <c:v>2.2120169999999999</c:v>
                </c:pt>
                <c:pt idx="999">
                  <c:v>4.6439399999999997</c:v>
                </c:pt>
                <c:pt idx="1000">
                  <c:v>2.7469860000000001</c:v>
                </c:pt>
                <c:pt idx="1001">
                  <c:v>6.1049430000000005</c:v>
                </c:pt>
                <c:pt idx="1002">
                  <c:v>4.2847489999999997</c:v>
                </c:pt>
                <c:pt idx="1003">
                  <c:v>9.6009460000000004</c:v>
                </c:pt>
                <c:pt idx="1004">
                  <c:v>6.017099</c:v>
                </c:pt>
                <c:pt idx="1005">
                  <c:v>12.165150000000001</c:v>
                </c:pt>
                <c:pt idx="1006">
                  <c:v>5.9507479999999999</c:v>
                </c:pt>
                <c:pt idx="1007">
                  <c:v>11.711452999999999</c:v>
                </c:pt>
                <c:pt idx="1008">
                  <c:v>5.6452840000000002</c:v>
                </c:pt>
                <c:pt idx="1009">
                  <c:v>11.284087</c:v>
                </c:pt>
                <c:pt idx="1010">
                  <c:v>5.7116020000000001</c:v>
                </c:pt>
                <c:pt idx="1011">
                  <c:v>11.434446000000001</c:v>
                </c:pt>
                <c:pt idx="1012">
                  <c:v>5.6309069999999997</c:v>
                </c:pt>
                <c:pt idx="1013">
                  <c:v>11.053246</c:v>
                </c:pt>
                <c:pt idx="1014">
                  <c:v>5.145435</c:v>
                </c:pt>
                <c:pt idx="1015">
                  <c:v>9.9601620000000004</c:v>
                </c:pt>
                <c:pt idx="1016">
                  <c:v>4.422269</c:v>
                </c:pt>
                <c:pt idx="1017">
                  <c:v>8.4111089999999997</c:v>
                </c:pt>
                <c:pt idx="1018">
                  <c:v>3.551253</c:v>
                </c:pt>
                <c:pt idx="1019">
                  <c:v>6.6842830000000006</c:v>
                </c:pt>
                <c:pt idx="1020">
                  <c:v>2.7297600000000002</c:v>
                </c:pt>
                <c:pt idx="1021">
                  <c:v>5.0892499999999998</c:v>
                </c:pt>
                <c:pt idx="1022">
                  <c:v>2.0159500000000001</c:v>
                </c:pt>
                <c:pt idx="1023">
                  <c:v>3.6841970000000002</c:v>
                </c:pt>
                <c:pt idx="1024">
                  <c:v>1.291272</c:v>
                </c:pt>
                <c:pt idx="1025">
                  <c:v>2.139526</c:v>
                </c:pt>
                <c:pt idx="1026">
                  <c:v>0.37726799999999999</c:v>
                </c:pt>
                <c:pt idx="1027">
                  <c:v>0.259774</c:v>
                </c:pt>
                <c:pt idx="1028">
                  <c:v>-0.62493200000000004</c:v>
                </c:pt>
                <c:pt idx="1029">
                  <c:v>-1.749344</c:v>
                </c:pt>
                <c:pt idx="1030">
                  <c:v>-1.5880700000000001</c:v>
                </c:pt>
                <c:pt idx="1031">
                  <c:v>-3.5701320000000001</c:v>
                </c:pt>
                <c:pt idx="1032">
                  <c:v>-2.3147570000000002</c:v>
                </c:pt>
                <c:pt idx="1033">
                  <c:v>-4.8888820000000006</c:v>
                </c:pt>
                <c:pt idx="1034">
                  <c:v>-2.764672</c:v>
                </c:pt>
                <c:pt idx="1035">
                  <c:v>-5.6818939999999998</c:v>
                </c:pt>
                <c:pt idx="1036">
                  <c:v>-3.083631</c:v>
                </c:pt>
                <c:pt idx="1037">
                  <c:v>-6.3341080000000005</c:v>
                </c:pt>
                <c:pt idx="1038">
                  <c:v>-3.4213040000000001</c:v>
                </c:pt>
                <c:pt idx="1039">
                  <c:v>-7.0351169999999996</c:v>
                </c:pt>
                <c:pt idx="1040">
                  <c:v>-3.7611919999999999</c:v>
                </c:pt>
                <c:pt idx="1041">
                  <c:v>-7.6658150000000003</c:v>
                </c:pt>
                <c:pt idx="1042">
                  <c:v>-4.0314240000000003</c:v>
                </c:pt>
                <c:pt idx="1043">
                  <c:v>-8.0579080000000012</c:v>
                </c:pt>
                <c:pt idx="1044">
                  <c:v>-3.9507129999999999</c:v>
                </c:pt>
                <c:pt idx="1045">
                  <c:v>-7.9422709999999999</c:v>
                </c:pt>
                <c:pt idx="1046">
                  <c:v>-4.1237130000000004</c:v>
                </c:pt>
                <c:pt idx="1047">
                  <c:v>-8.4763590000000004</c:v>
                </c:pt>
                <c:pt idx="1048">
                  <c:v>-4.6143989999999997</c:v>
                </c:pt>
                <c:pt idx="1049">
                  <c:v>-9.4084900000000005</c:v>
                </c:pt>
                <c:pt idx="1050">
                  <c:v>-4.6592690000000001</c:v>
                </c:pt>
                <c:pt idx="1051">
                  <c:v>-8.7942900000000002</c:v>
                </c:pt>
                <c:pt idx="1052">
                  <c:v>-3.3681139999999998</c:v>
                </c:pt>
                <c:pt idx="1053">
                  <c:v>-6.0203899999999999</c:v>
                </c:pt>
                <c:pt idx="1054">
                  <c:v>-2.235897</c:v>
                </c:pt>
                <c:pt idx="1055">
                  <c:v>-4.3393920000000001</c:v>
                </c:pt>
                <c:pt idx="1056">
                  <c:v>-2.2339370000000001</c:v>
                </c:pt>
                <c:pt idx="1057">
                  <c:v>-4.6536590000000002</c:v>
                </c:pt>
                <c:pt idx="1058">
                  <c:v>-2.5175519999999998</c:v>
                </c:pt>
                <c:pt idx="1059">
                  <c:v>-4.9110719999999999</c:v>
                </c:pt>
                <c:pt idx="1060">
                  <c:v>-1.9632099999999999</c:v>
                </c:pt>
                <c:pt idx="1061">
                  <c:v>-3.326784</c:v>
                </c:pt>
                <c:pt idx="1062">
                  <c:v>-0.95989199999999997</c:v>
                </c:pt>
                <c:pt idx="1063">
                  <c:v>-1.7172879999999999</c:v>
                </c:pt>
                <c:pt idx="1064">
                  <c:v>-0.69518199999999997</c:v>
                </c:pt>
                <c:pt idx="1065">
                  <c:v>-1.4388160000000001</c:v>
                </c:pt>
                <c:pt idx="1066">
                  <c:v>-0.83912900000000001</c:v>
                </c:pt>
                <c:pt idx="1067">
                  <c:v>-1.7425139999999999</c:v>
                </c:pt>
                <c:pt idx="1068">
                  <c:v>-0.86053599999999997</c:v>
                </c:pt>
                <c:pt idx="1069">
                  <c:v>-1.6340539999999999</c:v>
                </c:pt>
                <c:pt idx="1070">
                  <c:v>-0.73879399999999995</c:v>
                </c:pt>
                <c:pt idx="1071">
                  <c:v>-1.5423339999999999</c:v>
                </c:pt>
                <c:pt idx="1072">
                  <c:v>-0.90429800000000005</c:v>
                </c:pt>
                <c:pt idx="1073">
                  <c:v>-1.8155860000000001</c:v>
                </c:pt>
                <c:pt idx="1074">
                  <c:v>-0.89276999999999995</c:v>
                </c:pt>
                <c:pt idx="1075">
                  <c:v>-1.696939</c:v>
                </c:pt>
                <c:pt idx="1076">
                  <c:v>-0.54997499999999999</c:v>
                </c:pt>
                <c:pt idx="1077">
                  <c:v>-0.75649500000000003</c:v>
                </c:pt>
                <c:pt idx="1078">
                  <c:v>0.19204099999999999</c:v>
                </c:pt>
                <c:pt idx="1079">
                  <c:v>0.65210699999999999</c:v>
                </c:pt>
                <c:pt idx="1080">
                  <c:v>0.628942</c:v>
                </c:pt>
                <c:pt idx="1081">
                  <c:v>1.3332820000000001</c:v>
                </c:pt>
                <c:pt idx="1082">
                  <c:v>0.60770100000000005</c:v>
                </c:pt>
                <c:pt idx="1083">
                  <c:v>0.93276200000000009</c:v>
                </c:pt>
                <c:pt idx="1084">
                  <c:v>0.209781</c:v>
                </c:pt>
                <c:pt idx="1085">
                  <c:v>0.70368799999999998</c:v>
                </c:pt>
                <c:pt idx="1086">
                  <c:v>0.91083800000000004</c:v>
                </c:pt>
                <c:pt idx="1087">
                  <c:v>1.8829480000000001</c:v>
                </c:pt>
                <c:pt idx="1088">
                  <c:v>0.68621100000000002</c:v>
                </c:pt>
                <c:pt idx="1089">
                  <c:v>1.1188260000000001</c:v>
                </c:pt>
                <c:pt idx="1090">
                  <c:v>0.733769</c:v>
                </c:pt>
                <c:pt idx="1091">
                  <c:v>2.4268860000000001</c:v>
                </c:pt>
                <c:pt idx="1092">
                  <c:v>2.9544000000000001</c:v>
                </c:pt>
                <c:pt idx="1093">
                  <c:v>6.9682689999999994</c:v>
                </c:pt>
                <c:pt idx="1094">
                  <c:v>4.5877189999999999</c:v>
                </c:pt>
                <c:pt idx="1095">
                  <c:v>9.444312</c:v>
                </c:pt>
                <c:pt idx="1096">
                  <c:v>4.9300249999999997</c:v>
                </c:pt>
                <c:pt idx="1097">
                  <c:v>9.7556839999999987</c:v>
                </c:pt>
                <c:pt idx="1098">
                  <c:v>4.716151</c:v>
                </c:pt>
                <c:pt idx="1099">
                  <c:v>9.412234999999999</c:v>
                </c:pt>
                <c:pt idx="1100">
                  <c:v>4.7063560000000004</c:v>
                </c:pt>
                <c:pt idx="1101">
                  <c:v>9.3964970000000001</c:v>
                </c:pt>
                <c:pt idx="1102">
                  <c:v>4.6696280000000003</c:v>
                </c:pt>
                <c:pt idx="1103">
                  <c:v>9.2615839999999992</c:v>
                </c:pt>
                <c:pt idx="1104">
                  <c:v>4.449643</c:v>
                </c:pt>
                <c:pt idx="1105">
                  <c:v>8.6745330000000003</c:v>
                </c:pt>
                <c:pt idx="1106">
                  <c:v>3.9261659999999998</c:v>
                </c:pt>
                <c:pt idx="1107">
                  <c:v>7.5101849999999999</c:v>
                </c:pt>
                <c:pt idx="1108">
                  <c:v>3.1958709999999999</c:v>
                </c:pt>
                <c:pt idx="1109">
                  <c:v>5.981757</c:v>
                </c:pt>
                <c:pt idx="1110">
                  <c:v>2.3654920000000002</c:v>
                </c:pt>
                <c:pt idx="1111">
                  <c:v>4.3268810000000002</c:v>
                </c:pt>
                <c:pt idx="1112">
                  <c:v>1.5241420000000001</c:v>
                </c:pt>
                <c:pt idx="1113">
                  <c:v>2.4967230000000002</c:v>
                </c:pt>
                <c:pt idx="1114">
                  <c:v>0.30535299999999999</c:v>
                </c:pt>
                <c:pt idx="1115">
                  <c:v>-0.16242600000000001</c:v>
                </c:pt>
                <c:pt idx="1116">
                  <c:v>-1.2505539999999999</c:v>
                </c:pt>
                <c:pt idx="1117">
                  <c:v>-3.215913</c:v>
                </c:pt>
                <c:pt idx="1118">
                  <c:v>-2.5914929999999998</c:v>
                </c:pt>
                <c:pt idx="1119">
                  <c:v>-5.7217539999999998</c:v>
                </c:pt>
                <c:pt idx="1120">
                  <c:v>-3.5559669999999999</c:v>
                </c:pt>
                <c:pt idx="1121">
                  <c:v>-7.4023749999999993</c:v>
                </c:pt>
                <c:pt idx="1122">
                  <c:v>-3.9818799999999999</c:v>
                </c:pt>
                <c:pt idx="1123">
                  <c:v>-7.9852889999999999</c:v>
                </c:pt>
                <c:pt idx="1124">
                  <c:v>-4.0238500000000004</c:v>
                </c:pt>
                <c:pt idx="1125">
                  <c:v>-8.0455719999999999</c:v>
                </c:pt>
                <c:pt idx="1126">
                  <c:v>-4.0216589999999997</c:v>
                </c:pt>
                <c:pt idx="1127">
                  <c:v>-8.0727890000000002</c:v>
                </c:pt>
                <c:pt idx="1128">
                  <c:v>-4.0317170000000004</c:v>
                </c:pt>
                <c:pt idx="1129">
                  <c:v>-7.9703420000000005</c:v>
                </c:pt>
                <c:pt idx="1130">
                  <c:v>-3.7811020000000002</c:v>
                </c:pt>
                <c:pt idx="1131">
                  <c:v>-7.4314580000000001</c:v>
                </c:pt>
                <c:pt idx="1132">
                  <c:v>-3.6146150000000001</c:v>
                </c:pt>
                <c:pt idx="1133">
                  <c:v>-7.2857560000000001</c:v>
                </c:pt>
                <c:pt idx="1134">
                  <c:v>-3.8102849999999999</c:v>
                </c:pt>
                <c:pt idx="1135">
                  <c:v>-7.7467829999999998</c:v>
                </c:pt>
                <c:pt idx="1136">
                  <c:v>-4.0099919999999996</c:v>
                </c:pt>
                <c:pt idx="1137">
                  <c:v>-7.8987619999999996</c:v>
                </c:pt>
                <c:pt idx="1138">
                  <c:v>-3.5379800000000001</c:v>
                </c:pt>
                <c:pt idx="1139">
                  <c:v>-6.630134</c:v>
                </c:pt>
                <c:pt idx="1140">
                  <c:v>-2.6428609999999999</c:v>
                </c:pt>
                <c:pt idx="1141">
                  <c:v>-4.9611529999999995</c:v>
                </c:pt>
                <c:pt idx="1142">
                  <c:v>-2.1516169999999999</c:v>
                </c:pt>
                <c:pt idx="1143">
                  <c:v>-4.1981000000000002</c:v>
                </c:pt>
                <c:pt idx="1144">
                  <c:v>-1.939481</c:v>
                </c:pt>
                <c:pt idx="1145">
                  <c:v>-3.7603219999999999</c:v>
                </c:pt>
                <c:pt idx="1146">
                  <c:v>-1.7311890000000001</c:v>
                </c:pt>
                <c:pt idx="1147">
                  <c:v>-3.2715070000000002</c:v>
                </c:pt>
                <c:pt idx="1148">
                  <c:v>-1.2564770000000001</c:v>
                </c:pt>
                <c:pt idx="1149">
                  <c:v>-2.2820869999999998</c:v>
                </c:pt>
                <c:pt idx="1150">
                  <c:v>-0.85488200000000003</c:v>
                </c:pt>
                <c:pt idx="1151">
                  <c:v>-1.5891570000000002</c:v>
                </c:pt>
                <c:pt idx="1152">
                  <c:v>-0.61541400000000002</c:v>
                </c:pt>
                <c:pt idx="1153">
                  <c:v>-1.0896669999999999</c:v>
                </c:pt>
                <c:pt idx="1154">
                  <c:v>-0.430365</c:v>
                </c:pt>
                <c:pt idx="1155">
                  <c:v>-0.89115800000000001</c:v>
                </c:pt>
                <c:pt idx="1156">
                  <c:v>-0.45509300000000003</c:v>
                </c:pt>
                <c:pt idx="1157">
                  <c:v>-0.84931599999999996</c:v>
                </c:pt>
                <c:pt idx="1158">
                  <c:v>-0.31487799999999999</c:v>
                </c:pt>
                <c:pt idx="1159">
                  <c:v>-0.59391899999999997</c:v>
                </c:pt>
                <c:pt idx="1160">
                  <c:v>-0.36602099999999999</c:v>
                </c:pt>
                <c:pt idx="1161">
                  <c:v>-0.91103299999999998</c:v>
                </c:pt>
                <c:pt idx="1162">
                  <c:v>-0.72321500000000005</c:v>
                </c:pt>
                <c:pt idx="1163">
                  <c:v>-1.582651</c:v>
                </c:pt>
                <c:pt idx="1164">
                  <c:v>-0.89824499999999996</c:v>
                </c:pt>
                <c:pt idx="1165">
                  <c:v>-1.7282759999999999</c:v>
                </c:pt>
                <c:pt idx="1166">
                  <c:v>-0.49935000000000002</c:v>
                </c:pt>
                <c:pt idx="1167">
                  <c:v>-0.55412400000000006</c:v>
                </c:pt>
                <c:pt idx="1168">
                  <c:v>0.266787</c:v>
                </c:pt>
                <c:pt idx="1169">
                  <c:v>0.607765</c:v>
                </c:pt>
                <c:pt idx="1170">
                  <c:v>0.31837199999999999</c:v>
                </c:pt>
                <c:pt idx="1171">
                  <c:v>0.69422800000000007</c:v>
                </c:pt>
                <c:pt idx="1172">
                  <c:v>0.50428399999999995</c:v>
                </c:pt>
                <c:pt idx="1173">
                  <c:v>1.3642409999999998</c:v>
                </c:pt>
                <c:pt idx="1174">
                  <c:v>1.265655</c:v>
                </c:pt>
                <c:pt idx="1175">
                  <c:v>2.5893619999999999</c:v>
                </c:pt>
                <c:pt idx="1176">
                  <c:v>0.92169400000000001</c:v>
                </c:pt>
                <c:pt idx="1177">
                  <c:v>1.2880590000000001</c:v>
                </c:pt>
                <c:pt idx="1178">
                  <c:v>0.207928</c:v>
                </c:pt>
                <c:pt idx="1179">
                  <c:v>1.1065659999999999</c:v>
                </c:pt>
                <c:pt idx="1180">
                  <c:v>2.1737009999999999</c:v>
                </c:pt>
                <c:pt idx="1181">
                  <c:v>5.585223</c:v>
                </c:pt>
                <c:pt idx="1182">
                  <c:v>4.0738979999999998</c:v>
                </c:pt>
                <c:pt idx="1183">
                  <c:v>8.3194200000000009</c:v>
                </c:pt>
                <c:pt idx="1184">
                  <c:v>4.20099</c:v>
                </c:pt>
                <c:pt idx="1185">
                  <c:v>8.3258469999999996</c:v>
                </c:pt>
                <c:pt idx="1186">
                  <c:v>4.0678609999999997</c:v>
                </c:pt>
                <c:pt idx="1187">
                  <c:v>8.0693799999999989</c:v>
                </c:pt>
                <c:pt idx="1188">
                  <c:v>3.9325049999999999</c:v>
                </c:pt>
                <c:pt idx="1189">
                  <c:v>7.7977620000000005</c:v>
                </c:pt>
                <c:pt idx="1190">
                  <c:v>3.8104100000000001</c:v>
                </c:pt>
                <c:pt idx="1191">
                  <c:v>7.5917700000000004</c:v>
                </c:pt>
                <c:pt idx="1192">
                  <c:v>3.7698520000000002</c:v>
                </c:pt>
                <c:pt idx="1193">
                  <c:v>7.5057660000000004</c:v>
                </c:pt>
                <c:pt idx="1194">
                  <c:v>3.6883720000000002</c:v>
                </c:pt>
                <c:pt idx="1195">
                  <c:v>7.30016</c:v>
                </c:pt>
                <c:pt idx="1196">
                  <c:v>3.496486</c:v>
                </c:pt>
                <c:pt idx="1197">
                  <c:v>6.8538449999999997</c:v>
                </c:pt>
                <c:pt idx="1198">
                  <c:v>3.183878</c:v>
                </c:pt>
                <c:pt idx="1199">
                  <c:v>6.1612609999999997</c:v>
                </c:pt>
                <c:pt idx="1200">
                  <c:v>2.73794</c:v>
                </c:pt>
                <c:pt idx="1201">
                  <c:v>5.1492439999999995</c:v>
                </c:pt>
                <c:pt idx="1202">
                  <c:v>1.9477359999999999</c:v>
                </c:pt>
                <c:pt idx="1203">
                  <c:v>3.3171780000000002</c:v>
                </c:pt>
                <c:pt idx="1204">
                  <c:v>0.72262999999999999</c:v>
                </c:pt>
                <c:pt idx="1205">
                  <c:v>0.79883400000000004</c:v>
                </c:pt>
                <c:pt idx="1206">
                  <c:v>-0.51139199999999996</c:v>
                </c:pt>
                <c:pt idx="1207">
                  <c:v>-1.5194959999999997</c:v>
                </c:pt>
                <c:pt idx="1208">
                  <c:v>-1.4186319999999999</c:v>
                </c:pt>
                <c:pt idx="1209">
                  <c:v>-3.1545459999999999</c:v>
                </c:pt>
                <c:pt idx="1210">
                  <c:v>-1.9272389999999999</c:v>
                </c:pt>
                <c:pt idx="1211">
                  <c:v>-3.9674139999999998</c:v>
                </c:pt>
                <c:pt idx="1212">
                  <c:v>-2.1514250000000001</c:v>
                </c:pt>
                <c:pt idx="1213">
                  <c:v>-4.4752229999999997</c:v>
                </c:pt>
                <c:pt idx="1214">
                  <c:v>-2.554646</c:v>
                </c:pt>
                <c:pt idx="1215">
                  <c:v>-5.3892050000000005</c:v>
                </c:pt>
                <c:pt idx="1216">
                  <c:v>-3.1173899999999999</c:v>
                </c:pt>
                <c:pt idx="1217">
                  <c:v>-6.3978470000000005</c:v>
                </c:pt>
                <c:pt idx="1218">
                  <c:v>-3.3717199999999998</c:v>
                </c:pt>
                <c:pt idx="1219">
                  <c:v>-6.8311549999999999</c:v>
                </c:pt>
                <c:pt idx="1220">
                  <c:v>-3.5477020000000001</c:v>
                </c:pt>
                <c:pt idx="1221">
                  <c:v>-7.184965</c:v>
                </c:pt>
                <c:pt idx="1222">
                  <c:v>-3.7325080000000002</c:v>
                </c:pt>
                <c:pt idx="1223">
                  <c:v>-7.5238530000000008</c:v>
                </c:pt>
                <c:pt idx="1224">
                  <c:v>-3.8427660000000001</c:v>
                </c:pt>
                <c:pt idx="1225">
                  <c:v>-7.567977</c:v>
                </c:pt>
                <c:pt idx="1226">
                  <c:v>-3.4698530000000001</c:v>
                </c:pt>
                <c:pt idx="1227">
                  <c:v>-6.6581890000000001</c:v>
                </c:pt>
                <c:pt idx="1228">
                  <c:v>-2.9767700000000001</c:v>
                </c:pt>
                <c:pt idx="1229">
                  <c:v>-5.8479400000000004</c:v>
                </c:pt>
                <c:pt idx="1230">
                  <c:v>-2.835315</c:v>
                </c:pt>
                <c:pt idx="1231">
                  <c:v>-5.6600780000000004</c:v>
                </c:pt>
                <c:pt idx="1232">
                  <c:v>-2.8268070000000001</c:v>
                </c:pt>
                <c:pt idx="1233">
                  <c:v>-5.6450689999999994</c:v>
                </c:pt>
                <c:pt idx="1234">
                  <c:v>-2.7088100000000002</c:v>
                </c:pt>
                <c:pt idx="1235">
                  <c:v>-5.1890460000000003</c:v>
                </c:pt>
                <c:pt idx="1236">
                  <c:v>-2.1939099999999998</c:v>
                </c:pt>
                <c:pt idx="1237">
                  <c:v>-4.0878779999999999</c:v>
                </c:pt>
                <c:pt idx="1238">
                  <c:v>-1.644498</c:v>
                </c:pt>
                <c:pt idx="1239">
                  <c:v>-3.075304</c:v>
                </c:pt>
                <c:pt idx="1240">
                  <c:v>-1.2564139999999999</c:v>
                </c:pt>
                <c:pt idx="1241">
                  <c:v>-2.3596550000000001</c:v>
                </c:pt>
                <c:pt idx="1242">
                  <c:v>-0.97078200000000003</c:v>
                </c:pt>
                <c:pt idx="1243">
                  <c:v>-1.8777900000000001</c:v>
                </c:pt>
                <c:pt idx="1244">
                  <c:v>-0.867892</c:v>
                </c:pt>
                <c:pt idx="1245">
                  <c:v>-1.7012499999999999</c:v>
                </c:pt>
                <c:pt idx="1246">
                  <c:v>-0.77966299999999999</c:v>
                </c:pt>
                <c:pt idx="1247">
                  <c:v>-1.475576</c:v>
                </c:pt>
                <c:pt idx="1248">
                  <c:v>-0.62747200000000003</c:v>
                </c:pt>
                <c:pt idx="1249">
                  <c:v>-1.213905</c:v>
                </c:pt>
                <c:pt idx="1250">
                  <c:v>-0.59823700000000002</c:v>
                </c:pt>
                <c:pt idx="1251">
                  <c:v>-1.2428980000000001</c:v>
                </c:pt>
                <c:pt idx="1252">
                  <c:v>-0.63016300000000003</c:v>
                </c:pt>
                <c:pt idx="1253">
                  <c:v>-1.080552</c:v>
                </c:pt>
                <c:pt idx="1254">
                  <c:v>-8.8384000000000004E-2</c:v>
                </c:pt>
                <c:pt idx="1255">
                  <c:v>0.18133699999999997</c:v>
                </c:pt>
                <c:pt idx="1256">
                  <c:v>0.46376000000000001</c:v>
                </c:pt>
                <c:pt idx="1257">
                  <c:v>0.749834</c:v>
                </c:pt>
                <c:pt idx="1258">
                  <c:v>2.0046999999999999E-2</c:v>
                </c:pt>
                <c:pt idx="1259">
                  <c:v>-0.10854999999999999</c:v>
                </c:pt>
                <c:pt idx="1260">
                  <c:v>-0.13596900000000001</c:v>
                </c:pt>
                <c:pt idx="1261">
                  <c:v>-0.12984100000000001</c:v>
                </c:pt>
                <c:pt idx="1262">
                  <c:v>0.15138699999999999</c:v>
                </c:pt>
                <c:pt idx="1263">
                  <c:v>0.45088699999999998</c:v>
                </c:pt>
                <c:pt idx="1264">
                  <c:v>0.47677599999999998</c:v>
                </c:pt>
                <c:pt idx="1265">
                  <c:v>1.037096</c:v>
                </c:pt>
                <c:pt idx="1266">
                  <c:v>0.67996400000000001</c:v>
                </c:pt>
                <c:pt idx="1267">
                  <c:v>1.5226600000000001</c:v>
                </c:pt>
                <c:pt idx="1268">
                  <c:v>0.93049099999999996</c:v>
                </c:pt>
                <c:pt idx="1269">
                  <c:v>1.961571</c:v>
                </c:pt>
                <c:pt idx="1270">
                  <c:v>1.3529100000000001</c:v>
                </c:pt>
                <c:pt idx="1271">
                  <c:v>3.2179320000000002</c:v>
                </c:pt>
                <c:pt idx="1272">
                  <c:v>2.4069590000000001</c:v>
                </c:pt>
                <c:pt idx="1273">
                  <c:v>5.2365449999999996</c:v>
                </c:pt>
                <c:pt idx="1274">
                  <c:v>3.0707789999999999</c:v>
                </c:pt>
                <c:pt idx="1275">
                  <c:v>6.3227989999999998</c:v>
                </c:pt>
                <c:pt idx="1276">
                  <c:v>3.4578389999999999</c:v>
                </c:pt>
                <c:pt idx="1277">
                  <c:v>7.0794230000000002</c:v>
                </c:pt>
                <c:pt idx="1278">
                  <c:v>3.7171479999999999</c:v>
                </c:pt>
                <c:pt idx="1279">
                  <c:v>7.3732369999999996</c:v>
                </c:pt>
                <c:pt idx="1280">
                  <c:v>3.5475810000000001</c:v>
                </c:pt>
                <c:pt idx="1281">
                  <c:v>7.0121160000000007</c:v>
                </c:pt>
                <c:pt idx="1282">
                  <c:v>3.4536440000000002</c:v>
                </c:pt>
                <c:pt idx="1283">
                  <c:v>6.9310900000000002</c:v>
                </c:pt>
                <c:pt idx="1284">
                  <c:v>3.5624189999999998</c:v>
                </c:pt>
                <c:pt idx="1285">
                  <c:v>7.1988459999999996</c:v>
                </c:pt>
                <c:pt idx="1286">
                  <c:v>3.6719309999999998</c:v>
                </c:pt>
                <c:pt idx="1287">
                  <c:v>7.3620070000000002</c:v>
                </c:pt>
                <c:pt idx="1288">
                  <c:v>3.6193879999999998</c:v>
                </c:pt>
                <c:pt idx="1289">
                  <c:v>7.0995539999999995</c:v>
                </c:pt>
                <c:pt idx="1290">
                  <c:v>3.2494800000000001</c:v>
                </c:pt>
                <c:pt idx="1291">
                  <c:v>6.2076860000000007</c:v>
                </c:pt>
                <c:pt idx="1292">
                  <c:v>2.577779</c:v>
                </c:pt>
                <c:pt idx="1293">
                  <c:v>4.662153</c:v>
                </c:pt>
                <c:pt idx="1294">
                  <c:v>1.523075</c:v>
                </c:pt>
                <c:pt idx="1295">
                  <c:v>2.446542</c:v>
                </c:pt>
                <c:pt idx="1296">
                  <c:v>0.28049299999999999</c:v>
                </c:pt>
                <c:pt idx="1297">
                  <c:v>-7.9276999999999986E-2</c:v>
                </c:pt>
                <c:pt idx="1298">
                  <c:v>-0.96577999999999997</c:v>
                </c:pt>
                <c:pt idx="1299">
                  <c:v>-2.4686409999999999</c:v>
                </c:pt>
                <c:pt idx="1300">
                  <c:v>-1.9793080000000001</c:v>
                </c:pt>
                <c:pt idx="1301">
                  <c:v>-4.3190759999999999</c:v>
                </c:pt>
                <c:pt idx="1302">
                  <c:v>-2.5593140000000001</c:v>
                </c:pt>
                <c:pt idx="1303">
                  <c:v>-5.237107</c:v>
                </c:pt>
                <c:pt idx="1304">
                  <c:v>-2.6861100000000002</c:v>
                </c:pt>
                <c:pt idx="1305">
                  <c:v>-5.3067250000000001</c:v>
                </c:pt>
                <c:pt idx="1306">
                  <c:v>-2.5541510000000001</c:v>
                </c:pt>
                <c:pt idx="1307">
                  <c:v>-5.0780639999999995</c:v>
                </c:pt>
                <c:pt idx="1308">
                  <c:v>-2.5397110000000001</c:v>
                </c:pt>
                <c:pt idx="1309">
                  <c:v>-5.0959370000000002</c:v>
                </c:pt>
                <c:pt idx="1310">
                  <c:v>-2.6012629999999999</c:v>
                </c:pt>
                <c:pt idx="1311">
                  <c:v>-5.251347</c:v>
                </c:pt>
                <c:pt idx="1312">
                  <c:v>-2.6160640000000002</c:v>
                </c:pt>
                <c:pt idx="1313">
                  <c:v>-5.226337</c:v>
                </c:pt>
                <c:pt idx="1314">
                  <c:v>-2.717616</c:v>
                </c:pt>
                <c:pt idx="1315">
                  <c:v>-5.6286860000000001</c:v>
                </c:pt>
                <c:pt idx="1316">
                  <c:v>-3.1871239999999998</c:v>
                </c:pt>
                <c:pt idx="1317">
                  <c:v>-6.6204429999999999</c:v>
                </c:pt>
                <c:pt idx="1318">
                  <c:v>-3.6562000000000001</c:v>
                </c:pt>
                <c:pt idx="1319">
                  <c:v>-7.400315</c:v>
                </c:pt>
                <c:pt idx="1320">
                  <c:v>-3.4653290000000001</c:v>
                </c:pt>
                <c:pt idx="1321">
                  <c:v>-6.4312400000000007</c:v>
                </c:pt>
                <c:pt idx="1322">
                  <c:v>-2.4860690000000001</c:v>
                </c:pt>
                <c:pt idx="1323">
                  <c:v>-4.6628350000000003</c:v>
                </c:pt>
                <c:pt idx="1324">
                  <c:v>-2.0258750000000001</c:v>
                </c:pt>
                <c:pt idx="1325">
                  <c:v>-4.0445609999999999</c:v>
                </c:pt>
                <c:pt idx="1326">
                  <c:v>-2.051393</c:v>
                </c:pt>
                <c:pt idx="1327">
                  <c:v>-4.1094159999999995</c:v>
                </c:pt>
                <c:pt idx="1328">
                  <c:v>-1.9302760000000001</c:v>
                </c:pt>
                <c:pt idx="1329">
                  <c:v>-3.5117260000000003</c:v>
                </c:pt>
                <c:pt idx="1330">
                  <c:v>-1.2492490000000001</c:v>
                </c:pt>
                <c:pt idx="1331">
                  <c:v>-2.2713130000000001</c:v>
                </c:pt>
                <c:pt idx="1332">
                  <c:v>-0.89244999999999997</c:v>
                </c:pt>
                <c:pt idx="1333">
                  <c:v>-1.7395659999999999</c:v>
                </c:pt>
                <c:pt idx="1334">
                  <c:v>-0.71467999999999998</c:v>
                </c:pt>
                <c:pt idx="1335">
                  <c:v>-1.3406319999999998</c:v>
                </c:pt>
                <c:pt idx="1336">
                  <c:v>-0.51454599999999995</c:v>
                </c:pt>
                <c:pt idx="1337">
                  <c:v>-0.90736499999999998</c:v>
                </c:pt>
                <c:pt idx="1338">
                  <c:v>-0.21609400000000001</c:v>
                </c:pt>
                <c:pt idx="1339">
                  <c:v>-0.27614899999999998</c:v>
                </c:pt>
                <c:pt idx="1340">
                  <c:v>6.5680000000000001E-3</c:v>
                </c:pt>
                <c:pt idx="1341">
                  <c:v>-3.0880000000000001E-2</c:v>
                </c:pt>
                <c:pt idx="1342">
                  <c:v>-0.19712199999999999</c:v>
                </c:pt>
                <c:pt idx="1343">
                  <c:v>-0.64358700000000002</c:v>
                </c:pt>
                <c:pt idx="1344">
                  <c:v>-0.56580200000000003</c:v>
                </c:pt>
                <c:pt idx="1345">
                  <c:v>-0.99035800000000007</c:v>
                </c:pt>
                <c:pt idx="1346">
                  <c:v>-0.125116</c:v>
                </c:pt>
                <c:pt idx="1347">
                  <c:v>5.424699999999999E-2</c:v>
                </c:pt>
                <c:pt idx="1348">
                  <c:v>0.27902500000000002</c:v>
                </c:pt>
                <c:pt idx="1349">
                  <c:v>0.484487</c:v>
                </c:pt>
                <c:pt idx="1350">
                  <c:v>3.0809E-2</c:v>
                </c:pt>
                <c:pt idx="1351">
                  <c:v>-5.2090999999999998E-2</c:v>
                </c:pt>
                <c:pt idx="1352">
                  <c:v>2.4874E-2</c:v>
                </c:pt>
                <c:pt idx="1353">
                  <c:v>0.39709899999999998</c:v>
                </c:pt>
                <c:pt idx="1354">
                  <c:v>0.876664</c:v>
                </c:pt>
                <c:pt idx="1355">
                  <c:v>1.984283</c:v>
                </c:pt>
                <c:pt idx="1356">
                  <c:v>0.83404</c:v>
                </c:pt>
                <c:pt idx="1357">
                  <c:v>1.1338300000000001</c:v>
                </c:pt>
                <c:pt idx="1358">
                  <c:v>1.3308E-2</c:v>
                </c:pt>
                <c:pt idx="1359">
                  <c:v>0.27099400000000001</c:v>
                </c:pt>
                <c:pt idx="1360">
                  <c:v>1.0960369999999999</c:v>
                </c:pt>
                <c:pt idx="1361">
                  <c:v>3.2701599999999997</c:v>
                </c:pt>
                <c:pt idx="1362">
                  <c:v>2.9953829999999999</c:v>
                </c:pt>
                <c:pt idx="1363">
                  <c:v>6.4127580000000002</c:v>
                </c:pt>
                <c:pt idx="1364">
                  <c:v>3.4865979999999999</c:v>
                </c:pt>
                <c:pt idx="1365">
                  <c:v>6.9424770000000002</c:v>
                </c:pt>
                <c:pt idx="1366">
                  <c:v>3.4213830000000001</c:v>
                </c:pt>
                <c:pt idx="1367">
                  <c:v>6.7579359999999999</c:v>
                </c:pt>
                <c:pt idx="1368">
                  <c:v>3.2476409999999998</c:v>
                </c:pt>
                <c:pt idx="1369">
                  <c:v>6.452477</c:v>
                </c:pt>
                <c:pt idx="1370">
                  <c:v>3.2289249999999998</c:v>
                </c:pt>
                <c:pt idx="1371">
                  <c:v>6.5096959999999999</c:v>
                </c:pt>
                <c:pt idx="1372">
                  <c:v>3.339378</c:v>
                </c:pt>
                <c:pt idx="1373">
                  <c:v>6.7177819999999997</c:v>
                </c:pt>
                <c:pt idx="1374">
                  <c:v>3.360735</c:v>
                </c:pt>
                <c:pt idx="1375">
                  <c:v>6.6335680000000004</c:v>
                </c:pt>
                <c:pt idx="1376">
                  <c:v>3.1210209999999998</c:v>
                </c:pt>
                <c:pt idx="1377">
                  <c:v>6.0676799999999993</c:v>
                </c:pt>
                <c:pt idx="1378">
                  <c:v>2.7363309999999998</c:v>
                </c:pt>
                <c:pt idx="1379">
                  <c:v>5.2420359999999997</c:v>
                </c:pt>
                <c:pt idx="1380">
                  <c:v>2.2618860000000001</c:v>
                </c:pt>
                <c:pt idx="1381">
                  <c:v>4.2355900000000002</c:v>
                </c:pt>
                <c:pt idx="1382">
                  <c:v>1.637559</c:v>
                </c:pt>
                <c:pt idx="1383">
                  <c:v>2.9391280000000002</c:v>
                </c:pt>
                <c:pt idx="1384">
                  <c:v>0.94307399999999997</c:v>
                </c:pt>
                <c:pt idx="1385">
                  <c:v>1.485293</c:v>
                </c:pt>
                <c:pt idx="1386">
                  <c:v>0.12743699999999999</c:v>
                </c:pt>
                <c:pt idx="1387">
                  <c:v>-0.15027599999999999</c:v>
                </c:pt>
                <c:pt idx="1388">
                  <c:v>-0.69079299999999999</c:v>
                </c:pt>
                <c:pt idx="1389">
                  <c:v>-1.825162</c:v>
                </c:pt>
                <c:pt idx="1390">
                  <c:v>-1.5739669999999999</c:v>
                </c:pt>
                <c:pt idx="1391">
                  <c:v>-3.5286469999999999</c:v>
                </c:pt>
                <c:pt idx="1392">
                  <c:v>-2.2467929999999998</c:v>
                </c:pt>
                <c:pt idx="1393">
                  <c:v>-4.6038189999999997</c:v>
                </c:pt>
                <c:pt idx="1394">
                  <c:v>-2.3618739999999998</c:v>
                </c:pt>
                <c:pt idx="1395">
                  <c:v>-4.687411</c:v>
                </c:pt>
                <c:pt idx="1396">
                  <c:v>-2.2695620000000001</c:v>
                </c:pt>
                <c:pt idx="1397">
                  <c:v>-4.4786029999999997</c:v>
                </c:pt>
                <c:pt idx="1398">
                  <c:v>-2.1528589999999999</c:v>
                </c:pt>
                <c:pt idx="1399">
                  <c:v>-4.3082539999999998</c:v>
                </c:pt>
                <c:pt idx="1400">
                  <c:v>-2.2079309999999999</c:v>
                </c:pt>
                <c:pt idx="1401">
                  <c:v>-4.4304589999999999</c:v>
                </c:pt>
                <c:pt idx="1402">
                  <c:v>-2.329059</c:v>
                </c:pt>
                <c:pt idx="1403">
                  <c:v>-4.8663930000000004</c:v>
                </c:pt>
                <c:pt idx="1404">
                  <c:v>-2.8047409999999999</c:v>
                </c:pt>
                <c:pt idx="1405">
                  <c:v>-5.8705569999999998</c:v>
                </c:pt>
                <c:pt idx="1406">
                  <c:v>-3.2481100000000001</c:v>
                </c:pt>
                <c:pt idx="1407">
                  <c:v>-6.6785600000000001</c:v>
                </c:pt>
                <c:pt idx="1408">
                  <c:v>-3.3937979999999999</c:v>
                </c:pt>
                <c:pt idx="1409">
                  <c:v>-6.4721379999999993</c:v>
                </c:pt>
                <c:pt idx="1410">
                  <c:v>-2.755754</c:v>
                </c:pt>
                <c:pt idx="1411">
                  <c:v>-5.3016909999999999</c:v>
                </c:pt>
                <c:pt idx="1412">
                  <c:v>-2.428185</c:v>
                </c:pt>
                <c:pt idx="1413">
                  <c:v>-4.9204690000000006</c:v>
                </c:pt>
                <c:pt idx="1414">
                  <c:v>-2.5775589999999999</c:v>
                </c:pt>
                <c:pt idx="1415">
                  <c:v>-5.2858739999999997</c:v>
                </c:pt>
                <c:pt idx="1416">
                  <c:v>-2.7732960000000002</c:v>
                </c:pt>
                <c:pt idx="1417">
                  <c:v>-5.553496</c:v>
                </c:pt>
                <c:pt idx="1418">
                  <c:v>-2.61693</c:v>
                </c:pt>
                <c:pt idx="1419">
                  <c:v>-4.8418019999999995</c:v>
                </c:pt>
                <c:pt idx="1420">
                  <c:v>-1.8215570000000001</c:v>
                </c:pt>
                <c:pt idx="1421">
                  <c:v>-3.377732</c:v>
                </c:pt>
                <c:pt idx="1422">
                  <c:v>-1.4047700000000001</c:v>
                </c:pt>
                <c:pt idx="1423">
                  <c:v>-2.7396380000000002</c:v>
                </c:pt>
                <c:pt idx="1424">
                  <c:v>-1.3011250000000001</c:v>
                </c:pt>
                <c:pt idx="1425">
                  <c:v>-2.5586669999999998</c:v>
                </c:pt>
                <c:pt idx="1426">
                  <c:v>-1.140657</c:v>
                </c:pt>
                <c:pt idx="1427">
                  <c:v>-2.0622220000000002</c:v>
                </c:pt>
                <c:pt idx="1428">
                  <c:v>-0.67163799999999996</c:v>
                </c:pt>
                <c:pt idx="1429">
                  <c:v>-1.1419679999999999</c:v>
                </c:pt>
                <c:pt idx="1430">
                  <c:v>-0.368676</c:v>
                </c:pt>
                <c:pt idx="1431">
                  <c:v>-0.73468</c:v>
                </c:pt>
                <c:pt idx="1432">
                  <c:v>-0.43717099999999998</c:v>
                </c:pt>
                <c:pt idx="1433">
                  <c:v>-0.90518999999999994</c:v>
                </c:pt>
                <c:pt idx="1434">
                  <c:v>-0.345885</c:v>
                </c:pt>
                <c:pt idx="1435">
                  <c:v>-0.45367999999999997</c:v>
                </c:pt>
                <c:pt idx="1436">
                  <c:v>0.104986</c:v>
                </c:pt>
                <c:pt idx="1437">
                  <c:v>0.30299799999999999</c:v>
                </c:pt>
                <c:pt idx="1438">
                  <c:v>0.119918</c:v>
                </c:pt>
                <c:pt idx="1439">
                  <c:v>0.202705</c:v>
                </c:pt>
                <c:pt idx="1440">
                  <c:v>0.27739999999999998</c:v>
                </c:pt>
                <c:pt idx="1441">
                  <c:v>0.91126499999999999</c:v>
                </c:pt>
                <c:pt idx="1442">
                  <c:v>0.888741</c:v>
                </c:pt>
                <c:pt idx="1443">
                  <c:v>1.6943220000000001</c:v>
                </c:pt>
                <c:pt idx="1444">
                  <c:v>0.376141</c:v>
                </c:pt>
                <c:pt idx="1445">
                  <c:v>0.17375199999999999</c:v>
                </c:pt>
                <c:pt idx="1446">
                  <c:v>-0.63391600000000004</c:v>
                </c:pt>
                <c:pt idx="1447">
                  <c:v>-1.3513930000000001</c:v>
                </c:pt>
                <c:pt idx="1448">
                  <c:v>-0.46388000000000001</c:v>
                </c:pt>
                <c:pt idx="1449">
                  <c:v>-0.45655499999999999</c:v>
                </c:pt>
                <c:pt idx="1450">
                  <c:v>0.47248200000000001</c:v>
                </c:pt>
                <c:pt idx="1451">
                  <c:v>1.1561969999999999</c:v>
                </c:pt>
                <c:pt idx="1452">
                  <c:v>0.68197200000000002</c:v>
                </c:pt>
                <c:pt idx="1453">
                  <c:v>1.3943530000000002</c:v>
                </c:pt>
                <c:pt idx="1454">
                  <c:v>0.92800300000000002</c:v>
                </c:pt>
                <c:pt idx="1455">
                  <c:v>2.29548</c:v>
                </c:pt>
                <c:pt idx="1456">
                  <c:v>1.7967900000000001</c:v>
                </c:pt>
                <c:pt idx="1457">
                  <c:v>3.9880150000000003</c:v>
                </c:pt>
                <c:pt idx="1458">
                  <c:v>2.5338530000000001</c:v>
                </c:pt>
                <c:pt idx="1459">
                  <c:v>5.3304600000000004</c:v>
                </c:pt>
                <c:pt idx="1460">
                  <c:v>2.9836399999999998</c:v>
                </c:pt>
                <c:pt idx="1461">
                  <c:v>6.1068639999999998</c:v>
                </c:pt>
                <c:pt idx="1462">
                  <c:v>3.1731790000000002</c:v>
                </c:pt>
                <c:pt idx="1463">
                  <c:v>6.3904420000000002</c:v>
                </c:pt>
                <c:pt idx="1464">
                  <c:v>3.2332649999999998</c:v>
                </c:pt>
                <c:pt idx="1465">
                  <c:v>6.4472399999999999</c:v>
                </c:pt>
                <c:pt idx="1466">
                  <c:v>3.1385990000000001</c:v>
                </c:pt>
                <c:pt idx="1467">
                  <c:v>6.1333800000000007</c:v>
                </c:pt>
                <c:pt idx="1468">
                  <c:v>2.788627</c:v>
                </c:pt>
                <c:pt idx="1469">
                  <c:v>5.3257969999999997</c:v>
                </c:pt>
                <c:pt idx="1470">
                  <c:v>2.209454</c:v>
                </c:pt>
                <c:pt idx="1471">
                  <c:v>3.9531939999999999</c:v>
                </c:pt>
                <c:pt idx="1472">
                  <c:v>1.1628890000000001</c:v>
                </c:pt>
                <c:pt idx="1473">
                  <c:v>1.6763300000000001</c:v>
                </c:pt>
                <c:pt idx="1474">
                  <c:v>-0.146735</c:v>
                </c:pt>
                <c:pt idx="1475">
                  <c:v>-0.91177599999999992</c:v>
                </c:pt>
                <c:pt idx="1476">
                  <c:v>-1.2926660000000001</c:v>
                </c:pt>
                <c:pt idx="1477">
                  <c:v>-2.9568240000000001</c:v>
                </c:pt>
                <c:pt idx="1478">
                  <c:v>-1.8888799999999999</c:v>
                </c:pt>
                <c:pt idx="1479">
                  <c:v>-3.954272</c:v>
                </c:pt>
                <c:pt idx="1480">
                  <c:v>-2.237733</c:v>
                </c:pt>
                <c:pt idx="1481">
                  <c:v>-4.5794119999999996</c:v>
                </c:pt>
                <c:pt idx="1482">
                  <c:v>-2.435079</c:v>
                </c:pt>
                <c:pt idx="1483">
                  <c:v>-4.9192669999999996</c:v>
                </c:pt>
                <c:pt idx="1484">
                  <c:v>-2.418361</c:v>
                </c:pt>
                <c:pt idx="1485">
                  <c:v>-4.7424569999999999</c:v>
                </c:pt>
                <c:pt idx="1486">
                  <c:v>-2.2978360000000002</c:v>
                </c:pt>
                <c:pt idx="1487">
                  <c:v>-4.7060209999999998</c:v>
                </c:pt>
                <c:pt idx="1488">
                  <c:v>-2.6141939999999999</c:v>
                </c:pt>
                <c:pt idx="1489">
                  <c:v>-5.4465649999999997</c:v>
                </c:pt>
                <c:pt idx="1490">
                  <c:v>-3.029576</c:v>
                </c:pt>
                <c:pt idx="1491">
                  <c:v>-6.2119049999999998</c:v>
                </c:pt>
                <c:pt idx="1492">
                  <c:v>-3.099332</c:v>
                </c:pt>
                <c:pt idx="1493">
                  <c:v>-5.9786489999999999</c:v>
                </c:pt>
                <c:pt idx="1494">
                  <c:v>-2.672701</c:v>
                </c:pt>
                <c:pt idx="1495">
                  <c:v>-5.222747</c:v>
                </c:pt>
                <c:pt idx="1496">
                  <c:v>-2.500553</c:v>
                </c:pt>
                <c:pt idx="1497">
                  <c:v>-5.0604379999999995</c:v>
                </c:pt>
                <c:pt idx="1498">
                  <c:v>-2.681905</c:v>
                </c:pt>
                <c:pt idx="1499">
                  <c:v>-5.5072729999999996</c:v>
                </c:pt>
                <c:pt idx="1500">
                  <c:v>-2.9287100000000001</c:v>
                </c:pt>
                <c:pt idx="1501">
                  <c:v>-5.7863179999999996</c:v>
                </c:pt>
                <c:pt idx="1502">
                  <c:v>-2.5314040000000002</c:v>
                </c:pt>
                <c:pt idx="1503">
                  <c:v>-4.5633780000000002</c:v>
                </c:pt>
                <c:pt idx="1504">
                  <c:v>-1.566052</c:v>
                </c:pt>
                <c:pt idx="1505">
                  <c:v>-2.8217639999999999</c:v>
                </c:pt>
                <c:pt idx="1506">
                  <c:v>-1.081588</c:v>
                </c:pt>
                <c:pt idx="1507">
                  <c:v>-2.091075</c:v>
                </c:pt>
                <c:pt idx="1508">
                  <c:v>-0.95239499999999999</c:v>
                </c:pt>
                <c:pt idx="1509">
                  <c:v>-1.8024740000000001</c:v>
                </c:pt>
                <c:pt idx="1510">
                  <c:v>-0.71805200000000002</c:v>
                </c:pt>
                <c:pt idx="1511">
                  <c:v>-1.307798</c:v>
                </c:pt>
                <c:pt idx="1512">
                  <c:v>-0.51721399999999995</c:v>
                </c:pt>
                <c:pt idx="1513">
                  <c:v>-1.005012</c:v>
                </c:pt>
                <c:pt idx="1514">
                  <c:v>-0.41896899999999998</c:v>
                </c:pt>
                <c:pt idx="1515">
                  <c:v>-0.66460199999999992</c:v>
                </c:pt>
                <c:pt idx="1516">
                  <c:v>-4.0757000000000002E-2</c:v>
                </c:pt>
                <c:pt idx="1517">
                  <c:v>3.9641999999999997E-2</c:v>
                </c:pt>
                <c:pt idx="1518">
                  <c:v>6.8648000000000001E-2</c:v>
                </c:pt>
                <c:pt idx="1519">
                  <c:v>-1.4007999999999993E-2</c:v>
                </c:pt>
                <c:pt idx="1520">
                  <c:v>-0.30216900000000002</c:v>
                </c:pt>
                <c:pt idx="1521">
                  <c:v>-0.6659250000000001</c:v>
                </c:pt>
                <c:pt idx="1522">
                  <c:v>-0.26283899999999999</c:v>
                </c:pt>
                <c:pt idx="1523">
                  <c:v>-0.29417599999999999</c:v>
                </c:pt>
                <c:pt idx="1524">
                  <c:v>0.13794100000000001</c:v>
                </c:pt>
                <c:pt idx="1525">
                  <c:v>0.27343800000000001</c:v>
                </c:pt>
                <c:pt idx="1526">
                  <c:v>4.6067999999999998E-2</c:v>
                </c:pt>
                <c:pt idx="1527">
                  <c:v>3.5626999999999999E-2</c:v>
                </c:pt>
                <c:pt idx="1528">
                  <c:v>0.105992</c:v>
                </c:pt>
                <c:pt idx="1529">
                  <c:v>0.539466</c:v>
                </c:pt>
                <c:pt idx="1530">
                  <c:v>1.0540860000000001</c:v>
                </c:pt>
                <c:pt idx="1531">
                  <c:v>2.884379</c:v>
                </c:pt>
                <c:pt idx="1532">
                  <c:v>2.4301710000000001</c:v>
                </c:pt>
                <c:pt idx="1533">
                  <c:v>4.9616500000000006</c:v>
                </c:pt>
                <c:pt idx="1534">
                  <c:v>2.059965</c:v>
                </c:pt>
                <c:pt idx="1535">
                  <c:v>3.5806820000000004</c:v>
                </c:pt>
                <c:pt idx="1536">
                  <c:v>1.325107</c:v>
                </c:pt>
                <c:pt idx="1537">
                  <c:v>2.9794840000000002</c:v>
                </c:pt>
                <c:pt idx="1538">
                  <c:v>2.337615</c:v>
                </c:pt>
                <c:pt idx="1539">
                  <c:v>5.6559659999999994</c:v>
                </c:pt>
                <c:pt idx="1540">
                  <c:v>4.0210090000000003</c:v>
                </c:pt>
                <c:pt idx="1541">
                  <c:v>8.386673</c:v>
                </c:pt>
                <c:pt idx="1542">
                  <c:v>4.4769759999999996</c:v>
                </c:pt>
                <c:pt idx="1543">
                  <c:v>8.9075260000000007</c:v>
                </c:pt>
                <c:pt idx="1544">
                  <c:v>4.253412</c:v>
                </c:pt>
                <c:pt idx="1545">
                  <c:v>8.2968010000000003</c:v>
                </c:pt>
                <c:pt idx="1546">
                  <c:v>3.8544420000000001</c:v>
                </c:pt>
                <c:pt idx="1547">
                  <c:v>7.5976780000000002</c:v>
                </c:pt>
                <c:pt idx="1548">
                  <c:v>3.7121949999999999</c:v>
                </c:pt>
                <c:pt idx="1549">
                  <c:v>7.4320599999999999</c:v>
                </c:pt>
                <c:pt idx="1550">
                  <c:v>3.7413349999999999</c:v>
                </c:pt>
                <c:pt idx="1551">
                  <c:v>7.4455</c:v>
                </c:pt>
                <c:pt idx="1552">
                  <c:v>3.5608849999999999</c:v>
                </c:pt>
                <c:pt idx="1553">
                  <c:v>6.8848099999999999</c:v>
                </c:pt>
                <c:pt idx="1554">
                  <c:v>2.9884469999999999</c:v>
                </c:pt>
                <c:pt idx="1555">
                  <c:v>5.5446539999999995</c:v>
                </c:pt>
                <c:pt idx="1556">
                  <c:v>2.0409570000000001</c:v>
                </c:pt>
                <c:pt idx="1557">
                  <c:v>3.4837889999999998</c:v>
                </c:pt>
                <c:pt idx="1558">
                  <c:v>0.76939500000000005</c:v>
                </c:pt>
                <c:pt idx="1559">
                  <c:v>0.82413800000000004</c:v>
                </c:pt>
                <c:pt idx="1560">
                  <c:v>-0.61606499999999997</c:v>
                </c:pt>
                <c:pt idx="1561">
                  <c:v>-1.8254049999999999</c:v>
                </c:pt>
                <c:pt idx="1562">
                  <c:v>-1.669889</c:v>
                </c:pt>
                <c:pt idx="1563">
                  <c:v>-3.6719219999999999</c:v>
                </c:pt>
                <c:pt idx="1564">
                  <c:v>-2.1913360000000002</c:v>
                </c:pt>
                <c:pt idx="1565">
                  <c:v>-4.3820209999999999</c:v>
                </c:pt>
                <c:pt idx="1566">
                  <c:v>-2.1134379999999999</c:v>
                </c:pt>
                <c:pt idx="1567">
                  <c:v>-4.1690930000000002</c:v>
                </c:pt>
                <c:pt idx="1568">
                  <c:v>-2.0816750000000002</c:v>
                </c:pt>
                <c:pt idx="1569">
                  <c:v>-4.2542650000000002</c:v>
                </c:pt>
                <c:pt idx="1570">
                  <c:v>-2.2664870000000001</c:v>
                </c:pt>
                <c:pt idx="1571">
                  <c:v>-4.6589200000000002</c:v>
                </c:pt>
                <c:pt idx="1572">
                  <c:v>-2.466507</c:v>
                </c:pt>
                <c:pt idx="1573">
                  <c:v>-4.9730650000000001</c:v>
                </c:pt>
                <c:pt idx="1574">
                  <c:v>-2.6606529999999999</c:v>
                </c:pt>
                <c:pt idx="1575">
                  <c:v>-5.5646810000000002</c:v>
                </c:pt>
                <c:pt idx="1576">
                  <c:v>-3.17028</c:v>
                </c:pt>
                <c:pt idx="1577">
                  <c:v>-6.5771259999999998</c:v>
                </c:pt>
                <c:pt idx="1578">
                  <c:v>-3.634547</c:v>
                </c:pt>
                <c:pt idx="1579">
                  <c:v>-7.532292</c:v>
                </c:pt>
                <c:pt idx="1580">
                  <c:v>-3.9537439999999999</c:v>
                </c:pt>
                <c:pt idx="1581">
                  <c:v>-7.8001629999999995</c:v>
                </c:pt>
                <c:pt idx="1582">
                  <c:v>-3.683227</c:v>
                </c:pt>
                <c:pt idx="1583">
                  <c:v>-7.2236010000000004</c:v>
                </c:pt>
                <c:pt idx="1584">
                  <c:v>-3.4074309999999999</c:v>
                </c:pt>
                <c:pt idx="1585">
                  <c:v>-6.7572679999999998</c:v>
                </c:pt>
                <c:pt idx="1586">
                  <c:v>-3.3195000000000001</c:v>
                </c:pt>
                <c:pt idx="1587">
                  <c:v>-6.6246100000000006</c:v>
                </c:pt>
                <c:pt idx="1588">
                  <c:v>-3.245012</c:v>
                </c:pt>
                <c:pt idx="1589">
                  <c:v>-6.2676270000000001</c:v>
                </c:pt>
                <c:pt idx="1590">
                  <c:v>-2.7542499999999999</c:v>
                </c:pt>
                <c:pt idx="1591">
                  <c:v>-5.2902069999999997</c:v>
                </c:pt>
                <c:pt idx="1592">
                  <c:v>-2.2860490000000002</c:v>
                </c:pt>
                <c:pt idx="1593">
                  <c:v>-4.2852250000000005</c:v>
                </c:pt>
                <c:pt idx="1594">
                  <c:v>-1.770748</c:v>
                </c:pt>
                <c:pt idx="1595">
                  <c:v>-3.441916</c:v>
                </c:pt>
                <c:pt idx="1596">
                  <c:v>-1.6621649999999999</c:v>
                </c:pt>
                <c:pt idx="1597">
                  <c:v>-3.2550879999999998</c:v>
                </c:pt>
                <c:pt idx="1598">
                  <c:v>-1.3963779999999999</c:v>
                </c:pt>
                <c:pt idx="1599">
                  <c:v>-2.5256400000000001</c:v>
                </c:pt>
                <c:pt idx="1600">
                  <c:v>-0.85036900000000004</c:v>
                </c:pt>
                <c:pt idx="1601">
                  <c:v>-1.474837</c:v>
                </c:pt>
                <c:pt idx="1602">
                  <c:v>-0.50990999999999997</c:v>
                </c:pt>
                <c:pt idx="1603">
                  <c:v>-1.0110600000000001</c:v>
                </c:pt>
                <c:pt idx="1604">
                  <c:v>-0.52535299999999996</c:v>
                </c:pt>
                <c:pt idx="1605">
                  <c:v>-0.99434999999999996</c:v>
                </c:pt>
                <c:pt idx="1606">
                  <c:v>-0.24115</c:v>
                </c:pt>
                <c:pt idx="1607">
                  <c:v>-0.139849</c:v>
                </c:pt>
                <c:pt idx="1608">
                  <c:v>0.38383200000000001</c:v>
                </c:pt>
                <c:pt idx="1609">
                  <c:v>0.86002699999999999</c:v>
                </c:pt>
                <c:pt idx="1610">
                  <c:v>0.35714800000000002</c:v>
                </c:pt>
                <c:pt idx="1611">
                  <c:v>0.49823600000000001</c:v>
                </c:pt>
                <c:pt idx="1612">
                  <c:v>1.0533000000000001E-2</c:v>
                </c:pt>
                <c:pt idx="1613">
                  <c:v>9.3756000000000006E-2</c:v>
                </c:pt>
                <c:pt idx="1614">
                  <c:v>0.35208200000000001</c:v>
                </c:pt>
                <c:pt idx="1615">
                  <c:v>1.0227759999999999</c:v>
                </c:pt>
                <c:pt idx="1616">
                  <c:v>0.964673</c:v>
                </c:pt>
                <c:pt idx="1617">
                  <c:v>2.1795399999999998</c:v>
                </c:pt>
                <c:pt idx="1618">
                  <c:v>1.488219</c:v>
                </c:pt>
                <c:pt idx="1619">
                  <c:v>3.2284949999999997</c:v>
                </c:pt>
                <c:pt idx="1620">
                  <c:v>1.9513910000000001</c:v>
                </c:pt>
                <c:pt idx="1621">
                  <c:v>4.0404520000000002</c:v>
                </c:pt>
                <c:pt idx="1622">
                  <c:v>2.1997239999999998</c:v>
                </c:pt>
                <c:pt idx="1623">
                  <c:v>4.6705389999999998</c:v>
                </c:pt>
                <c:pt idx="1624">
                  <c:v>2.924401</c:v>
                </c:pt>
                <c:pt idx="1625">
                  <c:v>6.3494150000000005</c:v>
                </c:pt>
                <c:pt idx="1626">
                  <c:v>3.7812779999999999</c:v>
                </c:pt>
                <c:pt idx="1627">
                  <c:v>7.6684700000000001</c:v>
                </c:pt>
                <c:pt idx="1628">
                  <c:v>3.7430099999999999</c:v>
                </c:pt>
                <c:pt idx="1629">
                  <c:v>7.1647230000000004</c:v>
                </c:pt>
                <c:pt idx="1630">
                  <c:v>3.0412620000000001</c:v>
                </c:pt>
                <c:pt idx="1631">
                  <c:v>5.7590409999999999</c:v>
                </c:pt>
                <c:pt idx="1632">
                  <c:v>2.4884469999999999</c:v>
                </c:pt>
                <c:pt idx="1633">
                  <c:v>4.8319770000000002</c:v>
                </c:pt>
                <c:pt idx="1634">
                  <c:v>2.256812</c:v>
                </c:pt>
                <c:pt idx="1635">
                  <c:v>4.4905170000000005</c:v>
                </c:pt>
                <c:pt idx="1636">
                  <c:v>2.2100770000000001</c:v>
                </c:pt>
                <c:pt idx="1637">
                  <c:v>4.3558430000000001</c:v>
                </c:pt>
                <c:pt idx="1638">
                  <c:v>2.0237620000000001</c:v>
                </c:pt>
                <c:pt idx="1639">
                  <c:v>3.8784689999999999</c:v>
                </c:pt>
                <c:pt idx="1640">
                  <c:v>1.6513850000000001</c:v>
                </c:pt>
                <c:pt idx="1641">
                  <c:v>3.0629879999999998</c:v>
                </c:pt>
                <c:pt idx="1642">
                  <c:v>1.141524</c:v>
                </c:pt>
                <c:pt idx="1643">
                  <c:v>1.9985110000000001</c:v>
                </c:pt>
                <c:pt idx="1644">
                  <c:v>0.57369999999999999</c:v>
                </c:pt>
                <c:pt idx="1645">
                  <c:v>0.91134300000000001</c:v>
                </c:pt>
                <c:pt idx="1646">
                  <c:v>0.16222900000000001</c:v>
                </c:pt>
                <c:pt idx="1647">
                  <c:v>0.21291100000000002</c:v>
                </c:pt>
                <c:pt idx="1648">
                  <c:v>9.0390000000000002E-3</c:v>
                </c:pt>
                <c:pt idx="1649">
                  <c:v>9.2250000000000006E-3</c:v>
                </c:pt>
                <c:pt idx="1650">
                  <c:v>-2.1083999999999999E-2</c:v>
                </c:pt>
                <c:pt idx="1651">
                  <c:v>-0.148865</c:v>
                </c:pt>
                <c:pt idx="1652">
                  <c:v>-0.28680499999999998</c:v>
                </c:pt>
                <c:pt idx="1653">
                  <c:v>-0.782501</c:v>
                </c:pt>
                <c:pt idx="1654">
                  <c:v>-0.74715900000000002</c:v>
                </c:pt>
                <c:pt idx="1655">
                  <c:v>-1.67581</c:v>
                </c:pt>
                <c:pt idx="1656">
                  <c:v>-1.0946990000000001</c:v>
                </c:pt>
                <c:pt idx="1657">
                  <c:v>-2.4527830000000002</c:v>
                </c:pt>
                <c:pt idx="1658">
                  <c:v>-1.691873</c:v>
                </c:pt>
                <c:pt idx="1659">
                  <c:v>-3.7642540000000002</c:v>
                </c:pt>
                <c:pt idx="1660">
                  <c:v>-2.3940229999999998</c:v>
                </c:pt>
                <c:pt idx="1661">
                  <c:v>-5.0211310000000005</c:v>
                </c:pt>
                <c:pt idx="1662">
                  <c:v>-2.8680110000000001</c:v>
                </c:pt>
                <c:pt idx="1663">
                  <c:v>-5.7107429999999999</c:v>
                </c:pt>
                <c:pt idx="1664">
                  <c:v>-2.6545179999999999</c:v>
                </c:pt>
                <c:pt idx="1665">
                  <c:v>-5.2375659999999993</c:v>
                </c:pt>
                <c:pt idx="1666">
                  <c:v>-2.6531859999999998</c:v>
                </c:pt>
                <c:pt idx="1667">
                  <c:v>-5.4346180000000004</c:v>
                </c:pt>
                <c:pt idx="1668">
                  <c:v>-2.9492099999999999</c:v>
                </c:pt>
                <c:pt idx="1669">
                  <c:v>-6.0474069999999998</c:v>
                </c:pt>
                <c:pt idx="1670">
                  <c:v>-3.1417229999999998</c:v>
                </c:pt>
                <c:pt idx="1671">
                  <c:v>-6.2666690000000003</c:v>
                </c:pt>
                <c:pt idx="1672">
                  <c:v>-2.9595959999999999</c:v>
                </c:pt>
                <c:pt idx="1673">
                  <c:v>-5.5823320000000001</c:v>
                </c:pt>
                <c:pt idx="1674">
                  <c:v>-2.3150580000000001</c:v>
                </c:pt>
                <c:pt idx="1675">
                  <c:v>-4.3574389999999994</c:v>
                </c:pt>
                <c:pt idx="1676">
                  <c:v>-1.844562</c:v>
                </c:pt>
                <c:pt idx="1677">
                  <c:v>-3.5570200000000001</c:v>
                </c:pt>
                <c:pt idx="1678">
                  <c:v>-1.626698</c:v>
                </c:pt>
                <c:pt idx="1679">
                  <c:v>-3.2059500000000001</c:v>
                </c:pt>
                <c:pt idx="1680">
                  <c:v>-1.466288</c:v>
                </c:pt>
                <c:pt idx="1681">
                  <c:v>-2.7613310000000002</c:v>
                </c:pt>
                <c:pt idx="1682">
                  <c:v>-1.1297569999999999</c:v>
                </c:pt>
                <c:pt idx="1683">
                  <c:v>-2.1025369999999999</c:v>
                </c:pt>
                <c:pt idx="1684">
                  <c:v>-0.78591299999999997</c:v>
                </c:pt>
                <c:pt idx="1685">
                  <c:v>-1.360036</c:v>
                </c:pt>
                <c:pt idx="1686">
                  <c:v>-0.35736800000000002</c:v>
                </c:pt>
                <c:pt idx="1687">
                  <c:v>-0.48800600000000005</c:v>
                </c:pt>
                <c:pt idx="1688">
                  <c:v>9.2865000000000003E-2</c:v>
                </c:pt>
                <c:pt idx="1689">
                  <c:v>0.38680599999999998</c:v>
                </c:pt>
                <c:pt idx="1690">
                  <c:v>0.41098200000000001</c:v>
                </c:pt>
                <c:pt idx="1691">
                  <c:v>0.84279000000000004</c:v>
                </c:pt>
                <c:pt idx="1692">
                  <c:v>0.38395699999999999</c:v>
                </c:pt>
                <c:pt idx="1693">
                  <c:v>0.79258000000000006</c:v>
                </c:pt>
                <c:pt idx="1694">
                  <c:v>0.54882699999999995</c:v>
                </c:pt>
                <c:pt idx="1695">
                  <c:v>1.313796</c:v>
                </c:pt>
                <c:pt idx="1696">
                  <c:v>0.95983700000000005</c:v>
                </c:pt>
                <c:pt idx="1697">
                  <c:v>2.0497879999999999</c:v>
                </c:pt>
                <c:pt idx="1698">
                  <c:v>1.236159</c:v>
                </c:pt>
                <c:pt idx="1699">
                  <c:v>2.8523389999999997</c:v>
                </c:pt>
                <c:pt idx="1700">
                  <c:v>2.1876669999999998</c:v>
                </c:pt>
                <c:pt idx="1701">
                  <c:v>5.1628309999999997</c:v>
                </c:pt>
                <c:pt idx="1702">
                  <c:v>3.838927</c:v>
                </c:pt>
                <c:pt idx="1703">
                  <c:v>8.4863889999999991</c:v>
                </c:pt>
                <c:pt idx="1704">
                  <c:v>5.0941049999999999</c:v>
                </c:pt>
                <c:pt idx="1705">
                  <c:v>10.196315</c:v>
                </c:pt>
                <c:pt idx="1706">
                  <c:v>4.7148310000000002</c:v>
                </c:pt>
                <c:pt idx="1707">
                  <c:v>8.8921810000000008</c:v>
                </c:pt>
                <c:pt idx="1708">
                  <c:v>3.6728459999999998</c:v>
                </c:pt>
                <c:pt idx="1709">
                  <c:v>6.9000539999999999</c:v>
                </c:pt>
                <c:pt idx="1710">
                  <c:v>2.936064</c:v>
                </c:pt>
                <c:pt idx="1711">
                  <c:v>5.6881370000000002</c:v>
                </c:pt>
                <c:pt idx="1712">
                  <c:v>2.6080130000000001</c:v>
                </c:pt>
                <c:pt idx="1713">
                  <c:v>5.0974310000000003</c:v>
                </c:pt>
                <c:pt idx="1714">
                  <c:v>2.35039</c:v>
                </c:pt>
                <c:pt idx="1715">
                  <c:v>4.5247549999999999</c:v>
                </c:pt>
                <c:pt idx="1716">
                  <c:v>1.957068</c:v>
                </c:pt>
                <c:pt idx="1717">
                  <c:v>3.6815040000000003</c:v>
                </c:pt>
                <c:pt idx="1718">
                  <c:v>1.4895419999999999</c:v>
                </c:pt>
                <c:pt idx="1719">
                  <c:v>2.768942</c:v>
                </c:pt>
                <c:pt idx="1720">
                  <c:v>1.0688629999999999</c:v>
                </c:pt>
                <c:pt idx="1721">
                  <c:v>1.8972519999999999</c:v>
                </c:pt>
                <c:pt idx="1722">
                  <c:v>0.57875799999999999</c:v>
                </c:pt>
                <c:pt idx="1723">
                  <c:v>0.93943100000000002</c:v>
                </c:pt>
                <c:pt idx="1724">
                  <c:v>0.19558800000000001</c:v>
                </c:pt>
                <c:pt idx="1725">
                  <c:v>0.29066200000000003</c:v>
                </c:pt>
                <c:pt idx="1726">
                  <c:v>3.0249000000000002E-2</c:v>
                </c:pt>
                <c:pt idx="1727">
                  <c:v>-4.2140999999999998E-2</c:v>
                </c:pt>
                <c:pt idx="1728">
                  <c:v>-0.227995</c:v>
                </c:pt>
                <c:pt idx="1729">
                  <c:v>-0.59622799999999998</c:v>
                </c:pt>
                <c:pt idx="1730">
                  <c:v>-0.47208600000000001</c:v>
                </c:pt>
                <c:pt idx="1731">
                  <c:v>-1.0547759999999999</c:v>
                </c:pt>
                <c:pt idx="1732">
                  <c:v>-0.70876899999999998</c:v>
                </c:pt>
                <c:pt idx="1733">
                  <c:v>-1.559517</c:v>
                </c:pt>
                <c:pt idx="1734">
                  <c:v>-1.053852</c:v>
                </c:pt>
                <c:pt idx="1735">
                  <c:v>-2.3096190000000001</c:v>
                </c:pt>
                <c:pt idx="1736">
                  <c:v>-1.4853810000000001</c:v>
                </c:pt>
                <c:pt idx="1737">
                  <c:v>-3.2115999999999998</c:v>
                </c:pt>
                <c:pt idx="1738">
                  <c:v>-1.8206310000000001</c:v>
                </c:pt>
                <c:pt idx="1739">
                  <c:v>-3.630922</c:v>
                </c:pt>
                <c:pt idx="1740">
                  <c:v>-1.8752930000000001</c:v>
                </c:pt>
                <c:pt idx="1741">
                  <c:v>-3.9019509999999999</c:v>
                </c:pt>
                <c:pt idx="1742">
                  <c:v>-2.21977</c:v>
                </c:pt>
                <c:pt idx="1743">
                  <c:v>-4.6826819999999998</c:v>
                </c:pt>
                <c:pt idx="1744">
                  <c:v>-2.7529859999999999</c:v>
                </c:pt>
                <c:pt idx="1745">
                  <c:v>-5.8149709999999999</c:v>
                </c:pt>
                <c:pt idx="1746">
                  <c:v>-3.3603230000000002</c:v>
                </c:pt>
                <c:pt idx="1747">
                  <c:v>-6.9053630000000004</c:v>
                </c:pt>
                <c:pt idx="1748">
                  <c:v>-3.5817779999999999</c:v>
                </c:pt>
                <c:pt idx="1749">
                  <c:v>-7.1581539999999997</c:v>
                </c:pt>
                <c:pt idx="1750">
                  <c:v>-3.5829559999999998</c:v>
                </c:pt>
                <c:pt idx="1751">
                  <c:v>-7.1355909999999998</c:v>
                </c:pt>
                <c:pt idx="1752">
                  <c:v>-3.4809420000000002</c:v>
                </c:pt>
                <c:pt idx="1753">
                  <c:v>-6.7773120000000002</c:v>
                </c:pt>
                <c:pt idx="1754">
                  <c:v>-3.0157880000000001</c:v>
                </c:pt>
                <c:pt idx="1755">
                  <c:v>-5.7276679999999995</c:v>
                </c:pt>
                <c:pt idx="1756">
                  <c:v>-2.3664079999999998</c:v>
                </c:pt>
                <c:pt idx="1757">
                  <c:v>-4.368214</c:v>
                </c:pt>
                <c:pt idx="1758">
                  <c:v>-1.670919</c:v>
                </c:pt>
                <c:pt idx="1759">
                  <c:v>-3.075777</c:v>
                </c:pt>
                <c:pt idx="1760">
                  <c:v>-1.2271730000000001</c:v>
                </c:pt>
                <c:pt idx="1761">
                  <c:v>-2.3630459999999998</c:v>
                </c:pt>
                <c:pt idx="1762">
                  <c:v>-1.108749</c:v>
                </c:pt>
                <c:pt idx="1763">
                  <c:v>-2.21726</c:v>
                </c:pt>
                <c:pt idx="1764">
                  <c:v>-1.0681020000000001</c:v>
                </c:pt>
                <c:pt idx="1765">
                  <c:v>-2.016797</c:v>
                </c:pt>
                <c:pt idx="1766">
                  <c:v>-0.75906300000000004</c:v>
                </c:pt>
                <c:pt idx="1767">
                  <c:v>-1.316484</c:v>
                </c:pt>
                <c:pt idx="1768">
                  <c:v>-0.40804099999999999</c:v>
                </c:pt>
                <c:pt idx="1769">
                  <c:v>-0.71382199999999996</c:v>
                </c:pt>
                <c:pt idx="1770">
                  <c:v>-0.165601</c:v>
                </c:pt>
                <c:pt idx="1771">
                  <c:v>-8.4844000000000003E-2</c:v>
                </c:pt>
                <c:pt idx="1772">
                  <c:v>0.43460500000000002</c:v>
                </c:pt>
                <c:pt idx="1773">
                  <c:v>1.241268</c:v>
                </c:pt>
                <c:pt idx="1774">
                  <c:v>1.0725800000000001</c:v>
                </c:pt>
                <c:pt idx="1775">
                  <c:v>2.1429450000000001</c:v>
                </c:pt>
                <c:pt idx="1776">
                  <c:v>0.80604900000000002</c:v>
                </c:pt>
                <c:pt idx="1777">
                  <c:v>1.26325</c:v>
                </c:pt>
                <c:pt idx="1778">
                  <c:v>0.26219199999999998</c:v>
                </c:pt>
                <c:pt idx="1779">
                  <c:v>0.62097399999999991</c:v>
                </c:pt>
                <c:pt idx="1780">
                  <c:v>0.67995700000000003</c:v>
                </c:pt>
                <c:pt idx="1781">
                  <c:v>1.7189610000000002</c:v>
                </c:pt>
                <c:pt idx="1782">
                  <c:v>1.308816</c:v>
                </c:pt>
                <c:pt idx="1783">
                  <c:v>2.7987000000000002</c:v>
                </c:pt>
                <c:pt idx="1784">
                  <c:v>1.6298319999999999</c:v>
                </c:pt>
                <c:pt idx="1785">
                  <c:v>3.5308079999999999</c:v>
                </c:pt>
                <c:pt idx="1786">
                  <c:v>2.4635009999999999</c:v>
                </c:pt>
                <c:pt idx="1787">
                  <c:v>5.7382790000000004</c:v>
                </c:pt>
                <c:pt idx="1788">
                  <c:v>4.0831770000000001</c:v>
                </c:pt>
                <c:pt idx="1789">
                  <c:v>8.6574010000000001</c:v>
                </c:pt>
                <c:pt idx="1790">
                  <c:v>4.8022869999999998</c:v>
                </c:pt>
                <c:pt idx="1791">
                  <c:v>9.5946239999999996</c:v>
                </c:pt>
                <c:pt idx="1792">
                  <c:v>4.6247290000000003</c:v>
                </c:pt>
                <c:pt idx="1793">
                  <c:v>9.0255700000000001</c:v>
                </c:pt>
                <c:pt idx="1794">
                  <c:v>4.1278280000000001</c:v>
                </c:pt>
                <c:pt idx="1795">
                  <c:v>7.9026909999999999</c:v>
                </c:pt>
                <c:pt idx="1796">
                  <c:v>3.3615469999999998</c:v>
                </c:pt>
                <c:pt idx="1797">
                  <c:v>6.2944279999999999</c:v>
                </c:pt>
                <c:pt idx="1798">
                  <c:v>2.5454409999999998</c:v>
                </c:pt>
                <c:pt idx="1799">
                  <c:v>4.8106460000000002</c:v>
                </c:pt>
                <c:pt idx="1800">
                  <c:v>2.0840179999999999</c:v>
                </c:pt>
                <c:pt idx="1801">
                  <c:v>4.0697929999999998</c:v>
                </c:pt>
                <c:pt idx="1802">
                  <c:v>1.977822</c:v>
                </c:pt>
                <c:pt idx="1803">
                  <c:v>4.0070290000000002</c:v>
                </c:pt>
                <c:pt idx="1804">
                  <c:v>2.1088930000000001</c:v>
                </c:pt>
                <c:pt idx="1805">
                  <c:v>4.2547700000000006</c:v>
                </c:pt>
                <c:pt idx="1806">
                  <c:v>2.15611</c:v>
                </c:pt>
                <c:pt idx="1807">
                  <c:v>4.2801830000000001</c:v>
                </c:pt>
                <c:pt idx="1808">
                  <c:v>2.0208010000000001</c:v>
                </c:pt>
                <c:pt idx="1809">
                  <c:v>3.8552870000000001</c:v>
                </c:pt>
                <c:pt idx="1810">
                  <c:v>1.541018</c:v>
                </c:pt>
                <c:pt idx="1811">
                  <c:v>2.650045</c:v>
                </c:pt>
                <c:pt idx="1812">
                  <c:v>0.58701599999999998</c:v>
                </c:pt>
                <c:pt idx="1813">
                  <c:v>0.64510000000000001</c:v>
                </c:pt>
                <c:pt idx="1814">
                  <c:v>-0.41970600000000002</c:v>
                </c:pt>
                <c:pt idx="1815">
                  <c:v>-1.223457</c:v>
                </c:pt>
                <c:pt idx="1816">
                  <c:v>-1.11009</c:v>
                </c:pt>
                <c:pt idx="1817">
                  <c:v>-2.4351929999999999</c:v>
                </c:pt>
                <c:pt idx="1818">
                  <c:v>-1.4383079999999999</c:v>
                </c:pt>
                <c:pt idx="1819">
                  <c:v>-2.9062999999999999</c:v>
                </c:pt>
                <c:pt idx="1820">
                  <c:v>-1.451878</c:v>
                </c:pt>
                <c:pt idx="1821">
                  <c:v>-2.9066719999999999</c:v>
                </c:pt>
                <c:pt idx="1822">
                  <c:v>-1.497682</c:v>
                </c:pt>
                <c:pt idx="1823">
                  <c:v>-3.0419989999999997</c:v>
                </c:pt>
                <c:pt idx="1824">
                  <c:v>-1.5956889999999999</c:v>
                </c:pt>
                <c:pt idx="1825">
                  <c:v>-3.2745799999999998</c:v>
                </c:pt>
                <c:pt idx="1826">
                  <c:v>-1.7289730000000001</c:v>
                </c:pt>
                <c:pt idx="1827">
                  <c:v>-3.4668890000000001</c:v>
                </c:pt>
                <c:pt idx="1828">
                  <c:v>-1.8296410000000001</c:v>
                </c:pt>
                <c:pt idx="1829">
                  <c:v>-3.8391670000000002</c:v>
                </c:pt>
                <c:pt idx="1830">
                  <c:v>-2.2406139999999999</c:v>
                </c:pt>
                <c:pt idx="1831">
                  <c:v>-4.6991359999999993</c:v>
                </c:pt>
                <c:pt idx="1832">
                  <c:v>-2.6131579999999999</c:v>
                </c:pt>
                <c:pt idx="1833">
                  <c:v>-5.31623</c:v>
                </c:pt>
                <c:pt idx="1834">
                  <c:v>-2.8306140000000002</c:v>
                </c:pt>
                <c:pt idx="1835">
                  <c:v>-5.856592</c:v>
                </c:pt>
                <c:pt idx="1836">
                  <c:v>-3.0511080000000002</c:v>
                </c:pt>
                <c:pt idx="1837">
                  <c:v>-5.9948290000000002</c:v>
                </c:pt>
                <c:pt idx="1838">
                  <c:v>-2.8695349999999999</c:v>
                </c:pt>
                <c:pt idx="1839">
                  <c:v>-5.6891169999999995</c:v>
                </c:pt>
                <c:pt idx="1840">
                  <c:v>-2.7308539999999999</c:v>
                </c:pt>
                <c:pt idx="1841">
                  <c:v>-5.3198550000000004</c:v>
                </c:pt>
                <c:pt idx="1842">
                  <c:v>-2.4004729999999999</c:v>
                </c:pt>
                <c:pt idx="1843">
                  <c:v>-4.6303280000000004</c:v>
                </c:pt>
                <c:pt idx="1844">
                  <c:v>-2.1092409999999999</c:v>
                </c:pt>
                <c:pt idx="1845">
                  <c:v>-4.0216099999999999</c:v>
                </c:pt>
                <c:pt idx="1846">
                  <c:v>-1.7153419999999999</c:v>
                </c:pt>
                <c:pt idx="1847">
                  <c:v>-3.2892640000000002</c:v>
                </c:pt>
                <c:pt idx="1848">
                  <c:v>-1.4657089999999999</c:v>
                </c:pt>
                <c:pt idx="1849">
                  <c:v>-2.8493759999999999</c:v>
                </c:pt>
                <c:pt idx="1850">
                  <c:v>-1.272357</c:v>
                </c:pt>
                <c:pt idx="1851">
                  <c:v>-2.3822070000000002</c:v>
                </c:pt>
                <c:pt idx="1852">
                  <c:v>-0.86292400000000002</c:v>
                </c:pt>
                <c:pt idx="1853">
                  <c:v>-1.42899</c:v>
                </c:pt>
                <c:pt idx="1854">
                  <c:v>-0.21021899999999999</c:v>
                </c:pt>
                <c:pt idx="1855">
                  <c:v>-5.2403999999999978E-2</c:v>
                </c:pt>
                <c:pt idx="1856">
                  <c:v>0.44791599999999998</c:v>
                </c:pt>
                <c:pt idx="1857">
                  <c:v>0.99201399999999995</c:v>
                </c:pt>
                <c:pt idx="1858">
                  <c:v>0.419852</c:v>
                </c:pt>
                <c:pt idx="1859">
                  <c:v>0.65060000000000007</c:v>
                </c:pt>
                <c:pt idx="1860">
                  <c:v>0.27001999999999998</c:v>
                </c:pt>
                <c:pt idx="1861">
                  <c:v>0.74613599999999991</c:v>
                </c:pt>
                <c:pt idx="1862">
                  <c:v>0.686172</c:v>
                </c:pt>
                <c:pt idx="1863">
                  <c:v>1.449964</c:v>
                </c:pt>
                <c:pt idx="1864">
                  <c:v>0.66334099999999996</c:v>
                </c:pt>
                <c:pt idx="1865">
                  <c:v>1.1245909999999999</c:v>
                </c:pt>
                <c:pt idx="1866">
                  <c:v>0.319409</c:v>
                </c:pt>
                <c:pt idx="1867">
                  <c:v>0.75565300000000002</c:v>
                </c:pt>
                <c:pt idx="1868">
                  <c:v>0.99530300000000005</c:v>
                </c:pt>
                <c:pt idx="1869">
                  <c:v>3.0099929999999997</c:v>
                </c:pt>
                <c:pt idx="1870">
                  <c:v>3.287093</c:v>
                </c:pt>
                <c:pt idx="1871">
                  <c:v>7.5698670000000003</c:v>
                </c:pt>
                <c:pt idx="1872">
                  <c:v>4.6187740000000002</c:v>
                </c:pt>
                <c:pt idx="1873">
                  <c:v>8.9399949999999997</c:v>
                </c:pt>
                <c:pt idx="1874">
                  <c:v>3.9062899999999998</c:v>
                </c:pt>
                <c:pt idx="1875">
                  <c:v>7.4134869999999999</c:v>
                </c:pt>
                <c:pt idx="1876">
                  <c:v>3.1166520000000002</c:v>
                </c:pt>
                <c:pt idx="1877">
                  <c:v>5.9011800000000001</c:v>
                </c:pt>
                <c:pt idx="1878">
                  <c:v>2.5557270000000001</c:v>
                </c:pt>
                <c:pt idx="1879">
                  <c:v>4.979228</c:v>
                </c:pt>
                <c:pt idx="1880">
                  <c:v>2.3260049999999999</c:v>
                </c:pt>
                <c:pt idx="1881">
                  <c:v>4.5712960000000002</c:v>
                </c:pt>
                <c:pt idx="1882">
                  <c:v>2.2048679999999998</c:v>
                </c:pt>
                <c:pt idx="1883">
                  <c:v>4.3755959999999998</c:v>
                </c:pt>
                <c:pt idx="1884">
                  <c:v>2.16134</c:v>
                </c:pt>
                <c:pt idx="1885">
                  <c:v>4.344633</c:v>
                </c:pt>
                <c:pt idx="1886">
                  <c:v>2.1940200000000001</c:v>
                </c:pt>
                <c:pt idx="1887">
                  <c:v>4.3402820000000002</c:v>
                </c:pt>
                <c:pt idx="1888">
                  <c:v>1.9495910000000001</c:v>
                </c:pt>
                <c:pt idx="1889">
                  <c:v>3.5545070000000001</c:v>
                </c:pt>
                <c:pt idx="1890">
                  <c:v>1.096827</c:v>
                </c:pt>
                <c:pt idx="1891">
                  <c:v>1.615559</c:v>
                </c:pt>
                <c:pt idx="1892">
                  <c:v>-2.3812E-2</c:v>
                </c:pt>
                <c:pt idx="1893">
                  <c:v>-0.49218800000000001</c:v>
                </c:pt>
                <c:pt idx="1894">
                  <c:v>-0.81412799999999996</c:v>
                </c:pt>
                <c:pt idx="1895">
                  <c:v>-1.821625</c:v>
                </c:pt>
                <c:pt idx="1896">
                  <c:v>-1.057069</c:v>
                </c:pt>
                <c:pt idx="1897">
                  <c:v>-2.0341529999999999</c:v>
                </c:pt>
                <c:pt idx="1898">
                  <c:v>-0.85214800000000002</c:v>
                </c:pt>
                <c:pt idx="1899">
                  <c:v>-1.605318</c:v>
                </c:pt>
                <c:pt idx="1900">
                  <c:v>-0.72444200000000003</c:v>
                </c:pt>
                <c:pt idx="1901">
                  <c:v>-1.440178</c:v>
                </c:pt>
                <c:pt idx="1902">
                  <c:v>-0.70291199999999998</c:v>
                </c:pt>
                <c:pt idx="1903">
                  <c:v>-1.4613909999999999</c:v>
                </c:pt>
                <c:pt idx="1904">
                  <c:v>-0.76339400000000002</c:v>
                </c:pt>
                <c:pt idx="1905">
                  <c:v>-1.5390360000000001</c:v>
                </c:pt>
                <c:pt idx="1906">
                  <c:v>-0.91627499999999995</c:v>
                </c:pt>
                <c:pt idx="1907">
                  <c:v>-2.0638519999999998</c:v>
                </c:pt>
                <c:pt idx="1908">
                  <c:v>-1.4479139999999999</c:v>
                </c:pt>
                <c:pt idx="1909">
                  <c:v>-3.2121519999999997</c:v>
                </c:pt>
                <c:pt idx="1910">
                  <c:v>-2.076918</c:v>
                </c:pt>
                <c:pt idx="1911">
                  <c:v>-4.4615080000000003</c:v>
                </c:pt>
                <c:pt idx="1912">
                  <c:v>-2.5330590000000002</c:v>
                </c:pt>
                <c:pt idx="1913">
                  <c:v>-5.0578500000000002</c:v>
                </c:pt>
                <c:pt idx="1914">
                  <c:v>-2.4938220000000002</c:v>
                </c:pt>
                <c:pt idx="1915">
                  <c:v>-4.9354890000000005</c:v>
                </c:pt>
                <c:pt idx="1916">
                  <c:v>-2.4275150000000001</c:v>
                </c:pt>
                <c:pt idx="1917">
                  <c:v>-4.8607670000000001</c:v>
                </c:pt>
                <c:pt idx="1918">
                  <c:v>-2.4356659999999999</c:v>
                </c:pt>
                <c:pt idx="1919">
                  <c:v>-4.8750830000000001</c:v>
                </c:pt>
                <c:pt idx="1920">
                  <c:v>-2.447797</c:v>
                </c:pt>
                <c:pt idx="1921">
                  <c:v>-4.8203360000000002</c:v>
                </c:pt>
                <c:pt idx="1922">
                  <c:v>-2.142131</c:v>
                </c:pt>
                <c:pt idx="1923">
                  <c:v>-4.0166040000000001</c:v>
                </c:pt>
                <c:pt idx="1924">
                  <c:v>-1.6006590000000001</c:v>
                </c:pt>
                <c:pt idx="1925">
                  <c:v>-2.9313989999999999</c:v>
                </c:pt>
                <c:pt idx="1926">
                  <c:v>-1.071874</c:v>
                </c:pt>
                <c:pt idx="1927">
                  <c:v>-1.971689</c:v>
                </c:pt>
                <c:pt idx="1928">
                  <c:v>-0.76375300000000002</c:v>
                </c:pt>
                <c:pt idx="1929">
                  <c:v>-1.4042669999999999</c:v>
                </c:pt>
                <c:pt idx="1930">
                  <c:v>-0.56192500000000001</c:v>
                </c:pt>
                <c:pt idx="1931">
                  <c:v>-1.061186</c:v>
                </c:pt>
                <c:pt idx="1932">
                  <c:v>-0.45271</c:v>
                </c:pt>
                <c:pt idx="1933">
                  <c:v>-0.87500699999999998</c:v>
                </c:pt>
                <c:pt idx="1934">
                  <c:v>-0.44981399999999999</c:v>
                </c:pt>
                <c:pt idx="1935">
                  <c:v>-1.0145280000000001</c:v>
                </c:pt>
                <c:pt idx="1936">
                  <c:v>-0.66475099999999998</c:v>
                </c:pt>
                <c:pt idx="1937">
                  <c:v>-1.297477</c:v>
                </c:pt>
                <c:pt idx="1938">
                  <c:v>-0.51053899999999997</c:v>
                </c:pt>
                <c:pt idx="1939">
                  <c:v>-0.80439799999999995</c:v>
                </c:pt>
                <c:pt idx="1940">
                  <c:v>1.1067E-2</c:v>
                </c:pt>
                <c:pt idx="1941">
                  <c:v>0.36124299999999998</c:v>
                </c:pt>
                <c:pt idx="1942">
                  <c:v>0.67354000000000003</c:v>
                </c:pt>
                <c:pt idx="1943">
                  <c:v>1.582668</c:v>
                </c:pt>
                <c:pt idx="1944">
                  <c:v>0.88843499999999997</c:v>
                </c:pt>
                <c:pt idx="1945">
                  <c:v>1.4363459999999999</c:v>
                </c:pt>
                <c:pt idx="1946">
                  <c:v>-3.7083999999999999E-2</c:v>
                </c:pt>
                <c:pt idx="1947">
                  <c:v>-0.66286900000000004</c:v>
                </c:pt>
                <c:pt idx="1948">
                  <c:v>-1.0915379999999999</c:v>
                </c:pt>
                <c:pt idx="1949">
                  <c:v>-2.3707699999999998</c:v>
                </c:pt>
                <c:pt idx="1950">
                  <c:v>-1.0303329999999999</c:v>
                </c:pt>
                <c:pt idx="1951">
                  <c:v>-1.377704</c:v>
                </c:pt>
                <c:pt idx="1952">
                  <c:v>0.73696200000000001</c:v>
                </c:pt>
                <c:pt idx="1953">
                  <c:v>2.7773890000000003</c:v>
                </c:pt>
                <c:pt idx="1954">
                  <c:v>3.1863999999999999</c:v>
                </c:pt>
                <c:pt idx="1955">
                  <c:v>7.0168309999999998</c:v>
                </c:pt>
                <c:pt idx="1956">
                  <c:v>3.9406430000000001</c:v>
                </c:pt>
                <c:pt idx="1957">
                  <c:v>7.6522670000000002</c:v>
                </c:pt>
                <c:pt idx="1958">
                  <c:v>3.223821</c:v>
                </c:pt>
                <c:pt idx="1959">
                  <c:v>5.9206260000000004</c:v>
                </c:pt>
                <c:pt idx="1960">
                  <c:v>2.2456800000000001</c:v>
                </c:pt>
                <c:pt idx="1961">
                  <c:v>4.1486299999999998</c:v>
                </c:pt>
                <c:pt idx="1962">
                  <c:v>1.6512500000000001</c:v>
                </c:pt>
                <c:pt idx="1963">
                  <c:v>3.143942</c:v>
                </c:pt>
                <c:pt idx="1964">
                  <c:v>1.4344699999999999</c:v>
                </c:pt>
                <c:pt idx="1965">
                  <c:v>2.8751579999999999</c:v>
                </c:pt>
                <c:pt idx="1966">
                  <c:v>1.442396</c:v>
                </c:pt>
                <c:pt idx="1967">
                  <c:v>2.8582400000000003</c:v>
                </c:pt>
                <c:pt idx="1968">
                  <c:v>1.323353</c:v>
                </c:pt>
                <c:pt idx="1969">
                  <c:v>2.5522689999999999</c:v>
                </c:pt>
                <c:pt idx="1970">
                  <c:v>1.1918770000000001</c:v>
                </c:pt>
                <c:pt idx="1971">
                  <c:v>2.3394080000000002</c:v>
                </c:pt>
                <c:pt idx="1972">
                  <c:v>1.103888</c:v>
                </c:pt>
                <c:pt idx="1973">
                  <c:v>2.1853989999999999</c:v>
                </c:pt>
                <c:pt idx="1974">
                  <c:v>1.0232779999999999</c:v>
                </c:pt>
                <c:pt idx="1975">
                  <c:v>1.9210099999999999</c:v>
                </c:pt>
                <c:pt idx="1976">
                  <c:v>0.64414300000000002</c:v>
                </c:pt>
                <c:pt idx="1977">
                  <c:v>0.95617299999999994</c:v>
                </c:pt>
                <c:pt idx="1978">
                  <c:v>1.056E-2</c:v>
                </c:pt>
                <c:pt idx="1979">
                  <c:v>-0.23788799999999999</c:v>
                </c:pt>
                <c:pt idx="1980">
                  <c:v>-0.41969899999999999</c:v>
                </c:pt>
                <c:pt idx="1981">
                  <c:v>-0.93187700000000007</c:v>
                </c:pt>
                <c:pt idx="1982">
                  <c:v>-0.54576599999999997</c:v>
                </c:pt>
                <c:pt idx="1983">
                  <c:v>-1.0390079999999999</c:v>
                </c:pt>
                <c:pt idx="1984">
                  <c:v>-0.401254</c:v>
                </c:pt>
                <c:pt idx="1985">
                  <c:v>-0.70910499999999999</c:v>
                </c:pt>
                <c:pt idx="1986">
                  <c:v>-0.29329300000000003</c:v>
                </c:pt>
                <c:pt idx="1987">
                  <c:v>-0.73407500000000003</c:v>
                </c:pt>
                <c:pt idx="1988">
                  <c:v>-0.780783</c:v>
                </c:pt>
                <c:pt idx="1989">
                  <c:v>-2.051723</c:v>
                </c:pt>
                <c:pt idx="1990">
                  <c:v>-1.8820840000000001</c:v>
                </c:pt>
                <c:pt idx="1991">
                  <c:v>-4.345656</c:v>
                </c:pt>
                <c:pt idx="1992">
                  <c:v>-2.7906469999999999</c:v>
                </c:pt>
                <c:pt idx="1993">
                  <c:v>-5.6807660000000002</c:v>
                </c:pt>
                <c:pt idx="1994">
                  <c:v>-2.9446189999999999</c:v>
                </c:pt>
                <c:pt idx="1995">
                  <c:v>-5.9606300000000001</c:v>
                </c:pt>
                <c:pt idx="1996">
                  <c:v>-3.1014680000000001</c:v>
                </c:pt>
                <c:pt idx="1997">
                  <c:v>-6.2304779999999997</c:v>
                </c:pt>
                <c:pt idx="1998">
                  <c:v>-3.1837780000000002</c:v>
                </c:pt>
                <c:pt idx="1999">
                  <c:v>-6.487717</c:v>
                </c:pt>
                <c:pt idx="2000">
                  <c:v>-3.377132</c:v>
                </c:pt>
                <c:pt idx="2001">
                  <c:v>-6.7643870000000001</c:v>
                </c:pt>
                <c:pt idx="2002">
                  <c:v>-3.2602899999999999</c:v>
                </c:pt>
                <c:pt idx="2003">
                  <c:v>-6.2068630000000002</c:v>
                </c:pt>
                <c:pt idx="2004">
                  <c:v>-2.5431819999999998</c:v>
                </c:pt>
                <c:pt idx="2005">
                  <c:v>-4.6971749999999997</c:v>
                </c:pt>
                <c:pt idx="2006">
                  <c:v>-1.8453569999999999</c:v>
                </c:pt>
                <c:pt idx="2007">
                  <c:v>-3.5262919999999998</c:v>
                </c:pt>
                <c:pt idx="2008">
                  <c:v>-1.6444700000000001</c:v>
                </c:pt>
                <c:pt idx="2009">
                  <c:v>-3.2639490000000002</c:v>
                </c:pt>
                <c:pt idx="2010">
                  <c:v>-1.5075000000000001</c:v>
                </c:pt>
                <c:pt idx="2011">
                  <c:v>-2.8182900000000002</c:v>
                </c:pt>
                <c:pt idx="2012">
                  <c:v>-1.0324519999999999</c:v>
                </c:pt>
                <c:pt idx="2013">
                  <c:v>-1.757609</c:v>
                </c:pt>
                <c:pt idx="2014">
                  <c:v>-0.438975</c:v>
                </c:pt>
                <c:pt idx="2015">
                  <c:v>-0.63031000000000004</c:v>
                </c:pt>
                <c:pt idx="2016">
                  <c:v>-2.2131000000000001E-2</c:v>
                </c:pt>
                <c:pt idx="2017">
                  <c:v>9.5031000000000004E-2</c:v>
                </c:pt>
                <c:pt idx="2018">
                  <c:v>0.32422899999999999</c:v>
                </c:pt>
                <c:pt idx="2019">
                  <c:v>0.84342300000000003</c:v>
                </c:pt>
                <c:pt idx="2020">
                  <c:v>0.56387500000000002</c:v>
                </c:pt>
                <c:pt idx="2021">
                  <c:v>1.150676</c:v>
                </c:pt>
                <c:pt idx="2022">
                  <c:v>0.74292199999999997</c:v>
                </c:pt>
                <c:pt idx="2023">
                  <c:v>1.7866930000000001</c:v>
                </c:pt>
                <c:pt idx="2024">
                  <c:v>1.3962330000000001</c:v>
                </c:pt>
                <c:pt idx="2025">
                  <c:v>2.9478020000000003</c:v>
                </c:pt>
                <c:pt idx="2026">
                  <c:v>1.4412510000000001</c:v>
                </c:pt>
                <c:pt idx="2027">
                  <c:v>2.4696880000000001</c:v>
                </c:pt>
                <c:pt idx="2028">
                  <c:v>0.51268899999999995</c:v>
                </c:pt>
                <c:pt idx="2029">
                  <c:v>0.62098699999999996</c:v>
                </c:pt>
                <c:pt idx="2030">
                  <c:v>-8.6156999999999997E-2</c:v>
                </c:pt>
                <c:pt idx="2031">
                  <c:v>4.4071000000000013E-2</c:v>
                </c:pt>
                <c:pt idx="2032">
                  <c:v>0.68809799999999999</c:v>
                </c:pt>
                <c:pt idx="2033">
                  <c:v>2.1391789999999999</c:v>
                </c:pt>
                <c:pt idx="2034">
                  <c:v>2.2656109999999998</c:v>
                </c:pt>
                <c:pt idx="2035">
                  <c:v>5.2727769999999996</c:v>
                </c:pt>
                <c:pt idx="2036">
                  <c:v>3.5059830000000001</c:v>
                </c:pt>
                <c:pt idx="2037">
                  <c:v>7.3157390000000007</c:v>
                </c:pt>
                <c:pt idx="2038">
                  <c:v>3.8638620000000001</c:v>
                </c:pt>
                <c:pt idx="2039">
                  <c:v>7.613245</c:v>
                </c:pt>
                <c:pt idx="2040">
                  <c:v>3.5590190000000002</c:v>
                </c:pt>
                <c:pt idx="2041">
                  <c:v>6.8598049999999997</c:v>
                </c:pt>
                <c:pt idx="2042">
                  <c:v>3.025487</c:v>
                </c:pt>
                <c:pt idx="2043">
                  <c:v>5.7587650000000004</c:v>
                </c:pt>
                <c:pt idx="2044">
                  <c:v>2.4111060000000002</c:v>
                </c:pt>
                <c:pt idx="2045">
                  <c:v>4.5219180000000003</c:v>
                </c:pt>
                <c:pt idx="2046">
                  <c:v>1.88093</c:v>
                </c:pt>
                <c:pt idx="2047">
                  <c:v>3.5970940000000002</c:v>
                </c:pt>
                <c:pt idx="2048">
                  <c:v>1.5755729999999999</c:v>
                </c:pt>
                <c:pt idx="2049">
                  <c:v>3.0665089999999999</c:v>
                </c:pt>
                <c:pt idx="2050">
                  <c:v>1.441271</c:v>
                </c:pt>
                <c:pt idx="2051">
                  <c:v>2.8303240000000001</c:v>
                </c:pt>
                <c:pt idx="2052">
                  <c:v>1.3838619999999999</c:v>
                </c:pt>
                <c:pt idx="2053">
                  <c:v>2.7199210000000003</c:v>
                </c:pt>
                <c:pt idx="2054">
                  <c:v>1.1149199999999999</c:v>
                </c:pt>
                <c:pt idx="2055">
                  <c:v>1.89737</c:v>
                </c:pt>
                <c:pt idx="2056">
                  <c:v>0.321413</c:v>
                </c:pt>
                <c:pt idx="2057">
                  <c:v>0.13971500000000001</c:v>
                </c:pt>
                <c:pt idx="2058">
                  <c:v>-0.59199999999999997</c:v>
                </c:pt>
                <c:pt idx="2059">
                  <c:v>-1.4748510000000001</c:v>
                </c:pt>
                <c:pt idx="2060">
                  <c:v>-1.0724419999999999</c:v>
                </c:pt>
                <c:pt idx="2061">
                  <c:v>-2.2435729999999996</c:v>
                </c:pt>
                <c:pt idx="2062">
                  <c:v>-1.09755</c:v>
                </c:pt>
                <c:pt idx="2063">
                  <c:v>-1.9767459999999999</c:v>
                </c:pt>
                <c:pt idx="2064">
                  <c:v>-0.64410800000000001</c:v>
                </c:pt>
                <c:pt idx="2065">
                  <c:v>-1.140385</c:v>
                </c:pt>
                <c:pt idx="2066">
                  <c:v>-0.41526800000000003</c:v>
                </c:pt>
                <c:pt idx="2067">
                  <c:v>-0.88366900000000004</c:v>
                </c:pt>
                <c:pt idx="2068">
                  <c:v>-0.644513</c:v>
                </c:pt>
                <c:pt idx="2069">
                  <c:v>-1.696653</c:v>
                </c:pt>
                <c:pt idx="2070">
                  <c:v>-1.6211610000000001</c:v>
                </c:pt>
                <c:pt idx="2071">
                  <c:v>-3.9627470000000002</c:v>
                </c:pt>
                <c:pt idx="2072">
                  <c:v>-3.1417519999999999</c:v>
                </c:pt>
                <c:pt idx="2073">
                  <c:v>-7.1207969999999996</c:v>
                </c:pt>
                <c:pt idx="2074">
                  <c:v>-4.7383129999999998</c:v>
                </c:pt>
                <c:pt idx="2075">
                  <c:v>-10.14019</c:v>
                </c:pt>
                <c:pt idx="2076">
                  <c:v>-6.036206</c:v>
                </c:pt>
                <c:pt idx="2077">
                  <c:v>-12.776405</c:v>
                </c:pt>
                <c:pt idx="2078">
                  <c:v>-7.5651039999999998</c:v>
                </c:pt>
                <c:pt idx="2079">
                  <c:v>-16.063237000000001</c:v>
                </c:pt>
                <c:pt idx="2080">
                  <c:v>-9.4190570000000005</c:v>
                </c:pt>
                <c:pt idx="2081">
                  <c:v>-19.638137</c:v>
                </c:pt>
                <c:pt idx="2082">
                  <c:v>-10.947214000000001</c:v>
                </c:pt>
                <c:pt idx="2083">
                  <c:v>-22.482455999999999</c:v>
                </c:pt>
                <c:pt idx="2084">
                  <c:v>-11.937163999999999</c:v>
                </c:pt>
                <c:pt idx="2085">
                  <c:v>-24.131568999999999</c:v>
                </c:pt>
                <c:pt idx="2086">
                  <c:v>-12.211401</c:v>
                </c:pt>
                <c:pt idx="2087">
                  <c:v>-24.121571000000003</c:v>
                </c:pt>
                <c:pt idx="2088">
                  <c:v>-11.287106</c:v>
                </c:pt>
                <c:pt idx="2089">
                  <c:v>-21.774895000000001</c:v>
                </c:pt>
                <c:pt idx="2090">
                  <c:v>-9.5970929999999992</c:v>
                </c:pt>
                <c:pt idx="2091">
                  <c:v>-18.204352999999998</c:v>
                </c:pt>
                <c:pt idx="2092">
                  <c:v>-7.5942150000000002</c:v>
                </c:pt>
                <c:pt idx="2093">
                  <c:v>-14.322139</c:v>
                </c:pt>
                <c:pt idx="2094">
                  <c:v>-5.98203</c:v>
                </c:pt>
                <c:pt idx="2095">
                  <c:v>-11.102732</c:v>
                </c:pt>
                <c:pt idx="2096">
                  <c:v>-4.1947369999999999</c:v>
                </c:pt>
                <c:pt idx="2097">
                  <c:v>-7.5414510000000003</c:v>
                </c:pt>
                <c:pt idx="2098">
                  <c:v>-3.0017580000000001</c:v>
                </c:pt>
                <c:pt idx="2099">
                  <c:v>-6.1057939999999995</c:v>
                </c:pt>
                <c:pt idx="2100">
                  <c:v>-3.1732999999999998</c:v>
                </c:pt>
                <c:pt idx="2101">
                  <c:v>-5.9872809999999994</c:v>
                </c:pt>
                <c:pt idx="2102">
                  <c:v>-1.6233340000000001</c:v>
                </c:pt>
                <c:pt idx="2103">
                  <c:v>-1.4280820000000001</c:v>
                </c:pt>
                <c:pt idx="2104">
                  <c:v>1.582891</c:v>
                </c:pt>
                <c:pt idx="2105">
                  <c:v>3.2647300000000001</c:v>
                </c:pt>
                <c:pt idx="2106">
                  <c:v>1.3853679999999999</c:v>
                </c:pt>
                <c:pt idx="2107">
                  <c:v>2.3437239999999999</c:v>
                </c:pt>
                <c:pt idx="2108">
                  <c:v>0.39753100000000002</c:v>
                </c:pt>
                <c:pt idx="2109">
                  <c:v>0.16860200000000003</c:v>
                </c:pt>
                <c:pt idx="2110">
                  <c:v>-0.51915500000000003</c:v>
                </c:pt>
                <c:pt idx="2111">
                  <c:v>-1.0385819999999999</c:v>
                </c:pt>
                <c:pt idx="2112">
                  <c:v>-0.14611299999999999</c:v>
                </c:pt>
                <c:pt idx="2113">
                  <c:v>-4.7244999999999995E-2</c:v>
                </c:pt>
                <c:pt idx="2114">
                  <c:v>0.46112999999999998</c:v>
                </c:pt>
                <c:pt idx="2115">
                  <c:v>0.99446400000000001</c:v>
                </c:pt>
                <c:pt idx="2116">
                  <c:v>0.24576799999999999</c:v>
                </c:pt>
                <c:pt idx="2117">
                  <c:v>0.17847199999999999</c:v>
                </c:pt>
                <c:pt idx="2118">
                  <c:v>-0.34791299999999997</c:v>
                </c:pt>
                <c:pt idx="2119">
                  <c:v>-1.0039879999999999</c:v>
                </c:pt>
                <c:pt idx="2120">
                  <c:v>-0.80006999999999995</c:v>
                </c:pt>
                <c:pt idx="2121">
                  <c:v>-1.0358969999999998</c:v>
                </c:pt>
                <c:pt idx="2122">
                  <c:v>0.66087200000000001</c:v>
                </c:pt>
                <c:pt idx="2123">
                  <c:v>1.3351310000000001</c:v>
                </c:pt>
                <c:pt idx="2124">
                  <c:v>0.41899500000000001</c:v>
                </c:pt>
                <c:pt idx="2125">
                  <c:v>0.58074899999999996</c:v>
                </c:pt>
                <c:pt idx="2126">
                  <c:v>1.2245000000000001E-2</c:v>
                </c:pt>
                <c:pt idx="2127">
                  <c:v>-0.33252599999999999</c:v>
                </c:pt>
                <c:pt idx="2128">
                  <c:v>-0.62270899999999996</c:v>
                </c:pt>
                <c:pt idx="2129">
                  <c:v>-1.495876</c:v>
                </c:pt>
                <c:pt idx="2130">
                  <c:v>-0.93171999999999999</c:v>
                </c:pt>
                <c:pt idx="2131">
                  <c:v>-1.6628400000000001</c:v>
                </c:pt>
                <c:pt idx="2132">
                  <c:v>-0.45386700000000002</c:v>
                </c:pt>
                <c:pt idx="2133">
                  <c:v>-0.735317</c:v>
                </c:pt>
                <c:pt idx="2134">
                  <c:v>-6.7687999999999998E-2</c:v>
                </c:pt>
                <c:pt idx="2135">
                  <c:v>-1.4109999999999998E-2</c:v>
                </c:pt>
                <c:pt idx="2136">
                  <c:v>8.6118E-2</c:v>
                </c:pt>
                <c:pt idx="2137">
                  <c:v>0.37731300000000001</c:v>
                </c:pt>
                <c:pt idx="2138">
                  <c:v>0.41190300000000002</c:v>
                </c:pt>
                <c:pt idx="2139">
                  <c:v>0.66465400000000008</c:v>
                </c:pt>
                <c:pt idx="2140">
                  <c:v>0.15931000000000001</c:v>
                </c:pt>
                <c:pt idx="2141">
                  <c:v>0.26463700000000001</c:v>
                </c:pt>
                <c:pt idx="2142">
                  <c:v>8.0468999999999999E-2</c:v>
                </c:pt>
                <c:pt idx="2143">
                  <c:v>0.179839</c:v>
                </c:pt>
                <c:pt idx="2144">
                  <c:v>0.13491400000000001</c:v>
                </c:pt>
                <c:pt idx="2145">
                  <c:v>0.31366899999999998</c:v>
                </c:pt>
                <c:pt idx="2146">
                  <c:v>0.28494999999999998</c:v>
                </c:pt>
                <c:pt idx="2147">
                  <c:v>0.57696899999999995</c:v>
                </c:pt>
                <c:pt idx="2148">
                  <c:v>0.31029299999999999</c:v>
                </c:pt>
                <c:pt idx="2149">
                  <c:v>0.61971899999999991</c:v>
                </c:pt>
                <c:pt idx="2150">
                  <c:v>0.298012</c:v>
                </c:pt>
                <c:pt idx="2151">
                  <c:v>0.56372200000000006</c:v>
                </c:pt>
                <c:pt idx="2152">
                  <c:v>0.219363</c:v>
                </c:pt>
                <c:pt idx="2153">
                  <c:v>0.39124300000000001</c:v>
                </c:pt>
                <c:pt idx="2154">
                  <c:v>0.15683900000000001</c:v>
                </c:pt>
                <c:pt idx="2155">
                  <c:v>0.28897200000000001</c:v>
                </c:pt>
                <c:pt idx="2156">
                  <c:v>9.2322000000000001E-2</c:v>
                </c:pt>
                <c:pt idx="2157">
                  <c:v>0.159583</c:v>
                </c:pt>
                <c:pt idx="2158">
                  <c:v>3.0349999999999999E-2</c:v>
                </c:pt>
                <c:pt idx="2159">
                  <c:v>-0.135159</c:v>
                </c:pt>
                <c:pt idx="2160">
                  <c:v>-0.217774</c:v>
                </c:pt>
                <c:pt idx="2161">
                  <c:v>-0.409883</c:v>
                </c:pt>
                <c:pt idx="2162">
                  <c:v>-0.100035</c:v>
                </c:pt>
                <c:pt idx="2163">
                  <c:v>-0.10424699999999999</c:v>
                </c:pt>
                <c:pt idx="2164">
                  <c:v>6.1475000000000002E-2</c:v>
                </c:pt>
                <c:pt idx="2165">
                  <c:v>0.153942</c:v>
                </c:pt>
                <c:pt idx="2166">
                  <c:v>7.2708999999999996E-2</c:v>
                </c:pt>
                <c:pt idx="2167">
                  <c:v>0.112125</c:v>
                </c:pt>
                <c:pt idx="2168">
                  <c:v>-1.8172000000000001E-2</c:v>
                </c:pt>
                <c:pt idx="2169">
                  <c:v>-6.0342E-2</c:v>
                </c:pt>
                <c:pt idx="2170">
                  <c:v>1.3303000000000001E-2</c:v>
                </c:pt>
                <c:pt idx="2171">
                  <c:v>0.12970999999999999</c:v>
                </c:pt>
                <c:pt idx="2172">
                  <c:v>0.190188</c:v>
                </c:pt>
                <c:pt idx="2173">
                  <c:v>0.40212199999999998</c:v>
                </c:pt>
                <c:pt idx="2174">
                  <c:v>0.214813</c:v>
                </c:pt>
                <c:pt idx="2175">
                  <c:v>0.41346099999999997</c:v>
                </c:pt>
                <c:pt idx="2176">
                  <c:v>0.18027000000000001</c:v>
                </c:pt>
                <c:pt idx="2177">
                  <c:v>0.34599600000000003</c:v>
                </c:pt>
                <c:pt idx="2178">
                  <c:v>0.17183999999999999</c:v>
                </c:pt>
                <c:pt idx="2179">
                  <c:v>0.37059999999999998</c:v>
                </c:pt>
                <c:pt idx="2180">
                  <c:v>0.19871800000000001</c:v>
                </c:pt>
                <c:pt idx="2181">
                  <c:v>0.39208999999999999</c:v>
                </c:pt>
                <c:pt idx="2182">
                  <c:v>0.196271</c:v>
                </c:pt>
                <c:pt idx="2183">
                  <c:v>0.39865200000000001</c:v>
                </c:pt>
                <c:pt idx="2184">
                  <c:v>0.219941</c:v>
                </c:pt>
                <c:pt idx="2185">
                  <c:v>0.46057599999999999</c:v>
                </c:pt>
                <c:pt idx="2186">
                  <c:v>0.26591199999999998</c:v>
                </c:pt>
                <c:pt idx="2187">
                  <c:v>0.56257399999999991</c:v>
                </c:pt>
                <c:pt idx="2188">
                  <c:v>0.313581</c:v>
                </c:pt>
                <c:pt idx="2189">
                  <c:v>0.63904800000000006</c:v>
                </c:pt>
                <c:pt idx="2190">
                  <c:v>0.30352800000000002</c:v>
                </c:pt>
                <c:pt idx="2191">
                  <c:v>0.55422100000000007</c:v>
                </c:pt>
                <c:pt idx="2192">
                  <c:v>0.19423799999999999</c:v>
                </c:pt>
                <c:pt idx="2193">
                  <c:v>0.34495399999999998</c:v>
                </c:pt>
                <c:pt idx="2194">
                  <c:v>0.161552</c:v>
                </c:pt>
                <c:pt idx="2195">
                  <c:v>0.41898199999999997</c:v>
                </c:pt>
                <c:pt idx="2196">
                  <c:v>0.41372300000000001</c:v>
                </c:pt>
                <c:pt idx="2197">
                  <c:v>0.95173900000000011</c:v>
                </c:pt>
                <c:pt idx="2198">
                  <c:v>0.57683099999999998</c:v>
                </c:pt>
                <c:pt idx="2199">
                  <c:v>1.0886179999999999</c:v>
                </c:pt>
                <c:pt idx="2200">
                  <c:v>0.34546399999999999</c:v>
                </c:pt>
                <c:pt idx="2201">
                  <c:v>0.47876600000000002</c:v>
                </c:pt>
                <c:pt idx="2202">
                  <c:v>-1.6914999999999999E-2</c:v>
                </c:pt>
                <c:pt idx="2203">
                  <c:v>-2.7734999999999999E-2</c:v>
                </c:pt>
                <c:pt idx="2204">
                  <c:v>0.15370400000000001</c:v>
                </c:pt>
                <c:pt idx="2205">
                  <c:v>0.53654800000000002</c:v>
                </c:pt>
                <c:pt idx="2206">
                  <c:v>0.56501299999999999</c:v>
                </c:pt>
                <c:pt idx="2207">
                  <c:v>1.2076289999999998</c:v>
                </c:pt>
                <c:pt idx="2208">
                  <c:v>0.59480200000000005</c:v>
                </c:pt>
                <c:pt idx="2209">
                  <c:v>1.020408</c:v>
                </c:pt>
                <c:pt idx="2210">
                  <c:v>0.20822099999999999</c:v>
                </c:pt>
                <c:pt idx="2211">
                  <c:v>0.24884399999999998</c:v>
                </c:pt>
                <c:pt idx="2212">
                  <c:v>-2.3279000000000001E-2</c:v>
                </c:pt>
                <c:pt idx="2213">
                  <c:v>-5.5037000000000003E-2</c:v>
                </c:pt>
                <c:pt idx="2214">
                  <c:v>-5.4689999999999999E-3</c:v>
                </c:pt>
                <c:pt idx="2215">
                  <c:v>3.8790000000000005E-3</c:v>
                </c:pt>
                <c:pt idx="2216">
                  <c:v>1.3301E-2</c:v>
                </c:pt>
                <c:pt idx="2217">
                  <c:v>7.9641999999999991E-2</c:v>
                </c:pt>
                <c:pt idx="2218">
                  <c:v>0.17985200000000001</c:v>
                </c:pt>
                <c:pt idx="2219">
                  <c:v>0.52610800000000002</c:v>
                </c:pt>
                <c:pt idx="2220">
                  <c:v>0.50306700000000004</c:v>
                </c:pt>
                <c:pt idx="2221">
                  <c:v>1.0934440000000001</c:v>
                </c:pt>
                <c:pt idx="2222">
                  <c:v>0.53420699999999999</c:v>
                </c:pt>
                <c:pt idx="2223">
                  <c:v>0.84933199999999998</c:v>
                </c:pt>
                <c:pt idx="2224">
                  <c:v>0.14423900000000001</c:v>
                </c:pt>
                <c:pt idx="2225">
                  <c:v>0.35493600000000003</c:v>
                </c:pt>
                <c:pt idx="2226">
                  <c:v>0.39265499999999998</c:v>
                </c:pt>
                <c:pt idx="2227">
                  <c:v>0.93947400000000003</c:v>
                </c:pt>
                <c:pt idx="2228">
                  <c:v>0.58692800000000001</c:v>
                </c:pt>
                <c:pt idx="2229">
                  <c:v>1.130071</c:v>
                </c:pt>
                <c:pt idx="2230">
                  <c:v>0.50163800000000003</c:v>
                </c:pt>
                <c:pt idx="2231">
                  <c:v>1.011414</c:v>
                </c:pt>
                <c:pt idx="2232">
                  <c:v>0.60789700000000002</c:v>
                </c:pt>
                <c:pt idx="2233">
                  <c:v>1.4081980000000001</c:v>
                </c:pt>
                <c:pt idx="2234">
                  <c:v>1.034478</c:v>
                </c:pt>
                <c:pt idx="2235">
                  <c:v>2.2286109999999999</c:v>
                </c:pt>
                <c:pt idx="2236">
                  <c:v>1.2309190000000001</c:v>
                </c:pt>
                <c:pt idx="2237">
                  <c:v>2.379159</c:v>
                </c:pt>
                <c:pt idx="2238">
                  <c:v>0.94464099999999995</c:v>
                </c:pt>
                <c:pt idx="2239">
                  <c:v>1.661877</c:v>
                </c:pt>
                <c:pt idx="2240">
                  <c:v>0.494842</c:v>
                </c:pt>
                <c:pt idx="2241">
                  <c:v>0.72384099999999996</c:v>
                </c:pt>
                <c:pt idx="2242">
                  <c:v>4.99E-2</c:v>
                </c:pt>
                <c:pt idx="2243">
                  <c:v>-8.6779999999999996E-2</c:v>
                </c:pt>
                <c:pt idx="2244">
                  <c:v>-0.29602699999999998</c:v>
                </c:pt>
                <c:pt idx="2245">
                  <c:v>-0.54110999999999998</c:v>
                </c:pt>
                <c:pt idx="2246">
                  <c:v>5.1850000000000004E-3</c:v>
                </c:pt>
                <c:pt idx="2247">
                  <c:v>0.44442500000000001</c:v>
                </c:pt>
                <c:pt idx="2248">
                  <c:v>0.91104399999999996</c:v>
                </c:pt>
                <c:pt idx="2249">
                  <c:v>2.154023</c:v>
                </c:pt>
                <c:pt idx="2250">
                  <c:v>1.4137489999999999</c:v>
                </c:pt>
                <c:pt idx="2251">
                  <c:v>2.821726</c:v>
                </c:pt>
                <c:pt idx="2252">
                  <c:v>1.1441170000000001</c:v>
                </c:pt>
                <c:pt idx="2253">
                  <c:v>1.8752580000000001</c:v>
                </c:pt>
                <c:pt idx="2254">
                  <c:v>0.24613499999999999</c:v>
                </c:pt>
                <c:pt idx="2255">
                  <c:v>0.12637199999999998</c:v>
                </c:pt>
                <c:pt idx="2256">
                  <c:v>-0.321521</c:v>
                </c:pt>
                <c:pt idx="2257">
                  <c:v>-0.61850500000000008</c:v>
                </c:pt>
                <c:pt idx="2258">
                  <c:v>-3.3437000000000001E-2</c:v>
                </c:pt>
                <c:pt idx="2259">
                  <c:v>0.21773100000000001</c:v>
                </c:pt>
                <c:pt idx="2260">
                  <c:v>0.409223</c:v>
                </c:pt>
                <c:pt idx="2261">
                  <c:v>0.891536</c:v>
                </c:pt>
                <c:pt idx="2262">
                  <c:v>0.52302499999999996</c:v>
                </c:pt>
                <c:pt idx="2263">
                  <c:v>1.0008859999999999</c:v>
                </c:pt>
                <c:pt idx="2264">
                  <c:v>0.38322099999999998</c:v>
                </c:pt>
                <c:pt idx="2265">
                  <c:v>0.51295800000000003</c:v>
                </c:pt>
                <c:pt idx="2266">
                  <c:v>-0.21592700000000001</c:v>
                </c:pt>
                <c:pt idx="2267">
                  <c:v>-0.81840899999999994</c:v>
                </c:pt>
                <c:pt idx="2268">
                  <c:v>-0.95051099999999999</c:v>
                </c:pt>
                <c:pt idx="2269">
                  <c:v>-2.186903</c:v>
                </c:pt>
                <c:pt idx="2270">
                  <c:v>-1.474826</c:v>
                </c:pt>
                <c:pt idx="2271">
                  <c:v>-3.003733</c:v>
                </c:pt>
                <c:pt idx="2272">
                  <c:v>-1.20868</c:v>
                </c:pt>
                <c:pt idx="2273">
                  <c:v>-1.8064100000000001</c:v>
                </c:pt>
                <c:pt idx="2274">
                  <c:v>-6.0600000000000001E-2</c:v>
                </c:pt>
                <c:pt idx="2275">
                  <c:v>0.13544800000000001</c:v>
                </c:pt>
                <c:pt idx="2276">
                  <c:v>0.178398</c:v>
                </c:pt>
                <c:pt idx="2277">
                  <c:v>0.36962499999999998</c:v>
                </c:pt>
                <c:pt idx="2278">
                  <c:v>0.14119999999999999</c:v>
                </c:pt>
                <c:pt idx="2279">
                  <c:v>0.27088499999999999</c:v>
                </c:pt>
                <c:pt idx="2280">
                  <c:v>0.32118600000000003</c:v>
                </c:pt>
                <c:pt idx="2281">
                  <c:v>0.95970599999999995</c:v>
                </c:pt>
                <c:pt idx="2282">
                  <c:v>1.1568039999999999</c:v>
                </c:pt>
                <c:pt idx="2283">
                  <c:v>2.8372419999999998</c:v>
                </c:pt>
                <c:pt idx="2284">
                  <c:v>2.1020150000000002</c:v>
                </c:pt>
                <c:pt idx="2285">
                  <c:v>4.4685360000000003</c:v>
                </c:pt>
                <c:pt idx="2286">
                  <c:v>2.5237829999999999</c:v>
                </c:pt>
                <c:pt idx="2287">
                  <c:v>5.119256</c:v>
                </c:pt>
                <c:pt idx="2288">
                  <c:v>2.582735</c:v>
                </c:pt>
                <c:pt idx="2289">
                  <c:v>5.0234489999999994</c:v>
                </c:pt>
                <c:pt idx="2290">
                  <c:v>2.1778019999999998</c:v>
                </c:pt>
                <c:pt idx="2291">
                  <c:v>4.1033179999999998</c:v>
                </c:pt>
                <c:pt idx="2292">
                  <c:v>1.6770419999999999</c:v>
                </c:pt>
                <c:pt idx="2293">
                  <c:v>3.203252</c:v>
                </c:pt>
                <c:pt idx="2294">
                  <c:v>1.400388</c:v>
                </c:pt>
                <c:pt idx="2295">
                  <c:v>2.7490299999999999</c:v>
                </c:pt>
                <c:pt idx="2296">
                  <c:v>1.336389</c:v>
                </c:pt>
                <c:pt idx="2297">
                  <c:v>2.6537959999999998</c:v>
                </c:pt>
                <c:pt idx="2298">
                  <c:v>1.2966249999999999</c:v>
                </c:pt>
                <c:pt idx="2299">
                  <c:v>2.4837530000000001</c:v>
                </c:pt>
                <c:pt idx="2300">
                  <c:v>0.99098299999999995</c:v>
                </c:pt>
                <c:pt idx="2301">
                  <c:v>1.6765599999999998</c:v>
                </c:pt>
                <c:pt idx="2302">
                  <c:v>0.27682600000000002</c:v>
                </c:pt>
                <c:pt idx="2303">
                  <c:v>5.2585000000000021E-2</c:v>
                </c:pt>
                <c:pt idx="2304">
                  <c:v>-0.76417100000000004</c:v>
                </c:pt>
                <c:pt idx="2305">
                  <c:v>-2.1077590000000002</c:v>
                </c:pt>
                <c:pt idx="2306">
                  <c:v>-1.8693770000000001</c:v>
                </c:pt>
                <c:pt idx="2307">
                  <c:v>-4.1013409999999997</c:v>
                </c:pt>
                <c:pt idx="2308">
                  <c:v>-2.3725740000000002</c:v>
                </c:pt>
                <c:pt idx="2309">
                  <c:v>-4.7635310000000004</c:v>
                </c:pt>
                <c:pt idx="2310">
                  <c:v>-2.3457159999999999</c:v>
                </c:pt>
                <c:pt idx="2311">
                  <c:v>-4.5816870000000005</c:v>
                </c:pt>
                <c:pt idx="2312">
                  <c:v>-2.1608100000000001</c:v>
                </c:pt>
                <c:pt idx="2313">
                  <c:v>-4.3362689999999997</c:v>
                </c:pt>
                <c:pt idx="2314">
                  <c:v>-2.3075929999999998</c:v>
                </c:pt>
                <c:pt idx="2315">
                  <c:v>-4.8680959999999995</c:v>
                </c:pt>
                <c:pt idx="2316">
                  <c:v>-2.8435869999999999</c:v>
                </c:pt>
                <c:pt idx="2317">
                  <c:v>-6.0330440000000003</c:v>
                </c:pt>
                <c:pt idx="2318">
                  <c:v>-3.4361540000000002</c:v>
                </c:pt>
                <c:pt idx="2319">
                  <c:v>-6.9247890000000005</c:v>
                </c:pt>
                <c:pt idx="2320">
                  <c:v>-3.501652</c:v>
                </c:pt>
                <c:pt idx="2321">
                  <c:v>-7.0315110000000001</c:v>
                </c:pt>
                <c:pt idx="2322">
                  <c:v>-3.5641949999999998</c:v>
                </c:pt>
                <c:pt idx="2323">
                  <c:v>-7.1074809999999999</c:v>
                </c:pt>
                <c:pt idx="2324">
                  <c:v>-3.4107129999999999</c:v>
                </c:pt>
                <c:pt idx="2325">
                  <c:v>-6.6078539999999997</c:v>
                </c:pt>
                <c:pt idx="2326">
                  <c:v>-2.9326089999999998</c:v>
                </c:pt>
                <c:pt idx="2327">
                  <c:v>-5.5980489999999996</c:v>
                </c:pt>
                <c:pt idx="2328">
                  <c:v>-2.4307850000000002</c:v>
                </c:pt>
                <c:pt idx="2329">
                  <c:v>-4.6801110000000001</c:v>
                </c:pt>
                <c:pt idx="2330">
                  <c:v>-2.1450979999999999</c:v>
                </c:pt>
                <c:pt idx="2331">
                  <c:v>-4.1753739999999997</c:v>
                </c:pt>
                <c:pt idx="2332">
                  <c:v>-1.8356889999999999</c:v>
                </c:pt>
                <c:pt idx="2333">
                  <c:v>-3.4703020000000002</c:v>
                </c:pt>
                <c:pt idx="2334">
                  <c:v>-1.468415</c:v>
                </c:pt>
                <c:pt idx="2335">
                  <c:v>-2.8352300000000001</c:v>
                </c:pt>
                <c:pt idx="2336">
                  <c:v>-1.327863</c:v>
                </c:pt>
                <c:pt idx="2337">
                  <c:v>-2.6403080000000001</c:v>
                </c:pt>
                <c:pt idx="2338">
                  <c:v>-1.258229</c:v>
                </c:pt>
                <c:pt idx="2339">
                  <c:v>-2.3496199999999998</c:v>
                </c:pt>
                <c:pt idx="2340">
                  <c:v>-0.897115</c:v>
                </c:pt>
                <c:pt idx="2341">
                  <c:v>-1.611362</c:v>
                </c:pt>
                <c:pt idx="2342">
                  <c:v>-0.59278500000000001</c:v>
                </c:pt>
                <c:pt idx="2343">
                  <c:v>-1.11612</c:v>
                </c:pt>
                <c:pt idx="2344">
                  <c:v>-0.46470699999999998</c:v>
                </c:pt>
                <c:pt idx="2345">
                  <c:v>-0.87329299999999999</c:v>
                </c:pt>
                <c:pt idx="2346">
                  <c:v>-0.35336600000000001</c:v>
                </c:pt>
                <c:pt idx="2347">
                  <c:v>-0.66843399999999997</c:v>
                </c:pt>
                <c:pt idx="2348">
                  <c:v>-0.33058500000000002</c:v>
                </c:pt>
                <c:pt idx="2349">
                  <c:v>-0.67754400000000004</c:v>
                </c:pt>
                <c:pt idx="2350">
                  <c:v>-0.32879000000000003</c:v>
                </c:pt>
                <c:pt idx="2351">
                  <c:v>-0.58097299999999996</c:v>
                </c:pt>
                <c:pt idx="2352">
                  <c:v>-5.4568999999999999E-2</c:v>
                </c:pt>
                <c:pt idx="2353">
                  <c:v>0.21729699999999999</c:v>
                </c:pt>
                <c:pt idx="2354">
                  <c:v>0.59523000000000004</c:v>
                </c:pt>
                <c:pt idx="2355">
                  <c:v>1.4008080000000001</c:v>
                </c:pt>
                <c:pt idx="2356">
                  <c:v>0.84415799999999996</c:v>
                </c:pt>
                <c:pt idx="2357">
                  <c:v>1.4566490000000001</c:v>
                </c:pt>
                <c:pt idx="2358">
                  <c:v>0.406891</c:v>
                </c:pt>
                <c:pt idx="2359">
                  <c:v>0.88210900000000003</c:v>
                </c:pt>
                <c:pt idx="2360">
                  <c:v>0.870336</c:v>
                </c:pt>
                <c:pt idx="2361">
                  <c:v>2.3159809999999998</c:v>
                </c:pt>
                <c:pt idx="2362">
                  <c:v>1.6759710000000001</c:v>
                </c:pt>
                <c:pt idx="2363">
                  <c:v>3.0617580000000002</c:v>
                </c:pt>
                <c:pt idx="2364">
                  <c:v>0.93205099999999996</c:v>
                </c:pt>
                <c:pt idx="2365">
                  <c:v>1.593375</c:v>
                </c:pt>
                <c:pt idx="2366">
                  <c:v>0.87774099999999999</c:v>
                </c:pt>
                <c:pt idx="2367">
                  <c:v>2.6303390000000002</c:v>
                </c:pt>
                <c:pt idx="2368">
                  <c:v>2.713076</c:v>
                </c:pt>
                <c:pt idx="2369">
                  <c:v>5.8635850000000005</c:v>
                </c:pt>
                <c:pt idx="2370">
                  <c:v>3.3129439999999999</c:v>
                </c:pt>
                <c:pt idx="2371">
                  <c:v>6.8801679999999994</c:v>
                </c:pt>
                <c:pt idx="2372">
                  <c:v>3.8434409999999999</c:v>
                </c:pt>
                <c:pt idx="2373">
                  <c:v>7.8742850000000004</c:v>
                </c:pt>
                <c:pt idx="2374">
                  <c:v>4.0818479999999999</c:v>
                </c:pt>
                <c:pt idx="2375">
                  <c:v>8.2132709999999989</c:v>
                </c:pt>
                <c:pt idx="2376">
                  <c:v>4.2606659999999996</c:v>
                </c:pt>
                <c:pt idx="2377">
                  <c:v>8.6998189999999997</c:v>
                </c:pt>
                <c:pt idx="2378">
                  <c:v>4.6513090000000004</c:v>
                </c:pt>
                <c:pt idx="2379">
                  <c:v>9.4791710000000009</c:v>
                </c:pt>
                <c:pt idx="2380">
                  <c:v>4.9350430000000003</c:v>
                </c:pt>
                <c:pt idx="2381">
                  <c:v>9.8305240000000005</c:v>
                </c:pt>
                <c:pt idx="2382">
                  <c:v>4.7152409999999998</c:v>
                </c:pt>
                <c:pt idx="2383">
                  <c:v>9.146566</c:v>
                </c:pt>
                <c:pt idx="2384">
                  <c:v>4.022335</c:v>
                </c:pt>
                <c:pt idx="2385">
                  <c:v>7.5715319999999995</c:v>
                </c:pt>
                <c:pt idx="2386">
                  <c:v>3.0162450000000001</c:v>
                </c:pt>
                <c:pt idx="2387">
                  <c:v>5.4297579999999996</c:v>
                </c:pt>
                <c:pt idx="2388">
                  <c:v>1.819034</c:v>
                </c:pt>
                <c:pt idx="2389">
                  <c:v>3.1349910000000003</c:v>
                </c:pt>
                <c:pt idx="2390">
                  <c:v>0.92341700000000004</c:v>
                </c:pt>
                <c:pt idx="2391">
                  <c:v>1.5746530000000001</c:v>
                </c:pt>
                <c:pt idx="2392">
                  <c:v>0.46399499999999999</c:v>
                </c:pt>
                <c:pt idx="2393">
                  <c:v>0.79908599999999996</c:v>
                </c:pt>
                <c:pt idx="2394">
                  <c:v>0.21021000000000001</c:v>
                </c:pt>
                <c:pt idx="2395">
                  <c:v>0.24216599999999999</c:v>
                </c:pt>
                <c:pt idx="2396">
                  <c:v>-0.23563200000000001</c:v>
                </c:pt>
                <c:pt idx="2397">
                  <c:v>-0.83016200000000007</c:v>
                </c:pt>
                <c:pt idx="2398">
                  <c:v>-0.94136600000000004</c:v>
                </c:pt>
                <c:pt idx="2399">
                  <c:v>-2.232129</c:v>
                </c:pt>
                <c:pt idx="2400">
                  <c:v>-1.656158</c:v>
                </c:pt>
                <c:pt idx="2401">
                  <c:v>-3.6126860000000001</c:v>
                </c:pt>
                <c:pt idx="2402">
                  <c:v>-2.1888999999999998</c:v>
                </c:pt>
                <c:pt idx="2403">
                  <c:v>-4.5680589999999999</c:v>
                </c:pt>
                <c:pt idx="2404">
                  <c:v>-2.5197989999999999</c:v>
                </c:pt>
                <c:pt idx="2405">
                  <c:v>-5.1415839999999999</c:v>
                </c:pt>
                <c:pt idx="2406">
                  <c:v>-2.6210260000000001</c:v>
                </c:pt>
                <c:pt idx="2407">
                  <c:v>-5.2862580000000001</c:v>
                </c:pt>
                <c:pt idx="2408">
                  <c:v>-2.8237589999999999</c:v>
                </c:pt>
                <c:pt idx="2409">
                  <c:v>-5.8761659999999996</c:v>
                </c:pt>
                <c:pt idx="2410">
                  <c:v>-3.3141319999999999</c:v>
                </c:pt>
                <c:pt idx="2411">
                  <c:v>-6.8924900000000004</c:v>
                </c:pt>
                <c:pt idx="2412">
                  <c:v>-3.8282660000000002</c:v>
                </c:pt>
                <c:pt idx="2413">
                  <c:v>-7.78146</c:v>
                </c:pt>
                <c:pt idx="2414">
                  <c:v>-3.9838</c:v>
                </c:pt>
                <c:pt idx="2415">
                  <c:v>-8.0314029999999992</c:v>
                </c:pt>
                <c:pt idx="2416">
                  <c:v>-4.1614000000000004</c:v>
                </c:pt>
                <c:pt idx="2417">
                  <c:v>-8.4663970000000006</c:v>
                </c:pt>
                <c:pt idx="2418">
                  <c:v>-4.4174749999999996</c:v>
                </c:pt>
                <c:pt idx="2419">
                  <c:v>-8.845879</c:v>
                </c:pt>
                <c:pt idx="2420">
                  <c:v>-4.2405280000000003</c:v>
                </c:pt>
                <c:pt idx="2421">
                  <c:v>-8.1361740000000005</c:v>
                </c:pt>
                <c:pt idx="2422">
                  <c:v>-3.4890099999999999</c:v>
                </c:pt>
                <c:pt idx="2423">
                  <c:v>-6.5842709999999993</c:v>
                </c:pt>
                <c:pt idx="2424">
                  <c:v>-2.8444970000000001</c:v>
                </c:pt>
                <c:pt idx="2425">
                  <c:v>-5.5569800000000003</c:v>
                </c:pt>
                <c:pt idx="2426">
                  <c:v>-2.6520320000000002</c:v>
                </c:pt>
                <c:pt idx="2427">
                  <c:v>-5.2833269999999999</c:v>
                </c:pt>
                <c:pt idx="2428">
                  <c:v>-2.576635</c:v>
                </c:pt>
                <c:pt idx="2429">
                  <c:v>-5.0503780000000003</c:v>
                </c:pt>
                <c:pt idx="2430">
                  <c:v>-2.2609919999999999</c:v>
                </c:pt>
                <c:pt idx="2431">
                  <c:v>-4.2541960000000003</c:v>
                </c:pt>
                <c:pt idx="2432">
                  <c:v>-1.753784</c:v>
                </c:pt>
                <c:pt idx="2433">
                  <c:v>-3.2934809999999999</c:v>
                </c:pt>
                <c:pt idx="2434">
                  <c:v>-1.3552900000000001</c:v>
                </c:pt>
                <c:pt idx="2435">
                  <c:v>-2.5680010000000002</c:v>
                </c:pt>
                <c:pt idx="2436">
                  <c:v>-1.0994470000000001</c:v>
                </c:pt>
                <c:pt idx="2437">
                  <c:v>-2.0692189999999999</c:v>
                </c:pt>
                <c:pt idx="2438">
                  <c:v>-0.81285300000000005</c:v>
                </c:pt>
                <c:pt idx="2439">
                  <c:v>-1.4215740000000001</c:v>
                </c:pt>
                <c:pt idx="2440">
                  <c:v>-0.39752399999999999</c:v>
                </c:pt>
                <c:pt idx="2441">
                  <c:v>-0.70072500000000004</c:v>
                </c:pt>
                <c:pt idx="2442">
                  <c:v>-0.26173999999999997</c:v>
                </c:pt>
                <c:pt idx="2443">
                  <c:v>-0.46738299999999999</c:v>
                </c:pt>
                <c:pt idx="2444">
                  <c:v>-3.6526000000000003E-2</c:v>
                </c:pt>
                <c:pt idx="2445">
                  <c:v>0.182453</c:v>
                </c:pt>
                <c:pt idx="2446">
                  <c:v>0.51329199999999997</c:v>
                </c:pt>
                <c:pt idx="2447">
                  <c:v>1.33874</c:v>
                </c:pt>
                <c:pt idx="2448">
                  <c:v>1.1636820000000001</c:v>
                </c:pt>
                <c:pt idx="2449">
                  <c:v>2.6860189999999999</c:v>
                </c:pt>
                <c:pt idx="2450">
                  <c:v>1.889721</c:v>
                </c:pt>
                <c:pt idx="2451">
                  <c:v>4.1081799999999999</c:v>
                </c:pt>
                <c:pt idx="2452">
                  <c:v>2.5641430000000001</c:v>
                </c:pt>
                <c:pt idx="2453">
                  <c:v>5.6535630000000001</c:v>
                </c:pt>
                <c:pt idx="2454">
                  <c:v>3.6014629999999999</c:v>
                </c:pt>
                <c:pt idx="2455">
                  <c:v>7.3949110000000005</c:v>
                </c:pt>
                <c:pt idx="2456">
                  <c:v>3.6247240000000001</c:v>
                </c:pt>
                <c:pt idx="2457">
                  <c:v>6.7409239999999997</c:v>
                </c:pt>
                <c:pt idx="2458">
                  <c:v>2.9682909999999998</c:v>
                </c:pt>
                <c:pt idx="2459">
                  <c:v>6.3389949999999997</c:v>
                </c:pt>
                <c:pt idx="2460">
                  <c:v>4.2852220000000001</c:v>
                </c:pt>
                <c:pt idx="2461">
                  <c:v>9.920107999999999</c:v>
                </c:pt>
                <c:pt idx="2462">
                  <c:v>6.4108460000000003</c:v>
                </c:pt>
                <c:pt idx="2463">
                  <c:v>12.730965000000001</c:v>
                </c:pt>
                <c:pt idx="2464">
                  <c:v>5.5535680000000003</c:v>
                </c:pt>
                <c:pt idx="2465">
                  <c:v>10.212868</c:v>
                </c:pt>
                <c:pt idx="2466">
                  <c:v>4.2247979999999998</c:v>
                </c:pt>
                <c:pt idx="2467">
                  <c:v>8.3756550000000001</c:v>
                </c:pt>
                <c:pt idx="2468">
                  <c:v>4.3324860000000003</c:v>
                </c:pt>
                <c:pt idx="2469">
                  <c:v>8.8758879999999998</c:v>
                </c:pt>
                <c:pt idx="2470">
                  <c:v>4.6556439999999997</c:v>
                </c:pt>
                <c:pt idx="2471">
                  <c:v>9.3307830000000003</c:v>
                </c:pt>
                <c:pt idx="2472">
                  <c:v>4.611103</c:v>
                </c:pt>
                <c:pt idx="2473">
                  <c:v>9.0892169999999997</c:v>
                </c:pt>
                <c:pt idx="2474">
                  <c:v>4.2887300000000002</c:v>
                </c:pt>
                <c:pt idx="2475">
                  <c:v>8.3242910000000006</c:v>
                </c:pt>
                <c:pt idx="2476">
                  <c:v>3.6995300000000002</c:v>
                </c:pt>
                <c:pt idx="2477">
                  <c:v>6.9508539999999996</c:v>
                </c:pt>
                <c:pt idx="2478">
                  <c:v>2.716574</c:v>
                </c:pt>
                <c:pt idx="2479">
                  <c:v>4.8998030000000004</c:v>
                </c:pt>
                <c:pt idx="2480">
                  <c:v>1.6850020000000001</c:v>
                </c:pt>
                <c:pt idx="2481">
                  <c:v>2.9927429999999999</c:v>
                </c:pt>
                <c:pt idx="2482">
                  <c:v>1.0307010000000001</c:v>
                </c:pt>
                <c:pt idx="2483">
                  <c:v>1.7946759999999999</c:v>
                </c:pt>
                <c:pt idx="2484">
                  <c:v>0.49941799999999997</c:v>
                </c:pt>
                <c:pt idx="2485">
                  <c:v>0.64545399999999997</c:v>
                </c:pt>
                <c:pt idx="2486">
                  <c:v>-0.26390599999999997</c:v>
                </c:pt>
                <c:pt idx="2487">
                  <c:v>-0.88930399999999998</c:v>
                </c:pt>
                <c:pt idx="2488">
                  <c:v>-0.96942700000000004</c:v>
                </c:pt>
                <c:pt idx="2489">
                  <c:v>-2.2755210000000003</c:v>
                </c:pt>
                <c:pt idx="2490">
                  <c:v>-1.61981</c:v>
                </c:pt>
                <c:pt idx="2491">
                  <c:v>-3.574427</c:v>
                </c:pt>
                <c:pt idx="2492">
                  <c:v>-2.2991009999999998</c:v>
                </c:pt>
                <c:pt idx="2493">
                  <c:v>-4.7747310000000001</c:v>
                </c:pt>
                <c:pt idx="2494">
                  <c:v>-2.5562610000000001</c:v>
                </c:pt>
                <c:pt idx="2495">
                  <c:v>-5.1626060000000003</c:v>
                </c:pt>
                <c:pt idx="2496">
                  <c:v>-2.646719</c:v>
                </c:pt>
                <c:pt idx="2497">
                  <c:v>-5.3491669999999996</c:v>
                </c:pt>
                <c:pt idx="2498">
                  <c:v>-2.8023940000000001</c:v>
                </c:pt>
                <c:pt idx="2499">
                  <c:v>-5.7083840000000006</c:v>
                </c:pt>
                <c:pt idx="2500">
                  <c:v>-3.0048659999999998</c:v>
                </c:pt>
                <c:pt idx="2501">
                  <c:v>-6.0621899999999993</c:v>
                </c:pt>
                <c:pt idx="2502">
                  <c:v>-2.9904359999999999</c:v>
                </c:pt>
                <c:pt idx="2503">
                  <c:v>-5.8872669999999996</c:v>
                </c:pt>
                <c:pt idx="2504">
                  <c:v>-2.8322120000000002</c:v>
                </c:pt>
                <c:pt idx="2505">
                  <c:v>-5.6155989999999996</c:v>
                </c:pt>
                <c:pt idx="2506">
                  <c:v>-2.744014</c:v>
                </c:pt>
                <c:pt idx="2507">
                  <c:v>-5.4552529999999999</c:v>
                </c:pt>
                <c:pt idx="2508">
                  <c:v>-2.7001080000000002</c:v>
                </c:pt>
                <c:pt idx="2509">
                  <c:v>-5.4158000000000008</c:v>
                </c:pt>
                <c:pt idx="2510">
                  <c:v>-2.6678630000000001</c:v>
                </c:pt>
                <c:pt idx="2511">
                  <c:v>-5.2219680000000004</c:v>
                </c:pt>
                <c:pt idx="2512">
                  <c:v>-2.4701689999999998</c:v>
                </c:pt>
                <c:pt idx="2513">
                  <c:v>-4.898682</c:v>
                </c:pt>
                <c:pt idx="2514">
                  <c:v>-2.436585</c:v>
                </c:pt>
                <c:pt idx="2515">
                  <c:v>-4.8961509999999997</c:v>
                </c:pt>
                <c:pt idx="2516">
                  <c:v>-2.4261539999999999</c:v>
                </c:pt>
                <c:pt idx="2517">
                  <c:v>-4.7168069999999993</c:v>
                </c:pt>
                <c:pt idx="2518">
                  <c:v>-2.0300310000000001</c:v>
                </c:pt>
                <c:pt idx="2519">
                  <c:v>-3.7317470000000004</c:v>
                </c:pt>
                <c:pt idx="2520">
                  <c:v>-1.39812</c:v>
                </c:pt>
                <c:pt idx="2521">
                  <c:v>-2.5838289999999997</c:v>
                </c:pt>
                <c:pt idx="2522">
                  <c:v>-1.091</c:v>
                </c:pt>
                <c:pt idx="2523">
                  <c:v>-2.0947930000000001</c:v>
                </c:pt>
                <c:pt idx="2524">
                  <c:v>-0.996726</c:v>
                </c:pt>
                <c:pt idx="2525">
                  <c:v>-2.0111309999999998</c:v>
                </c:pt>
                <c:pt idx="2526">
                  <c:v>-0.98512699999999997</c:v>
                </c:pt>
                <c:pt idx="2527">
                  <c:v>-1.842592</c:v>
                </c:pt>
                <c:pt idx="2528">
                  <c:v>-0.66284100000000001</c:v>
                </c:pt>
                <c:pt idx="2529">
                  <c:v>-1.104563</c:v>
                </c:pt>
                <c:pt idx="2530">
                  <c:v>-0.18696499999999999</c:v>
                </c:pt>
                <c:pt idx="2531">
                  <c:v>-0.13874300000000001</c:v>
                </c:pt>
                <c:pt idx="2532">
                  <c:v>0.20504800000000001</c:v>
                </c:pt>
                <c:pt idx="2533">
                  <c:v>0.39849600000000002</c:v>
                </c:pt>
                <c:pt idx="2534">
                  <c:v>-6.8979999999999996E-3</c:v>
                </c:pt>
                <c:pt idx="2535">
                  <c:v>-0.28428100000000001</c:v>
                </c:pt>
                <c:pt idx="2536">
                  <c:v>-0.37478099999999998</c:v>
                </c:pt>
                <c:pt idx="2537">
                  <c:v>-0.48664599999999997</c:v>
                </c:pt>
                <c:pt idx="2538">
                  <c:v>0.50537399999999999</c:v>
                </c:pt>
                <c:pt idx="2539">
                  <c:v>1.8407229999999999</c:v>
                </c:pt>
                <c:pt idx="2540">
                  <c:v>2.1268590000000001</c:v>
                </c:pt>
                <c:pt idx="2541">
                  <c:v>4.603059</c:v>
                </c:pt>
                <c:pt idx="2542">
                  <c:v>2.2483930000000001</c:v>
                </c:pt>
                <c:pt idx="2543">
                  <c:v>3.933824</c:v>
                </c:pt>
                <c:pt idx="2544">
                  <c:v>1.1661170000000001</c:v>
                </c:pt>
                <c:pt idx="2545">
                  <c:v>2.1922860000000002</c:v>
                </c:pt>
                <c:pt idx="2546">
                  <c:v>1.348751</c:v>
                </c:pt>
                <c:pt idx="2547">
                  <c:v>3.132981</c:v>
                </c:pt>
                <c:pt idx="2548">
                  <c:v>2.1147119999999999</c:v>
                </c:pt>
                <c:pt idx="2549">
                  <c:v>4.4441989999999993</c:v>
                </c:pt>
                <c:pt idx="2550">
                  <c:v>2.4084560000000002</c:v>
                </c:pt>
                <c:pt idx="2551">
                  <c:v>4.8728359999999995</c:v>
                </c:pt>
                <c:pt idx="2552">
                  <c:v>2.4523630000000001</c:v>
                </c:pt>
                <c:pt idx="2553">
                  <c:v>4.850943</c:v>
                </c:pt>
                <c:pt idx="2554">
                  <c:v>2.4824619999999999</c:v>
                </c:pt>
                <c:pt idx="2555">
                  <c:v>5.0993040000000001</c:v>
                </c:pt>
                <c:pt idx="2556">
                  <c:v>2.7772990000000002</c:v>
                </c:pt>
                <c:pt idx="2557">
                  <c:v>5.7395399999999999</c:v>
                </c:pt>
                <c:pt idx="2558">
                  <c:v>3.1337440000000001</c:v>
                </c:pt>
                <c:pt idx="2559">
                  <c:v>6.3531560000000002</c:v>
                </c:pt>
                <c:pt idx="2560">
                  <c:v>3.1686879999999999</c:v>
                </c:pt>
                <c:pt idx="2561">
                  <c:v>6.1231809999999998</c:v>
                </c:pt>
                <c:pt idx="2562">
                  <c:v>2.6423480000000001</c:v>
                </c:pt>
                <c:pt idx="2563">
                  <c:v>4.9216990000000003</c:v>
                </c:pt>
                <c:pt idx="2564">
                  <c:v>1.905688</c:v>
                </c:pt>
                <c:pt idx="2565">
                  <c:v>3.5041539999999998</c:v>
                </c:pt>
                <c:pt idx="2566">
                  <c:v>1.3512740000000001</c:v>
                </c:pt>
                <c:pt idx="2567">
                  <c:v>2.49085</c:v>
                </c:pt>
                <c:pt idx="2568">
                  <c:v>0.94639300000000004</c:v>
                </c:pt>
                <c:pt idx="2569">
                  <c:v>1.693406</c:v>
                </c:pt>
                <c:pt idx="2570">
                  <c:v>0.53758399999999995</c:v>
                </c:pt>
                <c:pt idx="2571">
                  <c:v>0.89649699999999988</c:v>
                </c:pt>
                <c:pt idx="2572">
                  <c:v>0.22195300000000001</c:v>
                </c:pt>
                <c:pt idx="2573">
                  <c:v>0.44695099999999999</c:v>
                </c:pt>
                <c:pt idx="2574">
                  <c:v>0.40342</c:v>
                </c:pt>
                <c:pt idx="2575">
                  <c:v>1.155753</c:v>
                </c:pt>
                <c:pt idx="2576">
                  <c:v>1.139886</c:v>
                </c:pt>
                <c:pt idx="2577">
                  <c:v>2.5055499999999999</c:v>
                </c:pt>
                <c:pt idx="2578">
                  <c:v>1.3216859999999999</c:v>
                </c:pt>
                <c:pt idx="2579">
                  <c:v>2.2855989999999999</c:v>
                </c:pt>
                <c:pt idx="2580">
                  <c:v>0.33677000000000001</c:v>
                </c:pt>
                <c:pt idx="2581">
                  <c:v>-0.16147400000000001</c:v>
                </c:pt>
                <c:pt idx="2582">
                  <c:v>-1.4499200000000001</c:v>
                </c:pt>
                <c:pt idx="2583">
                  <c:v>-3.7524899999999999</c:v>
                </c:pt>
                <c:pt idx="2584">
                  <c:v>-2.981786</c:v>
                </c:pt>
                <c:pt idx="2585">
                  <c:v>-6.4100450000000002</c:v>
                </c:pt>
                <c:pt idx="2586">
                  <c:v>-3.534745</c:v>
                </c:pt>
                <c:pt idx="2587">
                  <c:v>-6.9886569999999999</c:v>
                </c:pt>
                <c:pt idx="2588">
                  <c:v>-3.4110339999999999</c:v>
                </c:pt>
                <c:pt idx="2589">
                  <c:v>-6.8288289999999998</c:v>
                </c:pt>
                <c:pt idx="2590">
                  <c:v>-3.4938690000000001</c:v>
                </c:pt>
                <c:pt idx="2591">
                  <c:v>-7.0157100000000003</c:v>
                </c:pt>
                <c:pt idx="2592">
                  <c:v>-3.5353829999999999</c:v>
                </c:pt>
                <c:pt idx="2593">
                  <c:v>-7.087021</c:v>
                </c:pt>
                <c:pt idx="2594">
                  <c:v>-3.5218720000000001</c:v>
                </c:pt>
                <c:pt idx="2595">
                  <c:v>-6.9847200000000003</c:v>
                </c:pt>
                <c:pt idx="2596">
                  <c:v>-3.3888060000000002</c:v>
                </c:pt>
                <c:pt idx="2597">
                  <c:v>-6.7140890000000004</c:v>
                </c:pt>
                <c:pt idx="2598">
                  <c:v>-3.2697099999999999</c:v>
                </c:pt>
                <c:pt idx="2599">
                  <c:v>-6.4349489999999996</c:v>
                </c:pt>
                <c:pt idx="2600">
                  <c:v>-2.997871</c:v>
                </c:pt>
                <c:pt idx="2601">
                  <c:v>-5.7275159999999996</c:v>
                </c:pt>
                <c:pt idx="2602">
                  <c:v>-2.4266770000000002</c:v>
                </c:pt>
                <c:pt idx="2603">
                  <c:v>-4.5803070000000004</c:v>
                </c:pt>
                <c:pt idx="2604">
                  <c:v>-1.9104429999999999</c:v>
                </c:pt>
                <c:pt idx="2605">
                  <c:v>-3.6086939999999998</c:v>
                </c:pt>
                <c:pt idx="2606">
                  <c:v>-1.53237</c:v>
                </c:pt>
                <c:pt idx="2607">
                  <c:v>-2.937281</c:v>
                </c:pt>
                <c:pt idx="2608">
                  <c:v>-1.286899</c:v>
                </c:pt>
                <c:pt idx="2609">
                  <c:v>-2.4641130000000002</c:v>
                </c:pt>
                <c:pt idx="2610">
                  <c:v>-1.062354</c:v>
                </c:pt>
                <c:pt idx="2611">
                  <c:v>-1.999711</c:v>
                </c:pt>
                <c:pt idx="2612">
                  <c:v>-0.81471499999999997</c:v>
                </c:pt>
                <c:pt idx="2613">
                  <c:v>-1.4450370000000001</c:v>
                </c:pt>
                <c:pt idx="2614">
                  <c:v>-0.31367499999999998</c:v>
                </c:pt>
                <c:pt idx="2615">
                  <c:v>-0.20542299999999997</c:v>
                </c:pt>
                <c:pt idx="2616">
                  <c:v>0.49895099999999998</c:v>
                </c:pt>
                <c:pt idx="2617">
                  <c:v>1.1529229999999999</c:v>
                </c:pt>
                <c:pt idx="2618">
                  <c:v>0.47935499999999998</c:v>
                </c:pt>
                <c:pt idx="2619">
                  <c:v>0.57957099999999995</c:v>
                </c:pt>
                <c:pt idx="2620">
                  <c:v>-0.16655900000000001</c:v>
                </c:pt>
                <c:pt idx="2621">
                  <c:v>-0.24649900000000002</c:v>
                </c:pt>
                <c:pt idx="2622">
                  <c:v>0.44320300000000001</c:v>
                </c:pt>
                <c:pt idx="2623">
                  <c:v>1.710769</c:v>
                </c:pt>
                <c:pt idx="2624">
                  <c:v>1.9949779999999999</c:v>
                </c:pt>
                <c:pt idx="2625">
                  <c:v>4.3378240000000003</c:v>
                </c:pt>
                <c:pt idx="2626">
                  <c:v>2.212882</c:v>
                </c:pt>
                <c:pt idx="2627">
                  <c:v>4.1124340000000004</c:v>
                </c:pt>
                <c:pt idx="2628">
                  <c:v>1.901921</c:v>
                </c:pt>
                <c:pt idx="2629">
                  <c:v>4.0702740000000004</c:v>
                </c:pt>
                <c:pt idx="2630">
                  <c:v>2.417278</c:v>
                </c:pt>
                <c:pt idx="2631">
                  <c:v>4.8535539999999999</c:v>
                </c:pt>
                <c:pt idx="2632">
                  <c:v>2.2083560000000002</c:v>
                </c:pt>
                <c:pt idx="2633">
                  <c:v>3.9105060000000003</c:v>
                </c:pt>
                <c:pt idx="2634">
                  <c:v>1.1485989999999999</c:v>
                </c:pt>
                <c:pt idx="2635">
                  <c:v>2.03491</c:v>
                </c:pt>
                <c:pt idx="2636">
                  <c:v>0.962727</c:v>
                </c:pt>
                <c:pt idx="2637">
                  <c:v>2.2335340000000001</c:v>
                </c:pt>
                <c:pt idx="2638">
                  <c:v>1.632965</c:v>
                </c:pt>
                <c:pt idx="2639">
                  <c:v>3.4492430000000001</c:v>
                </c:pt>
                <c:pt idx="2640">
                  <c:v>1.7701309999999999</c:v>
                </c:pt>
                <c:pt idx="2641">
                  <c:v>3.4364739999999996</c:v>
                </c:pt>
                <c:pt idx="2642">
                  <c:v>1.5173749999999999</c:v>
                </c:pt>
                <c:pt idx="2643">
                  <c:v>2.987803</c:v>
                </c:pt>
                <c:pt idx="2644">
                  <c:v>1.552915</c:v>
                </c:pt>
                <c:pt idx="2645">
                  <c:v>3.244726</c:v>
                </c:pt>
                <c:pt idx="2646">
                  <c:v>1.840187</c:v>
                </c:pt>
                <c:pt idx="2647">
                  <c:v>3.7020550000000001</c:v>
                </c:pt>
                <c:pt idx="2648">
                  <c:v>1.7087749999999999</c:v>
                </c:pt>
                <c:pt idx="2649">
                  <c:v>3.1741349999999997</c:v>
                </c:pt>
                <c:pt idx="2650">
                  <c:v>1.2334339999999999</c:v>
                </c:pt>
                <c:pt idx="2651">
                  <c:v>2.3017289999999999</c:v>
                </c:pt>
                <c:pt idx="2652">
                  <c:v>0.95902799999999999</c:v>
                </c:pt>
                <c:pt idx="2653">
                  <c:v>1.884233</c:v>
                </c:pt>
                <c:pt idx="2654">
                  <c:v>0.96113000000000004</c:v>
                </c:pt>
                <c:pt idx="2655">
                  <c:v>1.968065</c:v>
                </c:pt>
                <c:pt idx="2656">
                  <c:v>0.97258599999999995</c:v>
                </c:pt>
                <c:pt idx="2657">
                  <c:v>1.7274229999999999</c:v>
                </c:pt>
                <c:pt idx="2658">
                  <c:v>0.38675799999999999</c:v>
                </c:pt>
                <c:pt idx="2659">
                  <c:v>0.27890599999999999</c:v>
                </c:pt>
                <c:pt idx="2660">
                  <c:v>-0.59914800000000001</c:v>
                </c:pt>
                <c:pt idx="2661">
                  <c:v>-1.6030580000000001</c:v>
                </c:pt>
                <c:pt idx="2662">
                  <c:v>-1.302084</c:v>
                </c:pt>
                <c:pt idx="2663">
                  <c:v>-2.7656339999999999</c:v>
                </c:pt>
                <c:pt idx="2664">
                  <c:v>-1.6277060000000001</c:v>
                </c:pt>
                <c:pt idx="2665">
                  <c:v>-3.5227170000000001</c:v>
                </c:pt>
                <c:pt idx="2666">
                  <c:v>-2.2050559999999999</c:v>
                </c:pt>
                <c:pt idx="2667">
                  <c:v>-4.7918830000000003</c:v>
                </c:pt>
                <c:pt idx="2668">
                  <c:v>-3.0526390000000001</c:v>
                </c:pt>
                <c:pt idx="2669">
                  <c:v>-6.6309089999999999</c:v>
                </c:pt>
                <c:pt idx="2670">
                  <c:v>-4.1791349999999996</c:v>
                </c:pt>
                <c:pt idx="2671">
                  <c:v>-9.052505</c:v>
                </c:pt>
                <c:pt idx="2672">
                  <c:v>-5.678382</c:v>
                </c:pt>
                <c:pt idx="2673">
                  <c:v>-12.178734</c:v>
                </c:pt>
                <c:pt idx="2674">
                  <c:v>-7.2460550000000001</c:v>
                </c:pt>
                <c:pt idx="2675">
                  <c:v>-15.159887000000001</c:v>
                </c:pt>
                <c:pt idx="2676">
                  <c:v>-8.4512330000000002</c:v>
                </c:pt>
                <c:pt idx="2677">
                  <c:v>-17.129556999999998</c:v>
                </c:pt>
                <c:pt idx="2678">
                  <c:v>-8.6190490000000004</c:v>
                </c:pt>
                <c:pt idx="2679">
                  <c:v>-17.072580000000002</c:v>
                </c:pt>
                <c:pt idx="2680">
                  <c:v>-8.1749550000000006</c:v>
                </c:pt>
                <c:pt idx="2681">
                  <c:v>-16.100498999999999</c:v>
                </c:pt>
                <c:pt idx="2682">
                  <c:v>-7.8095720000000002</c:v>
                </c:pt>
                <c:pt idx="2683">
                  <c:v>-15.458907</c:v>
                </c:pt>
                <c:pt idx="2684">
                  <c:v>-7.450005</c:v>
                </c:pt>
                <c:pt idx="2685">
                  <c:v>-14.807098</c:v>
                </c:pt>
                <c:pt idx="2686">
                  <c:v>-7.326943</c:v>
                </c:pt>
                <c:pt idx="2687">
                  <c:v>-14.742958999999999</c:v>
                </c:pt>
                <c:pt idx="2688">
                  <c:v>-7.6306279999999997</c:v>
                </c:pt>
                <c:pt idx="2689">
                  <c:v>-15.499625</c:v>
                </c:pt>
                <c:pt idx="2690">
                  <c:v>-8.0985220000000009</c:v>
                </c:pt>
                <c:pt idx="2691">
                  <c:v>-16.356777000000001</c:v>
                </c:pt>
                <c:pt idx="2692">
                  <c:v>-8.2518790000000006</c:v>
                </c:pt>
                <c:pt idx="2693">
                  <c:v>-16.377962</c:v>
                </c:pt>
                <c:pt idx="2694">
                  <c:v>-7.8327900000000001</c:v>
                </c:pt>
                <c:pt idx="2695">
                  <c:v>-15.225813</c:v>
                </c:pt>
                <c:pt idx="2696">
                  <c:v>-6.7973179999999997</c:v>
                </c:pt>
                <c:pt idx="2697">
                  <c:v>-12.943303</c:v>
                </c:pt>
                <c:pt idx="2698">
                  <c:v>-5.5039699999999998</c:v>
                </c:pt>
                <c:pt idx="2699">
                  <c:v>-10.403205</c:v>
                </c:pt>
                <c:pt idx="2700">
                  <c:v>-4.3742190000000001</c:v>
                </c:pt>
                <c:pt idx="2701">
                  <c:v>-8.2258709999999997</c:v>
                </c:pt>
                <c:pt idx="2702">
                  <c:v>-3.1881010000000001</c:v>
                </c:pt>
                <c:pt idx="2703">
                  <c:v>-5.8463089999999998</c:v>
                </c:pt>
                <c:pt idx="2704">
                  <c:v>-2.2789820000000001</c:v>
                </c:pt>
                <c:pt idx="2705">
                  <c:v>-4.4936749999999996</c:v>
                </c:pt>
                <c:pt idx="2706">
                  <c:v>-2.2825350000000002</c:v>
                </c:pt>
                <c:pt idx="2707">
                  <c:v>-4.7300660000000008</c:v>
                </c:pt>
                <c:pt idx="2708">
                  <c:v>-2.5243660000000001</c:v>
                </c:pt>
                <c:pt idx="2709">
                  <c:v>-5.1252390000000005</c:v>
                </c:pt>
                <c:pt idx="2710">
                  <c:v>-2.3820679999999999</c:v>
                </c:pt>
                <c:pt idx="2711">
                  <c:v>-4.1868639999999999</c:v>
                </c:pt>
                <c:pt idx="2712">
                  <c:v>-1.3861030000000001</c:v>
                </c:pt>
                <c:pt idx="2713">
                  <c:v>-2.1433770000000001</c:v>
                </c:pt>
                <c:pt idx="2714">
                  <c:v>-0.119298</c:v>
                </c:pt>
                <c:pt idx="2715">
                  <c:v>0.334096</c:v>
                </c:pt>
                <c:pt idx="2716">
                  <c:v>0.39657399999999998</c:v>
                </c:pt>
                <c:pt idx="2717">
                  <c:v>0.80338299999999996</c:v>
                </c:pt>
                <c:pt idx="2718">
                  <c:v>0.35449900000000001</c:v>
                </c:pt>
                <c:pt idx="2719">
                  <c:v>0.55703000000000003</c:v>
                </c:pt>
                <c:pt idx="2720">
                  <c:v>0.159303</c:v>
                </c:pt>
                <c:pt idx="2721">
                  <c:v>0.28810400000000003</c:v>
                </c:pt>
                <c:pt idx="2722">
                  <c:v>0.125163</c:v>
                </c:pt>
                <c:pt idx="2723">
                  <c:v>0.292383</c:v>
                </c:pt>
                <c:pt idx="2724">
                  <c:v>0.263206</c:v>
                </c:pt>
                <c:pt idx="2725">
                  <c:v>0.65684900000000002</c:v>
                </c:pt>
                <c:pt idx="2726">
                  <c:v>0.50629800000000003</c:v>
                </c:pt>
                <c:pt idx="2727">
                  <c:v>1.0949140000000002</c:v>
                </c:pt>
                <c:pt idx="2728">
                  <c:v>0.59089199999999997</c:v>
                </c:pt>
                <c:pt idx="2729">
                  <c:v>1.088733</c:v>
                </c:pt>
                <c:pt idx="2730">
                  <c:v>0.38685000000000003</c:v>
                </c:pt>
                <c:pt idx="2731">
                  <c:v>0.72009999999999996</c:v>
                </c:pt>
                <c:pt idx="2732">
                  <c:v>0.33987600000000001</c:v>
                </c:pt>
                <c:pt idx="2733">
                  <c:v>0.73134199999999994</c:v>
                </c:pt>
                <c:pt idx="2734">
                  <c:v>0.42684699999999998</c:v>
                </c:pt>
                <c:pt idx="2735">
                  <c:v>0.80125999999999997</c:v>
                </c:pt>
                <c:pt idx="2736">
                  <c:v>0.231014</c:v>
                </c:pt>
                <c:pt idx="2737">
                  <c:v>0.31963399999999997</c:v>
                </c:pt>
                <c:pt idx="2738">
                  <c:v>2.8441000000000001E-2</c:v>
                </c:pt>
                <c:pt idx="2739">
                  <c:v>5.7083000000000002E-2</c:v>
                </c:pt>
                <c:pt idx="2740">
                  <c:v>6.3653000000000001E-2</c:v>
                </c:pt>
                <c:pt idx="2741">
                  <c:v>0.14179600000000001</c:v>
                </c:pt>
                <c:pt idx="2742">
                  <c:v>4.7713999999999999E-2</c:v>
                </c:pt>
                <c:pt idx="2743">
                  <c:v>3.662E-2</c:v>
                </c:pt>
                <c:pt idx="2744">
                  <c:v>-7.1499999999999994E-2</c:v>
                </c:pt>
                <c:pt idx="2745">
                  <c:v>-0.170235</c:v>
                </c:pt>
                <c:pt idx="2746">
                  <c:v>-8.2345000000000002E-2</c:v>
                </c:pt>
                <c:pt idx="2747">
                  <c:v>-0.147651</c:v>
                </c:pt>
                <c:pt idx="2748">
                  <c:v>-3.7711000000000001E-2</c:v>
                </c:pt>
                <c:pt idx="2749">
                  <c:v>-4.0437000000000001E-2</c:v>
                </c:pt>
                <c:pt idx="2750">
                  <c:v>4.4112999999999999E-2</c:v>
                </c:pt>
                <c:pt idx="2751">
                  <c:v>0.11812300000000001</c:v>
                </c:pt>
                <c:pt idx="2752">
                  <c:v>8.0435000000000006E-2</c:v>
                </c:pt>
                <c:pt idx="2753">
                  <c:v>0.14917000000000002</c:v>
                </c:pt>
                <c:pt idx="2754">
                  <c:v>4.2096000000000001E-2</c:v>
                </c:pt>
              </c:numCache>
            </c:numRef>
          </c:val>
          <c:smooth val="0"/>
          <c:extLst>
            <c:ext xmlns:c16="http://schemas.microsoft.com/office/drawing/2014/chart" uri="{C3380CC4-5D6E-409C-BE32-E72D297353CC}">
              <c16:uniqueId val="{00000002-31F1-4C5A-AE58-4D69EFEFD979}"/>
            </c:ext>
          </c:extLst>
        </c:ser>
        <c:dLbls>
          <c:showLegendKey val="0"/>
          <c:showVal val="0"/>
          <c:showCatName val="0"/>
          <c:showSerName val="0"/>
          <c:showPercent val="0"/>
          <c:showBubbleSize val="0"/>
        </c:dLbls>
        <c:marker val="1"/>
        <c:smooth val="0"/>
        <c:axId val="388523216"/>
        <c:axId val="270429664"/>
      </c:lineChart>
      <c:catAx>
        <c:axId val="3885232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0429664"/>
        <c:crosses val="autoZero"/>
        <c:auto val="1"/>
        <c:lblAlgn val="ctr"/>
        <c:lblOffset val="100"/>
        <c:noMultiLvlLbl val="0"/>
      </c:catAx>
      <c:valAx>
        <c:axId val="270429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523216"/>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Accel</a:t>
            </a:r>
            <a:r>
              <a:rPr lang="en-IE" baseline="0"/>
              <a:t> </a:t>
            </a:r>
            <a:r>
              <a:rPr lang="en-US" altLang="zh-CN" baseline="0"/>
              <a:t>Data in Gesture1</a:t>
            </a:r>
            <a:endParaRPr lang="en-IE"/>
          </a:p>
        </c:rich>
      </c:tx>
      <c:layout>
        <c:manualLayout>
          <c:xMode val="edge"/>
          <c:yMode val="edge"/>
          <c:x val="0.31361466180363823"/>
          <c:y val="2.888086642599278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3.4558600638880374E-2"/>
          <c:y val="9.4106280193236733E-2"/>
          <c:w val="0.95329005995211658"/>
          <c:h val="0.80409905283578686"/>
        </c:manualLayout>
      </c:layout>
      <c:lineChart>
        <c:grouping val="standard"/>
        <c:varyColors val="0"/>
        <c:ser>
          <c:idx val="0"/>
          <c:order val="0"/>
          <c:tx>
            <c:strRef>
              <c:f>accelerometer!$F$1</c:f>
              <c:strCache>
                <c:ptCount val="1"/>
                <c:pt idx="0">
                  <c:v>Accel_x</c:v>
                </c:pt>
              </c:strCache>
            </c:strRef>
          </c:tx>
          <c:spPr>
            <a:ln w="28575" cap="rnd">
              <a:solidFill>
                <a:schemeClr val="accent1"/>
              </a:solidFill>
              <a:round/>
            </a:ln>
            <a:effectLst/>
          </c:spPr>
          <c:marker>
            <c:symbol val="none"/>
          </c:marker>
          <c:val>
            <c:numRef>
              <c:f>accelerometer!$F$2:$F$2333</c:f>
              <c:numCache>
                <c:formatCode>General</c:formatCode>
                <c:ptCount val="2332"/>
                <c:pt idx="0">
                  <c:v>0.76185935999999999</c:v>
                </c:pt>
                <c:pt idx="1">
                  <c:v>0.84837152100000002</c:v>
                </c:pt>
                <c:pt idx="2">
                  <c:v>0.84827856000000001</c:v>
                </c:pt>
                <c:pt idx="3">
                  <c:v>0.872005688</c:v>
                </c:pt>
                <c:pt idx="4">
                  <c:v>0.79731062399999997</c:v>
                </c:pt>
                <c:pt idx="5">
                  <c:v>0.79442942400000005</c:v>
                </c:pt>
                <c:pt idx="6">
                  <c:v>0.80976523099999997</c:v>
                </c:pt>
                <c:pt idx="7">
                  <c:v>0.79003095099999998</c:v>
                </c:pt>
                <c:pt idx="8">
                  <c:v>0.81118214300000002</c:v>
                </c:pt>
                <c:pt idx="9">
                  <c:v>0.91616612200000003</c:v>
                </c:pt>
                <c:pt idx="10">
                  <c:v>0.86735003700000002</c:v>
                </c:pt>
                <c:pt idx="11">
                  <c:v>0.77922689899999997</c:v>
                </c:pt>
                <c:pt idx="12">
                  <c:v>0.81388864999999999</c:v>
                </c:pt>
                <c:pt idx="13">
                  <c:v>0.867703628</c:v>
                </c:pt>
                <c:pt idx="14">
                  <c:v>0.81915070800000001</c:v>
                </c:pt>
                <c:pt idx="15">
                  <c:v>-8.3397388479999996</c:v>
                </c:pt>
                <c:pt idx="16">
                  <c:v>-10.050495079999999</c:v>
                </c:pt>
                <c:pt idx="17">
                  <c:v>-7.2434778990000002</c:v>
                </c:pt>
                <c:pt idx="18">
                  <c:v>-2.1362211499999999</c:v>
                </c:pt>
                <c:pt idx="19">
                  <c:v>0.69060116500000002</c:v>
                </c:pt>
                <c:pt idx="20">
                  <c:v>0.51283408699999999</c:v>
                </c:pt>
                <c:pt idx="21">
                  <c:v>-1.8436603250000001</c:v>
                </c:pt>
                <c:pt idx="22">
                  <c:v>-5.6082927610000004</c:v>
                </c:pt>
                <c:pt idx="23">
                  <c:v>-4.9797461969999999</c:v>
                </c:pt>
                <c:pt idx="24">
                  <c:v>-2.7546564419999999</c:v>
                </c:pt>
                <c:pt idx="25">
                  <c:v>-1.509579287</c:v>
                </c:pt>
                <c:pt idx="26">
                  <c:v>-1.0259338389999999</c:v>
                </c:pt>
                <c:pt idx="27">
                  <c:v>-1.0919747070000001</c:v>
                </c:pt>
                <c:pt idx="28">
                  <c:v>-0.78895703900000003</c:v>
                </c:pt>
                <c:pt idx="29">
                  <c:v>-7.4681987000000005E-2</c:v>
                </c:pt>
                <c:pt idx="30">
                  <c:v>1.5901510919999999</c:v>
                </c:pt>
                <c:pt idx="31">
                  <c:v>2.325581567</c:v>
                </c:pt>
                <c:pt idx="32">
                  <c:v>1.6971256139999999</c:v>
                </c:pt>
                <c:pt idx="33">
                  <c:v>1.0001838279999999</c:v>
                </c:pt>
                <c:pt idx="34">
                  <c:v>6.9578390000000004E-2</c:v>
                </c:pt>
                <c:pt idx="35">
                  <c:v>0.56253771799999996</c:v>
                </c:pt>
                <c:pt idx="36">
                  <c:v>-0.92035414199999999</c:v>
                </c:pt>
                <c:pt idx="37">
                  <c:v>-1.5722003259999999</c:v>
                </c:pt>
                <c:pt idx="38">
                  <c:v>-1.558711768</c:v>
                </c:pt>
                <c:pt idx="39">
                  <c:v>-0.261601097</c:v>
                </c:pt>
                <c:pt idx="40">
                  <c:v>0.159563131</c:v>
                </c:pt>
                <c:pt idx="41">
                  <c:v>0.654976275</c:v>
                </c:pt>
                <c:pt idx="42">
                  <c:v>1.7462035810000001</c:v>
                </c:pt>
                <c:pt idx="43">
                  <c:v>2.2452718420000002</c:v>
                </c:pt>
                <c:pt idx="44">
                  <c:v>3.4269557380000002</c:v>
                </c:pt>
                <c:pt idx="45">
                  <c:v>3.5321393680000002</c:v>
                </c:pt>
                <c:pt idx="46">
                  <c:v>3.4126652310000001</c:v>
                </c:pt>
                <c:pt idx="47">
                  <c:v>3.425782817</c:v>
                </c:pt>
                <c:pt idx="48">
                  <c:v>3.031475409</c:v>
                </c:pt>
                <c:pt idx="49">
                  <c:v>3.1617350210000001</c:v>
                </c:pt>
                <c:pt idx="50">
                  <c:v>2.7012959159999999</c:v>
                </c:pt>
                <c:pt idx="51">
                  <c:v>1.8156759389999999</c:v>
                </c:pt>
                <c:pt idx="52">
                  <c:v>-0.74172869200000002</c:v>
                </c:pt>
                <c:pt idx="53">
                  <c:v>0.76231597399999995</c:v>
                </c:pt>
                <c:pt idx="54">
                  <c:v>8.5556813589999994</c:v>
                </c:pt>
                <c:pt idx="55">
                  <c:v>17.084741650000002</c:v>
                </c:pt>
                <c:pt idx="56">
                  <c:v>14.3822156</c:v>
                </c:pt>
                <c:pt idx="57">
                  <c:v>7.3616407979999998</c:v>
                </c:pt>
                <c:pt idx="58">
                  <c:v>-0.81695389500000004</c:v>
                </c:pt>
                <c:pt idx="59">
                  <c:v>-3.370760529</c:v>
                </c:pt>
                <c:pt idx="60">
                  <c:v>-0.15349875800000001</c:v>
                </c:pt>
                <c:pt idx="61">
                  <c:v>0.66758231400000001</c:v>
                </c:pt>
                <c:pt idx="62">
                  <c:v>-0.22922099500000001</c:v>
                </c:pt>
                <c:pt idx="63">
                  <c:v>2.957341671</c:v>
                </c:pt>
                <c:pt idx="64">
                  <c:v>7.280968916</c:v>
                </c:pt>
                <c:pt idx="65">
                  <c:v>8.3142105760000007</c:v>
                </c:pt>
                <c:pt idx="66">
                  <c:v>5.7598824469999998</c:v>
                </c:pt>
                <c:pt idx="67">
                  <c:v>-0.19918229100000001</c:v>
                </c:pt>
                <c:pt idx="68">
                  <c:v>-3.3289566320000001</c:v>
                </c:pt>
                <c:pt idx="69">
                  <c:v>-3.760388286</c:v>
                </c:pt>
                <c:pt idx="70">
                  <c:v>-5.4246245369999997</c:v>
                </c:pt>
                <c:pt idx="71">
                  <c:v>-3.6900425879999998</c:v>
                </c:pt>
                <c:pt idx="72">
                  <c:v>-0.68220806199999995</c:v>
                </c:pt>
                <c:pt idx="73">
                  <c:v>1.5008614950000001</c:v>
                </c:pt>
                <c:pt idx="74">
                  <c:v>-3.1047192219999999</c:v>
                </c:pt>
                <c:pt idx="75">
                  <c:v>-4.4725605579999996</c:v>
                </c:pt>
                <c:pt idx="76">
                  <c:v>-5.590833247</c:v>
                </c:pt>
                <c:pt idx="77">
                  <c:v>-5.7501404880000004</c:v>
                </c:pt>
                <c:pt idx="78">
                  <c:v>-3.8350451360000002</c:v>
                </c:pt>
                <c:pt idx="79">
                  <c:v>-2.5745053740000001</c:v>
                </c:pt>
                <c:pt idx="80">
                  <c:v>1.0902350350000001</c:v>
                </c:pt>
                <c:pt idx="81">
                  <c:v>3.495481281</c:v>
                </c:pt>
                <c:pt idx="82">
                  <c:v>-4.210605814</c:v>
                </c:pt>
                <c:pt idx="83">
                  <c:v>-13.88604544</c:v>
                </c:pt>
                <c:pt idx="84">
                  <c:v>-16.74443728</c:v>
                </c:pt>
                <c:pt idx="85">
                  <c:v>-14.174877329999999</c:v>
                </c:pt>
                <c:pt idx="86">
                  <c:v>-10.70567333</c:v>
                </c:pt>
                <c:pt idx="87">
                  <c:v>-11.057671640000001</c:v>
                </c:pt>
                <c:pt idx="88">
                  <c:v>-10.55050239</c:v>
                </c:pt>
                <c:pt idx="89">
                  <c:v>-6.141902365</c:v>
                </c:pt>
                <c:pt idx="90">
                  <c:v>-8.4885982910000006</c:v>
                </c:pt>
                <c:pt idx="91">
                  <c:v>-11.52032167</c:v>
                </c:pt>
                <c:pt idx="92">
                  <c:v>-10.144426879999999</c:v>
                </c:pt>
                <c:pt idx="93">
                  <c:v>-4.7544319140000004</c:v>
                </c:pt>
                <c:pt idx="94">
                  <c:v>-1.5615220519999999</c:v>
                </c:pt>
                <c:pt idx="95">
                  <c:v>-3.789096121</c:v>
                </c:pt>
                <c:pt idx="96">
                  <c:v>-2.7265934060000001</c:v>
                </c:pt>
                <c:pt idx="97">
                  <c:v>-7.8077776229999998</c:v>
                </c:pt>
                <c:pt idx="98">
                  <c:v>-23.58828703</c:v>
                </c:pt>
                <c:pt idx="99">
                  <c:v>-18.57205338</c:v>
                </c:pt>
                <c:pt idx="100">
                  <c:v>-1.884327388</c:v>
                </c:pt>
                <c:pt idx="101">
                  <c:v>-2.7225018209999998</c:v>
                </c:pt>
                <c:pt idx="102">
                  <c:v>-2.874032862</c:v>
                </c:pt>
                <c:pt idx="103">
                  <c:v>-1.401201242</c:v>
                </c:pt>
                <c:pt idx="104">
                  <c:v>-2.588379202</c:v>
                </c:pt>
                <c:pt idx="105">
                  <c:v>-3.808756641</c:v>
                </c:pt>
                <c:pt idx="106">
                  <c:v>-5.8741445570000002</c:v>
                </c:pt>
                <c:pt idx="107">
                  <c:v>-5.5156658419999998</c:v>
                </c:pt>
                <c:pt idx="108">
                  <c:v>-10.832453210000001</c:v>
                </c:pt>
                <c:pt idx="109">
                  <c:v>-15.857400220000001</c:v>
                </c:pt>
                <c:pt idx="110">
                  <c:v>-18.977885659999998</c:v>
                </c:pt>
                <c:pt idx="111">
                  <c:v>-22.06407549</c:v>
                </c:pt>
                <c:pt idx="112">
                  <c:v>-18.709904420000001</c:v>
                </c:pt>
                <c:pt idx="113">
                  <c:v>-19.400304989999999</c:v>
                </c:pt>
                <c:pt idx="114">
                  <c:v>-18.626276879999999</c:v>
                </c:pt>
                <c:pt idx="115">
                  <c:v>-17.311595430000001</c:v>
                </c:pt>
                <c:pt idx="116">
                  <c:v>-22.56639496</c:v>
                </c:pt>
                <c:pt idx="117">
                  <c:v>-25.95353575</c:v>
                </c:pt>
                <c:pt idx="118">
                  <c:v>-27.476840589999998</c:v>
                </c:pt>
                <c:pt idx="119">
                  <c:v>-29.69180974</c:v>
                </c:pt>
                <c:pt idx="120">
                  <c:v>-38.814894899999999</c:v>
                </c:pt>
                <c:pt idx="121">
                  <c:v>-37.637711690000003</c:v>
                </c:pt>
                <c:pt idx="122">
                  <c:v>-37.367781379999997</c:v>
                </c:pt>
                <c:pt idx="123">
                  <c:v>-38.01923506</c:v>
                </c:pt>
                <c:pt idx="124">
                  <c:v>-36.628985120000003</c:v>
                </c:pt>
                <c:pt idx="125">
                  <c:v>-34.252928959999998</c:v>
                </c:pt>
                <c:pt idx="126">
                  <c:v>-35.632438299999997</c:v>
                </c:pt>
                <c:pt idx="127">
                  <c:v>-36.306112310000003</c:v>
                </c:pt>
                <c:pt idx="128">
                  <c:v>-35.115132269999997</c:v>
                </c:pt>
                <c:pt idx="129">
                  <c:v>-37.279765189999999</c:v>
                </c:pt>
                <c:pt idx="130">
                  <c:v>-39.026316199999997</c:v>
                </c:pt>
                <c:pt idx="131">
                  <c:v>-40.240747689999999</c:v>
                </c:pt>
                <c:pt idx="132">
                  <c:v>-42.119916750000002</c:v>
                </c:pt>
                <c:pt idx="133">
                  <c:v>-42.346835990000002</c:v>
                </c:pt>
                <c:pt idx="134">
                  <c:v>-44.133425250000002</c:v>
                </c:pt>
                <c:pt idx="135">
                  <c:v>-45.013647249999998</c:v>
                </c:pt>
                <c:pt idx="136">
                  <c:v>-45.001907869999997</c:v>
                </c:pt>
                <c:pt idx="137">
                  <c:v>-45.151882819999997</c:v>
                </c:pt>
                <c:pt idx="138">
                  <c:v>-42.999507049999998</c:v>
                </c:pt>
                <c:pt idx="139">
                  <c:v>-37.317934540000003</c:v>
                </c:pt>
                <c:pt idx="140">
                  <c:v>-29.30776955</c:v>
                </c:pt>
                <c:pt idx="141">
                  <c:v>-20.575291750000002</c:v>
                </c:pt>
                <c:pt idx="142">
                  <c:v>-16.32021524</c:v>
                </c:pt>
                <c:pt idx="143">
                  <c:v>-11.082793150000001</c:v>
                </c:pt>
                <c:pt idx="144">
                  <c:v>-3.924798601</c:v>
                </c:pt>
                <c:pt idx="145">
                  <c:v>8.1556249839999992</c:v>
                </c:pt>
                <c:pt idx="146">
                  <c:v>18.73041061</c:v>
                </c:pt>
                <c:pt idx="147">
                  <c:v>25.883613919999998</c:v>
                </c:pt>
                <c:pt idx="148">
                  <c:v>33.456956390000002</c:v>
                </c:pt>
                <c:pt idx="149">
                  <c:v>42.497017309999997</c:v>
                </c:pt>
                <c:pt idx="150">
                  <c:v>39.264005599999997</c:v>
                </c:pt>
                <c:pt idx="151">
                  <c:v>25.43168949</c:v>
                </c:pt>
                <c:pt idx="152">
                  <c:v>19.395465139999999</c:v>
                </c:pt>
                <c:pt idx="153">
                  <c:v>11.046381179999999</c:v>
                </c:pt>
                <c:pt idx="154">
                  <c:v>-9.6816298389999993</c:v>
                </c:pt>
                <c:pt idx="155">
                  <c:v>-37.983730039999998</c:v>
                </c:pt>
                <c:pt idx="156">
                  <c:v>-41.868014619999997</c:v>
                </c:pt>
                <c:pt idx="157">
                  <c:v>-38.334328390000003</c:v>
                </c:pt>
                <c:pt idx="158">
                  <c:v>-30.19887095</c:v>
                </c:pt>
                <c:pt idx="159">
                  <c:v>-24.03109126</c:v>
                </c:pt>
                <c:pt idx="160">
                  <c:v>-19.081359070000001</c:v>
                </c:pt>
                <c:pt idx="161">
                  <c:v>-14.635620510000001</c:v>
                </c:pt>
                <c:pt idx="162">
                  <c:v>-11.113070909999999</c:v>
                </c:pt>
                <c:pt idx="163">
                  <c:v>-8.9056503100000004</c:v>
                </c:pt>
                <c:pt idx="164">
                  <c:v>-10.4412038</c:v>
                </c:pt>
                <c:pt idx="165">
                  <c:v>-13.0543136</c:v>
                </c:pt>
                <c:pt idx="166">
                  <c:v>-15.43677905</c:v>
                </c:pt>
                <c:pt idx="167">
                  <c:v>-16.893113750000001</c:v>
                </c:pt>
                <c:pt idx="168">
                  <c:v>-18.493533209999999</c:v>
                </c:pt>
                <c:pt idx="169">
                  <c:v>-19.220116269999998</c:v>
                </c:pt>
                <c:pt idx="170">
                  <c:v>-18.50650211</c:v>
                </c:pt>
                <c:pt idx="171">
                  <c:v>-18.560406560000001</c:v>
                </c:pt>
                <c:pt idx="172">
                  <c:v>-17.765405900000001</c:v>
                </c:pt>
                <c:pt idx="173">
                  <c:v>-17.450949390000002</c:v>
                </c:pt>
                <c:pt idx="174">
                  <c:v>-16.260651800000002</c:v>
                </c:pt>
                <c:pt idx="175">
                  <c:v>-13.57279417</c:v>
                </c:pt>
                <c:pt idx="176">
                  <c:v>-12.452467739999999</c:v>
                </c:pt>
                <c:pt idx="177">
                  <c:v>-10.834713069999999</c:v>
                </c:pt>
                <c:pt idx="178">
                  <c:v>-11.65768327</c:v>
                </c:pt>
                <c:pt idx="179">
                  <c:v>-13.51096652</c:v>
                </c:pt>
                <c:pt idx="180">
                  <c:v>-15.454458470000001</c:v>
                </c:pt>
                <c:pt idx="181">
                  <c:v>-16.84816885</c:v>
                </c:pt>
                <c:pt idx="182">
                  <c:v>-17.32458321</c:v>
                </c:pt>
                <c:pt idx="183">
                  <c:v>-17.39228932</c:v>
                </c:pt>
                <c:pt idx="184">
                  <c:v>-18.946995000000001</c:v>
                </c:pt>
                <c:pt idx="185">
                  <c:v>-21.67179367</c:v>
                </c:pt>
                <c:pt idx="186">
                  <c:v>-24.109160339999999</c:v>
                </c:pt>
                <c:pt idx="187">
                  <c:v>-25.431154029999998</c:v>
                </c:pt>
                <c:pt idx="188">
                  <c:v>-26.265895319999998</c:v>
                </c:pt>
                <c:pt idx="189">
                  <c:v>-29.75614697</c:v>
                </c:pt>
                <c:pt idx="190">
                  <c:v>-30.702780069999999</c:v>
                </c:pt>
                <c:pt idx="191">
                  <c:v>-22.224075599999999</c:v>
                </c:pt>
                <c:pt idx="192">
                  <c:v>-17.079988579999998</c:v>
                </c:pt>
                <c:pt idx="193">
                  <c:v>-16.64668125</c:v>
                </c:pt>
                <c:pt idx="194">
                  <c:v>-19.383044699999999</c:v>
                </c:pt>
                <c:pt idx="195">
                  <c:v>-21.69789703</c:v>
                </c:pt>
                <c:pt idx="196">
                  <c:v>-23.7411408</c:v>
                </c:pt>
                <c:pt idx="197">
                  <c:v>-25.686999230000001</c:v>
                </c:pt>
                <c:pt idx="198">
                  <c:v>-26.22127643</c:v>
                </c:pt>
                <c:pt idx="199">
                  <c:v>-24.832634980000002</c:v>
                </c:pt>
                <c:pt idx="200">
                  <c:v>-17.805561399999998</c:v>
                </c:pt>
                <c:pt idx="201">
                  <c:v>-9.3175706320000007</c:v>
                </c:pt>
                <c:pt idx="202">
                  <c:v>-4.5302380380000002</c:v>
                </c:pt>
                <c:pt idx="203">
                  <c:v>-1.8225243419999999</c:v>
                </c:pt>
                <c:pt idx="204">
                  <c:v>-0.46304664099999998</c:v>
                </c:pt>
                <c:pt idx="205">
                  <c:v>0.71840539299999995</c:v>
                </c:pt>
                <c:pt idx="206">
                  <c:v>1.931722843</c:v>
                </c:pt>
                <c:pt idx="207">
                  <c:v>2.3719242170000001</c:v>
                </c:pt>
                <c:pt idx="208">
                  <c:v>2.2172656489999998</c:v>
                </c:pt>
                <c:pt idx="209">
                  <c:v>1.7002014969999999</c:v>
                </c:pt>
                <c:pt idx="210">
                  <c:v>0.75352566899999995</c:v>
                </c:pt>
                <c:pt idx="211">
                  <c:v>-0.89998798999999996</c:v>
                </c:pt>
                <c:pt idx="212">
                  <c:v>-2.3481336270000002</c:v>
                </c:pt>
                <c:pt idx="213">
                  <c:v>-3.2562481270000001</c:v>
                </c:pt>
                <c:pt idx="214">
                  <c:v>-4.3016236909999996</c:v>
                </c:pt>
                <c:pt idx="215">
                  <c:v>-5.3040633770000003</c:v>
                </c:pt>
                <c:pt idx="216">
                  <c:v>-6.2898607340000003</c:v>
                </c:pt>
                <c:pt idx="217">
                  <c:v>-7.8976236630000001</c:v>
                </c:pt>
                <c:pt idx="218">
                  <c:v>-9.0610207129999996</c:v>
                </c:pt>
                <c:pt idx="219">
                  <c:v>-10.60189782</c:v>
                </c:pt>
                <c:pt idx="220">
                  <c:v>-11.49523838</c:v>
                </c:pt>
                <c:pt idx="221">
                  <c:v>-12.151263350000001</c:v>
                </c:pt>
                <c:pt idx="222">
                  <c:v>-11.49797757</c:v>
                </c:pt>
                <c:pt idx="223">
                  <c:v>-9.9378146049999998</c:v>
                </c:pt>
                <c:pt idx="224">
                  <c:v>-10.092283520000001</c:v>
                </c:pt>
                <c:pt idx="225">
                  <c:v>-11.5565497</c:v>
                </c:pt>
                <c:pt idx="226">
                  <c:v>-13.901057720000001</c:v>
                </c:pt>
                <c:pt idx="227">
                  <c:v>-17.545197569999999</c:v>
                </c:pt>
                <c:pt idx="228">
                  <c:v>-23.68767197</c:v>
                </c:pt>
                <c:pt idx="229">
                  <c:v>-30.482469649999999</c:v>
                </c:pt>
                <c:pt idx="230">
                  <c:v>-35.197506660000002</c:v>
                </c:pt>
                <c:pt idx="231">
                  <c:v>-23.197720239999999</c:v>
                </c:pt>
                <c:pt idx="232">
                  <c:v>-12.654523360000001</c:v>
                </c:pt>
                <c:pt idx="233">
                  <c:v>-6.7945012580000004</c:v>
                </c:pt>
                <c:pt idx="234">
                  <c:v>-7.5186851849999998</c:v>
                </c:pt>
                <c:pt idx="235">
                  <c:v>-8.1293102659999992</c:v>
                </c:pt>
                <c:pt idx="236">
                  <c:v>-7.5625693409999997</c:v>
                </c:pt>
                <c:pt idx="237">
                  <c:v>-7.7463624309999997</c:v>
                </c:pt>
                <c:pt idx="238">
                  <c:v>-9.0723637769999996</c:v>
                </c:pt>
                <c:pt idx="239">
                  <c:v>-10.49590869</c:v>
                </c:pt>
                <c:pt idx="240">
                  <c:v>-9.1124088830000005</c:v>
                </c:pt>
                <c:pt idx="241">
                  <c:v>-8.1343620520000002</c:v>
                </c:pt>
                <c:pt idx="242">
                  <c:v>-7.5827348900000002</c:v>
                </c:pt>
                <c:pt idx="243">
                  <c:v>-7.0114203220000002</c:v>
                </c:pt>
                <c:pt idx="244">
                  <c:v>-6.5274087969999997</c:v>
                </c:pt>
                <c:pt idx="245">
                  <c:v>-6.1673607600000002</c:v>
                </c:pt>
                <c:pt idx="246">
                  <c:v>-6.5818884119999996</c:v>
                </c:pt>
                <c:pt idx="247">
                  <c:v>-7.0770573109999999</c:v>
                </c:pt>
                <c:pt idx="248">
                  <c:v>-7.8115210230000001</c:v>
                </c:pt>
                <c:pt idx="249">
                  <c:v>-7.8496489719999998</c:v>
                </c:pt>
                <c:pt idx="250">
                  <c:v>-7.8510181159999997</c:v>
                </c:pt>
                <c:pt idx="251">
                  <c:v>-8.4412896310000001</c:v>
                </c:pt>
                <c:pt idx="252">
                  <c:v>-9.4461689720000006</c:v>
                </c:pt>
                <c:pt idx="253">
                  <c:v>-10.7417237</c:v>
                </c:pt>
                <c:pt idx="254">
                  <c:v>-12.057272299999999</c:v>
                </c:pt>
                <c:pt idx="255">
                  <c:v>-12.99863034</c:v>
                </c:pt>
                <c:pt idx="256">
                  <c:v>-13.683474349999999</c:v>
                </c:pt>
                <c:pt idx="257">
                  <c:v>-13.709433560000001</c:v>
                </c:pt>
                <c:pt idx="258">
                  <c:v>-12.85754669</c:v>
                </c:pt>
                <c:pt idx="259">
                  <c:v>-10.53461705</c:v>
                </c:pt>
                <c:pt idx="260">
                  <c:v>-8.0256611479999993</c:v>
                </c:pt>
                <c:pt idx="261">
                  <c:v>-6.3951336830000001</c:v>
                </c:pt>
                <c:pt idx="262">
                  <c:v>-6.3466735879999998</c:v>
                </c:pt>
                <c:pt idx="263">
                  <c:v>-7.6657518600000003</c:v>
                </c:pt>
                <c:pt idx="264">
                  <c:v>-9.6789849070000002</c:v>
                </c:pt>
                <c:pt idx="265">
                  <c:v>-11.26167845</c:v>
                </c:pt>
                <c:pt idx="266">
                  <c:v>-12.64030041</c:v>
                </c:pt>
                <c:pt idx="267">
                  <c:v>-13.31764991</c:v>
                </c:pt>
                <c:pt idx="268">
                  <c:v>-13.67404606</c:v>
                </c:pt>
                <c:pt idx="269">
                  <c:v>-14.43962075</c:v>
                </c:pt>
                <c:pt idx="270">
                  <c:v>-13.19045434</c:v>
                </c:pt>
                <c:pt idx="271">
                  <c:v>-14.168556329999999</c:v>
                </c:pt>
                <c:pt idx="272">
                  <c:v>-18.204538589999999</c:v>
                </c:pt>
                <c:pt idx="273">
                  <c:v>-26.33432797</c:v>
                </c:pt>
                <c:pt idx="274">
                  <c:v>-33.015974</c:v>
                </c:pt>
                <c:pt idx="275">
                  <c:v>-38.687665070000001</c:v>
                </c:pt>
                <c:pt idx="276">
                  <c:v>-41.725374940000002</c:v>
                </c:pt>
                <c:pt idx="277">
                  <c:v>-41.341770279999999</c:v>
                </c:pt>
                <c:pt idx="278">
                  <c:v>-38.376742970000002</c:v>
                </c:pt>
                <c:pt idx="279">
                  <c:v>-31.566646519999999</c:v>
                </c:pt>
                <c:pt idx="280">
                  <c:v>-26.18799834</c:v>
                </c:pt>
                <c:pt idx="281">
                  <c:v>-22.748182109999998</c:v>
                </c:pt>
                <c:pt idx="282">
                  <c:v>-16.866030729999999</c:v>
                </c:pt>
                <c:pt idx="283">
                  <c:v>-11.346036399999999</c:v>
                </c:pt>
                <c:pt idx="284">
                  <c:v>-7.3646974949999997</c:v>
                </c:pt>
                <c:pt idx="285">
                  <c:v>-4.4408256740000001</c:v>
                </c:pt>
                <c:pt idx="286">
                  <c:v>-2.596478989</c:v>
                </c:pt>
                <c:pt idx="287">
                  <c:v>-0.70507493099999996</c:v>
                </c:pt>
                <c:pt idx="288">
                  <c:v>0.70416416900000001</c:v>
                </c:pt>
                <c:pt idx="289">
                  <c:v>0.61503142799999999</c:v>
                </c:pt>
                <c:pt idx="290">
                  <c:v>-0.305599181</c:v>
                </c:pt>
                <c:pt idx="291">
                  <c:v>-1.482139246</c:v>
                </c:pt>
                <c:pt idx="292">
                  <c:v>-2.309513887</c:v>
                </c:pt>
                <c:pt idx="293">
                  <c:v>-1.889393323</c:v>
                </c:pt>
                <c:pt idx="294">
                  <c:v>-1.4652343860000001</c:v>
                </c:pt>
                <c:pt idx="295">
                  <c:v>-2.0394840250000001</c:v>
                </c:pt>
                <c:pt idx="296">
                  <c:v>-2.7193900599999998</c:v>
                </c:pt>
                <c:pt idx="297">
                  <c:v>-2.4209743659999998</c:v>
                </c:pt>
                <c:pt idx="298">
                  <c:v>-1.9757493610000001</c:v>
                </c:pt>
                <c:pt idx="299">
                  <c:v>-2.344521716</c:v>
                </c:pt>
                <c:pt idx="300">
                  <c:v>-3.5109313150000001</c:v>
                </c:pt>
                <c:pt idx="301">
                  <c:v>-5.3231772340000001</c:v>
                </c:pt>
                <c:pt idx="302">
                  <c:v>-7.4511951989999998</c:v>
                </c:pt>
                <c:pt idx="303">
                  <c:v>-9.6316156510000006</c:v>
                </c:pt>
                <c:pt idx="304">
                  <c:v>-11.39498193</c:v>
                </c:pt>
                <c:pt idx="305">
                  <c:v>-12.32620637</c:v>
                </c:pt>
                <c:pt idx="306">
                  <c:v>-12.23052025</c:v>
                </c:pt>
                <c:pt idx="307">
                  <c:v>-11.669611229999999</c:v>
                </c:pt>
                <c:pt idx="308">
                  <c:v>-11.39378632</c:v>
                </c:pt>
                <c:pt idx="309">
                  <c:v>-12.60196644</c:v>
                </c:pt>
                <c:pt idx="310">
                  <c:v>-14.111992770000001</c:v>
                </c:pt>
                <c:pt idx="311">
                  <c:v>-15.467117119999999</c:v>
                </c:pt>
                <c:pt idx="312">
                  <c:v>-15.36578495</c:v>
                </c:pt>
                <c:pt idx="313">
                  <c:v>-14.00530612</c:v>
                </c:pt>
                <c:pt idx="314">
                  <c:v>-12.84986056</c:v>
                </c:pt>
                <c:pt idx="315">
                  <c:v>-11.8473512</c:v>
                </c:pt>
                <c:pt idx="316">
                  <c:v>-12.484135630000001</c:v>
                </c:pt>
                <c:pt idx="317">
                  <c:v>-16.51908018</c:v>
                </c:pt>
                <c:pt idx="318">
                  <c:v>-38.083097860000002</c:v>
                </c:pt>
                <c:pt idx="319">
                  <c:v>-48.330035950000003</c:v>
                </c:pt>
                <c:pt idx="320">
                  <c:v>-45.557184100000001</c:v>
                </c:pt>
                <c:pt idx="321">
                  <c:v>-37.447046370000002</c:v>
                </c:pt>
                <c:pt idx="322">
                  <c:v>-32.507433669999998</c:v>
                </c:pt>
                <c:pt idx="323">
                  <c:v>-24.067806260000001</c:v>
                </c:pt>
                <c:pt idx="324">
                  <c:v>-14.345496799999999</c:v>
                </c:pt>
                <c:pt idx="325">
                  <c:v>-5.5624300809999996</c:v>
                </c:pt>
                <c:pt idx="326">
                  <c:v>0.14081183</c:v>
                </c:pt>
                <c:pt idx="327">
                  <c:v>3.147362818</c:v>
                </c:pt>
                <c:pt idx="328">
                  <c:v>3.951691474</c:v>
                </c:pt>
                <c:pt idx="329">
                  <c:v>1.8975769179999999</c:v>
                </c:pt>
                <c:pt idx="330">
                  <c:v>-2.8796300490000002</c:v>
                </c:pt>
                <c:pt idx="331">
                  <c:v>-6.249762499</c:v>
                </c:pt>
                <c:pt idx="332">
                  <c:v>-9.1684155749999992</c:v>
                </c:pt>
                <c:pt idx="333">
                  <c:v>-9.3102962389999995</c:v>
                </c:pt>
                <c:pt idx="334">
                  <c:v>-7.2315230899999996</c:v>
                </c:pt>
                <c:pt idx="335">
                  <c:v>-5.2334072980000004</c:v>
                </c:pt>
                <c:pt idx="336">
                  <c:v>-4.061755829</c:v>
                </c:pt>
                <c:pt idx="337">
                  <c:v>-3.8704879230000002</c:v>
                </c:pt>
                <c:pt idx="338">
                  <c:v>-4.3754785199999997</c:v>
                </c:pt>
                <c:pt idx="339">
                  <c:v>-5.7382727989999998</c:v>
                </c:pt>
                <c:pt idx="340">
                  <c:v>-8.4415000189999994</c:v>
                </c:pt>
                <c:pt idx="341">
                  <c:v>-11.973026559999999</c:v>
                </c:pt>
                <c:pt idx="342">
                  <c:v>-14.75728067</c:v>
                </c:pt>
                <c:pt idx="343">
                  <c:v>-15.46641655</c:v>
                </c:pt>
                <c:pt idx="344">
                  <c:v>-12.98370654</c:v>
                </c:pt>
                <c:pt idx="345">
                  <c:v>-10.664292919999999</c:v>
                </c:pt>
                <c:pt idx="346">
                  <c:v>-8.2255106209999997</c:v>
                </c:pt>
                <c:pt idx="347">
                  <c:v>-6.6799602790000003</c:v>
                </c:pt>
                <c:pt idx="348">
                  <c:v>-6.4771302569999998</c:v>
                </c:pt>
                <c:pt idx="349">
                  <c:v>-6.8226774380000004</c:v>
                </c:pt>
                <c:pt idx="350">
                  <c:v>-6.7309676029999999</c:v>
                </c:pt>
                <c:pt idx="351">
                  <c:v>-6.1155336409999999</c:v>
                </c:pt>
                <c:pt idx="352">
                  <c:v>-4.5873443759999999</c:v>
                </c:pt>
                <c:pt idx="353">
                  <c:v>-3.0089901430000001</c:v>
                </c:pt>
                <c:pt idx="354">
                  <c:v>-2.235040235</c:v>
                </c:pt>
                <c:pt idx="355">
                  <c:v>-2.5347253279999999</c:v>
                </c:pt>
                <c:pt idx="356">
                  <c:v>-3.59933404</c:v>
                </c:pt>
                <c:pt idx="357">
                  <c:v>-5.6950822690000003</c:v>
                </c:pt>
                <c:pt idx="358">
                  <c:v>-9.3639578159999992</c:v>
                </c:pt>
                <c:pt idx="359">
                  <c:v>-12.62942949</c:v>
                </c:pt>
                <c:pt idx="360">
                  <c:v>-15.06476265</c:v>
                </c:pt>
                <c:pt idx="361">
                  <c:v>-17.401175110000001</c:v>
                </c:pt>
                <c:pt idx="362">
                  <c:v>-19.210941139999999</c:v>
                </c:pt>
                <c:pt idx="363">
                  <c:v>-20.371719349999999</c:v>
                </c:pt>
                <c:pt idx="364">
                  <c:v>-21.59260312</c:v>
                </c:pt>
                <c:pt idx="365">
                  <c:v>-21.96079598</c:v>
                </c:pt>
                <c:pt idx="366">
                  <c:v>-23.706469649999999</c:v>
                </c:pt>
                <c:pt idx="367">
                  <c:v>-27.010235269999999</c:v>
                </c:pt>
                <c:pt idx="368">
                  <c:v>-31.49288482</c:v>
                </c:pt>
                <c:pt idx="369">
                  <c:v>-37.782795069999999</c:v>
                </c:pt>
                <c:pt idx="370">
                  <c:v>-43.77374133</c:v>
                </c:pt>
                <c:pt idx="371">
                  <c:v>-43.40910367</c:v>
                </c:pt>
                <c:pt idx="372">
                  <c:v>-38.52143959</c:v>
                </c:pt>
                <c:pt idx="373">
                  <c:v>-30.245013369999999</c:v>
                </c:pt>
                <c:pt idx="374">
                  <c:v>-19.31255393</c:v>
                </c:pt>
                <c:pt idx="375">
                  <c:v>-8.6800959310000003</c:v>
                </c:pt>
                <c:pt idx="376">
                  <c:v>-5.7333787740000002</c:v>
                </c:pt>
                <c:pt idx="377">
                  <c:v>-9.459554679</c:v>
                </c:pt>
                <c:pt idx="378">
                  <c:v>-16.600316939999999</c:v>
                </c:pt>
                <c:pt idx="379">
                  <c:v>-20.4137883</c:v>
                </c:pt>
                <c:pt idx="380">
                  <c:v>-18.471786340000001</c:v>
                </c:pt>
                <c:pt idx="381">
                  <c:v>-11.9983998</c:v>
                </c:pt>
                <c:pt idx="382">
                  <c:v>-6.8547095850000002</c:v>
                </c:pt>
                <c:pt idx="383">
                  <c:v>-5.2631789080000004</c:v>
                </c:pt>
                <c:pt idx="384">
                  <c:v>-5.4110091919999999</c:v>
                </c:pt>
                <c:pt idx="385">
                  <c:v>-5.6504812810000002</c:v>
                </c:pt>
                <c:pt idx="386">
                  <c:v>-6.1460014559999996</c:v>
                </c:pt>
                <c:pt idx="387">
                  <c:v>-6.5817933039999996</c:v>
                </c:pt>
                <c:pt idx="388">
                  <c:v>-5.5813928300000004</c:v>
                </c:pt>
                <c:pt idx="389">
                  <c:v>-4.5381125659999997</c:v>
                </c:pt>
                <c:pt idx="390">
                  <c:v>-4.4797257760000004</c:v>
                </c:pt>
                <c:pt idx="391">
                  <c:v>-4.4429285869999999</c:v>
                </c:pt>
                <c:pt idx="392">
                  <c:v>-4.2676255359999997</c:v>
                </c:pt>
                <c:pt idx="393">
                  <c:v>-3.7790040939999998</c:v>
                </c:pt>
                <c:pt idx="394">
                  <c:v>-2.9356654760000001</c:v>
                </c:pt>
                <c:pt idx="395">
                  <c:v>-1.1817719820000001</c:v>
                </c:pt>
                <c:pt idx="396">
                  <c:v>-0.36810110000000001</c:v>
                </c:pt>
                <c:pt idx="397">
                  <c:v>-1.6699471809999999</c:v>
                </c:pt>
                <c:pt idx="398">
                  <c:v>-5.5317048639999999</c:v>
                </c:pt>
                <c:pt idx="399">
                  <c:v>-9.817698729</c:v>
                </c:pt>
                <c:pt idx="400">
                  <c:v>-12.935405360000001</c:v>
                </c:pt>
                <c:pt idx="401">
                  <c:v>-14.5911033</c:v>
                </c:pt>
                <c:pt idx="402">
                  <c:v>-15.137665670000001</c:v>
                </c:pt>
                <c:pt idx="403">
                  <c:v>-14.51009268</c:v>
                </c:pt>
                <c:pt idx="404">
                  <c:v>-16.402602699999999</c:v>
                </c:pt>
                <c:pt idx="405">
                  <c:v>-19.343399640000001</c:v>
                </c:pt>
                <c:pt idx="406">
                  <c:v>-21.936918049999999</c:v>
                </c:pt>
                <c:pt idx="407">
                  <c:v>-23.097240769999999</c:v>
                </c:pt>
                <c:pt idx="408">
                  <c:v>-21.59908064</c:v>
                </c:pt>
                <c:pt idx="409">
                  <c:v>-21.272559210000001</c:v>
                </c:pt>
                <c:pt idx="410">
                  <c:v>-21.67418481</c:v>
                </c:pt>
                <c:pt idx="411">
                  <c:v>-22.406020040000001</c:v>
                </c:pt>
                <c:pt idx="412">
                  <c:v>-24.662595759999999</c:v>
                </c:pt>
                <c:pt idx="413">
                  <c:v>-25.33124342</c:v>
                </c:pt>
                <c:pt idx="414">
                  <c:v>-26.906128580000001</c:v>
                </c:pt>
                <c:pt idx="415">
                  <c:v>-31.081369110000001</c:v>
                </c:pt>
                <c:pt idx="416">
                  <c:v>-34.03232577</c:v>
                </c:pt>
                <c:pt idx="417">
                  <c:v>-34.424301470000003</c:v>
                </c:pt>
                <c:pt idx="418">
                  <c:v>-33.15813309</c:v>
                </c:pt>
                <c:pt idx="419">
                  <c:v>-30.642583569999999</c:v>
                </c:pt>
                <c:pt idx="420">
                  <c:v>-25.691587349999999</c:v>
                </c:pt>
                <c:pt idx="421">
                  <c:v>-16.889837249999999</c:v>
                </c:pt>
                <c:pt idx="422">
                  <c:v>-12.896858010000001</c:v>
                </c:pt>
                <c:pt idx="423">
                  <c:v>-10.292610420000001</c:v>
                </c:pt>
                <c:pt idx="424">
                  <c:v>-10.91967346</c:v>
                </c:pt>
                <c:pt idx="425">
                  <c:v>-13.37427241</c:v>
                </c:pt>
                <c:pt idx="426">
                  <c:v>-17.460067639999998</c:v>
                </c:pt>
                <c:pt idx="427">
                  <c:v>-16.9229433</c:v>
                </c:pt>
                <c:pt idx="428">
                  <c:v>-13.460821360000001</c:v>
                </c:pt>
                <c:pt idx="429">
                  <c:v>-9.5306292520000007</c:v>
                </c:pt>
                <c:pt idx="430">
                  <c:v>-6.7580329389999996</c:v>
                </c:pt>
                <c:pt idx="431">
                  <c:v>-5.8557051080000004</c:v>
                </c:pt>
                <c:pt idx="432">
                  <c:v>-6.9826083739999998</c:v>
                </c:pt>
                <c:pt idx="433">
                  <c:v>-9.0359526179999996</c:v>
                </c:pt>
                <c:pt idx="434">
                  <c:v>-11.07282932</c:v>
                </c:pt>
                <c:pt idx="435">
                  <c:v>-12.65163285</c:v>
                </c:pt>
                <c:pt idx="436">
                  <c:v>-13.73387969</c:v>
                </c:pt>
                <c:pt idx="437">
                  <c:v>-14.32096844</c:v>
                </c:pt>
                <c:pt idx="438">
                  <c:v>-14.625918710000001</c:v>
                </c:pt>
                <c:pt idx="439">
                  <c:v>-14.407340509999999</c:v>
                </c:pt>
                <c:pt idx="440">
                  <c:v>-13.97214164</c:v>
                </c:pt>
                <c:pt idx="441">
                  <c:v>-13.488475149999999</c:v>
                </c:pt>
                <c:pt idx="442">
                  <c:v>-12.91078916</c:v>
                </c:pt>
                <c:pt idx="443">
                  <c:v>-12.280700420000001</c:v>
                </c:pt>
                <c:pt idx="444">
                  <c:v>-11.75286442</c:v>
                </c:pt>
                <c:pt idx="445">
                  <c:v>-10.63948716</c:v>
                </c:pt>
                <c:pt idx="446">
                  <c:v>-9.1252301199999994</c:v>
                </c:pt>
                <c:pt idx="447">
                  <c:v>-8.3895895679999999</c:v>
                </c:pt>
                <c:pt idx="448">
                  <c:v>-8.3963586130000003</c:v>
                </c:pt>
                <c:pt idx="449">
                  <c:v>-8.6462778680000003</c:v>
                </c:pt>
                <c:pt idx="450">
                  <c:v>-8.8607754029999999</c:v>
                </c:pt>
                <c:pt idx="451">
                  <c:v>-9.2806214970000003</c:v>
                </c:pt>
                <c:pt idx="452">
                  <c:v>-9.7765725159999999</c:v>
                </c:pt>
                <c:pt idx="453">
                  <c:v>-10.957793929999999</c:v>
                </c:pt>
                <c:pt idx="454">
                  <c:v>-12.97885409</c:v>
                </c:pt>
                <c:pt idx="455">
                  <c:v>-15.715242760000001</c:v>
                </c:pt>
                <c:pt idx="456">
                  <c:v>-19.249402450000002</c:v>
                </c:pt>
                <c:pt idx="457">
                  <c:v>-22.331212959999998</c:v>
                </c:pt>
                <c:pt idx="458">
                  <c:v>-24.815379719999999</c:v>
                </c:pt>
                <c:pt idx="459">
                  <c:v>-25.76204019</c:v>
                </c:pt>
                <c:pt idx="460">
                  <c:v>-25.638352399999999</c:v>
                </c:pt>
                <c:pt idx="461">
                  <c:v>-26.303269579999998</c:v>
                </c:pt>
                <c:pt idx="462">
                  <c:v>-28.424146690000001</c:v>
                </c:pt>
                <c:pt idx="463">
                  <c:v>-30.866711909999999</c:v>
                </c:pt>
                <c:pt idx="464">
                  <c:v>-33.765632490000002</c:v>
                </c:pt>
                <c:pt idx="465">
                  <c:v>-36.081087199999999</c:v>
                </c:pt>
                <c:pt idx="466">
                  <c:v>-42.338845499999998</c:v>
                </c:pt>
                <c:pt idx="467">
                  <c:v>-47.639649349999999</c:v>
                </c:pt>
                <c:pt idx="468">
                  <c:v>-50.98901283</c:v>
                </c:pt>
                <c:pt idx="469">
                  <c:v>-50.847205160000001</c:v>
                </c:pt>
                <c:pt idx="470">
                  <c:v>-42.926274479999996</c:v>
                </c:pt>
                <c:pt idx="471">
                  <c:v>-27.662904659999999</c:v>
                </c:pt>
                <c:pt idx="472">
                  <c:v>-17.94288877</c:v>
                </c:pt>
                <c:pt idx="473">
                  <c:v>-13.418953999999999</c:v>
                </c:pt>
                <c:pt idx="474">
                  <c:v>-15.00388867</c:v>
                </c:pt>
                <c:pt idx="475">
                  <c:v>-22.47364494</c:v>
                </c:pt>
                <c:pt idx="476">
                  <c:v>-31.206910059999998</c:v>
                </c:pt>
                <c:pt idx="477">
                  <c:v>-29.36796305</c:v>
                </c:pt>
                <c:pt idx="478">
                  <c:v>-10.920942800000001</c:v>
                </c:pt>
                <c:pt idx="479">
                  <c:v>1.9919000650000001</c:v>
                </c:pt>
                <c:pt idx="480">
                  <c:v>6.3440541660000003</c:v>
                </c:pt>
                <c:pt idx="481">
                  <c:v>6.523929088</c:v>
                </c:pt>
                <c:pt idx="482">
                  <c:v>5.0642135320000001</c:v>
                </c:pt>
                <c:pt idx="483">
                  <c:v>2.0198387449999999</c:v>
                </c:pt>
                <c:pt idx="484">
                  <c:v>-1.9764867420000001</c:v>
                </c:pt>
                <c:pt idx="485">
                  <c:v>-6.0064679569999999</c:v>
                </c:pt>
                <c:pt idx="486">
                  <c:v>-6.5754047179999997</c:v>
                </c:pt>
                <c:pt idx="487">
                  <c:v>-4.8147957010000004</c:v>
                </c:pt>
                <c:pt idx="488">
                  <c:v>-2.9171667189999999</c:v>
                </c:pt>
                <c:pt idx="489">
                  <c:v>-2.9325060449999998</c:v>
                </c:pt>
                <c:pt idx="490">
                  <c:v>-4.1134747640000002</c:v>
                </c:pt>
                <c:pt idx="491">
                  <c:v>-3.4934201680000001</c:v>
                </c:pt>
                <c:pt idx="492">
                  <c:v>-6.0777218629999998</c:v>
                </c:pt>
                <c:pt idx="493">
                  <c:v>-7.4893609320000003</c:v>
                </c:pt>
                <c:pt idx="494">
                  <c:v>-8.40604482</c:v>
                </c:pt>
                <c:pt idx="495">
                  <c:v>-9.3347535980000007</c:v>
                </c:pt>
                <c:pt idx="496">
                  <c:v>-10.55368079</c:v>
                </c:pt>
                <c:pt idx="497">
                  <c:v>-11.58640276</c:v>
                </c:pt>
                <c:pt idx="498">
                  <c:v>-13.13562612</c:v>
                </c:pt>
                <c:pt idx="499">
                  <c:v>-14.868856129999999</c:v>
                </c:pt>
                <c:pt idx="500">
                  <c:v>-16.317468160000001</c:v>
                </c:pt>
                <c:pt idx="501">
                  <c:v>-17.88891396</c:v>
                </c:pt>
                <c:pt idx="502">
                  <c:v>-18.68530908</c:v>
                </c:pt>
                <c:pt idx="503">
                  <c:v>-20.25936823</c:v>
                </c:pt>
                <c:pt idx="504">
                  <c:v>-21.366973609999999</c:v>
                </c:pt>
                <c:pt idx="505">
                  <c:v>-21.213453099999999</c:v>
                </c:pt>
                <c:pt idx="506">
                  <c:v>-20.17634426</c:v>
                </c:pt>
                <c:pt idx="507">
                  <c:v>-19.99175133</c:v>
                </c:pt>
                <c:pt idx="508">
                  <c:v>-20.66760257</c:v>
                </c:pt>
                <c:pt idx="509">
                  <c:v>-22.651277910000001</c:v>
                </c:pt>
                <c:pt idx="510">
                  <c:v>-23.82668791</c:v>
                </c:pt>
                <c:pt idx="511">
                  <c:v>-27.984140709999998</c:v>
                </c:pt>
                <c:pt idx="512">
                  <c:v>-32.512479169999999</c:v>
                </c:pt>
                <c:pt idx="513">
                  <c:v>-32.498713950000003</c:v>
                </c:pt>
                <c:pt idx="514">
                  <c:v>-30.921658969999999</c:v>
                </c:pt>
                <c:pt idx="515">
                  <c:v>-27.021706399999999</c:v>
                </c:pt>
                <c:pt idx="516">
                  <c:v>-24.216781569999998</c:v>
                </c:pt>
                <c:pt idx="517">
                  <c:v>-23.905582240000001</c:v>
                </c:pt>
                <c:pt idx="518">
                  <c:v>-18.114271840000001</c:v>
                </c:pt>
                <c:pt idx="519">
                  <c:v>-13.51406764</c:v>
                </c:pt>
                <c:pt idx="520">
                  <c:v>-10.80944025</c:v>
                </c:pt>
                <c:pt idx="521">
                  <c:v>-9.3524127020000005</c:v>
                </c:pt>
                <c:pt idx="522">
                  <c:v>-10.025341389999999</c:v>
                </c:pt>
                <c:pt idx="523">
                  <c:v>-11.950252689999999</c:v>
                </c:pt>
                <c:pt idx="524">
                  <c:v>-14.658476179999999</c:v>
                </c:pt>
                <c:pt idx="525">
                  <c:v>-18.094101219999999</c:v>
                </c:pt>
                <c:pt idx="526">
                  <c:v>-20.421238710000001</c:v>
                </c:pt>
                <c:pt idx="527">
                  <c:v>-22.317792489999999</c:v>
                </c:pt>
                <c:pt idx="528">
                  <c:v>-22.774758810000002</c:v>
                </c:pt>
                <c:pt idx="529">
                  <c:v>-21.50937338</c:v>
                </c:pt>
                <c:pt idx="530">
                  <c:v>-20.307016579999999</c:v>
                </c:pt>
                <c:pt idx="531">
                  <c:v>-18.049761660000001</c:v>
                </c:pt>
                <c:pt idx="532">
                  <c:v>-15.225530259999999</c:v>
                </c:pt>
                <c:pt idx="533">
                  <c:v>-13.218070640000001</c:v>
                </c:pt>
                <c:pt idx="534">
                  <c:v>-11.16062442</c:v>
                </c:pt>
                <c:pt idx="535">
                  <c:v>-9.9503480240000002</c:v>
                </c:pt>
                <c:pt idx="536">
                  <c:v>-9.4890492510000009</c:v>
                </c:pt>
                <c:pt idx="537">
                  <c:v>-9.2999142419999998</c:v>
                </c:pt>
                <c:pt idx="538">
                  <c:v>-8.8697383129999992</c:v>
                </c:pt>
                <c:pt idx="539">
                  <c:v>-8.2388457810000002</c:v>
                </c:pt>
                <c:pt idx="540">
                  <c:v>-7.475737079</c:v>
                </c:pt>
                <c:pt idx="541">
                  <c:v>-6.703222695</c:v>
                </c:pt>
                <c:pt idx="542">
                  <c:v>-6.2021397220000001</c:v>
                </c:pt>
                <c:pt idx="543">
                  <c:v>-5.8311740790000002</c:v>
                </c:pt>
                <c:pt idx="544">
                  <c:v>-5.8821881559999998</c:v>
                </c:pt>
                <c:pt idx="545">
                  <c:v>-6.757767394</c:v>
                </c:pt>
                <c:pt idx="546">
                  <c:v>-7.63990379</c:v>
                </c:pt>
                <c:pt idx="547">
                  <c:v>-8.3176997230000005</c:v>
                </c:pt>
                <c:pt idx="548">
                  <c:v>-8.6405751570000007</c:v>
                </c:pt>
                <c:pt idx="549">
                  <c:v>-9.0196619810000005</c:v>
                </c:pt>
                <c:pt idx="550">
                  <c:v>-10.01537253</c:v>
                </c:pt>
                <c:pt idx="551">
                  <c:v>-10.77149477</c:v>
                </c:pt>
                <c:pt idx="552">
                  <c:v>-11.2492488</c:v>
                </c:pt>
                <c:pt idx="553">
                  <c:v>-12.413261029999999</c:v>
                </c:pt>
                <c:pt idx="554">
                  <c:v>-9.9642235800000005</c:v>
                </c:pt>
                <c:pt idx="555">
                  <c:v>-11.2291597</c:v>
                </c:pt>
                <c:pt idx="556">
                  <c:v>-12.75240251</c:v>
                </c:pt>
                <c:pt idx="557">
                  <c:v>-15.939597790000001</c:v>
                </c:pt>
                <c:pt idx="558">
                  <c:v>-19.115992330000001</c:v>
                </c:pt>
                <c:pt idx="559">
                  <c:v>-22.053413750000001</c:v>
                </c:pt>
                <c:pt idx="560">
                  <c:v>-25.345067369999999</c:v>
                </c:pt>
                <c:pt idx="561">
                  <c:v>-26.34577878</c:v>
                </c:pt>
                <c:pt idx="562">
                  <c:v>-26.961829699999999</c:v>
                </c:pt>
                <c:pt idx="563">
                  <c:v>-26.913854180000001</c:v>
                </c:pt>
                <c:pt idx="564">
                  <c:v>-29.83952575</c:v>
                </c:pt>
                <c:pt idx="565">
                  <c:v>-35.388617590000003</c:v>
                </c:pt>
                <c:pt idx="566">
                  <c:v>-41.034731149999999</c:v>
                </c:pt>
                <c:pt idx="567">
                  <c:v>-38.987222240000001</c:v>
                </c:pt>
                <c:pt idx="568">
                  <c:v>-36.9283255</c:v>
                </c:pt>
                <c:pt idx="569">
                  <c:v>-28.869002930000001</c:v>
                </c:pt>
                <c:pt idx="570">
                  <c:v>-23.77297154</c:v>
                </c:pt>
                <c:pt idx="571">
                  <c:v>-16.323988719999999</c:v>
                </c:pt>
                <c:pt idx="572">
                  <c:v>-8.8236251039999996</c:v>
                </c:pt>
                <c:pt idx="573">
                  <c:v>-6.2821984979999996</c:v>
                </c:pt>
                <c:pt idx="574">
                  <c:v>-7.7269876540000002</c:v>
                </c:pt>
                <c:pt idx="575">
                  <c:v>-10.080311139999999</c:v>
                </c:pt>
                <c:pt idx="576">
                  <c:v>-10.87354595</c:v>
                </c:pt>
                <c:pt idx="577">
                  <c:v>-9.8309297569999998</c:v>
                </c:pt>
                <c:pt idx="578">
                  <c:v>-7.6526184879999999</c:v>
                </c:pt>
                <c:pt idx="579">
                  <c:v>-5.3613212780000001</c:v>
                </c:pt>
                <c:pt idx="580">
                  <c:v>-1.464548741</c:v>
                </c:pt>
                <c:pt idx="581">
                  <c:v>2.9233996709999999</c:v>
                </c:pt>
                <c:pt idx="582">
                  <c:v>3.9739671560000001</c:v>
                </c:pt>
                <c:pt idx="583">
                  <c:v>3.4148486459999998</c:v>
                </c:pt>
                <c:pt idx="584">
                  <c:v>3.6120956899999999</c:v>
                </c:pt>
                <c:pt idx="585">
                  <c:v>3.5898517089999999</c:v>
                </c:pt>
                <c:pt idx="586">
                  <c:v>3.329899014</c:v>
                </c:pt>
                <c:pt idx="587">
                  <c:v>3.489856998</c:v>
                </c:pt>
                <c:pt idx="588">
                  <c:v>4.2072199670000003</c:v>
                </c:pt>
                <c:pt idx="589">
                  <c:v>4.8876356569999997</c:v>
                </c:pt>
                <c:pt idx="590">
                  <c:v>5.7421669900000003</c:v>
                </c:pt>
                <c:pt idx="591">
                  <c:v>7.0300519619999999</c:v>
                </c:pt>
                <c:pt idx="592">
                  <c:v>7.4255649669999997</c:v>
                </c:pt>
                <c:pt idx="593">
                  <c:v>5.7453489820000003</c:v>
                </c:pt>
                <c:pt idx="594">
                  <c:v>3.383389867</c:v>
                </c:pt>
                <c:pt idx="595">
                  <c:v>-0.26569181600000003</c:v>
                </c:pt>
                <c:pt idx="596">
                  <c:v>-3.8142052679999998</c:v>
                </c:pt>
                <c:pt idx="597">
                  <c:v>-7.0316139800000004</c:v>
                </c:pt>
                <c:pt idx="598">
                  <c:v>-9.8508994689999998</c:v>
                </c:pt>
                <c:pt idx="599">
                  <c:v>-11.95632063</c:v>
                </c:pt>
                <c:pt idx="600">
                  <c:v>-13.376506320000001</c:v>
                </c:pt>
                <c:pt idx="601">
                  <c:v>-15.60205932</c:v>
                </c:pt>
                <c:pt idx="602">
                  <c:v>-19.188169609999999</c:v>
                </c:pt>
                <c:pt idx="603">
                  <c:v>-23.9747731</c:v>
                </c:pt>
                <c:pt idx="604">
                  <c:v>-27.507297569999999</c:v>
                </c:pt>
                <c:pt idx="605">
                  <c:v>-30.25448548</c:v>
                </c:pt>
                <c:pt idx="606">
                  <c:v>-33.445327489999997</c:v>
                </c:pt>
                <c:pt idx="607">
                  <c:v>-37.436547599999997</c:v>
                </c:pt>
                <c:pt idx="608">
                  <c:v>-43.212235730000003</c:v>
                </c:pt>
                <c:pt idx="609">
                  <c:v>-50.42771887</c:v>
                </c:pt>
                <c:pt idx="610">
                  <c:v>-62.978511339999997</c:v>
                </c:pt>
                <c:pt idx="611">
                  <c:v>-49.819453770000003</c:v>
                </c:pt>
                <c:pt idx="612">
                  <c:v>-35.727795030000003</c:v>
                </c:pt>
                <c:pt idx="613">
                  <c:v>-30.275826439999999</c:v>
                </c:pt>
                <c:pt idx="614">
                  <c:v>-29.816782499999999</c:v>
                </c:pt>
                <c:pt idx="615">
                  <c:v>-31.88755677</c:v>
                </c:pt>
                <c:pt idx="616">
                  <c:v>-31.025666489999999</c:v>
                </c:pt>
                <c:pt idx="617">
                  <c:v>-27.74214615</c:v>
                </c:pt>
                <c:pt idx="618">
                  <c:v>-23.42824705</c:v>
                </c:pt>
                <c:pt idx="619">
                  <c:v>-20.44005842</c:v>
                </c:pt>
                <c:pt idx="620">
                  <c:v>-19.00098152</c:v>
                </c:pt>
                <c:pt idx="621">
                  <c:v>-16.891227900000001</c:v>
                </c:pt>
                <c:pt idx="622">
                  <c:v>-15.28519556</c:v>
                </c:pt>
                <c:pt idx="623">
                  <c:v>-14.12054182</c:v>
                </c:pt>
                <c:pt idx="624">
                  <c:v>-12.85680773</c:v>
                </c:pt>
                <c:pt idx="625">
                  <c:v>-12.76592114</c:v>
                </c:pt>
                <c:pt idx="626">
                  <c:v>-13.839838009999999</c:v>
                </c:pt>
                <c:pt idx="627">
                  <c:v>-13.57587975</c:v>
                </c:pt>
                <c:pt idx="628">
                  <c:v>-12.82787722</c:v>
                </c:pt>
                <c:pt idx="629">
                  <c:v>-12.35883183</c:v>
                </c:pt>
                <c:pt idx="630">
                  <c:v>-12.029735280000001</c:v>
                </c:pt>
                <c:pt idx="631">
                  <c:v>-11.84848249</c:v>
                </c:pt>
                <c:pt idx="632">
                  <c:v>-11.760434289999999</c:v>
                </c:pt>
                <c:pt idx="633">
                  <c:v>-11.5229836</c:v>
                </c:pt>
                <c:pt idx="634">
                  <c:v>-9.5103709460000001</c:v>
                </c:pt>
                <c:pt idx="635">
                  <c:v>-6.5108114349999999</c:v>
                </c:pt>
                <c:pt idx="636">
                  <c:v>-3.898730456</c:v>
                </c:pt>
                <c:pt idx="637">
                  <c:v>-1.6129656859999999</c:v>
                </c:pt>
                <c:pt idx="638">
                  <c:v>0.29319960499999997</c:v>
                </c:pt>
                <c:pt idx="639">
                  <c:v>2.118742546</c:v>
                </c:pt>
                <c:pt idx="640">
                  <c:v>3.5650889490000002</c:v>
                </c:pt>
                <c:pt idx="641">
                  <c:v>5.4679179830000004</c:v>
                </c:pt>
                <c:pt idx="642">
                  <c:v>8.1190291099999996</c:v>
                </c:pt>
                <c:pt idx="643">
                  <c:v>10.490805379999999</c:v>
                </c:pt>
                <c:pt idx="644">
                  <c:v>12.031178560000001</c:v>
                </c:pt>
                <c:pt idx="645">
                  <c:v>11.96898876</c:v>
                </c:pt>
                <c:pt idx="646">
                  <c:v>10.5660417</c:v>
                </c:pt>
                <c:pt idx="647">
                  <c:v>8.1521927230000006</c:v>
                </c:pt>
                <c:pt idx="648">
                  <c:v>4.688239834</c:v>
                </c:pt>
                <c:pt idx="649">
                  <c:v>0.169258244</c:v>
                </c:pt>
                <c:pt idx="650">
                  <c:v>-4.8019850599999998</c:v>
                </c:pt>
                <c:pt idx="651">
                  <c:v>-9.4166619199999992</c:v>
                </c:pt>
                <c:pt idx="652">
                  <c:v>-13.18338788</c:v>
                </c:pt>
                <c:pt idx="653">
                  <c:v>-16.01902707</c:v>
                </c:pt>
                <c:pt idx="654">
                  <c:v>-17.77372265</c:v>
                </c:pt>
                <c:pt idx="655">
                  <c:v>-19.02230067</c:v>
                </c:pt>
                <c:pt idx="656">
                  <c:v>-20.351309530000002</c:v>
                </c:pt>
                <c:pt idx="657">
                  <c:v>-21.80765572</c:v>
                </c:pt>
                <c:pt idx="658">
                  <c:v>-24.022883480000001</c:v>
                </c:pt>
                <c:pt idx="659">
                  <c:v>-25.890910229999999</c:v>
                </c:pt>
                <c:pt idx="660">
                  <c:v>-27.674553</c:v>
                </c:pt>
                <c:pt idx="661">
                  <c:v>-31.43740932</c:v>
                </c:pt>
                <c:pt idx="662">
                  <c:v>-36.602487969999999</c:v>
                </c:pt>
                <c:pt idx="663">
                  <c:v>-39.810913210000002</c:v>
                </c:pt>
                <c:pt idx="664">
                  <c:v>-41.712542890000002</c:v>
                </c:pt>
                <c:pt idx="665">
                  <c:v>-40.181583160000002</c:v>
                </c:pt>
                <c:pt idx="666">
                  <c:v>-37.76738873</c:v>
                </c:pt>
                <c:pt idx="667">
                  <c:v>-31.259467950000001</c:v>
                </c:pt>
                <c:pt idx="668">
                  <c:v>-20.048124139999999</c:v>
                </c:pt>
                <c:pt idx="669">
                  <c:v>-11.97868534</c:v>
                </c:pt>
                <c:pt idx="670">
                  <c:v>-10.59012457</c:v>
                </c:pt>
                <c:pt idx="671">
                  <c:v>-15.95636753</c:v>
                </c:pt>
                <c:pt idx="672">
                  <c:v>-21.61615917</c:v>
                </c:pt>
                <c:pt idx="673">
                  <c:v>-23.984205589999998</c:v>
                </c:pt>
                <c:pt idx="674">
                  <c:v>-23.056716999999999</c:v>
                </c:pt>
                <c:pt idx="675">
                  <c:v>-18.370219890000001</c:v>
                </c:pt>
                <c:pt idx="676">
                  <c:v>-12.66738679</c:v>
                </c:pt>
                <c:pt idx="677">
                  <c:v>-7.0300829179999997</c:v>
                </c:pt>
                <c:pt idx="678">
                  <c:v>-3.363822592</c:v>
                </c:pt>
                <c:pt idx="679">
                  <c:v>-3.3716339450000001</c:v>
                </c:pt>
                <c:pt idx="680">
                  <c:v>-5.4477258190000004</c:v>
                </c:pt>
                <c:pt idx="681">
                  <c:v>-6.6884646630000004</c:v>
                </c:pt>
                <c:pt idx="682">
                  <c:v>-7.7935762710000001</c:v>
                </c:pt>
                <c:pt idx="683">
                  <c:v>-8.2409189139999999</c:v>
                </c:pt>
                <c:pt idx="684">
                  <c:v>-7.3348815480000003</c:v>
                </c:pt>
                <c:pt idx="685">
                  <c:v>-4.867703412</c:v>
                </c:pt>
                <c:pt idx="686">
                  <c:v>-2.1661868210000002</c:v>
                </c:pt>
                <c:pt idx="687">
                  <c:v>-0.139663493</c:v>
                </c:pt>
                <c:pt idx="688">
                  <c:v>-0.37112166899999999</c:v>
                </c:pt>
                <c:pt idx="689">
                  <c:v>-2.7016964319999999</c:v>
                </c:pt>
                <c:pt idx="690">
                  <c:v>-5.6805125849999998</c:v>
                </c:pt>
                <c:pt idx="691">
                  <c:v>-8.5471158779999996</c:v>
                </c:pt>
                <c:pt idx="692">
                  <c:v>-10.575324800000001</c:v>
                </c:pt>
                <c:pt idx="693">
                  <c:v>-10.746985799999999</c:v>
                </c:pt>
                <c:pt idx="694">
                  <c:v>-12.83172965</c:v>
                </c:pt>
                <c:pt idx="695">
                  <c:v>-13.513920000000001</c:v>
                </c:pt>
                <c:pt idx="696">
                  <c:v>-15.352261520000001</c:v>
                </c:pt>
                <c:pt idx="697">
                  <c:v>-16.217363039999999</c:v>
                </c:pt>
                <c:pt idx="698">
                  <c:v>-16.854068569999999</c:v>
                </c:pt>
                <c:pt idx="699">
                  <c:v>-18.496385799999999</c:v>
                </c:pt>
                <c:pt idx="700">
                  <c:v>-19.56476348</c:v>
                </c:pt>
                <c:pt idx="701">
                  <c:v>-21.647621879999999</c:v>
                </c:pt>
                <c:pt idx="702">
                  <c:v>-25.13981201</c:v>
                </c:pt>
                <c:pt idx="703">
                  <c:v>-30.445591839999999</c:v>
                </c:pt>
                <c:pt idx="704">
                  <c:v>-35.74658874</c:v>
                </c:pt>
                <c:pt idx="705">
                  <c:v>-40.01971915</c:v>
                </c:pt>
                <c:pt idx="706">
                  <c:v>-38.968460530000002</c:v>
                </c:pt>
                <c:pt idx="707">
                  <c:v>-34.712971850000002</c:v>
                </c:pt>
                <c:pt idx="708">
                  <c:v>-30.585083579999999</c:v>
                </c:pt>
                <c:pt idx="709">
                  <c:v>-32.815221700000002</c:v>
                </c:pt>
                <c:pt idx="710">
                  <c:v>-39.71510327</c:v>
                </c:pt>
                <c:pt idx="711">
                  <c:v>-34.907770990000003</c:v>
                </c:pt>
                <c:pt idx="712">
                  <c:v>-32.218312969999999</c:v>
                </c:pt>
                <c:pt idx="713">
                  <c:v>-24.223426010000001</c:v>
                </c:pt>
                <c:pt idx="714">
                  <c:v>-17.943245149999999</c:v>
                </c:pt>
                <c:pt idx="715">
                  <c:v>-13.859500690000001</c:v>
                </c:pt>
                <c:pt idx="716">
                  <c:v>-11.97713454</c:v>
                </c:pt>
                <c:pt idx="717">
                  <c:v>-10.533760689999999</c:v>
                </c:pt>
                <c:pt idx="718">
                  <c:v>-11.005016700000001</c:v>
                </c:pt>
                <c:pt idx="719">
                  <c:v>-12.3741854</c:v>
                </c:pt>
                <c:pt idx="720">
                  <c:v>-12.91457823</c:v>
                </c:pt>
                <c:pt idx="721">
                  <c:v>-10.420358159999999</c:v>
                </c:pt>
                <c:pt idx="722">
                  <c:v>-6.9027902550000002</c:v>
                </c:pt>
                <c:pt idx="723">
                  <c:v>-3.990754505</c:v>
                </c:pt>
                <c:pt idx="724">
                  <c:v>-1.76346202</c:v>
                </c:pt>
                <c:pt idx="725">
                  <c:v>-1.3277812449999999</c:v>
                </c:pt>
                <c:pt idx="726">
                  <c:v>-1.580298668</c:v>
                </c:pt>
                <c:pt idx="727">
                  <c:v>-2.8392498559999999</c:v>
                </c:pt>
                <c:pt idx="728">
                  <c:v>-5.003917672</c:v>
                </c:pt>
                <c:pt idx="729">
                  <c:v>-6.6711998230000003</c:v>
                </c:pt>
                <c:pt idx="730">
                  <c:v>-8.1488143740000005</c:v>
                </c:pt>
                <c:pt idx="731">
                  <c:v>-9.6955743210000005</c:v>
                </c:pt>
                <c:pt idx="732">
                  <c:v>-9.4275754270000007</c:v>
                </c:pt>
                <c:pt idx="733">
                  <c:v>-7.3143489979999998</c:v>
                </c:pt>
                <c:pt idx="734">
                  <c:v>-4.7652868970000002</c:v>
                </c:pt>
                <c:pt idx="735">
                  <c:v>-1.9102418189999999</c:v>
                </c:pt>
                <c:pt idx="736">
                  <c:v>1.032940883</c:v>
                </c:pt>
                <c:pt idx="737">
                  <c:v>3.582334226</c:v>
                </c:pt>
                <c:pt idx="738">
                  <c:v>5.7027135099999997</c:v>
                </c:pt>
                <c:pt idx="739">
                  <c:v>8.14317563</c:v>
                </c:pt>
                <c:pt idx="740">
                  <c:v>10.25055585</c:v>
                </c:pt>
                <c:pt idx="741">
                  <c:v>11.517557800000001</c:v>
                </c:pt>
                <c:pt idx="742">
                  <c:v>11.672398619999999</c:v>
                </c:pt>
                <c:pt idx="743">
                  <c:v>10.54347031</c:v>
                </c:pt>
                <c:pt idx="744">
                  <c:v>7.9209854530000001</c:v>
                </c:pt>
                <c:pt idx="745">
                  <c:v>4.4129828499999997</c:v>
                </c:pt>
                <c:pt idx="746">
                  <c:v>0.98615375500000002</c:v>
                </c:pt>
                <c:pt idx="747">
                  <c:v>-2.166325466</c:v>
                </c:pt>
                <c:pt idx="748">
                  <c:v>-4.6960722940000004</c:v>
                </c:pt>
                <c:pt idx="749">
                  <c:v>-6.7111819490000002</c:v>
                </c:pt>
                <c:pt idx="750">
                  <c:v>-8.9924689089999994</c:v>
                </c:pt>
                <c:pt idx="751">
                  <c:v>-11.07215753</c:v>
                </c:pt>
                <c:pt idx="752">
                  <c:v>-13.114912260000001</c:v>
                </c:pt>
                <c:pt idx="753">
                  <c:v>-15.455180500000001</c:v>
                </c:pt>
                <c:pt idx="754">
                  <c:v>-17.47815104</c:v>
                </c:pt>
                <c:pt idx="755">
                  <c:v>-19.464889249999999</c:v>
                </c:pt>
                <c:pt idx="756">
                  <c:v>-20.823003010000001</c:v>
                </c:pt>
                <c:pt idx="757">
                  <c:v>-21.999675660000001</c:v>
                </c:pt>
                <c:pt idx="758">
                  <c:v>-21.997023710000001</c:v>
                </c:pt>
                <c:pt idx="759">
                  <c:v>-20.829113809999999</c:v>
                </c:pt>
                <c:pt idx="760">
                  <c:v>-21.34920808</c:v>
                </c:pt>
                <c:pt idx="761">
                  <c:v>-25.319149830000001</c:v>
                </c:pt>
                <c:pt idx="762">
                  <c:v>-33.259884159999999</c:v>
                </c:pt>
                <c:pt idx="763">
                  <c:v>-41.078542200000001</c:v>
                </c:pt>
                <c:pt idx="764">
                  <c:v>-40.308420040000001</c:v>
                </c:pt>
                <c:pt idx="765">
                  <c:v>-32.278000390000003</c:v>
                </c:pt>
                <c:pt idx="766">
                  <c:v>-21.266530490000001</c:v>
                </c:pt>
                <c:pt idx="767">
                  <c:v>-11.22946982</c:v>
                </c:pt>
                <c:pt idx="768">
                  <c:v>-6.6008050980000004</c:v>
                </c:pt>
                <c:pt idx="769">
                  <c:v>-13.59320589</c:v>
                </c:pt>
                <c:pt idx="770">
                  <c:v>-20.36517392</c:v>
                </c:pt>
                <c:pt idx="771">
                  <c:v>-17.914971820000002</c:v>
                </c:pt>
                <c:pt idx="772">
                  <c:v>-10.884401260000001</c:v>
                </c:pt>
                <c:pt idx="773">
                  <c:v>-4.0542439689999998</c:v>
                </c:pt>
                <c:pt idx="774">
                  <c:v>-2.5178952610000001</c:v>
                </c:pt>
                <c:pt idx="775">
                  <c:v>-3.8361281599999999</c:v>
                </c:pt>
                <c:pt idx="776">
                  <c:v>-5.4792791220000003</c:v>
                </c:pt>
                <c:pt idx="777">
                  <c:v>-4.3873201750000002</c:v>
                </c:pt>
                <c:pt idx="778">
                  <c:v>-1.7536996979999999</c:v>
                </c:pt>
                <c:pt idx="779">
                  <c:v>1.5587791950000001</c:v>
                </c:pt>
                <c:pt idx="780">
                  <c:v>3.21508394</c:v>
                </c:pt>
                <c:pt idx="781">
                  <c:v>3.159314846</c:v>
                </c:pt>
                <c:pt idx="782">
                  <c:v>3.0992964559999998</c:v>
                </c:pt>
                <c:pt idx="783">
                  <c:v>2.836544897</c:v>
                </c:pt>
                <c:pt idx="784">
                  <c:v>2.8939574050000001</c:v>
                </c:pt>
                <c:pt idx="785">
                  <c:v>3.4354372639999999</c:v>
                </c:pt>
                <c:pt idx="786">
                  <c:v>4.2005502830000001</c:v>
                </c:pt>
                <c:pt idx="787">
                  <c:v>5.053933475</c:v>
                </c:pt>
                <c:pt idx="788">
                  <c:v>6.2180572329999997</c:v>
                </c:pt>
                <c:pt idx="789">
                  <c:v>6.3486536869999997</c:v>
                </c:pt>
                <c:pt idx="790">
                  <c:v>4.5082390239999999</c:v>
                </c:pt>
                <c:pt idx="791">
                  <c:v>0.68806214499999996</c:v>
                </c:pt>
                <c:pt idx="792">
                  <c:v>-2.9347268770000001</c:v>
                </c:pt>
                <c:pt idx="793">
                  <c:v>-5.0852803729999998</c:v>
                </c:pt>
                <c:pt idx="794">
                  <c:v>-5.6952241150000003</c:v>
                </c:pt>
                <c:pt idx="795">
                  <c:v>-5.305239212</c:v>
                </c:pt>
                <c:pt idx="796">
                  <c:v>-5.0234281879999996</c:v>
                </c:pt>
                <c:pt idx="797">
                  <c:v>-4.5552228039999996</c:v>
                </c:pt>
                <c:pt idx="798">
                  <c:v>-4.1455818369999999</c:v>
                </c:pt>
                <c:pt idx="799">
                  <c:v>-6.6493082899999996</c:v>
                </c:pt>
                <c:pt idx="800">
                  <c:v>-9.7009614759999998</c:v>
                </c:pt>
                <c:pt idx="801">
                  <c:v>-10.26572397</c:v>
                </c:pt>
                <c:pt idx="802">
                  <c:v>-10.06143</c:v>
                </c:pt>
                <c:pt idx="803">
                  <c:v>-8.9764977320000003</c:v>
                </c:pt>
                <c:pt idx="804">
                  <c:v>-7.1105241509999999</c:v>
                </c:pt>
                <c:pt idx="805">
                  <c:v>-11.483320190000001</c:v>
                </c:pt>
                <c:pt idx="806">
                  <c:v>-34.028438729999998</c:v>
                </c:pt>
                <c:pt idx="807">
                  <c:v>-53.174592660000002</c:v>
                </c:pt>
                <c:pt idx="808">
                  <c:v>-44.102475230000003</c:v>
                </c:pt>
                <c:pt idx="809">
                  <c:v>-43.991024580000001</c:v>
                </c:pt>
                <c:pt idx="810">
                  <c:v>-52.205845549999999</c:v>
                </c:pt>
                <c:pt idx="811">
                  <c:v>-78.378165339999995</c:v>
                </c:pt>
                <c:pt idx="812">
                  <c:v>-48.563531529999999</c:v>
                </c:pt>
                <c:pt idx="813">
                  <c:v>-27.912053</c:v>
                </c:pt>
                <c:pt idx="814">
                  <c:v>-17.92027152</c:v>
                </c:pt>
                <c:pt idx="815">
                  <c:v>-15.275021929999999</c:v>
                </c:pt>
                <c:pt idx="816">
                  <c:v>-11.44526422</c:v>
                </c:pt>
                <c:pt idx="817">
                  <c:v>-8.9382615179999991</c:v>
                </c:pt>
                <c:pt idx="818">
                  <c:v>-11.326148610000001</c:v>
                </c:pt>
                <c:pt idx="819">
                  <c:v>-13.22911562</c:v>
                </c:pt>
                <c:pt idx="820">
                  <c:v>-13.028211089999999</c:v>
                </c:pt>
                <c:pt idx="821">
                  <c:v>-12.02750333</c:v>
                </c:pt>
                <c:pt idx="822">
                  <c:v>-5.8466633310000002</c:v>
                </c:pt>
                <c:pt idx="823">
                  <c:v>-1.7758052150000001</c:v>
                </c:pt>
                <c:pt idx="824">
                  <c:v>-1.2881190440000001</c:v>
                </c:pt>
                <c:pt idx="825">
                  <c:v>-1.757149069</c:v>
                </c:pt>
                <c:pt idx="826">
                  <c:v>-2.039124894</c:v>
                </c:pt>
                <c:pt idx="827">
                  <c:v>-1.2173165450000001</c:v>
                </c:pt>
                <c:pt idx="828">
                  <c:v>-0.26542796499999999</c:v>
                </c:pt>
                <c:pt idx="829">
                  <c:v>-4.4212122E-2</c:v>
                </c:pt>
                <c:pt idx="830">
                  <c:v>-1.6563386689999999</c:v>
                </c:pt>
                <c:pt idx="831">
                  <c:v>-1.8723863169999999</c:v>
                </c:pt>
                <c:pt idx="832">
                  <c:v>-0.98806453299999997</c:v>
                </c:pt>
                <c:pt idx="833">
                  <c:v>-3.706926E-2</c:v>
                </c:pt>
                <c:pt idx="834">
                  <c:v>0.68281513500000002</c:v>
                </c:pt>
                <c:pt idx="835">
                  <c:v>0.47554914199999998</c:v>
                </c:pt>
                <c:pt idx="836">
                  <c:v>0.93907169800000001</c:v>
                </c:pt>
                <c:pt idx="837">
                  <c:v>0.40777340899999998</c:v>
                </c:pt>
                <c:pt idx="838">
                  <c:v>-0.91313386200000002</c:v>
                </c:pt>
                <c:pt idx="839">
                  <c:v>-1.7118422929999999</c:v>
                </c:pt>
                <c:pt idx="840">
                  <c:v>-1.7746660620000001</c:v>
                </c:pt>
                <c:pt idx="841">
                  <c:v>-0.49964270100000002</c:v>
                </c:pt>
                <c:pt idx="842">
                  <c:v>1.755463362</c:v>
                </c:pt>
                <c:pt idx="843">
                  <c:v>3.4612824020000001</c:v>
                </c:pt>
                <c:pt idx="844">
                  <c:v>4.5271979670000002</c:v>
                </c:pt>
                <c:pt idx="845">
                  <c:v>4.4505819009999996</c:v>
                </c:pt>
                <c:pt idx="846">
                  <c:v>3.9091131730000002</c:v>
                </c:pt>
                <c:pt idx="847">
                  <c:v>2.8695737490000002</c:v>
                </c:pt>
                <c:pt idx="848">
                  <c:v>1.595989251</c:v>
                </c:pt>
                <c:pt idx="849">
                  <c:v>-0.43746197399999998</c:v>
                </c:pt>
                <c:pt idx="850">
                  <c:v>-3.62499686</c:v>
                </c:pt>
                <c:pt idx="851">
                  <c:v>-7.2481557519999997</c:v>
                </c:pt>
                <c:pt idx="852">
                  <c:v>-11.10842972</c:v>
                </c:pt>
                <c:pt idx="853">
                  <c:v>-14.69325738</c:v>
                </c:pt>
                <c:pt idx="854">
                  <c:v>-18.0949755</c:v>
                </c:pt>
                <c:pt idx="855">
                  <c:v>-21.005409230000001</c:v>
                </c:pt>
                <c:pt idx="856">
                  <c:v>-22.887801700000001</c:v>
                </c:pt>
                <c:pt idx="857">
                  <c:v>-22.20324823</c:v>
                </c:pt>
                <c:pt idx="858">
                  <c:v>-23.166722960000001</c:v>
                </c:pt>
                <c:pt idx="859">
                  <c:v>-27.212427770000001</c:v>
                </c:pt>
                <c:pt idx="860">
                  <c:v>-30.856904669999999</c:v>
                </c:pt>
                <c:pt idx="861">
                  <c:v>-33.199670810000001</c:v>
                </c:pt>
                <c:pt idx="862">
                  <c:v>-35.324833069999997</c:v>
                </c:pt>
                <c:pt idx="863">
                  <c:v>-33.529403979999998</c:v>
                </c:pt>
                <c:pt idx="864">
                  <c:v>-26.780524339999999</c:v>
                </c:pt>
                <c:pt idx="865">
                  <c:v>-18.347043790000001</c:v>
                </c:pt>
                <c:pt idx="866">
                  <c:v>-9.8669360499999996</c:v>
                </c:pt>
                <c:pt idx="867">
                  <c:v>-6.951146584</c:v>
                </c:pt>
                <c:pt idx="868">
                  <c:v>-8.8473158569999999</c:v>
                </c:pt>
                <c:pt idx="869">
                  <c:v>-12.86448057</c:v>
                </c:pt>
                <c:pt idx="870">
                  <c:v>-14.915601179999999</c:v>
                </c:pt>
                <c:pt idx="871">
                  <c:v>-14.992648190000001</c:v>
                </c:pt>
                <c:pt idx="872">
                  <c:v>-13.10910376</c:v>
                </c:pt>
                <c:pt idx="873">
                  <c:v>-9.6437542880000002</c:v>
                </c:pt>
                <c:pt idx="874">
                  <c:v>-5.7719523180000003</c:v>
                </c:pt>
                <c:pt idx="875">
                  <c:v>-4.4479113520000002</c:v>
                </c:pt>
                <c:pt idx="876">
                  <c:v>-8.7682033579999992</c:v>
                </c:pt>
                <c:pt idx="877">
                  <c:v>-13.395848900000001</c:v>
                </c:pt>
                <c:pt idx="878">
                  <c:v>-16.172436959999999</c:v>
                </c:pt>
                <c:pt idx="879">
                  <c:v>-17.743968760000001</c:v>
                </c:pt>
                <c:pt idx="880">
                  <c:v>-16.741135060000001</c:v>
                </c:pt>
                <c:pt idx="881">
                  <c:v>-13.13998559</c:v>
                </c:pt>
                <c:pt idx="882">
                  <c:v>-7.7002356709999997</c:v>
                </c:pt>
                <c:pt idx="883">
                  <c:v>-1.9857635090000001</c:v>
                </c:pt>
                <c:pt idx="884">
                  <c:v>1.424830142</c:v>
                </c:pt>
                <c:pt idx="885">
                  <c:v>0.44274318600000001</c:v>
                </c:pt>
                <c:pt idx="886">
                  <c:v>-3.1463335419999998</c:v>
                </c:pt>
                <c:pt idx="887">
                  <c:v>-6.3495304289999996</c:v>
                </c:pt>
                <c:pt idx="888">
                  <c:v>-8.9012404600000004</c:v>
                </c:pt>
                <c:pt idx="889">
                  <c:v>-10.397246539999999</c:v>
                </c:pt>
                <c:pt idx="890">
                  <c:v>-12.67502167</c:v>
                </c:pt>
                <c:pt idx="891">
                  <c:v>-13.47627454</c:v>
                </c:pt>
                <c:pt idx="892">
                  <c:v>-13.29530991</c:v>
                </c:pt>
                <c:pt idx="893">
                  <c:v>-12.318181340000001</c:v>
                </c:pt>
                <c:pt idx="894">
                  <c:v>-12.592541369999999</c:v>
                </c:pt>
                <c:pt idx="895">
                  <c:v>-17.033810970000001</c:v>
                </c:pt>
                <c:pt idx="896">
                  <c:v>-21.849089330000002</c:v>
                </c:pt>
                <c:pt idx="897">
                  <c:v>-22.07399187</c:v>
                </c:pt>
                <c:pt idx="898">
                  <c:v>-20.274646839999999</c:v>
                </c:pt>
                <c:pt idx="899">
                  <c:v>-19.395637600000001</c:v>
                </c:pt>
                <c:pt idx="900">
                  <c:v>-17.345408160000002</c:v>
                </c:pt>
                <c:pt idx="901">
                  <c:v>-15.49144246</c:v>
                </c:pt>
                <c:pt idx="902">
                  <c:v>-18.395215929999999</c:v>
                </c:pt>
                <c:pt idx="903">
                  <c:v>-28.964980189999999</c:v>
                </c:pt>
                <c:pt idx="904">
                  <c:v>-42.506324380000002</c:v>
                </c:pt>
                <c:pt idx="905">
                  <c:v>-49.102358959999997</c:v>
                </c:pt>
                <c:pt idx="906">
                  <c:v>-48.37912103</c:v>
                </c:pt>
                <c:pt idx="907">
                  <c:v>-35.793630569999998</c:v>
                </c:pt>
                <c:pt idx="908">
                  <c:v>-22.218004919999998</c:v>
                </c:pt>
                <c:pt idx="909">
                  <c:v>-5.4430108190000004</c:v>
                </c:pt>
                <c:pt idx="910">
                  <c:v>-0.70145249499999995</c:v>
                </c:pt>
                <c:pt idx="911">
                  <c:v>-7.797722533</c:v>
                </c:pt>
                <c:pt idx="912">
                  <c:v>-14.981264680000001</c:v>
                </c:pt>
                <c:pt idx="913">
                  <c:v>-20.249472369999999</c:v>
                </c:pt>
                <c:pt idx="914">
                  <c:v>-17.128795350000001</c:v>
                </c:pt>
                <c:pt idx="915">
                  <c:v>-13.94208433</c:v>
                </c:pt>
                <c:pt idx="916">
                  <c:v>-11.52782287</c:v>
                </c:pt>
                <c:pt idx="917">
                  <c:v>-7.9226547429999998</c:v>
                </c:pt>
                <c:pt idx="918">
                  <c:v>-6.8873448140000004</c:v>
                </c:pt>
                <c:pt idx="919">
                  <c:v>-7.7147306469999997</c:v>
                </c:pt>
                <c:pt idx="920">
                  <c:v>-10.39380221</c:v>
                </c:pt>
                <c:pt idx="921">
                  <c:v>-13.145047959999999</c:v>
                </c:pt>
                <c:pt idx="922">
                  <c:v>-16.726052620000001</c:v>
                </c:pt>
                <c:pt idx="923">
                  <c:v>-19.919155010000001</c:v>
                </c:pt>
                <c:pt idx="924">
                  <c:v>-19.942349190000002</c:v>
                </c:pt>
                <c:pt idx="925">
                  <c:v>-16.443355660000002</c:v>
                </c:pt>
                <c:pt idx="926">
                  <c:v>-12.396975339999999</c:v>
                </c:pt>
                <c:pt idx="927">
                  <c:v>-7.5642749440000001</c:v>
                </c:pt>
                <c:pt idx="928">
                  <c:v>-4.2119525849999997</c:v>
                </c:pt>
                <c:pt idx="929">
                  <c:v>-3.4889135800000002</c:v>
                </c:pt>
                <c:pt idx="930">
                  <c:v>-3.529534832</c:v>
                </c:pt>
                <c:pt idx="931">
                  <c:v>-3.508325524</c:v>
                </c:pt>
                <c:pt idx="932">
                  <c:v>-3.0909680310000001</c:v>
                </c:pt>
                <c:pt idx="933">
                  <c:v>-1.868021318</c:v>
                </c:pt>
                <c:pt idx="934">
                  <c:v>-0.50286139399999996</c:v>
                </c:pt>
                <c:pt idx="935">
                  <c:v>0.71186302599999995</c:v>
                </c:pt>
                <c:pt idx="936">
                  <c:v>1.8164148330000001</c:v>
                </c:pt>
                <c:pt idx="937">
                  <c:v>2.3730849489999999</c:v>
                </c:pt>
                <c:pt idx="938">
                  <c:v>1.717367171</c:v>
                </c:pt>
                <c:pt idx="939">
                  <c:v>-0.27366099900000002</c:v>
                </c:pt>
                <c:pt idx="940">
                  <c:v>-3.0331039799999999</c:v>
                </c:pt>
                <c:pt idx="941">
                  <c:v>-4.9330772959999996</c:v>
                </c:pt>
                <c:pt idx="942">
                  <c:v>-6.1224647269999997</c:v>
                </c:pt>
                <c:pt idx="943">
                  <c:v>-6.4858054149999997</c:v>
                </c:pt>
                <c:pt idx="944">
                  <c:v>-6.9339365109999997</c:v>
                </c:pt>
                <c:pt idx="945">
                  <c:v>-7.7136217919999996</c:v>
                </c:pt>
                <c:pt idx="946">
                  <c:v>-9.7234891940000008</c:v>
                </c:pt>
                <c:pt idx="947">
                  <c:v>-13.30657652</c:v>
                </c:pt>
                <c:pt idx="948">
                  <c:v>-19.618615640000002</c:v>
                </c:pt>
                <c:pt idx="949">
                  <c:v>-24.65834388</c:v>
                </c:pt>
                <c:pt idx="950">
                  <c:v>-26.687247769999999</c:v>
                </c:pt>
                <c:pt idx="951">
                  <c:v>-24.887344349999999</c:v>
                </c:pt>
                <c:pt idx="952">
                  <c:v>-19.564082819999999</c:v>
                </c:pt>
                <c:pt idx="953">
                  <c:v>-15.8032732</c:v>
                </c:pt>
                <c:pt idx="954">
                  <c:v>-14.28490356</c:v>
                </c:pt>
                <c:pt idx="955">
                  <c:v>-15.62275608</c:v>
                </c:pt>
                <c:pt idx="956">
                  <c:v>-20.978358239999999</c:v>
                </c:pt>
                <c:pt idx="957">
                  <c:v>-25.011993019999998</c:v>
                </c:pt>
                <c:pt idx="958">
                  <c:v>-26.005366420000001</c:v>
                </c:pt>
                <c:pt idx="959">
                  <c:v>-24.366602990000001</c:v>
                </c:pt>
                <c:pt idx="960">
                  <c:v>-20.701043500000001</c:v>
                </c:pt>
                <c:pt idx="961">
                  <c:v>-14.489047660000001</c:v>
                </c:pt>
                <c:pt idx="962">
                  <c:v>-6.3101075480000004</c:v>
                </c:pt>
                <c:pt idx="963">
                  <c:v>3.4415735559999998</c:v>
                </c:pt>
                <c:pt idx="964">
                  <c:v>4.781774543</c:v>
                </c:pt>
                <c:pt idx="965">
                  <c:v>-4.9445912759999997</c:v>
                </c:pt>
                <c:pt idx="966">
                  <c:v>-12.83119063</c:v>
                </c:pt>
                <c:pt idx="967">
                  <c:v>-14.50655519</c:v>
                </c:pt>
                <c:pt idx="968">
                  <c:v>-13.67634953</c:v>
                </c:pt>
                <c:pt idx="969">
                  <c:v>-11.15956489</c:v>
                </c:pt>
                <c:pt idx="970">
                  <c:v>-8.0494535490000008</c:v>
                </c:pt>
                <c:pt idx="971">
                  <c:v>-5.0836581599999997</c:v>
                </c:pt>
                <c:pt idx="972">
                  <c:v>-2.6796928379999998</c:v>
                </c:pt>
                <c:pt idx="973">
                  <c:v>-1.4219108810000001</c:v>
                </c:pt>
                <c:pt idx="974">
                  <c:v>-2.4103476019999999</c:v>
                </c:pt>
                <c:pt idx="975">
                  <c:v>-4.3801662229999998</c:v>
                </c:pt>
                <c:pt idx="976">
                  <c:v>-5.3761618670000004</c:v>
                </c:pt>
                <c:pt idx="977">
                  <c:v>-4.9745917830000002</c:v>
                </c:pt>
                <c:pt idx="978">
                  <c:v>-3.5132178409999999</c:v>
                </c:pt>
                <c:pt idx="979">
                  <c:v>-3.077423365</c:v>
                </c:pt>
                <c:pt idx="980">
                  <c:v>-2.807752325</c:v>
                </c:pt>
                <c:pt idx="981">
                  <c:v>-2.0971101299999999</c:v>
                </c:pt>
                <c:pt idx="982">
                  <c:v>-1.8576705060000001</c:v>
                </c:pt>
                <c:pt idx="983">
                  <c:v>-3.6856454830000001</c:v>
                </c:pt>
                <c:pt idx="984">
                  <c:v>-6.6401451849999997</c:v>
                </c:pt>
                <c:pt idx="985">
                  <c:v>-9.1391214200000004</c:v>
                </c:pt>
                <c:pt idx="986">
                  <c:v>-10.85735783</c:v>
                </c:pt>
                <c:pt idx="987">
                  <c:v>-11.01908506</c:v>
                </c:pt>
                <c:pt idx="988">
                  <c:v>-9.5843861179999994</c:v>
                </c:pt>
                <c:pt idx="989">
                  <c:v>-7.2900913139999997</c:v>
                </c:pt>
                <c:pt idx="990">
                  <c:v>-6.4620483310000001</c:v>
                </c:pt>
                <c:pt idx="991">
                  <c:v>-7.3278956839999996</c:v>
                </c:pt>
                <c:pt idx="992">
                  <c:v>-10.81462215</c:v>
                </c:pt>
                <c:pt idx="993">
                  <c:v>-16.107093849999998</c:v>
                </c:pt>
                <c:pt idx="994">
                  <c:v>-18.323650390000001</c:v>
                </c:pt>
                <c:pt idx="995">
                  <c:v>-19.107296739999999</c:v>
                </c:pt>
                <c:pt idx="996">
                  <c:v>-18.999840899999999</c:v>
                </c:pt>
                <c:pt idx="997">
                  <c:v>-18.848806079999999</c:v>
                </c:pt>
                <c:pt idx="998">
                  <c:v>-22.090439979999999</c:v>
                </c:pt>
                <c:pt idx="999">
                  <c:v>-31.91094086</c:v>
                </c:pt>
                <c:pt idx="1000">
                  <c:v>-48.007372169999996</c:v>
                </c:pt>
                <c:pt idx="1001">
                  <c:v>-46.685008400000001</c:v>
                </c:pt>
                <c:pt idx="1002">
                  <c:v>-38.81539025</c:v>
                </c:pt>
                <c:pt idx="1003">
                  <c:v>-30.405378859999999</c:v>
                </c:pt>
                <c:pt idx="1004">
                  <c:v>-25.274560730000001</c:v>
                </c:pt>
                <c:pt idx="1005">
                  <c:v>-18.020078219999998</c:v>
                </c:pt>
                <c:pt idx="1006">
                  <c:v>-15.57618231</c:v>
                </c:pt>
                <c:pt idx="1007">
                  <c:v>-14.101592070000001</c:v>
                </c:pt>
                <c:pt idx="1008">
                  <c:v>-14.16339415</c:v>
                </c:pt>
                <c:pt idx="1009">
                  <c:v>-13.56446365</c:v>
                </c:pt>
                <c:pt idx="1010">
                  <c:v>-7.3064432449999996</c:v>
                </c:pt>
                <c:pt idx="1011">
                  <c:v>0.89937983899999996</c:v>
                </c:pt>
                <c:pt idx="1012">
                  <c:v>3.3139504240000002</c:v>
                </c:pt>
                <c:pt idx="1013">
                  <c:v>3.336152352</c:v>
                </c:pt>
                <c:pt idx="1014">
                  <c:v>2.3739473150000001</c:v>
                </c:pt>
                <c:pt idx="1015">
                  <c:v>0.23298607800000001</c:v>
                </c:pt>
                <c:pt idx="1016">
                  <c:v>-2.2950498110000002</c:v>
                </c:pt>
                <c:pt idx="1017">
                  <c:v>-4.8462177459999998</c:v>
                </c:pt>
                <c:pt idx="1018">
                  <c:v>-5.7303977120000003</c:v>
                </c:pt>
                <c:pt idx="1019">
                  <c:v>-4.9266762709999998</c:v>
                </c:pt>
                <c:pt idx="1020">
                  <c:v>-3.7203794960000001</c:v>
                </c:pt>
                <c:pt idx="1021">
                  <c:v>-3.1837360690000001</c:v>
                </c:pt>
                <c:pt idx="1022">
                  <c:v>-3.5253305209999999</c:v>
                </c:pt>
                <c:pt idx="1023">
                  <c:v>-3.5889583979999999</c:v>
                </c:pt>
                <c:pt idx="1024">
                  <c:v>-3.5385670760000001</c:v>
                </c:pt>
                <c:pt idx="1025">
                  <c:v>-3.399848692</c:v>
                </c:pt>
                <c:pt idx="1026">
                  <c:v>-3.2992838990000002</c:v>
                </c:pt>
                <c:pt idx="1027">
                  <c:v>-3.3812735549999999</c:v>
                </c:pt>
                <c:pt idx="1028">
                  <c:v>-3.0845371319999999</c:v>
                </c:pt>
                <c:pt idx="1029">
                  <c:v>-2.6370345500000001</c:v>
                </c:pt>
                <c:pt idx="1030">
                  <c:v>-1.9213946319999999</c:v>
                </c:pt>
                <c:pt idx="1031">
                  <c:v>-1.587923049</c:v>
                </c:pt>
                <c:pt idx="1032">
                  <c:v>-2.4266506969999999</c:v>
                </c:pt>
                <c:pt idx="1033">
                  <c:v>-4.717034795</c:v>
                </c:pt>
                <c:pt idx="1034">
                  <c:v>-8.2274505950000005</c:v>
                </c:pt>
                <c:pt idx="1035">
                  <c:v>-11.285239109999999</c:v>
                </c:pt>
                <c:pt idx="1036">
                  <c:v>-12.711750159999999</c:v>
                </c:pt>
                <c:pt idx="1037">
                  <c:v>-12.24221245</c:v>
                </c:pt>
                <c:pt idx="1038">
                  <c:v>-10.972623</c:v>
                </c:pt>
                <c:pt idx="1039">
                  <c:v>-9.6032785749999992</c:v>
                </c:pt>
                <c:pt idx="1040">
                  <c:v>-9.0771570080000004</c:v>
                </c:pt>
                <c:pt idx="1041">
                  <c:v>-10.56197227</c:v>
                </c:pt>
                <c:pt idx="1042">
                  <c:v>-13.55387451</c:v>
                </c:pt>
                <c:pt idx="1043">
                  <c:v>-17.61548024</c:v>
                </c:pt>
                <c:pt idx="1044">
                  <c:v>-21.662907359999998</c:v>
                </c:pt>
                <c:pt idx="1045">
                  <c:v>-25.26716115</c:v>
                </c:pt>
                <c:pt idx="1046">
                  <c:v>-27.424391279999998</c:v>
                </c:pt>
                <c:pt idx="1047">
                  <c:v>-28.433475130000001</c:v>
                </c:pt>
                <c:pt idx="1048">
                  <c:v>-24.54509869</c:v>
                </c:pt>
                <c:pt idx="1049">
                  <c:v>-17.80902948</c:v>
                </c:pt>
                <c:pt idx="1050">
                  <c:v>-11.395273080000001</c:v>
                </c:pt>
                <c:pt idx="1051">
                  <c:v>-11.694000770000001</c:v>
                </c:pt>
                <c:pt idx="1052">
                  <c:v>-16.326301489999999</c:v>
                </c:pt>
                <c:pt idx="1053">
                  <c:v>-13.48254247</c:v>
                </c:pt>
                <c:pt idx="1054">
                  <c:v>-9.8659263660000001</c:v>
                </c:pt>
                <c:pt idx="1055">
                  <c:v>-11.00127155</c:v>
                </c:pt>
                <c:pt idx="1056">
                  <c:v>-13.92643891</c:v>
                </c:pt>
                <c:pt idx="1057">
                  <c:v>-12.68744051</c:v>
                </c:pt>
                <c:pt idx="1058">
                  <c:v>-9.2054874869999992</c:v>
                </c:pt>
                <c:pt idx="1059">
                  <c:v>-6.3384465949999997</c:v>
                </c:pt>
                <c:pt idx="1060">
                  <c:v>-4.3121437619999998</c:v>
                </c:pt>
                <c:pt idx="1061">
                  <c:v>-5.0220368899999999</c:v>
                </c:pt>
                <c:pt idx="1062">
                  <c:v>-6.9712677809999999</c:v>
                </c:pt>
                <c:pt idx="1063">
                  <c:v>-6.7117367239999997</c:v>
                </c:pt>
                <c:pt idx="1064">
                  <c:v>-5.1121525219999997</c:v>
                </c:pt>
                <c:pt idx="1065">
                  <c:v>-4.3839188120000001</c:v>
                </c:pt>
                <c:pt idx="1066">
                  <c:v>-4.0229029030000003</c:v>
                </c:pt>
                <c:pt idx="1067">
                  <c:v>-2.8383359289999999</c:v>
                </c:pt>
                <c:pt idx="1068">
                  <c:v>-0.79930634899999997</c:v>
                </c:pt>
                <c:pt idx="1069">
                  <c:v>0.456834825</c:v>
                </c:pt>
                <c:pt idx="1070">
                  <c:v>-0.616974256</c:v>
                </c:pt>
                <c:pt idx="1071">
                  <c:v>-1.5945771959999999</c:v>
                </c:pt>
                <c:pt idx="1072">
                  <c:v>-2.1850316749999998</c:v>
                </c:pt>
                <c:pt idx="1073">
                  <c:v>-2.6610299230000001</c:v>
                </c:pt>
                <c:pt idx="1074">
                  <c:v>-2.2509579749999999</c:v>
                </c:pt>
                <c:pt idx="1075">
                  <c:v>-2.328675472</c:v>
                </c:pt>
                <c:pt idx="1076">
                  <c:v>-2.9769342120000002</c:v>
                </c:pt>
                <c:pt idx="1077">
                  <c:v>-3.3937655819999999</c:v>
                </c:pt>
                <c:pt idx="1078">
                  <c:v>-3.1197725909999998</c:v>
                </c:pt>
                <c:pt idx="1079">
                  <c:v>-4.1083291559999999</c:v>
                </c:pt>
                <c:pt idx="1080">
                  <c:v>-7.0365283239999998</c:v>
                </c:pt>
                <c:pt idx="1081">
                  <c:v>-9.3829756670000002</c:v>
                </c:pt>
                <c:pt idx="1082">
                  <c:v>-11.016618830000001</c:v>
                </c:pt>
                <c:pt idx="1083">
                  <c:v>-12.02394999</c:v>
                </c:pt>
                <c:pt idx="1084">
                  <c:v>-12.0670068</c:v>
                </c:pt>
                <c:pt idx="1085">
                  <c:v>-11.641954630000001</c:v>
                </c:pt>
                <c:pt idx="1086">
                  <c:v>-11.462182650000001</c:v>
                </c:pt>
                <c:pt idx="1087">
                  <c:v>-12.18284184</c:v>
                </c:pt>
                <c:pt idx="1088">
                  <c:v>-14.24466378</c:v>
                </c:pt>
                <c:pt idx="1089">
                  <c:v>-18.493370930000001</c:v>
                </c:pt>
                <c:pt idx="1090">
                  <c:v>-24.333116759999999</c:v>
                </c:pt>
                <c:pt idx="1091">
                  <c:v>-30.080053719999999</c:v>
                </c:pt>
                <c:pt idx="1092">
                  <c:v>-34.846228199999999</c:v>
                </c:pt>
                <c:pt idx="1093">
                  <c:v>-30.913227689999999</c:v>
                </c:pt>
                <c:pt idx="1094">
                  <c:v>-21.774175870000001</c:v>
                </c:pt>
                <c:pt idx="1095">
                  <c:v>-17.744338110000001</c:v>
                </c:pt>
                <c:pt idx="1096">
                  <c:v>-15.613799180000001</c:v>
                </c:pt>
                <c:pt idx="1097">
                  <c:v>-16.21631825</c:v>
                </c:pt>
                <c:pt idx="1098">
                  <c:v>-19.325558399999998</c:v>
                </c:pt>
                <c:pt idx="1099">
                  <c:v>-20.28762463</c:v>
                </c:pt>
                <c:pt idx="1100">
                  <c:v>-18.330426809999999</c:v>
                </c:pt>
                <c:pt idx="1101">
                  <c:v>-15.895673</c:v>
                </c:pt>
                <c:pt idx="1102">
                  <c:v>-13.82966132</c:v>
                </c:pt>
                <c:pt idx="1103">
                  <c:v>-9.8330855049999997</c:v>
                </c:pt>
                <c:pt idx="1104">
                  <c:v>-6.1284976919999998</c:v>
                </c:pt>
                <c:pt idx="1105">
                  <c:v>-2.957091089</c:v>
                </c:pt>
                <c:pt idx="1106">
                  <c:v>-1.025369263</c:v>
                </c:pt>
                <c:pt idx="1107">
                  <c:v>1.293089927</c:v>
                </c:pt>
                <c:pt idx="1108">
                  <c:v>1.783308176</c:v>
                </c:pt>
                <c:pt idx="1109">
                  <c:v>0.94949679300000001</c:v>
                </c:pt>
                <c:pt idx="1110">
                  <c:v>-0.36089826000000003</c:v>
                </c:pt>
                <c:pt idx="1111">
                  <c:v>-0.91589253900000001</c:v>
                </c:pt>
                <c:pt idx="1112">
                  <c:v>-1.87223524</c:v>
                </c:pt>
                <c:pt idx="1113">
                  <c:v>-3.042505582</c:v>
                </c:pt>
                <c:pt idx="1114">
                  <c:v>-4.0899174350000003</c:v>
                </c:pt>
                <c:pt idx="1115">
                  <c:v>-4.5698661600000001</c:v>
                </c:pt>
                <c:pt idx="1116">
                  <c:v>-4.5800407700000001</c:v>
                </c:pt>
                <c:pt idx="1117">
                  <c:v>-4.3687351159999999</c:v>
                </c:pt>
                <c:pt idx="1118">
                  <c:v>-4.0088435840000001</c:v>
                </c:pt>
                <c:pt idx="1119">
                  <c:v>-3.050436478</c:v>
                </c:pt>
                <c:pt idx="1120">
                  <c:v>-2.1592526310000002</c:v>
                </c:pt>
                <c:pt idx="1121">
                  <c:v>-1.344375361</c:v>
                </c:pt>
                <c:pt idx="1122">
                  <c:v>-0.44523408799999997</c:v>
                </c:pt>
                <c:pt idx="1123">
                  <c:v>0.41524928900000002</c:v>
                </c:pt>
                <c:pt idx="1124">
                  <c:v>1.5110452190000001</c:v>
                </c:pt>
                <c:pt idx="1125">
                  <c:v>2.861500119</c:v>
                </c:pt>
                <c:pt idx="1126">
                  <c:v>3.1461853280000001</c:v>
                </c:pt>
                <c:pt idx="1127">
                  <c:v>2.7833993690000001</c:v>
                </c:pt>
                <c:pt idx="1128">
                  <c:v>1.6879831999999999</c:v>
                </c:pt>
                <c:pt idx="1129">
                  <c:v>0.30736047500000002</c:v>
                </c:pt>
                <c:pt idx="1130">
                  <c:v>-1.133443757</c:v>
                </c:pt>
                <c:pt idx="1131">
                  <c:v>-3.0344553369999998</c:v>
                </c:pt>
                <c:pt idx="1132">
                  <c:v>-4.8305857010000004</c:v>
                </c:pt>
                <c:pt idx="1133">
                  <c:v>-6.4291182579999999</c:v>
                </c:pt>
                <c:pt idx="1134">
                  <c:v>-7.2814635470000004</c:v>
                </c:pt>
                <c:pt idx="1135">
                  <c:v>-7.3421025350000004</c:v>
                </c:pt>
                <c:pt idx="1136">
                  <c:v>-7.523924547</c:v>
                </c:pt>
                <c:pt idx="1137">
                  <c:v>-9.1318608559999994</c:v>
                </c:pt>
                <c:pt idx="1138">
                  <c:v>-11.472400479999999</c:v>
                </c:pt>
                <c:pt idx="1139">
                  <c:v>-14.299693299999999</c:v>
                </c:pt>
                <c:pt idx="1140">
                  <c:v>-17.30593854</c:v>
                </c:pt>
                <c:pt idx="1141">
                  <c:v>-19.673835579999999</c:v>
                </c:pt>
                <c:pt idx="1142">
                  <c:v>-22.868948759999999</c:v>
                </c:pt>
                <c:pt idx="1143">
                  <c:v>-25.290904269999999</c:v>
                </c:pt>
                <c:pt idx="1144">
                  <c:v>-27.785070189999999</c:v>
                </c:pt>
                <c:pt idx="1145">
                  <c:v>-30.578661889999999</c:v>
                </c:pt>
                <c:pt idx="1146">
                  <c:v>-34.596925059999997</c:v>
                </c:pt>
                <c:pt idx="1147">
                  <c:v>-37.711868279999997</c:v>
                </c:pt>
                <c:pt idx="1148">
                  <c:v>-37.625062049999997</c:v>
                </c:pt>
                <c:pt idx="1149">
                  <c:v>-36.487487250000001</c:v>
                </c:pt>
                <c:pt idx="1150">
                  <c:v>-32.959054180000003</c:v>
                </c:pt>
                <c:pt idx="1151">
                  <c:v>-24.668639169999999</c:v>
                </c:pt>
                <c:pt idx="1152">
                  <c:v>-18.938405329999998</c:v>
                </c:pt>
                <c:pt idx="1153">
                  <c:v>-16.905826820000001</c:v>
                </c:pt>
                <c:pt idx="1154">
                  <c:v>-18.831792759999999</c:v>
                </c:pt>
                <c:pt idx="1155">
                  <c:v>-21.192194650000001</c:v>
                </c:pt>
                <c:pt idx="1156">
                  <c:v>-20.051811270000002</c:v>
                </c:pt>
                <c:pt idx="1157">
                  <c:v>-13.65407385</c:v>
                </c:pt>
                <c:pt idx="1158">
                  <c:v>-5.0641324599999997</c:v>
                </c:pt>
                <c:pt idx="1159">
                  <c:v>1.128693604</c:v>
                </c:pt>
                <c:pt idx="1160">
                  <c:v>7.0683097039999998</c:v>
                </c:pt>
                <c:pt idx="1161">
                  <c:v>11.008976629999999</c:v>
                </c:pt>
                <c:pt idx="1162">
                  <c:v>10.62448463</c:v>
                </c:pt>
                <c:pt idx="1163">
                  <c:v>8.5453597069999994</c:v>
                </c:pt>
                <c:pt idx="1164">
                  <c:v>6.1939682300000003</c:v>
                </c:pt>
                <c:pt idx="1165">
                  <c:v>4.917604957</c:v>
                </c:pt>
                <c:pt idx="1166">
                  <c:v>4.9486970680000004</c:v>
                </c:pt>
                <c:pt idx="1167">
                  <c:v>4.9110258040000003</c:v>
                </c:pt>
                <c:pt idx="1168">
                  <c:v>3.5279609340000002</c:v>
                </c:pt>
                <c:pt idx="1169">
                  <c:v>2.6966227950000001</c:v>
                </c:pt>
                <c:pt idx="1170">
                  <c:v>2.838808416</c:v>
                </c:pt>
                <c:pt idx="1171">
                  <c:v>2.0107100409999998</c:v>
                </c:pt>
                <c:pt idx="1172">
                  <c:v>-0.19380198000000001</c:v>
                </c:pt>
                <c:pt idx="1173">
                  <c:v>-2.5022522309999999</c:v>
                </c:pt>
                <c:pt idx="1174">
                  <c:v>-5.3986210610000001</c:v>
                </c:pt>
                <c:pt idx="1175">
                  <c:v>-6.2034192780000001</c:v>
                </c:pt>
                <c:pt idx="1176">
                  <c:v>-6.8799370289999997</c:v>
                </c:pt>
                <c:pt idx="1177">
                  <c:v>-7.3469003019999999</c:v>
                </c:pt>
                <c:pt idx="1178">
                  <c:v>-7.4699821169999998</c:v>
                </c:pt>
                <c:pt idx="1179">
                  <c:v>-7.8421871489999999</c:v>
                </c:pt>
                <c:pt idx="1180">
                  <c:v>-8.7697743139999993</c:v>
                </c:pt>
                <c:pt idx="1181">
                  <c:v>-11.52241433</c:v>
                </c:pt>
                <c:pt idx="1182">
                  <c:v>-15.21110579</c:v>
                </c:pt>
                <c:pt idx="1183">
                  <c:v>-19.946928509999999</c:v>
                </c:pt>
                <c:pt idx="1184">
                  <c:v>-23.08426661</c:v>
                </c:pt>
                <c:pt idx="1185">
                  <c:v>-23.987470800000001</c:v>
                </c:pt>
                <c:pt idx="1186">
                  <c:v>-24.013243060000001</c:v>
                </c:pt>
                <c:pt idx="1187">
                  <c:v>-21.759777939999999</c:v>
                </c:pt>
                <c:pt idx="1188">
                  <c:v>-21.956518719999998</c:v>
                </c:pt>
                <c:pt idx="1189">
                  <c:v>-24.491402789999999</c:v>
                </c:pt>
                <c:pt idx="1190">
                  <c:v>-31.124462730000001</c:v>
                </c:pt>
                <c:pt idx="1191">
                  <c:v>-40.264109140000002</c:v>
                </c:pt>
                <c:pt idx="1192">
                  <c:v>-46.27768639</c:v>
                </c:pt>
                <c:pt idx="1193">
                  <c:v>-51.957170220000002</c:v>
                </c:pt>
                <c:pt idx="1194">
                  <c:v>-50.623774410000003</c:v>
                </c:pt>
                <c:pt idx="1195">
                  <c:v>-45.699586230000001</c:v>
                </c:pt>
                <c:pt idx="1196">
                  <c:v>-39.43959967</c:v>
                </c:pt>
                <c:pt idx="1197">
                  <c:v>-31.956953030000001</c:v>
                </c:pt>
                <c:pt idx="1198">
                  <c:v>-28.2538646</c:v>
                </c:pt>
                <c:pt idx="1199">
                  <c:v>-24.759432820000001</c:v>
                </c:pt>
                <c:pt idx="1200">
                  <c:v>-21.731419290000002</c:v>
                </c:pt>
                <c:pt idx="1201">
                  <c:v>-19.882761940000002</c:v>
                </c:pt>
                <c:pt idx="1202">
                  <c:v>-17.545741060000001</c:v>
                </c:pt>
                <c:pt idx="1203">
                  <c:v>-15.925340439999999</c:v>
                </c:pt>
                <c:pt idx="1204">
                  <c:v>-14.88052843</c:v>
                </c:pt>
                <c:pt idx="1205">
                  <c:v>-14.380853610000001</c:v>
                </c:pt>
                <c:pt idx="1206">
                  <c:v>-13.2918903</c:v>
                </c:pt>
                <c:pt idx="1207">
                  <c:v>-11.67438613</c:v>
                </c:pt>
                <c:pt idx="1208">
                  <c:v>-10.210669210000001</c:v>
                </c:pt>
                <c:pt idx="1209">
                  <c:v>-8.750369697</c:v>
                </c:pt>
                <c:pt idx="1210">
                  <c:v>-7.8826618149999996</c:v>
                </c:pt>
                <c:pt idx="1211">
                  <c:v>-7.5345763039999998</c:v>
                </c:pt>
                <c:pt idx="1212">
                  <c:v>-6.4788458589999998</c:v>
                </c:pt>
                <c:pt idx="1213">
                  <c:v>-5.6651281889999998</c:v>
                </c:pt>
                <c:pt idx="1214">
                  <c:v>-4.9018660470000004</c:v>
                </c:pt>
                <c:pt idx="1215">
                  <c:v>-4.031749231</c:v>
                </c:pt>
                <c:pt idx="1216">
                  <c:v>-2.6516688249999998</c:v>
                </c:pt>
                <c:pt idx="1217">
                  <c:v>-1.1763753130000001</c:v>
                </c:pt>
                <c:pt idx="1218">
                  <c:v>0.38201655800000001</c:v>
                </c:pt>
                <c:pt idx="1219">
                  <c:v>1.498388329</c:v>
                </c:pt>
                <c:pt idx="1220">
                  <c:v>2.6109325710000002</c:v>
                </c:pt>
                <c:pt idx="1221">
                  <c:v>3.710005013</c:v>
                </c:pt>
                <c:pt idx="1222">
                  <c:v>4.5242281980000003</c:v>
                </c:pt>
                <c:pt idx="1223">
                  <c:v>4.9744552329999996</c:v>
                </c:pt>
                <c:pt idx="1224">
                  <c:v>4.3730147549999998</c:v>
                </c:pt>
                <c:pt idx="1225">
                  <c:v>2.8559251730000002</c:v>
                </c:pt>
                <c:pt idx="1226">
                  <c:v>1.567648138</c:v>
                </c:pt>
                <c:pt idx="1227">
                  <c:v>0.62468956499999995</c:v>
                </c:pt>
                <c:pt idx="1228">
                  <c:v>0.99188031399999999</c:v>
                </c:pt>
                <c:pt idx="1229">
                  <c:v>0.95460509199999999</c:v>
                </c:pt>
                <c:pt idx="1230">
                  <c:v>-0.146948789</c:v>
                </c:pt>
                <c:pt idx="1231">
                  <c:v>-2.1215066600000001</c:v>
                </c:pt>
                <c:pt idx="1232">
                  <c:v>-4.5387771770000001</c:v>
                </c:pt>
                <c:pt idx="1233">
                  <c:v>-8.2269744740000004</c:v>
                </c:pt>
                <c:pt idx="1234">
                  <c:v>-12.255152819999999</c:v>
                </c:pt>
                <c:pt idx="1235">
                  <c:v>-16.243248149999999</c:v>
                </c:pt>
                <c:pt idx="1236">
                  <c:v>-19.188385719999999</c:v>
                </c:pt>
                <c:pt idx="1237">
                  <c:v>-21.161453980000001</c:v>
                </c:pt>
                <c:pt idx="1238">
                  <c:v>-22.810880619999999</c:v>
                </c:pt>
                <c:pt idx="1239">
                  <c:v>-24.116257279999999</c:v>
                </c:pt>
                <c:pt idx="1240">
                  <c:v>-25.515962160000001</c:v>
                </c:pt>
                <c:pt idx="1241">
                  <c:v>-26.450536970000002</c:v>
                </c:pt>
                <c:pt idx="1242">
                  <c:v>-26.566203139999999</c:v>
                </c:pt>
                <c:pt idx="1243">
                  <c:v>-26.7780521</c:v>
                </c:pt>
                <c:pt idx="1244">
                  <c:v>-27.356669650000001</c:v>
                </c:pt>
                <c:pt idx="1245">
                  <c:v>-31.86106453</c:v>
                </c:pt>
                <c:pt idx="1246">
                  <c:v>-36.914776680000003</c:v>
                </c:pt>
                <c:pt idx="1247">
                  <c:v>-35.87060262</c:v>
                </c:pt>
                <c:pt idx="1248">
                  <c:v>-27.780170470000002</c:v>
                </c:pt>
                <c:pt idx="1249">
                  <c:v>-18.122454739999998</c:v>
                </c:pt>
                <c:pt idx="1250">
                  <c:v>-9.2403479320000006</c:v>
                </c:pt>
                <c:pt idx="1251">
                  <c:v>-5.2927140359999996</c:v>
                </c:pt>
                <c:pt idx="1252">
                  <c:v>-6.3354422030000004</c:v>
                </c:pt>
                <c:pt idx="1253">
                  <c:v>-9.6287881330000005</c:v>
                </c:pt>
                <c:pt idx="1254">
                  <c:v>-12.43965665</c:v>
                </c:pt>
                <c:pt idx="1255">
                  <c:v>-12.26417723</c:v>
                </c:pt>
                <c:pt idx="1256">
                  <c:v>-10.826314180000001</c:v>
                </c:pt>
                <c:pt idx="1257">
                  <c:v>-8.6943281779999992</c:v>
                </c:pt>
                <c:pt idx="1258">
                  <c:v>-6.729551281</c:v>
                </c:pt>
                <c:pt idx="1259">
                  <c:v>-5.511206756</c:v>
                </c:pt>
                <c:pt idx="1260">
                  <c:v>-4.2803162090000004</c:v>
                </c:pt>
                <c:pt idx="1261">
                  <c:v>-2.9524225990000001</c:v>
                </c:pt>
                <c:pt idx="1262">
                  <c:v>-2.464134359</c:v>
                </c:pt>
                <c:pt idx="1263">
                  <c:v>-3.557138686</c:v>
                </c:pt>
                <c:pt idx="1264">
                  <c:v>-5.4027762199999998</c:v>
                </c:pt>
                <c:pt idx="1265">
                  <c:v>-6.8526422660000001</c:v>
                </c:pt>
                <c:pt idx="1266">
                  <c:v>-7.8614621910000002</c:v>
                </c:pt>
                <c:pt idx="1267">
                  <c:v>-7.4795113420000003</c:v>
                </c:pt>
                <c:pt idx="1268">
                  <c:v>-7.6689981679999999</c:v>
                </c:pt>
                <c:pt idx="1269">
                  <c:v>-8.8866936550000002</c:v>
                </c:pt>
                <c:pt idx="1270">
                  <c:v>-9.8682299909999998</c:v>
                </c:pt>
                <c:pt idx="1271">
                  <c:v>-11.050111149999999</c:v>
                </c:pt>
                <c:pt idx="1272">
                  <c:v>-12.275688840000001</c:v>
                </c:pt>
                <c:pt idx="1273">
                  <c:v>-12.975838059999999</c:v>
                </c:pt>
                <c:pt idx="1274">
                  <c:v>-14.4056345</c:v>
                </c:pt>
                <c:pt idx="1275">
                  <c:v>-15.262636349999999</c:v>
                </c:pt>
                <c:pt idx="1276">
                  <c:v>-15.38406814</c:v>
                </c:pt>
                <c:pt idx="1277">
                  <c:v>-16.782769330000001</c:v>
                </c:pt>
                <c:pt idx="1278">
                  <c:v>-18.14366429</c:v>
                </c:pt>
                <c:pt idx="1279">
                  <c:v>-19.19045526</c:v>
                </c:pt>
                <c:pt idx="1280">
                  <c:v>-18.91044359</c:v>
                </c:pt>
                <c:pt idx="1281">
                  <c:v>-20.25916393</c:v>
                </c:pt>
                <c:pt idx="1282">
                  <c:v>-19.608472989999999</c:v>
                </c:pt>
                <c:pt idx="1283">
                  <c:v>-20.891291720000002</c:v>
                </c:pt>
                <c:pt idx="1284">
                  <c:v>-24.701179639999999</c:v>
                </c:pt>
                <c:pt idx="1285">
                  <c:v>-27.216400960000001</c:v>
                </c:pt>
                <c:pt idx="1286">
                  <c:v>-30.148900579999999</c:v>
                </c:pt>
                <c:pt idx="1287">
                  <c:v>-37.196616110000001</c:v>
                </c:pt>
                <c:pt idx="1288">
                  <c:v>-40.596763559999999</c:v>
                </c:pt>
                <c:pt idx="1289">
                  <c:v>-36.724502440000002</c:v>
                </c:pt>
                <c:pt idx="1290">
                  <c:v>-28.0898565</c:v>
                </c:pt>
                <c:pt idx="1291">
                  <c:v>-22.814059759999999</c:v>
                </c:pt>
                <c:pt idx="1292">
                  <c:v>-21.90963343</c:v>
                </c:pt>
                <c:pt idx="1293">
                  <c:v>-19.432600350000001</c:v>
                </c:pt>
                <c:pt idx="1294">
                  <c:v>-16.356083420000001</c:v>
                </c:pt>
                <c:pt idx="1295">
                  <c:v>-13.32844697</c:v>
                </c:pt>
                <c:pt idx="1296">
                  <c:v>-9.8991686130000005</c:v>
                </c:pt>
                <c:pt idx="1297">
                  <c:v>-8.3358765140000006</c:v>
                </c:pt>
                <c:pt idx="1298">
                  <c:v>-8.0485817869999998</c:v>
                </c:pt>
                <c:pt idx="1299">
                  <c:v>-7.7202011190000004</c:v>
                </c:pt>
                <c:pt idx="1300">
                  <c:v>-7.0745361329999996</c:v>
                </c:pt>
                <c:pt idx="1301">
                  <c:v>-7.1425849440000002</c:v>
                </c:pt>
                <c:pt idx="1302">
                  <c:v>-7.7249121829999998</c:v>
                </c:pt>
                <c:pt idx="1303">
                  <c:v>-8.4651984569999996</c:v>
                </c:pt>
                <c:pt idx="1304">
                  <c:v>-8.9102362819999996</c:v>
                </c:pt>
                <c:pt idx="1305">
                  <c:v>-9.0482338519999992</c:v>
                </c:pt>
                <c:pt idx="1306">
                  <c:v>-8.7219260540000008</c:v>
                </c:pt>
                <c:pt idx="1307">
                  <c:v>-7.827524962</c:v>
                </c:pt>
                <c:pt idx="1308">
                  <c:v>-6.5652875440000003</c:v>
                </c:pt>
                <c:pt idx="1309">
                  <c:v>-4.7913979619999996</c:v>
                </c:pt>
                <c:pt idx="1310">
                  <c:v>-3.0991541890000001</c:v>
                </c:pt>
                <c:pt idx="1311">
                  <c:v>-1.4924333329999999</c:v>
                </c:pt>
                <c:pt idx="1312">
                  <c:v>7.0771039999999999E-3</c:v>
                </c:pt>
                <c:pt idx="1313">
                  <c:v>0.82061976400000003</c:v>
                </c:pt>
                <c:pt idx="1314">
                  <c:v>1.8345052049999999</c:v>
                </c:pt>
                <c:pt idx="1315">
                  <c:v>2.2104143070000002</c:v>
                </c:pt>
                <c:pt idx="1316">
                  <c:v>2.2540682759999999</c:v>
                </c:pt>
                <c:pt idx="1317">
                  <c:v>1.3409481700000001</c:v>
                </c:pt>
                <c:pt idx="1318">
                  <c:v>0.43137168100000001</c:v>
                </c:pt>
                <c:pt idx="1319">
                  <c:v>-0.753613953</c:v>
                </c:pt>
                <c:pt idx="1320">
                  <c:v>-1.9508914209999999</c:v>
                </c:pt>
                <c:pt idx="1321">
                  <c:v>-3.5325921830000002</c:v>
                </c:pt>
                <c:pt idx="1322">
                  <c:v>-4.8938688719999996</c:v>
                </c:pt>
                <c:pt idx="1323">
                  <c:v>-6.0000113390000003</c:v>
                </c:pt>
                <c:pt idx="1324">
                  <c:v>-7.747560247</c:v>
                </c:pt>
                <c:pt idx="1325">
                  <c:v>-9.7207955340000005</c:v>
                </c:pt>
                <c:pt idx="1326">
                  <c:v>-11.67478899</c:v>
                </c:pt>
                <c:pt idx="1327">
                  <c:v>-13.508483030000001</c:v>
                </c:pt>
                <c:pt idx="1328">
                  <c:v>-15.473237900000001</c:v>
                </c:pt>
                <c:pt idx="1329">
                  <c:v>-18.046656410000001</c:v>
                </c:pt>
                <c:pt idx="1330">
                  <c:v>-21.049908540000001</c:v>
                </c:pt>
                <c:pt idx="1331">
                  <c:v>-23.80274043</c:v>
                </c:pt>
                <c:pt idx="1332">
                  <c:v>-24.98524059</c:v>
                </c:pt>
                <c:pt idx="1333">
                  <c:v>-25.12506423</c:v>
                </c:pt>
                <c:pt idx="1334">
                  <c:v>-23.793502740000001</c:v>
                </c:pt>
                <c:pt idx="1335">
                  <c:v>-22.10264566</c:v>
                </c:pt>
                <c:pt idx="1336">
                  <c:v>-23.95039633</c:v>
                </c:pt>
                <c:pt idx="1337">
                  <c:v>-29.165207429999999</c:v>
                </c:pt>
                <c:pt idx="1338">
                  <c:v>-34.649471390000002</c:v>
                </c:pt>
                <c:pt idx="1339">
                  <c:v>-31.239372459999998</c:v>
                </c:pt>
                <c:pt idx="1340">
                  <c:v>-20.706715599999999</c:v>
                </c:pt>
                <c:pt idx="1341">
                  <c:v>-11.77469436</c:v>
                </c:pt>
                <c:pt idx="1342">
                  <c:v>-8.0931461250000005</c:v>
                </c:pt>
                <c:pt idx="1343">
                  <c:v>-9.6137922200000006</c:v>
                </c:pt>
                <c:pt idx="1344">
                  <c:v>-12.46490384</c:v>
                </c:pt>
                <c:pt idx="1345">
                  <c:v>-14.10769194</c:v>
                </c:pt>
                <c:pt idx="1346">
                  <c:v>-13.783306420000001</c:v>
                </c:pt>
                <c:pt idx="1347">
                  <c:v>-13.56233626</c:v>
                </c:pt>
                <c:pt idx="1348">
                  <c:v>-14.291655390000001</c:v>
                </c:pt>
                <c:pt idx="1349">
                  <c:v>-14.73676953</c:v>
                </c:pt>
                <c:pt idx="1350">
                  <c:v>-14.50127917</c:v>
                </c:pt>
                <c:pt idx="1351">
                  <c:v>-12.24822015</c:v>
                </c:pt>
                <c:pt idx="1352">
                  <c:v>-8.1174463869999993</c:v>
                </c:pt>
                <c:pt idx="1353">
                  <c:v>-3.5178621730000001</c:v>
                </c:pt>
                <c:pt idx="1354">
                  <c:v>-0.26592075199999998</c:v>
                </c:pt>
                <c:pt idx="1355">
                  <c:v>-9.2692825000000006E-2</c:v>
                </c:pt>
                <c:pt idx="1356">
                  <c:v>-1.7130389100000001</c:v>
                </c:pt>
                <c:pt idx="1357">
                  <c:v>-3.7959150990000001</c:v>
                </c:pt>
                <c:pt idx="1358">
                  <c:v>-5.3071155699999997</c:v>
                </c:pt>
                <c:pt idx="1359">
                  <c:v>-7.8806262800000004</c:v>
                </c:pt>
                <c:pt idx="1360">
                  <c:v>-11.59725162</c:v>
                </c:pt>
                <c:pt idx="1361">
                  <c:v>-15.320119679999999</c:v>
                </c:pt>
                <c:pt idx="1362">
                  <c:v>-17.621964349999999</c:v>
                </c:pt>
                <c:pt idx="1363">
                  <c:v>-18.316930889999998</c:v>
                </c:pt>
                <c:pt idx="1364">
                  <c:v>-16.98241917</c:v>
                </c:pt>
                <c:pt idx="1365">
                  <c:v>-14.074054350000001</c:v>
                </c:pt>
                <c:pt idx="1366">
                  <c:v>-11.90028644</c:v>
                </c:pt>
                <c:pt idx="1367">
                  <c:v>-11.89574271</c:v>
                </c:pt>
                <c:pt idx="1368">
                  <c:v>-12.08789741</c:v>
                </c:pt>
                <c:pt idx="1369">
                  <c:v>-14.086198080000001</c:v>
                </c:pt>
                <c:pt idx="1370">
                  <c:v>-15.847508960000001</c:v>
                </c:pt>
                <c:pt idx="1371">
                  <c:v>-17.658446600000001</c:v>
                </c:pt>
                <c:pt idx="1372">
                  <c:v>-17.08679411</c:v>
                </c:pt>
                <c:pt idx="1373">
                  <c:v>-14.975370010000001</c:v>
                </c:pt>
                <c:pt idx="1374">
                  <c:v>-13.94109355</c:v>
                </c:pt>
                <c:pt idx="1375">
                  <c:v>-21.40612192</c:v>
                </c:pt>
                <c:pt idx="1376">
                  <c:v>-37.060931439999997</c:v>
                </c:pt>
                <c:pt idx="1377">
                  <c:v>-48.837560089999997</c:v>
                </c:pt>
                <c:pt idx="1378">
                  <c:v>-55.094130960000001</c:v>
                </c:pt>
                <c:pt idx="1379">
                  <c:v>-60.194062479999999</c:v>
                </c:pt>
                <c:pt idx="1380">
                  <c:v>-60.217620349999997</c:v>
                </c:pt>
                <c:pt idx="1381">
                  <c:v>-56.89868319</c:v>
                </c:pt>
                <c:pt idx="1382">
                  <c:v>-46.555340960000002</c:v>
                </c:pt>
                <c:pt idx="1383">
                  <c:v>-38.738938869999998</c:v>
                </c:pt>
                <c:pt idx="1384">
                  <c:v>-31.267527229999999</c:v>
                </c:pt>
                <c:pt idx="1385">
                  <c:v>-24.905853530000002</c:v>
                </c:pt>
                <c:pt idx="1386">
                  <c:v>-20.354562659999999</c:v>
                </c:pt>
                <c:pt idx="1387">
                  <c:v>-17.60319689</c:v>
                </c:pt>
                <c:pt idx="1388">
                  <c:v>-16.412884349999999</c:v>
                </c:pt>
                <c:pt idx="1389">
                  <c:v>-16.031232259999999</c:v>
                </c:pt>
                <c:pt idx="1390">
                  <c:v>-15.24037002</c:v>
                </c:pt>
                <c:pt idx="1391">
                  <c:v>-14.61270084</c:v>
                </c:pt>
                <c:pt idx="1392">
                  <c:v>-14.510668170000001</c:v>
                </c:pt>
                <c:pt idx="1393">
                  <c:v>-13.87799609</c:v>
                </c:pt>
                <c:pt idx="1394">
                  <c:v>-11.75110068</c:v>
                </c:pt>
                <c:pt idx="1395">
                  <c:v>-9.5863600299999998</c:v>
                </c:pt>
                <c:pt idx="1396">
                  <c:v>-7.2301058029999998</c:v>
                </c:pt>
                <c:pt idx="1397">
                  <c:v>-5.6197275099999997</c:v>
                </c:pt>
                <c:pt idx="1398">
                  <c:v>-4.5765902369999996</c:v>
                </c:pt>
                <c:pt idx="1399">
                  <c:v>-3.5145224659999998</c:v>
                </c:pt>
                <c:pt idx="1400">
                  <c:v>-3.000986138</c:v>
                </c:pt>
                <c:pt idx="1401">
                  <c:v>-1.8549097649999999</c:v>
                </c:pt>
                <c:pt idx="1402">
                  <c:v>-0.24236216099999999</c:v>
                </c:pt>
                <c:pt idx="1403">
                  <c:v>1.635365661</c:v>
                </c:pt>
                <c:pt idx="1404">
                  <c:v>3.6471205750000002</c:v>
                </c:pt>
                <c:pt idx="1405">
                  <c:v>5.5835472130000001</c:v>
                </c:pt>
                <c:pt idx="1406">
                  <c:v>7.1320379269999998</c:v>
                </c:pt>
                <c:pt idx="1407">
                  <c:v>7.8441965079999996</c:v>
                </c:pt>
                <c:pt idx="1408">
                  <c:v>7.937705577</c:v>
                </c:pt>
                <c:pt idx="1409">
                  <c:v>7.1766890679999999</c:v>
                </c:pt>
                <c:pt idx="1410">
                  <c:v>6.4203267840000002</c:v>
                </c:pt>
                <c:pt idx="1411">
                  <c:v>4.6560938539999999</c:v>
                </c:pt>
                <c:pt idx="1412">
                  <c:v>2.3425661020000001</c:v>
                </c:pt>
                <c:pt idx="1413">
                  <c:v>9.7091370999999996E-2</c:v>
                </c:pt>
                <c:pt idx="1414">
                  <c:v>-2.1463363009999998</c:v>
                </c:pt>
                <c:pt idx="1415">
                  <c:v>-3.5312290970000002</c:v>
                </c:pt>
                <c:pt idx="1416">
                  <c:v>-4.545005476</c:v>
                </c:pt>
                <c:pt idx="1417">
                  <c:v>-5.863744992</c:v>
                </c:pt>
                <c:pt idx="1418">
                  <c:v>-6.7894842049999999</c:v>
                </c:pt>
                <c:pt idx="1419">
                  <c:v>-7.9828820800000004</c:v>
                </c:pt>
                <c:pt idx="1420">
                  <c:v>-9.6782001290000004</c:v>
                </c:pt>
                <c:pt idx="1421">
                  <c:v>-12.1262916</c:v>
                </c:pt>
                <c:pt idx="1422">
                  <c:v>-15.22136205</c:v>
                </c:pt>
                <c:pt idx="1423">
                  <c:v>-18.113173379999999</c:v>
                </c:pt>
                <c:pt idx="1424">
                  <c:v>-20.61960097</c:v>
                </c:pt>
                <c:pt idx="1425">
                  <c:v>-22.89448733</c:v>
                </c:pt>
                <c:pt idx="1426">
                  <c:v>-25.092734719999999</c:v>
                </c:pt>
                <c:pt idx="1427">
                  <c:v>-27.796497160000001</c:v>
                </c:pt>
                <c:pt idx="1428">
                  <c:v>-31.331622400000001</c:v>
                </c:pt>
                <c:pt idx="1429">
                  <c:v>-35.331117259999999</c:v>
                </c:pt>
                <c:pt idx="1430">
                  <c:v>-40.79094971</c:v>
                </c:pt>
                <c:pt idx="1431">
                  <c:v>-41.605522229999998</c:v>
                </c:pt>
                <c:pt idx="1432">
                  <c:v>-36.153869409999999</c:v>
                </c:pt>
                <c:pt idx="1433">
                  <c:v>-27.79337323</c:v>
                </c:pt>
                <c:pt idx="1434">
                  <c:v>-22.24938229</c:v>
                </c:pt>
                <c:pt idx="1435">
                  <c:v>-23.99573298</c:v>
                </c:pt>
                <c:pt idx="1436">
                  <c:v>-30.153000639999998</c:v>
                </c:pt>
                <c:pt idx="1437">
                  <c:v>-31.79142233</c:v>
                </c:pt>
                <c:pt idx="1438">
                  <c:v>-26.85471128</c:v>
                </c:pt>
                <c:pt idx="1439">
                  <c:v>-20.404829209999999</c:v>
                </c:pt>
                <c:pt idx="1440">
                  <c:v>-13.95800951</c:v>
                </c:pt>
                <c:pt idx="1441">
                  <c:v>-7.8951099029999998</c:v>
                </c:pt>
                <c:pt idx="1442">
                  <c:v>-4.0299747510000001</c:v>
                </c:pt>
                <c:pt idx="1443">
                  <c:v>-5.2164745610000001</c:v>
                </c:pt>
                <c:pt idx="1444">
                  <c:v>-8.8291398870000002</c:v>
                </c:pt>
                <c:pt idx="1445">
                  <c:v>-10.49072005</c:v>
                </c:pt>
                <c:pt idx="1446">
                  <c:v>-8.9428905150000002</c:v>
                </c:pt>
                <c:pt idx="1447">
                  <c:v>-6.1916810169999996</c:v>
                </c:pt>
                <c:pt idx="1448">
                  <c:v>-4.0418894669999998</c:v>
                </c:pt>
                <c:pt idx="1449">
                  <c:v>-1.4895075520000001</c:v>
                </c:pt>
                <c:pt idx="1450">
                  <c:v>0.86538437599999996</c:v>
                </c:pt>
                <c:pt idx="1451">
                  <c:v>2.073477537</c:v>
                </c:pt>
                <c:pt idx="1452">
                  <c:v>1.4959733420000001</c:v>
                </c:pt>
                <c:pt idx="1453">
                  <c:v>4.1583452999999999E-2</c:v>
                </c:pt>
                <c:pt idx="1454">
                  <c:v>-1.1585989370000001</c:v>
                </c:pt>
                <c:pt idx="1455">
                  <c:v>-1.0749654099999999</c:v>
                </c:pt>
                <c:pt idx="1456">
                  <c:v>-0.97851521799999996</c:v>
                </c:pt>
                <c:pt idx="1457">
                  <c:v>-1.920734693</c:v>
                </c:pt>
                <c:pt idx="1458">
                  <c:v>-5.0181885949999998</c:v>
                </c:pt>
                <c:pt idx="1459">
                  <c:v>-7.943556815</c:v>
                </c:pt>
                <c:pt idx="1460">
                  <c:v>-10.688153120000001</c:v>
                </c:pt>
                <c:pt idx="1461">
                  <c:v>-13.746599010000001</c:v>
                </c:pt>
                <c:pt idx="1462">
                  <c:v>-16.221422010000001</c:v>
                </c:pt>
                <c:pt idx="1463">
                  <c:v>-16.692124329999999</c:v>
                </c:pt>
                <c:pt idx="1464">
                  <c:v>-15.64204994</c:v>
                </c:pt>
                <c:pt idx="1465">
                  <c:v>-15.332950070000001</c:v>
                </c:pt>
                <c:pt idx="1466">
                  <c:v>-17.586426060000001</c:v>
                </c:pt>
                <c:pt idx="1467">
                  <c:v>-21.761013999999999</c:v>
                </c:pt>
                <c:pt idx="1468">
                  <c:v>-26.184156519999998</c:v>
                </c:pt>
                <c:pt idx="1469">
                  <c:v>-28.258116749999999</c:v>
                </c:pt>
                <c:pt idx="1470">
                  <c:v>-30.31324601</c:v>
                </c:pt>
                <c:pt idx="1471">
                  <c:v>-29.60901402</c:v>
                </c:pt>
                <c:pt idx="1472">
                  <c:v>-27.378785369999999</c:v>
                </c:pt>
                <c:pt idx="1473">
                  <c:v>-25.39552952</c:v>
                </c:pt>
                <c:pt idx="1474">
                  <c:v>-22.999259030000001</c:v>
                </c:pt>
                <c:pt idx="1475">
                  <c:v>-22.836262479999998</c:v>
                </c:pt>
                <c:pt idx="1476">
                  <c:v>-32.475231530000002</c:v>
                </c:pt>
                <c:pt idx="1477">
                  <c:v>-44.779946010000003</c:v>
                </c:pt>
                <c:pt idx="1478">
                  <c:v>-46.749813940000003</c:v>
                </c:pt>
                <c:pt idx="1479">
                  <c:v>-34.977836349999997</c:v>
                </c:pt>
                <c:pt idx="1480">
                  <c:v>-27.376707809999999</c:v>
                </c:pt>
                <c:pt idx="1481">
                  <c:v>-25.414455749999998</c:v>
                </c:pt>
                <c:pt idx="1482">
                  <c:v>-20.400893830000001</c:v>
                </c:pt>
                <c:pt idx="1483">
                  <c:v>-15.78593699</c:v>
                </c:pt>
                <c:pt idx="1484">
                  <c:v>-12.088328519999999</c:v>
                </c:pt>
                <c:pt idx="1485">
                  <c:v>-11.956322950000001</c:v>
                </c:pt>
                <c:pt idx="1486">
                  <c:v>-10.664417240000001</c:v>
                </c:pt>
                <c:pt idx="1487">
                  <c:v>-9.5581207070000005</c:v>
                </c:pt>
                <c:pt idx="1488">
                  <c:v>-7.4832860920000002</c:v>
                </c:pt>
                <c:pt idx="1489">
                  <c:v>-4.9124513780000001</c:v>
                </c:pt>
                <c:pt idx="1490">
                  <c:v>-3.4728617339999999</c:v>
                </c:pt>
                <c:pt idx="1491">
                  <c:v>-2.404835292</c:v>
                </c:pt>
                <c:pt idx="1492">
                  <c:v>-0.55844404000000003</c:v>
                </c:pt>
                <c:pt idx="1493">
                  <c:v>2.0029720059999998</c:v>
                </c:pt>
                <c:pt idx="1494">
                  <c:v>3.7463377119999999</c:v>
                </c:pt>
                <c:pt idx="1495">
                  <c:v>3.6463381699999999</c:v>
                </c:pt>
                <c:pt idx="1496">
                  <c:v>2.8658776449999999</c:v>
                </c:pt>
                <c:pt idx="1497">
                  <c:v>2.3316038620000001</c:v>
                </c:pt>
                <c:pt idx="1498">
                  <c:v>1.8279707000000001</c:v>
                </c:pt>
                <c:pt idx="1499">
                  <c:v>1.8284670350000001</c:v>
                </c:pt>
                <c:pt idx="1500">
                  <c:v>1.322239175</c:v>
                </c:pt>
                <c:pt idx="1501">
                  <c:v>1.638298977</c:v>
                </c:pt>
                <c:pt idx="1502">
                  <c:v>2.0249516839999999</c:v>
                </c:pt>
                <c:pt idx="1503">
                  <c:v>1.9479903080000001</c:v>
                </c:pt>
                <c:pt idx="1504">
                  <c:v>1.863472563</c:v>
                </c:pt>
                <c:pt idx="1505">
                  <c:v>1.9265183480000001</c:v>
                </c:pt>
                <c:pt idx="1506">
                  <c:v>2.037089124</c:v>
                </c:pt>
                <c:pt idx="1507">
                  <c:v>2.4150991409999998</c:v>
                </c:pt>
                <c:pt idx="1508">
                  <c:v>2.5660503280000002</c:v>
                </c:pt>
                <c:pt idx="1509">
                  <c:v>2.770382739</c:v>
                </c:pt>
                <c:pt idx="1510">
                  <c:v>2.4991283229999999</c:v>
                </c:pt>
                <c:pt idx="1511">
                  <c:v>1.5280713379999999</c:v>
                </c:pt>
                <c:pt idx="1512">
                  <c:v>-9.1490347E-2</c:v>
                </c:pt>
                <c:pt idx="1513">
                  <c:v>-2.328600056</c:v>
                </c:pt>
                <c:pt idx="1514">
                  <c:v>-4.557013156</c:v>
                </c:pt>
                <c:pt idx="1515">
                  <c:v>-5.8716864590000002</c:v>
                </c:pt>
                <c:pt idx="1516">
                  <c:v>-6.0141180089999997</c:v>
                </c:pt>
                <c:pt idx="1517">
                  <c:v>-5.4933344909999997</c:v>
                </c:pt>
                <c:pt idx="1518">
                  <c:v>-4.8759366609999999</c:v>
                </c:pt>
                <c:pt idx="1519">
                  <c:v>-4.6446242389999997</c:v>
                </c:pt>
                <c:pt idx="1520">
                  <c:v>-5.1370405840000002</c:v>
                </c:pt>
                <c:pt idx="1521">
                  <c:v>-5.1661564379999998</c:v>
                </c:pt>
                <c:pt idx="1522">
                  <c:v>-5.2801455600000002</c:v>
                </c:pt>
                <c:pt idx="1523">
                  <c:v>-5.9317331610000004</c:v>
                </c:pt>
                <c:pt idx="1524">
                  <c:v>-7.4803346299999998</c:v>
                </c:pt>
                <c:pt idx="1525">
                  <c:v>-9.4899149900000008</c:v>
                </c:pt>
                <c:pt idx="1526">
                  <c:v>-11.2688322</c:v>
                </c:pt>
                <c:pt idx="1527">
                  <c:v>-12.56100039</c:v>
                </c:pt>
                <c:pt idx="1528">
                  <c:v>-14.00653136</c:v>
                </c:pt>
                <c:pt idx="1529">
                  <c:v>-15.795309189999999</c:v>
                </c:pt>
                <c:pt idx="1530">
                  <c:v>-17.549566250000002</c:v>
                </c:pt>
                <c:pt idx="1531">
                  <c:v>-19.334512329999999</c:v>
                </c:pt>
                <c:pt idx="1532">
                  <c:v>-21.407314370000002</c:v>
                </c:pt>
                <c:pt idx="1533">
                  <c:v>-22.766984010000002</c:v>
                </c:pt>
                <c:pt idx="1534">
                  <c:v>-24.036101370000001</c:v>
                </c:pt>
                <c:pt idx="1535">
                  <c:v>-25.891090909999999</c:v>
                </c:pt>
                <c:pt idx="1536">
                  <c:v>-30.269987990000001</c:v>
                </c:pt>
                <c:pt idx="1537">
                  <c:v>-32.900434509999997</c:v>
                </c:pt>
                <c:pt idx="1538">
                  <c:v>-31.379800419999999</c:v>
                </c:pt>
                <c:pt idx="1539">
                  <c:v>-26.81797164</c:v>
                </c:pt>
                <c:pt idx="1540">
                  <c:v>-23.430659299999999</c:v>
                </c:pt>
                <c:pt idx="1541">
                  <c:v>-23.407078160000001</c:v>
                </c:pt>
                <c:pt idx="1542">
                  <c:v>-23.9658166</c:v>
                </c:pt>
                <c:pt idx="1543">
                  <c:v>-21.319146450000002</c:v>
                </c:pt>
                <c:pt idx="1544">
                  <c:v>-13.80111176</c:v>
                </c:pt>
                <c:pt idx="1545">
                  <c:v>-8.2850359250000007</c:v>
                </c:pt>
                <c:pt idx="1546">
                  <c:v>-8.0285665480000006</c:v>
                </c:pt>
                <c:pt idx="1547">
                  <c:v>-10.355789229999999</c:v>
                </c:pt>
                <c:pt idx="1548">
                  <c:v>-16.018839320000001</c:v>
                </c:pt>
                <c:pt idx="1549">
                  <c:v>-18.122983919999999</c:v>
                </c:pt>
                <c:pt idx="1550">
                  <c:v>-15.266484930000001</c:v>
                </c:pt>
                <c:pt idx="1551">
                  <c:v>-6.8334943509999997</c:v>
                </c:pt>
                <c:pt idx="1552">
                  <c:v>0.73874721399999999</c:v>
                </c:pt>
                <c:pt idx="1553">
                  <c:v>5.977807071</c:v>
                </c:pt>
                <c:pt idx="1554">
                  <c:v>4.2502013070000002</c:v>
                </c:pt>
                <c:pt idx="1555">
                  <c:v>-1.5945887050000001</c:v>
                </c:pt>
                <c:pt idx="1556">
                  <c:v>-6.7678922119999996</c:v>
                </c:pt>
                <c:pt idx="1557">
                  <c:v>-8.4071707930000006</c:v>
                </c:pt>
                <c:pt idx="1558">
                  <c:v>-8.1782585529999992</c:v>
                </c:pt>
                <c:pt idx="1559">
                  <c:v>-8.3453017840000001</c:v>
                </c:pt>
                <c:pt idx="1560">
                  <c:v>-9.2689847699999994</c:v>
                </c:pt>
                <c:pt idx="1561">
                  <c:v>-10.03999655</c:v>
                </c:pt>
                <c:pt idx="1562">
                  <c:v>-9.8874324560000009</c:v>
                </c:pt>
                <c:pt idx="1563">
                  <c:v>-10.46858505</c:v>
                </c:pt>
                <c:pt idx="1564">
                  <c:v>-12.7665054</c:v>
                </c:pt>
                <c:pt idx="1565">
                  <c:v>-15.47132407</c:v>
                </c:pt>
                <c:pt idx="1566">
                  <c:v>-17.640136800000001</c:v>
                </c:pt>
                <c:pt idx="1567">
                  <c:v>-18.756497150000001</c:v>
                </c:pt>
                <c:pt idx="1568">
                  <c:v>-18.976787519999998</c:v>
                </c:pt>
                <c:pt idx="1569">
                  <c:v>-18.670611300000001</c:v>
                </c:pt>
                <c:pt idx="1570">
                  <c:v>-18.4250495</c:v>
                </c:pt>
                <c:pt idx="1571">
                  <c:v>-18.688949780000002</c:v>
                </c:pt>
                <c:pt idx="1572">
                  <c:v>-19.304096430000001</c:v>
                </c:pt>
                <c:pt idx="1573">
                  <c:v>-21.41049692</c:v>
                </c:pt>
                <c:pt idx="1574">
                  <c:v>-22.782588230000002</c:v>
                </c:pt>
                <c:pt idx="1575">
                  <c:v>-23.409617409999999</c:v>
                </c:pt>
                <c:pt idx="1576">
                  <c:v>-22.668615970000001</c:v>
                </c:pt>
                <c:pt idx="1577">
                  <c:v>-22.851030130000002</c:v>
                </c:pt>
                <c:pt idx="1578">
                  <c:v>-23.173853709999999</c:v>
                </c:pt>
                <c:pt idx="1579">
                  <c:v>-22.921031330000002</c:v>
                </c:pt>
                <c:pt idx="1580">
                  <c:v>-24.796921050000002</c:v>
                </c:pt>
                <c:pt idx="1581">
                  <c:v>-29.181311109999999</c:v>
                </c:pt>
                <c:pt idx="1582">
                  <c:v>-37.661977329999999</c:v>
                </c:pt>
                <c:pt idx="1583">
                  <c:v>-45.578616969999999</c:v>
                </c:pt>
                <c:pt idx="1584">
                  <c:v>-42.398997870000002</c:v>
                </c:pt>
                <c:pt idx="1585">
                  <c:v>-33.078827500000003</c:v>
                </c:pt>
                <c:pt idx="1586">
                  <c:v>-26.16789352</c:v>
                </c:pt>
                <c:pt idx="1587">
                  <c:v>-22.29684992</c:v>
                </c:pt>
                <c:pt idx="1588">
                  <c:v>-19.811957750000001</c:v>
                </c:pt>
                <c:pt idx="1589">
                  <c:v>-16.43495652</c:v>
                </c:pt>
                <c:pt idx="1590">
                  <c:v>-12.80138979</c:v>
                </c:pt>
                <c:pt idx="1591">
                  <c:v>-9.9419662140000007</c:v>
                </c:pt>
                <c:pt idx="1592">
                  <c:v>-8.2627207610000006</c:v>
                </c:pt>
                <c:pt idx="1593">
                  <c:v>-7.9138970659999996</c:v>
                </c:pt>
                <c:pt idx="1594">
                  <c:v>-7.9086462649999998</c:v>
                </c:pt>
                <c:pt idx="1595">
                  <c:v>-7.4607472960000001</c:v>
                </c:pt>
                <c:pt idx="1596">
                  <c:v>-6.7797412289999999</c:v>
                </c:pt>
                <c:pt idx="1597">
                  <c:v>-6.1718003340000003</c:v>
                </c:pt>
                <c:pt idx="1598">
                  <c:v>-5.1728833820000002</c:v>
                </c:pt>
                <c:pt idx="1599">
                  <c:v>-4.9544257460000001</c:v>
                </c:pt>
                <c:pt idx="1600">
                  <c:v>-4.8923135579999997</c:v>
                </c:pt>
                <c:pt idx="1601">
                  <c:v>-4.9849301590000001</c:v>
                </c:pt>
                <c:pt idx="1602">
                  <c:v>-5.1673655070000004</c:v>
                </c:pt>
                <c:pt idx="1603">
                  <c:v>-5.0577860159999997</c:v>
                </c:pt>
                <c:pt idx="1604">
                  <c:v>-4.8335422149999996</c:v>
                </c:pt>
                <c:pt idx="1605">
                  <c:v>-5.1291853520000004</c:v>
                </c:pt>
                <c:pt idx="1606">
                  <c:v>-4.9841520509999997</c:v>
                </c:pt>
                <c:pt idx="1607">
                  <c:v>-4.2059897319999999</c:v>
                </c:pt>
                <c:pt idx="1608">
                  <c:v>-3.5328333249999999</c:v>
                </c:pt>
                <c:pt idx="1609">
                  <c:v>-2.4601886739999999</c:v>
                </c:pt>
                <c:pt idx="1610">
                  <c:v>-1.8533092630000001</c:v>
                </c:pt>
                <c:pt idx="1611">
                  <c:v>-1.4523343909999999</c:v>
                </c:pt>
                <c:pt idx="1612">
                  <c:v>-1.218444627</c:v>
                </c:pt>
                <c:pt idx="1613">
                  <c:v>-1.0926903569999999</c:v>
                </c:pt>
                <c:pt idx="1614">
                  <c:v>-0.41459990299999999</c:v>
                </c:pt>
                <c:pt idx="1615">
                  <c:v>0.25940269199999999</c:v>
                </c:pt>
                <c:pt idx="1616">
                  <c:v>0.37894351799999998</c:v>
                </c:pt>
                <c:pt idx="1617">
                  <c:v>8.4669401000000005E-2</c:v>
                </c:pt>
                <c:pt idx="1618">
                  <c:v>-0.62684194500000001</c:v>
                </c:pt>
                <c:pt idx="1619">
                  <c:v>-1.9869471190000001</c:v>
                </c:pt>
                <c:pt idx="1620">
                  <c:v>-3.9155781319999998</c:v>
                </c:pt>
                <c:pt idx="1621">
                  <c:v>-4.8812553349999996</c:v>
                </c:pt>
                <c:pt idx="1622">
                  <c:v>-5.7270074620000004</c:v>
                </c:pt>
                <c:pt idx="1623">
                  <c:v>-6.3081835650000002</c:v>
                </c:pt>
                <c:pt idx="1624">
                  <c:v>-6.7580182789999999</c:v>
                </c:pt>
                <c:pt idx="1625">
                  <c:v>-7.876236703</c:v>
                </c:pt>
                <c:pt idx="1626">
                  <c:v>-9.8873940999999999</c:v>
                </c:pt>
                <c:pt idx="1627">
                  <c:v>-12.294128860000001</c:v>
                </c:pt>
                <c:pt idx="1628">
                  <c:v>-15.29734644</c:v>
                </c:pt>
                <c:pt idx="1629">
                  <c:v>-17.42770836</c:v>
                </c:pt>
                <c:pt idx="1630">
                  <c:v>-20.286825310000001</c:v>
                </c:pt>
                <c:pt idx="1631">
                  <c:v>-23.879763180000001</c:v>
                </c:pt>
                <c:pt idx="1632">
                  <c:v>-29.079246609999998</c:v>
                </c:pt>
                <c:pt idx="1633">
                  <c:v>-33.137055009999997</c:v>
                </c:pt>
                <c:pt idx="1634">
                  <c:v>-31.775412419999999</c:v>
                </c:pt>
                <c:pt idx="1635">
                  <c:v>-26.233929409999998</c:v>
                </c:pt>
                <c:pt idx="1636">
                  <c:v>-22.512115229999999</c:v>
                </c:pt>
                <c:pt idx="1637">
                  <c:v>-24.55623632</c:v>
                </c:pt>
                <c:pt idx="1638">
                  <c:v>-28.144676560000001</c:v>
                </c:pt>
                <c:pt idx="1639">
                  <c:v>-21.997957530000001</c:v>
                </c:pt>
                <c:pt idx="1640">
                  <c:v>-14.22208013</c:v>
                </c:pt>
                <c:pt idx="1641">
                  <c:v>-17.23793268</c:v>
                </c:pt>
                <c:pt idx="1642">
                  <c:v>-20.292927899999999</c:v>
                </c:pt>
                <c:pt idx="1643">
                  <c:v>-20.709411379999999</c:v>
                </c:pt>
                <c:pt idx="1644">
                  <c:v>-19.670427199999999</c:v>
                </c:pt>
                <c:pt idx="1645">
                  <c:v>-17.97815598</c:v>
                </c:pt>
                <c:pt idx="1646">
                  <c:v>-15.0074492</c:v>
                </c:pt>
                <c:pt idx="1647">
                  <c:v>-12.094081259999999</c:v>
                </c:pt>
                <c:pt idx="1648">
                  <c:v>-11.518605669999999</c:v>
                </c:pt>
                <c:pt idx="1649">
                  <c:v>-14.02228358</c:v>
                </c:pt>
                <c:pt idx="1650">
                  <c:v>-16.64848027</c:v>
                </c:pt>
                <c:pt idx="1651">
                  <c:v>-17.415264570000001</c:v>
                </c:pt>
                <c:pt idx="1652">
                  <c:v>-15.94698303</c:v>
                </c:pt>
                <c:pt idx="1653">
                  <c:v>-13.75103006</c:v>
                </c:pt>
                <c:pt idx="1654">
                  <c:v>-11.373772600000001</c:v>
                </c:pt>
                <c:pt idx="1655">
                  <c:v>-8.7183619609999994</c:v>
                </c:pt>
                <c:pt idx="1656">
                  <c:v>-7.1230640479999998</c:v>
                </c:pt>
                <c:pt idx="1657">
                  <c:v>-9.3266763780000002</c:v>
                </c:pt>
                <c:pt idx="1658">
                  <c:v>-14.228718020000001</c:v>
                </c:pt>
                <c:pt idx="1659">
                  <c:v>-18.6317767</c:v>
                </c:pt>
                <c:pt idx="1660">
                  <c:v>-20.666537030000001</c:v>
                </c:pt>
                <c:pt idx="1661">
                  <c:v>-21.970698540000001</c:v>
                </c:pt>
                <c:pt idx="1662">
                  <c:v>-22.28322447</c:v>
                </c:pt>
                <c:pt idx="1663">
                  <c:v>-21.803665429999999</c:v>
                </c:pt>
                <c:pt idx="1664">
                  <c:v>-23.741401740000001</c:v>
                </c:pt>
                <c:pt idx="1665">
                  <c:v>-25.068438059999998</c:v>
                </c:pt>
                <c:pt idx="1666">
                  <c:v>-27.343437659999999</c:v>
                </c:pt>
                <c:pt idx="1667">
                  <c:v>-33.43106916</c:v>
                </c:pt>
                <c:pt idx="1668">
                  <c:v>-35.785471229999999</c:v>
                </c:pt>
                <c:pt idx="1669">
                  <c:v>-34.434471000000002</c:v>
                </c:pt>
                <c:pt idx="1670">
                  <c:v>-31.486931240000001</c:v>
                </c:pt>
                <c:pt idx="1671">
                  <c:v>-28.650788550000001</c:v>
                </c:pt>
                <c:pt idx="1672">
                  <c:v>-27.572436809999999</c:v>
                </c:pt>
                <c:pt idx="1673">
                  <c:v>-27.233344840000001</c:v>
                </c:pt>
                <c:pt idx="1674">
                  <c:v>-31.227704249999999</c:v>
                </c:pt>
                <c:pt idx="1675">
                  <c:v>-35.259213500000001</c:v>
                </c:pt>
                <c:pt idx="1676">
                  <c:v>-30.100201559999999</c:v>
                </c:pt>
                <c:pt idx="1677">
                  <c:v>-27.075228979999999</c:v>
                </c:pt>
                <c:pt idx="1678">
                  <c:v>-26.747765999999999</c:v>
                </c:pt>
                <c:pt idx="1679">
                  <c:v>-24.456505239999998</c:v>
                </c:pt>
                <c:pt idx="1680">
                  <c:v>-21.36495262</c:v>
                </c:pt>
                <c:pt idx="1681">
                  <c:v>-18.184926829999998</c:v>
                </c:pt>
                <c:pt idx="1682">
                  <c:v>-16.24468414</c:v>
                </c:pt>
                <c:pt idx="1683">
                  <c:v>-15.24724355</c:v>
                </c:pt>
                <c:pt idx="1684">
                  <c:v>-14.10778107</c:v>
                </c:pt>
                <c:pt idx="1685">
                  <c:v>-12.4886798</c:v>
                </c:pt>
                <c:pt idx="1686">
                  <c:v>-10.323752199999999</c:v>
                </c:pt>
                <c:pt idx="1687">
                  <c:v>-7.7327689910000004</c:v>
                </c:pt>
                <c:pt idx="1688">
                  <c:v>-4.7470462690000002</c:v>
                </c:pt>
                <c:pt idx="1689">
                  <c:v>-1.6037235949999999</c:v>
                </c:pt>
                <c:pt idx="1690">
                  <c:v>0.75442548200000004</c:v>
                </c:pt>
                <c:pt idx="1691">
                  <c:v>2.175616207</c:v>
                </c:pt>
                <c:pt idx="1692">
                  <c:v>3.7568780739999998</c:v>
                </c:pt>
                <c:pt idx="1693">
                  <c:v>4.1218780209999997</c:v>
                </c:pt>
                <c:pt idx="1694">
                  <c:v>3.7339292679999998</c:v>
                </c:pt>
                <c:pt idx="1695">
                  <c:v>2.7880623560000002</c:v>
                </c:pt>
                <c:pt idx="1696">
                  <c:v>2.833456757</c:v>
                </c:pt>
                <c:pt idx="1697">
                  <c:v>2.2892405600000001</c:v>
                </c:pt>
                <c:pt idx="1698">
                  <c:v>2.2007443430000002</c:v>
                </c:pt>
                <c:pt idx="1699">
                  <c:v>2.2596971780000001</c:v>
                </c:pt>
                <c:pt idx="1700">
                  <c:v>2.4291883859999999</c:v>
                </c:pt>
                <c:pt idx="1701">
                  <c:v>2.6371238450000001</c:v>
                </c:pt>
                <c:pt idx="1702">
                  <c:v>3.2702409349999999</c:v>
                </c:pt>
                <c:pt idx="1703">
                  <c:v>2.3355875209999999</c:v>
                </c:pt>
                <c:pt idx="1704">
                  <c:v>0.50658611399999998</c:v>
                </c:pt>
                <c:pt idx="1705">
                  <c:v>-2.1124826969999999</c:v>
                </c:pt>
                <c:pt idx="1706">
                  <c:v>-4.5689339909999998</c:v>
                </c:pt>
                <c:pt idx="1707">
                  <c:v>-6.4747157309999999</c:v>
                </c:pt>
                <c:pt idx="1708">
                  <c:v>-8.3653025539999994</c:v>
                </c:pt>
                <c:pt idx="1709">
                  <c:v>-9.3268574090000005</c:v>
                </c:pt>
                <c:pt idx="1710">
                  <c:v>-9.3014977390000002</c:v>
                </c:pt>
                <c:pt idx="1711">
                  <c:v>-8.2101705389999999</c:v>
                </c:pt>
                <c:pt idx="1712">
                  <c:v>-6.0912773180000004</c:v>
                </c:pt>
                <c:pt idx="1713">
                  <c:v>-3.932830542</c:v>
                </c:pt>
                <c:pt idx="1714">
                  <c:v>-0.79311261600000005</c:v>
                </c:pt>
                <c:pt idx="1715">
                  <c:v>1.441202055</c:v>
                </c:pt>
                <c:pt idx="1716">
                  <c:v>2.31342903</c:v>
                </c:pt>
                <c:pt idx="1717">
                  <c:v>1.8304533000000001</c:v>
                </c:pt>
                <c:pt idx="1718">
                  <c:v>-0.280724425</c:v>
                </c:pt>
                <c:pt idx="1719">
                  <c:v>-3.0786545090000002</c:v>
                </c:pt>
                <c:pt idx="1720">
                  <c:v>-7.0820607430000004</c:v>
                </c:pt>
                <c:pt idx="1721">
                  <c:v>-10.31099435</c:v>
                </c:pt>
                <c:pt idx="1722">
                  <c:v>-12.218688119999999</c:v>
                </c:pt>
                <c:pt idx="1723">
                  <c:v>-14.21507802</c:v>
                </c:pt>
                <c:pt idx="1724">
                  <c:v>-16.623172749999998</c:v>
                </c:pt>
                <c:pt idx="1725">
                  <c:v>-18.555575950000001</c:v>
                </c:pt>
                <c:pt idx="1726">
                  <c:v>-19.982712020000001</c:v>
                </c:pt>
                <c:pt idx="1727">
                  <c:v>-21.83281358</c:v>
                </c:pt>
                <c:pt idx="1728">
                  <c:v>-25.44870551</c:v>
                </c:pt>
                <c:pt idx="1729">
                  <c:v>-26.43996155</c:v>
                </c:pt>
                <c:pt idx="1730">
                  <c:v>-24.584318339999999</c:v>
                </c:pt>
                <c:pt idx="1731">
                  <c:v>-18.656674750000001</c:v>
                </c:pt>
                <c:pt idx="1732">
                  <c:v>-15.623109680000001</c:v>
                </c:pt>
                <c:pt idx="1733">
                  <c:v>-17.880574299999999</c:v>
                </c:pt>
                <c:pt idx="1734">
                  <c:v>-24.419772210000001</c:v>
                </c:pt>
                <c:pt idx="1735">
                  <c:v>-34.19824208</c:v>
                </c:pt>
                <c:pt idx="1736">
                  <c:v>-33.577313029999999</c:v>
                </c:pt>
                <c:pt idx="1737">
                  <c:v>-22.144611690000001</c:v>
                </c:pt>
                <c:pt idx="1738">
                  <c:v>-13.22496175</c:v>
                </c:pt>
                <c:pt idx="1739">
                  <c:v>-9.8541523780000002</c:v>
                </c:pt>
                <c:pt idx="1740">
                  <c:v>-10.983115339999999</c:v>
                </c:pt>
                <c:pt idx="1741">
                  <c:v>-12.25829607</c:v>
                </c:pt>
                <c:pt idx="1742">
                  <c:v>-13.260716459999999</c:v>
                </c:pt>
                <c:pt idx="1743">
                  <c:v>-13.734479629999999</c:v>
                </c:pt>
                <c:pt idx="1744">
                  <c:v>-11.717500510000001</c:v>
                </c:pt>
                <c:pt idx="1745">
                  <c:v>-7.516169648</c:v>
                </c:pt>
                <c:pt idx="1746">
                  <c:v>-4.1012724550000001</c:v>
                </c:pt>
                <c:pt idx="1747">
                  <c:v>-1.388342948</c:v>
                </c:pt>
                <c:pt idx="1748">
                  <c:v>-0.64424155100000002</c:v>
                </c:pt>
                <c:pt idx="1749">
                  <c:v>-0.60547885999999995</c:v>
                </c:pt>
                <c:pt idx="1750">
                  <c:v>-1.3721870679999999</c:v>
                </c:pt>
                <c:pt idx="1751">
                  <c:v>-2.52009346</c:v>
                </c:pt>
                <c:pt idx="1752">
                  <c:v>-3.7820843549999998</c:v>
                </c:pt>
                <c:pt idx="1753">
                  <c:v>-4.9431558789999999</c:v>
                </c:pt>
                <c:pt idx="1754">
                  <c:v>-5.5200357520000001</c:v>
                </c:pt>
                <c:pt idx="1755">
                  <c:v>-5.5275385300000002</c:v>
                </c:pt>
                <c:pt idx="1756">
                  <c:v>-6.2496593210000002</c:v>
                </c:pt>
                <c:pt idx="1757">
                  <c:v>-7.3208053849999999</c:v>
                </c:pt>
                <c:pt idx="1758">
                  <c:v>-8.3912774520000006</c:v>
                </c:pt>
                <c:pt idx="1759">
                  <c:v>-9.6652652359999998</c:v>
                </c:pt>
                <c:pt idx="1760">
                  <c:v>-11.253147950000001</c:v>
                </c:pt>
                <c:pt idx="1761">
                  <c:v>-12.31373891</c:v>
                </c:pt>
                <c:pt idx="1762">
                  <c:v>-13.89825873</c:v>
                </c:pt>
                <c:pt idx="1763">
                  <c:v>-15.895289310000001</c:v>
                </c:pt>
                <c:pt idx="1764">
                  <c:v>-19.445350229999999</c:v>
                </c:pt>
                <c:pt idx="1765">
                  <c:v>-22.155684780000001</c:v>
                </c:pt>
                <c:pt idx="1766">
                  <c:v>-22.837587639999999</c:v>
                </c:pt>
                <c:pt idx="1767">
                  <c:v>-22.189375479999999</c:v>
                </c:pt>
                <c:pt idx="1768">
                  <c:v>-21.775695890000001</c:v>
                </c:pt>
                <c:pt idx="1769">
                  <c:v>-21.694394030000002</c:v>
                </c:pt>
                <c:pt idx="1770">
                  <c:v>-22.253832750000001</c:v>
                </c:pt>
                <c:pt idx="1771">
                  <c:v>-24.41505746</c:v>
                </c:pt>
                <c:pt idx="1772">
                  <c:v>-26.433222560000001</c:v>
                </c:pt>
                <c:pt idx="1773">
                  <c:v>-29.995596259999999</c:v>
                </c:pt>
                <c:pt idx="1774">
                  <c:v>-38.086265900000001</c:v>
                </c:pt>
                <c:pt idx="1775">
                  <c:v>-44.259955750000003</c:v>
                </c:pt>
                <c:pt idx="1776">
                  <c:v>-48.790460719999999</c:v>
                </c:pt>
                <c:pt idx="1777">
                  <c:v>-51.6568939</c:v>
                </c:pt>
                <c:pt idx="1778">
                  <c:v>-46.958820240000001</c:v>
                </c:pt>
                <c:pt idx="1779">
                  <c:v>-40.343672789999999</c:v>
                </c:pt>
                <c:pt idx="1780">
                  <c:v>-33.361057969999997</c:v>
                </c:pt>
                <c:pt idx="1781">
                  <c:v>-25.836529670000001</c:v>
                </c:pt>
                <c:pt idx="1782">
                  <c:v>-18.253584419999999</c:v>
                </c:pt>
                <c:pt idx="1783">
                  <c:v>-12.48173865</c:v>
                </c:pt>
                <c:pt idx="1784">
                  <c:v>-9.4131324910000007</c:v>
                </c:pt>
                <c:pt idx="1785">
                  <c:v>-8.6612791540000007</c:v>
                </c:pt>
                <c:pt idx="1786">
                  <c:v>-8.3478686450000001</c:v>
                </c:pt>
                <c:pt idx="1787">
                  <c:v>-8.0156485120000003</c:v>
                </c:pt>
                <c:pt idx="1788">
                  <c:v>-8.6970756619999996</c:v>
                </c:pt>
                <c:pt idx="1789">
                  <c:v>-9.66400273</c:v>
                </c:pt>
                <c:pt idx="1790">
                  <c:v>-8.1393279629999995</c:v>
                </c:pt>
                <c:pt idx="1791">
                  <c:v>-5.0605344380000004</c:v>
                </c:pt>
                <c:pt idx="1792">
                  <c:v>-2.9310008399999998</c:v>
                </c:pt>
                <c:pt idx="1793">
                  <c:v>-1.2497012729999999</c:v>
                </c:pt>
                <c:pt idx="1794">
                  <c:v>-0.29649323300000002</c:v>
                </c:pt>
                <c:pt idx="1795">
                  <c:v>0.24695229899999999</c:v>
                </c:pt>
                <c:pt idx="1796">
                  <c:v>0.67349844000000003</c:v>
                </c:pt>
                <c:pt idx="1797">
                  <c:v>1.153302496</c:v>
                </c:pt>
                <c:pt idx="1798">
                  <c:v>1.789491146</c:v>
                </c:pt>
                <c:pt idx="1799">
                  <c:v>2.2873095509999999</c:v>
                </c:pt>
                <c:pt idx="1800">
                  <c:v>2.3346669480000002</c:v>
                </c:pt>
                <c:pt idx="1801">
                  <c:v>2.079512035</c:v>
                </c:pt>
                <c:pt idx="1802">
                  <c:v>1.9355790829999999</c:v>
                </c:pt>
                <c:pt idx="1803">
                  <c:v>1.5631725009999999</c:v>
                </c:pt>
                <c:pt idx="1804">
                  <c:v>1.6873705880000001</c:v>
                </c:pt>
                <c:pt idx="1805">
                  <c:v>1.5224500089999999</c:v>
                </c:pt>
                <c:pt idx="1806">
                  <c:v>1.8243076979999999</c:v>
                </c:pt>
                <c:pt idx="1807">
                  <c:v>2.593956935</c:v>
                </c:pt>
                <c:pt idx="1808">
                  <c:v>3.6559356150000002</c:v>
                </c:pt>
                <c:pt idx="1809">
                  <c:v>4.4949527969999998</c:v>
                </c:pt>
                <c:pt idx="1810">
                  <c:v>4.3702280829999998</c:v>
                </c:pt>
                <c:pt idx="1811">
                  <c:v>3.3326246859999999</c:v>
                </c:pt>
                <c:pt idx="1812">
                  <c:v>0.91765572799999995</c:v>
                </c:pt>
                <c:pt idx="1813">
                  <c:v>-2.5347182570000002</c:v>
                </c:pt>
                <c:pt idx="1814">
                  <c:v>-5.5802611090000003</c:v>
                </c:pt>
                <c:pt idx="1815">
                  <c:v>-7.9969283249999998</c:v>
                </c:pt>
                <c:pt idx="1816">
                  <c:v>-10.33756838</c:v>
                </c:pt>
                <c:pt idx="1817">
                  <c:v>-12.68568823</c:v>
                </c:pt>
                <c:pt idx="1818">
                  <c:v>-14.668792850000001</c:v>
                </c:pt>
                <c:pt idx="1819">
                  <c:v>-16.42711327</c:v>
                </c:pt>
                <c:pt idx="1820">
                  <c:v>-19.02125066</c:v>
                </c:pt>
                <c:pt idx="1821">
                  <c:v>-22.68833532</c:v>
                </c:pt>
                <c:pt idx="1822">
                  <c:v>-27.561484660000001</c:v>
                </c:pt>
                <c:pt idx="1823">
                  <c:v>-31.72365705</c:v>
                </c:pt>
                <c:pt idx="1824">
                  <c:v>-35.232534280000003</c:v>
                </c:pt>
                <c:pt idx="1825">
                  <c:v>-36.734732989999998</c:v>
                </c:pt>
                <c:pt idx="1826">
                  <c:v>-38.049984569999999</c:v>
                </c:pt>
                <c:pt idx="1827">
                  <c:v>-39.93404477</c:v>
                </c:pt>
                <c:pt idx="1828">
                  <c:v>-38.409090929999998</c:v>
                </c:pt>
                <c:pt idx="1829">
                  <c:v>-30.62831109</c:v>
                </c:pt>
                <c:pt idx="1830">
                  <c:v>-20.800451339999999</c:v>
                </c:pt>
                <c:pt idx="1831">
                  <c:v>-14.049042439999999</c:v>
                </c:pt>
                <c:pt idx="1832">
                  <c:v>-11.07617598</c:v>
                </c:pt>
                <c:pt idx="1833">
                  <c:v>-10.682018729999999</c:v>
                </c:pt>
                <c:pt idx="1834">
                  <c:v>-7.890738346</c:v>
                </c:pt>
                <c:pt idx="1835">
                  <c:v>-0.78644548700000005</c:v>
                </c:pt>
                <c:pt idx="1836">
                  <c:v>1.3426743370000001</c:v>
                </c:pt>
                <c:pt idx="1837">
                  <c:v>-2.0054553639999999</c:v>
                </c:pt>
                <c:pt idx="1838">
                  <c:v>-6.2291907350000004</c:v>
                </c:pt>
                <c:pt idx="1839">
                  <c:v>-9.1454933169999997</c:v>
                </c:pt>
                <c:pt idx="1840">
                  <c:v>-9.0261673150000004</c:v>
                </c:pt>
                <c:pt idx="1841">
                  <c:v>-7.1309119689999996</c:v>
                </c:pt>
                <c:pt idx="1842">
                  <c:v>-5.1706026029999999</c:v>
                </c:pt>
                <c:pt idx="1843">
                  <c:v>-4.7079032219999997</c:v>
                </c:pt>
                <c:pt idx="1844">
                  <c:v>-4.8407798230000001</c:v>
                </c:pt>
                <c:pt idx="1845">
                  <c:v>-4.8638325260000004</c:v>
                </c:pt>
                <c:pt idx="1846">
                  <c:v>-4.5693098650000001</c:v>
                </c:pt>
                <c:pt idx="1847">
                  <c:v>-4.2881172510000001</c:v>
                </c:pt>
                <c:pt idx="1848">
                  <c:v>-4.3582513279999997</c:v>
                </c:pt>
                <c:pt idx="1849">
                  <c:v>-4.6537725429999997</c:v>
                </c:pt>
                <c:pt idx="1850">
                  <c:v>-4.8873569760000004</c:v>
                </c:pt>
                <c:pt idx="1851">
                  <c:v>-5.4789603089999996</c:v>
                </c:pt>
                <c:pt idx="1852">
                  <c:v>-7.261587703</c:v>
                </c:pt>
                <c:pt idx="1853">
                  <c:v>-9.5994984349999992</c:v>
                </c:pt>
                <c:pt idx="1854">
                  <c:v>-12.169474129999999</c:v>
                </c:pt>
                <c:pt idx="1855">
                  <c:v>-14.607851760000001</c:v>
                </c:pt>
                <c:pt idx="1856">
                  <c:v>-16.203843060000001</c:v>
                </c:pt>
                <c:pt idx="1857">
                  <c:v>-15.81799687</c:v>
                </c:pt>
                <c:pt idx="1858">
                  <c:v>-14.384709580000001</c:v>
                </c:pt>
                <c:pt idx="1859">
                  <c:v>-13.215761499999999</c:v>
                </c:pt>
                <c:pt idx="1860">
                  <c:v>-12.57981597</c:v>
                </c:pt>
                <c:pt idx="1861">
                  <c:v>-13.77118761</c:v>
                </c:pt>
                <c:pt idx="1862">
                  <c:v>-15.81023884</c:v>
                </c:pt>
                <c:pt idx="1863">
                  <c:v>-18.944909039999999</c:v>
                </c:pt>
                <c:pt idx="1864">
                  <c:v>-22.863508230000001</c:v>
                </c:pt>
                <c:pt idx="1865">
                  <c:v>-26.27933951</c:v>
                </c:pt>
                <c:pt idx="1866">
                  <c:v>-27.847056259999999</c:v>
                </c:pt>
                <c:pt idx="1867">
                  <c:v>-27.74508853</c:v>
                </c:pt>
                <c:pt idx="1868">
                  <c:v>-26.18638004</c:v>
                </c:pt>
                <c:pt idx="1869">
                  <c:v>-24.621781179999999</c:v>
                </c:pt>
                <c:pt idx="1870">
                  <c:v>-24.417445879999999</c:v>
                </c:pt>
                <c:pt idx="1871">
                  <c:v>-28.636716180000001</c:v>
                </c:pt>
                <c:pt idx="1872">
                  <c:v>-35.259956870000003</c:v>
                </c:pt>
                <c:pt idx="1873">
                  <c:v>-40.99288249</c:v>
                </c:pt>
                <c:pt idx="1874">
                  <c:v>-47.302923239999998</c:v>
                </c:pt>
                <c:pt idx="1875">
                  <c:v>-48.42906464</c:v>
                </c:pt>
                <c:pt idx="1876">
                  <c:v>-42.93775471</c:v>
                </c:pt>
                <c:pt idx="1877">
                  <c:v>-41.247630010000002</c:v>
                </c:pt>
                <c:pt idx="1878">
                  <c:v>-34.401223639999998</c:v>
                </c:pt>
                <c:pt idx="1879">
                  <c:v>-24.245007619999999</c:v>
                </c:pt>
                <c:pt idx="1880">
                  <c:v>-19.37345114</c:v>
                </c:pt>
                <c:pt idx="1881">
                  <c:v>-19.212156709999999</c:v>
                </c:pt>
                <c:pt idx="1882">
                  <c:v>-16.839428590000001</c:v>
                </c:pt>
                <c:pt idx="1883">
                  <c:v>-13.59149899</c:v>
                </c:pt>
                <c:pt idx="1884">
                  <c:v>-10.084979369999999</c:v>
                </c:pt>
                <c:pt idx="1885">
                  <c:v>-7.5480225939999999</c:v>
                </c:pt>
                <c:pt idx="1886">
                  <c:v>-5.7611132170000001</c:v>
                </c:pt>
                <c:pt idx="1887">
                  <c:v>-5.2297286789999999</c:v>
                </c:pt>
                <c:pt idx="1888">
                  <c:v>-5.906333364</c:v>
                </c:pt>
                <c:pt idx="1889">
                  <c:v>-7.4215886610000004</c:v>
                </c:pt>
                <c:pt idx="1890">
                  <c:v>-8.3571245770000004</c:v>
                </c:pt>
                <c:pt idx="1891">
                  <c:v>-8.6371672769999996</c:v>
                </c:pt>
                <c:pt idx="1892">
                  <c:v>-7.8055628979999998</c:v>
                </c:pt>
                <c:pt idx="1893">
                  <c:v>-6.8612550499999996</c:v>
                </c:pt>
                <c:pt idx="1894">
                  <c:v>-5.6866993240000001</c:v>
                </c:pt>
                <c:pt idx="1895">
                  <c:v>-4.4216840639999999</c:v>
                </c:pt>
                <c:pt idx="1896">
                  <c:v>-3.7741991700000002</c:v>
                </c:pt>
                <c:pt idx="1897">
                  <c:v>-2.6685263809999999</c:v>
                </c:pt>
                <c:pt idx="1898">
                  <c:v>-1.0749067729999999</c:v>
                </c:pt>
                <c:pt idx="1899">
                  <c:v>0.535981877</c:v>
                </c:pt>
                <c:pt idx="1900">
                  <c:v>1.999927545</c:v>
                </c:pt>
                <c:pt idx="1901">
                  <c:v>3.2418131350000001</c:v>
                </c:pt>
                <c:pt idx="1902">
                  <c:v>4.5632814179999999</c:v>
                </c:pt>
                <c:pt idx="1903">
                  <c:v>5.6006024410000004</c:v>
                </c:pt>
                <c:pt idx="1904">
                  <c:v>5.8540469609999999</c:v>
                </c:pt>
                <c:pt idx="1905">
                  <c:v>5.4472397819999996</c:v>
                </c:pt>
                <c:pt idx="1906">
                  <c:v>4.1699415870000003</c:v>
                </c:pt>
                <c:pt idx="1907">
                  <c:v>2.3512185379999999</c:v>
                </c:pt>
                <c:pt idx="1908">
                  <c:v>-6.5661579999999999E-3</c:v>
                </c:pt>
                <c:pt idx="1909">
                  <c:v>-1.836319423</c:v>
                </c:pt>
                <c:pt idx="1910">
                  <c:v>-3.0083386189999999</c:v>
                </c:pt>
                <c:pt idx="1911">
                  <c:v>-4.1007984039999998</c:v>
                </c:pt>
                <c:pt idx="1912">
                  <c:v>-5.5170557279999999</c:v>
                </c:pt>
                <c:pt idx="1913">
                  <c:v>-7.5485480689999997</c:v>
                </c:pt>
                <c:pt idx="1914">
                  <c:v>-9.951855514</c:v>
                </c:pt>
                <c:pt idx="1915">
                  <c:v>-12.06677751</c:v>
                </c:pt>
                <c:pt idx="1916">
                  <c:v>-15.056544629999999</c:v>
                </c:pt>
                <c:pt idx="1917">
                  <c:v>-18.140323519999999</c:v>
                </c:pt>
                <c:pt idx="1918">
                  <c:v>-20.038614809999999</c:v>
                </c:pt>
                <c:pt idx="1919">
                  <c:v>-22.028182610000002</c:v>
                </c:pt>
                <c:pt idx="1920">
                  <c:v>-24.195401159999999</c:v>
                </c:pt>
                <c:pt idx="1921">
                  <c:v>-25.525309109999998</c:v>
                </c:pt>
                <c:pt idx="1922">
                  <c:v>-25.97069454</c:v>
                </c:pt>
                <c:pt idx="1923">
                  <c:v>-27.25287775</c:v>
                </c:pt>
                <c:pt idx="1924">
                  <c:v>-29.78443614</c:v>
                </c:pt>
                <c:pt idx="1925">
                  <c:v>-30.435740030000002</c:v>
                </c:pt>
                <c:pt idx="1926">
                  <c:v>-31.857977760000001</c:v>
                </c:pt>
                <c:pt idx="1927">
                  <c:v>-32.285199230000003</c:v>
                </c:pt>
                <c:pt idx="1928">
                  <c:v>-27.65287962</c:v>
                </c:pt>
                <c:pt idx="1929">
                  <c:v>-19.986167869999999</c:v>
                </c:pt>
                <c:pt idx="1930">
                  <c:v>-12.252782910000001</c:v>
                </c:pt>
                <c:pt idx="1931">
                  <c:v>-8.2685425299999995</c:v>
                </c:pt>
                <c:pt idx="1932">
                  <c:v>-7.8024170149999996</c:v>
                </c:pt>
                <c:pt idx="1933">
                  <c:v>-9.3529849830000007</c:v>
                </c:pt>
                <c:pt idx="1934">
                  <c:v>-12.009296129999999</c:v>
                </c:pt>
                <c:pt idx="1935">
                  <c:v>-15.70229282</c:v>
                </c:pt>
                <c:pt idx="1936">
                  <c:v>-18.062358</c:v>
                </c:pt>
                <c:pt idx="1937">
                  <c:v>-18.21393552</c:v>
                </c:pt>
                <c:pt idx="1938">
                  <c:v>-16.550410020000001</c:v>
                </c:pt>
                <c:pt idx="1939">
                  <c:v>-14.05949302</c:v>
                </c:pt>
                <c:pt idx="1940">
                  <c:v>-11.72421733</c:v>
                </c:pt>
                <c:pt idx="1941">
                  <c:v>-9.6696497990000001</c:v>
                </c:pt>
                <c:pt idx="1942">
                  <c:v>-7.9270174850000004</c:v>
                </c:pt>
                <c:pt idx="1943">
                  <c:v>-6.4974660530000001</c:v>
                </c:pt>
                <c:pt idx="1944">
                  <c:v>-5.9229761559999998</c:v>
                </c:pt>
                <c:pt idx="1945">
                  <c:v>-7.0148216459999997</c:v>
                </c:pt>
                <c:pt idx="1946">
                  <c:v>-8.9712452809999998</c:v>
                </c:pt>
                <c:pt idx="1947">
                  <c:v>-10.44562198</c:v>
                </c:pt>
                <c:pt idx="1948">
                  <c:v>-12.053265769999999</c:v>
                </c:pt>
                <c:pt idx="1949">
                  <c:v>-13.879741080000001</c:v>
                </c:pt>
                <c:pt idx="1950">
                  <c:v>-14.6151619</c:v>
                </c:pt>
                <c:pt idx="1951">
                  <c:v>-15.227443129999999</c:v>
                </c:pt>
                <c:pt idx="1952">
                  <c:v>-15.70949925</c:v>
                </c:pt>
                <c:pt idx="1953">
                  <c:v>-16.680713610000002</c:v>
                </c:pt>
                <c:pt idx="1954">
                  <c:v>-17.514274180000001</c:v>
                </c:pt>
                <c:pt idx="1955">
                  <c:v>-18.616032629999999</c:v>
                </c:pt>
                <c:pt idx="1956">
                  <c:v>-18.876755339999999</c:v>
                </c:pt>
                <c:pt idx="1957">
                  <c:v>-19.31488397</c:v>
                </c:pt>
                <c:pt idx="1958">
                  <c:v>-20.660492850000001</c:v>
                </c:pt>
                <c:pt idx="1959">
                  <c:v>-21.01112337</c:v>
                </c:pt>
                <c:pt idx="1960">
                  <c:v>-20.752668400000001</c:v>
                </c:pt>
                <c:pt idx="1961">
                  <c:v>-22.370057110000001</c:v>
                </c:pt>
                <c:pt idx="1962">
                  <c:v>-26.100690969999999</c:v>
                </c:pt>
                <c:pt idx="1963">
                  <c:v>-27.657880410000001</c:v>
                </c:pt>
                <c:pt idx="1964">
                  <c:v>-27.25586749</c:v>
                </c:pt>
                <c:pt idx="1965">
                  <c:v>-25.57818048</c:v>
                </c:pt>
                <c:pt idx="1966">
                  <c:v>-24.390444769999998</c:v>
                </c:pt>
                <c:pt idx="1967">
                  <c:v>-22.581927279999999</c:v>
                </c:pt>
                <c:pt idx="1968">
                  <c:v>-25.149662110000001</c:v>
                </c:pt>
                <c:pt idx="1969">
                  <c:v>-27.751589790000001</c:v>
                </c:pt>
                <c:pt idx="1970">
                  <c:v>-29.649958229999999</c:v>
                </c:pt>
                <c:pt idx="1971">
                  <c:v>-29.950727870000001</c:v>
                </c:pt>
                <c:pt idx="1972">
                  <c:v>-28.280159990000001</c:v>
                </c:pt>
                <c:pt idx="1973">
                  <c:v>-26.39300755</c:v>
                </c:pt>
                <c:pt idx="1974">
                  <c:v>-22.769863279999999</c:v>
                </c:pt>
                <c:pt idx="1975">
                  <c:v>-20.507835270000001</c:v>
                </c:pt>
                <c:pt idx="1976">
                  <c:v>-19.663690389999999</c:v>
                </c:pt>
                <c:pt idx="1977">
                  <c:v>-18.322256979999999</c:v>
                </c:pt>
                <c:pt idx="1978">
                  <c:v>-16.278251409999999</c:v>
                </c:pt>
                <c:pt idx="1979">
                  <c:v>-15.428625970000001</c:v>
                </c:pt>
                <c:pt idx="1980">
                  <c:v>-14.83382651</c:v>
                </c:pt>
                <c:pt idx="1981">
                  <c:v>-14.24703966</c:v>
                </c:pt>
                <c:pt idx="1982">
                  <c:v>-13.64388512</c:v>
                </c:pt>
                <c:pt idx="1983">
                  <c:v>-13.22845285</c:v>
                </c:pt>
                <c:pt idx="1984">
                  <c:v>-12.8288058</c:v>
                </c:pt>
                <c:pt idx="1985">
                  <c:v>-12.14491733</c:v>
                </c:pt>
                <c:pt idx="1986">
                  <c:v>-10.49132644</c:v>
                </c:pt>
                <c:pt idx="1987">
                  <c:v>-8.9876778569999995</c:v>
                </c:pt>
                <c:pt idx="1988">
                  <c:v>-7.4184575590000001</c:v>
                </c:pt>
                <c:pt idx="1989">
                  <c:v>-5.8766330690000004</c:v>
                </c:pt>
                <c:pt idx="1990">
                  <c:v>-4.7880919630000003</c:v>
                </c:pt>
                <c:pt idx="1991">
                  <c:v>-3.8784662089999999</c:v>
                </c:pt>
                <c:pt idx="1992">
                  <c:v>-3.2909891099999999</c:v>
                </c:pt>
                <c:pt idx="1993">
                  <c:v>-2.3198693260000001</c:v>
                </c:pt>
                <c:pt idx="1994">
                  <c:v>-0.53804206600000004</c:v>
                </c:pt>
                <c:pt idx="1995">
                  <c:v>0.53634993099999995</c:v>
                </c:pt>
                <c:pt idx="1996">
                  <c:v>1.2511080779999999</c:v>
                </c:pt>
                <c:pt idx="1997">
                  <c:v>2.0538943399999998</c:v>
                </c:pt>
                <c:pt idx="1998">
                  <c:v>2.515388942</c:v>
                </c:pt>
                <c:pt idx="1999">
                  <c:v>2.6323042160000001</c:v>
                </c:pt>
                <c:pt idx="2000">
                  <c:v>1.8040378429999999</c:v>
                </c:pt>
                <c:pt idx="2001">
                  <c:v>0.123217307</c:v>
                </c:pt>
                <c:pt idx="2002">
                  <c:v>-2.220288058</c:v>
                </c:pt>
                <c:pt idx="2003">
                  <c:v>-4.4443260970000003</c:v>
                </c:pt>
                <c:pt idx="2004">
                  <c:v>-6.0576152109999999</c:v>
                </c:pt>
                <c:pt idx="2005">
                  <c:v>-7.0563026500000001</c:v>
                </c:pt>
                <c:pt idx="2006">
                  <c:v>-8.1997560949999997</c:v>
                </c:pt>
                <c:pt idx="2007">
                  <c:v>-8.5689731620000007</c:v>
                </c:pt>
                <c:pt idx="2008">
                  <c:v>-8.8830536230000003</c:v>
                </c:pt>
                <c:pt idx="2009">
                  <c:v>-10.737097370000001</c:v>
                </c:pt>
                <c:pt idx="2010">
                  <c:v>-13.985531509999999</c:v>
                </c:pt>
                <c:pt idx="2011">
                  <c:v>-17.490458369999999</c:v>
                </c:pt>
                <c:pt idx="2012">
                  <c:v>-19.527753149999999</c:v>
                </c:pt>
                <c:pt idx="2013">
                  <c:v>-19.71469218</c:v>
                </c:pt>
                <c:pt idx="2014">
                  <c:v>-20.494196800000001</c:v>
                </c:pt>
                <c:pt idx="2015">
                  <c:v>-21.067433810000001</c:v>
                </c:pt>
                <c:pt idx="2016">
                  <c:v>-21.15230558</c:v>
                </c:pt>
                <c:pt idx="2017">
                  <c:v>-21.844823519999998</c:v>
                </c:pt>
                <c:pt idx="2018">
                  <c:v>-22.40924841</c:v>
                </c:pt>
                <c:pt idx="2019">
                  <c:v>-24.184550130000002</c:v>
                </c:pt>
                <c:pt idx="2020">
                  <c:v>-24.876081989999999</c:v>
                </c:pt>
                <c:pt idx="2021">
                  <c:v>-26.646905480000001</c:v>
                </c:pt>
                <c:pt idx="2022">
                  <c:v>-25.999194419999998</c:v>
                </c:pt>
                <c:pt idx="2023">
                  <c:v>-18.82393175</c:v>
                </c:pt>
                <c:pt idx="2024">
                  <c:v>-11.72828728</c:v>
                </c:pt>
                <c:pt idx="2025">
                  <c:v>-4.9232695619999998</c:v>
                </c:pt>
                <c:pt idx="2026">
                  <c:v>-1.317252383</c:v>
                </c:pt>
                <c:pt idx="2027">
                  <c:v>-1.19056575</c:v>
                </c:pt>
                <c:pt idx="2028">
                  <c:v>-5.4132075679999998</c:v>
                </c:pt>
                <c:pt idx="2029">
                  <c:v>-8.1541484250000007</c:v>
                </c:pt>
                <c:pt idx="2030">
                  <c:v>-8.2977015900000008</c:v>
                </c:pt>
                <c:pt idx="2031">
                  <c:v>-8.2071676139999994</c:v>
                </c:pt>
                <c:pt idx="2032">
                  <c:v>-8.9621223049999994</c:v>
                </c:pt>
                <c:pt idx="2033">
                  <c:v>-11.388966659999999</c:v>
                </c:pt>
                <c:pt idx="2034">
                  <c:v>-11.443635909999999</c:v>
                </c:pt>
                <c:pt idx="2035">
                  <c:v>-8.8895984309999996</c:v>
                </c:pt>
                <c:pt idx="2036">
                  <c:v>-5.4263477419999999</c:v>
                </c:pt>
                <c:pt idx="2037">
                  <c:v>-3.7719221979999999</c:v>
                </c:pt>
                <c:pt idx="2038">
                  <c:v>-3.4012282319999998</c:v>
                </c:pt>
                <c:pt idx="2039">
                  <c:v>-3.4260132379999999</c:v>
                </c:pt>
                <c:pt idx="2040">
                  <c:v>-2.474899202</c:v>
                </c:pt>
                <c:pt idx="2041">
                  <c:v>-1.449797239</c:v>
                </c:pt>
                <c:pt idx="2042">
                  <c:v>-1.177170786</c:v>
                </c:pt>
                <c:pt idx="2043">
                  <c:v>-1.682638273</c:v>
                </c:pt>
                <c:pt idx="2044">
                  <c:v>-3.6172665089999998</c:v>
                </c:pt>
                <c:pt idx="2045">
                  <c:v>-6.221886144</c:v>
                </c:pt>
                <c:pt idx="2046">
                  <c:v>-9.16226801</c:v>
                </c:pt>
                <c:pt idx="2047">
                  <c:v>-10.4403141</c:v>
                </c:pt>
                <c:pt idx="2048">
                  <c:v>-10.183011929999999</c:v>
                </c:pt>
                <c:pt idx="2049">
                  <c:v>-7.144230758</c:v>
                </c:pt>
                <c:pt idx="2050">
                  <c:v>-4.4195898140000001</c:v>
                </c:pt>
                <c:pt idx="2051">
                  <c:v>-3.9193732250000002</c:v>
                </c:pt>
                <c:pt idx="2052">
                  <c:v>-4.7416591459999999</c:v>
                </c:pt>
                <c:pt idx="2053">
                  <c:v>-4.7861442829999996</c:v>
                </c:pt>
                <c:pt idx="2054">
                  <c:v>-4.4411448130000002</c:v>
                </c:pt>
                <c:pt idx="2055">
                  <c:v>-5.1623302200000003</c:v>
                </c:pt>
                <c:pt idx="2056">
                  <c:v>-7.9431845299999999</c:v>
                </c:pt>
                <c:pt idx="2057">
                  <c:v>-9.7341805049999994</c:v>
                </c:pt>
                <c:pt idx="2058">
                  <c:v>-8.505626371</c:v>
                </c:pt>
                <c:pt idx="2059">
                  <c:v>-5.0795015909999996</c:v>
                </c:pt>
                <c:pt idx="2060">
                  <c:v>-3.014627993</c:v>
                </c:pt>
                <c:pt idx="2061">
                  <c:v>-2.1557742389999999</c:v>
                </c:pt>
                <c:pt idx="2062">
                  <c:v>-1.469900566</c:v>
                </c:pt>
                <c:pt idx="2063">
                  <c:v>-4.1957832279999998</c:v>
                </c:pt>
                <c:pt idx="2064">
                  <c:v>-7.38804018</c:v>
                </c:pt>
                <c:pt idx="2065">
                  <c:v>-9.2005008769999996</c:v>
                </c:pt>
                <c:pt idx="2066">
                  <c:v>-13.10662434</c:v>
                </c:pt>
                <c:pt idx="2067">
                  <c:v>-19.711696790000001</c:v>
                </c:pt>
                <c:pt idx="2068">
                  <c:v>-26.90225598</c:v>
                </c:pt>
                <c:pt idx="2069">
                  <c:v>-32.660857589999999</c:v>
                </c:pt>
                <c:pt idx="2070">
                  <c:v>-34.301821410000002</c:v>
                </c:pt>
                <c:pt idx="2071">
                  <c:v>-28.814098090000002</c:v>
                </c:pt>
                <c:pt idx="2072">
                  <c:v>-28.847540160000001</c:v>
                </c:pt>
                <c:pt idx="2073">
                  <c:v>-26.332254979999998</c:v>
                </c:pt>
                <c:pt idx="2074">
                  <c:v>-19.038037020000001</c:v>
                </c:pt>
                <c:pt idx="2075">
                  <c:v>-12.339450299999999</c:v>
                </c:pt>
                <c:pt idx="2076">
                  <c:v>-7.5221502390000001</c:v>
                </c:pt>
                <c:pt idx="2077">
                  <c:v>-6.8904382990000004</c:v>
                </c:pt>
                <c:pt idx="2078">
                  <c:v>-5.578185532</c:v>
                </c:pt>
                <c:pt idx="2079">
                  <c:v>-5.7638962229999997</c:v>
                </c:pt>
                <c:pt idx="2080">
                  <c:v>-6.0327688320000004</c:v>
                </c:pt>
                <c:pt idx="2081">
                  <c:v>-6.2490531689999997</c:v>
                </c:pt>
                <c:pt idx="2082">
                  <c:v>-5.5201850849999996</c:v>
                </c:pt>
                <c:pt idx="2083">
                  <c:v>-5.9029609819999997</c:v>
                </c:pt>
                <c:pt idx="2084">
                  <c:v>-6.0544190169999998</c:v>
                </c:pt>
                <c:pt idx="2085">
                  <c:v>-5.9004233680000002</c:v>
                </c:pt>
                <c:pt idx="2086">
                  <c:v>-4.8983054370000003</c:v>
                </c:pt>
                <c:pt idx="2087">
                  <c:v>-3.782987892</c:v>
                </c:pt>
                <c:pt idx="2088">
                  <c:v>-2.5008298729999998</c:v>
                </c:pt>
                <c:pt idx="2089">
                  <c:v>-1.498835965</c:v>
                </c:pt>
                <c:pt idx="2090">
                  <c:v>-0.917366503</c:v>
                </c:pt>
                <c:pt idx="2091">
                  <c:v>-0.45530313500000003</c:v>
                </c:pt>
                <c:pt idx="2092">
                  <c:v>-0.32059794400000002</c:v>
                </c:pt>
                <c:pt idx="2093">
                  <c:v>-0.11163092199999999</c:v>
                </c:pt>
                <c:pt idx="2094">
                  <c:v>0.41163245500000001</c:v>
                </c:pt>
                <c:pt idx="2095">
                  <c:v>0.77590280700000003</c:v>
                </c:pt>
                <c:pt idx="2096">
                  <c:v>1.1025274309999999</c:v>
                </c:pt>
                <c:pt idx="2097">
                  <c:v>2.6178287760000001</c:v>
                </c:pt>
                <c:pt idx="2098">
                  <c:v>3.563880063</c:v>
                </c:pt>
                <c:pt idx="2099">
                  <c:v>3.9119913670000002</c:v>
                </c:pt>
                <c:pt idx="2100">
                  <c:v>3.3541346349999999</c:v>
                </c:pt>
                <c:pt idx="2101">
                  <c:v>1.77365339</c:v>
                </c:pt>
                <c:pt idx="2102">
                  <c:v>-1.1324748870000001</c:v>
                </c:pt>
                <c:pt idx="2103">
                  <c:v>-4.3950893090000003</c:v>
                </c:pt>
                <c:pt idx="2104">
                  <c:v>-7.8104384509999996</c:v>
                </c:pt>
                <c:pt idx="2105">
                  <c:v>-10.673910640000001</c:v>
                </c:pt>
                <c:pt idx="2106">
                  <c:v>-11.601132720000001</c:v>
                </c:pt>
                <c:pt idx="2107">
                  <c:v>-10.067564000000001</c:v>
                </c:pt>
                <c:pt idx="2108">
                  <c:v>-7.5641505679999996</c:v>
                </c:pt>
                <c:pt idx="2109">
                  <c:v>-5.2611872589999997</c:v>
                </c:pt>
                <c:pt idx="2110">
                  <c:v>-4.1301145769999996</c:v>
                </c:pt>
                <c:pt idx="2111">
                  <c:v>-5.3188171049999999</c:v>
                </c:pt>
                <c:pt idx="2112">
                  <c:v>-7.0780926959999997</c:v>
                </c:pt>
                <c:pt idx="2113">
                  <c:v>-9.5570917459999993</c:v>
                </c:pt>
                <c:pt idx="2114">
                  <c:v>-13.458718040000001</c:v>
                </c:pt>
                <c:pt idx="2115">
                  <c:v>-17.55111776</c:v>
                </c:pt>
                <c:pt idx="2116">
                  <c:v>-21.444173620000001</c:v>
                </c:pt>
                <c:pt idx="2117">
                  <c:v>-24.922432700000002</c:v>
                </c:pt>
                <c:pt idx="2118">
                  <c:v>-27.674905760000001</c:v>
                </c:pt>
                <c:pt idx="2119">
                  <c:v>-30.528851800000002</c:v>
                </c:pt>
                <c:pt idx="2120">
                  <c:v>-32.034595320000001</c:v>
                </c:pt>
                <c:pt idx="2121">
                  <c:v>-35.856773320000002</c:v>
                </c:pt>
                <c:pt idx="2122">
                  <c:v>-37.207585629999997</c:v>
                </c:pt>
                <c:pt idx="2123">
                  <c:v>-35.790784590000001</c:v>
                </c:pt>
                <c:pt idx="2124">
                  <c:v>-34.352737410000003</c:v>
                </c:pt>
                <c:pt idx="2125">
                  <c:v>-37.73065939</c:v>
                </c:pt>
                <c:pt idx="2126">
                  <c:v>-47.549187760000002</c:v>
                </c:pt>
                <c:pt idx="2127">
                  <c:v>-37.524803800000001</c:v>
                </c:pt>
                <c:pt idx="2128">
                  <c:v>-27.912434449999999</c:v>
                </c:pt>
                <c:pt idx="2129">
                  <c:v>-21.54248243</c:v>
                </c:pt>
                <c:pt idx="2130">
                  <c:v>-10.26529103</c:v>
                </c:pt>
                <c:pt idx="2131">
                  <c:v>0.80703007400000004</c:v>
                </c:pt>
                <c:pt idx="2132">
                  <c:v>7.472540553</c:v>
                </c:pt>
                <c:pt idx="2133">
                  <c:v>12.91639045</c:v>
                </c:pt>
                <c:pt idx="2134">
                  <c:v>15.619752780000001</c:v>
                </c:pt>
                <c:pt idx="2135">
                  <c:v>15.13685235</c:v>
                </c:pt>
                <c:pt idx="2136">
                  <c:v>12.64468488</c:v>
                </c:pt>
                <c:pt idx="2137">
                  <c:v>9.4202294379999998</c:v>
                </c:pt>
                <c:pt idx="2138">
                  <c:v>5.2827571969999996</c:v>
                </c:pt>
                <c:pt idx="2139">
                  <c:v>2.627986698</c:v>
                </c:pt>
                <c:pt idx="2140">
                  <c:v>0.70261419700000005</c:v>
                </c:pt>
                <c:pt idx="2141">
                  <c:v>0.56297085499999999</c:v>
                </c:pt>
                <c:pt idx="2142">
                  <c:v>0.47314669399999998</c:v>
                </c:pt>
                <c:pt idx="2143">
                  <c:v>-7.5316749000000002E-2</c:v>
                </c:pt>
                <c:pt idx="2144">
                  <c:v>-0.42043846899999998</c:v>
                </c:pt>
                <c:pt idx="2145">
                  <c:v>-1.1281782849999999</c:v>
                </c:pt>
                <c:pt idx="2146">
                  <c:v>-2.6457257489999999</c:v>
                </c:pt>
                <c:pt idx="2147">
                  <c:v>-5.0817457199999998</c:v>
                </c:pt>
                <c:pt idx="2148">
                  <c:v>-6.6580824339999998</c:v>
                </c:pt>
                <c:pt idx="2149">
                  <c:v>-7.1714516939999999</c:v>
                </c:pt>
                <c:pt idx="2150">
                  <c:v>-6.6318074930000002</c:v>
                </c:pt>
                <c:pt idx="2151">
                  <c:v>-5.910181862</c:v>
                </c:pt>
                <c:pt idx="2152">
                  <c:v>-4.9664059429999998</c:v>
                </c:pt>
                <c:pt idx="2153">
                  <c:v>-6.2478332889999999</c:v>
                </c:pt>
                <c:pt idx="2154">
                  <c:v>-4.7297297609999998</c:v>
                </c:pt>
                <c:pt idx="2155">
                  <c:v>-6.0011817599999997</c:v>
                </c:pt>
                <c:pt idx="2156">
                  <c:v>-5.1592371809999999</c:v>
                </c:pt>
                <c:pt idx="2157">
                  <c:v>-4.8522166279999999</c:v>
                </c:pt>
                <c:pt idx="2158">
                  <c:v>-8.7524467300000008</c:v>
                </c:pt>
                <c:pt idx="2159">
                  <c:v>-12.45527802</c:v>
                </c:pt>
                <c:pt idx="2160">
                  <c:v>-17.427666200000001</c:v>
                </c:pt>
                <c:pt idx="2161">
                  <c:v>-24.63811458</c:v>
                </c:pt>
                <c:pt idx="2162">
                  <c:v>-31.155216899999999</c:v>
                </c:pt>
                <c:pt idx="2163">
                  <c:v>-34.983112810000002</c:v>
                </c:pt>
                <c:pt idx="2164">
                  <c:v>-38.218391199999999</c:v>
                </c:pt>
                <c:pt idx="2165">
                  <c:v>-35.887191569999999</c:v>
                </c:pt>
                <c:pt idx="2166">
                  <c:v>-31.846158160000002</c:v>
                </c:pt>
                <c:pt idx="2167">
                  <c:v>-25.79365988</c:v>
                </c:pt>
                <c:pt idx="2168">
                  <c:v>-21.763413610000001</c:v>
                </c:pt>
                <c:pt idx="2169">
                  <c:v>-20.118905689999998</c:v>
                </c:pt>
                <c:pt idx="2170">
                  <c:v>-22.46494594</c:v>
                </c:pt>
                <c:pt idx="2171">
                  <c:v>-27.243182919999999</c:v>
                </c:pt>
                <c:pt idx="2172">
                  <c:v>-31.673372440000001</c:v>
                </c:pt>
                <c:pt idx="2173">
                  <c:v>-32.278841800000002</c:v>
                </c:pt>
                <c:pt idx="2174">
                  <c:v>-27.989718809999999</c:v>
                </c:pt>
                <c:pt idx="2175">
                  <c:v>-25.37107082</c:v>
                </c:pt>
                <c:pt idx="2176">
                  <c:v>-20.438294630000001</c:v>
                </c:pt>
                <c:pt idx="2177">
                  <c:v>-11.321247680000001</c:v>
                </c:pt>
                <c:pt idx="2178">
                  <c:v>-7.998311728</c:v>
                </c:pt>
                <c:pt idx="2179">
                  <c:v>-8.2683437439999992</c:v>
                </c:pt>
                <c:pt idx="2180">
                  <c:v>-9.8147803450000008</c:v>
                </c:pt>
                <c:pt idx="2181">
                  <c:v>-13.153694740000001</c:v>
                </c:pt>
                <c:pt idx="2182">
                  <c:v>-15.86276904</c:v>
                </c:pt>
                <c:pt idx="2183">
                  <c:v>-17.10484529</c:v>
                </c:pt>
                <c:pt idx="2184">
                  <c:v>-14.022979899999999</c:v>
                </c:pt>
                <c:pt idx="2185">
                  <c:v>-10.116510849999999</c:v>
                </c:pt>
                <c:pt idx="2186">
                  <c:v>-5.3952909199999999</c:v>
                </c:pt>
                <c:pt idx="2187">
                  <c:v>-2.044439101</c:v>
                </c:pt>
                <c:pt idx="2188">
                  <c:v>0.97724435099999996</c:v>
                </c:pt>
                <c:pt idx="2189">
                  <c:v>-1.7052830839999999</c:v>
                </c:pt>
                <c:pt idx="2190">
                  <c:v>-3.5856644219999998</c:v>
                </c:pt>
                <c:pt idx="2191">
                  <c:v>-8.4277916780000002</c:v>
                </c:pt>
                <c:pt idx="2192">
                  <c:v>-10.640353579999999</c:v>
                </c:pt>
                <c:pt idx="2193">
                  <c:v>-9.5702482870000001</c:v>
                </c:pt>
                <c:pt idx="2194">
                  <c:v>-9.3657690739999993</c:v>
                </c:pt>
                <c:pt idx="2195">
                  <c:v>-7.2545272299999999</c:v>
                </c:pt>
                <c:pt idx="2196">
                  <c:v>-6.6577118359999998</c:v>
                </c:pt>
                <c:pt idx="2197">
                  <c:v>-6.5269907009999999</c:v>
                </c:pt>
                <c:pt idx="2198">
                  <c:v>-6.6580594870000001</c:v>
                </c:pt>
                <c:pt idx="2199">
                  <c:v>-7.4834750320000003</c:v>
                </c:pt>
                <c:pt idx="2200">
                  <c:v>-8.3255143480000005</c:v>
                </c:pt>
                <c:pt idx="2201">
                  <c:v>-4.9107078780000002</c:v>
                </c:pt>
                <c:pt idx="2202">
                  <c:v>-1.927467577</c:v>
                </c:pt>
                <c:pt idx="2203">
                  <c:v>1.8227359240000001</c:v>
                </c:pt>
                <c:pt idx="2204">
                  <c:v>2.2547956089999999</c:v>
                </c:pt>
                <c:pt idx="2205">
                  <c:v>2.257254052</c:v>
                </c:pt>
                <c:pt idx="2206">
                  <c:v>1.561053534</c:v>
                </c:pt>
                <c:pt idx="2207">
                  <c:v>-0.14082185999999999</c:v>
                </c:pt>
                <c:pt idx="2208">
                  <c:v>-2.2261192959999998</c:v>
                </c:pt>
                <c:pt idx="2209">
                  <c:v>-5.7933402970000003</c:v>
                </c:pt>
                <c:pt idx="2210">
                  <c:v>-8.3064491710000006</c:v>
                </c:pt>
                <c:pt idx="2211">
                  <c:v>-8.8190631390000007</c:v>
                </c:pt>
                <c:pt idx="2212">
                  <c:v>-8.3621394010000003</c:v>
                </c:pt>
                <c:pt idx="2213">
                  <c:v>-4.3554411320000002</c:v>
                </c:pt>
                <c:pt idx="2214">
                  <c:v>-3.3089076799999999</c:v>
                </c:pt>
                <c:pt idx="2215">
                  <c:v>-3.968709584</c:v>
                </c:pt>
                <c:pt idx="2216">
                  <c:v>-4.5899347060000002</c:v>
                </c:pt>
                <c:pt idx="2217">
                  <c:v>-5.7227616819999998</c:v>
                </c:pt>
                <c:pt idx="2218">
                  <c:v>-6.9372628130000002</c:v>
                </c:pt>
                <c:pt idx="2219">
                  <c:v>-9.1662920000000003</c:v>
                </c:pt>
                <c:pt idx="2220">
                  <c:v>-9.0838487249999993</c:v>
                </c:pt>
                <c:pt idx="2221">
                  <c:v>-8.0797366929999992</c:v>
                </c:pt>
                <c:pt idx="2222">
                  <c:v>-7.4165333159999998</c:v>
                </c:pt>
                <c:pt idx="2223">
                  <c:v>-6.092681163</c:v>
                </c:pt>
                <c:pt idx="2224">
                  <c:v>-12.35072255</c:v>
                </c:pt>
                <c:pt idx="2225">
                  <c:v>-5.5022791450000001</c:v>
                </c:pt>
                <c:pt idx="2226">
                  <c:v>-7.4305426819999996</c:v>
                </c:pt>
                <c:pt idx="2227">
                  <c:v>-6.8161306049999997</c:v>
                </c:pt>
                <c:pt idx="2228">
                  <c:v>-7.2420109840000002</c:v>
                </c:pt>
                <c:pt idx="2229">
                  <c:v>-7.0086252470000003</c:v>
                </c:pt>
                <c:pt idx="2230">
                  <c:v>-5.9584192549999999</c:v>
                </c:pt>
                <c:pt idx="2231">
                  <c:v>-6.048437485</c:v>
                </c:pt>
                <c:pt idx="2232">
                  <c:v>-5.3380463840000001</c:v>
                </c:pt>
                <c:pt idx="2233">
                  <c:v>-4.9346643590000001</c:v>
                </c:pt>
                <c:pt idx="2234">
                  <c:v>-2.8854022640000001</c:v>
                </c:pt>
                <c:pt idx="2235">
                  <c:v>-0.96466481900000001</c:v>
                </c:pt>
                <c:pt idx="2236">
                  <c:v>0.23530873599999999</c:v>
                </c:pt>
                <c:pt idx="2237">
                  <c:v>0.90717197299999996</c:v>
                </c:pt>
                <c:pt idx="2238">
                  <c:v>1.1570344850000001</c:v>
                </c:pt>
                <c:pt idx="2239">
                  <c:v>0.51977972900000002</c:v>
                </c:pt>
                <c:pt idx="2240">
                  <c:v>-0.51913041100000001</c:v>
                </c:pt>
                <c:pt idx="2241">
                  <c:v>-3.2924529680000001</c:v>
                </c:pt>
                <c:pt idx="2242">
                  <c:v>-4.7074693669999998</c:v>
                </c:pt>
                <c:pt idx="2243">
                  <c:v>-3.915803339</c:v>
                </c:pt>
                <c:pt idx="2244">
                  <c:v>-2.052167684</c:v>
                </c:pt>
                <c:pt idx="2245">
                  <c:v>0.45691017900000003</c:v>
                </c:pt>
                <c:pt idx="2246">
                  <c:v>2.322112642</c:v>
                </c:pt>
                <c:pt idx="2247">
                  <c:v>3.2573898419999998</c:v>
                </c:pt>
                <c:pt idx="2248">
                  <c:v>1.3379634119999999</c:v>
                </c:pt>
                <c:pt idx="2249">
                  <c:v>-2.073400377</c:v>
                </c:pt>
                <c:pt idx="2250">
                  <c:v>-4.5637630600000003</c:v>
                </c:pt>
                <c:pt idx="2251">
                  <c:v>-6.0300270830000002</c:v>
                </c:pt>
                <c:pt idx="2252">
                  <c:v>-6.8323807739999998</c:v>
                </c:pt>
                <c:pt idx="2253">
                  <c:v>-6.7586999409999997</c:v>
                </c:pt>
                <c:pt idx="2254">
                  <c:v>-5.3233591159999998</c:v>
                </c:pt>
                <c:pt idx="2255">
                  <c:v>-3.5536630690000002</c:v>
                </c:pt>
                <c:pt idx="2256">
                  <c:v>-1.602650031</c:v>
                </c:pt>
                <c:pt idx="2257">
                  <c:v>-1.832167407</c:v>
                </c:pt>
                <c:pt idx="2258">
                  <c:v>-3.6076389679999998</c:v>
                </c:pt>
                <c:pt idx="2259">
                  <c:v>-6.3086032970000003</c:v>
                </c:pt>
                <c:pt idx="2260">
                  <c:v>-8.0505189179999999</c:v>
                </c:pt>
                <c:pt idx="2261">
                  <c:v>-8.3223917870000008</c:v>
                </c:pt>
                <c:pt idx="2262">
                  <c:v>-6.3798082269999998</c:v>
                </c:pt>
                <c:pt idx="2263">
                  <c:v>-4.2352922460000002</c:v>
                </c:pt>
                <c:pt idx="2264">
                  <c:v>-3.4155224890000002</c:v>
                </c:pt>
                <c:pt idx="2265">
                  <c:v>-5.0168414759999997</c:v>
                </c:pt>
                <c:pt idx="2266">
                  <c:v>-5.5181432340000001</c:v>
                </c:pt>
                <c:pt idx="2267">
                  <c:v>-5.2397683180000003</c:v>
                </c:pt>
                <c:pt idx="2268">
                  <c:v>-4.8103540870000003</c:v>
                </c:pt>
                <c:pt idx="2269">
                  <c:v>-4.047738131</c:v>
                </c:pt>
                <c:pt idx="2270">
                  <c:v>-4.0523461870000004</c:v>
                </c:pt>
                <c:pt idx="2271">
                  <c:v>-4.6481532080000001</c:v>
                </c:pt>
                <c:pt idx="2272">
                  <c:v>-4.8598657889999997</c:v>
                </c:pt>
                <c:pt idx="2273">
                  <c:v>-5.243608268</c:v>
                </c:pt>
                <c:pt idx="2274">
                  <c:v>-6.0986563309999999</c:v>
                </c:pt>
                <c:pt idx="2275">
                  <c:v>-6.755664511</c:v>
                </c:pt>
                <c:pt idx="2276">
                  <c:v>-6.8278797789999999</c:v>
                </c:pt>
                <c:pt idx="2277">
                  <c:v>-6.240642018</c:v>
                </c:pt>
                <c:pt idx="2278">
                  <c:v>-6.1699077600000001</c:v>
                </c:pt>
                <c:pt idx="2279">
                  <c:v>-5.5939181060000003</c:v>
                </c:pt>
                <c:pt idx="2280">
                  <c:v>-5.420026558</c:v>
                </c:pt>
                <c:pt idx="2281">
                  <c:v>-4.9190634390000003</c:v>
                </c:pt>
                <c:pt idx="2282">
                  <c:v>-4.1785063649999996</c:v>
                </c:pt>
                <c:pt idx="2283">
                  <c:v>-3.8401108370000001</c:v>
                </c:pt>
                <c:pt idx="2284">
                  <c:v>-3.7130317920000002</c:v>
                </c:pt>
                <c:pt idx="2285">
                  <c:v>-3.759567385</c:v>
                </c:pt>
                <c:pt idx="2286">
                  <c:v>-4.0572759510000003</c:v>
                </c:pt>
                <c:pt idx="2287">
                  <c:v>-4.4295704220000003</c:v>
                </c:pt>
                <c:pt idx="2288">
                  <c:v>-4.5076571689999998</c:v>
                </c:pt>
                <c:pt idx="2289">
                  <c:v>-4.8238729820000001</c:v>
                </c:pt>
                <c:pt idx="2290">
                  <c:v>-4.820949927</c:v>
                </c:pt>
                <c:pt idx="2291">
                  <c:v>-4.6648884510000004</c:v>
                </c:pt>
                <c:pt idx="2292">
                  <c:v>-5.0388416080000002</c:v>
                </c:pt>
                <c:pt idx="2293">
                  <c:v>-5.4458933380000003</c:v>
                </c:pt>
                <c:pt idx="2294">
                  <c:v>-5.3617160249999998</c:v>
                </c:pt>
                <c:pt idx="2295">
                  <c:v>-4.9208330919999996</c:v>
                </c:pt>
                <c:pt idx="2296">
                  <c:v>-4.3633476629999999</c:v>
                </c:pt>
                <c:pt idx="2297">
                  <c:v>-4.149663629</c:v>
                </c:pt>
                <c:pt idx="2298">
                  <c:v>-4.0077844779999996</c:v>
                </c:pt>
                <c:pt idx="2299">
                  <c:v>-4.7232443379999998</c:v>
                </c:pt>
                <c:pt idx="2300">
                  <c:v>-4.4431621679999997</c:v>
                </c:pt>
                <c:pt idx="2301">
                  <c:v>-3.4238864800000002</c:v>
                </c:pt>
                <c:pt idx="2302">
                  <c:v>-2.7505073759999998</c:v>
                </c:pt>
                <c:pt idx="2303">
                  <c:v>-2.0046921530000001</c:v>
                </c:pt>
                <c:pt idx="2304">
                  <c:v>-1.805870131</c:v>
                </c:pt>
                <c:pt idx="2305">
                  <c:v>-1.920286205</c:v>
                </c:pt>
                <c:pt idx="2306">
                  <c:v>-2.9973015639999998</c:v>
                </c:pt>
                <c:pt idx="2307">
                  <c:v>-5.3692995000000003</c:v>
                </c:pt>
                <c:pt idx="2308">
                  <c:v>-7.4462061720000001</c:v>
                </c:pt>
                <c:pt idx="2309">
                  <c:v>-7.834831769</c:v>
                </c:pt>
                <c:pt idx="2310">
                  <c:v>-7.2333330499999997</c:v>
                </c:pt>
                <c:pt idx="2311">
                  <c:v>-5.8135056389999997</c:v>
                </c:pt>
                <c:pt idx="2312">
                  <c:v>-3.9279476830000002</c:v>
                </c:pt>
                <c:pt idx="2313">
                  <c:v>-2.7226827039999999</c:v>
                </c:pt>
                <c:pt idx="2314">
                  <c:v>-2.6240945999999998</c:v>
                </c:pt>
                <c:pt idx="2315">
                  <c:v>-3.2255715820000002</c:v>
                </c:pt>
                <c:pt idx="2316">
                  <c:v>-4.1596855350000004</c:v>
                </c:pt>
                <c:pt idx="2317">
                  <c:v>-4.8527440620000002</c:v>
                </c:pt>
                <c:pt idx="2318">
                  <c:v>-5.5841985129999996</c:v>
                </c:pt>
                <c:pt idx="2319">
                  <c:v>-6.5648995870000002</c:v>
                </c:pt>
                <c:pt idx="2320">
                  <c:v>-6.9019246450000002</c:v>
                </c:pt>
                <c:pt idx="2321">
                  <c:v>-5.3933343420000002</c:v>
                </c:pt>
                <c:pt idx="2322">
                  <c:v>-4.5023419430000002</c:v>
                </c:pt>
                <c:pt idx="2323">
                  <c:v>-3.8321173439999998</c:v>
                </c:pt>
                <c:pt idx="2324">
                  <c:v>-3.7067004730000002</c:v>
                </c:pt>
                <c:pt idx="2325">
                  <c:v>-4.2532310689999999</c:v>
                </c:pt>
                <c:pt idx="2326">
                  <c:v>-5.3252172020000001</c:v>
                </c:pt>
                <c:pt idx="2327">
                  <c:v>-7.2809832999999999</c:v>
                </c:pt>
                <c:pt idx="2328">
                  <c:v>-8.9789516079999991</c:v>
                </c:pt>
                <c:pt idx="2329">
                  <c:v>-9.1746665079999996</c:v>
                </c:pt>
                <c:pt idx="2330">
                  <c:v>-9.6965064739999995</c:v>
                </c:pt>
                <c:pt idx="2331">
                  <c:v>-8.803834706</c:v>
                </c:pt>
              </c:numCache>
            </c:numRef>
          </c:val>
          <c:smooth val="0"/>
          <c:extLst>
            <c:ext xmlns:c16="http://schemas.microsoft.com/office/drawing/2014/chart" uri="{C3380CC4-5D6E-409C-BE32-E72D297353CC}">
              <c16:uniqueId val="{00000000-68B8-4F26-870B-D6B92880E785}"/>
            </c:ext>
          </c:extLst>
        </c:ser>
        <c:ser>
          <c:idx val="1"/>
          <c:order val="1"/>
          <c:tx>
            <c:strRef>
              <c:f>accelerometer!$G$1</c:f>
              <c:strCache>
                <c:ptCount val="1"/>
                <c:pt idx="0">
                  <c:v>Accel_Y</c:v>
                </c:pt>
              </c:strCache>
            </c:strRef>
          </c:tx>
          <c:spPr>
            <a:ln w="28575" cap="rnd">
              <a:solidFill>
                <a:schemeClr val="accent2"/>
              </a:solidFill>
              <a:round/>
            </a:ln>
            <a:effectLst/>
          </c:spPr>
          <c:marker>
            <c:symbol val="none"/>
          </c:marker>
          <c:val>
            <c:numRef>
              <c:f>accelerometer!$G$2:$G$2333</c:f>
              <c:numCache>
                <c:formatCode>General</c:formatCode>
                <c:ptCount val="2332"/>
                <c:pt idx="0">
                  <c:v>-0.52068542200000001</c:v>
                </c:pt>
                <c:pt idx="1">
                  <c:v>-0.42460268800000001</c:v>
                </c:pt>
                <c:pt idx="2">
                  <c:v>-0.424555301</c:v>
                </c:pt>
                <c:pt idx="3">
                  <c:v>-0.54902358699999998</c:v>
                </c:pt>
                <c:pt idx="4">
                  <c:v>-0.426113358</c:v>
                </c:pt>
                <c:pt idx="5">
                  <c:v>-0.54673607099999999</c:v>
                </c:pt>
                <c:pt idx="6">
                  <c:v>-0.3865729</c:v>
                </c:pt>
                <c:pt idx="7">
                  <c:v>-0.436391158</c:v>
                </c:pt>
                <c:pt idx="8">
                  <c:v>-0.41648718800000001</c:v>
                </c:pt>
                <c:pt idx="9">
                  <c:v>-0.447623834</c:v>
                </c:pt>
                <c:pt idx="10">
                  <c:v>-0.355306599</c:v>
                </c:pt>
                <c:pt idx="11">
                  <c:v>-0.467207021</c:v>
                </c:pt>
                <c:pt idx="12">
                  <c:v>-0.494634395</c:v>
                </c:pt>
                <c:pt idx="13">
                  <c:v>-0.49304478099999999</c:v>
                </c:pt>
                <c:pt idx="14">
                  <c:v>-0.13171835600000001</c:v>
                </c:pt>
                <c:pt idx="15">
                  <c:v>14.883052660000001</c:v>
                </c:pt>
                <c:pt idx="16">
                  <c:v>18.091157460000002</c:v>
                </c:pt>
                <c:pt idx="17">
                  <c:v>15.8307088</c:v>
                </c:pt>
                <c:pt idx="18">
                  <c:v>11.183284909999999</c:v>
                </c:pt>
                <c:pt idx="19">
                  <c:v>8.008911071</c:v>
                </c:pt>
                <c:pt idx="20">
                  <c:v>8.0620188850000005</c:v>
                </c:pt>
                <c:pt idx="21">
                  <c:v>11.92941924</c:v>
                </c:pt>
                <c:pt idx="22">
                  <c:v>18.296355460000001</c:v>
                </c:pt>
                <c:pt idx="23">
                  <c:v>19.24849326</c:v>
                </c:pt>
                <c:pt idx="24">
                  <c:v>16.249254690000001</c:v>
                </c:pt>
                <c:pt idx="25">
                  <c:v>11.432619320000001</c:v>
                </c:pt>
                <c:pt idx="26">
                  <c:v>7.3334576650000001</c:v>
                </c:pt>
                <c:pt idx="27">
                  <c:v>3.3547710730000002</c:v>
                </c:pt>
                <c:pt idx="28">
                  <c:v>0.67228683899999997</c:v>
                </c:pt>
                <c:pt idx="29">
                  <c:v>-0.28905555999999999</c:v>
                </c:pt>
                <c:pt idx="30">
                  <c:v>-1.710902653</c:v>
                </c:pt>
                <c:pt idx="31">
                  <c:v>-0.87337824900000005</c:v>
                </c:pt>
                <c:pt idx="32">
                  <c:v>0.50360570500000001</c:v>
                </c:pt>
                <c:pt idx="33">
                  <c:v>1.207570654</c:v>
                </c:pt>
                <c:pt idx="34">
                  <c:v>3.8285793610000001</c:v>
                </c:pt>
                <c:pt idx="35">
                  <c:v>2.3531017090000002</c:v>
                </c:pt>
                <c:pt idx="36">
                  <c:v>6.9921797090000002</c:v>
                </c:pt>
                <c:pt idx="37">
                  <c:v>10.095608479999999</c:v>
                </c:pt>
                <c:pt idx="38">
                  <c:v>11.231710059999999</c:v>
                </c:pt>
                <c:pt idx="39">
                  <c:v>8.1506397550000003</c:v>
                </c:pt>
                <c:pt idx="40">
                  <c:v>4.5073565779999996</c:v>
                </c:pt>
                <c:pt idx="41">
                  <c:v>2.2999669659999999</c:v>
                </c:pt>
                <c:pt idx="42">
                  <c:v>-1.563735144</c:v>
                </c:pt>
                <c:pt idx="43">
                  <c:v>-4.4737215600000004</c:v>
                </c:pt>
                <c:pt idx="44">
                  <c:v>-7.3224450670000003</c:v>
                </c:pt>
                <c:pt idx="45">
                  <c:v>-7.4752424380000004</c:v>
                </c:pt>
                <c:pt idx="46">
                  <c:v>-7.4454964209999996</c:v>
                </c:pt>
                <c:pt idx="47">
                  <c:v>-6.9350450219999997</c:v>
                </c:pt>
                <c:pt idx="48">
                  <c:v>-6.3829818720000002</c:v>
                </c:pt>
                <c:pt idx="49">
                  <c:v>-6.4134404859999998</c:v>
                </c:pt>
                <c:pt idx="50">
                  <c:v>-5.0304825600000003</c:v>
                </c:pt>
                <c:pt idx="51">
                  <c:v>-2.0874044930000002</c:v>
                </c:pt>
                <c:pt idx="52">
                  <c:v>4.2237630429999999</c:v>
                </c:pt>
                <c:pt idx="53">
                  <c:v>6.0794262379999999</c:v>
                </c:pt>
                <c:pt idx="54">
                  <c:v>0.21730475499999999</c:v>
                </c:pt>
                <c:pt idx="55">
                  <c:v>-6.2343914429999998</c:v>
                </c:pt>
                <c:pt idx="56">
                  <c:v>-8.85170031</c:v>
                </c:pt>
                <c:pt idx="57">
                  <c:v>-8.9018047120000006</c:v>
                </c:pt>
                <c:pt idx="58">
                  <c:v>-7.4076269860000004</c:v>
                </c:pt>
                <c:pt idx="59">
                  <c:v>-7.3592594790000003</c:v>
                </c:pt>
                <c:pt idx="60">
                  <c:v>-8.647700596</c:v>
                </c:pt>
                <c:pt idx="61">
                  <c:v>-10.250597409999999</c:v>
                </c:pt>
                <c:pt idx="62">
                  <c:v>-11.87473368</c:v>
                </c:pt>
                <c:pt idx="63">
                  <c:v>-10.92630303</c:v>
                </c:pt>
                <c:pt idx="64">
                  <c:v>-5.943724037</c:v>
                </c:pt>
                <c:pt idx="65">
                  <c:v>-7.2237776619999998</c:v>
                </c:pt>
                <c:pt idx="66">
                  <c:v>-6.2608582869999996</c:v>
                </c:pt>
                <c:pt idx="67">
                  <c:v>-6.1527444740000004</c:v>
                </c:pt>
                <c:pt idx="68">
                  <c:v>-3.2109505989999998</c:v>
                </c:pt>
                <c:pt idx="69">
                  <c:v>-0.31370299600000001</c:v>
                </c:pt>
                <c:pt idx="70">
                  <c:v>1.024982643</c:v>
                </c:pt>
                <c:pt idx="71">
                  <c:v>2.0640625940000001</c:v>
                </c:pt>
                <c:pt idx="72">
                  <c:v>0.86831635900000004</c:v>
                </c:pt>
                <c:pt idx="73">
                  <c:v>0.98038114099999996</c:v>
                </c:pt>
                <c:pt idx="74">
                  <c:v>3.3068193520000002</c:v>
                </c:pt>
                <c:pt idx="75">
                  <c:v>10.06833174</c:v>
                </c:pt>
                <c:pt idx="76">
                  <c:v>3.6818088160000002</c:v>
                </c:pt>
                <c:pt idx="77">
                  <c:v>3.5624520999999999E-2</c:v>
                </c:pt>
                <c:pt idx="78">
                  <c:v>0.71985287099999995</c:v>
                </c:pt>
                <c:pt idx="79">
                  <c:v>1.3035808440000001</c:v>
                </c:pt>
                <c:pt idx="80">
                  <c:v>1.799925089</c:v>
                </c:pt>
                <c:pt idx="81">
                  <c:v>2.9003386230000001</c:v>
                </c:pt>
                <c:pt idx="82">
                  <c:v>0.20739993300000001</c:v>
                </c:pt>
                <c:pt idx="83">
                  <c:v>-3.5169960159999998</c:v>
                </c:pt>
                <c:pt idx="84">
                  <c:v>-5.8463846070000001</c:v>
                </c:pt>
                <c:pt idx="85">
                  <c:v>-8.9286496870000001</c:v>
                </c:pt>
                <c:pt idx="86">
                  <c:v>-8.7713579209999999</c:v>
                </c:pt>
                <c:pt idx="87">
                  <c:v>-4.0503670999999999</c:v>
                </c:pt>
                <c:pt idx="88">
                  <c:v>1.5170738E-2</c:v>
                </c:pt>
                <c:pt idx="89">
                  <c:v>-3.0699117650000001</c:v>
                </c:pt>
                <c:pt idx="90">
                  <c:v>-2.809250617</c:v>
                </c:pt>
                <c:pt idx="91">
                  <c:v>4.1848430179999996</c:v>
                </c:pt>
                <c:pt idx="92">
                  <c:v>-2.7949763619999999</c:v>
                </c:pt>
                <c:pt idx="93">
                  <c:v>-13.728136080000001</c:v>
                </c:pt>
                <c:pt idx="94">
                  <c:v>-13.68653291</c:v>
                </c:pt>
                <c:pt idx="95">
                  <c:v>-4.7591440159999996</c:v>
                </c:pt>
                <c:pt idx="96">
                  <c:v>-5.4387778029999998</c:v>
                </c:pt>
                <c:pt idx="97">
                  <c:v>1.7378529810000001</c:v>
                </c:pt>
                <c:pt idx="98">
                  <c:v>-4.6323774049999997</c:v>
                </c:pt>
                <c:pt idx="99">
                  <c:v>-6.5851769669999998</c:v>
                </c:pt>
                <c:pt idx="100">
                  <c:v>-12.3978017</c:v>
                </c:pt>
                <c:pt idx="101">
                  <c:v>-10.69661369</c:v>
                </c:pt>
                <c:pt idx="102">
                  <c:v>-13.847274909999999</c:v>
                </c:pt>
                <c:pt idx="103">
                  <c:v>-15.702059419999999</c:v>
                </c:pt>
                <c:pt idx="104">
                  <c:v>-16.56685667</c:v>
                </c:pt>
                <c:pt idx="105">
                  <c:v>-19.39903305</c:v>
                </c:pt>
                <c:pt idx="106">
                  <c:v>-22.594351939999999</c:v>
                </c:pt>
                <c:pt idx="107">
                  <c:v>-30.23249465</c:v>
                </c:pt>
                <c:pt idx="108">
                  <c:v>-26.129330620000001</c:v>
                </c:pt>
                <c:pt idx="109">
                  <c:v>-19.726413740000002</c:v>
                </c:pt>
                <c:pt idx="110">
                  <c:v>-13.7558334</c:v>
                </c:pt>
                <c:pt idx="111">
                  <c:v>-10.0076263</c:v>
                </c:pt>
                <c:pt idx="112">
                  <c:v>-11.725053490000001</c:v>
                </c:pt>
                <c:pt idx="113">
                  <c:v>-10.66624163</c:v>
                </c:pt>
                <c:pt idx="114">
                  <c:v>-12.35901486</c:v>
                </c:pt>
                <c:pt idx="115">
                  <c:v>-16.631872699999999</c:v>
                </c:pt>
                <c:pt idx="116">
                  <c:v>-38.240084619999998</c:v>
                </c:pt>
                <c:pt idx="117">
                  <c:v>-45.368407679999997</c:v>
                </c:pt>
                <c:pt idx="118">
                  <c:v>-42.580534409999999</c:v>
                </c:pt>
                <c:pt idx="119">
                  <c:v>-35.417865310000003</c:v>
                </c:pt>
                <c:pt idx="120">
                  <c:v>-16.375799870000002</c:v>
                </c:pt>
                <c:pt idx="121">
                  <c:v>-9.5216441379999992</c:v>
                </c:pt>
                <c:pt idx="122">
                  <c:v>-12.915331849999999</c:v>
                </c:pt>
                <c:pt idx="123">
                  <c:v>-8.1983843039999993</c:v>
                </c:pt>
                <c:pt idx="124">
                  <c:v>-11.76200598</c:v>
                </c:pt>
                <c:pt idx="125">
                  <c:v>-16.295077370000001</c:v>
                </c:pt>
                <c:pt idx="126">
                  <c:v>-16.91950726</c:v>
                </c:pt>
                <c:pt idx="127">
                  <c:v>-12.09623588</c:v>
                </c:pt>
                <c:pt idx="128">
                  <c:v>-7.1764369439999998</c:v>
                </c:pt>
                <c:pt idx="129">
                  <c:v>-4.3862279539999998</c:v>
                </c:pt>
                <c:pt idx="130">
                  <c:v>-0.450707354</c:v>
                </c:pt>
                <c:pt idx="131">
                  <c:v>1.031486267</c:v>
                </c:pt>
                <c:pt idx="132">
                  <c:v>0.17522537299999999</c:v>
                </c:pt>
                <c:pt idx="133">
                  <c:v>0.75931141199999996</c:v>
                </c:pt>
                <c:pt idx="134">
                  <c:v>0.60755979599999999</c:v>
                </c:pt>
                <c:pt idx="135">
                  <c:v>1.50276754</c:v>
                </c:pt>
                <c:pt idx="136">
                  <c:v>3.162977454</c:v>
                </c:pt>
                <c:pt idx="137">
                  <c:v>5.6489302600000002</c:v>
                </c:pt>
                <c:pt idx="138">
                  <c:v>9.9859392150000001</c:v>
                </c:pt>
                <c:pt idx="139">
                  <c:v>13.591863829999999</c:v>
                </c:pt>
                <c:pt idx="140">
                  <c:v>17.834949030000001</c:v>
                </c:pt>
                <c:pt idx="141">
                  <c:v>19.83768251</c:v>
                </c:pt>
                <c:pt idx="142">
                  <c:v>23.242672259999999</c:v>
                </c:pt>
                <c:pt idx="143">
                  <c:v>32.286548709999998</c:v>
                </c:pt>
                <c:pt idx="144">
                  <c:v>37.916267759999997</c:v>
                </c:pt>
                <c:pt idx="145">
                  <c:v>44.51244114</c:v>
                </c:pt>
                <c:pt idx="146">
                  <c:v>46.17986981</c:v>
                </c:pt>
                <c:pt idx="147">
                  <c:v>46.120953569999998</c:v>
                </c:pt>
                <c:pt idx="148">
                  <c:v>36.788512930000003</c:v>
                </c:pt>
                <c:pt idx="149">
                  <c:v>21.638640219999999</c:v>
                </c:pt>
                <c:pt idx="150">
                  <c:v>16.939663880000001</c:v>
                </c:pt>
                <c:pt idx="151">
                  <c:v>9.6054676400000005</c:v>
                </c:pt>
                <c:pt idx="152">
                  <c:v>3.4890727610000001</c:v>
                </c:pt>
                <c:pt idx="153">
                  <c:v>-4.6756003770000003</c:v>
                </c:pt>
                <c:pt idx="154">
                  <c:v>-43.044700919999997</c:v>
                </c:pt>
                <c:pt idx="155">
                  <c:v>-31.113154699999999</c:v>
                </c:pt>
                <c:pt idx="156">
                  <c:v>-8.4560832500000007</c:v>
                </c:pt>
                <c:pt idx="157">
                  <c:v>23.578510479999998</c:v>
                </c:pt>
                <c:pt idx="158">
                  <c:v>16.121857299999999</c:v>
                </c:pt>
                <c:pt idx="159">
                  <c:v>14.281435289999999</c:v>
                </c:pt>
                <c:pt idx="160">
                  <c:v>11.56282884</c:v>
                </c:pt>
                <c:pt idx="161">
                  <c:v>9.5980067780000002</c:v>
                </c:pt>
                <c:pt idx="162">
                  <c:v>8.0641375770000003</c:v>
                </c:pt>
                <c:pt idx="163">
                  <c:v>6.9830903160000002</c:v>
                </c:pt>
                <c:pt idx="164">
                  <c:v>5.3996681110000004</c:v>
                </c:pt>
                <c:pt idx="165">
                  <c:v>3.4514516629999998</c:v>
                </c:pt>
                <c:pt idx="166">
                  <c:v>3.3661852300000001</c:v>
                </c:pt>
                <c:pt idx="167">
                  <c:v>2.8824867599999999</c:v>
                </c:pt>
                <c:pt idx="168">
                  <c:v>3.2992658210000001</c:v>
                </c:pt>
                <c:pt idx="169">
                  <c:v>5.0347481409999997</c:v>
                </c:pt>
                <c:pt idx="170">
                  <c:v>4.6017164709999996</c:v>
                </c:pt>
                <c:pt idx="171">
                  <c:v>5.4831973180000002</c:v>
                </c:pt>
                <c:pt idx="172">
                  <c:v>6.9780779720000004</c:v>
                </c:pt>
                <c:pt idx="173">
                  <c:v>7.2918693049999996</c:v>
                </c:pt>
                <c:pt idx="174">
                  <c:v>9.2321950519999998</c:v>
                </c:pt>
                <c:pt idx="175">
                  <c:v>8.9341946550000007</c:v>
                </c:pt>
                <c:pt idx="176">
                  <c:v>8.5220301139999997</c:v>
                </c:pt>
                <c:pt idx="177">
                  <c:v>8.8332649889999999</c:v>
                </c:pt>
                <c:pt idx="178">
                  <c:v>8.7035762430000005</c:v>
                </c:pt>
                <c:pt idx="179">
                  <c:v>10.76924844</c:v>
                </c:pt>
                <c:pt idx="180">
                  <c:v>13.125067870000001</c:v>
                </c:pt>
                <c:pt idx="181">
                  <c:v>15.00970332</c:v>
                </c:pt>
                <c:pt idx="182">
                  <c:v>17.311194749999999</c:v>
                </c:pt>
                <c:pt idx="183">
                  <c:v>19.031298450000001</c:v>
                </c:pt>
                <c:pt idx="184">
                  <c:v>20.92244518</c:v>
                </c:pt>
                <c:pt idx="185">
                  <c:v>23.255301339999999</c:v>
                </c:pt>
                <c:pt idx="186">
                  <c:v>27.213952469999999</c:v>
                </c:pt>
                <c:pt idx="187">
                  <c:v>32.314094869999998</c:v>
                </c:pt>
                <c:pt idx="188">
                  <c:v>41.214528819999998</c:v>
                </c:pt>
                <c:pt idx="189">
                  <c:v>52.610492559999997</c:v>
                </c:pt>
                <c:pt idx="190">
                  <c:v>56.518565289999998</c:v>
                </c:pt>
                <c:pt idx="191">
                  <c:v>34.118723799999998</c:v>
                </c:pt>
                <c:pt idx="192">
                  <c:v>17.388474250000002</c:v>
                </c:pt>
                <c:pt idx="193">
                  <c:v>11.14019841</c:v>
                </c:pt>
                <c:pt idx="194">
                  <c:v>7.4466932559999996</c:v>
                </c:pt>
                <c:pt idx="195">
                  <c:v>4.6020449640000001</c:v>
                </c:pt>
                <c:pt idx="196">
                  <c:v>10.10137237</c:v>
                </c:pt>
                <c:pt idx="197">
                  <c:v>6.8832715320000002</c:v>
                </c:pt>
                <c:pt idx="198">
                  <c:v>-2.6971597279999999</c:v>
                </c:pt>
                <c:pt idx="199">
                  <c:v>-6.7132898509999999</c:v>
                </c:pt>
                <c:pt idx="200">
                  <c:v>-13.374351689999999</c:v>
                </c:pt>
                <c:pt idx="201">
                  <c:v>-18.371347929999999</c:v>
                </c:pt>
                <c:pt idx="202">
                  <c:v>-18.429829470000001</c:v>
                </c:pt>
                <c:pt idx="203">
                  <c:v>-20.68730283</c:v>
                </c:pt>
                <c:pt idx="204">
                  <c:v>-23.112849929999999</c:v>
                </c:pt>
                <c:pt idx="205">
                  <c:v>-24.243417019999999</c:v>
                </c:pt>
                <c:pt idx="206">
                  <c:v>-26.279452020000001</c:v>
                </c:pt>
                <c:pt idx="207">
                  <c:v>-27.38472153</c:v>
                </c:pt>
                <c:pt idx="208">
                  <c:v>-27.884967499999998</c:v>
                </c:pt>
                <c:pt idx="209">
                  <c:v>-28.613912280000001</c:v>
                </c:pt>
                <c:pt idx="210">
                  <c:v>-28.779569819999999</c:v>
                </c:pt>
                <c:pt idx="211">
                  <c:v>-29.158246980000001</c:v>
                </c:pt>
                <c:pt idx="212">
                  <c:v>-29.537312530000001</c:v>
                </c:pt>
                <c:pt idx="213">
                  <c:v>-30.46286855</c:v>
                </c:pt>
                <c:pt idx="214">
                  <c:v>-30.19604897</c:v>
                </c:pt>
                <c:pt idx="215">
                  <c:v>-31.281713870000001</c:v>
                </c:pt>
                <c:pt idx="216">
                  <c:v>-32.026074739999999</c:v>
                </c:pt>
                <c:pt idx="217">
                  <c:v>-32.511789970000002</c:v>
                </c:pt>
                <c:pt idx="218">
                  <c:v>-33.13784193</c:v>
                </c:pt>
                <c:pt idx="219">
                  <c:v>-32.990692299999999</c:v>
                </c:pt>
                <c:pt idx="220">
                  <c:v>-32.372864759999999</c:v>
                </c:pt>
                <c:pt idx="221">
                  <c:v>-31.034127990000002</c:v>
                </c:pt>
                <c:pt idx="222">
                  <c:v>-28.347951330000001</c:v>
                </c:pt>
                <c:pt idx="223">
                  <c:v>-26.217613409999998</c:v>
                </c:pt>
                <c:pt idx="224">
                  <c:v>-22.212153010000002</c:v>
                </c:pt>
                <c:pt idx="225">
                  <c:v>-20.508016019999999</c:v>
                </c:pt>
                <c:pt idx="226">
                  <c:v>-18.34865044</c:v>
                </c:pt>
                <c:pt idx="227">
                  <c:v>-17.233939700000001</c:v>
                </c:pt>
                <c:pt idx="228">
                  <c:v>-11.1754386</c:v>
                </c:pt>
                <c:pt idx="229">
                  <c:v>0.15967268100000001</c:v>
                </c:pt>
                <c:pt idx="230">
                  <c:v>28.624415389999999</c:v>
                </c:pt>
                <c:pt idx="231">
                  <c:v>65.749124679999994</c:v>
                </c:pt>
                <c:pt idx="232">
                  <c:v>63.181120849999999</c:v>
                </c:pt>
                <c:pt idx="233">
                  <c:v>46.175964329999999</c:v>
                </c:pt>
                <c:pt idx="234">
                  <c:v>37.634570439999997</c:v>
                </c:pt>
                <c:pt idx="235">
                  <c:v>33.384551389999999</c:v>
                </c:pt>
                <c:pt idx="236">
                  <c:v>33.276939220000003</c:v>
                </c:pt>
                <c:pt idx="237">
                  <c:v>34.263073759999997</c:v>
                </c:pt>
                <c:pt idx="238">
                  <c:v>34.924568540000003</c:v>
                </c:pt>
                <c:pt idx="239">
                  <c:v>36.82065532</c:v>
                </c:pt>
                <c:pt idx="240">
                  <c:v>30.44042666</c:v>
                </c:pt>
                <c:pt idx="241">
                  <c:v>25.855329699999999</c:v>
                </c:pt>
                <c:pt idx="242">
                  <c:v>23.202493029999999</c:v>
                </c:pt>
                <c:pt idx="243">
                  <c:v>21.360459150000001</c:v>
                </c:pt>
                <c:pt idx="244">
                  <c:v>20.79695881</c:v>
                </c:pt>
                <c:pt idx="245">
                  <c:v>19.685176940000002</c:v>
                </c:pt>
                <c:pt idx="246">
                  <c:v>18.71836184</c:v>
                </c:pt>
                <c:pt idx="247">
                  <c:v>17.513715059999999</c:v>
                </c:pt>
                <c:pt idx="248">
                  <c:v>15.992823</c:v>
                </c:pt>
                <c:pt idx="249">
                  <c:v>14.79803701</c:v>
                </c:pt>
                <c:pt idx="250">
                  <c:v>15.0224533</c:v>
                </c:pt>
                <c:pt idx="251">
                  <c:v>15.3829175</c:v>
                </c:pt>
                <c:pt idx="252">
                  <c:v>15.811514239999999</c:v>
                </c:pt>
                <c:pt idx="253">
                  <c:v>15.76969437</c:v>
                </c:pt>
                <c:pt idx="254">
                  <c:v>15.930664739999999</c:v>
                </c:pt>
                <c:pt idx="255">
                  <c:v>16.315723770000002</c:v>
                </c:pt>
                <c:pt idx="256">
                  <c:v>17.297232900000001</c:v>
                </c:pt>
                <c:pt idx="257">
                  <c:v>18.207442109999999</c:v>
                </c:pt>
                <c:pt idx="258">
                  <c:v>18.699785890000001</c:v>
                </c:pt>
                <c:pt idx="259">
                  <c:v>19.434528709999999</c:v>
                </c:pt>
                <c:pt idx="260">
                  <c:v>19.752555650000001</c:v>
                </c:pt>
                <c:pt idx="261">
                  <c:v>19.544375349999999</c:v>
                </c:pt>
                <c:pt idx="262">
                  <c:v>20.34959052</c:v>
                </c:pt>
                <c:pt idx="263">
                  <c:v>21.613993019999999</c:v>
                </c:pt>
                <c:pt idx="264">
                  <c:v>22.733418489999998</c:v>
                </c:pt>
                <c:pt idx="265">
                  <c:v>23.516157960000001</c:v>
                </c:pt>
                <c:pt idx="266">
                  <c:v>23.328713149999999</c:v>
                </c:pt>
                <c:pt idx="267">
                  <c:v>23.750887930000001</c:v>
                </c:pt>
                <c:pt idx="268">
                  <c:v>24.017221989999999</c:v>
                </c:pt>
                <c:pt idx="269">
                  <c:v>25.58564488</c:v>
                </c:pt>
                <c:pt idx="270">
                  <c:v>31.345994350000002</c:v>
                </c:pt>
                <c:pt idx="271">
                  <c:v>38.697564640000003</c:v>
                </c:pt>
                <c:pt idx="272">
                  <c:v>48.141759999999998</c:v>
                </c:pt>
                <c:pt idx="273">
                  <c:v>56.072263460000002</c:v>
                </c:pt>
                <c:pt idx="274">
                  <c:v>56.4877781</c:v>
                </c:pt>
                <c:pt idx="275">
                  <c:v>50.646665059999997</c:v>
                </c:pt>
                <c:pt idx="276">
                  <c:v>47.221616660000002</c:v>
                </c:pt>
                <c:pt idx="277">
                  <c:v>47.752600110000003</c:v>
                </c:pt>
                <c:pt idx="278">
                  <c:v>50.148693369999997</c:v>
                </c:pt>
                <c:pt idx="279">
                  <c:v>53.478276649999998</c:v>
                </c:pt>
                <c:pt idx="280">
                  <c:v>48.215203979999998</c:v>
                </c:pt>
                <c:pt idx="281">
                  <c:v>39.16516953</c:v>
                </c:pt>
                <c:pt idx="282">
                  <c:v>26.681731630000002</c:v>
                </c:pt>
                <c:pt idx="283">
                  <c:v>16.177076710000001</c:v>
                </c:pt>
                <c:pt idx="284">
                  <c:v>9.1002210320000003</c:v>
                </c:pt>
                <c:pt idx="285">
                  <c:v>2.2375987739999998</c:v>
                </c:pt>
                <c:pt idx="286">
                  <c:v>-2.3092474410000001</c:v>
                </c:pt>
                <c:pt idx="287">
                  <c:v>-6.4932120319999997</c:v>
                </c:pt>
                <c:pt idx="288">
                  <c:v>-10.571205109999999</c:v>
                </c:pt>
                <c:pt idx="289">
                  <c:v>-13.75804589</c:v>
                </c:pt>
                <c:pt idx="290">
                  <c:v>-16.628620529999999</c:v>
                </c:pt>
                <c:pt idx="291">
                  <c:v>-18.502802119999998</c:v>
                </c:pt>
                <c:pt idx="292">
                  <c:v>-19.998076820000001</c:v>
                </c:pt>
                <c:pt idx="293">
                  <c:v>-20.418337350000002</c:v>
                </c:pt>
                <c:pt idx="294">
                  <c:v>-21.634166929999999</c:v>
                </c:pt>
                <c:pt idx="295">
                  <c:v>-21.51931862</c:v>
                </c:pt>
                <c:pt idx="296">
                  <c:v>-22.025959919999998</c:v>
                </c:pt>
                <c:pt idx="297">
                  <c:v>-22.97452436</c:v>
                </c:pt>
                <c:pt idx="298">
                  <c:v>-23.324310449999999</c:v>
                </c:pt>
                <c:pt idx="299">
                  <c:v>-24.19997219</c:v>
                </c:pt>
                <c:pt idx="300">
                  <c:v>-25.246982129999999</c:v>
                </c:pt>
                <c:pt idx="301">
                  <c:v>-26.47030037</c:v>
                </c:pt>
                <c:pt idx="302">
                  <c:v>-27.16514106</c:v>
                </c:pt>
                <c:pt idx="303">
                  <c:v>-27.420496620000002</c:v>
                </c:pt>
                <c:pt idx="304">
                  <c:v>-26.998242149999999</c:v>
                </c:pt>
                <c:pt idx="305">
                  <c:v>-25.69149934</c:v>
                </c:pt>
                <c:pt idx="306">
                  <c:v>-25.036256259999998</c:v>
                </c:pt>
                <c:pt idx="307">
                  <c:v>-24.564555240000001</c:v>
                </c:pt>
                <c:pt idx="308">
                  <c:v>-24.080701850000001</c:v>
                </c:pt>
                <c:pt idx="309">
                  <c:v>-24.432982580000001</c:v>
                </c:pt>
                <c:pt idx="310">
                  <c:v>-25.216611790000002</c:v>
                </c:pt>
                <c:pt idx="311">
                  <c:v>-23.694307890000001</c:v>
                </c:pt>
                <c:pt idx="312">
                  <c:v>-22.386995089999999</c:v>
                </c:pt>
                <c:pt idx="313">
                  <c:v>-20.207984459999999</c:v>
                </c:pt>
                <c:pt idx="314">
                  <c:v>-17.95149241</c:v>
                </c:pt>
                <c:pt idx="315">
                  <c:v>-15.569603280000001</c:v>
                </c:pt>
                <c:pt idx="316">
                  <c:v>-8.5119547119999996</c:v>
                </c:pt>
                <c:pt idx="317">
                  <c:v>0.53897218499999999</c:v>
                </c:pt>
                <c:pt idx="318">
                  <c:v>24.926548400000001</c:v>
                </c:pt>
                <c:pt idx="319">
                  <c:v>41.631446990000001</c:v>
                </c:pt>
                <c:pt idx="320">
                  <c:v>36.1002504</c:v>
                </c:pt>
                <c:pt idx="321">
                  <c:v>35.661046110000001</c:v>
                </c:pt>
                <c:pt idx="322">
                  <c:v>37.889891310000003</c:v>
                </c:pt>
                <c:pt idx="323">
                  <c:v>41.170287139999999</c:v>
                </c:pt>
                <c:pt idx="324">
                  <c:v>40.983172089999997</c:v>
                </c:pt>
                <c:pt idx="325">
                  <c:v>38.51314558</c:v>
                </c:pt>
                <c:pt idx="326">
                  <c:v>33.192988669999998</c:v>
                </c:pt>
                <c:pt idx="327">
                  <c:v>30.441987480000002</c:v>
                </c:pt>
                <c:pt idx="328">
                  <c:v>29.764405109999998</c:v>
                </c:pt>
                <c:pt idx="329">
                  <c:v>31.63826336</c:v>
                </c:pt>
                <c:pt idx="330">
                  <c:v>32.902630000000002</c:v>
                </c:pt>
                <c:pt idx="331">
                  <c:v>33.87887052</c:v>
                </c:pt>
                <c:pt idx="332">
                  <c:v>37.529473969999998</c:v>
                </c:pt>
                <c:pt idx="333">
                  <c:v>39.695378460000001</c:v>
                </c:pt>
                <c:pt idx="334">
                  <c:v>40.108431760000002</c:v>
                </c:pt>
                <c:pt idx="335">
                  <c:v>40.623310920000002</c:v>
                </c:pt>
                <c:pt idx="336">
                  <c:v>40.570863920000001</c:v>
                </c:pt>
                <c:pt idx="337">
                  <c:v>39.107724189999999</c:v>
                </c:pt>
                <c:pt idx="338">
                  <c:v>38.22735849</c:v>
                </c:pt>
                <c:pt idx="339">
                  <c:v>38.93762237</c:v>
                </c:pt>
                <c:pt idx="340">
                  <c:v>42.191384280000001</c:v>
                </c:pt>
                <c:pt idx="341">
                  <c:v>44.19525763</c:v>
                </c:pt>
                <c:pt idx="342">
                  <c:v>46.736603170000002</c:v>
                </c:pt>
                <c:pt idx="343">
                  <c:v>39.439207140000001</c:v>
                </c:pt>
                <c:pt idx="344">
                  <c:v>33.81203636</c:v>
                </c:pt>
                <c:pt idx="345">
                  <c:v>30.991224119999998</c:v>
                </c:pt>
                <c:pt idx="346">
                  <c:v>29.418471889999999</c:v>
                </c:pt>
                <c:pt idx="347">
                  <c:v>31.511959399999999</c:v>
                </c:pt>
                <c:pt idx="348">
                  <c:v>33.906952439999998</c:v>
                </c:pt>
                <c:pt idx="349">
                  <c:v>36.997643250000003</c:v>
                </c:pt>
                <c:pt idx="350">
                  <c:v>39.307826650000003</c:v>
                </c:pt>
                <c:pt idx="351">
                  <c:v>40.19898783</c:v>
                </c:pt>
                <c:pt idx="352">
                  <c:v>37.949772029999998</c:v>
                </c:pt>
                <c:pt idx="353">
                  <c:v>34.98312087</c:v>
                </c:pt>
                <c:pt idx="354">
                  <c:v>33.941696800000003</c:v>
                </c:pt>
                <c:pt idx="355">
                  <c:v>34.713592749999997</c:v>
                </c:pt>
                <c:pt idx="356">
                  <c:v>36.38934948</c:v>
                </c:pt>
                <c:pt idx="357">
                  <c:v>39.503541230000003</c:v>
                </c:pt>
                <c:pt idx="358">
                  <c:v>42.405811440000001</c:v>
                </c:pt>
                <c:pt idx="359">
                  <c:v>43.156328799999997</c:v>
                </c:pt>
                <c:pt idx="360">
                  <c:v>41.130305970000002</c:v>
                </c:pt>
                <c:pt idx="361">
                  <c:v>40.002982080000002</c:v>
                </c:pt>
                <c:pt idx="362">
                  <c:v>37.181146890000001</c:v>
                </c:pt>
                <c:pt idx="363">
                  <c:v>37.85641373</c:v>
                </c:pt>
                <c:pt idx="364">
                  <c:v>40.263755519999997</c:v>
                </c:pt>
                <c:pt idx="365">
                  <c:v>45.290369859999998</c:v>
                </c:pt>
                <c:pt idx="366">
                  <c:v>52.929219750000001</c:v>
                </c:pt>
                <c:pt idx="367">
                  <c:v>58.032050929999997</c:v>
                </c:pt>
                <c:pt idx="368">
                  <c:v>58.446274469999999</c:v>
                </c:pt>
                <c:pt idx="369">
                  <c:v>51.872233049999998</c:v>
                </c:pt>
                <c:pt idx="370">
                  <c:v>45.654722470000003</c:v>
                </c:pt>
                <c:pt idx="371">
                  <c:v>46.171144220000002</c:v>
                </c:pt>
                <c:pt idx="372">
                  <c:v>50.5590671</c:v>
                </c:pt>
                <c:pt idx="373">
                  <c:v>56.562923840000003</c:v>
                </c:pt>
                <c:pt idx="374">
                  <c:v>56.425230839999998</c:v>
                </c:pt>
                <c:pt idx="375">
                  <c:v>49.023997610000002</c:v>
                </c:pt>
                <c:pt idx="376">
                  <c:v>38.774935339999999</c:v>
                </c:pt>
                <c:pt idx="377">
                  <c:v>30.175745360000001</c:v>
                </c:pt>
                <c:pt idx="378">
                  <c:v>23.727787930000002</c:v>
                </c:pt>
                <c:pt idx="379">
                  <c:v>17.655229160000001</c:v>
                </c:pt>
                <c:pt idx="380">
                  <c:v>10.86509712</c:v>
                </c:pt>
                <c:pt idx="381">
                  <c:v>6.0697663620000002</c:v>
                </c:pt>
                <c:pt idx="382">
                  <c:v>-0.28428523700000002</c:v>
                </c:pt>
                <c:pt idx="383">
                  <c:v>-5.9579940020000004</c:v>
                </c:pt>
                <c:pt idx="384">
                  <c:v>-9.4708889440000004</c:v>
                </c:pt>
                <c:pt idx="385">
                  <c:v>-12.08346431</c:v>
                </c:pt>
                <c:pt idx="386">
                  <c:v>-10.05758951</c:v>
                </c:pt>
                <c:pt idx="387">
                  <c:v>-8.6173803610000004</c:v>
                </c:pt>
                <c:pt idx="388">
                  <c:v>-8.4715847889999996</c:v>
                </c:pt>
                <c:pt idx="389">
                  <c:v>-9.5759044430000007</c:v>
                </c:pt>
                <c:pt idx="390">
                  <c:v>-11.325206189999999</c:v>
                </c:pt>
                <c:pt idx="391">
                  <c:v>-12.922179160000001</c:v>
                </c:pt>
                <c:pt idx="392">
                  <c:v>-14.00709045</c:v>
                </c:pt>
                <c:pt idx="393">
                  <c:v>-14.764766010000001</c:v>
                </c:pt>
                <c:pt idx="394">
                  <c:v>-15.125053879999999</c:v>
                </c:pt>
                <c:pt idx="395">
                  <c:v>-15.135410419999999</c:v>
                </c:pt>
                <c:pt idx="396">
                  <c:v>-14.916262400000001</c:v>
                </c:pt>
                <c:pt idx="397">
                  <c:v>-15.04989599</c:v>
                </c:pt>
                <c:pt idx="398">
                  <c:v>-15.114703970000001</c:v>
                </c:pt>
                <c:pt idx="399">
                  <c:v>-15.575702489999999</c:v>
                </c:pt>
                <c:pt idx="400">
                  <c:v>-16.456894370000001</c:v>
                </c:pt>
                <c:pt idx="401">
                  <c:v>-16.957698260000001</c:v>
                </c:pt>
                <c:pt idx="402">
                  <c:v>-17.736952840000001</c:v>
                </c:pt>
                <c:pt idx="403">
                  <c:v>-15.019896770000001</c:v>
                </c:pt>
                <c:pt idx="404">
                  <c:v>-10.44448955</c:v>
                </c:pt>
                <c:pt idx="405">
                  <c:v>-10.94264353</c:v>
                </c:pt>
                <c:pt idx="406">
                  <c:v>-7.4959201889999996</c:v>
                </c:pt>
                <c:pt idx="407">
                  <c:v>-7.9900867880000002</c:v>
                </c:pt>
                <c:pt idx="408">
                  <c:v>-10.04179837</c:v>
                </c:pt>
                <c:pt idx="409">
                  <c:v>-9.6051052380000002</c:v>
                </c:pt>
                <c:pt idx="410">
                  <c:v>-8.5661660820000005</c:v>
                </c:pt>
                <c:pt idx="411">
                  <c:v>-5.696125898</c:v>
                </c:pt>
                <c:pt idx="412">
                  <c:v>2.1240809010000001</c:v>
                </c:pt>
                <c:pt idx="413">
                  <c:v>17.75026355</c:v>
                </c:pt>
                <c:pt idx="414">
                  <c:v>27.070519999999998</c:v>
                </c:pt>
                <c:pt idx="415">
                  <c:v>39.166597660000001</c:v>
                </c:pt>
                <c:pt idx="416">
                  <c:v>48.009546999999998</c:v>
                </c:pt>
                <c:pt idx="417">
                  <c:v>53.284723849999999</c:v>
                </c:pt>
                <c:pt idx="418">
                  <c:v>56.575610300000001</c:v>
                </c:pt>
                <c:pt idx="419">
                  <c:v>59.256654599999997</c:v>
                </c:pt>
                <c:pt idx="420">
                  <c:v>63.371885229999997</c:v>
                </c:pt>
                <c:pt idx="421">
                  <c:v>70.029539540000002</c:v>
                </c:pt>
                <c:pt idx="422">
                  <c:v>70.250495099999995</c:v>
                </c:pt>
                <c:pt idx="423">
                  <c:v>67.479808309999996</c:v>
                </c:pt>
                <c:pt idx="424">
                  <c:v>63.071870969999999</c:v>
                </c:pt>
                <c:pt idx="425">
                  <c:v>60.721012770000002</c:v>
                </c:pt>
                <c:pt idx="426">
                  <c:v>55.980264179999999</c:v>
                </c:pt>
                <c:pt idx="427">
                  <c:v>51.351925520000002</c:v>
                </c:pt>
                <c:pt idx="428">
                  <c:v>41.154465889999997</c:v>
                </c:pt>
                <c:pt idx="429">
                  <c:v>36.756465120000001</c:v>
                </c:pt>
                <c:pt idx="430">
                  <c:v>34.842627720000003</c:v>
                </c:pt>
                <c:pt idx="431">
                  <c:v>35.075796629999999</c:v>
                </c:pt>
                <c:pt idx="432">
                  <c:v>38.029436279999999</c:v>
                </c:pt>
                <c:pt idx="433">
                  <c:v>40.250171340000001</c:v>
                </c:pt>
                <c:pt idx="434">
                  <c:v>41.220267759999999</c:v>
                </c:pt>
                <c:pt idx="435">
                  <c:v>40.665864030000002</c:v>
                </c:pt>
                <c:pt idx="436">
                  <c:v>37.693255370000003</c:v>
                </c:pt>
                <c:pt idx="437">
                  <c:v>34.976111299999999</c:v>
                </c:pt>
                <c:pt idx="438">
                  <c:v>33.390930400000002</c:v>
                </c:pt>
                <c:pt idx="439">
                  <c:v>31.402871009999998</c:v>
                </c:pt>
                <c:pt idx="440">
                  <c:v>30.40864783</c:v>
                </c:pt>
                <c:pt idx="441">
                  <c:v>31.22397144</c:v>
                </c:pt>
                <c:pt idx="442">
                  <c:v>32.451400020000001</c:v>
                </c:pt>
                <c:pt idx="443">
                  <c:v>34.148111139999997</c:v>
                </c:pt>
                <c:pt idx="444">
                  <c:v>36.113219979999997</c:v>
                </c:pt>
                <c:pt idx="445">
                  <c:v>37.256946040000003</c:v>
                </c:pt>
                <c:pt idx="446">
                  <c:v>38.15675701</c:v>
                </c:pt>
                <c:pt idx="447">
                  <c:v>37.744253880000002</c:v>
                </c:pt>
                <c:pt idx="448">
                  <c:v>36.802937589999999</c:v>
                </c:pt>
                <c:pt idx="449">
                  <c:v>34.736491170000001</c:v>
                </c:pt>
                <c:pt idx="450">
                  <c:v>32.219876239999998</c:v>
                </c:pt>
                <c:pt idx="451">
                  <c:v>31.098433360000001</c:v>
                </c:pt>
                <c:pt idx="452">
                  <c:v>31.768895220000001</c:v>
                </c:pt>
                <c:pt idx="453">
                  <c:v>34.583915519999998</c:v>
                </c:pt>
                <c:pt idx="454">
                  <c:v>37.685285819999997</c:v>
                </c:pt>
                <c:pt idx="455">
                  <c:v>40.287575789999998</c:v>
                </c:pt>
                <c:pt idx="456">
                  <c:v>42.451574690000001</c:v>
                </c:pt>
                <c:pt idx="457">
                  <c:v>42.642284340000003</c:v>
                </c:pt>
                <c:pt idx="458">
                  <c:v>42.387887300000003</c:v>
                </c:pt>
                <c:pt idx="459">
                  <c:v>40.96512989</c:v>
                </c:pt>
                <c:pt idx="460">
                  <c:v>40.1351303</c:v>
                </c:pt>
                <c:pt idx="461">
                  <c:v>42.29379548</c:v>
                </c:pt>
                <c:pt idx="462">
                  <c:v>45.747871240000002</c:v>
                </c:pt>
                <c:pt idx="463">
                  <c:v>51.991365770000002</c:v>
                </c:pt>
                <c:pt idx="464">
                  <c:v>56.101190950000003</c:v>
                </c:pt>
                <c:pt idx="465">
                  <c:v>49.389098109999999</c:v>
                </c:pt>
                <c:pt idx="466">
                  <c:v>38.556223559999999</c:v>
                </c:pt>
                <c:pt idx="467">
                  <c:v>30.994639639999999</c:v>
                </c:pt>
                <c:pt idx="468">
                  <c:v>28.808686959999999</c:v>
                </c:pt>
                <c:pt idx="469">
                  <c:v>28.101109770000001</c:v>
                </c:pt>
                <c:pt idx="470">
                  <c:v>24.731980400000001</c:v>
                </c:pt>
                <c:pt idx="471">
                  <c:v>8.4344126030000002</c:v>
                </c:pt>
                <c:pt idx="472">
                  <c:v>-1.6364867599999999</c:v>
                </c:pt>
                <c:pt idx="473">
                  <c:v>-7.5067862849999996</c:v>
                </c:pt>
                <c:pt idx="474">
                  <c:v>-12.655272460000001</c:v>
                </c:pt>
                <c:pt idx="475">
                  <c:v>-12.5040406</c:v>
                </c:pt>
                <c:pt idx="476">
                  <c:v>-15.489302049999999</c:v>
                </c:pt>
                <c:pt idx="477">
                  <c:v>-16.503834850000001</c:v>
                </c:pt>
                <c:pt idx="478">
                  <c:v>-17.343215130000001</c:v>
                </c:pt>
                <c:pt idx="479">
                  <c:v>-15.38164306</c:v>
                </c:pt>
                <c:pt idx="480">
                  <c:v>-17.490668729999999</c:v>
                </c:pt>
                <c:pt idx="481">
                  <c:v>-20.359538260000001</c:v>
                </c:pt>
                <c:pt idx="482">
                  <c:v>-23.36609425</c:v>
                </c:pt>
                <c:pt idx="483">
                  <c:v>-25.456703730000001</c:v>
                </c:pt>
                <c:pt idx="484">
                  <c:v>-26.643525629999999</c:v>
                </c:pt>
                <c:pt idx="485">
                  <c:v>-26.233198179999999</c:v>
                </c:pt>
                <c:pt idx="486">
                  <c:v>-26.689168840000001</c:v>
                </c:pt>
                <c:pt idx="487">
                  <c:v>-22.999292659999998</c:v>
                </c:pt>
                <c:pt idx="488">
                  <c:v>-22.966685250000001</c:v>
                </c:pt>
                <c:pt idx="489">
                  <c:v>-23.580259829999999</c:v>
                </c:pt>
                <c:pt idx="490">
                  <c:v>-24.755546410000001</c:v>
                </c:pt>
                <c:pt idx="491">
                  <c:v>-22.79888674</c:v>
                </c:pt>
                <c:pt idx="492">
                  <c:v>-22.324163160000001</c:v>
                </c:pt>
                <c:pt idx="493">
                  <c:v>-22.267035190000001</c:v>
                </c:pt>
                <c:pt idx="494">
                  <c:v>-23.43357877</c:v>
                </c:pt>
                <c:pt idx="495">
                  <c:v>-24.10328779</c:v>
                </c:pt>
                <c:pt idx="496">
                  <c:v>-23.559416800000001</c:v>
                </c:pt>
                <c:pt idx="497">
                  <c:v>-23.32168514</c:v>
                </c:pt>
                <c:pt idx="498">
                  <c:v>-22.714180630000001</c:v>
                </c:pt>
                <c:pt idx="499">
                  <c:v>-22.947491979999999</c:v>
                </c:pt>
                <c:pt idx="500">
                  <c:v>-22.713171880000001</c:v>
                </c:pt>
                <c:pt idx="501">
                  <c:v>-22.265673769999999</c:v>
                </c:pt>
                <c:pt idx="502">
                  <c:v>-22.883548579999999</c:v>
                </c:pt>
                <c:pt idx="503">
                  <c:v>-24.126524889999999</c:v>
                </c:pt>
                <c:pt idx="504">
                  <c:v>-24.987456519999999</c:v>
                </c:pt>
                <c:pt idx="505">
                  <c:v>-24.760390640000001</c:v>
                </c:pt>
                <c:pt idx="506">
                  <c:v>-23.087532159999999</c:v>
                </c:pt>
                <c:pt idx="507">
                  <c:v>-20.448077619999999</c:v>
                </c:pt>
                <c:pt idx="508">
                  <c:v>-17.94735601</c:v>
                </c:pt>
                <c:pt idx="509">
                  <c:v>-12.92859569</c:v>
                </c:pt>
                <c:pt idx="510">
                  <c:v>-5.5816551890000001</c:v>
                </c:pt>
                <c:pt idx="511">
                  <c:v>8.5787910170000004</c:v>
                </c:pt>
                <c:pt idx="512">
                  <c:v>22.519865429999999</c:v>
                </c:pt>
                <c:pt idx="513">
                  <c:v>37.262052310000001</c:v>
                </c:pt>
                <c:pt idx="514">
                  <c:v>51.403280610000003</c:v>
                </c:pt>
                <c:pt idx="515">
                  <c:v>61.638043330000002</c:v>
                </c:pt>
                <c:pt idx="516">
                  <c:v>63.122315010000001</c:v>
                </c:pt>
                <c:pt idx="517">
                  <c:v>65.223699159999995</c:v>
                </c:pt>
                <c:pt idx="518">
                  <c:v>71.673805439999995</c:v>
                </c:pt>
                <c:pt idx="519">
                  <c:v>71.824239030000001</c:v>
                </c:pt>
                <c:pt idx="520">
                  <c:v>66.896458899999999</c:v>
                </c:pt>
                <c:pt idx="521">
                  <c:v>60.418397990000003</c:v>
                </c:pt>
                <c:pt idx="522">
                  <c:v>54.861355590000002</c:v>
                </c:pt>
                <c:pt idx="523">
                  <c:v>52.233382450000001</c:v>
                </c:pt>
                <c:pt idx="524">
                  <c:v>53.317429179999998</c:v>
                </c:pt>
                <c:pt idx="525">
                  <c:v>53.71257653</c:v>
                </c:pt>
                <c:pt idx="526">
                  <c:v>55.296018089999997</c:v>
                </c:pt>
                <c:pt idx="527">
                  <c:v>57.293668449999998</c:v>
                </c:pt>
                <c:pt idx="528">
                  <c:v>57.099163189999999</c:v>
                </c:pt>
                <c:pt idx="529">
                  <c:v>56.965495789999999</c:v>
                </c:pt>
                <c:pt idx="530">
                  <c:v>55.074032109999997</c:v>
                </c:pt>
                <c:pt idx="531">
                  <c:v>53.724276940000003</c:v>
                </c:pt>
                <c:pt idx="532">
                  <c:v>51.626707809999999</c:v>
                </c:pt>
                <c:pt idx="533">
                  <c:v>48.65228656</c:v>
                </c:pt>
                <c:pt idx="534">
                  <c:v>46.382748419999999</c:v>
                </c:pt>
                <c:pt idx="535">
                  <c:v>44.566167129999997</c:v>
                </c:pt>
                <c:pt idx="536">
                  <c:v>43.485585059999998</c:v>
                </c:pt>
                <c:pt idx="537">
                  <c:v>43.523207499999998</c:v>
                </c:pt>
                <c:pt idx="538">
                  <c:v>43.758197969999998</c:v>
                </c:pt>
                <c:pt idx="539">
                  <c:v>44.474321119999999</c:v>
                </c:pt>
                <c:pt idx="540">
                  <c:v>45.76470578</c:v>
                </c:pt>
                <c:pt idx="541">
                  <c:v>47.461915300000001</c:v>
                </c:pt>
                <c:pt idx="542">
                  <c:v>49.21002653</c:v>
                </c:pt>
                <c:pt idx="543">
                  <c:v>50.851933420000002</c:v>
                </c:pt>
                <c:pt idx="544">
                  <c:v>51.9702433</c:v>
                </c:pt>
                <c:pt idx="545">
                  <c:v>52.82822006</c:v>
                </c:pt>
                <c:pt idx="546">
                  <c:v>53.515105329999997</c:v>
                </c:pt>
                <c:pt idx="547">
                  <c:v>51.724434729999999</c:v>
                </c:pt>
                <c:pt idx="548">
                  <c:v>49.466725410000002</c:v>
                </c:pt>
                <c:pt idx="549">
                  <c:v>47.340355119999998</c:v>
                </c:pt>
                <c:pt idx="550">
                  <c:v>45.790592709999999</c:v>
                </c:pt>
                <c:pt idx="551">
                  <c:v>44.830968319999997</c:v>
                </c:pt>
                <c:pt idx="552">
                  <c:v>45.22604853</c:v>
                </c:pt>
                <c:pt idx="553">
                  <c:v>46.245923419999997</c:v>
                </c:pt>
                <c:pt idx="554">
                  <c:v>44.263396319999998</c:v>
                </c:pt>
                <c:pt idx="555">
                  <c:v>45.285652300000002</c:v>
                </c:pt>
                <c:pt idx="556">
                  <c:v>46.102257510000001</c:v>
                </c:pt>
                <c:pt idx="557">
                  <c:v>47.85570499</c:v>
                </c:pt>
                <c:pt idx="558">
                  <c:v>50.044238020000002</c:v>
                </c:pt>
                <c:pt idx="559">
                  <c:v>52.591508220000001</c:v>
                </c:pt>
                <c:pt idx="560">
                  <c:v>54.36713967</c:v>
                </c:pt>
                <c:pt idx="561">
                  <c:v>57.893614659999997</c:v>
                </c:pt>
                <c:pt idx="562">
                  <c:v>61.090605429999997</c:v>
                </c:pt>
                <c:pt idx="563">
                  <c:v>62.971459289999999</c:v>
                </c:pt>
                <c:pt idx="564">
                  <c:v>58.921329589999999</c:v>
                </c:pt>
                <c:pt idx="565">
                  <c:v>46.004140589999999</c:v>
                </c:pt>
                <c:pt idx="566">
                  <c:v>27.90199483</c:v>
                </c:pt>
                <c:pt idx="567">
                  <c:v>26.678778940000001</c:v>
                </c:pt>
                <c:pt idx="568">
                  <c:v>15.87058977</c:v>
                </c:pt>
                <c:pt idx="569">
                  <c:v>-0.73176711999999999</c:v>
                </c:pt>
                <c:pt idx="570">
                  <c:v>0.15499331099999999</c:v>
                </c:pt>
                <c:pt idx="571">
                  <c:v>-0.94794995800000004</c:v>
                </c:pt>
                <c:pt idx="572">
                  <c:v>-0.31370372299999999</c:v>
                </c:pt>
                <c:pt idx="573">
                  <c:v>0.87729394699999996</c:v>
                </c:pt>
                <c:pt idx="574">
                  <c:v>-0.57331344500000003</c:v>
                </c:pt>
                <c:pt idx="575">
                  <c:v>-3.10299558</c:v>
                </c:pt>
                <c:pt idx="576">
                  <c:v>-6.4207914910000001</c:v>
                </c:pt>
                <c:pt idx="577">
                  <c:v>-10.06636832</c:v>
                </c:pt>
                <c:pt idx="578">
                  <c:v>-13.10024323</c:v>
                </c:pt>
                <c:pt idx="579">
                  <c:v>-15.40583745</c:v>
                </c:pt>
                <c:pt idx="580">
                  <c:v>-15.2095599</c:v>
                </c:pt>
                <c:pt idx="581">
                  <c:v>-16.82543574</c:v>
                </c:pt>
                <c:pt idx="582">
                  <c:v>-16.635252609999998</c:v>
                </c:pt>
                <c:pt idx="583">
                  <c:v>-16.358597450000001</c:v>
                </c:pt>
                <c:pt idx="584">
                  <c:v>-16.573618369999998</c:v>
                </c:pt>
                <c:pt idx="585">
                  <c:v>-16.511244059999999</c:v>
                </c:pt>
                <c:pt idx="586">
                  <c:v>-16.75602662</c:v>
                </c:pt>
                <c:pt idx="587">
                  <c:v>-17.064979229999999</c:v>
                </c:pt>
                <c:pt idx="588">
                  <c:v>-17.515166440000002</c:v>
                </c:pt>
                <c:pt idx="589">
                  <c:v>-17.79333871</c:v>
                </c:pt>
                <c:pt idx="590">
                  <c:v>-19.22654236</c:v>
                </c:pt>
                <c:pt idx="591">
                  <c:v>-19.428738169999999</c:v>
                </c:pt>
                <c:pt idx="592">
                  <c:v>-21.527133190000001</c:v>
                </c:pt>
                <c:pt idx="593">
                  <c:v>-22.588366400000002</c:v>
                </c:pt>
                <c:pt idx="594">
                  <c:v>-23.287910050000001</c:v>
                </c:pt>
                <c:pt idx="595">
                  <c:v>-22.08584918</c:v>
                </c:pt>
                <c:pt idx="596">
                  <c:v>-22.472960400000002</c:v>
                </c:pt>
                <c:pt idx="597">
                  <c:v>-20.47321659</c:v>
                </c:pt>
                <c:pt idx="598">
                  <c:v>-18.889348429999998</c:v>
                </c:pt>
                <c:pt idx="599">
                  <c:v>-17.75789159</c:v>
                </c:pt>
                <c:pt idx="600">
                  <c:v>-16.394365359999998</c:v>
                </c:pt>
                <c:pt idx="601">
                  <c:v>-15.74124756</c:v>
                </c:pt>
                <c:pt idx="602">
                  <c:v>-15.752008699999999</c:v>
                </c:pt>
                <c:pt idx="603">
                  <c:v>-14.2105043</c:v>
                </c:pt>
                <c:pt idx="604">
                  <c:v>-14.816876479999999</c:v>
                </c:pt>
                <c:pt idx="605">
                  <c:v>-12.2762595</c:v>
                </c:pt>
                <c:pt idx="606">
                  <c:v>-9.6610730189999998</c:v>
                </c:pt>
                <c:pt idx="607">
                  <c:v>-3.8080923850000001</c:v>
                </c:pt>
                <c:pt idx="608">
                  <c:v>2.9031239590000002</c:v>
                </c:pt>
                <c:pt idx="609">
                  <c:v>18.798477460000001</c:v>
                </c:pt>
                <c:pt idx="610">
                  <c:v>25.179028840000001</c:v>
                </c:pt>
                <c:pt idx="611">
                  <c:v>30.62103939</c:v>
                </c:pt>
                <c:pt idx="612">
                  <c:v>27.763687569999998</c:v>
                </c:pt>
                <c:pt idx="613">
                  <c:v>25.58616194</c:v>
                </c:pt>
                <c:pt idx="614">
                  <c:v>28.542213270000001</c:v>
                </c:pt>
                <c:pt idx="615">
                  <c:v>31.384570249999999</c:v>
                </c:pt>
                <c:pt idx="616">
                  <c:v>35.709595899999997</c:v>
                </c:pt>
                <c:pt idx="617">
                  <c:v>39.434332380000001</c:v>
                </c:pt>
                <c:pt idx="618">
                  <c:v>32.889229839999999</c:v>
                </c:pt>
                <c:pt idx="619">
                  <c:v>28.511579950000002</c:v>
                </c:pt>
                <c:pt idx="620">
                  <c:v>26.976976650000001</c:v>
                </c:pt>
                <c:pt idx="621">
                  <c:v>26.824120539999999</c:v>
                </c:pt>
                <c:pt idx="622">
                  <c:v>29.06110434</c:v>
                </c:pt>
                <c:pt idx="623">
                  <c:v>31.30515024</c:v>
                </c:pt>
                <c:pt idx="624">
                  <c:v>34.819101369999998</c:v>
                </c:pt>
                <c:pt idx="625">
                  <c:v>38.114033069999998</c:v>
                </c:pt>
                <c:pt idx="626">
                  <c:v>38.734390769999997</c:v>
                </c:pt>
                <c:pt idx="627">
                  <c:v>35.717984219999998</c:v>
                </c:pt>
                <c:pt idx="628">
                  <c:v>34.81631247</c:v>
                </c:pt>
                <c:pt idx="629">
                  <c:v>34.392949459999997</c:v>
                </c:pt>
                <c:pt idx="630">
                  <c:v>34.89949172</c:v>
                </c:pt>
                <c:pt idx="631">
                  <c:v>36.076024390000001</c:v>
                </c:pt>
                <c:pt idx="632">
                  <c:v>37.399602860000002</c:v>
                </c:pt>
                <c:pt idx="633">
                  <c:v>38.902855170000002</c:v>
                </c:pt>
                <c:pt idx="634">
                  <c:v>37.456462049999999</c:v>
                </c:pt>
                <c:pt idx="635">
                  <c:v>35.722520860000003</c:v>
                </c:pt>
                <c:pt idx="636">
                  <c:v>34.538176479999997</c:v>
                </c:pt>
                <c:pt idx="637">
                  <c:v>34.034261669999999</c:v>
                </c:pt>
                <c:pt idx="638">
                  <c:v>35.579633309999998</c:v>
                </c:pt>
                <c:pt idx="639">
                  <c:v>37.413969850000001</c:v>
                </c:pt>
                <c:pt idx="640">
                  <c:v>40.27184948</c:v>
                </c:pt>
                <c:pt idx="641">
                  <c:v>42.452793810000003</c:v>
                </c:pt>
                <c:pt idx="642">
                  <c:v>42.749701549999997</c:v>
                </c:pt>
                <c:pt idx="643">
                  <c:v>41.74247596</c:v>
                </c:pt>
                <c:pt idx="644">
                  <c:v>39.748754120000001</c:v>
                </c:pt>
                <c:pt idx="645">
                  <c:v>38.56346568</c:v>
                </c:pt>
                <c:pt idx="646">
                  <c:v>38.790309960000002</c:v>
                </c:pt>
                <c:pt idx="647">
                  <c:v>39.66395979</c:v>
                </c:pt>
                <c:pt idx="648">
                  <c:v>40.668844380000003</c:v>
                </c:pt>
                <c:pt idx="649">
                  <c:v>43.378926589999999</c:v>
                </c:pt>
                <c:pt idx="650">
                  <c:v>47.590485039999997</c:v>
                </c:pt>
                <c:pt idx="651">
                  <c:v>50.59424954</c:v>
                </c:pt>
                <c:pt idx="652">
                  <c:v>51.633365429999998</c:v>
                </c:pt>
                <c:pt idx="653">
                  <c:v>50.771193689999997</c:v>
                </c:pt>
                <c:pt idx="654">
                  <c:v>50.072874820000003</c:v>
                </c:pt>
                <c:pt idx="655">
                  <c:v>50.00376438</c:v>
                </c:pt>
                <c:pt idx="656">
                  <c:v>52.435583629999996</c:v>
                </c:pt>
                <c:pt idx="657">
                  <c:v>56.425629020000002</c:v>
                </c:pt>
                <c:pt idx="658">
                  <c:v>60.66128587</c:v>
                </c:pt>
                <c:pt idx="659">
                  <c:v>63.488161419999997</c:v>
                </c:pt>
                <c:pt idx="660">
                  <c:v>61.406672059999998</c:v>
                </c:pt>
                <c:pt idx="661">
                  <c:v>53.23876259</c:v>
                </c:pt>
                <c:pt idx="662">
                  <c:v>38.704572069999998</c:v>
                </c:pt>
                <c:pt idx="663">
                  <c:v>24.409784070000001</c:v>
                </c:pt>
                <c:pt idx="664">
                  <c:v>18.348772010000001</c:v>
                </c:pt>
                <c:pt idx="665">
                  <c:v>17.34857929</c:v>
                </c:pt>
                <c:pt idx="666">
                  <c:v>19.590345429999999</c:v>
                </c:pt>
                <c:pt idx="667">
                  <c:v>23.20766618</c:v>
                </c:pt>
                <c:pt idx="668">
                  <c:v>24.668803929999999</c:v>
                </c:pt>
                <c:pt idx="669">
                  <c:v>22.274234530000001</c:v>
                </c:pt>
                <c:pt idx="670">
                  <c:v>15.651290510000001</c:v>
                </c:pt>
                <c:pt idx="671">
                  <c:v>8.7391302960000008</c:v>
                </c:pt>
                <c:pt idx="672">
                  <c:v>-0.71139201100000005</c:v>
                </c:pt>
                <c:pt idx="673">
                  <c:v>-5.3860991880000002</c:v>
                </c:pt>
                <c:pt idx="674">
                  <c:v>-6.5285774209999996</c:v>
                </c:pt>
                <c:pt idx="675">
                  <c:v>-7.3218450979999998</c:v>
                </c:pt>
                <c:pt idx="676">
                  <c:v>-5.5344299100000001</c:v>
                </c:pt>
                <c:pt idx="677">
                  <c:v>-4.071874792</c:v>
                </c:pt>
                <c:pt idx="678">
                  <c:v>-4.3908461330000002</c:v>
                </c:pt>
                <c:pt idx="679">
                  <c:v>-6.2104949239999998</c:v>
                </c:pt>
                <c:pt idx="680">
                  <c:v>-8.3143230910000003</c:v>
                </c:pt>
                <c:pt idx="681">
                  <c:v>-10.47382824</c:v>
                </c:pt>
                <c:pt idx="682">
                  <c:v>-10.520549669999999</c:v>
                </c:pt>
                <c:pt idx="683">
                  <c:v>-10.88565401</c:v>
                </c:pt>
                <c:pt idx="684">
                  <c:v>-10.91890512</c:v>
                </c:pt>
                <c:pt idx="685">
                  <c:v>-10.931158229999999</c:v>
                </c:pt>
                <c:pt idx="686">
                  <c:v>-11.28024463</c:v>
                </c:pt>
                <c:pt idx="687">
                  <c:v>-12.198228889999999</c:v>
                </c:pt>
                <c:pt idx="688">
                  <c:v>-13.70508062</c:v>
                </c:pt>
                <c:pt idx="689">
                  <c:v>-15.15492321</c:v>
                </c:pt>
                <c:pt idx="690">
                  <c:v>-15.874934489999999</c:v>
                </c:pt>
                <c:pt idx="691">
                  <c:v>-15.939890180000001</c:v>
                </c:pt>
                <c:pt idx="692">
                  <c:v>-15.92023653</c:v>
                </c:pt>
                <c:pt idx="693">
                  <c:v>-16.491452519999999</c:v>
                </c:pt>
                <c:pt idx="694">
                  <c:v>-13.269509380000001</c:v>
                </c:pt>
                <c:pt idx="695">
                  <c:v>-17.450156339999999</c:v>
                </c:pt>
                <c:pt idx="696">
                  <c:v>-16.251370380000001</c:v>
                </c:pt>
                <c:pt idx="697">
                  <c:v>-18.674743159999998</c:v>
                </c:pt>
                <c:pt idx="698">
                  <c:v>-19.642641480000002</c:v>
                </c:pt>
                <c:pt idx="699">
                  <c:v>-20.841689110000001</c:v>
                </c:pt>
                <c:pt idx="700">
                  <c:v>-20.450303890000001</c:v>
                </c:pt>
                <c:pt idx="701">
                  <c:v>-17.056678600000001</c:v>
                </c:pt>
                <c:pt idx="702">
                  <c:v>-12.842811230000001</c:v>
                </c:pt>
                <c:pt idx="703">
                  <c:v>-11.465245169999999</c:v>
                </c:pt>
                <c:pt idx="704">
                  <c:v>-7.9594159189999996</c:v>
                </c:pt>
                <c:pt idx="705">
                  <c:v>-4.907393173</c:v>
                </c:pt>
                <c:pt idx="706">
                  <c:v>-2.435117097</c:v>
                </c:pt>
                <c:pt idx="707">
                  <c:v>-3.4318903380000001</c:v>
                </c:pt>
                <c:pt idx="708">
                  <c:v>-3.2799892709999998</c:v>
                </c:pt>
                <c:pt idx="709">
                  <c:v>0.62385338199999996</c:v>
                </c:pt>
                <c:pt idx="710">
                  <c:v>26.13117948</c:v>
                </c:pt>
                <c:pt idx="711">
                  <c:v>47.864386959999997</c:v>
                </c:pt>
                <c:pt idx="712">
                  <c:v>57.75187184</c:v>
                </c:pt>
                <c:pt idx="713">
                  <c:v>61.597021050000002</c:v>
                </c:pt>
                <c:pt idx="714">
                  <c:v>58.946580259999998</c:v>
                </c:pt>
                <c:pt idx="715">
                  <c:v>60.356541989999997</c:v>
                </c:pt>
                <c:pt idx="716">
                  <c:v>56.590047669999997</c:v>
                </c:pt>
                <c:pt idx="717">
                  <c:v>54.623162190000002</c:v>
                </c:pt>
                <c:pt idx="718">
                  <c:v>52.890146610000002</c:v>
                </c:pt>
                <c:pt idx="719">
                  <c:v>54.647198899999999</c:v>
                </c:pt>
                <c:pt idx="720">
                  <c:v>49.415049879999998</c:v>
                </c:pt>
                <c:pt idx="721">
                  <c:v>46.486206269999997</c:v>
                </c:pt>
                <c:pt idx="722">
                  <c:v>42.010507410000002</c:v>
                </c:pt>
                <c:pt idx="723">
                  <c:v>36.659363620000001</c:v>
                </c:pt>
                <c:pt idx="724">
                  <c:v>34.097801869999998</c:v>
                </c:pt>
                <c:pt idx="725">
                  <c:v>33.734986669999998</c:v>
                </c:pt>
                <c:pt idx="726">
                  <c:v>34.150103979999997</c:v>
                </c:pt>
                <c:pt idx="727">
                  <c:v>35.911551410000001</c:v>
                </c:pt>
                <c:pt idx="728">
                  <c:v>38.005641959999998</c:v>
                </c:pt>
                <c:pt idx="729">
                  <c:v>39.303357310000003</c:v>
                </c:pt>
                <c:pt idx="730">
                  <c:v>39.43760709</c:v>
                </c:pt>
                <c:pt idx="731">
                  <c:v>41.78092273</c:v>
                </c:pt>
                <c:pt idx="732">
                  <c:v>40.0768044</c:v>
                </c:pt>
                <c:pt idx="733">
                  <c:v>37.76952584</c:v>
                </c:pt>
                <c:pt idx="734">
                  <c:v>36.233410399999997</c:v>
                </c:pt>
                <c:pt idx="735">
                  <c:v>35.200186649999999</c:v>
                </c:pt>
                <c:pt idx="736">
                  <c:v>34.448109379999998</c:v>
                </c:pt>
                <c:pt idx="737">
                  <c:v>34.919150389999999</c:v>
                </c:pt>
                <c:pt idx="738">
                  <c:v>36.770301940000003</c:v>
                </c:pt>
                <c:pt idx="739">
                  <c:v>38.952686079999999</c:v>
                </c:pt>
                <c:pt idx="740">
                  <c:v>40.354163100000001</c:v>
                </c:pt>
                <c:pt idx="741">
                  <c:v>41.836519459999998</c:v>
                </c:pt>
                <c:pt idx="742">
                  <c:v>43.200267400000001</c:v>
                </c:pt>
                <c:pt idx="743">
                  <c:v>44.110352040000002</c:v>
                </c:pt>
                <c:pt idx="744">
                  <c:v>43.793648650000002</c:v>
                </c:pt>
                <c:pt idx="745">
                  <c:v>43.774052759999996</c:v>
                </c:pt>
                <c:pt idx="746">
                  <c:v>43.270202220000002</c:v>
                </c:pt>
                <c:pt idx="747">
                  <c:v>43.036237800000002</c:v>
                </c:pt>
                <c:pt idx="748">
                  <c:v>42.572729520000003</c:v>
                </c:pt>
                <c:pt idx="749">
                  <c:v>42.413036060000003</c:v>
                </c:pt>
                <c:pt idx="750">
                  <c:v>42.739897720000002</c:v>
                </c:pt>
                <c:pt idx="751">
                  <c:v>43.11058062</c:v>
                </c:pt>
                <c:pt idx="752">
                  <c:v>44.687467220000002</c:v>
                </c:pt>
                <c:pt idx="753">
                  <c:v>47.177034710000001</c:v>
                </c:pt>
                <c:pt idx="754">
                  <c:v>48.94851663</c:v>
                </c:pt>
                <c:pt idx="755">
                  <c:v>51.162150689999997</c:v>
                </c:pt>
                <c:pt idx="756">
                  <c:v>54.545741479999997</c:v>
                </c:pt>
                <c:pt idx="757">
                  <c:v>58.60441118</c:v>
                </c:pt>
                <c:pt idx="758">
                  <c:v>63.942331830000001</c:v>
                </c:pt>
                <c:pt idx="759">
                  <c:v>68.370245929999996</c:v>
                </c:pt>
                <c:pt idx="760">
                  <c:v>68.418271869999998</c:v>
                </c:pt>
                <c:pt idx="761">
                  <c:v>62.557035919999997</c:v>
                </c:pt>
                <c:pt idx="762">
                  <c:v>48.612237180000001</c:v>
                </c:pt>
                <c:pt idx="763">
                  <c:v>29.896396360000001</c:v>
                </c:pt>
                <c:pt idx="764">
                  <c:v>18.707200090000001</c:v>
                </c:pt>
                <c:pt idx="765">
                  <c:v>10.508989010000001</c:v>
                </c:pt>
                <c:pt idx="766">
                  <c:v>-1.0174615360000001</c:v>
                </c:pt>
                <c:pt idx="767">
                  <c:v>-0.32782203599999998</c:v>
                </c:pt>
                <c:pt idx="768">
                  <c:v>-6.4739621999999997E-2</c:v>
                </c:pt>
                <c:pt idx="769">
                  <c:v>1.8269862349999999</c:v>
                </c:pt>
                <c:pt idx="770">
                  <c:v>-0.90859661700000005</c:v>
                </c:pt>
                <c:pt idx="771">
                  <c:v>-3.7980876590000001</c:v>
                </c:pt>
                <c:pt idx="772">
                  <c:v>-5.9579431029999999</c:v>
                </c:pt>
                <c:pt idx="773">
                  <c:v>-8.501671472</c:v>
                </c:pt>
                <c:pt idx="774">
                  <c:v>-12.13262591</c:v>
                </c:pt>
                <c:pt idx="775">
                  <c:v>-16.591250590000001</c:v>
                </c:pt>
                <c:pt idx="776">
                  <c:v>-20.066700130000001</c:v>
                </c:pt>
                <c:pt idx="777">
                  <c:v>-21.685980730000001</c:v>
                </c:pt>
                <c:pt idx="778">
                  <c:v>-21.978453479999999</c:v>
                </c:pt>
                <c:pt idx="779">
                  <c:v>-19.359191880000001</c:v>
                </c:pt>
                <c:pt idx="780">
                  <c:v>-18.039768970000001</c:v>
                </c:pt>
                <c:pt idx="781">
                  <c:v>-17.821722149999999</c:v>
                </c:pt>
                <c:pt idx="782">
                  <c:v>-17.952869799999998</c:v>
                </c:pt>
                <c:pt idx="783">
                  <c:v>-18.65197637</c:v>
                </c:pt>
                <c:pt idx="784">
                  <c:v>-19.843777320000001</c:v>
                </c:pt>
                <c:pt idx="785">
                  <c:v>-20.159860689999999</c:v>
                </c:pt>
                <c:pt idx="786">
                  <c:v>-19.805193599999999</c:v>
                </c:pt>
                <c:pt idx="787">
                  <c:v>-19.53407966</c:v>
                </c:pt>
                <c:pt idx="788">
                  <c:v>-19.791368110000001</c:v>
                </c:pt>
                <c:pt idx="789">
                  <c:v>-19.421904049999998</c:v>
                </c:pt>
                <c:pt idx="790">
                  <c:v>-19.38299507</c:v>
                </c:pt>
                <c:pt idx="791">
                  <c:v>-20.225650949999999</c:v>
                </c:pt>
                <c:pt idx="792">
                  <c:v>-20.00013701</c:v>
                </c:pt>
                <c:pt idx="793">
                  <c:v>-20.355530160000001</c:v>
                </c:pt>
                <c:pt idx="794">
                  <c:v>-20.782793789999999</c:v>
                </c:pt>
                <c:pt idx="795">
                  <c:v>-19.710929960000001</c:v>
                </c:pt>
                <c:pt idx="796">
                  <c:v>-21.107190580000001</c:v>
                </c:pt>
                <c:pt idx="797">
                  <c:v>-20.813950729999998</c:v>
                </c:pt>
                <c:pt idx="798">
                  <c:v>-22.242638379999999</c:v>
                </c:pt>
                <c:pt idx="799">
                  <c:v>-21.904251819999999</c:v>
                </c:pt>
                <c:pt idx="800">
                  <c:v>-21.821320759999999</c:v>
                </c:pt>
                <c:pt idx="801">
                  <c:v>-20.866312969999999</c:v>
                </c:pt>
                <c:pt idx="802">
                  <c:v>-19.845986150000002</c:v>
                </c:pt>
                <c:pt idx="803">
                  <c:v>-18.163233980000001</c:v>
                </c:pt>
                <c:pt idx="804">
                  <c:v>-17.51853152</c:v>
                </c:pt>
                <c:pt idx="805">
                  <c:v>-22.455722890000001</c:v>
                </c:pt>
                <c:pt idx="806">
                  <c:v>-38.455017140000002</c:v>
                </c:pt>
                <c:pt idx="807">
                  <c:v>-29.6801244</c:v>
                </c:pt>
                <c:pt idx="808">
                  <c:v>-29.815242479999998</c:v>
                </c:pt>
                <c:pt idx="809">
                  <c:v>-20.11096032</c:v>
                </c:pt>
                <c:pt idx="810">
                  <c:v>-12.054893379999999</c:v>
                </c:pt>
                <c:pt idx="811">
                  <c:v>2.8230852629999998</c:v>
                </c:pt>
                <c:pt idx="812">
                  <c:v>26.52129532</c:v>
                </c:pt>
                <c:pt idx="813">
                  <c:v>24.471671489999999</c:v>
                </c:pt>
                <c:pt idx="814">
                  <c:v>20.298636649999999</c:v>
                </c:pt>
                <c:pt idx="815">
                  <c:v>18.05027698</c:v>
                </c:pt>
                <c:pt idx="816">
                  <c:v>15.994319450000001</c:v>
                </c:pt>
                <c:pt idx="817">
                  <c:v>13.889306810000001</c:v>
                </c:pt>
                <c:pt idx="818">
                  <c:v>14.345819609999999</c:v>
                </c:pt>
                <c:pt idx="819">
                  <c:v>12.62356967</c:v>
                </c:pt>
                <c:pt idx="820">
                  <c:v>13.532475610000001</c:v>
                </c:pt>
                <c:pt idx="821">
                  <c:v>15.11280363</c:v>
                </c:pt>
                <c:pt idx="822">
                  <c:v>16.51573234</c:v>
                </c:pt>
                <c:pt idx="823">
                  <c:v>14.480032059999999</c:v>
                </c:pt>
                <c:pt idx="824">
                  <c:v>12.76652839</c:v>
                </c:pt>
                <c:pt idx="825">
                  <c:v>10.011255609999999</c:v>
                </c:pt>
                <c:pt idx="826">
                  <c:v>8.5647504720000001</c:v>
                </c:pt>
                <c:pt idx="827">
                  <c:v>8.3637718830000001</c:v>
                </c:pt>
                <c:pt idx="828">
                  <c:v>9.5867138950000008</c:v>
                </c:pt>
                <c:pt idx="829">
                  <c:v>10.48454989</c:v>
                </c:pt>
                <c:pt idx="830">
                  <c:v>12.597698380000001</c:v>
                </c:pt>
                <c:pt idx="831">
                  <c:v>13.840405949999999</c:v>
                </c:pt>
                <c:pt idx="832">
                  <c:v>14.93325941</c:v>
                </c:pt>
                <c:pt idx="833">
                  <c:v>15.087476759999999</c:v>
                </c:pt>
                <c:pt idx="834">
                  <c:v>15.15308274</c:v>
                </c:pt>
                <c:pt idx="835">
                  <c:v>15.388326040000001</c:v>
                </c:pt>
                <c:pt idx="836">
                  <c:v>18.662740580000001</c:v>
                </c:pt>
                <c:pt idx="837">
                  <c:v>18.891773659999998</c:v>
                </c:pt>
                <c:pt idx="838">
                  <c:v>20.270373580000001</c:v>
                </c:pt>
                <c:pt idx="839">
                  <c:v>21.208745889999999</c:v>
                </c:pt>
                <c:pt idx="840">
                  <c:v>21.62080671</c:v>
                </c:pt>
                <c:pt idx="841">
                  <c:v>23.19175122</c:v>
                </c:pt>
                <c:pt idx="842">
                  <c:v>24.17950252</c:v>
                </c:pt>
                <c:pt idx="843">
                  <c:v>24.7341345</c:v>
                </c:pt>
                <c:pt idx="844">
                  <c:v>24.472470130000001</c:v>
                </c:pt>
                <c:pt idx="845">
                  <c:v>24.971318830000001</c:v>
                </c:pt>
                <c:pt idx="846">
                  <c:v>24.355130419999998</c:v>
                </c:pt>
                <c:pt idx="847">
                  <c:v>26.253650910000001</c:v>
                </c:pt>
                <c:pt idx="848">
                  <c:v>29.64156951</c:v>
                </c:pt>
                <c:pt idx="849">
                  <c:v>32.015444369999997</c:v>
                </c:pt>
                <c:pt idx="850">
                  <c:v>34.301968649999999</c:v>
                </c:pt>
                <c:pt idx="851">
                  <c:v>35.886190190000001</c:v>
                </c:pt>
                <c:pt idx="852">
                  <c:v>36.692108449999999</c:v>
                </c:pt>
                <c:pt idx="853">
                  <c:v>38.176355770000001</c:v>
                </c:pt>
                <c:pt idx="854">
                  <c:v>39.534549759999997</c:v>
                </c:pt>
                <c:pt idx="855">
                  <c:v>41.808162719999999</c:v>
                </c:pt>
                <c:pt idx="856">
                  <c:v>46.34609811</c:v>
                </c:pt>
                <c:pt idx="857">
                  <c:v>53.000527820000002</c:v>
                </c:pt>
                <c:pt idx="858">
                  <c:v>58.70501659</c:v>
                </c:pt>
                <c:pt idx="859">
                  <c:v>60.398768619999998</c:v>
                </c:pt>
                <c:pt idx="860">
                  <c:v>58.985870720000001</c:v>
                </c:pt>
                <c:pt idx="861">
                  <c:v>56.473644800000002</c:v>
                </c:pt>
                <c:pt idx="862">
                  <c:v>49.768747730000001</c:v>
                </c:pt>
                <c:pt idx="863">
                  <c:v>42.05800163</c:v>
                </c:pt>
                <c:pt idx="864">
                  <c:v>38.725359779999998</c:v>
                </c:pt>
                <c:pt idx="865">
                  <c:v>39.777010300000001</c:v>
                </c:pt>
                <c:pt idx="866">
                  <c:v>38.63766888</c:v>
                </c:pt>
                <c:pt idx="867">
                  <c:v>32.118097419999998</c:v>
                </c:pt>
                <c:pt idx="868">
                  <c:v>22.017958230000001</c:v>
                </c:pt>
                <c:pt idx="869">
                  <c:v>10.22574595</c:v>
                </c:pt>
                <c:pt idx="870">
                  <c:v>1.611088383</c:v>
                </c:pt>
                <c:pt idx="871">
                  <c:v>-2.3712555370000001</c:v>
                </c:pt>
                <c:pt idx="872">
                  <c:v>-3.4721798330000002</c:v>
                </c:pt>
                <c:pt idx="873">
                  <c:v>-2.592759493</c:v>
                </c:pt>
                <c:pt idx="874">
                  <c:v>-0.32882143800000002</c:v>
                </c:pt>
                <c:pt idx="875">
                  <c:v>-3.8935233249999999</c:v>
                </c:pt>
                <c:pt idx="876">
                  <c:v>-4.7529456489999999</c:v>
                </c:pt>
                <c:pt idx="877">
                  <c:v>-7.1230874420000001</c:v>
                </c:pt>
                <c:pt idx="878">
                  <c:v>-8.921857009</c:v>
                </c:pt>
                <c:pt idx="879">
                  <c:v>-9.0150177060000001</c:v>
                </c:pt>
                <c:pt idx="880">
                  <c:v>-9.0038997559999991</c:v>
                </c:pt>
                <c:pt idx="881">
                  <c:v>-9.5308096530000004</c:v>
                </c:pt>
                <c:pt idx="882">
                  <c:v>-10.10995284</c:v>
                </c:pt>
                <c:pt idx="883">
                  <c:v>-11.61102824</c:v>
                </c:pt>
                <c:pt idx="884">
                  <c:v>-14.042020320000001</c:v>
                </c:pt>
                <c:pt idx="885">
                  <c:v>-16.25792032</c:v>
                </c:pt>
                <c:pt idx="886">
                  <c:v>-16.652341450000002</c:v>
                </c:pt>
                <c:pt idx="887">
                  <c:v>-15.995341229999999</c:v>
                </c:pt>
                <c:pt idx="888">
                  <c:v>-13.52818437</c:v>
                </c:pt>
                <c:pt idx="889">
                  <c:v>-15.369615230000001</c:v>
                </c:pt>
                <c:pt idx="890">
                  <c:v>-13.55378185</c:v>
                </c:pt>
                <c:pt idx="891">
                  <c:v>-14.973999149999999</c:v>
                </c:pt>
                <c:pt idx="892">
                  <c:v>-15.534510060000001</c:v>
                </c:pt>
                <c:pt idx="893">
                  <c:v>-16.286448750000002</c:v>
                </c:pt>
                <c:pt idx="894">
                  <c:v>-15.0542073</c:v>
                </c:pt>
                <c:pt idx="895">
                  <c:v>-15.68122898</c:v>
                </c:pt>
                <c:pt idx="896">
                  <c:v>-14.773324110000001</c:v>
                </c:pt>
                <c:pt idx="897">
                  <c:v>-13.44408101</c:v>
                </c:pt>
                <c:pt idx="898">
                  <c:v>-12.16110316</c:v>
                </c:pt>
                <c:pt idx="899">
                  <c:v>-10.29648581</c:v>
                </c:pt>
                <c:pt idx="900">
                  <c:v>-9.9601606250000003</c:v>
                </c:pt>
                <c:pt idx="901">
                  <c:v>-8.7818718069999999</c:v>
                </c:pt>
                <c:pt idx="902">
                  <c:v>-5.7959246630000001</c:v>
                </c:pt>
                <c:pt idx="903">
                  <c:v>3.7866241239999998</c:v>
                </c:pt>
                <c:pt idx="904">
                  <c:v>8.5708216450000005</c:v>
                </c:pt>
                <c:pt idx="905">
                  <c:v>13.485808329999999</c:v>
                </c:pt>
                <c:pt idx="906">
                  <c:v>24.484978640000001</c:v>
                </c:pt>
                <c:pt idx="907">
                  <c:v>37.845218119999998</c:v>
                </c:pt>
                <c:pt idx="908">
                  <c:v>47.825401589999998</c:v>
                </c:pt>
                <c:pt idx="909">
                  <c:v>66.860520089999994</c:v>
                </c:pt>
                <c:pt idx="910">
                  <c:v>89.268576330000002</c:v>
                </c:pt>
                <c:pt idx="911">
                  <c:v>70.402130900000003</c:v>
                </c:pt>
                <c:pt idx="912">
                  <c:v>60.235815170000002</c:v>
                </c:pt>
                <c:pt idx="913">
                  <c:v>53.341197139999998</c:v>
                </c:pt>
                <c:pt idx="914">
                  <c:v>51.495943779999998</c:v>
                </c:pt>
                <c:pt idx="915">
                  <c:v>49.007577359999999</c:v>
                </c:pt>
                <c:pt idx="916">
                  <c:v>45.969702810000001</c:v>
                </c:pt>
                <c:pt idx="917">
                  <c:v>41.341405440000003</c:v>
                </c:pt>
                <c:pt idx="918">
                  <c:v>39.65647637</c:v>
                </c:pt>
                <c:pt idx="919">
                  <c:v>38.732794980000001</c:v>
                </c:pt>
                <c:pt idx="920">
                  <c:v>38.519340270000001</c:v>
                </c:pt>
                <c:pt idx="921">
                  <c:v>40.206913299999997</c:v>
                </c:pt>
                <c:pt idx="922">
                  <c:v>39.809737400000003</c:v>
                </c:pt>
                <c:pt idx="923">
                  <c:v>41.6278571</c:v>
                </c:pt>
                <c:pt idx="924">
                  <c:v>39.813056160000002</c:v>
                </c:pt>
                <c:pt idx="925">
                  <c:v>36.753444190000003</c:v>
                </c:pt>
                <c:pt idx="926">
                  <c:v>33.90321247</c:v>
                </c:pt>
                <c:pt idx="927">
                  <c:v>32.179850999999999</c:v>
                </c:pt>
                <c:pt idx="928">
                  <c:v>31.173763359999999</c:v>
                </c:pt>
                <c:pt idx="929">
                  <c:v>31.776581319999998</c:v>
                </c:pt>
                <c:pt idx="930">
                  <c:v>32.621372479999998</c:v>
                </c:pt>
                <c:pt idx="931">
                  <c:v>32.891605740000003</c:v>
                </c:pt>
                <c:pt idx="932">
                  <c:v>32.944020449999996</c:v>
                </c:pt>
                <c:pt idx="933">
                  <c:v>32.488920239999999</c:v>
                </c:pt>
                <c:pt idx="934">
                  <c:v>32.328760920000001</c:v>
                </c:pt>
                <c:pt idx="935">
                  <c:v>32.779428289999998</c:v>
                </c:pt>
                <c:pt idx="936">
                  <c:v>33.170538980000003</c:v>
                </c:pt>
                <c:pt idx="937">
                  <c:v>33.959226370000003</c:v>
                </c:pt>
                <c:pt idx="938">
                  <c:v>35.80699602</c:v>
                </c:pt>
                <c:pt idx="939">
                  <c:v>37.488184949999997</c:v>
                </c:pt>
                <c:pt idx="940">
                  <c:v>38.753701059999997</c:v>
                </c:pt>
                <c:pt idx="941">
                  <c:v>38.916664130000001</c:v>
                </c:pt>
                <c:pt idx="942">
                  <c:v>38.131308310000001</c:v>
                </c:pt>
                <c:pt idx="943">
                  <c:v>36.995288039999998</c:v>
                </c:pt>
                <c:pt idx="944">
                  <c:v>37.20484905</c:v>
                </c:pt>
                <c:pt idx="945">
                  <c:v>38.073669260000003</c:v>
                </c:pt>
                <c:pt idx="946">
                  <c:v>40.5969494</c:v>
                </c:pt>
                <c:pt idx="947">
                  <c:v>44.215332949999997</c:v>
                </c:pt>
                <c:pt idx="948">
                  <c:v>49.697464029999999</c:v>
                </c:pt>
                <c:pt idx="949">
                  <c:v>52.7147705</c:v>
                </c:pt>
                <c:pt idx="950">
                  <c:v>53.323132770000001</c:v>
                </c:pt>
                <c:pt idx="951">
                  <c:v>54.058008319999999</c:v>
                </c:pt>
                <c:pt idx="952">
                  <c:v>55.873249199999997</c:v>
                </c:pt>
                <c:pt idx="953">
                  <c:v>57.887466459999999</c:v>
                </c:pt>
                <c:pt idx="954">
                  <c:v>59.973395510000003</c:v>
                </c:pt>
                <c:pt idx="955">
                  <c:v>68.251088539999998</c:v>
                </c:pt>
                <c:pt idx="956">
                  <c:v>68.518049570000002</c:v>
                </c:pt>
                <c:pt idx="957">
                  <c:v>53.55834815</c:v>
                </c:pt>
                <c:pt idx="958">
                  <c:v>33.669249100000002</c:v>
                </c:pt>
                <c:pt idx="959">
                  <c:v>16.220646169999998</c:v>
                </c:pt>
                <c:pt idx="960">
                  <c:v>5.5680978430000003</c:v>
                </c:pt>
                <c:pt idx="961">
                  <c:v>1.734880985</c:v>
                </c:pt>
                <c:pt idx="962">
                  <c:v>3.6032803709999999</c:v>
                </c:pt>
                <c:pt idx="963">
                  <c:v>6.9057577419999996</c:v>
                </c:pt>
                <c:pt idx="964">
                  <c:v>8.3323062350000008</c:v>
                </c:pt>
                <c:pt idx="965">
                  <c:v>5.4499896440000004</c:v>
                </c:pt>
                <c:pt idx="966">
                  <c:v>0.67707511399999998</c:v>
                </c:pt>
                <c:pt idx="967">
                  <c:v>-3.3212611660000002</c:v>
                </c:pt>
                <c:pt idx="968">
                  <c:v>-4.4182923860000001</c:v>
                </c:pt>
                <c:pt idx="969">
                  <c:v>-5.2556050440000002</c:v>
                </c:pt>
                <c:pt idx="970">
                  <c:v>-6.5767991759999997</c:v>
                </c:pt>
                <c:pt idx="971">
                  <c:v>-9.0063124820000002</c:v>
                </c:pt>
                <c:pt idx="972">
                  <c:v>-12.447815889999999</c:v>
                </c:pt>
                <c:pt idx="973">
                  <c:v>-14.661754419999999</c:v>
                </c:pt>
                <c:pt idx="974">
                  <c:v>-14.98052927</c:v>
                </c:pt>
                <c:pt idx="975">
                  <c:v>-14.35048681</c:v>
                </c:pt>
                <c:pt idx="976">
                  <c:v>-13.75073896</c:v>
                </c:pt>
                <c:pt idx="977">
                  <c:v>-12.971002800000001</c:v>
                </c:pt>
                <c:pt idx="978">
                  <c:v>-13.36132287</c:v>
                </c:pt>
                <c:pt idx="979">
                  <c:v>-14.54068958</c:v>
                </c:pt>
                <c:pt idx="980">
                  <c:v>-15.89525969</c:v>
                </c:pt>
                <c:pt idx="981">
                  <c:v>-17.06376848</c:v>
                </c:pt>
                <c:pt idx="982">
                  <c:v>-17.60290814</c:v>
                </c:pt>
                <c:pt idx="983">
                  <c:v>-16.69428542</c:v>
                </c:pt>
                <c:pt idx="984">
                  <c:v>-15.400681499999999</c:v>
                </c:pt>
                <c:pt idx="985">
                  <c:v>-14.688308279999999</c:v>
                </c:pt>
                <c:pt idx="986">
                  <c:v>-13.79684939</c:v>
                </c:pt>
                <c:pt idx="987">
                  <c:v>-13.64822678</c:v>
                </c:pt>
                <c:pt idx="988">
                  <c:v>-14.15375686</c:v>
                </c:pt>
                <c:pt idx="989">
                  <c:v>-15.12866878</c:v>
                </c:pt>
                <c:pt idx="990">
                  <c:v>-15.596606700000001</c:v>
                </c:pt>
                <c:pt idx="991">
                  <c:v>-14.72756057</c:v>
                </c:pt>
                <c:pt idx="992">
                  <c:v>-13.881822570000001</c:v>
                </c:pt>
                <c:pt idx="993">
                  <c:v>-10.12188527</c:v>
                </c:pt>
                <c:pt idx="994">
                  <c:v>-9.3113041190000008</c:v>
                </c:pt>
                <c:pt idx="995">
                  <c:v>-8.3977963019999997</c:v>
                </c:pt>
                <c:pt idx="996">
                  <c:v>-7.6917659829999998</c:v>
                </c:pt>
                <c:pt idx="997">
                  <c:v>-6.3945773340000001</c:v>
                </c:pt>
                <c:pt idx="998">
                  <c:v>0.343613479</c:v>
                </c:pt>
                <c:pt idx="999">
                  <c:v>16.034083209999999</c:v>
                </c:pt>
                <c:pt idx="1000">
                  <c:v>32.211510189999998</c:v>
                </c:pt>
                <c:pt idx="1001">
                  <c:v>43.309959409999998</c:v>
                </c:pt>
                <c:pt idx="1002">
                  <c:v>46.03954598</c:v>
                </c:pt>
                <c:pt idx="1003">
                  <c:v>48.326173480000001</c:v>
                </c:pt>
                <c:pt idx="1004">
                  <c:v>49.850151349999997</c:v>
                </c:pt>
                <c:pt idx="1005">
                  <c:v>45.205826729999998</c:v>
                </c:pt>
                <c:pt idx="1006">
                  <c:v>45.859341669999999</c:v>
                </c:pt>
                <c:pt idx="1007">
                  <c:v>44.743349180000003</c:v>
                </c:pt>
                <c:pt idx="1008">
                  <c:v>40.98255477</c:v>
                </c:pt>
                <c:pt idx="1009">
                  <c:v>40.353103650000001</c:v>
                </c:pt>
                <c:pt idx="1010">
                  <c:v>38.828748400000002</c:v>
                </c:pt>
                <c:pt idx="1011">
                  <c:v>35.138410039999997</c:v>
                </c:pt>
                <c:pt idx="1012">
                  <c:v>34.732059120000002</c:v>
                </c:pt>
                <c:pt idx="1013">
                  <c:v>34.671615469999999</c:v>
                </c:pt>
                <c:pt idx="1014">
                  <c:v>36.411964759999996</c:v>
                </c:pt>
                <c:pt idx="1015">
                  <c:v>38.639407579999997</c:v>
                </c:pt>
                <c:pt idx="1016">
                  <c:v>42.406543259999999</c:v>
                </c:pt>
                <c:pt idx="1017">
                  <c:v>38.950616660000001</c:v>
                </c:pt>
                <c:pt idx="1018">
                  <c:v>35.048870809999997</c:v>
                </c:pt>
                <c:pt idx="1019">
                  <c:v>31.669103289999999</c:v>
                </c:pt>
                <c:pt idx="1020">
                  <c:v>26.88960114</c:v>
                </c:pt>
                <c:pt idx="1021">
                  <c:v>30.107604689999999</c:v>
                </c:pt>
                <c:pt idx="1022">
                  <c:v>27.428712449999999</c:v>
                </c:pt>
                <c:pt idx="1023">
                  <c:v>28.512974639999999</c:v>
                </c:pt>
                <c:pt idx="1024">
                  <c:v>29.744342889999999</c:v>
                </c:pt>
                <c:pt idx="1025">
                  <c:v>30.463716959999999</c:v>
                </c:pt>
                <c:pt idx="1026">
                  <c:v>30.460883939999999</c:v>
                </c:pt>
                <c:pt idx="1027">
                  <c:v>30.671595969999998</c:v>
                </c:pt>
                <c:pt idx="1028">
                  <c:v>30.010982240000001</c:v>
                </c:pt>
                <c:pt idx="1029">
                  <c:v>29.945146909999998</c:v>
                </c:pt>
                <c:pt idx="1030">
                  <c:v>29.931894740000001</c:v>
                </c:pt>
                <c:pt idx="1031">
                  <c:v>30.322662489999999</c:v>
                </c:pt>
                <c:pt idx="1032">
                  <c:v>31.23216451</c:v>
                </c:pt>
                <c:pt idx="1033">
                  <c:v>33.084015770000001</c:v>
                </c:pt>
                <c:pt idx="1034">
                  <c:v>35.98514866</c:v>
                </c:pt>
                <c:pt idx="1035">
                  <c:v>39.111726300000001</c:v>
                </c:pt>
                <c:pt idx="1036">
                  <c:v>40.130112529999998</c:v>
                </c:pt>
                <c:pt idx="1037">
                  <c:v>39.578293500000001</c:v>
                </c:pt>
                <c:pt idx="1038">
                  <c:v>38.063188089999997</c:v>
                </c:pt>
                <c:pt idx="1039">
                  <c:v>38.392323570000002</c:v>
                </c:pt>
                <c:pt idx="1040">
                  <c:v>42.192434519999999</c:v>
                </c:pt>
                <c:pt idx="1041">
                  <c:v>48.870847130000001</c:v>
                </c:pt>
                <c:pt idx="1042">
                  <c:v>57.079554209999998</c:v>
                </c:pt>
                <c:pt idx="1043">
                  <c:v>63.623518199999999</c:v>
                </c:pt>
                <c:pt idx="1044">
                  <c:v>65.675893889999998</c:v>
                </c:pt>
                <c:pt idx="1045">
                  <c:v>64.637104109999996</c:v>
                </c:pt>
                <c:pt idx="1046">
                  <c:v>61.42848128</c:v>
                </c:pt>
                <c:pt idx="1047">
                  <c:v>47.56394392</c:v>
                </c:pt>
                <c:pt idx="1048">
                  <c:v>29.996639089999999</c:v>
                </c:pt>
                <c:pt idx="1049">
                  <c:v>18.748453130000001</c:v>
                </c:pt>
                <c:pt idx="1050">
                  <c:v>18.212100660000001</c:v>
                </c:pt>
                <c:pt idx="1051">
                  <c:v>25.674992499999998</c:v>
                </c:pt>
                <c:pt idx="1052">
                  <c:v>28.33384629</c:v>
                </c:pt>
                <c:pt idx="1053">
                  <c:v>20.770630430000001</c:v>
                </c:pt>
                <c:pt idx="1054">
                  <c:v>13.849532379999999</c:v>
                </c:pt>
                <c:pt idx="1055">
                  <c:v>8.1731578309999993</c:v>
                </c:pt>
                <c:pt idx="1056">
                  <c:v>2.250231898</c:v>
                </c:pt>
                <c:pt idx="1057">
                  <c:v>-4.185920994</c:v>
                </c:pt>
                <c:pt idx="1058">
                  <c:v>-9.8058046040000004</c:v>
                </c:pt>
                <c:pt idx="1059">
                  <c:v>-14.00256867</c:v>
                </c:pt>
                <c:pt idx="1060">
                  <c:v>-15.35548146</c:v>
                </c:pt>
                <c:pt idx="1061">
                  <c:v>-15.029986239999999</c:v>
                </c:pt>
                <c:pt idx="1062">
                  <c:v>-12.83822561</c:v>
                </c:pt>
                <c:pt idx="1063">
                  <c:v>-11.782139519999999</c:v>
                </c:pt>
                <c:pt idx="1064">
                  <c:v>-12.048977450000001</c:v>
                </c:pt>
                <c:pt idx="1065">
                  <c:v>-13.864956830000001</c:v>
                </c:pt>
                <c:pt idx="1066">
                  <c:v>-16.05650855</c:v>
                </c:pt>
                <c:pt idx="1067">
                  <c:v>-18.494445599999999</c:v>
                </c:pt>
                <c:pt idx="1068">
                  <c:v>-20.72912264</c:v>
                </c:pt>
                <c:pt idx="1069">
                  <c:v>-21.14269285</c:v>
                </c:pt>
                <c:pt idx="1070">
                  <c:v>-20.537677649999999</c:v>
                </c:pt>
                <c:pt idx="1071">
                  <c:v>-18.948458810000002</c:v>
                </c:pt>
                <c:pt idx="1072">
                  <c:v>-17.57368816</c:v>
                </c:pt>
                <c:pt idx="1073">
                  <c:v>-16.896770570000001</c:v>
                </c:pt>
                <c:pt idx="1074">
                  <c:v>-17.995191330000001</c:v>
                </c:pt>
                <c:pt idx="1075">
                  <c:v>-19.706822890000002</c:v>
                </c:pt>
                <c:pt idx="1076">
                  <c:v>-21.483284250000001</c:v>
                </c:pt>
                <c:pt idx="1077">
                  <c:v>-22.536078799999999</c:v>
                </c:pt>
                <c:pt idx="1078">
                  <c:v>-22.188125490000001</c:v>
                </c:pt>
                <c:pt idx="1079">
                  <c:v>-20.94685424</c:v>
                </c:pt>
                <c:pt idx="1080">
                  <c:v>-19.44170845</c:v>
                </c:pt>
                <c:pt idx="1081">
                  <c:v>-18.596579219999999</c:v>
                </c:pt>
                <c:pt idx="1082">
                  <c:v>-18.14485565</c:v>
                </c:pt>
                <c:pt idx="1083">
                  <c:v>-18.160281359999999</c:v>
                </c:pt>
                <c:pt idx="1084">
                  <c:v>-19.14513844</c:v>
                </c:pt>
                <c:pt idx="1085">
                  <c:v>-20.73822569</c:v>
                </c:pt>
                <c:pt idx="1086">
                  <c:v>-21.846493509999998</c:v>
                </c:pt>
                <c:pt idx="1087">
                  <c:v>-19.952406459999999</c:v>
                </c:pt>
                <c:pt idx="1088">
                  <c:v>-18.888709649999999</c:v>
                </c:pt>
                <c:pt idx="1089">
                  <c:v>-17.499243109999998</c:v>
                </c:pt>
                <c:pt idx="1090">
                  <c:v>-15.274699010000001</c:v>
                </c:pt>
                <c:pt idx="1091">
                  <c:v>-12.8961407</c:v>
                </c:pt>
                <c:pt idx="1092">
                  <c:v>-9.1609044649999998</c:v>
                </c:pt>
                <c:pt idx="1093">
                  <c:v>-7.1254600699999999</c:v>
                </c:pt>
                <c:pt idx="1094">
                  <c:v>-6.9091196889999997</c:v>
                </c:pt>
                <c:pt idx="1095">
                  <c:v>-5.7074138449999996</c:v>
                </c:pt>
                <c:pt idx="1096">
                  <c:v>3.9525744469999999</c:v>
                </c:pt>
                <c:pt idx="1097">
                  <c:v>37.793296310000002</c:v>
                </c:pt>
                <c:pt idx="1098">
                  <c:v>69.37080229</c:v>
                </c:pt>
                <c:pt idx="1099">
                  <c:v>65.610860110000004</c:v>
                </c:pt>
                <c:pt idx="1100">
                  <c:v>57.107208700000001</c:v>
                </c:pt>
                <c:pt idx="1101">
                  <c:v>50.432833180000003</c:v>
                </c:pt>
                <c:pt idx="1102">
                  <c:v>46.820240929999997</c:v>
                </c:pt>
                <c:pt idx="1103">
                  <c:v>44.082557370000004</c:v>
                </c:pt>
                <c:pt idx="1104">
                  <c:v>40.150067550000003</c:v>
                </c:pt>
                <c:pt idx="1105">
                  <c:v>38.621339710000001</c:v>
                </c:pt>
                <c:pt idx="1106">
                  <c:v>38.599760580000002</c:v>
                </c:pt>
                <c:pt idx="1107">
                  <c:v>38.219708169999997</c:v>
                </c:pt>
                <c:pt idx="1108">
                  <c:v>36.8393291</c:v>
                </c:pt>
                <c:pt idx="1109">
                  <c:v>36.207754989999998</c:v>
                </c:pt>
                <c:pt idx="1110">
                  <c:v>36.125985139999997</c:v>
                </c:pt>
                <c:pt idx="1111">
                  <c:v>34.666638380000002</c:v>
                </c:pt>
                <c:pt idx="1112">
                  <c:v>34.52822038</c:v>
                </c:pt>
                <c:pt idx="1113">
                  <c:v>34.915156080000003</c:v>
                </c:pt>
                <c:pt idx="1114">
                  <c:v>36.08319118</c:v>
                </c:pt>
                <c:pt idx="1115">
                  <c:v>36.657164889999997</c:v>
                </c:pt>
                <c:pt idx="1116">
                  <c:v>36.974312679999997</c:v>
                </c:pt>
                <c:pt idx="1117">
                  <c:v>37.949527140000001</c:v>
                </c:pt>
                <c:pt idx="1118">
                  <c:v>38.432578210000003</c:v>
                </c:pt>
                <c:pt idx="1119">
                  <c:v>37.746794270000002</c:v>
                </c:pt>
                <c:pt idx="1120">
                  <c:v>37.229714889999997</c:v>
                </c:pt>
                <c:pt idx="1121">
                  <c:v>36.816862790000002</c:v>
                </c:pt>
                <c:pt idx="1122">
                  <c:v>36.365982369999998</c:v>
                </c:pt>
                <c:pt idx="1123">
                  <c:v>36.538260780000002</c:v>
                </c:pt>
                <c:pt idx="1124">
                  <c:v>36.101535720000001</c:v>
                </c:pt>
                <c:pt idx="1125">
                  <c:v>35.006444559999998</c:v>
                </c:pt>
                <c:pt idx="1126">
                  <c:v>34.840339460000003</c:v>
                </c:pt>
                <c:pt idx="1127">
                  <c:v>35.409779569999998</c:v>
                </c:pt>
                <c:pt idx="1128">
                  <c:v>36.736910129999998</c:v>
                </c:pt>
                <c:pt idx="1129">
                  <c:v>37.970274289999999</c:v>
                </c:pt>
                <c:pt idx="1130">
                  <c:v>37.136106320000003</c:v>
                </c:pt>
                <c:pt idx="1131">
                  <c:v>37.278576600000001</c:v>
                </c:pt>
                <c:pt idx="1132">
                  <c:v>38.017362830000003</c:v>
                </c:pt>
                <c:pt idx="1133">
                  <c:v>37.834179560000003</c:v>
                </c:pt>
                <c:pt idx="1134">
                  <c:v>38.069995300000002</c:v>
                </c:pt>
                <c:pt idx="1135">
                  <c:v>38.249843149999997</c:v>
                </c:pt>
                <c:pt idx="1136">
                  <c:v>39.724934930000003</c:v>
                </c:pt>
                <c:pt idx="1137">
                  <c:v>43.146198779999999</c:v>
                </c:pt>
                <c:pt idx="1138">
                  <c:v>47.590773990000002</c:v>
                </c:pt>
                <c:pt idx="1139">
                  <c:v>52.462252280000001</c:v>
                </c:pt>
                <c:pt idx="1140">
                  <c:v>56.652745209999999</c:v>
                </c:pt>
                <c:pt idx="1141">
                  <c:v>59.377426290000002</c:v>
                </c:pt>
                <c:pt idx="1142">
                  <c:v>60.748036339999999</c:v>
                </c:pt>
                <c:pt idx="1143">
                  <c:v>61.826361740000003</c:v>
                </c:pt>
                <c:pt idx="1144">
                  <c:v>61.811421709999998</c:v>
                </c:pt>
                <c:pt idx="1145">
                  <c:v>58.825120030000001</c:v>
                </c:pt>
                <c:pt idx="1146">
                  <c:v>51.392731259999998</c:v>
                </c:pt>
                <c:pt idx="1147">
                  <c:v>44.175292949999999</c:v>
                </c:pt>
                <c:pt idx="1148">
                  <c:v>39.303379100000001</c:v>
                </c:pt>
                <c:pt idx="1149">
                  <c:v>32.88544461</c:v>
                </c:pt>
                <c:pt idx="1150">
                  <c:v>24.39282678</c:v>
                </c:pt>
                <c:pt idx="1151">
                  <c:v>15.770379670000001</c:v>
                </c:pt>
                <c:pt idx="1152">
                  <c:v>9.5090849389999992</c:v>
                </c:pt>
                <c:pt idx="1153">
                  <c:v>8.0011927790000001</c:v>
                </c:pt>
                <c:pt idx="1154">
                  <c:v>6.9030451990000001</c:v>
                </c:pt>
                <c:pt idx="1155">
                  <c:v>5.4133906720000002</c:v>
                </c:pt>
                <c:pt idx="1156">
                  <c:v>5.1513835319999997</c:v>
                </c:pt>
                <c:pt idx="1157">
                  <c:v>1.5944799380000001</c:v>
                </c:pt>
                <c:pt idx="1158">
                  <c:v>-3.0334681099999998</c:v>
                </c:pt>
                <c:pt idx="1159">
                  <c:v>-7.6978726660000003</c:v>
                </c:pt>
                <c:pt idx="1160">
                  <c:v>-10.348685590000001</c:v>
                </c:pt>
                <c:pt idx="1161">
                  <c:v>-12.914025779999999</c:v>
                </c:pt>
                <c:pt idx="1162">
                  <c:v>-14.718792909999999</c:v>
                </c:pt>
                <c:pt idx="1163">
                  <c:v>-15.67769728</c:v>
                </c:pt>
                <c:pt idx="1164">
                  <c:v>-15.31032025</c:v>
                </c:pt>
                <c:pt idx="1165">
                  <c:v>-15.488391119999999</c:v>
                </c:pt>
                <c:pt idx="1166">
                  <c:v>-15.18625276</c:v>
                </c:pt>
                <c:pt idx="1167">
                  <c:v>-14.87625793</c:v>
                </c:pt>
                <c:pt idx="1168">
                  <c:v>-15.12564126</c:v>
                </c:pt>
                <c:pt idx="1169">
                  <c:v>-15.7155871</c:v>
                </c:pt>
                <c:pt idx="1170">
                  <c:v>-16.99107085</c:v>
                </c:pt>
                <c:pt idx="1171">
                  <c:v>-17.738633119999999</c:v>
                </c:pt>
                <c:pt idx="1172">
                  <c:v>-18.644747899999999</c:v>
                </c:pt>
                <c:pt idx="1173">
                  <c:v>-17.56219823</c:v>
                </c:pt>
                <c:pt idx="1174">
                  <c:v>-16.87872788</c:v>
                </c:pt>
                <c:pt idx="1175">
                  <c:v>-16.89880307</c:v>
                </c:pt>
                <c:pt idx="1176">
                  <c:v>-16.80186423</c:v>
                </c:pt>
                <c:pt idx="1177">
                  <c:v>-17.43636807</c:v>
                </c:pt>
                <c:pt idx="1178">
                  <c:v>-18.202368799999999</c:v>
                </c:pt>
                <c:pt idx="1179">
                  <c:v>-18.90536736</c:v>
                </c:pt>
                <c:pt idx="1180">
                  <c:v>-19.133713719999999</c:v>
                </c:pt>
                <c:pt idx="1181">
                  <c:v>-19.037581790000001</c:v>
                </c:pt>
                <c:pt idx="1182">
                  <c:v>-17.46861972</c:v>
                </c:pt>
                <c:pt idx="1183">
                  <c:v>-15.38809812</c:v>
                </c:pt>
                <c:pt idx="1184">
                  <c:v>-13.972066849999999</c:v>
                </c:pt>
                <c:pt idx="1185">
                  <c:v>-13.31647802</c:v>
                </c:pt>
                <c:pt idx="1186">
                  <c:v>-13.05451396</c:v>
                </c:pt>
                <c:pt idx="1187">
                  <c:v>-12.62394748</c:v>
                </c:pt>
                <c:pt idx="1188">
                  <c:v>-11.67495931</c:v>
                </c:pt>
                <c:pt idx="1189">
                  <c:v>-8.3731695269999999</c:v>
                </c:pt>
                <c:pt idx="1190">
                  <c:v>-2.9415307099999999</c:v>
                </c:pt>
                <c:pt idx="1191">
                  <c:v>7.9670291659999997</c:v>
                </c:pt>
                <c:pt idx="1192">
                  <c:v>19.415071279999999</c:v>
                </c:pt>
                <c:pt idx="1193">
                  <c:v>28.436802289999999</c:v>
                </c:pt>
                <c:pt idx="1194">
                  <c:v>38.448231800000002</c:v>
                </c:pt>
                <c:pt idx="1195">
                  <c:v>44.269583509999997</c:v>
                </c:pt>
                <c:pt idx="1196">
                  <c:v>48.287295550000003</c:v>
                </c:pt>
                <c:pt idx="1197">
                  <c:v>50.818950170000001</c:v>
                </c:pt>
                <c:pt idx="1198">
                  <c:v>52.348270460000002</c:v>
                </c:pt>
                <c:pt idx="1199">
                  <c:v>52.556604950000001</c:v>
                </c:pt>
                <c:pt idx="1200">
                  <c:v>52.139933890000002</c:v>
                </c:pt>
                <c:pt idx="1201">
                  <c:v>52.15018259</c:v>
                </c:pt>
                <c:pt idx="1202">
                  <c:v>53.021035550000001</c:v>
                </c:pt>
                <c:pt idx="1203">
                  <c:v>50.354448660000003</c:v>
                </c:pt>
                <c:pt idx="1204">
                  <c:v>47.873271379999998</c:v>
                </c:pt>
                <c:pt idx="1205">
                  <c:v>46.100146389999999</c:v>
                </c:pt>
                <c:pt idx="1206">
                  <c:v>41.88018864</c:v>
                </c:pt>
                <c:pt idx="1207">
                  <c:v>41.14955964</c:v>
                </c:pt>
                <c:pt idx="1208">
                  <c:v>40.992551329999998</c:v>
                </c:pt>
                <c:pt idx="1209">
                  <c:v>42.223887339999997</c:v>
                </c:pt>
                <c:pt idx="1210">
                  <c:v>43.757618209999997</c:v>
                </c:pt>
                <c:pt idx="1211">
                  <c:v>46.026265260000002</c:v>
                </c:pt>
                <c:pt idx="1212">
                  <c:v>47.742702940000001</c:v>
                </c:pt>
                <c:pt idx="1213">
                  <c:v>48.75817267</c:v>
                </c:pt>
                <c:pt idx="1214">
                  <c:v>49.59807576</c:v>
                </c:pt>
                <c:pt idx="1215">
                  <c:v>48.850363369999997</c:v>
                </c:pt>
                <c:pt idx="1216">
                  <c:v>46.847244510000003</c:v>
                </c:pt>
                <c:pt idx="1217">
                  <c:v>45.749804470000001</c:v>
                </c:pt>
                <c:pt idx="1218">
                  <c:v>43.965632329999998</c:v>
                </c:pt>
                <c:pt idx="1219">
                  <c:v>42.168246449999998</c:v>
                </c:pt>
                <c:pt idx="1220">
                  <c:v>40.986379530000001</c:v>
                </c:pt>
                <c:pt idx="1221">
                  <c:v>40.320628120000002</c:v>
                </c:pt>
                <c:pt idx="1222">
                  <c:v>40.597435769999997</c:v>
                </c:pt>
                <c:pt idx="1223">
                  <c:v>42.125393440000003</c:v>
                </c:pt>
                <c:pt idx="1224">
                  <c:v>45.636229049999997</c:v>
                </c:pt>
                <c:pt idx="1225">
                  <c:v>49.824327080000003</c:v>
                </c:pt>
                <c:pt idx="1226">
                  <c:v>52.81495803</c:v>
                </c:pt>
                <c:pt idx="1227">
                  <c:v>54.66285895</c:v>
                </c:pt>
                <c:pt idx="1228">
                  <c:v>53.788360240000003</c:v>
                </c:pt>
                <c:pt idx="1229">
                  <c:v>52.199633380000002</c:v>
                </c:pt>
                <c:pt idx="1230">
                  <c:v>49.908043139999997</c:v>
                </c:pt>
                <c:pt idx="1231">
                  <c:v>46.969002420000002</c:v>
                </c:pt>
                <c:pt idx="1232">
                  <c:v>45.909365479999998</c:v>
                </c:pt>
                <c:pt idx="1233">
                  <c:v>47.17717648</c:v>
                </c:pt>
                <c:pt idx="1234">
                  <c:v>49.92235032</c:v>
                </c:pt>
                <c:pt idx="1235">
                  <c:v>52.357571479999997</c:v>
                </c:pt>
                <c:pt idx="1236">
                  <c:v>54.539848829999997</c:v>
                </c:pt>
                <c:pt idx="1237">
                  <c:v>56.174585360000002</c:v>
                </c:pt>
                <c:pt idx="1238">
                  <c:v>57.499460220000003</c:v>
                </c:pt>
                <c:pt idx="1239">
                  <c:v>59.202470849999997</c:v>
                </c:pt>
                <c:pt idx="1240">
                  <c:v>61.245781620000002</c:v>
                </c:pt>
                <c:pt idx="1241">
                  <c:v>62.445403710000001</c:v>
                </c:pt>
                <c:pt idx="1242">
                  <c:v>63.167772190000001</c:v>
                </c:pt>
                <c:pt idx="1243">
                  <c:v>63.221876969999997</c:v>
                </c:pt>
                <c:pt idx="1244">
                  <c:v>62.368613500000002</c:v>
                </c:pt>
                <c:pt idx="1245">
                  <c:v>53.688176009999999</c:v>
                </c:pt>
                <c:pt idx="1246">
                  <c:v>37.16684566</c:v>
                </c:pt>
                <c:pt idx="1247">
                  <c:v>22.338225009999999</c:v>
                </c:pt>
                <c:pt idx="1248">
                  <c:v>11.271403810000001</c:v>
                </c:pt>
                <c:pt idx="1249">
                  <c:v>13.80622812</c:v>
                </c:pt>
                <c:pt idx="1250">
                  <c:v>10.096289990000001</c:v>
                </c:pt>
                <c:pt idx="1251">
                  <c:v>10.74203088</c:v>
                </c:pt>
                <c:pt idx="1252">
                  <c:v>7.8449434409999999</c:v>
                </c:pt>
                <c:pt idx="1253">
                  <c:v>3.6565374749999999</c:v>
                </c:pt>
                <c:pt idx="1254">
                  <c:v>1.6272340569999999</c:v>
                </c:pt>
                <c:pt idx="1255">
                  <c:v>-2.48092932</c:v>
                </c:pt>
                <c:pt idx="1256">
                  <c:v>-5.3485850859999999</c:v>
                </c:pt>
                <c:pt idx="1257">
                  <c:v>-7.2923051289999998</c:v>
                </c:pt>
                <c:pt idx="1258">
                  <c:v>-8.8407554190000006</c:v>
                </c:pt>
                <c:pt idx="1259">
                  <c:v>-9.8036560900000005</c:v>
                </c:pt>
                <c:pt idx="1260">
                  <c:v>-10.459715360000001</c:v>
                </c:pt>
                <c:pt idx="1261">
                  <c:v>-11.77358881</c:v>
                </c:pt>
                <c:pt idx="1262">
                  <c:v>-13.273456899999999</c:v>
                </c:pt>
                <c:pt idx="1263">
                  <c:v>-15.612013810000001</c:v>
                </c:pt>
                <c:pt idx="1264">
                  <c:v>-16.957213249999999</c:v>
                </c:pt>
                <c:pt idx="1265">
                  <c:v>-18.237314690000002</c:v>
                </c:pt>
                <c:pt idx="1266">
                  <c:v>-18.552257019999999</c:v>
                </c:pt>
                <c:pt idx="1267">
                  <c:v>-18.672478259999998</c:v>
                </c:pt>
                <c:pt idx="1268">
                  <c:v>-17.891454320000001</c:v>
                </c:pt>
                <c:pt idx="1269">
                  <c:v>-16.92066883</c:v>
                </c:pt>
                <c:pt idx="1270">
                  <c:v>-16.914827339999999</c:v>
                </c:pt>
                <c:pt idx="1271">
                  <c:v>-17.99916567</c:v>
                </c:pt>
                <c:pt idx="1272">
                  <c:v>-19.154691979999999</c:v>
                </c:pt>
                <c:pt idx="1273">
                  <c:v>-19.767150579999999</c:v>
                </c:pt>
                <c:pt idx="1274">
                  <c:v>-19.311412740000002</c:v>
                </c:pt>
                <c:pt idx="1275">
                  <c:v>-18.791226649999999</c:v>
                </c:pt>
                <c:pt idx="1276">
                  <c:v>-17.900701349999999</c:v>
                </c:pt>
                <c:pt idx="1277">
                  <c:v>-16.683684670000002</c:v>
                </c:pt>
                <c:pt idx="1278">
                  <c:v>-16.12550718</c:v>
                </c:pt>
                <c:pt idx="1279">
                  <c:v>-17.450456679999998</c:v>
                </c:pt>
                <c:pt idx="1280">
                  <c:v>-17.075690640000001</c:v>
                </c:pt>
                <c:pt idx="1281">
                  <c:v>-15.83900873</c:v>
                </c:pt>
                <c:pt idx="1282">
                  <c:v>-13.72760405</c:v>
                </c:pt>
                <c:pt idx="1283">
                  <c:v>-10.1889618</c:v>
                </c:pt>
                <c:pt idx="1284">
                  <c:v>-4.2448611139999999</c:v>
                </c:pt>
                <c:pt idx="1285">
                  <c:v>2.3126645109999999</c:v>
                </c:pt>
                <c:pt idx="1286">
                  <c:v>11.030902920000001</c:v>
                </c:pt>
                <c:pt idx="1287">
                  <c:v>20.59425135</c:v>
                </c:pt>
                <c:pt idx="1288">
                  <c:v>34.759787279999998</c:v>
                </c:pt>
                <c:pt idx="1289">
                  <c:v>51.870265750000002</c:v>
                </c:pt>
                <c:pt idx="1290">
                  <c:v>60.704775349999998</c:v>
                </c:pt>
                <c:pt idx="1291">
                  <c:v>59.61642406</c:v>
                </c:pt>
                <c:pt idx="1292">
                  <c:v>58.617299010000004</c:v>
                </c:pt>
                <c:pt idx="1293">
                  <c:v>58.769254170000004</c:v>
                </c:pt>
                <c:pt idx="1294">
                  <c:v>57.43098981</c:v>
                </c:pt>
                <c:pt idx="1295">
                  <c:v>56.062143560000003</c:v>
                </c:pt>
                <c:pt idx="1296">
                  <c:v>54.079645030000002</c:v>
                </c:pt>
                <c:pt idx="1297">
                  <c:v>52.658255459999999</c:v>
                </c:pt>
                <c:pt idx="1298">
                  <c:v>53.201445759999999</c:v>
                </c:pt>
                <c:pt idx="1299">
                  <c:v>53.373960519999997</c:v>
                </c:pt>
                <c:pt idx="1300">
                  <c:v>52.974151130000003</c:v>
                </c:pt>
                <c:pt idx="1301">
                  <c:v>53.057437149999998</c:v>
                </c:pt>
                <c:pt idx="1302">
                  <c:v>53.606640050000003</c:v>
                </c:pt>
                <c:pt idx="1303">
                  <c:v>53.379812549999997</c:v>
                </c:pt>
                <c:pt idx="1304">
                  <c:v>53.814654220000001</c:v>
                </c:pt>
                <c:pt idx="1305">
                  <c:v>54.113699670000003</c:v>
                </c:pt>
                <c:pt idx="1306">
                  <c:v>53.675417680000002</c:v>
                </c:pt>
                <c:pt idx="1307">
                  <c:v>52.381759969999997</c:v>
                </c:pt>
                <c:pt idx="1308">
                  <c:v>50.202977050000001</c:v>
                </c:pt>
                <c:pt idx="1309">
                  <c:v>46.480452450000001</c:v>
                </c:pt>
                <c:pt idx="1310">
                  <c:v>42.546251859999998</c:v>
                </c:pt>
                <c:pt idx="1311">
                  <c:v>39.340395770000001</c:v>
                </c:pt>
                <c:pt idx="1312">
                  <c:v>39.727235090000001</c:v>
                </c:pt>
                <c:pt idx="1313">
                  <c:v>39.604422669999998</c:v>
                </c:pt>
                <c:pt idx="1314">
                  <c:v>42.98627458</c:v>
                </c:pt>
                <c:pt idx="1315">
                  <c:v>45.75728694</c:v>
                </c:pt>
                <c:pt idx="1316">
                  <c:v>50.89311112</c:v>
                </c:pt>
                <c:pt idx="1317">
                  <c:v>53.694441640000001</c:v>
                </c:pt>
                <c:pt idx="1318">
                  <c:v>53.942387830000001</c:v>
                </c:pt>
                <c:pt idx="1319">
                  <c:v>52.213022129999999</c:v>
                </c:pt>
                <c:pt idx="1320">
                  <c:v>48.885530080000002</c:v>
                </c:pt>
                <c:pt idx="1321">
                  <c:v>46.714523720000003</c:v>
                </c:pt>
                <c:pt idx="1322">
                  <c:v>45.135328889999997</c:v>
                </c:pt>
                <c:pt idx="1323">
                  <c:v>44.321241739999998</c:v>
                </c:pt>
                <c:pt idx="1324">
                  <c:v>46.699218969999997</c:v>
                </c:pt>
                <c:pt idx="1325">
                  <c:v>50.91701097</c:v>
                </c:pt>
                <c:pt idx="1326">
                  <c:v>55.567635529999997</c:v>
                </c:pt>
                <c:pt idx="1327">
                  <c:v>60.313160449999998</c:v>
                </c:pt>
                <c:pt idx="1328">
                  <c:v>63.7440967</c:v>
                </c:pt>
                <c:pt idx="1329">
                  <c:v>65.801640680000006</c:v>
                </c:pt>
                <c:pt idx="1330">
                  <c:v>65.769238180000002</c:v>
                </c:pt>
                <c:pt idx="1331">
                  <c:v>64.278410750000006</c:v>
                </c:pt>
                <c:pt idx="1332">
                  <c:v>64.483306459999994</c:v>
                </c:pt>
                <c:pt idx="1333">
                  <c:v>64.874937299999999</c:v>
                </c:pt>
                <c:pt idx="1334">
                  <c:v>65.370114169999994</c:v>
                </c:pt>
                <c:pt idx="1335">
                  <c:v>64.695639220000004</c:v>
                </c:pt>
                <c:pt idx="1336">
                  <c:v>60.727098220000002</c:v>
                </c:pt>
                <c:pt idx="1337">
                  <c:v>52.291510950000003</c:v>
                </c:pt>
                <c:pt idx="1338">
                  <c:v>35.90223529</c:v>
                </c:pt>
                <c:pt idx="1339">
                  <c:v>20.966910009999999</c:v>
                </c:pt>
                <c:pt idx="1340">
                  <c:v>13.60234629</c:v>
                </c:pt>
                <c:pt idx="1341">
                  <c:v>9.0110837890000006</c:v>
                </c:pt>
                <c:pt idx="1342">
                  <c:v>7.5537535670000002</c:v>
                </c:pt>
                <c:pt idx="1343">
                  <c:v>7.6521699940000003</c:v>
                </c:pt>
                <c:pt idx="1344">
                  <c:v>8.9437383209999997</c:v>
                </c:pt>
                <c:pt idx="1345">
                  <c:v>7.8427946410000002</c:v>
                </c:pt>
                <c:pt idx="1346">
                  <c:v>6.0217097190000004</c:v>
                </c:pt>
                <c:pt idx="1347">
                  <c:v>3.545432403</c:v>
                </c:pt>
                <c:pt idx="1348">
                  <c:v>1.965943429</c:v>
                </c:pt>
                <c:pt idx="1349">
                  <c:v>-0.34742207200000003</c:v>
                </c:pt>
                <c:pt idx="1350">
                  <c:v>-3.5695456760000002</c:v>
                </c:pt>
                <c:pt idx="1351">
                  <c:v>-7.496750435</c:v>
                </c:pt>
                <c:pt idx="1352">
                  <c:v>-10.30235459</c:v>
                </c:pt>
                <c:pt idx="1353">
                  <c:v>-11.45751023</c:v>
                </c:pt>
                <c:pt idx="1354">
                  <c:v>-10.51102775</c:v>
                </c:pt>
                <c:pt idx="1355">
                  <c:v>-10.20216716</c:v>
                </c:pt>
                <c:pt idx="1356">
                  <c:v>-10.114127509999999</c:v>
                </c:pt>
                <c:pt idx="1357">
                  <c:v>-10.78959307</c:v>
                </c:pt>
                <c:pt idx="1358">
                  <c:v>-11.70009138</c:v>
                </c:pt>
                <c:pt idx="1359">
                  <c:v>-12.187144249999999</c:v>
                </c:pt>
                <c:pt idx="1360">
                  <c:v>-12.00683544</c:v>
                </c:pt>
                <c:pt idx="1361">
                  <c:v>-10.96438058</c:v>
                </c:pt>
                <c:pt idx="1362">
                  <c:v>-9.862987403</c:v>
                </c:pt>
                <c:pt idx="1363">
                  <c:v>-9.4565277880000007</c:v>
                </c:pt>
                <c:pt idx="1364">
                  <c:v>-9.7877932689999998</c:v>
                </c:pt>
                <c:pt idx="1365">
                  <c:v>-10.947936779999999</c:v>
                </c:pt>
                <c:pt idx="1366">
                  <c:v>-10.91073334</c:v>
                </c:pt>
                <c:pt idx="1367">
                  <c:v>-10.368821690000001</c:v>
                </c:pt>
                <c:pt idx="1368">
                  <c:v>-10.399538039999999</c:v>
                </c:pt>
                <c:pt idx="1369">
                  <c:v>-11.50392035</c:v>
                </c:pt>
                <c:pt idx="1370">
                  <c:v>-14.2011436</c:v>
                </c:pt>
                <c:pt idx="1371">
                  <c:v>-15.381444739999999</c:v>
                </c:pt>
                <c:pt idx="1372">
                  <c:v>-15.472508380000001</c:v>
                </c:pt>
                <c:pt idx="1373">
                  <c:v>-16.211867699999999</c:v>
                </c:pt>
                <c:pt idx="1374">
                  <c:v>-14.403724110000001</c:v>
                </c:pt>
                <c:pt idx="1375">
                  <c:v>-4.0554921200000003</c:v>
                </c:pt>
                <c:pt idx="1376">
                  <c:v>5.388253261</c:v>
                </c:pt>
                <c:pt idx="1377">
                  <c:v>18.994361189999999</c:v>
                </c:pt>
                <c:pt idx="1378">
                  <c:v>30.533838589999998</c:v>
                </c:pt>
                <c:pt idx="1379">
                  <c:v>29.431939679999999</c:v>
                </c:pt>
                <c:pt idx="1380">
                  <c:v>29.254105670000001</c:v>
                </c:pt>
                <c:pt idx="1381">
                  <c:v>32.938486390000001</c:v>
                </c:pt>
                <c:pt idx="1382">
                  <c:v>43.270336110000002</c:v>
                </c:pt>
                <c:pt idx="1383">
                  <c:v>50.277711660000001</c:v>
                </c:pt>
                <c:pt idx="1384">
                  <c:v>55.356526289999998</c:v>
                </c:pt>
                <c:pt idx="1385">
                  <c:v>56.238248630000001</c:v>
                </c:pt>
                <c:pt idx="1386">
                  <c:v>54.149304999999998</c:v>
                </c:pt>
                <c:pt idx="1387">
                  <c:v>51.580140470000003</c:v>
                </c:pt>
                <c:pt idx="1388">
                  <c:v>50.514455990000002</c:v>
                </c:pt>
                <c:pt idx="1389">
                  <c:v>49.262698890000003</c:v>
                </c:pt>
                <c:pt idx="1390">
                  <c:v>48.357332710000001</c:v>
                </c:pt>
                <c:pt idx="1391">
                  <c:v>49.137451640000002</c:v>
                </c:pt>
                <c:pt idx="1392">
                  <c:v>50.551860939999997</c:v>
                </c:pt>
                <c:pt idx="1393">
                  <c:v>52.150460270000004</c:v>
                </c:pt>
                <c:pt idx="1394">
                  <c:v>52.113119410000003</c:v>
                </c:pt>
                <c:pt idx="1395">
                  <c:v>50.425112570000003</c:v>
                </c:pt>
                <c:pt idx="1396">
                  <c:v>49.688741790000002</c:v>
                </c:pt>
                <c:pt idx="1397">
                  <c:v>50.11154372</c:v>
                </c:pt>
                <c:pt idx="1398">
                  <c:v>51.381597259999999</c:v>
                </c:pt>
                <c:pt idx="1399">
                  <c:v>52.209701590000002</c:v>
                </c:pt>
                <c:pt idx="1400">
                  <c:v>52.77290473</c:v>
                </c:pt>
                <c:pt idx="1401">
                  <c:v>52.093744200000003</c:v>
                </c:pt>
                <c:pt idx="1402">
                  <c:v>49.958861210000002</c:v>
                </c:pt>
                <c:pt idx="1403">
                  <c:v>47.879034189999999</c:v>
                </c:pt>
                <c:pt idx="1404">
                  <c:v>45.26380133</c:v>
                </c:pt>
                <c:pt idx="1405">
                  <c:v>42.852546599999997</c:v>
                </c:pt>
                <c:pt idx="1406">
                  <c:v>41.158911660000001</c:v>
                </c:pt>
                <c:pt idx="1407">
                  <c:v>40.317058879999998</c:v>
                </c:pt>
                <c:pt idx="1408">
                  <c:v>40.649834839999997</c:v>
                </c:pt>
                <c:pt idx="1409">
                  <c:v>41.712127510000002</c:v>
                </c:pt>
                <c:pt idx="1410">
                  <c:v>43.128489209999998</c:v>
                </c:pt>
                <c:pt idx="1411">
                  <c:v>46.167800919999998</c:v>
                </c:pt>
                <c:pt idx="1412">
                  <c:v>50.331419629999999</c:v>
                </c:pt>
                <c:pt idx="1413">
                  <c:v>53.902324460000003</c:v>
                </c:pt>
                <c:pt idx="1414">
                  <c:v>55.103928420000003</c:v>
                </c:pt>
                <c:pt idx="1415">
                  <c:v>53.32558993</c:v>
                </c:pt>
                <c:pt idx="1416">
                  <c:v>50.580178050000001</c:v>
                </c:pt>
                <c:pt idx="1417">
                  <c:v>47.189128289999999</c:v>
                </c:pt>
                <c:pt idx="1418">
                  <c:v>42.816160959999998</c:v>
                </c:pt>
                <c:pt idx="1419">
                  <c:v>40.218826540000002</c:v>
                </c:pt>
                <c:pt idx="1420">
                  <c:v>39.999965269999997</c:v>
                </c:pt>
                <c:pt idx="1421">
                  <c:v>41.405067240000001</c:v>
                </c:pt>
                <c:pt idx="1422">
                  <c:v>44.318393299999997</c:v>
                </c:pt>
                <c:pt idx="1423">
                  <c:v>47.662780830000003</c:v>
                </c:pt>
                <c:pt idx="1424">
                  <c:v>49.894510519999997</c:v>
                </c:pt>
                <c:pt idx="1425">
                  <c:v>51.910563510000003</c:v>
                </c:pt>
                <c:pt idx="1426">
                  <c:v>53.083136080000003</c:v>
                </c:pt>
                <c:pt idx="1427">
                  <c:v>54.123694360000002</c:v>
                </c:pt>
                <c:pt idx="1428">
                  <c:v>55.017834360000002</c:v>
                </c:pt>
                <c:pt idx="1429">
                  <c:v>54.31672133</c:v>
                </c:pt>
                <c:pt idx="1430">
                  <c:v>46.488015470000001</c:v>
                </c:pt>
                <c:pt idx="1431">
                  <c:v>37.173254120000003</c:v>
                </c:pt>
                <c:pt idx="1432">
                  <c:v>29.319841060000002</c:v>
                </c:pt>
                <c:pt idx="1433">
                  <c:v>29.771074070000001</c:v>
                </c:pt>
                <c:pt idx="1434">
                  <c:v>37.618046990000003</c:v>
                </c:pt>
                <c:pt idx="1435">
                  <c:v>42.881586679999998</c:v>
                </c:pt>
                <c:pt idx="1436">
                  <c:v>34.448555900000002</c:v>
                </c:pt>
                <c:pt idx="1437">
                  <c:v>18.861447800000001</c:v>
                </c:pt>
                <c:pt idx="1438">
                  <c:v>8.9659994839999992</c:v>
                </c:pt>
                <c:pt idx="1439">
                  <c:v>6.7931773419999999</c:v>
                </c:pt>
                <c:pt idx="1440">
                  <c:v>11.705227799999999</c:v>
                </c:pt>
                <c:pt idx="1441">
                  <c:v>16.27689092</c:v>
                </c:pt>
                <c:pt idx="1442">
                  <c:v>16.211893280000002</c:v>
                </c:pt>
                <c:pt idx="1443">
                  <c:v>11.38411612</c:v>
                </c:pt>
                <c:pt idx="1444">
                  <c:v>2.7086970379999999</c:v>
                </c:pt>
                <c:pt idx="1445">
                  <c:v>-4.3045648769999998</c:v>
                </c:pt>
                <c:pt idx="1446">
                  <c:v>-8.2946953079999997</c:v>
                </c:pt>
                <c:pt idx="1447">
                  <c:v>-8.7197323890000007</c:v>
                </c:pt>
                <c:pt idx="1448">
                  <c:v>-7.4760650579999997</c:v>
                </c:pt>
                <c:pt idx="1449">
                  <c:v>-6.1071563820000003</c:v>
                </c:pt>
                <c:pt idx="1450">
                  <c:v>-6.0262348670000003</c:v>
                </c:pt>
                <c:pt idx="1451">
                  <c:v>-7.4256967469999999</c:v>
                </c:pt>
                <c:pt idx="1452">
                  <c:v>-9.4383433720000003</c:v>
                </c:pt>
                <c:pt idx="1453">
                  <c:v>-12.46041301</c:v>
                </c:pt>
                <c:pt idx="1454">
                  <c:v>-14.61650779</c:v>
                </c:pt>
                <c:pt idx="1455">
                  <c:v>-16.06387531</c:v>
                </c:pt>
                <c:pt idx="1456">
                  <c:v>-16.16375648</c:v>
                </c:pt>
                <c:pt idx="1457">
                  <c:v>-14.311422990000001</c:v>
                </c:pt>
                <c:pt idx="1458">
                  <c:v>-12.281372559999999</c:v>
                </c:pt>
                <c:pt idx="1459">
                  <c:v>-11.798895119999999</c:v>
                </c:pt>
                <c:pt idx="1460">
                  <c:v>-10.817269400000001</c:v>
                </c:pt>
                <c:pt idx="1461">
                  <c:v>-11.69161738</c:v>
                </c:pt>
                <c:pt idx="1462">
                  <c:v>-12.11863205</c:v>
                </c:pt>
                <c:pt idx="1463">
                  <c:v>-13.31253461</c:v>
                </c:pt>
                <c:pt idx="1464">
                  <c:v>-15.202713279999999</c:v>
                </c:pt>
                <c:pt idx="1465">
                  <c:v>-14.92330458</c:v>
                </c:pt>
                <c:pt idx="1466">
                  <c:v>-14.836079010000001</c:v>
                </c:pt>
                <c:pt idx="1467">
                  <c:v>-13.202168240000001</c:v>
                </c:pt>
                <c:pt idx="1468">
                  <c:v>-12.26053005</c:v>
                </c:pt>
                <c:pt idx="1469">
                  <c:v>-12.12958607</c:v>
                </c:pt>
                <c:pt idx="1470">
                  <c:v>-12.334126879999999</c:v>
                </c:pt>
                <c:pt idx="1471">
                  <c:v>-14.06754274</c:v>
                </c:pt>
                <c:pt idx="1472">
                  <c:v>-15.55519614</c:v>
                </c:pt>
                <c:pt idx="1473">
                  <c:v>-15.31769147</c:v>
                </c:pt>
                <c:pt idx="1474">
                  <c:v>-14.92706349</c:v>
                </c:pt>
                <c:pt idx="1475">
                  <c:v>-12.717287880000001</c:v>
                </c:pt>
                <c:pt idx="1476">
                  <c:v>0.54204564</c:v>
                </c:pt>
                <c:pt idx="1477">
                  <c:v>18.370271710000001</c:v>
                </c:pt>
                <c:pt idx="1478">
                  <c:v>38.675635530000001</c:v>
                </c:pt>
                <c:pt idx="1479">
                  <c:v>54.160554769999997</c:v>
                </c:pt>
                <c:pt idx="1480">
                  <c:v>56.962743189999998</c:v>
                </c:pt>
                <c:pt idx="1481">
                  <c:v>47.540584180000003</c:v>
                </c:pt>
                <c:pt idx="1482">
                  <c:v>40.521100400000002</c:v>
                </c:pt>
                <c:pt idx="1483">
                  <c:v>37.204062120000003</c:v>
                </c:pt>
                <c:pt idx="1484">
                  <c:v>38.964777730000002</c:v>
                </c:pt>
                <c:pt idx="1485">
                  <c:v>44.19720693</c:v>
                </c:pt>
                <c:pt idx="1486">
                  <c:v>46.449114440000002</c:v>
                </c:pt>
                <c:pt idx="1487">
                  <c:v>46.010843389999998</c:v>
                </c:pt>
                <c:pt idx="1488">
                  <c:v>44.360428489999997</c:v>
                </c:pt>
                <c:pt idx="1489">
                  <c:v>39.28296151</c:v>
                </c:pt>
                <c:pt idx="1490">
                  <c:v>37.143788749999999</c:v>
                </c:pt>
                <c:pt idx="1491">
                  <c:v>37.111565130000002</c:v>
                </c:pt>
                <c:pt idx="1492">
                  <c:v>36.356717039999999</c:v>
                </c:pt>
                <c:pt idx="1493">
                  <c:v>37.652356529999999</c:v>
                </c:pt>
                <c:pt idx="1494">
                  <c:v>40.53333662</c:v>
                </c:pt>
                <c:pt idx="1495">
                  <c:v>43.032642899999999</c:v>
                </c:pt>
                <c:pt idx="1496">
                  <c:v>45.832246339999998</c:v>
                </c:pt>
                <c:pt idx="1497">
                  <c:v>47.643896040000001</c:v>
                </c:pt>
                <c:pt idx="1498">
                  <c:v>47.916868739999998</c:v>
                </c:pt>
                <c:pt idx="1499">
                  <c:v>47.226625249999998</c:v>
                </c:pt>
                <c:pt idx="1500">
                  <c:v>45.856088159999999</c:v>
                </c:pt>
                <c:pt idx="1501">
                  <c:v>43.931485199999997</c:v>
                </c:pt>
                <c:pt idx="1502">
                  <c:v>41.625956309999999</c:v>
                </c:pt>
                <c:pt idx="1503">
                  <c:v>40.227995960000001</c:v>
                </c:pt>
                <c:pt idx="1504">
                  <c:v>39.458532679999998</c:v>
                </c:pt>
                <c:pt idx="1505">
                  <c:v>38.536492989999999</c:v>
                </c:pt>
                <c:pt idx="1506">
                  <c:v>37.918601219999999</c:v>
                </c:pt>
                <c:pt idx="1507">
                  <c:v>38.066329719999999</c:v>
                </c:pt>
                <c:pt idx="1508">
                  <c:v>38.989668860000002</c:v>
                </c:pt>
                <c:pt idx="1509">
                  <c:v>40.407461089999998</c:v>
                </c:pt>
                <c:pt idx="1510">
                  <c:v>42.55015023</c:v>
                </c:pt>
                <c:pt idx="1511">
                  <c:v>44.97699652</c:v>
                </c:pt>
                <c:pt idx="1512">
                  <c:v>47.177597069999997</c:v>
                </c:pt>
                <c:pt idx="1513">
                  <c:v>49.821120860000001</c:v>
                </c:pt>
                <c:pt idx="1514">
                  <c:v>51.329590109999998</c:v>
                </c:pt>
                <c:pt idx="1515">
                  <c:v>51.637889020000003</c:v>
                </c:pt>
                <c:pt idx="1516">
                  <c:v>50.768461940000002</c:v>
                </c:pt>
                <c:pt idx="1517">
                  <c:v>48.514130629999997</c:v>
                </c:pt>
                <c:pt idx="1518">
                  <c:v>45.860612199999998</c:v>
                </c:pt>
                <c:pt idx="1519">
                  <c:v>43.546670419999998</c:v>
                </c:pt>
                <c:pt idx="1520">
                  <c:v>42.077120610000001</c:v>
                </c:pt>
                <c:pt idx="1521">
                  <c:v>41.322553249999999</c:v>
                </c:pt>
                <c:pt idx="1522">
                  <c:v>40.692441719999998</c:v>
                </c:pt>
                <c:pt idx="1523">
                  <c:v>39.959986610000001</c:v>
                </c:pt>
                <c:pt idx="1524">
                  <c:v>40.218780879999997</c:v>
                </c:pt>
                <c:pt idx="1525">
                  <c:v>41.027296020000001</c:v>
                </c:pt>
                <c:pt idx="1526">
                  <c:v>41.365372309999998</c:v>
                </c:pt>
                <c:pt idx="1527">
                  <c:v>41.87110904</c:v>
                </c:pt>
                <c:pt idx="1528">
                  <c:v>42.808077740000002</c:v>
                </c:pt>
                <c:pt idx="1529">
                  <c:v>45.856478260000003</c:v>
                </c:pt>
                <c:pt idx="1530">
                  <c:v>48.962128929999999</c:v>
                </c:pt>
                <c:pt idx="1531">
                  <c:v>52.529496639999998</c:v>
                </c:pt>
                <c:pt idx="1532">
                  <c:v>55.970055649999999</c:v>
                </c:pt>
                <c:pt idx="1533">
                  <c:v>60.259758040000001</c:v>
                </c:pt>
                <c:pt idx="1534">
                  <c:v>63.239445949999997</c:v>
                </c:pt>
                <c:pt idx="1535">
                  <c:v>63.88651557</c:v>
                </c:pt>
                <c:pt idx="1536">
                  <c:v>57.555371209999997</c:v>
                </c:pt>
                <c:pt idx="1537">
                  <c:v>42.48525411</c:v>
                </c:pt>
                <c:pt idx="1538">
                  <c:v>27.95810316</c:v>
                </c:pt>
                <c:pt idx="1539">
                  <c:v>11.02509757</c:v>
                </c:pt>
                <c:pt idx="1540">
                  <c:v>-1.0163128349999999</c:v>
                </c:pt>
                <c:pt idx="1541">
                  <c:v>-1.4598387580000001</c:v>
                </c:pt>
                <c:pt idx="1542">
                  <c:v>5.0999308330000002</c:v>
                </c:pt>
                <c:pt idx="1543">
                  <c:v>14.08281041</c:v>
                </c:pt>
                <c:pt idx="1544">
                  <c:v>23.890618140000001</c:v>
                </c:pt>
                <c:pt idx="1545">
                  <c:v>22.168252930000001</c:v>
                </c:pt>
                <c:pt idx="1546">
                  <c:v>17.586885779999999</c:v>
                </c:pt>
                <c:pt idx="1547">
                  <c:v>8.6072434779999991</c:v>
                </c:pt>
                <c:pt idx="1548">
                  <c:v>1.232127083</c:v>
                </c:pt>
                <c:pt idx="1549">
                  <c:v>-6.702867039</c:v>
                </c:pt>
                <c:pt idx="1550">
                  <c:v>-11.924500910000001</c:v>
                </c:pt>
                <c:pt idx="1551">
                  <c:v>-11.774435179999999</c:v>
                </c:pt>
                <c:pt idx="1552">
                  <c:v>-10.239372749999999</c:v>
                </c:pt>
                <c:pt idx="1553">
                  <c:v>-7.5189570530000003</c:v>
                </c:pt>
                <c:pt idx="1554">
                  <c:v>-5.1168079649999996</c:v>
                </c:pt>
                <c:pt idx="1555">
                  <c:v>-5.648492386</c:v>
                </c:pt>
                <c:pt idx="1556">
                  <c:v>-10.49107369</c:v>
                </c:pt>
                <c:pt idx="1557">
                  <c:v>-14.55774933</c:v>
                </c:pt>
                <c:pt idx="1558">
                  <c:v>-17.211759099999998</c:v>
                </c:pt>
                <c:pt idx="1559">
                  <c:v>-19.296155479999999</c:v>
                </c:pt>
                <c:pt idx="1560">
                  <c:v>-20.70423791</c:v>
                </c:pt>
                <c:pt idx="1561">
                  <c:v>-21.563042719999999</c:v>
                </c:pt>
                <c:pt idx="1562">
                  <c:v>-21.777647779999999</c:v>
                </c:pt>
                <c:pt idx="1563">
                  <c:v>-20.834142050000001</c:v>
                </c:pt>
                <c:pt idx="1564">
                  <c:v>-18.631475380000001</c:v>
                </c:pt>
                <c:pt idx="1565">
                  <c:v>-17.562045189999999</c:v>
                </c:pt>
                <c:pt idx="1566">
                  <c:v>-17.602500070000001</c:v>
                </c:pt>
                <c:pt idx="1567">
                  <c:v>-18.1041946</c:v>
                </c:pt>
                <c:pt idx="1568">
                  <c:v>-18.59551913</c:v>
                </c:pt>
                <c:pt idx="1569">
                  <c:v>-18.45320757</c:v>
                </c:pt>
                <c:pt idx="1570">
                  <c:v>-17.900931249999999</c:v>
                </c:pt>
                <c:pt idx="1571">
                  <c:v>-16.19004558</c:v>
                </c:pt>
                <c:pt idx="1572">
                  <c:v>-12.97101496</c:v>
                </c:pt>
                <c:pt idx="1573">
                  <c:v>-12.758296700000001</c:v>
                </c:pt>
                <c:pt idx="1574">
                  <c:v>-12.522455860000001</c:v>
                </c:pt>
                <c:pt idx="1575">
                  <c:v>-12.48197759</c:v>
                </c:pt>
                <c:pt idx="1576">
                  <c:v>-12.506342679999999</c:v>
                </c:pt>
                <c:pt idx="1577">
                  <c:v>-11.95941594</c:v>
                </c:pt>
                <c:pt idx="1578">
                  <c:v>-9.0700283499999994</c:v>
                </c:pt>
                <c:pt idx="1579">
                  <c:v>-5.8553940510000002</c:v>
                </c:pt>
                <c:pt idx="1580">
                  <c:v>1.2058090699999999</c:v>
                </c:pt>
                <c:pt idx="1581">
                  <c:v>10.060016709999999</c:v>
                </c:pt>
                <c:pt idx="1582">
                  <c:v>20.907224809999999</c:v>
                </c:pt>
                <c:pt idx="1583">
                  <c:v>31.48693939</c:v>
                </c:pt>
                <c:pt idx="1584">
                  <c:v>41.665295829999998</c:v>
                </c:pt>
                <c:pt idx="1585">
                  <c:v>55.226049250000003</c:v>
                </c:pt>
                <c:pt idx="1586">
                  <c:v>63.818339559999998</c:v>
                </c:pt>
                <c:pt idx="1587">
                  <c:v>67.100702650000002</c:v>
                </c:pt>
                <c:pt idx="1588">
                  <c:v>67.413634099999996</c:v>
                </c:pt>
                <c:pt idx="1589">
                  <c:v>66.266253739999996</c:v>
                </c:pt>
                <c:pt idx="1590">
                  <c:v>63.054858080000002</c:v>
                </c:pt>
                <c:pt idx="1591">
                  <c:v>59.12303653</c:v>
                </c:pt>
                <c:pt idx="1592">
                  <c:v>55.96787492</c:v>
                </c:pt>
                <c:pt idx="1593">
                  <c:v>54.108677</c:v>
                </c:pt>
                <c:pt idx="1594">
                  <c:v>52.456226569999998</c:v>
                </c:pt>
                <c:pt idx="1595">
                  <c:v>48.096136999999999</c:v>
                </c:pt>
                <c:pt idx="1596">
                  <c:v>44.557407380000001</c:v>
                </c:pt>
                <c:pt idx="1597">
                  <c:v>42.600546399999999</c:v>
                </c:pt>
                <c:pt idx="1598">
                  <c:v>40.690191429999999</c:v>
                </c:pt>
                <c:pt idx="1599">
                  <c:v>40.974631690000002</c:v>
                </c:pt>
                <c:pt idx="1600">
                  <c:v>42.002146850000003</c:v>
                </c:pt>
                <c:pt idx="1601">
                  <c:v>43.415720129999997</c:v>
                </c:pt>
                <c:pt idx="1602">
                  <c:v>44.195657990000001</c:v>
                </c:pt>
                <c:pt idx="1603">
                  <c:v>44.80684909</c:v>
                </c:pt>
                <c:pt idx="1604">
                  <c:v>44.927222260000001</c:v>
                </c:pt>
                <c:pt idx="1605">
                  <c:v>43.953900959999999</c:v>
                </c:pt>
                <c:pt idx="1606">
                  <c:v>42.045974520000001</c:v>
                </c:pt>
                <c:pt idx="1607">
                  <c:v>38.812704140000001</c:v>
                </c:pt>
                <c:pt idx="1608">
                  <c:v>35.579111159999997</c:v>
                </c:pt>
                <c:pt idx="1609">
                  <c:v>34.25158313</c:v>
                </c:pt>
                <c:pt idx="1610">
                  <c:v>35.390442540000002</c:v>
                </c:pt>
                <c:pt idx="1611">
                  <c:v>37.83198247</c:v>
                </c:pt>
                <c:pt idx="1612">
                  <c:v>40.94381199</c:v>
                </c:pt>
                <c:pt idx="1613">
                  <c:v>44.485430600000001</c:v>
                </c:pt>
                <c:pt idx="1614">
                  <c:v>46.833009789999998</c:v>
                </c:pt>
                <c:pt idx="1615">
                  <c:v>48.959626659999998</c:v>
                </c:pt>
                <c:pt idx="1616">
                  <c:v>50.486450120000001</c:v>
                </c:pt>
                <c:pt idx="1617">
                  <c:v>50.921410119999997</c:v>
                </c:pt>
                <c:pt idx="1618">
                  <c:v>49.875932319999997</c:v>
                </c:pt>
                <c:pt idx="1619">
                  <c:v>47.850166860000002</c:v>
                </c:pt>
                <c:pt idx="1620">
                  <c:v>46.680117860000003</c:v>
                </c:pt>
                <c:pt idx="1621">
                  <c:v>45.412370559999999</c:v>
                </c:pt>
                <c:pt idx="1622">
                  <c:v>44.913578880000003</c:v>
                </c:pt>
                <c:pt idx="1623">
                  <c:v>45.592528600000001</c:v>
                </c:pt>
                <c:pt idx="1624">
                  <c:v>47.6408038</c:v>
                </c:pt>
                <c:pt idx="1625">
                  <c:v>50.315661570000003</c:v>
                </c:pt>
                <c:pt idx="1626">
                  <c:v>54.075647590000003</c:v>
                </c:pt>
                <c:pt idx="1627">
                  <c:v>57.979781299999999</c:v>
                </c:pt>
                <c:pt idx="1628">
                  <c:v>62.26223555</c:v>
                </c:pt>
                <c:pt idx="1629">
                  <c:v>65.256088500000004</c:v>
                </c:pt>
                <c:pt idx="1630">
                  <c:v>66.178574729999994</c:v>
                </c:pt>
                <c:pt idx="1631">
                  <c:v>65.327761469999999</c:v>
                </c:pt>
                <c:pt idx="1632">
                  <c:v>60.499369510000001</c:v>
                </c:pt>
                <c:pt idx="1633">
                  <c:v>45.930738560000002</c:v>
                </c:pt>
                <c:pt idx="1634">
                  <c:v>24.581026250000001</c:v>
                </c:pt>
                <c:pt idx="1635">
                  <c:v>10.546803519999999</c:v>
                </c:pt>
                <c:pt idx="1636">
                  <c:v>2.7843890309999999</c:v>
                </c:pt>
                <c:pt idx="1637">
                  <c:v>8.7724067160000008</c:v>
                </c:pt>
                <c:pt idx="1638">
                  <c:v>27.207536260000001</c:v>
                </c:pt>
                <c:pt idx="1639">
                  <c:v>50.729959520000001</c:v>
                </c:pt>
                <c:pt idx="1640">
                  <c:v>43.874471190000001</c:v>
                </c:pt>
                <c:pt idx="1641">
                  <c:v>30.386434210000001</c:v>
                </c:pt>
                <c:pt idx="1642">
                  <c:v>13.870442300000001</c:v>
                </c:pt>
                <c:pt idx="1643">
                  <c:v>5.4150335119999999</c:v>
                </c:pt>
                <c:pt idx="1644">
                  <c:v>0.25430162499999998</c:v>
                </c:pt>
                <c:pt idx="1645">
                  <c:v>-3.1970039180000001</c:v>
                </c:pt>
                <c:pt idx="1646">
                  <c:v>-3.3337589269999999</c:v>
                </c:pt>
                <c:pt idx="1647">
                  <c:v>0.50878822099999998</c:v>
                </c:pt>
                <c:pt idx="1648">
                  <c:v>3.5979608669999998</c:v>
                </c:pt>
                <c:pt idx="1649">
                  <c:v>4.4006236400000001</c:v>
                </c:pt>
                <c:pt idx="1650">
                  <c:v>2.2688092050000002</c:v>
                </c:pt>
                <c:pt idx="1651">
                  <c:v>-1.6682169200000001</c:v>
                </c:pt>
                <c:pt idx="1652">
                  <c:v>-5.2929808300000003</c:v>
                </c:pt>
                <c:pt idx="1653">
                  <c:v>-7.5068528839999997</c:v>
                </c:pt>
                <c:pt idx="1654">
                  <c:v>-8.0266094809999995</c:v>
                </c:pt>
                <c:pt idx="1655">
                  <c:v>-7.414437468</c:v>
                </c:pt>
                <c:pt idx="1656">
                  <c:v>-6.664299282</c:v>
                </c:pt>
                <c:pt idx="1657">
                  <c:v>-5.7593915170000001</c:v>
                </c:pt>
                <c:pt idx="1658">
                  <c:v>-5.4970597799999998</c:v>
                </c:pt>
                <c:pt idx="1659">
                  <c:v>-5.1425401940000004</c:v>
                </c:pt>
                <c:pt idx="1660">
                  <c:v>-6.0220082460000004</c:v>
                </c:pt>
                <c:pt idx="1661">
                  <c:v>-6.4213938690000001</c:v>
                </c:pt>
                <c:pt idx="1662">
                  <c:v>-7.4364782509999996</c:v>
                </c:pt>
                <c:pt idx="1663">
                  <c:v>-9.6234355750000002</c:v>
                </c:pt>
                <c:pt idx="1664">
                  <c:v>-8.2433657710000006</c:v>
                </c:pt>
                <c:pt idx="1665">
                  <c:v>-3.5638207</c:v>
                </c:pt>
                <c:pt idx="1666">
                  <c:v>0.16251590499999999</c:v>
                </c:pt>
                <c:pt idx="1667">
                  <c:v>2.2410744039999999</c:v>
                </c:pt>
                <c:pt idx="1668">
                  <c:v>2.975636315</c:v>
                </c:pt>
                <c:pt idx="1669">
                  <c:v>1.2597600470000001</c:v>
                </c:pt>
                <c:pt idx="1670">
                  <c:v>1.089766284</c:v>
                </c:pt>
                <c:pt idx="1671">
                  <c:v>-9.3848266999999999E-2</c:v>
                </c:pt>
                <c:pt idx="1672">
                  <c:v>5.1605927530000004</c:v>
                </c:pt>
                <c:pt idx="1673">
                  <c:v>11.53796414</c:v>
                </c:pt>
                <c:pt idx="1674">
                  <c:v>26.915763859999998</c:v>
                </c:pt>
                <c:pt idx="1675">
                  <c:v>46.053623600000002</c:v>
                </c:pt>
                <c:pt idx="1676">
                  <c:v>59.807109070000003</c:v>
                </c:pt>
                <c:pt idx="1677">
                  <c:v>61.112456870000003</c:v>
                </c:pt>
                <c:pt idx="1678">
                  <c:v>60.453526410000002</c:v>
                </c:pt>
                <c:pt idx="1679">
                  <c:v>63.554197420000001</c:v>
                </c:pt>
                <c:pt idx="1680">
                  <c:v>66.106511330000004</c:v>
                </c:pt>
                <c:pt idx="1681">
                  <c:v>67.793850469999995</c:v>
                </c:pt>
                <c:pt idx="1682">
                  <c:v>67.973250460000003</c:v>
                </c:pt>
                <c:pt idx="1683">
                  <c:v>66.507973579999998</c:v>
                </c:pt>
                <c:pt idx="1684">
                  <c:v>63.205678409999997</c:v>
                </c:pt>
                <c:pt idx="1685">
                  <c:v>60.879683360000001</c:v>
                </c:pt>
                <c:pt idx="1686">
                  <c:v>58.099472230000003</c:v>
                </c:pt>
                <c:pt idx="1687">
                  <c:v>55.184423940000002</c:v>
                </c:pt>
                <c:pt idx="1688">
                  <c:v>51.513763760000003</c:v>
                </c:pt>
                <c:pt idx="1689">
                  <c:v>48.893646339999997</c:v>
                </c:pt>
                <c:pt idx="1690">
                  <c:v>48.077095440000001</c:v>
                </c:pt>
                <c:pt idx="1691">
                  <c:v>47.460876220000003</c:v>
                </c:pt>
                <c:pt idx="1692">
                  <c:v>46.610390389999999</c:v>
                </c:pt>
                <c:pt idx="1693">
                  <c:v>46.77623123</c:v>
                </c:pt>
                <c:pt idx="1694">
                  <c:v>46.696361590000002</c:v>
                </c:pt>
                <c:pt idx="1695">
                  <c:v>47.160165040000003</c:v>
                </c:pt>
                <c:pt idx="1696">
                  <c:v>45.214838780000001</c:v>
                </c:pt>
                <c:pt idx="1697">
                  <c:v>44.755408959999997</c:v>
                </c:pt>
                <c:pt idx="1698">
                  <c:v>43.71139032</c:v>
                </c:pt>
                <c:pt idx="1699">
                  <c:v>41.876323540000001</c:v>
                </c:pt>
                <c:pt idx="1700">
                  <c:v>40.085558849999998</c:v>
                </c:pt>
                <c:pt idx="1701">
                  <c:v>38.533099300000003</c:v>
                </c:pt>
                <c:pt idx="1702">
                  <c:v>38.083497970000003</c:v>
                </c:pt>
                <c:pt idx="1703">
                  <c:v>38.829628370000002</c:v>
                </c:pt>
                <c:pt idx="1704">
                  <c:v>41.225169960000002</c:v>
                </c:pt>
                <c:pt idx="1705">
                  <c:v>45.083519199999998</c:v>
                </c:pt>
                <c:pt idx="1706">
                  <c:v>47.778087480000003</c:v>
                </c:pt>
                <c:pt idx="1707">
                  <c:v>50.772982089999999</c:v>
                </c:pt>
                <c:pt idx="1708">
                  <c:v>51.856995929999997</c:v>
                </c:pt>
                <c:pt idx="1709">
                  <c:v>50.986804040000003</c:v>
                </c:pt>
                <c:pt idx="1710">
                  <c:v>49.277929690000001</c:v>
                </c:pt>
                <c:pt idx="1711">
                  <c:v>46.37561805</c:v>
                </c:pt>
                <c:pt idx="1712">
                  <c:v>43.97693357</c:v>
                </c:pt>
                <c:pt idx="1713">
                  <c:v>42.255940410000001</c:v>
                </c:pt>
                <c:pt idx="1714">
                  <c:v>39.950041380000002</c:v>
                </c:pt>
                <c:pt idx="1715">
                  <c:v>38.134503430000002</c:v>
                </c:pt>
                <c:pt idx="1716">
                  <c:v>38.858556020000002</c:v>
                </c:pt>
                <c:pt idx="1717">
                  <c:v>41.263474240000001</c:v>
                </c:pt>
                <c:pt idx="1718">
                  <c:v>45.690565499999998</c:v>
                </c:pt>
                <c:pt idx="1719">
                  <c:v>50.637682359999999</c:v>
                </c:pt>
                <c:pt idx="1720">
                  <c:v>54.321417529999998</c:v>
                </c:pt>
                <c:pt idx="1721">
                  <c:v>52.907740959999998</c:v>
                </c:pt>
                <c:pt idx="1722">
                  <c:v>50.890566130000003</c:v>
                </c:pt>
                <c:pt idx="1723">
                  <c:v>50.966924040000002</c:v>
                </c:pt>
                <c:pt idx="1724">
                  <c:v>54.207289979999999</c:v>
                </c:pt>
                <c:pt idx="1725">
                  <c:v>59.726054159999997</c:v>
                </c:pt>
                <c:pt idx="1726">
                  <c:v>66.112439469999998</c:v>
                </c:pt>
                <c:pt idx="1727">
                  <c:v>67.892676219999998</c:v>
                </c:pt>
                <c:pt idx="1728">
                  <c:v>62.931706660000003</c:v>
                </c:pt>
                <c:pt idx="1729">
                  <c:v>48.846166349999997</c:v>
                </c:pt>
                <c:pt idx="1730">
                  <c:v>33.285515699999998</c:v>
                </c:pt>
                <c:pt idx="1731">
                  <c:v>14.92611026</c:v>
                </c:pt>
                <c:pt idx="1732">
                  <c:v>1.3837196140000001</c:v>
                </c:pt>
                <c:pt idx="1733">
                  <c:v>-3.497608933</c:v>
                </c:pt>
                <c:pt idx="1734">
                  <c:v>-3.5147347020000002</c:v>
                </c:pt>
                <c:pt idx="1735">
                  <c:v>2.8416024659999999</c:v>
                </c:pt>
                <c:pt idx="1736">
                  <c:v>6.0504652759999997</c:v>
                </c:pt>
                <c:pt idx="1737">
                  <c:v>6.1580795769999996</c:v>
                </c:pt>
                <c:pt idx="1738">
                  <c:v>5.0763696249999999</c:v>
                </c:pt>
                <c:pt idx="1739">
                  <c:v>-2.62582717</c:v>
                </c:pt>
                <c:pt idx="1740">
                  <c:v>-6.7624062660000002</c:v>
                </c:pt>
                <c:pt idx="1741">
                  <c:v>-9.6088922839999995</c:v>
                </c:pt>
                <c:pt idx="1742">
                  <c:v>-11.913400230000001</c:v>
                </c:pt>
                <c:pt idx="1743">
                  <c:v>-12.94364371</c:v>
                </c:pt>
                <c:pt idx="1744">
                  <c:v>-13.48245947</c:v>
                </c:pt>
                <c:pt idx="1745">
                  <c:v>-12.67767441</c:v>
                </c:pt>
                <c:pt idx="1746">
                  <c:v>-12.841952259999999</c:v>
                </c:pt>
                <c:pt idx="1747">
                  <c:v>-12.85646582</c:v>
                </c:pt>
                <c:pt idx="1748">
                  <c:v>-14.081969559999999</c:v>
                </c:pt>
                <c:pt idx="1749">
                  <c:v>-15.12808397</c:v>
                </c:pt>
                <c:pt idx="1750">
                  <c:v>-16.23333916</c:v>
                </c:pt>
                <c:pt idx="1751">
                  <c:v>-16.86871198</c:v>
                </c:pt>
                <c:pt idx="1752">
                  <c:v>-16.724327880000001</c:v>
                </c:pt>
                <c:pt idx="1753">
                  <c:v>-15.2564885</c:v>
                </c:pt>
                <c:pt idx="1754">
                  <c:v>-14.395698749999999</c:v>
                </c:pt>
                <c:pt idx="1755">
                  <c:v>-13.50021005</c:v>
                </c:pt>
                <c:pt idx="1756">
                  <c:v>-14.723953290000001</c:v>
                </c:pt>
                <c:pt idx="1757">
                  <c:v>-15.384639119999999</c:v>
                </c:pt>
                <c:pt idx="1758">
                  <c:v>-16.299368650000002</c:v>
                </c:pt>
                <c:pt idx="1759">
                  <c:v>-16.922540439999999</c:v>
                </c:pt>
                <c:pt idx="1760">
                  <c:v>-16.22539471</c:v>
                </c:pt>
                <c:pt idx="1761">
                  <c:v>-15.764745599999999</c:v>
                </c:pt>
                <c:pt idx="1762">
                  <c:v>-13.984389180000001</c:v>
                </c:pt>
                <c:pt idx="1763">
                  <c:v>-11.932205270000001</c:v>
                </c:pt>
                <c:pt idx="1764">
                  <c:v>-12.105675639999999</c:v>
                </c:pt>
                <c:pt idx="1765">
                  <c:v>-12.320327470000001</c:v>
                </c:pt>
                <c:pt idx="1766">
                  <c:v>-14.469746000000001</c:v>
                </c:pt>
                <c:pt idx="1767">
                  <c:v>-15.27186824</c:v>
                </c:pt>
                <c:pt idx="1768">
                  <c:v>-15.342884310000001</c:v>
                </c:pt>
                <c:pt idx="1769">
                  <c:v>-13.4708124</c:v>
                </c:pt>
                <c:pt idx="1770">
                  <c:v>-13.36693737</c:v>
                </c:pt>
                <c:pt idx="1771">
                  <c:v>-11.469444879999999</c:v>
                </c:pt>
                <c:pt idx="1772">
                  <c:v>-6.89567043</c:v>
                </c:pt>
                <c:pt idx="1773">
                  <c:v>-3.7133295369999999</c:v>
                </c:pt>
                <c:pt idx="1774">
                  <c:v>3.2578147660000001</c:v>
                </c:pt>
                <c:pt idx="1775">
                  <c:v>13.2004676</c:v>
                </c:pt>
                <c:pt idx="1776">
                  <c:v>25.710524889999999</c:v>
                </c:pt>
                <c:pt idx="1777">
                  <c:v>33.935631809999997</c:v>
                </c:pt>
                <c:pt idx="1778">
                  <c:v>42.242385720000001</c:v>
                </c:pt>
                <c:pt idx="1779">
                  <c:v>49.597414520000001</c:v>
                </c:pt>
                <c:pt idx="1780">
                  <c:v>55.705762489999998</c:v>
                </c:pt>
                <c:pt idx="1781">
                  <c:v>59.17153982</c:v>
                </c:pt>
                <c:pt idx="1782">
                  <c:v>59.107372320000003</c:v>
                </c:pt>
                <c:pt idx="1783">
                  <c:v>58.058911260000002</c:v>
                </c:pt>
                <c:pt idx="1784">
                  <c:v>57.301005429999996</c:v>
                </c:pt>
                <c:pt idx="1785">
                  <c:v>56.903972340000003</c:v>
                </c:pt>
                <c:pt idx="1786">
                  <c:v>55.683032070000003</c:v>
                </c:pt>
                <c:pt idx="1787">
                  <c:v>55.158548060000001</c:v>
                </c:pt>
                <c:pt idx="1788">
                  <c:v>55.457627379999998</c:v>
                </c:pt>
                <c:pt idx="1789">
                  <c:v>56.88122293</c:v>
                </c:pt>
                <c:pt idx="1790">
                  <c:v>57.026591379999999</c:v>
                </c:pt>
                <c:pt idx="1791">
                  <c:v>53.633057909999998</c:v>
                </c:pt>
                <c:pt idx="1792">
                  <c:v>52.269775879999997</c:v>
                </c:pt>
                <c:pt idx="1793">
                  <c:v>50.983708749999998</c:v>
                </c:pt>
                <c:pt idx="1794">
                  <c:v>50.414629939999998</c:v>
                </c:pt>
                <c:pt idx="1795">
                  <c:v>49.55277487</c:v>
                </c:pt>
                <c:pt idx="1796">
                  <c:v>48.989741670000001</c:v>
                </c:pt>
                <c:pt idx="1797">
                  <c:v>48.1271494</c:v>
                </c:pt>
                <c:pt idx="1798">
                  <c:v>46.748842949999997</c:v>
                </c:pt>
                <c:pt idx="1799">
                  <c:v>45.513680209999997</c:v>
                </c:pt>
                <c:pt idx="1800">
                  <c:v>44.911326369999998</c:v>
                </c:pt>
                <c:pt idx="1801">
                  <c:v>44.999863670000003</c:v>
                </c:pt>
                <c:pt idx="1802">
                  <c:v>45.502318690000003</c:v>
                </c:pt>
                <c:pt idx="1803">
                  <c:v>46.09858921</c:v>
                </c:pt>
                <c:pt idx="1804">
                  <c:v>47.062081370000001</c:v>
                </c:pt>
                <c:pt idx="1805">
                  <c:v>49.041430910000003</c:v>
                </c:pt>
                <c:pt idx="1806">
                  <c:v>51.095067649999997</c:v>
                </c:pt>
                <c:pt idx="1807">
                  <c:v>51.750039090000001</c:v>
                </c:pt>
                <c:pt idx="1808">
                  <c:v>51.88195279</c:v>
                </c:pt>
                <c:pt idx="1809">
                  <c:v>51.624317089999998</c:v>
                </c:pt>
                <c:pt idx="1810">
                  <c:v>50.865355770000001</c:v>
                </c:pt>
                <c:pt idx="1811">
                  <c:v>50.147801739999998</c:v>
                </c:pt>
                <c:pt idx="1812">
                  <c:v>49.785794209999999</c:v>
                </c:pt>
                <c:pt idx="1813">
                  <c:v>50.16706662</c:v>
                </c:pt>
                <c:pt idx="1814">
                  <c:v>49.791220369999998</c:v>
                </c:pt>
                <c:pt idx="1815">
                  <c:v>48.068877499999999</c:v>
                </c:pt>
                <c:pt idx="1816">
                  <c:v>47.696934679999998</c:v>
                </c:pt>
                <c:pt idx="1817">
                  <c:v>48.522417169999997</c:v>
                </c:pt>
                <c:pt idx="1818">
                  <c:v>49.256016639999999</c:v>
                </c:pt>
                <c:pt idx="1819">
                  <c:v>52.16907595</c:v>
                </c:pt>
                <c:pt idx="1820">
                  <c:v>54.980182990000003</c:v>
                </c:pt>
                <c:pt idx="1821">
                  <c:v>57.289865380000002</c:v>
                </c:pt>
                <c:pt idx="1822">
                  <c:v>57.84091643</c:v>
                </c:pt>
                <c:pt idx="1823">
                  <c:v>56.043324759999997</c:v>
                </c:pt>
                <c:pt idx="1824">
                  <c:v>53.89926955</c:v>
                </c:pt>
                <c:pt idx="1825">
                  <c:v>53.229867640000002</c:v>
                </c:pt>
                <c:pt idx="1826">
                  <c:v>50.989834690000002</c:v>
                </c:pt>
                <c:pt idx="1827">
                  <c:v>41.822220059999999</c:v>
                </c:pt>
                <c:pt idx="1828">
                  <c:v>28.057065519999998</c:v>
                </c:pt>
                <c:pt idx="1829">
                  <c:v>15.987179129999999</c:v>
                </c:pt>
                <c:pt idx="1830">
                  <c:v>5.6266215009999998</c:v>
                </c:pt>
                <c:pt idx="1831">
                  <c:v>1.96592951</c:v>
                </c:pt>
                <c:pt idx="1832">
                  <c:v>5.6627924719999996</c:v>
                </c:pt>
                <c:pt idx="1833">
                  <c:v>12.776337359999999</c:v>
                </c:pt>
                <c:pt idx="1834">
                  <c:v>15.13146933</c:v>
                </c:pt>
                <c:pt idx="1835">
                  <c:v>11.84289238</c:v>
                </c:pt>
                <c:pt idx="1836">
                  <c:v>6.7286842050000004</c:v>
                </c:pt>
                <c:pt idx="1837">
                  <c:v>2.820414129</c:v>
                </c:pt>
                <c:pt idx="1838">
                  <c:v>-2.9996615260000001</c:v>
                </c:pt>
                <c:pt idx="1839">
                  <c:v>-7.1224041050000002</c:v>
                </c:pt>
                <c:pt idx="1840">
                  <c:v>-10.812334509999999</c:v>
                </c:pt>
                <c:pt idx="1841">
                  <c:v>-12.70524309</c:v>
                </c:pt>
                <c:pt idx="1842">
                  <c:v>-12.389365140000001</c:v>
                </c:pt>
                <c:pt idx="1843">
                  <c:v>-11.22906656</c:v>
                </c:pt>
                <c:pt idx="1844">
                  <c:v>-10.809895409999999</c:v>
                </c:pt>
                <c:pt idx="1845">
                  <c:v>-10.93464709</c:v>
                </c:pt>
                <c:pt idx="1846">
                  <c:v>-12.11237923</c:v>
                </c:pt>
                <c:pt idx="1847">
                  <c:v>-14.02938129</c:v>
                </c:pt>
                <c:pt idx="1848">
                  <c:v>-16.148529440000001</c:v>
                </c:pt>
                <c:pt idx="1849">
                  <c:v>-17.490822789999999</c:v>
                </c:pt>
                <c:pt idx="1850">
                  <c:v>-18.811876479999999</c:v>
                </c:pt>
                <c:pt idx="1851">
                  <c:v>-19.217158560000001</c:v>
                </c:pt>
                <c:pt idx="1852">
                  <c:v>-19.117130339999999</c:v>
                </c:pt>
                <c:pt idx="1853">
                  <c:v>-18.43223704</c:v>
                </c:pt>
                <c:pt idx="1854">
                  <c:v>-17.50099372</c:v>
                </c:pt>
                <c:pt idx="1855">
                  <c:v>-17.12094106</c:v>
                </c:pt>
                <c:pt idx="1856">
                  <c:v>-16.54488624</c:v>
                </c:pt>
                <c:pt idx="1857">
                  <c:v>-16.78464774</c:v>
                </c:pt>
                <c:pt idx="1858">
                  <c:v>-17.932318949999999</c:v>
                </c:pt>
                <c:pt idx="1859">
                  <c:v>-18.881116689999999</c:v>
                </c:pt>
                <c:pt idx="1860">
                  <c:v>-19.659639290000001</c:v>
                </c:pt>
                <c:pt idx="1861">
                  <c:v>-19.02424486</c:v>
                </c:pt>
                <c:pt idx="1862">
                  <c:v>-17.546208490000001</c:v>
                </c:pt>
                <c:pt idx="1863">
                  <c:v>-17.74155833</c:v>
                </c:pt>
                <c:pt idx="1864">
                  <c:v>-18.089021320000001</c:v>
                </c:pt>
                <c:pt idx="1865">
                  <c:v>-18.305296009999999</c:v>
                </c:pt>
                <c:pt idx="1866">
                  <c:v>-18.48287122</c:v>
                </c:pt>
                <c:pt idx="1867">
                  <c:v>-18.08581379</c:v>
                </c:pt>
                <c:pt idx="1868">
                  <c:v>-18.596624139999999</c:v>
                </c:pt>
                <c:pt idx="1869">
                  <c:v>-18.791366279999998</c:v>
                </c:pt>
                <c:pt idx="1870">
                  <c:v>-17.910367999999998</c:v>
                </c:pt>
                <c:pt idx="1871">
                  <c:v>-13.889131580000001</c:v>
                </c:pt>
                <c:pt idx="1872">
                  <c:v>-5.3920103040000003</c:v>
                </c:pt>
                <c:pt idx="1873">
                  <c:v>0.42404461500000001</c:v>
                </c:pt>
                <c:pt idx="1874">
                  <c:v>2.6239722369999998</c:v>
                </c:pt>
                <c:pt idx="1875">
                  <c:v>12.20970924</c:v>
                </c:pt>
                <c:pt idx="1876">
                  <c:v>21.023821640000001</c:v>
                </c:pt>
                <c:pt idx="1877">
                  <c:v>38.134414829999997</c:v>
                </c:pt>
                <c:pt idx="1878">
                  <c:v>54.979360040000003</c:v>
                </c:pt>
                <c:pt idx="1879">
                  <c:v>65.194611449999996</c:v>
                </c:pt>
                <c:pt idx="1880">
                  <c:v>67.734437439999994</c:v>
                </c:pt>
                <c:pt idx="1881">
                  <c:v>66.253677370000005</c:v>
                </c:pt>
                <c:pt idx="1882">
                  <c:v>65.526240430000001</c:v>
                </c:pt>
                <c:pt idx="1883">
                  <c:v>63.071160040000002</c:v>
                </c:pt>
                <c:pt idx="1884">
                  <c:v>60.309965069999997</c:v>
                </c:pt>
                <c:pt idx="1885">
                  <c:v>58.682484549999998</c:v>
                </c:pt>
                <c:pt idx="1886">
                  <c:v>56.759372949999999</c:v>
                </c:pt>
                <c:pt idx="1887">
                  <c:v>55.72721035</c:v>
                </c:pt>
                <c:pt idx="1888">
                  <c:v>56.871404810000001</c:v>
                </c:pt>
                <c:pt idx="1889">
                  <c:v>56.506005250000001</c:v>
                </c:pt>
                <c:pt idx="1890">
                  <c:v>56.027078729999999</c:v>
                </c:pt>
                <c:pt idx="1891">
                  <c:v>54.8458957</c:v>
                </c:pt>
                <c:pt idx="1892">
                  <c:v>52.978525589999997</c:v>
                </c:pt>
                <c:pt idx="1893">
                  <c:v>51.647323180000001</c:v>
                </c:pt>
                <c:pt idx="1894">
                  <c:v>51.19554016</c:v>
                </c:pt>
                <c:pt idx="1895">
                  <c:v>51.61233593</c:v>
                </c:pt>
                <c:pt idx="1896">
                  <c:v>52.869838469999998</c:v>
                </c:pt>
                <c:pt idx="1897">
                  <c:v>53.618643239999997</c:v>
                </c:pt>
                <c:pt idx="1898">
                  <c:v>53.74366466</c:v>
                </c:pt>
                <c:pt idx="1899">
                  <c:v>53.001852620000001</c:v>
                </c:pt>
                <c:pt idx="1900">
                  <c:v>51.50170533</c:v>
                </c:pt>
                <c:pt idx="1901">
                  <c:v>50.909492380000003</c:v>
                </c:pt>
                <c:pt idx="1902">
                  <c:v>50.143467719999997</c:v>
                </c:pt>
                <c:pt idx="1903">
                  <c:v>49.218354390000002</c:v>
                </c:pt>
                <c:pt idx="1904">
                  <c:v>49.54326545</c:v>
                </c:pt>
                <c:pt idx="1905">
                  <c:v>51.084510780000002</c:v>
                </c:pt>
                <c:pt idx="1906">
                  <c:v>53.541904379999998</c:v>
                </c:pt>
                <c:pt idx="1907">
                  <c:v>55.53177221</c:v>
                </c:pt>
                <c:pt idx="1908">
                  <c:v>57.513103989999998</c:v>
                </c:pt>
                <c:pt idx="1909">
                  <c:v>56.80339403</c:v>
                </c:pt>
                <c:pt idx="1910">
                  <c:v>55.234569749999999</c:v>
                </c:pt>
                <c:pt idx="1911">
                  <c:v>53.196351839999998</c:v>
                </c:pt>
                <c:pt idx="1912">
                  <c:v>51.153058489999999</c:v>
                </c:pt>
                <c:pt idx="1913">
                  <c:v>50.532790609999999</c:v>
                </c:pt>
                <c:pt idx="1914">
                  <c:v>51.203514380000001</c:v>
                </c:pt>
                <c:pt idx="1915">
                  <c:v>53.356076909999999</c:v>
                </c:pt>
                <c:pt idx="1916">
                  <c:v>57.1769459</c:v>
                </c:pt>
                <c:pt idx="1917">
                  <c:v>60.742066629999997</c:v>
                </c:pt>
                <c:pt idx="1918">
                  <c:v>64.110800229999995</c:v>
                </c:pt>
                <c:pt idx="1919">
                  <c:v>65.987010990000002</c:v>
                </c:pt>
                <c:pt idx="1920">
                  <c:v>65.587778420000006</c:v>
                </c:pt>
                <c:pt idx="1921">
                  <c:v>64.302335159999998</c:v>
                </c:pt>
                <c:pt idx="1922">
                  <c:v>63.21962628</c:v>
                </c:pt>
                <c:pt idx="1923">
                  <c:v>59.578240280000003</c:v>
                </c:pt>
                <c:pt idx="1924">
                  <c:v>54.098893629999999</c:v>
                </c:pt>
                <c:pt idx="1925">
                  <c:v>48.502751619999998</c:v>
                </c:pt>
                <c:pt idx="1926">
                  <c:v>43.991349620000001</c:v>
                </c:pt>
                <c:pt idx="1927">
                  <c:v>31.6473081</c:v>
                </c:pt>
                <c:pt idx="1928">
                  <c:v>20.376522219999998</c:v>
                </c:pt>
                <c:pt idx="1929">
                  <c:v>12.61428781</c:v>
                </c:pt>
                <c:pt idx="1930">
                  <c:v>7.0912901289999999</c:v>
                </c:pt>
                <c:pt idx="1931">
                  <c:v>3.6950677289999998</c:v>
                </c:pt>
                <c:pt idx="1932">
                  <c:v>1.4017669820000001</c:v>
                </c:pt>
                <c:pt idx="1933">
                  <c:v>-0.23089304499999999</c:v>
                </c:pt>
                <c:pt idx="1934">
                  <c:v>-1.297325681</c:v>
                </c:pt>
                <c:pt idx="1935">
                  <c:v>-1.1750602910000001</c:v>
                </c:pt>
                <c:pt idx="1936">
                  <c:v>-2.1818084849999999</c:v>
                </c:pt>
                <c:pt idx="1937">
                  <c:v>-5.0718705030000004</c:v>
                </c:pt>
                <c:pt idx="1938">
                  <c:v>-7.129110914</c:v>
                </c:pt>
                <c:pt idx="1939">
                  <c:v>-8.9976309990000001</c:v>
                </c:pt>
                <c:pt idx="1940">
                  <c:v>-10.43343688</c:v>
                </c:pt>
                <c:pt idx="1941">
                  <c:v>-11.16821704</c:v>
                </c:pt>
                <c:pt idx="1942">
                  <c:v>-12.13366722</c:v>
                </c:pt>
                <c:pt idx="1943">
                  <c:v>-12.821395649999999</c:v>
                </c:pt>
                <c:pt idx="1944">
                  <c:v>-14.054503779999999</c:v>
                </c:pt>
                <c:pt idx="1945">
                  <c:v>-15.02166493</c:v>
                </c:pt>
                <c:pt idx="1946">
                  <c:v>-15.95199839</c:v>
                </c:pt>
                <c:pt idx="1947">
                  <c:v>-16.56436617</c:v>
                </c:pt>
                <c:pt idx="1948">
                  <c:v>-16.29076126</c:v>
                </c:pt>
                <c:pt idx="1949">
                  <c:v>-15.77257992</c:v>
                </c:pt>
                <c:pt idx="1950">
                  <c:v>-15.27551306</c:v>
                </c:pt>
                <c:pt idx="1951">
                  <c:v>-14.03520529</c:v>
                </c:pt>
                <c:pt idx="1952">
                  <c:v>-15.21703331</c:v>
                </c:pt>
                <c:pt idx="1953">
                  <c:v>-15.07836258</c:v>
                </c:pt>
                <c:pt idx="1954">
                  <c:v>-15.062602200000001</c:v>
                </c:pt>
                <c:pt idx="1955">
                  <c:v>-14.594022349999999</c:v>
                </c:pt>
                <c:pt idx="1956">
                  <c:v>-15.26577369</c:v>
                </c:pt>
                <c:pt idx="1957">
                  <c:v>-15.292053729999999</c:v>
                </c:pt>
                <c:pt idx="1958">
                  <c:v>-14.2303292</c:v>
                </c:pt>
                <c:pt idx="1959">
                  <c:v>-12.16176016</c:v>
                </c:pt>
                <c:pt idx="1960">
                  <c:v>-11.21207244</c:v>
                </c:pt>
                <c:pt idx="1961">
                  <c:v>-11.791412530000001</c:v>
                </c:pt>
                <c:pt idx="1962">
                  <c:v>-11.522885090000001</c:v>
                </c:pt>
                <c:pt idx="1963">
                  <c:v>-11.182317019999999</c:v>
                </c:pt>
                <c:pt idx="1964">
                  <c:v>-9.268550265</c:v>
                </c:pt>
                <c:pt idx="1965">
                  <c:v>-8.6028854240000001</c:v>
                </c:pt>
                <c:pt idx="1966">
                  <c:v>-6.7406276260000002</c:v>
                </c:pt>
                <c:pt idx="1967">
                  <c:v>-0.57184182699999997</c:v>
                </c:pt>
                <c:pt idx="1968">
                  <c:v>15.431443160000001</c:v>
                </c:pt>
                <c:pt idx="1969">
                  <c:v>36.852772129999998</c:v>
                </c:pt>
                <c:pt idx="1970">
                  <c:v>51.554484960000003</c:v>
                </c:pt>
                <c:pt idx="1971">
                  <c:v>58.971541119999998</c:v>
                </c:pt>
                <c:pt idx="1972">
                  <c:v>61.719666799999999</c:v>
                </c:pt>
                <c:pt idx="1973">
                  <c:v>62.272767649999999</c:v>
                </c:pt>
                <c:pt idx="1974">
                  <c:v>62.998885860000001</c:v>
                </c:pt>
                <c:pt idx="1975">
                  <c:v>63.929967079999997</c:v>
                </c:pt>
                <c:pt idx="1976">
                  <c:v>65.43837087</c:v>
                </c:pt>
                <c:pt idx="1977">
                  <c:v>64.420977320000006</c:v>
                </c:pt>
                <c:pt idx="1978">
                  <c:v>62.653649430000002</c:v>
                </c:pt>
                <c:pt idx="1979">
                  <c:v>62.019633259999999</c:v>
                </c:pt>
                <c:pt idx="1980">
                  <c:v>60.730166670000003</c:v>
                </c:pt>
                <c:pt idx="1981">
                  <c:v>58.841034069999999</c:v>
                </c:pt>
                <c:pt idx="1982">
                  <c:v>56.536236369999997</c:v>
                </c:pt>
                <c:pt idx="1983">
                  <c:v>53.912603070000003</c:v>
                </c:pt>
                <c:pt idx="1984">
                  <c:v>52.50081479</c:v>
                </c:pt>
                <c:pt idx="1985">
                  <c:v>51.394629600000002</c:v>
                </c:pt>
                <c:pt idx="1986">
                  <c:v>50.200885229999997</c:v>
                </c:pt>
                <c:pt idx="1987">
                  <c:v>50.135510600000003</c:v>
                </c:pt>
                <c:pt idx="1988">
                  <c:v>49.775324060000003</c:v>
                </c:pt>
                <c:pt idx="1989">
                  <c:v>49.686453829999998</c:v>
                </c:pt>
                <c:pt idx="1990">
                  <c:v>48.858670740000001</c:v>
                </c:pt>
                <c:pt idx="1991">
                  <c:v>47.808027590000002</c:v>
                </c:pt>
                <c:pt idx="1992">
                  <c:v>46.780690270000001</c:v>
                </c:pt>
                <c:pt idx="1993">
                  <c:v>45.57794225</c:v>
                </c:pt>
                <c:pt idx="1994">
                  <c:v>44.205388739999997</c:v>
                </c:pt>
                <c:pt idx="1995">
                  <c:v>43.346620199999997</c:v>
                </c:pt>
                <c:pt idx="1996">
                  <c:v>43.31822219</c:v>
                </c:pt>
                <c:pt idx="1997">
                  <c:v>43.895843579999998</c:v>
                </c:pt>
                <c:pt idx="1998">
                  <c:v>44.699824149999998</c:v>
                </c:pt>
                <c:pt idx="1999">
                  <c:v>45.956781149999998</c:v>
                </c:pt>
                <c:pt idx="2000">
                  <c:v>47.124431860000001</c:v>
                </c:pt>
                <c:pt idx="2001">
                  <c:v>48.005014289999998</c:v>
                </c:pt>
                <c:pt idx="2002">
                  <c:v>49.074384029999997</c:v>
                </c:pt>
                <c:pt idx="2003">
                  <c:v>49.155494150000003</c:v>
                </c:pt>
                <c:pt idx="2004">
                  <c:v>47.608451959999996</c:v>
                </c:pt>
                <c:pt idx="2005">
                  <c:v>45.383272900000001</c:v>
                </c:pt>
                <c:pt idx="2006">
                  <c:v>43.418486649999998</c:v>
                </c:pt>
                <c:pt idx="2007">
                  <c:v>42.418791499999998</c:v>
                </c:pt>
                <c:pt idx="2008">
                  <c:v>43.1831125</c:v>
                </c:pt>
                <c:pt idx="2009">
                  <c:v>46.538722059999998</c:v>
                </c:pt>
                <c:pt idx="2010">
                  <c:v>52.36550295</c:v>
                </c:pt>
                <c:pt idx="2011">
                  <c:v>57.543286279999997</c:v>
                </c:pt>
                <c:pt idx="2012">
                  <c:v>61.175138320000002</c:v>
                </c:pt>
                <c:pt idx="2013">
                  <c:v>63.666326009999999</c:v>
                </c:pt>
                <c:pt idx="2014">
                  <c:v>64.296709500000006</c:v>
                </c:pt>
                <c:pt idx="2015">
                  <c:v>65.860185979999997</c:v>
                </c:pt>
                <c:pt idx="2016">
                  <c:v>66.682099870000002</c:v>
                </c:pt>
                <c:pt idx="2017">
                  <c:v>67.478325990000002</c:v>
                </c:pt>
                <c:pt idx="2018">
                  <c:v>67.59031315</c:v>
                </c:pt>
                <c:pt idx="2019">
                  <c:v>65.209933250000006</c:v>
                </c:pt>
                <c:pt idx="2020">
                  <c:v>62.584508880000001</c:v>
                </c:pt>
                <c:pt idx="2021">
                  <c:v>53.291904580000001</c:v>
                </c:pt>
                <c:pt idx="2022">
                  <c:v>37.190408689999998</c:v>
                </c:pt>
                <c:pt idx="2023">
                  <c:v>19.76706386</c:v>
                </c:pt>
                <c:pt idx="2024">
                  <c:v>6.8438602309999998</c:v>
                </c:pt>
                <c:pt idx="2025">
                  <c:v>10.940473109999999</c:v>
                </c:pt>
                <c:pt idx="2026">
                  <c:v>0.22712792600000001</c:v>
                </c:pt>
                <c:pt idx="2027">
                  <c:v>-1.4453254639999999</c:v>
                </c:pt>
                <c:pt idx="2028">
                  <c:v>4.231577605</c:v>
                </c:pt>
                <c:pt idx="2029">
                  <c:v>2.427743816</c:v>
                </c:pt>
                <c:pt idx="2030">
                  <c:v>-1.566685302</c:v>
                </c:pt>
                <c:pt idx="2031">
                  <c:v>-4.7346182020000001</c:v>
                </c:pt>
                <c:pt idx="2032">
                  <c:v>-8.9244107580000005</c:v>
                </c:pt>
                <c:pt idx="2033">
                  <c:v>-12.576637870000001</c:v>
                </c:pt>
                <c:pt idx="2034">
                  <c:v>-16.047990899999999</c:v>
                </c:pt>
                <c:pt idx="2035">
                  <c:v>-18.69204302</c:v>
                </c:pt>
                <c:pt idx="2036">
                  <c:v>-19.134969720000001</c:v>
                </c:pt>
                <c:pt idx="2037">
                  <c:v>-17.858203750000001</c:v>
                </c:pt>
                <c:pt idx="2038">
                  <c:v>-17.94633571</c:v>
                </c:pt>
                <c:pt idx="2039">
                  <c:v>-19.948884670000002</c:v>
                </c:pt>
                <c:pt idx="2040">
                  <c:v>-23.091159080000001</c:v>
                </c:pt>
                <c:pt idx="2041">
                  <c:v>-25.860304889999998</c:v>
                </c:pt>
                <c:pt idx="2042">
                  <c:v>-27.378829870000001</c:v>
                </c:pt>
                <c:pt idx="2043">
                  <c:v>-29.298985810000001</c:v>
                </c:pt>
                <c:pt idx="2044">
                  <c:v>-29.793586919999999</c:v>
                </c:pt>
                <c:pt idx="2045">
                  <c:v>-28.679726259999999</c:v>
                </c:pt>
                <c:pt idx="2046">
                  <c:v>-26.462607739999999</c:v>
                </c:pt>
                <c:pt idx="2047">
                  <c:v>-23.485307540000001</c:v>
                </c:pt>
                <c:pt idx="2048">
                  <c:v>-18.965828680000001</c:v>
                </c:pt>
                <c:pt idx="2049">
                  <c:v>-18.522897360000002</c:v>
                </c:pt>
                <c:pt idx="2050">
                  <c:v>-20.43048572</c:v>
                </c:pt>
                <c:pt idx="2051">
                  <c:v>-21.648625809999999</c:v>
                </c:pt>
                <c:pt idx="2052">
                  <c:v>-23.5362236</c:v>
                </c:pt>
                <c:pt idx="2053">
                  <c:v>-24.832087869999999</c:v>
                </c:pt>
                <c:pt idx="2054">
                  <c:v>-25.81350793</c:v>
                </c:pt>
                <c:pt idx="2055">
                  <c:v>-25.029407549999998</c:v>
                </c:pt>
                <c:pt idx="2056">
                  <c:v>-24.604189980000001</c:v>
                </c:pt>
                <c:pt idx="2057">
                  <c:v>-23.619072509999999</c:v>
                </c:pt>
                <c:pt idx="2058">
                  <c:v>-21.963742280000002</c:v>
                </c:pt>
                <c:pt idx="2059">
                  <c:v>-24.656796849999999</c:v>
                </c:pt>
                <c:pt idx="2060">
                  <c:v>-27.73606255</c:v>
                </c:pt>
                <c:pt idx="2061">
                  <c:v>-27.93955008</c:v>
                </c:pt>
                <c:pt idx="2062">
                  <c:v>-30.07938854</c:v>
                </c:pt>
                <c:pt idx="2063">
                  <c:v>-27.04993378</c:v>
                </c:pt>
                <c:pt idx="2064">
                  <c:v>-23.37758638</c:v>
                </c:pt>
                <c:pt idx="2065">
                  <c:v>-22.98882132</c:v>
                </c:pt>
                <c:pt idx="2066">
                  <c:v>-18.859055600000001</c:v>
                </c:pt>
                <c:pt idx="2067">
                  <c:v>-12.28136323</c:v>
                </c:pt>
                <c:pt idx="2068">
                  <c:v>-2.3359927790000001</c:v>
                </c:pt>
                <c:pt idx="2069">
                  <c:v>9.7383701150000004</c:v>
                </c:pt>
                <c:pt idx="2070">
                  <c:v>39.894912159999997</c:v>
                </c:pt>
                <c:pt idx="2071">
                  <c:v>55.141006359999999</c:v>
                </c:pt>
                <c:pt idx="2072">
                  <c:v>60.715955770000001</c:v>
                </c:pt>
                <c:pt idx="2073">
                  <c:v>61.534714219999998</c:v>
                </c:pt>
                <c:pt idx="2074">
                  <c:v>70.792695910000006</c:v>
                </c:pt>
                <c:pt idx="2075">
                  <c:v>73.386772910000005</c:v>
                </c:pt>
                <c:pt idx="2076">
                  <c:v>67.033197380000004</c:v>
                </c:pt>
                <c:pt idx="2077">
                  <c:v>60.551350579999998</c:v>
                </c:pt>
                <c:pt idx="2078">
                  <c:v>58.070036430000002</c:v>
                </c:pt>
                <c:pt idx="2079">
                  <c:v>54.837216239999997</c:v>
                </c:pt>
                <c:pt idx="2080">
                  <c:v>55.161237360000001</c:v>
                </c:pt>
                <c:pt idx="2081">
                  <c:v>53.177421440000003</c:v>
                </c:pt>
                <c:pt idx="2082">
                  <c:v>51.590564409999999</c:v>
                </c:pt>
                <c:pt idx="2083">
                  <c:v>49.784987719999997</c:v>
                </c:pt>
                <c:pt idx="2084">
                  <c:v>47.932507450000003</c:v>
                </c:pt>
                <c:pt idx="2085">
                  <c:v>46.812845410000001</c:v>
                </c:pt>
                <c:pt idx="2086">
                  <c:v>45.103224089999998</c:v>
                </c:pt>
                <c:pt idx="2087">
                  <c:v>42.523985019999998</c:v>
                </c:pt>
                <c:pt idx="2088">
                  <c:v>41.20106474</c:v>
                </c:pt>
                <c:pt idx="2089">
                  <c:v>41.304635730000001</c:v>
                </c:pt>
                <c:pt idx="2090">
                  <c:v>41.543300340000002</c:v>
                </c:pt>
                <c:pt idx="2091">
                  <c:v>42.473283440000003</c:v>
                </c:pt>
                <c:pt idx="2092">
                  <c:v>43.862304569999999</c:v>
                </c:pt>
                <c:pt idx="2093">
                  <c:v>45.065331129999997</c:v>
                </c:pt>
                <c:pt idx="2094">
                  <c:v>44.731205459999998</c:v>
                </c:pt>
                <c:pt idx="2095">
                  <c:v>43.559103970000002</c:v>
                </c:pt>
                <c:pt idx="2096">
                  <c:v>41.442596170000002</c:v>
                </c:pt>
                <c:pt idx="2097">
                  <c:v>38.161402440000003</c:v>
                </c:pt>
                <c:pt idx="2098">
                  <c:v>36.412353490000001</c:v>
                </c:pt>
                <c:pt idx="2099">
                  <c:v>35.133475089999997</c:v>
                </c:pt>
                <c:pt idx="2100">
                  <c:v>35.322666089999998</c:v>
                </c:pt>
                <c:pt idx="2101">
                  <c:v>36.305201390000001</c:v>
                </c:pt>
                <c:pt idx="2102">
                  <c:v>37.683870169999999</c:v>
                </c:pt>
                <c:pt idx="2103">
                  <c:v>38.84274448</c:v>
                </c:pt>
                <c:pt idx="2104">
                  <c:v>41.05323121</c:v>
                </c:pt>
                <c:pt idx="2105">
                  <c:v>41.211798940000001</c:v>
                </c:pt>
                <c:pt idx="2106">
                  <c:v>41.62501803</c:v>
                </c:pt>
                <c:pt idx="2107">
                  <c:v>38.805723839999999</c:v>
                </c:pt>
                <c:pt idx="2108">
                  <c:v>36.800956229999997</c:v>
                </c:pt>
                <c:pt idx="2109">
                  <c:v>34.62523951</c:v>
                </c:pt>
                <c:pt idx="2110">
                  <c:v>33.241406349999998</c:v>
                </c:pt>
                <c:pt idx="2111">
                  <c:v>33.201095359999997</c:v>
                </c:pt>
                <c:pt idx="2112">
                  <c:v>32.781297049999999</c:v>
                </c:pt>
                <c:pt idx="2113">
                  <c:v>33.240016609999998</c:v>
                </c:pt>
                <c:pt idx="2114">
                  <c:v>32.178676979999999</c:v>
                </c:pt>
                <c:pt idx="2115">
                  <c:v>30.605753920000002</c:v>
                </c:pt>
                <c:pt idx="2116">
                  <c:v>30.539642050000001</c:v>
                </c:pt>
                <c:pt idx="2117">
                  <c:v>32.240350599999999</c:v>
                </c:pt>
                <c:pt idx="2118">
                  <c:v>33.549798559999999</c:v>
                </c:pt>
                <c:pt idx="2119">
                  <c:v>34.567289619999997</c:v>
                </c:pt>
                <c:pt idx="2120">
                  <c:v>35.578879329999999</c:v>
                </c:pt>
                <c:pt idx="2121">
                  <c:v>29.35805332</c:v>
                </c:pt>
                <c:pt idx="2122">
                  <c:v>26.018673790000001</c:v>
                </c:pt>
                <c:pt idx="2123">
                  <c:v>26.960884870000001</c:v>
                </c:pt>
                <c:pt idx="2124">
                  <c:v>29.598698509999998</c:v>
                </c:pt>
                <c:pt idx="2125">
                  <c:v>39.606535209999997</c:v>
                </c:pt>
                <c:pt idx="2126">
                  <c:v>36.249765269999997</c:v>
                </c:pt>
                <c:pt idx="2127">
                  <c:v>6.489308544</c:v>
                </c:pt>
                <c:pt idx="2128">
                  <c:v>-6.7064827899999999</c:v>
                </c:pt>
                <c:pt idx="2129">
                  <c:v>-10.04354253</c:v>
                </c:pt>
                <c:pt idx="2130">
                  <c:v>-10.586862699999999</c:v>
                </c:pt>
                <c:pt idx="2131">
                  <c:v>-14.185599679999999</c:v>
                </c:pt>
                <c:pt idx="2132">
                  <c:v>-16.401554900000001</c:v>
                </c:pt>
                <c:pt idx="2133">
                  <c:v>-18.398025579999999</c:v>
                </c:pt>
                <c:pt idx="2134">
                  <c:v>-22.439936629999998</c:v>
                </c:pt>
                <c:pt idx="2135">
                  <c:v>-25.757380789999999</c:v>
                </c:pt>
                <c:pt idx="2136">
                  <c:v>-27.824925239999999</c:v>
                </c:pt>
                <c:pt idx="2137">
                  <c:v>-30.98010786</c:v>
                </c:pt>
                <c:pt idx="2138">
                  <c:v>-32.272836820000002</c:v>
                </c:pt>
                <c:pt idx="2139">
                  <c:v>-30.861777239999999</c:v>
                </c:pt>
                <c:pt idx="2140">
                  <c:v>-29.14364084</c:v>
                </c:pt>
                <c:pt idx="2141">
                  <c:v>-28.219282679999999</c:v>
                </c:pt>
                <c:pt idx="2142">
                  <c:v>-29.316505339999999</c:v>
                </c:pt>
                <c:pt idx="2143">
                  <c:v>-31.037524049999998</c:v>
                </c:pt>
                <c:pt idx="2144">
                  <c:v>-33.420566530000002</c:v>
                </c:pt>
                <c:pt idx="2145">
                  <c:v>-37.916594539999998</c:v>
                </c:pt>
                <c:pt idx="2146">
                  <c:v>-43.138212459999998</c:v>
                </c:pt>
                <c:pt idx="2147">
                  <c:v>-49.151419009999998</c:v>
                </c:pt>
                <c:pt idx="2148">
                  <c:v>-55.136444050000001</c:v>
                </c:pt>
                <c:pt idx="2149">
                  <c:v>-59.898321780000003</c:v>
                </c:pt>
                <c:pt idx="2150">
                  <c:v>-65.246349690000002</c:v>
                </c:pt>
                <c:pt idx="2151">
                  <c:v>-66.270797299999998</c:v>
                </c:pt>
                <c:pt idx="2152">
                  <c:v>-65.998758429999995</c:v>
                </c:pt>
                <c:pt idx="2153">
                  <c:v>-65.946363210000001</c:v>
                </c:pt>
                <c:pt idx="2154">
                  <c:v>-66.399692580000007</c:v>
                </c:pt>
                <c:pt idx="2155">
                  <c:v>-74.069680529999999</c:v>
                </c:pt>
                <c:pt idx="2156">
                  <c:v>-83.414860180000005</c:v>
                </c:pt>
                <c:pt idx="2157">
                  <c:v>-74.283113830000005</c:v>
                </c:pt>
                <c:pt idx="2158">
                  <c:v>-56.97814898</c:v>
                </c:pt>
                <c:pt idx="2159">
                  <c:v>-58.612017620000003</c:v>
                </c:pt>
                <c:pt idx="2160">
                  <c:v>-58.796539420000002</c:v>
                </c:pt>
                <c:pt idx="2161">
                  <c:v>-53.913953210000003</c:v>
                </c:pt>
                <c:pt idx="2162">
                  <c:v>-53.963647559999998</c:v>
                </c:pt>
                <c:pt idx="2163">
                  <c:v>-50.198661530000003</c:v>
                </c:pt>
                <c:pt idx="2164">
                  <c:v>-46.608152509999996</c:v>
                </c:pt>
                <c:pt idx="2165">
                  <c:v>-49.854028239999998</c:v>
                </c:pt>
                <c:pt idx="2166">
                  <c:v>-52.059816069999997</c:v>
                </c:pt>
                <c:pt idx="2167">
                  <c:v>-55.083819910000003</c:v>
                </c:pt>
                <c:pt idx="2168">
                  <c:v>-55.887230440000003</c:v>
                </c:pt>
                <c:pt idx="2169">
                  <c:v>-52.200717879999999</c:v>
                </c:pt>
                <c:pt idx="2170">
                  <c:v>-47.63749713</c:v>
                </c:pt>
                <c:pt idx="2171">
                  <c:v>-45.459435300000003</c:v>
                </c:pt>
                <c:pt idx="2172">
                  <c:v>-41.725544960000001</c:v>
                </c:pt>
                <c:pt idx="2173">
                  <c:v>-38.148919159999998</c:v>
                </c:pt>
                <c:pt idx="2174">
                  <c:v>-39.459078290000001</c:v>
                </c:pt>
                <c:pt idx="2175">
                  <c:v>-43.058242489999998</c:v>
                </c:pt>
                <c:pt idx="2176">
                  <c:v>-46.132448230000001</c:v>
                </c:pt>
                <c:pt idx="2177">
                  <c:v>-46.482692950000001</c:v>
                </c:pt>
                <c:pt idx="2178">
                  <c:v>-42.654149349999997</c:v>
                </c:pt>
                <c:pt idx="2179">
                  <c:v>-39.906970989999998</c:v>
                </c:pt>
                <c:pt idx="2180">
                  <c:v>-39.046946980000001</c:v>
                </c:pt>
                <c:pt idx="2181">
                  <c:v>-38.783308630000001</c:v>
                </c:pt>
                <c:pt idx="2182">
                  <c:v>-42.649820050000002</c:v>
                </c:pt>
                <c:pt idx="2183">
                  <c:v>-43.55261445</c:v>
                </c:pt>
                <c:pt idx="2184">
                  <c:v>-44.383476180000002</c:v>
                </c:pt>
                <c:pt idx="2185">
                  <c:v>-46.716026139999997</c:v>
                </c:pt>
                <c:pt idx="2186">
                  <c:v>-43.907533200000003</c:v>
                </c:pt>
                <c:pt idx="2187">
                  <c:v>-39.693569670000002</c:v>
                </c:pt>
                <c:pt idx="2188">
                  <c:v>-35.548302909999997</c:v>
                </c:pt>
                <c:pt idx="2189">
                  <c:v>-40.826514809999999</c:v>
                </c:pt>
                <c:pt idx="2190">
                  <c:v>-40.302810219999998</c:v>
                </c:pt>
                <c:pt idx="2191">
                  <c:v>-36.058496130000002</c:v>
                </c:pt>
                <c:pt idx="2192">
                  <c:v>-33.386709580000002</c:v>
                </c:pt>
                <c:pt idx="2193">
                  <c:v>-33.345145700000003</c:v>
                </c:pt>
                <c:pt idx="2194">
                  <c:v>-33.801853280000003</c:v>
                </c:pt>
                <c:pt idx="2195">
                  <c:v>-35.982469170000002</c:v>
                </c:pt>
                <c:pt idx="2196">
                  <c:v>-40.107361040000001</c:v>
                </c:pt>
                <c:pt idx="2197">
                  <c:v>-40.477302659999999</c:v>
                </c:pt>
                <c:pt idx="2198">
                  <c:v>-42.433647090000001</c:v>
                </c:pt>
                <c:pt idx="2199">
                  <c:v>-39.813708460000001</c:v>
                </c:pt>
                <c:pt idx="2200">
                  <c:v>-37.213325349999998</c:v>
                </c:pt>
                <c:pt idx="2201">
                  <c:v>-34.84279445</c:v>
                </c:pt>
                <c:pt idx="2202">
                  <c:v>-32.69205316</c:v>
                </c:pt>
                <c:pt idx="2203">
                  <c:v>-32.65895416</c:v>
                </c:pt>
                <c:pt idx="2204">
                  <c:v>-31.978851089999999</c:v>
                </c:pt>
                <c:pt idx="2205">
                  <c:v>-32.27913487</c:v>
                </c:pt>
                <c:pt idx="2206">
                  <c:v>-32.248302809999998</c:v>
                </c:pt>
                <c:pt idx="2207">
                  <c:v>-32.003594730000003</c:v>
                </c:pt>
                <c:pt idx="2208">
                  <c:v>-33.443743310000002</c:v>
                </c:pt>
                <c:pt idx="2209">
                  <c:v>-32.698423550000001</c:v>
                </c:pt>
                <c:pt idx="2210">
                  <c:v>-34.321288350000003</c:v>
                </c:pt>
                <c:pt idx="2211">
                  <c:v>-35.103021210000001</c:v>
                </c:pt>
                <c:pt idx="2212">
                  <c:v>-34.315659830000001</c:v>
                </c:pt>
                <c:pt idx="2213">
                  <c:v>-37.616122699999998</c:v>
                </c:pt>
                <c:pt idx="2214">
                  <c:v>-37.011497400000003</c:v>
                </c:pt>
                <c:pt idx="2215">
                  <c:v>-34.337582689999998</c:v>
                </c:pt>
                <c:pt idx="2216">
                  <c:v>-33.692974730000003</c:v>
                </c:pt>
                <c:pt idx="2217">
                  <c:v>-34.875723710000003</c:v>
                </c:pt>
                <c:pt idx="2218">
                  <c:v>-36.384913859999997</c:v>
                </c:pt>
                <c:pt idx="2219">
                  <c:v>-38.122686600000002</c:v>
                </c:pt>
                <c:pt idx="2220">
                  <c:v>-39.635167260000003</c:v>
                </c:pt>
                <c:pt idx="2221">
                  <c:v>-40.45306016</c:v>
                </c:pt>
                <c:pt idx="2222">
                  <c:v>-40.415359899999999</c:v>
                </c:pt>
                <c:pt idx="2223">
                  <c:v>-40.314242729999997</c:v>
                </c:pt>
                <c:pt idx="2224">
                  <c:v>-31.460443229999999</c:v>
                </c:pt>
                <c:pt idx="2225">
                  <c:v>-40.29354773</c:v>
                </c:pt>
                <c:pt idx="2226">
                  <c:v>-32.011431250000001</c:v>
                </c:pt>
                <c:pt idx="2227">
                  <c:v>-34.06451586</c:v>
                </c:pt>
                <c:pt idx="2228">
                  <c:v>-37.538691040000003</c:v>
                </c:pt>
                <c:pt idx="2229">
                  <c:v>-40.589367670000001</c:v>
                </c:pt>
                <c:pt idx="2230">
                  <c:v>-41.054024429999998</c:v>
                </c:pt>
                <c:pt idx="2231">
                  <c:v>-41.445927959999999</c:v>
                </c:pt>
                <c:pt idx="2232">
                  <c:v>-39.658810289999998</c:v>
                </c:pt>
                <c:pt idx="2233">
                  <c:v>-37.584610720000001</c:v>
                </c:pt>
                <c:pt idx="2234">
                  <c:v>-38.213259129999997</c:v>
                </c:pt>
                <c:pt idx="2235">
                  <c:v>-36.390554569999999</c:v>
                </c:pt>
                <c:pt idx="2236">
                  <c:v>-34.305970739999999</c:v>
                </c:pt>
                <c:pt idx="2237">
                  <c:v>-33.762782399999999</c:v>
                </c:pt>
                <c:pt idx="2238">
                  <c:v>-33.809040379999999</c:v>
                </c:pt>
                <c:pt idx="2239">
                  <c:v>-34.282897310000003</c:v>
                </c:pt>
                <c:pt idx="2240">
                  <c:v>-34.44055067</c:v>
                </c:pt>
                <c:pt idx="2241">
                  <c:v>-33.141166550000001</c:v>
                </c:pt>
                <c:pt idx="2242">
                  <c:v>-31.437207109999999</c:v>
                </c:pt>
                <c:pt idx="2243">
                  <c:v>-30.459050179999998</c:v>
                </c:pt>
                <c:pt idx="2244">
                  <c:v>-30.58441886</c:v>
                </c:pt>
                <c:pt idx="2245">
                  <c:v>-29.79283208</c:v>
                </c:pt>
                <c:pt idx="2246">
                  <c:v>-29.83594647</c:v>
                </c:pt>
                <c:pt idx="2247">
                  <c:v>-31.108736650000001</c:v>
                </c:pt>
                <c:pt idx="2248">
                  <c:v>-33.246932280000003</c:v>
                </c:pt>
                <c:pt idx="2249">
                  <c:v>-35.579893349999999</c:v>
                </c:pt>
                <c:pt idx="2250">
                  <c:v>-37.379415629999997</c:v>
                </c:pt>
                <c:pt idx="2251">
                  <c:v>-37.939509700000002</c:v>
                </c:pt>
                <c:pt idx="2252">
                  <c:v>-36.896851959999999</c:v>
                </c:pt>
                <c:pt idx="2253">
                  <c:v>-34.280262069999999</c:v>
                </c:pt>
                <c:pt idx="2254">
                  <c:v>-32.033761349999999</c:v>
                </c:pt>
                <c:pt idx="2255">
                  <c:v>-29.753560090000001</c:v>
                </c:pt>
                <c:pt idx="2256">
                  <c:v>-30.605043389999999</c:v>
                </c:pt>
                <c:pt idx="2257">
                  <c:v>-32.831249790000001</c:v>
                </c:pt>
                <c:pt idx="2258">
                  <c:v>-35.621571750000001</c:v>
                </c:pt>
                <c:pt idx="2259">
                  <c:v>-36.127627099999998</c:v>
                </c:pt>
                <c:pt idx="2260">
                  <c:v>-34.86027378</c:v>
                </c:pt>
                <c:pt idx="2261">
                  <c:v>-33.936336369999999</c:v>
                </c:pt>
                <c:pt idx="2262">
                  <c:v>-33.618865280000001</c:v>
                </c:pt>
                <c:pt idx="2263">
                  <c:v>-34.696563789999999</c:v>
                </c:pt>
                <c:pt idx="2264">
                  <c:v>-36.698272639999999</c:v>
                </c:pt>
                <c:pt idx="2265">
                  <c:v>-41.60401967</c:v>
                </c:pt>
                <c:pt idx="2266">
                  <c:v>-39.526007450000002</c:v>
                </c:pt>
                <c:pt idx="2267">
                  <c:v>-36.440421290000003</c:v>
                </c:pt>
                <c:pt idx="2268">
                  <c:v>-34.315518179999998</c:v>
                </c:pt>
                <c:pt idx="2269">
                  <c:v>-33.898166080000003</c:v>
                </c:pt>
                <c:pt idx="2270">
                  <c:v>-32.913309859999998</c:v>
                </c:pt>
                <c:pt idx="2271">
                  <c:v>-32.47536401</c:v>
                </c:pt>
                <c:pt idx="2272">
                  <c:v>-30.418222419999999</c:v>
                </c:pt>
                <c:pt idx="2273">
                  <c:v>-29.493776530000002</c:v>
                </c:pt>
                <c:pt idx="2274">
                  <c:v>-33.036005060000001</c:v>
                </c:pt>
                <c:pt idx="2275">
                  <c:v>-37.904984249999998</c:v>
                </c:pt>
                <c:pt idx="2276">
                  <c:v>-39.551898799999996</c:v>
                </c:pt>
                <c:pt idx="2277">
                  <c:v>-39.897261469999997</c:v>
                </c:pt>
                <c:pt idx="2278">
                  <c:v>-37.875354999999999</c:v>
                </c:pt>
                <c:pt idx="2279">
                  <c:v>-35.187351069999998</c:v>
                </c:pt>
                <c:pt idx="2280">
                  <c:v>-32.69402753</c:v>
                </c:pt>
                <c:pt idx="2281">
                  <c:v>-30.795684569999999</c:v>
                </c:pt>
                <c:pt idx="2282">
                  <c:v>-30.840995920000001</c:v>
                </c:pt>
                <c:pt idx="2283">
                  <c:v>-33.230992020000002</c:v>
                </c:pt>
                <c:pt idx="2284">
                  <c:v>-34.107188749999999</c:v>
                </c:pt>
                <c:pt idx="2285">
                  <c:v>-33.666304459999999</c:v>
                </c:pt>
                <c:pt idx="2286">
                  <c:v>-33.282535250000002</c:v>
                </c:pt>
                <c:pt idx="2287">
                  <c:v>-33.777878860000001</c:v>
                </c:pt>
                <c:pt idx="2288">
                  <c:v>-33.221031859999997</c:v>
                </c:pt>
                <c:pt idx="2289">
                  <c:v>-31.201759490000001</c:v>
                </c:pt>
                <c:pt idx="2290">
                  <c:v>-29.865361450000002</c:v>
                </c:pt>
                <c:pt idx="2291">
                  <c:v>-29.51230537</c:v>
                </c:pt>
                <c:pt idx="2292">
                  <c:v>-30.858338379999999</c:v>
                </c:pt>
                <c:pt idx="2293">
                  <c:v>-32.604368809999997</c:v>
                </c:pt>
                <c:pt idx="2294">
                  <c:v>-33.347633309999999</c:v>
                </c:pt>
                <c:pt idx="2295">
                  <c:v>-33.73738462</c:v>
                </c:pt>
                <c:pt idx="2296">
                  <c:v>-33.982815789999997</c:v>
                </c:pt>
                <c:pt idx="2297">
                  <c:v>-34.849232569999998</c:v>
                </c:pt>
                <c:pt idx="2298">
                  <c:v>-34.591665839999997</c:v>
                </c:pt>
                <c:pt idx="2299">
                  <c:v>-33.578007280000001</c:v>
                </c:pt>
                <c:pt idx="2300">
                  <c:v>-30.899101900000002</c:v>
                </c:pt>
                <c:pt idx="2301">
                  <c:v>-28.75822501</c:v>
                </c:pt>
                <c:pt idx="2302">
                  <c:v>-29.29122302</c:v>
                </c:pt>
                <c:pt idx="2303">
                  <c:v>-30.743331919999999</c:v>
                </c:pt>
                <c:pt idx="2304">
                  <c:v>-31.418805540000001</c:v>
                </c:pt>
                <c:pt idx="2305">
                  <c:v>-32.552908039999998</c:v>
                </c:pt>
                <c:pt idx="2306">
                  <c:v>-33.517286939999998</c:v>
                </c:pt>
                <c:pt idx="2307">
                  <c:v>-34.322622019999997</c:v>
                </c:pt>
                <c:pt idx="2308">
                  <c:v>-34.490862010000001</c:v>
                </c:pt>
                <c:pt idx="2309">
                  <c:v>-32.376213129999996</c:v>
                </c:pt>
                <c:pt idx="2310">
                  <c:v>-30.732734130000001</c:v>
                </c:pt>
                <c:pt idx="2311">
                  <c:v>-30.01523499</c:v>
                </c:pt>
                <c:pt idx="2312">
                  <c:v>-29.780056070000001</c:v>
                </c:pt>
                <c:pt idx="2313">
                  <c:v>-30.65549742</c:v>
                </c:pt>
                <c:pt idx="2314">
                  <c:v>-31.27986263</c:v>
                </c:pt>
                <c:pt idx="2315">
                  <c:v>-31.374306180000001</c:v>
                </c:pt>
                <c:pt idx="2316">
                  <c:v>-32.652650029999997</c:v>
                </c:pt>
                <c:pt idx="2317">
                  <c:v>-34.329399240000001</c:v>
                </c:pt>
                <c:pt idx="2318">
                  <c:v>-35.636445719999998</c:v>
                </c:pt>
                <c:pt idx="2319">
                  <c:v>-36.060596959999998</c:v>
                </c:pt>
                <c:pt idx="2320">
                  <c:v>-34.157771390000001</c:v>
                </c:pt>
                <c:pt idx="2321">
                  <c:v>-31.660798270000001</c:v>
                </c:pt>
                <c:pt idx="2322">
                  <c:v>-29.656056110000002</c:v>
                </c:pt>
                <c:pt idx="2323">
                  <c:v>-29.607351489999999</c:v>
                </c:pt>
                <c:pt idx="2324">
                  <c:v>-31.547616380000001</c:v>
                </c:pt>
                <c:pt idx="2325">
                  <c:v>-33.956634999999999</c:v>
                </c:pt>
                <c:pt idx="2326">
                  <c:v>-35.41239667</c:v>
                </c:pt>
                <c:pt idx="2327">
                  <c:v>-36.469763749999998</c:v>
                </c:pt>
                <c:pt idx="2328">
                  <c:v>-35.944236170000003</c:v>
                </c:pt>
                <c:pt idx="2329">
                  <c:v>-34.478298969999997</c:v>
                </c:pt>
                <c:pt idx="2330">
                  <c:v>-38.500095199999997</c:v>
                </c:pt>
                <c:pt idx="2331">
                  <c:v>-33.904548310000003</c:v>
                </c:pt>
              </c:numCache>
            </c:numRef>
          </c:val>
          <c:smooth val="0"/>
          <c:extLst>
            <c:ext xmlns:c16="http://schemas.microsoft.com/office/drawing/2014/chart" uri="{C3380CC4-5D6E-409C-BE32-E72D297353CC}">
              <c16:uniqueId val="{00000001-68B8-4F26-870B-D6B92880E785}"/>
            </c:ext>
          </c:extLst>
        </c:ser>
        <c:ser>
          <c:idx val="2"/>
          <c:order val="2"/>
          <c:tx>
            <c:strRef>
              <c:f>accelerometer!$H$1</c:f>
              <c:strCache>
                <c:ptCount val="1"/>
                <c:pt idx="0">
                  <c:v>Accel_Z</c:v>
                </c:pt>
              </c:strCache>
            </c:strRef>
          </c:tx>
          <c:spPr>
            <a:ln w="28575" cap="rnd">
              <a:solidFill>
                <a:schemeClr val="accent3"/>
              </a:solidFill>
              <a:round/>
            </a:ln>
            <a:effectLst/>
          </c:spPr>
          <c:marker>
            <c:symbol val="none"/>
          </c:marker>
          <c:val>
            <c:numRef>
              <c:f>accelerometer!$H$2:$H$2333</c:f>
              <c:numCache>
                <c:formatCode>General</c:formatCode>
                <c:ptCount val="2332"/>
                <c:pt idx="0">
                  <c:v>-89.077193350000002</c:v>
                </c:pt>
                <c:pt idx="1">
                  <c:v>-89.051292919999995</c:v>
                </c:pt>
                <c:pt idx="2">
                  <c:v>-89.051397269999995</c:v>
                </c:pt>
                <c:pt idx="3">
                  <c:v>-88.969532040000004</c:v>
                </c:pt>
                <c:pt idx="4">
                  <c:v>-89.095954930000005</c:v>
                </c:pt>
                <c:pt idx="5">
                  <c:v>-89.035596659999996</c:v>
                </c:pt>
                <c:pt idx="6">
                  <c:v>-89.102684289999999</c:v>
                </c:pt>
                <c:pt idx="7">
                  <c:v>-89.097443900000002</c:v>
                </c:pt>
                <c:pt idx="8">
                  <c:v>-89.088134640000007</c:v>
                </c:pt>
                <c:pt idx="9">
                  <c:v>-88.980314509999999</c:v>
                </c:pt>
                <c:pt idx="10">
                  <c:v>-89.062687199999999</c:v>
                </c:pt>
                <c:pt idx="11">
                  <c:v>-89.091429090000005</c:v>
                </c:pt>
                <c:pt idx="12">
                  <c:v>-89.047577869999998</c:v>
                </c:pt>
                <c:pt idx="13">
                  <c:v>-89.001983539999998</c:v>
                </c:pt>
                <c:pt idx="14">
                  <c:v>-89.170326919999994</c:v>
                </c:pt>
                <c:pt idx="15">
                  <c:v>-72.844225519999995</c:v>
                </c:pt>
                <c:pt idx="16">
                  <c:v>-69.132467449999993</c:v>
                </c:pt>
                <c:pt idx="17">
                  <c:v>-72.510859629999999</c:v>
                </c:pt>
                <c:pt idx="18">
                  <c:v>-78.609330850000006</c:v>
                </c:pt>
                <c:pt idx="19">
                  <c:v>-81.960980669999998</c:v>
                </c:pt>
                <c:pt idx="20">
                  <c:v>-81.921471269999998</c:v>
                </c:pt>
                <c:pt idx="21">
                  <c:v>-77.924802330000006</c:v>
                </c:pt>
                <c:pt idx="22">
                  <c:v>-70.804556480000002</c:v>
                </c:pt>
                <c:pt idx="23">
                  <c:v>-70.068141729999994</c:v>
                </c:pt>
                <c:pt idx="24">
                  <c:v>-73.50607583</c:v>
                </c:pt>
                <c:pt idx="25">
                  <c:v>-78.465476600000002</c:v>
                </c:pt>
                <c:pt idx="26">
                  <c:v>-82.594346459999997</c:v>
                </c:pt>
                <c:pt idx="27">
                  <c:v>-86.471598520000001</c:v>
                </c:pt>
                <c:pt idx="28">
                  <c:v>-88.963430290000005</c:v>
                </c:pt>
                <c:pt idx="29">
                  <c:v>-89.701454029999994</c:v>
                </c:pt>
                <c:pt idx="30">
                  <c:v>-87.663920919999995</c:v>
                </c:pt>
                <c:pt idx="31">
                  <c:v>-87.515659020000001</c:v>
                </c:pt>
                <c:pt idx="32">
                  <c:v>-88.229690129999994</c:v>
                </c:pt>
                <c:pt idx="33">
                  <c:v>-88.431916419999993</c:v>
                </c:pt>
                <c:pt idx="34">
                  <c:v>-86.170788099999996</c:v>
                </c:pt>
                <c:pt idx="35">
                  <c:v>-87.580519679999995</c:v>
                </c:pt>
                <c:pt idx="36">
                  <c:v>-82.946910099999997</c:v>
                </c:pt>
                <c:pt idx="37">
                  <c:v>-79.780165139999994</c:v>
                </c:pt>
                <c:pt idx="38">
                  <c:v>-78.657854779999994</c:v>
                </c:pt>
                <c:pt idx="39">
                  <c:v>-81.845107569999996</c:v>
                </c:pt>
                <c:pt idx="40">
                  <c:v>-85.48980985</c:v>
                </c:pt>
                <c:pt idx="41">
                  <c:v>-87.608495070000004</c:v>
                </c:pt>
                <c:pt idx="42">
                  <c:v>-87.655644499999994</c:v>
                </c:pt>
                <c:pt idx="43">
                  <c:v>-84.992407959999994</c:v>
                </c:pt>
                <c:pt idx="44">
                  <c:v>-81.907331749999997</c:v>
                </c:pt>
                <c:pt idx="45">
                  <c:v>-81.723636150000004</c:v>
                </c:pt>
                <c:pt idx="46">
                  <c:v>-81.801582510000003</c:v>
                </c:pt>
                <c:pt idx="47">
                  <c:v>-82.257492459999995</c:v>
                </c:pt>
                <c:pt idx="48">
                  <c:v>-82.928305809999998</c:v>
                </c:pt>
                <c:pt idx="49">
                  <c:v>-82.843682599999994</c:v>
                </c:pt>
                <c:pt idx="50">
                  <c:v>-84.286821270000004</c:v>
                </c:pt>
                <c:pt idx="51">
                  <c:v>-87.232898910000003</c:v>
                </c:pt>
                <c:pt idx="52">
                  <c:v>-85.711373069999993</c:v>
                </c:pt>
                <c:pt idx="53">
                  <c:v>-83.872609420000003</c:v>
                </c:pt>
                <c:pt idx="54">
                  <c:v>-81.441519529999994</c:v>
                </c:pt>
                <c:pt idx="55">
                  <c:v>-71.746955940000007</c:v>
                </c:pt>
                <c:pt idx="56">
                  <c:v>-73.010836940000004</c:v>
                </c:pt>
                <c:pt idx="57">
                  <c:v>-78.410139749999999</c:v>
                </c:pt>
                <c:pt idx="58">
                  <c:v>-82.546958689999997</c:v>
                </c:pt>
                <c:pt idx="59">
                  <c:v>-81.897726129999995</c:v>
                </c:pt>
                <c:pt idx="60">
                  <c:v>-81.350917820000006</c:v>
                </c:pt>
                <c:pt idx="61">
                  <c:v>-79.727218669999999</c:v>
                </c:pt>
                <c:pt idx="62">
                  <c:v>-78.122991069999998</c:v>
                </c:pt>
                <c:pt idx="63">
                  <c:v>-78.671014970000002</c:v>
                </c:pt>
                <c:pt idx="64">
                  <c:v>-80.580578090000003</c:v>
                </c:pt>
                <c:pt idx="65">
                  <c:v>-78.952174009999993</c:v>
                </c:pt>
                <c:pt idx="66">
                  <c:v>-81.477007</c:v>
                </c:pt>
                <c:pt idx="67">
                  <c:v>-83.844008939999995</c:v>
                </c:pt>
                <c:pt idx="68">
                  <c:v>-85.372320689999995</c:v>
                </c:pt>
                <c:pt idx="69">
                  <c:v>-86.226513389999994</c:v>
                </c:pt>
                <c:pt idx="70">
                  <c:v>-84.47881993</c:v>
                </c:pt>
                <c:pt idx="71">
                  <c:v>-85.770512269999998</c:v>
                </c:pt>
                <c:pt idx="72">
                  <c:v>-88.89571334</c:v>
                </c:pt>
                <c:pt idx="73">
                  <c:v>-88.207190260000004</c:v>
                </c:pt>
                <c:pt idx="74">
                  <c:v>-85.461741500000002</c:v>
                </c:pt>
                <c:pt idx="75">
                  <c:v>-78.963963239999998</c:v>
                </c:pt>
                <c:pt idx="76">
                  <c:v>-83.299275289999997</c:v>
                </c:pt>
                <c:pt idx="77">
                  <c:v>-84.249749949999995</c:v>
                </c:pt>
                <c:pt idx="78">
                  <c:v>-86.097782879999997</c:v>
                </c:pt>
                <c:pt idx="79">
                  <c:v>-87.113881129999996</c:v>
                </c:pt>
                <c:pt idx="80">
                  <c:v>-87.895452829999996</c:v>
                </c:pt>
                <c:pt idx="81">
                  <c:v>-85.455632769999994</c:v>
                </c:pt>
                <c:pt idx="82">
                  <c:v>-85.7842725</c:v>
                </c:pt>
                <c:pt idx="83">
                  <c:v>-75.658090580000007</c:v>
                </c:pt>
                <c:pt idx="84">
                  <c:v>-72.206922649999996</c:v>
                </c:pt>
                <c:pt idx="85">
                  <c:v>-73.146615359999998</c:v>
                </c:pt>
                <c:pt idx="86">
                  <c:v>-76.093557160000003</c:v>
                </c:pt>
                <c:pt idx="87">
                  <c:v>-78.206226479999998</c:v>
                </c:pt>
                <c:pt idx="88">
                  <c:v>-79.449487989999994</c:v>
                </c:pt>
                <c:pt idx="89">
                  <c:v>-83.128319970000007</c:v>
                </c:pt>
                <c:pt idx="90">
                  <c:v>-81.052096759999998</c:v>
                </c:pt>
                <c:pt idx="91">
                  <c:v>-77.723477860000003</c:v>
                </c:pt>
                <c:pt idx="92">
                  <c:v>-79.469704440000001</c:v>
                </c:pt>
                <c:pt idx="93">
                  <c:v>-75.441215970000002</c:v>
                </c:pt>
                <c:pt idx="94">
                  <c:v>-76.221218680000007</c:v>
                </c:pt>
                <c:pt idx="95">
                  <c:v>-83.911234140000005</c:v>
                </c:pt>
                <c:pt idx="96">
                  <c:v>-83.912349219999996</c:v>
                </c:pt>
                <c:pt idx="97">
                  <c:v>-81.998798100000002</c:v>
                </c:pt>
                <c:pt idx="98">
                  <c:v>-65.906293340000005</c:v>
                </c:pt>
                <c:pt idx="99">
                  <c:v>-70.21362422</c:v>
                </c:pt>
                <c:pt idx="100">
                  <c:v>-77.455299909999994</c:v>
                </c:pt>
                <c:pt idx="101">
                  <c:v>-78.954422460000004</c:v>
                </c:pt>
                <c:pt idx="102">
                  <c:v>-75.845916320000001</c:v>
                </c:pt>
                <c:pt idx="103">
                  <c:v>-74.232315310000004</c:v>
                </c:pt>
                <c:pt idx="104">
                  <c:v>-73.220568670000006</c:v>
                </c:pt>
                <c:pt idx="105">
                  <c:v>-70.20094263</c:v>
                </c:pt>
                <c:pt idx="106">
                  <c:v>-66.571661820000003</c:v>
                </c:pt>
                <c:pt idx="107">
                  <c:v>-59.162685439999997</c:v>
                </c:pt>
                <c:pt idx="108">
                  <c:v>-61.391427540000002</c:v>
                </c:pt>
                <c:pt idx="109">
                  <c:v>-64.261304280000004</c:v>
                </c:pt>
                <c:pt idx="110">
                  <c:v>-66.242711170000007</c:v>
                </c:pt>
                <c:pt idx="111">
                  <c:v>-65.550403889999998</c:v>
                </c:pt>
                <c:pt idx="112">
                  <c:v>-67.683094800000006</c:v>
                </c:pt>
                <c:pt idx="113">
                  <c:v>-67.650692149999998</c:v>
                </c:pt>
                <c:pt idx="114">
                  <c:v>-67.388596329999999</c:v>
                </c:pt>
                <c:pt idx="115">
                  <c:v>-65.614153020000003</c:v>
                </c:pt>
                <c:pt idx="116">
                  <c:v>-43.258512000000003</c:v>
                </c:pt>
                <c:pt idx="117">
                  <c:v>-33.338296049999997</c:v>
                </c:pt>
                <c:pt idx="118">
                  <c:v>-35.018703780000003</c:v>
                </c:pt>
                <c:pt idx="119">
                  <c:v>-40.32587513</c:v>
                </c:pt>
                <c:pt idx="120">
                  <c:v>-46.58364418</c:v>
                </c:pt>
                <c:pt idx="121">
                  <c:v>-50.752259109999997</c:v>
                </c:pt>
                <c:pt idx="122">
                  <c:v>-49.700990679999997</c:v>
                </c:pt>
                <c:pt idx="123">
                  <c:v>-50.786032710000001</c:v>
                </c:pt>
                <c:pt idx="124">
                  <c:v>-50.913461580000003</c:v>
                </c:pt>
                <c:pt idx="125">
                  <c:v>-51.030446019999999</c:v>
                </c:pt>
                <c:pt idx="126">
                  <c:v>-49.365601310000002</c:v>
                </c:pt>
                <c:pt idx="127">
                  <c:v>-51.090809200000002</c:v>
                </c:pt>
                <c:pt idx="128">
                  <c:v>-53.940117049999998</c:v>
                </c:pt>
                <c:pt idx="129">
                  <c:v>-52.373131780000001</c:v>
                </c:pt>
                <c:pt idx="130">
                  <c:v>-50.970061549999997</c:v>
                </c:pt>
                <c:pt idx="131">
                  <c:v>-49.740428010000002</c:v>
                </c:pt>
                <c:pt idx="132">
                  <c:v>-47.879546189999999</c:v>
                </c:pt>
                <c:pt idx="133">
                  <c:v>-47.643060230000003</c:v>
                </c:pt>
                <c:pt idx="134">
                  <c:v>-45.860131090000003</c:v>
                </c:pt>
                <c:pt idx="135">
                  <c:v>-44.946948339999999</c:v>
                </c:pt>
                <c:pt idx="136">
                  <c:v>-44.823659669999998</c:v>
                </c:pt>
                <c:pt idx="137">
                  <c:v>-44.292908109999999</c:v>
                </c:pt>
                <c:pt idx="138">
                  <c:v>-45.276000029999999</c:v>
                </c:pt>
                <c:pt idx="139">
                  <c:v>-49.4438624</c:v>
                </c:pt>
                <c:pt idx="140">
                  <c:v>-54.730591840000002</c:v>
                </c:pt>
                <c:pt idx="141">
                  <c:v>-60.755320609999998</c:v>
                </c:pt>
                <c:pt idx="142">
                  <c:v>-61.023412219999997</c:v>
                </c:pt>
                <c:pt idx="143">
                  <c:v>-55.410716960000002</c:v>
                </c:pt>
                <c:pt idx="144">
                  <c:v>-51.807214739999999</c:v>
                </c:pt>
                <c:pt idx="145">
                  <c:v>-44.334404159999998</c:v>
                </c:pt>
                <c:pt idx="146">
                  <c:v>-37.838023329999999</c:v>
                </c:pt>
                <c:pt idx="147">
                  <c:v>-32.574472069999999</c:v>
                </c:pt>
                <c:pt idx="148">
                  <c:v>-35.512362690000003</c:v>
                </c:pt>
                <c:pt idx="149">
                  <c:v>-39.678300360000001</c:v>
                </c:pt>
                <c:pt idx="150">
                  <c:v>-45.833838880000002</c:v>
                </c:pt>
                <c:pt idx="151">
                  <c:v>-62.566813439999997</c:v>
                </c:pt>
                <c:pt idx="152">
                  <c:v>-70.268254749999997</c:v>
                </c:pt>
                <c:pt idx="153">
                  <c:v>-77.981814510000007</c:v>
                </c:pt>
                <c:pt idx="154">
                  <c:v>-45.333335660000003</c:v>
                </c:pt>
                <c:pt idx="155">
                  <c:v>-36.524713660000003</c:v>
                </c:pt>
                <c:pt idx="156">
                  <c:v>-46.888149550000001</c:v>
                </c:pt>
                <c:pt idx="157">
                  <c:v>-42.434696369999998</c:v>
                </c:pt>
                <c:pt idx="158">
                  <c:v>-54.931203709999998</c:v>
                </c:pt>
                <c:pt idx="159">
                  <c:v>-61.567607299999999</c:v>
                </c:pt>
                <c:pt idx="160">
                  <c:v>-67.451346790000002</c:v>
                </c:pt>
                <c:pt idx="161">
                  <c:v>-72.378600399999996</c:v>
                </c:pt>
                <c:pt idx="162">
                  <c:v>-76.208456709999993</c:v>
                </c:pt>
                <c:pt idx="163">
                  <c:v>-78.6477261</c:v>
                </c:pt>
                <c:pt idx="164">
                  <c:v>-78.217234160000004</c:v>
                </c:pt>
                <c:pt idx="165">
                  <c:v>-76.481464450000004</c:v>
                </c:pt>
                <c:pt idx="166">
                  <c:v>-74.182485029999995</c:v>
                </c:pt>
                <c:pt idx="167">
                  <c:v>-72.848078569999998</c:v>
                </c:pt>
                <c:pt idx="168">
                  <c:v>-71.193307450000006</c:v>
                </c:pt>
                <c:pt idx="169">
                  <c:v>-70.080763919999995</c:v>
                </c:pt>
                <c:pt idx="170">
                  <c:v>-70.889288519999994</c:v>
                </c:pt>
                <c:pt idx="171">
                  <c:v>-70.589292920000005</c:v>
                </c:pt>
                <c:pt idx="172">
                  <c:v>-70.827239660000004</c:v>
                </c:pt>
                <c:pt idx="173">
                  <c:v>-70.995480650000005</c:v>
                </c:pt>
                <c:pt idx="174">
                  <c:v>-71.172909930000003</c:v>
                </c:pt>
                <c:pt idx="175">
                  <c:v>-73.655470070000007</c:v>
                </c:pt>
                <c:pt idx="176">
                  <c:v>-74.832512429999994</c:v>
                </c:pt>
                <c:pt idx="177">
                  <c:v>-75.952544029999999</c:v>
                </c:pt>
                <c:pt idx="178">
                  <c:v>-75.377771910000007</c:v>
                </c:pt>
                <c:pt idx="179">
                  <c:v>-72.592702650000007</c:v>
                </c:pt>
                <c:pt idx="180">
                  <c:v>-69.506425140000005</c:v>
                </c:pt>
                <c:pt idx="181">
                  <c:v>-67.127206310000005</c:v>
                </c:pt>
                <c:pt idx="182">
                  <c:v>-65.103959219999993</c:v>
                </c:pt>
                <c:pt idx="183">
                  <c:v>-63.745633230000003</c:v>
                </c:pt>
                <c:pt idx="184">
                  <c:v>-61.14151975</c:v>
                </c:pt>
                <c:pt idx="185">
                  <c:v>-57.27449678</c:v>
                </c:pt>
                <c:pt idx="186">
                  <c:v>-52.180218420000003</c:v>
                </c:pt>
                <c:pt idx="187">
                  <c:v>-46.710633229999999</c:v>
                </c:pt>
                <c:pt idx="188">
                  <c:v>-37.467190379999998</c:v>
                </c:pt>
                <c:pt idx="189">
                  <c:v>-20.47905295</c:v>
                </c:pt>
                <c:pt idx="190">
                  <c:v>12.05794654</c:v>
                </c:pt>
                <c:pt idx="191">
                  <c:v>47.4278172</c:v>
                </c:pt>
                <c:pt idx="192">
                  <c:v>65.227544190000003</c:v>
                </c:pt>
                <c:pt idx="193">
                  <c:v>69.785514019999994</c:v>
                </c:pt>
                <c:pt idx="194">
                  <c:v>69.127456640000005</c:v>
                </c:pt>
                <c:pt idx="195">
                  <c:v>67.770425029999998</c:v>
                </c:pt>
                <c:pt idx="196">
                  <c:v>63.950344790000003</c:v>
                </c:pt>
                <c:pt idx="197">
                  <c:v>63.274414579999998</c:v>
                </c:pt>
                <c:pt idx="198">
                  <c:v>63.61902319</c:v>
                </c:pt>
                <c:pt idx="199">
                  <c:v>64.155155899999997</c:v>
                </c:pt>
                <c:pt idx="200">
                  <c:v>67.454260450000007</c:v>
                </c:pt>
                <c:pt idx="201">
                  <c:v>69.247708700000004</c:v>
                </c:pt>
                <c:pt idx="202">
                  <c:v>70.982285759999996</c:v>
                </c:pt>
                <c:pt idx="203">
                  <c:v>69.225172549999996</c:v>
                </c:pt>
                <c:pt idx="204">
                  <c:v>66.881969569999995</c:v>
                </c:pt>
                <c:pt idx="205">
                  <c:v>65.744557850000007</c:v>
                </c:pt>
                <c:pt idx="206">
                  <c:v>63.63864289</c:v>
                </c:pt>
                <c:pt idx="207">
                  <c:v>62.495314929999999</c:v>
                </c:pt>
                <c:pt idx="208">
                  <c:v>62.011431559999998</c:v>
                </c:pt>
                <c:pt idx="209">
                  <c:v>61.326144579999998</c:v>
                </c:pt>
                <c:pt idx="210">
                  <c:v>61.208691459999997</c:v>
                </c:pt>
                <c:pt idx="211">
                  <c:v>60.825146179999997</c:v>
                </c:pt>
                <c:pt idx="212">
                  <c:v>60.350701979999997</c:v>
                </c:pt>
                <c:pt idx="213">
                  <c:v>59.326050010000003</c:v>
                </c:pt>
                <c:pt idx="214">
                  <c:v>59.434535670000002</c:v>
                </c:pt>
                <c:pt idx="215">
                  <c:v>58.169320290000002</c:v>
                </c:pt>
                <c:pt idx="216">
                  <c:v>57.213919230000002</c:v>
                </c:pt>
                <c:pt idx="217">
                  <c:v>56.305912859999999</c:v>
                </c:pt>
                <c:pt idx="218">
                  <c:v>55.327270439999999</c:v>
                </c:pt>
                <c:pt idx="219">
                  <c:v>54.918130959999999</c:v>
                </c:pt>
                <c:pt idx="220">
                  <c:v>55.158257859999999</c:v>
                </c:pt>
                <c:pt idx="221">
                  <c:v>56.160788609999997</c:v>
                </c:pt>
                <c:pt idx="222">
                  <c:v>59.004656400000002</c:v>
                </c:pt>
                <c:pt idx="223">
                  <c:v>61.68662114</c:v>
                </c:pt>
                <c:pt idx="224">
                  <c:v>65.375079020000001</c:v>
                </c:pt>
                <c:pt idx="225">
                  <c:v>66.198269969999998</c:v>
                </c:pt>
                <c:pt idx="226">
                  <c:v>66.671627770000001</c:v>
                </c:pt>
                <c:pt idx="227">
                  <c:v>64.996339820000003</c:v>
                </c:pt>
                <c:pt idx="228">
                  <c:v>63.508972309999997</c:v>
                </c:pt>
                <c:pt idx="229">
                  <c:v>59.517022939999997</c:v>
                </c:pt>
                <c:pt idx="230">
                  <c:v>41.453658539999999</c:v>
                </c:pt>
                <c:pt idx="231">
                  <c:v>6.6821665660000003</c:v>
                </c:pt>
                <c:pt idx="232">
                  <c:v>-23.229509620000002</c:v>
                </c:pt>
                <c:pt idx="233">
                  <c:v>-43.020827730000001</c:v>
                </c:pt>
                <c:pt idx="234">
                  <c:v>-51.355565910000003</c:v>
                </c:pt>
                <c:pt idx="235">
                  <c:v>-55.379725829999998</c:v>
                </c:pt>
                <c:pt idx="236">
                  <c:v>-55.649802919999999</c:v>
                </c:pt>
                <c:pt idx="237">
                  <c:v>-54.626528360000002</c:v>
                </c:pt>
                <c:pt idx="238">
                  <c:v>-53.571758619999997</c:v>
                </c:pt>
                <c:pt idx="239">
                  <c:v>-51.216017340000001</c:v>
                </c:pt>
                <c:pt idx="240">
                  <c:v>-57.939245679999999</c:v>
                </c:pt>
                <c:pt idx="241">
                  <c:v>-62.710905199999999</c:v>
                </c:pt>
                <c:pt idx="242">
                  <c:v>-65.449624020000002</c:v>
                </c:pt>
                <c:pt idx="243">
                  <c:v>-67.409367829999994</c:v>
                </c:pt>
                <c:pt idx="244">
                  <c:v>-68.110878389999996</c:v>
                </c:pt>
                <c:pt idx="245">
                  <c:v>-69.294245939999996</c:v>
                </c:pt>
                <c:pt idx="246">
                  <c:v>-70.076056899999998</c:v>
                </c:pt>
                <c:pt idx="247">
                  <c:v>-71.02365657</c:v>
                </c:pt>
                <c:pt idx="248">
                  <c:v>-72.108394919999995</c:v>
                </c:pt>
                <c:pt idx="249">
                  <c:v>-73.163932520000003</c:v>
                </c:pt>
                <c:pt idx="250">
                  <c:v>-72.963038539999999</c:v>
                </c:pt>
                <c:pt idx="251">
                  <c:v>-72.351459559999995</c:v>
                </c:pt>
                <c:pt idx="252">
                  <c:v>-71.452898869999999</c:v>
                </c:pt>
                <c:pt idx="253">
                  <c:v>-70.759023999999997</c:v>
                </c:pt>
                <c:pt idx="254">
                  <c:v>-69.8230121</c:v>
                </c:pt>
                <c:pt idx="255">
                  <c:v>-68.907123380000002</c:v>
                </c:pt>
                <c:pt idx="256">
                  <c:v>-67.669249820000005</c:v>
                </c:pt>
                <c:pt idx="257">
                  <c:v>-66.910332499999996</c:v>
                </c:pt>
                <c:pt idx="258">
                  <c:v>-67.028830760000005</c:v>
                </c:pt>
                <c:pt idx="259">
                  <c:v>-67.687879460000005</c:v>
                </c:pt>
                <c:pt idx="260">
                  <c:v>-68.55165753</c:v>
                </c:pt>
                <c:pt idx="261">
                  <c:v>-69.354041109999997</c:v>
                </c:pt>
                <c:pt idx="262">
                  <c:v>-68.598899270000004</c:v>
                </c:pt>
                <c:pt idx="263">
                  <c:v>-66.935872000000003</c:v>
                </c:pt>
                <c:pt idx="264">
                  <c:v>-65.074894369999996</c:v>
                </c:pt>
                <c:pt idx="265">
                  <c:v>-63.625549280000001</c:v>
                </c:pt>
                <c:pt idx="266">
                  <c:v>-63.099307899999999</c:v>
                </c:pt>
                <c:pt idx="267">
                  <c:v>-62.355787540000001</c:v>
                </c:pt>
                <c:pt idx="268">
                  <c:v>-61.921383419999998</c:v>
                </c:pt>
                <c:pt idx="269">
                  <c:v>-60.087204190000001</c:v>
                </c:pt>
                <c:pt idx="270">
                  <c:v>-55.385498689999999</c:v>
                </c:pt>
                <c:pt idx="271">
                  <c:v>-47.823416100000003</c:v>
                </c:pt>
                <c:pt idx="272">
                  <c:v>-36.131488429999997</c:v>
                </c:pt>
                <c:pt idx="273">
                  <c:v>-19.799666479999999</c:v>
                </c:pt>
                <c:pt idx="274">
                  <c:v>-5.1136460189999999</c:v>
                </c:pt>
                <c:pt idx="275">
                  <c:v>6.1199473009999998</c:v>
                </c:pt>
                <c:pt idx="276">
                  <c:v>7.7731625580000001</c:v>
                </c:pt>
                <c:pt idx="277">
                  <c:v>7.1996159219999996</c:v>
                </c:pt>
                <c:pt idx="278">
                  <c:v>9.1325904930000004</c:v>
                </c:pt>
                <c:pt idx="279">
                  <c:v>16.444191400000001</c:v>
                </c:pt>
                <c:pt idx="280">
                  <c:v>29.94971838</c:v>
                </c:pt>
                <c:pt idx="281">
                  <c:v>42.223206699999999</c:v>
                </c:pt>
                <c:pt idx="282">
                  <c:v>57.682405670000001</c:v>
                </c:pt>
                <c:pt idx="283">
                  <c:v>70.058163899999997</c:v>
                </c:pt>
                <c:pt idx="284">
                  <c:v>78.253379039999999</c:v>
                </c:pt>
                <c:pt idx="285">
                  <c:v>85.025275050000005</c:v>
                </c:pt>
                <c:pt idx="286">
                  <c:v>86.524136130000002</c:v>
                </c:pt>
                <c:pt idx="287">
                  <c:v>83.468293059999993</c:v>
                </c:pt>
                <c:pt idx="288">
                  <c:v>79.404830009999998</c:v>
                </c:pt>
                <c:pt idx="289">
                  <c:v>76.227673030000005</c:v>
                </c:pt>
                <c:pt idx="290">
                  <c:v>73.368409020000001</c:v>
                </c:pt>
                <c:pt idx="291">
                  <c:v>71.433607719999998</c:v>
                </c:pt>
                <c:pt idx="292">
                  <c:v>69.857596779999994</c:v>
                </c:pt>
                <c:pt idx="293">
                  <c:v>69.486599780000006</c:v>
                </c:pt>
                <c:pt idx="294">
                  <c:v>68.311233240000007</c:v>
                </c:pt>
                <c:pt idx="295">
                  <c:v>68.374567659999997</c:v>
                </c:pt>
                <c:pt idx="296">
                  <c:v>67.789168930000002</c:v>
                </c:pt>
                <c:pt idx="297">
                  <c:v>66.883571130000007</c:v>
                </c:pt>
                <c:pt idx="298">
                  <c:v>66.582177950000002</c:v>
                </c:pt>
                <c:pt idx="299">
                  <c:v>65.672061569999997</c:v>
                </c:pt>
                <c:pt idx="300">
                  <c:v>64.475632039999994</c:v>
                </c:pt>
                <c:pt idx="301">
                  <c:v>62.916647900000001</c:v>
                </c:pt>
                <c:pt idx="302">
                  <c:v>61.665581199999998</c:v>
                </c:pt>
                <c:pt idx="303">
                  <c:v>60.661445090000001</c:v>
                </c:pt>
                <c:pt idx="304">
                  <c:v>60.324120710000003</c:v>
                </c:pt>
                <c:pt idx="305">
                  <c:v>61.10305262</c:v>
                </c:pt>
                <c:pt idx="306">
                  <c:v>61.754249979999997</c:v>
                </c:pt>
                <c:pt idx="307">
                  <c:v>62.463494339999997</c:v>
                </c:pt>
                <c:pt idx="308">
                  <c:v>63.042390640000001</c:v>
                </c:pt>
                <c:pt idx="309">
                  <c:v>62.118613119999999</c:v>
                </c:pt>
                <c:pt idx="310">
                  <c:v>60.601864929999998</c:v>
                </c:pt>
                <c:pt idx="311">
                  <c:v>61.164502169999999</c:v>
                </c:pt>
                <c:pt idx="312">
                  <c:v>62.356338530000002</c:v>
                </c:pt>
                <c:pt idx="313">
                  <c:v>65.05354595</c:v>
                </c:pt>
                <c:pt idx="314">
                  <c:v>67.661845720000002</c:v>
                </c:pt>
                <c:pt idx="315">
                  <c:v>70.249488080000006</c:v>
                </c:pt>
                <c:pt idx="316">
                  <c:v>74.811932859999999</c:v>
                </c:pt>
                <c:pt idx="317">
                  <c:v>73.471624520000006</c:v>
                </c:pt>
                <c:pt idx="318">
                  <c:v>41.665194040000003</c:v>
                </c:pt>
                <c:pt idx="319">
                  <c:v>1.480667008</c:v>
                </c:pt>
                <c:pt idx="320">
                  <c:v>-22.229119539999999</c:v>
                </c:pt>
                <c:pt idx="321">
                  <c:v>-32.609590769999997</c:v>
                </c:pt>
                <c:pt idx="322">
                  <c:v>-35.305883369999997</c:v>
                </c:pt>
                <c:pt idx="323">
                  <c:v>-39.250648140000003</c:v>
                </c:pt>
                <c:pt idx="324">
                  <c:v>-45.486363130000001</c:v>
                </c:pt>
                <c:pt idx="325">
                  <c:v>-50.935620710000002</c:v>
                </c:pt>
                <c:pt idx="326">
                  <c:v>-56.806635180000001</c:v>
                </c:pt>
                <c:pt idx="327">
                  <c:v>-59.360692419999999</c:v>
                </c:pt>
                <c:pt idx="328">
                  <c:v>-59.92088451</c:v>
                </c:pt>
                <c:pt idx="329">
                  <c:v>-58.291445969999998</c:v>
                </c:pt>
                <c:pt idx="330">
                  <c:v>-56.939035990000001</c:v>
                </c:pt>
                <c:pt idx="331">
                  <c:v>-55.391249979999998</c:v>
                </c:pt>
                <c:pt idx="332">
                  <c:v>-50.974724889999997</c:v>
                </c:pt>
                <c:pt idx="333">
                  <c:v>-48.78576039</c:v>
                </c:pt>
                <c:pt idx="334">
                  <c:v>-48.972673370000003</c:v>
                </c:pt>
                <c:pt idx="335">
                  <c:v>-48.894981299999998</c:v>
                </c:pt>
                <c:pt idx="336">
                  <c:v>-49.138432420000001</c:v>
                </c:pt>
                <c:pt idx="337">
                  <c:v>-50.625846260000003</c:v>
                </c:pt>
                <c:pt idx="338">
                  <c:v>-51.430095899999998</c:v>
                </c:pt>
                <c:pt idx="339">
                  <c:v>-50.477772090000002</c:v>
                </c:pt>
                <c:pt idx="340">
                  <c:v>-46.570176289999999</c:v>
                </c:pt>
                <c:pt idx="341">
                  <c:v>-43.337925130000002</c:v>
                </c:pt>
                <c:pt idx="342">
                  <c:v>-39.513359999999999</c:v>
                </c:pt>
                <c:pt idx="343">
                  <c:v>-46.451986259999998</c:v>
                </c:pt>
                <c:pt idx="344">
                  <c:v>-53.121901430000001</c:v>
                </c:pt>
                <c:pt idx="345">
                  <c:v>-56.828233590000004</c:v>
                </c:pt>
                <c:pt idx="346">
                  <c:v>-59.229754849999999</c:v>
                </c:pt>
                <c:pt idx="347">
                  <c:v>-57.624605969999998</c:v>
                </c:pt>
                <c:pt idx="348">
                  <c:v>-55.309910950000003</c:v>
                </c:pt>
                <c:pt idx="349">
                  <c:v>-52.16454736</c:v>
                </c:pt>
                <c:pt idx="350">
                  <c:v>-49.891420220000001</c:v>
                </c:pt>
                <c:pt idx="351">
                  <c:v>-49.142721829999999</c:v>
                </c:pt>
                <c:pt idx="352">
                  <c:v>-51.672958770000001</c:v>
                </c:pt>
                <c:pt idx="353">
                  <c:v>-54.849013499999998</c:v>
                </c:pt>
                <c:pt idx="354">
                  <c:v>-55.964303979999997</c:v>
                </c:pt>
                <c:pt idx="355">
                  <c:v>-55.166807439999999</c:v>
                </c:pt>
                <c:pt idx="356">
                  <c:v>-53.374538510000001</c:v>
                </c:pt>
                <c:pt idx="357">
                  <c:v>-49.922773669999998</c:v>
                </c:pt>
                <c:pt idx="358">
                  <c:v>-46.074105359999997</c:v>
                </c:pt>
                <c:pt idx="359">
                  <c:v>-44.103205670000001</c:v>
                </c:pt>
                <c:pt idx="360">
                  <c:v>-44.98740445</c:v>
                </c:pt>
                <c:pt idx="361">
                  <c:v>-44.847349530000002</c:v>
                </c:pt>
                <c:pt idx="362">
                  <c:v>-46.51933236</c:v>
                </c:pt>
                <c:pt idx="363">
                  <c:v>-45.12667707</c:v>
                </c:pt>
                <c:pt idx="364">
                  <c:v>-41.949524490000002</c:v>
                </c:pt>
                <c:pt idx="365">
                  <c:v>-36.575636590000002</c:v>
                </c:pt>
                <c:pt idx="366">
                  <c:v>-26.688333610000001</c:v>
                </c:pt>
                <c:pt idx="367">
                  <c:v>-15.791617779999999</c:v>
                </c:pt>
                <c:pt idx="368">
                  <c:v>-1.763042459</c:v>
                </c:pt>
                <c:pt idx="369">
                  <c:v>4.3827196519999996</c:v>
                </c:pt>
                <c:pt idx="370">
                  <c:v>5.7304327539999997</c:v>
                </c:pt>
                <c:pt idx="371">
                  <c:v>4.9072173030000004</c:v>
                </c:pt>
                <c:pt idx="372">
                  <c:v>7.1968275559999997</c:v>
                </c:pt>
                <c:pt idx="373">
                  <c:v>12.909333119999999</c:v>
                </c:pt>
                <c:pt idx="374">
                  <c:v>26.310656590000001</c:v>
                </c:pt>
                <c:pt idx="375">
                  <c:v>39.65326417</c:v>
                </c:pt>
                <c:pt idx="376">
                  <c:v>50.64076498</c:v>
                </c:pt>
                <c:pt idx="377">
                  <c:v>58.072845379999997</c:v>
                </c:pt>
                <c:pt idx="378">
                  <c:v>60.429261410000002</c:v>
                </c:pt>
                <c:pt idx="379">
                  <c:v>62.469801169999997</c:v>
                </c:pt>
                <c:pt idx="380">
                  <c:v>68.366408160000006</c:v>
                </c:pt>
                <c:pt idx="381">
                  <c:v>76.512628960000001</c:v>
                </c:pt>
                <c:pt idx="382">
                  <c:v>83.139342819999996</c:v>
                </c:pt>
                <c:pt idx="383">
                  <c:v>82.037574199999995</c:v>
                </c:pt>
                <c:pt idx="384">
                  <c:v>79.067513989999995</c:v>
                </c:pt>
                <c:pt idx="385">
                  <c:v>76.624301220000007</c:v>
                </c:pt>
                <c:pt idx="386">
                  <c:v>78.179677499999997</c:v>
                </c:pt>
                <c:pt idx="387">
                  <c:v>79.126011370000001</c:v>
                </c:pt>
                <c:pt idx="388">
                  <c:v>79.832382820000007</c:v>
                </c:pt>
                <c:pt idx="389">
                  <c:v>79.384816880000002</c:v>
                </c:pt>
                <c:pt idx="390">
                  <c:v>77.799091349999998</c:v>
                </c:pt>
                <c:pt idx="391">
                  <c:v>76.310225759999994</c:v>
                </c:pt>
                <c:pt idx="392">
                  <c:v>75.331679620000003</c:v>
                </c:pt>
                <c:pt idx="393">
                  <c:v>74.737859760000006</c:v>
                </c:pt>
                <c:pt idx="394">
                  <c:v>74.579245470000004</c:v>
                </c:pt>
                <c:pt idx="395">
                  <c:v>74.816312960000005</c:v>
                </c:pt>
                <c:pt idx="396">
                  <c:v>75.078986009999994</c:v>
                </c:pt>
                <c:pt idx="397">
                  <c:v>74.853362450000006</c:v>
                </c:pt>
                <c:pt idx="398">
                  <c:v>73.859122470000003</c:v>
                </c:pt>
                <c:pt idx="399">
                  <c:v>71.453298480000001</c:v>
                </c:pt>
                <c:pt idx="400">
                  <c:v>68.834606149999999</c:v>
                </c:pt>
                <c:pt idx="401">
                  <c:v>67.33151676</c:v>
                </c:pt>
                <c:pt idx="402">
                  <c:v>66.343489610000006</c:v>
                </c:pt>
                <c:pt idx="403">
                  <c:v>68.871109950000005</c:v>
                </c:pt>
                <c:pt idx="404">
                  <c:v>70.393021000000005</c:v>
                </c:pt>
                <c:pt idx="405">
                  <c:v>67.556764020000003</c:v>
                </c:pt>
                <c:pt idx="406">
                  <c:v>66.689863779999996</c:v>
                </c:pt>
                <c:pt idx="407">
                  <c:v>65.405644670000001</c:v>
                </c:pt>
                <c:pt idx="408">
                  <c:v>65.963500229999994</c:v>
                </c:pt>
                <c:pt idx="409">
                  <c:v>66.463378599999999</c:v>
                </c:pt>
                <c:pt idx="410">
                  <c:v>66.53222092</c:v>
                </c:pt>
                <c:pt idx="411">
                  <c:v>66.803997359999997</c:v>
                </c:pt>
                <c:pt idx="412">
                  <c:v>65.233787419999999</c:v>
                </c:pt>
                <c:pt idx="413">
                  <c:v>58.30764276</c:v>
                </c:pt>
                <c:pt idx="414">
                  <c:v>50.074978610000002</c:v>
                </c:pt>
                <c:pt idx="415">
                  <c:v>35.340778129999997</c:v>
                </c:pt>
                <c:pt idx="416">
                  <c:v>21.50226863</c:v>
                </c:pt>
                <c:pt idx="417">
                  <c:v>11.21520164</c:v>
                </c:pt>
                <c:pt idx="418">
                  <c:v>3.7441716509999998</c:v>
                </c:pt>
                <c:pt idx="419">
                  <c:v>-2.2518441810000001</c:v>
                </c:pt>
                <c:pt idx="420">
                  <c:v>-6.5307091650000002</c:v>
                </c:pt>
                <c:pt idx="421">
                  <c:v>-10.343432979999999</c:v>
                </c:pt>
                <c:pt idx="422">
                  <c:v>-14.69677658</c:v>
                </c:pt>
                <c:pt idx="423">
                  <c:v>-19.802486170000002</c:v>
                </c:pt>
                <c:pt idx="424">
                  <c:v>-24.28966556</c:v>
                </c:pt>
                <c:pt idx="425">
                  <c:v>-25.524883119999998</c:v>
                </c:pt>
                <c:pt idx="426">
                  <c:v>-28.178484310000002</c:v>
                </c:pt>
                <c:pt idx="427">
                  <c:v>-33.542253189999997</c:v>
                </c:pt>
                <c:pt idx="428">
                  <c:v>-45.729405960000001</c:v>
                </c:pt>
                <c:pt idx="429">
                  <c:v>-51.618188809999999</c:v>
                </c:pt>
                <c:pt idx="430">
                  <c:v>-54.315784710000003</c:v>
                </c:pt>
                <c:pt idx="431">
                  <c:v>-54.292620710000001</c:v>
                </c:pt>
                <c:pt idx="432">
                  <c:v>-51.101243910000001</c:v>
                </c:pt>
                <c:pt idx="433">
                  <c:v>-48.322281060000002</c:v>
                </c:pt>
                <c:pt idx="434">
                  <c:v>-46.656302920000002</c:v>
                </c:pt>
                <c:pt idx="435">
                  <c:v>-46.569877900000002</c:v>
                </c:pt>
                <c:pt idx="436">
                  <c:v>-49.011417469999998</c:v>
                </c:pt>
                <c:pt idx="437">
                  <c:v>-51.367322219999998</c:v>
                </c:pt>
                <c:pt idx="438">
                  <c:v>-52.734390159999997</c:v>
                </c:pt>
                <c:pt idx="439">
                  <c:v>-54.731317500000003</c:v>
                </c:pt>
                <c:pt idx="440">
                  <c:v>-55.888648160000002</c:v>
                </c:pt>
                <c:pt idx="441">
                  <c:v>-55.358227169999999</c:v>
                </c:pt>
                <c:pt idx="442">
                  <c:v>-54.461888780000002</c:v>
                </c:pt>
                <c:pt idx="443">
                  <c:v>-53.109943870000002</c:v>
                </c:pt>
                <c:pt idx="444">
                  <c:v>-51.421378799999999</c:v>
                </c:pt>
                <c:pt idx="445">
                  <c:v>-50.734252359999999</c:v>
                </c:pt>
                <c:pt idx="446">
                  <c:v>-50.368632069999997</c:v>
                </c:pt>
                <c:pt idx="447">
                  <c:v>-51.002548539999999</c:v>
                </c:pt>
                <c:pt idx="448">
                  <c:v>-51.931447939999998</c:v>
                </c:pt>
                <c:pt idx="449">
                  <c:v>-53.892574600000003</c:v>
                </c:pt>
                <c:pt idx="450">
                  <c:v>-56.291055270000001</c:v>
                </c:pt>
                <c:pt idx="451">
                  <c:v>-57.24136712</c:v>
                </c:pt>
                <c:pt idx="452">
                  <c:v>-56.413157980000001</c:v>
                </c:pt>
                <c:pt idx="453">
                  <c:v>-53.230617520000003</c:v>
                </c:pt>
                <c:pt idx="454">
                  <c:v>-49.36225872</c:v>
                </c:pt>
                <c:pt idx="455">
                  <c:v>-45.487820569999997</c:v>
                </c:pt>
                <c:pt idx="456">
                  <c:v>-41.307405209999999</c:v>
                </c:pt>
                <c:pt idx="457">
                  <c:v>-39.040390080000002</c:v>
                </c:pt>
                <c:pt idx="458">
                  <c:v>-37.428312740000003</c:v>
                </c:pt>
                <c:pt idx="459">
                  <c:v>-38.132371999999997</c:v>
                </c:pt>
                <c:pt idx="460">
                  <c:v>-39.072399249999997</c:v>
                </c:pt>
                <c:pt idx="461">
                  <c:v>-36.319510450000003</c:v>
                </c:pt>
                <c:pt idx="462">
                  <c:v>-30.681952549999998</c:v>
                </c:pt>
                <c:pt idx="463">
                  <c:v>-19.910229999999999</c:v>
                </c:pt>
                <c:pt idx="464">
                  <c:v>-2.6576516410000002</c:v>
                </c:pt>
                <c:pt idx="465">
                  <c:v>16.095014599999999</c:v>
                </c:pt>
                <c:pt idx="466">
                  <c:v>23.413507899999999</c:v>
                </c:pt>
                <c:pt idx="467">
                  <c:v>25.75514776</c:v>
                </c:pt>
                <c:pt idx="468">
                  <c:v>23.89051851</c:v>
                </c:pt>
                <c:pt idx="469">
                  <c:v>24.86357602</c:v>
                </c:pt>
                <c:pt idx="470">
                  <c:v>36.937010870000002</c:v>
                </c:pt>
                <c:pt idx="471">
                  <c:v>60.863778099999998</c:v>
                </c:pt>
                <c:pt idx="472">
                  <c:v>71.977546770000004</c:v>
                </c:pt>
                <c:pt idx="473">
                  <c:v>74.554849750000002</c:v>
                </c:pt>
                <c:pt idx="474">
                  <c:v>70.175213249999999</c:v>
                </c:pt>
                <c:pt idx="475">
                  <c:v>63.939836249999999</c:v>
                </c:pt>
                <c:pt idx="476">
                  <c:v>54.344825200000002</c:v>
                </c:pt>
                <c:pt idx="477">
                  <c:v>55.47585385</c:v>
                </c:pt>
                <c:pt idx="478">
                  <c:v>69.316549409999993</c:v>
                </c:pt>
                <c:pt idx="479">
                  <c:v>74.483559439999993</c:v>
                </c:pt>
                <c:pt idx="480">
                  <c:v>71.323803400000003</c:v>
                </c:pt>
                <c:pt idx="481">
                  <c:v>68.531327039999994</c:v>
                </c:pt>
                <c:pt idx="482">
                  <c:v>66.026798209999995</c:v>
                </c:pt>
                <c:pt idx="483">
                  <c:v>64.451718389999996</c:v>
                </c:pt>
                <c:pt idx="484">
                  <c:v>63.271551189999997</c:v>
                </c:pt>
                <c:pt idx="485">
                  <c:v>62.983786889999998</c:v>
                </c:pt>
                <c:pt idx="486">
                  <c:v>62.385678660000004</c:v>
                </c:pt>
                <c:pt idx="487">
                  <c:v>66.444723940000003</c:v>
                </c:pt>
                <c:pt idx="488">
                  <c:v>66.827502199999998</c:v>
                </c:pt>
                <c:pt idx="489">
                  <c:v>66.215901270000003</c:v>
                </c:pt>
                <c:pt idx="490">
                  <c:v>64.859014639999998</c:v>
                </c:pt>
                <c:pt idx="491">
                  <c:v>66.904846180000007</c:v>
                </c:pt>
                <c:pt idx="492">
                  <c:v>66.776036110000007</c:v>
                </c:pt>
                <c:pt idx="493">
                  <c:v>66.377134310000002</c:v>
                </c:pt>
                <c:pt idx="494">
                  <c:v>64.931374719999994</c:v>
                </c:pt>
                <c:pt idx="495">
                  <c:v>63.933395079999997</c:v>
                </c:pt>
                <c:pt idx="496">
                  <c:v>63.91741794</c:v>
                </c:pt>
                <c:pt idx="497">
                  <c:v>63.645361250000001</c:v>
                </c:pt>
                <c:pt idx="498">
                  <c:v>63.381600159999998</c:v>
                </c:pt>
                <c:pt idx="499">
                  <c:v>62.17618607</c:v>
                </c:pt>
                <c:pt idx="500">
                  <c:v>61.476448169999998</c:v>
                </c:pt>
                <c:pt idx="501">
                  <c:v>60.805756180000003</c:v>
                </c:pt>
                <c:pt idx="502">
                  <c:v>59.746022519999997</c:v>
                </c:pt>
                <c:pt idx="503">
                  <c:v>57.608113979999999</c:v>
                </c:pt>
                <c:pt idx="504">
                  <c:v>56.093653789999998</c:v>
                </c:pt>
                <c:pt idx="505">
                  <c:v>56.393638240000001</c:v>
                </c:pt>
                <c:pt idx="506">
                  <c:v>58.517364960000002</c:v>
                </c:pt>
                <c:pt idx="507">
                  <c:v>60.737515449999997</c:v>
                </c:pt>
                <c:pt idx="508">
                  <c:v>62.060908329999997</c:v>
                </c:pt>
                <c:pt idx="509">
                  <c:v>63.551398519999999</c:v>
                </c:pt>
                <c:pt idx="510">
                  <c:v>65.448208140000006</c:v>
                </c:pt>
                <c:pt idx="511">
                  <c:v>60.503701980000002</c:v>
                </c:pt>
                <c:pt idx="512">
                  <c:v>48.701275940000002</c:v>
                </c:pt>
                <c:pt idx="513">
                  <c:v>35.955074830000001</c:v>
                </c:pt>
                <c:pt idx="514">
                  <c:v>20.714520390000001</c:v>
                </c:pt>
                <c:pt idx="515">
                  <c:v>7.9750079380000001</c:v>
                </c:pt>
                <c:pt idx="516">
                  <c:v>10.956932220000001</c:v>
                </c:pt>
                <c:pt idx="517">
                  <c:v>6.1327865089999998</c:v>
                </c:pt>
                <c:pt idx="518">
                  <c:v>-2.6865743559999999</c:v>
                </c:pt>
                <c:pt idx="519">
                  <c:v>-11.9246509</c:v>
                </c:pt>
                <c:pt idx="520">
                  <c:v>-20.161935809999999</c:v>
                </c:pt>
                <c:pt idx="521">
                  <c:v>-27.784579059999999</c:v>
                </c:pt>
                <c:pt idx="522">
                  <c:v>-33.270939560000002</c:v>
                </c:pt>
                <c:pt idx="523">
                  <c:v>-35.196461050000003</c:v>
                </c:pt>
                <c:pt idx="524">
                  <c:v>-32.760904050000001</c:v>
                </c:pt>
                <c:pt idx="525">
                  <c:v>-30.25150876</c:v>
                </c:pt>
                <c:pt idx="526">
                  <c:v>-26.73651654</c:v>
                </c:pt>
                <c:pt idx="527">
                  <c:v>-22.605823279999999</c:v>
                </c:pt>
                <c:pt idx="528">
                  <c:v>-22.3986573</c:v>
                </c:pt>
                <c:pt idx="529">
                  <c:v>-23.792120000000001</c:v>
                </c:pt>
                <c:pt idx="530">
                  <c:v>-27.086655480000001</c:v>
                </c:pt>
                <c:pt idx="531">
                  <c:v>-30.26872745</c:v>
                </c:pt>
                <c:pt idx="532">
                  <c:v>-34.228604480000001</c:v>
                </c:pt>
                <c:pt idx="533">
                  <c:v>-38.301039379999999</c:v>
                </c:pt>
                <c:pt idx="534">
                  <c:v>-41.462187530000001</c:v>
                </c:pt>
                <c:pt idx="535">
                  <c:v>-43.722657040000001</c:v>
                </c:pt>
                <c:pt idx="536">
                  <c:v>-44.956496639999997</c:v>
                </c:pt>
                <c:pt idx="537">
                  <c:v>-44.979842599999998</c:v>
                </c:pt>
                <c:pt idx="538">
                  <c:v>-44.879258139999997</c:v>
                </c:pt>
                <c:pt idx="539">
                  <c:v>-44.3490331</c:v>
                </c:pt>
                <c:pt idx="540">
                  <c:v>-43.264441730000001</c:v>
                </c:pt>
                <c:pt idx="541">
                  <c:v>-41.753510460000001</c:v>
                </c:pt>
                <c:pt idx="542">
                  <c:v>-40.112690430000001</c:v>
                </c:pt>
                <c:pt idx="543">
                  <c:v>-38.54273019</c:v>
                </c:pt>
                <c:pt idx="544">
                  <c:v>-37.408004980000001</c:v>
                </c:pt>
                <c:pt idx="545">
                  <c:v>-36.344390249999996</c:v>
                </c:pt>
                <c:pt idx="546">
                  <c:v>-35.419447210000001</c:v>
                </c:pt>
                <c:pt idx="547">
                  <c:v>-37.035928060000003</c:v>
                </c:pt>
                <c:pt idx="548">
                  <c:v>-39.218990490000003</c:v>
                </c:pt>
                <c:pt idx="549">
                  <c:v>-41.243281320000001</c:v>
                </c:pt>
                <c:pt idx="550">
                  <c:v>-42.473293849999997</c:v>
                </c:pt>
                <c:pt idx="551">
                  <c:v>-43.166505620000002</c:v>
                </c:pt>
                <c:pt idx="552">
                  <c:v>-42.590713030000003</c:v>
                </c:pt>
                <c:pt idx="553">
                  <c:v>-41.094842069999999</c:v>
                </c:pt>
                <c:pt idx="554">
                  <c:v>-44.020869580000003</c:v>
                </c:pt>
                <c:pt idx="555">
                  <c:v>-42.538604229999997</c:v>
                </c:pt>
                <c:pt idx="556">
                  <c:v>-41.094166280000003</c:v>
                </c:pt>
                <c:pt idx="557">
                  <c:v>-37.750759430000002</c:v>
                </c:pt>
                <c:pt idx="558">
                  <c:v>-33.533417530000001</c:v>
                </c:pt>
                <c:pt idx="559">
                  <c:v>-28.526613099999999</c:v>
                </c:pt>
                <c:pt idx="560">
                  <c:v>-23.277202819999999</c:v>
                </c:pt>
                <c:pt idx="561">
                  <c:v>-17.005778530000001</c:v>
                </c:pt>
                <c:pt idx="562">
                  <c:v>-9.6556241289999996</c:v>
                </c:pt>
                <c:pt idx="563">
                  <c:v>-2.3054597370000001</c:v>
                </c:pt>
                <c:pt idx="564">
                  <c:v>7.9017028939999996</c:v>
                </c:pt>
                <c:pt idx="565">
                  <c:v>22.552811779999999</c:v>
                </c:pt>
                <c:pt idx="566">
                  <c:v>36.271147229999997</c:v>
                </c:pt>
                <c:pt idx="567">
                  <c:v>39.382527979999999</c:v>
                </c:pt>
                <c:pt idx="568">
                  <c:v>48.690731739999997</c:v>
                </c:pt>
                <c:pt idx="569">
                  <c:v>61.119948319999999</c:v>
                </c:pt>
                <c:pt idx="570">
                  <c:v>66.226461729999997</c:v>
                </c:pt>
                <c:pt idx="571">
                  <c:v>73.646966370000001</c:v>
                </c:pt>
                <c:pt idx="572">
                  <c:v>81.17071258</c:v>
                </c:pt>
                <c:pt idx="573">
                  <c:v>83.656353800000005</c:v>
                </c:pt>
                <c:pt idx="574">
                  <c:v>82.251514830000005</c:v>
                </c:pt>
                <c:pt idx="575">
                  <c:v>79.443338490000002</c:v>
                </c:pt>
                <c:pt idx="576">
                  <c:v>77.332189779999993</c:v>
                </c:pt>
                <c:pt idx="577">
                  <c:v>75.856959739999994</c:v>
                </c:pt>
                <c:pt idx="578">
                  <c:v>74.758964890000001</c:v>
                </c:pt>
                <c:pt idx="579">
                  <c:v>73.643856999999997</c:v>
                </c:pt>
                <c:pt idx="580">
                  <c:v>74.716682919999997</c:v>
                </c:pt>
                <c:pt idx="581">
                  <c:v>72.907486489999997</c:v>
                </c:pt>
                <c:pt idx="582">
                  <c:v>72.869619749999998</c:v>
                </c:pt>
                <c:pt idx="583">
                  <c:v>73.269049370000005</c:v>
                </c:pt>
                <c:pt idx="584">
                  <c:v>73.014983529999995</c:v>
                </c:pt>
                <c:pt idx="585">
                  <c:v>73.081024029999995</c:v>
                </c:pt>
                <c:pt idx="586">
                  <c:v>72.897014420000005</c:v>
                </c:pt>
                <c:pt idx="587">
                  <c:v>72.560240680000007</c:v>
                </c:pt>
                <c:pt idx="588">
                  <c:v>71.954566389999997</c:v>
                </c:pt>
                <c:pt idx="589">
                  <c:v>71.503898370000002</c:v>
                </c:pt>
                <c:pt idx="590">
                  <c:v>69.868987200000007</c:v>
                </c:pt>
                <c:pt idx="591">
                  <c:v>69.241126550000004</c:v>
                </c:pt>
                <c:pt idx="592">
                  <c:v>67.105491749999999</c:v>
                </c:pt>
                <c:pt idx="593">
                  <c:v>66.613061669999993</c:v>
                </c:pt>
                <c:pt idx="594">
                  <c:v>66.438553040000002</c:v>
                </c:pt>
                <c:pt idx="595">
                  <c:v>67.912384279999998</c:v>
                </c:pt>
                <c:pt idx="596">
                  <c:v>67.170360079999995</c:v>
                </c:pt>
                <c:pt idx="597">
                  <c:v>68.249019630000006</c:v>
                </c:pt>
                <c:pt idx="598">
                  <c:v>68.52055455</c:v>
                </c:pt>
                <c:pt idx="599">
                  <c:v>68.36451323</c:v>
                </c:pt>
                <c:pt idx="600">
                  <c:v>68.595724149999995</c:v>
                </c:pt>
                <c:pt idx="601">
                  <c:v>67.541355769999996</c:v>
                </c:pt>
                <c:pt idx="602">
                  <c:v>64.767648820000005</c:v>
                </c:pt>
                <c:pt idx="603">
                  <c:v>61.658093010000002</c:v>
                </c:pt>
                <c:pt idx="604">
                  <c:v>58.134037360000001</c:v>
                </c:pt>
                <c:pt idx="605">
                  <c:v>56.847507190000002</c:v>
                </c:pt>
                <c:pt idx="606">
                  <c:v>54.821555830000001</c:v>
                </c:pt>
                <c:pt idx="607">
                  <c:v>52.301973969999999</c:v>
                </c:pt>
                <c:pt idx="608">
                  <c:v>46.640529399999998</c:v>
                </c:pt>
                <c:pt idx="609">
                  <c:v>33.335524460000002</c:v>
                </c:pt>
                <c:pt idx="610">
                  <c:v>9.1714287639999998</c:v>
                </c:pt>
                <c:pt idx="611">
                  <c:v>-23.32992248</c:v>
                </c:pt>
                <c:pt idx="612">
                  <c:v>-41.670848710000001</c:v>
                </c:pt>
                <c:pt idx="613">
                  <c:v>-48.40620302</c:v>
                </c:pt>
                <c:pt idx="614">
                  <c:v>-46.402332800000003</c:v>
                </c:pt>
                <c:pt idx="615">
                  <c:v>-42.115226309999997</c:v>
                </c:pt>
                <c:pt idx="616">
                  <c:v>-38.860337800000003</c:v>
                </c:pt>
                <c:pt idx="617">
                  <c:v>-38.047605410000003</c:v>
                </c:pt>
                <c:pt idx="618">
                  <c:v>-47.699587459999996</c:v>
                </c:pt>
                <c:pt idx="619">
                  <c:v>-53.740234389999998</c:v>
                </c:pt>
                <c:pt idx="620">
                  <c:v>-56.056205519999999</c:v>
                </c:pt>
                <c:pt idx="621">
                  <c:v>-57.540395680000003</c:v>
                </c:pt>
                <c:pt idx="622">
                  <c:v>-56.449698089999998</c:v>
                </c:pt>
                <c:pt idx="623">
                  <c:v>-54.96904593</c:v>
                </c:pt>
                <c:pt idx="624">
                  <c:v>-52.20683648</c:v>
                </c:pt>
                <c:pt idx="625">
                  <c:v>-49.035602599999997</c:v>
                </c:pt>
                <c:pt idx="626">
                  <c:v>-47.942440220000002</c:v>
                </c:pt>
                <c:pt idx="627">
                  <c:v>-51.007426000000002</c:v>
                </c:pt>
                <c:pt idx="628">
                  <c:v>-52.22248364</c:v>
                </c:pt>
                <c:pt idx="629">
                  <c:v>-52.839077289999999</c:v>
                </c:pt>
                <c:pt idx="630">
                  <c:v>-52.48869028</c:v>
                </c:pt>
                <c:pt idx="631">
                  <c:v>-51.418435430000002</c:v>
                </c:pt>
                <c:pt idx="632">
                  <c:v>-50.159177219999997</c:v>
                </c:pt>
                <c:pt idx="633">
                  <c:v>-48.77578536</c:v>
                </c:pt>
                <c:pt idx="634">
                  <c:v>-50.934871710000003</c:v>
                </c:pt>
                <c:pt idx="635">
                  <c:v>-53.503822360000001</c:v>
                </c:pt>
                <c:pt idx="636">
                  <c:v>-55.178772250000002</c:v>
                </c:pt>
                <c:pt idx="637">
                  <c:v>-55.91681964</c:v>
                </c:pt>
                <c:pt idx="638">
                  <c:v>-54.418782919999998</c:v>
                </c:pt>
                <c:pt idx="639">
                  <c:v>-52.504921119999999</c:v>
                </c:pt>
                <c:pt idx="640">
                  <c:v>-49.503701479999997</c:v>
                </c:pt>
                <c:pt idx="641">
                  <c:v>-47.025300919999999</c:v>
                </c:pt>
                <c:pt idx="642">
                  <c:v>-46.105443770000001</c:v>
                </c:pt>
                <c:pt idx="643">
                  <c:v>-46.351524660000003</c:v>
                </c:pt>
                <c:pt idx="644">
                  <c:v>-47.736612770000001</c:v>
                </c:pt>
                <c:pt idx="645">
                  <c:v>-48.93069912</c:v>
                </c:pt>
                <c:pt idx="646">
                  <c:v>-49.250235140000001</c:v>
                </c:pt>
                <c:pt idx="647">
                  <c:v>-49.167818400000002</c:v>
                </c:pt>
                <c:pt idx="648">
                  <c:v>-48.944365859999998</c:v>
                </c:pt>
                <c:pt idx="649">
                  <c:v>-46.620574140000002</c:v>
                </c:pt>
                <c:pt idx="650">
                  <c:v>-42.006083369999999</c:v>
                </c:pt>
                <c:pt idx="651">
                  <c:v>-37.832948950000002</c:v>
                </c:pt>
                <c:pt idx="652">
                  <c:v>-35.258865729999997</c:v>
                </c:pt>
                <c:pt idx="653">
                  <c:v>-34.683007179999997</c:v>
                </c:pt>
                <c:pt idx="654">
                  <c:v>-34.372531330000001</c:v>
                </c:pt>
                <c:pt idx="655">
                  <c:v>-33.639434059999999</c:v>
                </c:pt>
                <c:pt idx="656">
                  <c:v>-30.04821102</c:v>
                </c:pt>
                <c:pt idx="657">
                  <c:v>-24.183662859999998</c:v>
                </c:pt>
                <c:pt idx="658">
                  <c:v>-15.822296570000001</c:v>
                </c:pt>
                <c:pt idx="659">
                  <c:v>-5.3168184680000001</c:v>
                </c:pt>
                <c:pt idx="660">
                  <c:v>6.6312500859999997</c:v>
                </c:pt>
                <c:pt idx="661">
                  <c:v>17.068247960000001</c:v>
                </c:pt>
                <c:pt idx="662">
                  <c:v>30.22892208</c:v>
                </c:pt>
                <c:pt idx="663">
                  <c:v>40.35524779</c:v>
                </c:pt>
                <c:pt idx="664">
                  <c:v>42.599464470000001</c:v>
                </c:pt>
                <c:pt idx="665">
                  <c:v>44.70133766</c:v>
                </c:pt>
                <c:pt idx="666">
                  <c:v>45.714833599999999</c:v>
                </c:pt>
                <c:pt idx="667">
                  <c:v>49.338999059999999</c:v>
                </c:pt>
                <c:pt idx="668">
                  <c:v>57.30893219</c:v>
                </c:pt>
                <c:pt idx="669">
                  <c:v>64.396372779999993</c:v>
                </c:pt>
                <c:pt idx="670">
                  <c:v>70.947624939999997</c:v>
                </c:pt>
                <c:pt idx="671">
                  <c:v>71.693646270000002</c:v>
                </c:pt>
                <c:pt idx="672">
                  <c:v>68.370950820000004</c:v>
                </c:pt>
                <c:pt idx="673">
                  <c:v>65.343195829999999</c:v>
                </c:pt>
                <c:pt idx="674">
                  <c:v>65.932512650000007</c:v>
                </c:pt>
                <c:pt idx="675">
                  <c:v>70.126277569999999</c:v>
                </c:pt>
                <c:pt idx="676">
                  <c:v>76.139315280000005</c:v>
                </c:pt>
                <c:pt idx="677">
                  <c:v>81.865493860000001</c:v>
                </c:pt>
                <c:pt idx="678">
                  <c:v>84.464721229999995</c:v>
                </c:pt>
                <c:pt idx="679">
                  <c:v>82.926965269999997</c:v>
                </c:pt>
                <c:pt idx="680">
                  <c:v>80.03866343</c:v>
                </c:pt>
                <c:pt idx="681">
                  <c:v>77.531814949999998</c:v>
                </c:pt>
                <c:pt idx="682">
                  <c:v>76.853851410000004</c:v>
                </c:pt>
                <c:pt idx="683">
                  <c:v>76.285442669999995</c:v>
                </c:pt>
                <c:pt idx="684">
                  <c:v>76.795513310000004</c:v>
                </c:pt>
                <c:pt idx="685">
                  <c:v>78.009518580000005</c:v>
                </c:pt>
                <c:pt idx="686">
                  <c:v>78.508271809999997</c:v>
                </c:pt>
                <c:pt idx="687">
                  <c:v>77.800948450000007</c:v>
                </c:pt>
                <c:pt idx="688">
                  <c:v>76.289700170000003</c:v>
                </c:pt>
                <c:pt idx="689">
                  <c:v>74.594705559999994</c:v>
                </c:pt>
                <c:pt idx="690">
                  <c:v>73.088385189999997</c:v>
                </c:pt>
                <c:pt idx="691">
                  <c:v>71.804198850000006</c:v>
                </c:pt>
                <c:pt idx="692">
                  <c:v>70.72916515</c:v>
                </c:pt>
                <c:pt idx="693">
                  <c:v>70.145050780000005</c:v>
                </c:pt>
                <c:pt idx="694">
                  <c:v>71.374135199999998</c:v>
                </c:pt>
                <c:pt idx="695">
                  <c:v>67.655504640000004</c:v>
                </c:pt>
                <c:pt idx="696">
                  <c:v>67.341257189999993</c:v>
                </c:pt>
                <c:pt idx="697">
                  <c:v>64.856890140000004</c:v>
                </c:pt>
                <c:pt idx="698">
                  <c:v>63.646032679999998</c:v>
                </c:pt>
                <c:pt idx="699">
                  <c:v>61.530875799999997</c:v>
                </c:pt>
                <c:pt idx="700">
                  <c:v>61.055725070000001</c:v>
                </c:pt>
                <c:pt idx="701">
                  <c:v>61.881516210000001</c:v>
                </c:pt>
                <c:pt idx="702">
                  <c:v>61.349555240000001</c:v>
                </c:pt>
                <c:pt idx="703">
                  <c:v>57.022313670000003</c:v>
                </c:pt>
                <c:pt idx="704">
                  <c:v>53.102319059999999</c:v>
                </c:pt>
                <c:pt idx="705">
                  <c:v>49.555111920000002</c:v>
                </c:pt>
                <c:pt idx="706">
                  <c:v>50.925814760000002</c:v>
                </c:pt>
                <c:pt idx="707">
                  <c:v>55.068037310000001</c:v>
                </c:pt>
                <c:pt idx="708">
                  <c:v>59.20125487</c:v>
                </c:pt>
                <c:pt idx="709">
                  <c:v>57.177323459999997</c:v>
                </c:pt>
                <c:pt idx="710">
                  <c:v>39.099295810000001</c:v>
                </c:pt>
                <c:pt idx="711">
                  <c:v>20.49710885</c:v>
                </c:pt>
                <c:pt idx="712">
                  <c:v>1.241677256</c:v>
                </c:pt>
                <c:pt idx="713">
                  <c:v>-13.92573432</c:v>
                </c:pt>
                <c:pt idx="714">
                  <c:v>-24.43976653</c:v>
                </c:pt>
                <c:pt idx="715">
                  <c:v>-25.640559799999998</c:v>
                </c:pt>
                <c:pt idx="716">
                  <c:v>-30.665373460000001</c:v>
                </c:pt>
                <c:pt idx="717">
                  <c:v>-33.321076720000001</c:v>
                </c:pt>
                <c:pt idx="718">
                  <c:v>-34.914260599999999</c:v>
                </c:pt>
                <c:pt idx="719">
                  <c:v>-32.511102819999998</c:v>
                </c:pt>
                <c:pt idx="720">
                  <c:v>-37.660371609999999</c:v>
                </c:pt>
                <c:pt idx="721">
                  <c:v>-41.632368300000003</c:v>
                </c:pt>
                <c:pt idx="722">
                  <c:v>-47.15850545</c:v>
                </c:pt>
                <c:pt idx="723">
                  <c:v>-53.051364710000001</c:v>
                </c:pt>
                <c:pt idx="724">
                  <c:v>-55.84378341</c:v>
                </c:pt>
                <c:pt idx="725">
                  <c:v>-56.231716179999999</c:v>
                </c:pt>
                <c:pt idx="726">
                  <c:v>-55.803013399999998</c:v>
                </c:pt>
                <c:pt idx="727">
                  <c:v>-53.940609139999999</c:v>
                </c:pt>
                <c:pt idx="728">
                  <c:v>-51.545986360000001</c:v>
                </c:pt>
                <c:pt idx="729">
                  <c:v>-49.909924910000001</c:v>
                </c:pt>
                <c:pt idx="730">
                  <c:v>-49.39355217</c:v>
                </c:pt>
                <c:pt idx="731">
                  <c:v>-46.588040759999998</c:v>
                </c:pt>
                <c:pt idx="732">
                  <c:v>-48.369478129999997</c:v>
                </c:pt>
                <c:pt idx="733">
                  <c:v>-51.27533493</c:v>
                </c:pt>
                <c:pt idx="734">
                  <c:v>-53.35284008</c:v>
                </c:pt>
                <c:pt idx="735">
                  <c:v>-54.732263719999999</c:v>
                </c:pt>
                <c:pt idx="736">
                  <c:v>-55.531936129999998</c:v>
                </c:pt>
                <c:pt idx="737">
                  <c:v>-54.842921179999998</c:v>
                </c:pt>
                <c:pt idx="738">
                  <c:v>-52.64154267</c:v>
                </c:pt>
                <c:pt idx="739">
                  <c:v>-49.876440510000002</c:v>
                </c:pt>
                <c:pt idx="740">
                  <c:v>-47.815629629999997</c:v>
                </c:pt>
                <c:pt idx="741">
                  <c:v>-45.872958359999998</c:v>
                </c:pt>
                <c:pt idx="742">
                  <c:v>-44.453310610000003</c:v>
                </c:pt>
                <c:pt idx="743">
                  <c:v>-43.970895460000001</c:v>
                </c:pt>
                <c:pt idx="744">
                  <c:v>-45.117900669999997</c:v>
                </c:pt>
                <c:pt idx="745">
                  <c:v>-45.886494970000001</c:v>
                </c:pt>
                <c:pt idx="746">
                  <c:v>-46.712797000000002</c:v>
                </c:pt>
                <c:pt idx="747">
                  <c:v>-46.88171028</c:v>
                </c:pt>
                <c:pt idx="748">
                  <c:v>-47.042059770000002</c:v>
                </c:pt>
                <c:pt idx="749">
                  <c:v>-46.802132210000003</c:v>
                </c:pt>
                <c:pt idx="750">
                  <c:v>-45.858087150000003</c:v>
                </c:pt>
                <c:pt idx="751">
                  <c:v>-44.774905330000003</c:v>
                </c:pt>
                <c:pt idx="752">
                  <c:v>-42.35887013</c:v>
                </c:pt>
                <c:pt idx="753">
                  <c:v>-38.705741580000002</c:v>
                </c:pt>
                <c:pt idx="754">
                  <c:v>-35.734915639999997</c:v>
                </c:pt>
                <c:pt idx="755">
                  <c:v>-32.090550489999998</c:v>
                </c:pt>
                <c:pt idx="756">
                  <c:v>-27.281317430000001</c:v>
                </c:pt>
                <c:pt idx="757">
                  <c:v>-21.22412817</c:v>
                </c:pt>
                <c:pt idx="758">
                  <c:v>-13.26747898</c:v>
                </c:pt>
                <c:pt idx="759">
                  <c:v>-5.5735251239999997</c:v>
                </c:pt>
                <c:pt idx="760">
                  <c:v>3.013722628</c:v>
                </c:pt>
                <c:pt idx="761">
                  <c:v>9.8905636870000002</c:v>
                </c:pt>
                <c:pt idx="762">
                  <c:v>21.668725689999999</c:v>
                </c:pt>
                <c:pt idx="763">
                  <c:v>34.43719883</c:v>
                </c:pt>
                <c:pt idx="764">
                  <c:v>43.77630534</c:v>
                </c:pt>
                <c:pt idx="765">
                  <c:v>55.645248309999999</c:v>
                </c:pt>
                <c:pt idx="766">
                  <c:v>68.706760029999998</c:v>
                </c:pt>
                <c:pt idx="767">
                  <c:v>78.765622960000002</c:v>
                </c:pt>
                <c:pt idx="768">
                  <c:v>83.398876139999999</c:v>
                </c:pt>
                <c:pt idx="769">
                  <c:v>76.279877299999995</c:v>
                </c:pt>
                <c:pt idx="770">
                  <c:v>69.612757290000005</c:v>
                </c:pt>
                <c:pt idx="771">
                  <c:v>71.659913349999997</c:v>
                </c:pt>
                <c:pt idx="772">
                  <c:v>77.556511850000007</c:v>
                </c:pt>
                <c:pt idx="773">
                  <c:v>80.568158699999998</c:v>
                </c:pt>
                <c:pt idx="774">
                  <c:v>77.60104398</c:v>
                </c:pt>
                <c:pt idx="775">
                  <c:v>72.945869849999994</c:v>
                </c:pt>
                <c:pt idx="776">
                  <c:v>69.135903409999997</c:v>
                </c:pt>
                <c:pt idx="777">
                  <c:v>67.83007714</c:v>
                </c:pt>
                <c:pt idx="778">
                  <c:v>67.944348730000002</c:v>
                </c:pt>
                <c:pt idx="779">
                  <c:v>70.573126920000007</c:v>
                </c:pt>
                <c:pt idx="780">
                  <c:v>71.656411469999995</c:v>
                </c:pt>
                <c:pt idx="781">
                  <c:v>71.881773440000003</c:v>
                </c:pt>
                <c:pt idx="782">
                  <c:v>71.763474430000002</c:v>
                </c:pt>
                <c:pt idx="783">
                  <c:v>71.117712600000004</c:v>
                </c:pt>
                <c:pt idx="784">
                  <c:v>69.928613130000002</c:v>
                </c:pt>
                <c:pt idx="785">
                  <c:v>69.524220380000003</c:v>
                </c:pt>
                <c:pt idx="786">
                  <c:v>69.717435309999999</c:v>
                </c:pt>
                <c:pt idx="787">
                  <c:v>69.770737960000005</c:v>
                </c:pt>
                <c:pt idx="788">
                  <c:v>69.176018110000001</c:v>
                </c:pt>
                <c:pt idx="789">
                  <c:v>69.486640210000004</c:v>
                </c:pt>
                <c:pt idx="790">
                  <c:v>70.058396079999994</c:v>
                </c:pt>
                <c:pt idx="791">
                  <c:v>69.761618870000007</c:v>
                </c:pt>
                <c:pt idx="792">
                  <c:v>69.767338109999997</c:v>
                </c:pt>
                <c:pt idx="793">
                  <c:v>68.963639130000004</c:v>
                </c:pt>
                <c:pt idx="794">
                  <c:v>68.380431560000005</c:v>
                </c:pt>
                <c:pt idx="795">
                  <c:v>69.529863890000001</c:v>
                </c:pt>
                <c:pt idx="796">
                  <c:v>68.246964250000005</c:v>
                </c:pt>
                <c:pt idx="797">
                  <c:v>68.647680339999994</c:v>
                </c:pt>
                <c:pt idx="798">
                  <c:v>67.333234989999994</c:v>
                </c:pt>
                <c:pt idx="799">
                  <c:v>67.007312409999997</c:v>
                </c:pt>
                <c:pt idx="800">
                  <c:v>65.912972460000006</c:v>
                </c:pt>
                <c:pt idx="801">
                  <c:v>66.529030379999995</c:v>
                </c:pt>
                <c:pt idx="802">
                  <c:v>67.554314869999999</c:v>
                </c:pt>
                <c:pt idx="803">
                  <c:v>69.598658540000002</c:v>
                </c:pt>
                <c:pt idx="804">
                  <c:v>71.00583073</c:v>
                </c:pt>
                <c:pt idx="805">
                  <c:v>64.485650680000006</c:v>
                </c:pt>
                <c:pt idx="806">
                  <c:v>33.216123789999997</c:v>
                </c:pt>
                <c:pt idx="807">
                  <c:v>19.739754139999999</c:v>
                </c:pt>
                <c:pt idx="808">
                  <c:v>31.20631217</c:v>
                </c:pt>
                <c:pt idx="809">
                  <c:v>39.195309350000002</c:v>
                </c:pt>
                <c:pt idx="810">
                  <c:v>35.179577739999999</c:v>
                </c:pt>
                <c:pt idx="811">
                  <c:v>11.264452410000001</c:v>
                </c:pt>
                <c:pt idx="812">
                  <c:v>-29.238226560000001</c:v>
                </c:pt>
                <c:pt idx="813">
                  <c:v>-51.311659349999999</c:v>
                </c:pt>
                <c:pt idx="814">
                  <c:v>-62.373439869999999</c:v>
                </c:pt>
                <c:pt idx="815">
                  <c:v>-66.001509389999995</c:v>
                </c:pt>
                <c:pt idx="816">
                  <c:v>-70.150150460000006</c:v>
                </c:pt>
                <c:pt idx="817">
                  <c:v>-73.384884779999993</c:v>
                </c:pt>
                <c:pt idx="818">
                  <c:v>-71.568648039999999</c:v>
                </c:pt>
                <c:pt idx="819">
                  <c:v>-71.552443949999997</c:v>
                </c:pt>
                <c:pt idx="820">
                  <c:v>-71.03923777</c:v>
                </c:pt>
                <c:pt idx="821">
                  <c:v>-70.502664240000001</c:v>
                </c:pt>
                <c:pt idx="822">
                  <c:v>-72.423516250000006</c:v>
                </c:pt>
                <c:pt idx="823">
                  <c:v>-75.406740580000005</c:v>
                </c:pt>
                <c:pt idx="824">
                  <c:v>-77.166462269999997</c:v>
                </c:pt>
                <c:pt idx="825">
                  <c:v>-79.832573609999997</c:v>
                </c:pt>
                <c:pt idx="826">
                  <c:v>-81.192299669999997</c:v>
                </c:pt>
                <c:pt idx="827">
                  <c:v>-81.546847889999995</c:v>
                </c:pt>
                <c:pt idx="828">
                  <c:v>-80.409544420000003</c:v>
                </c:pt>
                <c:pt idx="829">
                  <c:v>-79.515356310000001</c:v>
                </c:pt>
                <c:pt idx="830">
                  <c:v>-77.290321989999995</c:v>
                </c:pt>
                <c:pt idx="831">
                  <c:v>-76.028497369999997</c:v>
                </c:pt>
                <c:pt idx="832">
                  <c:v>-75.032564539999996</c:v>
                </c:pt>
                <c:pt idx="833">
                  <c:v>-74.912477069999994</c:v>
                </c:pt>
                <c:pt idx="834">
                  <c:v>-74.830801609999995</c:v>
                </c:pt>
                <c:pt idx="835">
                  <c:v>-74.603963789999995</c:v>
                </c:pt>
                <c:pt idx="836">
                  <c:v>-71.311894129999999</c:v>
                </c:pt>
                <c:pt idx="837">
                  <c:v>-71.103491700000006</c:v>
                </c:pt>
                <c:pt idx="838">
                  <c:v>-69.707250759999994</c:v>
                </c:pt>
                <c:pt idx="839">
                  <c:v>-68.715563849999995</c:v>
                </c:pt>
                <c:pt idx="840">
                  <c:v>-68.299102989999994</c:v>
                </c:pt>
                <c:pt idx="841">
                  <c:v>-66.802232770000003</c:v>
                </c:pt>
                <c:pt idx="842">
                  <c:v>-65.748631410000002</c:v>
                </c:pt>
                <c:pt idx="843">
                  <c:v>-64.992201789999996</c:v>
                </c:pt>
                <c:pt idx="844">
                  <c:v>-65.057482690000001</c:v>
                </c:pt>
                <c:pt idx="845">
                  <c:v>-64.580844279999994</c:v>
                </c:pt>
                <c:pt idx="846">
                  <c:v>-65.292362589999996</c:v>
                </c:pt>
                <c:pt idx="847">
                  <c:v>-63.565801999999998</c:v>
                </c:pt>
                <c:pt idx="848">
                  <c:v>-60.306761289999997</c:v>
                </c:pt>
                <c:pt idx="849">
                  <c:v>-57.98084214</c:v>
                </c:pt>
                <c:pt idx="850">
                  <c:v>-55.452447669999998</c:v>
                </c:pt>
                <c:pt idx="851">
                  <c:v>-53.158653780000002</c:v>
                </c:pt>
                <c:pt idx="852">
                  <c:v>-51.111342319999999</c:v>
                </c:pt>
                <c:pt idx="853">
                  <c:v>-48.079087489999999</c:v>
                </c:pt>
                <c:pt idx="854">
                  <c:v>-44.905144989999997</c:v>
                </c:pt>
                <c:pt idx="855">
                  <c:v>-40.808320340000002</c:v>
                </c:pt>
                <c:pt idx="856">
                  <c:v>-34.771630739999999</c:v>
                </c:pt>
                <c:pt idx="857">
                  <c:v>-27.928452230000001</c:v>
                </c:pt>
                <c:pt idx="858">
                  <c:v>-19.827772750000001</c:v>
                </c:pt>
                <c:pt idx="859">
                  <c:v>-10.764205860000001</c:v>
                </c:pt>
                <c:pt idx="860">
                  <c:v>-2.8197176160000001</c:v>
                </c:pt>
                <c:pt idx="861">
                  <c:v>4.150252901</c:v>
                </c:pt>
                <c:pt idx="862">
                  <c:v>16.725913989999999</c:v>
                </c:pt>
                <c:pt idx="863">
                  <c:v>29.74465494</c:v>
                </c:pt>
                <c:pt idx="864">
                  <c:v>39.559939110000002</c:v>
                </c:pt>
                <c:pt idx="865">
                  <c:v>44.517138760000002</c:v>
                </c:pt>
                <c:pt idx="866">
                  <c:v>49.648067210000001</c:v>
                </c:pt>
                <c:pt idx="867">
                  <c:v>56.957131939999996</c:v>
                </c:pt>
                <c:pt idx="868">
                  <c:v>66.095113060000003</c:v>
                </c:pt>
                <c:pt idx="869">
                  <c:v>73.455633180000007</c:v>
                </c:pt>
                <c:pt idx="870">
                  <c:v>74.993606279999995</c:v>
                </c:pt>
                <c:pt idx="871">
                  <c:v>74.812253400000003</c:v>
                </c:pt>
                <c:pt idx="872">
                  <c:v>76.422937860000005</c:v>
                </c:pt>
                <c:pt idx="873">
                  <c:v>80.007344869999997</c:v>
                </c:pt>
                <c:pt idx="874">
                  <c:v>84.218626950000001</c:v>
                </c:pt>
                <c:pt idx="875">
                  <c:v>84.083528790000003</c:v>
                </c:pt>
                <c:pt idx="876">
                  <c:v>80.008522619999994</c:v>
                </c:pt>
                <c:pt idx="877">
                  <c:v>74.76521022</c:v>
                </c:pt>
                <c:pt idx="878">
                  <c:v>71.409908650000006</c:v>
                </c:pt>
                <c:pt idx="879">
                  <c:v>69.959376559999995</c:v>
                </c:pt>
                <c:pt idx="880">
                  <c:v>70.863625060000004</c:v>
                </c:pt>
                <c:pt idx="881">
                  <c:v>73.665830380000003</c:v>
                </c:pt>
                <c:pt idx="882">
                  <c:v>77.242080979999997</c:v>
                </c:pt>
                <c:pt idx="883">
                  <c:v>78.215716999999998</c:v>
                </c:pt>
                <c:pt idx="884">
                  <c:v>75.88291504</c:v>
                </c:pt>
                <c:pt idx="885">
                  <c:v>73.735717780000002</c:v>
                </c:pt>
                <c:pt idx="886">
                  <c:v>73.035891550000002</c:v>
                </c:pt>
                <c:pt idx="887">
                  <c:v>72.727063459999997</c:v>
                </c:pt>
                <c:pt idx="888">
                  <c:v>73.711873859999997</c:v>
                </c:pt>
                <c:pt idx="889">
                  <c:v>71.297534069999998</c:v>
                </c:pt>
                <c:pt idx="890">
                  <c:v>71.273932970000004</c:v>
                </c:pt>
                <c:pt idx="891">
                  <c:v>69.637998479999993</c:v>
                </c:pt>
                <c:pt idx="892">
                  <c:v>69.328726329999995</c:v>
                </c:pt>
                <c:pt idx="893">
                  <c:v>69.368010839999997</c:v>
                </c:pt>
                <c:pt idx="894">
                  <c:v>70.177647930000006</c:v>
                </c:pt>
                <c:pt idx="895">
                  <c:v>66.510605319999996</c:v>
                </c:pt>
                <c:pt idx="896">
                  <c:v>63.1830888</c:v>
                </c:pt>
                <c:pt idx="897">
                  <c:v>63.774304069999999</c:v>
                </c:pt>
                <c:pt idx="898">
                  <c:v>66.075650589999995</c:v>
                </c:pt>
                <c:pt idx="899">
                  <c:v>67.84357584</c:v>
                </c:pt>
                <c:pt idx="900">
                  <c:v>69.838235560000001</c:v>
                </c:pt>
                <c:pt idx="901">
                  <c:v>72.082334630000005</c:v>
                </c:pt>
                <c:pt idx="902">
                  <c:v>70.650222880000001</c:v>
                </c:pt>
                <c:pt idx="903">
                  <c:v>60.741070399999998</c:v>
                </c:pt>
                <c:pt idx="904">
                  <c:v>46.218330029999997</c:v>
                </c:pt>
                <c:pt idx="905">
                  <c:v>37.717473509999998</c:v>
                </c:pt>
                <c:pt idx="906">
                  <c:v>31.266891560000001</c:v>
                </c:pt>
                <c:pt idx="907">
                  <c:v>32.044350190000003</c:v>
                </c:pt>
                <c:pt idx="908">
                  <c:v>33.695744730000001</c:v>
                </c:pt>
                <c:pt idx="909">
                  <c:v>22.417385029999998</c:v>
                </c:pt>
                <c:pt idx="910">
                  <c:v>-0.207226772</c:v>
                </c:pt>
                <c:pt idx="911">
                  <c:v>-17.863545500000001</c:v>
                </c:pt>
                <c:pt idx="912">
                  <c:v>-25.07576487</c:v>
                </c:pt>
                <c:pt idx="913">
                  <c:v>-29.110366859999999</c:v>
                </c:pt>
                <c:pt idx="914">
                  <c:v>-33.264093780000003</c:v>
                </c:pt>
                <c:pt idx="915">
                  <c:v>-37.597205180000003</c:v>
                </c:pt>
                <c:pt idx="916">
                  <c:v>-41.735169450000001</c:v>
                </c:pt>
                <c:pt idx="917">
                  <c:v>-47.563527180000001</c:v>
                </c:pt>
                <c:pt idx="918">
                  <c:v>-49.507240330000002</c:v>
                </c:pt>
                <c:pt idx="919">
                  <c:v>-50.213560209999997</c:v>
                </c:pt>
                <c:pt idx="920">
                  <c:v>-49.580108490000001</c:v>
                </c:pt>
                <c:pt idx="921">
                  <c:v>-46.808707390000002</c:v>
                </c:pt>
                <c:pt idx="922">
                  <c:v>-45.416319540000003</c:v>
                </c:pt>
                <c:pt idx="923">
                  <c:v>-41.706659279999997</c:v>
                </c:pt>
                <c:pt idx="924">
                  <c:v>-43.492636330000003</c:v>
                </c:pt>
                <c:pt idx="925">
                  <c:v>-48.551283759999997</c:v>
                </c:pt>
                <c:pt idx="926">
                  <c:v>-53.29612599</c:v>
                </c:pt>
                <c:pt idx="927">
                  <c:v>-56.728561620000001</c:v>
                </c:pt>
                <c:pt idx="928">
                  <c:v>-58.478407439999998</c:v>
                </c:pt>
                <c:pt idx="929">
                  <c:v>-57.986913649999998</c:v>
                </c:pt>
                <c:pt idx="930">
                  <c:v>-57.139954869999997</c:v>
                </c:pt>
                <c:pt idx="931">
                  <c:v>-56.873570710000003</c:v>
                </c:pt>
                <c:pt idx="932">
                  <c:v>-56.87372637</c:v>
                </c:pt>
                <c:pt idx="933">
                  <c:v>-57.443930260000002</c:v>
                </c:pt>
                <c:pt idx="934">
                  <c:v>-57.666357580000003</c:v>
                </c:pt>
                <c:pt idx="935">
                  <c:v>-57.210859460000002</c:v>
                </c:pt>
                <c:pt idx="936">
                  <c:v>-56.766644900000003</c:v>
                </c:pt>
                <c:pt idx="937">
                  <c:v>-55.934846049999997</c:v>
                </c:pt>
                <c:pt idx="938">
                  <c:v>-54.138793870000001</c:v>
                </c:pt>
                <c:pt idx="939">
                  <c:v>-52.510463260000002</c:v>
                </c:pt>
                <c:pt idx="940">
                  <c:v>-51.082098270000003</c:v>
                </c:pt>
                <c:pt idx="941">
                  <c:v>-50.650608630000001</c:v>
                </c:pt>
                <c:pt idx="942">
                  <c:v>-51.199606969999998</c:v>
                </c:pt>
                <c:pt idx="943">
                  <c:v>-52.246949620000002</c:v>
                </c:pt>
                <c:pt idx="944">
                  <c:v>-51.931698859999997</c:v>
                </c:pt>
                <c:pt idx="945">
                  <c:v>-50.867780600000003</c:v>
                </c:pt>
                <c:pt idx="946">
                  <c:v>-47.75562266</c:v>
                </c:pt>
                <c:pt idx="947">
                  <c:v>-42.747045800000002</c:v>
                </c:pt>
                <c:pt idx="948">
                  <c:v>-33.563029329999999</c:v>
                </c:pt>
                <c:pt idx="949">
                  <c:v>-26.05398104</c:v>
                </c:pt>
                <c:pt idx="950">
                  <c:v>-23.189699709999999</c:v>
                </c:pt>
                <c:pt idx="951">
                  <c:v>-24.153196879999999</c:v>
                </c:pt>
                <c:pt idx="952">
                  <c:v>-26.75208293</c:v>
                </c:pt>
                <c:pt idx="953">
                  <c:v>-27.163091090000002</c:v>
                </c:pt>
                <c:pt idx="954">
                  <c:v>-25.806849880000001</c:v>
                </c:pt>
                <c:pt idx="955">
                  <c:v>-14.74462988</c:v>
                </c:pt>
                <c:pt idx="956">
                  <c:v>4.4178045109999999</c:v>
                </c:pt>
                <c:pt idx="957">
                  <c:v>24.65931256</c:v>
                </c:pt>
                <c:pt idx="958">
                  <c:v>45.022918089999997</c:v>
                </c:pt>
                <c:pt idx="959">
                  <c:v>60.116171710000003</c:v>
                </c:pt>
                <c:pt idx="960">
                  <c:v>68.495974520000004</c:v>
                </c:pt>
                <c:pt idx="961">
                  <c:v>75.402925600000003</c:v>
                </c:pt>
                <c:pt idx="962">
                  <c:v>82.726290820000003</c:v>
                </c:pt>
                <c:pt idx="963">
                  <c:v>82.27668568</c:v>
                </c:pt>
                <c:pt idx="964">
                  <c:v>80.376105820000006</c:v>
                </c:pt>
                <c:pt idx="965">
                  <c:v>82.631148879999998</c:v>
                </c:pt>
                <c:pt idx="966">
                  <c:v>77.15034867</c:v>
                </c:pt>
                <c:pt idx="967">
                  <c:v>75.101759090000002</c:v>
                </c:pt>
                <c:pt idx="968">
                  <c:v>75.601120629999997</c:v>
                </c:pt>
                <c:pt idx="969">
                  <c:v>77.635888410000007</c:v>
                </c:pt>
                <c:pt idx="970">
                  <c:v>79.577620049999993</c:v>
                </c:pt>
                <c:pt idx="971">
                  <c:v>79.637109449999997</c:v>
                </c:pt>
                <c:pt idx="972">
                  <c:v>77.257939239999999</c:v>
                </c:pt>
                <c:pt idx="973">
                  <c:v>75.266368659999998</c:v>
                </c:pt>
                <c:pt idx="974">
                  <c:v>74.817783489999997</c:v>
                </c:pt>
                <c:pt idx="975">
                  <c:v>74.968327849999994</c:v>
                </c:pt>
                <c:pt idx="976">
                  <c:v>75.196917749999997</c:v>
                </c:pt>
                <c:pt idx="977">
                  <c:v>76.076537119999998</c:v>
                </c:pt>
                <c:pt idx="978">
                  <c:v>76.1678797</c:v>
                </c:pt>
                <c:pt idx="979">
                  <c:v>75.123107180000005</c:v>
                </c:pt>
                <c:pt idx="980">
                  <c:v>73.845659420000004</c:v>
                </c:pt>
                <c:pt idx="981">
                  <c:v>72.799958529999998</c:v>
                </c:pt>
                <c:pt idx="982">
                  <c:v>72.292925220000001</c:v>
                </c:pt>
                <c:pt idx="983">
                  <c:v>72.880269510000005</c:v>
                </c:pt>
                <c:pt idx="984">
                  <c:v>73.162993819999997</c:v>
                </c:pt>
                <c:pt idx="985">
                  <c:v>72.590442330000002</c:v>
                </c:pt>
                <c:pt idx="986">
                  <c:v>72.308128800000006</c:v>
                </c:pt>
                <c:pt idx="987">
                  <c:v>72.32236279</c:v>
                </c:pt>
                <c:pt idx="988">
                  <c:v>72.792759219999994</c:v>
                </c:pt>
                <c:pt idx="989">
                  <c:v>73.130038450000001</c:v>
                </c:pt>
                <c:pt idx="990">
                  <c:v>73.054139090000007</c:v>
                </c:pt>
                <c:pt idx="991">
                  <c:v>73.475497200000007</c:v>
                </c:pt>
                <c:pt idx="992">
                  <c:v>72.267259499999994</c:v>
                </c:pt>
                <c:pt idx="993">
                  <c:v>70.827538239999996</c:v>
                </c:pt>
                <c:pt idx="994">
                  <c:v>69.293781359999997</c:v>
                </c:pt>
                <c:pt idx="995">
                  <c:v>68.995560400000002</c:v>
                </c:pt>
                <c:pt idx="996">
                  <c:v>69.390041819999993</c:v>
                </c:pt>
                <c:pt idx="997">
                  <c:v>70.017650250000003</c:v>
                </c:pt>
                <c:pt idx="998">
                  <c:v>67.906604889999997</c:v>
                </c:pt>
                <c:pt idx="999">
                  <c:v>53.386488049999997</c:v>
                </c:pt>
                <c:pt idx="1000">
                  <c:v>23.848123609999998</c:v>
                </c:pt>
                <c:pt idx="1001">
                  <c:v>0.53658149200000005</c:v>
                </c:pt>
                <c:pt idx="1002">
                  <c:v>-17.353807419999999</c:v>
                </c:pt>
                <c:pt idx="1003">
                  <c:v>-25.54315957</c:v>
                </c:pt>
                <c:pt idx="1004">
                  <c:v>-28.89316732</c:v>
                </c:pt>
                <c:pt idx="1005">
                  <c:v>-39.27304049</c:v>
                </c:pt>
                <c:pt idx="1006">
                  <c:v>-39.984020100000002</c:v>
                </c:pt>
                <c:pt idx="1007">
                  <c:v>-41.849142239999999</c:v>
                </c:pt>
                <c:pt idx="1008">
                  <c:v>-45.573905969999998</c:v>
                </c:pt>
                <c:pt idx="1009">
                  <c:v>-46.475435760000003</c:v>
                </c:pt>
                <c:pt idx="1010">
                  <c:v>-50.22588039</c:v>
                </c:pt>
                <c:pt idx="1011">
                  <c:v>-54.846596599999998</c:v>
                </c:pt>
                <c:pt idx="1012">
                  <c:v>-55.063757580000001</c:v>
                </c:pt>
                <c:pt idx="1013">
                  <c:v>-55.121300820000002</c:v>
                </c:pt>
                <c:pt idx="1014">
                  <c:v>-53.485200810000002</c:v>
                </c:pt>
                <c:pt idx="1015">
                  <c:v>-51.359622709999996</c:v>
                </c:pt>
                <c:pt idx="1016">
                  <c:v>-47.501212039999999</c:v>
                </c:pt>
                <c:pt idx="1017">
                  <c:v>-50.63180448</c:v>
                </c:pt>
                <c:pt idx="1018">
                  <c:v>-54.34590395</c:v>
                </c:pt>
                <c:pt idx="1019">
                  <c:v>-57.859955560000003</c:v>
                </c:pt>
                <c:pt idx="1020">
                  <c:v>-62.812506409999997</c:v>
                </c:pt>
                <c:pt idx="1021">
                  <c:v>-59.689180329999999</c:v>
                </c:pt>
                <c:pt idx="1022">
                  <c:v>-62.307216959999998</c:v>
                </c:pt>
                <c:pt idx="1023">
                  <c:v>-61.220203939999998</c:v>
                </c:pt>
                <c:pt idx="1024">
                  <c:v>-60.0029684</c:v>
                </c:pt>
                <c:pt idx="1025">
                  <c:v>-59.306241499999999</c:v>
                </c:pt>
                <c:pt idx="1026">
                  <c:v>-59.322427849999997</c:v>
                </c:pt>
                <c:pt idx="1027">
                  <c:v>-59.101758879999998</c:v>
                </c:pt>
                <c:pt idx="1028">
                  <c:v>-59.797867099999998</c:v>
                </c:pt>
                <c:pt idx="1029">
                  <c:v>-59.914850889999997</c:v>
                </c:pt>
                <c:pt idx="1030">
                  <c:v>-59.993687090000002</c:v>
                </c:pt>
                <c:pt idx="1031">
                  <c:v>-59.626885450000003</c:v>
                </c:pt>
                <c:pt idx="1032">
                  <c:v>-58.652122390000002</c:v>
                </c:pt>
                <c:pt idx="1033">
                  <c:v>-56.493761280000001</c:v>
                </c:pt>
                <c:pt idx="1034">
                  <c:v>-52.789091050000003</c:v>
                </c:pt>
                <c:pt idx="1035">
                  <c:v>-48.662676920000003</c:v>
                </c:pt>
                <c:pt idx="1036">
                  <c:v>-47.073997859999999</c:v>
                </c:pt>
                <c:pt idx="1037">
                  <c:v>-47.817751280000003</c:v>
                </c:pt>
                <c:pt idx="1038">
                  <c:v>-49.816093420000001</c:v>
                </c:pt>
                <c:pt idx="1039">
                  <c:v>-49.979706550000003</c:v>
                </c:pt>
                <c:pt idx="1040">
                  <c:v>-46.377536630000002</c:v>
                </c:pt>
                <c:pt idx="1041">
                  <c:v>-39.175832329999999</c:v>
                </c:pt>
                <c:pt idx="1042">
                  <c:v>-29.363355179999999</c:v>
                </c:pt>
                <c:pt idx="1043">
                  <c:v>-18.98097336</c:v>
                </c:pt>
                <c:pt idx="1044">
                  <c:v>-10.52903682</c:v>
                </c:pt>
                <c:pt idx="1045">
                  <c:v>-2.0596880839999998</c:v>
                </c:pt>
                <c:pt idx="1046">
                  <c:v>7.4018154789999997</c:v>
                </c:pt>
                <c:pt idx="1047">
                  <c:v>28.562980840000002</c:v>
                </c:pt>
                <c:pt idx="1048">
                  <c:v>49.457579619999997</c:v>
                </c:pt>
                <c:pt idx="1049">
                  <c:v>63.661349420000001</c:v>
                </c:pt>
                <c:pt idx="1050">
                  <c:v>68.299813009999994</c:v>
                </c:pt>
                <c:pt idx="1051">
                  <c:v>61.423562699999998</c:v>
                </c:pt>
                <c:pt idx="1052">
                  <c:v>56.522422069999998</c:v>
                </c:pt>
                <c:pt idx="1053">
                  <c:v>64.887015120000001</c:v>
                </c:pt>
                <c:pt idx="1054">
                  <c:v>72.879810359999993</c:v>
                </c:pt>
                <c:pt idx="1055">
                  <c:v>76.233537920000003</c:v>
                </c:pt>
                <c:pt idx="1056">
                  <c:v>75.885665849999995</c:v>
                </c:pt>
                <c:pt idx="1057">
                  <c:v>76.617894919999998</c:v>
                </c:pt>
                <c:pt idx="1058">
                  <c:v>76.487290189999996</c:v>
                </c:pt>
                <c:pt idx="1059">
                  <c:v>74.575889450000005</c:v>
                </c:pt>
                <c:pt idx="1060">
                  <c:v>74.021605269999995</c:v>
                </c:pt>
                <c:pt idx="1061">
                  <c:v>74.115380610000003</c:v>
                </c:pt>
                <c:pt idx="1062">
                  <c:v>75.333840089999995</c:v>
                </c:pt>
                <c:pt idx="1063">
                  <c:v>76.392271370000003</c:v>
                </c:pt>
                <c:pt idx="1064">
                  <c:v>76.881247549999998</c:v>
                </c:pt>
                <c:pt idx="1065">
                  <c:v>75.431909779999998</c:v>
                </c:pt>
                <c:pt idx="1066">
                  <c:v>73.420592240000005</c:v>
                </c:pt>
                <c:pt idx="1067">
                  <c:v>71.273297110000001</c:v>
                </c:pt>
                <c:pt idx="1068">
                  <c:v>69.254043440000004</c:v>
                </c:pt>
                <c:pt idx="1069">
                  <c:v>68.851895659999997</c:v>
                </c:pt>
                <c:pt idx="1070">
                  <c:v>69.452214900000001</c:v>
                </c:pt>
                <c:pt idx="1071">
                  <c:v>70.979429469999999</c:v>
                </c:pt>
                <c:pt idx="1072">
                  <c:v>72.282150819999998</c:v>
                </c:pt>
                <c:pt idx="1073">
                  <c:v>72.882459359999999</c:v>
                </c:pt>
                <c:pt idx="1074">
                  <c:v>71.85494147</c:v>
                </c:pt>
                <c:pt idx="1075">
                  <c:v>70.144661990000003</c:v>
                </c:pt>
                <c:pt idx="1076">
                  <c:v>68.290937749999998</c:v>
                </c:pt>
                <c:pt idx="1077">
                  <c:v>67.181707610000004</c:v>
                </c:pt>
                <c:pt idx="1078">
                  <c:v>67.570259759999999</c:v>
                </c:pt>
                <c:pt idx="1079">
                  <c:v>68.616439220000004</c:v>
                </c:pt>
                <c:pt idx="1080">
                  <c:v>69.226476349999999</c:v>
                </c:pt>
                <c:pt idx="1081">
                  <c:v>69.012758169999998</c:v>
                </c:pt>
                <c:pt idx="1082">
                  <c:v>68.569286079999998</c:v>
                </c:pt>
                <c:pt idx="1083">
                  <c:v>67.982729969999994</c:v>
                </c:pt>
                <c:pt idx="1084">
                  <c:v>67.112313630000003</c:v>
                </c:pt>
                <c:pt idx="1085">
                  <c:v>65.948187529999998</c:v>
                </c:pt>
                <c:pt idx="1086">
                  <c:v>65.048051090000001</c:v>
                </c:pt>
                <c:pt idx="1087">
                  <c:v>66.345422209999995</c:v>
                </c:pt>
                <c:pt idx="1088">
                  <c:v>66.006627879999996</c:v>
                </c:pt>
                <c:pt idx="1089">
                  <c:v>64.083001409999994</c:v>
                </c:pt>
                <c:pt idx="1090">
                  <c:v>60.721014490000002</c:v>
                </c:pt>
                <c:pt idx="1091">
                  <c:v>56.725213650000001</c:v>
                </c:pt>
                <c:pt idx="1092">
                  <c:v>53.61970565</c:v>
                </c:pt>
                <c:pt idx="1093">
                  <c:v>58.095687900000001</c:v>
                </c:pt>
                <c:pt idx="1094">
                  <c:v>67.047556720000003</c:v>
                </c:pt>
                <c:pt idx="1095">
                  <c:v>71.301682619999994</c:v>
                </c:pt>
                <c:pt idx="1096">
                  <c:v>73.868770819999995</c:v>
                </c:pt>
                <c:pt idx="1097">
                  <c:v>47.666358789999997</c:v>
                </c:pt>
                <c:pt idx="1098">
                  <c:v>6.9424703499999998</c:v>
                </c:pt>
                <c:pt idx="1099">
                  <c:v>-12.9588862</c:v>
                </c:pt>
                <c:pt idx="1100">
                  <c:v>-26.278613870000001</c:v>
                </c:pt>
                <c:pt idx="1101">
                  <c:v>-35.10618874</c:v>
                </c:pt>
                <c:pt idx="1102">
                  <c:v>-39.879988879999999</c:v>
                </c:pt>
                <c:pt idx="1103">
                  <c:v>-44.246152100000003</c:v>
                </c:pt>
                <c:pt idx="1104">
                  <c:v>-49.188685470000003</c:v>
                </c:pt>
                <c:pt idx="1105">
                  <c:v>-51.222415179999999</c:v>
                </c:pt>
                <c:pt idx="1106">
                  <c:v>-51.381426619999999</c:v>
                </c:pt>
                <c:pt idx="1107">
                  <c:v>-51.750282030000001</c:v>
                </c:pt>
                <c:pt idx="1108">
                  <c:v>-53.102872660000003</c:v>
                </c:pt>
                <c:pt idx="1109">
                  <c:v>-53.775743349999999</c:v>
                </c:pt>
                <c:pt idx="1110">
                  <c:v>-53.871629609999999</c:v>
                </c:pt>
                <c:pt idx="1111">
                  <c:v>-55.317718300000003</c:v>
                </c:pt>
                <c:pt idx="1112">
                  <c:v>-55.406326819999997</c:v>
                </c:pt>
                <c:pt idx="1113">
                  <c:v>-54.913077960000003</c:v>
                </c:pt>
                <c:pt idx="1114">
                  <c:v>-53.611164760000001</c:v>
                </c:pt>
                <c:pt idx="1115">
                  <c:v>-52.963872520000002</c:v>
                </c:pt>
                <c:pt idx="1116">
                  <c:v>-52.646245460000003</c:v>
                </c:pt>
                <c:pt idx="1117">
                  <c:v>-51.708185010000001</c:v>
                </c:pt>
                <c:pt idx="1118">
                  <c:v>-51.280200049999998</c:v>
                </c:pt>
                <c:pt idx="1119">
                  <c:v>-52.085737620000003</c:v>
                </c:pt>
                <c:pt idx="1120">
                  <c:v>-52.685899489999997</c:v>
                </c:pt>
                <c:pt idx="1121">
                  <c:v>-53.150274039999999</c:v>
                </c:pt>
                <c:pt idx="1122">
                  <c:v>-53.630396179999998</c:v>
                </c:pt>
                <c:pt idx="1123">
                  <c:v>-53.458595129999999</c:v>
                </c:pt>
                <c:pt idx="1124">
                  <c:v>-53.856632089999998</c:v>
                </c:pt>
                <c:pt idx="1125">
                  <c:v>-54.841758939999998</c:v>
                </c:pt>
                <c:pt idx="1126">
                  <c:v>-54.975839209999997</c:v>
                </c:pt>
                <c:pt idx="1127">
                  <c:v>-54.447294679999999</c:v>
                </c:pt>
                <c:pt idx="1128">
                  <c:v>-53.211248009999998</c:v>
                </c:pt>
                <c:pt idx="1129">
                  <c:v>-52.028027539999997</c:v>
                </c:pt>
                <c:pt idx="1130">
                  <c:v>-52.840606630000003</c:v>
                </c:pt>
                <c:pt idx="1131">
                  <c:v>-52.554985430000002</c:v>
                </c:pt>
                <c:pt idx="1132">
                  <c:v>-51.564706020000003</c:v>
                </c:pt>
                <c:pt idx="1133">
                  <c:v>-51.426716829999997</c:v>
                </c:pt>
                <c:pt idx="1134">
                  <c:v>-50.985675620000002</c:v>
                </c:pt>
                <c:pt idx="1135">
                  <c:v>-50.791533469999997</c:v>
                </c:pt>
                <c:pt idx="1136">
                  <c:v>-49.27884444</c:v>
                </c:pt>
                <c:pt idx="1137">
                  <c:v>-45.409359979999998</c:v>
                </c:pt>
                <c:pt idx="1138">
                  <c:v>-40.122632830000001</c:v>
                </c:pt>
                <c:pt idx="1139">
                  <c:v>-33.84684901</c:v>
                </c:pt>
                <c:pt idx="1140">
                  <c:v>-27.533616389999999</c:v>
                </c:pt>
                <c:pt idx="1141">
                  <c:v>-22.473928000000001</c:v>
                </c:pt>
                <c:pt idx="1142">
                  <c:v>-17.231168910000001</c:v>
                </c:pt>
                <c:pt idx="1143">
                  <c:v>-11.596613749999999</c:v>
                </c:pt>
                <c:pt idx="1144">
                  <c:v>-4.3815681419999999</c:v>
                </c:pt>
                <c:pt idx="1145">
                  <c:v>5.4940740899999998</c:v>
                </c:pt>
                <c:pt idx="1146">
                  <c:v>14.996085600000001</c:v>
                </c:pt>
                <c:pt idx="1147">
                  <c:v>21.991421559999999</c:v>
                </c:pt>
                <c:pt idx="1148">
                  <c:v>28.389893900000001</c:v>
                </c:pt>
                <c:pt idx="1149">
                  <c:v>36.366522809999999</c:v>
                </c:pt>
                <c:pt idx="1150">
                  <c:v>46.918545790000003</c:v>
                </c:pt>
                <c:pt idx="1151">
                  <c:v>60.128293990000003</c:v>
                </c:pt>
                <c:pt idx="1152">
                  <c:v>68.642961639999996</c:v>
                </c:pt>
                <c:pt idx="1153">
                  <c:v>71.192109290000005</c:v>
                </c:pt>
                <c:pt idx="1154">
                  <c:v>69.852332320000002</c:v>
                </c:pt>
                <c:pt idx="1155">
                  <c:v>68.061881240000005</c:v>
                </c:pt>
                <c:pt idx="1156">
                  <c:v>69.241414739999996</c:v>
                </c:pt>
                <c:pt idx="1157">
                  <c:v>76.249546789999997</c:v>
                </c:pt>
                <c:pt idx="1158">
                  <c:v>84.092757759999998</c:v>
                </c:pt>
                <c:pt idx="1159">
                  <c:v>82.218828340000002</c:v>
                </c:pt>
                <c:pt idx="1160">
                  <c:v>77.423524909999998</c:v>
                </c:pt>
                <c:pt idx="1161">
                  <c:v>72.904662139999999</c:v>
                </c:pt>
                <c:pt idx="1162">
                  <c:v>71.704254610000007</c:v>
                </c:pt>
                <c:pt idx="1163">
                  <c:v>72.038042079999997</c:v>
                </c:pt>
                <c:pt idx="1164">
                  <c:v>73.426794720000004</c:v>
                </c:pt>
                <c:pt idx="1165">
                  <c:v>73.712057310000006</c:v>
                </c:pt>
                <c:pt idx="1166">
                  <c:v>73.990567619999993</c:v>
                </c:pt>
                <c:pt idx="1167">
                  <c:v>74.298271999999997</c:v>
                </c:pt>
                <c:pt idx="1168">
                  <c:v>74.449107280000007</c:v>
                </c:pt>
                <c:pt idx="1169">
                  <c:v>74.042877160000003</c:v>
                </c:pt>
                <c:pt idx="1170">
                  <c:v>72.759104230000005</c:v>
                </c:pt>
                <c:pt idx="1171">
                  <c:v>72.140197029999996</c:v>
                </c:pt>
                <c:pt idx="1172">
                  <c:v>71.354171649999998</c:v>
                </c:pt>
                <c:pt idx="1173">
                  <c:v>72.24887339</c:v>
                </c:pt>
                <c:pt idx="1174">
                  <c:v>72.229196549999998</c:v>
                </c:pt>
                <c:pt idx="1175">
                  <c:v>71.93369371</c:v>
                </c:pt>
                <c:pt idx="1176">
                  <c:v>71.765874999999994</c:v>
                </c:pt>
                <c:pt idx="1177">
                  <c:v>70.986440920000007</c:v>
                </c:pt>
                <c:pt idx="1178">
                  <c:v>70.223742380000004</c:v>
                </c:pt>
                <c:pt idx="1179">
                  <c:v>69.417002620000005</c:v>
                </c:pt>
                <c:pt idx="1180">
                  <c:v>68.807752280000003</c:v>
                </c:pt>
                <c:pt idx="1181">
                  <c:v>67.51193542</c:v>
                </c:pt>
                <c:pt idx="1182">
                  <c:v>66.503876140000003</c:v>
                </c:pt>
                <c:pt idx="1183">
                  <c:v>64.392748299999994</c:v>
                </c:pt>
                <c:pt idx="1184">
                  <c:v>62.582899220000002</c:v>
                </c:pt>
                <c:pt idx="1185">
                  <c:v>62.143969669999997</c:v>
                </c:pt>
                <c:pt idx="1186">
                  <c:v>62.261787699999999</c:v>
                </c:pt>
                <c:pt idx="1187">
                  <c:v>64.510686390000004</c:v>
                </c:pt>
                <c:pt idx="1188">
                  <c:v>64.839834809999999</c:v>
                </c:pt>
                <c:pt idx="1189">
                  <c:v>63.935121600000002</c:v>
                </c:pt>
                <c:pt idx="1190">
                  <c:v>58.705309700000001</c:v>
                </c:pt>
                <c:pt idx="1191">
                  <c:v>48.62330231</c:v>
                </c:pt>
                <c:pt idx="1192">
                  <c:v>37.299390789999997</c:v>
                </c:pt>
                <c:pt idx="1193">
                  <c:v>23.02688023</c:v>
                </c:pt>
                <c:pt idx="1194">
                  <c:v>7.2283150740000002</c:v>
                </c:pt>
                <c:pt idx="1195">
                  <c:v>-1.3290216690000001</c:v>
                </c:pt>
                <c:pt idx="1196">
                  <c:v>-11.4180837</c:v>
                </c:pt>
                <c:pt idx="1197">
                  <c:v>-20.17938054</c:v>
                </c:pt>
                <c:pt idx="1198">
                  <c:v>-22.711184920000001</c:v>
                </c:pt>
                <c:pt idx="1199">
                  <c:v>-26.149914280000001</c:v>
                </c:pt>
                <c:pt idx="1200">
                  <c:v>-29.30576756</c:v>
                </c:pt>
                <c:pt idx="1201">
                  <c:v>-30.711591080000002</c:v>
                </c:pt>
                <c:pt idx="1202">
                  <c:v>-31.36746042</c:v>
                </c:pt>
                <c:pt idx="1203">
                  <c:v>-35.171369009999999</c:v>
                </c:pt>
                <c:pt idx="1204">
                  <c:v>-38.29184137</c:v>
                </c:pt>
                <c:pt idx="1205">
                  <c:v>-40.345338329999997</c:v>
                </c:pt>
                <c:pt idx="1206">
                  <c:v>-45.08502249</c:v>
                </c:pt>
                <c:pt idx="1207">
                  <c:v>-46.493541469999997</c:v>
                </c:pt>
                <c:pt idx="1208">
                  <c:v>-47.196083969999997</c:v>
                </c:pt>
                <c:pt idx="1209">
                  <c:v>-46.446362919999999</c:v>
                </c:pt>
                <c:pt idx="1210">
                  <c:v>-45.164335889999997</c:v>
                </c:pt>
                <c:pt idx="1211">
                  <c:v>-42.987177789999997</c:v>
                </c:pt>
                <c:pt idx="1212">
                  <c:v>-41.523467279999998</c:v>
                </c:pt>
                <c:pt idx="1213">
                  <c:v>-40.677903929999999</c:v>
                </c:pt>
                <c:pt idx="1214">
                  <c:v>-39.977603860000002</c:v>
                </c:pt>
                <c:pt idx="1215">
                  <c:v>-40.863627409999999</c:v>
                </c:pt>
                <c:pt idx="1216">
                  <c:v>-43.029851669999999</c:v>
                </c:pt>
                <c:pt idx="1217">
                  <c:v>-44.226039020000002</c:v>
                </c:pt>
                <c:pt idx="1218">
                  <c:v>-46.031820510000003</c:v>
                </c:pt>
                <c:pt idx="1219">
                  <c:v>-47.792388940000002</c:v>
                </c:pt>
                <c:pt idx="1220">
                  <c:v>-48.893584410000003</c:v>
                </c:pt>
                <c:pt idx="1221">
                  <c:v>-49.436410170000002</c:v>
                </c:pt>
                <c:pt idx="1222">
                  <c:v>-49.042152520000002</c:v>
                </c:pt>
                <c:pt idx="1223">
                  <c:v>-47.441941440000001</c:v>
                </c:pt>
                <c:pt idx="1224">
                  <c:v>-44.030523530000004</c:v>
                </c:pt>
                <c:pt idx="1225">
                  <c:v>-40.031334510000001</c:v>
                </c:pt>
                <c:pt idx="1226">
                  <c:v>-37.140506129999999</c:v>
                </c:pt>
                <c:pt idx="1227">
                  <c:v>-35.329924929999997</c:v>
                </c:pt>
                <c:pt idx="1228">
                  <c:v>-36.193629369999996</c:v>
                </c:pt>
                <c:pt idx="1229">
                  <c:v>-37.783947959999999</c:v>
                </c:pt>
                <c:pt idx="1230">
                  <c:v>-40.091575910000003</c:v>
                </c:pt>
                <c:pt idx="1231">
                  <c:v>-42.952288029999998</c:v>
                </c:pt>
                <c:pt idx="1232">
                  <c:v>-43.731579310000001</c:v>
                </c:pt>
                <c:pt idx="1233">
                  <c:v>-41.644053</c:v>
                </c:pt>
                <c:pt idx="1234">
                  <c:v>-37.432580649999998</c:v>
                </c:pt>
                <c:pt idx="1235">
                  <c:v>-32.882018350000003</c:v>
                </c:pt>
                <c:pt idx="1236">
                  <c:v>-28.558074619999999</c:v>
                </c:pt>
                <c:pt idx="1237">
                  <c:v>-25.070965480000002</c:v>
                </c:pt>
                <c:pt idx="1238">
                  <c:v>-21.839960990000002</c:v>
                </c:pt>
                <c:pt idx="1239">
                  <c:v>-17.972018909999999</c:v>
                </c:pt>
                <c:pt idx="1240">
                  <c:v>-12.365080109999999</c:v>
                </c:pt>
                <c:pt idx="1241">
                  <c:v>-7.1725279630000003</c:v>
                </c:pt>
                <c:pt idx="1242">
                  <c:v>-3.500232666</c:v>
                </c:pt>
                <c:pt idx="1243">
                  <c:v>5.7791913E-2</c:v>
                </c:pt>
                <c:pt idx="1244">
                  <c:v>3.5928539700000002</c:v>
                </c:pt>
                <c:pt idx="1245">
                  <c:v>15.56913101</c:v>
                </c:pt>
                <c:pt idx="1246">
                  <c:v>31.580985389999999</c:v>
                </c:pt>
                <c:pt idx="1247">
                  <c:v>45.699025229999997</c:v>
                </c:pt>
                <c:pt idx="1248">
                  <c:v>59.641753569999999</c:v>
                </c:pt>
                <c:pt idx="1249">
                  <c:v>66.918138200000001</c:v>
                </c:pt>
                <c:pt idx="1250">
                  <c:v>76.247359209999999</c:v>
                </c:pt>
                <c:pt idx="1251">
                  <c:v>77.996911789999999</c:v>
                </c:pt>
                <c:pt idx="1252">
                  <c:v>79.891095390000004</c:v>
                </c:pt>
                <c:pt idx="1253">
                  <c:v>79.687900920000004</c:v>
                </c:pt>
                <c:pt idx="1254">
                  <c:v>77.450975279999994</c:v>
                </c:pt>
                <c:pt idx="1255">
                  <c:v>77.479724689999998</c:v>
                </c:pt>
                <c:pt idx="1256">
                  <c:v>77.895795530000001</c:v>
                </c:pt>
                <c:pt idx="1257">
                  <c:v>78.615773509999997</c:v>
                </c:pt>
                <c:pt idx="1258">
                  <c:v>78.856505799999994</c:v>
                </c:pt>
                <c:pt idx="1259">
                  <c:v>78.726635680000001</c:v>
                </c:pt>
                <c:pt idx="1260">
                  <c:v>78.680048360000001</c:v>
                </c:pt>
                <c:pt idx="1261">
                  <c:v>77.851552389999995</c:v>
                </c:pt>
                <c:pt idx="1262">
                  <c:v>76.491499210000001</c:v>
                </c:pt>
                <c:pt idx="1263">
                  <c:v>73.967591959999993</c:v>
                </c:pt>
                <c:pt idx="1264">
                  <c:v>72.152818920000001</c:v>
                </c:pt>
                <c:pt idx="1265">
                  <c:v>70.431885930000007</c:v>
                </c:pt>
                <c:pt idx="1266">
                  <c:v>69.737381850000006</c:v>
                </c:pt>
                <c:pt idx="1267">
                  <c:v>69.781008020000002</c:v>
                </c:pt>
                <c:pt idx="1268">
                  <c:v>70.430662760000004</c:v>
                </c:pt>
                <c:pt idx="1269">
                  <c:v>70.761326109999999</c:v>
                </c:pt>
                <c:pt idx="1270">
                  <c:v>70.264765049999994</c:v>
                </c:pt>
                <c:pt idx="1271">
                  <c:v>68.677334110000004</c:v>
                </c:pt>
                <c:pt idx="1272">
                  <c:v>66.984295720000006</c:v>
                </c:pt>
                <c:pt idx="1273">
                  <c:v>66.049247879999996</c:v>
                </c:pt>
                <c:pt idx="1274">
                  <c:v>65.554127930000007</c:v>
                </c:pt>
                <c:pt idx="1275">
                  <c:v>65.417454730000003</c:v>
                </c:pt>
                <c:pt idx="1276">
                  <c:v>66.044882380000004</c:v>
                </c:pt>
                <c:pt idx="1277">
                  <c:v>65.972433690000003</c:v>
                </c:pt>
                <c:pt idx="1278">
                  <c:v>65.337880119999994</c:v>
                </c:pt>
                <c:pt idx="1279">
                  <c:v>63.580009990000001</c:v>
                </c:pt>
                <c:pt idx="1280">
                  <c:v>64.066492289999999</c:v>
                </c:pt>
                <c:pt idx="1281">
                  <c:v>63.8385544</c:v>
                </c:pt>
                <c:pt idx="1282">
                  <c:v>65.731226669999998</c:v>
                </c:pt>
                <c:pt idx="1283">
                  <c:v>66.542980409999998</c:v>
                </c:pt>
                <c:pt idx="1284">
                  <c:v>64.887907909999996</c:v>
                </c:pt>
                <c:pt idx="1285">
                  <c:v>62.669068979999999</c:v>
                </c:pt>
                <c:pt idx="1286">
                  <c:v>57.489032880000003</c:v>
                </c:pt>
                <c:pt idx="1287">
                  <c:v>45.618289930000003</c:v>
                </c:pt>
                <c:pt idx="1288">
                  <c:v>30.098641619999999</c:v>
                </c:pt>
                <c:pt idx="1289">
                  <c:v>8.8504502439999992</c:v>
                </c:pt>
                <c:pt idx="1290">
                  <c:v>-7.6494975209999998</c:v>
                </c:pt>
                <c:pt idx="1291">
                  <c:v>-18.951711899999999</c:v>
                </c:pt>
                <c:pt idx="1292">
                  <c:v>-21.29956232</c:v>
                </c:pt>
                <c:pt idx="1293">
                  <c:v>-23.432479000000001</c:v>
                </c:pt>
                <c:pt idx="1294">
                  <c:v>-27.308554869999998</c:v>
                </c:pt>
                <c:pt idx="1295">
                  <c:v>-30.562257769999999</c:v>
                </c:pt>
                <c:pt idx="1296">
                  <c:v>-34.118467780000003</c:v>
                </c:pt>
                <c:pt idx="1297">
                  <c:v>-36.085207689999997</c:v>
                </c:pt>
                <c:pt idx="1298">
                  <c:v>-35.620235819999998</c:v>
                </c:pt>
                <c:pt idx="1299">
                  <c:v>-35.539820730000002</c:v>
                </c:pt>
                <c:pt idx="1300">
                  <c:v>-36.11770413</c:v>
                </c:pt>
                <c:pt idx="1301">
                  <c:v>-36.016041889999997</c:v>
                </c:pt>
                <c:pt idx="1302">
                  <c:v>-35.302910769999997</c:v>
                </c:pt>
                <c:pt idx="1303">
                  <c:v>-35.314069740000001</c:v>
                </c:pt>
                <c:pt idx="1304">
                  <c:v>-34.730732240000002</c:v>
                </c:pt>
                <c:pt idx="1305">
                  <c:v>-34.380649550000001</c:v>
                </c:pt>
                <c:pt idx="1306">
                  <c:v>-34.933191209999997</c:v>
                </c:pt>
                <c:pt idx="1307">
                  <c:v>-36.51334087</c:v>
                </c:pt>
                <c:pt idx="1308">
                  <c:v>-39.033538309999997</c:v>
                </c:pt>
                <c:pt idx="1309">
                  <c:v>-43.119106209999998</c:v>
                </c:pt>
                <c:pt idx="1310">
                  <c:v>-47.28570363</c:v>
                </c:pt>
                <c:pt idx="1311">
                  <c:v>-50.619974329999998</c:v>
                </c:pt>
                <c:pt idx="1312">
                  <c:v>-50.272765560000003</c:v>
                </c:pt>
                <c:pt idx="1313">
                  <c:v>-50.383615229999997</c:v>
                </c:pt>
                <c:pt idx="1314">
                  <c:v>-46.954868410000003</c:v>
                </c:pt>
                <c:pt idx="1315">
                  <c:v>-44.157448039999998</c:v>
                </c:pt>
                <c:pt idx="1316">
                  <c:v>-39.016320120000003</c:v>
                </c:pt>
                <c:pt idx="1317">
                  <c:v>-36.272673519999998</c:v>
                </c:pt>
                <c:pt idx="1318">
                  <c:v>-36.054201050000003</c:v>
                </c:pt>
                <c:pt idx="1319">
                  <c:v>-37.776744489999999</c:v>
                </c:pt>
                <c:pt idx="1320">
                  <c:v>-41.047444069999997</c:v>
                </c:pt>
                <c:pt idx="1321">
                  <c:v>-43.067508459999999</c:v>
                </c:pt>
                <c:pt idx="1322">
                  <c:v>-44.447648950000001</c:v>
                </c:pt>
                <c:pt idx="1323">
                  <c:v>-45.052668850000003</c:v>
                </c:pt>
                <c:pt idx="1324">
                  <c:v>-42.256327489999997</c:v>
                </c:pt>
                <c:pt idx="1325">
                  <c:v>-37.402768600000002</c:v>
                </c:pt>
                <c:pt idx="1326">
                  <c:v>-31.869296510000002</c:v>
                </c:pt>
                <c:pt idx="1327">
                  <c:v>-25.894302440000001</c:v>
                </c:pt>
                <c:pt idx="1328">
                  <c:v>-20.663638899999999</c:v>
                </c:pt>
                <c:pt idx="1329">
                  <c:v>-15.569773720000001</c:v>
                </c:pt>
                <c:pt idx="1330">
                  <c:v>-11.45298685</c:v>
                </c:pt>
                <c:pt idx="1331">
                  <c:v>-9.1834073929999995</c:v>
                </c:pt>
                <c:pt idx="1332">
                  <c:v>-4.8531057329999996</c:v>
                </c:pt>
                <c:pt idx="1333">
                  <c:v>0</c:v>
                </c:pt>
                <c:pt idx="1334">
                  <c:v>5.9982014609999998</c:v>
                </c:pt>
                <c:pt idx="1335">
                  <c:v>11.69913491</c:v>
                </c:pt>
                <c:pt idx="1336">
                  <c:v>15.81784481</c:v>
                </c:pt>
                <c:pt idx="1337">
                  <c:v>21.692163019999999</c:v>
                </c:pt>
                <c:pt idx="1338">
                  <c:v>35.236621290000002</c:v>
                </c:pt>
                <c:pt idx="1339">
                  <c:v>50.94387304</c:v>
                </c:pt>
                <c:pt idx="1340">
                  <c:v>64.871125000000006</c:v>
                </c:pt>
                <c:pt idx="1341">
                  <c:v>75.093514780000007</c:v>
                </c:pt>
                <c:pt idx="1342">
                  <c:v>78.894567330000001</c:v>
                </c:pt>
                <c:pt idx="1343">
                  <c:v>77.666958609999995</c:v>
                </c:pt>
                <c:pt idx="1344">
                  <c:v>74.573531419999995</c:v>
                </c:pt>
                <c:pt idx="1345">
                  <c:v>73.779076279999998</c:v>
                </c:pt>
                <c:pt idx="1346">
                  <c:v>74.910732350000004</c:v>
                </c:pt>
                <c:pt idx="1347">
                  <c:v>75.964686330000006</c:v>
                </c:pt>
                <c:pt idx="1348">
                  <c:v>75.568039200000001</c:v>
                </c:pt>
                <c:pt idx="1349">
                  <c:v>75.258951010000004</c:v>
                </c:pt>
                <c:pt idx="1350">
                  <c:v>75.047052859999994</c:v>
                </c:pt>
                <c:pt idx="1351">
                  <c:v>75.578343009999998</c:v>
                </c:pt>
                <c:pt idx="1352">
                  <c:v>76.828537789999999</c:v>
                </c:pt>
                <c:pt idx="1353">
                  <c:v>78.000556360000004</c:v>
                </c:pt>
                <c:pt idx="1354">
                  <c:v>79.485533880000006</c:v>
                </c:pt>
                <c:pt idx="1355">
                  <c:v>79.797404259999993</c:v>
                </c:pt>
                <c:pt idx="1356">
                  <c:v>79.73881428</c:v>
                </c:pt>
                <c:pt idx="1357">
                  <c:v>78.546993459999996</c:v>
                </c:pt>
                <c:pt idx="1358">
                  <c:v>77.121358659999999</c:v>
                </c:pt>
                <c:pt idx="1359">
                  <c:v>75.420495639999999</c:v>
                </c:pt>
                <c:pt idx="1360">
                  <c:v>73.184491550000004</c:v>
                </c:pt>
                <c:pt idx="1361">
                  <c:v>71.001046779999996</c:v>
                </c:pt>
                <c:pt idx="1362">
                  <c:v>69.644993749999998</c:v>
                </c:pt>
                <c:pt idx="1363">
                  <c:v>69.229290899999995</c:v>
                </c:pt>
                <c:pt idx="1364">
                  <c:v>70.248033629999995</c:v>
                </c:pt>
                <c:pt idx="1365">
                  <c:v>72.028151940000001</c:v>
                </c:pt>
                <c:pt idx="1366">
                  <c:v>73.745246730000005</c:v>
                </c:pt>
                <c:pt idx="1367">
                  <c:v>74.118415240000004</c:v>
                </c:pt>
                <c:pt idx="1368">
                  <c:v>73.950146669999995</c:v>
                </c:pt>
                <c:pt idx="1369">
                  <c:v>71.659914409999999</c:v>
                </c:pt>
                <c:pt idx="1370">
                  <c:v>68.463593950000003</c:v>
                </c:pt>
                <c:pt idx="1371">
                  <c:v>66.237117019999999</c:v>
                </c:pt>
                <c:pt idx="1372">
                  <c:v>66.617834529999996</c:v>
                </c:pt>
                <c:pt idx="1373">
                  <c:v>67.640284080000001</c:v>
                </c:pt>
                <c:pt idx="1374">
                  <c:v>69.738938540000007</c:v>
                </c:pt>
                <c:pt idx="1375">
                  <c:v>68.175478929999997</c:v>
                </c:pt>
                <c:pt idx="1376">
                  <c:v>52.415128070000002</c:v>
                </c:pt>
                <c:pt idx="1377">
                  <c:v>34.896163489999999</c:v>
                </c:pt>
                <c:pt idx="1378">
                  <c:v>15.2668955</c:v>
                </c:pt>
                <c:pt idx="1379">
                  <c:v>4.2951071909999996</c:v>
                </c:pt>
                <c:pt idx="1380">
                  <c:v>5.1012691380000001</c:v>
                </c:pt>
                <c:pt idx="1381">
                  <c:v>2.9211320120000002</c:v>
                </c:pt>
                <c:pt idx="1382">
                  <c:v>-3.1593894929999999</c:v>
                </c:pt>
                <c:pt idx="1383">
                  <c:v>-7.4506821030000001</c:v>
                </c:pt>
                <c:pt idx="1384">
                  <c:v>-13.40659187</c:v>
                </c:pt>
                <c:pt idx="1385">
                  <c:v>-21.261640499999999</c:v>
                </c:pt>
                <c:pt idx="1386">
                  <c:v>-28.11229582</c:v>
                </c:pt>
                <c:pt idx="1387">
                  <c:v>-32.878882539999999</c:v>
                </c:pt>
                <c:pt idx="1388">
                  <c:v>-34.72632411</c:v>
                </c:pt>
                <c:pt idx="1389">
                  <c:v>-36.247834820000001</c:v>
                </c:pt>
                <c:pt idx="1390">
                  <c:v>-37.60949892</c:v>
                </c:pt>
                <c:pt idx="1391">
                  <c:v>-37.131650929999999</c:v>
                </c:pt>
                <c:pt idx="1392">
                  <c:v>-35.724563549999999</c:v>
                </c:pt>
                <c:pt idx="1393">
                  <c:v>-34.386139989999997</c:v>
                </c:pt>
                <c:pt idx="1394">
                  <c:v>-35.404857489999998</c:v>
                </c:pt>
                <c:pt idx="1395">
                  <c:v>-37.947211600000003</c:v>
                </c:pt>
                <c:pt idx="1396">
                  <c:v>-39.388827380000002</c:v>
                </c:pt>
                <c:pt idx="1397">
                  <c:v>-39.329141200000002</c:v>
                </c:pt>
                <c:pt idx="1398">
                  <c:v>-38.24381168</c:v>
                </c:pt>
                <c:pt idx="1399">
                  <c:v>-37.567761830000002</c:v>
                </c:pt>
                <c:pt idx="1400">
                  <c:v>-37.06396428</c:v>
                </c:pt>
                <c:pt idx="1401">
                  <c:v>-37.844321360000002</c:v>
                </c:pt>
                <c:pt idx="1402">
                  <c:v>-40.040099580000003</c:v>
                </c:pt>
                <c:pt idx="1403">
                  <c:v>-42.074062040000001</c:v>
                </c:pt>
                <c:pt idx="1404">
                  <c:v>-44.504337829999997</c:v>
                </c:pt>
                <c:pt idx="1405">
                  <c:v>-46.603878590000001</c:v>
                </c:pt>
                <c:pt idx="1406">
                  <c:v>-47.951608020000002</c:v>
                </c:pt>
                <c:pt idx="1407">
                  <c:v>-48.604384140000001</c:v>
                </c:pt>
                <c:pt idx="1408">
                  <c:v>-48.247755390000002</c:v>
                </c:pt>
                <c:pt idx="1409">
                  <c:v>-47.389191429999997</c:v>
                </c:pt>
                <c:pt idx="1410">
                  <c:v>-46.154064579999996</c:v>
                </c:pt>
                <c:pt idx="1411">
                  <c:v>-43.454232640000001</c:v>
                </c:pt>
                <c:pt idx="1412">
                  <c:v>-39.571145010000002</c:v>
                </c:pt>
                <c:pt idx="1413">
                  <c:v>-36.097504270000002</c:v>
                </c:pt>
                <c:pt idx="1414">
                  <c:v>-34.81038899</c:v>
                </c:pt>
                <c:pt idx="1415">
                  <c:v>-36.447266640000002</c:v>
                </c:pt>
                <c:pt idx="1416">
                  <c:v>-39.052636010000001</c:v>
                </c:pt>
                <c:pt idx="1417">
                  <c:v>-42.210584420000004</c:v>
                </c:pt>
                <c:pt idx="1418">
                  <c:v>-46.381474150000003</c:v>
                </c:pt>
                <c:pt idx="1419">
                  <c:v>-48.66393351</c:v>
                </c:pt>
                <c:pt idx="1420">
                  <c:v>-48.363091150000002</c:v>
                </c:pt>
                <c:pt idx="1421">
                  <c:v>-46.057385189999998</c:v>
                </c:pt>
                <c:pt idx="1422">
                  <c:v>-41.72490458</c:v>
                </c:pt>
                <c:pt idx="1423">
                  <c:v>-36.686913429999997</c:v>
                </c:pt>
                <c:pt idx="1424">
                  <c:v>-32.644024590000001</c:v>
                </c:pt>
                <c:pt idx="1425">
                  <c:v>-28.60408193</c:v>
                </c:pt>
                <c:pt idx="1426">
                  <c:v>-25.17406798</c:v>
                </c:pt>
                <c:pt idx="1427">
                  <c:v>-20.789016480000001</c:v>
                </c:pt>
                <c:pt idx="1428">
                  <c:v>-13.97325405</c:v>
                </c:pt>
                <c:pt idx="1429">
                  <c:v>-4.3722721069999997</c:v>
                </c:pt>
                <c:pt idx="1430">
                  <c:v>12.55312069</c:v>
                </c:pt>
                <c:pt idx="1431">
                  <c:v>26.134013929999998</c:v>
                </c:pt>
                <c:pt idx="1432">
                  <c:v>39.940965169999998</c:v>
                </c:pt>
                <c:pt idx="1433">
                  <c:v>47.06622376</c:v>
                </c:pt>
                <c:pt idx="1434">
                  <c:v>44.086042249999998</c:v>
                </c:pt>
                <c:pt idx="1435">
                  <c:v>37.557509949999996</c:v>
                </c:pt>
                <c:pt idx="1436">
                  <c:v>40.843276840000001</c:v>
                </c:pt>
                <c:pt idx="1437">
                  <c:v>51.821824589999999</c:v>
                </c:pt>
                <c:pt idx="1438">
                  <c:v>61.454395839999997</c:v>
                </c:pt>
                <c:pt idx="1439">
                  <c:v>68.397207940000001</c:v>
                </c:pt>
                <c:pt idx="1440">
                  <c:v>71.628022709999996</c:v>
                </c:pt>
                <c:pt idx="1441">
                  <c:v>71.812430800000001</c:v>
                </c:pt>
                <c:pt idx="1442">
                  <c:v>73.267734500000003</c:v>
                </c:pt>
                <c:pt idx="1443">
                  <c:v>77.448419079999994</c:v>
                </c:pt>
                <c:pt idx="1444">
                  <c:v>80.758338989999999</c:v>
                </c:pt>
                <c:pt idx="1445">
                  <c:v>78.641906349999999</c:v>
                </c:pt>
                <c:pt idx="1446">
                  <c:v>77.755863660000003</c:v>
                </c:pt>
                <c:pt idx="1447">
                  <c:v>79.277483059999994</c:v>
                </c:pt>
                <c:pt idx="1448">
                  <c:v>81.490255730000001</c:v>
                </c:pt>
                <c:pt idx="1449">
                  <c:v>83.712482840000007</c:v>
                </c:pt>
                <c:pt idx="1450">
                  <c:v>83.911491949999998</c:v>
                </c:pt>
                <c:pt idx="1451">
                  <c:v>82.287100989999999</c:v>
                </c:pt>
                <c:pt idx="1452">
                  <c:v>80.441692079999996</c:v>
                </c:pt>
                <c:pt idx="1453">
                  <c:v>77.539516910000003</c:v>
                </c:pt>
                <c:pt idx="1454">
                  <c:v>75.335598320000003</c:v>
                </c:pt>
                <c:pt idx="1455">
                  <c:v>73.898246830000005</c:v>
                </c:pt>
                <c:pt idx="1456">
                  <c:v>73.805024599999996</c:v>
                </c:pt>
                <c:pt idx="1457">
                  <c:v>75.554788669999994</c:v>
                </c:pt>
                <c:pt idx="1458">
                  <c:v>76.703179120000001</c:v>
                </c:pt>
                <c:pt idx="1459">
                  <c:v>75.711861290000002</c:v>
                </c:pt>
                <c:pt idx="1460">
                  <c:v>74.701071080000006</c:v>
                </c:pt>
                <c:pt idx="1461">
                  <c:v>71.802060240000003</c:v>
                </c:pt>
                <c:pt idx="1462">
                  <c:v>69.54680166</c:v>
                </c:pt>
                <c:pt idx="1463">
                  <c:v>68.399531870000004</c:v>
                </c:pt>
                <c:pt idx="1464">
                  <c:v>67.906498920000004</c:v>
                </c:pt>
                <c:pt idx="1465">
                  <c:v>68.339314250000001</c:v>
                </c:pt>
                <c:pt idx="1466">
                  <c:v>66.668577130000003</c:v>
                </c:pt>
                <c:pt idx="1467">
                  <c:v>64.186844030000003</c:v>
                </c:pt>
                <c:pt idx="1468">
                  <c:v>60.679277140000003</c:v>
                </c:pt>
                <c:pt idx="1469">
                  <c:v>58.803264919999997</c:v>
                </c:pt>
                <c:pt idx="1470">
                  <c:v>56.765353330000003</c:v>
                </c:pt>
                <c:pt idx="1471">
                  <c:v>56.589683540000003</c:v>
                </c:pt>
                <c:pt idx="1472">
                  <c:v>57.835746550000003</c:v>
                </c:pt>
                <c:pt idx="1473">
                  <c:v>59.75507631</c:v>
                </c:pt>
                <c:pt idx="1474">
                  <c:v>62.096163070000003</c:v>
                </c:pt>
                <c:pt idx="1475">
                  <c:v>63.500706809999997</c:v>
                </c:pt>
                <c:pt idx="1476">
                  <c:v>57.519110019999999</c:v>
                </c:pt>
                <c:pt idx="1477">
                  <c:v>39.495414060000002</c:v>
                </c:pt>
                <c:pt idx="1478">
                  <c:v>16.320383360000001</c:v>
                </c:pt>
                <c:pt idx="1479">
                  <c:v>-6.8444311779999998</c:v>
                </c:pt>
                <c:pt idx="1480">
                  <c:v>-17.029992960000001</c:v>
                </c:pt>
                <c:pt idx="1481">
                  <c:v>-31.405451209999999</c:v>
                </c:pt>
                <c:pt idx="1482">
                  <c:v>-42.495324480000001</c:v>
                </c:pt>
                <c:pt idx="1483">
                  <c:v>-48.468195379999997</c:v>
                </c:pt>
                <c:pt idx="1484">
                  <c:v>-48.486490009999997</c:v>
                </c:pt>
                <c:pt idx="1485">
                  <c:v>-43.342759860000001</c:v>
                </c:pt>
                <c:pt idx="1486">
                  <c:v>-41.581253609999997</c:v>
                </c:pt>
                <c:pt idx="1487">
                  <c:v>-42.406069170000002</c:v>
                </c:pt>
                <c:pt idx="1488">
                  <c:v>-44.667680480000001</c:v>
                </c:pt>
                <c:pt idx="1489">
                  <c:v>-50.289008430000003</c:v>
                </c:pt>
                <c:pt idx="1490">
                  <c:v>-52.638040850000003</c:v>
                </c:pt>
                <c:pt idx="1491">
                  <c:v>-52.783664080000001</c:v>
                </c:pt>
                <c:pt idx="1492">
                  <c:v>-53.637584390000001</c:v>
                </c:pt>
                <c:pt idx="1493">
                  <c:v>-52.275309620000002</c:v>
                </c:pt>
                <c:pt idx="1494">
                  <c:v>-49.21921734</c:v>
                </c:pt>
                <c:pt idx="1495">
                  <c:v>-46.735131250000002</c:v>
                </c:pt>
                <c:pt idx="1496">
                  <c:v>-44.024454900000002</c:v>
                </c:pt>
                <c:pt idx="1497">
                  <c:v>-42.260855069999998</c:v>
                </c:pt>
                <c:pt idx="1498">
                  <c:v>-42.024523129999999</c:v>
                </c:pt>
                <c:pt idx="1499">
                  <c:v>-42.714863319999999</c:v>
                </c:pt>
                <c:pt idx="1500">
                  <c:v>-44.113390789999997</c:v>
                </c:pt>
                <c:pt idx="1501">
                  <c:v>-46.021652860000003</c:v>
                </c:pt>
                <c:pt idx="1502">
                  <c:v>-48.302020630000001</c:v>
                </c:pt>
                <c:pt idx="1503">
                  <c:v>-49.704885609999998</c:v>
                </c:pt>
                <c:pt idx="1504">
                  <c:v>-50.479744719999999</c:v>
                </c:pt>
                <c:pt idx="1505">
                  <c:v>-51.397089360000003</c:v>
                </c:pt>
                <c:pt idx="1506">
                  <c:v>-52.006759289999998</c:v>
                </c:pt>
                <c:pt idx="1507">
                  <c:v>-51.828924839999999</c:v>
                </c:pt>
                <c:pt idx="1508">
                  <c:v>-50.892962410000003</c:v>
                </c:pt>
                <c:pt idx="1509">
                  <c:v>-49.457003239999999</c:v>
                </c:pt>
                <c:pt idx="1510">
                  <c:v>-47.340531460000001</c:v>
                </c:pt>
                <c:pt idx="1511">
                  <c:v>-44.982261200000003</c:v>
                </c:pt>
                <c:pt idx="1512">
                  <c:v>-42.822257950000001</c:v>
                </c:pt>
                <c:pt idx="1513">
                  <c:v>-40.082911539999998</c:v>
                </c:pt>
                <c:pt idx="1514">
                  <c:v>-38.29917176</c:v>
                </c:pt>
                <c:pt idx="1515">
                  <c:v>-37.744400589999998</c:v>
                </c:pt>
                <c:pt idx="1516">
                  <c:v>-38.588077050000003</c:v>
                </c:pt>
                <c:pt idx="1517">
                  <c:v>-40.956190419999999</c:v>
                </c:pt>
                <c:pt idx="1518">
                  <c:v>-43.725150990000003</c:v>
                </c:pt>
                <c:pt idx="1519">
                  <c:v>-46.077273939999998</c:v>
                </c:pt>
                <c:pt idx="1520">
                  <c:v>-47.461494780000002</c:v>
                </c:pt>
                <c:pt idx="1521">
                  <c:v>-48.209513870000002</c:v>
                </c:pt>
                <c:pt idx="1522">
                  <c:v>-48.817413139999999</c:v>
                </c:pt>
                <c:pt idx="1523">
                  <c:v>-49.419655830000004</c:v>
                </c:pt>
                <c:pt idx="1524">
                  <c:v>-48.799111089999997</c:v>
                </c:pt>
                <c:pt idx="1525">
                  <c:v>-47.405313909999997</c:v>
                </c:pt>
                <c:pt idx="1526">
                  <c:v>-46.437586250000003</c:v>
                </c:pt>
                <c:pt idx="1527">
                  <c:v>-45.412766990000001</c:v>
                </c:pt>
                <c:pt idx="1528">
                  <c:v>-43.833091779999997</c:v>
                </c:pt>
                <c:pt idx="1529">
                  <c:v>-39.871041920000003</c:v>
                </c:pt>
                <c:pt idx="1530">
                  <c:v>-35.677444649999998</c:v>
                </c:pt>
                <c:pt idx="1531">
                  <c:v>-30.68847323</c:v>
                </c:pt>
                <c:pt idx="1532">
                  <c:v>-25.101076540000001</c:v>
                </c:pt>
                <c:pt idx="1533">
                  <c:v>-18.081308419999999</c:v>
                </c:pt>
                <c:pt idx="1534">
                  <c:v>-11.064888850000001</c:v>
                </c:pt>
                <c:pt idx="1535">
                  <c:v>-3.170477059</c:v>
                </c:pt>
                <c:pt idx="1536">
                  <c:v>10.581830419999999</c:v>
                </c:pt>
                <c:pt idx="1537">
                  <c:v>29.919808010000001</c:v>
                </c:pt>
                <c:pt idx="1538">
                  <c:v>45.519407520000001</c:v>
                </c:pt>
                <c:pt idx="1539">
                  <c:v>60.658385590000002</c:v>
                </c:pt>
                <c:pt idx="1540">
                  <c:v>66.544649660000005</c:v>
                </c:pt>
                <c:pt idx="1541">
                  <c:v>66.541964309999997</c:v>
                </c:pt>
                <c:pt idx="1542">
                  <c:v>65.429999120000005</c:v>
                </c:pt>
                <c:pt idx="1543">
                  <c:v>64.057119459999996</c:v>
                </c:pt>
                <c:pt idx="1544">
                  <c:v>61.963935769999999</c:v>
                </c:pt>
                <c:pt idx="1545">
                  <c:v>66.177387890000006</c:v>
                </c:pt>
                <c:pt idx="1546">
                  <c:v>70.556932419999995</c:v>
                </c:pt>
                <c:pt idx="1547">
                  <c:v>76.472868730000002</c:v>
                </c:pt>
                <c:pt idx="1548">
                  <c:v>73.931290820000001</c:v>
                </c:pt>
                <c:pt idx="1549">
                  <c:v>70.595472610000002</c:v>
                </c:pt>
                <c:pt idx="1550">
                  <c:v>70.445675780000002</c:v>
                </c:pt>
                <c:pt idx="1551">
                  <c:v>76.336753799999997</c:v>
                </c:pt>
                <c:pt idx="1552">
                  <c:v>79.733439399999995</c:v>
                </c:pt>
                <c:pt idx="1553">
                  <c:v>80.372716440000005</c:v>
                </c:pt>
                <c:pt idx="1554">
                  <c:v>83.340978359999994</c:v>
                </c:pt>
                <c:pt idx="1555">
                  <c:v>84.129334159999999</c:v>
                </c:pt>
                <c:pt idx="1556">
                  <c:v>77.473468240000003</c:v>
                </c:pt>
                <c:pt idx="1557">
                  <c:v>73.095021720000005</c:v>
                </c:pt>
                <c:pt idx="1558">
                  <c:v>70.833050099999994</c:v>
                </c:pt>
                <c:pt idx="1559">
                  <c:v>68.843306799999993</c:v>
                </c:pt>
                <c:pt idx="1560">
                  <c:v>67.138440419999995</c:v>
                </c:pt>
                <c:pt idx="1561">
                  <c:v>65.997484830000005</c:v>
                </c:pt>
                <c:pt idx="1562">
                  <c:v>65.869523340000001</c:v>
                </c:pt>
                <c:pt idx="1563">
                  <c:v>66.460103959999998</c:v>
                </c:pt>
                <c:pt idx="1564">
                  <c:v>67.14147586</c:v>
                </c:pt>
                <c:pt idx="1565">
                  <c:v>66.250004899999993</c:v>
                </c:pt>
                <c:pt idx="1566">
                  <c:v>64.651860420000006</c:v>
                </c:pt>
                <c:pt idx="1567">
                  <c:v>63.438140599999997</c:v>
                </c:pt>
                <c:pt idx="1568">
                  <c:v>62.906223750000002</c:v>
                </c:pt>
                <c:pt idx="1569">
                  <c:v>63.244012159999997</c:v>
                </c:pt>
                <c:pt idx="1570">
                  <c:v>63.84004762</c:v>
                </c:pt>
                <c:pt idx="1571">
                  <c:v>64.864715320000002</c:v>
                </c:pt>
                <c:pt idx="1572">
                  <c:v>66.447948550000007</c:v>
                </c:pt>
                <c:pt idx="1573">
                  <c:v>64.744923209999996</c:v>
                </c:pt>
                <c:pt idx="1574">
                  <c:v>63.653073390000003</c:v>
                </c:pt>
                <c:pt idx="1575">
                  <c:v>63.109593459999999</c:v>
                </c:pt>
                <c:pt idx="1576">
                  <c:v>63.763921979999999</c:v>
                </c:pt>
                <c:pt idx="1577">
                  <c:v>63.885619429999998</c:v>
                </c:pt>
                <c:pt idx="1578">
                  <c:v>64.917486359999998</c:v>
                </c:pt>
                <c:pt idx="1579">
                  <c:v>66.259056819999998</c:v>
                </c:pt>
                <c:pt idx="1580">
                  <c:v>65.16977593</c:v>
                </c:pt>
                <c:pt idx="1581">
                  <c:v>58.807095439999998</c:v>
                </c:pt>
                <c:pt idx="1582">
                  <c:v>44.961653560000002</c:v>
                </c:pt>
                <c:pt idx="1583">
                  <c:v>27.77108758</c:v>
                </c:pt>
                <c:pt idx="1584">
                  <c:v>18.757587269999998</c:v>
                </c:pt>
                <c:pt idx="1585">
                  <c:v>9.5277543829999995</c:v>
                </c:pt>
                <c:pt idx="1586">
                  <c:v>-0.79033713699999997</c:v>
                </c:pt>
                <c:pt idx="1587">
                  <c:v>-4.9549842149999996</c:v>
                </c:pt>
                <c:pt idx="1588">
                  <c:v>-10.40814486</c:v>
                </c:pt>
                <c:pt idx="1589">
                  <c:v>-16.634547260000002</c:v>
                </c:pt>
                <c:pt idx="1590">
                  <c:v>-23.282873299999999</c:v>
                </c:pt>
                <c:pt idx="1591">
                  <c:v>-28.900019480000001</c:v>
                </c:pt>
                <c:pt idx="1592">
                  <c:v>-32.744338669999998</c:v>
                </c:pt>
                <c:pt idx="1593">
                  <c:v>-34.739924530000003</c:v>
                </c:pt>
                <c:pt idx="1594">
                  <c:v>-36.415024709999997</c:v>
                </c:pt>
                <c:pt idx="1595">
                  <c:v>-40.930192920000003</c:v>
                </c:pt>
                <c:pt idx="1596">
                  <c:v>-44.644065959999999</c:v>
                </c:pt>
                <c:pt idx="1597">
                  <c:v>-46.735463879999998</c:v>
                </c:pt>
                <c:pt idx="1598">
                  <c:v>-48.839293609999999</c:v>
                </c:pt>
                <c:pt idx="1599">
                  <c:v>-48.594211170000001</c:v>
                </c:pt>
                <c:pt idx="1600">
                  <c:v>-47.579143389999999</c:v>
                </c:pt>
                <c:pt idx="1601">
                  <c:v>-46.151170909999998</c:v>
                </c:pt>
                <c:pt idx="1602">
                  <c:v>-45.339475999999998</c:v>
                </c:pt>
                <c:pt idx="1603">
                  <c:v>-44.747830090000001</c:v>
                </c:pt>
                <c:pt idx="1604">
                  <c:v>-44.665974499999997</c:v>
                </c:pt>
                <c:pt idx="1605">
                  <c:v>-45.58796401</c:v>
                </c:pt>
                <c:pt idx="1606">
                  <c:v>-47.519563679999997</c:v>
                </c:pt>
                <c:pt idx="1607">
                  <c:v>-50.872140129999998</c:v>
                </c:pt>
                <c:pt idx="1608">
                  <c:v>-54.191326619999998</c:v>
                </c:pt>
                <c:pt idx="1609">
                  <c:v>-55.635041989999998</c:v>
                </c:pt>
                <c:pt idx="1610">
                  <c:v>-54.546119480000002</c:v>
                </c:pt>
                <c:pt idx="1611">
                  <c:v>-52.130036609999998</c:v>
                </c:pt>
                <c:pt idx="1612">
                  <c:v>-49.030022000000002</c:v>
                </c:pt>
                <c:pt idx="1613">
                  <c:v>-45.493731490000002</c:v>
                </c:pt>
                <c:pt idx="1614">
                  <c:v>-43.163985539999999</c:v>
                </c:pt>
                <c:pt idx="1615">
                  <c:v>-41.039189139999998</c:v>
                </c:pt>
                <c:pt idx="1616">
                  <c:v>-39.510998499999999</c:v>
                </c:pt>
                <c:pt idx="1617">
                  <c:v>-39.078463569999997</c:v>
                </c:pt>
                <c:pt idx="1618">
                  <c:v>-40.117110859999997</c:v>
                </c:pt>
                <c:pt idx="1619">
                  <c:v>-42.080606709999998</c:v>
                </c:pt>
                <c:pt idx="1620">
                  <c:v>-43.052172980000002</c:v>
                </c:pt>
                <c:pt idx="1621">
                  <c:v>-44.172681799999999</c:v>
                </c:pt>
                <c:pt idx="1622">
                  <c:v>-44.515859570000003</c:v>
                </c:pt>
                <c:pt idx="1623">
                  <c:v>-43.71536442</c:v>
                </c:pt>
                <c:pt idx="1624">
                  <c:v>-41.56126802</c:v>
                </c:pt>
                <c:pt idx="1625">
                  <c:v>-38.585409550000001</c:v>
                </c:pt>
                <c:pt idx="1626">
                  <c:v>-34.126849</c:v>
                </c:pt>
                <c:pt idx="1627">
                  <c:v>-29.050779049999999</c:v>
                </c:pt>
                <c:pt idx="1628">
                  <c:v>-22.54606128</c:v>
                </c:pt>
                <c:pt idx="1629">
                  <c:v>-17.0012705</c:v>
                </c:pt>
                <c:pt idx="1630">
                  <c:v>-11.95527264</c:v>
                </c:pt>
                <c:pt idx="1631">
                  <c:v>-5.843906209</c:v>
                </c:pt>
                <c:pt idx="1632">
                  <c:v>4.5438350859999996</c:v>
                </c:pt>
                <c:pt idx="1633">
                  <c:v>25.470451239999999</c:v>
                </c:pt>
                <c:pt idx="1634">
                  <c:v>47.8501701</c:v>
                </c:pt>
                <c:pt idx="1635">
                  <c:v>61.416768329999996</c:v>
                </c:pt>
                <c:pt idx="1636">
                  <c:v>67.297388690000005</c:v>
                </c:pt>
                <c:pt idx="1637">
                  <c:v>63.724599410000003</c:v>
                </c:pt>
                <c:pt idx="1638">
                  <c:v>48.934485909999999</c:v>
                </c:pt>
                <c:pt idx="1639">
                  <c:v>30.68038138</c:v>
                </c:pt>
                <c:pt idx="1640">
                  <c:v>42.664330380000003</c:v>
                </c:pt>
                <c:pt idx="1641">
                  <c:v>54.10913189</c:v>
                </c:pt>
                <c:pt idx="1642">
                  <c:v>65.063861979999999</c:v>
                </c:pt>
                <c:pt idx="1643">
                  <c:v>68.530635349999997</c:v>
                </c:pt>
                <c:pt idx="1644">
                  <c:v>70.32779395</c:v>
                </c:pt>
                <c:pt idx="1645">
                  <c:v>71.720530280000006</c:v>
                </c:pt>
                <c:pt idx="1646">
                  <c:v>74.6096328</c:v>
                </c:pt>
                <c:pt idx="1647">
                  <c:v>77.894898499999996</c:v>
                </c:pt>
                <c:pt idx="1648">
                  <c:v>77.917792739999996</c:v>
                </c:pt>
                <c:pt idx="1649">
                  <c:v>75.276290230000001</c:v>
                </c:pt>
                <c:pt idx="1650">
                  <c:v>73.188659970000003</c:v>
                </c:pt>
                <c:pt idx="1651">
                  <c:v>72.499899790000001</c:v>
                </c:pt>
                <c:pt idx="1652">
                  <c:v>73.152769340000006</c:v>
                </c:pt>
                <c:pt idx="1653">
                  <c:v>74.261955619999995</c:v>
                </c:pt>
                <c:pt idx="1654">
                  <c:v>76.016804120000003</c:v>
                </c:pt>
                <c:pt idx="1655">
                  <c:v>78.517474100000001</c:v>
                </c:pt>
                <c:pt idx="1656">
                  <c:v>80.221717679999998</c:v>
                </c:pt>
                <c:pt idx="1657">
                  <c:v>79.011205110000006</c:v>
                </c:pt>
                <c:pt idx="1658">
                  <c:v>74.70428355</c:v>
                </c:pt>
                <c:pt idx="1659">
                  <c:v>70.620694069999999</c:v>
                </c:pt>
                <c:pt idx="1660">
                  <c:v>68.395899850000006</c:v>
                </c:pt>
                <c:pt idx="1661">
                  <c:v>67.014947449999994</c:v>
                </c:pt>
                <c:pt idx="1662">
                  <c:v>66.380217220000006</c:v>
                </c:pt>
                <c:pt idx="1663">
                  <c:v>65.963786999999996</c:v>
                </c:pt>
                <c:pt idx="1664">
                  <c:v>64.698756950000003</c:v>
                </c:pt>
                <c:pt idx="1665">
                  <c:v>64.644340249999999</c:v>
                </c:pt>
                <c:pt idx="1666">
                  <c:v>62.655998969999999</c:v>
                </c:pt>
                <c:pt idx="1667">
                  <c:v>56.473722960000003</c:v>
                </c:pt>
                <c:pt idx="1668">
                  <c:v>54.05193714</c:v>
                </c:pt>
                <c:pt idx="1669">
                  <c:v>55.535846220000003</c:v>
                </c:pt>
                <c:pt idx="1670">
                  <c:v>58.489809639999997</c:v>
                </c:pt>
                <c:pt idx="1671">
                  <c:v>61.349030319999997</c:v>
                </c:pt>
                <c:pt idx="1672">
                  <c:v>61.866457169999997</c:v>
                </c:pt>
                <c:pt idx="1673">
                  <c:v>60.038468780000002</c:v>
                </c:pt>
                <c:pt idx="1674">
                  <c:v>46.507586240000002</c:v>
                </c:pt>
                <c:pt idx="1675">
                  <c:v>22.655171549999999</c:v>
                </c:pt>
                <c:pt idx="1676">
                  <c:v>2.1482480000000002</c:v>
                </c:pt>
                <c:pt idx="1677">
                  <c:v>-9.3164262900000008</c:v>
                </c:pt>
                <c:pt idx="1678">
                  <c:v>-11.62716653</c:v>
                </c:pt>
                <c:pt idx="1679">
                  <c:v>-9.4468751520000005</c:v>
                </c:pt>
                <c:pt idx="1680">
                  <c:v>-10.196187030000001</c:v>
                </c:pt>
                <c:pt idx="1681">
                  <c:v>-12.308227280000001</c:v>
                </c:pt>
                <c:pt idx="1682">
                  <c:v>-14.465691120000001</c:v>
                </c:pt>
                <c:pt idx="1683">
                  <c:v>-17.431365639999999</c:v>
                </c:pt>
                <c:pt idx="1684">
                  <c:v>-22.284603709999999</c:v>
                </c:pt>
                <c:pt idx="1685">
                  <c:v>-25.84638073</c:v>
                </c:pt>
                <c:pt idx="1686">
                  <c:v>-29.810361440000001</c:v>
                </c:pt>
                <c:pt idx="1687">
                  <c:v>-33.700744749999998</c:v>
                </c:pt>
                <c:pt idx="1688">
                  <c:v>-38.082799489999999</c:v>
                </c:pt>
                <c:pt idx="1689">
                  <c:v>-41.06105565</c:v>
                </c:pt>
                <c:pt idx="1690">
                  <c:v>-41.912915230000003</c:v>
                </c:pt>
                <c:pt idx="1691">
                  <c:v>-42.456237209999998</c:v>
                </c:pt>
                <c:pt idx="1692">
                  <c:v>-43.143174049999999</c:v>
                </c:pt>
                <c:pt idx="1693">
                  <c:v>-42.927081620000003</c:v>
                </c:pt>
                <c:pt idx="1694">
                  <c:v>-43.060155569999999</c:v>
                </c:pt>
                <c:pt idx="1695">
                  <c:v>-42.703862819999998</c:v>
                </c:pt>
                <c:pt idx="1696">
                  <c:v>-44.645146519999997</c:v>
                </c:pt>
                <c:pt idx="1697">
                  <c:v>-45.15317288</c:v>
                </c:pt>
                <c:pt idx="1698">
                  <c:v>-46.204041619999998</c:v>
                </c:pt>
                <c:pt idx="1699">
                  <c:v>-48.034086700000003</c:v>
                </c:pt>
                <c:pt idx="1700">
                  <c:v>-49.810012700000001</c:v>
                </c:pt>
                <c:pt idx="1701">
                  <c:v>-51.342514620000003</c:v>
                </c:pt>
                <c:pt idx="1702">
                  <c:v>-51.7246399</c:v>
                </c:pt>
                <c:pt idx="1703">
                  <c:v>-51.073004079999997</c:v>
                </c:pt>
                <c:pt idx="1704">
                  <c:v>-48.770313539999997</c:v>
                </c:pt>
                <c:pt idx="1705">
                  <c:v>-44.838630119999998</c:v>
                </c:pt>
                <c:pt idx="1706">
                  <c:v>-41.856392489999998</c:v>
                </c:pt>
                <c:pt idx="1707">
                  <c:v>-38.48133867</c:v>
                </c:pt>
                <c:pt idx="1708">
                  <c:v>-36.887607580000001</c:v>
                </c:pt>
                <c:pt idx="1709">
                  <c:v>-37.465203700000004</c:v>
                </c:pt>
                <c:pt idx="1710">
                  <c:v>-39.201641989999999</c:v>
                </c:pt>
                <c:pt idx="1711">
                  <c:v>-42.453116350000002</c:v>
                </c:pt>
                <c:pt idx="1712">
                  <c:v>-45.37771652</c:v>
                </c:pt>
                <c:pt idx="1713">
                  <c:v>-47.47340964</c:v>
                </c:pt>
                <c:pt idx="1714">
                  <c:v>-50.03880985</c:v>
                </c:pt>
                <c:pt idx="1715">
                  <c:v>-51.82819379</c:v>
                </c:pt>
                <c:pt idx="1716">
                  <c:v>-51.045934420000002</c:v>
                </c:pt>
                <c:pt idx="1717">
                  <c:v>-48.677576019999997</c:v>
                </c:pt>
                <c:pt idx="1718">
                  <c:v>-44.308060220000002</c:v>
                </c:pt>
                <c:pt idx="1719">
                  <c:v>-39.193701529999998</c:v>
                </c:pt>
                <c:pt idx="1720">
                  <c:v>-34.754233399999997</c:v>
                </c:pt>
                <c:pt idx="1721">
                  <c:v>-35.164589640000003</c:v>
                </c:pt>
                <c:pt idx="1722">
                  <c:v>-36.458412000000003</c:v>
                </c:pt>
                <c:pt idx="1723">
                  <c:v>-35.444962949999997</c:v>
                </c:pt>
                <c:pt idx="1724">
                  <c:v>-30.671361699999999</c:v>
                </c:pt>
                <c:pt idx="1725">
                  <c:v>-23.017081650000002</c:v>
                </c:pt>
                <c:pt idx="1726">
                  <c:v>-12.54722029</c:v>
                </c:pt>
                <c:pt idx="1727">
                  <c:v>-3.3054633089999998</c:v>
                </c:pt>
                <c:pt idx="1728">
                  <c:v>8.6130013569999999</c:v>
                </c:pt>
                <c:pt idx="1729">
                  <c:v>28.98490348</c:v>
                </c:pt>
                <c:pt idx="1730">
                  <c:v>46.474492929999997</c:v>
                </c:pt>
                <c:pt idx="1731">
                  <c:v>65.75093339</c:v>
                </c:pt>
                <c:pt idx="1732">
                  <c:v>74.312599890000001</c:v>
                </c:pt>
                <c:pt idx="1733">
                  <c:v>71.757696469999999</c:v>
                </c:pt>
                <c:pt idx="1734">
                  <c:v>65.29544104</c:v>
                </c:pt>
                <c:pt idx="1735">
                  <c:v>55.650463260000002</c:v>
                </c:pt>
                <c:pt idx="1736">
                  <c:v>55.735350390000001</c:v>
                </c:pt>
                <c:pt idx="1737">
                  <c:v>66.926462419999993</c:v>
                </c:pt>
                <c:pt idx="1738">
                  <c:v>75.801011439999996</c:v>
                </c:pt>
                <c:pt idx="1739">
                  <c:v>79.795233339999996</c:v>
                </c:pt>
                <c:pt idx="1740">
                  <c:v>77.057574509999995</c:v>
                </c:pt>
                <c:pt idx="1741">
                  <c:v>74.331073329999995</c:v>
                </c:pt>
                <c:pt idx="1742">
                  <c:v>72.025419679999999</c:v>
                </c:pt>
                <c:pt idx="1743">
                  <c:v>70.949096780000005</c:v>
                </c:pt>
                <c:pt idx="1744">
                  <c:v>71.989241629999995</c:v>
                </c:pt>
                <c:pt idx="1745">
                  <c:v>75.197330949999994</c:v>
                </c:pt>
                <c:pt idx="1746">
                  <c:v>76.497615170000003</c:v>
                </c:pt>
                <c:pt idx="1747">
                  <c:v>77.066228649999999</c:v>
                </c:pt>
                <c:pt idx="1748">
                  <c:v>75.90269284</c:v>
                </c:pt>
                <c:pt idx="1749">
                  <c:v>74.859224150000003</c:v>
                </c:pt>
                <c:pt idx="1750">
                  <c:v>73.705557740000003</c:v>
                </c:pt>
                <c:pt idx="1751">
                  <c:v>72.932866739999994</c:v>
                </c:pt>
                <c:pt idx="1752">
                  <c:v>72.828654290000003</c:v>
                </c:pt>
                <c:pt idx="1753">
                  <c:v>73.925361800000005</c:v>
                </c:pt>
                <c:pt idx="1754">
                  <c:v>74.539271380000002</c:v>
                </c:pt>
                <c:pt idx="1755">
                  <c:v>75.372099509999998</c:v>
                </c:pt>
                <c:pt idx="1756">
                  <c:v>73.948907629999994</c:v>
                </c:pt>
                <c:pt idx="1757">
                  <c:v>72.88367873</c:v>
                </c:pt>
                <c:pt idx="1758">
                  <c:v>71.558928969999997</c:v>
                </c:pt>
                <c:pt idx="1759">
                  <c:v>70.364977679999996</c:v>
                </c:pt>
                <c:pt idx="1760">
                  <c:v>70.073457390000002</c:v>
                </c:pt>
                <c:pt idx="1761">
                  <c:v>69.794219310000003</c:v>
                </c:pt>
                <c:pt idx="1762">
                  <c:v>70.07893516</c:v>
                </c:pt>
                <c:pt idx="1763">
                  <c:v>69.93058963</c:v>
                </c:pt>
                <c:pt idx="1764">
                  <c:v>66.830256180000006</c:v>
                </c:pt>
                <c:pt idx="1765">
                  <c:v>64.322553729999996</c:v>
                </c:pt>
                <c:pt idx="1766">
                  <c:v>62.509797970000001</c:v>
                </c:pt>
                <c:pt idx="1767">
                  <c:v>62.583922610000002</c:v>
                </c:pt>
                <c:pt idx="1768">
                  <c:v>62.892162280000001</c:v>
                </c:pt>
                <c:pt idx="1769">
                  <c:v>64.091593219999993</c:v>
                </c:pt>
                <c:pt idx="1770">
                  <c:v>63.659865259999997</c:v>
                </c:pt>
                <c:pt idx="1771">
                  <c:v>62.697674919999997</c:v>
                </c:pt>
                <c:pt idx="1772">
                  <c:v>62.544401209999997</c:v>
                </c:pt>
                <c:pt idx="1773">
                  <c:v>59.727646780000001</c:v>
                </c:pt>
                <c:pt idx="1774">
                  <c:v>51.723329</c:v>
                </c:pt>
                <c:pt idx="1775">
                  <c:v>42.74980454</c:v>
                </c:pt>
                <c:pt idx="1776">
                  <c:v>29.723544539999999</c:v>
                </c:pt>
                <c:pt idx="1777">
                  <c:v>15.69757186</c:v>
                </c:pt>
                <c:pt idx="1778">
                  <c:v>6.76934127</c:v>
                </c:pt>
                <c:pt idx="1779">
                  <c:v>-1.8255776969999999</c:v>
                </c:pt>
                <c:pt idx="1780">
                  <c:v>-7.0498782000000002</c:v>
                </c:pt>
                <c:pt idx="1781">
                  <c:v>-15.642099290000001</c:v>
                </c:pt>
                <c:pt idx="1782">
                  <c:v>-24.005224519999999</c:v>
                </c:pt>
                <c:pt idx="1783">
                  <c:v>-28.87408782</c:v>
                </c:pt>
                <c:pt idx="1784">
                  <c:v>-30.98897835</c:v>
                </c:pt>
                <c:pt idx="1785">
                  <c:v>-31.659315729999999</c:v>
                </c:pt>
                <c:pt idx="1786">
                  <c:v>-33.008005509999997</c:v>
                </c:pt>
                <c:pt idx="1787">
                  <c:v>-33.643838600000002</c:v>
                </c:pt>
                <c:pt idx="1788">
                  <c:v>-33.125966329999997</c:v>
                </c:pt>
                <c:pt idx="1789">
                  <c:v>-31.328827560000001</c:v>
                </c:pt>
                <c:pt idx="1790">
                  <c:v>-31.702706719999998</c:v>
                </c:pt>
                <c:pt idx="1791">
                  <c:v>-35.898896620000002</c:v>
                </c:pt>
                <c:pt idx="1792">
                  <c:v>-37.575353589999999</c:v>
                </c:pt>
                <c:pt idx="1793">
                  <c:v>-38.988430999999999</c:v>
                </c:pt>
                <c:pt idx="1794">
                  <c:v>-39.58380949</c:v>
                </c:pt>
                <c:pt idx="1795">
                  <c:v>-40.446148690000001</c:v>
                </c:pt>
                <c:pt idx="1796">
                  <c:v>-41.002265860000001</c:v>
                </c:pt>
                <c:pt idx="1797">
                  <c:v>-41.849500509999999</c:v>
                </c:pt>
                <c:pt idx="1798">
                  <c:v>-43.195178800000001</c:v>
                </c:pt>
                <c:pt idx="1799">
                  <c:v>-44.395040520000002</c:v>
                </c:pt>
                <c:pt idx="1800">
                  <c:v>-44.99359553</c:v>
                </c:pt>
                <c:pt idx="1801">
                  <c:v>-44.924696419999997</c:v>
                </c:pt>
                <c:pt idx="1802">
                  <c:v>-44.432308120000002</c:v>
                </c:pt>
                <c:pt idx="1803">
                  <c:v>-43.85874304</c:v>
                </c:pt>
                <c:pt idx="1804">
                  <c:v>-42.888109059999998</c:v>
                </c:pt>
                <c:pt idx="1805">
                  <c:v>-40.917715989999998</c:v>
                </c:pt>
                <c:pt idx="1806">
                  <c:v>-38.84551441</c:v>
                </c:pt>
                <c:pt idx="1807">
                  <c:v>-38.129210020000002</c:v>
                </c:pt>
                <c:pt idx="1808">
                  <c:v>-37.877950130000002</c:v>
                </c:pt>
                <c:pt idx="1809">
                  <c:v>-38.013599739999997</c:v>
                </c:pt>
                <c:pt idx="1810">
                  <c:v>-38.794428799999999</c:v>
                </c:pt>
                <c:pt idx="1811">
                  <c:v>-39.65528218</c:v>
                </c:pt>
                <c:pt idx="1812">
                  <c:v>-40.19930317</c:v>
                </c:pt>
                <c:pt idx="1813">
                  <c:v>-39.71898479</c:v>
                </c:pt>
                <c:pt idx="1814">
                  <c:v>-39.658421359999998</c:v>
                </c:pt>
                <c:pt idx="1815">
                  <c:v>-40.813177449999998</c:v>
                </c:pt>
                <c:pt idx="1816">
                  <c:v>-40.442852940000002</c:v>
                </c:pt>
                <c:pt idx="1817">
                  <c:v>-38.672015340000002</c:v>
                </c:pt>
                <c:pt idx="1818">
                  <c:v>-36.981173300000002</c:v>
                </c:pt>
                <c:pt idx="1819">
                  <c:v>-32.973214800000001</c:v>
                </c:pt>
                <c:pt idx="1820">
                  <c:v>-28.185394070000001</c:v>
                </c:pt>
                <c:pt idx="1821">
                  <c:v>-22.23913817</c:v>
                </c:pt>
                <c:pt idx="1822">
                  <c:v>-15.254113950000001</c:v>
                </c:pt>
                <c:pt idx="1823">
                  <c:v>-10.8612146</c:v>
                </c:pt>
                <c:pt idx="1824">
                  <c:v>-6.8813356389999996</c:v>
                </c:pt>
                <c:pt idx="1825">
                  <c:v>-1.3947145249999999</c:v>
                </c:pt>
                <c:pt idx="1826">
                  <c:v>7.3422938870000003</c:v>
                </c:pt>
                <c:pt idx="1827">
                  <c:v>22.244425400000001</c:v>
                </c:pt>
                <c:pt idx="1828">
                  <c:v>38.809317870000001</c:v>
                </c:pt>
                <c:pt idx="1829">
                  <c:v>54.609283320000003</c:v>
                </c:pt>
                <c:pt idx="1830">
                  <c:v>68.382984230000005</c:v>
                </c:pt>
                <c:pt idx="1831">
                  <c:v>75.808456910000004</c:v>
                </c:pt>
                <c:pt idx="1832">
                  <c:v>77.527399079999995</c:v>
                </c:pt>
                <c:pt idx="1833">
                  <c:v>73.228626140000003</c:v>
                </c:pt>
                <c:pt idx="1834">
                  <c:v>72.846412520000001</c:v>
                </c:pt>
                <c:pt idx="1835">
                  <c:v>78.130268090000001</c:v>
                </c:pt>
                <c:pt idx="1836">
                  <c:v>83.137447159999994</c:v>
                </c:pt>
                <c:pt idx="1837">
                  <c:v>86.538340779999999</c:v>
                </c:pt>
                <c:pt idx="1838">
                  <c:v>83.081029369999996</c:v>
                </c:pt>
                <c:pt idx="1839">
                  <c:v>78.370420210000006</c:v>
                </c:pt>
                <c:pt idx="1840">
                  <c:v>75.844830310000006</c:v>
                </c:pt>
                <c:pt idx="1841">
                  <c:v>75.37153447</c:v>
                </c:pt>
                <c:pt idx="1842">
                  <c:v>76.543151559999998</c:v>
                </c:pt>
                <c:pt idx="1843">
                  <c:v>77.800162709999995</c:v>
                </c:pt>
                <c:pt idx="1844">
                  <c:v>78.13179221</c:v>
                </c:pt>
                <c:pt idx="1845">
                  <c:v>78.007931540000001</c:v>
                </c:pt>
                <c:pt idx="1846">
                  <c:v>77.029822039999999</c:v>
                </c:pt>
                <c:pt idx="1847">
                  <c:v>75.304095739999994</c:v>
                </c:pt>
                <c:pt idx="1848">
                  <c:v>73.242410410000005</c:v>
                </c:pt>
                <c:pt idx="1849">
                  <c:v>71.861709959999999</c:v>
                </c:pt>
                <c:pt idx="1850">
                  <c:v>70.517014219999993</c:v>
                </c:pt>
                <c:pt idx="1851">
                  <c:v>69.957427229999993</c:v>
                </c:pt>
                <c:pt idx="1852">
                  <c:v>69.448688169999997</c:v>
                </c:pt>
                <c:pt idx="1853">
                  <c:v>69.055466039999999</c:v>
                </c:pt>
                <c:pt idx="1854">
                  <c:v>68.453909460000006</c:v>
                </c:pt>
                <c:pt idx="1855">
                  <c:v>67.191761799999995</c:v>
                </c:pt>
                <c:pt idx="1856">
                  <c:v>66.502894949999998</c:v>
                </c:pt>
                <c:pt idx="1857">
                  <c:v>66.602680620000001</c:v>
                </c:pt>
                <c:pt idx="1858">
                  <c:v>66.695253140000005</c:v>
                </c:pt>
                <c:pt idx="1859">
                  <c:v>66.658169909999998</c:v>
                </c:pt>
                <c:pt idx="1860">
                  <c:v>66.37317256</c:v>
                </c:pt>
                <c:pt idx="1861">
                  <c:v>66.194420840000006</c:v>
                </c:pt>
                <c:pt idx="1862">
                  <c:v>66.024482629999994</c:v>
                </c:pt>
                <c:pt idx="1863">
                  <c:v>63.559767090000001</c:v>
                </c:pt>
                <c:pt idx="1864">
                  <c:v>60.174451920000003</c:v>
                </c:pt>
                <c:pt idx="1865">
                  <c:v>57.123021829999999</c:v>
                </c:pt>
                <c:pt idx="1866">
                  <c:v>55.630168509999997</c:v>
                </c:pt>
                <c:pt idx="1867">
                  <c:v>55.975090059999999</c:v>
                </c:pt>
                <c:pt idx="1868">
                  <c:v>57.012116249999998</c:v>
                </c:pt>
                <c:pt idx="1869">
                  <c:v>58.221856010000003</c:v>
                </c:pt>
                <c:pt idx="1870">
                  <c:v>58.987402260000003</c:v>
                </c:pt>
                <c:pt idx="1871">
                  <c:v>57.587624009999999</c:v>
                </c:pt>
                <c:pt idx="1872">
                  <c:v>54.205123630000003</c:v>
                </c:pt>
                <c:pt idx="1873">
                  <c:v>49.003949830000003</c:v>
                </c:pt>
                <c:pt idx="1874">
                  <c:v>42.576582530000003</c:v>
                </c:pt>
                <c:pt idx="1875">
                  <c:v>38.971998679999999</c:v>
                </c:pt>
                <c:pt idx="1876">
                  <c:v>39.655207619999999</c:v>
                </c:pt>
                <c:pt idx="1877">
                  <c:v>25.400156419999998</c:v>
                </c:pt>
                <c:pt idx="1878">
                  <c:v>5.773871604</c:v>
                </c:pt>
                <c:pt idx="1879">
                  <c:v>-4.9305127679999998</c:v>
                </c:pt>
                <c:pt idx="1880">
                  <c:v>-10.550183860000001</c:v>
                </c:pt>
                <c:pt idx="1881">
                  <c:v>-13.42100437</c:v>
                </c:pt>
                <c:pt idx="1882">
                  <c:v>-17.226466940000002</c:v>
                </c:pt>
                <c:pt idx="1883">
                  <c:v>-22.776829459999998</c:v>
                </c:pt>
                <c:pt idx="1884">
                  <c:v>-27.60163142</c:v>
                </c:pt>
                <c:pt idx="1885">
                  <c:v>-30.192607290000002</c:v>
                </c:pt>
                <c:pt idx="1886">
                  <c:v>-32.607899600000003</c:v>
                </c:pt>
                <c:pt idx="1887">
                  <c:v>-33.759492180000002</c:v>
                </c:pt>
                <c:pt idx="1888">
                  <c:v>-32.462330450000003</c:v>
                </c:pt>
                <c:pt idx="1889">
                  <c:v>-32.447026450000003</c:v>
                </c:pt>
                <c:pt idx="1890">
                  <c:v>-32.654266249999999</c:v>
                </c:pt>
                <c:pt idx="1891">
                  <c:v>-33.76913012</c:v>
                </c:pt>
                <c:pt idx="1892">
                  <c:v>-35.915938740000001</c:v>
                </c:pt>
                <c:pt idx="1893">
                  <c:v>-37.509380299999997</c:v>
                </c:pt>
                <c:pt idx="1894">
                  <c:v>-38.227164100000003</c:v>
                </c:pt>
                <c:pt idx="1895">
                  <c:v>-38.037318499999998</c:v>
                </c:pt>
                <c:pt idx="1896">
                  <c:v>-36.871904880000002</c:v>
                </c:pt>
                <c:pt idx="1897">
                  <c:v>-36.251230040000003</c:v>
                </c:pt>
                <c:pt idx="1898">
                  <c:v>-36.235193770000002</c:v>
                </c:pt>
                <c:pt idx="1899">
                  <c:v>-36.992932850000003</c:v>
                </c:pt>
                <c:pt idx="1900">
                  <c:v>-38.426659200000003</c:v>
                </c:pt>
                <c:pt idx="1901">
                  <c:v>-38.90318388</c:v>
                </c:pt>
                <c:pt idx="1902">
                  <c:v>-39.487495840000001</c:v>
                </c:pt>
                <c:pt idx="1903">
                  <c:v>-40.229141060000003</c:v>
                </c:pt>
                <c:pt idx="1904">
                  <c:v>-39.852052180000001</c:v>
                </c:pt>
                <c:pt idx="1905">
                  <c:v>-38.38621491</c:v>
                </c:pt>
                <c:pt idx="1906">
                  <c:v>-36.140616049999998</c:v>
                </c:pt>
                <c:pt idx="1907">
                  <c:v>-34.364820899999998</c:v>
                </c:pt>
                <c:pt idx="1908">
                  <c:v>-32.486896710000003</c:v>
                </c:pt>
                <c:pt idx="1909">
                  <c:v>-33.132369300000001</c:v>
                </c:pt>
                <c:pt idx="1910">
                  <c:v>-34.596801130000003</c:v>
                </c:pt>
                <c:pt idx="1911">
                  <c:v>-36.497744849999997</c:v>
                </c:pt>
                <c:pt idx="1912">
                  <c:v>-38.30373033</c:v>
                </c:pt>
                <c:pt idx="1913">
                  <c:v>-38.456022070000003</c:v>
                </c:pt>
                <c:pt idx="1914">
                  <c:v>-37.031238420000001</c:v>
                </c:pt>
                <c:pt idx="1915">
                  <c:v>-33.988809150000002</c:v>
                </c:pt>
                <c:pt idx="1916">
                  <c:v>-28.407828089999999</c:v>
                </c:pt>
                <c:pt idx="1917">
                  <c:v>-22.131886829999999</c:v>
                </c:pt>
                <c:pt idx="1918">
                  <c:v>-15.701294750000001</c:v>
                </c:pt>
                <c:pt idx="1919">
                  <c:v>-9.0848145579999997</c:v>
                </c:pt>
                <c:pt idx="1920">
                  <c:v>-3.0542626890000002</c:v>
                </c:pt>
                <c:pt idx="1921">
                  <c:v>2.7757386519999998</c:v>
                </c:pt>
                <c:pt idx="1922">
                  <c:v>6.088197428</c:v>
                </c:pt>
                <c:pt idx="1923">
                  <c:v>12.4818563</c:v>
                </c:pt>
                <c:pt idx="1924">
                  <c:v>18.15640501</c:v>
                </c:pt>
                <c:pt idx="1925">
                  <c:v>25.282799149999999</c:v>
                </c:pt>
                <c:pt idx="1926">
                  <c:v>29.267515679999999</c:v>
                </c:pt>
                <c:pt idx="1927">
                  <c:v>41.519456439999999</c:v>
                </c:pt>
                <c:pt idx="1928">
                  <c:v>54.535125819999998</c:v>
                </c:pt>
                <c:pt idx="1929">
                  <c:v>66.070961539999999</c:v>
                </c:pt>
                <c:pt idx="1930">
                  <c:v>75.78749612</c:v>
                </c:pt>
                <c:pt idx="1931">
                  <c:v>80.932800920000005</c:v>
                </c:pt>
                <c:pt idx="1932">
                  <c:v>82.07111931</c:v>
                </c:pt>
                <c:pt idx="1933">
                  <c:v>80.644115760000005</c:v>
                </c:pt>
                <c:pt idx="1934">
                  <c:v>77.918752260000005</c:v>
                </c:pt>
                <c:pt idx="1935">
                  <c:v>74.251527929999995</c:v>
                </c:pt>
                <c:pt idx="1936">
                  <c:v>71.797255509999999</c:v>
                </c:pt>
                <c:pt idx="1937">
                  <c:v>71.044870649999993</c:v>
                </c:pt>
                <c:pt idx="1938">
                  <c:v>71.89739041</c:v>
                </c:pt>
                <c:pt idx="1939">
                  <c:v>73.206813589999996</c:v>
                </c:pt>
                <c:pt idx="1940">
                  <c:v>74.205590419999993</c:v>
                </c:pt>
                <c:pt idx="1941">
                  <c:v>75.144841839999998</c:v>
                </c:pt>
                <c:pt idx="1942">
                  <c:v>75.439772919999996</c:v>
                </c:pt>
                <c:pt idx="1943">
                  <c:v>75.575808609999996</c:v>
                </c:pt>
                <c:pt idx="1944">
                  <c:v>74.700780660000007</c:v>
                </c:pt>
                <c:pt idx="1945">
                  <c:v>73.35052872</c:v>
                </c:pt>
                <c:pt idx="1946">
                  <c:v>71.579430639999998</c:v>
                </c:pt>
                <c:pt idx="1947">
                  <c:v>70.253566719999995</c:v>
                </c:pt>
                <c:pt idx="1948">
                  <c:v>69.530768219999999</c:v>
                </c:pt>
                <c:pt idx="1949">
                  <c:v>68.744120910000007</c:v>
                </c:pt>
                <c:pt idx="1950">
                  <c:v>68.604669880000003</c:v>
                </c:pt>
                <c:pt idx="1951">
                  <c:v>69.053732490000002</c:v>
                </c:pt>
                <c:pt idx="1952">
                  <c:v>67.845813829999997</c:v>
                </c:pt>
                <c:pt idx="1953">
                  <c:v>67.208399360000001</c:v>
                </c:pt>
                <c:pt idx="1954">
                  <c:v>66.570532220000004</c:v>
                </c:pt>
                <c:pt idx="1955">
                  <c:v>66.003266139999994</c:v>
                </c:pt>
                <c:pt idx="1956">
                  <c:v>65.346345159999998</c:v>
                </c:pt>
                <c:pt idx="1957">
                  <c:v>64.973527579999995</c:v>
                </c:pt>
                <c:pt idx="1958">
                  <c:v>64.531219640000003</c:v>
                </c:pt>
                <c:pt idx="1959">
                  <c:v>65.426451069999999</c:v>
                </c:pt>
                <c:pt idx="1960">
                  <c:v>66.160339050000005</c:v>
                </c:pt>
                <c:pt idx="1961">
                  <c:v>64.406829149999993</c:v>
                </c:pt>
                <c:pt idx="1962">
                  <c:v>61.106913480000003</c:v>
                </c:pt>
                <c:pt idx="1963">
                  <c:v>59.796461620000002</c:v>
                </c:pt>
                <c:pt idx="1964">
                  <c:v>60.957286140000001</c:v>
                </c:pt>
                <c:pt idx="1965">
                  <c:v>62.81137674</c:v>
                </c:pt>
                <c:pt idx="1966">
                  <c:v>64.576251310000004</c:v>
                </c:pt>
                <c:pt idx="1967">
                  <c:v>67.410027310000004</c:v>
                </c:pt>
                <c:pt idx="1968">
                  <c:v>59.906614779999998</c:v>
                </c:pt>
                <c:pt idx="1969">
                  <c:v>40.597687469999997</c:v>
                </c:pt>
                <c:pt idx="1970">
                  <c:v>22.126740040000001</c:v>
                </c:pt>
                <c:pt idx="1971">
                  <c:v>7.3683057840000004</c:v>
                </c:pt>
                <c:pt idx="1972">
                  <c:v>9.1404343999999998E-2</c:v>
                </c:pt>
                <c:pt idx="1973">
                  <c:v>-7.8947932600000001</c:v>
                </c:pt>
                <c:pt idx="1974">
                  <c:v>-13.72961424</c:v>
                </c:pt>
                <c:pt idx="1975">
                  <c:v>-15.38638793</c:v>
                </c:pt>
                <c:pt idx="1976">
                  <c:v>-14.12465401</c:v>
                </c:pt>
                <c:pt idx="1977">
                  <c:v>-17.21486406</c:v>
                </c:pt>
                <c:pt idx="1978">
                  <c:v>-21.34215103</c:v>
                </c:pt>
                <c:pt idx="1979">
                  <c:v>-22.733776349999999</c:v>
                </c:pt>
                <c:pt idx="1980">
                  <c:v>-24.616026869999999</c:v>
                </c:pt>
                <c:pt idx="1981">
                  <c:v>-27.07382591</c:v>
                </c:pt>
                <c:pt idx="1982">
                  <c:v>-29.8946948</c:v>
                </c:pt>
                <c:pt idx="1983">
                  <c:v>-32.871055660000003</c:v>
                </c:pt>
                <c:pt idx="1984">
                  <c:v>-34.528197849999998</c:v>
                </c:pt>
                <c:pt idx="1985">
                  <c:v>-35.973718400000003</c:v>
                </c:pt>
                <c:pt idx="1986">
                  <c:v>-37.854091959999998</c:v>
                </c:pt>
                <c:pt idx="1987">
                  <c:v>-38.436355489999997</c:v>
                </c:pt>
                <c:pt idx="1988">
                  <c:v>-39.253133929999997</c:v>
                </c:pt>
                <c:pt idx="1989">
                  <c:v>-39.703667099999997</c:v>
                </c:pt>
                <c:pt idx="1990">
                  <c:v>-40.738083600000003</c:v>
                </c:pt>
                <c:pt idx="1991">
                  <c:v>-41.928446309999998</c:v>
                </c:pt>
                <c:pt idx="1992">
                  <c:v>-43.030083640000001</c:v>
                </c:pt>
                <c:pt idx="1993">
                  <c:v>-44.328158199999997</c:v>
                </c:pt>
                <c:pt idx="1994">
                  <c:v>-45.789558470000003</c:v>
                </c:pt>
                <c:pt idx="1995">
                  <c:v>-46.648352320000001</c:v>
                </c:pt>
                <c:pt idx="1996">
                  <c:v>-46.65441818</c:v>
                </c:pt>
                <c:pt idx="1997">
                  <c:v>-46.030511959999998</c:v>
                </c:pt>
                <c:pt idx="1998">
                  <c:v>-45.189814060000003</c:v>
                </c:pt>
                <c:pt idx="1999">
                  <c:v>-43.922294829999998</c:v>
                </c:pt>
                <c:pt idx="2000">
                  <c:v>-42.818625050000001</c:v>
                </c:pt>
                <c:pt idx="2001">
                  <c:v>-41.994720800000003</c:v>
                </c:pt>
                <c:pt idx="2002">
                  <c:v>-40.838725310000001</c:v>
                </c:pt>
                <c:pt idx="2003">
                  <c:v>-40.49649136</c:v>
                </c:pt>
                <c:pt idx="2004">
                  <c:v>-41.750125650000001</c:v>
                </c:pt>
                <c:pt idx="2005">
                  <c:v>-43.751705829999999</c:v>
                </c:pt>
                <c:pt idx="2006">
                  <c:v>-45.415226349999998</c:v>
                </c:pt>
                <c:pt idx="2007">
                  <c:v>-46.306149759999997</c:v>
                </c:pt>
                <c:pt idx="2008">
                  <c:v>-45.449473519999998</c:v>
                </c:pt>
                <c:pt idx="2009">
                  <c:v>-41.464386879999999</c:v>
                </c:pt>
                <c:pt idx="2010">
                  <c:v>-34.108364889999997</c:v>
                </c:pt>
                <c:pt idx="2011">
                  <c:v>-26.398381990000001</c:v>
                </c:pt>
                <c:pt idx="2012">
                  <c:v>-20.331386030000001</c:v>
                </c:pt>
                <c:pt idx="2013">
                  <c:v>-16.7423261</c:v>
                </c:pt>
                <c:pt idx="2014">
                  <c:v>-14.83172948</c:v>
                </c:pt>
                <c:pt idx="2015">
                  <c:v>-11.24636866</c:v>
                </c:pt>
                <c:pt idx="2016">
                  <c:v>-9.3637378499999997</c:v>
                </c:pt>
                <c:pt idx="2017">
                  <c:v>-5.2145600649999997</c:v>
                </c:pt>
                <c:pt idx="2018">
                  <c:v>-0.133299904</c:v>
                </c:pt>
                <c:pt idx="2019">
                  <c:v>5.1227824740000001</c:v>
                </c:pt>
                <c:pt idx="2020">
                  <c:v>10.790760089999999</c:v>
                </c:pt>
                <c:pt idx="2021">
                  <c:v>23.275613969999998</c:v>
                </c:pt>
                <c:pt idx="2022">
                  <c:v>41.696052340000001</c:v>
                </c:pt>
                <c:pt idx="2023">
                  <c:v>62.132637780000003</c:v>
                </c:pt>
                <c:pt idx="2024">
                  <c:v>76.371544760000006</c:v>
                </c:pt>
                <c:pt idx="2025">
                  <c:v>77.977771059999995</c:v>
                </c:pt>
                <c:pt idx="2026">
                  <c:v>88.663304440000005</c:v>
                </c:pt>
                <c:pt idx="2027">
                  <c:v>88.127299179999994</c:v>
                </c:pt>
                <c:pt idx="2028">
                  <c:v>83.121314040000001</c:v>
                </c:pt>
                <c:pt idx="2029">
                  <c:v>81.487393949999998</c:v>
                </c:pt>
                <c:pt idx="2030">
                  <c:v>81.553639869999998</c:v>
                </c:pt>
                <c:pt idx="2031">
                  <c:v>80.508699629999995</c:v>
                </c:pt>
                <c:pt idx="2032">
                  <c:v>77.299836819999996</c:v>
                </c:pt>
                <c:pt idx="2033">
                  <c:v>72.905390879999999</c:v>
                </c:pt>
                <c:pt idx="2034">
                  <c:v>70.106603289999995</c:v>
                </c:pt>
                <c:pt idx="2035">
                  <c:v>69.157988250000002</c:v>
                </c:pt>
                <c:pt idx="2036">
                  <c:v>70.052269550000005</c:v>
                </c:pt>
                <c:pt idx="2037">
                  <c:v>71.721326739999995</c:v>
                </c:pt>
                <c:pt idx="2038">
                  <c:v>71.712478230000002</c:v>
                </c:pt>
                <c:pt idx="2039">
                  <c:v>69.734203500000007</c:v>
                </c:pt>
                <c:pt idx="2040">
                  <c:v>66.76114029</c:v>
                </c:pt>
                <c:pt idx="2041">
                  <c:v>64.093003730000007</c:v>
                </c:pt>
                <c:pt idx="2042">
                  <c:v>62.591573529999998</c:v>
                </c:pt>
                <c:pt idx="2043">
                  <c:v>60.643173269999998</c:v>
                </c:pt>
                <c:pt idx="2044">
                  <c:v>59.9426682</c:v>
                </c:pt>
                <c:pt idx="2045">
                  <c:v>60.52797391</c:v>
                </c:pt>
                <c:pt idx="2046">
                  <c:v>61.757246219999999</c:v>
                </c:pt>
                <c:pt idx="2047">
                  <c:v>64.037717659999998</c:v>
                </c:pt>
                <c:pt idx="2048">
                  <c:v>68.285762879999993</c:v>
                </c:pt>
                <c:pt idx="2049">
                  <c:v>70.052437690000005</c:v>
                </c:pt>
                <c:pt idx="2050">
                  <c:v>69.054775469999996</c:v>
                </c:pt>
                <c:pt idx="2051">
                  <c:v>67.963803479999996</c:v>
                </c:pt>
                <c:pt idx="2052">
                  <c:v>65.933613949999994</c:v>
                </c:pt>
                <c:pt idx="2053">
                  <c:v>64.648602940000004</c:v>
                </c:pt>
                <c:pt idx="2054">
                  <c:v>63.750882580000003</c:v>
                </c:pt>
                <c:pt idx="2055">
                  <c:v>64.370793239999998</c:v>
                </c:pt>
                <c:pt idx="2056">
                  <c:v>63.980188630000001</c:v>
                </c:pt>
                <c:pt idx="2057">
                  <c:v>64.223059199999994</c:v>
                </c:pt>
                <c:pt idx="2058">
                  <c:v>66.284039399999997</c:v>
                </c:pt>
                <c:pt idx="2059">
                  <c:v>64.756029929999997</c:v>
                </c:pt>
                <c:pt idx="2060">
                  <c:v>62.072028279999998</c:v>
                </c:pt>
                <c:pt idx="2061">
                  <c:v>61.962632489999997</c:v>
                </c:pt>
                <c:pt idx="2062">
                  <c:v>59.877167370000002</c:v>
                </c:pt>
                <c:pt idx="2063">
                  <c:v>62.573216459999998</c:v>
                </c:pt>
                <c:pt idx="2064">
                  <c:v>65.348065829999996</c:v>
                </c:pt>
                <c:pt idx="2065">
                  <c:v>65.038238899999996</c:v>
                </c:pt>
                <c:pt idx="2066">
                  <c:v>66.74336212</c:v>
                </c:pt>
                <c:pt idx="2067">
                  <c:v>66.499324610000002</c:v>
                </c:pt>
                <c:pt idx="2068">
                  <c:v>62.979971140000004</c:v>
                </c:pt>
                <c:pt idx="2069">
                  <c:v>55.5593012</c:v>
                </c:pt>
                <c:pt idx="2070">
                  <c:v>31.373423939999999</c:v>
                </c:pt>
                <c:pt idx="2071">
                  <c:v>17.891863610000001</c:v>
                </c:pt>
                <c:pt idx="2072">
                  <c:v>4.6136498250000004</c:v>
                </c:pt>
                <c:pt idx="2073">
                  <c:v>10.04336352</c:v>
                </c:pt>
                <c:pt idx="2074">
                  <c:v>2.4509675629999998</c:v>
                </c:pt>
                <c:pt idx="2075">
                  <c:v>-10.94899172</c:v>
                </c:pt>
                <c:pt idx="2076">
                  <c:v>-21.56660887</c:v>
                </c:pt>
                <c:pt idx="2077">
                  <c:v>-28.475372400000001</c:v>
                </c:pt>
                <c:pt idx="2078">
                  <c:v>-31.32372668</c:v>
                </c:pt>
                <c:pt idx="2079">
                  <c:v>-34.54665206</c:v>
                </c:pt>
                <c:pt idx="2080">
                  <c:v>-34.160865630000004</c:v>
                </c:pt>
                <c:pt idx="2081">
                  <c:v>-36.112432239999997</c:v>
                </c:pt>
                <c:pt idx="2082">
                  <c:v>-37.863638979999998</c:v>
                </c:pt>
                <c:pt idx="2083">
                  <c:v>-39.59928781</c:v>
                </c:pt>
                <c:pt idx="2084">
                  <c:v>-41.425958569999999</c:v>
                </c:pt>
                <c:pt idx="2085">
                  <c:v>-42.579997370000001</c:v>
                </c:pt>
                <c:pt idx="2086">
                  <c:v>-44.479004420000003</c:v>
                </c:pt>
                <c:pt idx="2087">
                  <c:v>-47.2257623</c:v>
                </c:pt>
                <c:pt idx="2088">
                  <c:v>-48.688912289999998</c:v>
                </c:pt>
                <c:pt idx="2089">
                  <c:v>-48.65584089</c:v>
                </c:pt>
                <c:pt idx="2090">
                  <c:v>-48.44190734</c:v>
                </c:pt>
                <c:pt idx="2091">
                  <c:v>-47.523085989999998</c:v>
                </c:pt>
                <c:pt idx="2092">
                  <c:v>-46.135901670000003</c:v>
                </c:pt>
                <c:pt idx="2093">
                  <c:v>-44.934452909999997</c:v>
                </c:pt>
                <c:pt idx="2094">
                  <c:v>-45.265838690000002</c:v>
                </c:pt>
                <c:pt idx="2095">
                  <c:v>-46.430377679999999</c:v>
                </c:pt>
                <c:pt idx="2096">
                  <c:v>-48.536028719999997</c:v>
                </c:pt>
                <c:pt idx="2097">
                  <c:v>-51.715649999999997</c:v>
                </c:pt>
                <c:pt idx="2098">
                  <c:v>-53.356208090000003</c:v>
                </c:pt>
                <c:pt idx="2099">
                  <c:v>-54.583700030000003</c:v>
                </c:pt>
                <c:pt idx="2100">
                  <c:v>-54.46972057</c:v>
                </c:pt>
                <c:pt idx="2101">
                  <c:v>-53.637301520000001</c:v>
                </c:pt>
                <c:pt idx="2102">
                  <c:v>-52.29300267</c:v>
                </c:pt>
                <c:pt idx="2103">
                  <c:v>-50.813294159999998</c:v>
                </c:pt>
                <c:pt idx="2104">
                  <c:v>-47.881027359999997</c:v>
                </c:pt>
                <c:pt idx="2105">
                  <c:v>-46.812784909999998</c:v>
                </c:pt>
                <c:pt idx="2106">
                  <c:v>-46.050369259999997</c:v>
                </c:pt>
                <c:pt idx="2107">
                  <c:v>-49.412691289999998</c:v>
                </c:pt>
                <c:pt idx="2108">
                  <c:v>-52.169345710000002</c:v>
                </c:pt>
                <c:pt idx="2109">
                  <c:v>-54.861310609999997</c:v>
                </c:pt>
                <c:pt idx="2110">
                  <c:v>-56.435260649999996</c:v>
                </c:pt>
                <c:pt idx="2111">
                  <c:v>-56.26379764</c:v>
                </c:pt>
                <c:pt idx="2112">
                  <c:v>-56.270101220000001</c:v>
                </c:pt>
                <c:pt idx="2113">
                  <c:v>-55.058446449999998</c:v>
                </c:pt>
                <c:pt idx="2114">
                  <c:v>-54.465120800000001</c:v>
                </c:pt>
                <c:pt idx="2115">
                  <c:v>-53.719942590000002</c:v>
                </c:pt>
                <c:pt idx="2116">
                  <c:v>-51.245324310000001</c:v>
                </c:pt>
                <c:pt idx="2117">
                  <c:v>-47.169990509999998</c:v>
                </c:pt>
                <c:pt idx="2118">
                  <c:v>-43.787690449999999</c:v>
                </c:pt>
                <c:pt idx="2119">
                  <c:v>-40.399532700000002</c:v>
                </c:pt>
                <c:pt idx="2120">
                  <c:v>-38.064078389999999</c:v>
                </c:pt>
                <c:pt idx="2121">
                  <c:v>-40.194644179999997</c:v>
                </c:pt>
                <c:pt idx="2122">
                  <c:v>-41.663939210000002</c:v>
                </c:pt>
                <c:pt idx="2123">
                  <c:v>-42.26983997</c:v>
                </c:pt>
                <c:pt idx="2124">
                  <c:v>-41.416671630000003</c:v>
                </c:pt>
                <c:pt idx="2125">
                  <c:v>-27.909497269999999</c:v>
                </c:pt>
                <c:pt idx="2126">
                  <c:v>18.993408559999999</c:v>
                </c:pt>
                <c:pt idx="2127">
                  <c:v>51.720284620000001</c:v>
                </c:pt>
                <c:pt idx="2128">
                  <c:v>61.153234869999999</c:v>
                </c:pt>
                <c:pt idx="2129">
                  <c:v>66.014755429999994</c:v>
                </c:pt>
                <c:pt idx="2130">
                  <c:v>75.169854959999995</c:v>
                </c:pt>
                <c:pt idx="2131">
                  <c:v>75.790499929999996</c:v>
                </c:pt>
                <c:pt idx="2132">
                  <c:v>71.887895659999998</c:v>
                </c:pt>
                <c:pt idx="2133">
                  <c:v>67.247310709999994</c:v>
                </c:pt>
                <c:pt idx="2134">
                  <c:v>62.15237982</c:v>
                </c:pt>
                <c:pt idx="2135">
                  <c:v>59.53703986</c:v>
                </c:pt>
                <c:pt idx="2136">
                  <c:v>58.965592649999998</c:v>
                </c:pt>
                <c:pt idx="2137">
                  <c:v>57.307097659999997</c:v>
                </c:pt>
                <c:pt idx="2138">
                  <c:v>57.191600370000003</c:v>
                </c:pt>
                <c:pt idx="2139">
                  <c:v>59.001624560000003</c:v>
                </c:pt>
                <c:pt idx="2140">
                  <c:v>60.846233990000002</c:v>
                </c:pt>
                <c:pt idx="2141">
                  <c:v>61.774081369999998</c:v>
                </c:pt>
                <c:pt idx="2142">
                  <c:v>60.678920519999998</c:v>
                </c:pt>
                <c:pt idx="2143">
                  <c:v>58.962365429999998</c:v>
                </c:pt>
                <c:pt idx="2144">
                  <c:v>56.576079559999997</c:v>
                </c:pt>
                <c:pt idx="2145">
                  <c:v>52.060501160000001</c:v>
                </c:pt>
                <c:pt idx="2146">
                  <c:v>46.739463550000004</c:v>
                </c:pt>
                <c:pt idx="2147">
                  <c:v>40.393739189999998</c:v>
                </c:pt>
                <c:pt idx="2148">
                  <c:v>34.037955850000003</c:v>
                </c:pt>
                <c:pt idx="2149">
                  <c:v>29.06166597</c:v>
                </c:pt>
                <c:pt idx="2150">
                  <c:v>23.73304873</c:v>
                </c:pt>
                <c:pt idx="2151">
                  <c:v>22.893386769999999</c:v>
                </c:pt>
                <c:pt idx="2152">
                  <c:v>23.418050770000001</c:v>
                </c:pt>
                <c:pt idx="2153">
                  <c:v>23.128466299999999</c:v>
                </c:pt>
                <c:pt idx="2154">
                  <c:v>23.06472973</c:v>
                </c:pt>
                <c:pt idx="2155">
                  <c:v>14.70107076</c:v>
                </c:pt>
                <c:pt idx="2156">
                  <c:v>4.0811479000000004</c:v>
                </c:pt>
                <c:pt idx="2157">
                  <c:v>-14.912237129999999</c:v>
                </c:pt>
                <c:pt idx="2158">
                  <c:v>-31.552772220000001</c:v>
                </c:pt>
                <c:pt idx="2159">
                  <c:v>-28.299184140000001</c:v>
                </c:pt>
                <c:pt idx="2160">
                  <c:v>-25.007342019999999</c:v>
                </c:pt>
                <c:pt idx="2161">
                  <c:v>-24.587680450000001</c:v>
                </c:pt>
                <c:pt idx="2162">
                  <c:v>-16.263984789999999</c:v>
                </c:pt>
                <c:pt idx="2163">
                  <c:v>-16.54053339</c:v>
                </c:pt>
                <c:pt idx="2164">
                  <c:v>-17.37798768</c:v>
                </c:pt>
                <c:pt idx="2165">
                  <c:v>-15.57210282</c:v>
                </c:pt>
                <c:pt idx="2166">
                  <c:v>-18.39882901</c:v>
                </c:pt>
                <c:pt idx="2167">
                  <c:v>-21.830102220000001</c:v>
                </c:pt>
                <c:pt idx="2168">
                  <c:v>-24.883334909999999</c:v>
                </c:pt>
                <c:pt idx="2169">
                  <c:v>-30.482486999999999</c:v>
                </c:pt>
                <c:pt idx="2170">
                  <c:v>-33.710265649999997</c:v>
                </c:pt>
                <c:pt idx="2171">
                  <c:v>-32.102901699999997</c:v>
                </c:pt>
                <c:pt idx="2172">
                  <c:v>-32.032263980000003</c:v>
                </c:pt>
                <c:pt idx="2173">
                  <c:v>-35.258627679999996</c:v>
                </c:pt>
                <c:pt idx="2174">
                  <c:v>-37.811573879999997</c:v>
                </c:pt>
                <c:pt idx="2175">
                  <c:v>-36.287408669999998</c:v>
                </c:pt>
                <c:pt idx="2176">
                  <c:v>-36.76842491</c:v>
                </c:pt>
                <c:pt idx="2177">
                  <c:v>-41.29965172</c:v>
                </c:pt>
                <c:pt idx="2178">
                  <c:v>-46.234307979999997</c:v>
                </c:pt>
                <c:pt idx="2179">
                  <c:v>-48.893274580000003</c:v>
                </c:pt>
                <c:pt idx="2180">
                  <c:v>-49.261104879999998</c:v>
                </c:pt>
                <c:pt idx="2181">
                  <c:v>-48.207631910000003</c:v>
                </c:pt>
                <c:pt idx="2182">
                  <c:v>-43.065417189999998</c:v>
                </c:pt>
                <c:pt idx="2183">
                  <c:v>-41.481431409999999</c:v>
                </c:pt>
                <c:pt idx="2184">
                  <c:v>-42.248146830000003</c:v>
                </c:pt>
                <c:pt idx="2185">
                  <c:v>-41.508614280000003</c:v>
                </c:pt>
                <c:pt idx="2186">
                  <c:v>-45.585693499999998</c:v>
                </c:pt>
                <c:pt idx="2187">
                  <c:v>-50.232261600000001</c:v>
                </c:pt>
                <c:pt idx="2188">
                  <c:v>-54.434083960000002</c:v>
                </c:pt>
                <c:pt idx="2189">
                  <c:v>-49.122211190000002</c:v>
                </c:pt>
                <c:pt idx="2190">
                  <c:v>-49.470187240000001</c:v>
                </c:pt>
                <c:pt idx="2191">
                  <c:v>-52.65712971</c:v>
                </c:pt>
                <c:pt idx="2192">
                  <c:v>-54.518595189999999</c:v>
                </c:pt>
                <c:pt idx="2193">
                  <c:v>-54.951188969999997</c:v>
                </c:pt>
                <c:pt idx="2194">
                  <c:v>-54.575056799999999</c:v>
                </c:pt>
                <c:pt idx="2195">
                  <c:v>-53.061700620000003</c:v>
                </c:pt>
                <c:pt idx="2196">
                  <c:v>-49.112860820000002</c:v>
                </c:pt>
                <c:pt idx="2197">
                  <c:v>-48.774518970000003</c:v>
                </c:pt>
                <c:pt idx="2198">
                  <c:v>-46.793871500000002</c:v>
                </c:pt>
                <c:pt idx="2199">
                  <c:v>-49.201171539999997</c:v>
                </c:pt>
                <c:pt idx="2200">
                  <c:v>-51.546714100000003</c:v>
                </c:pt>
                <c:pt idx="2201">
                  <c:v>-54.710772810000002</c:v>
                </c:pt>
                <c:pt idx="2202">
                  <c:v>-57.236692740000002</c:v>
                </c:pt>
                <c:pt idx="2203">
                  <c:v>-57.277284860000002</c:v>
                </c:pt>
                <c:pt idx="2204">
                  <c:v>-57.922522600000001</c:v>
                </c:pt>
                <c:pt idx="2205">
                  <c:v>-57.622519629999999</c:v>
                </c:pt>
                <c:pt idx="2206">
                  <c:v>-57.704605389999998</c:v>
                </c:pt>
                <c:pt idx="2207">
                  <c:v>-57.996021740000003</c:v>
                </c:pt>
                <c:pt idx="2208">
                  <c:v>-56.462331399999997</c:v>
                </c:pt>
                <c:pt idx="2209">
                  <c:v>-56.662706819999997</c:v>
                </c:pt>
                <c:pt idx="2210">
                  <c:v>-54.405368869999997</c:v>
                </c:pt>
                <c:pt idx="2211">
                  <c:v>-53.47772346</c:v>
                </c:pt>
                <c:pt idx="2212">
                  <c:v>-54.394031949999999</c:v>
                </c:pt>
                <c:pt idx="2213">
                  <c:v>-52.042668380000002</c:v>
                </c:pt>
                <c:pt idx="2214">
                  <c:v>-52.790148100000003</c:v>
                </c:pt>
                <c:pt idx="2215">
                  <c:v>-55.368368879999998</c:v>
                </c:pt>
                <c:pt idx="2216">
                  <c:v>-55.910685690000001</c:v>
                </c:pt>
                <c:pt idx="2217">
                  <c:v>-54.519365260000001</c:v>
                </c:pt>
                <c:pt idx="2218">
                  <c:v>-52.743933470000002</c:v>
                </c:pt>
                <c:pt idx="2219">
                  <c:v>-50.389204460000002</c:v>
                </c:pt>
                <c:pt idx="2220">
                  <c:v>-48.917576109999999</c:v>
                </c:pt>
                <c:pt idx="2221">
                  <c:v>-48.404023539999997</c:v>
                </c:pt>
                <c:pt idx="2222">
                  <c:v>-48.620055690000001</c:v>
                </c:pt>
                <c:pt idx="2223">
                  <c:v>-49.03275816</c:v>
                </c:pt>
                <c:pt idx="2224">
                  <c:v>-55.664355280000002</c:v>
                </c:pt>
                <c:pt idx="2225">
                  <c:v>-49.173278459999999</c:v>
                </c:pt>
                <c:pt idx="2226">
                  <c:v>-56.93187322</c:v>
                </c:pt>
                <c:pt idx="2227">
                  <c:v>-55.070942129999999</c:v>
                </c:pt>
                <c:pt idx="2228">
                  <c:v>-51.522955279999998</c:v>
                </c:pt>
                <c:pt idx="2229">
                  <c:v>-48.549249889999999</c:v>
                </c:pt>
                <c:pt idx="2230">
                  <c:v>-48.323552319999997</c:v>
                </c:pt>
                <c:pt idx="2231">
                  <c:v>-47.913849480000003</c:v>
                </c:pt>
                <c:pt idx="2232">
                  <c:v>-49.837365810000001</c:v>
                </c:pt>
                <c:pt idx="2233">
                  <c:v>-51.97769503</c:v>
                </c:pt>
                <c:pt idx="2234">
                  <c:v>-51.637478639999998</c:v>
                </c:pt>
                <c:pt idx="2235">
                  <c:v>-53.592446379999998</c:v>
                </c:pt>
                <c:pt idx="2236">
                  <c:v>-55.692992940000003</c:v>
                </c:pt>
                <c:pt idx="2237">
                  <c:v>-56.221678240000003</c:v>
                </c:pt>
                <c:pt idx="2238">
                  <c:v>-56.165700350000002</c:v>
                </c:pt>
                <c:pt idx="2239">
                  <c:v>-55.712038810000003</c:v>
                </c:pt>
                <c:pt idx="2240">
                  <c:v>-55.554408909999999</c:v>
                </c:pt>
                <c:pt idx="2241">
                  <c:v>-56.652734160000001</c:v>
                </c:pt>
                <c:pt idx="2242">
                  <c:v>-58.130855060000002</c:v>
                </c:pt>
                <c:pt idx="2243">
                  <c:v>-59.23609648</c:v>
                </c:pt>
                <c:pt idx="2244">
                  <c:v>-59.331783010000002</c:v>
                </c:pt>
                <c:pt idx="2245">
                  <c:v>-60.202944629999998</c:v>
                </c:pt>
                <c:pt idx="2246">
                  <c:v>-60.055202289999997</c:v>
                </c:pt>
                <c:pt idx="2247">
                  <c:v>-58.682569559999997</c:v>
                </c:pt>
                <c:pt idx="2248">
                  <c:v>-56.719012980000002</c:v>
                </c:pt>
                <c:pt idx="2249">
                  <c:v>-54.340900990000002</c:v>
                </c:pt>
                <c:pt idx="2250">
                  <c:v>-52.245273400000002</c:v>
                </c:pt>
                <c:pt idx="2251">
                  <c:v>-51.410307410000001</c:v>
                </c:pt>
                <c:pt idx="2252">
                  <c:v>-52.262170449999999</c:v>
                </c:pt>
                <c:pt idx="2253">
                  <c:v>-54.871971270000003</c:v>
                </c:pt>
                <c:pt idx="2254">
                  <c:v>-57.420346340000002</c:v>
                </c:pt>
                <c:pt idx="2255">
                  <c:v>-59.991646609999997</c:v>
                </c:pt>
                <c:pt idx="2256">
                  <c:v>-59.343845219999999</c:v>
                </c:pt>
                <c:pt idx="2257">
                  <c:v>-57.104504030000001</c:v>
                </c:pt>
                <c:pt idx="2258">
                  <c:v>-54.139187</c:v>
                </c:pt>
                <c:pt idx="2259">
                  <c:v>-53.14885116</c:v>
                </c:pt>
                <c:pt idx="2260">
                  <c:v>-53.950507139999999</c:v>
                </c:pt>
                <c:pt idx="2261">
                  <c:v>-54.779129079999997</c:v>
                </c:pt>
                <c:pt idx="2262">
                  <c:v>-55.6181062</c:v>
                </c:pt>
                <c:pt idx="2263">
                  <c:v>-54.970294969999998</c:v>
                </c:pt>
                <c:pt idx="2264">
                  <c:v>-53.089747199999998</c:v>
                </c:pt>
                <c:pt idx="2265">
                  <c:v>-47.95511664</c:v>
                </c:pt>
                <c:pt idx="2266">
                  <c:v>-49.93531076</c:v>
                </c:pt>
                <c:pt idx="2267">
                  <c:v>-53.060890399999998</c:v>
                </c:pt>
                <c:pt idx="2268">
                  <c:v>-55.253081700000003</c:v>
                </c:pt>
                <c:pt idx="2269">
                  <c:v>-55.794156299999997</c:v>
                </c:pt>
                <c:pt idx="2270">
                  <c:v>-56.773818060000004</c:v>
                </c:pt>
                <c:pt idx="2271">
                  <c:v>-57.11069972</c:v>
                </c:pt>
                <c:pt idx="2272">
                  <c:v>-59.112970879999999</c:v>
                </c:pt>
                <c:pt idx="2273">
                  <c:v>-59.95106157</c:v>
                </c:pt>
                <c:pt idx="2274">
                  <c:v>-56.260251719999999</c:v>
                </c:pt>
                <c:pt idx="2275">
                  <c:v>-51.28001879</c:v>
                </c:pt>
                <c:pt idx="2276">
                  <c:v>-49.625567390000001</c:v>
                </c:pt>
                <c:pt idx="2277">
                  <c:v>-49.416225769999997</c:v>
                </c:pt>
                <c:pt idx="2278">
                  <c:v>-51.443784839999999</c:v>
                </c:pt>
                <c:pt idx="2279">
                  <c:v>-54.236686370000001</c:v>
                </c:pt>
                <c:pt idx="2280">
                  <c:v>-56.746168349999998</c:v>
                </c:pt>
                <c:pt idx="2281">
                  <c:v>-58.727479359999997</c:v>
                </c:pt>
                <c:pt idx="2282">
                  <c:v>-58.814567940000003</c:v>
                </c:pt>
                <c:pt idx="2283">
                  <c:v>-56.489287660000002</c:v>
                </c:pt>
                <c:pt idx="2284">
                  <c:v>-55.634508359999998</c:v>
                </c:pt>
                <c:pt idx="2285">
                  <c:v>-56.067253219999998</c:v>
                </c:pt>
                <c:pt idx="2286">
                  <c:v>-56.405581949999998</c:v>
                </c:pt>
                <c:pt idx="2287">
                  <c:v>-55.853311779999999</c:v>
                </c:pt>
                <c:pt idx="2288">
                  <c:v>-56.394006689999998</c:v>
                </c:pt>
                <c:pt idx="2289">
                  <c:v>-58.342925690000001</c:v>
                </c:pt>
                <c:pt idx="2290">
                  <c:v>-59.668268040000001</c:v>
                </c:pt>
                <c:pt idx="2291">
                  <c:v>-60.047706869999999</c:v>
                </c:pt>
                <c:pt idx="2292">
                  <c:v>-58.642063960000002</c:v>
                </c:pt>
                <c:pt idx="2293">
                  <c:v>-56.829720829999999</c:v>
                </c:pt>
                <c:pt idx="2294">
                  <c:v>-56.109822250000001</c:v>
                </c:pt>
                <c:pt idx="2295">
                  <c:v>-55.807690710000003</c:v>
                </c:pt>
                <c:pt idx="2296">
                  <c:v>-55.660295650000002</c:v>
                </c:pt>
                <c:pt idx="2297">
                  <c:v>-54.831533389999997</c:v>
                </c:pt>
                <c:pt idx="2298">
                  <c:v>-55.109493069999999</c:v>
                </c:pt>
                <c:pt idx="2299">
                  <c:v>-56.001728810000003</c:v>
                </c:pt>
                <c:pt idx="2300">
                  <c:v>-58.712115349999998</c:v>
                </c:pt>
                <c:pt idx="2301">
                  <c:v>-61.000157489999999</c:v>
                </c:pt>
                <c:pt idx="2302">
                  <c:v>-60.554427580000002</c:v>
                </c:pt>
                <c:pt idx="2303">
                  <c:v>-59.176939150000003</c:v>
                </c:pt>
                <c:pt idx="2304">
                  <c:v>-58.517280390000003</c:v>
                </c:pt>
                <c:pt idx="2305">
                  <c:v>-57.376209359999997</c:v>
                </c:pt>
                <c:pt idx="2306">
                  <c:v>-56.312787790000002</c:v>
                </c:pt>
                <c:pt idx="2307">
                  <c:v>-55.140633860000001</c:v>
                </c:pt>
                <c:pt idx="2308">
                  <c:v>-54.485086559999999</c:v>
                </c:pt>
                <c:pt idx="2309">
                  <c:v>-56.457508490000002</c:v>
                </c:pt>
                <c:pt idx="2310">
                  <c:v>-58.243076700000003</c:v>
                </c:pt>
                <c:pt idx="2311">
                  <c:v>-59.310700539999999</c:v>
                </c:pt>
                <c:pt idx="2312">
                  <c:v>-59.909084720000003</c:v>
                </c:pt>
                <c:pt idx="2313">
                  <c:v>-59.19733428</c:v>
                </c:pt>
                <c:pt idx="2314">
                  <c:v>-58.58498196</c:v>
                </c:pt>
                <c:pt idx="2315">
                  <c:v>-58.42202099</c:v>
                </c:pt>
                <c:pt idx="2316">
                  <c:v>-57.016414310000002</c:v>
                </c:pt>
                <c:pt idx="2317">
                  <c:v>-55.23168536</c:v>
                </c:pt>
                <c:pt idx="2318">
                  <c:v>-53.792589200000002</c:v>
                </c:pt>
                <c:pt idx="2319">
                  <c:v>-53.155847219999998</c:v>
                </c:pt>
                <c:pt idx="2320">
                  <c:v>-54.957112819999999</c:v>
                </c:pt>
                <c:pt idx="2321">
                  <c:v>-57.775460809999998</c:v>
                </c:pt>
                <c:pt idx="2322">
                  <c:v>-59.935097970000001</c:v>
                </c:pt>
                <c:pt idx="2323">
                  <c:v>-60.09566358</c:v>
                </c:pt>
                <c:pt idx="2324">
                  <c:v>-58.184483389999997</c:v>
                </c:pt>
                <c:pt idx="2325">
                  <c:v>-55.704065229999998</c:v>
                </c:pt>
                <c:pt idx="2326">
                  <c:v>-54.066717689999997</c:v>
                </c:pt>
                <c:pt idx="2327">
                  <c:v>-52.5723366</c:v>
                </c:pt>
                <c:pt idx="2328">
                  <c:v>-52.598867149999997</c:v>
                </c:pt>
                <c:pt idx="2329">
                  <c:v>-53.976293120000001</c:v>
                </c:pt>
                <c:pt idx="2330">
                  <c:v>-49.841910319999997</c:v>
                </c:pt>
                <c:pt idx="2331">
                  <c:v>-54.660006080000002</c:v>
                </c:pt>
              </c:numCache>
            </c:numRef>
          </c:val>
          <c:smooth val="0"/>
          <c:extLst>
            <c:ext xmlns:c16="http://schemas.microsoft.com/office/drawing/2014/chart" uri="{C3380CC4-5D6E-409C-BE32-E72D297353CC}">
              <c16:uniqueId val="{00000002-68B8-4F26-870B-D6B92880E785}"/>
            </c:ext>
          </c:extLst>
        </c:ser>
        <c:dLbls>
          <c:showLegendKey val="0"/>
          <c:showVal val="0"/>
          <c:showCatName val="0"/>
          <c:showSerName val="0"/>
          <c:showPercent val="0"/>
          <c:showBubbleSize val="0"/>
        </c:dLbls>
        <c:smooth val="0"/>
        <c:axId val="738856120"/>
        <c:axId val="738853496"/>
      </c:lineChart>
      <c:catAx>
        <c:axId val="7388561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8853496"/>
        <c:crosses val="autoZero"/>
        <c:auto val="1"/>
        <c:lblAlgn val="ctr"/>
        <c:lblOffset val="100"/>
        <c:noMultiLvlLbl val="0"/>
      </c:catAx>
      <c:valAx>
        <c:axId val="738853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8856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Accele</a:t>
            </a:r>
            <a:r>
              <a:rPr lang="en-US" altLang="zh-CN" baseline="0"/>
              <a:t> Value</a:t>
            </a:r>
            <a:endParaRPr lang="en-IE"/>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12"/>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00-A525-4D07-9720-F9D15B8A4EF3}"/>
              </c:ext>
            </c:extLst>
          </c:dPt>
          <c:dPt>
            <c:idx val="13"/>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2-A525-4D07-9720-F9D15B8A4EF3}"/>
              </c:ext>
            </c:extLst>
          </c:dPt>
          <c:dPt>
            <c:idx val="14"/>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4-A525-4D07-9720-F9D15B8A4EF3}"/>
              </c:ext>
            </c:extLst>
          </c:dPt>
          <c:dPt>
            <c:idx val="15"/>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06-A525-4D07-9720-F9D15B8A4EF3}"/>
              </c:ext>
            </c:extLst>
          </c:dPt>
          <c:dPt>
            <c:idx val="18"/>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08-A525-4D07-9720-F9D15B8A4EF3}"/>
              </c:ext>
            </c:extLst>
          </c:dPt>
          <c:dPt>
            <c:idx val="25"/>
            <c:marker>
              <c:symbol val="circle"/>
              <c:size val="5"/>
              <c:spPr>
                <a:solidFill>
                  <a:srgbClr val="FFFF00"/>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0A-A525-4D07-9720-F9D15B8A4EF3}"/>
              </c:ext>
            </c:extLst>
          </c:dPt>
          <c:dPt>
            <c:idx val="30"/>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0B-A525-4D07-9720-F9D15B8A4EF3}"/>
              </c:ext>
            </c:extLst>
          </c:dPt>
          <c:dPt>
            <c:idx val="31"/>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D-A525-4D07-9720-F9D15B8A4EF3}"/>
              </c:ext>
            </c:extLst>
          </c:dPt>
          <c:dPt>
            <c:idx val="32"/>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F-A525-4D07-9720-F9D15B8A4EF3}"/>
              </c:ext>
            </c:extLst>
          </c:dPt>
          <c:dPt>
            <c:idx val="33"/>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11-A525-4D07-9720-F9D15B8A4EF3}"/>
              </c:ext>
            </c:extLst>
          </c:dPt>
          <c:dPt>
            <c:idx val="37"/>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13-A525-4D07-9720-F9D15B8A4EF3}"/>
              </c:ext>
            </c:extLst>
          </c:dPt>
          <c:dPt>
            <c:idx val="45"/>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14-A525-4D07-9720-F9D15B8A4EF3}"/>
              </c:ext>
            </c:extLst>
          </c:dPt>
          <c:dPt>
            <c:idx val="46"/>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16-A525-4D07-9720-F9D15B8A4EF3}"/>
              </c:ext>
            </c:extLst>
          </c:dPt>
          <c:dPt>
            <c:idx val="47"/>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18-A525-4D07-9720-F9D15B8A4EF3}"/>
              </c:ext>
            </c:extLst>
          </c:dPt>
          <c:dPt>
            <c:idx val="48"/>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1A-A525-4D07-9720-F9D15B8A4EF3}"/>
              </c:ext>
            </c:extLst>
          </c:dPt>
          <c:val>
            <c:numRef>
              <c:f>Sheet3!$B$8:$B$62</c:f>
              <c:numCache>
                <c:formatCode>General</c:formatCode>
                <c:ptCount val="55"/>
                <c:pt idx="0">
                  <c:v>3.3861550340603102</c:v>
                </c:pt>
                <c:pt idx="1">
                  <c:v>2.4352603996519502</c:v>
                </c:pt>
                <c:pt idx="2">
                  <c:v>1.5835019414020299</c:v>
                </c:pt>
                <c:pt idx="3">
                  <c:v>1.2846134518371699</c:v>
                </c:pt>
                <c:pt idx="4">
                  <c:v>1.5409141595585401</c:v>
                </c:pt>
                <c:pt idx="5">
                  <c:v>1.72051080788032</c:v>
                </c:pt>
                <c:pt idx="6">
                  <c:v>1.68101196017221</c:v>
                </c:pt>
                <c:pt idx="7">
                  <c:v>1.7089485535129501</c:v>
                </c:pt>
                <c:pt idx="8">
                  <c:v>1.7886586726796101</c:v>
                </c:pt>
                <c:pt idx="9">
                  <c:v>1.88166411582222</c:v>
                </c:pt>
                <c:pt idx="10">
                  <c:v>2.2211994273216402</c:v>
                </c:pt>
                <c:pt idx="11">
                  <c:v>2.8218372314756199</c:v>
                </c:pt>
                <c:pt idx="12">
                  <c:v>3.5316163980789299</c:v>
                </c:pt>
                <c:pt idx="13">
                  <c:v>4.0951528138526196</c:v>
                </c:pt>
                <c:pt idx="14">
                  <c:v>4.3802531479449902</c:v>
                </c:pt>
                <c:pt idx="15">
                  <c:v>3.9763422356644602</c:v>
                </c:pt>
                <c:pt idx="16">
                  <c:v>3.2525421504627698</c:v>
                </c:pt>
                <c:pt idx="17">
                  <c:v>2.30511862973102</c:v>
                </c:pt>
                <c:pt idx="18">
                  <c:v>1.8139440594624201</c:v>
                </c:pt>
                <c:pt idx="19">
                  <c:v>1.96583288385508</c:v>
                </c:pt>
                <c:pt idx="20">
                  <c:v>2.2524910228930999</c:v>
                </c:pt>
                <c:pt idx="21">
                  <c:v>2.2774485636600001</c:v>
                </c:pt>
                <c:pt idx="22">
                  <c:v>2.11598672077898</c:v>
                </c:pt>
                <c:pt idx="23">
                  <c:v>1.9343592742254501</c:v>
                </c:pt>
                <c:pt idx="24">
                  <c:v>1.59846725192698</c:v>
                </c:pt>
                <c:pt idx="25">
                  <c:v>1.39735416900691</c:v>
                </c:pt>
                <c:pt idx="26">
                  <c:v>1.58536885396964</c:v>
                </c:pt>
                <c:pt idx="27">
                  <c:v>1.8290590964542399</c:v>
                </c:pt>
                <c:pt idx="28">
                  <c:v>2.2802142921701498</c:v>
                </c:pt>
                <c:pt idx="29">
                  <c:v>2.9696780831495899</c:v>
                </c:pt>
                <c:pt idx="30">
                  <c:v>3.55195046287501</c:v>
                </c:pt>
                <c:pt idx="31">
                  <c:v>4.0981226198723002</c:v>
                </c:pt>
                <c:pt idx="32">
                  <c:v>4.3408007974287397</c:v>
                </c:pt>
                <c:pt idx="33">
                  <c:v>4.1718389096967803</c:v>
                </c:pt>
                <c:pt idx="34">
                  <c:v>3.58114458033462</c:v>
                </c:pt>
                <c:pt idx="35">
                  <c:v>2.7902682759672102</c:v>
                </c:pt>
                <c:pt idx="36">
                  <c:v>2.1417747477381899</c:v>
                </c:pt>
                <c:pt idx="37">
                  <c:v>1.9012087126757</c:v>
                </c:pt>
                <c:pt idx="38">
                  <c:v>2.0514257735387398</c:v>
                </c:pt>
                <c:pt idx="39">
                  <c:v>2.0584855495990202</c:v>
                </c:pt>
                <c:pt idx="40">
                  <c:v>1.9043064500465801</c:v>
                </c:pt>
                <c:pt idx="41">
                  <c:v>1.92263401770618</c:v>
                </c:pt>
                <c:pt idx="42">
                  <c:v>2.14344720707299</c:v>
                </c:pt>
                <c:pt idx="43">
                  <c:v>2.4362614962708702</c:v>
                </c:pt>
                <c:pt idx="44">
                  <c:v>2.6005089979980802</c:v>
                </c:pt>
                <c:pt idx="45">
                  <c:v>2.75775170002975</c:v>
                </c:pt>
                <c:pt idx="46">
                  <c:v>2.9427934891468301</c:v>
                </c:pt>
                <c:pt idx="47">
                  <c:v>2.9746477867532501</c:v>
                </c:pt>
                <c:pt idx="48">
                  <c:v>2.82991236545109</c:v>
                </c:pt>
                <c:pt idx="49">
                  <c:v>2.6614163913262399</c:v>
                </c:pt>
                <c:pt idx="50">
                  <c:v>2.2913428357192598</c:v>
                </c:pt>
                <c:pt idx="51">
                  <c:v>2.1104203489089599</c:v>
                </c:pt>
                <c:pt idx="52">
                  <c:v>2.1371867613000002</c:v>
                </c:pt>
                <c:pt idx="53">
                  <c:v>1.9894796945465401</c:v>
                </c:pt>
                <c:pt idx="54">
                  <c:v>1.67787791812486</c:v>
                </c:pt>
              </c:numCache>
            </c:numRef>
          </c:val>
          <c:smooth val="0"/>
          <c:extLst>
            <c:ext xmlns:c16="http://schemas.microsoft.com/office/drawing/2014/chart" uri="{C3380CC4-5D6E-409C-BE32-E72D297353CC}">
              <c16:uniqueId val="{0000001B-A525-4D07-9720-F9D15B8A4EF3}"/>
            </c:ext>
          </c:extLst>
        </c:ser>
        <c:dLbls>
          <c:showLegendKey val="0"/>
          <c:showVal val="0"/>
          <c:showCatName val="0"/>
          <c:showSerName val="0"/>
          <c:showPercent val="0"/>
          <c:showBubbleSize val="0"/>
        </c:dLbls>
        <c:marker val="1"/>
        <c:smooth val="0"/>
        <c:axId val="574626016"/>
        <c:axId val="574623064"/>
      </c:lineChart>
      <c:catAx>
        <c:axId val="574626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74623064"/>
        <c:crosses val="autoZero"/>
        <c:auto val="1"/>
        <c:lblAlgn val="ctr"/>
        <c:lblOffset val="100"/>
        <c:noMultiLvlLbl val="0"/>
      </c:catAx>
      <c:valAx>
        <c:axId val="574623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74626016"/>
        <c:crosses val="autoZero"/>
        <c:crossBetween val="between"/>
      </c:valAx>
      <c:spPr>
        <a:noFill/>
        <a:ln>
          <a:noFill/>
        </a:ln>
        <a:effectLst/>
      </c:spPr>
    </c:plotArea>
    <c:plotVisOnly val="1"/>
    <c:dispBlanksAs val="gap"/>
    <c:showDLblsOverMax val="0"/>
  </c:chart>
  <c:spPr>
    <a:pattFill prst="pct5">
      <a:fgClr>
        <a:srgbClr val="000000"/>
      </a:fgClr>
      <a:bgClr>
        <a:schemeClr val="bg1"/>
      </a:bgClr>
    </a:pattFill>
    <a:ln w="9525" cap="flat" cmpd="sng" algn="ctr">
      <a:noFill/>
      <a:round/>
    </a:ln>
    <a:effectLst/>
  </c:spPr>
  <c:txPr>
    <a:bodyPr/>
    <a:lstStyle/>
    <a:p>
      <a:pPr>
        <a:defRPr lang="zh-CN"/>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Action 1 </a:t>
            </a:r>
            <a:r>
              <a:rPr lang="en-US" altLang="zh-CN"/>
              <a:t>Accel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Sheet1!$J$1</c:f>
              <c:strCache>
                <c:ptCount val="1"/>
                <c:pt idx="0">
                  <c:v>A_x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Sheet1!$J$2:$J$3382</c:f>
              <c:numCache>
                <c:formatCode>General</c:formatCode>
                <c:ptCount val="3381"/>
                <c:pt idx="0">
                  <c:v>-10.770895212502325</c:v>
                </c:pt>
                <c:pt idx="1">
                  <c:v>-11.068095174791857</c:v>
                </c:pt>
                <c:pt idx="2">
                  <c:v>-10.554474879239605</c:v>
                </c:pt>
                <c:pt idx="3">
                  <c:v>-9.7273428899461738</c:v>
                </c:pt>
                <c:pt idx="4">
                  <c:v>-8.3107993357369718</c:v>
                </c:pt>
                <c:pt idx="5">
                  <c:v>-10.181234006453543</c:v>
                </c:pt>
                <c:pt idx="6">
                  <c:v>-8.8688908524286916</c:v>
                </c:pt>
                <c:pt idx="7">
                  <c:v>-6.3132772842023481</c:v>
                </c:pt>
                <c:pt idx="8">
                  <c:v>-5.2146550396099007</c:v>
                </c:pt>
                <c:pt idx="9">
                  <c:v>-4.9417630215570529</c:v>
                </c:pt>
                <c:pt idx="10">
                  <c:v>-5.0529474937417334</c:v>
                </c:pt>
                <c:pt idx="11">
                  <c:v>-4.8242546538939983</c:v>
                </c:pt>
                <c:pt idx="12">
                  <c:v>-4.8371843949828364</c:v>
                </c:pt>
                <c:pt idx="13">
                  <c:v>-4.1672907650007751</c:v>
                </c:pt>
                <c:pt idx="14">
                  <c:v>-3.7160783966268478</c:v>
                </c:pt>
                <c:pt idx="15">
                  <c:v>-4.375006275199449</c:v>
                </c:pt>
                <c:pt idx="16">
                  <c:v>-5.5150159148771598</c:v>
                </c:pt>
                <c:pt idx="17">
                  <c:v>-6.7525936813077951</c:v>
                </c:pt>
                <c:pt idx="18">
                  <c:v>-8.1892856923032191</c:v>
                </c:pt>
                <c:pt idx="19">
                  <c:v>-8.716111135217421</c:v>
                </c:pt>
                <c:pt idx="20">
                  <c:v>-8.2143847603815594</c:v>
                </c:pt>
                <c:pt idx="21">
                  <c:v>-7.4919969937570183</c:v>
                </c:pt>
                <c:pt idx="22">
                  <c:v>-7.1149289080615121</c:v>
                </c:pt>
                <c:pt idx="23">
                  <c:v>-7.4017396212193658</c:v>
                </c:pt>
                <c:pt idx="24">
                  <c:v>-8.2061484339219231</c:v>
                </c:pt>
                <c:pt idx="25">
                  <c:v>-8.5485704809392402</c:v>
                </c:pt>
                <c:pt idx="26">
                  <c:v>-8.7308551294080043</c:v>
                </c:pt>
                <c:pt idx="27">
                  <c:v>-8.8754661970629982</c:v>
                </c:pt>
                <c:pt idx="28">
                  <c:v>-8.6015926704702039</c:v>
                </c:pt>
                <c:pt idx="29">
                  <c:v>-8.5391042527423338</c:v>
                </c:pt>
                <c:pt idx="30">
                  <c:v>-8.4657059165617223</c:v>
                </c:pt>
                <c:pt idx="31">
                  <c:v>-8.346769680623888</c:v>
                </c:pt>
                <c:pt idx="32">
                  <c:v>-8.4300053908251922</c:v>
                </c:pt>
                <c:pt idx="33">
                  <c:v>-8.4335126990677587</c:v>
                </c:pt>
                <c:pt idx="34">
                  <c:v>-8.0231422082193298</c:v>
                </c:pt>
                <c:pt idx="35">
                  <c:v>-7.0864011093467107</c:v>
                </c:pt>
                <c:pt idx="36">
                  <c:v>-6.7017817564269597</c:v>
                </c:pt>
                <c:pt idx="37">
                  <c:v>-7.2858678748678667</c:v>
                </c:pt>
                <c:pt idx="38">
                  <c:v>-8.1859552394691413</c:v>
                </c:pt>
                <c:pt idx="39">
                  <c:v>-7.7445596081620662</c:v>
                </c:pt>
                <c:pt idx="40">
                  <c:v>-7.1719037962003158</c:v>
                </c:pt>
                <c:pt idx="41">
                  <c:v>-6.4791427682664686</c:v>
                </c:pt>
                <c:pt idx="42">
                  <c:v>-5.4938869475103251</c:v>
                </c:pt>
                <c:pt idx="43">
                  <c:v>-4.5064701432497696</c:v>
                </c:pt>
                <c:pt idx="44">
                  <c:v>-4.4899233419364206</c:v>
                </c:pt>
                <c:pt idx="45">
                  <c:v>-4.0576991705104044</c:v>
                </c:pt>
                <c:pt idx="46">
                  <c:v>-4.6896246518040225</c:v>
                </c:pt>
                <c:pt idx="47">
                  <c:v>-5.8942112131308777</c:v>
                </c:pt>
                <c:pt idx="48">
                  <c:v>-7.2563435041179023</c:v>
                </c:pt>
                <c:pt idx="49">
                  <c:v>-7.9746143489878678</c:v>
                </c:pt>
                <c:pt idx="50">
                  <c:v>-7.6078223127830231</c:v>
                </c:pt>
                <c:pt idx="51">
                  <c:v>-5.4168443452663109</c:v>
                </c:pt>
                <c:pt idx="52">
                  <c:v>-2.5924329305263223</c:v>
                </c:pt>
                <c:pt idx="53">
                  <c:v>1.5769752934832029</c:v>
                </c:pt>
                <c:pt idx="54">
                  <c:v>4.2723622859895682</c:v>
                </c:pt>
                <c:pt idx="55">
                  <c:v>4.7389738877739038</c:v>
                </c:pt>
                <c:pt idx="56">
                  <c:v>3.9013997378979388</c:v>
                </c:pt>
                <c:pt idx="57">
                  <c:v>1.9072911214978563</c:v>
                </c:pt>
                <c:pt idx="58">
                  <c:v>0.4002590589437004</c:v>
                </c:pt>
                <c:pt idx="59">
                  <c:v>-1.6754574604136887</c:v>
                </c:pt>
                <c:pt idx="60">
                  <c:v>-3.6015997551535128</c:v>
                </c:pt>
                <c:pt idx="61">
                  <c:v>-4.417391734899204</c:v>
                </c:pt>
                <c:pt idx="62">
                  <c:v>-2.8157335430129957</c:v>
                </c:pt>
                <c:pt idx="63">
                  <c:v>-1.9656769610710445</c:v>
                </c:pt>
                <c:pt idx="64">
                  <c:v>-0.62198035207062996</c:v>
                </c:pt>
                <c:pt idx="65">
                  <c:v>-3.4451425262968544E-2</c:v>
                </c:pt>
                <c:pt idx="66">
                  <c:v>0.93931464362918782</c:v>
                </c:pt>
                <c:pt idx="67">
                  <c:v>0.48952229358010663</c:v>
                </c:pt>
                <c:pt idx="68">
                  <c:v>-0.79867239670353873</c:v>
                </c:pt>
                <c:pt idx="69">
                  <c:v>-2.5190881868958486</c:v>
                </c:pt>
                <c:pt idx="70">
                  <c:v>-2.9133225370120077</c:v>
                </c:pt>
                <c:pt idx="71">
                  <c:v>-5.9314283332333595</c:v>
                </c:pt>
                <c:pt idx="72">
                  <c:v>-4.0550291488482086</c:v>
                </c:pt>
                <c:pt idx="73">
                  <c:v>-3.4404750024340718</c:v>
                </c:pt>
                <c:pt idx="74">
                  <c:v>3.5159783060502145E-2</c:v>
                </c:pt>
                <c:pt idx="75">
                  <c:v>5.058428614527017</c:v>
                </c:pt>
                <c:pt idx="76">
                  <c:v>8.8326996615199018</c:v>
                </c:pt>
                <c:pt idx="77">
                  <c:v>9.5726193396069625</c:v>
                </c:pt>
                <c:pt idx="78">
                  <c:v>7.7944461497619697</c:v>
                </c:pt>
                <c:pt idx="79">
                  <c:v>4.5202768878426465</c:v>
                </c:pt>
                <c:pt idx="80">
                  <c:v>1.286059575933709</c:v>
                </c:pt>
                <c:pt idx="81">
                  <c:v>-1.0743859780925178</c:v>
                </c:pt>
                <c:pt idx="82">
                  <c:v>-1.053656369108583</c:v>
                </c:pt>
                <c:pt idx="83">
                  <c:v>-0.85149605942827322</c:v>
                </c:pt>
                <c:pt idx="84">
                  <c:v>-0.33048003421146172</c:v>
                </c:pt>
                <c:pt idx="85">
                  <c:v>5.8368016538783894E-2</c:v>
                </c:pt>
                <c:pt idx="86">
                  <c:v>-0.96020000647240666</c:v>
                </c:pt>
                <c:pt idx="87">
                  <c:v>-3.1322889960162028</c:v>
                </c:pt>
                <c:pt idx="88">
                  <c:v>-3.6486013365325474</c:v>
                </c:pt>
                <c:pt idx="89">
                  <c:v>-2.4325182514380908</c:v>
                </c:pt>
                <c:pt idx="90">
                  <c:v>-0.11688702469296305</c:v>
                </c:pt>
                <c:pt idx="91">
                  <c:v>0.58884486778819711</c:v>
                </c:pt>
                <c:pt idx="92">
                  <c:v>3.1062101211831643</c:v>
                </c:pt>
                <c:pt idx="93">
                  <c:v>4.6345517487556309</c:v>
                </c:pt>
                <c:pt idx="94">
                  <c:v>6.2929213603697418</c:v>
                </c:pt>
                <c:pt idx="95">
                  <c:v>5.9353937814419595</c:v>
                </c:pt>
                <c:pt idx="96">
                  <c:v>1.2783079705036693</c:v>
                </c:pt>
                <c:pt idx="97">
                  <c:v>-0.52119299304438871</c:v>
                </c:pt>
                <c:pt idx="98">
                  <c:v>-1.3881929942192084</c:v>
                </c:pt>
                <c:pt idx="99">
                  <c:v>-0.38780994661524359</c:v>
                </c:pt>
                <c:pt idx="100">
                  <c:v>0.92733292935192202</c:v>
                </c:pt>
                <c:pt idx="101">
                  <c:v>2.5831795261676911</c:v>
                </c:pt>
                <c:pt idx="102">
                  <c:v>3.9592442952245768</c:v>
                </c:pt>
                <c:pt idx="103">
                  <c:v>4.5935948173748118</c:v>
                </c:pt>
                <c:pt idx="104">
                  <c:v>5.6281434597097206</c:v>
                </c:pt>
                <c:pt idx="105">
                  <c:v>4.2646868806105749</c:v>
                </c:pt>
                <c:pt idx="106">
                  <c:v>3.9323502014657321</c:v>
                </c:pt>
                <c:pt idx="107">
                  <c:v>1.073597136436933</c:v>
                </c:pt>
                <c:pt idx="108">
                  <c:v>-0.28596329629925893</c:v>
                </c:pt>
                <c:pt idx="109">
                  <c:v>0.17662213744321228</c:v>
                </c:pt>
                <c:pt idx="110">
                  <c:v>-0.92549804152853921</c:v>
                </c:pt>
                <c:pt idx="111">
                  <c:v>-2.8318821258534839</c:v>
                </c:pt>
                <c:pt idx="112">
                  <c:v>-7.116949246611977</c:v>
                </c:pt>
                <c:pt idx="113">
                  <c:v>-11.475276609163137</c:v>
                </c:pt>
                <c:pt idx="114">
                  <c:v>-16.177594577487639</c:v>
                </c:pt>
                <c:pt idx="115">
                  <c:v>-17.596980099744265</c:v>
                </c:pt>
                <c:pt idx="116">
                  <c:v>-18.291220249769864</c:v>
                </c:pt>
                <c:pt idx="117">
                  <c:v>-13.184546911436382</c:v>
                </c:pt>
                <c:pt idx="118">
                  <c:v>-5.9420938668544023</c:v>
                </c:pt>
                <c:pt idx="119">
                  <c:v>-9.0453012156024872</c:v>
                </c:pt>
                <c:pt idx="120">
                  <c:v>-10.638990841594056</c:v>
                </c:pt>
                <c:pt idx="121">
                  <c:v>-14.249329106839522</c:v>
                </c:pt>
                <c:pt idx="122">
                  <c:v>-20.41817176133927</c:v>
                </c:pt>
                <c:pt idx="123">
                  <c:v>-28.875152998402125</c:v>
                </c:pt>
                <c:pt idx="124">
                  <c:v>-34.626326607403854</c:v>
                </c:pt>
                <c:pt idx="125">
                  <c:v>-40.405192654562939</c:v>
                </c:pt>
                <c:pt idx="126">
                  <c:v>-40.235062585027428</c:v>
                </c:pt>
                <c:pt idx="127">
                  <c:v>-33.085713845911457</c:v>
                </c:pt>
                <c:pt idx="128">
                  <c:v>-27.500146129466991</c:v>
                </c:pt>
                <c:pt idx="129">
                  <c:v>-24.295387530509256</c:v>
                </c:pt>
                <c:pt idx="130">
                  <c:v>-19.068631975012966</c:v>
                </c:pt>
                <c:pt idx="131">
                  <c:v>-18.338154772957374</c:v>
                </c:pt>
                <c:pt idx="132">
                  <c:v>-25.444852537452753</c:v>
                </c:pt>
                <c:pt idx="133">
                  <c:v>-35.513936430618955</c:v>
                </c:pt>
                <c:pt idx="134">
                  <c:v>-32.060991550287945</c:v>
                </c:pt>
                <c:pt idx="135">
                  <c:v>-38.232847143417921</c:v>
                </c:pt>
                <c:pt idx="136">
                  <c:v>-42.656069209433902</c:v>
                </c:pt>
                <c:pt idx="137">
                  <c:v>-44.223240021853663</c:v>
                </c:pt>
                <c:pt idx="138">
                  <c:v>-43.772307026437069</c:v>
                </c:pt>
                <c:pt idx="139">
                  <c:v>-39.878213354934431</c:v>
                </c:pt>
                <c:pt idx="140">
                  <c:v>-34.298883888143649</c:v>
                </c:pt>
                <c:pt idx="141">
                  <c:v>-29.469274985490689</c:v>
                </c:pt>
                <c:pt idx="142">
                  <c:v>-28.063788341216583</c:v>
                </c:pt>
                <c:pt idx="143">
                  <c:v>-29.617520363615501</c:v>
                </c:pt>
                <c:pt idx="144">
                  <c:v>-31.404494739383207</c:v>
                </c:pt>
                <c:pt idx="145">
                  <c:v>-32.335400159315661</c:v>
                </c:pt>
                <c:pt idx="146">
                  <c:v>-32.884394181287234</c:v>
                </c:pt>
                <c:pt idx="147">
                  <c:v>-32.362440662918488</c:v>
                </c:pt>
                <c:pt idx="148">
                  <c:v>-30.044823106471352</c:v>
                </c:pt>
                <c:pt idx="149">
                  <c:v>-26.924263100245764</c:v>
                </c:pt>
                <c:pt idx="150">
                  <c:v>-23.487569754978459</c:v>
                </c:pt>
                <c:pt idx="151">
                  <c:v>-19.615013647246048</c:v>
                </c:pt>
                <c:pt idx="152">
                  <c:v>-16.325059441772911</c:v>
                </c:pt>
                <c:pt idx="153">
                  <c:v>-15.668225603297687</c:v>
                </c:pt>
                <c:pt idx="154">
                  <c:v>-13.423741765044317</c:v>
                </c:pt>
                <c:pt idx="155">
                  <c:v>-10.791885463458994</c:v>
                </c:pt>
                <c:pt idx="156">
                  <c:v>-8.7903846597565352</c:v>
                </c:pt>
                <c:pt idx="157">
                  <c:v>-6.9379174749592281</c:v>
                </c:pt>
                <c:pt idx="158">
                  <c:v>-6.3110462975777022</c:v>
                </c:pt>
                <c:pt idx="159">
                  <c:v>-7.3203516722021016</c:v>
                </c:pt>
                <c:pt idx="160">
                  <c:v>-9.7972456235280063</c:v>
                </c:pt>
                <c:pt idx="161">
                  <c:v>-11.916744818224945</c:v>
                </c:pt>
                <c:pt idx="162">
                  <c:v>-13.676870241338234</c:v>
                </c:pt>
                <c:pt idx="163">
                  <c:v>-14.15409232288841</c:v>
                </c:pt>
                <c:pt idx="164">
                  <c:v>-13.265793272444043</c:v>
                </c:pt>
                <c:pt idx="165">
                  <c:v>-11.675443018569595</c:v>
                </c:pt>
                <c:pt idx="166">
                  <c:v>-9.4177323356561278</c:v>
                </c:pt>
                <c:pt idx="167">
                  <c:v>-7.1492684125662178</c:v>
                </c:pt>
                <c:pt idx="168">
                  <c:v>-6.904618800637321</c:v>
                </c:pt>
                <c:pt idx="169">
                  <c:v>-8.2932483419554455</c:v>
                </c:pt>
                <c:pt idx="170">
                  <c:v>-14.306492333220211</c:v>
                </c:pt>
                <c:pt idx="171">
                  <c:v>-20.737505544647092</c:v>
                </c:pt>
                <c:pt idx="172">
                  <c:v>-21.952130855513158</c:v>
                </c:pt>
                <c:pt idx="173">
                  <c:v>-20.288169835092248</c:v>
                </c:pt>
                <c:pt idx="174">
                  <c:v>-19.541416085677543</c:v>
                </c:pt>
                <c:pt idx="175">
                  <c:v>-20.764236084388578</c:v>
                </c:pt>
                <c:pt idx="176">
                  <c:v>-21.560155285161738</c:v>
                </c:pt>
                <c:pt idx="177">
                  <c:v>-23.651940012130435</c:v>
                </c:pt>
                <c:pt idx="178">
                  <c:v>-23.604372533258474</c:v>
                </c:pt>
                <c:pt idx="179">
                  <c:v>-22.632179263655452</c:v>
                </c:pt>
                <c:pt idx="180">
                  <c:v>-21.434566256963446</c:v>
                </c:pt>
                <c:pt idx="181">
                  <c:v>-20.18083789855153</c:v>
                </c:pt>
                <c:pt idx="182">
                  <c:v>-19.812324682369937</c:v>
                </c:pt>
                <c:pt idx="183">
                  <c:v>-18.735114607573166</c:v>
                </c:pt>
                <c:pt idx="184">
                  <c:v>-17.864523916039072</c:v>
                </c:pt>
                <c:pt idx="185">
                  <c:v>-16.473859035212541</c:v>
                </c:pt>
                <c:pt idx="186">
                  <c:v>-15.003743062811044</c:v>
                </c:pt>
                <c:pt idx="187">
                  <c:v>-13.074465453877115</c:v>
                </c:pt>
                <c:pt idx="188">
                  <c:v>-11.203148921238586</c:v>
                </c:pt>
                <c:pt idx="189">
                  <c:v>-8.575366962207438</c:v>
                </c:pt>
                <c:pt idx="190">
                  <c:v>-6.1596550919789532</c:v>
                </c:pt>
                <c:pt idx="191">
                  <c:v>-4.4776651931921805</c:v>
                </c:pt>
                <c:pt idx="192">
                  <c:v>-3.2156694451807968</c:v>
                </c:pt>
                <c:pt idx="193">
                  <c:v>-2.8101291896438259</c:v>
                </c:pt>
                <c:pt idx="194">
                  <c:v>-3.1453020616759537</c:v>
                </c:pt>
                <c:pt idx="195">
                  <c:v>-3.497202254795849</c:v>
                </c:pt>
                <c:pt idx="196">
                  <c:v>-3.4291833029933789</c:v>
                </c:pt>
                <c:pt idx="197">
                  <c:v>-3.0501911754543873</c:v>
                </c:pt>
                <c:pt idx="198">
                  <c:v>-2.436004523572</c:v>
                </c:pt>
                <c:pt idx="199">
                  <c:v>-1.3567791826080366</c:v>
                </c:pt>
                <c:pt idx="200">
                  <c:v>-2.5089982014451933E-2</c:v>
                </c:pt>
                <c:pt idx="201">
                  <c:v>1.133736667902534</c:v>
                </c:pt>
                <c:pt idx="202">
                  <c:v>1.8771619275045976</c:v>
                </c:pt>
                <c:pt idx="203">
                  <c:v>1.8791108638566341</c:v>
                </c:pt>
                <c:pt idx="204">
                  <c:v>1.2611676730976933</c:v>
                </c:pt>
                <c:pt idx="205">
                  <c:v>0.56324489585389492</c:v>
                </c:pt>
                <c:pt idx="206">
                  <c:v>-0.26899753353498679</c:v>
                </c:pt>
                <c:pt idx="207">
                  <c:v>-1.0288726828088719</c:v>
                </c:pt>
                <c:pt idx="208">
                  <c:v>-2.0365220846559882</c:v>
                </c:pt>
                <c:pt idx="209">
                  <c:v>-2.967650458276486</c:v>
                </c:pt>
                <c:pt idx="210">
                  <c:v>-3.8899298412544954</c:v>
                </c:pt>
                <c:pt idx="211">
                  <c:v>-4.5520691851128348</c:v>
                </c:pt>
                <c:pt idx="212">
                  <c:v>-4.7342317160352714</c:v>
                </c:pt>
                <c:pt idx="213">
                  <c:v>-5.0502131629297242</c:v>
                </c:pt>
                <c:pt idx="214">
                  <c:v>-4.6241716015340524</c:v>
                </c:pt>
                <c:pt idx="215">
                  <c:v>-3.9510336848523973</c:v>
                </c:pt>
                <c:pt idx="216">
                  <c:v>-3.5571211321543497</c:v>
                </c:pt>
                <c:pt idx="217">
                  <c:v>-2.8700478128238327</c:v>
                </c:pt>
                <c:pt idx="218">
                  <c:v>-3.3870984942816178</c:v>
                </c:pt>
                <c:pt idx="219">
                  <c:v>-2.8549502869387613</c:v>
                </c:pt>
                <c:pt idx="220">
                  <c:v>-2.3379214689856189</c:v>
                </c:pt>
                <c:pt idx="221">
                  <c:v>-3.39444369334633</c:v>
                </c:pt>
                <c:pt idx="222">
                  <c:v>-3.7149037654363495</c:v>
                </c:pt>
                <c:pt idx="223">
                  <c:v>-7.2693418357644184</c:v>
                </c:pt>
                <c:pt idx="224">
                  <c:v>-10.182397261594319</c:v>
                </c:pt>
                <c:pt idx="225">
                  <c:v>-14.002860377094462</c:v>
                </c:pt>
                <c:pt idx="226">
                  <c:v>-17.810967921011141</c:v>
                </c:pt>
                <c:pt idx="227">
                  <c:v>-22.755264966111721</c:v>
                </c:pt>
                <c:pt idx="228">
                  <c:v>-26.105546567870039</c:v>
                </c:pt>
                <c:pt idx="229">
                  <c:v>-29.058837686955226</c:v>
                </c:pt>
                <c:pt idx="230">
                  <c:v>-31.185263014781597</c:v>
                </c:pt>
                <c:pt idx="231">
                  <c:v>-34.000731561465692</c:v>
                </c:pt>
                <c:pt idx="232">
                  <c:v>-36.51002171743739</c:v>
                </c:pt>
                <c:pt idx="233">
                  <c:v>-41.781592370772472</c:v>
                </c:pt>
                <c:pt idx="234">
                  <c:v>-39.889298738372133</c:v>
                </c:pt>
                <c:pt idx="235">
                  <c:v>-39.035148569850001</c:v>
                </c:pt>
                <c:pt idx="236">
                  <c:v>-38.870825057636701</c:v>
                </c:pt>
                <c:pt idx="237">
                  <c:v>-36.189567659632914</c:v>
                </c:pt>
                <c:pt idx="238">
                  <c:v>-32.579944259626139</c:v>
                </c:pt>
                <c:pt idx="239">
                  <c:v>-30.483416792607049</c:v>
                </c:pt>
                <c:pt idx="240">
                  <c:v>-28.706528918475797</c:v>
                </c:pt>
                <c:pt idx="241">
                  <c:v>-28.878534515645672</c:v>
                </c:pt>
                <c:pt idx="242">
                  <c:v>-27.821241006320012</c:v>
                </c:pt>
                <c:pt idx="243">
                  <c:v>-26.241358088103546</c:v>
                </c:pt>
                <c:pt idx="244">
                  <c:v>-24.764146577801252</c:v>
                </c:pt>
                <c:pt idx="245">
                  <c:v>-22.513726640848102</c:v>
                </c:pt>
                <c:pt idx="246">
                  <c:v>-19.577357332847381</c:v>
                </c:pt>
                <c:pt idx="247">
                  <c:v>-17.058626568467325</c:v>
                </c:pt>
                <c:pt idx="248">
                  <c:v>-15.611217233574815</c:v>
                </c:pt>
                <c:pt idx="249">
                  <c:v>-15.675032062377046</c:v>
                </c:pt>
                <c:pt idx="250">
                  <c:v>-17.419872673869847</c:v>
                </c:pt>
                <c:pt idx="251">
                  <c:v>-17.704323382090287</c:v>
                </c:pt>
                <c:pt idx="252">
                  <c:v>-16.896427528553527</c:v>
                </c:pt>
                <c:pt idx="253">
                  <c:v>-15.860936563546458</c:v>
                </c:pt>
                <c:pt idx="254">
                  <c:v>-14.444157929484192</c:v>
                </c:pt>
                <c:pt idx="255">
                  <c:v>-13.192027894351275</c:v>
                </c:pt>
                <c:pt idx="256">
                  <c:v>-11.23651008204196</c:v>
                </c:pt>
                <c:pt idx="257">
                  <c:v>-9.4194953057957242</c:v>
                </c:pt>
                <c:pt idx="258">
                  <c:v>-9.657416386201696</c:v>
                </c:pt>
                <c:pt idx="259">
                  <c:v>-10.85848371908766</c:v>
                </c:pt>
                <c:pt idx="260">
                  <c:v>-13.793508536809508</c:v>
                </c:pt>
                <c:pt idx="261">
                  <c:v>-15.148453391853971</c:v>
                </c:pt>
                <c:pt idx="262">
                  <c:v>-17.031884042143908</c:v>
                </c:pt>
                <c:pt idx="263">
                  <c:v>-17.709693848088218</c:v>
                </c:pt>
                <c:pt idx="264">
                  <c:v>-16.530791141383325</c:v>
                </c:pt>
                <c:pt idx="265">
                  <c:v>-13.084645969489989</c:v>
                </c:pt>
                <c:pt idx="266">
                  <c:v>-9.3438220879132174</c:v>
                </c:pt>
                <c:pt idx="267">
                  <c:v>-7.775753331719204</c:v>
                </c:pt>
                <c:pt idx="268">
                  <c:v>-9.6724593207650784</c:v>
                </c:pt>
                <c:pt idx="269">
                  <c:v>-12.493301499502996</c:v>
                </c:pt>
                <c:pt idx="270">
                  <c:v>-13.920850667870296</c:v>
                </c:pt>
                <c:pt idx="271">
                  <c:v>-14.405247895358553</c:v>
                </c:pt>
                <c:pt idx="272">
                  <c:v>-18.499084572733342</c:v>
                </c:pt>
                <c:pt idx="273">
                  <c:v>-27.316142416936017</c:v>
                </c:pt>
                <c:pt idx="274">
                  <c:v>-37.123819550774577</c:v>
                </c:pt>
                <c:pt idx="275">
                  <c:v>-41.174572963414924</c:v>
                </c:pt>
                <c:pt idx="276">
                  <c:v>-38.639491064142547</c:v>
                </c:pt>
                <c:pt idx="277">
                  <c:v>-30.661585065625044</c:v>
                </c:pt>
                <c:pt idx="278">
                  <c:v>-23.220901807943694</c:v>
                </c:pt>
                <c:pt idx="279">
                  <c:v>-18.463314482845263</c:v>
                </c:pt>
                <c:pt idx="280">
                  <c:v>-17.482563628474182</c:v>
                </c:pt>
                <c:pt idx="281">
                  <c:v>-15.938942910139753</c:v>
                </c:pt>
                <c:pt idx="282">
                  <c:v>-14.134126368129371</c:v>
                </c:pt>
                <c:pt idx="283">
                  <c:v>-13.077908326235217</c:v>
                </c:pt>
                <c:pt idx="284">
                  <c:v>-12.385082933366546</c:v>
                </c:pt>
                <c:pt idx="285">
                  <c:v>-11.696303498988105</c:v>
                </c:pt>
                <c:pt idx="286">
                  <c:v>-11.218654248645709</c:v>
                </c:pt>
                <c:pt idx="287">
                  <c:v>-10.215087692913119</c:v>
                </c:pt>
                <c:pt idx="288">
                  <c:v>-8.3863138627057303</c:v>
                </c:pt>
                <c:pt idx="289">
                  <c:v>-6.3672512407000692</c:v>
                </c:pt>
                <c:pt idx="290">
                  <c:v>-3.9089059371133712</c:v>
                </c:pt>
                <c:pt idx="291">
                  <c:v>-1.7219149253404435</c:v>
                </c:pt>
                <c:pt idx="292">
                  <c:v>-0.10067118064116934</c:v>
                </c:pt>
                <c:pt idx="293">
                  <c:v>1.3621999402883431</c:v>
                </c:pt>
                <c:pt idx="294">
                  <c:v>2.8336980750084457</c:v>
                </c:pt>
                <c:pt idx="295">
                  <c:v>4.69818487672622</c:v>
                </c:pt>
                <c:pt idx="296">
                  <c:v>6.0553928558447465</c:v>
                </c:pt>
                <c:pt idx="297">
                  <c:v>6.8482447239568431</c:v>
                </c:pt>
                <c:pt idx="298">
                  <c:v>6.7756024952297409</c:v>
                </c:pt>
                <c:pt idx="299">
                  <c:v>6.3395414338164695</c:v>
                </c:pt>
                <c:pt idx="300">
                  <c:v>5.3654713442286885</c:v>
                </c:pt>
                <c:pt idx="301">
                  <c:v>3.8112413428014453</c:v>
                </c:pt>
                <c:pt idx="302">
                  <c:v>2.0259574235164202</c:v>
                </c:pt>
                <c:pt idx="303">
                  <c:v>0.17346893295921134</c:v>
                </c:pt>
                <c:pt idx="304">
                  <c:v>-1.8939344461321348</c:v>
                </c:pt>
                <c:pt idx="305">
                  <c:v>-3.2051619855846711</c:v>
                </c:pt>
                <c:pt idx="306">
                  <c:v>-4.3014569806099319</c:v>
                </c:pt>
                <c:pt idx="307">
                  <c:v>-4.4704000830517856</c:v>
                </c:pt>
                <c:pt idx="308">
                  <c:v>-4.4309546735483343</c:v>
                </c:pt>
                <c:pt idx="309">
                  <c:v>-4.6006082935007431</c:v>
                </c:pt>
                <c:pt idx="310">
                  <c:v>-3.6270919047482701</c:v>
                </c:pt>
                <c:pt idx="311">
                  <c:v>-2.2051550596294964</c:v>
                </c:pt>
                <c:pt idx="312">
                  <c:v>-1.6629346305189316</c:v>
                </c:pt>
                <c:pt idx="313">
                  <c:v>-1.3502033910638567</c:v>
                </c:pt>
                <c:pt idx="314">
                  <c:v>-2.1224660701310678</c:v>
                </c:pt>
                <c:pt idx="315">
                  <c:v>-3.7171921085368904</c:v>
                </c:pt>
                <c:pt idx="316">
                  <c:v>-6.6820441692753558</c:v>
                </c:pt>
                <c:pt idx="317">
                  <c:v>-10.867302179299742</c:v>
                </c:pt>
                <c:pt idx="318">
                  <c:v>-15.119275378301772</c:v>
                </c:pt>
                <c:pt idx="319">
                  <c:v>-17.558066537354865</c:v>
                </c:pt>
                <c:pt idx="320">
                  <c:v>-19.263906234286399</c:v>
                </c:pt>
                <c:pt idx="321">
                  <c:v>-19.744251368965589</c:v>
                </c:pt>
                <c:pt idx="322">
                  <c:v>-20.128321002133543</c:v>
                </c:pt>
                <c:pt idx="323">
                  <c:v>-22.326450497029111</c:v>
                </c:pt>
                <c:pt idx="324">
                  <c:v>-26.221381098002414</c:v>
                </c:pt>
                <c:pt idx="325">
                  <c:v>-30.915538784448245</c:v>
                </c:pt>
                <c:pt idx="326">
                  <c:v>-39.285520620113338</c:v>
                </c:pt>
                <c:pt idx="327">
                  <c:v>-41.794981028869891</c:v>
                </c:pt>
                <c:pt idx="328">
                  <c:v>-41.656094061419438</c:v>
                </c:pt>
                <c:pt idx="329">
                  <c:v>-43.013760899177157</c:v>
                </c:pt>
                <c:pt idx="330">
                  <c:v>-40.491254058010512</c:v>
                </c:pt>
                <c:pt idx="331">
                  <c:v>-36.057154255349772</c:v>
                </c:pt>
                <c:pt idx="332">
                  <c:v>-33.052581102382774</c:v>
                </c:pt>
                <c:pt idx="333">
                  <c:v>-29.929762403197316</c:v>
                </c:pt>
                <c:pt idx="334">
                  <c:v>-28.572264952789617</c:v>
                </c:pt>
                <c:pt idx="335">
                  <c:v>-25.943385268747832</c:v>
                </c:pt>
                <c:pt idx="336">
                  <c:v>-22.451512265529079</c:v>
                </c:pt>
                <c:pt idx="337">
                  <c:v>-20.717681764816813</c:v>
                </c:pt>
                <c:pt idx="338">
                  <c:v>-19.288210660083177</c:v>
                </c:pt>
                <c:pt idx="339">
                  <c:v>-17.890222070759137</c:v>
                </c:pt>
                <c:pt idx="340">
                  <c:v>-16.70539425734199</c:v>
                </c:pt>
                <c:pt idx="341">
                  <c:v>-16.701019263391657</c:v>
                </c:pt>
                <c:pt idx="342">
                  <c:v>-15.706984211449376</c:v>
                </c:pt>
                <c:pt idx="343">
                  <c:v>-14.738672368810871</c:v>
                </c:pt>
                <c:pt idx="344">
                  <c:v>-12.510785305491995</c:v>
                </c:pt>
                <c:pt idx="345">
                  <c:v>-12.078711185764238</c:v>
                </c:pt>
                <c:pt idx="346">
                  <c:v>-12.708845631593059</c:v>
                </c:pt>
                <c:pt idx="347">
                  <c:v>-12.732077145794481</c:v>
                </c:pt>
                <c:pt idx="348">
                  <c:v>-11.833487705431105</c:v>
                </c:pt>
                <c:pt idx="349">
                  <c:v>-10.535781648959773</c:v>
                </c:pt>
                <c:pt idx="350">
                  <c:v>-9.8977151142347388</c:v>
                </c:pt>
                <c:pt idx="351">
                  <c:v>-10.333262288681661</c:v>
                </c:pt>
                <c:pt idx="352">
                  <c:v>-11.010094444099552</c:v>
                </c:pt>
                <c:pt idx="353">
                  <c:v>-12.234863713345391</c:v>
                </c:pt>
                <c:pt idx="354">
                  <c:v>-13.544415128028916</c:v>
                </c:pt>
                <c:pt idx="355">
                  <c:v>-13.659579466621459</c:v>
                </c:pt>
                <c:pt idx="356">
                  <c:v>-14.24536141258816</c:v>
                </c:pt>
                <c:pt idx="357">
                  <c:v>-14.082523368422885</c:v>
                </c:pt>
                <c:pt idx="358">
                  <c:v>-13.705396709193645</c:v>
                </c:pt>
                <c:pt idx="359">
                  <c:v>-13.792380936741656</c:v>
                </c:pt>
                <c:pt idx="360">
                  <c:v>-16.228871943067301</c:v>
                </c:pt>
                <c:pt idx="361">
                  <c:v>-20.105857243295759</c:v>
                </c:pt>
                <c:pt idx="362">
                  <c:v>-21.001795909672701</c:v>
                </c:pt>
                <c:pt idx="363">
                  <c:v>-20.162996457995252</c:v>
                </c:pt>
                <c:pt idx="364">
                  <c:v>-17.3648985786919</c:v>
                </c:pt>
                <c:pt idx="365">
                  <c:v>-16.256857905700524</c:v>
                </c:pt>
                <c:pt idx="366">
                  <c:v>-16.162180764859617</c:v>
                </c:pt>
                <c:pt idx="367">
                  <c:v>-17.622731803103456</c:v>
                </c:pt>
                <c:pt idx="368">
                  <c:v>-21.116675773057072</c:v>
                </c:pt>
                <c:pt idx="369">
                  <c:v>-26.64854166397712</c:v>
                </c:pt>
                <c:pt idx="370">
                  <c:v>-34.253704248169406</c:v>
                </c:pt>
                <c:pt idx="371">
                  <c:v>-36.454977075176977</c:v>
                </c:pt>
                <c:pt idx="372">
                  <c:v>-34.306892080334094</c:v>
                </c:pt>
                <c:pt idx="373">
                  <c:v>-30.261415240679291</c:v>
                </c:pt>
                <c:pt idx="374">
                  <c:v>-30.32724390428281</c:v>
                </c:pt>
                <c:pt idx="375">
                  <c:v>-29.711243372472541</c:v>
                </c:pt>
                <c:pt idx="376">
                  <c:v>-26.50750342625475</c:v>
                </c:pt>
                <c:pt idx="377">
                  <c:v>-23.636908470926286</c:v>
                </c:pt>
                <c:pt idx="378">
                  <c:v>-17.797248112339425</c:v>
                </c:pt>
                <c:pt idx="379">
                  <c:v>-14.108333111129095</c:v>
                </c:pt>
                <c:pt idx="380">
                  <c:v>-11.396688039751194</c:v>
                </c:pt>
                <c:pt idx="381">
                  <c:v>-9.934366645726989</c:v>
                </c:pt>
                <c:pt idx="382">
                  <c:v>-8.5700222437476068</c:v>
                </c:pt>
                <c:pt idx="383">
                  <c:v>-6.2400377983661253</c:v>
                </c:pt>
                <c:pt idx="384">
                  <c:v>-3.3067384635474788</c:v>
                </c:pt>
                <c:pt idx="385">
                  <c:v>-0.79048987601258458</c:v>
                </c:pt>
                <c:pt idx="386">
                  <c:v>2.0002793483417558</c:v>
                </c:pt>
                <c:pt idx="387">
                  <c:v>3.8971633471437315</c:v>
                </c:pt>
                <c:pt idx="388">
                  <c:v>5.8810110526054293</c:v>
                </c:pt>
                <c:pt idx="389">
                  <c:v>6.5300940974028707</c:v>
                </c:pt>
                <c:pt idx="390">
                  <c:v>6.9299897193501661</c:v>
                </c:pt>
                <c:pt idx="391">
                  <c:v>6.7816091675711796</c:v>
                </c:pt>
                <c:pt idx="392">
                  <c:v>6.6943906974598253</c:v>
                </c:pt>
                <c:pt idx="393">
                  <c:v>7.0865114583990652</c:v>
                </c:pt>
                <c:pt idx="394">
                  <c:v>8.3303920238768292</c:v>
                </c:pt>
                <c:pt idx="395">
                  <c:v>9.0011615129394666</c:v>
                </c:pt>
                <c:pt idx="396">
                  <c:v>9.319354494098695</c:v>
                </c:pt>
                <c:pt idx="397">
                  <c:v>9.2275077966341144</c:v>
                </c:pt>
                <c:pt idx="398">
                  <c:v>8.7232141848171398</c:v>
                </c:pt>
                <c:pt idx="399">
                  <c:v>8.1982144249383211</c:v>
                </c:pt>
                <c:pt idx="400">
                  <c:v>7.4831313043247336</c:v>
                </c:pt>
                <c:pt idx="401">
                  <c:v>7.0336501655520598</c:v>
                </c:pt>
                <c:pt idx="402">
                  <c:v>6.562682612969053</c:v>
                </c:pt>
                <c:pt idx="403">
                  <c:v>5.9431414573050985</c:v>
                </c:pt>
                <c:pt idx="404">
                  <c:v>6.0948383933131982</c:v>
                </c:pt>
                <c:pt idx="405">
                  <c:v>6.7217717439299527</c:v>
                </c:pt>
                <c:pt idx="406">
                  <c:v>8.0295817568958547</c:v>
                </c:pt>
                <c:pt idx="407">
                  <c:v>8.2039814642896189</c:v>
                </c:pt>
                <c:pt idx="408">
                  <c:v>7.4917967531125882</c:v>
                </c:pt>
                <c:pt idx="409">
                  <c:v>6.5571759960301259</c:v>
                </c:pt>
                <c:pt idx="410">
                  <c:v>5.7059911396098562</c:v>
                </c:pt>
                <c:pt idx="411">
                  <c:v>5.2842909018905937</c:v>
                </c:pt>
                <c:pt idx="412">
                  <c:v>4.534906648769538</c:v>
                </c:pt>
                <c:pt idx="413">
                  <c:v>3.5810842128723754</c:v>
                </c:pt>
                <c:pt idx="414">
                  <c:v>2.0220507511416881</c:v>
                </c:pt>
                <c:pt idx="415">
                  <c:v>0.81790027405512722</c:v>
                </c:pt>
                <c:pt idx="416">
                  <c:v>0.46356748935514885</c:v>
                </c:pt>
                <c:pt idx="417">
                  <c:v>-3.0773096342861952</c:v>
                </c:pt>
                <c:pt idx="418">
                  <c:v>-10.305433545874477</c:v>
                </c:pt>
                <c:pt idx="419">
                  <c:v>-13.706114634475083</c:v>
                </c:pt>
                <c:pt idx="420">
                  <c:v>-16.978083412110337</c:v>
                </c:pt>
                <c:pt idx="421">
                  <c:v>-19.666483885474744</c:v>
                </c:pt>
                <c:pt idx="422">
                  <c:v>-21.255453835191467</c:v>
                </c:pt>
                <c:pt idx="423">
                  <c:v>-24.341772140271996</c:v>
                </c:pt>
                <c:pt idx="424">
                  <c:v>-28.832467933960274</c:v>
                </c:pt>
                <c:pt idx="425">
                  <c:v>-33.861935996420321</c:v>
                </c:pt>
                <c:pt idx="426">
                  <c:v>-37.850122779280213</c:v>
                </c:pt>
                <c:pt idx="427">
                  <c:v>-39.287634091459566</c:v>
                </c:pt>
                <c:pt idx="428">
                  <c:v>-38.970615023039869</c:v>
                </c:pt>
                <c:pt idx="429">
                  <c:v>-37.113790756229506</c:v>
                </c:pt>
                <c:pt idx="430">
                  <c:v>-38.537594324922637</c:v>
                </c:pt>
                <c:pt idx="431">
                  <c:v>-40.264696328583724</c:v>
                </c:pt>
                <c:pt idx="432">
                  <c:v>-40.631376975476634</c:v>
                </c:pt>
                <c:pt idx="433">
                  <c:v>-39.660793430976035</c:v>
                </c:pt>
                <c:pt idx="434">
                  <c:v>-37.283329415445401</c:v>
                </c:pt>
                <c:pt idx="435">
                  <c:v>-35.019685555081345</c:v>
                </c:pt>
                <c:pt idx="436">
                  <c:v>-32.527144754208777</c:v>
                </c:pt>
                <c:pt idx="437">
                  <c:v>-30.138237324144651</c:v>
                </c:pt>
                <c:pt idx="438">
                  <c:v>-28.161739464883205</c:v>
                </c:pt>
                <c:pt idx="439">
                  <c:v>-25.783968562489438</c:v>
                </c:pt>
                <c:pt idx="440">
                  <c:v>-23.542924528771429</c:v>
                </c:pt>
                <c:pt idx="441">
                  <c:v>-21.697995790659039</c:v>
                </c:pt>
                <c:pt idx="442">
                  <c:v>-19.943719789328242</c:v>
                </c:pt>
                <c:pt idx="443">
                  <c:v>-17.922709906544878</c:v>
                </c:pt>
                <c:pt idx="444">
                  <c:v>-17.414731912432963</c:v>
                </c:pt>
                <c:pt idx="445">
                  <c:v>-17.86533556548239</c:v>
                </c:pt>
                <c:pt idx="446">
                  <c:v>-17.629073570396184</c:v>
                </c:pt>
                <c:pt idx="447">
                  <c:v>-17.732681358901733</c:v>
                </c:pt>
                <c:pt idx="448">
                  <c:v>-17.754927315095294</c:v>
                </c:pt>
                <c:pt idx="449">
                  <c:v>-18.783685492426599</c:v>
                </c:pt>
                <c:pt idx="450">
                  <c:v>-20.721815822699913</c:v>
                </c:pt>
                <c:pt idx="451">
                  <c:v>-23.010067504646372</c:v>
                </c:pt>
                <c:pt idx="452">
                  <c:v>-25.088060484298417</c:v>
                </c:pt>
                <c:pt idx="453">
                  <c:v>-24.776726272564304</c:v>
                </c:pt>
                <c:pt idx="454">
                  <c:v>-22.689839498885291</c:v>
                </c:pt>
                <c:pt idx="455">
                  <c:v>-19.782692033280092</c:v>
                </c:pt>
                <c:pt idx="456">
                  <c:v>-18.348731555056457</c:v>
                </c:pt>
                <c:pt idx="457">
                  <c:v>-20.835903674434576</c:v>
                </c:pt>
                <c:pt idx="458">
                  <c:v>-25.226394866258534</c:v>
                </c:pt>
                <c:pt idx="459">
                  <c:v>-30.441050384460684</c:v>
                </c:pt>
                <c:pt idx="460">
                  <c:v>-38.556247281767817</c:v>
                </c:pt>
                <c:pt idx="461">
                  <c:v>-49.271008179294682</c:v>
                </c:pt>
                <c:pt idx="462">
                  <c:v>-53.200651712903571</c:v>
                </c:pt>
                <c:pt idx="463">
                  <c:v>-43.381624828517026</c:v>
                </c:pt>
                <c:pt idx="464">
                  <c:v>-29.297900479785309</c:v>
                </c:pt>
                <c:pt idx="465">
                  <c:v>-17.244872265770013</c:v>
                </c:pt>
                <c:pt idx="466">
                  <c:v>-12.624082153459749</c:v>
                </c:pt>
                <c:pt idx="467">
                  <c:v>-10.306559291399365</c:v>
                </c:pt>
                <c:pt idx="468">
                  <c:v>-14.470272908378391</c:v>
                </c:pt>
                <c:pt idx="469">
                  <c:v>-24.178346026991321</c:v>
                </c:pt>
                <c:pt idx="470">
                  <c:v>-30.088421028586886</c:v>
                </c:pt>
                <c:pt idx="471">
                  <c:v>-28.18655045512887</c:v>
                </c:pt>
                <c:pt idx="472">
                  <c:v>-25.267993284950158</c:v>
                </c:pt>
                <c:pt idx="473">
                  <c:v>-21.317161106955265</c:v>
                </c:pt>
                <c:pt idx="474">
                  <c:v>-20.413435973058885</c:v>
                </c:pt>
                <c:pt idx="475">
                  <c:v>-20.307648553855589</c:v>
                </c:pt>
                <c:pt idx="476">
                  <c:v>-19.722006833647168</c:v>
                </c:pt>
                <c:pt idx="477">
                  <c:v>-19.622867136829857</c:v>
                </c:pt>
                <c:pt idx="478">
                  <c:v>-18.821506245713806</c:v>
                </c:pt>
                <c:pt idx="479">
                  <c:v>-16.927239614914669</c:v>
                </c:pt>
                <c:pt idx="480">
                  <c:v>-14.164894060377575</c:v>
                </c:pt>
                <c:pt idx="481">
                  <c:v>-10.84818214795204</c:v>
                </c:pt>
                <c:pt idx="482">
                  <c:v>-8.0138532377595624</c:v>
                </c:pt>
                <c:pt idx="483">
                  <c:v>-5.5321741209421722</c:v>
                </c:pt>
                <c:pt idx="484">
                  <c:v>-3.5444959531061699</c:v>
                </c:pt>
                <c:pt idx="485">
                  <c:v>-2.5174521295474879</c:v>
                </c:pt>
                <c:pt idx="486">
                  <c:v>-1.755084057490516</c:v>
                </c:pt>
                <c:pt idx="487">
                  <c:v>-0.96238632667080326</c:v>
                </c:pt>
                <c:pt idx="488">
                  <c:v>-0.3787731693916524</c:v>
                </c:pt>
                <c:pt idx="489">
                  <c:v>0.39137819234080967</c:v>
                </c:pt>
                <c:pt idx="490">
                  <c:v>1.2082267635103059</c:v>
                </c:pt>
                <c:pt idx="491">
                  <c:v>2.0668186590343764</c:v>
                </c:pt>
                <c:pt idx="492">
                  <c:v>2.3383230677518361</c:v>
                </c:pt>
                <c:pt idx="493">
                  <c:v>2.1255107476413393</c:v>
                </c:pt>
                <c:pt idx="494">
                  <c:v>1.6219000176951817</c:v>
                </c:pt>
                <c:pt idx="495">
                  <c:v>0.84822955023249569</c:v>
                </c:pt>
                <c:pt idx="496">
                  <c:v>0.75120893426392232</c:v>
                </c:pt>
                <c:pt idx="497">
                  <c:v>0.34558535557647557</c:v>
                </c:pt>
                <c:pt idx="498">
                  <c:v>0.10373088553866656</c:v>
                </c:pt>
                <c:pt idx="499">
                  <c:v>-0.36924161896336627</c:v>
                </c:pt>
                <c:pt idx="500">
                  <c:v>-1.4405910805544417</c:v>
                </c:pt>
                <c:pt idx="501">
                  <c:v>-2.7806625007796577</c:v>
                </c:pt>
                <c:pt idx="502">
                  <c:v>-4.0991999591288915</c:v>
                </c:pt>
                <c:pt idx="503">
                  <c:v>-4.6714267347582545</c:v>
                </c:pt>
                <c:pt idx="504">
                  <c:v>-3.4351572449355383</c:v>
                </c:pt>
                <c:pt idx="505">
                  <c:v>-2.1315831024295213</c:v>
                </c:pt>
                <c:pt idx="506">
                  <c:v>-2.1885245490932723E-2</c:v>
                </c:pt>
                <c:pt idx="507">
                  <c:v>-4.8922252052231177E-2</c:v>
                </c:pt>
                <c:pt idx="508">
                  <c:v>-0.71677410170526201</c:v>
                </c:pt>
                <c:pt idx="509">
                  <c:v>-2.8074665556792247</c:v>
                </c:pt>
                <c:pt idx="510">
                  <c:v>-4.9942320953839774</c:v>
                </c:pt>
                <c:pt idx="511">
                  <c:v>-7.8006292884783441</c:v>
                </c:pt>
                <c:pt idx="512">
                  <c:v>-9.9790747051124367</c:v>
                </c:pt>
                <c:pt idx="513">
                  <c:v>-10.613541206942717</c:v>
                </c:pt>
                <c:pt idx="514">
                  <c:v>-11.801511579195843</c:v>
                </c:pt>
                <c:pt idx="515">
                  <c:v>-12.11742098432221</c:v>
                </c:pt>
                <c:pt idx="516">
                  <c:v>-15.769283445107741</c:v>
                </c:pt>
                <c:pt idx="517">
                  <c:v>-19.983321923125455</c:v>
                </c:pt>
                <c:pt idx="518">
                  <c:v>-23.898954470175486</c:v>
                </c:pt>
                <c:pt idx="519">
                  <c:v>-26.953163426402156</c:v>
                </c:pt>
                <c:pt idx="520">
                  <c:v>-29.994568087679387</c:v>
                </c:pt>
                <c:pt idx="521">
                  <c:v>-34.679489625463553</c:v>
                </c:pt>
                <c:pt idx="522">
                  <c:v>-38.303237708216912</c:v>
                </c:pt>
                <c:pt idx="523">
                  <c:v>-38.740379475291952</c:v>
                </c:pt>
                <c:pt idx="524">
                  <c:v>-37.978945577742643</c:v>
                </c:pt>
                <c:pt idx="525">
                  <c:v>-36.220108067412241</c:v>
                </c:pt>
                <c:pt idx="526">
                  <c:v>-34.782853119954581</c:v>
                </c:pt>
                <c:pt idx="527">
                  <c:v>-34.327078272460462</c:v>
                </c:pt>
                <c:pt idx="528">
                  <c:v>-34.354398224968037</c:v>
                </c:pt>
                <c:pt idx="529">
                  <c:v>-31.275993154027283</c:v>
                </c:pt>
                <c:pt idx="530">
                  <c:v>-28.486926585924905</c:v>
                </c:pt>
                <c:pt idx="531">
                  <c:v>-27.077304595626845</c:v>
                </c:pt>
                <c:pt idx="532">
                  <c:v>-26.238791354216946</c:v>
                </c:pt>
                <c:pt idx="533">
                  <c:v>-25.153572551299504</c:v>
                </c:pt>
                <c:pt idx="534">
                  <c:v>-24.463723738485676</c:v>
                </c:pt>
                <c:pt idx="535">
                  <c:v>-23.924790542078295</c:v>
                </c:pt>
                <c:pt idx="536">
                  <c:v>-23.503135348898134</c:v>
                </c:pt>
                <c:pt idx="537">
                  <c:v>-22.977202940560673</c:v>
                </c:pt>
                <c:pt idx="538">
                  <c:v>-22.664237018553813</c:v>
                </c:pt>
                <c:pt idx="539">
                  <c:v>-22.154185657592826</c:v>
                </c:pt>
                <c:pt idx="540">
                  <c:v>-21.663391172644676</c:v>
                </c:pt>
                <c:pt idx="541">
                  <c:v>-20.996623427752191</c:v>
                </c:pt>
                <c:pt idx="542">
                  <c:v>-20.084585151949849</c:v>
                </c:pt>
                <c:pt idx="543">
                  <c:v>-18.877614578281506</c:v>
                </c:pt>
                <c:pt idx="544">
                  <c:v>-17.594985124229638</c:v>
                </c:pt>
                <c:pt idx="545">
                  <c:v>-16.809477489805563</c:v>
                </c:pt>
                <c:pt idx="546">
                  <c:v>-16.023490260419951</c:v>
                </c:pt>
                <c:pt idx="547">
                  <c:v>-16.869152667986725</c:v>
                </c:pt>
                <c:pt idx="548">
                  <c:v>-17.060877285773579</c:v>
                </c:pt>
                <c:pt idx="549">
                  <c:v>-19.416170021067103</c:v>
                </c:pt>
                <c:pt idx="550">
                  <c:v>-21.097839703644674</c:v>
                </c:pt>
                <c:pt idx="551">
                  <c:v>-23.217782978495677</c:v>
                </c:pt>
                <c:pt idx="552">
                  <c:v>-23.731273344864036</c:v>
                </c:pt>
                <c:pt idx="553">
                  <c:v>-23.687429491156173</c:v>
                </c:pt>
                <c:pt idx="554">
                  <c:v>-22.746748233808802</c:v>
                </c:pt>
                <c:pt idx="555">
                  <c:v>-22.08220534552472</c:v>
                </c:pt>
                <c:pt idx="556">
                  <c:v>-21.259287392478072</c:v>
                </c:pt>
                <c:pt idx="557">
                  <c:v>-20.660806409953636</c:v>
                </c:pt>
                <c:pt idx="558">
                  <c:v>-20.257374413852947</c:v>
                </c:pt>
                <c:pt idx="559">
                  <c:v>-20.812175182565536</c:v>
                </c:pt>
                <c:pt idx="560">
                  <c:v>-23.018209556514453</c:v>
                </c:pt>
                <c:pt idx="561">
                  <c:v>-26.258555167960289</c:v>
                </c:pt>
                <c:pt idx="562">
                  <c:v>-30.212463956095611</c:v>
                </c:pt>
                <c:pt idx="563">
                  <c:v>-34.0724687830972</c:v>
                </c:pt>
                <c:pt idx="564">
                  <c:v>-37.20216965923268</c:v>
                </c:pt>
                <c:pt idx="565">
                  <c:v>-37.721259296926426</c:v>
                </c:pt>
                <c:pt idx="566">
                  <c:v>-35.640710165378451</c:v>
                </c:pt>
                <c:pt idx="567">
                  <c:v>-32.75751042667892</c:v>
                </c:pt>
                <c:pt idx="568">
                  <c:v>-31.146887372960787</c:v>
                </c:pt>
                <c:pt idx="569">
                  <c:v>-31.155753401252639</c:v>
                </c:pt>
                <c:pt idx="570">
                  <c:v>-30.777272707840417</c:v>
                </c:pt>
                <c:pt idx="571">
                  <c:v>-31.394380987997227</c:v>
                </c:pt>
                <c:pt idx="572">
                  <c:v>-27.500933463649432</c:v>
                </c:pt>
                <c:pt idx="573">
                  <c:v>-22.450947665700188</c:v>
                </c:pt>
                <c:pt idx="574">
                  <c:v>-17.203469027394938</c:v>
                </c:pt>
                <c:pt idx="575">
                  <c:v>-12.591233948729052</c:v>
                </c:pt>
                <c:pt idx="576">
                  <c:v>-10.452527040588619</c:v>
                </c:pt>
                <c:pt idx="577">
                  <c:v>-9.3261934973765932</c:v>
                </c:pt>
                <c:pt idx="578">
                  <c:v>-8.400339709806234</c:v>
                </c:pt>
                <c:pt idx="579">
                  <c:v>-7.6305241857564754</c:v>
                </c:pt>
                <c:pt idx="580">
                  <c:v>-6.9839309377129632</c:v>
                </c:pt>
                <c:pt idx="581">
                  <c:v>-6.1718362729911886</c:v>
                </c:pt>
                <c:pt idx="582">
                  <c:v>-6.0179322610221009</c:v>
                </c:pt>
                <c:pt idx="583">
                  <c:v>-5.8021889657944801</c:v>
                </c:pt>
                <c:pt idx="584">
                  <c:v>-5.5461277369694315</c:v>
                </c:pt>
                <c:pt idx="585">
                  <c:v>-5.1787141792561524</c:v>
                </c:pt>
                <c:pt idx="586">
                  <c:v>-4.3664514109419228</c:v>
                </c:pt>
                <c:pt idx="587">
                  <c:v>-3.6467029740479586</c:v>
                </c:pt>
                <c:pt idx="588">
                  <c:v>-2.5033880321951574</c:v>
                </c:pt>
                <c:pt idx="589">
                  <c:v>-1.6782098025009817</c:v>
                </c:pt>
                <c:pt idx="590">
                  <c:v>-1.1499042831009894</c:v>
                </c:pt>
                <c:pt idx="591">
                  <c:v>-1.0783169327210016</c:v>
                </c:pt>
                <c:pt idx="592">
                  <c:v>-1.0795624054201853</c:v>
                </c:pt>
                <c:pt idx="593">
                  <c:v>-1.1198617288637214</c:v>
                </c:pt>
                <c:pt idx="594">
                  <c:v>-1.2011928988842684</c:v>
                </c:pt>
                <c:pt idx="595">
                  <c:v>-1.1700182324066377</c:v>
                </c:pt>
                <c:pt idx="596">
                  <c:v>-1.0267686378132403</c:v>
                </c:pt>
                <c:pt idx="597">
                  <c:v>-0.81938675820822149</c:v>
                </c:pt>
                <c:pt idx="598">
                  <c:v>-0.43662397525097507</c:v>
                </c:pt>
                <c:pt idx="599">
                  <c:v>-9.6230591043311997E-2</c:v>
                </c:pt>
                <c:pt idx="600">
                  <c:v>-0.10142323356981992</c:v>
                </c:pt>
                <c:pt idx="601">
                  <c:v>-0.69629688196969863</c:v>
                </c:pt>
                <c:pt idx="602">
                  <c:v>-0.96529342696259246</c:v>
                </c:pt>
                <c:pt idx="603">
                  <c:v>-1.6039662393884617</c:v>
                </c:pt>
                <c:pt idx="604">
                  <c:v>-1.9670778590557403</c:v>
                </c:pt>
                <c:pt idx="605">
                  <c:v>-1.614010079832441</c:v>
                </c:pt>
                <c:pt idx="606">
                  <c:v>-0.66327506010861759</c:v>
                </c:pt>
                <c:pt idx="607">
                  <c:v>0.94602977578094705</c:v>
                </c:pt>
                <c:pt idx="608">
                  <c:v>2.9204995908258016</c:v>
                </c:pt>
                <c:pt idx="609">
                  <c:v>3.5732611394212399</c:v>
                </c:pt>
                <c:pt idx="610">
                  <c:v>2.3835273006621276</c:v>
                </c:pt>
                <c:pt idx="611">
                  <c:v>0.15258471182478414</c:v>
                </c:pt>
                <c:pt idx="612">
                  <c:v>-3.5798400747168651</c:v>
                </c:pt>
                <c:pt idx="613">
                  <c:v>-8.7917858567721865</c:v>
                </c:pt>
                <c:pt idx="614">
                  <c:v>-11.411282300741505</c:v>
                </c:pt>
                <c:pt idx="615">
                  <c:v>-14.610392337695101</c:v>
                </c:pt>
                <c:pt idx="616">
                  <c:v>-18.107534595325195</c:v>
                </c:pt>
                <c:pt idx="617">
                  <c:v>-26.09585638339205</c:v>
                </c:pt>
                <c:pt idx="618">
                  <c:v>-31.928467363391238</c:v>
                </c:pt>
                <c:pt idx="619">
                  <c:v>-35.053228042431734</c:v>
                </c:pt>
                <c:pt idx="620">
                  <c:v>-35.555200243669567</c:v>
                </c:pt>
                <c:pt idx="621">
                  <c:v>-36.310574940050138</c:v>
                </c:pt>
                <c:pt idx="622">
                  <c:v>-33.444667715787013</c:v>
                </c:pt>
                <c:pt idx="623">
                  <c:v>-32.176647524133976</c:v>
                </c:pt>
                <c:pt idx="624">
                  <c:v>-30.48075279283519</c:v>
                </c:pt>
                <c:pt idx="625">
                  <c:v>-29.426690191809158</c:v>
                </c:pt>
                <c:pt idx="626">
                  <c:v>-28.792132388345351</c:v>
                </c:pt>
                <c:pt idx="627">
                  <c:v>-27.575902649565194</c:v>
                </c:pt>
                <c:pt idx="628">
                  <c:v>-26.430269689438806</c:v>
                </c:pt>
                <c:pt idx="629">
                  <c:v>-25.296344056347124</c:v>
                </c:pt>
                <c:pt idx="630">
                  <c:v>-23.654911800520249</c:v>
                </c:pt>
                <c:pt idx="631">
                  <c:v>-22.403111417323842</c:v>
                </c:pt>
                <c:pt idx="632">
                  <c:v>-21.208650296476602</c:v>
                </c:pt>
                <c:pt idx="633">
                  <c:v>-19.523331479132874</c:v>
                </c:pt>
                <c:pt idx="634">
                  <c:v>-19.06676293401361</c:v>
                </c:pt>
                <c:pt idx="635">
                  <c:v>-19.174334741847677</c:v>
                </c:pt>
                <c:pt idx="636">
                  <c:v>-19.026530298444548</c:v>
                </c:pt>
                <c:pt idx="637">
                  <c:v>-18.711451691798505</c:v>
                </c:pt>
                <c:pt idx="638">
                  <c:v>-17.726709469596443</c:v>
                </c:pt>
                <c:pt idx="639">
                  <c:v>-16.134891285189457</c:v>
                </c:pt>
                <c:pt idx="640">
                  <c:v>-14.119447571795812</c:v>
                </c:pt>
                <c:pt idx="641">
                  <c:v>-12.519226748302479</c:v>
                </c:pt>
                <c:pt idx="642">
                  <c:v>-12.237589497600089</c:v>
                </c:pt>
                <c:pt idx="643">
                  <c:v>-13.430328379938416</c:v>
                </c:pt>
                <c:pt idx="644">
                  <c:v>-15.460793244509658</c:v>
                </c:pt>
                <c:pt idx="645">
                  <c:v>-17.369465362975291</c:v>
                </c:pt>
                <c:pt idx="646">
                  <c:v>-18.209019947467393</c:v>
                </c:pt>
                <c:pt idx="647">
                  <c:v>-17.913867144346128</c:v>
                </c:pt>
                <c:pt idx="648">
                  <c:v>-17.001718344424624</c:v>
                </c:pt>
                <c:pt idx="649">
                  <c:v>-16.096245400604044</c:v>
                </c:pt>
                <c:pt idx="650">
                  <c:v>-16.223708557538782</c:v>
                </c:pt>
                <c:pt idx="651">
                  <c:v>-16.526785672889869</c:v>
                </c:pt>
                <c:pt idx="652">
                  <c:v>-17.172424135632088</c:v>
                </c:pt>
                <c:pt idx="653">
                  <c:v>-17.580441121502091</c:v>
                </c:pt>
                <c:pt idx="654">
                  <c:v>-18.41134010036188</c:v>
                </c:pt>
                <c:pt idx="655">
                  <c:v>-20.331454604157539</c:v>
                </c:pt>
                <c:pt idx="656">
                  <c:v>-22.668905500293395</c:v>
                </c:pt>
                <c:pt idx="657">
                  <c:v>-25.221440226889822</c:v>
                </c:pt>
                <c:pt idx="658">
                  <c:v>-30.660906102370667</c:v>
                </c:pt>
                <c:pt idx="659">
                  <c:v>-32.155266804710159</c:v>
                </c:pt>
                <c:pt idx="660">
                  <c:v>-30.704355190929732</c:v>
                </c:pt>
                <c:pt idx="661">
                  <c:v>-27.286519978818212</c:v>
                </c:pt>
                <c:pt idx="662">
                  <c:v>-26.509650013250667</c:v>
                </c:pt>
                <c:pt idx="663">
                  <c:v>-27.077926907820661</c:v>
                </c:pt>
                <c:pt idx="664">
                  <c:v>-28.604370422727829</c:v>
                </c:pt>
                <c:pt idx="665">
                  <c:v>-30.213293936401698</c:v>
                </c:pt>
                <c:pt idx="666">
                  <c:v>-28.806906569871337</c:v>
                </c:pt>
                <c:pt idx="667">
                  <c:v>-25.093632765839121</c:v>
                </c:pt>
                <c:pt idx="668">
                  <c:v>-19.315660491970029</c:v>
                </c:pt>
                <c:pt idx="669">
                  <c:v>-14.236602777009553</c:v>
                </c:pt>
                <c:pt idx="670">
                  <c:v>-12.357539001486147</c:v>
                </c:pt>
                <c:pt idx="671">
                  <c:v>-12.698312277437175</c:v>
                </c:pt>
                <c:pt idx="672">
                  <c:v>-12.375541365020226</c:v>
                </c:pt>
                <c:pt idx="673">
                  <c:v>-10.806782924502363</c:v>
                </c:pt>
                <c:pt idx="674">
                  <c:v>-8.5309480113630745</c:v>
                </c:pt>
                <c:pt idx="675">
                  <c:v>-6.3900403717122982</c:v>
                </c:pt>
                <c:pt idx="676">
                  <c:v>-5.0800380801871849</c:v>
                </c:pt>
                <c:pt idx="677">
                  <c:v>-2.7742929886006982</c:v>
                </c:pt>
                <c:pt idx="678">
                  <c:v>-0.58338899820788803</c:v>
                </c:pt>
                <c:pt idx="679">
                  <c:v>1.3733981230399934</c:v>
                </c:pt>
                <c:pt idx="680">
                  <c:v>3.5973287713103415</c:v>
                </c:pt>
                <c:pt idx="681">
                  <c:v>5.1297541907302158</c:v>
                </c:pt>
                <c:pt idx="682">
                  <c:v>6.3277107577012162</c:v>
                </c:pt>
                <c:pt idx="683">
                  <c:v>7.8046895899625</c:v>
                </c:pt>
                <c:pt idx="684">
                  <c:v>9.0856396286340768</c:v>
                </c:pt>
                <c:pt idx="685">
                  <c:v>10.623953632242261</c:v>
                </c:pt>
                <c:pt idx="686">
                  <c:v>12.423786323025672</c:v>
                </c:pt>
                <c:pt idx="687">
                  <c:v>13.803303688737554</c:v>
                </c:pt>
                <c:pt idx="688">
                  <c:v>14.391260092440652</c:v>
                </c:pt>
                <c:pt idx="689">
                  <c:v>14.266603759194707</c:v>
                </c:pt>
                <c:pt idx="690">
                  <c:v>14.163621988418718</c:v>
                </c:pt>
                <c:pt idx="691">
                  <c:v>13.154763511905605</c:v>
                </c:pt>
                <c:pt idx="692">
                  <c:v>12.326495279478614</c:v>
                </c:pt>
                <c:pt idx="693">
                  <c:v>10.863208108464951</c:v>
                </c:pt>
                <c:pt idx="694">
                  <c:v>9.6471749821557999</c:v>
                </c:pt>
                <c:pt idx="695">
                  <c:v>8.4744870316479854</c:v>
                </c:pt>
                <c:pt idx="696">
                  <c:v>7.1254167415325851</c:v>
                </c:pt>
                <c:pt idx="697">
                  <c:v>6.4176586525083534</c:v>
                </c:pt>
                <c:pt idx="698">
                  <c:v>6.3791400607912472</c:v>
                </c:pt>
                <c:pt idx="699">
                  <c:v>6.1883920175076685</c:v>
                </c:pt>
                <c:pt idx="700">
                  <c:v>5.434834213422552</c:v>
                </c:pt>
                <c:pt idx="701">
                  <c:v>4.2646624435305345</c:v>
                </c:pt>
                <c:pt idx="702">
                  <c:v>3.49319767036059</c:v>
                </c:pt>
                <c:pt idx="703">
                  <c:v>2.5608935846568555</c:v>
                </c:pt>
                <c:pt idx="704">
                  <c:v>1.9916333689631571</c:v>
                </c:pt>
                <c:pt idx="705">
                  <c:v>2.1825052115242158</c:v>
                </c:pt>
                <c:pt idx="706">
                  <c:v>2.3066348661201137</c:v>
                </c:pt>
                <c:pt idx="707">
                  <c:v>1.2175354909631961</c:v>
                </c:pt>
                <c:pt idx="708">
                  <c:v>2.0764802432220191</c:v>
                </c:pt>
                <c:pt idx="709">
                  <c:v>4.7920443573055493</c:v>
                </c:pt>
                <c:pt idx="710">
                  <c:v>5.316664561334326</c:v>
                </c:pt>
                <c:pt idx="711">
                  <c:v>5.277952531830004</c:v>
                </c:pt>
                <c:pt idx="712">
                  <c:v>5.4238435439001487</c:v>
                </c:pt>
                <c:pt idx="713">
                  <c:v>6.3111212702547084</c:v>
                </c:pt>
                <c:pt idx="714">
                  <c:v>6.4639340555687852</c:v>
                </c:pt>
                <c:pt idx="715">
                  <c:v>5.3084730195797665</c:v>
                </c:pt>
                <c:pt idx="716">
                  <c:v>-1.1289419884694218</c:v>
                </c:pt>
                <c:pt idx="717">
                  <c:v>-6.0307246940783079</c:v>
                </c:pt>
                <c:pt idx="718">
                  <c:v>-9.6137126375975601</c:v>
                </c:pt>
                <c:pt idx="719">
                  <c:v>-12.385688820873943</c:v>
                </c:pt>
                <c:pt idx="720">
                  <c:v>-16.108996746859848</c:v>
                </c:pt>
                <c:pt idx="721">
                  <c:v>-18.594804256115875</c:v>
                </c:pt>
                <c:pt idx="722">
                  <c:v>-20.867744712737476</c:v>
                </c:pt>
                <c:pt idx="723">
                  <c:v>-26.770441942882535</c:v>
                </c:pt>
                <c:pt idx="724">
                  <c:v>-35.040266259752002</c:v>
                </c:pt>
                <c:pt idx="725">
                  <c:v>-42.336638683610268</c:v>
                </c:pt>
                <c:pt idx="726">
                  <c:v>-43.350515922906212</c:v>
                </c:pt>
                <c:pt idx="727">
                  <c:v>-40.528719988360876</c:v>
                </c:pt>
                <c:pt idx="728">
                  <c:v>-37.074142221749618</c:v>
                </c:pt>
                <c:pt idx="729">
                  <c:v>-30.995901754935566</c:v>
                </c:pt>
                <c:pt idx="730">
                  <c:v>-27.830267741257455</c:v>
                </c:pt>
                <c:pt idx="731">
                  <c:v>-26.829693198766492</c:v>
                </c:pt>
                <c:pt idx="732">
                  <c:v>-25.307697509733863</c:v>
                </c:pt>
                <c:pt idx="733">
                  <c:v>-25.126859364806279</c:v>
                </c:pt>
                <c:pt idx="734">
                  <c:v>-23.718367555801404</c:v>
                </c:pt>
                <c:pt idx="735">
                  <c:v>-21.279433879896409</c:v>
                </c:pt>
                <c:pt idx="736">
                  <c:v>-18.421235470059319</c:v>
                </c:pt>
                <c:pt idx="737">
                  <c:v>-16.690077866475317</c:v>
                </c:pt>
                <c:pt idx="738">
                  <c:v>-16.051247707313177</c:v>
                </c:pt>
                <c:pt idx="739">
                  <c:v>-15.57695489564394</c:v>
                </c:pt>
                <c:pt idx="740">
                  <c:v>-14.884264384007817</c:v>
                </c:pt>
                <c:pt idx="741">
                  <c:v>-13.887933637344659</c:v>
                </c:pt>
                <c:pt idx="742">
                  <c:v>-13.036182527358401</c:v>
                </c:pt>
                <c:pt idx="743">
                  <c:v>-13.481439609972391</c:v>
                </c:pt>
                <c:pt idx="744">
                  <c:v>-14.508911117870211</c:v>
                </c:pt>
                <c:pt idx="745">
                  <c:v>-15.707806154923684</c:v>
                </c:pt>
                <c:pt idx="746">
                  <c:v>-16.52389297183754</c:v>
                </c:pt>
                <c:pt idx="747">
                  <c:v>-16.758234957025195</c:v>
                </c:pt>
                <c:pt idx="748">
                  <c:v>-16.52997809509786</c:v>
                </c:pt>
                <c:pt idx="749">
                  <c:v>-15.978077245800108</c:v>
                </c:pt>
                <c:pt idx="750">
                  <c:v>-15.197596532308406</c:v>
                </c:pt>
                <c:pt idx="751">
                  <c:v>-15.153417601622891</c:v>
                </c:pt>
                <c:pt idx="752">
                  <c:v>-16.075389916838297</c:v>
                </c:pt>
                <c:pt idx="753">
                  <c:v>-17.040681148966051</c:v>
                </c:pt>
                <c:pt idx="754">
                  <c:v>-18.463757483258462</c:v>
                </c:pt>
                <c:pt idx="755">
                  <c:v>-19.617429611482635</c:v>
                </c:pt>
                <c:pt idx="756">
                  <c:v>-21.043215802146893</c:v>
                </c:pt>
                <c:pt idx="757">
                  <c:v>-20.228997843580988</c:v>
                </c:pt>
                <c:pt idx="758">
                  <c:v>-18.771687308535498</c:v>
                </c:pt>
                <c:pt idx="759">
                  <c:v>-16.103998333688498</c:v>
                </c:pt>
                <c:pt idx="760">
                  <c:v>-13.568656857421862</c:v>
                </c:pt>
                <c:pt idx="761">
                  <c:v>-11.455730536015821</c:v>
                </c:pt>
                <c:pt idx="762">
                  <c:v>-10.42883452920365</c:v>
                </c:pt>
                <c:pt idx="763">
                  <c:v>-12.697196400824234</c:v>
                </c:pt>
                <c:pt idx="764">
                  <c:v>-18.818300820910252</c:v>
                </c:pt>
                <c:pt idx="765">
                  <c:v>-27.225554446454812</c:v>
                </c:pt>
                <c:pt idx="766">
                  <c:v>-35.168848943919521</c:v>
                </c:pt>
                <c:pt idx="767">
                  <c:v>-38.68873033800741</c:v>
                </c:pt>
                <c:pt idx="768">
                  <c:v>-38.731802457264735</c:v>
                </c:pt>
                <c:pt idx="769">
                  <c:v>-35.771743736958975</c:v>
                </c:pt>
                <c:pt idx="770">
                  <c:v>-30.634680171217877</c:v>
                </c:pt>
                <c:pt idx="771">
                  <c:v>-27.465039435902487</c:v>
                </c:pt>
                <c:pt idx="772">
                  <c:v>-25.979130300259467</c:v>
                </c:pt>
                <c:pt idx="773">
                  <c:v>-25.583205807227461</c:v>
                </c:pt>
                <c:pt idx="774">
                  <c:v>-23.159504103773649</c:v>
                </c:pt>
                <c:pt idx="775">
                  <c:v>-23.208411799085237</c:v>
                </c:pt>
                <c:pt idx="776">
                  <c:v>-22.577587432207114</c:v>
                </c:pt>
                <c:pt idx="777">
                  <c:v>-21.471038375015642</c:v>
                </c:pt>
                <c:pt idx="778">
                  <c:v>-17.600084291727988</c:v>
                </c:pt>
                <c:pt idx="779">
                  <c:v>-12.72944159342366</c:v>
                </c:pt>
                <c:pt idx="780">
                  <c:v>-8.3721502538128245</c:v>
                </c:pt>
                <c:pt idx="781">
                  <c:v>-3.3763658370061091</c:v>
                </c:pt>
                <c:pt idx="782">
                  <c:v>0.7607290070696171</c:v>
                </c:pt>
                <c:pt idx="783">
                  <c:v>3.160093219895975</c:v>
                </c:pt>
                <c:pt idx="784">
                  <c:v>5.0913260422246704</c:v>
                </c:pt>
                <c:pt idx="785">
                  <c:v>6.0372864655093172</c:v>
                </c:pt>
                <c:pt idx="786">
                  <c:v>6.3645185919315557</c:v>
                </c:pt>
                <c:pt idx="787">
                  <c:v>7.2194249506630932</c:v>
                </c:pt>
                <c:pt idx="788">
                  <c:v>7.7757263487531123</c:v>
                </c:pt>
                <c:pt idx="789">
                  <c:v>8.5972619983582685</c:v>
                </c:pt>
                <c:pt idx="790">
                  <c:v>9.4838962938552598</c:v>
                </c:pt>
                <c:pt idx="791">
                  <c:v>9.8564344118692855</c:v>
                </c:pt>
                <c:pt idx="792">
                  <c:v>9.9467198300633122</c:v>
                </c:pt>
                <c:pt idx="793">
                  <c:v>8.6812285503969946</c:v>
                </c:pt>
                <c:pt idx="794">
                  <c:v>6.7360360119937308</c:v>
                </c:pt>
                <c:pt idx="795">
                  <c:v>5.1772512329707396</c:v>
                </c:pt>
                <c:pt idx="796">
                  <c:v>3.1897797109721227</c:v>
                </c:pt>
                <c:pt idx="797">
                  <c:v>1.7916636000768125</c:v>
                </c:pt>
                <c:pt idx="798">
                  <c:v>0.93269946774504908</c:v>
                </c:pt>
                <c:pt idx="799">
                  <c:v>-0.17492318479665914</c:v>
                </c:pt>
                <c:pt idx="800">
                  <c:v>-0.98019677629046942</c:v>
                </c:pt>
                <c:pt idx="801">
                  <c:v>-2.3055314271038796</c:v>
                </c:pt>
                <c:pt idx="802">
                  <c:v>-2.6189287299867043</c:v>
                </c:pt>
                <c:pt idx="803">
                  <c:v>-1.1127328025012133</c:v>
                </c:pt>
                <c:pt idx="804">
                  <c:v>0.11867931689270761</c:v>
                </c:pt>
                <c:pt idx="805">
                  <c:v>1.3408295309134983</c:v>
                </c:pt>
                <c:pt idx="806">
                  <c:v>1.7831520383446293</c:v>
                </c:pt>
                <c:pt idx="807">
                  <c:v>1.795246903985938</c:v>
                </c:pt>
                <c:pt idx="808">
                  <c:v>0.32768071651093317</c:v>
                </c:pt>
                <c:pt idx="809">
                  <c:v>-2.5536908537991594</c:v>
                </c:pt>
                <c:pt idx="810">
                  <c:v>-5.79078850764341</c:v>
                </c:pt>
                <c:pt idx="811">
                  <c:v>-11.068276752794848</c:v>
                </c:pt>
                <c:pt idx="812">
                  <c:v>-14.929803922403829</c:v>
                </c:pt>
                <c:pt idx="813">
                  <c:v>-19.811592476014518</c:v>
                </c:pt>
                <c:pt idx="814">
                  <c:v>-22.947041939936668</c:v>
                </c:pt>
                <c:pt idx="815">
                  <c:v>-25.922897202629983</c:v>
                </c:pt>
                <c:pt idx="816">
                  <c:v>-28.300240644450252</c:v>
                </c:pt>
                <c:pt idx="817">
                  <c:v>-33.618034337470682</c:v>
                </c:pt>
                <c:pt idx="818">
                  <c:v>-38.569823070504668</c:v>
                </c:pt>
                <c:pt idx="819">
                  <c:v>-40.821055859993884</c:v>
                </c:pt>
                <c:pt idx="820">
                  <c:v>-37.557790629695567</c:v>
                </c:pt>
                <c:pt idx="821">
                  <c:v>-35.491333760055269</c:v>
                </c:pt>
                <c:pt idx="822">
                  <c:v>-31.257955114861247</c:v>
                </c:pt>
                <c:pt idx="823">
                  <c:v>-27.076563171874771</c:v>
                </c:pt>
                <c:pt idx="824">
                  <c:v>-25.26011497497408</c:v>
                </c:pt>
                <c:pt idx="825">
                  <c:v>-25.326700632820014</c:v>
                </c:pt>
                <c:pt idx="826">
                  <c:v>-25.959262169119796</c:v>
                </c:pt>
                <c:pt idx="827">
                  <c:v>-29.073960465340409</c:v>
                </c:pt>
                <c:pt idx="828">
                  <c:v>-29.787803310852542</c:v>
                </c:pt>
                <c:pt idx="829">
                  <c:v>-28.148249695422219</c:v>
                </c:pt>
                <c:pt idx="830">
                  <c:v>-26.917620732910173</c:v>
                </c:pt>
                <c:pt idx="831">
                  <c:v>-25.115811182193994</c:v>
                </c:pt>
                <c:pt idx="832">
                  <c:v>-23.621901615447864</c:v>
                </c:pt>
                <c:pt idx="833">
                  <c:v>-23.121620469744105</c:v>
                </c:pt>
                <c:pt idx="834">
                  <c:v>-22.251792463827019</c:v>
                </c:pt>
                <c:pt idx="835">
                  <c:v>-20.851821797956799</c:v>
                </c:pt>
                <c:pt idx="836">
                  <c:v>-20.447986110421962</c:v>
                </c:pt>
                <c:pt idx="837">
                  <c:v>-19.886722502656305</c:v>
                </c:pt>
                <c:pt idx="838">
                  <c:v>-18.654963626619711</c:v>
                </c:pt>
                <c:pt idx="839">
                  <c:v>-17.677181447552947</c:v>
                </c:pt>
                <c:pt idx="840">
                  <c:v>-16.986325391870096</c:v>
                </c:pt>
                <c:pt idx="841">
                  <c:v>-16.88019287073519</c:v>
                </c:pt>
                <c:pt idx="842">
                  <c:v>-17.708328874052782</c:v>
                </c:pt>
                <c:pt idx="843">
                  <c:v>-18.283596353815181</c:v>
                </c:pt>
                <c:pt idx="844">
                  <c:v>-18.143147136684988</c:v>
                </c:pt>
                <c:pt idx="845">
                  <c:v>-17.03487126723596</c:v>
                </c:pt>
                <c:pt idx="846">
                  <c:v>-15.525361876264421</c:v>
                </c:pt>
                <c:pt idx="847">
                  <c:v>-15.127053541094446</c:v>
                </c:pt>
                <c:pt idx="848">
                  <c:v>-16.592097646417187</c:v>
                </c:pt>
                <c:pt idx="849">
                  <c:v>-17.848270998547402</c:v>
                </c:pt>
                <c:pt idx="850">
                  <c:v>-19.60626333692267</c:v>
                </c:pt>
                <c:pt idx="851">
                  <c:v>-21.078714726180436</c:v>
                </c:pt>
                <c:pt idx="852">
                  <c:v>-19.182443588785052</c:v>
                </c:pt>
                <c:pt idx="853">
                  <c:v>-20.190745752244709</c:v>
                </c:pt>
                <c:pt idx="854">
                  <c:v>-24.851388477219313</c:v>
                </c:pt>
                <c:pt idx="855">
                  <c:v>-32.235405856177557</c:v>
                </c:pt>
                <c:pt idx="856">
                  <c:v>-38.410588645905484</c:v>
                </c:pt>
                <c:pt idx="857">
                  <c:v>-38.89440651089194</c:v>
                </c:pt>
                <c:pt idx="858">
                  <c:v>-33.884767477370779</c:v>
                </c:pt>
                <c:pt idx="859">
                  <c:v>-26.13965380807695</c:v>
                </c:pt>
                <c:pt idx="860">
                  <c:v>-23.203759288684555</c:v>
                </c:pt>
                <c:pt idx="861">
                  <c:v>-23.291666953421398</c:v>
                </c:pt>
                <c:pt idx="862">
                  <c:v>-23.657878709105056</c:v>
                </c:pt>
                <c:pt idx="863">
                  <c:v>-22.480799862987183</c:v>
                </c:pt>
                <c:pt idx="864">
                  <c:v>-19.944901066977032</c:v>
                </c:pt>
                <c:pt idx="865">
                  <c:v>-17.560167568648978</c:v>
                </c:pt>
                <c:pt idx="866">
                  <c:v>-13.452037518203639</c:v>
                </c:pt>
                <c:pt idx="867">
                  <c:v>-11.400986672840107</c:v>
                </c:pt>
                <c:pt idx="868">
                  <c:v>-9.3774904570078235</c:v>
                </c:pt>
                <c:pt idx="869">
                  <c:v>-6.9623837815102902</c:v>
                </c:pt>
                <c:pt idx="870">
                  <c:v>-4.6324759212779583</c:v>
                </c:pt>
                <c:pt idx="871">
                  <c:v>-3.1658242378949639</c:v>
                </c:pt>
                <c:pt idx="872">
                  <c:v>-1.3225871131030578</c:v>
                </c:pt>
                <c:pt idx="873">
                  <c:v>0.18039768451798907</c:v>
                </c:pt>
                <c:pt idx="874">
                  <c:v>1.3769864132745904</c:v>
                </c:pt>
                <c:pt idx="875">
                  <c:v>2.5740902780340211</c:v>
                </c:pt>
                <c:pt idx="876">
                  <c:v>3.111294086636673</c:v>
                </c:pt>
                <c:pt idx="877">
                  <c:v>3.5888521721776798</c:v>
                </c:pt>
                <c:pt idx="878">
                  <c:v>4.2423102169169011</c:v>
                </c:pt>
                <c:pt idx="879">
                  <c:v>4.9335686290183132</c:v>
                </c:pt>
                <c:pt idx="880">
                  <c:v>5.8446333588593893</c:v>
                </c:pt>
                <c:pt idx="881">
                  <c:v>6.1488205841112826</c:v>
                </c:pt>
                <c:pt idx="882">
                  <c:v>5.9131956280468803</c:v>
                </c:pt>
                <c:pt idx="883">
                  <c:v>5.2607900700244068</c:v>
                </c:pt>
                <c:pt idx="884">
                  <c:v>4.1027327614543614</c:v>
                </c:pt>
                <c:pt idx="885">
                  <c:v>2.9825724557692745</c:v>
                </c:pt>
                <c:pt idx="886">
                  <c:v>1.7118590400489746</c:v>
                </c:pt>
                <c:pt idx="887">
                  <c:v>0.58279299233593496</c:v>
                </c:pt>
                <c:pt idx="888">
                  <c:v>0.31446533445720609</c:v>
                </c:pt>
                <c:pt idx="889">
                  <c:v>0.13529870825832158</c:v>
                </c:pt>
                <c:pt idx="890">
                  <c:v>-0.82633456346280787</c:v>
                </c:pt>
                <c:pt idx="891">
                  <c:v>-2.1773462798693513</c:v>
                </c:pt>
                <c:pt idx="892">
                  <c:v>-2.6521128322213778</c:v>
                </c:pt>
                <c:pt idx="893">
                  <c:v>-3.7801086429792483</c:v>
                </c:pt>
                <c:pt idx="894">
                  <c:v>-4.7514746819051075</c:v>
                </c:pt>
                <c:pt idx="895">
                  <c:v>-6.4455563706274619</c:v>
                </c:pt>
                <c:pt idx="896">
                  <c:v>-8.5495746321189792</c:v>
                </c:pt>
                <c:pt idx="897">
                  <c:v>-13.168196123263396</c:v>
                </c:pt>
                <c:pt idx="898">
                  <c:v>-14.846092732155185</c:v>
                </c:pt>
                <c:pt idx="899">
                  <c:v>-15.929102634001985</c:v>
                </c:pt>
                <c:pt idx="900">
                  <c:v>-13.055516694587247</c:v>
                </c:pt>
                <c:pt idx="901">
                  <c:v>-13.076010152839393</c:v>
                </c:pt>
                <c:pt idx="902">
                  <c:v>-14.048294770903775</c:v>
                </c:pt>
                <c:pt idx="903">
                  <c:v>-17.845403782477902</c:v>
                </c:pt>
                <c:pt idx="904">
                  <c:v>-26.035309334919578</c:v>
                </c:pt>
                <c:pt idx="905">
                  <c:v>-34.59181497214982</c:v>
                </c:pt>
                <c:pt idx="906">
                  <c:v>-38.186362182158035</c:v>
                </c:pt>
                <c:pt idx="907">
                  <c:v>-36.122945052150065</c:v>
                </c:pt>
                <c:pt idx="908">
                  <c:v>-30.642180481138777</c:v>
                </c:pt>
                <c:pt idx="909">
                  <c:v>-23.652028460422965</c:v>
                </c:pt>
                <c:pt idx="910">
                  <c:v>-19.048082113521456</c:v>
                </c:pt>
                <c:pt idx="911">
                  <c:v>-17.193076922375873</c:v>
                </c:pt>
                <c:pt idx="912">
                  <c:v>-17.906990562282417</c:v>
                </c:pt>
                <c:pt idx="913">
                  <c:v>-19.575074257606374</c:v>
                </c:pt>
                <c:pt idx="914">
                  <c:v>-22.10558618271482</c:v>
                </c:pt>
                <c:pt idx="915">
                  <c:v>-22.291567900734705</c:v>
                </c:pt>
                <c:pt idx="916">
                  <c:v>-19.425725350227353</c:v>
                </c:pt>
                <c:pt idx="917">
                  <c:v>-16.08660596746558</c:v>
                </c:pt>
                <c:pt idx="918">
                  <c:v>-12.750822639492329</c:v>
                </c:pt>
                <c:pt idx="919">
                  <c:v>-10.106913256223322</c:v>
                </c:pt>
                <c:pt idx="920">
                  <c:v>-8.9091205415475727</c:v>
                </c:pt>
                <c:pt idx="921">
                  <c:v>-8.2674101383828464</c:v>
                </c:pt>
                <c:pt idx="922">
                  <c:v>-8.4848565800319768</c:v>
                </c:pt>
                <c:pt idx="923">
                  <c:v>-8.5330082591451859</c:v>
                </c:pt>
                <c:pt idx="924">
                  <c:v>-6.902840443617281</c:v>
                </c:pt>
                <c:pt idx="925">
                  <c:v>-5.3541879934305072</c:v>
                </c:pt>
                <c:pt idx="926">
                  <c:v>-3.5374462066525343</c:v>
                </c:pt>
                <c:pt idx="927">
                  <c:v>-2.4539507265287721</c:v>
                </c:pt>
                <c:pt idx="928">
                  <c:v>-3.2199722324905578</c:v>
                </c:pt>
                <c:pt idx="929">
                  <c:v>-4.6713077069387552</c:v>
                </c:pt>
                <c:pt idx="930">
                  <c:v>-6.6340377750931241</c:v>
                </c:pt>
                <c:pt idx="931">
                  <c:v>-8.5997276503175275</c:v>
                </c:pt>
                <c:pt idx="932">
                  <c:v>-10.881428114246809</c:v>
                </c:pt>
                <c:pt idx="933">
                  <c:v>-11.820121268122454</c:v>
                </c:pt>
                <c:pt idx="934">
                  <c:v>-10.185944239893445</c:v>
                </c:pt>
                <c:pt idx="935">
                  <c:v>-9.2309297399984978</c:v>
                </c:pt>
                <c:pt idx="936">
                  <c:v>-8.0891008094410086</c:v>
                </c:pt>
                <c:pt idx="937">
                  <c:v>-6.9103205974455717</c:v>
                </c:pt>
                <c:pt idx="938">
                  <c:v>-4.5738406385997328</c:v>
                </c:pt>
                <c:pt idx="939">
                  <c:v>-5.1910429305940289</c:v>
                </c:pt>
                <c:pt idx="940">
                  <c:v>-9.8667190431820728</c:v>
                </c:pt>
                <c:pt idx="941">
                  <c:v>-13.395133506571861</c:v>
                </c:pt>
                <c:pt idx="942">
                  <c:v>-14.103493420177093</c:v>
                </c:pt>
                <c:pt idx="943">
                  <c:v>-12.32849921046626</c:v>
                </c:pt>
                <c:pt idx="944">
                  <c:v>-10.94803574505756</c:v>
                </c:pt>
                <c:pt idx="945">
                  <c:v>-13.483319291413801</c:v>
                </c:pt>
                <c:pt idx="946">
                  <c:v>-20.062949715125772</c:v>
                </c:pt>
                <c:pt idx="947">
                  <c:v>-25.177755828511199</c:v>
                </c:pt>
                <c:pt idx="948">
                  <c:v>-33.135696024154804</c:v>
                </c:pt>
                <c:pt idx="949">
                  <c:v>-36.072374271868497</c:v>
                </c:pt>
                <c:pt idx="950">
                  <c:v>-32.120188935512196</c:v>
                </c:pt>
                <c:pt idx="951">
                  <c:v>-25.734494575284607</c:v>
                </c:pt>
                <c:pt idx="952">
                  <c:v>-17.480028898767024</c:v>
                </c:pt>
                <c:pt idx="953">
                  <c:v>-10.399824233969483</c:v>
                </c:pt>
                <c:pt idx="954">
                  <c:v>-7.9531431188326822</c:v>
                </c:pt>
                <c:pt idx="955">
                  <c:v>-6.1267257646063769</c:v>
                </c:pt>
                <c:pt idx="956">
                  <c:v>-3.8134968583514404</c:v>
                </c:pt>
                <c:pt idx="957">
                  <c:v>-0.7103940711571759</c:v>
                </c:pt>
                <c:pt idx="958">
                  <c:v>2.4686293612365326</c:v>
                </c:pt>
                <c:pt idx="959">
                  <c:v>4.2694607553499306</c:v>
                </c:pt>
                <c:pt idx="960">
                  <c:v>5.1795182689355315</c:v>
                </c:pt>
                <c:pt idx="961">
                  <c:v>5.9978446611771732</c:v>
                </c:pt>
                <c:pt idx="962">
                  <c:v>7.6726363446844204</c:v>
                </c:pt>
                <c:pt idx="963">
                  <c:v>9.8919978218704703</c:v>
                </c:pt>
                <c:pt idx="964">
                  <c:v>12.222169535434485</c:v>
                </c:pt>
                <c:pt idx="965">
                  <c:v>13.909485138598907</c:v>
                </c:pt>
                <c:pt idx="966">
                  <c:v>14.90196433452261</c:v>
                </c:pt>
                <c:pt idx="967">
                  <c:v>15.871017393760217</c:v>
                </c:pt>
                <c:pt idx="968">
                  <c:v>16.688815940676605</c:v>
                </c:pt>
                <c:pt idx="969">
                  <c:v>17.265786959691845</c:v>
                </c:pt>
                <c:pt idx="970">
                  <c:v>17.665484120092259</c:v>
                </c:pt>
                <c:pt idx="971">
                  <c:v>17.862358283481925</c:v>
                </c:pt>
                <c:pt idx="972">
                  <c:v>17.418560850446191</c:v>
                </c:pt>
                <c:pt idx="973">
                  <c:v>16.975911781912529</c:v>
                </c:pt>
                <c:pt idx="974">
                  <c:v>16.277751956660399</c:v>
                </c:pt>
                <c:pt idx="975">
                  <c:v>15.045430602949059</c:v>
                </c:pt>
                <c:pt idx="976">
                  <c:v>13.258132885328495</c:v>
                </c:pt>
                <c:pt idx="977">
                  <c:v>10.930702730403882</c:v>
                </c:pt>
                <c:pt idx="978">
                  <c:v>8.3540043591802249</c:v>
                </c:pt>
                <c:pt idx="979">
                  <c:v>7.1249493998925466</c:v>
                </c:pt>
                <c:pt idx="980">
                  <c:v>5.1010694618958299</c:v>
                </c:pt>
                <c:pt idx="981">
                  <c:v>2.6519833714429666</c:v>
                </c:pt>
                <c:pt idx="982">
                  <c:v>0.52214628877895253</c:v>
                </c:pt>
                <c:pt idx="983">
                  <c:v>-2.8454706123594589</c:v>
                </c:pt>
                <c:pt idx="984">
                  <c:v>-6.0014867027671972</c:v>
                </c:pt>
                <c:pt idx="985">
                  <c:v>-5.5768217408916705</c:v>
                </c:pt>
                <c:pt idx="986">
                  <c:v>-6.4782074711130084</c:v>
                </c:pt>
                <c:pt idx="987">
                  <c:v>-8.3617415974634071</c:v>
                </c:pt>
                <c:pt idx="988">
                  <c:v>-5.9021909157546153</c:v>
                </c:pt>
                <c:pt idx="989">
                  <c:v>-8.0026521256206209</c:v>
                </c:pt>
                <c:pt idx="990">
                  <c:v>-5.744260437409487</c:v>
                </c:pt>
                <c:pt idx="991">
                  <c:v>-7.9544929766842785</c:v>
                </c:pt>
                <c:pt idx="992">
                  <c:v>-16.123165890418534</c:v>
                </c:pt>
                <c:pt idx="993">
                  <c:v>-29.785031747621733</c:v>
                </c:pt>
                <c:pt idx="994">
                  <c:v>-34.712668722106876</c:v>
                </c:pt>
                <c:pt idx="995">
                  <c:v>-33.333711959901102</c:v>
                </c:pt>
                <c:pt idx="996">
                  <c:v>-29.186462762183307</c:v>
                </c:pt>
                <c:pt idx="997">
                  <c:v>-27.602995000461281</c:v>
                </c:pt>
                <c:pt idx="998">
                  <c:v>-27.192283247959374</c:v>
                </c:pt>
                <c:pt idx="999">
                  <c:v>-25.243674075674178</c:v>
                </c:pt>
                <c:pt idx="1000">
                  <c:v>-25.232306638287692</c:v>
                </c:pt>
                <c:pt idx="1001">
                  <c:v>-24.433386974889324</c:v>
                </c:pt>
                <c:pt idx="1002">
                  <c:v>-23.67263934712042</c:v>
                </c:pt>
                <c:pt idx="1003">
                  <c:v>-24.315203706885292</c:v>
                </c:pt>
                <c:pt idx="1004">
                  <c:v>-20.935361324975499</c:v>
                </c:pt>
                <c:pt idx="1005">
                  <c:v>-18.06623959100336</c:v>
                </c:pt>
                <c:pt idx="1006">
                  <c:v>-17.180619833179623</c:v>
                </c:pt>
                <c:pt idx="1007">
                  <c:v>-15.364299789750994</c:v>
                </c:pt>
                <c:pt idx="1008">
                  <c:v>-12.641454008948413</c:v>
                </c:pt>
                <c:pt idx="1009">
                  <c:v>-11.093714249054445</c:v>
                </c:pt>
                <c:pt idx="1010">
                  <c:v>-9.7001420879300877</c:v>
                </c:pt>
                <c:pt idx="1011">
                  <c:v>-8.9232640269784014</c:v>
                </c:pt>
                <c:pt idx="1012">
                  <c:v>-8.8322250077015081</c:v>
                </c:pt>
                <c:pt idx="1013">
                  <c:v>-9.3375293600305689</c:v>
                </c:pt>
                <c:pt idx="1014">
                  <c:v>-9.2614841471909042</c:v>
                </c:pt>
                <c:pt idx="1015">
                  <c:v>-7.1086738445432172</c:v>
                </c:pt>
                <c:pt idx="1016">
                  <c:v>-4.5672683367340694</c:v>
                </c:pt>
                <c:pt idx="1017">
                  <c:v>-2.5780892429894249</c:v>
                </c:pt>
                <c:pt idx="1018">
                  <c:v>-0.63730242276389382</c:v>
                </c:pt>
                <c:pt idx="1019">
                  <c:v>-0.53853979986521161</c:v>
                </c:pt>
                <c:pt idx="1020">
                  <c:v>-2.2233339823882399</c:v>
                </c:pt>
                <c:pt idx="1021">
                  <c:v>-4.31490412283945</c:v>
                </c:pt>
                <c:pt idx="1022">
                  <c:v>-6.2884602621547554</c:v>
                </c:pt>
                <c:pt idx="1023">
                  <c:v>-8.4945913343856141</c:v>
                </c:pt>
                <c:pt idx="1024">
                  <c:v>-10.369931648213845</c:v>
                </c:pt>
                <c:pt idx="1025">
                  <c:v>-11.020320772840229</c:v>
                </c:pt>
                <c:pt idx="1026">
                  <c:v>-9.6847755332402787</c:v>
                </c:pt>
                <c:pt idx="1027">
                  <c:v>-9.1301853426616262</c:v>
                </c:pt>
                <c:pt idx="1028">
                  <c:v>-8.2756910597527416</c:v>
                </c:pt>
                <c:pt idx="1029">
                  <c:v>-8.8905081486236295</c:v>
                </c:pt>
                <c:pt idx="1030">
                  <c:v>-9.708575306839343</c:v>
                </c:pt>
                <c:pt idx="1031">
                  <c:v>-9.5731144120839051</c:v>
                </c:pt>
                <c:pt idx="1032">
                  <c:v>-7.2164565145045545</c:v>
                </c:pt>
                <c:pt idx="1033">
                  <c:v>-4.3329294196560211</c:v>
                </c:pt>
                <c:pt idx="1034">
                  <c:v>-3.8017364101233979</c:v>
                </c:pt>
                <c:pt idx="1035">
                  <c:v>-8.3229425271747051</c:v>
                </c:pt>
                <c:pt idx="1036">
                  <c:v>-19.393913593918114</c:v>
                </c:pt>
                <c:pt idx="1037">
                  <c:v>-30.962959596523543</c:v>
                </c:pt>
                <c:pt idx="1038">
                  <c:v>-37.528848348610261</c:v>
                </c:pt>
                <c:pt idx="1039">
                  <c:v>-34.033126821500581</c:v>
                </c:pt>
                <c:pt idx="1040">
                  <c:v>-28.794378902344622</c:v>
                </c:pt>
                <c:pt idx="1041">
                  <c:v>-24.109169745756549</c:v>
                </c:pt>
                <c:pt idx="1042">
                  <c:v>-20.443628493741642</c:v>
                </c:pt>
                <c:pt idx="1043">
                  <c:v>-18.941326368232751</c:v>
                </c:pt>
                <c:pt idx="1044">
                  <c:v>-16.46565683573089</c:v>
                </c:pt>
                <c:pt idx="1045">
                  <c:v>-13.523690722902176</c:v>
                </c:pt>
                <c:pt idx="1046">
                  <c:v>-11.201508066134753</c:v>
                </c:pt>
                <c:pt idx="1047">
                  <c:v>-9.5479779612249978</c:v>
                </c:pt>
                <c:pt idx="1048">
                  <c:v>-8.0281837132889518</c:v>
                </c:pt>
                <c:pt idx="1049">
                  <c:v>-6.3066747558157426</c:v>
                </c:pt>
                <c:pt idx="1050">
                  <c:v>-5.8595043120006309</c:v>
                </c:pt>
                <c:pt idx="1051">
                  <c:v>-5.5292607113883969</c:v>
                </c:pt>
                <c:pt idx="1052">
                  <c:v>-4.6717786469293001</c:v>
                </c:pt>
                <c:pt idx="1053">
                  <c:v>-3.1960818096004271</c:v>
                </c:pt>
                <c:pt idx="1054">
                  <c:v>-1.4468119890528262</c:v>
                </c:pt>
                <c:pt idx="1055">
                  <c:v>7.6119972463831688E-3</c:v>
                </c:pt>
                <c:pt idx="1056">
                  <c:v>0.9982219577031527</c:v>
                </c:pt>
                <c:pt idx="1057">
                  <c:v>1.7059072304974015</c:v>
                </c:pt>
                <c:pt idx="1058">
                  <c:v>2.7586476334071226</c:v>
                </c:pt>
                <c:pt idx="1059">
                  <c:v>3.8398661753214656</c:v>
                </c:pt>
                <c:pt idx="1060">
                  <c:v>4.9559774199099378</c:v>
                </c:pt>
                <c:pt idx="1061">
                  <c:v>5.9281463341909371</c:v>
                </c:pt>
                <c:pt idx="1062">
                  <c:v>6.8903966291862089</c:v>
                </c:pt>
                <c:pt idx="1063">
                  <c:v>7.4983888997609185</c:v>
                </c:pt>
                <c:pt idx="1064">
                  <c:v>8.0155987504645854</c:v>
                </c:pt>
                <c:pt idx="1065">
                  <c:v>7.7425889316673855</c:v>
                </c:pt>
                <c:pt idx="1066">
                  <c:v>7.0956066909114854</c:v>
                </c:pt>
                <c:pt idx="1067">
                  <c:v>6.2433569741511148</c:v>
                </c:pt>
                <c:pt idx="1068">
                  <c:v>5.0433766560500741</c:v>
                </c:pt>
                <c:pt idx="1069">
                  <c:v>3.5815372070305105</c:v>
                </c:pt>
                <c:pt idx="1070">
                  <c:v>2.2138120447774425</c:v>
                </c:pt>
                <c:pt idx="1071">
                  <c:v>1.0704359648877997</c:v>
                </c:pt>
                <c:pt idx="1072">
                  <c:v>-0.21958668035918161</c:v>
                </c:pt>
                <c:pt idx="1073">
                  <c:v>-6.7935921725548618E-2</c:v>
                </c:pt>
                <c:pt idx="1074">
                  <c:v>-0.35041395371917827</c:v>
                </c:pt>
                <c:pt idx="1075">
                  <c:v>0.544565924748871</c:v>
                </c:pt>
                <c:pt idx="1076">
                  <c:v>1.106632828998287</c:v>
                </c:pt>
                <c:pt idx="1077">
                  <c:v>0.36713240995619362</c:v>
                </c:pt>
                <c:pt idx="1078">
                  <c:v>-0.9344651411518029</c:v>
                </c:pt>
                <c:pt idx="1079">
                  <c:v>-3.4340597189514992</c:v>
                </c:pt>
                <c:pt idx="1080">
                  <c:v>-7.0681778026902631</c:v>
                </c:pt>
                <c:pt idx="1081">
                  <c:v>-9.5366081544554575</c:v>
                </c:pt>
                <c:pt idx="1082">
                  <c:v>-14.692979308078476</c:v>
                </c:pt>
                <c:pt idx="1083">
                  <c:v>-20.018627706627054</c:v>
                </c:pt>
                <c:pt idx="1084">
                  <c:v>-22.691243474125155</c:v>
                </c:pt>
                <c:pt idx="1085">
                  <c:v>-27.209928922544286</c:v>
                </c:pt>
                <c:pt idx="1086">
                  <c:v>-29.726919637254611</c:v>
                </c:pt>
                <c:pt idx="1087">
                  <c:v>-29.851762026982293</c:v>
                </c:pt>
                <c:pt idx="1088">
                  <c:v>-28.896920384076996</c:v>
                </c:pt>
                <c:pt idx="1089">
                  <c:v>-27.320013136443727</c:v>
                </c:pt>
                <c:pt idx="1090">
                  <c:v>-27.245306409255939</c:v>
                </c:pt>
                <c:pt idx="1091">
                  <c:v>-26.425977181762018</c:v>
                </c:pt>
                <c:pt idx="1092">
                  <c:v>-26.214394287321486</c:v>
                </c:pt>
                <c:pt idx="1093">
                  <c:v>-25.206447677680529</c:v>
                </c:pt>
                <c:pt idx="1094">
                  <c:v>-23.255197068434036</c:v>
                </c:pt>
                <c:pt idx="1095">
                  <c:v>-20.967209622846042</c:v>
                </c:pt>
                <c:pt idx="1096">
                  <c:v>-20.117657840604462</c:v>
                </c:pt>
                <c:pt idx="1097">
                  <c:v>-19.310140574256376</c:v>
                </c:pt>
                <c:pt idx="1098">
                  <c:v>-17.494041351099625</c:v>
                </c:pt>
                <c:pt idx="1099">
                  <c:v>-15.805768894725809</c:v>
                </c:pt>
                <c:pt idx="1100">
                  <c:v>-13.719023496758107</c:v>
                </c:pt>
                <c:pt idx="1101">
                  <c:v>-11.89469562667659</c:v>
                </c:pt>
                <c:pt idx="1102">
                  <c:v>-10.76865873979559</c:v>
                </c:pt>
                <c:pt idx="1103">
                  <c:v>-10.331688232580694</c:v>
                </c:pt>
                <c:pt idx="1104">
                  <c:v>-9.8867202102432277</c:v>
                </c:pt>
                <c:pt idx="1105">
                  <c:v>-9.0733396101273005</c:v>
                </c:pt>
                <c:pt idx="1106">
                  <c:v>-7.5535645393061852</c:v>
                </c:pt>
                <c:pt idx="1107">
                  <c:v>-5.7360756629562344</c:v>
                </c:pt>
                <c:pt idx="1108">
                  <c:v>-4.5730228641677106</c:v>
                </c:pt>
                <c:pt idx="1109">
                  <c:v>-3.9850519647886271</c:v>
                </c:pt>
                <c:pt idx="1110">
                  <c:v>-4.3158811738288243</c:v>
                </c:pt>
                <c:pt idx="1111">
                  <c:v>-5.7455912926573287</c:v>
                </c:pt>
                <c:pt idx="1112">
                  <c:v>-7.4649371829695079</c:v>
                </c:pt>
                <c:pt idx="1113">
                  <c:v>-8.9154925549495712</c:v>
                </c:pt>
                <c:pt idx="1114">
                  <c:v>-9.0673379084883567</c:v>
                </c:pt>
                <c:pt idx="1115">
                  <c:v>-7.1669566646122664</c:v>
                </c:pt>
                <c:pt idx="1116">
                  <c:v>-5.2059718843799825</c:v>
                </c:pt>
                <c:pt idx="1117">
                  <c:v>-4.936080104254545</c:v>
                </c:pt>
                <c:pt idx="1118">
                  <c:v>-6.5496491698491592</c:v>
                </c:pt>
                <c:pt idx="1119">
                  <c:v>-8.4475233857615333</c:v>
                </c:pt>
                <c:pt idx="1120">
                  <c:v>-8.6244605560998338</c:v>
                </c:pt>
                <c:pt idx="1121">
                  <c:v>-9.4244971465922927</c:v>
                </c:pt>
                <c:pt idx="1122">
                  <c:v>-11.049578986479128</c:v>
                </c:pt>
                <c:pt idx="1123">
                  <c:v>-12.471662564469252</c:v>
                </c:pt>
                <c:pt idx="1124">
                  <c:v>-14.267881946761067</c:v>
                </c:pt>
                <c:pt idx="1125">
                  <c:v>-16.057519556580512</c:v>
                </c:pt>
                <c:pt idx="1126">
                  <c:v>-16.753943411479977</c:v>
                </c:pt>
                <c:pt idx="1127">
                  <c:v>-14.547464693289006</c:v>
                </c:pt>
                <c:pt idx="1128">
                  <c:v>-8.8552960294688781</c:v>
                </c:pt>
                <c:pt idx="1129">
                  <c:v>-3.6557617899352954</c:v>
                </c:pt>
                <c:pt idx="1130">
                  <c:v>-4.272473965980482</c:v>
                </c:pt>
                <c:pt idx="1131">
                  <c:v>-11.835508003901241</c:v>
                </c:pt>
                <c:pt idx="1132">
                  <c:v>-26.098604319295216</c:v>
                </c:pt>
                <c:pt idx="1133">
                  <c:v>-37.425371831868219</c:v>
                </c:pt>
                <c:pt idx="1134">
                  <c:v>-37.442563343967322</c:v>
                </c:pt>
                <c:pt idx="1135">
                  <c:v>-34.242123630934422</c:v>
                </c:pt>
                <c:pt idx="1136">
                  <c:v>-29.725888615470527</c:v>
                </c:pt>
                <c:pt idx="1137">
                  <c:v>-23.319959956530063</c:v>
                </c:pt>
                <c:pt idx="1138">
                  <c:v>-16.970963944234928</c:v>
                </c:pt>
                <c:pt idx="1139">
                  <c:v>-11.805481815257258</c:v>
                </c:pt>
                <c:pt idx="1140">
                  <c:v>-9.3074503576636154</c:v>
                </c:pt>
                <c:pt idx="1141">
                  <c:v>-7.0494124536597713</c:v>
                </c:pt>
                <c:pt idx="1142">
                  <c:v>-5.5019285593634804</c:v>
                </c:pt>
                <c:pt idx="1143">
                  <c:v>-4.6596432575609166</c:v>
                </c:pt>
                <c:pt idx="1144">
                  <c:v>-3.9648888650255647</c:v>
                </c:pt>
                <c:pt idx="1145">
                  <c:v>-4.1891748296390343</c:v>
                </c:pt>
                <c:pt idx="1146">
                  <c:v>-4.3912697824210216</c:v>
                </c:pt>
                <c:pt idx="1147">
                  <c:v>-4.2977180262594521</c:v>
                </c:pt>
                <c:pt idx="1148">
                  <c:v>-3.4010696355763472</c:v>
                </c:pt>
                <c:pt idx="1149">
                  <c:v>-1.5848420731755981</c:v>
                </c:pt>
                <c:pt idx="1150">
                  <c:v>-3.7615372903282316E-3</c:v>
                </c:pt>
                <c:pt idx="1151">
                  <c:v>1.8364520298725071</c:v>
                </c:pt>
                <c:pt idx="1152">
                  <c:v>3.7211770981227117</c:v>
                </c:pt>
                <c:pt idx="1153">
                  <c:v>5.0795260153845625</c:v>
                </c:pt>
                <c:pt idx="1154">
                  <c:v>6.0053966331502284</c:v>
                </c:pt>
                <c:pt idx="1155">
                  <c:v>6.3752160395812156</c:v>
                </c:pt>
                <c:pt idx="1156">
                  <c:v>6.6420311434240835</c:v>
                </c:pt>
                <c:pt idx="1157">
                  <c:v>6.7684102594053668</c:v>
                </c:pt>
                <c:pt idx="1158">
                  <c:v>6.5098066009455158</c:v>
                </c:pt>
                <c:pt idx="1159">
                  <c:v>6.3630350852431032</c:v>
                </c:pt>
                <c:pt idx="1160">
                  <c:v>5.4628879426710961</c:v>
                </c:pt>
                <c:pt idx="1161">
                  <c:v>3.6953881400211519</c:v>
                </c:pt>
                <c:pt idx="1162">
                  <c:v>1.810796862775198</c:v>
                </c:pt>
                <c:pt idx="1163">
                  <c:v>-0.151211389906236</c:v>
                </c:pt>
                <c:pt idx="1164">
                  <c:v>-2.0186511049207048</c:v>
                </c:pt>
                <c:pt idx="1165">
                  <c:v>-4.4940986446632669</c:v>
                </c:pt>
                <c:pt idx="1166">
                  <c:v>-6.822350163320019</c:v>
                </c:pt>
                <c:pt idx="1167">
                  <c:v>-8.8634844814009561</c:v>
                </c:pt>
                <c:pt idx="1168">
                  <c:v>-11.237077373278016</c:v>
                </c:pt>
                <c:pt idx="1169">
                  <c:v>-10.91306626375942</c:v>
                </c:pt>
                <c:pt idx="1170">
                  <c:v>-10.378310747553796</c:v>
                </c:pt>
                <c:pt idx="1171">
                  <c:v>-10.519623469973212</c:v>
                </c:pt>
                <c:pt idx="1172">
                  <c:v>-7.0519937352390931</c:v>
                </c:pt>
                <c:pt idx="1173">
                  <c:v>-5.5677146959799773</c:v>
                </c:pt>
                <c:pt idx="1174">
                  <c:v>-5.7228988690347178</c:v>
                </c:pt>
                <c:pt idx="1175">
                  <c:v>-6.8273269126860123</c:v>
                </c:pt>
                <c:pt idx="1176">
                  <c:v>-9.5158605020871203</c:v>
                </c:pt>
                <c:pt idx="1177">
                  <c:v>-14.217514987940429</c:v>
                </c:pt>
                <c:pt idx="1178">
                  <c:v>-17.680462865564348</c:v>
                </c:pt>
                <c:pt idx="1179">
                  <c:v>-29.438793937190312</c:v>
                </c:pt>
                <c:pt idx="1180">
                  <c:v>-32.2365186776901</c:v>
                </c:pt>
                <c:pt idx="1181">
                  <c:v>-31.808693475748477</c:v>
                </c:pt>
                <c:pt idx="1182">
                  <c:v>-28.124898610512346</c:v>
                </c:pt>
                <c:pt idx="1183">
                  <c:v>-24.850375843419414</c:v>
                </c:pt>
                <c:pt idx="1184">
                  <c:v>-19.932898315641413</c:v>
                </c:pt>
                <c:pt idx="1185">
                  <c:v>-19.235160662778728</c:v>
                </c:pt>
                <c:pt idx="1186">
                  <c:v>-19.155830475398968</c:v>
                </c:pt>
                <c:pt idx="1187">
                  <c:v>-21.191629313416147</c:v>
                </c:pt>
                <c:pt idx="1188">
                  <c:v>-22.769466517788132</c:v>
                </c:pt>
                <c:pt idx="1189">
                  <c:v>-20.38760759229956</c:v>
                </c:pt>
                <c:pt idx="1190">
                  <c:v>-17.65593791765734</c:v>
                </c:pt>
                <c:pt idx="1191">
                  <c:v>-16.254625103823237</c:v>
                </c:pt>
                <c:pt idx="1192">
                  <c:v>-13.664447293428024</c:v>
                </c:pt>
                <c:pt idx="1193">
                  <c:v>-12.233037128126256</c:v>
                </c:pt>
                <c:pt idx="1194">
                  <c:v>-11.403403013292442</c:v>
                </c:pt>
                <c:pt idx="1195">
                  <c:v>-11.269903067186728</c:v>
                </c:pt>
                <c:pt idx="1196">
                  <c:v>-11.165928514858688</c:v>
                </c:pt>
                <c:pt idx="1197">
                  <c:v>-10.479764700073394</c:v>
                </c:pt>
                <c:pt idx="1198">
                  <c:v>-10.177289004182784</c:v>
                </c:pt>
                <c:pt idx="1199">
                  <c:v>-9.0627961041830698</c:v>
                </c:pt>
                <c:pt idx="1200">
                  <c:v>-7.0293283147785193</c:v>
                </c:pt>
                <c:pt idx="1201">
                  <c:v>-4.986941412469883</c:v>
                </c:pt>
                <c:pt idx="1202">
                  <c:v>-3.3227539882319275</c:v>
                </c:pt>
                <c:pt idx="1203">
                  <c:v>-2.2530992347761947</c:v>
                </c:pt>
                <c:pt idx="1204">
                  <c:v>-2.839720914907633</c:v>
                </c:pt>
                <c:pt idx="1205">
                  <c:v>-4.971112932561053</c:v>
                </c:pt>
                <c:pt idx="1206">
                  <c:v>-6.0454389578761578</c:v>
                </c:pt>
                <c:pt idx="1207">
                  <c:v>-6.6622775337732225</c:v>
                </c:pt>
                <c:pt idx="1208">
                  <c:v>-6.2081842586071243</c:v>
                </c:pt>
                <c:pt idx="1209">
                  <c:v>-5.2418782400072024</c:v>
                </c:pt>
                <c:pt idx="1210">
                  <c:v>-4.2281900590237074</c:v>
                </c:pt>
                <c:pt idx="1211">
                  <c:v>-4.3191094003664938</c:v>
                </c:pt>
                <c:pt idx="1212">
                  <c:v>-6.5487015028548363</c:v>
                </c:pt>
                <c:pt idx="1213">
                  <c:v>-10.952066630502507</c:v>
                </c:pt>
                <c:pt idx="1214">
                  <c:v>-13.270120431369914</c:v>
                </c:pt>
                <c:pt idx="1215">
                  <c:v>-11.793145885556509</c:v>
                </c:pt>
                <c:pt idx="1216">
                  <c:v>-6.2791962060273763</c:v>
                </c:pt>
                <c:pt idx="1217">
                  <c:v>-1.0573993462822358</c:v>
                </c:pt>
                <c:pt idx="1218">
                  <c:v>-0.73830901679910355</c:v>
                </c:pt>
                <c:pt idx="1219">
                  <c:v>-6.423372622225318</c:v>
                </c:pt>
                <c:pt idx="1220">
                  <c:v>-22.054868675146196</c:v>
                </c:pt>
                <c:pt idx="1221">
                  <c:v>-40.217820973346228</c:v>
                </c:pt>
                <c:pt idx="1222">
                  <c:v>-48.162973406866044</c:v>
                </c:pt>
                <c:pt idx="1223">
                  <c:v>-47.622222741326354</c:v>
                </c:pt>
                <c:pt idx="1224">
                  <c:v>-41.272048617040163</c:v>
                </c:pt>
                <c:pt idx="1225">
                  <c:v>-31.993387075259047</c:v>
                </c:pt>
                <c:pt idx="1226">
                  <c:v>-26.80979840351613</c:v>
                </c:pt>
                <c:pt idx="1227">
                  <c:v>-23.11822062080007</c:v>
                </c:pt>
                <c:pt idx="1228">
                  <c:v>-18.08214394498599</c:v>
                </c:pt>
                <c:pt idx="1229">
                  <c:v>-13.874150631911462</c:v>
                </c:pt>
                <c:pt idx="1230">
                  <c:v>-12.059983356724301</c:v>
                </c:pt>
                <c:pt idx="1231">
                  <c:v>-10.664983064546094</c:v>
                </c:pt>
                <c:pt idx="1232">
                  <c:v>-8.1848029659190527</c:v>
                </c:pt>
                <c:pt idx="1233">
                  <c:v>-6.2007348222664902</c:v>
                </c:pt>
                <c:pt idx="1234">
                  <c:v>-4.2612768296134407</c:v>
                </c:pt>
                <c:pt idx="1235">
                  <c:v>-2.7894868365386545</c:v>
                </c:pt>
                <c:pt idx="1236">
                  <c:v>-1.7883469103637033</c:v>
                </c:pt>
                <c:pt idx="1237">
                  <c:v>-1.1606467321863185</c:v>
                </c:pt>
                <c:pt idx="1238">
                  <c:v>-0.97354402543000274</c:v>
                </c:pt>
                <c:pt idx="1239">
                  <c:v>-0.96455807647372349</c:v>
                </c:pt>
                <c:pt idx="1240">
                  <c:v>-0.54884436428467898</c:v>
                </c:pt>
                <c:pt idx="1241">
                  <c:v>6.9662782747327429E-2</c:v>
                </c:pt>
                <c:pt idx="1242">
                  <c:v>1.5337574830386651</c:v>
                </c:pt>
                <c:pt idx="1243">
                  <c:v>3.2449676346421006</c:v>
                </c:pt>
                <c:pt idx="1244">
                  <c:v>5.3283526962361032</c:v>
                </c:pt>
                <c:pt idx="1245">
                  <c:v>7.2229575956005299</c:v>
                </c:pt>
                <c:pt idx="1246">
                  <c:v>8.0532867934846166</c:v>
                </c:pt>
                <c:pt idx="1247">
                  <c:v>7.9798810324473743</c:v>
                </c:pt>
                <c:pt idx="1248">
                  <c:v>7.2118843285388374</c:v>
                </c:pt>
                <c:pt idx="1249">
                  <c:v>6.5969739052811081</c:v>
                </c:pt>
                <c:pt idx="1250">
                  <c:v>5.796371408036781</c:v>
                </c:pt>
                <c:pt idx="1251">
                  <c:v>5.4254411945730636</c:v>
                </c:pt>
                <c:pt idx="1252">
                  <c:v>5.376453697886145</c:v>
                </c:pt>
                <c:pt idx="1253">
                  <c:v>4.868927372162716</c:v>
                </c:pt>
                <c:pt idx="1254">
                  <c:v>4.029084511191674</c:v>
                </c:pt>
                <c:pt idx="1255">
                  <c:v>2.732652603935489</c:v>
                </c:pt>
                <c:pt idx="1256">
                  <c:v>1.1754151369593393</c:v>
                </c:pt>
                <c:pt idx="1257">
                  <c:v>-0.51900084731928164</c:v>
                </c:pt>
                <c:pt idx="1258">
                  <c:v>-1.8397632757552753</c:v>
                </c:pt>
                <c:pt idx="1259">
                  <c:v>-3.2085511247050871</c:v>
                </c:pt>
                <c:pt idx="1260">
                  <c:v>-5.1026095078543277</c:v>
                </c:pt>
                <c:pt idx="1261">
                  <c:v>-7.2546051790592374</c:v>
                </c:pt>
                <c:pt idx="1262">
                  <c:v>-7.9674151888469193</c:v>
                </c:pt>
                <c:pt idx="1263">
                  <c:v>-4.6623491154457746</c:v>
                </c:pt>
                <c:pt idx="1264">
                  <c:v>-3.1336143971690338</c:v>
                </c:pt>
                <c:pt idx="1265">
                  <c:v>-1.483839561057217</c:v>
                </c:pt>
                <c:pt idx="1266">
                  <c:v>-0.92024895546510843</c:v>
                </c:pt>
                <c:pt idx="1267">
                  <c:v>-3.3111429936790531</c:v>
                </c:pt>
                <c:pt idx="1268">
                  <c:v>-7.844015074467122</c:v>
                </c:pt>
                <c:pt idx="1269">
                  <c:v>-18.299665129572993</c:v>
                </c:pt>
                <c:pt idx="1270">
                  <c:v>-25.617922502334515</c:v>
                </c:pt>
                <c:pt idx="1271">
                  <c:v>-30.216893407234178</c:v>
                </c:pt>
                <c:pt idx="1272">
                  <c:v>-32.631756591122851</c:v>
                </c:pt>
                <c:pt idx="1273">
                  <c:v>-33.438120338168652</c:v>
                </c:pt>
                <c:pt idx="1274">
                  <c:v>-30.034673806441688</c:v>
                </c:pt>
                <c:pt idx="1275">
                  <c:v>-26.564692208913758</c:v>
                </c:pt>
                <c:pt idx="1276">
                  <c:v>-20.976899721171204</c:v>
                </c:pt>
                <c:pt idx="1277">
                  <c:v>-20.968571934138147</c:v>
                </c:pt>
                <c:pt idx="1278">
                  <c:v>-20.402229209018042</c:v>
                </c:pt>
                <c:pt idx="1279">
                  <c:v>-22.347824552300185</c:v>
                </c:pt>
                <c:pt idx="1280">
                  <c:v>-23.276173110680247</c:v>
                </c:pt>
                <c:pt idx="1281">
                  <c:v>-20.563147177753944</c:v>
                </c:pt>
                <c:pt idx="1282">
                  <c:v>-17.862969966206222</c:v>
                </c:pt>
                <c:pt idx="1283">
                  <c:v>-15.595151024950898</c:v>
                </c:pt>
                <c:pt idx="1284">
                  <c:v>-13.226177716935478</c:v>
                </c:pt>
                <c:pt idx="1285">
                  <c:v>-11.646474474702577</c:v>
                </c:pt>
                <c:pt idx="1286">
                  <c:v>-10.546634598012293</c:v>
                </c:pt>
                <c:pt idx="1287">
                  <c:v>-10.510037569101806</c:v>
                </c:pt>
                <c:pt idx="1288">
                  <c:v>-10.75866820650098</c:v>
                </c:pt>
                <c:pt idx="1289">
                  <c:v>-10.446340376728163</c:v>
                </c:pt>
                <c:pt idx="1290">
                  <c:v>-9.8498089012536418</c:v>
                </c:pt>
                <c:pt idx="1291">
                  <c:v>-8.7958909076547265</c:v>
                </c:pt>
                <c:pt idx="1292">
                  <c:v>-7.4670239819142621</c:v>
                </c:pt>
                <c:pt idx="1293">
                  <c:v>-6.0097982928209515</c:v>
                </c:pt>
                <c:pt idx="1294">
                  <c:v>-5.5769273761851323</c:v>
                </c:pt>
                <c:pt idx="1295">
                  <c:v>-6.8480122627435112</c:v>
                </c:pt>
                <c:pt idx="1296">
                  <c:v>-8.7536987186475645</c:v>
                </c:pt>
                <c:pt idx="1297">
                  <c:v>-10.085980552545356</c:v>
                </c:pt>
                <c:pt idx="1298">
                  <c:v>-9.866490981683258</c:v>
                </c:pt>
                <c:pt idx="1299">
                  <c:v>-8.4146586197704494</c:v>
                </c:pt>
                <c:pt idx="1300">
                  <c:v>-6.2345092432949487</c:v>
                </c:pt>
                <c:pt idx="1301">
                  <c:v>-4.2289325840780094</c:v>
                </c:pt>
                <c:pt idx="1302">
                  <c:v>-4.8863528076107849</c:v>
                </c:pt>
                <c:pt idx="1303">
                  <c:v>-7.7104623276771447</c:v>
                </c:pt>
                <c:pt idx="1304">
                  <c:v>-7.9695739712531894</c:v>
                </c:pt>
                <c:pt idx="1305">
                  <c:v>-5.8184002607431857</c:v>
                </c:pt>
                <c:pt idx="1306">
                  <c:v>-3.4689007825282956</c:v>
                </c:pt>
                <c:pt idx="1307">
                  <c:v>-1.856249873437908</c:v>
                </c:pt>
                <c:pt idx="1308">
                  <c:v>-1.1190478619143498</c:v>
                </c:pt>
                <c:pt idx="1309">
                  <c:v>-1.5875939759447808</c:v>
                </c:pt>
                <c:pt idx="1310">
                  <c:v>-5.9652014291376991</c:v>
                </c:pt>
                <c:pt idx="1311">
                  <c:v>-7.9659740811081949</c:v>
                </c:pt>
                <c:pt idx="1312">
                  <c:v>-11.517588407172026</c:v>
                </c:pt>
                <c:pt idx="1313">
                  <c:v>-15.357983321492757</c:v>
                </c:pt>
                <c:pt idx="1314">
                  <c:v>-19.101121291169086</c:v>
                </c:pt>
                <c:pt idx="1315">
                  <c:v>-22.848428462567497</c:v>
                </c:pt>
                <c:pt idx="1316">
                  <c:v>-27.900428980227307</c:v>
                </c:pt>
                <c:pt idx="1317">
                  <c:v>-32.800780567397531</c:v>
                </c:pt>
                <c:pt idx="1318">
                  <c:v>-32.680366571924317</c:v>
                </c:pt>
                <c:pt idx="1319">
                  <c:v>-26.626149451705224</c:v>
                </c:pt>
                <c:pt idx="1320">
                  <c:v>-19.576387537840116</c:v>
                </c:pt>
                <c:pt idx="1321">
                  <c:v>-13.780474662731185</c:v>
                </c:pt>
                <c:pt idx="1322">
                  <c:v>-9.9837369740298136</c:v>
                </c:pt>
                <c:pt idx="1323">
                  <c:v>-6.5554250184649474</c:v>
                </c:pt>
                <c:pt idx="1324">
                  <c:v>-5.3084708120440034</c:v>
                </c:pt>
                <c:pt idx="1325">
                  <c:v>-5.1712775326436908</c:v>
                </c:pt>
                <c:pt idx="1326">
                  <c:v>-4.6892713026297184</c:v>
                </c:pt>
                <c:pt idx="1327">
                  <c:v>-4.3434131583482412</c:v>
                </c:pt>
                <c:pt idx="1328">
                  <c:v>-3.7087345933177218</c:v>
                </c:pt>
                <c:pt idx="1329">
                  <c:v>-2.9177504108940004</c:v>
                </c:pt>
                <c:pt idx="1330">
                  <c:v>-1.4609993835914374</c:v>
                </c:pt>
                <c:pt idx="1331">
                  <c:v>0.1658206560114806</c:v>
                </c:pt>
                <c:pt idx="1332">
                  <c:v>1.5273314040739785</c:v>
                </c:pt>
                <c:pt idx="1333">
                  <c:v>3.0063968451650895</c:v>
                </c:pt>
                <c:pt idx="1334">
                  <c:v>4.2849899665612785</c:v>
                </c:pt>
                <c:pt idx="1335">
                  <c:v>5.4736393802233234</c:v>
                </c:pt>
                <c:pt idx="1336">
                  <c:v>6.6953406466424497</c:v>
                </c:pt>
                <c:pt idx="1337">
                  <c:v>7.6516795721626432</c:v>
                </c:pt>
                <c:pt idx="1338">
                  <c:v>7.8163800472156577</c:v>
                </c:pt>
                <c:pt idx="1339">
                  <c:v>7.3665998955653826</c:v>
                </c:pt>
                <c:pt idx="1340">
                  <c:v>6.1515922830369618</c:v>
                </c:pt>
                <c:pt idx="1341">
                  <c:v>4.2945501782657187</c:v>
                </c:pt>
                <c:pt idx="1342">
                  <c:v>1.7355725739838797</c:v>
                </c:pt>
                <c:pt idx="1343">
                  <c:v>-1.2112683079448312</c:v>
                </c:pt>
                <c:pt idx="1344">
                  <c:v>-3.6780565973154165</c:v>
                </c:pt>
                <c:pt idx="1345">
                  <c:v>-5.5602687751836362</c:v>
                </c:pt>
                <c:pt idx="1346">
                  <c:v>-8.2786343760307357</c:v>
                </c:pt>
                <c:pt idx="1347">
                  <c:v>-7.4659518465005617</c:v>
                </c:pt>
                <c:pt idx="1348">
                  <c:v>-6.5540691015048607</c:v>
                </c:pt>
                <c:pt idx="1349">
                  <c:v>-6.4721818188467175</c:v>
                </c:pt>
                <c:pt idx="1350">
                  <c:v>-6.6884496388133812</c:v>
                </c:pt>
                <c:pt idx="1351">
                  <c:v>-6.7434756267745977</c:v>
                </c:pt>
                <c:pt idx="1352">
                  <c:v>-7.6880414452852293</c:v>
                </c:pt>
                <c:pt idx="1353">
                  <c:v>-11.493470630382227</c:v>
                </c:pt>
                <c:pt idx="1354">
                  <c:v>-15.983719786207233</c:v>
                </c:pt>
                <c:pt idx="1355">
                  <c:v>-22.419572647823191</c:v>
                </c:pt>
                <c:pt idx="1356">
                  <c:v>-23.032649461595234</c:v>
                </c:pt>
                <c:pt idx="1357">
                  <c:v>-20.137753960782273</c:v>
                </c:pt>
                <c:pt idx="1358">
                  <c:v>-19.219581510010837</c:v>
                </c:pt>
                <c:pt idx="1359">
                  <c:v>-17.843313829836728</c:v>
                </c:pt>
                <c:pt idx="1360">
                  <c:v>-16.319245821378395</c:v>
                </c:pt>
                <c:pt idx="1361">
                  <c:v>-17.50610115689755</c:v>
                </c:pt>
                <c:pt idx="1362">
                  <c:v>-19.15782725886168</c:v>
                </c:pt>
                <c:pt idx="1363">
                  <c:v>-21.05997711654361</c:v>
                </c:pt>
                <c:pt idx="1364">
                  <c:v>-23.380412053379956</c:v>
                </c:pt>
                <c:pt idx="1365">
                  <c:v>-23.989122055826833</c:v>
                </c:pt>
                <c:pt idx="1366">
                  <c:v>-21.903540473678387</c:v>
                </c:pt>
                <c:pt idx="1367">
                  <c:v>-18.907251712532783</c:v>
                </c:pt>
                <c:pt idx="1368">
                  <c:v>-16.617302424103784</c:v>
                </c:pt>
                <c:pt idx="1369">
                  <c:v>-12.762951923508171</c:v>
                </c:pt>
                <c:pt idx="1370">
                  <c:v>-10.142632682828731</c:v>
                </c:pt>
                <c:pt idx="1371">
                  <c:v>-10.255801882318318</c:v>
                </c:pt>
                <c:pt idx="1372">
                  <c:v>-10.971162960864056</c:v>
                </c:pt>
                <c:pt idx="1373">
                  <c:v>-10.724298498830851</c:v>
                </c:pt>
                <c:pt idx="1374">
                  <c:v>-9.8472030951940255</c:v>
                </c:pt>
                <c:pt idx="1375">
                  <c:v>-8.4282925420741304</c:v>
                </c:pt>
                <c:pt idx="1376">
                  <c:v>-6.8693032625358201</c:v>
                </c:pt>
                <c:pt idx="1377">
                  <c:v>-5.9542949714652158</c:v>
                </c:pt>
                <c:pt idx="1378">
                  <c:v>-6.27235257091378</c:v>
                </c:pt>
                <c:pt idx="1379">
                  <c:v>-6.9251236547655042</c:v>
                </c:pt>
                <c:pt idx="1380">
                  <c:v>-6.7885816349616208</c:v>
                </c:pt>
                <c:pt idx="1381">
                  <c:v>-6.1295028377748038</c:v>
                </c:pt>
                <c:pt idx="1382">
                  <c:v>-5.2778634016932813</c:v>
                </c:pt>
                <c:pt idx="1383">
                  <c:v>-4.2623622677873154</c:v>
                </c:pt>
                <c:pt idx="1384">
                  <c:v>-3.9091551115573742</c:v>
                </c:pt>
                <c:pt idx="1385">
                  <c:v>-4.4773127118111553</c:v>
                </c:pt>
                <c:pt idx="1386">
                  <c:v>-5.9300759655488724</c:v>
                </c:pt>
                <c:pt idx="1387">
                  <c:v>-6.9871949407736196</c:v>
                </c:pt>
                <c:pt idx="1388">
                  <c:v>-6.4490740040558743</c:v>
                </c:pt>
                <c:pt idx="1389">
                  <c:v>-6.9043768560093879</c:v>
                </c:pt>
                <c:pt idx="1390">
                  <c:v>-9.1221022519324944</c:v>
                </c:pt>
                <c:pt idx="1391">
                  <c:v>-13.013396901128166</c:v>
                </c:pt>
                <c:pt idx="1392">
                  <c:v>-15.799916445148563</c:v>
                </c:pt>
                <c:pt idx="1393">
                  <c:v>-18.328990136899314</c:v>
                </c:pt>
                <c:pt idx="1394">
                  <c:v>-20.937563027316088</c:v>
                </c:pt>
                <c:pt idx="1395">
                  <c:v>-22.563752817249952</c:v>
                </c:pt>
                <c:pt idx="1396">
                  <c:v>-16.535214537533609</c:v>
                </c:pt>
                <c:pt idx="1397">
                  <c:v>-4.4069752031209202</c:v>
                </c:pt>
                <c:pt idx="1398">
                  <c:v>1.170351315002836E-2</c:v>
                </c:pt>
                <c:pt idx="1399">
                  <c:v>-8.575345899996714</c:v>
                </c:pt>
                <c:pt idx="1400">
                  <c:v>-21.952272936561243</c:v>
                </c:pt>
                <c:pt idx="1401">
                  <c:v>-33.749127977784276</c:v>
                </c:pt>
                <c:pt idx="1402">
                  <c:v>-44.042582169634109</c:v>
                </c:pt>
                <c:pt idx="1403">
                  <c:v>-47.221273774866262</c:v>
                </c:pt>
                <c:pt idx="1404">
                  <c:v>-40.652053846492336</c:v>
                </c:pt>
                <c:pt idx="1405">
                  <c:v>-29.081485537207683</c:v>
                </c:pt>
                <c:pt idx="1406">
                  <c:v>-22.196434746148881</c:v>
                </c:pt>
                <c:pt idx="1407">
                  <c:v>-16.447897998265077</c:v>
                </c:pt>
                <c:pt idx="1408">
                  <c:v>-10.45363054373515</c:v>
                </c:pt>
                <c:pt idx="1409">
                  <c:v>-6.4005335034864679</c:v>
                </c:pt>
                <c:pt idx="1410">
                  <c:v>-4.0376712962646515</c:v>
                </c:pt>
                <c:pt idx="1411">
                  <c:v>-2.8032011932429062</c:v>
                </c:pt>
                <c:pt idx="1412">
                  <c:v>-3.1677766411884347</c:v>
                </c:pt>
                <c:pt idx="1413">
                  <c:v>-3.8667984272937428</c:v>
                </c:pt>
                <c:pt idx="1414">
                  <c:v>-4.8503867160370726</c:v>
                </c:pt>
                <c:pt idx="1415">
                  <c:v>-4.2023530209481255</c:v>
                </c:pt>
                <c:pt idx="1416">
                  <c:v>-1.9856788729362842</c:v>
                </c:pt>
                <c:pt idx="1417">
                  <c:v>0.88736918282616095</c:v>
                </c:pt>
                <c:pt idx="1418">
                  <c:v>4.2661085315916596</c:v>
                </c:pt>
                <c:pt idx="1419">
                  <c:v>7.7190340529759682</c:v>
                </c:pt>
                <c:pt idx="1420">
                  <c:v>10.494578082808818</c:v>
                </c:pt>
                <c:pt idx="1421">
                  <c:v>12.621824982565338</c:v>
                </c:pt>
                <c:pt idx="1422">
                  <c:v>13.539116794565134</c:v>
                </c:pt>
                <c:pt idx="1423">
                  <c:v>13.681288436640987</c:v>
                </c:pt>
                <c:pt idx="1424">
                  <c:v>13.211486935940124</c:v>
                </c:pt>
                <c:pt idx="1425">
                  <c:v>12.341204215876992</c:v>
                </c:pt>
                <c:pt idx="1426">
                  <c:v>11.072409295461419</c:v>
                </c:pt>
                <c:pt idx="1427">
                  <c:v>10.046083286448971</c:v>
                </c:pt>
                <c:pt idx="1428">
                  <c:v>8.4246062568080795</c:v>
                </c:pt>
                <c:pt idx="1429">
                  <c:v>6.7923968593205863</c:v>
                </c:pt>
                <c:pt idx="1430">
                  <c:v>5.6618848786553251</c:v>
                </c:pt>
                <c:pt idx="1431">
                  <c:v>3.9906395752278536</c:v>
                </c:pt>
                <c:pt idx="1432">
                  <c:v>2.4810942752426999</c:v>
                </c:pt>
                <c:pt idx="1433">
                  <c:v>0.94788568372805182</c:v>
                </c:pt>
                <c:pt idx="1434">
                  <c:v>-3.0235350400129823E-2</c:v>
                </c:pt>
                <c:pt idx="1435">
                  <c:v>-0.79489347234084906</c:v>
                </c:pt>
                <c:pt idx="1436">
                  <c:v>-1.4071775495452956</c:v>
                </c:pt>
                <c:pt idx="1437">
                  <c:v>-0.37197154533897475</c:v>
                </c:pt>
                <c:pt idx="1438">
                  <c:v>1.2151685555255203</c:v>
                </c:pt>
                <c:pt idx="1439">
                  <c:v>1.2283834968822502</c:v>
                </c:pt>
                <c:pt idx="1440">
                  <c:v>9.3748555048901158E-2</c:v>
                </c:pt>
                <c:pt idx="1441">
                  <c:v>-0.64412388756189132</c:v>
                </c:pt>
                <c:pt idx="1442">
                  <c:v>-1.8276979383868452</c:v>
                </c:pt>
                <c:pt idx="1443">
                  <c:v>-2.9521433697988217</c:v>
                </c:pt>
                <c:pt idx="1444">
                  <c:v>-8.5420350785644672</c:v>
                </c:pt>
                <c:pt idx="1445">
                  <c:v>-13.011018909298318</c:v>
                </c:pt>
                <c:pt idx="1446">
                  <c:v>-17.190456993940266</c:v>
                </c:pt>
                <c:pt idx="1447">
                  <c:v>-24.50311124375601</c:v>
                </c:pt>
                <c:pt idx="1448">
                  <c:v>-33.899716875714823</c:v>
                </c:pt>
                <c:pt idx="1449">
                  <c:v>-36.614924504182376</c:v>
                </c:pt>
                <c:pt idx="1450">
                  <c:v>-36.124162201512398</c:v>
                </c:pt>
                <c:pt idx="1451">
                  <c:v>-32.10929469342809</c:v>
                </c:pt>
                <c:pt idx="1452">
                  <c:v>-34.263808909039327</c:v>
                </c:pt>
                <c:pt idx="1453">
                  <c:v>-32.614463105656526</c:v>
                </c:pt>
                <c:pt idx="1454">
                  <c:v>-25.642079684844745</c:v>
                </c:pt>
                <c:pt idx="1455">
                  <c:v>-19.295325356864225</c:v>
                </c:pt>
                <c:pt idx="1456">
                  <c:v>-19.430455548591755</c:v>
                </c:pt>
                <c:pt idx="1457">
                  <c:v>-20.52902274938355</c:v>
                </c:pt>
                <c:pt idx="1458">
                  <c:v>-20.603957381438409</c:v>
                </c:pt>
                <c:pt idx="1459">
                  <c:v>-18.929231300727828</c:v>
                </c:pt>
                <c:pt idx="1460">
                  <c:v>-16.030587929098989</c:v>
                </c:pt>
                <c:pt idx="1461">
                  <c:v>-15.298259955320042</c:v>
                </c:pt>
                <c:pt idx="1462">
                  <c:v>-15.942184129830673</c:v>
                </c:pt>
                <c:pt idx="1463">
                  <c:v>-16.412695909934722</c:v>
                </c:pt>
                <c:pt idx="1464">
                  <c:v>-17.333762774495511</c:v>
                </c:pt>
                <c:pt idx="1465">
                  <c:v>-17.649622017065816</c:v>
                </c:pt>
                <c:pt idx="1466">
                  <c:v>-16.541479201707734</c:v>
                </c:pt>
                <c:pt idx="1467">
                  <c:v>-14.419442991238705</c:v>
                </c:pt>
                <c:pt idx="1468">
                  <c:v>-11.996359371204381</c:v>
                </c:pt>
                <c:pt idx="1469">
                  <c:v>-10.424425458955033</c:v>
                </c:pt>
                <c:pt idx="1470">
                  <c:v>-9.8901550181142728</c:v>
                </c:pt>
                <c:pt idx="1471">
                  <c:v>-10.456191671515926</c:v>
                </c:pt>
                <c:pt idx="1472">
                  <c:v>-11.133577091973516</c:v>
                </c:pt>
                <c:pt idx="1473">
                  <c:v>-10.286234109008582</c:v>
                </c:pt>
                <c:pt idx="1474">
                  <c:v>-9.1676636032927732</c:v>
                </c:pt>
                <c:pt idx="1475">
                  <c:v>-7.6826854896531387</c:v>
                </c:pt>
                <c:pt idx="1476">
                  <c:v>-6.2408897277785895</c:v>
                </c:pt>
                <c:pt idx="1477">
                  <c:v>-5.9630864135224684</c:v>
                </c:pt>
                <c:pt idx="1478">
                  <c:v>-7.8758415184101072</c:v>
                </c:pt>
                <c:pt idx="1479">
                  <c:v>-11.360549524058419</c:v>
                </c:pt>
                <c:pt idx="1480">
                  <c:v>-13.922447056335953</c:v>
                </c:pt>
                <c:pt idx="1481">
                  <c:v>-13.883355183520361</c:v>
                </c:pt>
                <c:pt idx="1482">
                  <c:v>-13.528725104563055</c:v>
                </c:pt>
                <c:pt idx="1483">
                  <c:v>-12.657395121025393</c:v>
                </c:pt>
                <c:pt idx="1484">
                  <c:v>-12.649230026399787</c:v>
                </c:pt>
                <c:pt idx="1485">
                  <c:v>-12.386489601408831</c:v>
                </c:pt>
                <c:pt idx="1486">
                  <c:v>-11.050329419616174</c:v>
                </c:pt>
                <c:pt idx="1487">
                  <c:v>-19.922464990363093</c:v>
                </c:pt>
                <c:pt idx="1488">
                  <c:v>-35.924642593054735</c:v>
                </c:pt>
                <c:pt idx="1489">
                  <c:v>-44.62934073947558</c:v>
                </c:pt>
                <c:pt idx="1490">
                  <c:v>-46.80579682429898</c:v>
                </c:pt>
                <c:pt idx="1491">
                  <c:v>-48.386849532919754</c:v>
                </c:pt>
                <c:pt idx="1492">
                  <c:v>-44.387983861217201</c:v>
                </c:pt>
                <c:pt idx="1493">
                  <c:v>-34.621665820798221</c:v>
                </c:pt>
                <c:pt idx="1494">
                  <c:v>-23.259311808443162</c:v>
                </c:pt>
                <c:pt idx="1495">
                  <c:v>-14.316451431733761</c:v>
                </c:pt>
                <c:pt idx="1496">
                  <c:v>-8.5722568803151518</c:v>
                </c:pt>
                <c:pt idx="1497">
                  <c:v>-7.0158686350224793</c:v>
                </c:pt>
                <c:pt idx="1498">
                  <c:v>-5.9295779868049872</c:v>
                </c:pt>
                <c:pt idx="1499">
                  <c:v>-5.4558461798400906</c:v>
                </c:pt>
                <c:pt idx="1500">
                  <c:v>-5.858637311342263</c:v>
                </c:pt>
                <c:pt idx="1501">
                  <c:v>-5.5775014719665927</c:v>
                </c:pt>
                <c:pt idx="1502">
                  <c:v>-5.1225865431083282</c:v>
                </c:pt>
                <c:pt idx="1503">
                  <c:v>-4.8063845081046557</c:v>
                </c:pt>
                <c:pt idx="1504">
                  <c:v>-4.3233163927978602</c:v>
                </c:pt>
                <c:pt idx="1505">
                  <c:v>-3.6479617842868159</c:v>
                </c:pt>
                <c:pt idx="1506">
                  <c:v>-2.9851995169716399</c:v>
                </c:pt>
                <c:pt idx="1507">
                  <c:v>-2.3991855193095954</c:v>
                </c:pt>
                <c:pt idx="1508">
                  <c:v>-1.859006284415337</c:v>
                </c:pt>
                <c:pt idx="1509">
                  <c:v>-1.3450742858255724</c:v>
                </c:pt>
                <c:pt idx="1510">
                  <c:v>-1.0508685098682686</c:v>
                </c:pt>
                <c:pt idx="1511">
                  <c:v>-0.93316890924625073</c:v>
                </c:pt>
                <c:pt idx="1512">
                  <c:v>-1.0541678706594133</c:v>
                </c:pt>
                <c:pt idx="1513">
                  <c:v>-1.694297773602051</c:v>
                </c:pt>
                <c:pt idx="1514">
                  <c:v>-2.7535923658203396</c:v>
                </c:pt>
                <c:pt idx="1515">
                  <c:v>-4.2155249173042062</c:v>
                </c:pt>
                <c:pt idx="1516">
                  <c:v>-5.8527189140670917</c:v>
                </c:pt>
                <c:pt idx="1517">
                  <c:v>-7.2599081873355997</c:v>
                </c:pt>
                <c:pt idx="1518">
                  <c:v>-8.1025929730141559</c:v>
                </c:pt>
                <c:pt idx="1519">
                  <c:v>-7.575446408145373</c:v>
                </c:pt>
                <c:pt idx="1520">
                  <c:v>-7.0393802062899589</c:v>
                </c:pt>
                <c:pt idx="1521">
                  <c:v>-5.1626316428320465</c:v>
                </c:pt>
                <c:pt idx="1522">
                  <c:v>-1.3750046803023765</c:v>
                </c:pt>
                <c:pt idx="1523">
                  <c:v>-0.16406905582523187</c:v>
                </c:pt>
                <c:pt idx="1524">
                  <c:v>0.7084613964103027</c:v>
                </c:pt>
                <c:pt idx="1525">
                  <c:v>0.23131005958748016</c:v>
                </c:pt>
                <c:pt idx="1526">
                  <c:v>-0.77775613786170361</c:v>
                </c:pt>
                <c:pt idx="1527">
                  <c:v>-3.4405057259043899</c:v>
                </c:pt>
                <c:pt idx="1528">
                  <c:v>-6.9034896113894941</c:v>
                </c:pt>
                <c:pt idx="1529">
                  <c:v>-14.494046389931075</c:v>
                </c:pt>
                <c:pt idx="1530">
                  <c:v>-14.960041818092254</c:v>
                </c:pt>
                <c:pt idx="1531">
                  <c:v>-13.565879869416202</c:v>
                </c:pt>
                <c:pt idx="1532">
                  <c:v>-16.815653897473577</c:v>
                </c:pt>
                <c:pt idx="1533">
                  <c:v>-20.275365355133555</c:v>
                </c:pt>
                <c:pt idx="1534">
                  <c:v>-21.640641663415394</c:v>
                </c:pt>
                <c:pt idx="1535">
                  <c:v>-27.96187665485024</c:v>
                </c:pt>
                <c:pt idx="1536">
                  <c:v>-31.10292827742126</c:v>
                </c:pt>
                <c:pt idx="1537">
                  <c:v>-30.435263202179311</c:v>
                </c:pt>
                <c:pt idx="1538">
                  <c:v>-29.16827190235788</c:v>
                </c:pt>
                <c:pt idx="1539">
                  <c:v>-25.260671634199181</c:v>
                </c:pt>
                <c:pt idx="1540">
                  <c:v>-20.740089452737539</c:v>
                </c:pt>
                <c:pt idx="1541">
                  <c:v>-21.639601105662063</c:v>
                </c:pt>
                <c:pt idx="1542">
                  <c:v>-21.255568312585414</c:v>
                </c:pt>
                <c:pt idx="1543">
                  <c:v>-19.377456808109912</c:v>
                </c:pt>
                <c:pt idx="1544">
                  <c:v>-18.589697483008365</c:v>
                </c:pt>
                <c:pt idx="1545">
                  <c:v>-17.295457237578997</c:v>
                </c:pt>
                <c:pt idx="1546">
                  <c:v>-17.45643059383648</c:v>
                </c:pt>
                <c:pt idx="1547">
                  <c:v>-17.287540542345127</c:v>
                </c:pt>
                <c:pt idx="1548">
                  <c:v>-16.660797698189462</c:v>
                </c:pt>
                <c:pt idx="1549">
                  <c:v>-16.153085545609841</c:v>
                </c:pt>
                <c:pt idx="1550">
                  <c:v>-15.77510344562347</c:v>
                </c:pt>
                <c:pt idx="1551">
                  <c:v>-15.993602388502739</c:v>
                </c:pt>
                <c:pt idx="1552">
                  <c:v>-15.779705490450661</c:v>
                </c:pt>
                <c:pt idx="1553">
                  <c:v>-15.487068715472876</c:v>
                </c:pt>
                <c:pt idx="1554">
                  <c:v>-14.95809919075943</c:v>
                </c:pt>
                <c:pt idx="1555">
                  <c:v>-14.07259019519123</c:v>
                </c:pt>
                <c:pt idx="1556">
                  <c:v>-13.482229569029965</c:v>
                </c:pt>
                <c:pt idx="1557">
                  <c:v>-12.083468043074737</c:v>
                </c:pt>
                <c:pt idx="1558">
                  <c:v>-11.063708940810979</c:v>
                </c:pt>
                <c:pt idx="1559">
                  <c:v>-10.6131756367749</c:v>
                </c:pt>
                <c:pt idx="1560">
                  <c:v>-11.292419627754768</c:v>
                </c:pt>
                <c:pt idx="1561">
                  <c:v>-12.263221749097271</c:v>
                </c:pt>
                <c:pt idx="1562">
                  <c:v>-13.512040426917842</c:v>
                </c:pt>
                <c:pt idx="1563">
                  <c:v>-13.864951883475065</c:v>
                </c:pt>
                <c:pt idx="1564">
                  <c:v>-12.815443297079884</c:v>
                </c:pt>
                <c:pt idx="1565">
                  <c:v>-12.908086051710669</c:v>
                </c:pt>
                <c:pt idx="1566">
                  <c:v>-14.831645896421055</c:v>
                </c:pt>
                <c:pt idx="1567">
                  <c:v>-18.552695440534638</c:v>
                </c:pt>
                <c:pt idx="1568">
                  <c:v>-24.431907444141199</c:v>
                </c:pt>
                <c:pt idx="1569">
                  <c:v>-31.800690671958339</c:v>
                </c:pt>
                <c:pt idx="1570">
                  <c:v>-35.681104918167229</c:v>
                </c:pt>
                <c:pt idx="1571">
                  <c:v>-34.378476751744621</c:v>
                </c:pt>
                <c:pt idx="1572">
                  <c:v>-32.068515424934183</c:v>
                </c:pt>
                <c:pt idx="1573">
                  <c:v>-27.707802868289477</c:v>
                </c:pt>
                <c:pt idx="1574">
                  <c:v>-24.410359852217422</c:v>
                </c:pt>
                <c:pt idx="1575">
                  <c:v>-20.815044473661946</c:v>
                </c:pt>
                <c:pt idx="1576">
                  <c:v>-22.226213312816977</c:v>
                </c:pt>
                <c:pt idx="1577">
                  <c:v>-21.73486377289256</c:v>
                </c:pt>
                <c:pt idx="1578">
                  <c:v>-19.210545437555108</c:v>
                </c:pt>
                <c:pt idx="1579">
                  <c:v>-14.692348199266894</c:v>
                </c:pt>
                <c:pt idx="1580">
                  <c:v>-10.148873527957351</c:v>
                </c:pt>
                <c:pt idx="1581">
                  <c:v>-7.2428566246353752</c:v>
                </c:pt>
                <c:pt idx="1582">
                  <c:v>-5.9333525691345308</c:v>
                </c:pt>
                <c:pt idx="1583">
                  <c:v>-5.0399835978907515</c:v>
                </c:pt>
                <c:pt idx="1584">
                  <c:v>-4.594617852867346</c:v>
                </c:pt>
                <c:pt idx="1585">
                  <c:v>-4.084795872253232</c:v>
                </c:pt>
                <c:pt idx="1586">
                  <c:v>-4.0013757029641361</c:v>
                </c:pt>
                <c:pt idx="1587">
                  <c:v>-3.7346686887714289</c:v>
                </c:pt>
                <c:pt idx="1588">
                  <c:v>-3.6703223902762425</c:v>
                </c:pt>
                <c:pt idx="1589">
                  <c:v>-3.4910987486556584</c:v>
                </c:pt>
                <c:pt idx="1590">
                  <c:v>-2.9134824958129242</c:v>
                </c:pt>
                <c:pt idx="1591">
                  <c:v>-2.2576240791796196</c:v>
                </c:pt>
                <c:pt idx="1592">
                  <c:v>-1.9244317480143507</c:v>
                </c:pt>
                <c:pt idx="1593">
                  <c:v>-2.1191251914843372</c:v>
                </c:pt>
                <c:pt idx="1594">
                  <c:v>-2.8761838949358629</c:v>
                </c:pt>
                <c:pt idx="1595">
                  <c:v>-3.7390215640481776</c:v>
                </c:pt>
                <c:pt idx="1596">
                  <c:v>-5.307497792438765</c:v>
                </c:pt>
                <c:pt idx="1597">
                  <c:v>-6.5504467045480208</c:v>
                </c:pt>
                <c:pt idx="1598">
                  <c:v>-7.130272874104266</c:v>
                </c:pt>
                <c:pt idx="1599">
                  <c:v>-7.136653692016953</c:v>
                </c:pt>
                <c:pt idx="1600">
                  <c:v>-6.7399577708799043</c:v>
                </c:pt>
                <c:pt idx="1601">
                  <c:v>-6.4933804888570323</c:v>
                </c:pt>
                <c:pt idx="1602">
                  <c:v>-6.5156705404564148</c:v>
                </c:pt>
                <c:pt idx="1603">
                  <c:v>-7.7444989768059633</c:v>
                </c:pt>
                <c:pt idx="1604">
                  <c:v>-9.8453990540062861</c:v>
                </c:pt>
                <c:pt idx="1605">
                  <c:v>-12.05228621121188</c:v>
                </c:pt>
                <c:pt idx="1606">
                  <c:v>-12.362116721700181</c:v>
                </c:pt>
                <c:pt idx="1607">
                  <c:v>-8.8582333979432004</c:v>
                </c:pt>
                <c:pt idx="1608">
                  <c:v>-5.720763257038735</c:v>
                </c:pt>
                <c:pt idx="1609">
                  <c:v>-3.5539039138954092</c:v>
                </c:pt>
                <c:pt idx="1610">
                  <c:v>-4.0345418466465279</c:v>
                </c:pt>
                <c:pt idx="1611">
                  <c:v>-6.7346277773226682</c:v>
                </c:pt>
                <c:pt idx="1612">
                  <c:v>-9.5807961753021491</c:v>
                </c:pt>
                <c:pt idx="1613">
                  <c:v>-10.786756463607011</c:v>
                </c:pt>
                <c:pt idx="1614">
                  <c:v>-12.069300190094069</c:v>
                </c:pt>
                <c:pt idx="1615">
                  <c:v>-13.458369011333804</c:v>
                </c:pt>
                <c:pt idx="1616">
                  <c:v>-15.555206255653051</c:v>
                </c:pt>
                <c:pt idx="1617">
                  <c:v>-20.270148592553625</c:v>
                </c:pt>
                <c:pt idx="1618">
                  <c:v>-25.030786322049082</c:v>
                </c:pt>
                <c:pt idx="1619">
                  <c:v>-28.690497304847092</c:v>
                </c:pt>
                <c:pt idx="1620">
                  <c:v>-30.955444788093406</c:v>
                </c:pt>
                <c:pt idx="1621">
                  <c:v>-31.321444135026724</c:v>
                </c:pt>
                <c:pt idx="1622">
                  <c:v>-30.440153259871973</c:v>
                </c:pt>
                <c:pt idx="1623">
                  <c:v>-31.262124928852842</c:v>
                </c:pt>
                <c:pt idx="1624">
                  <c:v>-29.69666595959206</c:v>
                </c:pt>
                <c:pt idx="1625">
                  <c:v>-26.860385820297868</c:v>
                </c:pt>
                <c:pt idx="1626">
                  <c:v>-24.561859729389827</c:v>
                </c:pt>
                <c:pt idx="1627">
                  <c:v>-22.205016340814304</c:v>
                </c:pt>
                <c:pt idx="1628">
                  <c:v>-19.362050656841284</c:v>
                </c:pt>
                <c:pt idx="1629">
                  <c:v>-16.780100336667783</c:v>
                </c:pt>
                <c:pt idx="1630">
                  <c:v>-14.647221473697485</c:v>
                </c:pt>
                <c:pt idx="1631">
                  <c:v>-13.257082200647849</c:v>
                </c:pt>
                <c:pt idx="1632">
                  <c:v>-12.763632806190754</c:v>
                </c:pt>
                <c:pt idx="1633">
                  <c:v>-13.095683787726564</c:v>
                </c:pt>
                <c:pt idx="1634">
                  <c:v>-13.293657893505946</c:v>
                </c:pt>
                <c:pt idx="1635">
                  <c:v>-13.378888323270896</c:v>
                </c:pt>
                <c:pt idx="1636">
                  <c:v>-12.793647521482868</c:v>
                </c:pt>
                <c:pt idx="1637">
                  <c:v>-12.088779476685568</c:v>
                </c:pt>
                <c:pt idx="1638">
                  <c:v>-12.128127669121818</c:v>
                </c:pt>
                <c:pt idx="1639">
                  <c:v>-13.038926550474613</c:v>
                </c:pt>
                <c:pt idx="1640">
                  <c:v>-14.611060236731859</c:v>
                </c:pt>
                <c:pt idx="1641">
                  <c:v>-15.150184451476299</c:v>
                </c:pt>
                <c:pt idx="1642">
                  <c:v>-14.460770047133723</c:v>
                </c:pt>
                <c:pt idx="1643">
                  <c:v>-12.089786281961569</c:v>
                </c:pt>
                <c:pt idx="1644">
                  <c:v>-9.4580501640051278</c:v>
                </c:pt>
                <c:pt idx="1645">
                  <c:v>-7.4239694685248878</c:v>
                </c:pt>
                <c:pt idx="1646">
                  <c:v>-6.8048899247665258</c:v>
                </c:pt>
                <c:pt idx="1647">
                  <c:v>-8.9721963379746974</c:v>
                </c:pt>
                <c:pt idx="1648">
                  <c:v>-14.191180791237985</c:v>
                </c:pt>
                <c:pt idx="1649">
                  <c:v>-17.888324030782034</c:v>
                </c:pt>
                <c:pt idx="1650">
                  <c:v>-19.018515800143945</c:v>
                </c:pt>
                <c:pt idx="1651">
                  <c:v>-17.009249060131303</c:v>
                </c:pt>
                <c:pt idx="1652">
                  <c:v>-14.469448476802604</c:v>
                </c:pt>
                <c:pt idx="1653">
                  <c:v>-13.866521209496353</c:v>
                </c:pt>
                <c:pt idx="1654">
                  <c:v>-16.564424579317897</c:v>
                </c:pt>
                <c:pt idx="1655">
                  <c:v>-23.619476365885895</c:v>
                </c:pt>
                <c:pt idx="1656">
                  <c:v>-33.975170619582698</c:v>
                </c:pt>
                <c:pt idx="1657">
                  <c:v>-37.184498336125131</c:v>
                </c:pt>
                <c:pt idx="1658">
                  <c:v>-39.035813895270593</c:v>
                </c:pt>
                <c:pt idx="1659">
                  <c:v>-38.606910900268893</c:v>
                </c:pt>
                <c:pt idx="1660">
                  <c:v>-35.65105058384929</c:v>
                </c:pt>
                <c:pt idx="1661">
                  <c:v>-31.194644389164715</c:v>
                </c:pt>
                <c:pt idx="1662">
                  <c:v>-28.984897903658929</c:v>
                </c:pt>
                <c:pt idx="1663">
                  <c:v>-22.841882918767102</c:v>
                </c:pt>
                <c:pt idx="1664">
                  <c:v>-15.191149423584536</c:v>
                </c:pt>
                <c:pt idx="1665">
                  <c:v>-9.3916581897517979</c:v>
                </c:pt>
                <c:pt idx="1666">
                  <c:v>-6.1090056505647921</c:v>
                </c:pt>
                <c:pt idx="1667">
                  <c:v>-5.6023472381358559</c:v>
                </c:pt>
                <c:pt idx="1668">
                  <c:v>-5.2411886164120194</c:v>
                </c:pt>
                <c:pt idx="1669">
                  <c:v>-4.9943951816669854</c:v>
                </c:pt>
                <c:pt idx="1670">
                  <c:v>-5.4518675024491232</c:v>
                </c:pt>
                <c:pt idx="1671">
                  <c:v>-6.6273903035044883</c:v>
                </c:pt>
                <c:pt idx="1672">
                  <c:v>-7.7488901222755553</c:v>
                </c:pt>
                <c:pt idx="1673">
                  <c:v>-8.320346108120221</c:v>
                </c:pt>
                <c:pt idx="1674">
                  <c:v>-7.8204037729815612</c:v>
                </c:pt>
                <c:pt idx="1675">
                  <c:v>-6.2339555937487958</c:v>
                </c:pt>
                <c:pt idx="1676">
                  <c:v>-4.4699625045282945</c:v>
                </c:pt>
                <c:pt idx="1677">
                  <c:v>-2.3224549721149947</c:v>
                </c:pt>
                <c:pt idx="1678">
                  <c:v>-0.41043084934848806</c:v>
                </c:pt>
                <c:pt idx="1679">
                  <c:v>1.124844615890338</c:v>
                </c:pt>
                <c:pt idx="1680">
                  <c:v>1.9568428300279601</c:v>
                </c:pt>
                <c:pt idx="1681">
                  <c:v>2.3925185643225544</c:v>
                </c:pt>
                <c:pt idx="1682">
                  <c:v>3.1440438028951765</c:v>
                </c:pt>
                <c:pt idx="1683">
                  <c:v>3.8763612124303299</c:v>
                </c:pt>
                <c:pt idx="1684">
                  <c:v>4.5938640196623721</c:v>
                </c:pt>
                <c:pt idx="1685">
                  <c:v>4.8061117763481667</c:v>
                </c:pt>
                <c:pt idx="1686">
                  <c:v>4.0029197426969274</c:v>
                </c:pt>
                <c:pt idx="1687">
                  <c:v>2.6657129808012092</c:v>
                </c:pt>
                <c:pt idx="1688">
                  <c:v>1.238375221822525</c:v>
                </c:pt>
                <c:pt idx="1689">
                  <c:v>0.49086433338664043</c:v>
                </c:pt>
                <c:pt idx="1690">
                  <c:v>0.27487255649918152</c:v>
                </c:pt>
                <c:pt idx="1691">
                  <c:v>-0.57893334192218959</c:v>
                </c:pt>
                <c:pt idx="1692">
                  <c:v>-1.029201849826723</c:v>
                </c:pt>
                <c:pt idx="1693">
                  <c:v>-1.741170044050308</c:v>
                </c:pt>
                <c:pt idx="1694">
                  <c:v>-3.094543755243675</c:v>
                </c:pt>
                <c:pt idx="1695">
                  <c:v>-5.3774077990985392</c:v>
                </c:pt>
                <c:pt idx="1696">
                  <c:v>-4.7264104074208078</c:v>
                </c:pt>
                <c:pt idx="1697">
                  <c:v>-0.67477920118997448</c:v>
                </c:pt>
                <c:pt idx="1698">
                  <c:v>1.5402103960570279</c:v>
                </c:pt>
                <c:pt idx="1699">
                  <c:v>3.6165608561508047</c:v>
                </c:pt>
                <c:pt idx="1700">
                  <c:v>2.9578023795998645</c:v>
                </c:pt>
                <c:pt idx="1701">
                  <c:v>2.9865387279635081</c:v>
                </c:pt>
                <c:pt idx="1702">
                  <c:v>2.4356965216907702</c:v>
                </c:pt>
                <c:pt idx="1703">
                  <c:v>0.43971847015897431</c:v>
                </c:pt>
                <c:pt idx="1704">
                  <c:v>-2.9867424801244939</c:v>
                </c:pt>
                <c:pt idx="1705">
                  <c:v>-16.295253578035993</c:v>
                </c:pt>
                <c:pt idx="1706">
                  <c:v>-26.93362536674352</c:v>
                </c:pt>
                <c:pt idx="1707">
                  <c:v>-39.885865805077437</c:v>
                </c:pt>
                <c:pt idx="1708">
                  <c:v>-53.31443874285317</c:v>
                </c:pt>
                <c:pt idx="1709">
                  <c:v>-54.533289651316423</c:v>
                </c:pt>
                <c:pt idx="1710">
                  <c:v>-50.600012279284606</c:v>
                </c:pt>
                <c:pt idx="1711">
                  <c:v>-43.048532872693841</c:v>
                </c:pt>
                <c:pt idx="1712">
                  <c:v>-32.175871442151625</c:v>
                </c:pt>
                <c:pt idx="1713">
                  <c:v>-24.272753645399391</c:v>
                </c:pt>
                <c:pt idx="1714">
                  <c:v>-22.069135319595141</c:v>
                </c:pt>
                <c:pt idx="1715">
                  <c:v>-19.734081697531376</c:v>
                </c:pt>
                <c:pt idx="1716">
                  <c:v>-18.441314350973755</c:v>
                </c:pt>
                <c:pt idx="1717">
                  <c:v>-18.561081029061032</c:v>
                </c:pt>
                <c:pt idx="1718">
                  <c:v>-18.224193206546833</c:v>
                </c:pt>
                <c:pt idx="1719">
                  <c:v>-17.891056529506361</c:v>
                </c:pt>
                <c:pt idx="1720">
                  <c:v>-17.526825920790479</c:v>
                </c:pt>
                <c:pt idx="1721">
                  <c:v>-16.881178411352401</c:v>
                </c:pt>
                <c:pt idx="1722">
                  <c:v>-16.340578620907255</c:v>
                </c:pt>
                <c:pt idx="1723">
                  <c:v>-15.733240075823216</c:v>
                </c:pt>
                <c:pt idx="1724">
                  <c:v>-14.890656168744057</c:v>
                </c:pt>
                <c:pt idx="1725">
                  <c:v>-13.695238142603602</c:v>
                </c:pt>
                <c:pt idx="1726">
                  <c:v>-12.70190844702244</c:v>
                </c:pt>
                <c:pt idx="1727">
                  <c:v>-11.260789892785064</c:v>
                </c:pt>
                <c:pt idx="1728">
                  <c:v>-9.3009808483214691</c:v>
                </c:pt>
                <c:pt idx="1729">
                  <c:v>-7.829652659792214</c:v>
                </c:pt>
                <c:pt idx="1730">
                  <c:v>-8.8904691999392362</c:v>
                </c:pt>
                <c:pt idx="1731">
                  <c:v>-11.105421566521862</c:v>
                </c:pt>
                <c:pt idx="1732">
                  <c:v>-10.639393679517646</c:v>
                </c:pt>
                <c:pt idx="1733">
                  <c:v>-8.7303559107501574</c:v>
                </c:pt>
                <c:pt idx="1734">
                  <c:v>-7.953487329325938</c:v>
                </c:pt>
                <c:pt idx="1735">
                  <c:v>-8.2749348389990338</c:v>
                </c:pt>
                <c:pt idx="1736">
                  <c:v>-10.282134722850575</c:v>
                </c:pt>
                <c:pt idx="1737">
                  <c:v>-14.058539682154352</c:v>
                </c:pt>
                <c:pt idx="1738">
                  <c:v>-18.866835104119382</c:v>
                </c:pt>
                <c:pt idx="1739">
                  <c:v>-24.561107315733764</c:v>
                </c:pt>
                <c:pt idx="1740">
                  <c:v>-29.974624571377348</c:v>
                </c:pt>
                <c:pt idx="1741">
                  <c:v>-33.001681618323666</c:v>
                </c:pt>
                <c:pt idx="1742">
                  <c:v>-25.06119109466249</c:v>
                </c:pt>
                <c:pt idx="1743">
                  <c:v>-13.922237582449366</c:v>
                </c:pt>
                <c:pt idx="1744">
                  <c:v>-16.394278722197438</c:v>
                </c:pt>
                <c:pt idx="1745">
                  <c:v>-23.231542837506076</c:v>
                </c:pt>
                <c:pt idx="1746">
                  <c:v>-24.666925907603488</c:v>
                </c:pt>
                <c:pt idx="1747">
                  <c:v>-22.860791378240958</c:v>
                </c:pt>
                <c:pt idx="1748">
                  <c:v>-20.767594595394275</c:v>
                </c:pt>
                <c:pt idx="1749">
                  <c:v>-20.043091366470787</c:v>
                </c:pt>
                <c:pt idx="1750">
                  <c:v>-17.873260470752875</c:v>
                </c:pt>
                <c:pt idx="1751">
                  <c:v>-15.64491140077957</c:v>
                </c:pt>
                <c:pt idx="1752">
                  <c:v>-13.270163954660719</c:v>
                </c:pt>
                <c:pt idx="1753">
                  <c:v>-11.278450780690445</c:v>
                </c:pt>
                <c:pt idx="1754">
                  <c:v>-10.824387571166458</c:v>
                </c:pt>
                <c:pt idx="1755">
                  <c:v>-10.295861705201544</c:v>
                </c:pt>
                <c:pt idx="1756">
                  <c:v>-9.4155125424871553</c:v>
                </c:pt>
                <c:pt idx="1757">
                  <c:v>-7.980549982048176</c:v>
                </c:pt>
                <c:pt idx="1758">
                  <c:v>-5.8943214354865301</c:v>
                </c:pt>
                <c:pt idx="1759">
                  <c:v>-3.9798617955219369</c:v>
                </c:pt>
                <c:pt idx="1760">
                  <c:v>-1.9420082187657506</c:v>
                </c:pt>
                <c:pt idx="1761">
                  <c:v>-0.28418748660782206</c:v>
                </c:pt>
                <c:pt idx="1762">
                  <c:v>0.92030710362474866</c:v>
                </c:pt>
                <c:pt idx="1763">
                  <c:v>1.4888739152122972</c:v>
                </c:pt>
                <c:pt idx="1764">
                  <c:v>0.82022918083500784</c:v>
                </c:pt>
                <c:pt idx="1765">
                  <c:v>-0.67013039872060798</c:v>
                </c:pt>
                <c:pt idx="1766">
                  <c:v>-1.5944292095941375</c:v>
                </c:pt>
                <c:pt idx="1767">
                  <c:v>-3.0752621882650835</c:v>
                </c:pt>
                <c:pt idx="1768">
                  <c:v>-4.3293637273053331</c:v>
                </c:pt>
                <c:pt idx="1769">
                  <c:v>-6.1922308402745259</c:v>
                </c:pt>
                <c:pt idx="1770">
                  <c:v>-7.9874547659222941</c:v>
                </c:pt>
                <c:pt idx="1771">
                  <c:v>-9.5915644500306119</c:v>
                </c:pt>
                <c:pt idx="1772">
                  <c:v>-10.51880473721026</c:v>
                </c:pt>
                <c:pt idx="1773">
                  <c:v>-11.243114105284754</c:v>
                </c:pt>
                <c:pt idx="1774">
                  <c:v>-12.71988375486344</c:v>
                </c:pt>
                <c:pt idx="1775">
                  <c:v>-13.026217770506962</c:v>
                </c:pt>
                <c:pt idx="1776">
                  <c:v>-8.8623329266649531</c:v>
                </c:pt>
                <c:pt idx="1777">
                  <c:v>-7.0244675397836183</c:v>
                </c:pt>
                <c:pt idx="1778">
                  <c:v>-5.887148269425909</c:v>
                </c:pt>
                <c:pt idx="1779">
                  <c:v>-6.2803280830035577</c:v>
                </c:pt>
                <c:pt idx="1780">
                  <c:v>-8.0749145835517329</c:v>
                </c:pt>
                <c:pt idx="1781">
                  <c:v>-11.24676019157099</c:v>
                </c:pt>
                <c:pt idx="1782">
                  <c:v>-16.394912629265551</c:v>
                </c:pt>
                <c:pt idx="1783">
                  <c:v>-23.002403378215291</c:v>
                </c:pt>
                <c:pt idx="1784">
                  <c:v>-26.82140279704787</c:v>
                </c:pt>
                <c:pt idx="1785">
                  <c:v>-29.363134236452122</c:v>
                </c:pt>
                <c:pt idx="1786">
                  <c:v>-28.131685225264572</c:v>
                </c:pt>
                <c:pt idx="1787">
                  <c:v>-31.76178322285168</c:v>
                </c:pt>
                <c:pt idx="1788">
                  <c:v>-37.156141876234251</c:v>
                </c:pt>
                <c:pt idx="1789">
                  <c:v>-39.65885470453459</c:v>
                </c:pt>
                <c:pt idx="1790">
                  <c:v>-37.656398305328359</c:v>
                </c:pt>
                <c:pt idx="1791">
                  <c:v>-30.134118633593989</c:v>
                </c:pt>
                <c:pt idx="1792">
                  <c:v>-27.165966416690743</c:v>
                </c:pt>
                <c:pt idx="1793">
                  <c:v>-20.444662322629707</c:v>
                </c:pt>
                <c:pt idx="1794">
                  <c:v>-15.710100787315939</c:v>
                </c:pt>
                <c:pt idx="1795">
                  <c:v>-13.779333230988371</c:v>
                </c:pt>
                <c:pt idx="1796">
                  <c:v>-12.563518418213745</c:v>
                </c:pt>
                <c:pt idx="1797">
                  <c:v>-11.743695123709646</c:v>
                </c:pt>
                <c:pt idx="1798">
                  <c:v>-10.005017287792713</c:v>
                </c:pt>
                <c:pt idx="1799">
                  <c:v>-8.9274871686833475</c:v>
                </c:pt>
                <c:pt idx="1800">
                  <c:v>-7.6719518192607881</c:v>
                </c:pt>
                <c:pt idx="1801">
                  <c:v>-7.1379676350100212</c:v>
                </c:pt>
                <c:pt idx="1802">
                  <c:v>-6.7270370899339502</c:v>
                </c:pt>
                <c:pt idx="1803">
                  <c:v>-5.9742545711363588</c:v>
                </c:pt>
                <c:pt idx="1804">
                  <c:v>-5.1850437904317639</c:v>
                </c:pt>
                <c:pt idx="1805">
                  <c:v>-3.6500668115066985</c:v>
                </c:pt>
                <c:pt idx="1806">
                  <c:v>-1.9557248231032616</c:v>
                </c:pt>
                <c:pt idx="1807">
                  <c:v>-1.4176992641631811</c:v>
                </c:pt>
                <c:pt idx="1808">
                  <c:v>-1.9242721775583329</c:v>
                </c:pt>
                <c:pt idx="1809">
                  <c:v>-2.9947721919199664</c:v>
                </c:pt>
                <c:pt idx="1810">
                  <c:v>-3.9789562166471342</c:v>
                </c:pt>
                <c:pt idx="1811">
                  <c:v>-5.6468117405918701</c:v>
                </c:pt>
                <c:pt idx="1812">
                  <c:v>-6.9253581284004273</c:v>
                </c:pt>
                <c:pt idx="1813">
                  <c:v>-7.0114770322865558</c:v>
                </c:pt>
                <c:pt idx="1814">
                  <c:v>-6.9799421037517551</c:v>
                </c:pt>
                <c:pt idx="1815">
                  <c:v>-5.6155080242084514</c:v>
                </c:pt>
                <c:pt idx="1816">
                  <c:v>-3.5121052808111384</c:v>
                </c:pt>
                <c:pt idx="1817">
                  <c:v>-0.84086393006485949</c:v>
                </c:pt>
                <c:pt idx="1818">
                  <c:v>-0.43994481797897161</c:v>
                </c:pt>
                <c:pt idx="1819">
                  <c:v>-2.1778582382366443</c:v>
                </c:pt>
                <c:pt idx="1820">
                  <c:v>-6.5306208905143714</c:v>
                </c:pt>
                <c:pt idx="1821">
                  <c:v>-15.17204654612585</c:v>
                </c:pt>
                <c:pt idx="1822">
                  <c:v>-28.679904580714915</c:v>
                </c:pt>
                <c:pt idx="1823">
                  <c:v>-43.970742137394723</c:v>
                </c:pt>
                <c:pt idx="1824">
                  <c:v>-54.673984013154232</c:v>
                </c:pt>
                <c:pt idx="1825">
                  <c:v>-59.846053416448299</c:v>
                </c:pt>
                <c:pt idx="1826">
                  <c:v>-56.439318655992629</c:v>
                </c:pt>
                <c:pt idx="1827">
                  <c:v>-49.614973899542399</c:v>
                </c:pt>
                <c:pt idx="1828">
                  <c:v>-39.640501958267372</c:v>
                </c:pt>
                <c:pt idx="1829">
                  <c:v>-30.07005342317149</c:v>
                </c:pt>
                <c:pt idx="1830">
                  <c:v>-29.696890927396158</c:v>
                </c:pt>
                <c:pt idx="1831">
                  <c:v>-22.388142568925559</c:v>
                </c:pt>
                <c:pt idx="1832">
                  <c:v>-20.288775657001008</c:v>
                </c:pt>
                <c:pt idx="1833">
                  <c:v>-20.483387436353638</c:v>
                </c:pt>
                <c:pt idx="1834">
                  <c:v>-19.369851448666893</c:v>
                </c:pt>
                <c:pt idx="1835">
                  <c:v>-18.038171731491225</c:v>
                </c:pt>
                <c:pt idx="1836">
                  <c:v>-16.829792063637026</c:v>
                </c:pt>
                <c:pt idx="1837">
                  <c:v>-15.773535279285433</c:v>
                </c:pt>
                <c:pt idx="1838">
                  <c:v>-14.287796973071805</c:v>
                </c:pt>
                <c:pt idx="1839">
                  <c:v>-12.146634856446106</c:v>
                </c:pt>
                <c:pt idx="1840">
                  <c:v>-10.113815677397403</c:v>
                </c:pt>
                <c:pt idx="1841">
                  <c:v>-8.5968603676152515</c:v>
                </c:pt>
                <c:pt idx="1842">
                  <c:v>-7.7274547273200689</c:v>
                </c:pt>
                <c:pt idx="1843">
                  <c:v>-7.547665025113008</c:v>
                </c:pt>
                <c:pt idx="1844">
                  <c:v>-7.6754665539506579</c:v>
                </c:pt>
                <c:pt idx="1845">
                  <c:v>-7.6484462311399728</c:v>
                </c:pt>
                <c:pt idx="1846">
                  <c:v>-7.6095939544200872</c:v>
                </c:pt>
                <c:pt idx="1847">
                  <c:v>-7.1944631037918407</c:v>
                </c:pt>
                <c:pt idx="1848">
                  <c:v>-6.6503984684263324</c:v>
                </c:pt>
                <c:pt idx="1849">
                  <c:v>-6.3216424007304717</c:v>
                </c:pt>
                <c:pt idx="1850">
                  <c:v>-6.1339476378356954</c:v>
                </c:pt>
                <c:pt idx="1851">
                  <c:v>-6.5676597543998918</c:v>
                </c:pt>
                <c:pt idx="1852">
                  <c:v>-7.2548181095705786</c:v>
                </c:pt>
                <c:pt idx="1853">
                  <c:v>-9.0634812218655156</c:v>
                </c:pt>
                <c:pt idx="1854">
                  <c:v>-10.824792337443899</c:v>
                </c:pt>
                <c:pt idx="1855">
                  <c:v>-12.748394574067948</c:v>
                </c:pt>
                <c:pt idx="1856">
                  <c:v>-13.919493026945609</c:v>
                </c:pt>
                <c:pt idx="1857">
                  <c:v>-13.658536908997837</c:v>
                </c:pt>
                <c:pt idx="1858">
                  <c:v>-14.435115526503067</c:v>
                </c:pt>
                <c:pt idx="1859">
                  <c:v>-15.394520060218863</c:v>
                </c:pt>
                <c:pt idx="1860">
                  <c:v>-13.578418080947603</c:v>
                </c:pt>
                <c:pt idx="1861">
                  <c:v>-11.050230800635198</c:v>
                </c:pt>
                <c:pt idx="1862">
                  <c:v>-6.9241598180474897</c:v>
                </c:pt>
                <c:pt idx="1863">
                  <c:v>-7.119093893354985</c:v>
                </c:pt>
                <c:pt idx="1864">
                  <c:v>-8.9507823664089123</c:v>
                </c:pt>
                <c:pt idx="1865">
                  <c:v>-20.41287852412654</c:v>
                </c:pt>
                <c:pt idx="1866">
                  <c:v>-40.140311241498573</c:v>
                </c:pt>
                <c:pt idx="1867">
                  <c:v>-32.781020454692474</c:v>
                </c:pt>
                <c:pt idx="1868">
                  <c:v>-38.437687043466106</c:v>
                </c:pt>
                <c:pt idx="1869">
                  <c:v>-39.028692712950011</c:v>
                </c:pt>
                <c:pt idx="1870">
                  <c:v>-50.498702828419418</c:v>
                </c:pt>
                <c:pt idx="1871">
                  <c:v>-43.502804288052943</c:v>
                </c:pt>
                <c:pt idx="1872">
                  <c:v>-34.45663778483744</c:v>
                </c:pt>
                <c:pt idx="1873">
                  <c:v>-24.630419172611404</c:v>
                </c:pt>
                <c:pt idx="1874">
                  <c:v>-25.280616254369576</c:v>
                </c:pt>
                <c:pt idx="1875">
                  <c:v>-24.749891977160718</c:v>
                </c:pt>
                <c:pt idx="1876">
                  <c:v>-25.861729154978235</c:v>
                </c:pt>
                <c:pt idx="1877">
                  <c:v>-28.050010525216905</c:v>
                </c:pt>
                <c:pt idx="1878">
                  <c:v>-26.861675472585077</c:v>
                </c:pt>
                <c:pt idx="1879">
                  <c:v>-24.166855034259378</c:v>
                </c:pt>
                <c:pt idx="1880">
                  <c:v>-22.00195594880223</c:v>
                </c:pt>
                <c:pt idx="1881">
                  <c:v>-20.838871561220728</c:v>
                </c:pt>
                <c:pt idx="1882">
                  <c:v>-19.140274153837957</c:v>
                </c:pt>
                <c:pt idx="1883">
                  <c:v>-18.305370729418776</c:v>
                </c:pt>
                <c:pt idx="1884">
                  <c:v>-17.887840641315936</c:v>
                </c:pt>
                <c:pt idx="1885">
                  <c:v>-18.271487605881049</c:v>
                </c:pt>
                <c:pt idx="1886">
                  <c:v>-18.288340105675488</c:v>
                </c:pt>
                <c:pt idx="1887">
                  <c:v>-16.906329456648869</c:v>
                </c:pt>
                <c:pt idx="1888">
                  <c:v>-14.24145300029417</c:v>
                </c:pt>
                <c:pt idx="1889">
                  <c:v>-12.667455848042033</c:v>
                </c:pt>
                <c:pt idx="1890">
                  <c:v>-12.210291981312583</c:v>
                </c:pt>
                <c:pt idx="1891">
                  <c:v>-12.939936791152356</c:v>
                </c:pt>
                <c:pt idx="1892">
                  <c:v>-12.63138580535596</c:v>
                </c:pt>
                <c:pt idx="1893">
                  <c:v>-10.5832765798746</c:v>
                </c:pt>
                <c:pt idx="1894">
                  <c:v>-8.5785972841965759</c:v>
                </c:pt>
                <c:pt idx="1895">
                  <c:v>-7.3495034558660857</c:v>
                </c:pt>
                <c:pt idx="1896">
                  <c:v>-8.2546102387925497</c:v>
                </c:pt>
                <c:pt idx="1897">
                  <c:v>-8.9452764408355456</c:v>
                </c:pt>
                <c:pt idx="1898">
                  <c:v>-7.7953249790382815</c:v>
                </c:pt>
                <c:pt idx="1899">
                  <c:v>-5.8425160746458129</c:v>
                </c:pt>
                <c:pt idx="1900">
                  <c:v>-4.9051446983284173</c:v>
                </c:pt>
                <c:pt idx="1901">
                  <c:v>-4.6287966874289124</c:v>
                </c:pt>
                <c:pt idx="1902">
                  <c:v>-5.4995064826944873</c:v>
                </c:pt>
                <c:pt idx="1903">
                  <c:v>-5.1578234866971844</c:v>
                </c:pt>
                <c:pt idx="1904">
                  <c:v>-5.5086429723384764</c:v>
                </c:pt>
                <c:pt idx="1905">
                  <c:v>-6.5736546126579682</c:v>
                </c:pt>
                <c:pt idx="1906">
                  <c:v>-16.694663233819792</c:v>
                </c:pt>
                <c:pt idx="1907">
                  <c:v>-28.916109540192959</c:v>
                </c:pt>
                <c:pt idx="1908">
                  <c:v>-40.652532290286118</c:v>
                </c:pt>
                <c:pt idx="1909">
                  <c:v>-47.013515292678136</c:v>
                </c:pt>
                <c:pt idx="1910">
                  <c:v>-52.151032303720953</c:v>
                </c:pt>
                <c:pt idx="1911">
                  <c:v>-44.044480980914756</c:v>
                </c:pt>
                <c:pt idx="1912">
                  <c:v>-44.877965658864554</c:v>
                </c:pt>
                <c:pt idx="1913">
                  <c:v>-33.284439500020071</c:v>
                </c:pt>
                <c:pt idx="1914">
                  <c:v>-23.797732400809007</c:v>
                </c:pt>
                <c:pt idx="1915">
                  <c:v>-18.351221744350447</c:v>
                </c:pt>
                <c:pt idx="1916">
                  <c:v>-15.7067175255967</c:v>
                </c:pt>
                <c:pt idx="1917">
                  <c:v>-15.60203570944927</c:v>
                </c:pt>
                <c:pt idx="1918">
                  <c:v>-15.110859871257473</c:v>
                </c:pt>
                <c:pt idx="1919">
                  <c:v>-14.455928756885111</c:v>
                </c:pt>
                <c:pt idx="1920">
                  <c:v>-14.310958563234212</c:v>
                </c:pt>
                <c:pt idx="1921">
                  <c:v>-13.268447205898006</c:v>
                </c:pt>
                <c:pt idx="1922">
                  <c:v>-12.177769600492159</c:v>
                </c:pt>
                <c:pt idx="1923">
                  <c:v>-10.128375904409276</c:v>
                </c:pt>
                <c:pt idx="1924">
                  <c:v>-8.2621526462114154</c:v>
                </c:pt>
                <c:pt idx="1925">
                  <c:v>-7.0561344239429538</c:v>
                </c:pt>
                <c:pt idx="1926">
                  <c:v>-6.2758012707097963</c:v>
                </c:pt>
                <c:pt idx="1927">
                  <c:v>-6.3088807979087465</c:v>
                </c:pt>
                <c:pt idx="1928">
                  <c:v>-7.1931224460585641</c:v>
                </c:pt>
                <c:pt idx="1929">
                  <c:v>-7.0648038238067095</c:v>
                </c:pt>
                <c:pt idx="1930">
                  <c:v>-6.8753436584541188</c:v>
                </c:pt>
                <c:pt idx="1931">
                  <c:v>-7.6777188354458206</c:v>
                </c:pt>
                <c:pt idx="1932">
                  <c:v>-8.3833765866852961</c:v>
                </c:pt>
                <c:pt idx="1933">
                  <c:v>-8.7972663981320753</c:v>
                </c:pt>
                <c:pt idx="1934">
                  <c:v>-9.4507838745980468</c:v>
                </c:pt>
                <c:pt idx="1935">
                  <c:v>-10.388051322106394</c:v>
                </c:pt>
                <c:pt idx="1936">
                  <c:v>-12.058859274190315</c:v>
                </c:pt>
                <c:pt idx="1937">
                  <c:v>-15.123500157802866</c:v>
                </c:pt>
                <c:pt idx="1938">
                  <c:v>-19.498603123503742</c:v>
                </c:pt>
                <c:pt idx="1939">
                  <c:v>-24.660038192101812</c:v>
                </c:pt>
                <c:pt idx="1940">
                  <c:v>-29.213105564763588</c:v>
                </c:pt>
                <c:pt idx="1941">
                  <c:v>-30.657904471698238</c:v>
                </c:pt>
                <c:pt idx="1942">
                  <c:v>-27.683386096013187</c:v>
                </c:pt>
                <c:pt idx="1943">
                  <c:v>-21.32363735059749</c:v>
                </c:pt>
                <c:pt idx="1944">
                  <c:v>-12.784073837977385</c:v>
                </c:pt>
                <c:pt idx="1945">
                  <c:v>-6.5471356494317972</c:v>
                </c:pt>
                <c:pt idx="1946">
                  <c:v>-3.6896209279731811</c:v>
                </c:pt>
                <c:pt idx="1947">
                  <c:v>-3.2889698879817435</c:v>
                </c:pt>
                <c:pt idx="1948">
                  <c:v>-5.038153244076554</c:v>
                </c:pt>
                <c:pt idx="1949">
                  <c:v>-8.6588251501536462</c:v>
                </c:pt>
                <c:pt idx="1950">
                  <c:v>-14.614349309896227</c:v>
                </c:pt>
                <c:pt idx="1951">
                  <c:v>-22.845318402832323</c:v>
                </c:pt>
                <c:pt idx="1952">
                  <c:v>-37.246562733527867</c:v>
                </c:pt>
                <c:pt idx="1953">
                  <c:v>-42.787620715894612</c:v>
                </c:pt>
                <c:pt idx="1954">
                  <c:v>-38.818063102984389</c:v>
                </c:pt>
                <c:pt idx="1955">
                  <c:v>-28.47398416586126</c:v>
                </c:pt>
                <c:pt idx="1956">
                  <c:v>-20.076249480345293</c:v>
                </c:pt>
                <c:pt idx="1957">
                  <c:v>-16.7346008404724</c:v>
                </c:pt>
                <c:pt idx="1958">
                  <c:v>-10.649509753804416</c:v>
                </c:pt>
                <c:pt idx="1959">
                  <c:v>-13.824265643420299</c:v>
                </c:pt>
                <c:pt idx="1960">
                  <c:v>-13.595958709502396</c:v>
                </c:pt>
                <c:pt idx="1961">
                  <c:v>-15.654845146219611</c:v>
                </c:pt>
                <c:pt idx="1962">
                  <c:v>-18.979226921271625</c:v>
                </c:pt>
                <c:pt idx="1963">
                  <c:v>-19.654677616097334</c:v>
                </c:pt>
                <c:pt idx="1964">
                  <c:v>-22.218824364135347</c:v>
                </c:pt>
                <c:pt idx="1965">
                  <c:v>-25.953251583968605</c:v>
                </c:pt>
                <c:pt idx="1966">
                  <c:v>-30.04342270848819</c:v>
                </c:pt>
                <c:pt idx="1967">
                  <c:v>-33.600253466258486</c:v>
                </c:pt>
                <c:pt idx="1968">
                  <c:v>-37.697976650006467</c:v>
                </c:pt>
                <c:pt idx="1969">
                  <c:v>-39.746335505894685</c:v>
                </c:pt>
                <c:pt idx="1970">
                  <c:v>-41.73552327601422</c:v>
                </c:pt>
                <c:pt idx="1971">
                  <c:v>-41.910285629931856</c:v>
                </c:pt>
                <c:pt idx="1972">
                  <c:v>-41.298900155618597</c:v>
                </c:pt>
                <c:pt idx="1973">
                  <c:v>-41.503026654763147</c:v>
                </c:pt>
                <c:pt idx="1974">
                  <c:v>-38.194884219441938</c:v>
                </c:pt>
                <c:pt idx="1975">
                  <c:v>-35.895582783297264</c:v>
                </c:pt>
                <c:pt idx="1976">
                  <c:v>-35.413968347672252</c:v>
                </c:pt>
                <c:pt idx="1977">
                  <c:v>-37.061950797869152</c:v>
                </c:pt>
                <c:pt idx="1978">
                  <c:v>-37.167098076293833</c:v>
                </c:pt>
                <c:pt idx="1979">
                  <c:v>-29.713787849203719</c:v>
                </c:pt>
                <c:pt idx="1980">
                  <c:v>-18.766553129236062</c:v>
                </c:pt>
                <c:pt idx="1981">
                  <c:v>-19.419405951272257</c:v>
                </c:pt>
                <c:pt idx="1982">
                  <c:v>-23.671790385442144</c:v>
                </c:pt>
                <c:pt idx="1983">
                  <c:v>-22.239407903316454</c:v>
                </c:pt>
                <c:pt idx="1984">
                  <c:v>-6.2547440873215852</c:v>
                </c:pt>
                <c:pt idx="1985">
                  <c:v>7.1450482810871856</c:v>
                </c:pt>
                <c:pt idx="1986">
                  <c:v>13.295521654210141</c:v>
                </c:pt>
                <c:pt idx="1987">
                  <c:v>-2.1097888239887723</c:v>
                </c:pt>
                <c:pt idx="1988">
                  <c:v>-1.0173025240339948</c:v>
                </c:pt>
                <c:pt idx="1989">
                  <c:v>1.2058405033146313</c:v>
                </c:pt>
                <c:pt idx="1990">
                  <c:v>-13.729065144929361</c:v>
                </c:pt>
                <c:pt idx="1991">
                  <c:v>-22.800273048831574</c:v>
                </c:pt>
                <c:pt idx="1992">
                  <c:v>-23.61452880852752</c:v>
                </c:pt>
                <c:pt idx="1993">
                  <c:v>-22.704377899284157</c:v>
                </c:pt>
                <c:pt idx="1994">
                  <c:v>-19.685759870676602</c:v>
                </c:pt>
                <c:pt idx="1995">
                  <c:v>-16.808563152904398</c:v>
                </c:pt>
                <c:pt idx="1996">
                  <c:v>8.911697175775549</c:v>
                </c:pt>
                <c:pt idx="1997">
                  <c:v>23.114274837790425</c:v>
                </c:pt>
                <c:pt idx="1998">
                  <c:v>1.4504133546407376</c:v>
                </c:pt>
                <c:pt idx="1999">
                  <c:v>-5.4640441735772409</c:v>
                </c:pt>
                <c:pt idx="2000">
                  <c:v>-6.6966254963868307E-2</c:v>
                </c:pt>
                <c:pt idx="2001">
                  <c:v>-13.295887763998842</c:v>
                </c:pt>
                <c:pt idx="2002">
                  <c:v>-13.003690523046092</c:v>
                </c:pt>
                <c:pt idx="2003">
                  <c:v>-13.531132092136701</c:v>
                </c:pt>
                <c:pt idx="2004">
                  <c:v>-15.057538438438833</c:v>
                </c:pt>
                <c:pt idx="2005">
                  <c:v>-22.678910613013901</c:v>
                </c:pt>
                <c:pt idx="2006">
                  <c:v>-31.726733307118185</c:v>
                </c:pt>
                <c:pt idx="2007">
                  <c:v>-21.530229180487478</c:v>
                </c:pt>
                <c:pt idx="2008">
                  <c:v>-1.101113300449442</c:v>
                </c:pt>
                <c:pt idx="2009">
                  <c:v>6.1026058653872157</c:v>
                </c:pt>
                <c:pt idx="2010">
                  <c:v>6.3399223706771117</c:v>
                </c:pt>
                <c:pt idx="2011">
                  <c:v>6.3938641359147645</c:v>
                </c:pt>
                <c:pt idx="2012">
                  <c:v>4.6124822622968784</c:v>
                </c:pt>
                <c:pt idx="2013">
                  <c:v>0.1206784767405646</c:v>
                </c:pt>
                <c:pt idx="2014">
                  <c:v>1.1660581802700623</c:v>
                </c:pt>
                <c:pt idx="2015">
                  <c:v>-0.54472051265780197</c:v>
                </c:pt>
                <c:pt idx="2016">
                  <c:v>-2.0917656091623655</c:v>
                </c:pt>
                <c:pt idx="2017">
                  <c:v>0.39718501419813995</c:v>
                </c:pt>
                <c:pt idx="2018">
                  <c:v>0.88683122105293466</c:v>
                </c:pt>
                <c:pt idx="2019">
                  <c:v>1.9508950370377418</c:v>
                </c:pt>
                <c:pt idx="2020">
                  <c:v>0.80310639559954344</c:v>
                </c:pt>
                <c:pt idx="2021">
                  <c:v>-3.5797192620451934</c:v>
                </c:pt>
                <c:pt idx="2022">
                  <c:v>-0.26269874107700814</c:v>
                </c:pt>
                <c:pt idx="2023">
                  <c:v>-0.51726816430253952</c:v>
                </c:pt>
                <c:pt idx="2024">
                  <c:v>-2.0690801373859706</c:v>
                </c:pt>
                <c:pt idx="2025">
                  <c:v>-2.6634265050819992</c:v>
                </c:pt>
                <c:pt idx="2026">
                  <c:v>-1.5248655024068962</c:v>
                </c:pt>
                <c:pt idx="2027">
                  <c:v>-0.98342835416409868</c:v>
                </c:pt>
                <c:pt idx="2028">
                  <c:v>-1.9398920745088344</c:v>
                </c:pt>
                <c:pt idx="2029">
                  <c:v>-1.4862860393226005</c:v>
                </c:pt>
                <c:pt idx="2030">
                  <c:v>-1.195027057043059</c:v>
                </c:pt>
                <c:pt idx="2031">
                  <c:v>-2.3147979887353443</c:v>
                </c:pt>
                <c:pt idx="2032">
                  <c:v>-3.094337463975656</c:v>
                </c:pt>
                <c:pt idx="2033">
                  <c:v>-2.4460353478927161</c:v>
                </c:pt>
                <c:pt idx="2034">
                  <c:v>-2.4958098042151131</c:v>
                </c:pt>
                <c:pt idx="2035">
                  <c:v>-2.1476830423408728</c:v>
                </c:pt>
                <c:pt idx="2036">
                  <c:v>-1.9646122995446469</c:v>
                </c:pt>
                <c:pt idx="2037">
                  <c:v>-3.5418383485792799</c:v>
                </c:pt>
                <c:pt idx="2038">
                  <c:v>-2.1308351699258261</c:v>
                </c:pt>
                <c:pt idx="2039">
                  <c:v>-1.4579926738690647</c:v>
                </c:pt>
                <c:pt idx="2040">
                  <c:v>-2.3559396578901421</c:v>
                </c:pt>
                <c:pt idx="2041">
                  <c:v>-3.6054380807237565</c:v>
                </c:pt>
                <c:pt idx="2042">
                  <c:v>-3.9914919553733177</c:v>
                </c:pt>
                <c:pt idx="2043">
                  <c:v>-3.9480931833626047</c:v>
                </c:pt>
                <c:pt idx="2044">
                  <c:v>-4.1370543585016355</c:v>
                </c:pt>
                <c:pt idx="2045">
                  <c:v>-4.0565718388537029</c:v>
                </c:pt>
                <c:pt idx="2046">
                  <c:v>-4.6171753812805258</c:v>
                </c:pt>
                <c:pt idx="2047">
                  <c:v>-5.2524337948656186</c:v>
                </c:pt>
                <c:pt idx="2048">
                  <c:v>-5.0814239772427943</c:v>
                </c:pt>
                <c:pt idx="2049">
                  <c:v>-4.5746855265486328</c:v>
                </c:pt>
                <c:pt idx="2050">
                  <c:v>-3.8983776628483828</c:v>
                </c:pt>
                <c:pt idx="2051">
                  <c:v>-4.0630194721271042</c:v>
                </c:pt>
                <c:pt idx="2052">
                  <c:v>-5.7644069490531544</c:v>
                </c:pt>
                <c:pt idx="2053">
                  <c:v>-4.8698609109487254</c:v>
                </c:pt>
                <c:pt idx="2054">
                  <c:v>-2.7260847624028672</c:v>
                </c:pt>
                <c:pt idx="2055">
                  <c:v>-3.5560511235598578E-2</c:v>
                </c:pt>
                <c:pt idx="2056">
                  <c:v>0.82940964865215883</c:v>
                </c:pt>
                <c:pt idx="2057">
                  <c:v>-6.4192483303248074E-2</c:v>
                </c:pt>
                <c:pt idx="2058">
                  <c:v>-1.728965448412165</c:v>
                </c:pt>
                <c:pt idx="2059">
                  <c:v>-3.0569424050683782</c:v>
                </c:pt>
                <c:pt idx="2060">
                  <c:v>-3.5980855597984718</c:v>
                </c:pt>
                <c:pt idx="2061">
                  <c:v>-3.7338950464063441</c:v>
                </c:pt>
                <c:pt idx="2062">
                  <c:v>-3.140541533844964</c:v>
                </c:pt>
                <c:pt idx="2063">
                  <c:v>-1.580916604459802</c:v>
                </c:pt>
                <c:pt idx="2064">
                  <c:v>-5.6061007931045764E-2</c:v>
                </c:pt>
                <c:pt idx="2065">
                  <c:v>1.1350229724538636</c:v>
                </c:pt>
                <c:pt idx="2066">
                  <c:v>0.71177731167103631</c:v>
                </c:pt>
                <c:pt idx="2067">
                  <c:v>-0.37250848847575047</c:v>
                </c:pt>
                <c:pt idx="2068">
                  <c:v>-2.2980762781919362</c:v>
                </c:pt>
                <c:pt idx="2069">
                  <c:v>-3.7954068403110441</c:v>
                </c:pt>
                <c:pt idx="2070">
                  <c:v>-3.8954384533871003</c:v>
                </c:pt>
                <c:pt idx="2071">
                  <c:v>-3.1867206661053404</c:v>
                </c:pt>
                <c:pt idx="2072">
                  <c:v>-2.4137256806077576</c:v>
                </c:pt>
                <c:pt idx="2073">
                  <c:v>-1.1161809121407722</c:v>
                </c:pt>
                <c:pt idx="2074">
                  <c:v>-0.31490631467361618</c:v>
                </c:pt>
                <c:pt idx="2075">
                  <c:v>-0.1521824136286537</c:v>
                </c:pt>
                <c:pt idx="2076">
                  <c:v>-0.91166046424437719</c:v>
                </c:pt>
                <c:pt idx="2077">
                  <c:v>-2.146420948446853</c:v>
                </c:pt>
                <c:pt idx="2078">
                  <c:v>-3.1169930084266597</c:v>
                </c:pt>
                <c:pt idx="2079">
                  <c:v>-3.8952942283569136</c:v>
                </c:pt>
                <c:pt idx="2080">
                  <c:v>-3.2719762821033878</c:v>
                </c:pt>
                <c:pt idx="2081">
                  <c:v>-2.1858226609520575</c:v>
                </c:pt>
                <c:pt idx="2082">
                  <c:v>-1.0308047934514846</c:v>
                </c:pt>
                <c:pt idx="2083">
                  <c:v>-0.79222049878007472</c:v>
                </c:pt>
                <c:pt idx="2084">
                  <c:v>-1.0362509150412362</c:v>
                </c:pt>
                <c:pt idx="2085">
                  <c:v>-0.91384513328499584</c:v>
                </c:pt>
                <c:pt idx="2086">
                  <c:v>-0.68176771584890061</c:v>
                </c:pt>
                <c:pt idx="2087">
                  <c:v>-0.12059415413604882</c:v>
                </c:pt>
                <c:pt idx="2088">
                  <c:v>-9.3602111982089356E-2</c:v>
                </c:pt>
                <c:pt idx="2089">
                  <c:v>0.58266266304874426</c:v>
                </c:pt>
                <c:pt idx="2090">
                  <c:v>1.1614750938239351</c:v>
                </c:pt>
                <c:pt idx="2091">
                  <c:v>1.1766106319609155</c:v>
                </c:pt>
                <c:pt idx="2092">
                  <c:v>1.0021437627959229</c:v>
                </c:pt>
                <c:pt idx="2093">
                  <c:v>0.50508947256416825</c:v>
                </c:pt>
                <c:pt idx="2094">
                  <c:v>-0.18437142008759769</c:v>
                </c:pt>
                <c:pt idx="2095">
                  <c:v>-1.9335066394502574</c:v>
                </c:pt>
                <c:pt idx="2096">
                  <c:v>-4.088427242857974</c:v>
                </c:pt>
                <c:pt idx="2097">
                  <c:v>-5.0732757329076161</c:v>
                </c:pt>
                <c:pt idx="2098">
                  <c:v>-4.8110167682763807</c:v>
                </c:pt>
                <c:pt idx="2099">
                  <c:v>-3.6309499426759224</c:v>
                </c:pt>
                <c:pt idx="2100">
                  <c:v>-2.582326549991468</c:v>
                </c:pt>
                <c:pt idx="2101">
                  <c:v>-1.9327760155983906</c:v>
                </c:pt>
                <c:pt idx="2102">
                  <c:v>-1.6691028975362157</c:v>
                </c:pt>
                <c:pt idx="2103">
                  <c:v>-1.95211633023197</c:v>
                </c:pt>
                <c:pt idx="2104">
                  <c:v>-2.0385225850297752</c:v>
                </c:pt>
                <c:pt idx="2105">
                  <c:v>-2.1215073559289257</c:v>
                </c:pt>
                <c:pt idx="2106">
                  <c:v>-2.4146637176135206</c:v>
                </c:pt>
                <c:pt idx="2107">
                  <c:v>-2.2171188524343397</c:v>
                </c:pt>
                <c:pt idx="2108">
                  <c:v>-1.5116626222703402</c:v>
                </c:pt>
                <c:pt idx="2109">
                  <c:v>-1.3838443568626542</c:v>
                </c:pt>
                <c:pt idx="2110">
                  <c:v>-1.0414507315788415</c:v>
                </c:pt>
                <c:pt idx="2111">
                  <c:v>-0.58926321379867519</c:v>
                </c:pt>
                <c:pt idx="2112">
                  <c:v>-0.73993274192780067</c:v>
                </c:pt>
                <c:pt idx="2113">
                  <c:v>0.12103415726129489</c:v>
                </c:pt>
                <c:pt idx="2114">
                  <c:v>0.39349308593790255</c:v>
                </c:pt>
                <c:pt idx="2115">
                  <c:v>0.65491741934693282</c:v>
                </c:pt>
                <c:pt idx="2116">
                  <c:v>0.26281985153617488</c:v>
                </c:pt>
                <c:pt idx="2117">
                  <c:v>-0.38266509639710694</c:v>
                </c:pt>
                <c:pt idx="2118">
                  <c:v>-1.1623661022461866</c:v>
                </c:pt>
                <c:pt idx="2119">
                  <c:v>-1.6632355705531354</c:v>
                </c:pt>
                <c:pt idx="2120">
                  <c:v>-0.38818572331669071</c:v>
                </c:pt>
                <c:pt idx="2121">
                  <c:v>1.9393570678001331</c:v>
                </c:pt>
                <c:pt idx="2122">
                  <c:v>2.0322628029433778</c:v>
                </c:pt>
                <c:pt idx="2123">
                  <c:v>1.5857946057754828</c:v>
                </c:pt>
                <c:pt idx="2124">
                  <c:v>1.0716114827231895</c:v>
                </c:pt>
                <c:pt idx="2125">
                  <c:v>0.94434092733566366</c:v>
                </c:pt>
                <c:pt idx="2126">
                  <c:v>0.49633128208374244</c:v>
                </c:pt>
                <c:pt idx="2127">
                  <c:v>0.36294841110453829</c:v>
                </c:pt>
                <c:pt idx="2128">
                  <c:v>0.52920312336191233</c:v>
                </c:pt>
                <c:pt idx="2129">
                  <c:v>0.87986967986800324</c:v>
                </c:pt>
                <c:pt idx="2130">
                  <c:v>1.4688895771398545</c:v>
                </c:pt>
                <c:pt idx="2131">
                  <c:v>1.6934838599438924</c:v>
                </c:pt>
                <c:pt idx="2132">
                  <c:v>2.6432801178765972</c:v>
                </c:pt>
                <c:pt idx="2133">
                  <c:v>4.1167978098451945</c:v>
                </c:pt>
                <c:pt idx="2134">
                  <c:v>5.5271938441377175</c:v>
                </c:pt>
                <c:pt idx="2135">
                  <c:v>6.9127681100071872</c:v>
                </c:pt>
                <c:pt idx="2136">
                  <c:v>7.6903214271842835</c:v>
                </c:pt>
                <c:pt idx="2137">
                  <c:v>7.7629864195934362</c:v>
                </c:pt>
                <c:pt idx="2138">
                  <c:v>7.2748464025196018</c:v>
                </c:pt>
                <c:pt idx="2139">
                  <c:v>6.4223429526705518</c:v>
                </c:pt>
                <c:pt idx="2140">
                  <c:v>5.7343246877666347</c:v>
                </c:pt>
                <c:pt idx="2141">
                  <c:v>5.2135633324103283</c:v>
                </c:pt>
                <c:pt idx="2142">
                  <c:v>5.1501913039615017</c:v>
                </c:pt>
                <c:pt idx="2143">
                  <c:v>5.0996237182121735</c:v>
                </c:pt>
                <c:pt idx="2144">
                  <c:v>4.6055047081464808</c:v>
                </c:pt>
                <c:pt idx="2145">
                  <c:v>3.9861991088389157</c:v>
                </c:pt>
                <c:pt idx="2146">
                  <c:v>3.629052911795482</c:v>
                </c:pt>
                <c:pt idx="2147">
                  <c:v>3.2068826290862589</c:v>
                </c:pt>
                <c:pt idx="2148">
                  <c:v>3.0296571054562702</c:v>
                </c:pt>
                <c:pt idx="2149">
                  <c:v>2.8849015818023185</c:v>
                </c:pt>
                <c:pt idx="2150">
                  <c:v>2.7556594860295696</c:v>
                </c:pt>
                <c:pt idx="2151">
                  <c:v>3.0053335375740331</c:v>
                </c:pt>
                <c:pt idx="2152">
                  <c:v>3.3734834681653396</c:v>
                </c:pt>
                <c:pt idx="2153">
                  <c:v>4.1318382215158787</c:v>
                </c:pt>
                <c:pt idx="2154">
                  <c:v>4.771726936784928</c:v>
                </c:pt>
                <c:pt idx="2155">
                  <c:v>4.5867403931039687</c:v>
                </c:pt>
                <c:pt idx="2156">
                  <c:v>4.2857168011917226</c:v>
                </c:pt>
                <c:pt idx="2157">
                  <c:v>4.1279658951648353</c:v>
                </c:pt>
                <c:pt idx="2158">
                  <c:v>4.3997320685367605</c:v>
                </c:pt>
                <c:pt idx="2159">
                  <c:v>5.1439000637894532</c:v>
                </c:pt>
                <c:pt idx="2160">
                  <c:v>6.0456462722667004</c:v>
                </c:pt>
                <c:pt idx="2161">
                  <c:v>6.2888265823070997</c:v>
                </c:pt>
                <c:pt idx="2162">
                  <c:v>6.5652224731585367</c:v>
                </c:pt>
                <c:pt idx="2163">
                  <c:v>7.1787579540782449</c:v>
                </c:pt>
                <c:pt idx="2164">
                  <c:v>7.5295769307329294</c:v>
                </c:pt>
                <c:pt idx="2165">
                  <c:v>7.0809212453207699</c:v>
                </c:pt>
                <c:pt idx="2166">
                  <c:v>5.9835752900589885</c:v>
                </c:pt>
                <c:pt idx="2167">
                  <c:v>4.4205259330298992</c:v>
                </c:pt>
                <c:pt idx="2168">
                  <c:v>2.7300757821409034</c:v>
                </c:pt>
                <c:pt idx="2169">
                  <c:v>1.4091777398672261</c:v>
                </c:pt>
                <c:pt idx="2170">
                  <c:v>0.88151678985169368</c:v>
                </c:pt>
                <c:pt idx="2171">
                  <c:v>1.6176731038190275</c:v>
                </c:pt>
                <c:pt idx="2172">
                  <c:v>3.2115930106402919</c:v>
                </c:pt>
                <c:pt idx="2173">
                  <c:v>5.0060076735795942</c:v>
                </c:pt>
                <c:pt idx="2174">
                  <c:v>7.1205966848440827</c:v>
                </c:pt>
                <c:pt idx="2175">
                  <c:v>8.5478848916089234</c:v>
                </c:pt>
                <c:pt idx="2176">
                  <c:v>8.7470163223257753</c:v>
                </c:pt>
                <c:pt idx="2177">
                  <c:v>8.0609128764682794</c:v>
                </c:pt>
                <c:pt idx="2178">
                  <c:v>7.1027436930707921</c:v>
                </c:pt>
                <c:pt idx="2179">
                  <c:v>6.0566270589372424</c:v>
                </c:pt>
                <c:pt idx="2180">
                  <c:v>3.8273860907055921</c:v>
                </c:pt>
                <c:pt idx="2181">
                  <c:v>3.0635717027731313</c:v>
                </c:pt>
                <c:pt idx="2182">
                  <c:v>2.9251033824321793</c:v>
                </c:pt>
                <c:pt idx="2183">
                  <c:v>2.6141768318170442</c:v>
                </c:pt>
                <c:pt idx="2184">
                  <c:v>3.1643524355811796</c:v>
                </c:pt>
                <c:pt idx="2185">
                  <c:v>4.1031460787624718</c:v>
                </c:pt>
                <c:pt idx="2186">
                  <c:v>5.1463559854166485</c:v>
                </c:pt>
                <c:pt idx="2187">
                  <c:v>5.8123805320057595</c:v>
                </c:pt>
                <c:pt idx="2188">
                  <c:v>7.108214963071652</c:v>
                </c:pt>
                <c:pt idx="2189">
                  <c:v>8.1130704581482664</c:v>
                </c:pt>
                <c:pt idx="2190">
                  <c:v>9.0101159054364128</c:v>
                </c:pt>
                <c:pt idx="2191">
                  <c:v>9.8260392783590831</c:v>
                </c:pt>
                <c:pt idx="2192">
                  <c:v>10.797115293235466</c:v>
                </c:pt>
                <c:pt idx="2193">
                  <c:v>11.873621879102675</c:v>
                </c:pt>
                <c:pt idx="2194">
                  <c:v>13.958090622833485</c:v>
                </c:pt>
                <c:pt idx="2195">
                  <c:v>15.181039460374766</c:v>
                </c:pt>
                <c:pt idx="2196">
                  <c:v>14.802675323837109</c:v>
                </c:pt>
                <c:pt idx="2197">
                  <c:v>13.826020361200417</c:v>
                </c:pt>
                <c:pt idx="2198">
                  <c:v>12.081206450077079</c:v>
                </c:pt>
                <c:pt idx="2199">
                  <c:v>9.9514568526503666</c:v>
                </c:pt>
                <c:pt idx="2200">
                  <c:v>8.2384206436745817</c:v>
                </c:pt>
                <c:pt idx="2201">
                  <c:v>5.9490070737975325</c:v>
                </c:pt>
                <c:pt idx="2202">
                  <c:v>4.1504833149399332</c:v>
                </c:pt>
                <c:pt idx="2203">
                  <c:v>1.0300527544787654</c:v>
                </c:pt>
                <c:pt idx="2204">
                  <c:v>-1.2134633337770646</c:v>
                </c:pt>
                <c:pt idx="2205">
                  <c:v>-1.0462431701890658</c:v>
                </c:pt>
                <c:pt idx="2206">
                  <c:v>-1.5660259217590478</c:v>
                </c:pt>
                <c:pt idx="2207">
                  <c:v>-2.1526524339031718</c:v>
                </c:pt>
                <c:pt idx="2208">
                  <c:v>-2.4965231756150144</c:v>
                </c:pt>
                <c:pt idx="2209">
                  <c:v>-3.6765369404585124</c:v>
                </c:pt>
                <c:pt idx="2210">
                  <c:v>-4.3422182077967921</c:v>
                </c:pt>
                <c:pt idx="2211">
                  <c:v>-4.3635078111509875</c:v>
                </c:pt>
                <c:pt idx="2212">
                  <c:v>-4.1979366702899563</c:v>
                </c:pt>
                <c:pt idx="2213">
                  <c:v>-3.4543345937971166</c:v>
                </c:pt>
                <c:pt idx="2214">
                  <c:v>-1.6262605148300595</c:v>
                </c:pt>
                <c:pt idx="2215">
                  <c:v>-8.4419984230463144E-4</c:v>
                </c:pt>
                <c:pt idx="2216">
                  <c:v>0.66649668767058479</c:v>
                </c:pt>
                <c:pt idx="2217">
                  <c:v>1.1567819899035603</c:v>
                </c:pt>
                <c:pt idx="2218">
                  <c:v>1.4730112195866163</c:v>
                </c:pt>
                <c:pt idx="2219">
                  <c:v>1.5009990499051296</c:v>
                </c:pt>
                <c:pt idx="2220">
                  <c:v>1.9244104419936887</c:v>
                </c:pt>
                <c:pt idx="2221">
                  <c:v>1.0040917820636246</c:v>
                </c:pt>
                <c:pt idx="2222">
                  <c:v>-1.4802599051321372</c:v>
                </c:pt>
                <c:pt idx="2223">
                  <c:v>-3.272127529845303</c:v>
                </c:pt>
                <c:pt idx="2224">
                  <c:v>-4.8896984056776827</c:v>
                </c:pt>
                <c:pt idx="2225">
                  <c:v>-5.9951900831236893</c:v>
                </c:pt>
                <c:pt idx="2226">
                  <c:v>-6.0146566078891883</c:v>
                </c:pt>
                <c:pt idx="2227">
                  <c:v>-4.5087603555961815</c:v>
                </c:pt>
                <c:pt idx="2228">
                  <c:v>-3.8483927699157583</c:v>
                </c:pt>
                <c:pt idx="2229">
                  <c:v>-3.2757883385878857</c:v>
                </c:pt>
                <c:pt idx="2230">
                  <c:v>-3.6426907015975329</c:v>
                </c:pt>
                <c:pt idx="2231">
                  <c:v>-4.1583740507693214</c:v>
                </c:pt>
                <c:pt idx="2232">
                  <c:v>-4.4255100960769589</c:v>
                </c:pt>
                <c:pt idx="2233">
                  <c:v>-4.8286805900162664</c:v>
                </c:pt>
                <c:pt idx="2234">
                  <c:v>-5.6697301338600017</c:v>
                </c:pt>
                <c:pt idx="2235">
                  <c:v>-6.1036618090207702</c:v>
                </c:pt>
                <c:pt idx="2236">
                  <c:v>-5.9300274443839474</c:v>
                </c:pt>
                <c:pt idx="2237">
                  <c:v>-6.4879032943417752</c:v>
                </c:pt>
                <c:pt idx="2238">
                  <c:v>-5.6596643468330443</c:v>
                </c:pt>
                <c:pt idx="2239">
                  <c:v>-5.0179456148934749</c:v>
                </c:pt>
                <c:pt idx="2240">
                  <c:v>-5.9433937873952969</c:v>
                </c:pt>
                <c:pt idx="2241">
                  <c:v>-7.0160728287659628</c:v>
                </c:pt>
                <c:pt idx="2242">
                  <c:v>-7.7181697728451626</c:v>
                </c:pt>
                <c:pt idx="2243">
                  <c:v>-6.797817766898377</c:v>
                </c:pt>
                <c:pt idx="2244">
                  <c:v>-4.5434120704715566</c:v>
                </c:pt>
                <c:pt idx="2245">
                  <c:v>-3.1816850530817993</c:v>
                </c:pt>
                <c:pt idx="2246">
                  <c:v>-2.8548277058028972</c:v>
                </c:pt>
                <c:pt idx="2247">
                  <c:v>-2.9484739380351765</c:v>
                </c:pt>
                <c:pt idx="2248">
                  <c:v>-3.1054186630102913</c:v>
                </c:pt>
                <c:pt idx="2249">
                  <c:v>-2.5284632335591581</c:v>
                </c:pt>
                <c:pt idx="2250">
                  <c:v>-2.1349346343575206</c:v>
                </c:pt>
                <c:pt idx="2251">
                  <c:v>-1.9753313246602628</c:v>
                </c:pt>
                <c:pt idx="2252">
                  <c:v>-4.2055047030466284</c:v>
                </c:pt>
                <c:pt idx="2253">
                  <c:v>-4.2552760979023123</c:v>
                </c:pt>
                <c:pt idx="2254">
                  <c:v>-3.9741607479176362</c:v>
                </c:pt>
                <c:pt idx="2255">
                  <c:v>-2.8799528279061906</c:v>
                </c:pt>
                <c:pt idx="2256">
                  <c:v>-2.5661715992100924</c:v>
                </c:pt>
                <c:pt idx="2257">
                  <c:v>-2.7663641551381226</c:v>
                </c:pt>
                <c:pt idx="2258">
                  <c:v>-3.0276883457082566</c:v>
                </c:pt>
                <c:pt idx="2259">
                  <c:v>-2.8089971633475548</c:v>
                </c:pt>
                <c:pt idx="2260">
                  <c:v>-2.6830003616603264</c:v>
                </c:pt>
                <c:pt idx="2261">
                  <c:v>-2.3346452694788193</c:v>
                </c:pt>
                <c:pt idx="2262">
                  <c:v>-1.9177169232010454</c:v>
                </c:pt>
                <c:pt idx="2263">
                  <c:v>-1.8820310287434663</c:v>
                </c:pt>
                <c:pt idx="2264">
                  <c:v>-2.0772840257877618</c:v>
                </c:pt>
                <c:pt idx="2265">
                  <c:v>-2.2659460270515179</c:v>
                </c:pt>
                <c:pt idx="2266">
                  <c:v>-2.1324103205986265</c:v>
                </c:pt>
                <c:pt idx="2267">
                  <c:v>-2.2786745661926537</c:v>
                </c:pt>
                <c:pt idx="2268">
                  <c:v>-2.1336406874451184</c:v>
                </c:pt>
                <c:pt idx="2269">
                  <c:v>-1.7100926257485796</c:v>
                </c:pt>
                <c:pt idx="2270">
                  <c:v>-1.5298009213760451</c:v>
                </c:pt>
                <c:pt idx="2271">
                  <c:v>-1.4978220574647296</c:v>
                </c:pt>
                <c:pt idx="2272">
                  <c:v>-1.5295449267404011</c:v>
                </c:pt>
                <c:pt idx="2273">
                  <c:v>-1.5632332576125383</c:v>
                </c:pt>
                <c:pt idx="2274">
                  <c:v>-1.8809650984424813</c:v>
                </c:pt>
                <c:pt idx="2275">
                  <c:v>-2.6124033872857582</c:v>
                </c:pt>
                <c:pt idx="2276">
                  <c:v>-3.0006808559038798</c:v>
                </c:pt>
                <c:pt idx="2277">
                  <c:v>-3.2395392799492568</c:v>
                </c:pt>
                <c:pt idx="2278">
                  <c:v>-3.0236388491710482</c:v>
                </c:pt>
                <c:pt idx="2279">
                  <c:v>-2.0807532362752941</c:v>
                </c:pt>
                <c:pt idx="2280">
                  <c:v>-1.4318777606009296</c:v>
                </c:pt>
                <c:pt idx="2281">
                  <c:v>-0.66344878940699992</c:v>
                </c:pt>
                <c:pt idx="2282">
                  <c:v>-0.33088093020386522</c:v>
                </c:pt>
                <c:pt idx="2283">
                  <c:v>-0.46427294726621621</c:v>
                </c:pt>
                <c:pt idx="2284">
                  <c:v>-0.59354381516064136</c:v>
                </c:pt>
                <c:pt idx="2285">
                  <c:v>-0.51785493787834225</c:v>
                </c:pt>
                <c:pt idx="2286">
                  <c:v>-0.2713183966950351</c:v>
                </c:pt>
                <c:pt idx="2287">
                  <c:v>5.6287784432757594E-2</c:v>
                </c:pt>
                <c:pt idx="2288">
                  <c:v>0.32346812577857831</c:v>
                </c:pt>
                <c:pt idx="2289">
                  <c:v>0.43961093377638183</c:v>
                </c:pt>
                <c:pt idx="2290">
                  <c:v>0.28925448920430102</c:v>
                </c:pt>
                <c:pt idx="2291">
                  <c:v>0.15874585048945247</c:v>
                </c:pt>
                <c:pt idx="2292">
                  <c:v>-0.21833752189459929</c:v>
                </c:pt>
                <c:pt idx="2293">
                  <c:v>-0.54233886760800032</c:v>
                </c:pt>
                <c:pt idx="2294">
                  <c:v>-0.29339237748088814</c:v>
                </c:pt>
                <c:pt idx="2295">
                  <c:v>-0.11736540844042756</c:v>
                </c:pt>
                <c:pt idx="2296">
                  <c:v>-6.3143599406982651E-2</c:v>
                </c:pt>
                <c:pt idx="2297">
                  <c:v>-0.11669635907805954</c:v>
                </c:pt>
                <c:pt idx="2298">
                  <c:v>-0.11285848492630698</c:v>
                </c:pt>
                <c:pt idx="2299">
                  <c:v>-0.48357108930028825</c:v>
                </c:pt>
                <c:pt idx="2300">
                  <c:v>-0.88680322086475982</c:v>
                </c:pt>
                <c:pt idx="2301">
                  <c:v>-0.87894945661911195</c:v>
                </c:pt>
                <c:pt idx="2302">
                  <c:v>-0.66697680633863021</c:v>
                </c:pt>
                <c:pt idx="2303">
                  <c:v>-0.21450986612479372</c:v>
                </c:pt>
                <c:pt idx="2304">
                  <c:v>0.46487808890697196</c:v>
                </c:pt>
                <c:pt idx="2305">
                  <c:v>0.41918186686192926</c:v>
                </c:pt>
                <c:pt idx="2306">
                  <c:v>0.13291046478615218</c:v>
                </c:pt>
                <c:pt idx="2307">
                  <c:v>-0.48055952148613629</c:v>
                </c:pt>
                <c:pt idx="2308">
                  <c:v>-0.80747605509492304</c:v>
                </c:pt>
                <c:pt idx="2309">
                  <c:v>-0.79406568917808906</c:v>
                </c:pt>
                <c:pt idx="2310">
                  <c:v>-0.72754080923090181</c:v>
                </c:pt>
                <c:pt idx="2311">
                  <c:v>-0.38918025782337012</c:v>
                </c:pt>
                <c:pt idx="2312">
                  <c:v>0.20249413408573014</c:v>
                </c:pt>
                <c:pt idx="2313">
                  <c:v>0.76419890157973502</c:v>
                </c:pt>
                <c:pt idx="2314">
                  <c:v>0.85089795169800453</c:v>
                </c:pt>
                <c:pt idx="2315">
                  <c:v>0.4856680634644735</c:v>
                </c:pt>
                <c:pt idx="2316">
                  <c:v>-0.20543831284174838</c:v>
                </c:pt>
                <c:pt idx="2317">
                  <c:v>-1.6783373190972226</c:v>
                </c:pt>
                <c:pt idx="2318">
                  <c:v>-2.4608206290230821</c:v>
                </c:pt>
                <c:pt idx="2319">
                  <c:v>-3.6410318713402159</c:v>
                </c:pt>
                <c:pt idx="2320">
                  <c:v>-4.4160567515803093</c:v>
                </c:pt>
                <c:pt idx="2321">
                  <c:v>-4.4078744103067953</c:v>
                </c:pt>
                <c:pt idx="2322">
                  <c:v>-3.2646789702502423</c:v>
                </c:pt>
                <c:pt idx="2323">
                  <c:v>-2.1500636701115989</c:v>
                </c:pt>
                <c:pt idx="2324">
                  <c:v>-0.48780021062672929</c:v>
                </c:pt>
                <c:pt idx="2325">
                  <c:v>0.97907580068316635</c:v>
                </c:pt>
                <c:pt idx="2326">
                  <c:v>-1.0576911984544777</c:v>
                </c:pt>
                <c:pt idx="2327">
                  <c:v>-1.711971705493377</c:v>
                </c:pt>
                <c:pt idx="2328">
                  <c:v>-1.5948148967746809</c:v>
                </c:pt>
                <c:pt idx="2329">
                  <c:v>-1.2315055413368641</c:v>
                </c:pt>
                <c:pt idx="2330">
                  <c:v>-0.95169304651128006</c:v>
                </c:pt>
                <c:pt idx="2331">
                  <c:v>-1.0796196537962344</c:v>
                </c:pt>
                <c:pt idx="2332">
                  <c:v>-1.2546861779205258</c:v>
                </c:pt>
                <c:pt idx="2333">
                  <c:v>-1.3468601121216321</c:v>
                </c:pt>
                <c:pt idx="2334">
                  <c:v>-1.1483009117227292</c:v>
                </c:pt>
                <c:pt idx="2335">
                  <c:v>-1.0891448054750783</c:v>
                </c:pt>
                <c:pt idx="2336">
                  <c:v>-0.39983119619636343</c:v>
                </c:pt>
                <c:pt idx="2337">
                  <c:v>0.16369111675891845</c:v>
                </c:pt>
                <c:pt idx="2338">
                  <c:v>0.61924347668471025</c:v>
                </c:pt>
                <c:pt idx="2339">
                  <c:v>0.38733036130275422</c:v>
                </c:pt>
                <c:pt idx="2340">
                  <c:v>0.26641347909789553</c:v>
                </c:pt>
                <c:pt idx="2341">
                  <c:v>9.0356495331110342E-2</c:v>
                </c:pt>
                <c:pt idx="2342">
                  <c:v>-0.55021059623383783</c:v>
                </c:pt>
                <c:pt idx="2343">
                  <c:v>-1.1364097970265024</c:v>
                </c:pt>
                <c:pt idx="2344">
                  <c:v>-1.0412644633281047</c:v>
                </c:pt>
                <c:pt idx="2345">
                  <c:v>-0.38903351903652755</c:v>
                </c:pt>
                <c:pt idx="2346">
                  <c:v>0.11083100783284985</c:v>
                </c:pt>
                <c:pt idx="2347">
                  <c:v>-0.1700640227799016</c:v>
                </c:pt>
                <c:pt idx="2348">
                  <c:v>-0.33858643170702712</c:v>
                </c:pt>
                <c:pt idx="2349">
                  <c:v>-1.1283642522775073</c:v>
                </c:pt>
                <c:pt idx="2350">
                  <c:v>-1.7790293699979998</c:v>
                </c:pt>
                <c:pt idx="2351">
                  <c:v>-2.7060088227410417</c:v>
                </c:pt>
                <c:pt idx="2352">
                  <c:v>-2.8545805673566829</c:v>
                </c:pt>
                <c:pt idx="2353">
                  <c:v>-2.6694822088584318</c:v>
                </c:pt>
                <c:pt idx="2354">
                  <c:v>-2.2532351152060102</c:v>
                </c:pt>
                <c:pt idx="2355">
                  <c:v>-2.2953829981706733</c:v>
                </c:pt>
                <c:pt idx="2356">
                  <c:v>-1.7735177539892941</c:v>
                </c:pt>
                <c:pt idx="2357">
                  <c:v>-2.3726492322357204</c:v>
                </c:pt>
                <c:pt idx="2358">
                  <c:v>-2.4180562098106728</c:v>
                </c:pt>
                <c:pt idx="2359">
                  <c:v>-2.3056557657633765</c:v>
                </c:pt>
                <c:pt idx="2360">
                  <c:v>-2.5274187222892031</c:v>
                </c:pt>
                <c:pt idx="2361">
                  <c:v>-2.453962103409808</c:v>
                </c:pt>
                <c:pt idx="2362">
                  <c:v>-1.707214269490724</c:v>
                </c:pt>
                <c:pt idx="2363">
                  <c:v>-2.0035557340880867</c:v>
                </c:pt>
                <c:pt idx="2364">
                  <c:v>-2.3441585510194316</c:v>
                </c:pt>
                <c:pt idx="2365">
                  <c:v>-2.0672945333197652</c:v>
                </c:pt>
                <c:pt idx="2366">
                  <c:v>-2.0404956586290446</c:v>
                </c:pt>
                <c:pt idx="2367">
                  <c:v>-2.0031466105787938</c:v>
                </c:pt>
                <c:pt idx="2368">
                  <c:v>-2.1381791773253447</c:v>
                </c:pt>
                <c:pt idx="2369">
                  <c:v>-2.2191400017075646</c:v>
                </c:pt>
                <c:pt idx="2370">
                  <c:v>-2.258763249752485</c:v>
                </c:pt>
                <c:pt idx="2371">
                  <c:v>-1.7948109295039243</c:v>
                </c:pt>
                <c:pt idx="2372">
                  <c:v>-1.0688716897313644</c:v>
                </c:pt>
                <c:pt idx="2373">
                  <c:v>-1.0429559407408358</c:v>
                </c:pt>
                <c:pt idx="2374">
                  <c:v>-1.8144377666343749</c:v>
                </c:pt>
                <c:pt idx="2375">
                  <c:v>-2.8511643720880215</c:v>
                </c:pt>
                <c:pt idx="2376">
                  <c:v>-3.9457387278497076</c:v>
                </c:pt>
                <c:pt idx="2377">
                  <c:v>-5.1024147553472048</c:v>
                </c:pt>
                <c:pt idx="2378">
                  <c:v>-5.561264524819828</c:v>
                </c:pt>
                <c:pt idx="2379">
                  <c:v>-5.5061570429748183</c:v>
                </c:pt>
                <c:pt idx="2380">
                  <c:v>-4.5526589145388687</c:v>
                </c:pt>
                <c:pt idx="2381">
                  <c:v>-3.7482199562075369</c:v>
                </c:pt>
                <c:pt idx="2382">
                  <c:v>-3.409969241026086</c:v>
                </c:pt>
                <c:pt idx="2383">
                  <c:v>-3.7128395135329182</c:v>
                </c:pt>
                <c:pt idx="2384">
                  <c:v>-4.2002317144510055</c:v>
                </c:pt>
                <c:pt idx="2385">
                  <c:v>-4.8560951216088126</c:v>
                </c:pt>
                <c:pt idx="2386">
                  <c:v>-5.1423421826427216</c:v>
                </c:pt>
                <c:pt idx="2387">
                  <c:v>-4.8214916096728011</c:v>
                </c:pt>
                <c:pt idx="2388">
                  <c:v>-4.2172256253146134</c:v>
                </c:pt>
                <c:pt idx="2389">
                  <c:v>-3.5134571392735694</c:v>
                </c:pt>
                <c:pt idx="2390">
                  <c:v>-3.2605403087625522</c:v>
                </c:pt>
                <c:pt idx="2391">
                  <c:v>-3.2741193444064636</c:v>
                </c:pt>
                <c:pt idx="2392">
                  <c:v>-3.4655596250038285</c:v>
                </c:pt>
                <c:pt idx="2393">
                  <c:v>-3.5435889494786381</c:v>
                </c:pt>
                <c:pt idx="2394">
                  <c:v>-3.6589459305905137</c:v>
                </c:pt>
                <c:pt idx="2395">
                  <c:v>-3.5829417920227233</c:v>
                </c:pt>
                <c:pt idx="2396">
                  <c:v>-4.0519837488543287</c:v>
                </c:pt>
                <c:pt idx="2397">
                  <c:v>-4.0341758136121326</c:v>
                </c:pt>
                <c:pt idx="2398">
                  <c:v>-3.6916880177271123</c:v>
                </c:pt>
                <c:pt idx="2399">
                  <c:v>-3.6825041872415061</c:v>
                </c:pt>
                <c:pt idx="2400">
                  <c:v>-3.7616241463479252</c:v>
                </c:pt>
                <c:pt idx="2401">
                  <c:v>-3.5903377029134407</c:v>
                </c:pt>
                <c:pt idx="2402">
                  <c:v>-3.6826158890463989</c:v>
                </c:pt>
                <c:pt idx="2403">
                  <c:v>-4.3286983623840625</c:v>
                </c:pt>
                <c:pt idx="2404">
                  <c:v>-5.0953020119381964</c:v>
                </c:pt>
                <c:pt idx="2405">
                  <c:v>-6.4004317057470841</c:v>
                </c:pt>
                <c:pt idx="2406">
                  <c:v>-6.8962618041126111</c:v>
                </c:pt>
                <c:pt idx="2407">
                  <c:v>-7.421653061757624</c:v>
                </c:pt>
                <c:pt idx="2408">
                  <c:v>-7.0565789071561325</c:v>
                </c:pt>
                <c:pt idx="2409">
                  <c:v>-6.3956210404943503</c:v>
                </c:pt>
                <c:pt idx="2410">
                  <c:v>-5.9356708928886244</c:v>
                </c:pt>
                <c:pt idx="2411">
                  <c:v>-5.4215801248115687</c:v>
                </c:pt>
                <c:pt idx="2412">
                  <c:v>-5.672273484662151</c:v>
                </c:pt>
                <c:pt idx="2413">
                  <c:v>-5.8919798608766802</c:v>
                </c:pt>
                <c:pt idx="2414">
                  <c:v>-5.8996994517692141</c:v>
                </c:pt>
                <c:pt idx="2415">
                  <c:v>-6.1152976754958557</c:v>
                </c:pt>
                <c:pt idx="2416">
                  <c:v>-6.6585301524514495</c:v>
                </c:pt>
                <c:pt idx="2417">
                  <c:v>-6.8293492471305814</c:v>
                </c:pt>
                <c:pt idx="2418">
                  <c:v>-6.6961996653167564</c:v>
                </c:pt>
                <c:pt idx="2419">
                  <c:v>-6.2478153999107109</c:v>
                </c:pt>
                <c:pt idx="2420">
                  <c:v>-5.9438856707470862</c:v>
                </c:pt>
                <c:pt idx="2421">
                  <c:v>-5.3820466196507635</c:v>
                </c:pt>
                <c:pt idx="2422">
                  <c:v>-4.7280067639957508</c:v>
                </c:pt>
                <c:pt idx="2423">
                  <c:v>-4.77689994645071</c:v>
                </c:pt>
                <c:pt idx="2424">
                  <c:v>-5.9180171861408954</c:v>
                </c:pt>
                <c:pt idx="2425">
                  <c:v>-7.6357179201628593</c:v>
                </c:pt>
                <c:pt idx="2426">
                  <c:v>-8.4707550279151196</c:v>
                </c:pt>
                <c:pt idx="2427">
                  <c:v>-8.37714626243989</c:v>
                </c:pt>
                <c:pt idx="2428">
                  <c:v>-8.4448714467234538</c:v>
                </c:pt>
                <c:pt idx="2429">
                  <c:v>-7.739178105279148</c:v>
                </c:pt>
                <c:pt idx="2430">
                  <c:v>-7.5301126287311693</c:v>
                </c:pt>
                <c:pt idx="2431">
                  <c:v>-7.9805732058357721</c:v>
                </c:pt>
                <c:pt idx="2432">
                  <c:v>-7.5751976873466926</c:v>
                </c:pt>
                <c:pt idx="2433">
                  <c:v>-8.026450784299243</c:v>
                </c:pt>
                <c:pt idx="2434">
                  <c:v>-8.4808164701324404</c:v>
                </c:pt>
                <c:pt idx="2435">
                  <c:v>-9.3225297473086783</c:v>
                </c:pt>
                <c:pt idx="2436">
                  <c:v>-9.1818660452096381</c:v>
                </c:pt>
                <c:pt idx="2437">
                  <c:v>-6.8093091259223515</c:v>
                </c:pt>
                <c:pt idx="2438">
                  <c:v>-5.9637890798620319</c:v>
                </c:pt>
                <c:pt idx="2439">
                  <c:v>-6.4322400712641432</c:v>
                </c:pt>
                <c:pt idx="2440">
                  <c:v>-6.5856590167315483</c:v>
                </c:pt>
                <c:pt idx="2441">
                  <c:v>-7.0445149445424811</c:v>
                </c:pt>
                <c:pt idx="2442">
                  <c:v>-6.9196497397377952</c:v>
                </c:pt>
                <c:pt idx="2443">
                  <c:v>-5.981034556310572</c:v>
                </c:pt>
                <c:pt idx="2444">
                  <c:v>-4.8480567462140343</c:v>
                </c:pt>
                <c:pt idx="2445">
                  <c:v>-3.8727213873375272</c:v>
                </c:pt>
                <c:pt idx="2446">
                  <c:v>-4.513141091849044</c:v>
                </c:pt>
                <c:pt idx="2447">
                  <c:v>-6.3224141768829281</c:v>
                </c:pt>
                <c:pt idx="2448">
                  <c:v>-8.0771421461732942</c:v>
                </c:pt>
                <c:pt idx="2449">
                  <c:v>-9.4492895249553222</c:v>
                </c:pt>
                <c:pt idx="2450">
                  <c:v>-9.6210404315879519</c:v>
                </c:pt>
                <c:pt idx="2451">
                  <c:v>-7.7138147936067529</c:v>
                </c:pt>
                <c:pt idx="2452">
                  <c:v>-4.9173843898023151</c:v>
                </c:pt>
                <c:pt idx="2453">
                  <c:v>-1.4169244268569217</c:v>
                </c:pt>
                <c:pt idx="2454">
                  <c:v>0.35890813905074109</c:v>
                </c:pt>
                <c:pt idx="2455">
                  <c:v>-0.30511671311225919</c:v>
                </c:pt>
                <c:pt idx="2456">
                  <c:v>-2.0820769541251294</c:v>
                </c:pt>
                <c:pt idx="2457">
                  <c:v>-5.2057251159472928</c:v>
                </c:pt>
                <c:pt idx="2458">
                  <c:v>-9.4871805682866714</c:v>
                </c:pt>
                <c:pt idx="2459">
                  <c:v>-10.337750304758231</c:v>
                </c:pt>
                <c:pt idx="2460">
                  <c:v>-10.143396508922109</c:v>
                </c:pt>
                <c:pt idx="2461">
                  <c:v>-8.2337067013871916</c:v>
                </c:pt>
                <c:pt idx="2462">
                  <c:v>-4.4047831050573585</c:v>
                </c:pt>
                <c:pt idx="2463">
                  <c:v>-2.1402365942257511</c:v>
                </c:pt>
                <c:pt idx="2464">
                  <c:v>-1.1711251543844672</c:v>
                </c:pt>
                <c:pt idx="2465">
                  <c:v>-0.57499764192842073</c:v>
                </c:pt>
                <c:pt idx="2466">
                  <c:v>-1.539369027441037</c:v>
                </c:pt>
                <c:pt idx="2467">
                  <c:v>-3.7549009267971778</c:v>
                </c:pt>
                <c:pt idx="2468">
                  <c:v>-6.4473524848778423</c:v>
                </c:pt>
                <c:pt idx="2469">
                  <c:v>-9.3814599003313042</c:v>
                </c:pt>
                <c:pt idx="2470">
                  <c:v>-9.6317603165487835</c:v>
                </c:pt>
                <c:pt idx="2471">
                  <c:v>-8.1114346349674733</c:v>
                </c:pt>
                <c:pt idx="2472">
                  <c:v>-4.8133410909832</c:v>
                </c:pt>
                <c:pt idx="2473">
                  <c:v>-2.7179357990022535</c:v>
                </c:pt>
                <c:pt idx="2474">
                  <c:v>-2.3302377611656978E-2</c:v>
                </c:pt>
                <c:pt idx="2475">
                  <c:v>2.3684632971201522</c:v>
                </c:pt>
                <c:pt idx="2476">
                  <c:v>3.2502139936223302</c:v>
                </c:pt>
                <c:pt idx="2477">
                  <c:v>1.5278789577549277</c:v>
                </c:pt>
                <c:pt idx="2478">
                  <c:v>-0.99588028786387461</c:v>
                </c:pt>
                <c:pt idx="2479">
                  <c:v>-2.7473005752438411</c:v>
                </c:pt>
                <c:pt idx="2480">
                  <c:v>-5.3283011620736804</c:v>
                </c:pt>
                <c:pt idx="2481">
                  <c:v>-5.2918508131829629</c:v>
                </c:pt>
                <c:pt idx="2482">
                  <c:v>-7.7359773741081277</c:v>
                </c:pt>
                <c:pt idx="2483">
                  <c:v>-9.2878738609097748</c:v>
                </c:pt>
                <c:pt idx="2484">
                  <c:v>-10.857741268052557</c:v>
                </c:pt>
                <c:pt idx="2485">
                  <c:v>-9.971142932596587</c:v>
                </c:pt>
                <c:pt idx="2486">
                  <c:v>-7.5262966262233846</c:v>
                </c:pt>
                <c:pt idx="2487">
                  <c:v>-3.3851194629257155</c:v>
                </c:pt>
                <c:pt idx="2488">
                  <c:v>0.81558619600804116</c:v>
                </c:pt>
                <c:pt idx="2489">
                  <c:v>5.5159303887916176</c:v>
                </c:pt>
                <c:pt idx="2490">
                  <c:v>5.3914143218820039</c:v>
                </c:pt>
                <c:pt idx="2491">
                  <c:v>2.3412466950992035</c:v>
                </c:pt>
                <c:pt idx="2492">
                  <c:v>-7.8825730833377086E-2</c:v>
                </c:pt>
                <c:pt idx="2493">
                  <c:v>-1.1199413108447216</c:v>
                </c:pt>
                <c:pt idx="2494">
                  <c:v>-1.4083249770541242</c:v>
                </c:pt>
                <c:pt idx="2495">
                  <c:v>-0.51241342782640953</c:v>
                </c:pt>
                <c:pt idx="2496">
                  <c:v>-2.7699728690531349</c:v>
                </c:pt>
                <c:pt idx="2497">
                  <c:v>-4.6961373112788953</c:v>
                </c:pt>
                <c:pt idx="2498">
                  <c:v>-0.96252962300627942</c:v>
                </c:pt>
                <c:pt idx="2499">
                  <c:v>0.20472453378329142</c:v>
                </c:pt>
                <c:pt idx="2500">
                  <c:v>1.4876835781146336</c:v>
                </c:pt>
                <c:pt idx="2501">
                  <c:v>6.4484569833520888</c:v>
                </c:pt>
                <c:pt idx="2502">
                  <c:v>6.7188139564075264</c:v>
                </c:pt>
                <c:pt idx="2503">
                  <c:v>10.184403754937783</c:v>
                </c:pt>
                <c:pt idx="2504">
                  <c:v>8.039532154741531</c:v>
                </c:pt>
                <c:pt idx="2505">
                  <c:v>3.1846636787587062</c:v>
                </c:pt>
                <c:pt idx="2506">
                  <c:v>-0.75407655495695258</c:v>
                </c:pt>
                <c:pt idx="2507">
                  <c:v>-10.791869055211411</c:v>
                </c:pt>
                <c:pt idx="2508">
                  <c:v>-17.321054805639292</c:v>
                </c:pt>
                <c:pt idx="2509">
                  <c:v>-28.715622889892135</c:v>
                </c:pt>
                <c:pt idx="2510">
                  <c:v>-29.83145638452913</c:v>
                </c:pt>
                <c:pt idx="2511">
                  <c:v>-25.060058020961471</c:v>
                </c:pt>
                <c:pt idx="2512">
                  <c:v>-21.971478634924129</c:v>
                </c:pt>
                <c:pt idx="2513">
                  <c:v>-18.137659079747344</c:v>
                </c:pt>
                <c:pt idx="2514">
                  <c:v>-9.7079572120081679</c:v>
                </c:pt>
                <c:pt idx="2515">
                  <c:v>-4.009723343404759</c:v>
                </c:pt>
                <c:pt idx="2516">
                  <c:v>-0.75472774942344756</c:v>
                </c:pt>
                <c:pt idx="2517">
                  <c:v>2.7885012365456752</c:v>
                </c:pt>
                <c:pt idx="2518">
                  <c:v>7.2028933312187453</c:v>
                </c:pt>
                <c:pt idx="2519">
                  <c:v>12.246310271946394</c:v>
                </c:pt>
                <c:pt idx="2520">
                  <c:v>13.932705278867154</c:v>
                </c:pt>
                <c:pt idx="2521">
                  <c:v>12.589322110347945</c:v>
                </c:pt>
                <c:pt idx="2522">
                  <c:v>8.0064415020423141</c:v>
                </c:pt>
                <c:pt idx="2523">
                  <c:v>5.2269463874023172</c:v>
                </c:pt>
                <c:pt idx="2524">
                  <c:v>5.5585483029755913</c:v>
                </c:pt>
                <c:pt idx="2525">
                  <c:v>5.3087347663271478</c:v>
                </c:pt>
                <c:pt idx="2526">
                  <c:v>4.2037751339362304</c:v>
                </c:pt>
                <c:pt idx="2527">
                  <c:v>3.0041669298058955</c:v>
                </c:pt>
                <c:pt idx="2528">
                  <c:v>2.4972649092209478</c:v>
                </c:pt>
                <c:pt idx="2529">
                  <c:v>4.2586481318683429</c:v>
                </c:pt>
                <c:pt idx="2530">
                  <c:v>7.4272075172994532</c:v>
                </c:pt>
                <c:pt idx="2531">
                  <c:v>11.794997710642981</c:v>
                </c:pt>
                <c:pt idx="2532">
                  <c:v>14.524452150156915</c:v>
                </c:pt>
                <c:pt idx="2533">
                  <c:v>14.681225046404752</c:v>
                </c:pt>
                <c:pt idx="2534">
                  <c:v>10.192125535588458</c:v>
                </c:pt>
                <c:pt idx="2535">
                  <c:v>4.662020573625913</c:v>
                </c:pt>
                <c:pt idx="2536">
                  <c:v>2.1263495561586385</c:v>
                </c:pt>
                <c:pt idx="2537">
                  <c:v>1.2222218518071613</c:v>
                </c:pt>
                <c:pt idx="2538">
                  <c:v>-0.96729011964635914</c:v>
                </c:pt>
                <c:pt idx="2539">
                  <c:v>-6.1294014761135074</c:v>
                </c:pt>
                <c:pt idx="2540">
                  <c:v>-13.45464858260539</c:v>
                </c:pt>
                <c:pt idx="2541">
                  <c:v>-20.007427056189393</c:v>
                </c:pt>
                <c:pt idx="2542">
                  <c:v>-25.267486813587642</c:v>
                </c:pt>
                <c:pt idx="2543">
                  <c:v>-30.2388443824156</c:v>
                </c:pt>
                <c:pt idx="2544">
                  <c:v>-32.606306283744487</c:v>
                </c:pt>
                <c:pt idx="2545">
                  <c:v>-30.938684518305489</c:v>
                </c:pt>
                <c:pt idx="2546">
                  <c:v>-27.539788073521297</c:v>
                </c:pt>
                <c:pt idx="2547">
                  <c:v>-25.916767722709153</c:v>
                </c:pt>
                <c:pt idx="2548">
                  <c:v>-22.587270264714402</c:v>
                </c:pt>
                <c:pt idx="2549">
                  <c:v>-20.04443177078177</c:v>
                </c:pt>
                <c:pt idx="2550">
                  <c:v>-20.332766972825574</c:v>
                </c:pt>
                <c:pt idx="2551">
                  <c:v>-20.960154309057131</c:v>
                </c:pt>
                <c:pt idx="2552">
                  <c:v>-20.990039411356396</c:v>
                </c:pt>
                <c:pt idx="2553">
                  <c:v>-19.197162753163298</c:v>
                </c:pt>
                <c:pt idx="2554">
                  <c:v>-17.211833841233968</c:v>
                </c:pt>
                <c:pt idx="2555">
                  <c:v>-14.392554197300125</c:v>
                </c:pt>
                <c:pt idx="2556">
                  <c:v>-10.55120375065872</c:v>
                </c:pt>
                <c:pt idx="2557">
                  <c:v>-6.406115237788879</c:v>
                </c:pt>
                <c:pt idx="2558">
                  <c:v>-4.3318640522661775</c:v>
                </c:pt>
                <c:pt idx="2559">
                  <c:v>-2.9789372812669277</c:v>
                </c:pt>
                <c:pt idx="2560">
                  <c:v>-3.5178164333483473</c:v>
                </c:pt>
                <c:pt idx="2561">
                  <c:v>-4.4189854179476864</c:v>
                </c:pt>
                <c:pt idx="2562">
                  <c:v>-6.2972496227462234</c:v>
                </c:pt>
                <c:pt idx="2563">
                  <c:v>-7.7591321592732259</c:v>
                </c:pt>
                <c:pt idx="2564">
                  <c:v>-8.2529946209159153</c:v>
                </c:pt>
                <c:pt idx="2565">
                  <c:v>-8.2717055891569675</c:v>
                </c:pt>
                <c:pt idx="2566">
                  <c:v>-8.1315926317067628</c:v>
                </c:pt>
                <c:pt idx="2567">
                  <c:v>-7.9090826034000132</c:v>
                </c:pt>
                <c:pt idx="2568">
                  <c:v>-7.4802075838338062</c:v>
                </c:pt>
                <c:pt idx="2569">
                  <c:v>-6.7325312254552188</c:v>
                </c:pt>
                <c:pt idx="2570">
                  <c:v>-6.0321795086582437</c:v>
                </c:pt>
                <c:pt idx="2571">
                  <c:v>-5.6147842333668985</c:v>
                </c:pt>
                <c:pt idx="2572">
                  <c:v>-5.5638448009066339</c:v>
                </c:pt>
                <c:pt idx="2573">
                  <c:v>-6.5448865486694805</c:v>
                </c:pt>
                <c:pt idx="2574">
                  <c:v>-8.7255415359507147</c:v>
                </c:pt>
                <c:pt idx="2575">
                  <c:v>-11.666915685775937</c:v>
                </c:pt>
                <c:pt idx="2576">
                  <c:v>-14.973010579345814</c:v>
                </c:pt>
                <c:pt idx="2577">
                  <c:v>-17.679541885932633</c:v>
                </c:pt>
                <c:pt idx="2578">
                  <c:v>-19.353350736807471</c:v>
                </c:pt>
                <c:pt idx="2579">
                  <c:v>-19.979141369465747</c:v>
                </c:pt>
                <c:pt idx="2580">
                  <c:v>-20.654163337966526</c:v>
                </c:pt>
                <c:pt idx="2581">
                  <c:v>-20.98080743122598</c:v>
                </c:pt>
                <c:pt idx="2582">
                  <c:v>-20.934147857118237</c:v>
                </c:pt>
                <c:pt idx="2583">
                  <c:v>-21.6907397797724</c:v>
                </c:pt>
                <c:pt idx="2584">
                  <c:v>-22.724794593246688</c:v>
                </c:pt>
                <c:pt idx="2585">
                  <c:v>-22.503749087969094</c:v>
                </c:pt>
                <c:pt idx="2586">
                  <c:v>-20.819829305328696</c:v>
                </c:pt>
                <c:pt idx="2587">
                  <c:v>-22.37351055466603</c:v>
                </c:pt>
                <c:pt idx="2588">
                  <c:v>-25.596810677139139</c:v>
                </c:pt>
                <c:pt idx="2589">
                  <c:v>-30.560827605196025</c:v>
                </c:pt>
                <c:pt idx="2590">
                  <c:v>-36.160506860011687</c:v>
                </c:pt>
                <c:pt idx="2591">
                  <c:v>-40.07757280855256</c:v>
                </c:pt>
                <c:pt idx="2592">
                  <c:v>-40.974036439188396</c:v>
                </c:pt>
                <c:pt idx="2593">
                  <c:v>-40.207549307740081</c:v>
                </c:pt>
                <c:pt idx="2594">
                  <c:v>-36.558904469220877</c:v>
                </c:pt>
                <c:pt idx="2595">
                  <c:v>-31.197708573427832</c:v>
                </c:pt>
                <c:pt idx="2596">
                  <c:v>-24.89724724341432</c:v>
                </c:pt>
                <c:pt idx="2597">
                  <c:v>-22.457381763642516</c:v>
                </c:pt>
                <c:pt idx="2598">
                  <c:v>-22.548078898731649</c:v>
                </c:pt>
                <c:pt idx="2599">
                  <c:v>-21.942251408582212</c:v>
                </c:pt>
                <c:pt idx="2600">
                  <c:v>-20.564805097296183</c:v>
                </c:pt>
                <c:pt idx="2601">
                  <c:v>-18.318620274791449</c:v>
                </c:pt>
                <c:pt idx="2602">
                  <c:v>-15.523300638206862</c:v>
                </c:pt>
                <c:pt idx="2603">
                  <c:v>-13.163170229259732</c:v>
                </c:pt>
                <c:pt idx="2604">
                  <c:v>-11.554097212446319</c:v>
                </c:pt>
                <c:pt idx="2605">
                  <c:v>-11.595097776500888</c:v>
                </c:pt>
                <c:pt idx="2606">
                  <c:v>-11.207639569096665</c:v>
                </c:pt>
                <c:pt idx="2607">
                  <c:v>-10.508157796936503</c:v>
                </c:pt>
                <c:pt idx="2608">
                  <c:v>-9.562599129249385</c:v>
                </c:pt>
                <c:pt idx="2609">
                  <c:v>-8.1597706647108943</c:v>
                </c:pt>
                <c:pt idx="2610">
                  <c:v>-6.905733527611944</c:v>
                </c:pt>
                <c:pt idx="2611">
                  <c:v>-6.0645350196481091</c:v>
                </c:pt>
                <c:pt idx="2612">
                  <c:v>-6.010799248709481</c:v>
                </c:pt>
                <c:pt idx="2613">
                  <c:v>-6.2617289205561262</c:v>
                </c:pt>
                <c:pt idx="2614">
                  <c:v>-6.7104266928559424</c:v>
                </c:pt>
                <c:pt idx="2615">
                  <c:v>-7.0834096488785088</c:v>
                </c:pt>
                <c:pt idx="2616">
                  <c:v>-7.0318257764940686</c:v>
                </c:pt>
                <c:pt idx="2617">
                  <c:v>-7.38866841471983</c:v>
                </c:pt>
                <c:pt idx="2618">
                  <c:v>-8.0466684740588281</c:v>
                </c:pt>
                <c:pt idx="2619">
                  <c:v>-8.1836042722060807</c:v>
                </c:pt>
                <c:pt idx="2620">
                  <c:v>-9.7695737614462193</c:v>
                </c:pt>
                <c:pt idx="2621">
                  <c:v>-10.27947546729119</c:v>
                </c:pt>
                <c:pt idx="2622">
                  <c:v>-9.9891598157969561</c:v>
                </c:pt>
                <c:pt idx="2623">
                  <c:v>-9.702519122823638</c:v>
                </c:pt>
                <c:pt idx="2624">
                  <c:v>-9.2862343320889007</c:v>
                </c:pt>
                <c:pt idx="2625">
                  <c:v>-9.3329702634949676</c:v>
                </c:pt>
                <c:pt idx="2626">
                  <c:v>-10.321490167072408</c:v>
                </c:pt>
                <c:pt idx="2627">
                  <c:v>-12.030381414372936</c:v>
                </c:pt>
                <c:pt idx="2628">
                  <c:v>-14.039632693278838</c:v>
                </c:pt>
                <c:pt idx="2629">
                  <c:v>-15.024957869706125</c:v>
                </c:pt>
                <c:pt idx="2630">
                  <c:v>-9.7245223935704601</c:v>
                </c:pt>
                <c:pt idx="2631">
                  <c:v>-3.4027156277477855</c:v>
                </c:pt>
                <c:pt idx="2632">
                  <c:v>-6.335483670149106</c:v>
                </c:pt>
                <c:pt idx="2633">
                  <c:v>-16.443573742426675</c:v>
                </c:pt>
                <c:pt idx="2634">
                  <c:v>-26.389109710223799</c:v>
                </c:pt>
                <c:pt idx="2635">
                  <c:v>-32.939656406954377</c:v>
                </c:pt>
                <c:pt idx="2636">
                  <c:v>-37.666273783834249</c:v>
                </c:pt>
                <c:pt idx="2637">
                  <c:v>-38.789712227760738</c:v>
                </c:pt>
                <c:pt idx="2638">
                  <c:v>-35.978754019744542</c:v>
                </c:pt>
                <c:pt idx="2639">
                  <c:v>-33.108197280803701</c:v>
                </c:pt>
                <c:pt idx="2640">
                  <c:v>-31.952331100169161</c:v>
                </c:pt>
                <c:pt idx="2641">
                  <c:v>-31.496480780792712</c:v>
                </c:pt>
                <c:pt idx="2642">
                  <c:v>-30.62887569599479</c:v>
                </c:pt>
                <c:pt idx="2643">
                  <c:v>-29.903593281422808</c:v>
                </c:pt>
                <c:pt idx="2644">
                  <c:v>-28.901106680537946</c:v>
                </c:pt>
                <c:pt idx="2645">
                  <c:v>-28.147101908233711</c:v>
                </c:pt>
                <c:pt idx="2646">
                  <c:v>-26.484062098291279</c:v>
                </c:pt>
                <c:pt idx="2647">
                  <c:v>-23.954696576701632</c:v>
                </c:pt>
                <c:pt idx="2648">
                  <c:v>-20.44356527067524</c:v>
                </c:pt>
                <c:pt idx="2649">
                  <c:v>-16.901822228887184</c:v>
                </c:pt>
                <c:pt idx="2650">
                  <c:v>-14.22123808681982</c:v>
                </c:pt>
                <c:pt idx="2651">
                  <c:v>-11.853198545473941</c:v>
                </c:pt>
                <c:pt idx="2652">
                  <c:v>-10.537761552031375</c:v>
                </c:pt>
                <c:pt idx="2653">
                  <c:v>-9.6366656744559389</c:v>
                </c:pt>
                <c:pt idx="2654">
                  <c:v>-8.8478561875724662</c:v>
                </c:pt>
                <c:pt idx="2655">
                  <c:v>-7.6766720498980243</c:v>
                </c:pt>
                <c:pt idx="2656">
                  <c:v>-6.4723491324881932</c:v>
                </c:pt>
                <c:pt idx="2657">
                  <c:v>-5.7630651340247354</c:v>
                </c:pt>
                <c:pt idx="2658">
                  <c:v>-5.9314716489128028</c:v>
                </c:pt>
                <c:pt idx="2659">
                  <c:v>-5.8897783760026092</c:v>
                </c:pt>
                <c:pt idx="2660">
                  <c:v>-6.4045973250197514</c:v>
                </c:pt>
                <c:pt idx="2661">
                  <c:v>-6.7120390700682071</c:v>
                </c:pt>
                <c:pt idx="2662">
                  <c:v>-6.7300102001348341</c:v>
                </c:pt>
                <c:pt idx="2663">
                  <c:v>-7.4219142872407362</c:v>
                </c:pt>
                <c:pt idx="2664">
                  <c:v>-8.4327356707507715</c:v>
                </c:pt>
                <c:pt idx="2665">
                  <c:v>-9.2564596738431426</c:v>
                </c:pt>
                <c:pt idx="2666">
                  <c:v>-9.0921283493136524</c:v>
                </c:pt>
                <c:pt idx="2667">
                  <c:v>-8.6162664112312886</c:v>
                </c:pt>
                <c:pt idx="2668">
                  <c:v>-8.958659585236262</c:v>
                </c:pt>
                <c:pt idx="2669">
                  <c:v>-9.4859773316923146</c:v>
                </c:pt>
                <c:pt idx="2670">
                  <c:v>-9.3693389767712798</c:v>
                </c:pt>
                <c:pt idx="2671">
                  <c:v>-10.001127481500252</c:v>
                </c:pt>
                <c:pt idx="2672">
                  <c:v>-10.793223306973344</c:v>
                </c:pt>
                <c:pt idx="2673">
                  <c:v>-11.619524527266483</c:v>
                </c:pt>
                <c:pt idx="2674">
                  <c:v>-12.357800022639161</c:v>
                </c:pt>
                <c:pt idx="2675">
                  <c:v>-13.485071957658514</c:v>
                </c:pt>
                <c:pt idx="2676">
                  <c:v>-15.432922194986501</c:v>
                </c:pt>
                <c:pt idx="2677">
                  <c:v>-17.593922758546181</c:v>
                </c:pt>
                <c:pt idx="2678">
                  <c:v>-19.209315692754814</c:v>
                </c:pt>
                <c:pt idx="2679">
                  <c:v>-21.773458592496659</c:v>
                </c:pt>
                <c:pt idx="2680">
                  <c:v>-22.415053169132683</c:v>
                </c:pt>
                <c:pt idx="2681">
                  <c:v>-23.412825456165166</c:v>
                </c:pt>
                <c:pt idx="2682">
                  <c:v>-18.975224636085311</c:v>
                </c:pt>
                <c:pt idx="2683">
                  <c:v>-17.157468876048693</c:v>
                </c:pt>
                <c:pt idx="2684">
                  <c:v>-19.439128623628125</c:v>
                </c:pt>
                <c:pt idx="2685">
                  <c:v>-23.307490794777099</c:v>
                </c:pt>
                <c:pt idx="2686">
                  <c:v>-26.73745975267509</c:v>
                </c:pt>
                <c:pt idx="2687">
                  <c:v>-30.630623451373317</c:v>
                </c:pt>
                <c:pt idx="2688">
                  <c:v>-33.407410495163887</c:v>
                </c:pt>
                <c:pt idx="2689">
                  <c:v>-35.495216118871419</c:v>
                </c:pt>
                <c:pt idx="2690">
                  <c:v>-34.613299738607125</c:v>
                </c:pt>
                <c:pt idx="2691">
                  <c:v>-34.045148758441748</c:v>
                </c:pt>
                <c:pt idx="2692">
                  <c:v>-29.204371180993164</c:v>
                </c:pt>
                <c:pt idx="2693">
                  <c:v>-25.819304018718356</c:v>
                </c:pt>
                <c:pt idx="2694">
                  <c:v>-24.063906234354224</c:v>
                </c:pt>
                <c:pt idx="2695">
                  <c:v>-22.556374740208952</c:v>
                </c:pt>
                <c:pt idx="2696">
                  <c:v>-22.097023483221431</c:v>
                </c:pt>
                <c:pt idx="2697">
                  <c:v>-22.597796292049875</c:v>
                </c:pt>
                <c:pt idx="2698">
                  <c:v>-23.648245087214239</c:v>
                </c:pt>
                <c:pt idx="2699">
                  <c:v>-24.401750917611817</c:v>
                </c:pt>
                <c:pt idx="2700">
                  <c:v>-24.116213633039095</c:v>
                </c:pt>
                <c:pt idx="2701">
                  <c:v>-24.281909184191505</c:v>
                </c:pt>
                <c:pt idx="2702">
                  <c:v>-24.076537968341491</c:v>
                </c:pt>
                <c:pt idx="2703">
                  <c:v>-23.457950053065716</c:v>
                </c:pt>
                <c:pt idx="2704">
                  <c:v>-22.385745424844771</c:v>
                </c:pt>
                <c:pt idx="2705">
                  <c:v>-22.132199093713727</c:v>
                </c:pt>
                <c:pt idx="2706">
                  <c:v>-21.799990717503775</c:v>
                </c:pt>
                <c:pt idx="2707">
                  <c:v>-22.601318147428909</c:v>
                </c:pt>
                <c:pt idx="2708">
                  <c:v>-23.344874867538607</c:v>
                </c:pt>
                <c:pt idx="2709">
                  <c:v>-23.077930169615861</c:v>
                </c:pt>
                <c:pt idx="2710">
                  <c:v>-22.039363324597172</c:v>
                </c:pt>
                <c:pt idx="2711">
                  <c:v>-21.911703584468011</c:v>
                </c:pt>
                <c:pt idx="2712">
                  <c:v>-22.915573445115037</c:v>
                </c:pt>
                <c:pt idx="2713">
                  <c:v>-24.777964689889075</c:v>
                </c:pt>
                <c:pt idx="2714">
                  <c:v>-26.128704883405589</c:v>
                </c:pt>
                <c:pt idx="2715">
                  <c:v>-26.098826260801189</c:v>
                </c:pt>
                <c:pt idx="2716">
                  <c:v>-25.167789525507288</c:v>
                </c:pt>
                <c:pt idx="2717">
                  <c:v>-24.113931718242341</c:v>
                </c:pt>
                <c:pt idx="2718">
                  <c:v>-23.806816620021184</c:v>
                </c:pt>
                <c:pt idx="2719">
                  <c:v>-24.403518116590913</c:v>
                </c:pt>
                <c:pt idx="2720">
                  <c:v>-25.365151529311362</c:v>
                </c:pt>
                <c:pt idx="2721">
                  <c:v>-27.221121660374763</c:v>
                </c:pt>
                <c:pt idx="2722">
                  <c:v>-29.6922971966262</c:v>
                </c:pt>
                <c:pt idx="2723">
                  <c:v>-29.789193928454878</c:v>
                </c:pt>
                <c:pt idx="2724">
                  <c:v>-26.447526078651393</c:v>
                </c:pt>
                <c:pt idx="2725">
                  <c:v>-17.981758690433878</c:v>
                </c:pt>
                <c:pt idx="2726">
                  <c:v>-10.818583274187377</c:v>
                </c:pt>
                <c:pt idx="2727">
                  <c:v>-7.3020196942540156</c:v>
                </c:pt>
                <c:pt idx="2728">
                  <c:v>-12.181534153535983</c:v>
                </c:pt>
                <c:pt idx="2729">
                  <c:v>-24.828125270439688</c:v>
                </c:pt>
                <c:pt idx="2730">
                  <c:v>-40.75775653366366</c:v>
                </c:pt>
                <c:pt idx="2731">
                  <c:v>-41.581694108403177</c:v>
                </c:pt>
                <c:pt idx="2732">
                  <c:v>-31.172642231285568</c:v>
                </c:pt>
                <c:pt idx="2733">
                  <c:v>-15.632779053005653</c:v>
                </c:pt>
                <c:pt idx="2734">
                  <c:v>-5.5263052601179457</c:v>
                </c:pt>
                <c:pt idx="2735">
                  <c:v>-5.5280392650783652</c:v>
                </c:pt>
                <c:pt idx="2736">
                  <c:v>-10.63410431930803</c:v>
                </c:pt>
                <c:pt idx="2737">
                  <c:v>-16.809100393369548</c:v>
                </c:pt>
                <c:pt idx="2738">
                  <c:v>-19.526961284197473</c:v>
                </c:pt>
                <c:pt idx="2739">
                  <c:v>-19.610677446122125</c:v>
                </c:pt>
                <c:pt idx="2740">
                  <c:v>-17.474000138835784</c:v>
                </c:pt>
                <c:pt idx="2741">
                  <c:v>-14.4757746683189</c:v>
                </c:pt>
                <c:pt idx="2742">
                  <c:v>-12.031464478276799</c:v>
                </c:pt>
                <c:pt idx="2743">
                  <c:v>-10.710386027885876</c:v>
                </c:pt>
                <c:pt idx="2744">
                  <c:v>-10.1664668639956</c:v>
                </c:pt>
                <c:pt idx="2745">
                  <c:v>-9.0727478228240255</c:v>
                </c:pt>
                <c:pt idx="2746">
                  <c:v>-7.5953649213417647</c:v>
                </c:pt>
                <c:pt idx="2747">
                  <c:v>-6.0409242413501572</c:v>
                </c:pt>
                <c:pt idx="2748">
                  <c:v>-4.2838855636342661</c:v>
                </c:pt>
                <c:pt idx="2749">
                  <c:v>-2.904262717040127</c:v>
                </c:pt>
                <c:pt idx="2750">
                  <c:v>-1.9987273455944758</c:v>
                </c:pt>
                <c:pt idx="2751">
                  <c:v>-1.5490381835538003</c:v>
                </c:pt>
                <c:pt idx="2752">
                  <c:v>-1.8839710657354791</c:v>
                </c:pt>
                <c:pt idx="2753">
                  <c:v>-2.5472648940615263</c:v>
                </c:pt>
                <c:pt idx="2754">
                  <c:v>-3.0622312180647069</c:v>
                </c:pt>
                <c:pt idx="2755">
                  <c:v>-3.5601140685358352</c:v>
                </c:pt>
                <c:pt idx="2756">
                  <c:v>-4.0414483707970836</c:v>
                </c:pt>
                <c:pt idx="2757">
                  <c:v>-3.9063173590067377</c:v>
                </c:pt>
                <c:pt idx="2758">
                  <c:v>-4.0361521370438211</c:v>
                </c:pt>
                <c:pt idx="2759">
                  <c:v>-4.0234394433979297</c:v>
                </c:pt>
                <c:pt idx="2760">
                  <c:v>-3.9361548040203767</c:v>
                </c:pt>
                <c:pt idx="2761">
                  <c:v>-4.5613859997416819</c:v>
                </c:pt>
                <c:pt idx="2762">
                  <c:v>-5.830099852653805</c:v>
                </c:pt>
                <c:pt idx="2763">
                  <c:v>-7.9946475791514917</c:v>
                </c:pt>
                <c:pt idx="2764">
                  <c:v>-9.0461518638777925</c:v>
                </c:pt>
                <c:pt idx="2765">
                  <c:v>-9.9338896201011178</c:v>
                </c:pt>
                <c:pt idx="2766">
                  <c:v>-10.612531429362111</c:v>
                </c:pt>
                <c:pt idx="2767">
                  <c:v>-10.233085409348254</c:v>
                </c:pt>
                <c:pt idx="2768">
                  <c:v>-10.503919490821486</c:v>
                </c:pt>
                <c:pt idx="2769">
                  <c:v>-11.448189599708915</c:v>
                </c:pt>
                <c:pt idx="2770">
                  <c:v>-11.448092111389121</c:v>
                </c:pt>
                <c:pt idx="2771">
                  <c:v>-14.618191376144985</c:v>
                </c:pt>
                <c:pt idx="2772">
                  <c:v>-15.116576742293699</c:v>
                </c:pt>
                <c:pt idx="2773">
                  <c:v>-14.106014764980348</c:v>
                </c:pt>
                <c:pt idx="2774">
                  <c:v>-15.709025626190918</c:v>
                </c:pt>
                <c:pt idx="2775">
                  <c:v>-17.815117760944357</c:v>
                </c:pt>
                <c:pt idx="2776">
                  <c:v>-18.865536118414681</c:v>
                </c:pt>
                <c:pt idx="2777">
                  <c:v>-20.100106181875397</c:v>
                </c:pt>
                <c:pt idx="2778">
                  <c:v>-21.400669789526024</c:v>
                </c:pt>
                <c:pt idx="2779">
                  <c:v>-23.485972886876475</c:v>
                </c:pt>
                <c:pt idx="2780">
                  <c:v>-24.429430247660271</c:v>
                </c:pt>
                <c:pt idx="2781">
                  <c:v>-25.334116778148971</c:v>
                </c:pt>
                <c:pt idx="2782">
                  <c:v>-24.298772850818075</c:v>
                </c:pt>
                <c:pt idx="2783">
                  <c:v>-26.761462868227671</c:v>
                </c:pt>
                <c:pt idx="2784">
                  <c:v>-28.439656939631135</c:v>
                </c:pt>
                <c:pt idx="2785">
                  <c:v>-26.425623169263709</c:v>
                </c:pt>
                <c:pt idx="2786">
                  <c:v>-24.941130108003261</c:v>
                </c:pt>
                <c:pt idx="2787">
                  <c:v>-23.429613773690267</c:v>
                </c:pt>
                <c:pt idx="2788">
                  <c:v>-21.695125838312528</c:v>
                </c:pt>
                <c:pt idx="2789">
                  <c:v>-20.050787269557595</c:v>
                </c:pt>
                <c:pt idx="2790">
                  <c:v>-18.624318098990098</c:v>
                </c:pt>
                <c:pt idx="2791">
                  <c:v>-18.975965102799801</c:v>
                </c:pt>
                <c:pt idx="2792">
                  <c:v>-17.143430901185312</c:v>
                </c:pt>
                <c:pt idx="2793">
                  <c:v>-14.235173009012852</c:v>
                </c:pt>
                <c:pt idx="2794">
                  <c:v>-12.52749372993109</c:v>
                </c:pt>
                <c:pt idx="2795">
                  <c:v>-11.509347245108446</c:v>
                </c:pt>
                <c:pt idx="2796">
                  <c:v>-11.055693013543358</c:v>
                </c:pt>
                <c:pt idx="2797">
                  <c:v>-11.32280661720741</c:v>
                </c:pt>
                <c:pt idx="2798">
                  <c:v>-11.604254082786049</c:v>
                </c:pt>
                <c:pt idx="2799">
                  <c:v>-11.688500769021912</c:v>
                </c:pt>
                <c:pt idx="2800">
                  <c:v>-11.269115337105875</c:v>
                </c:pt>
                <c:pt idx="2801">
                  <c:v>-10.067809027129256</c:v>
                </c:pt>
                <c:pt idx="2802">
                  <c:v>-8.6479816522285411</c:v>
                </c:pt>
                <c:pt idx="2803">
                  <c:v>-7.3751589953152568</c:v>
                </c:pt>
                <c:pt idx="2804">
                  <c:v>-6.1536799085564491</c:v>
                </c:pt>
                <c:pt idx="2805">
                  <c:v>-5.7175738015227351</c:v>
                </c:pt>
                <c:pt idx="2806">
                  <c:v>-6.2952264977924743</c:v>
                </c:pt>
                <c:pt idx="2807">
                  <c:v>-8.6116613185845523</c:v>
                </c:pt>
                <c:pt idx="2808">
                  <c:v>-12.144019108339107</c:v>
                </c:pt>
                <c:pt idx="2809">
                  <c:v>-15.74581501134217</c:v>
                </c:pt>
                <c:pt idx="2810">
                  <c:v>-17.719863346735039</c:v>
                </c:pt>
                <c:pt idx="2811">
                  <c:v>-16.158691191931602</c:v>
                </c:pt>
                <c:pt idx="2812">
                  <c:v>-11.406729024278174</c:v>
                </c:pt>
                <c:pt idx="2813">
                  <c:v>-5.777399800427248</c:v>
                </c:pt>
                <c:pt idx="2814">
                  <c:v>-3.4413510545535786</c:v>
                </c:pt>
                <c:pt idx="2815">
                  <c:v>-4.3876334854718104</c:v>
                </c:pt>
                <c:pt idx="2816">
                  <c:v>-9.8793361207996977</c:v>
                </c:pt>
                <c:pt idx="2817">
                  <c:v>-20.217507777235657</c:v>
                </c:pt>
                <c:pt idx="2818">
                  <c:v>-27.022344426829736</c:v>
                </c:pt>
                <c:pt idx="2819">
                  <c:v>-27.176211498518093</c:v>
                </c:pt>
                <c:pt idx="2820">
                  <c:v>-21.717997100030189</c:v>
                </c:pt>
                <c:pt idx="2821">
                  <c:v>-19.297928968780454</c:v>
                </c:pt>
                <c:pt idx="2822">
                  <c:v>-21.208097639154889</c:v>
                </c:pt>
                <c:pt idx="2823">
                  <c:v>-28.106915128258471</c:v>
                </c:pt>
                <c:pt idx="2824">
                  <c:v>-35.264875647143668</c:v>
                </c:pt>
                <c:pt idx="2825">
                  <c:v>-36.657942142238454</c:v>
                </c:pt>
                <c:pt idx="2826">
                  <c:v>-36.399389866869463</c:v>
                </c:pt>
                <c:pt idx="2827">
                  <c:v>-33.801068917122606</c:v>
                </c:pt>
                <c:pt idx="2828">
                  <c:v>-29.142950894316961</c:v>
                </c:pt>
                <c:pt idx="2829">
                  <c:v>-23.900603511004721</c:v>
                </c:pt>
                <c:pt idx="2830">
                  <c:v>-19.56805700177884</c:v>
                </c:pt>
                <c:pt idx="2831">
                  <c:v>-15.818180896709478</c:v>
                </c:pt>
                <c:pt idx="2832">
                  <c:v>-11.749691087655226</c:v>
                </c:pt>
                <c:pt idx="2833">
                  <c:v>-7.3716201404943034</c:v>
                </c:pt>
                <c:pt idx="2834">
                  <c:v>-3.9636585384156611</c:v>
                </c:pt>
                <c:pt idx="2835">
                  <c:v>-1.3713568904156461</c:v>
                </c:pt>
                <c:pt idx="2836">
                  <c:v>0.2168425381768613</c:v>
                </c:pt>
                <c:pt idx="2837">
                  <c:v>0.16008307750426878</c:v>
                </c:pt>
                <c:pt idx="2838">
                  <c:v>-1.0082214711550093</c:v>
                </c:pt>
                <c:pt idx="2839">
                  <c:v>-3.1347629094235336</c:v>
                </c:pt>
                <c:pt idx="2840">
                  <c:v>-5.6140579075761732</c:v>
                </c:pt>
                <c:pt idx="2841">
                  <c:v>-7.6246862468487757</c:v>
                </c:pt>
                <c:pt idx="2842">
                  <c:v>-9.0344113473991445</c:v>
                </c:pt>
                <c:pt idx="2843">
                  <c:v>-9.5542218067059306</c:v>
                </c:pt>
                <c:pt idx="2844">
                  <c:v>-9.703537530834744</c:v>
                </c:pt>
                <c:pt idx="2845">
                  <c:v>-9.930974571919041</c:v>
                </c:pt>
                <c:pt idx="2846">
                  <c:v>-10.507956479974</c:v>
                </c:pt>
                <c:pt idx="2847">
                  <c:v>-11.820033876675526</c:v>
                </c:pt>
                <c:pt idx="2848">
                  <c:v>-12.140760371896281</c:v>
                </c:pt>
                <c:pt idx="2849">
                  <c:v>-11.313660917453767</c:v>
                </c:pt>
                <c:pt idx="2850">
                  <c:v>-9.2222208142924078</c:v>
                </c:pt>
                <c:pt idx="2851">
                  <c:v>-6.4032671008498179</c:v>
                </c:pt>
                <c:pt idx="2852">
                  <c:v>-3.6986815656693115</c:v>
                </c:pt>
                <c:pt idx="2853">
                  <c:v>-1.5511568912939282</c:v>
                </c:pt>
                <c:pt idx="2854">
                  <c:v>0.20444392239773226</c:v>
                </c:pt>
                <c:pt idx="2855">
                  <c:v>1.3811050742183248</c:v>
                </c:pt>
                <c:pt idx="2856">
                  <c:v>1.1201943282477218</c:v>
                </c:pt>
                <c:pt idx="2857">
                  <c:v>1.9172442481663832</c:v>
                </c:pt>
                <c:pt idx="2858">
                  <c:v>1.047628664374368</c:v>
                </c:pt>
                <c:pt idx="2859">
                  <c:v>0.50553093303193997</c:v>
                </c:pt>
                <c:pt idx="2860">
                  <c:v>-2.4545920665033707</c:v>
                </c:pt>
                <c:pt idx="2861">
                  <c:v>-7.6572240909328171</c:v>
                </c:pt>
                <c:pt idx="2862">
                  <c:v>-14.801854239941584</c:v>
                </c:pt>
                <c:pt idx="2863">
                  <c:v>-20.295588736579592</c:v>
                </c:pt>
                <c:pt idx="2864">
                  <c:v>-22.390392824353587</c:v>
                </c:pt>
                <c:pt idx="2865">
                  <c:v>-25.451187428717599</c:v>
                </c:pt>
                <c:pt idx="2866">
                  <c:v>-22.995960463484348</c:v>
                </c:pt>
                <c:pt idx="2867">
                  <c:v>-20.326772588031847</c:v>
                </c:pt>
                <c:pt idx="2868">
                  <c:v>-24.796195227694422</c:v>
                </c:pt>
                <c:pt idx="2869">
                  <c:v>-24.411200537096871</c:v>
                </c:pt>
                <c:pt idx="2870">
                  <c:v>-23.284895071634782</c:v>
                </c:pt>
                <c:pt idx="2871">
                  <c:v>-23.340804985790033</c:v>
                </c:pt>
                <c:pt idx="2872">
                  <c:v>-22.29152197732785</c:v>
                </c:pt>
                <c:pt idx="2873">
                  <c:v>-23.062961045741716</c:v>
                </c:pt>
                <c:pt idx="2874">
                  <c:v>-22.089760033498155</c:v>
                </c:pt>
                <c:pt idx="2875">
                  <c:v>-23.689204898988248</c:v>
                </c:pt>
                <c:pt idx="2876">
                  <c:v>-22.708466703160415</c:v>
                </c:pt>
                <c:pt idx="2877">
                  <c:v>-21.227132985192032</c:v>
                </c:pt>
                <c:pt idx="2878">
                  <c:v>-19.413020589431028</c:v>
                </c:pt>
                <c:pt idx="2879">
                  <c:v>-17.193206674017677</c:v>
                </c:pt>
                <c:pt idx="2880">
                  <c:v>-15.892666554851131</c:v>
                </c:pt>
                <c:pt idx="2881">
                  <c:v>-15.045926923991505</c:v>
                </c:pt>
                <c:pt idx="2882">
                  <c:v>-14.959263270169567</c:v>
                </c:pt>
                <c:pt idx="2883">
                  <c:v>-14.521176218597759</c:v>
                </c:pt>
                <c:pt idx="2884">
                  <c:v>-13.991793909036819</c:v>
                </c:pt>
                <c:pt idx="2885">
                  <c:v>-13.427415813469208</c:v>
                </c:pt>
                <c:pt idx="2886">
                  <c:v>-13.188776498983639</c:v>
                </c:pt>
                <c:pt idx="2887">
                  <c:v>-13.300523405506118</c:v>
                </c:pt>
                <c:pt idx="2888">
                  <c:v>-12.913863661096673</c:v>
                </c:pt>
                <c:pt idx="2889">
                  <c:v>-10.955109090960688</c:v>
                </c:pt>
                <c:pt idx="2890">
                  <c:v>-8.2254156000751895</c:v>
                </c:pt>
                <c:pt idx="2891">
                  <c:v>-5.6284086062782785</c:v>
                </c:pt>
                <c:pt idx="2892">
                  <c:v>-5.4693684139843981</c:v>
                </c:pt>
                <c:pt idx="2893">
                  <c:v>-8.0843616010513646</c:v>
                </c:pt>
                <c:pt idx="2894">
                  <c:v>-12.001937917112416</c:v>
                </c:pt>
                <c:pt idx="2895">
                  <c:v>-15.632921453607748</c:v>
                </c:pt>
                <c:pt idx="2896">
                  <c:v>-15.782887505641298</c:v>
                </c:pt>
                <c:pt idx="2897">
                  <c:v>-12.944956527208571</c:v>
                </c:pt>
                <c:pt idx="2898">
                  <c:v>-7.9838309398984526</c:v>
                </c:pt>
                <c:pt idx="2899">
                  <c:v>-3.5244567996846796</c:v>
                </c:pt>
                <c:pt idx="2900">
                  <c:v>-3.0081871673880807</c:v>
                </c:pt>
                <c:pt idx="2901">
                  <c:v>-5.8730069105712985</c:v>
                </c:pt>
                <c:pt idx="2902">
                  <c:v>-8.1590506962410139</c:v>
                </c:pt>
                <c:pt idx="2903">
                  <c:v>-7.8752042430812041</c:v>
                </c:pt>
                <c:pt idx="2904">
                  <c:v>-5.7066788222563165</c:v>
                </c:pt>
                <c:pt idx="2905">
                  <c:v>-4.5216824397454971</c:v>
                </c:pt>
                <c:pt idx="2906">
                  <c:v>-4.3321436913660403</c:v>
                </c:pt>
                <c:pt idx="2907">
                  <c:v>-7.9542393003197631</c:v>
                </c:pt>
                <c:pt idx="2908">
                  <c:v>-15.2388637004922</c:v>
                </c:pt>
                <c:pt idx="2909">
                  <c:v>-22.645931367073246</c:v>
                </c:pt>
                <c:pt idx="2910">
                  <c:v>-24.193463645075312</c:v>
                </c:pt>
                <c:pt idx="2911">
                  <c:v>-19.46355183663357</c:v>
                </c:pt>
                <c:pt idx="2912">
                  <c:v>-10.949907120825205</c:v>
                </c:pt>
                <c:pt idx="2913">
                  <c:v>-7.732211376012792</c:v>
                </c:pt>
                <c:pt idx="2914">
                  <c:v>-8.6488902301681208</c:v>
                </c:pt>
                <c:pt idx="2915">
                  <c:v>-15.895231362570502</c:v>
                </c:pt>
                <c:pt idx="2916">
                  <c:v>-20.363462160139282</c:v>
                </c:pt>
                <c:pt idx="2917">
                  <c:v>-16.827296586271274</c:v>
                </c:pt>
                <c:pt idx="2918">
                  <c:v>-14.763262580723822</c:v>
                </c:pt>
                <c:pt idx="2919">
                  <c:v>-12.089241505650392</c:v>
                </c:pt>
                <c:pt idx="2920">
                  <c:v>-10.563361976556218</c:v>
                </c:pt>
                <c:pt idx="2921">
                  <c:v>-10.853702464588475</c:v>
                </c:pt>
                <c:pt idx="2922">
                  <c:v>-10.971519039630945</c:v>
                </c:pt>
                <c:pt idx="2923">
                  <c:v>-12.525660636353042</c:v>
                </c:pt>
                <c:pt idx="2924">
                  <c:v>-14.172729047553966</c:v>
                </c:pt>
                <c:pt idx="2925">
                  <c:v>-14.735421472513266</c:v>
                </c:pt>
                <c:pt idx="2926">
                  <c:v>-14.640829583088099</c:v>
                </c:pt>
                <c:pt idx="2927">
                  <c:v>-14.254818032010757</c:v>
                </c:pt>
                <c:pt idx="2928">
                  <c:v>-13.452988585159678</c:v>
                </c:pt>
                <c:pt idx="2929">
                  <c:v>-14.200853763355848</c:v>
                </c:pt>
                <c:pt idx="2930">
                  <c:v>-14.637355438317091</c:v>
                </c:pt>
                <c:pt idx="2931">
                  <c:v>-14.662543336696423</c:v>
                </c:pt>
                <c:pt idx="2932">
                  <c:v>-13.546862071028928</c:v>
                </c:pt>
                <c:pt idx="2933">
                  <c:v>-12.86926981465332</c:v>
                </c:pt>
                <c:pt idx="2934">
                  <c:v>-12.357057705367472</c:v>
                </c:pt>
                <c:pt idx="2935">
                  <c:v>-12.14132211159262</c:v>
                </c:pt>
                <c:pt idx="2936">
                  <c:v>-11.697426879303185</c:v>
                </c:pt>
                <c:pt idx="2937">
                  <c:v>-11.257698737629946</c:v>
                </c:pt>
                <c:pt idx="2938">
                  <c:v>-11.686093073516707</c:v>
                </c:pt>
                <c:pt idx="2939">
                  <c:v>-11.790295769434023</c:v>
                </c:pt>
                <c:pt idx="2940">
                  <c:v>-9.9793832708240817</c:v>
                </c:pt>
                <c:pt idx="2941">
                  <c:v>-8.9291004112300083</c:v>
                </c:pt>
                <c:pt idx="2942">
                  <c:v>-8.4145568490697595</c:v>
                </c:pt>
                <c:pt idx="2943">
                  <c:v>-8.1874069187518117</c:v>
                </c:pt>
                <c:pt idx="2944">
                  <c:v>-8.8010084632057772</c:v>
                </c:pt>
                <c:pt idx="2945">
                  <c:v>-7.3697297294369797</c:v>
                </c:pt>
                <c:pt idx="2946">
                  <c:v>-6.0244844446068306</c:v>
                </c:pt>
                <c:pt idx="2947">
                  <c:v>-3.8273747086648084</c:v>
                </c:pt>
                <c:pt idx="2948">
                  <c:v>-4.7931554417541724</c:v>
                </c:pt>
                <c:pt idx="2949">
                  <c:v>-9.2526544848778922</c:v>
                </c:pt>
                <c:pt idx="2950">
                  <c:v>-13.935072856606128</c:v>
                </c:pt>
                <c:pt idx="2951">
                  <c:v>-18.350501522377652</c:v>
                </c:pt>
                <c:pt idx="2952">
                  <c:v>-24.379497722500595</c:v>
                </c:pt>
                <c:pt idx="2953">
                  <c:v>-31.619871771473317</c:v>
                </c:pt>
                <c:pt idx="2954">
                  <c:v>-42.746688090495837</c:v>
                </c:pt>
                <c:pt idx="2955">
                  <c:v>-53.095832973194788</c:v>
                </c:pt>
                <c:pt idx="2956">
                  <c:v>-62.376545666785276</c:v>
                </c:pt>
                <c:pt idx="2957">
                  <c:v>-66.014579132241437</c:v>
                </c:pt>
                <c:pt idx="2958">
                  <c:v>-60.0161434534687</c:v>
                </c:pt>
                <c:pt idx="2959">
                  <c:v>-48.325391856045876</c:v>
                </c:pt>
                <c:pt idx="2960">
                  <c:v>-37.397874007422146</c:v>
                </c:pt>
                <c:pt idx="2961">
                  <c:v>-37.382653895514949</c:v>
                </c:pt>
                <c:pt idx="2962">
                  <c:v>-40.161994936251659</c:v>
                </c:pt>
                <c:pt idx="2963">
                  <c:v>-49.469575485571532</c:v>
                </c:pt>
                <c:pt idx="2964">
                  <c:v>-52.204992575201715</c:v>
                </c:pt>
                <c:pt idx="2965">
                  <c:v>-56.409549350408803</c:v>
                </c:pt>
                <c:pt idx="2966">
                  <c:v>-62.670007647962393</c:v>
                </c:pt>
                <c:pt idx="2967">
                  <c:v>-58.890132572011254</c:v>
                </c:pt>
                <c:pt idx="2968">
                  <c:v>-56.513989278255565</c:v>
                </c:pt>
                <c:pt idx="2969">
                  <c:v>-51.076277676587132</c:v>
                </c:pt>
                <c:pt idx="2970">
                  <c:v>-46.789830103720924</c:v>
                </c:pt>
                <c:pt idx="2971">
                  <c:v>-44.794950582786477</c:v>
                </c:pt>
                <c:pt idx="2972">
                  <c:v>-42.92981204901286</c:v>
                </c:pt>
                <c:pt idx="2973">
                  <c:v>-42.420051015891595</c:v>
                </c:pt>
                <c:pt idx="2974">
                  <c:v>-42.724020301047659</c:v>
                </c:pt>
                <c:pt idx="2975">
                  <c:v>-43.530177041669937</c:v>
                </c:pt>
                <c:pt idx="2976">
                  <c:v>-44.705886153808933</c:v>
                </c:pt>
                <c:pt idx="2977">
                  <c:v>-48.059265133097767</c:v>
                </c:pt>
                <c:pt idx="2978">
                  <c:v>-47.749290749779107</c:v>
                </c:pt>
                <c:pt idx="2979">
                  <c:v>-43.601254881360013</c:v>
                </c:pt>
                <c:pt idx="2980">
                  <c:v>-39.721805737197037</c:v>
                </c:pt>
                <c:pt idx="2981">
                  <c:v>-37.461598850889025</c:v>
                </c:pt>
                <c:pt idx="2982">
                  <c:v>-29.500496979415541</c:v>
                </c:pt>
                <c:pt idx="2983">
                  <c:v>-26.727304363027383</c:v>
                </c:pt>
                <c:pt idx="2984">
                  <c:v>-35.663487093560299</c:v>
                </c:pt>
                <c:pt idx="2985">
                  <c:v>-32.879542805327965</c:v>
                </c:pt>
                <c:pt idx="2986">
                  <c:v>-31.009469060659047</c:v>
                </c:pt>
                <c:pt idx="2987">
                  <c:v>-31.716750695480652</c:v>
                </c:pt>
                <c:pt idx="2988">
                  <c:v>-31.27320873081824</c:v>
                </c:pt>
                <c:pt idx="2989">
                  <c:v>-34.319989760075707</c:v>
                </c:pt>
                <c:pt idx="2990">
                  <c:v>-21.234264864544723</c:v>
                </c:pt>
                <c:pt idx="2991">
                  <c:v>-20.848581710231578</c:v>
                </c:pt>
                <c:pt idx="2992">
                  <c:v>-13.257027515865774</c:v>
                </c:pt>
                <c:pt idx="2993">
                  <c:v>-18.750017264195957</c:v>
                </c:pt>
                <c:pt idx="2994">
                  <c:v>-19.684562358151187</c:v>
                </c:pt>
                <c:pt idx="2995">
                  <c:v>-22.292067062698262</c:v>
                </c:pt>
                <c:pt idx="2996">
                  <c:v>-23.029394608276448</c:v>
                </c:pt>
                <c:pt idx="2997">
                  <c:v>-20.572418208717789</c:v>
                </c:pt>
                <c:pt idx="2998">
                  <c:v>-15.944309057457222</c:v>
                </c:pt>
                <c:pt idx="2999">
                  <c:v>-11.271798132616558</c:v>
                </c:pt>
                <c:pt idx="3000">
                  <c:v>-9.2138426534041162</c:v>
                </c:pt>
                <c:pt idx="3001">
                  <c:v>-7.5866059621355912</c:v>
                </c:pt>
                <c:pt idx="3002">
                  <c:v>-5.1962294453551081</c:v>
                </c:pt>
                <c:pt idx="3003">
                  <c:v>-3.6352072175536723</c:v>
                </c:pt>
                <c:pt idx="3004">
                  <c:v>-2.2011354848797411</c:v>
                </c:pt>
                <c:pt idx="3005">
                  <c:v>-0.67498896890048954</c:v>
                </c:pt>
                <c:pt idx="3006">
                  <c:v>0.77621469427406864</c:v>
                </c:pt>
                <c:pt idx="3007">
                  <c:v>1.7394382525713885</c:v>
                </c:pt>
                <c:pt idx="3008">
                  <c:v>2.3480724105259498</c:v>
                </c:pt>
                <c:pt idx="3009">
                  <c:v>4.1717232840737877</c:v>
                </c:pt>
                <c:pt idx="3010">
                  <c:v>5.7904595421762242</c:v>
                </c:pt>
                <c:pt idx="3011">
                  <c:v>6.4741575214654841</c:v>
                </c:pt>
                <c:pt idx="3012">
                  <c:v>6.4834878218206606</c:v>
                </c:pt>
                <c:pt idx="3013">
                  <c:v>6.8596907192115362</c:v>
                </c:pt>
                <c:pt idx="3014">
                  <c:v>8.2831367889295997</c:v>
                </c:pt>
                <c:pt idx="3015">
                  <c:v>9.7609595654665284</c:v>
                </c:pt>
                <c:pt idx="3016">
                  <c:v>10.980961539481333</c:v>
                </c:pt>
                <c:pt idx="3017">
                  <c:v>12.123287569723042</c:v>
                </c:pt>
                <c:pt idx="3018">
                  <c:v>12.247334640420984</c:v>
                </c:pt>
                <c:pt idx="3019">
                  <c:v>10.532210492014698</c:v>
                </c:pt>
                <c:pt idx="3020">
                  <c:v>9.2092699325476115</c:v>
                </c:pt>
                <c:pt idx="3021">
                  <c:v>10.910895237974952</c:v>
                </c:pt>
                <c:pt idx="3022">
                  <c:v>11.619632276926399</c:v>
                </c:pt>
                <c:pt idx="3023">
                  <c:v>11.337103620900598</c:v>
                </c:pt>
                <c:pt idx="3024">
                  <c:v>10.594218540849567</c:v>
                </c:pt>
                <c:pt idx="3025">
                  <c:v>10.129380364064573</c:v>
                </c:pt>
                <c:pt idx="3026">
                  <c:v>10.283124037923388</c:v>
                </c:pt>
                <c:pt idx="3027">
                  <c:v>10.39589945027415</c:v>
                </c:pt>
                <c:pt idx="3028">
                  <c:v>10.461099284660007</c:v>
                </c:pt>
                <c:pt idx="3029">
                  <c:v>10.908939597558073</c:v>
                </c:pt>
                <c:pt idx="3030">
                  <c:v>11.526107658330842</c:v>
                </c:pt>
                <c:pt idx="3031">
                  <c:v>11.558423751808208</c:v>
                </c:pt>
                <c:pt idx="3032">
                  <c:v>10.37747626286205</c:v>
                </c:pt>
                <c:pt idx="3033">
                  <c:v>8.7916801243772813</c:v>
                </c:pt>
                <c:pt idx="3034">
                  <c:v>8.3146652542512527</c:v>
                </c:pt>
                <c:pt idx="3035">
                  <c:v>9.7597133505939127</c:v>
                </c:pt>
                <c:pt idx="3036">
                  <c:v>11.362801086007346</c:v>
                </c:pt>
                <c:pt idx="3037">
                  <c:v>12.011264381582661</c:v>
                </c:pt>
                <c:pt idx="3038">
                  <c:v>11.996094843545341</c:v>
                </c:pt>
                <c:pt idx="3039">
                  <c:v>11.591702134283921</c:v>
                </c:pt>
                <c:pt idx="3040">
                  <c:v>11.615133662690502</c:v>
                </c:pt>
                <c:pt idx="3041">
                  <c:v>12.54154225081075</c:v>
                </c:pt>
                <c:pt idx="3042">
                  <c:v>13.886685618096818</c:v>
                </c:pt>
                <c:pt idx="3043">
                  <c:v>13.501286097801971</c:v>
                </c:pt>
                <c:pt idx="3044">
                  <c:v>11.417254359918793</c:v>
                </c:pt>
                <c:pt idx="3045">
                  <c:v>11.004879406650828</c:v>
                </c:pt>
                <c:pt idx="3046">
                  <c:v>10.598836113407742</c:v>
                </c:pt>
                <c:pt idx="3047">
                  <c:v>11.282170852505221</c:v>
                </c:pt>
                <c:pt idx="3048">
                  <c:v>11.963979954511522</c:v>
                </c:pt>
                <c:pt idx="3049">
                  <c:v>12.115846179992555</c:v>
                </c:pt>
                <c:pt idx="3050">
                  <c:v>12.080472367219818</c:v>
                </c:pt>
                <c:pt idx="3051">
                  <c:v>11.603383547283867</c:v>
                </c:pt>
                <c:pt idx="3052">
                  <c:v>11.952500366469948</c:v>
                </c:pt>
                <c:pt idx="3053">
                  <c:v>12.56801346895247</c:v>
                </c:pt>
                <c:pt idx="3054">
                  <c:v>12.178931872138982</c:v>
                </c:pt>
                <c:pt idx="3055">
                  <c:v>11.330786518600988</c:v>
                </c:pt>
                <c:pt idx="3056">
                  <c:v>10.829255190275381</c:v>
                </c:pt>
                <c:pt idx="3057">
                  <c:v>11.36825714972546</c:v>
                </c:pt>
                <c:pt idx="3058">
                  <c:v>12.779360066955318</c:v>
                </c:pt>
                <c:pt idx="3059">
                  <c:v>13.127089896937004</c:v>
                </c:pt>
                <c:pt idx="3060">
                  <c:v>12.72879986005981</c:v>
                </c:pt>
                <c:pt idx="3061">
                  <c:v>12.308545381921247</c:v>
                </c:pt>
                <c:pt idx="3062">
                  <c:v>11.108558985527695</c:v>
                </c:pt>
                <c:pt idx="3063">
                  <c:v>10.718499164373171</c:v>
                </c:pt>
                <c:pt idx="3064">
                  <c:v>11.100366822117604</c:v>
                </c:pt>
                <c:pt idx="3065">
                  <c:v>12.013633300679176</c:v>
                </c:pt>
                <c:pt idx="3066">
                  <c:v>11.410645936269937</c:v>
                </c:pt>
                <c:pt idx="3067">
                  <c:v>11.137063510187987</c:v>
                </c:pt>
                <c:pt idx="3068">
                  <c:v>11.600634974913261</c:v>
                </c:pt>
                <c:pt idx="3069">
                  <c:v>11.45407827509716</c:v>
                </c:pt>
                <c:pt idx="3070">
                  <c:v>11.482476058760112</c:v>
                </c:pt>
                <c:pt idx="3071">
                  <c:v>11.986868315782136</c:v>
                </c:pt>
                <c:pt idx="3072">
                  <c:v>12.542886839587304</c:v>
                </c:pt>
                <c:pt idx="3073">
                  <c:v>12.843262697610594</c:v>
                </c:pt>
                <c:pt idx="3074">
                  <c:v>12.29369244253818</c:v>
                </c:pt>
                <c:pt idx="3075">
                  <c:v>11.8669214354238</c:v>
                </c:pt>
                <c:pt idx="3076">
                  <c:v>11.158347315968856</c:v>
                </c:pt>
                <c:pt idx="3077">
                  <c:v>11.213985840778324</c:v>
                </c:pt>
                <c:pt idx="3078">
                  <c:v>11.358576642970379</c:v>
                </c:pt>
                <c:pt idx="3079">
                  <c:v>11.960553675191434</c:v>
                </c:pt>
                <c:pt idx="3080">
                  <c:v>11.522310723098453</c:v>
                </c:pt>
                <c:pt idx="3081">
                  <c:v>12.145093595294906</c:v>
                </c:pt>
                <c:pt idx="3082">
                  <c:v>13.543515697087164</c:v>
                </c:pt>
                <c:pt idx="3083">
                  <c:v>14.454327297628886</c:v>
                </c:pt>
                <c:pt idx="3084">
                  <c:v>12.606908966782836</c:v>
                </c:pt>
                <c:pt idx="3085">
                  <c:v>8.839832595242159</c:v>
                </c:pt>
                <c:pt idx="3086">
                  <c:v>6.2763268950281219</c:v>
                </c:pt>
                <c:pt idx="3087">
                  <c:v>8.1577732586590574</c:v>
                </c:pt>
                <c:pt idx="3088">
                  <c:v>12.015834656476734</c:v>
                </c:pt>
                <c:pt idx="3089">
                  <c:v>14.71996685359675</c:v>
                </c:pt>
                <c:pt idx="3090">
                  <c:v>17.142117931430644</c:v>
                </c:pt>
                <c:pt idx="3091">
                  <c:v>17.563822048764255</c:v>
                </c:pt>
                <c:pt idx="3092">
                  <c:v>17.10204079671119</c:v>
                </c:pt>
                <c:pt idx="3093">
                  <c:v>9.8421951319286283</c:v>
                </c:pt>
                <c:pt idx="3094">
                  <c:v>9.079795517335592</c:v>
                </c:pt>
                <c:pt idx="3095">
                  <c:v>4.3244168452105587</c:v>
                </c:pt>
                <c:pt idx="3096">
                  <c:v>3.9321377491568255</c:v>
                </c:pt>
                <c:pt idx="3097">
                  <c:v>8.3246661580923789</c:v>
                </c:pt>
                <c:pt idx="3098">
                  <c:v>14.743713272894768</c:v>
                </c:pt>
                <c:pt idx="3099">
                  <c:v>17.060735500735262</c:v>
                </c:pt>
                <c:pt idx="3100">
                  <c:v>16.651109321617163</c:v>
                </c:pt>
                <c:pt idx="3101">
                  <c:v>15.916124144351297</c:v>
                </c:pt>
                <c:pt idx="3102">
                  <c:v>15.480464598559211</c:v>
                </c:pt>
                <c:pt idx="3103">
                  <c:v>13.603110981593927</c:v>
                </c:pt>
                <c:pt idx="3104">
                  <c:v>10.525288408247897</c:v>
                </c:pt>
                <c:pt idx="3105">
                  <c:v>10.256546049093645</c:v>
                </c:pt>
                <c:pt idx="3106">
                  <c:v>13.342232387890745</c:v>
                </c:pt>
                <c:pt idx="3107">
                  <c:v>14.029102314808549</c:v>
                </c:pt>
                <c:pt idx="3108">
                  <c:v>12.91249296322056</c:v>
                </c:pt>
                <c:pt idx="3109">
                  <c:v>12.107399221554862</c:v>
                </c:pt>
                <c:pt idx="3110">
                  <c:v>12.066686759178763</c:v>
                </c:pt>
                <c:pt idx="3111">
                  <c:v>13.178816423589682</c:v>
                </c:pt>
                <c:pt idx="3112">
                  <c:v>14.455537683494123</c:v>
                </c:pt>
                <c:pt idx="3113">
                  <c:v>15.346513602525782</c:v>
                </c:pt>
                <c:pt idx="3114">
                  <c:v>14.858738423579517</c:v>
                </c:pt>
                <c:pt idx="3115">
                  <c:v>13.918410432469896</c:v>
                </c:pt>
                <c:pt idx="3116">
                  <c:v>14.324403098145863</c:v>
                </c:pt>
                <c:pt idx="3117">
                  <c:v>16.209626578610475</c:v>
                </c:pt>
                <c:pt idx="3118">
                  <c:v>16.252675889206035</c:v>
                </c:pt>
                <c:pt idx="3119">
                  <c:v>15.292176022974841</c:v>
                </c:pt>
                <c:pt idx="3120">
                  <c:v>15.762340564388438</c:v>
                </c:pt>
                <c:pt idx="3121">
                  <c:v>16.066914103911007</c:v>
                </c:pt>
                <c:pt idx="3122">
                  <c:v>15.845128048963728</c:v>
                </c:pt>
                <c:pt idx="3123">
                  <c:v>15.291887335360952</c:v>
                </c:pt>
                <c:pt idx="3124">
                  <c:v>14.682094595880178</c:v>
                </c:pt>
                <c:pt idx="3125">
                  <c:v>13.16423039004505</c:v>
                </c:pt>
                <c:pt idx="3126">
                  <c:v>12.271040748279409</c:v>
                </c:pt>
                <c:pt idx="3127">
                  <c:v>13.338990527043265</c:v>
                </c:pt>
                <c:pt idx="3128">
                  <c:v>15.362752797621736</c:v>
                </c:pt>
                <c:pt idx="3129">
                  <c:v>16.120254838063367</c:v>
                </c:pt>
                <c:pt idx="3130">
                  <c:v>13.355733653660685</c:v>
                </c:pt>
                <c:pt idx="3131">
                  <c:v>11.530095890365473</c:v>
                </c:pt>
                <c:pt idx="3132">
                  <c:v>11.746768116224036</c:v>
                </c:pt>
                <c:pt idx="3133">
                  <c:v>13.730118829082189</c:v>
                </c:pt>
                <c:pt idx="3134">
                  <c:v>14.757192935894201</c:v>
                </c:pt>
                <c:pt idx="3135">
                  <c:v>14.555361690221602</c:v>
                </c:pt>
                <c:pt idx="3136">
                  <c:v>12.7778565373423</c:v>
                </c:pt>
                <c:pt idx="3137">
                  <c:v>11.703126675581624</c:v>
                </c:pt>
                <c:pt idx="3138">
                  <c:v>11.112102252884679</c:v>
                </c:pt>
                <c:pt idx="3139">
                  <c:v>13.139832847220008</c:v>
                </c:pt>
                <c:pt idx="3140">
                  <c:v>12.897981764136023</c:v>
                </c:pt>
                <c:pt idx="3141">
                  <c:v>14.11382517311092</c:v>
                </c:pt>
                <c:pt idx="3142">
                  <c:v>15.235141224673454</c:v>
                </c:pt>
                <c:pt idx="3143">
                  <c:v>14.667217239624467</c:v>
                </c:pt>
                <c:pt idx="3144">
                  <c:v>12.719708587073709</c:v>
                </c:pt>
                <c:pt idx="3145">
                  <c:v>9.7811145507434016</c:v>
                </c:pt>
                <c:pt idx="3146">
                  <c:v>6.4897974078799772</c:v>
                </c:pt>
                <c:pt idx="3147">
                  <c:v>5.1793884417248952</c:v>
                </c:pt>
                <c:pt idx="3148">
                  <c:v>5.7040765364107342</c:v>
                </c:pt>
                <c:pt idx="3149">
                  <c:v>6.1592635980854293</c:v>
                </c:pt>
                <c:pt idx="3150">
                  <c:v>6.8108965033796993</c:v>
                </c:pt>
                <c:pt idx="3151">
                  <c:v>6.4154327930014734</c:v>
                </c:pt>
                <c:pt idx="3152">
                  <c:v>7.0788088234468125</c:v>
                </c:pt>
                <c:pt idx="3153">
                  <c:v>7.9721939021458814</c:v>
                </c:pt>
                <c:pt idx="3154">
                  <c:v>7.7225923870859532</c:v>
                </c:pt>
                <c:pt idx="3155">
                  <c:v>7.2885510401185307</c:v>
                </c:pt>
                <c:pt idx="3156">
                  <c:v>6.9865576979585402</c:v>
                </c:pt>
                <c:pt idx="3157">
                  <c:v>6.4226812637066431</c:v>
                </c:pt>
                <c:pt idx="3158">
                  <c:v>6.5276665193363677</c:v>
                </c:pt>
                <c:pt idx="3159">
                  <c:v>6.8088839790418856</c:v>
                </c:pt>
                <c:pt idx="3160">
                  <c:v>6.9905691396247853</c:v>
                </c:pt>
                <c:pt idx="3161">
                  <c:v>7.1779185802405312</c:v>
                </c:pt>
                <c:pt idx="3162">
                  <c:v>7.4967595494307462</c:v>
                </c:pt>
                <c:pt idx="3163">
                  <c:v>7.1726873253505286</c:v>
                </c:pt>
                <c:pt idx="3164">
                  <c:v>6.8224511467847941</c:v>
                </c:pt>
                <c:pt idx="3165">
                  <c:v>6.5408557264605927</c:v>
                </c:pt>
                <c:pt idx="3166">
                  <c:v>6.3935061670851878</c:v>
                </c:pt>
                <c:pt idx="3167">
                  <c:v>6.4868247927763214</c:v>
                </c:pt>
                <c:pt idx="3168">
                  <c:v>6.5788245100919909</c:v>
                </c:pt>
                <c:pt idx="3169">
                  <c:v>6.5377416841689682</c:v>
                </c:pt>
                <c:pt idx="3170">
                  <c:v>6.181669691234764</c:v>
                </c:pt>
                <c:pt idx="3171">
                  <c:v>6.1723427254291838</c:v>
                </c:pt>
                <c:pt idx="3172">
                  <c:v>6.4072224795660038</c:v>
                </c:pt>
                <c:pt idx="3173">
                  <c:v>6.3329598833500436</c:v>
                </c:pt>
                <c:pt idx="3174">
                  <c:v>6.229560751303838</c:v>
                </c:pt>
                <c:pt idx="3175">
                  <c:v>6.4172981945804093</c:v>
                </c:pt>
                <c:pt idx="3176">
                  <c:v>6.925997363059099</c:v>
                </c:pt>
                <c:pt idx="3177">
                  <c:v>7.0709962068307144</c:v>
                </c:pt>
                <c:pt idx="3178">
                  <c:v>7.3459744570986558</c:v>
                </c:pt>
                <c:pt idx="3179">
                  <c:v>7.2957393107832171</c:v>
                </c:pt>
                <c:pt idx="3180">
                  <c:v>7.3867611485139335</c:v>
                </c:pt>
                <c:pt idx="3181">
                  <c:v>6.9299150538434562</c:v>
                </c:pt>
                <c:pt idx="3182">
                  <c:v>6.4072356825431491</c:v>
                </c:pt>
                <c:pt idx="3183">
                  <c:v>5.8149302394088425</c:v>
                </c:pt>
                <c:pt idx="3184">
                  <c:v>5.593254688303146</c:v>
                </c:pt>
                <c:pt idx="3185">
                  <c:v>5.6707828888727851</c:v>
                </c:pt>
                <c:pt idx="3186">
                  <c:v>6.0215842450512174</c:v>
                </c:pt>
                <c:pt idx="3187">
                  <c:v>6.355578076304246</c:v>
                </c:pt>
                <c:pt idx="3188">
                  <c:v>6.8211681264054862</c:v>
                </c:pt>
                <c:pt idx="3189">
                  <c:v>7.0165502089499787</c:v>
                </c:pt>
                <c:pt idx="3190">
                  <c:v>6.5520259587851832</c:v>
                </c:pt>
                <c:pt idx="3191">
                  <c:v>6.0748478597110722</c:v>
                </c:pt>
                <c:pt idx="3192">
                  <c:v>6.1086073459621355</c:v>
                </c:pt>
                <c:pt idx="3193">
                  <c:v>6.1259710801361607</c:v>
                </c:pt>
                <c:pt idx="3194">
                  <c:v>5.3061487603406485</c:v>
                </c:pt>
                <c:pt idx="3195">
                  <c:v>4.3451557933612071</c:v>
                </c:pt>
                <c:pt idx="3196">
                  <c:v>4.2054521190519862</c:v>
                </c:pt>
                <c:pt idx="3197">
                  <c:v>4.4124799677925015</c:v>
                </c:pt>
                <c:pt idx="3198">
                  <c:v>4.500575387812674</c:v>
                </c:pt>
                <c:pt idx="3199">
                  <c:v>5.4422233380982705</c:v>
                </c:pt>
                <c:pt idx="3200">
                  <c:v>6.3303084647589625</c:v>
                </c:pt>
                <c:pt idx="3201">
                  <c:v>6.5296954985107565</c:v>
                </c:pt>
                <c:pt idx="3202">
                  <c:v>6.1071274297043399</c:v>
                </c:pt>
                <c:pt idx="3203">
                  <c:v>5.3575918507515743</c:v>
                </c:pt>
                <c:pt idx="3204">
                  <c:v>5.120183258770604</c:v>
                </c:pt>
                <c:pt idx="3205">
                  <c:v>4.509882507169559</c:v>
                </c:pt>
                <c:pt idx="3206">
                  <c:v>4.4559789970962047</c:v>
                </c:pt>
                <c:pt idx="3207">
                  <c:v>5.6276476301969662</c:v>
                </c:pt>
                <c:pt idx="3208">
                  <c:v>5.8177259016978891</c:v>
                </c:pt>
                <c:pt idx="3209">
                  <c:v>5.2471645484501108</c:v>
                </c:pt>
                <c:pt idx="3210">
                  <c:v>6.8268361182905766</c:v>
                </c:pt>
                <c:pt idx="3211">
                  <c:v>8.1309718952855548</c:v>
                </c:pt>
                <c:pt idx="3212">
                  <c:v>5.6368798042849617</c:v>
                </c:pt>
                <c:pt idx="3213">
                  <c:v>8.8202467985143223</c:v>
                </c:pt>
                <c:pt idx="3214">
                  <c:v>3.8588985540579568</c:v>
                </c:pt>
                <c:pt idx="3215">
                  <c:v>5.6628619279278851</c:v>
                </c:pt>
                <c:pt idx="3216">
                  <c:v>6.6672111915554613</c:v>
                </c:pt>
                <c:pt idx="3217">
                  <c:v>6.2403494783866984</c:v>
                </c:pt>
                <c:pt idx="3218">
                  <c:v>5.6390777493859092</c:v>
                </c:pt>
                <c:pt idx="3219">
                  <c:v>4.2815349996571008</c:v>
                </c:pt>
                <c:pt idx="3220">
                  <c:v>10.635006420308603</c:v>
                </c:pt>
                <c:pt idx="3221">
                  <c:v>3.5533811509736686</c:v>
                </c:pt>
                <c:pt idx="3222">
                  <c:v>7.2706279601965704</c:v>
                </c:pt>
                <c:pt idx="3223">
                  <c:v>7.5446619841736942</c:v>
                </c:pt>
                <c:pt idx="3224">
                  <c:v>6.8890899007616335</c:v>
                </c:pt>
                <c:pt idx="3225">
                  <c:v>5.3698920146054041</c:v>
                </c:pt>
                <c:pt idx="3226">
                  <c:v>4.2194878867950498</c:v>
                </c:pt>
                <c:pt idx="3227">
                  <c:v>4.3042391192034675</c:v>
                </c:pt>
                <c:pt idx="3228">
                  <c:v>5.2562344123970259</c:v>
                </c:pt>
                <c:pt idx="3229">
                  <c:v>6.1041271349586017</c:v>
                </c:pt>
                <c:pt idx="3230">
                  <c:v>7.3913552266682467</c:v>
                </c:pt>
                <c:pt idx="3231">
                  <c:v>8.3219751047422292</c:v>
                </c:pt>
                <c:pt idx="3232">
                  <c:v>8.0617257711432302</c:v>
                </c:pt>
                <c:pt idx="3233">
                  <c:v>6.6705572350634581</c:v>
                </c:pt>
                <c:pt idx="3234">
                  <c:v>4.7812141521368785</c:v>
                </c:pt>
                <c:pt idx="3235">
                  <c:v>3.7525870202234999</c:v>
                </c:pt>
                <c:pt idx="3236">
                  <c:v>3.591231132941116</c:v>
                </c:pt>
                <c:pt idx="3237">
                  <c:v>4.5671031691291146</c:v>
                </c:pt>
                <c:pt idx="3238">
                  <c:v>5.9994205558513567</c:v>
                </c:pt>
                <c:pt idx="3239">
                  <c:v>6.7639489615552231</c:v>
                </c:pt>
                <c:pt idx="3240">
                  <c:v>7.1790379778906068</c:v>
                </c:pt>
                <c:pt idx="3241">
                  <c:v>6.6778545720572104</c:v>
                </c:pt>
                <c:pt idx="3242">
                  <c:v>6.3658637751276208</c:v>
                </c:pt>
                <c:pt idx="3243">
                  <c:v>6.6159497753366336</c:v>
                </c:pt>
                <c:pt idx="3244">
                  <c:v>6.9333584819756862</c:v>
                </c:pt>
                <c:pt idx="3245">
                  <c:v>7.1678235126964616</c:v>
                </c:pt>
                <c:pt idx="3246">
                  <c:v>8.4029504311073033</c:v>
                </c:pt>
                <c:pt idx="3247">
                  <c:v>9.1948120155460362</c:v>
                </c:pt>
                <c:pt idx="3248">
                  <c:v>8.7275872570034494</c:v>
                </c:pt>
                <c:pt idx="3249">
                  <c:v>7.0686729554242644</c:v>
                </c:pt>
                <c:pt idx="3250">
                  <c:v>4.1299949985226085</c:v>
                </c:pt>
                <c:pt idx="3251">
                  <c:v>2.5812955124726784</c:v>
                </c:pt>
                <c:pt idx="3252">
                  <c:v>3.6074593690473837</c:v>
                </c:pt>
                <c:pt idx="3253">
                  <c:v>5.8949267262847007</c:v>
                </c:pt>
                <c:pt idx="3254">
                  <c:v>7.7264661268954606</c:v>
                </c:pt>
                <c:pt idx="3255">
                  <c:v>8.9251593522197457</c:v>
                </c:pt>
                <c:pt idx="3256">
                  <c:v>10.223679988754286</c:v>
                </c:pt>
                <c:pt idx="3257">
                  <c:v>9.5900831386267313</c:v>
                </c:pt>
                <c:pt idx="3258">
                  <c:v>9.0201005398233089</c:v>
                </c:pt>
                <c:pt idx="3259">
                  <c:v>6.5157950059086263</c:v>
                </c:pt>
                <c:pt idx="3260">
                  <c:v>3.7054774711635305</c:v>
                </c:pt>
                <c:pt idx="3261">
                  <c:v>2.5193049793076625</c:v>
                </c:pt>
                <c:pt idx="3262">
                  <c:v>2.3514612171110811</c:v>
                </c:pt>
                <c:pt idx="3263">
                  <c:v>2.8517982315458359</c:v>
                </c:pt>
                <c:pt idx="3264">
                  <c:v>2.9094481289020258</c:v>
                </c:pt>
                <c:pt idx="3265">
                  <c:v>1.8239968373678062</c:v>
                </c:pt>
                <c:pt idx="3266">
                  <c:v>1.1979030040357923</c:v>
                </c:pt>
                <c:pt idx="3267">
                  <c:v>0.10121816029417099</c:v>
                </c:pt>
                <c:pt idx="3268">
                  <c:v>-0.800011290602749</c:v>
                </c:pt>
                <c:pt idx="3269">
                  <c:v>-0.96042370119614817</c:v>
                </c:pt>
                <c:pt idx="3270">
                  <c:v>-0.35746166317099776</c:v>
                </c:pt>
                <c:pt idx="3271">
                  <c:v>0.78344655357561177</c:v>
                </c:pt>
                <c:pt idx="3272">
                  <c:v>1.6434033985397032</c:v>
                </c:pt>
                <c:pt idx="3273">
                  <c:v>1.7244920914744197</c:v>
                </c:pt>
                <c:pt idx="3274">
                  <c:v>1.5976338901409928</c:v>
                </c:pt>
                <c:pt idx="3275">
                  <c:v>1.3337216181040779</c:v>
                </c:pt>
                <c:pt idx="3276">
                  <c:v>1.3632703218683015</c:v>
                </c:pt>
                <c:pt idx="3277">
                  <c:v>1.4767888711956361</c:v>
                </c:pt>
                <c:pt idx="3278">
                  <c:v>2.5572153062789282</c:v>
                </c:pt>
                <c:pt idx="3279">
                  <c:v>2.9112452061335592</c:v>
                </c:pt>
                <c:pt idx="3280">
                  <c:v>3.4326356035807883</c:v>
                </c:pt>
                <c:pt idx="3281">
                  <c:v>3.081135179246715</c:v>
                </c:pt>
                <c:pt idx="3282">
                  <c:v>1.7849818965009239</c:v>
                </c:pt>
                <c:pt idx="3283">
                  <c:v>1.38736615514316</c:v>
                </c:pt>
                <c:pt idx="3284">
                  <c:v>2.9176739862073333</c:v>
                </c:pt>
                <c:pt idx="3285">
                  <c:v>4.2810306956238682</c:v>
                </c:pt>
                <c:pt idx="3286">
                  <c:v>4.0544077814101476</c:v>
                </c:pt>
                <c:pt idx="3287">
                  <c:v>2.6602737497288027</c:v>
                </c:pt>
                <c:pt idx="3288">
                  <c:v>1.9818993740809074</c:v>
                </c:pt>
                <c:pt idx="3289">
                  <c:v>1.7699954763889083</c:v>
                </c:pt>
                <c:pt idx="3290">
                  <c:v>2.7363179632057646</c:v>
                </c:pt>
                <c:pt idx="3291">
                  <c:v>4.3196720763769392</c:v>
                </c:pt>
                <c:pt idx="3292">
                  <c:v>4.8000887092540987</c:v>
                </c:pt>
                <c:pt idx="3293">
                  <c:v>4.1333000450321062</c:v>
                </c:pt>
                <c:pt idx="3294">
                  <c:v>2.2197727665215314</c:v>
                </c:pt>
                <c:pt idx="3295">
                  <c:v>2.3139698579746137</c:v>
                </c:pt>
                <c:pt idx="3296">
                  <c:v>2.5104454865339694</c:v>
                </c:pt>
                <c:pt idx="3297">
                  <c:v>2.4414489581619807</c:v>
                </c:pt>
                <c:pt idx="3298">
                  <c:v>2.8268918130066614</c:v>
                </c:pt>
                <c:pt idx="3299">
                  <c:v>2.6420105929832522</c:v>
                </c:pt>
                <c:pt idx="3300">
                  <c:v>1.779966758432604</c:v>
                </c:pt>
                <c:pt idx="3301">
                  <c:v>-0.56855225998256553</c:v>
                </c:pt>
                <c:pt idx="3302">
                  <c:v>-2.4512840542941801</c:v>
                </c:pt>
                <c:pt idx="3303">
                  <c:v>-1.1231313570938679</c:v>
                </c:pt>
                <c:pt idx="3304">
                  <c:v>-0.20929979131520374</c:v>
                </c:pt>
                <c:pt idx="3305">
                  <c:v>-1.0098824335432362E-2</c:v>
                </c:pt>
                <c:pt idx="3306">
                  <c:v>0.23590533613633513</c:v>
                </c:pt>
                <c:pt idx="3307">
                  <c:v>0.51717019151270593</c:v>
                </c:pt>
                <c:pt idx="3308">
                  <c:v>0.88557236809327367</c:v>
                </c:pt>
                <c:pt idx="3309">
                  <c:v>1.5139855069072219</c:v>
                </c:pt>
                <c:pt idx="3310">
                  <c:v>2.30856767388121</c:v>
                </c:pt>
                <c:pt idx="3311">
                  <c:v>2.9069369932295346</c:v>
                </c:pt>
                <c:pt idx="3312">
                  <c:v>3.0560030374642566</c:v>
                </c:pt>
                <c:pt idx="3313">
                  <c:v>2.7932528129962173</c:v>
                </c:pt>
                <c:pt idx="3314">
                  <c:v>1.9206078129403998</c:v>
                </c:pt>
                <c:pt idx="3315">
                  <c:v>0.88984722120457138</c:v>
                </c:pt>
                <c:pt idx="3316">
                  <c:v>1.0439237832155415</c:v>
                </c:pt>
                <c:pt idx="3317">
                  <c:v>2.3181039720042209</c:v>
                </c:pt>
                <c:pt idx="3318">
                  <c:v>2.8071707383177014</c:v>
                </c:pt>
                <c:pt idx="3319">
                  <c:v>3.1291821301924521</c:v>
                </c:pt>
                <c:pt idx="3320">
                  <c:v>3.0182692598163441</c:v>
                </c:pt>
                <c:pt idx="3321">
                  <c:v>1.4164090284779205</c:v>
                </c:pt>
                <c:pt idx="3322">
                  <c:v>0.59857908865008902</c:v>
                </c:pt>
                <c:pt idx="3323">
                  <c:v>0.35004633104230504</c:v>
                </c:pt>
                <c:pt idx="3324">
                  <c:v>-0.40531583916086239</c:v>
                </c:pt>
                <c:pt idx="3325">
                  <c:v>0.31981986792231626</c:v>
                </c:pt>
                <c:pt idx="3326">
                  <c:v>-0.4952862147956868</c:v>
                </c:pt>
                <c:pt idx="3327">
                  <c:v>1.7758904839298635</c:v>
                </c:pt>
                <c:pt idx="3328">
                  <c:v>-9.461243819683253E-2</c:v>
                </c:pt>
                <c:pt idx="3329">
                  <c:v>8.0835410231156049E-2</c:v>
                </c:pt>
                <c:pt idx="3330">
                  <c:v>-1.8250093748721909</c:v>
                </c:pt>
                <c:pt idx="3331">
                  <c:v>-2.3834687317045806</c:v>
                </c:pt>
                <c:pt idx="3332">
                  <c:v>-3.9538700023987197</c:v>
                </c:pt>
                <c:pt idx="3333">
                  <c:v>-5.1968004280402127</c:v>
                </c:pt>
                <c:pt idx="3334">
                  <c:v>-5.1807454619607958</c:v>
                </c:pt>
                <c:pt idx="3335">
                  <c:v>-3.9471278300098995</c:v>
                </c:pt>
                <c:pt idx="3336">
                  <c:v>-2.5869922091938022</c:v>
                </c:pt>
                <c:pt idx="3337">
                  <c:v>-1.272662829021092</c:v>
                </c:pt>
                <c:pt idx="3338">
                  <c:v>0.361516674698312</c:v>
                </c:pt>
                <c:pt idx="3339">
                  <c:v>1.0249355216480445</c:v>
                </c:pt>
                <c:pt idx="3340">
                  <c:v>0.84601894010181367</c:v>
                </c:pt>
                <c:pt idx="3341">
                  <c:v>0.2991011595076295</c:v>
                </c:pt>
                <c:pt idx="3342">
                  <c:v>-0.27762411970057049</c:v>
                </c:pt>
                <c:pt idx="3343">
                  <c:v>1.4763866556134528E-2</c:v>
                </c:pt>
                <c:pt idx="3344">
                  <c:v>0.49066043109273205</c:v>
                </c:pt>
                <c:pt idx="3345">
                  <c:v>1.4320885293958054</c:v>
                </c:pt>
                <c:pt idx="3346">
                  <c:v>3.0704667807439958</c:v>
                </c:pt>
                <c:pt idx="3347">
                  <c:v>4.2249460593056449</c:v>
                </c:pt>
                <c:pt idx="3348">
                  <c:v>4.5424365686298787</c:v>
                </c:pt>
                <c:pt idx="3349">
                  <c:v>5.638760346265955</c:v>
                </c:pt>
                <c:pt idx="3350">
                  <c:v>5.2931689702022249</c:v>
                </c:pt>
                <c:pt idx="3351">
                  <c:v>5.5438159476397075</c:v>
                </c:pt>
                <c:pt idx="3352">
                  <c:v>4.7618821066349284</c:v>
                </c:pt>
                <c:pt idx="3353">
                  <c:v>4.0026735255838863</c:v>
                </c:pt>
                <c:pt idx="3354">
                  <c:v>2.9828445346874841</c:v>
                </c:pt>
                <c:pt idx="3355">
                  <c:v>2.740904078726337</c:v>
                </c:pt>
                <c:pt idx="3356">
                  <c:v>2.4417751415464846</c:v>
                </c:pt>
                <c:pt idx="3357">
                  <c:v>2.1160275066794236</c:v>
                </c:pt>
                <c:pt idx="3358">
                  <c:v>1.8729189201179264</c:v>
                </c:pt>
                <c:pt idx="3359">
                  <c:v>2.8225019535176865</c:v>
                </c:pt>
                <c:pt idx="3360">
                  <c:v>4.3039544926897264</c:v>
                </c:pt>
                <c:pt idx="3361">
                  <c:v>5.6534941575820623</c:v>
                </c:pt>
                <c:pt idx="3362">
                  <c:v>6.2252061091151001</c:v>
                </c:pt>
                <c:pt idx="3363">
                  <c:v>6.1436346699501634</c:v>
                </c:pt>
                <c:pt idx="3364">
                  <c:v>5.6261936785009894</c:v>
                </c:pt>
                <c:pt idx="3365">
                  <c:v>4.9111124632879744</c:v>
                </c:pt>
                <c:pt idx="3366">
                  <c:v>5.5390778497039008</c:v>
                </c:pt>
                <c:pt idx="3367">
                  <c:v>6.1912407279275552</c:v>
                </c:pt>
                <c:pt idx="3368">
                  <c:v>7.2396740487855782</c:v>
                </c:pt>
                <c:pt idx="3369">
                  <c:v>8.1083063960077322</c:v>
                </c:pt>
                <c:pt idx="3370">
                  <c:v>8.5689665405061834</c:v>
                </c:pt>
                <c:pt idx="3371">
                  <c:v>9.5558619294998568</c:v>
                </c:pt>
                <c:pt idx="3372">
                  <c:v>9.8375968027241303</c:v>
                </c:pt>
                <c:pt idx="3373">
                  <c:v>9.0046369489738947</c:v>
                </c:pt>
                <c:pt idx="3374">
                  <c:v>8.6860913135990607</c:v>
                </c:pt>
                <c:pt idx="3375">
                  <c:v>8.3407762326668173</c:v>
                </c:pt>
                <c:pt idx="3376">
                  <c:v>8.0380544780260372</c:v>
                </c:pt>
                <c:pt idx="3377">
                  <c:v>8.3846302228483935</c:v>
                </c:pt>
                <c:pt idx="3378">
                  <c:v>9.7471869642123803</c:v>
                </c:pt>
                <c:pt idx="3379">
                  <c:v>9.952188883428212</c:v>
                </c:pt>
                <c:pt idx="3380">
                  <c:v>11.088155240270318</c:v>
                </c:pt>
              </c:numCache>
            </c:numRef>
          </c:val>
          <c:smooth val="0"/>
          <c:extLst>
            <c:ext xmlns:c16="http://schemas.microsoft.com/office/drawing/2014/chart" uri="{C3380CC4-5D6E-409C-BE32-E72D297353CC}">
              <c16:uniqueId val="{00000000-9058-4ACF-B308-1972A3EE03C7}"/>
            </c:ext>
          </c:extLst>
        </c:ser>
        <c:ser>
          <c:idx val="1"/>
          <c:order val="1"/>
          <c:tx>
            <c:strRef>
              <c:f>Sheet1!$K$1</c:f>
              <c:strCache>
                <c:ptCount val="1"/>
                <c:pt idx="0">
                  <c:v>A_y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Sheet1!$K$2:$K$3382</c:f>
              <c:numCache>
                <c:formatCode>General</c:formatCode>
                <c:ptCount val="3381"/>
                <c:pt idx="0">
                  <c:v>-45.315843251095892</c:v>
                </c:pt>
                <c:pt idx="1">
                  <c:v>-43.468862577533393</c:v>
                </c:pt>
                <c:pt idx="2">
                  <c:v>-41.003901037551771</c:v>
                </c:pt>
                <c:pt idx="3">
                  <c:v>-42.285477595490356</c:v>
                </c:pt>
                <c:pt idx="4">
                  <c:v>-47.599696194927709</c:v>
                </c:pt>
                <c:pt idx="5">
                  <c:v>-51.058669529230677</c:v>
                </c:pt>
                <c:pt idx="6">
                  <c:v>-56.475584297402527</c:v>
                </c:pt>
                <c:pt idx="7">
                  <c:v>-43.42674009704367</c:v>
                </c:pt>
                <c:pt idx="8">
                  <c:v>-43.244693366003929</c:v>
                </c:pt>
                <c:pt idx="9">
                  <c:v>-44.095536099953144</c:v>
                </c:pt>
                <c:pt idx="10">
                  <c:v>-45.586744103160903</c:v>
                </c:pt>
                <c:pt idx="11">
                  <c:v>-46.288142779219768</c:v>
                </c:pt>
                <c:pt idx="12">
                  <c:v>-46.540466934137456</c:v>
                </c:pt>
                <c:pt idx="13">
                  <c:v>-46.051490789089129</c:v>
                </c:pt>
                <c:pt idx="14">
                  <c:v>-45.061759675224565</c:v>
                </c:pt>
                <c:pt idx="15">
                  <c:v>-43.738097792685018</c:v>
                </c:pt>
                <c:pt idx="16">
                  <c:v>-42.397794278178786</c:v>
                </c:pt>
                <c:pt idx="17">
                  <c:v>-42.176491969114906</c:v>
                </c:pt>
                <c:pt idx="18">
                  <c:v>-43.244740830865645</c:v>
                </c:pt>
                <c:pt idx="19">
                  <c:v>-44.168208723999683</c:v>
                </c:pt>
                <c:pt idx="20">
                  <c:v>-44.890309049668481</c:v>
                </c:pt>
                <c:pt idx="21">
                  <c:v>-44.637621182039183</c:v>
                </c:pt>
                <c:pt idx="22">
                  <c:v>-44.381632618823282</c:v>
                </c:pt>
                <c:pt idx="23">
                  <c:v>-43.423746892739722</c:v>
                </c:pt>
                <c:pt idx="24">
                  <c:v>-42.918451723398398</c:v>
                </c:pt>
                <c:pt idx="25">
                  <c:v>-42.329059545446647</c:v>
                </c:pt>
                <c:pt idx="26">
                  <c:v>-42.46730510260209</c:v>
                </c:pt>
                <c:pt idx="27">
                  <c:v>-43.364741379846812</c:v>
                </c:pt>
                <c:pt idx="28">
                  <c:v>-43.41773341845208</c:v>
                </c:pt>
                <c:pt idx="29">
                  <c:v>-43.052955156823664</c:v>
                </c:pt>
                <c:pt idx="30">
                  <c:v>-43.053989249723479</c:v>
                </c:pt>
                <c:pt idx="31">
                  <c:v>-42.642093982700466</c:v>
                </c:pt>
                <c:pt idx="32">
                  <c:v>-42.745703440909089</c:v>
                </c:pt>
                <c:pt idx="33">
                  <c:v>-42.796728094394901</c:v>
                </c:pt>
                <c:pt idx="34">
                  <c:v>-43.359893176578915</c:v>
                </c:pt>
                <c:pt idx="35">
                  <c:v>-43.979190800256127</c:v>
                </c:pt>
                <c:pt idx="36">
                  <c:v>-45.117753030774878</c:v>
                </c:pt>
                <c:pt idx="37">
                  <c:v>-45.954409034347478</c:v>
                </c:pt>
                <c:pt idx="38">
                  <c:v>-45.558137189533085</c:v>
                </c:pt>
                <c:pt idx="39">
                  <c:v>-45.006542355849412</c:v>
                </c:pt>
                <c:pt idx="40">
                  <c:v>-44.289083780487914</c:v>
                </c:pt>
                <c:pt idx="41">
                  <c:v>-44.018597797824768</c:v>
                </c:pt>
                <c:pt idx="42">
                  <c:v>-44.602587234372514</c:v>
                </c:pt>
                <c:pt idx="43">
                  <c:v>-44.983395028454069</c:v>
                </c:pt>
                <c:pt idx="44">
                  <c:v>-45.947515995488388</c:v>
                </c:pt>
                <c:pt idx="45">
                  <c:v>-46.457360034576801</c:v>
                </c:pt>
                <c:pt idx="46">
                  <c:v>-45.227611531183904</c:v>
                </c:pt>
                <c:pt idx="47">
                  <c:v>-44.453786354424203</c:v>
                </c:pt>
                <c:pt idx="48">
                  <c:v>-43.556737891711116</c:v>
                </c:pt>
                <c:pt idx="49">
                  <c:v>-43.687499514886404</c:v>
                </c:pt>
                <c:pt idx="50">
                  <c:v>-45.944347403164372</c:v>
                </c:pt>
                <c:pt idx="51">
                  <c:v>-47.008238001175911</c:v>
                </c:pt>
                <c:pt idx="52">
                  <c:v>-47.581941214603276</c:v>
                </c:pt>
                <c:pt idx="53">
                  <c:v>-47.720031610000376</c:v>
                </c:pt>
                <c:pt idx="54">
                  <c:v>-44.473417185582456</c:v>
                </c:pt>
                <c:pt idx="55">
                  <c:v>-42.974427288227929</c:v>
                </c:pt>
                <c:pt idx="56">
                  <c:v>-42.626772244072932</c:v>
                </c:pt>
                <c:pt idx="57">
                  <c:v>-42.800722772832245</c:v>
                </c:pt>
                <c:pt idx="58">
                  <c:v>-43.614629824629581</c:v>
                </c:pt>
                <c:pt idx="59">
                  <c:v>-46.355400941026794</c:v>
                </c:pt>
                <c:pt idx="60">
                  <c:v>-46.969017131639852</c:v>
                </c:pt>
                <c:pt idx="61">
                  <c:v>-45.692570510237779</c:v>
                </c:pt>
                <c:pt idx="62">
                  <c:v>-42.319805612739017</c:v>
                </c:pt>
                <c:pt idx="63">
                  <c:v>-38.179549685612372</c:v>
                </c:pt>
                <c:pt idx="64">
                  <c:v>-36.012720352564259</c:v>
                </c:pt>
                <c:pt idx="65">
                  <c:v>-35.739854702827714</c:v>
                </c:pt>
                <c:pt idx="66">
                  <c:v>-35.992671280662456</c:v>
                </c:pt>
                <c:pt idx="67">
                  <c:v>-39.14322416444913</c:v>
                </c:pt>
                <c:pt idx="68">
                  <c:v>-37.510490312143112</c:v>
                </c:pt>
                <c:pt idx="69">
                  <c:v>-39.239919842144417</c:v>
                </c:pt>
                <c:pt idx="70">
                  <c:v>-42.055954263502066</c:v>
                </c:pt>
                <c:pt idx="71">
                  <c:v>-33.884422754587362</c:v>
                </c:pt>
                <c:pt idx="72">
                  <c:v>-37.816927887813414</c:v>
                </c:pt>
                <c:pt idx="73">
                  <c:v>-40.215110401144422</c:v>
                </c:pt>
                <c:pt idx="74">
                  <c:v>-40.812116855329201</c:v>
                </c:pt>
                <c:pt idx="75">
                  <c:v>-39.671626024992868</c:v>
                </c:pt>
                <c:pt idx="76">
                  <c:v>-37.223571651246623</c:v>
                </c:pt>
                <c:pt idx="77">
                  <c:v>-34.813479957155927</c:v>
                </c:pt>
                <c:pt idx="78">
                  <c:v>-34.662982568351978</c:v>
                </c:pt>
                <c:pt idx="79">
                  <c:v>-36.148530671235108</c:v>
                </c:pt>
                <c:pt idx="80">
                  <c:v>-38.332528576010432</c:v>
                </c:pt>
                <c:pt idx="81">
                  <c:v>-41.246562664907735</c:v>
                </c:pt>
                <c:pt idx="82">
                  <c:v>-43.002325764443121</c:v>
                </c:pt>
                <c:pt idx="83">
                  <c:v>-42.760531506647965</c:v>
                </c:pt>
                <c:pt idx="84">
                  <c:v>-40.411135541345494</c:v>
                </c:pt>
                <c:pt idx="85">
                  <c:v>-36.715768996596481</c:v>
                </c:pt>
                <c:pt idx="86">
                  <c:v>-34.56491929781825</c:v>
                </c:pt>
                <c:pt idx="87">
                  <c:v>-31.200479037134691</c:v>
                </c:pt>
                <c:pt idx="88">
                  <c:v>-29.800561088767402</c:v>
                </c:pt>
                <c:pt idx="89">
                  <c:v>-32.423885064861658</c:v>
                </c:pt>
                <c:pt idx="90">
                  <c:v>-32.307588383237977</c:v>
                </c:pt>
                <c:pt idx="91">
                  <c:v>-34.218450288867501</c:v>
                </c:pt>
                <c:pt idx="92">
                  <c:v>-33.911941633828029</c:v>
                </c:pt>
                <c:pt idx="93">
                  <c:v>-31.687075458195178</c:v>
                </c:pt>
                <c:pt idx="94">
                  <c:v>-31.855956175046725</c:v>
                </c:pt>
                <c:pt idx="95">
                  <c:v>-29.757627538305535</c:v>
                </c:pt>
                <c:pt idx="96">
                  <c:v>-30.083051029187896</c:v>
                </c:pt>
                <c:pt idx="97">
                  <c:v>-32.393523212700345</c:v>
                </c:pt>
                <c:pt idx="98">
                  <c:v>-33.899727310071214</c:v>
                </c:pt>
                <c:pt idx="99">
                  <c:v>-34.371144567206251</c:v>
                </c:pt>
                <c:pt idx="100">
                  <c:v>-34.488666959399559</c:v>
                </c:pt>
                <c:pt idx="101">
                  <c:v>-34.107320207802083</c:v>
                </c:pt>
                <c:pt idx="102">
                  <c:v>-35.293204011276437</c:v>
                </c:pt>
                <c:pt idx="103">
                  <c:v>-33.951395071935963</c:v>
                </c:pt>
                <c:pt idx="104">
                  <c:v>-33.168734742442233</c:v>
                </c:pt>
                <c:pt idx="105">
                  <c:v>-35.418321600300359</c:v>
                </c:pt>
                <c:pt idx="106">
                  <c:v>-37.399260611415478</c:v>
                </c:pt>
                <c:pt idx="107">
                  <c:v>-39.772036534635589</c:v>
                </c:pt>
                <c:pt idx="108">
                  <c:v>-40.245886992986662</c:v>
                </c:pt>
                <c:pt idx="109">
                  <c:v>-40.574151185734017</c:v>
                </c:pt>
                <c:pt idx="110">
                  <c:v>-39.471707375111009</c:v>
                </c:pt>
                <c:pt idx="111">
                  <c:v>-37.802316812363266</c:v>
                </c:pt>
                <c:pt idx="112">
                  <c:v>-38.017755900971409</c:v>
                </c:pt>
                <c:pt idx="113">
                  <c:v>-35.284360596107547</c:v>
                </c:pt>
                <c:pt idx="114">
                  <c:v>-34.622955372730416</c:v>
                </c:pt>
                <c:pt idx="115">
                  <c:v>-33.699905772386053</c:v>
                </c:pt>
                <c:pt idx="116">
                  <c:v>-31.031345722596669</c:v>
                </c:pt>
                <c:pt idx="117">
                  <c:v>-33.168806410972962</c:v>
                </c:pt>
                <c:pt idx="118">
                  <c:v>-38.324790658446901</c:v>
                </c:pt>
                <c:pt idx="119">
                  <c:v>-32.466550856509144</c:v>
                </c:pt>
                <c:pt idx="120">
                  <c:v>-30.249470022391758</c:v>
                </c:pt>
                <c:pt idx="121">
                  <c:v>-29.209195112759588</c:v>
                </c:pt>
                <c:pt idx="122">
                  <c:v>-30.843738657544524</c:v>
                </c:pt>
                <c:pt idx="123">
                  <c:v>-33.424329262609092</c:v>
                </c:pt>
                <c:pt idx="124">
                  <c:v>-35.20059126470894</c:v>
                </c:pt>
                <c:pt idx="125">
                  <c:v>-33.431175148344188</c:v>
                </c:pt>
                <c:pt idx="126">
                  <c:v>-34.460549297822361</c:v>
                </c:pt>
                <c:pt idx="127">
                  <c:v>-35.383895769877554</c:v>
                </c:pt>
                <c:pt idx="128">
                  <c:v>-29.163785455174892</c:v>
                </c:pt>
                <c:pt idx="129">
                  <c:v>-23.04531631906282</c:v>
                </c:pt>
                <c:pt idx="130">
                  <c:v>-26.625864258347022</c:v>
                </c:pt>
                <c:pt idx="131">
                  <c:v>-29.398621740200461</c:v>
                </c:pt>
                <c:pt idx="132">
                  <c:v>-23.497014985485745</c:v>
                </c:pt>
                <c:pt idx="133">
                  <c:v>-20.688360385803882</c:v>
                </c:pt>
                <c:pt idx="134">
                  <c:v>-35.27106717659035</c:v>
                </c:pt>
                <c:pt idx="135">
                  <c:v>-42.100159831973066</c:v>
                </c:pt>
                <c:pt idx="136">
                  <c:v>-47.11321242312146</c:v>
                </c:pt>
                <c:pt idx="137">
                  <c:v>-45.74822513544332</c:v>
                </c:pt>
                <c:pt idx="138">
                  <c:v>-45.575017221546581</c:v>
                </c:pt>
                <c:pt idx="139">
                  <c:v>-44.847889844222266</c:v>
                </c:pt>
                <c:pt idx="140">
                  <c:v>-41.451609426096041</c:v>
                </c:pt>
                <c:pt idx="141">
                  <c:v>-37.166216703286331</c:v>
                </c:pt>
                <c:pt idx="142">
                  <c:v>-31.798587365560508</c:v>
                </c:pt>
                <c:pt idx="143">
                  <c:v>-27.233259915853555</c:v>
                </c:pt>
                <c:pt idx="144">
                  <c:v>-23.54558545053056</c:v>
                </c:pt>
                <c:pt idx="145">
                  <c:v>-21.03055369338157</c:v>
                </c:pt>
                <c:pt idx="146">
                  <c:v>-19.616365426573303</c:v>
                </c:pt>
                <c:pt idx="147">
                  <c:v>-19.977201752187739</c:v>
                </c:pt>
                <c:pt idx="148">
                  <c:v>-21.706247257436068</c:v>
                </c:pt>
                <c:pt idx="149">
                  <c:v>-21.446014185889258</c:v>
                </c:pt>
                <c:pt idx="150">
                  <c:v>-21.582648715914274</c:v>
                </c:pt>
                <c:pt idx="151">
                  <c:v>-19.651222203252715</c:v>
                </c:pt>
                <c:pt idx="152">
                  <c:v>-21.11760095110543</c:v>
                </c:pt>
                <c:pt idx="153">
                  <c:v>-17.093607291236225</c:v>
                </c:pt>
                <c:pt idx="154">
                  <c:v>-9.9000375832084071</c:v>
                </c:pt>
                <c:pt idx="155">
                  <c:v>-9.9879984039851735</c:v>
                </c:pt>
                <c:pt idx="156">
                  <c:v>-8.586803843439256</c:v>
                </c:pt>
                <c:pt idx="157">
                  <c:v>-8.1431419902268836</c:v>
                </c:pt>
                <c:pt idx="158">
                  <c:v>-8.1606378195590494</c:v>
                </c:pt>
                <c:pt idx="159">
                  <c:v>-7.5012617713359626</c:v>
                </c:pt>
                <c:pt idx="160">
                  <c:v>-7.1397112784303634</c:v>
                </c:pt>
                <c:pt idx="161">
                  <c:v>-6.0958403095962659</c:v>
                </c:pt>
                <c:pt idx="162">
                  <c:v>-6.4133487430847858</c:v>
                </c:pt>
                <c:pt idx="163">
                  <c:v>-5.4085344248638103</c:v>
                </c:pt>
                <c:pt idx="164">
                  <c:v>-4.1274777711949442</c:v>
                </c:pt>
                <c:pt idx="165">
                  <c:v>-2.1056198448395307</c:v>
                </c:pt>
                <c:pt idx="166">
                  <c:v>-2.2291896592822789</c:v>
                </c:pt>
                <c:pt idx="167">
                  <c:v>4.0093142869779168</c:v>
                </c:pt>
                <c:pt idx="168">
                  <c:v>10.132517800881594</c:v>
                </c:pt>
                <c:pt idx="169">
                  <c:v>16.330913993588883</c:v>
                </c:pt>
                <c:pt idx="170">
                  <c:v>18.283030312197567</c:v>
                </c:pt>
                <c:pt idx="171">
                  <c:v>21.223654694159997</c:v>
                </c:pt>
                <c:pt idx="172">
                  <c:v>23.335819852743327</c:v>
                </c:pt>
                <c:pt idx="173">
                  <c:v>22.744005501369706</c:v>
                </c:pt>
                <c:pt idx="174">
                  <c:v>24.866083927335108</c:v>
                </c:pt>
                <c:pt idx="175">
                  <c:v>31.866097902202682</c:v>
                </c:pt>
                <c:pt idx="176">
                  <c:v>28.851580820327715</c:v>
                </c:pt>
                <c:pt idx="177">
                  <c:v>43.92719542311012</c:v>
                </c:pt>
                <c:pt idx="178">
                  <c:v>59.628636804578569</c:v>
                </c:pt>
                <c:pt idx="179">
                  <c:v>66.051464701495661</c:v>
                </c:pt>
                <c:pt idx="180">
                  <c:v>68.563741211150315</c:v>
                </c:pt>
                <c:pt idx="181">
                  <c:v>68.106191120573527</c:v>
                </c:pt>
                <c:pt idx="182">
                  <c:v>65.677352406535036</c:v>
                </c:pt>
                <c:pt idx="183">
                  <c:v>62.908604146335932</c:v>
                </c:pt>
                <c:pt idx="184">
                  <c:v>59.31754042326191</c:v>
                </c:pt>
                <c:pt idx="185">
                  <c:v>56.276900133941638</c:v>
                </c:pt>
                <c:pt idx="186">
                  <c:v>54.38701689145411</c:v>
                </c:pt>
                <c:pt idx="187">
                  <c:v>53.751193583617088</c:v>
                </c:pt>
                <c:pt idx="188">
                  <c:v>54.272001576610577</c:v>
                </c:pt>
                <c:pt idx="189">
                  <c:v>52.784120772309173</c:v>
                </c:pt>
                <c:pt idx="190">
                  <c:v>50.683804442014974</c:v>
                </c:pt>
                <c:pt idx="191">
                  <c:v>48.354414243527678</c:v>
                </c:pt>
                <c:pt idx="192">
                  <c:v>46.103166862241714</c:v>
                </c:pt>
                <c:pt idx="193">
                  <c:v>44.922568303728781</c:v>
                </c:pt>
                <c:pt idx="194">
                  <c:v>43.444568325325861</c:v>
                </c:pt>
                <c:pt idx="195">
                  <c:v>43.505553524040565</c:v>
                </c:pt>
                <c:pt idx="196">
                  <c:v>44.318132693745341</c:v>
                </c:pt>
                <c:pt idx="197">
                  <c:v>44.74815132386027</c:v>
                </c:pt>
                <c:pt idx="198">
                  <c:v>45.157645921328481</c:v>
                </c:pt>
                <c:pt idx="199">
                  <c:v>44.521527671258639</c:v>
                </c:pt>
                <c:pt idx="200">
                  <c:v>43.347393500433412</c:v>
                </c:pt>
                <c:pt idx="201">
                  <c:v>41.628599063343955</c:v>
                </c:pt>
                <c:pt idx="202">
                  <c:v>40.358936573522222</c:v>
                </c:pt>
                <c:pt idx="203">
                  <c:v>40.035618895642486</c:v>
                </c:pt>
                <c:pt idx="204">
                  <c:v>40.579679017160018</c:v>
                </c:pt>
                <c:pt idx="205">
                  <c:v>41.412713874147528</c:v>
                </c:pt>
                <c:pt idx="206">
                  <c:v>41.836611796311658</c:v>
                </c:pt>
                <c:pt idx="207">
                  <c:v>42.334947786915578</c:v>
                </c:pt>
                <c:pt idx="208">
                  <c:v>43.496244145145006</c:v>
                </c:pt>
                <c:pt idx="209">
                  <c:v>44.740856803547437</c:v>
                </c:pt>
                <c:pt idx="210">
                  <c:v>46.941640154991326</c:v>
                </c:pt>
                <c:pt idx="211">
                  <c:v>49.685867137404173</c:v>
                </c:pt>
                <c:pt idx="212">
                  <c:v>51.329387481659147</c:v>
                </c:pt>
                <c:pt idx="213">
                  <c:v>51.87523935861477</c:v>
                </c:pt>
                <c:pt idx="214">
                  <c:v>53.091175045856644</c:v>
                </c:pt>
                <c:pt idx="215">
                  <c:v>54.093318896827441</c:v>
                </c:pt>
                <c:pt idx="216">
                  <c:v>54.480969766658895</c:v>
                </c:pt>
                <c:pt idx="217">
                  <c:v>54.236693375553259</c:v>
                </c:pt>
                <c:pt idx="218">
                  <c:v>54.349743536286674</c:v>
                </c:pt>
                <c:pt idx="219">
                  <c:v>55.756895436225975</c:v>
                </c:pt>
                <c:pt idx="220">
                  <c:v>56.14325218372683</c:v>
                </c:pt>
                <c:pt idx="221">
                  <c:v>57.475130864243127</c:v>
                </c:pt>
                <c:pt idx="222">
                  <c:v>56.322020262425561</c:v>
                </c:pt>
                <c:pt idx="223">
                  <c:v>63.912056112451793</c:v>
                </c:pt>
                <c:pt idx="224">
                  <c:v>64.780624320182227</c:v>
                </c:pt>
                <c:pt idx="225">
                  <c:v>64.083169650275124</c:v>
                </c:pt>
                <c:pt idx="226">
                  <c:v>65.559131696700263</c:v>
                </c:pt>
                <c:pt idx="227">
                  <c:v>62.425566734379245</c:v>
                </c:pt>
                <c:pt idx="228">
                  <c:v>60.403313216053867</c:v>
                </c:pt>
                <c:pt idx="229">
                  <c:v>59.415803717031451</c:v>
                </c:pt>
                <c:pt idx="230">
                  <c:v>58.598642086615598</c:v>
                </c:pt>
                <c:pt idx="231">
                  <c:v>55.534396899771181</c:v>
                </c:pt>
                <c:pt idx="232">
                  <c:v>49.988834770618496</c:v>
                </c:pt>
                <c:pt idx="233">
                  <c:v>38.192583249728308</c:v>
                </c:pt>
                <c:pt idx="234">
                  <c:v>30.031421614862808</c:v>
                </c:pt>
                <c:pt idx="235">
                  <c:v>21.67444291644853</c:v>
                </c:pt>
                <c:pt idx="236">
                  <c:v>15.826791589811316</c:v>
                </c:pt>
                <c:pt idx="237">
                  <c:v>11.500628374546462</c:v>
                </c:pt>
                <c:pt idx="238">
                  <c:v>8.3721720057871494</c:v>
                </c:pt>
                <c:pt idx="239">
                  <c:v>6.6268768612826721</c:v>
                </c:pt>
                <c:pt idx="240">
                  <c:v>3.3975717591476799</c:v>
                </c:pt>
                <c:pt idx="241">
                  <c:v>1.9127390189108164</c:v>
                </c:pt>
                <c:pt idx="242">
                  <c:v>-1.994278481656629</c:v>
                </c:pt>
                <c:pt idx="243">
                  <c:v>-4.8839806216507151</c:v>
                </c:pt>
                <c:pt idx="244">
                  <c:v>-5.0469612882041961</c:v>
                </c:pt>
                <c:pt idx="245">
                  <c:v>-4.2147598004146785</c:v>
                </c:pt>
                <c:pt idx="246">
                  <c:v>-3.3285184101982708</c:v>
                </c:pt>
                <c:pt idx="247">
                  <c:v>-1.944001288609984</c:v>
                </c:pt>
                <c:pt idx="248">
                  <c:v>-8.624212569934038E-2</c:v>
                </c:pt>
                <c:pt idx="249">
                  <c:v>1.8350478952729474</c:v>
                </c:pt>
                <c:pt idx="250">
                  <c:v>1.6360947457595463</c:v>
                </c:pt>
                <c:pt idx="251">
                  <c:v>-0.32511918520399286</c:v>
                </c:pt>
                <c:pt idx="252">
                  <c:v>-0.83771885778844135</c:v>
                </c:pt>
                <c:pt idx="253">
                  <c:v>-1.4147354013524265</c:v>
                </c:pt>
                <c:pt idx="254">
                  <c:v>-1.6474815195799177</c:v>
                </c:pt>
                <c:pt idx="255">
                  <c:v>-1.1217942223727164</c:v>
                </c:pt>
                <c:pt idx="256">
                  <c:v>0.82739310637293273</c:v>
                </c:pt>
                <c:pt idx="257">
                  <c:v>0.18990628182061761</c:v>
                </c:pt>
                <c:pt idx="258">
                  <c:v>2.6850743530820727</c:v>
                </c:pt>
                <c:pt idx="259">
                  <c:v>4.6181794577577087</c:v>
                </c:pt>
                <c:pt idx="260">
                  <c:v>4.0687831403468504</c:v>
                </c:pt>
                <c:pt idx="261">
                  <c:v>2.4137028766820507</c:v>
                </c:pt>
                <c:pt idx="262">
                  <c:v>0.99552452580467166</c:v>
                </c:pt>
                <c:pt idx="263">
                  <c:v>0.82231930001237163</c:v>
                </c:pt>
                <c:pt idx="264">
                  <c:v>2.1815333053267296</c:v>
                </c:pt>
                <c:pt idx="265">
                  <c:v>1.4030380277472598</c:v>
                </c:pt>
                <c:pt idx="266">
                  <c:v>5.7651817963674183</c:v>
                </c:pt>
                <c:pt idx="267">
                  <c:v>11.637634897825775</c:v>
                </c:pt>
                <c:pt idx="268">
                  <c:v>12.912944715783206</c:v>
                </c:pt>
                <c:pt idx="269">
                  <c:v>13.694591015149431</c:v>
                </c:pt>
                <c:pt idx="270">
                  <c:v>14.287892620469323</c:v>
                </c:pt>
                <c:pt idx="271">
                  <c:v>16.413191606211686</c:v>
                </c:pt>
                <c:pt idx="272">
                  <c:v>18.808919643845385</c:v>
                </c:pt>
                <c:pt idx="273">
                  <c:v>20.820416069419373</c:v>
                </c:pt>
                <c:pt idx="274">
                  <c:v>24.673514640686143</c:v>
                </c:pt>
                <c:pt idx="275">
                  <c:v>32.671481706279991</c:v>
                </c:pt>
                <c:pt idx="276">
                  <c:v>41.398519007377359</c:v>
                </c:pt>
                <c:pt idx="277">
                  <c:v>52.498642291579486</c:v>
                </c:pt>
                <c:pt idx="278">
                  <c:v>62.897669753815521</c:v>
                </c:pt>
                <c:pt idx="279">
                  <c:v>68.942499878526263</c:v>
                </c:pt>
                <c:pt idx="280">
                  <c:v>71.603338169656666</c:v>
                </c:pt>
                <c:pt idx="281">
                  <c:v>74.051877523354378</c:v>
                </c:pt>
                <c:pt idx="282">
                  <c:v>73.658543128174301</c:v>
                </c:pt>
                <c:pt idx="283">
                  <c:v>70.064772529882731</c:v>
                </c:pt>
                <c:pt idx="284">
                  <c:v>65.720786141705887</c:v>
                </c:pt>
                <c:pt idx="285">
                  <c:v>62.726731648023026</c:v>
                </c:pt>
                <c:pt idx="286">
                  <c:v>59.898274462206899</c:v>
                </c:pt>
                <c:pt idx="287">
                  <c:v>56.956064485858157</c:v>
                </c:pt>
                <c:pt idx="288">
                  <c:v>53.340871855123787</c:v>
                </c:pt>
                <c:pt idx="289">
                  <c:v>49.411992982779729</c:v>
                </c:pt>
                <c:pt idx="290">
                  <c:v>45.345854006491543</c:v>
                </c:pt>
                <c:pt idx="291">
                  <c:v>41.912836240612549</c:v>
                </c:pt>
                <c:pt idx="292">
                  <c:v>39.67524366943092</c:v>
                </c:pt>
                <c:pt idx="293">
                  <c:v>38.85323767240974</c:v>
                </c:pt>
                <c:pt idx="294">
                  <c:v>37.672152134312348</c:v>
                </c:pt>
                <c:pt idx="295">
                  <c:v>36.84854034026867</c:v>
                </c:pt>
                <c:pt idx="296">
                  <c:v>36.472252441813531</c:v>
                </c:pt>
                <c:pt idx="297">
                  <c:v>36.27929406188747</c:v>
                </c:pt>
                <c:pt idx="298">
                  <c:v>35.840744301206527</c:v>
                </c:pt>
                <c:pt idx="299">
                  <c:v>35.179908648464483</c:v>
                </c:pt>
                <c:pt idx="300">
                  <c:v>34.86374016141346</c:v>
                </c:pt>
                <c:pt idx="301">
                  <c:v>35.174839067469918</c:v>
                </c:pt>
                <c:pt idx="302">
                  <c:v>36.273156587484934</c:v>
                </c:pt>
                <c:pt idx="303">
                  <c:v>38.408323405943662</c:v>
                </c:pt>
                <c:pt idx="304">
                  <c:v>39.884887153033212</c:v>
                </c:pt>
                <c:pt idx="305">
                  <c:v>42.12389782857462</c:v>
                </c:pt>
                <c:pt idx="306">
                  <c:v>43.881932825332193</c:v>
                </c:pt>
                <c:pt idx="307">
                  <c:v>45.627565938847702</c:v>
                </c:pt>
                <c:pt idx="308">
                  <c:v>47.385786715959192</c:v>
                </c:pt>
                <c:pt idx="309">
                  <c:v>49.190585361594813</c:v>
                </c:pt>
                <c:pt idx="310">
                  <c:v>51.497368845446168</c:v>
                </c:pt>
                <c:pt idx="311">
                  <c:v>52.528547218112131</c:v>
                </c:pt>
                <c:pt idx="312">
                  <c:v>51.810649664629956</c:v>
                </c:pt>
                <c:pt idx="313">
                  <c:v>51.800868245661363</c:v>
                </c:pt>
                <c:pt idx="314">
                  <c:v>51.442545903373507</c:v>
                </c:pt>
                <c:pt idx="315">
                  <c:v>51.052402544764099</c:v>
                </c:pt>
                <c:pt idx="316">
                  <c:v>51.897432773112584</c:v>
                </c:pt>
                <c:pt idx="317">
                  <c:v>53.669463756419859</c:v>
                </c:pt>
                <c:pt idx="318">
                  <c:v>52.745756975229824</c:v>
                </c:pt>
                <c:pt idx="319">
                  <c:v>51.538685090114008</c:v>
                </c:pt>
                <c:pt idx="320">
                  <c:v>52.098100854780135</c:v>
                </c:pt>
                <c:pt idx="321">
                  <c:v>55.307327985089984</c:v>
                </c:pt>
                <c:pt idx="322">
                  <c:v>59.875901811918013</c:v>
                </c:pt>
                <c:pt idx="323">
                  <c:v>62.871790933941085</c:v>
                </c:pt>
                <c:pt idx="324">
                  <c:v>62.79742722522068</c:v>
                </c:pt>
                <c:pt idx="325">
                  <c:v>59.053495513971775</c:v>
                </c:pt>
                <c:pt idx="326">
                  <c:v>48.754121139648774</c:v>
                </c:pt>
                <c:pt idx="327">
                  <c:v>43.61015232208333</c:v>
                </c:pt>
                <c:pt idx="328">
                  <c:v>41.411232566941081</c:v>
                </c:pt>
                <c:pt idx="329">
                  <c:v>33.733805886961562</c:v>
                </c:pt>
                <c:pt idx="330">
                  <c:v>28.392660511919267</c:v>
                </c:pt>
                <c:pt idx="331">
                  <c:v>26.124617668154951</c:v>
                </c:pt>
                <c:pt idx="332">
                  <c:v>24.287957309033626</c:v>
                </c:pt>
                <c:pt idx="333">
                  <c:v>18.458454898383764</c:v>
                </c:pt>
                <c:pt idx="334">
                  <c:v>10.536136826235515</c:v>
                </c:pt>
                <c:pt idx="335">
                  <c:v>7.0806633800857668</c:v>
                </c:pt>
                <c:pt idx="336">
                  <c:v>6.6017582255404124</c:v>
                </c:pt>
                <c:pt idx="337">
                  <c:v>5.0774410949576669</c:v>
                </c:pt>
                <c:pt idx="338">
                  <c:v>3.009747881574139</c:v>
                </c:pt>
                <c:pt idx="339">
                  <c:v>2.4799458784879835</c:v>
                </c:pt>
                <c:pt idx="340">
                  <c:v>2.4876217142544297</c:v>
                </c:pt>
                <c:pt idx="341">
                  <c:v>4.206481647037716</c:v>
                </c:pt>
                <c:pt idx="342">
                  <c:v>3.3199214372172956</c:v>
                </c:pt>
                <c:pt idx="343">
                  <c:v>1.7452429351392931</c:v>
                </c:pt>
                <c:pt idx="344">
                  <c:v>2.3911659031089143</c:v>
                </c:pt>
                <c:pt idx="345">
                  <c:v>1.9647341442333155</c:v>
                </c:pt>
                <c:pt idx="346">
                  <c:v>3.6661528538003467E-2</c:v>
                </c:pt>
                <c:pt idx="347">
                  <c:v>-1.1589248610439329</c:v>
                </c:pt>
                <c:pt idx="348">
                  <c:v>-1.1549817271956537</c:v>
                </c:pt>
                <c:pt idx="349">
                  <c:v>-1.004202873681314</c:v>
                </c:pt>
                <c:pt idx="350">
                  <c:v>-0.75002430640083162</c:v>
                </c:pt>
                <c:pt idx="351">
                  <c:v>-0.10650388757379914</c:v>
                </c:pt>
                <c:pt idx="352">
                  <c:v>-7.8603915847438643E-2</c:v>
                </c:pt>
                <c:pt idx="353">
                  <c:v>-1.1106790172407972</c:v>
                </c:pt>
                <c:pt idx="354">
                  <c:v>-1.77155454963832</c:v>
                </c:pt>
                <c:pt idx="355">
                  <c:v>-0.97224214452963587</c:v>
                </c:pt>
                <c:pt idx="356">
                  <c:v>-1.1902898766744865</c:v>
                </c:pt>
                <c:pt idx="357">
                  <c:v>-1.4937032686276173</c:v>
                </c:pt>
                <c:pt idx="358">
                  <c:v>0.73479560836884972</c:v>
                </c:pt>
                <c:pt idx="359">
                  <c:v>3.6022053339436355</c:v>
                </c:pt>
                <c:pt idx="360">
                  <c:v>5.6373766237676142</c:v>
                </c:pt>
                <c:pt idx="361">
                  <c:v>5.4492331882300054</c:v>
                </c:pt>
                <c:pt idx="362">
                  <c:v>5.0692715465821072</c:v>
                </c:pt>
                <c:pt idx="363">
                  <c:v>4.5386501890443807</c:v>
                </c:pt>
                <c:pt idx="364">
                  <c:v>6.1170294430013854</c:v>
                </c:pt>
                <c:pt idx="365">
                  <c:v>9.2640488710779749</c:v>
                </c:pt>
                <c:pt idx="366">
                  <c:v>13.500563695811842</c:v>
                </c:pt>
                <c:pt idx="367">
                  <c:v>19.855467801652527</c:v>
                </c:pt>
                <c:pt idx="368">
                  <c:v>30.316742828804834</c:v>
                </c:pt>
                <c:pt idx="369">
                  <c:v>43.756637405740157</c:v>
                </c:pt>
                <c:pt idx="370">
                  <c:v>44.541779038809679</c:v>
                </c:pt>
                <c:pt idx="371">
                  <c:v>41.575114201426963</c:v>
                </c:pt>
                <c:pt idx="372">
                  <c:v>39.035773146747815</c:v>
                </c:pt>
                <c:pt idx="373">
                  <c:v>36.908522136152179</c:v>
                </c:pt>
                <c:pt idx="374">
                  <c:v>37.560936641010066</c:v>
                </c:pt>
                <c:pt idx="375">
                  <c:v>46.967058287019803</c:v>
                </c:pt>
                <c:pt idx="376">
                  <c:v>54.391680473754683</c:v>
                </c:pt>
                <c:pt idx="377">
                  <c:v>64.322080124652075</c:v>
                </c:pt>
                <c:pt idx="378">
                  <c:v>71.880456383373172</c:v>
                </c:pt>
                <c:pt idx="379">
                  <c:v>72.731821535152051</c:v>
                </c:pt>
                <c:pt idx="380">
                  <c:v>69.633089310751103</c:v>
                </c:pt>
                <c:pt idx="381">
                  <c:v>65.30284173551847</c:v>
                </c:pt>
                <c:pt idx="382">
                  <c:v>60.402110823028025</c:v>
                </c:pt>
                <c:pt idx="383">
                  <c:v>56.720357993399567</c:v>
                </c:pt>
                <c:pt idx="384">
                  <c:v>52.710369447578614</c:v>
                </c:pt>
                <c:pt idx="385">
                  <c:v>49.46759908798154</c:v>
                </c:pt>
                <c:pt idx="386">
                  <c:v>46.444180490901154</c:v>
                </c:pt>
                <c:pt idx="387">
                  <c:v>43.261142885028804</c:v>
                </c:pt>
                <c:pt idx="388">
                  <c:v>41.092273771377158</c:v>
                </c:pt>
                <c:pt idx="389">
                  <c:v>39.424718622392973</c:v>
                </c:pt>
                <c:pt idx="390">
                  <c:v>40.377436598686671</c:v>
                </c:pt>
                <c:pt idx="391">
                  <c:v>42.148373539665002</c:v>
                </c:pt>
                <c:pt idx="392">
                  <c:v>42.643060047868815</c:v>
                </c:pt>
                <c:pt idx="393">
                  <c:v>42.365625136617311</c:v>
                </c:pt>
                <c:pt idx="394">
                  <c:v>40.19386080214511</c:v>
                </c:pt>
                <c:pt idx="395">
                  <c:v>38.701364253368318</c:v>
                </c:pt>
                <c:pt idx="396">
                  <c:v>38.381985023574025</c:v>
                </c:pt>
                <c:pt idx="397">
                  <c:v>38.783727160236381</c:v>
                </c:pt>
                <c:pt idx="398">
                  <c:v>39.454602255446495</c:v>
                </c:pt>
                <c:pt idx="399">
                  <c:v>40.654808901815855</c:v>
                </c:pt>
                <c:pt idx="400">
                  <c:v>41.099898131968885</c:v>
                </c:pt>
                <c:pt idx="401">
                  <c:v>40.914287306934561</c:v>
                </c:pt>
                <c:pt idx="402">
                  <c:v>41.026353207447983</c:v>
                </c:pt>
                <c:pt idx="403">
                  <c:v>41.529558281843698</c:v>
                </c:pt>
                <c:pt idx="404">
                  <c:v>40.828581641460076</c:v>
                </c:pt>
                <c:pt idx="405">
                  <c:v>39.935467458904967</c:v>
                </c:pt>
                <c:pt idx="406">
                  <c:v>39.715859999136484</c:v>
                </c:pt>
                <c:pt idx="407">
                  <c:v>40.139252942017542</c:v>
                </c:pt>
                <c:pt idx="408">
                  <c:v>42.02206022148647</c:v>
                </c:pt>
                <c:pt idx="409">
                  <c:v>44.157963004745888</c:v>
                </c:pt>
                <c:pt idx="410">
                  <c:v>45.480732288628033</c:v>
                </c:pt>
                <c:pt idx="411">
                  <c:v>47.308723542192503</c:v>
                </c:pt>
                <c:pt idx="412">
                  <c:v>45.123069300360598</c:v>
                </c:pt>
                <c:pt idx="413">
                  <c:v>43.81871970640659</c:v>
                </c:pt>
                <c:pt idx="414">
                  <c:v>44.513698981550206</c:v>
                </c:pt>
                <c:pt idx="415">
                  <c:v>47.65472060156516</c:v>
                </c:pt>
                <c:pt idx="416">
                  <c:v>42.876955270797403</c:v>
                </c:pt>
                <c:pt idx="417">
                  <c:v>49.943250893502864</c:v>
                </c:pt>
                <c:pt idx="418">
                  <c:v>61.038544802808829</c:v>
                </c:pt>
                <c:pt idx="419">
                  <c:v>58.502963316729868</c:v>
                </c:pt>
                <c:pt idx="420">
                  <c:v>59.670213576133143</c:v>
                </c:pt>
                <c:pt idx="421">
                  <c:v>61.277280499765702</c:v>
                </c:pt>
                <c:pt idx="422">
                  <c:v>63.417291937578092</c:v>
                </c:pt>
                <c:pt idx="423">
                  <c:v>64.163285465884798</c:v>
                </c:pt>
                <c:pt idx="424">
                  <c:v>61.146830956980374</c:v>
                </c:pt>
                <c:pt idx="425">
                  <c:v>53.754640971900862</c:v>
                </c:pt>
                <c:pt idx="426">
                  <c:v>44.434855099317758</c:v>
                </c:pt>
                <c:pt idx="427">
                  <c:v>37.013592074407754</c:v>
                </c:pt>
                <c:pt idx="428">
                  <c:v>28.849387466438351</c:v>
                </c:pt>
                <c:pt idx="429">
                  <c:v>21.434677018891914</c:v>
                </c:pt>
                <c:pt idx="430">
                  <c:v>16.538907314131311</c:v>
                </c:pt>
                <c:pt idx="431">
                  <c:v>14.319981627351661</c:v>
                </c:pt>
                <c:pt idx="432">
                  <c:v>13.230489770287688</c:v>
                </c:pt>
                <c:pt idx="433">
                  <c:v>10.120820791319456</c:v>
                </c:pt>
                <c:pt idx="434">
                  <c:v>5.8298647750568371</c:v>
                </c:pt>
                <c:pt idx="435">
                  <c:v>1.4239293672519475</c:v>
                </c:pt>
                <c:pt idx="436">
                  <c:v>-1.0043940039997019</c:v>
                </c:pt>
                <c:pt idx="437">
                  <c:v>-2.899779765393887</c:v>
                </c:pt>
                <c:pt idx="438">
                  <c:v>-4.1178477669754416</c:v>
                </c:pt>
                <c:pt idx="439">
                  <c:v>-4.1758074278633934</c:v>
                </c:pt>
                <c:pt idx="440">
                  <c:v>-3.9417048463695714</c:v>
                </c:pt>
                <c:pt idx="441">
                  <c:v>-2.9783195426578044</c:v>
                </c:pt>
                <c:pt idx="442">
                  <c:v>-2.4780322913667101</c:v>
                </c:pt>
                <c:pt idx="443">
                  <c:v>-2.0704691988922459</c:v>
                </c:pt>
                <c:pt idx="444">
                  <c:v>-2.3001844863922547</c:v>
                </c:pt>
                <c:pt idx="445">
                  <c:v>-2.8722703272569814</c:v>
                </c:pt>
                <c:pt idx="446">
                  <c:v>-3.9580522630678012</c:v>
                </c:pt>
                <c:pt idx="447">
                  <c:v>-4.6518420259707405</c:v>
                </c:pt>
                <c:pt idx="448">
                  <c:v>-5.2045743982448398</c:v>
                </c:pt>
                <c:pt idx="449">
                  <c:v>-5.1560191640110862</c:v>
                </c:pt>
                <c:pt idx="450">
                  <c:v>-4.8486802526995412</c:v>
                </c:pt>
                <c:pt idx="451">
                  <c:v>-4.5249500874595716</c:v>
                </c:pt>
                <c:pt idx="452">
                  <c:v>-4.0050968909179705</c:v>
                </c:pt>
                <c:pt idx="453">
                  <c:v>-4.0450707682817484</c:v>
                </c:pt>
                <c:pt idx="454">
                  <c:v>-4.2634481514014073</c:v>
                </c:pt>
                <c:pt idx="455">
                  <c:v>-4.4145285470149451</c:v>
                </c:pt>
                <c:pt idx="456">
                  <c:v>-2.0598364083532377</c:v>
                </c:pt>
                <c:pt idx="457">
                  <c:v>-0.24915411605783538</c:v>
                </c:pt>
                <c:pt idx="458">
                  <c:v>-0.7604897041566735</c:v>
                </c:pt>
                <c:pt idx="459">
                  <c:v>0.3649659125185844</c:v>
                </c:pt>
                <c:pt idx="460">
                  <c:v>4.4117217104418254</c:v>
                </c:pt>
                <c:pt idx="461">
                  <c:v>7.4470289615465699</c:v>
                </c:pt>
                <c:pt idx="462">
                  <c:v>6.7441806109841433</c:v>
                </c:pt>
                <c:pt idx="463">
                  <c:v>8.3730578745949735</c:v>
                </c:pt>
                <c:pt idx="464">
                  <c:v>15.044988864308797</c:v>
                </c:pt>
                <c:pt idx="465">
                  <c:v>10.474856812510206</c:v>
                </c:pt>
                <c:pt idx="466">
                  <c:v>16.279998924841454</c:v>
                </c:pt>
                <c:pt idx="467">
                  <c:v>20.94487595621014</c:v>
                </c:pt>
                <c:pt idx="468">
                  <c:v>26.206057424087302</c:v>
                </c:pt>
                <c:pt idx="469">
                  <c:v>33.735933994434951</c:v>
                </c:pt>
                <c:pt idx="470">
                  <c:v>39.057999129455389</c:v>
                </c:pt>
                <c:pt idx="471">
                  <c:v>52.411465511564771</c:v>
                </c:pt>
                <c:pt idx="472">
                  <c:v>63.671515585902426</c:v>
                </c:pt>
                <c:pt idx="473">
                  <c:v>67.858508177140294</c:v>
                </c:pt>
                <c:pt idx="474">
                  <c:v>65.057756885186294</c:v>
                </c:pt>
                <c:pt idx="475">
                  <c:v>61.229827091457089</c:v>
                </c:pt>
                <c:pt idx="476">
                  <c:v>59.544400695064994</c:v>
                </c:pt>
                <c:pt idx="477">
                  <c:v>58.400358175062159</c:v>
                </c:pt>
                <c:pt idx="478">
                  <c:v>57.287491897810952</c:v>
                </c:pt>
                <c:pt idx="479">
                  <c:v>57.097793913062304</c:v>
                </c:pt>
                <c:pt idx="480">
                  <c:v>54.822528415965046</c:v>
                </c:pt>
                <c:pt idx="481">
                  <c:v>53.123162180543083</c:v>
                </c:pt>
                <c:pt idx="482">
                  <c:v>50.84320744799281</c:v>
                </c:pt>
                <c:pt idx="483">
                  <c:v>47.573650710967456</c:v>
                </c:pt>
                <c:pt idx="484">
                  <c:v>44.438454385485109</c:v>
                </c:pt>
                <c:pt idx="485">
                  <c:v>41.928986005697446</c:v>
                </c:pt>
                <c:pt idx="486">
                  <c:v>40.149172343403777</c:v>
                </c:pt>
                <c:pt idx="487">
                  <c:v>39.187069111570231</c:v>
                </c:pt>
                <c:pt idx="488">
                  <c:v>39.79493929412407</c:v>
                </c:pt>
                <c:pt idx="489">
                  <c:v>40.853888555627655</c:v>
                </c:pt>
                <c:pt idx="490">
                  <c:v>40.526594775270226</c:v>
                </c:pt>
                <c:pt idx="491">
                  <c:v>41.057964854297502</c:v>
                </c:pt>
                <c:pt idx="492">
                  <c:v>41.661581736830612</c:v>
                </c:pt>
                <c:pt idx="493">
                  <c:v>42.286358407819144</c:v>
                </c:pt>
                <c:pt idx="494">
                  <c:v>42.059082169486544</c:v>
                </c:pt>
                <c:pt idx="495">
                  <c:v>40.90507537203203</c:v>
                </c:pt>
                <c:pt idx="496">
                  <c:v>40.192694916565486</c:v>
                </c:pt>
                <c:pt idx="497">
                  <c:v>38.779512173997027</c:v>
                </c:pt>
                <c:pt idx="498">
                  <c:v>37.553358954720892</c:v>
                </c:pt>
                <c:pt idx="499">
                  <c:v>38.149274119227918</c:v>
                </c:pt>
                <c:pt idx="500">
                  <c:v>39.048068568939129</c:v>
                </c:pt>
                <c:pt idx="501">
                  <c:v>40.963304927117981</c:v>
                </c:pt>
                <c:pt idx="502">
                  <c:v>44.556866583606897</c:v>
                </c:pt>
                <c:pt idx="503">
                  <c:v>47.729560706947964</c:v>
                </c:pt>
                <c:pt idx="504">
                  <c:v>48.021843116405684</c:v>
                </c:pt>
                <c:pt idx="505">
                  <c:v>47.689059778492037</c:v>
                </c:pt>
                <c:pt idx="506">
                  <c:v>47.802953506236932</c:v>
                </c:pt>
                <c:pt idx="507">
                  <c:v>46.655507897785164</c:v>
                </c:pt>
                <c:pt idx="508">
                  <c:v>47.000662085998265</c:v>
                </c:pt>
                <c:pt idx="509">
                  <c:v>47.701850645164541</c:v>
                </c:pt>
                <c:pt idx="510">
                  <c:v>51.121231780369747</c:v>
                </c:pt>
                <c:pt idx="511">
                  <c:v>52.634921549565156</c:v>
                </c:pt>
                <c:pt idx="512">
                  <c:v>52.375282450090793</c:v>
                </c:pt>
                <c:pt idx="513">
                  <c:v>55.202576757827131</c:v>
                </c:pt>
                <c:pt idx="514">
                  <c:v>54.833129535501385</c:v>
                </c:pt>
                <c:pt idx="515">
                  <c:v>55.859993648990894</c:v>
                </c:pt>
                <c:pt idx="516">
                  <c:v>55.878419692194868</c:v>
                </c:pt>
                <c:pt idx="517">
                  <c:v>59.13806371752306</c:v>
                </c:pt>
                <c:pt idx="518">
                  <c:v>60.323608512092626</c:v>
                </c:pt>
                <c:pt idx="519">
                  <c:v>60.459816846714553</c:v>
                </c:pt>
                <c:pt idx="520">
                  <c:v>59.950730562196291</c:v>
                </c:pt>
                <c:pt idx="521">
                  <c:v>54.114815317401202</c:v>
                </c:pt>
                <c:pt idx="522">
                  <c:v>44.850773680433726</c:v>
                </c:pt>
                <c:pt idx="523">
                  <c:v>36.742940268676307</c:v>
                </c:pt>
                <c:pt idx="524">
                  <c:v>31.115113231495581</c:v>
                </c:pt>
                <c:pt idx="525">
                  <c:v>27.496473121603305</c:v>
                </c:pt>
                <c:pt idx="526">
                  <c:v>21.073900485100655</c:v>
                </c:pt>
                <c:pt idx="527">
                  <c:v>14.185872429548516</c:v>
                </c:pt>
                <c:pt idx="528">
                  <c:v>6.4833388620271535</c:v>
                </c:pt>
                <c:pt idx="529">
                  <c:v>-1.4579803307471928</c:v>
                </c:pt>
                <c:pt idx="530">
                  <c:v>-5.2766680755175299</c:v>
                </c:pt>
                <c:pt idx="531">
                  <c:v>-7.4869198593237485</c:v>
                </c:pt>
                <c:pt idx="532">
                  <c:v>-7.3193697137356706</c:v>
                </c:pt>
                <c:pt idx="533">
                  <c:v>-8.18910428602093</c:v>
                </c:pt>
                <c:pt idx="534">
                  <c:v>-7.0817466594309888</c:v>
                </c:pt>
                <c:pt idx="535">
                  <c:v>-6.8534691320112637</c:v>
                </c:pt>
                <c:pt idx="536">
                  <c:v>-6.8422320562938763</c:v>
                </c:pt>
                <c:pt idx="537">
                  <c:v>-7.8672270397570907</c:v>
                </c:pt>
                <c:pt idx="538">
                  <c:v>-8.5594002043660584</c:v>
                </c:pt>
                <c:pt idx="539">
                  <c:v>-8.2450181199314354</c:v>
                </c:pt>
                <c:pt idx="540">
                  <c:v>-8.3663630453008793</c:v>
                </c:pt>
                <c:pt idx="541">
                  <c:v>-8.570484746811637</c:v>
                </c:pt>
                <c:pt idx="542">
                  <c:v>-8.8704841074142013</c:v>
                </c:pt>
                <c:pt idx="543">
                  <c:v>-8.9964988667098922</c:v>
                </c:pt>
                <c:pt idx="544">
                  <c:v>-8.8610571380028436</c:v>
                </c:pt>
                <c:pt idx="545">
                  <c:v>-8.5242971435341754</c:v>
                </c:pt>
                <c:pt idx="546">
                  <c:v>-8.4411392478920302</c:v>
                </c:pt>
                <c:pt idx="547">
                  <c:v>-7.6938109956960874</c:v>
                </c:pt>
                <c:pt idx="548">
                  <c:v>-8.466513863161035</c:v>
                </c:pt>
                <c:pt idx="549">
                  <c:v>-8.6929534749942992</c:v>
                </c:pt>
                <c:pt idx="550">
                  <c:v>-8.0367357895630498</c:v>
                </c:pt>
                <c:pt idx="551">
                  <c:v>-7.3562625623420539</c:v>
                </c:pt>
                <c:pt idx="552">
                  <c:v>-6.2789341245032206</c:v>
                </c:pt>
                <c:pt idx="553">
                  <c:v>-4.8848381951113495</c:v>
                </c:pt>
                <c:pt idx="554">
                  <c:v>-4.2253160815963309</c:v>
                </c:pt>
                <c:pt idx="555">
                  <c:v>-4.7627689976009453</c:v>
                </c:pt>
                <c:pt idx="556">
                  <c:v>-5.0086525310548478</c:v>
                </c:pt>
                <c:pt idx="557">
                  <c:v>-5.1782568113204919</c:v>
                </c:pt>
                <c:pt idx="558">
                  <c:v>-4.1884782694245111</c:v>
                </c:pt>
                <c:pt idx="559">
                  <c:v>-2.3248804924581465</c:v>
                </c:pt>
                <c:pt idx="560">
                  <c:v>1.1198337348281622</c:v>
                </c:pt>
                <c:pt idx="561">
                  <c:v>5.2083540028868418</c:v>
                </c:pt>
                <c:pt idx="562">
                  <c:v>9.2436609472636615</c:v>
                </c:pt>
                <c:pt idx="563">
                  <c:v>14.585345013026242</c:v>
                </c:pt>
                <c:pt idx="564">
                  <c:v>22.204102710213352</c:v>
                </c:pt>
                <c:pt idx="565">
                  <c:v>30.056900960855959</c:v>
                </c:pt>
                <c:pt idx="566">
                  <c:v>38.29266821007382</c:v>
                </c:pt>
                <c:pt idx="567">
                  <c:v>46.143443115722988</c:v>
                </c:pt>
                <c:pt idx="568">
                  <c:v>49.951806971126558</c:v>
                </c:pt>
                <c:pt idx="569">
                  <c:v>51.026536170762661</c:v>
                </c:pt>
                <c:pt idx="570">
                  <c:v>52.423589681528064</c:v>
                </c:pt>
                <c:pt idx="571">
                  <c:v>55.081798232902173</c:v>
                </c:pt>
                <c:pt idx="572">
                  <c:v>61.605875670928135</c:v>
                </c:pt>
                <c:pt idx="573">
                  <c:v>67.548596016925842</c:v>
                </c:pt>
                <c:pt idx="574">
                  <c:v>71.048742045593201</c:v>
                </c:pt>
                <c:pt idx="575">
                  <c:v>69.411426829035349</c:v>
                </c:pt>
                <c:pt idx="576">
                  <c:v>65.570580234729917</c:v>
                </c:pt>
                <c:pt idx="577">
                  <c:v>61.41721720270511</c:v>
                </c:pt>
                <c:pt idx="578">
                  <c:v>57.638216812625494</c:v>
                </c:pt>
                <c:pt idx="579">
                  <c:v>52.928302154953137</c:v>
                </c:pt>
                <c:pt idx="580">
                  <c:v>49.816655316074474</c:v>
                </c:pt>
                <c:pt idx="581">
                  <c:v>47.597978984764545</c:v>
                </c:pt>
                <c:pt idx="582">
                  <c:v>45.671445431012117</c:v>
                </c:pt>
                <c:pt idx="583">
                  <c:v>44.060447064606002</c:v>
                </c:pt>
                <c:pt idx="584">
                  <c:v>42.268427723052291</c:v>
                </c:pt>
                <c:pt idx="585">
                  <c:v>40.969062421273883</c:v>
                </c:pt>
                <c:pt idx="586">
                  <c:v>38.783913051361218</c:v>
                </c:pt>
                <c:pt idx="587">
                  <c:v>36.792385502805445</c:v>
                </c:pt>
                <c:pt idx="588">
                  <c:v>35.210933146520198</c:v>
                </c:pt>
                <c:pt idx="589">
                  <c:v>34.061979541797278</c:v>
                </c:pt>
                <c:pt idx="590">
                  <c:v>33.830287774652056</c:v>
                </c:pt>
                <c:pt idx="591">
                  <c:v>34.103568571423317</c:v>
                </c:pt>
                <c:pt idx="592">
                  <c:v>34.642956831361218</c:v>
                </c:pt>
                <c:pt idx="593">
                  <c:v>35.179343948226396</c:v>
                </c:pt>
                <c:pt idx="594">
                  <c:v>35.782085071054716</c:v>
                </c:pt>
                <c:pt idx="595">
                  <c:v>36.488190219429157</c:v>
                </c:pt>
                <c:pt idx="596">
                  <c:v>37.029294430571483</c:v>
                </c:pt>
                <c:pt idx="597">
                  <c:v>37.939424967106071</c:v>
                </c:pt>
                <c:pt idx="598">
                  <c:v>38.456642603967722</c:v>
                </c:pt>
                <c:pt idx="599">
                  <c:v>38.911849749710811</c:v>
                </c:pt>
                <c:pt idx="600">
                  <c:v>39.7034798992552</c:v>
                </c:pt>
                <c:pt idx="601">
                  <c:v>41.007605624163425</c:v>
                </c:pt>
                <c:pt idx="602">
                  <c:v>42.094843641730421</c:v>
                </c:pt>
                <c:pt idx="603">
                  <c:v>43.539260036269575</c:v>
                </c:pt>
                <c:pt idx="604">
                  <c:v>45.686456791706227</c:v>
                </c:pt>
                <c:pt idx="605">
                  <c:v>46.913395852061434</c:v>
                </c:pt>
                <c:pt idx="606">
                  <c:v>48.99895970461673</c:v>
                </c:pt>
                <c:pt idx="607">
                  <c:v>52.362211875064489</c:v>
                </c:pt>
                <c:pt idx="608">
                  <c:v>52.33217059280193</c:v>
                </c:pt>
                <c:pt idx="609">
                  <c:v>50.930377403379502</c:v>
                </c:pt>
                <c:pt idx="610">
                  <c:v>53.326340098113569</c:v>
                </c:pt>
                <c:pt idx="611">
                  <c:v>55.389602420278308</c:v>
                </c:pt>
                <c:pt idx="612">
                  <c:v>60.986396709091288</c:v>
                </c:pt>
                <c:pt idx="613">
                  <c:v>65.599951544602149</c:v>
                </c:pt>
                <c:pt idx="614">
                  <c:v>67.475415382852901</c:v>
                </c:pt>
                <c:pt idx="615">
                  <c:v>71.369869324592699</c:v>
                </c:pt>
                <c:pt idx="616">
                  <c:v>71.843055034291908</c:v>
                </c:pt>
                <c:pt idx="617">
                  <c:v>62.867923577936253</c:v>
                </c:pt>
                <c:pt idx="618">
                  <c:v>52.436349533358623</c:v>
                </c:pt>
                <c:pt idx="619">
                  <c:v>48.892330574350112</c:v>
                </c:pt>
                <c:pt idx="620">
                  <c:v>44.3154739016191</c:v>
                </c:pt>
                <c:pt idx="621">
                  <c:v>39.279139844086131</c:v>
                </c:pt>
                <c:pt idx="622">
                  <c:v>35.884358299305056</c:v>
                </c:pt>
                <c:pt idx="623">
                  <c:v>25.486302012947849</c:v>
                </c:pt>
                <c:pt idx="624">
                  <c:v>17.209813964053332</c:v>
                </c:pt>
                <c:pt idx="625">
                  <c:v>9.8322596454357161</c:v>
                </c:pt>
                <c:pt idx="626">
                  <c:v>5.6280845180918213</c:v>
                </c:pt>
                <c:pt idx="627">
                  <c:v>1.4396714598497946</c:v>
                </c:pt>
                <c:pt idx="628">
                  <c:v>1.050484076399461</c:v>
                </c:pt>
                <c:pt idx="629">
                  <c:v>-1.2467014171953725</c:v>
                </c:pt>
                <c:pt idx="630">
                  <c:v>-5.0872242037488666</c:v>
                </c:pt>
                <c:pt idx="631">
                  <c:v>-4.0731213819229781</c:v>
                </c:pt>
                <c:pt idx="632">
                  <c:v>-3.2838397244744471</c:v>
                </c:pt>
                <c:pt idx="633">
                  <c:v>-5.8061689261912797</c:v>
                </c:pt>
                <c:pt idx="634">
                  <c:v>-6.9534259716739193</c:v>
                </c:pt>
                <c:pt idx="635">
                  <c:v>-3.9679731370277591</c:v>
                </c:pt>
                <c:pt idx="636">
                  <c:v>-6.4163759230835185</c:v>
                </c:pt>
                <c:pt idx="637">
                  <c:v>-6.8718576769103672</c:v>
                </c:pt>
                <c:pt idx="638">
                  <c:v>-7.3765233161549695</c:v>
                </c:pt>
                <c:pt idx="639">
                  <c:v>-7.1604841664882732</c:v>
                </c:pt>
                <c:pt idx="640">
                  <c:v>-7.4185593700311321</c:v>
                </c:pt>
                <c:pt idx="641">
                  <c:v>-4.9786073884408246</c:v>
                </c:pt>
                <c:pt idx="642">
                  <c:v>-4.9418549294905194</c:v>
                </c:pt>
                <c:pt idx="643">
                  <c:v>-5.8232708477040322</c:v>
                </c:pt>
                <c:pt idx="644">
                  <c:v>-6.0117720623747459</c:v>
                </c:pt>
                <c:pt idx="645">
                  <c:v>-6.8055513927269971</c:v>
                </c:pt>
                <c:pt idx="646">
                  <c:v>-6.1740691929948355</c:v>
                </c:pt>
                <c:pt idx="647">
                  <c:v>-6.5522582966229308</c:v>
                </c:pt>
                <c:pt idx="648">
                  <c:v>-4.1742541910446453</c:v>
                </c:pt>
                <c:pt idx="649">
                  <c:v>-4.5531924899861442</c:v>
                </c:pt>
                <c:pt idx="650">
                  <c:v>-3.2000511290914138</c:v>
                </c:pt>
                <c:pt idx="651">
                  <c:v>-2.7530814662910532</c:v>
                </c:pt>
                <c:pt idx="652">
                  <c:v>-1.4113617074051139</c:v>
                </c:pt>
                <c:pt idx="653">
                  <c:v>-0.64597308208276705</c:v>
                </c:pt>
                <c:pt idx="654">
                  <c:v>1.4599232875199175</c:v>
                </c:pt>
                <c:pt idx="655">
                  <c:v>4.169107849527407</c:v>
                </c:pt>
                <c:pt idx="656">
                  <c:v>9.6671697878964657</c:v>
                </c:pt>
                <c:pt idx="657">
                  <c:v>17.533938655015472</c:v>
                </c:pt>
                <c:pt idx="658">
                  <c:v>31.223317748710716</c:v>
                </c:pt>
                <c:pt idx="659">
                  <c:v>44.527802713410452</c:v>
                </c:pt>
                <c:pt idx="660">
                  <c:v>50.503180913197667</c:v>
                </c:pt>
                <c:pt idx="661">
                  <c:v>46.50677841043435</c:v>
                </c:pt>
                <c:pt idx="662">
                  <c:v>34.934538573736411</c:v>
                </c:pt>
                <c:pt idx="663">
                  <c:v>28.271747095033312</c:v>
                </c:pt>
                <c:pt idx="664">
                  <c:v>31.104044499650538</c:v>
                </c:pt>
                <c:pt idx="665">
                  <c:v>39.314204793710132</c:v>
                </c:pt>
                <c:pt idx="666">
                  <c:v>51.025375144635944</c:v>
                </c:pt>
                <c:pt idx="667">
                  <c:v>61.574193043566801</c:v>
                </c:pt>
                <c:pt idx="668">
                  <c:v>69.980727428411484</c:v>
                </c:pt>
                <c:pt idx="669">
                  <c:v>75.7066198285968</c:v>
                </c:pt>
                <c:pt idx="670">
                  <c:v>76.012407335480987</c:v>
                </c:pt>
                <c:pt idx="671">
                  <c:v>72.420976832067353</c:v>
                </c:pt>
                <c:pt idx="672">
                  <c:v>67.70880258788678</c:v>
                </c:pt>
                <c:pt idx="673">
                  <c:v>61.959632214082205</c:v>
                </c:pt>
                <c:pt idx="674">
                  <c:v>58.07732279318337</c:v>
                </c:pt>
                <c:pt idx="675">
                  <c:v>53.245374351020935</c:v>
                </c:pt>
                <c:pt idx="676">
                  <c:v>50.294537077812336</c:v>
                </c:pt>
                <c:pt idx="677">
                  <c:v>48.041661565641974</c:v>
                </c:pt>
                <c:pt idx="678">
                  <c:v>46.360182804173782</c:v>
                </c:pt>
                <c:pt idx="679">
                  <c:v>44.658198607129293</c:v>
                </c:pt>
                <c:pt idx="680">
                  <c:v>42.203390720322254</c:v>
                </c:pt>
                <c:pt idx="681">
                  <c:v>41.125312149765101</c:v>
                </c:pt>
                <c:pt idx="682">
                  <c:v>40.958101977327836</c:v>
                </c:pt>
                <c:pt idx="683">
                  <c:v>41.698965172112224</c:v>
                </c:pt>
                <c:pt idx="684">
                  <c:v>42.469184989240034</c:v>
                </c:pt>
                <c:pt idx="685">
                  <c:v>41.474342882584772</c:v>
                </c:pt>
                <c:pt idx="686">
                  <c:v>40.365743581303647</c:v>
                </c:pt>
                <c:pt idx="687">
                  <c:v>39.054514031733312</c:v>
                </c:pt>
                <c:pt idx="688">
                  <c:v>37.501555853374782</c:v>
                </c:pt>
                <c:pt idx="689">
                  <c:v>36.22073515997031</c:v>
                </c:pt>
                <c:pt idx="690">
                  <c:v>34.604208240156403</c:v>
                </c:pt>
                <c:pt idx="691">
                  <c:v>34.186968643656655</c:v>
                </c:pt>
                <c:pt idx="692">
                  <c:v>33.845240570628363</c:v>
                </c:pt>
                <c:pt idx="693">
                  <c:v>33.34345287524205</c:v>
                </c:pt>
                <c:pt idx="694">
                  <c:v>34.294072662620408</c:v>
                </c:pt>
                <c:pt idx="695">
                  <c:v>35.470192366119242</c:v>
                </c:pt>
                <c:pt idx="696">
                  <c:v>35.670931012690104</c:v>
                </c:pt>
                <c:pt idx="697">
                  <c:v>36.016636469266452</c:v>
                </c:pt>
                <c:pt idx="698">
                  <c:v>35.782710315999253</c:v>
                </c:pt>
                <c:pt idx="699">
                  <c:v>35.395411328961721</c:v>
                </c:pt>
                <c:pt idx="700">
                  <c:v>36.032453959826057</c:v>
                </c:pt>
                <c:pt idx="701">
                  <c:v>36.869605594378136</c:v>
                </c:pt>
                <c:pt idx="702">
                  <c:v>37.102603999446309</c:v>
                </c:pt>
                <c:pt idx="703">
                  <c:v>38.001648443923429</c:v>
                </c:pt>
                <c:pt idx="704">
                  <c:v>39.411158318150186</c:v>
                </c:pt>
                <c:pt idx="705">
                  <c:v>41.01171927641586</c:v>
                </c:pt>
                <c:pt idx="706">
                  <c:v>42.451368785856793</c:v>
                </c:pt>
                <c:pt idx="707">
                  <c:v>47.370390784695026</c:v>
                </c:pt>
                <c:pt idx="708">
                  <c:v>44.049033490025906</c:v>
                </c:pt>
                <c:pt idx="709">
                  <c:v>40.557002571106288</c:v>
                </c:pt>
                <c:pt idx="710">
                  <c:v>38.116043310126564</c:v>
                </c:pt>
                <c:pt idx="711">
                  <c:v>36.20065172306348</c:v>
                </c:pt>
                <c:pt idx="712">
                  <c:v>35.661437737262681</c:v>
                </c:pt>
                <c:pt idx="713">
                  <c:v>37.610067858646786</c:v>
                </c:pt>
                <c:pt idx="714">
                  <c:v>41.159041143290885</c:v>
                </c:pt>
                <c:pt idx="715">
                  <c:v>47.956825427589344</c:v>
                </c:pt>
                <c:pt idx="716">
                  <c:v>58.525625036512139</c:v>
                </c:pt>
                <c:pt idx="717">
                  <c:v>58.986140535821342</c:v>
                </c:pt>
                <c:pt idx="718">
                  <c:v>59.912953150772992</c:v>
                </c:pt>
                <c:pt idx="719">
                  <c:v>56.163894331361135</c:v>
                </c:pt>
                <c:pt idx="720">
                  <c:v>54.706594871334069</c:v>
                </c:pt>
                <c:pt idx="721">
                  <c:v>57.773224237525454</c:v>
                </c:pt>
                <c:pt idx="722">
                  <c:v>61.391908075317694</c:v>
                </c:pt>
                <c:pt idx="723">
                  <c:v>62.151141383672332</c:v>
                </c:pt>
                <c:pt idx="724">
                  <c:v>54.224589239025789</c:v>
                </c:pt>
                <c:pt idx="725">
                  <c:v>42.066569507935725</c:v>
                </c:pt>
                <c:pt idx="726">
                  <c:v>26.623089596557151</c:v>
                </c:pt>
                <c:pt idx="727">
                  <c:v>17.557845915893019</c:v>
                </c:pt>
                <c:pt idx="728">
                  <c:v>13.167817570465852</c:v>
                </c:pt>
                <c:pt idx="729">
                  <c:v>9.8374978608210295</c:v>
                </c:pt>
                <c:pt idx="730">
                  <c:v>3.6895007539517426</c:v>
                </c:pt>
                <c:pt idx="731">
                  <c:v>1.7161239462763014</c:v>
                </c:pt>
                <c:pt idx="732">
                  <c:v>-5.5623267916568997</c:v>
                </c:pt>
                <c:pt idx="733">
                  <c:v>-4.0711969332724349</c:v>
                </c:pt>
                <c:pt idx="734">
                  <c:v>-7.9158898019310291</c:v>
                </c:pt>
                <c:pt idx="735">
                  <c:v>-9.929488756827606</c:v>
                </c:pt>
                <c:pt idx="736">
                  <c:v>-12.596325080631464</c:v>
                </c:pt>
                <c:pt idx="737">
                  <c:v>-13.535976330699855</c:v>
                </c:pt>
                <c:pt idx="738">
                  <c:v>-14.192855926995701</c:v>
                </c:pt>
                <c:pt idx="739">
                  <c:v>-14.179963749349508</c:v>
                </c:pt>
                <c:pt idx="740">
                  <c:v>-13.786130549265224</c:v>
                </c:pt>
                <c:pt idx="741">
                  <c:v>-13.937316782876254</c:v>
                </c:pt>
                <c:pt idx="742">
                  <c:v>-14.077460965977281</c:v>
                </c:pt>
                <c:pt idx="743">
                  <c:v>-13.977903426476544</c:v>
                </c:pt>
                <c:pt idx="744">
                  <c:v>-13.81932447554413</c:v>
                </c:pt>
                <c:pt idx="745">
                  <c:v>-13.595633641532261</c:v>
                </c:pt>
                <c:pt idx="746">
                  <c:v>-13.455797903961436</c:v>
                </c:pt>
                <c:pt idx="747">
                  <c:v>-12.91521043171131</c:v>
                </c:pt>
                <c:pt idx="748">
                  <c:v>-12.504702148102496</c:v>
                </c:pt>
                <c:pt idx="749">
                  <c:v>-12.210518910344099</c:v>
                </c:pt>
                <c:pt idx="750">
                  <c:v>-11.642466531161931</c:v>
                </c:pt>
                <c:pt idx="751">
                  <c:v>-11.389302547123695</c:v>
                </c:pt>
                <c:pt idx="752">
                  <c:v>-10.836828603419669</c:v>
                </c:pt>
                <c:pt idx="753">
                  <c:v>-10.460171655792534</c:v>
                </c:pt>
                <c:pt idx="754">
                  <c:v>-9.5414671382601792</c:v>
                </c:pt>
                <c:pt idx="755">
                  <c:v>-9.7094817072704025</c:v>
                </c:pt>
                <c:pt idx="756">
                  <c:v>-8.9729668671026772</c:v>
                </c:pt>
                <c:pt idx="757">
                  <c:v>-8.9810479256235176</c:v>
                </c:pt>
                <c:pt idx="758">
                  <c:v>-8.0379864806075716</c:v>
                </c:pt>
                <c:pt idx="759">
                  <c:v>-7.1164155798133502</c:v>
                </c:pt>
                <c:pt idx="760">
                  <c:v>-3.328032111305852</c:v>
                </c:pt>
                <c:pt idx="761">
                  <c:v>-4.9416176490910763E-2</c:v>
                </c:pt>
                <c:pt idx="762">
                  <c:v>2.226906931595706</c:v>
                </c:pt>
                <c:pt idx="763">
                  <c:v>9.899732183442552</c:v>
                </c:pt>
                <c:pt idx="764">
                  <c:v>18.792968116290094</c:v>
                </c:pt>
                <c:pt idx="765">
                  <c:v>30.093001627821241</c:v>
                </c:pt>
                <c:pt idx="766">
                  <c:v>41.638985778918418</c:v>
                </c:pt>
                <c:pt idx="767">
                  <c:v>43.9084691826978</c:v>
                </c:pt>
                <c:pt idx="768">
                  <c:v>42.269120895863139</c:v>
                </c:pt>
                <c:pt idx="769">
                  <c:v>42.559113208371258</c:v>
                </c:pt>
                <c:pt idx="770">
                  <c:v>45.633264016212557</c:v>
                </c:pt>
                <c:pt idx="771">
                  <c:v>53.430230021400504</c:v>
                </c:pt>
                <c:pt idx="772">
                  <c:v>60.373258041823142</c:v>
                </c:pt>
                <c:pt idx="773">
                  <c:v>64.237994127317251</c:v>
                </c:pt>
                <c:pt idx="774">
                  <c:v>64.138718300344038</c:v>
                </c:pt>
                <c:pt idx="775">
                  <c:v>60.878867136244686</c:v>
                </c:pt>
                <c:pt idx="776">
                  <c:v>59.188802411640211</c:v>
                </c:pt>
                <c:pt idx="777">
                  <c:v>57.600573184188612</c:v>
                </c:pt>
                <c:pt idx="778">
                  <c:v>54.542491339255015</c:v>
                </c:pt>
                <c:pt idx="779">
                  <c:v>51.279078999795708</c:v>
                </c:pt>
                <c:pt idx="780">
                  <c:v>48.797336666817955</c:v>
                </c:pt>
                <c:pt idx="781">
                  <c:v>45.038875086507375</c:v>
                </c:pt>
                <c:pt idx="782">
                  <c:v>40.964667010473065</c:v>
                </c:pt>
                <c:pt idx="783">
                  <c:v>38.084220437445332</c:v>
                </c:pt>
                <c:pt idx="784">
                  <c:v>35.302928039260756</c:v>
                </c:pt>
                <c:pt idx="785">
                  <c:v>33.75169687917154</c:v>
                </c:pt>
                <c:pt idx="786">
                  <c:v>33.791039017966007</c:v>
                </c:pt>
                <c:pt idx="787">
                  <c:v>32.710382679763747</c:v>
                </c:pt>
                <c:pt idx="788">
                  <c:v>31.652317906280487</c:v>
                </c:pt>
                <c:pt idx="789">
                  <c:v>29.854520676956344</c:v>
                </c:pt>
                <c:pt idx="790">
                  <c:v>27.885566435905265</c:v>
                </c:pt>
                <c:pt idx="791">
                  <c:v>26.748572296752918</c:v>
                </c:pt>
                <c:pt idx="792">
                  <c:v>26.091681966510741</c:v>
                </c:pt>
                <c:pt idx="793">
                  <c:v>26.474277264674232</c:v>
                </c:pt>
                <c:pt idx="794">
                  <c:v>30.368781792451429</c:v>
                </c:pt>
                <c:pt idx="795">
                  <c:v>30.897035702042071</c:v>
                </c:pt>
                <c:pt idx="796">
                  <c:v>33.141044302212478</c:v>
                </c:pt>
                <c:pt idx="797">
                  <c:v>33.264363573682786</c:v>
                </c:pt>
                <c:pt idx="798">
                  <c:v>34.247051382556386</c:v>
                </c:pt>
                <c:pt idx="799">
                  <c:v>34.728886572612979</c:v>
                </c:pt>
                <c:pt idx="800">
                  <c:v>35.396786877397716</c:v>
                </c:pt>
                <c:pt idx="801">
                  <c:v>38.426774790817902</c:v>
                </c:pt>
                <c:pt idx="802">
                  <c:v>40.356899784824407</c:v>
                </c:pt>
                <c:pt idx="803">
                  <c:v>41.075919163886731</c:v>
                </c:pt>
                <c:pt idx="804">
                  <c:v>42.860356975827251</c:v>
                </c:pt>
                <c:pt idx="805">
                  <c:v>44.991234918137465</c:v>
                </c:pt>
                <c:pt idx="806">
                  <c:v>46.768487130937217</c:v>
                </c:pt>
                <c:pt idx="807">
                  <c:v>50.17860342660515</c:v>
                </c:pt>
                <c:pt idx="808">
                  <c:v>55.083119934795356</c:v>
                </c:pt>
                <c:pt idx="809">
                  <c:v>58.668157333140805</c:v>
                </c:pt>
                <c:pt idx="810">
                  <c:v>61.526767595893588</c:v>
                </c:pt>
                <c:pt idx="811">
                  <c:v>63.334811518155874</c:v>
                </c:pt>
                <c:pt idx="812">
                  <c:v>62.323805526707417</c:v>
                </c:pt>
                <c:pt idx="813">
                  <c:v>62.257266155319996</c:v>
                </c:pt>
                <c:pt idx="814">
                  <c:v>63.311541173389898</c:v>
                </c:pt>
                <c:pt idx="815">
                  <c:v>61.959528579409209</c:v>
                </c:pt>
                <c:pt idx="816">
                  <c:v>61.550176630690686</c:v>
                </c:pt>
                <c:pt idx="817">
                  <c:v>55.00535399925284</c:v>
                </c:pt>
                <c:pt idx="818">
                  <c:v>44.555041388869746</c:v>
                </c:pt>
                <c:pt idx="819">
                  <c:v>25.38566125393303</c:v>
                </c:pt>
                <c:pt idx="820">
                  <c:v>14.565121014327897</c:v>
                </c:pt>
                <c:pt idx="821">
                  <c:v>11.307884059669558</c:v>
                </c:pt>
                <c:pt idx="822">
                  <c:v>8.2787568586891354</c:v>
                </c:pt>
                <c:pt idx="823">
                  <c:v>0.68193518366045081</c:v>
                </c:pt>
                <c:pt idx="824">
                  <c:v>0.47335534350904224</c:v>
                </c:pt>
                <c:pt idx="825">
                  <c:v>1.6877474207538807</c:v>
                </c:pt>
                <c:pt idx="826">
                  <c:v>-1.5269542679226913</c:v>
                </c:pt>
                <c:pt idx="827">
                  <c:v>-1.9236336049662945</c:v>
                </c:pt>
                <c:pt idx="828">
                  <c:v>-3.540642546137315</c:v>
                </c:pt>
                <c:pt idx="829">
                  <c:v>-3.5060497029945226</c:v>
                </c:pt>
                <c:pt idx="830">
                  <c:v>-4.0373312744808718</c:v>
                </c:pt>
                <c:pt idx="831">
                  <c:v>-2.5897638989004363</c:v>
                </c:pt>
                <c:pt idx="832">
                  <c:v>-2.0366259712195833</c:v>
                </c:pt>
                <c:pt idx="833">
                  <c:v>-2.8581664242644118</c:v>
                </c:pt>
                <c:pt idx="834">
                  <c:v>1.3012289895605551</c:v>
                </c:pt>
                <c:pt idx="835">
                  <c:v>0.95933406837068291</c:v>
                </c:pt>
                <c:pt idx="836">
                  <c:v>0.89462648433011083</c:v>
                </c:pt>
                <c:pt idx="837">
                  <c:v>-0.37754490389258222</c:v>
                </c:pt>
                <c:pt idx="838">
                  <c:v>-0.46079122106081444</c:v>
                </c:pt>
                <c:pt idx="839">
                  <c:v>-0.73060477619923236</c:v>
                </c:pt>
                <c:pt idx="840">
                  <c:v>-1.0535743294660331</c:v>
                </c:pt>
                <c:pt idx="841">
                  <c:v>-1.3252212980871074</c:v>
                </c:pt>
                <c:pt idx="842">
                  <c:v>-1.667674656583104</c:v>
                </c:pt>
                <c:pt idx="843">
                  <c:v>-2.5993959306168963</c:v>
                </c:pt>
                <c:pt idx="844">
                  <c:v>-2.4808709852077566</c:v>
                </c:pt>
                <c:pt idx="845">
                  <c:v>-0.57903511088971193</c:v>
                </c:pt>
                <c:pt idx="846">
                  <c:v>1.289610747531712</c:v>
                </c:pt>
                <c:pt idx="847">
                  <c:v>3.8768790512135989</c:v>
                </c:pt>
                <c:pt idx="848">
                  <c:v>6.5271382756659984</c:v>
                </c:pt>
                <c:pt idx="849">
                  <c:v>11.765327716702942</c:v>
                </c:pt>
                <c:pt idx="850">
                  <c:v>17.967098634583408</c:v>
                </c:pt>
                <c:pt idx="851">
                  <c:v>27.772209488857893</c:v>
                </c:pt>
                <c:pt idx="852">
                  <c:v>30.018338071053247</c:v>
                </c:pt>
                <c:pt idx="853">
                  <c:v>30.384422439725824</c:v>
                </c:pt>
                <c:pt idx="854">
                  <c:v>32.119458098732686</c:v>
                </c:pt>
                <c:pt idx="855">
                  <c:v>33.23002952020974</c:v>
                </c:pt>
                <c:pt idx="856">
                  <c:v>36.069104598423678</c:v>
                </c:pt>
                <c:pt idx="857">
                  <c:v>42.816787873619823</c:v>
                </c:pt>
                <c:pt idx="858">
                  <c:v>51.276737155550592</c:v>
                </c:pt>
                <c:pt idx="859">
                  <c:v>61.204332438433305</c:v>
                </c:pt>
                <c:pt idx="860">
                  <c:v>63.987790366224175</c:v>
                </c:pt>
                <c:pt idx="861">
                  <c:v>62.842190671228728</c:v>
                </c:pt>
                <c:pt idx="862">
                  <c:v>64.836567296683157</c:v>
                </c:pt>
                <c:pt idx="863">
                  <c:v>67.519132608647709</c:v>
                </c:pt>
                <c:pt idx="864">
                  <c:v>67.979588615707115</c:v>
                </c:pt>
                <c:pt idx="865">
                  <c:v>65.575080580035689</c:v>
                </c:pt>
                <c:pt idx="866">
                  <c:v>62.142373183594778</c:v>
                </c:pt>
                <c:pt idx="867">
                  <c:v>59.063314797073666</c:v>
                </c:pt>
                <c:pt idx="868">
                  <c:v>55.99077617796187</c:v>
                </c:pt>
                <c:pt idx="869">
                  <c:v>53.155964260169789</c:v>
                </c:pt>
                <c:pt idx="870">
                  <c:v>49.92425521255015</c:v>
                </c:pt>
                <c:pt idx="871">
                  <c:v>47.844731203250255</c:v>
                </c:pt>
                <c:pt idx="872">
                  <c:v>45.867486313799944</c:v>
                </c:pt>
                <c:pt idx="873">
                  <c:v>43.956265419065097</c:v>
                </c:pt>
                <c:pt idx="874">
                  <c:v>42.671606451968792</c:v>
                </c:pt>
                <c:pt idx="875">
                  <c:v>41.154753492515034</c:v>
                </c:pt>
                <c:pt idx="876">
                  <c:v>40.180147328077176</c:v>
                </c:pt>
                <c:pt idx="877">
                  <c:v>39.858936815961776</c:v>
                </c:pt>
                <c:pt idx="878">
                  <c:v>39.118449671976165</c:v>
                </c:pt>
                <c:pt idx="879">
                  <c:v>38.070497198027589</c:v>
                </c:pt>
                <c:pt idx="880">
                  <c:v>36.766276191269512</c:v>
                </c:pt>
                <c:pt idx="881">
                  <c:v>36.227218547140048</c:v>
                </c:pt>
                <c:pt idx="882">
                  <c:v>36.834553283206091</c:v>
                </c:pt>
                <c:pt idx="883">
                  <c:v>38.487235962342034</c:v>
                </c:pt>
                <c:pt idx="884">
                  <c:v>40.463488447263103</c:v>
                </c:pt>
                <c:pt idx="885">
                  <c:v>42.088567616547131</c:v>
                </c:pt>
                <c:pt idx="886">
                  <c:v>44.404755959787508</c:v>
                </c:pt>
                <c:pt idx="887">
                  <c:v>45.32896490678143</c:v>
                </c:pt>
                <c:pt idx="888">
                  <c:v>43.618483987690738</c:v>
                </c:pt>
                <c:pt idx="889">
                  <c:v>43.553428772951698</c:v>
                </c:pt>
                <c:pt idx="890">
                  <c:v>45.299485742809459</c:v>
                </c:pt>
                <c:pt idx="891">
                  <c:v>47.074411200071516</c:v>
                </c:pt>
                <c:pt idx="892">
                  <c:v>48.573082307021778</c:v>
                </c:pt>
                <c:pt idx="893">
                  <c:v>48.065283595979146</c:v>
                </c:pt>
                <c:pt idx="894">
                  <c:v>48.204175709440456</c:v>
                </c:pt>
                <c:pt idx="895">
                  <c:v>51.834353053490162</c:v>
                </c:pt>
                <c:pt idx="896">
                  <c:v>56.392372539905253</c:v>
                </c:pt>
                <c:pt idx="897">
                  <c:v>62.195498625476617</c:v>
                </c:pt>
                <c:pt idx="898">
                  <c:v>62.277203430242828</c:v>
                </c:pt>
                <c:pt idx="899">
                  <c:v>62.814240249918633</c:v>
                </c:pt>
                <c:pt idx="900">
                  <c:v>65.673310532881956</c:v>
                </c:pt>
                <c:pt idx="901">
                  <c:v>69.225486508427394</c:v>
                </c:pt>
                <c:pt idx="902">
                  <c:v>68.988778574359614</c:v>
                </c:pt>
                <c:pt idx="903">
                  <c:v>69.436340200102435</c:v>
                </c:pt>
                <c:pt idx="904">
                  <c:v>63.844518580298868</c:v>
                </c:pt>
                <c:pt idx="905">
                  <c:v>54.902818803362834</c:v>
                </c:pt>
                <c:pt idx="906">
                  <c:v>49.773952527708431</c:v>
                </c:pt>
                <c:pt idx="907">
                  <c:v>48.212015349523604</c:v>
                </c:pt>
                <c:pt idx="908">
                  <c:v>49.60806642642298</c:v>
                </c:pt>
                <c:pt idx="909">
                  <c:v>42.389775014187514</c:v>
                </c:pt>
                <c:pt idx="910">
                  <c:v>35.456978809087225</c:v>
                </c:pt>
                <c:pt idx="911">
                  <c:v>27.419129868371623</c:v>
                </c:pt>
                <c:pt idx="912">
                  <c:v>24.49532931482403</c:v>
                </c:pt>
                <c:pt idx="913">
                  <c:v>16.867060628954739</c:v>
                </c:pt>
                <c:pt idx="914">
                  <c:v>14.415303420138365</c:v>
                </c:pt>
                <c:pt idx="915">
                  <c:v>12.033380425658011</c:v>
                </c:pt>
                <c:pt idx="916">
                  <c:v>16.448014062842503</c:v>
                </c:pt>
                <c:pt idx="917">
                  <c:v>17.252571562047574</c:v>
                </c:pt>
                <c:pt idx="918">
                  <c:v>19.375075825600018</c:v>
                </c:pt>
                <c:pt idx="919">
                  <c:v>18.339185096552722</c:v>
                </c:pt>
                <c:pt idx="920">
                  <c:v>16.790165877064648</c:v>
                </c:pt>
                <c:pt idx="921">
                  <c:v>14.950231783443066</c:v>
                </c:pt>
                <c:pt idx="922">
                  <c:v>14.204384945876821</c:v>
                </c:pt>
                <c:pt idx="923">
                  <c:v>14.523158612213896</c:v>
                </c:pt>
                <c:pt idx="924">
                  <c:v>13.601424801692474</c:v>
                </c:pt>
                <c:pt idx="925">
                  <c:v>16.884443713618722</c:v>
                </c:pt>
                <c:pt idx="926">
                  <c:v>18.740656038683603</c:v>
                </c:pt>
                <c:pt idx="927">
                  <c:v>21.567135504567155</c:v>
                </c:pt>
                <c:pt idx="928">
                  <c:v>24.56551347405231</c:v>
                </c:pt>
                <c:pt idx="929">
                  <c:v>21.833691313437249</c:v>
                </c:pt>
                <c:pt idx="930">
                  <c:v>17.363732051173713</c:v>
                </c:pt>
                <c:pt idx="931">
                  <c:v>15.178742134195595</c:v>
                </c:pt>
                <c:pt idx="932">
                  <c:v>14.527816247662784</c:v>
                </c:pt>
                <c:pt idx="933">
                  <c:v>14.018835822267484</c:v>
                </c:pt>
                <c:pt idx="934">
                  <c:v>13.439805628390259</c:v>
                </c:pt>
                <c:pt idx="935">
                  <c:v>19.083368393713872</c:v>
                </c:pt>
                <c:pt idx="936">
                  <c:v>25.00996940172481</c:v>
                </c:pt>
                <c:pt idx="937">
                  <c:v>29.866202279409258</c:v>
                </c:pt>
                <c:pt idx="938">
                  <c:v>29.829127283372259</c:v>
                </c:pt>
                <c:pt idx="939">
                  <c:v>29.874220460890232</c:v>
                </c:pt>
                <c:pt idx="940">
                  <c:v>25.664406691067281</c:v>
                </c:pt>
                <c:pt idx="941">
                  <c:v>20.175336655563768</c:v>
                </c:pt>
                <c:pt idx="942">
                  <c:v>17.365122782630369</c:v>
                </c:pt>
                <c:pt idx="943">
                  <c:v>19.049229035973109</c:v>
                </c:pt>
                <c:pt idx="944">
                  <c:v>23.072334900047959</c:v>
                </c:pt>
                <c:pt idx="945">
                  <c:v>34.212721922316703</c:v>
                </c:pt>
                <c:pt idx="946">
                  <c:v>52.176521413175415</c:v>
                </c:pt>
                <c:pt idx="947">
                  <c:v>63.929104765230967</c:v>
                </c:pt>
                <c:pt idx="948">
                  <c:v>56.839885066074082</c:v>
                </c:pt>
                <c:pt idx="949">
                  <c:v>53.041478635602736</c:v>
                </c:pt>
                <c:pt idx="950">
                  <c:v>51.287734569241572</c:v>
                </c:pt>
                <c:pt idx="951">
                  <c:v>57.080393997434776</c:v>
                </c:pt>
                <c:pt idx="952">
                  <c:v>71.526960928000321</c:v>
                </c:pt>
                <c:pt idx="953">
                  <c:v>75.415073057602996</c:v>
                </c:pt>
                <c:pt idx="954">
                  <c:v>69.895017235311499</c:v>
                </c:pt>
                <c:pt idx="955">
                  <c:v>64.37374144618849</c:v>
                </c:pt>
                <c:pt idx="956">
                  <c:v>58.697029539081633</c:v>
                </c:pt>
                <c:pt idx="957">
                  <c:v>53.253839326371072</c:v>
                </c:pt>
                <c:pt idx="958">
                  <c:v>47.783635955370457</c:v>
                </c:pt>
                <c:pt idx="959">
                  <c:v>42.684429894047774</c:v>
                </c:pt>
                <c:pt idx="960">
                  <c:v>39.261117098946698</c:v>
                </c:pt>
                <c:pt idx="961">
                  <c:v>36.885744558395388</c:v>
                </c:pt>
                <c:pt idx="962">
                  <c:v>35.574254720408575</c:v>
                </c:pt>
                <c:pt idx="963">
                  <c:v>34.935426906461863</c:v>
                </c:pt>
                <c:pt idx="964">
                  <c:v>33.638207468687483</c:v>
                </c:pt>
                <c:pt idx="965">
                  <c:v>32.593154157270675</c:v>
                </c:pt>
                <c:pt idx="966">
                  <c:v>31.663035070587622</c:v>
                </c:pt>
                <c:pt idx="967">
                  <c:v>30.493308693831583</c:v>
                </c:pt>
                <c:pt idx="968">
                  <c:v>28.960111587929376</c:v>
                </c:pt>
                <c:pt idx="969">
                  <c:v>27.048597383820852</c:v>
                </c:pt>
                <c:pt idx="970">
                  <c:v>25.427293856070179</c:v>
                </c:pt>
                <c:pt idx="971">
                  <c:v>25.02459835521692</c:v>
                </c:pt>
                <c:pt idx="972">
                  <c:v>25.790100425535893</c:v>
                </c:pt>
                <c:pt idx="973">
                  <c:v>27.397390232710123</c:v>
                </c:pt>
                <c:pt idx="974">
                  <c:v>29.126668571598717</c:v>
                </c:pt>
                <c:pt idx="975">
                  <c:v>30.982256588846326</c:v>
                </c:pt>
                <c:pt idx="976">
                  <c:v>33.313130097839867</c:v>
                </c:pt>
                <c:pt idx="977">
                  <c:v>35.635061098871233</c:v>
                </c:pt>
                <c:pt idx="978">
                  <c:v>38.132435841599772</c:v>
                </c:pt>
                <c:pt idx="979">
                  <c:v>38.143378537492417</c:v>
                </c:pt>
                <c:pt idx="980">
                  <c:v>38.500376535521795</c:v>
                </c:pt>
                <c:pt idx="981">
                  <c:v>38.664363722716054</c:v>
                </c:pt>
                <c:pt idx="982">
                  <c:v>40.055328737542823</c:v>
                </c:pt>
                <c:pt idx="983">
                  <c:v>42.515134144109602</c:v>
                </c:pt>
                <c:pt idx="984">
                  <c:v>44.025663210120364</c:v>
                </c:pt>
                <c:pt idx="985">
                  <c:v>43.583686348453043</c:v>
                </c:pt>
                <c:pt idx="986">
                  <c:v>42.477585443644188</c:v>
                </c:pt>
                <c:pt idx="987">
                  <c:v>44.296497067680207</c:v>
                </c:pt>
                <c:pt idx="988">
                  <c:v>38.197026262194214</c:v>
                </c:pt>
                <c:pt idx="989">
                  <c:v>55.513040820456801</c:v>
                </c:pt>
                <c:pt idx="990">
                  <c:v>57.652355869878647</c:v>
                </c:pt>
                <c:pt idx="991">
                  <c:v>66.903627695225396</c:v>
                </c:pt>
                <c:pt idx="992">
                  <c:v>73.559212128962699</c:v>
                </c:pt>
                <c:pt idx="993">
                  <c:v>55.015408714575813</c:v>
                </c:pt>
                <c:pt idx="994">
                  <c:v>34.918879121653518</c:v>
                </c:pt>
                <c:pt idx="995">
                  <c:v>25.559030687572548</c:v>
                </c:pt>
                <c:pt idx="996">
                  <c:v>16.554068682622443</c:v>
                </c:pt>
                <c:pt idx="997">
                  <c:v>13.348496740782199</c:v>
                </c:pt>
                <c:pt idx="998">
                  <c:v>14.417616975106229</c:v>
                </c:pt>
                <c:pt idx="999">
                  <c:v>15.199498056626926</c:v>
                </c:pt>
                <c:pt idx="1000">
                  <c:v>14.489095223494481</c:v>
                </c:pt>
                <c:pt idx="1001">
                  <c:v>11.790716059522206</c:v>
                </c:pt>
                <c:pt idx="1002">
                  <c:v>7.1310304692062187</c:v>
                </c:pt>
                <c:pt idx="1003">
                  <c:v>6.255742680267379</c:v>
                </c:pt>
                <c:pt idx="1004">
                  <c:v>1.0035968404818572</c:v>
                </c:pt>
                <c:pt idx="1005">
                  <c:v>1.768073283508623</c:v>
                </c:pt>
                <c:pt idx="1006">
                  <c:v>6.1970864399575269</c:v>
                </c:pt>
                <c:pt idx="1007">
                  <c:v>11.628431873525367</c:v>
                </c:pt>
                <c:pt idx="1008">
                  <c:v>11.451038300662974</c:v>
                </c:pt>
                <c:pt idx="1009">
                  <c:v>14.060946983541317</c:v>
                </c:pt>
                <c:pt idx="1010">
                  <c:v>17.383177281783688</c:v>
                </c:pt>
                <c:pt idx="1011">
                  <c:v>12.199899743004041</c:v>
                </c:pt>
                <c:pt idx="1012">
                  <c:v>9.9917530178889731</c:v>
                </c:pt>
                <c:pt idx="1013">
                  <c:v>8.6528618387276435</c:v>
                </c:pt>
                <c:pt idx="1014">
                  <c:v>9.0032884573695888</c:v>
                </c:pt>
                <c:pt idx="1015">
                  <c:v>9.6826910933810044</c:v>
                </c:pt>
                <c:pt idx="1016">
                  <c:v>11.699813509206725</c:v>
                </c:pt>
                <c:pt idx="1017">
                  <c:v>13.9208610126019</c:v>
                </c:pt>
                <c:pt idx="1018">
                  <c:v>14.73721094894055</c:v>
                </c:pt>
                <c:pt idx="1019">
                  <c:v>15.367653347969798</c:v>
                </c:pt>
                <c:pt idx="1020">
                  <c:v>14.256646489037351</c:v>
                </c:pt>
                <c:pt idx="1021">
                  <c:v>11.16752091428318</c:v>
                </c:pt>
                <c:pt idx="1022">
                  <c:v>7.7634785071664272</c:v>
                </c:pt>
                <c:pt idx="1023">
                  <c:v>9.6521319985872474</c:v>
                </c:pt>
                <c:pt idx="1024">
                  <c:v>11.808870592873182</c:v>
                </c:pt>
                <c:pt idx="1025">
                  <c:v>12.527962510943542</c:v>
                </c:pt>
                <c:pt idx="1026">
                  <c:v>12.281477812924265</c:v>
                </c:pt>
                <c:pt idx="1027">
                  <c:v>19.701713053554275</c:v>
                </c:pt>
                <c:pt idx="1028">
                  <c:v>22.380924994084452</c:v>
                </c:pt>
                <c:pt idx="1029">
                  <c:v>21.086021789921002</c:v>
                </c:pt>
                <c:pt idx="1030">
                  <c:v>21.457214381523681</c:v>
                </c:pt>
                <c:pt idx="1031">
                  <c:v>22.678057495300955</c:v>
                </c:pt>
                <c:pt idx="1032">
                  <c:v>22.371641659493118</c:v>
                </c:pt>
                <c:pt idx="1033">
                  <c:v>18.699563409446991</c:v>
                </c:pt>
                <c:pt idx="1034">
                  <c:v>15.780654435310902</c:v>
                </c:pt>
                <c:pt idx="1035">
                  <c:v>17.956159719490685</c:v>
                </c:pt>
                <c:pt idx="1036">
                  <c:v>25.787569876203047</c:v>
                </c:pt>
                <c:pt idx="1037">
                  <c:v>33.511711828372938</c:v>
                </c:pt>
                <c:pt idx="1038">
                  <c:v>39.906247214786177</c:v>
                </c:pt>
                <c:pt idx="1039">
                  <c:v>49.215093270422528</c:v>
                </c:pt>
                <c:pt idx="1040">
                  <c:v>54.203362492124356</c:v>
                </c:pt>
                <c:pt idx="1041">
                  <c:v>59.375626498332167</c:v>
                </c:pt>
                <c:pt idx="1042">
                  <c:v>66.197007451134141</c:v>
                </c:pt>
                <c:pt idx="1043">
                  <c:v>70.261299926760174</c:v>
                </c:pt>
                <c:pt idx="1044">
                  <c:v>72.40816363092884</c:v>
                </c:pt>
                <c:pt idx="1045">
                  <c:v>69.74848400966124</c:v>
                </c:pt>
                <c:pt idx="1046">
                  <c:v>66.443762872695075</c:v>
                </c:pt>
                <c:pt idx="1047">
                  <c:v>62.011932737504765</c:v>
                </c:pt>
                <c:pt idx="1048">
                  <c:v>56.957786977696905</c:v>
                </c:pt>
                <c:pt idx="1049">
                  <c:v>50.67465694424105</c:v>
                </c:pt>
                <c:pt idx="1050">
                  <c:v>45.675162258277041</c:v>
                </c:pt>
                <c:pt idx="1051">
                  <c:v>41.776121159762738</c:v>
                </c:pt>
                <c:pt idx="1052">
                  <c:v>38.977019584665086</c:v>
                </c:pt>
                <c:pt idx="1053">
                  <c:v>36.658085793805697</c:v>
                </c:pt>
                <c:pt idx="1054">
                  <c:v>34.559106002844295</c:v>
                </c:pt>
                <c:pt idx="1055">
                  <c:v>33.043884886417743</c:v>
                </c:pt>
                <c:pt idx="1056">
                  <c:v>32.067373836551695</c:v>
                </c:pt>
                <c:pt idx="1057">
                  <c:v>31.575817790805015</c:v>
                </c:pt>
                <c:pt idx="1058">
                  <c:v>31.158241938875832</c:v>
                </c:pt>
                <c:pt idx="1059">
                  <c:v>31.179409525659825</c:v>
                </c:pt>
                <c:pt idx="1060">
                  <c:v>31.516292345904972</c:v>
                </c:pt>
                <c:pt idx="1061">
                  <c:v>31.444568954451267</c:v>
                </c:pt>
                <c:pt idx="1062">
                  <c:v>31.41993652496117</c:v>
                </c:pt>
                <c:pt idx="1063">
                  <c:v>31.131002339275028</c:v>
                </c:pt>
                <c:pt idx="1064">
                  <c:v>30.683838319667561</c:v>
                </c:pt>
                <c:pt idx="1065">
                  <c:v>30.404860449577392</c:v>
                </c:pt>
                <c:pt idx="1066">
                  <c:v>31.34856251038963</c:v>
                </c:pt>
                <c:pt idx="1067">
                  <c:v>32.856472038471288</c:v>
                </c:pt>
                <c:pt idx="1068">
                  <c:v>35.335695348985752</c:v>
                </c:pt>
                <c:pt idx="1069">
                  <c:v>37.795053507177514</c:v>
                </c:pt>
                <c:pt idx="1070">
                  <c:v>40.873342683351645</c:v>
                </c:pt>
                <c:pt idx="1071">
                  <c:v>44.312993766666523</c:v>
                </c:pt>
                <c:pt idx="1072">
                  <c:v>46.128350106556631</c:v>
                </c:pt>
                <c:pt idx="1073">
                  <c:v>46.112756585418488</c:v>
                </c:pt>
                <c:pt idx="1074">
                  <c:v>46.209853659053834</c:v>
                </c:pt>
                <c:pt idx="1075">
                  <c:v>45.055684701693345</c:v>
                </c:pt>
                <c:pt idx="1076">
                  <c:v>41.161314104001264</c:v>
                </c:pt>
                <c:pt idx="1077">
                  <c:v>39.471548816007527</c:v>
                </c:pt>
                <c:pt idx="1078">
                  <c:v>38.222182475747616</c:v>
                </c:pt>
                <c:pt idx="1079">
                  <c:v>38.535180823728439</c:v>
                </c:pt>
                <c:pt idx="1080">
                  <c:v>42.14510501151203</c:v>
                </c:pt>
                <c:pt idx="1081">
                  <c:v>49.407760634639459</c:v>
                </c:pt>
                <c:pt idx="1082">
                  <c:v>56.317495695201174</c:v>
                </c:pt>
                <c:pt idx="1083">
                  <c:v>62.72769235825379</c:v>
                </c:pt>
                <c:pt idx="1084">
                  <c:v>66.089036270279621</c:v>
                </c:pt>
                <c:pt idx="1085">
                  <c:v>62.385434104064799</c:v>
                </c:pt>
                <c:pt idx="1086">
                  <c:v>58.806081825306038</c:v>
                </c:pt>
                <c:pt idx="1087">
                  <c:v>57.256838875495909</c:v>
                </c:pt>
                <c:pt idx="1088">
                  <c:v>56.12468434595425</c:v>
                </c:pt>
                <c:pt idx="1089">
                  <c:v>52.793394221641066</c:v>
                </c:pt>
                <c:pt idx="1090">
                  <c:v>42.516710817288377</c:v>
                </c:pt>
                <c:pt idx="1091">
                  <c:v>33.820493634646368</c:v>
                </c:pt>
                <c:pt idx="1092">
                  <c:v>22.597827085250099</c:v>
                </c:pt>
                <c:pt idx="1093">
                  <c:v>13.486980754604554</c:v>
                </c:pt>
                <c:pt idx="1094">
                  <c:v>8.9906078336023576</c:v>
                </c:pt>
                <c:pt idx="1095">
                  <c:v>5.2007101602850563</c:v>
                </c:pt>
                <c:pt idx="1096">
                  <c:v>4.3238736102989836</c:v>
                </c:pt>
                <c:pt idx="1097">
                  <c:v>5.1006881183163228</c:v>
                </c:pt>
                <c:pt idx="1098">
                  <c:v>5.170648936754616</c:v>
                </c:pt>
                <c:pt idx="1099">
                  <c:v>5.5842380703460774</c:v>
                </c:pt>
                <c:pt idx="1100">
                  <c:v>6.2096614814245452</c:v>
                </c:pt>
                <c:pt idx="1101">
                  <c:v>4.6006413823977867</c:v>
                </c:pt>
                <c:pt idx="1102">
                  <c:v>3.4043584935372322</c:v>
                </c:pt>
                <c:pt idx="1103">
                  <c:v>2.4794044179698078</c:v>
                </c:pt>
                <c:pt idx="1104">
                  <c:v>2.04553910418878</c:v>
                </c:pt>
                <c:pt idx="1105">
                  <c:v>2.5478914969899855</c:v>
                </c:pt>
                <c:pt idx="1106">
                  <c:v>3.8887285251196086</c:v>
                </c:pt>
                <c:pt idx="1107">
                  <c:v>4.6904797122448736</c:v>
                </c:pt>
                <c:pt idx="1108">
                  <c:v>4.8604869663690247</c:v>
                </c:pt>
                <c:pt idx="1109">
                  <c:v>4.2886085420738134</c:v>
                </c:pt>
                <c:pt idx="1110">
                  <c:v>3.789067108944018</c:v>
                </c:pt>
                <c:pt idx="1111">
                  <c:v>2.4716769977290172</c:v>
                </c:pt>
                <c:pt idx="1112">
                  <c:v>0.94680331059257916</c:v>
                </c:pt>
                <c:pt idx="1113">
                  <c:v>0.53530694330210327</c:v>
                </c:pt>
                <c:pt idx="1114">
                  <c:v>1.426014783095924</c:v>
                </c:pt>
                <c:pt idx="1115">
                  <c:v>1.5671199044805177</c:v>
                </c:pt>
                <c:pt idx="1116">
                  <c:v>2.9150586764527504</c:v>
                </c:pt>
                <c:pt idx="1117">
                  <c:v>4.8774570380500517</c:v>
                </c:pt>
                <c:pt idx="1118">
                  <c:v>6.4965841872695602</c:v>
                </c:pt>
                <c:pt idx="1119">
                  <c:v>7.9184080770342051</c:v>
                </c:pt>
                <c:pt idx="1120">
                  <c:v>10.262869706309107</c:v>
                </c:pt>
                <c:pt idx="1121">
                  <c:v>10.684263441043893</c:v>
                </c:pt>
                <c:pt idx="1122">
                  <c:v>9.8357917857357204</c:v>
                </c:pt>
                <c:pt idx="1123">
                  <c:v>7.5904343047208451</c:v>
                </c:pt>
                <c:pt idx="1124">
                  <c:v>5.6051997792450807</c:v>
                </c:pt>
                <c:pt idx="1125">
                  <c:v>8.7561917214805121</c:v>
                </c:pt>
                <c:pt idx="1126">
                  <c:v>14.75403228107165</c:v>
                </c:pt>
                <c:pt idx="1127">
                  <c:v>23.960064608166135</c:v>
                </c:pt>
                <c:pt idx="1128">
                  <c:v>45.536058025525833</c:v>
                </c:pt>
                <c:pt idx="1129">
                  <c:v>68.694556691122941</c:v>
                </c:pt>
                <c:pt idx="1130">
                  <c:v>84.923872064522612</c:v>
                </c:pt>
                <c:pt idx="1131">
                  <c:v>77.854351419936862</c:v>
                </c:pt>
                <c:pt idx="1132">
                  <c:v>60.690268936468946</c:v>
                </c:pt>
                <c:pt idx="1133">
                  <c:v>39.314873207164851</c:v>
                </c:pt>
                <c:pt idx="1134">
                  <c:v>31.788123494540923</c:v>
                </c:pt>
                <c:pt idx="1135">
                  <c:v>36.615164393602129</c:v>
                </c:pt>
                <c:pt idx="1136">
                  <c:v>50.623640921808089</c:v>
                </c:pt>
                <c:pt idx="1137">
                  <c:v>64.32956977770813</c:v>
                </c:pt>
                <c:pt idx="1138">
                  <c:v>72.662847458211289</c:v>
                </c:pt>
                <c:pt idx="1139">
                  <c:v>71.936523587268496</c:v>
                </c:pt>
                <c:pt idx="1140">
                  <c:v>67.532927921355267</c:v>
                </c:pt>
                <c:pt idx="1141">
                  <c:v>60.732415803762201</c:v>
                </c:pt>
                <c:pt idx="1142">
                  <c:v>54.070405186928539</c:v>
                </c:pt>
                <c:pt idx="1143">
                  <c:v>46.560792660003784</c:v>
                </c:pt>
                <c:pt idx="1144">
                  <c:v>40.065061655101282</c:v>
                </c:pt>
                <c:pt idx="1145">
                  <c:v>35.895706139839184</c:v>
                </c:pt>
                <c:pt idx="1146">
                  <c:v>33.684678570292888</c:v>
                </c:pt>
                <c:pt idx="1147">
                  <c:v>33.310301879323099</c:v>
                </c:pt>
                <c:pt idx="1148">
                  <c:v>32.81268621696077</c:v>
                </c:pt>
                <c:pt idx="1149">
                  <c:v>33.138166575618399</c:v>
                </c:pt>
                <c:pt idx="1150">
                  <c:v>32.015317852429256</c:v>
                </c:pt>
                <c:pt idx="1151">
                  <c:v>31.079799129519227</c:v>
                </c:pt>
                <c:pt idx="1152">
                  <c:v>29.560874171068601</c:v>
                </c:pt>
                <c:pt idx="1153">
                  <c:v>28.59876269936197</c:v>
                </c:pt>
                <c:pt idx="1154">
                  <c:v>28.342528822807974</c:v>
                </c:pt>
                <c:pt idx="1155">
                  <c:v>28.48207930698938</c:v>
                </c:pt>
                <c:pt idx="1156">
                  <c:v>28.853121950246805</c:v>
                </c:pt>
                <c:pt idx="1157">
                  <c:v>29.45429112623458</c:v>
                </c:pt>
                <c:pt idx="1158">
                  <c:v>29.590511448786987</c:v>
                </c:pt>
                <c:pt idx="1159">
                  <c:v>30.531780918819695</c:v>
                </c:pt>
                <c:pt idx="1160">
                  <c:v>31.491504252210138</c:v>
                </c:pt>
                <c:pt idx="1161">
                  <c:v>33.31747132768534</c:v>
                </c:pt>
                <c:pt idx="1162">
                  <c:v>34.649308902470892</c:v>
                </c:pt>
                <c:pt idx="1163">
                  <c:v>35.929318957598873</c:v>
                </c:pt>
                <c:pt idx="1164">
                  <c:v>36.662431344406585</c:v>
                </c:pt>
                <c:pt idx="1165">
                  <c:v>37.007934356299799</c:v>
                </c:pt>
                <c:pt idx="1166">
                  <c:v>38.257875371038224</c:v>
                </c:pt>
                <c:pt idx="1167">
                  <c:v>38.786787672284873</c:v>
                </c:pt>
                <c:pt idx="1168">
                  <c:v>40.144575640690576</c:v>
                </c:pt>
                <c:pt idx="1169">
                  <c:v>41.195632510163449</c:v>
                </c:pt>
                <c:pt idx="1170">
                  <c:v>43.704210874283909</c:v>
                </c:pt>
                <c:pt idx="1171">
                  <c:v>46.227772755407585</c:v>
                </c:pt>
                <c:pt idx="1172">
                  <c:v>45.277828550444532</c:v>
                </c:pt>
                <c:pt idx="1173">
                  <c:v>45.902605793054256</c:v>
                </c:pt>
                <c:pt idx="1174">
                  <c:v>48.096786819764972</c:v>
                </c:pt>
                <c:pt idx="1175">
                  <c:v>52.161350131979859</c:v>
                </c:pt>
                <c:pt idx="1176">
                  <c:v>55.903987941301267</c:v>
                </c:pt>
                <c:pt idx="1177">
                  <c:v>62.374017672035279</c:v>
                </c:pt>
                <c:pt idx="1178">
                  <c:v>63.703140425749048</c:v>
                </c:pt>
                <c:pt idx="1179">
                  <c:v>59.671579572974601</c:v>
                </c:pt>
                <c:pt idx="1180">
                  <c:v>57.602211641159393</c:v>
                </c:pt>
                <c:pt idx="1181">
                  <c:v>55.171873017029526</c:v>
                </c:pt>
                <c:pt idx="1182">
                  <c:v>46.860864662096546</c:v>
                </c:pt>
                <c:pt idx="1183">
                  <c:v>43.533629626522405</c:v>
                </c:pt>
                <c:pt idx="1184">
                  <c:v>36.336963979738613</c:v>
                </c:pt>
                <c:pt idx="1185">
                  <c:v>32.046947068847466</c:v>
                </c:pt>
                <c:pt idx="1186">
                  <c:v>29.802944142665794</c:v>
                </c:pt>
                <c:pt idx="1187">
                  <c:v>18.957643378798654</c:v>
                </c:pt>
                <c:pt idx="1188">
                  <c:v>10.415945274819093</c:v>
                </c:pt>
                <c:pt idx="1189">
                  <c:v>4.1119265371480251</c:v>
                </c:pt>
                <c:pt idx="1190">
                  <c:v>3.0808281611644284</c:v>
                </c:pt>
                <c:pt idx="1191">
                  <c:v>6.8039768206117257</c:v>
                </c:pt>
                <c:pt idx="1192">
                  <c:v>6.880433993321132</c:v>
                </c:pt>
                <c:pt idx="1193">
                  <c:v>7.9991537645556106</c:v>
                </c:pt>
                <c:pt idx="1194">
                  <c:v>14.420171148943094</c:v>
                </c:pt>
                <c:pt idx="1195">
                  <c:v>11.157043597499362</c:v>
                </c:pt>
                <c:pt idx="1196">
                  <c:v>8.0698568628289653</c:v>
                </c:pt>
                <c:pt idx="1197">
                  <c:v>4.6028981534255244</c:v>
                </c:pt>
                <c:pt idx="1198">
                  <c:v>6.6333236700461731</c:v>
                </c:pt>
                <c:pt idx="1199">
                  <c:v>5.767049517132703</c:v>
                </c:pt>
                <c:pt idx="1200">
                  <c:v>4.4379481931311995</c:v>
                </c:pt>
                <c:pt idx="1201">
                  <c:v>5.1304474399168329</c:v>
                </c:pt>
                <c:pt idx="1202">
                  <c:v>7.606395730073257</c:v>
                </c:pt>
                <c:pt idx="1203">
                  <c:v>6.9103751094016896</c:v>
                </c:pt>
                <c:pt idx="1204">
                  <c:v>5.4548016138782538</c:v>
                </c:pt>
                <c:pt idx="1205">
                  <c:v>4.4295507973950876</c:v>
                </c:pt>
                <c:pt idx="1206">
                  <c:v>2.7056470864592281</c:v>
                </c:pt>
                <c:pt idx="1207">
                  <c:v>3.4188099611305001</c:v>
                </c:pt>
                <c:pt idx="1208">
                  <c:v>4.3432102034876756</c:v>
                </c:pt>
                <c:pt idx="1209">
                  <c:v>6.200416498021835</c:v>
                </c:pt>
                <c:pt idx="1210">
                  <c:v>11.245292067468478</c:v>
                </c:pt>
                <c:pt idx="1211">
                  <c:v>14.82986182280783</c:v>
                </c:pt>
                <c:pt idx="1212">
                  <c:v>16.680391105776657</c:v>
                </c:pt>
                <c:pt idx="1213">
                  <c:v>14.169708414736489</c:v>
                </c:pt>
                <c:pt idx="1214">
                  <c:v>11.810306638474081</c:v>
                </c:pt>
                <c:pt idx="1215">
                  <c:v>12.422017589898832</c:v>
                </c:pt>
                <c:pt idx="1216">
                  <c:v>14.32714864505253</c:v>
                </c:pt>
                <c:pt idx="1217">
                  <c:v>15.058441522010062</c:v>
                </c:pt>
                <c:pt idx="1218">
                  <c:v>16.357619804976789</c:v>
                </c:pt>
                <c:pt idx="1219">
                  <c:v>20.627348610097354</c:v>
                </c:pt>
                <c:pt idx="1220">
                  <c:v>32.496507678704646</c:v>
                </c:pt>
                <c:pt idx="1221">
                  <c:v>34.860251981634697</c:v>
                </c:pt>
                <c:pt idx="1222">
                  <c:v>35.285484264886854</c:v>
                </c:pt>
                <c:pt idx="1223">
                  <c:v>35.960143630673343</c:v>
                </c:pt>
                <c:pt idx="1224">
                  <c:v>36.517821304157685</c:v>
                </c:pt>
                <c:pt idx="1225">
                  <c:v>45.24743055522805</c:v>
                </c:pt>
                <c:pt idx="1226">
                  <c:v>53.268780969365629</c:v>
                </c:pt>
                <c:pt idx="1227">
                  <c:v>64.545765701161343</c:v>
                </c:pt>
                <c:pt idx="1228">
                  <c:v>71.116903141056525</c:v>
                </c:pt>
                <c:pt idx="1229">
                  <c:v>68.307311186879488</c:v>
                </c:pt>
                <c:pt idx="1230">
                  <c:v>63.758895280371966</c:v>
                </c:pt>
                <c:pt idx="1231">
                  <c:v>59.672204985698421</c:v>
                </c:pt>
                <c:pt idx="1232">
                  <c:v>53.788967424108812</c:v>
                </c:pt>
                <c:pt idx="1233">
                  <c:v>46.648661673167112</c:v>
                </c:pt>
                <c:pt idx="1234">
                  <c:v>38.794923799198948</c:v>
                </c:pt>
                <c:pt idx="1235">
                  <c:v>32.998950763730491</c:v>
                </c:pt>
                <c:pt idx="1236">
                  <c:v>29.202958246613729</c:v>
                </c:pt>
                <c:pt idx="1237">
                  <c:v>27.371868644922355</c:v>
                </c:pt>
                <c:pt idx="1238">
                  <c:v>27.646378176978455</c:v>
                </c:pt>
                <c:pt idx="1239">
                  <c:v>28.959358476962926</c:v>
                </c:pt>
                <c:pt idx="1240">
                  <c:v>30.68071419753965</c:v>
                </c:pt>
                <c:pt idx="1241">
                  <c:v>32.750234027837266</c:v>
                </c:pt>
                <c:pt idx="1242">
                  <c:v>34.443487700355419</c:v>
                </c:pt>
                <c:pt idx="1243">
                  <c:v>34.232737224000715</c:v>
                </c:pt>
                <c:pt idx="1244">
                  <c:v>31.809639192760116</c:v>
                </c:pt>
                <c:pt idx="1245">
                  <c:v>28.678156788906154</c:v>
                </c:pt>
                <c:pt idx="1246">
                  <c:v>26.559989926370921</c:v>
                </c:pt>
                <c:pt idx="1247">
                  <c:v>26.045135734382558</c:v>
                </c:pt>
                <c:pt idx="1248">
                  <c:v>26.644061173946998</c:v>
                </c:pt>
                <c:pt idx="1249">
                  <c:v>27.736405119123713</c:v>
                </c:pt>
                <c:pt idx="1250">
                  <c:v>29.449441564393485</c:v>
                </c:pt>
                <c:pt idx="1251">
                  <c:v>32.035022642869535</c:v>
                </c:pt>
                <c:pt idx="1252">
                  <c:v>33.78092876801901</c:v>
                </c:pt>
                <c:pt idx="1253">
                  <c:v>35.889725248658053</c:v>
                </c:pt>
                <c:pt idx="1254">
                  <c:v>36.870360982507847</c:v>
                </c:pt>
                <c:pt idx="1255">
                  <c:v>37.011614839270457</c:v>
                </c:pt>
                <c:pt idx="1256">
                  <c:v>37.213560772291252</c:v>
                </c:pt>
                <c:pt idx="1257">
                  <c:v>36.887454067868553</c:v>
                </c:pt>
                <c:pt idx="1258">
                  <c:v>36.695030200774148</c:v>
                </c:pt>
                <c:pt idx="1259">
                  <c:v>37.376370165603895</c:v>
                </c:pt>
                <c:pt idx="1260">
                  <c:v>39.355454366768079</c:v>
                </c:pt>
                <c:pt idx="1261">
                  <c:v>42.888344041111381</c:v>
                </c:pt>
                <c:pt idx="1262">
                  <c:v>42.621172276675573</c:v>
                </c:pt>
                <c:pt idx="1263">
                  <c:v>39.500471475567942</c:v>
                </c:pt>
                <c:pt idx="1264">
                  <c:v>37.082968158697831</c:v>
                </c:pt>
                <c:pt idx="1265">
                  <c:v>37.129742714441861</c:v>
                </c:pt>
                <c:pt idx="1266">
                  <c:v>40.122489677674842</c:v>
                </c:pt>
                <c:pt idx="1267">
                  <c:v>48.972681840618591</c:v>
                </c:pt>
                <c:pt idx="1268">
                  <c:v>57.035300499134941</c:v>
                </c:pt>
                <c:pt idx="1269">
                  <c:v>64.584664831179452</c:v>
                </c:pt>
                <c:pt idx="1270">
                  <c:v>64.017551177214756</c:v>
                </c:pt>
                <c:pt idx="1271">
                  <c:v>59.103091905315623</c:v>
                </c:pt>
                <c:pt idx="1272">
                  <c:v>53.205708175626789</c:v>
                </c:pt>
                <c:pt idx="1273">
                  <c:v>47.928340718528446</c:v>
                </c:pt>
                <c:pt idx="1274">
                  <c:v>41.987775794665268</c:v>
                </c:pt>
                <c:pt idx="1275">
                  <c:v>35.787031937700121</c:v>
                </c:pt>
                <c:pt idx="1276">
                  <c:v>33.906127541834238</c:v>
                </c:pt>
                <c:pt idx="1277">
                  <c:v>29.408272829480008</c:v>
                </c:pt>
                <c:pt idx="1278">
                  <c:v>21.055688474426354</c:v>
                </c:pt>
                <c:pt idx="1279">
                  <c:v>11.345362898124794</c:v>
                </c:pt>
                <c:pt idx="1280">
                  <c:v>5.0642242749607531</c:v>
                </c:pt>
                <c:pt idx="1281">
                  <c:v>-0.60687445844958288</c:v>
                </c:pt>
                <c:pt idx="1282">
                  <c:v>-1.4767626737706325</c:v>
                </c:pt>
                <c:pt idx="1283">
                  <c:v>-0.44601184514882841</c:v>
                </c:pt>
                <c:pt idx="1284">
                  <c:v>-1.5914934421737794</c:v>
                </c:pt>
                <c:pt idx="1285">
                  <c:v>-1.8408459503293222</c:v>
                </c:pt>
                <c:pt idx="1286">
                  <c:v>-2.8160198877969282</c:v>
                </c:pt>
                <c:pt idx="1287">
                  <c:v>-3.1219028099583186</c:v>
                </c:pt>
                <c:pt idx="1288">
                  <c:v>-3.46861165719818</c:v>
                </c:pt>
                <c:pt idx="1289">
                  <c:v>-3.6557512829737293</c:v>
                </c:pt>
                <c:pt idx="1290">
                  <c:v>-3.67405295222789</c:v>
                </c:pt>
                <c:pt idx="1291">
                  <c:v>-3.8064147434945812</c:v>
                </c:pt>
                <c:pt idx="1292">
                  <c:v>-3.1866337188800231</c:v>
                </c:pt>
                <c:pt idx="1293">
                  <c:v>-2.3327729200442819</c:v>
                </c:pt>
                <c:pt idx="1294">
                  <c:v>-1.752951584482308</c:v>
                </c:pt>
                <c:pt idx="1295">
                  <c:v>-2.4779015092481655</c:v>
                </c:pt>
                <c:pt idx="1296">
                  <c:v>-3.097540294724006</c:v>
                </c:pt>
                <c:pt idx="1297">
                  <c:v>-3.3477212064242328</c:v>
                </c:pt>
                <c:pt idx="1298">
                  <c:v>-3.2324105501509166</c:v>
                </c:pt>
                <c:pt idx="1299">
                  <c:v>-2.2798960560985955</c:v>
                </c:pt>
                <c:pt idx="1300">
                  <c:v>-0.7767098916337194</c:v>
                </c:pt>
                <c:pt idx="1301">
                  <c:v>1.0423330461664453</c:v>
                </c:pt>
                <c:pt idx="1302">
                  <c:v>2.7701126116714074</c:v>
                </c:pt>
                <c:pt idx="1303">
                  <c:v>2.7540379444216589</c:v>
                </c:pt>
                <c:pt idx="1304">
                  <c:v>1.2969320696233424</c:v>
                </c:pt>
                <c:pt idx="1305">
                  <c:v>0.9026960119706211</c:v>
                </c:pt>
                <c:pt idx="1306">
                  <c:v>2.886642373483336</c:v>
                </c:pt>
                <c:pt idx="1307">
                  <c:v>6.4233907676569411</c:v>
                </c:pt>
                <c:pt idx="1308">
                  <c:v>13.640767856689598</c:v>
                </c:pt>
                <c:pt idx="1309">
                  <c:v>24.900323199303529</c:v>
                </c:pt>
                <c:pt idx="1310">
                  <c:v>47.394584800874412</c:v>
                </c:pt>
                <c:pt idx="1311">
                  <c:v>68.487045848590952</c:v>
                </c:pt>
                <c:pt idx="1312">
                  <c:v>68.64330045689492</c:v>
                </c:pt>
                <c:pt idx="1313">
                  <c:v>56.794104427300084</c:v>
                </c:pt>
                <c:pt idx="1314">
                  <c:v>40.215629175133792</c:v>
                </c:pt>
                <c:pt idx="1315">
                  <c:v>31.514355524142182</c:v>
                </c:pt>
                <c:pt idx="1316">
                  <c:v>36.355354132748602</c:v>
                </c:pt>
                <c:pt idx="1317">
                  <c:v>44.134238389384933</c:v>
                </c:pt>
                <c:pt idx="1318">
                  <c:v>54.878292772779083</c:v>
                </c:pt>
                <c:pt idx="1319">
                  <c:v>61.679083159727462</c:v>
                </c:pt>
                <c:pt idx="1320">
                  <c:v>62.910595909887526</c:v>
                </c:pt>
                <c:pt idx="1321">
                  <c:v>59.32822562794005</c:v>
                </c:pt>
                <c:pt idx="1322">
                  <c:v>53.922985423206214</c:v>
                </c:pt>
                <c:pt idx="1323">
                  <c:v>47.891285687826027</c:v>
                </c:pt>
                <c:pt idx="1324">
                  <c:v>41.899581260332262</c:v>
                </c:pt>
                <c:pt idx="1325">
                  <c:v>37.743351967761321</c:v>
                </c:pt>
                <c:pt idx="1326">
                  <c:v>35.37784962123385</c:v>
                </c:pt>
                <c:pt idx="1327">
                  <c:v>34.390791064213332</c:v>
                </c:pt>
                <c:pt idx="1328">
                  <c:v>34.187852922971729</c:v>
                </c:pt>
                <c:pt idx="1329">
                  <c:v>33.573620334046019</c:v>
                </c:pt>
                <c:pt idx="1330">
                  <c:v>32.513681269657098</c:v>
                </c:pt>
                <c:pt idx="1331">
                  <c:v>31.050885457006473</c:v>
                </c:pt>
                <c:pt idx="1332">
                  <c:v>30.308108572111745</c:v>
                </c:pt>
                <c:pt idx="1333">
                  <c:v>29.378096790400704</c:v>
                </c:pt>
                <c:pt idx="1334">
                  <c:v>28.25028374438482</c:v>
                </c:pt>
                <c:pt idx="1335">
                  <c:v>27.318057619114537</c:v>
                </c:pt>
                <c:pt idx="1336">
                  <c:v>26.476165335173071</c:v>
                </c:pt>
                <c:pt idx="1337">
                  <c:v>26.122807204884211</c:v>
                </c:pt>
                <c:pt idx="1338">
                  <c:v>26.354794890170169</c:v>
                </c:pt>
                <c:pt idx="1339">
                  <c:v>27.47078805985198</c:v>
                </c:pt>
                <c:pt idx="1340">
                  <c:v>29.93620747319871</c:v>
                </c:pt>
                <c:pt idx="1341">
                  <c:v>30.886807631687432</c:v>
                </c:pt>
                <c:pt idx="1342">
                  <c:v>33.024083399385937</c:v>
                </c:pt>
                <c:pt idx="1343">
                  <c:v>34.865601383676044</c:v>
                </c:pt>
                <c:pt idx="1344">
                  <c:v>35.843611416307027</c:v>
                </c:pt>
                <c:pt idx="1345">
                  <c:v>37.475607778969199</c:v>
                </c:pt>
                <c:pt idx="1346">
                  <c:v>38.882993682008966</c:v>
                </c:pt>
                <c:pt idx="1347">
                  <c:v>37.638377014929077</c:v>
                </c:pt>
                <c:pt idx="1348">
                  <c:v>36.061756649212832</c:v>
                </c:pt>
                <c:pt idx="1349">
                  <c:v>35.191253840060213</c:v>
                </c:pt>
                <c:pt idx="1350">
                  <c:v>35.238630279792936</c:v>
                </c:pt>
                <c:pt idx="1351">
                  <c:v>37.237515386940252</c:v>
                </c:pt>
                <c:pt idx="1352">
                  <c:v>42.653665103094021</c:v>
                </c:pt>
                <c:pt idx="1353">
                  <c:v>50.626529855813864</c:v>
                </c:pt>
                <c:pt idx="1354">
                  <c:v>57.066497828070446</c:v>
                </c:pt>
                <c:pt idx="1355">
                  <c:v>62.051130191281331</c:v>
                </c:pt>
                <c:pt idx="1356">
                  <c:v>64.14714596259364</c:v>
                </c:pt>
                <c:pt idx="1357">
                  <c:v>65.480173907793628</c:v>
                </c:pt>
                <c:pt idx="1358">
                  <c:v>66.3546867671987</c:v>
                </c:pt>
                <c:pt idx="1359">
                  <c:v>69.38885248163966</c:v>
                </c:pt>
                <c:pt idx="1360">
                  <c:v>73.232114058909104</c:v>
                </c:pt>
                <c:pt idx="1361">
                  <c:v>71.224222023132782</c:v>
                </c:pt>
                <c:pt idx="1362">
                  <c:v>60.55340528304064</c:v>
                </c:pt>
                <c:pt idx="1363">
                  <c:v>45.123547315204767</c:v>
                </c:pt>
                <c:pt idx="1364">
                  <c:v>27.974786925990479</c:v>
                </c:pt>
                <c:pt idx="1365">
                  <c:v>18.936487174987093</c:v>
                </c:pt>
                <c:pt idx="1366">
                  <c:v>12.305087084207285</c:v>
                </c:pt>
                <c:pt idx="1367">
                  <c:v>12.401158000303337</c:v>
                </c:pt>
                <c:pt idx="1368">
                  <c:v>13.508415947201362</c:v>
                </c:pt>
                <c:pt idx="1369">
                  <c:v>12.36847945143036</c:v>
                </c:pt>
                <c:pt idx="1370">
                  <c:v>10.24849887169716</c:v>
                </c:pt>
                <c:pt idx="1371">
                  <c:v>7.103165980032049</c:v>
                </c:pt>
                <c:pt idx="1372">
                  <c:v>6.7793468122541389</c:v>
                </c:pt>
                <c:pt idx="1373">
                  <c:v>4.0420848746316018</c:v>
                </c:pt>
                <c:pt idx="1374">
                  <c:v>4.123942034070267</c:v>
                </c:pt>
                <c:pt idx="1375">
                  <c:v>4.1680871677559796</c:v>
                </c:pt>
                <c:pt idx="1376">
                  <c:v>4.0116676636679722</c:v>
                </c:pt>
                <c:pt idx="1377">
                  <c:v>2.4668957394926818</c:v>
                </c:pt>
                <c:pt idx="1378">
                  <c:v>2.6639594017832651</c:v>
                </c:pt>
                <c:pt idx="1379">
                  <c:v>2.4716698103468366</c:v>
                </c:pt>
                <c:pt idx="1380">
                  <c:v>0.43453657155505665</c:v>
                </c:pt>
                <c:pt idx="1381">
                  <c:v>-0.90731362632858004</c:v>
                </c:pt>
                <c:pt idx="1382">
                  <c:v>-0.4440769282659956</c:v>
                </c:pt>
                <c:pt idx="1383">
                  <c:v>-1.4061883186285793</c:v>
                </c:pt>
                <c:pt idx="1384">
                  <c:v>-1.1536013770562901</c:v>
                </c:pt>
                <c:pt idx="1385">
                  <c:v>0.11380568495496156</c:v>
                </c:pt>
                <c:pt idx="1386">
                  <c:v>1.5943571806980579</c:v>
                </c:pt>
                <c:pt idx="1387">
                  <c:v>2.6282130312493739</c:v>
                </c:pt>
                <c:pt idx="1388">
                  <c:v>2.4332850482727855</c:v>
                </c:pt>
                <c:pt idx="1389">
                  <c:v>2.1323720305930398</c:v>
                </c:pt>
                <c:pt idx="1390">
                  <c:v>2.3904499203712049</c:v>
                </c:pt>
                <c:pt idx="1391">
                  <c:v>3.6297305401361477</c:v>
                </c:pt>
                <c:pt idx="1392">
                  <c:v>4.8182552463282482</c:v>
                </c:pt>
                <c:pt idx="1393">
                  <c:v>9.1971585189745788</c:v>
                </c:pt>
                <c:pt idx="1394">
                  <c:v>18.202061039173216</c:v>
                </c:pt>
                <c:pt idx="1395">
                  <c:v>24.504811317969406</c:v>
                </c:pt>
                <c:pt idx="1396">
                  <c:v>31.732770814687669</c:v>
                </c:pt>
                <c:pt idx="1397">
                  <c:v>37.402319265060662</c:v>
                </c:pt>
                <c:pt idx="1398">
                  <c:v>34.722653647456156</c:v>
                </c:pt>
                <c:pt idx="1399">
                  <c:v>23.469082764875019</c:v>
                </c:pt>
                <c:pt idx="1400">
                  <c:v>13.781913352338789</c:v>
                </c:pt>
                <c:pt idx="1401">
                  <c:v>21.187321468317514</c:v>
                </c:pt>
                <c:pt idx="1402">
                  <c:v>20.573411226774759</c:v>
                </c:pt>
                <c:pt idx="1403">
                  <c:v>30.21209902842493</c:v>
                </c:pt>
                <c:pt idx="1404">
                  <c:v>46.405043842780472</c:v>
                </c:pt>
                <c:pt idx="1405">
                  <c:v>60.836330194617766</c:v>
                </c:pt>
                <c:pt idx="1406">
                  <c:v>66.576038679908379</c:v>
                </c:pt>
                <c:pt idx="1407">
                  <c:v>68.848704313719352</c:v>
                </c:pt>
                <c:pt idx="1408">
                  <c:v>67.043243112762696</c:v>
                </c:pt>
                <c:pt idx="1409">
                  <c:v>60.44882448806483</c:v>
                </c:pt>
                <c:pt idx="1410">
                  <c:v>51.85863367263741</c:v>
                </c:pt>
                <c:pt idx="1411">
                  <c:v>45.268580991305825</c:v>
                </c:pt>
                <c:pt idx="1412">
                  <c:v>39.580544774810122</c:v>
                </c:pt>
                <c:pt idx="1413">
                  <c:v>36.615510019049204</c:v>
                </c:pt>
                <c:pt idx="1414">
                  <c:v>35.276537810961941</c:v>
                </c:pt>
                <c:pt idx="1415">
                  <c:v>34.324918638237058</c:v>
                </c:pt>
                <c:pt idx="1416">
                  <c:v>33.619752313220538</c:v>
                </c:pt>
                <c:pt idx="1417">
                  <c:v>33.455897989891909</c:v>
                </c:pt>
                <c:pt idx="1418">
                  <c:v>33.606590557827658</c:v>
                </c:pt>
                <c:pt idx="1419">
                  <c:v>32.27197944299359</c:v>
                </c:pt>
                <c:pt idx="1420">
                  <c:v>31.238700561321362</c:v>
                </c:pt>
                <c:pt idx="1421">
                  <c:v>29.945303284060188</c:v>
                </c:pt>
                <c:pt idx="1422">
                  <c:v>29.0052339881676</c:v>
                </c:pt>
                <c:pt idx="1423">
                  <c:v>28.347028574129649</c:v>
                </c:pt>
                <c:pt idx="1424">
                  <c:v>28.038000258557727</c:v>
                </c:pt>
                <c:pt idx="1425">
                  <c:v>29.433182891418216</c:v>
                </c:pt>
                <c:pt idx="1426">
                  <c:v>30.530635378477111</c:v>
                </c:pt>
                <c:pt idx="1427">
                  <c:v>32.223071224649523</c:v>
                </c:pt>
                <c:pt idx="1428">
                  <c:v>34.711998316031156</c:v>
                </c:pt>
                <c:pt idx="1429">
                  <c:v>37.066176931396704</c:v>
                </c:pt>
                <c:pt idx="1430">
                  <c:v>37.824302292941162</c:v>
                </c:pt>
                <c:pt idx="1431">
                  <c:v>38.404167454507935</c:v>
                </c:pt>
                <c:pt idx="1432">
                  <c:v>39.527514137596874</c:v>
                </c:pt>
                <c:pt idx="1433">
                  <c:v>40.778602420740924</c:v>
                </c:pt>
                <c:pt idx="1434">
                  <c:v>41.259589601072051</c:v>
                </c:pt>
                <c:pt idx="1435">
                  <c:v>42.761560574337501</c:v>
                </c:pt>
                <c:pt idx="1436">
                  <c:v>44.60066798496009</c:v>
                </c:pt>
                <c:pt idx="1437">
                  <c:v>43.989072596269786</c:v>
                </c:pt>
                <c:pt idx="1438">
                  <c:v>41.68172646038505</c:v>
                </c:pt>
                <c:pt idx="1439">
                  <c:v>42.489506411249472</c:v>
                </c:pt>
                <c:pt idx="1440">
                  <c:v>44.902460024538108</c:v>
                </c:pt>
                <c:pt idx="1441">
                  <c:v>45.831732092279921</c:v>
                </c:pt>
                <c:pt idx="1442">
                  <c:v>49.792049325674476</c:v>
                </c:pt>
                <c:pt idx="1443">
                  <c:v>53.287970728024774</c:v>
                </c:pt>
                <c:pt idx="1444">
                  <c:v>58.99499559744018</c:v>
                </c:pt>
                <c:pt idx="1445">
                  <c:v>66.347987043586855</c:v>
                </c:pt>
                <c:pt idx="1446">
                  <c:v>67.170617592983902</c:v>
                </c:pt>
                <c:pt idx="1447">
                  <c:v>60.814150733578344</c:v>
                </c:pt>
                <c:pt idx="1448">
                  <c:v>51.062807279828085</c:v>
                </c:pt>
                <c:pt idx="1449">
                  <c:v>48.86259921596757</c:v>
                </c:pt>
                <c:pt idx="1450">
                  <c:v>50.911845512994311</c:v>
                </c:pt>
                <c:pt idx="1451">
                  <c:v>57.880330295486559</c:v>
                </c:pt>
                <c:pt idx="1452">
                  <c:v>44.352673692500524</c:v>
                </c:pt>
                <c:pt idx="1453">
                  <c:v>20.674505918267801</c:v>
                </c:pt>
                <c:pt idx="1454">
                  <c:v>3.3280339220083794</c:v>
                </c:pt>
                <c:pt idx="1455">
                  <c:v>-5.1565154107843032</c:v>
                </c:pt>
                <c:pt idx="1456">
                  <c:v>-7.8996173183299634</c:v>
                </c:pt>
                <c:pt idx="1457">
                  <c:v>-9.0507804075262275</c:v>
                </c:pt>
                <c:pt idx="1458">
                  <c:v>-11.138306355442623</c:v>
                </c:pt>
                <c:pt idx="1459">
                  <c:v>-10.528446723883185</c:v>
                </c:pt>
                <c:pt idx="1460">
                  <c:v>-11.829517986909005</c:v>
                </c:pt>
                <c:pt idx="1461">
                  <c:v>-13.255088439335021</c:v>
                </c:pt>
                <c:pt idx="1462">
                  <c:v>-13.629644004074404</c:v>
                </c:pt>
                <c:pt idx="1463">
                  <c:v>-14.218827420825518</c:v>
                </c:pt>
                <c:pt idx="1464">
                  <c:v>-14.224544247803808</c:v>
                </c:pt>
                <c:pt idx="1465">
                  <c:v>-14.532633579633416</c:v>
                </c:pt>
                <c:pt idx="1466">
                  <c:v>-14.366170346444006</c:v>
                </c:pt>
                <c:pt idx="1467">
                  <c:v>-14.168998503880239</c:v>
                </c:pt>
                <c:pt idx="1468">
                  <c:v>-13.729176699841458</c:v>
                </c:pt>
                <c:pt idx="1469">
                  <c:v>-13.070662994699614</c:v>
                </c:pt>
                <c:pt idx="1470">
                  <c:v>-12.431878166935988</c:v>
                </c:pt>
                <c:pt idx="1471">
                  <c:v>-12.489863534070375</c:v>
                </c:pt>
                <c:pt idx="1472">
                  <c:v>-12.64347011282165</c:v>
                </c:pt>
                <c:pt idx="1473">
                  <c:v>-13.916682398046495</c:v>
                </c:pt>
                <c:pt idx="1474">
                  <c:v>-13.453993513522379</c:v>
                </c:pt>
                <c:pt idx="1475">
                  <c:v>-12.21600911271468</c:v>
                </c:pt>
                <c:pt idx="1476">
                  <c:v>-11.226104376711518</c:v>
                </c:pt>
                <c:pt idx="1477">
                  <c:v>-9.8254006376251244</c:v>
                </c:pt>
                <c:pt idx="1478">
                  <c:v>-9.4444791998325464</c:v>
                </c:pt>
                <c:pt idx="1479">
                  <c:v>-8.8739465161252582</c:v>
                </c:pt>
                <c:pt idx="1480">
                  <c:v>-8.574661712660868</c:v>
                </c:pt>
                <c:pt idx="1481">
                  <c:v>-7.6559262652734823</c:v>
                </c:pt>
                <c:pt idx="1482">
                  <c:v>-2.8180988896881778</c:v>
                </c:pt>
                <c:pt idx="1483">
                  <c:v>-0.42194973201262415</c:v>
                </c:pt>
                <c:pt idx="1484">
                  <c:v>7.689023560863907</c:v>
                </c:pt>
                <c:pt idx="1485">
                  <c:v>21.361548376316005</c:v>
                </c:pt>
                <c:pt idx="1486">
                  <c:v>40.705105267582404</c:v>
                </c:pt>
                <c:pt idx="1487">
                  <c:v>38.144467442158501</c:v>
                </c:pt>
                <c:pt idx="1488">
                  <c:v>26.896449414041587</c:v>
                </c:pt>
                <c:pt idx="1489">
                  <c:v>19.747897245600193</c:v>
                </c:pt>
                <c:pt idx="1490">
                  <c:v>22.698169779963631</c:v>
                </c:pt>
                <c:pt idx="1491">
                  <c:v>31.387704454688897</c:v>
                </c:pt>
                <c:pt idx="1492">
                  <c:v>43.164989690803843</c:v>
                </c:pt>
                <c:pt idx="1493">
                  <c:v>55.314165609426993</c:v>
                </c:pt>
                <c:pt idx="1494">
                  <c:v>63.531114291427215</c:v>
                </c:pt>
                <c:pt idx="1495">
                  <c:v>64.007051417397349</c:v>
                </c:pt>
                <c:pt idx="1496">
                  <c:v>62.00527968542535</c:v>
                </c:pt>
                <c:pt idx="1497">
                  <c:v>57.53857471993053</c:v>
                </c:pt>
                <c:pt idx="1498">
                  <c:v>51.4407471398249</c:v>
                </c:pt>
                <c:pt idx="1499">
                  <c:v>44.200383707917453</c:v>
                </c:pt>
                <c:pt idx="1500">
                  <c:v>38.833283814833088</c:v>
                </c:pt>
                <c:pt idx="1501">
                  <c:v>34.604619165097674</c:v>
                </c:pt>
                <c:pt idx="1502">
                  <c:v>31.375151593871291</c:v>
                </c:pt>
                <c:pt idx="1503">
                  <c:v>30.222709548806389</c:v>
                </c:pt>
                <c:pt idx="1504">
                  <c:v>29.78171772118219</c:v>
                </c:pt>
                <c:pt idx="1505">
                  <c:v>29.5765955715815</c:v>
                </c:pt>
                <c:pt idx="1506">
                  <c:v>28.971701621215992</c:v>
                </c:pt>
                <c:pt idx="1507">
                  <c:v>28.098843242571782</c:v>
                </c:pt>
                <c:pt idx="1508">
                  <c:v>26.919867028730199</c:v>
                </c:pt>
                <c:pt idx="1509">
                  <c:v>25.819559619762572</c:v>
                </c:pt>
                <c:pt idx="1510">
                  <c:v>25.276810490115821</c:v>
                </c:pt>
                <c:pt idx="1511">
                  <c:v>24.963397726198167</c:v>
                </c:pt>
                <c:pt idx="1512">
                  <c:v>25.447378350538983</c:v>
                </c:pt>
                <c:pt idx="1513">
                  <c:v>26.474365260078194</c:v>
                </c:pt>
                <c:pt idx="1514">
                  <c:v>27.611950841465479</c:v>
                </c:pt>
                <c:pt idx="1515">
                  <c:v>29.097636126184387</c:v>
                </c:pt>
                <c:pt idx="1516">
                  <c:v>30.785580056597752</c:v>
                </c:pt>
                <c:pt idx="1517">
                  <c:v>32.270129073576626</c:v>
                </c:pt>
                <c:pt idx="1518">
                  <c:v>34.770850875514888</c:v>
                </c:pt>
                <c:pt idx="1519">
                  <c:v>36.674819214352503</c:v>
                </c:pt>
                <c:pt idx="1520">
                  <c:v>38.355487691141796</c:v>
                </c:pt>
                <c:pt idx="1521">
                  <c:v>37.344930062015699</c:v>
                </c:pt>
                <c:pt idx="1522">
                  <c:v>34.617017233951373</c:v>
                </c:pt>
                <c:pt idx="1523">
                  <c:v>30.985231651434152</c:v>
                </c:pt>
                <c:pt idx="1524">
                  <c:v>29.791517446735799</c:v>
                </c:pt>
                <c:pt idx="1525">
                  <c:v>29.86497509336013</c:v>
                </c:pt>
                <c:pt idx="1526">
                  <c:v>30.729974526423042</c:v>
                </c:pt>
                <c:pt idx="1527">
                  <c:v>35.56865457128081</c:v>
                </c:pt>
                <c:pt idx="1528">
                  <c:v>40.989910200093085</c:v>
                </c:pt>
                <c:pt idx="1529">
                  <c:v>49.165493039393311</c:v>
                </c:pt>
                <c:pt idx="1530">
                  <c:v>51.279574637733347</c:v>
                </c:pt>
                <c:pt idx="1531">
                  <c:v>53.534991574570427</c:v>
                </c:pt>
                <c:pt idx="1532">
                  <c:v>49.808241231459242</c:v>
                </c:pt>
                <c:pt idx="1533">
                  <c:v>52.768059415864975</c:v>
                </c:pt>
                <c:pt idx="1534">
                  <c:v>60.396659836441202</c:v>
                </c:pt>
                <c:pt idx="1535">
                  <c:v>62.037060437562609</c:v>
                </c:pt>
                <c:pt idx="1536">
                  <c:v>50.179440999711467</c:v>
                </c:pt>
                <c:pt idx="1537">
                  <c:v>27.593765191934093</c:v>
                </c:pt>
                <c:pt idx="1538">
                  <c:v>15.002546416231798</c:v>
                </c:pt>
                <c:pt idx="1539">
                  <c:v>1.3036298997420146</c:v>
                </c:pt>
                <c:pt idx="1540">
                  <c:v>-3.8727713266771042</c:v>
                </c:pt>
                <c:pt idx="1541">
                  <c:v>-6.5103882511363818</c:v>
                </c:pt>
                <c:pt idx="1542">
                  <c:v>-6.9921280674724802</c:v>
                </c:pt>
                <c:pt idx="1543">
                  <c:v>-11.447881675393155</c:v>
                </c:pt>
                <c:pt idx="1544">
                  <c:v>-7.4430392921049675</c:v>
                </c:pt>
                <c:pt idx="1545">
                  <c:v>-8.68945433032059</c:v>
                </c:pt>
                <c:pt idx="1546">
                  <c:v>-10.31964617232175</c:v>
                </c:pt>
                <c:pt idx="1547">
                  <c:v>-12.163734139840496</c:v>
                </c:pt>
                <c:pt idx="1548">
                  <c:v>-12.713432364571789</c:v>
                </c:pt>
                <c:pt idx="1549">
                  <c:v>-12.690737738839884</c:v>
                </c:pt>
                <c:pt idx="1550">
                  <c:v>-12.958907750983027</c:v>
                </c:pt>
                <c:pt idx="1551">
                  <c:v>-13.265829983309871</c:v>
                </c:pt>
                <c:pt idx="1552">
                  <c:v>-13.397051162759837</c:v>
                </c:pt>
                <c:pt idx="1553">
                  <c:v>-13.221702995857807</c:v>
                </c:pt>
                <c:pt idx="1554">
                  <c:v>-12.727134825424432</c:v>
                </c:pt>
                <c:pt idx="1555">
                  <c:v>-13.154942296384375</c:v>
                </c:pt>
                <c:pt idx="1556">
                  <c:v>-13.17179324214692</c:v>
                </c:pt>
                <c:pt idx="1557">
                  <c:v>-13.205190800938496</c:v>
                </c:pt>
                <c:pt idx="1558">
                  <c:v>-13.340381626997512</c:v>
                </c:pt>
                <c:pt idx="1559">
                  <c:v>-14.573874047060814</c:v>
                </c:pt>
                <c:pt idx="1560">
                  <c:v>-13.210213138141402</c:v>
                </c:pt>
                <c:pt idx="1561">
                  <c:v>-12.81052557972518</c:v>
                </c:pt>
                <c:pt idx="1562">
                  <c:v>-12.032707470958352</c:v>
                </c:pt>
                <c:pt idx="1563">
                  <c:v>-10.545371972106771</c:v>
                </c:pt>
                <c:pt idx="1564">
                  <c:v>-8.9306103872169995</c:v>
                </c:pt>
                <c:pt idx="1565">
                  <c:v>-6.9325465422732835</c:v>
                </c:pt>
                <c:pt idx="1566">
                  <c:v>-1.1160643409285622</c:v>
                </c:pt>
                <c:pt idx="1567">
                  <c:v>0.85989568593473464</c:v>
                </c:pt>
                <c:pt idx="1568">
                  <c:v>10.877221630165552</c:v>
                </c:pt>
                <c:pt idx="1569">
                  <c:v>23.789132133230854</c:v>
                </c:pt>
                <c:pt idx="1570">
                  <c:v>45.195932058722114</c:v>
                </c:pt>
                <c:pt idx="1571">
                  <c:v>55.588958429569992</c:v>
                </c:pt>
                <c:pt idx="1572">
                  <c:v>57.700619258384975</c:v>
                </c:pt>
                <c:pt idx="1573">
                  <c:v>50.926560602156627</c:v>
                </c:pt>
                <c:pt idx="1574">
                  <c:v>42.727949555573879</c:v>
                </c:pt>
                <c:pt idx="1575">
                  <c:v>45.268487181089668</c:v>
                </c:pt>
                <c:pt idx="1576">
                  <c:v>48.675850081922718</c:v>
                </c:pt>
                <c:pt idx="1577">
                  <c:v>64.251094223785543</c:v>
                </c:pt>
                <c:pt idx="1578">
                  <c:v>70.72394643867095</c:v>
                </c:pt>
                <c:pt idx="1579">
                  <c:v>71.605012148941967</c:v>
                </c:pt>
                <c:pt idx="1580">
                  <c:v>65.661251873770553</c:v>
                </c:pt>
                <c:pt idx="1581">
                  <c:v>58.760856494029689</c:v>
                </c:pt>
                <c:pt idx="1582">
                  <c:v>52.524559679015795</c:v>
                </c:pt>
                <c:pt idx="1583">
                  <c:v>46.627233046771821</c:v>
                </c:pt>
                <c:pt idx="1584">
                  <c:v>42.380361993662937</c:v>
                </c:pt>
                <c:pt idx="1585">
                  <c:v>38.43869498809957</c:v>
                </c:pt>
                <c:pt idx="1586">
                  <c:v>36.192441665223214</c:v>
                </c:pt>
                <c:pt idx="1587">
                  <c:v>34.813819511018679</c:v>
                </c:pt>
                <c:pt idx="1588">
                  <c:v>33.729398625288347</c:v>
                </c:pt>
                <c:pt idx="1589">
                  <c:v>33.60999049626524</c:v>
                </c:pt>
                <c:pt idx="1590">
                  <c:v>33.169417823729816</c:v>
                </c:pt>
                <c:pt idx="1591">
                  <c:v>32.327156371199038</c:v>
                </c:pt>
                <c:pt idx="1592">
                  <c:v>31.177613163069797</c:v>
                </c:pt>
                <c:pt idx="1593">
                  <c:v>30.415952821394612</c:v>
                </c:pt>
                <c:pt idx="1594">
                  <c:v>30.225743143495436</c:v>
                </c:pt>
                <c:pt idx="1595">
                  <c:v>30.74302732595601</c:v>
                </c:pt>
                <c:pt idx="1596">
                  <c:v>32.16850146655932</c:v>
                </c:pt>
                <c:pt idx="1597">
                  <c:v>33.512659541593763</c:v>
                </c:pt>
                <c:pt idx="1598">
                  <c:v>34.501334682873384</c:v>
                </c:pt>
                <c:pt idx="1599">
                  <c:v>35.506858091454866</c:v>
                </c:pt>
                <c:pt idx="1600">
                  <c:v>36.336227290375369</c:v>
                </c:pt>
                <c:pt idx="1601">
                  <c:v>37.303723019792848</c:v>
                </c:pt>
                <c:pt idx="1602">
                  <c:v>38.622354393092294</c:v>
                </c:pt>
                <c:pt idx="1603">
                  <c:v>40.804807438429869</c:v>
                </c:pt>
                <c:pt idx="1604">
                  <c:v>43.80862691656074</c:v>
                </c:pt>
                <c:pt idx="1605">
                  <c:v>47.053275168993231</c:v>
                </c:pt>
                <c:pt idx="1606">
                  <c:v>47.940632001430565</c:v>
                </c:pt>
                <c:pt idx="1607">
                  <c:v>46.007841752806385</c:v>
                </c:pt>
                <c:pt idx="1608">
                  <c:v>45.047531544121583</c:v>
                </c:pt>
                <c:pt idx="1609">
                  <c:v>44.102871712664488</c:v>
                </c:pt>
                <c:pt idx="1610">
                  <c:v>46.12727755661561</c:v>
                </c:pt>
                <c:pt idx="1611">
                  <c:v>49.878584037636337</c:v>
                </c:pt>
                <c:pt idx="1612">
                  <c:v>55.011381469801101</c:v>
                </c:pt>
                <c:pt idx="1613">
                  <c:v>61.767162467839157</c:v>
                </c:pt>
                <c:pt idx="1614">
                  <c:v>69.653863766599585</c:v>
                </c:pt>
                <c:pt idx="1615">
                  <c:v>75.337713309372162</c:v>
                </c:pt>
                <c:pt idx="1616">
                  <c:v>70.737685559698036</c:v>
                </c:pt>
                <c:pt idx="1617">
                  <c:v>56.915477390322941</c:v>
                </c:pt>
                <c:pt idx="1618">
                  <c:v>40.801450005061362</c:v>
                </c:pt>
                <c:pt idx="1619">
                  <c:v>26.630479316662168</c:v>
                </c:pt>
                <c:pt idx="1620">
                  <c:v>20.333862381746211</c:v>
                </c:pt>
                <c:pt idx="1621">
                  <c:v>14.448819216012303</c:v>
                </c:pt>
                <c:pt idx="1622">
                  <c:v>7.4687007323978456</c:v>
                </c:pt>
                <c:pt idx="1623">
                  <c:v>3.0028889517992354</c:v>
                </c:pt>
                <c:pt idx="1624">
                  <c:v>-1.1183762471492129</c:v>
                </c:pt>
                <c:pt idx="1625">
                  <c:v>-5.2717653358240666</c:v>
                </c:pt>
                <c:pt idx="1626">
                  <c:v>-7.6543350251349427</c:v>
                </c:pt>
                <c:pt idx="1627">
                  <c:v>-9.6619696216046567</c:v>
                </c:pt>
                <c:pt idx="1628">
                  <c:v>-10.831246767384755</c:v>
                </c:pt>
                <c:pt idx="1629">
                  <c:v>-12.223708937073598</c:v>
                </c:pt>
                <c:pt idx="1630">
                  <c:v>-13.085794083829107</c:v>
                </c:pt>
                <c:pt idx="1631">
                  <c:v>-13.55880379346641</c:v>
                </c:pt>
                <c:pt idx="1632">
                  <c:v>-14.087561468832501</c:v>
                </c:pt>
                <c:pt idx="1633">
                  <c:v>-14.698167944948105</c:v>
                </c:pt>
                <c:pt idx="1634">
                  <c:v>-15.204506127215208</c:v>
                </c:pt>
                <c:pt idx="1635">
                  <c:v>-15.730685264539158</c:v>
                </c:pt>
                <c:pt idx="1636">
                  <c:v>-15.869814296472912</c:v>
                </c:pt>
                <c:pt idx="1637">
                  <c:v>-15.689949380566686</c:v>
                </c:pt>
                <c:pt idx="1638">
                  <c:v>-15.765102116634919</c:v>
                </c:pt>
                <c:pt idx="1639">
                  <c:v>-15.924078973988301</c:v>
                </c:pt>
                <c:pt idx="1640">
                  <c:v>-16.374928777846968</c:v>
                </c:pt>
                <c:pt idx="1641">
                  <c:v>-16.561611359573451</c:v>
                </c:pt>
                <c:pt idx="1642">
                  <c:v>-16.840653020686574</c:v>
                </c:pt>
                <c:pt idx="1643">
                  <c:v>-16.573807514499183</c:v>
                </c:pt>
                <c:pt idx="1644">
                  <c:v>-15.776952709758572</c:v>
                </c:pt>
                <c:pt idx="1645">
                  <c:v>-15.218053068293644</c:v>
                </c:pt>
                <c:pt idx="1646">
                  <c:v>-14.584733729526867</c:v>
                </c:pt>
                <c:pt idx="1647">
                  <c:v>-14.274431325223903</c:v>
                </c:pt>
                <c:pt idx="1648">
                  <c:v>-13.70286849592112</c:v>
                </c:pt>
                <c:pt idx="1649">
                  <c:v>-13.139722724217656</c:v>
                </c:pt>
                <c:pt idx="1650">
                  <c:v>-10.328047862283784</c:v>
                </c:pt>
                <c:pt idx="1651">
                  <c:v>-7.9271840158377689</c:v>
                </c:pt>
                <c:pt idx="1652">
                  <c:v>-5.2972509962476764</c:v>
                </c:pt>
                <c:pt idx="1653">
                  <c:v>-0.31371196361922227</c:v>
                </c:pt>
                <c:pt idx="1654">
                  <c:v>7.7082321444987292</c:v>
                </c:pt>
                <c:pt idx="1655">
                  <c:v>19.432102460407762</c:v>
                </c:pt>
                <c:pt idx="1656">
                  <c:v>41.306616180748691</c:v>
                </c:pt>
                <c:pt idx="1657">
                  <c:v>52.69852963855363</c:v>
                </c:pt>
                <c:pt idx="1658">
                  <c:v>50.943717562614509</c:v>
                </c:pt>
                <c:pt idx="1659">
                  <c:v>47.609646428022593</c:v>
                </c:pt>
                <c:pt idx="1660">
                  <c:v>40.912747171405968</c:v>
                </c:pt>
                <c:pt idx="1661">
                  <c:v>44.15923227813888</c:v>
                </c:pt>
                <c:pt idx="1662">
                  <c:v>55.371304461963177</c:v>
                </c:pt>
                <c:pt idx="1663">
                  <c:v>67.157691098073897</c:v>
                </c:pt>
                <c:pt idx="1664">
                  <c:v>68.278432222018992</c:v>
                </c:pt>
                <c:pt idx="1665">
                  <c:v>62.735392146496544</c:v>
                </c:pt>
                <c:pt idx="1666">
                  <c:v>57.415572967374601</c:v>
                </c:pt>
                <c:pt idx="1667">
                  <c:v>51.078065935400076</c:v>
                </c:pt>
                <c:pt idx="1668">
                  <c:v>45.075084459135319</c:v>
                </c:pt>
                <c:pt idx="1669">
                  <c:v>39.458539586973423</c:v>
                </c:pt>
                <c:pt idx="1670">
                  <c:v>34.380700709906385</c:v>
                </c:pt>
                <c:pt idx="1671">
                  <c:v>31.093700057929166</c:v>
                </c:pt>
                <c:pt idx="1672">
                  <c:v>29.129252165517272</c:v>
                </c:pt>
                <c:pt idx="1673">
                  <c:v>28.627516907564978</c:v>
                </c:pt>
                <c:pt idx="1674">
                  <c:v>28.509770152249484</c:v>
                </c:pt>
                <c:pt idx="1675">
                  <c:v>28.618063635669738</c:v>
                </c:pt>
                <c:pt idx="1676">
                  <c:v>28.650552384148437</c:v>
                </c:pt>
                <c:pt idx="1677">
                  <c:v>27.425088119295278</c:v>
                </c:pt>
                <c:pt idx="1678">
                  <c:v>26.258402624569165</c:v>
                </c:pt>
                <c:pt idx="1679">
                  <c:v>24.976444892707551</c:v>
                </c:pt>
                <c:pt idx="1680">
                  <c:v>23.919805652680701</c:v>
                </c:pt>
                <c:pt idx="1681">
                  <c:v>23.313371851027082</c:v>
                </c:pt>
                <c:pt idx="1682">
                  <c:v>23.440037819580745</c:v>
                </c:pt>
                <c:pt idx="1683">
                  <c:v>23.979240737881412</c:v>
                </c:pt>
                <c:pt idx="1684">
                  <c:v>24.777022626672174</c:v>
                </c:pt>
                <c:pt idx="1685">
                  <c:v>26.155701393282616</c:v>
                </c:pt>
                <c:pt idx="1686">
                  <c:v>27.257447842439749</c:v>
                </c:pt>
                <c:pt idx="1687">
                  <c:v>29.391981881961502</c:v>
                </c:pt>
                <c:pt idx="1688">
                  <c:v>30.015479779884654</c:v>
                </c:pt>
                <c:pt idx="1689">
                  <c:v>29.908020814573945</c:v>
                </c:pt>
                <c:pt idx="1690">
                  <c:v>30.258562413966619</c:v>
                </c:pt>
                <c:pt idx="1691">
                  <c:v>30.535175457333885</c:v>
                </c:pt>
                <c:pt idx="1692">
                  <c:v>31.442898869233836</c:v>
                </c:pt>
                <c:pt idx="1693">
                  <c:v>33.555606327757943</c:v>
                </c:pt>
                <c:pt idx="1694">
                  <c:v>36.449032894927186</c:v>
                </c:pt>
                <c:pt idx="1695">
                  <c:v>39.947204441593385</c:v>
                </c:pt>
                <c:pt idx="1696">
                  <c:v>39.168780910614629</c:v>
                </c:pt>
                <c:pt idx="1697">
                  <c:v>34.918815540605763</c:v>
                </c:pt>
                <c:pt idx="1698">
                  <c:v>28.535325063220064</c:v>
                </c:pt>
                <c:pt idx="1699">
                  <c:v>25.562196851338793</c:v>
                </c:pt>
                <c:pt idx="1700">
                  <c:v>22.679285298938879</c:v>
                </c:pt>
                <c:pt idx="1701">
                  <c:v>24.152504209537387</c:v>
                </c:pt>
                <c:pt idx="1702">
                  <c:v>27.546218262038916</c:v>
                </c:pt>
                <c:pt idx="1703">
                  <c:v>36.353149844953045</c:v>
                </c:pt>
                <c:pt idx="1704">
                  <c:v>44.764889068596545</c:v>
                </c:pt>
                <c:pt idx="1705">
                  <c:v>55.776432251448618</c:v>
                </c:pt>
                <c:pt idx="1706">
                  <c:v>58.967471983030428</c:v>
                </c:pt>
                <c:pt idx="1707">
                  <c:v>49.543608158234676</c:v>
                </c:pt>
                <c:pt idx="1708">
                  <c:v>32.572806167114955</c:v>
                </c:pt>
                <c:pt idx="1709">
                  <c:v>20.668932549348927</c:v>
                </c:pt>
                <c:pt idx="1710">
                  <c:v>11.798072789868886</c:v>
                </c:pt>
                <c:pt idx="1711">
                  <c:v>8.8471536565355624</c:v>
                </c:pt>
                <c:pt idx="1712">
                  <c:v>1.8235145091796734</c:v>
                </c:pt>
                <c:pt idx="1713">
                  <c:v>-3.4247410531392393</c:v>
                </c:pt>
                <c:pt idx="1714">
                  <c:v>-9.0118646586554298</c:v>
                </c:pt>
                <c:pt idx="1715">
                  <c:v>-12.488625118568196</c:v>
                </c:pt>
                <c:pt idx="1716">
                  <c:v>-14.759225756351045</c:v>
                </c:pt>
                <c:pt idx="1717">
                  <c:v>-16.144613439248634</c:v>
                </c:pt>
                <c:pt idx="1718">
                  <c:v>-16.560073127829977</c:v>
                </c:pt>
                <c:pt idx="1719">
                  <c:v>-17.826606472237998</c:v>
                </c:pt>
                <c:pt idx="1720">
                  <c:v>-17.893526790744762</c:v>
                </c:pt>
                <c:pt idx="1721">
                  <c:v>-19.939990113161706</c:v>
                </c:pt>
                <c:pt idx="1722">
                  <c:v>-18.594363979542877</c:v>
                </c:pt>
                <c:pt idx="1723">
                  <c:v>-18.984486416150432</c:v>
                </c:pt>
                <c:pt idx="1724">
                  <c:v>-18.354261927252214</c:v>
                </c:pt>
                <c:pt idx="1725">
                  <c:v>-19.264659919176498</c:v>
                </c:pt>
                <c:pt idx="1726">
                  <c:v>-19.126144354332247</c:v>
                </c:pt>
                <c:pt idx="1727">
                  <c:v>-19.313369661459298</c:v>
                </c:pt>
                <c:pt idx="1728">
                  <c:v>-20.240652443445654</c:v>
                </c:pt>
                <c:pt idx="1729">
                  <c:v>-22.767333908948729</c:v>
                </c:pt>
                <c:pt idx="1730">
                  <c:v>-23.397724580317114</c:v>
                </c:pt>
                <c:pt idx="1731">
                  <c:v>-23.824536509584537</c:v>
                </c:pt>
                <c:pt idx="1732">
                  <c:v>-22.977287005032583</c:v>
                </c:pt>
                <c:pt idx="1733">
                  <c:v>-22.110832390611513</c:v>
                </c:pt>
                <c:pt idx="1734">
                  <c:v>-20.095876987836601</c:v>
                </c:pt>
                <c:pt idx="1735">
                  <c:v>-17.02404585231772</c:v>
                </c:pt>
                <c:pt idx="1736">
                  <c:v>-13.493694678247488</c:v>
                </c:pt>
                <c:pt idx="1737">
                  <c:v>-9.2944754822001538</c:v>
                </c:pt>
                <c:pt idx="1738">
                  <c:v>-4.5778040877158457</c:v>
                </c:pt>
                <c:pt idx="1739">
                  <c:v>1.0264572386353255</c:v>
                </c:pt>
                <c:pt idx="1740">
                  <c:v>7.6505429017195006</c:v>
                </c:pt>
                <c:pt idx="1741">
                  <c:v>18.510407422201425</c:v>
                </c:pt>
                <c:pt idx="1742">
                  <c:v>36.432612614792617</c:v>
                </c:pt>
                <c:pt idx="1743">
                  <c:v>41.409698702622897</c:v>
                </c:pt>
                <c:pt idx="1744">
                  <c:v>40.689976162758029</c:v>
                </c:pt>
                <c:pt idx="1745">
                  <c:v>52.61523234718512</c:v>
                </c:pt>
                <c:pt idx="1746">
                  <c:v>63.11555127093154</c:v>
                </c:pt>
                <c:pt idx="1747">
                  <c:v>67.130452210439543</c:v>
                </c:pt>
                <c:pt idx="1748">
                  <c:v>65.914924852532423</c:v>
                </c:pt>
                <c:pt idx="1749">
                  <c:v>62.828272905010934</c:v>
                </c:pt>
                <c:pt idx="1750">
                  <c:v>57.929726678888827</c:v>
                </c:pt>
                <c:pt idx="1751">
                  <c:v>52.841364280459779</c:v>
                </c:pt>
                <c:pt idx="1752">
                  <c:v>49.212997648209381</c:v>
                </c:pt>
                <c:pt idx="1753">
                  <c:v>45.392763579254016</c:v>
                </c:pt>
                <c:pt idx="1754">
                  <c:v>42.400889842283568</c:v>
                </c:pt>
                <c:pt idx="1755">
                  <c:v>40.328272477193885</c:v>
                </c:pt>
                <c:pt idx="1756">
                  <c:v>38.210843481507432</c:v>
                </c:pt>
                <c:pt idx="1757">
                  <c:v>36.173148468366826</c:v>
                </c:pt>
                <c:pt idx="1758">
                  <c:v>33.692569156346032</c:v>
                </c:pt>
                <c:pt idx="1759">
                  <c:v>31.304057348320669</c:v>
                </c:pt>
                <c:pt idx="1760">
                  <c:v>29.38762703673579</c:v>
                </c:pt>
                <c:pt idx="1761">
                  <c:v>28.017387665383598</c:v>
                </c:pt>
                <c:pt idx="1762">
                  <c:v>27.251303952420336</c:v>
                </c:pt>
                <c:pt idx="1763">
                  <c:v>27.116875554873427</c:v>
                </c:pt>
                <c:pt idx="1764">
                  <c:v>27.715658694950928</c:v>
                </c:pt>
                <c:pt idx="1765">
                  <c:v>29.123903010150876</c:v>
                </c:pt>
                <c:pt idx="1766">
                  <c:v>29.735848264503261</c:v>
                </c:pt>
                <c:pt idx="1767">
                  <c:v>30.684613644362539</c:v>
                </c:pt>
                <c:pt idx="1768">
                  <c:v>31.832982450551036</c:v>
                </c:pt>
                <c:pt idx="1769">
                  <c:v>33.457591023735709</c:v>
                </c:pt>
                <c:pt idx="1770">
                  <c:v>35.395239546801832</c:v>
                </c:pt>
                <c:pt idx="1771">
                  <c:v>38.453547642583018</c:v>
                </c:pt>
                <c:pt idx="1772">
                  <c:v>39.993934271994704</c:v>
                </c:pt>
                <c:pt idx="1773">
                  <c:v>42.112864867836883</c:v>
                </c:pt>
                <c:pt idx="1774">
                  <c:v>45.614916022962959</c:v>
                </c:pt>
                <c:pt idx="1775">
                  <c:v>46.669936354849213</c:v>
                </c:pt>
                <c:pt idx="1776">
                  <c:v>45.149223396084182</c:v>
                </c:pt>
                <c:pt idx="1777">
                  <c:v>43.535044269261455</c:v>
                </c:pt>
                <c:pt idx="1778">
                  <c:v>44.871201458253559</c:v>
                </c:pt>
                <c:pt idx="1779">
                  <c:v>47.014398183177896</c:v>
                </c:pt>
                <c:pt idx="1780">
                  <c:v>51.498654163428569</c:v>
                </c:pt>
                <c:pt idx="1781">
                  <c:v>55.75024823321057</c:v>
                </c:pt>
                <c:pt idx="1782">
                  <c:v>58.514805571738009</c:v>
                </c:pt>
                <c:pt idx="1783">
                  <c:v>61.786119755047068</c:v>
                </c:pt>
                <c:pt idx="1784">
                  <c:v>59.967043253573635</c:v>
                </c:pt>
                <c:pt idx="1785">
                  <c:v>54.239509377545097</c:v>
                </c:pt>
                <c:pt idx="1786">
                  <c:v>51.353092994569273</c:v>
                </c:pt>
                <c:pt idx="1787">
                  <c:v>51.296257376676202</c:v>
                </c:pt>
                <c:pt idx="1788">
                  <c:v>51.457274553857495</c:v>
                </c:pt>
                <c:pt idx="1789">
                  <c:v>48.30721603913635</c:v>
                </c:pt>
                <c:pt idx="1790">
                  <c:v>33.088597250451059</c:v>
                </c:pt>
                <c:pt idx="1791">
                  <c:v>14.410269275887959</c:v>
                </c:pt>
                <c:pt idx="1792">
                  <c:v>6.0412766648729503</c:v>
                </c:pt>
                <c:pt idx="1793">
                  <c:v>-6.5259847672033615</c:v>
                </c:pt>
                <c:pt idx="1794">
                  <c:v>-11.310008516221076</c:v>
                </c:pt>
                <c:pt idx="1795">
                  <c:v>-13.587561044224072</c:v>
                </c:pt>
                <c:pt idx="1796">
                  <c:v>-15.542493192036877</c:v>
                </c:pt>
                <c:pt idx="1797">
                  <c:v>-16.335417520762068</c:v>
                </c:pt>
                <c:pt idx="1798">
                  <c:v>-17.231187543322871</c:v>
                </c:pt>
                <c:pt idx="1799">
                  <c:v>-18.767155522037118</c:v>
                </c:pt>
                <c:pt idx="1800">
                  <c:v>-19.312560417927397</c:v>
                </c:pt>
                <c:pt idx="1801">
                  <c:v>-19.746650772091698</c:v>
                </c:pt>
                <c:pt idx="1802">
                  <c:v>-19.183528012568917</c:v>
                </c:pt>
                <c:pt idx="1803">
                  <c:v>-19.391093745803449</c:v>
                </c:pt>
                <c:pt idx="1804">
                  <c:v>-19.668369749390973</c:v>
                </c:pt>
                <c:pt idx="1805">
                  <c:v>-19.357354429282395</c:v>
                </c:pt>
                <c:pt idx="1806">
                  <c:v>-19.189071238402605</c:v>
                </c:pt>
                <c:pt idx="1807">
                  <c:v>-19.006953710929711</c:v>
                </c:pt>
                <c:pt idx="1808">
                  <c:v>-17.92915489855141</c:v>
                </c:pt>
                <c:pt idx="1809">
                  <c:v>-18.413499684980312</c:v>
                </c:pt>
                <c:pt idx="1810">
                  <c:v>-18.724921149179902</c:v>
                </c:pt>
                <c:pt idx="1811">
                  <c:v>-18.912964120017179</c:v>
                </c:pt>
                <c:pt idx="1812">
                  <c:v>-19.031861568700737</c:v>
                </c:pt>
                <c:pt idx="1813">
                  <c:v>-18.779496320312465</c:v>
                </c:pt>
                <c:pt idx="1814">
                  <c:v>-18.031436785244097</c:v>
                </c:pt>
                <c:pt idx="1815">
                  <c:v>-17.215051759554743</c:v>
                </c:pt>
                <c:pt idx="1816">
                  <c:v>-13.948237851799668</c:v>
                </c:pt>
                <c:pt idx="1817">
                  <c:v>-11.331510488909453</c:v>
                </c:pt>
                <c:pt idx="1818">
                  <c:v>-7.512743578919304</c:v>
                </c:pt>
                <c:pt idx="1819">
                  <c:v>-3.1779618587919098</c:v>
                </c:pt>
                <c:pt idx="1820">
                  <c:v>3.0785177297985884</c:v>
                </c:pt>
                <c:pt idx="1821">
                  <c:v>11.865544791295399</c:v>
                </c:pt>
                <c:pt idx="1822">
                  <c:v>20.945617513851388</c:v>
                </c:pt>
                <c:pt idx="1823">
                  <c:v>26.965640363422096</c:v>
                </c:pt>
                <c:pt idx="1824">
                  <c:v>29.18360223464628</c:v>
                </c:pt>
                <c:pt idx="1825">
                  <c:v>28.755320352629365</c:v>
                </c:pt>
                <c:pt idx="1826">
                  <c:v>32.011070261332577</c:v>
                </c:pt>
                <c:pt idx="1827">
                  <c:v>34.333850724980763</c:v>
                </c:pt>
                <c:pt idx="1828">
                  <c:v>42.966307948564314</c:v>
                </c:pt>
                <c:pt idx="1829">
                  <c:v>49.30283239502819</c:v>
                </c:pt>
                <c:pt idx="1830">
                  <c:v>57.121798272737436</c:v>
                </c:pt>
                <c:pt idx="1831">
                  <c:v>65.753210274260098</c:v>
                </c:pt>
                <c:pt idx="1832">
                  <c:v>61.595309290335706</c:v>
                </c:pt>
                <c:pt idx="1833">
                  <c:v>56.543608737504634</c:v>
                </c:pt>
                <c:pt idx="1834">
                  <c:v>50.945521974712996</c:v>
                </c:pt>
                <c:pt idx="1835">
                  <c:v>46.39780820298283</c:v>
                </c:pt>
                <c:pt idx="1836">
                  <c:v>41.506928704815337</c:v>
                </c:pt>
                <c:pt idx="1837">
                  <c:v>37.585444704683148</c:v>
                </c:pt>
                <c:pt idx="1838">
                  <c:v>34.959572573256494</c:v>
                </c:pt>
                <c:pt idx="1839">
                  <c:v>32.79777688572721</c:v>
                </c:pt>
                <c:pt idx="1840">
                  <c:v>31.330365967986598</c:v>
                </c:pt>
                <c:pt idx="1841">
                  <c:v>29.863075538674465</c:v>
                </c:pt>
                <c:pt idx="1842">
                  <c:v>28.235999737618577</c:v>
                </c:pt>
                <c:pt idx="1843">
                  <c:v>27.194875884595248</c:v>
                </c:pt>
                <c:pt idx="1844">
                  <c:v>25.712678626247133</c:v>
                </c:pt>
                <c:pt idx="1845">
                  <c:v>24.535627295455779</c:v>
                </c:pt>
                <c:pt idx="1846">
                  <c:v>24.458459110420097</c:v>
                </c:pt>
                <c:pt idx="1847">
                  <c:v>24.908608722497963</c:v>
                </c:pt>
                <c:pt idx="1848">
                  <c:v>26.70241956185998</c:v>
                </c:pt>
                <c:pt idx="1849">
                  <c:v>28.264240946680321</c:v>
                </c:pt>
                <c:pt idx="1850">
                  <c:v>30.120050166069085</c:v>
                </c:pt>
                <c:pt idx="1851">
                  <c:v>31.515040852135392</c:v>
                </c:pt>
                <c:pt idx="1852">
                  <c:v>32.720608862030119</c:v>
                </c:pt>
                <c:pt idx="1853">
                  <c:v>33.422599802107108</c:v>
                </c:pt>
                <c:pt idx="1854">
                  <c:v>33.523421109142987</c:v>
                </c:pt>
                <c:pt idx="1855">
                  <c:v>34.618913914571401</c:v>
                </c:pt>
                <c:pt idx="1856">
                  <c:v>35.921185050304963</c:v>
                </c:pt>
                <c:pt idx="1857">
                  <c:v>36.732145627635049</c:v>
                </c:pt>
                <c:pt idx="1858">
                  <c:v>40.384837349204325</c:v>
                </c:pt>
                <c:pt idx="1859">
                  <c:v>43.647289260672444</c:v>
                </c:pt>
                <c:pt idx="1860">
                  <c:v>47.329180553324207</c:v>
                </c:pt>
                <c:pt idx="1861">
                  <c:v>55.346369431091063</c:v>
                </c:pt>
                <c:pt idx="1862">
                  <c:v>63.678164731546183</c:v>
                </c:pt>
                <c:pt idx="1863">
                  <c:v>68.802558569575055</c:v>
                </c:pt>
                <c:pt idx="1864">
                  <c:v>71.861319492463622</c:v>
                </c:pt>
                <c:pt idx="1865">
                  <c:v>68.412261959897037</c:v>
                </c:pt>
                <c:pt idx="1866">
                  <c:v>43.315309317798906</c:v>
                </c:pt>
                <c:pt idx="1867">
                  <c:v>49.761189508267641</c:v>
                </c:pt>
                <c:pt idx="1868">
                  <c:v>48.118500521926585</c:v>
                </c:pt>
                <c:pt idx="1869">
                  <c:v>48.278744959479553</c:v>
                </c:pt>
                <c:pt idx="1870">
                  <c:v>38.362783171772108</c:v>
                </c:pt>
                <c:pt idx="1871">
                  <c:v>11.041577339472441</c:v>
                </c:pt>
                <c:pt idx="1872">
                  <c:v>-2.8562032986964963</c:v>
                </c:pt>
                <c:pt idx="1873">
                  <c:v>-9.7716893418478854</c:v>
                </c:pt>
                <c:pt idx="1874">
                  <c:v>-19.083197949367712</c:v>
                </c:pt>
                <c:pt idx="1875">
                  <c:v>-25.715871010300368</c:v>
                </c:pt>
                <c:pt idx="1876">
                  <c:v>-28.858057618484075</c:v>
                </c:pt>
                <c:pt idx="1877">
                  <c:v>-29.775486342094528</c:v>
                </c:pt>
                <c:pt idx="1878">
                  <c:v>-31.070021086262539</c:v>
                </c:pt>
                <c:pt idx="1879">
                  <c:v>-29.390681133249796</c:v>
                </c:pt>
                <c:pt idx="1880">
                  <c:v>-28.178761227352254</c:v>
                </c:pt>
                <c:pt idx="1881">
                  <c:v>-28.240544991675733</c:v>
                </c:pt>
                <c:pt idx="1882">
                  <c:v>-28.653407047571928</c:v>
                </c:pt>
                <c:pt idx="1883">
                  <c:v>-27.984678244906195</c:v>
                </c:pt>
                <c:pt idx="1884">
                  <c:v>-30.229424495691461</c:v>
                </c:pt>
                <c:pt idx="1885">
                  <c:v>-31.859949175032206</c:v>
                </c:pt>
                <c:pt idx="1886">
                  <c:v>-32.310380125824125</c:v>
                </c:pt>
                <c:pt idx="1887">
                  <c:v>-33.001548537394385</c:v>
                </c:pt>
                <c:pt idx="1888">
                  <c:v>-32.61121320349902</c:v>
                </c:pt>
                <c:pt idx="1889">
                  <c:v>-30.674922985384786</c:v>
                </c:pt>
                <c:pt idx="1890">
                  <c:v>-29.626076298771988</c:v>
                </c:pt>
                <c:pt idx="1891">
                  <c:v>-28.663327712222316</c:v>
                </c:pt>
                <c:pt idx="1892">
                  <c:v>-27.094954287486008</c:v>
                </c:pt>
                <c:pt idx="1893">
                  <c:v>-28.499195396032846</c:v>
                </c:pt>
                <c:pt idx="1894">
                  <c:v>-29.178056555809789</c:v>
                </c:pt>
                <c:pt idx="1895">
                  <c:v>-31.199672570959397</c:v>
                </c:pt>
                <c:pt idx="1896">
                  <c:v>-32.89592093839989</c:v>
                </c:pt>
                <c:pt idx="1897">
                  <c:v>-34.271867853527901</c:v>
                </c:pt>
                <c:pt idx="1898">
                  <c:v>-35.102076991736141</c:v>
                </c:pt>
                <c:pt idx="1899">
                  <c:v>-31.909367103988373</c:v>
                </c:pt>
                <c:pt idx="1900">
                  <c:v>-25.918878605838756</c:v>
                </c:pt>
                <c:pt idx="1901">
                  <c:v>-19.654676457642509</c:v>
                </c:pt>
                <c:pt idx="1902">
                  <c:v>-15.979572549732342</c:v>
                </c:pt>
                <c:pt idx="1903">
                  <c:v>-16.741534011343678</c:v>
                </c:pt>
                <c:pt idx="1904">
                  <c:v>-7.5673953978037272</c:v>
                </c:pt>
                <c:pt idx="1905">
                  <c:v>1.1036058059584606</c:v>
                </c:pt>
                <c:pt idx="1906">
                  <c:v>16.694663233819792</c:v>
                </c:pt>
                <c:pt idx="1907">
                  <c:v>33.191117230284981</c:v>
                </c:pt>
                <c:pt idx="1908">
                  <c:v>36.704954062278063</c:v>
                </c:pt>
                <c:pt idx="1909">
                  <c:v>33.748567937432725</c:v>
                </c:pt>
                <c:pt idx="1910">
                  <c:v>31.221710481565804</c:v>
                </c:pt>
                <c:pt idx="1911">
                  <c:v>41.170906223879534</c:v>
                </c:pt>
                <c:pt idx="1912">
                  <c:v>43.658519932427161</c:v>
                </c:pt>
                <c:pt idx="1913">
                  <c:v>56.368582019543076</c:v>
                </c:pt>
                <c:pt idx="1914">
                  <c:v>59.324902502438022</c:v>
                </c:pt>
                <c:pt idx="1915">
                  <c:v>54.679937798188817</c:v>
                </c:pt>
                <c:pt idx="1916">
                  <c:v>49.408715675514756</c:v>
                </c:pt>
                <c:pt idx="1917">
                  <c:v>43.412017092339845</c:v>
                </c:pt>
                <c:pt idx="1918">
                  <c:v>39.856154960555237</c:v>
                </c:pt>
                <c:pt idx="1919">
                  <c:v>37.303197496765769</c:v>
                </c:pt>
                <c:pt idx="1920">
                  <c:v>36.533706591481383</c:v>
                </c:pt>
                <c:pt idx="1921">
                  <c:v>33.236591514772336</c:v>
                </c:pt>
                <c:pt idx="1922">
                  <c:v>31.574000914701021</c:v>
                </c:pt>
                <c:pt idx="1923">
                  <c:v>28.832555825562743</c:v>
                </c:pt>
                <c:pt idx="1924">
                  <c:v>26.451385297774419</c:v>
                </c:pt>
                <c:pt idx="1925">
                  <c:v>23.583939767630085</c:v>
                </c:pt>
                <c:pt idx="1926">
                  <c:v>22.346910728457612</c:v>
                </c:pt>
                <c:pt idx="1927">
                  <c:v>22.162299336069921</c:v>
                </c:pt>
                <c:pt idx="1928">
                  <c:v>22.818330362378759</c:v>
                </c:pt>
                <c:pt idx="1929">
                  <c:v>23.025314559827144</c:v>
                </c:pt>
                <c:pt idx="1930">
                  <c:v>23.560945010461882</c:v>
                </c:pt>
                <c:pt idx="1931">
                  <c:v>24.042398727748111</c:v>
                </c:pt>
                <c:pt idx="1932">
                  <c:v>24.250377737193823</c:v>
                </c:pt>
                <c:pt idx="1933">
                  <c:v>25.12509007758549</c:v>
                </c:pt>
                <c:pt idx="1934">
                  <c:v>25.941765881240482</c:v>
                </c:pt>
                <c:pt idx="1935">
                  <c:v>26.476514504611362</c:v>
                </c:pt>
                <c:pt idx="1936">
                  <c:v>26.512662159486048</c:v>
                </c:pt>
                <c:pt idx="1937">
                  <c:v>26.758592028623319</c:v>
                </c:pt>
                <c:pt idx="1938">
                  <c:v>27.153495421246944</c:v>
                </c:pt>
                <c:pt idx="1939">
                  <c:v>28.30122033185333</c:v>
                </c:pt>
                <c:pt idx="1940">
                  <c:v>29.786502554477398</c:v>
                </c:pt>
                <c:pt idx="1941">
                  <c:v>30.833167763035441</c:v>
                </c:pt>
                <c:pt idx="1942">
                  <c:v>37.992111412344514</c:v>
                </c:pt>
                <c:pt idx="1943">
                  <c:v>40.106807438032661</c:v>
                </c:pt>
                <c:pt idx="1944">
                  <c:v>38.812444506418181</c:v>
                </c:pt>
                <c:pt idx="1945">
                  <c:v>34.596412124358686</c:v>
                </c:pt>
                <c:pt idx="1946">
                  <c:v>36.614020358635337</c:v>
                </c:pt>
                <c:pt idx="1947">
                  <c:v>38.565311446761037</c:v>
                </c:pt>
                <c:pt idx="1948">
                  <c:v>36.591884267324978</c:v>
                </c:pt>
                <c:pt idx="1949">
                  <c:v>33.963018564624058</c:v>
                </c:pt>
                <c:pt idx="1950">
                  <c:v>33.029211006566605</c:v>
                </c:pt>
                <c:pt idx="1951">
                  <c:v>24.264562969788855</c:v>
                </c:pt>
                <c:pt idx="1952">
                  <c:v>19.587704077988196</c:v>
                </c:pt>
                <c:pt idx="1953">
                  <c:v>15.794348850457636</c:v>
                </c:pt>
                <c:pt idx="1954">
                  <c:v>6.7937672875295503</c:v>
                </c:pt>
                <c:pt idx="1955">
                  <c:v>5.7152222711593286</c:v>
                </c:pt>
                <c:pt idx="1956">
                  <c:v>9.2079597861971276</c:v>
                </c:pt>
                <c:pt idx="1957">
                  <c:v>6.5311220810754707</c:v>
                </c:pt>
                <c:pt idx="1958">
                  <c:v>3.6008825320563873</c:v>
                </c:pt>
                <c:pt idx="1959">
                  <c:v>0.68649188298897545</c:v>
                </c:pt>
                <c:pt idx="1960">
                  <c:v>11.338869228885031</c:v>
                </c:pt>
                <c:pt idx="1961">
                  <c:v>13.248265602983421</c:v>
                </c:pt>
                <c:pt idx="1962">
                  <c:v>12.123133042514034</c:v>
                </c:pt>
                <c:pt idx="1963">
                  <c:v>10.788759165408408</c:v>
                </c:pt>
                <c:pt idx="1964">
                  <c:v>7.7811311804715713</c:v>
                </c:pt>
                <c:pt idx="1965">
                  <c:v>5.5937959561522552</c:v>
                </c:pt>
                <c:pt idx="1966">
                  <c:v>1.7156753567730838</c:v>
                </c:pt>
                <c:pt idx="1967">
                  <c:v>-0.67551674917920768</c:v>
                </c:pt>
                <c:pt idx="1968">
                  <c:v>-6.1524020645057584</c:v>
                </c:pt>
                <c:pt idx="1969">
                  <c:v>-14.045790173419809</c:v>
                </c:pt>
                <c:pt idx="1970">
                  <c:v>-18.386247095354435</c:v>
                </c:pt>
                <c:pt idx="1971">
                  <c:v>-20.543443633144538</c:v>
                </c:pt>
                <c:pt idx="1972">
                  <c:v>-25.35008949777756</c:v>
                </c:pt>
                <c:pt idx="1973">
                  <c:v>-25.311858058530103</c:v>
                </c:pt>
                <c:pt idx="1974">
                  <c:v>-28.214015370738046</c:v>
                </c:pt>
                <c:pt idx="1975">
                  <c:v>-26.04143969859507</c:v>
                </c:pt>
                <c:pt idx="1976">
                  <c:v>-18.728455188046777</c:v>
                </c:pt>
                <c:pt idx="1977">
                  <c:v>-16.001003431447845</c:v>
                </c:pt>
                <c:pt idx="1978">
                  <c:v>-20.632418401474826</c:v>
                </c:pt>
                <c:pt idx="1979">
                  <c:v>-24.285245598463536</c:v>
                </c:pt>
                <c:pt idx="1980">
                  <c:v>-27.35243327851164</c:v>
                </c:pt>
                <c:pt idx="1981">
                  <c:v>-31.951504634346978</c:v>
                </c:pt>
                <c:pt idx="1982">
                  <c:v>-35.905121874221535</c:v>
                </c:pt>
                <c:pt idx="1983">
                  <c:v>-48.692727676751673</c:v>
                </c:pt>
                <c:pt idx="1984">
                  <c:v>-65.219588766342298</c:v>
                </c:pt>
                <c:pt idx="1985">
                  <c:v>-55.336197504300117</c:v>
                </c:pt>
                <c:pt idx="1986">
                  <c:v>-46.264179266488945</c:v>
                </c:pt>
                <c:pt idx="1987">
                  <c:v>-25.180173611857466</c:v>
                </c:pt>
                <c:pt idx="1988">
                  <c:v>-22.02405936540513</c:v>
                </c:pt>
                <c:pt idx="1989">
                  <c:v>-17.453288373676308</c:v>
                </c:pt>
                <c:pt idx="1990">
                  <c:v>-25.367792707583323</c:v>
                </c:pt>
                <c:pt idx="1991">
                  <c:v>-37.073133961552948</c:v>
                </c:pt>
                <c:pt idx="1992">
                  <c:v>-39.534734125204622</c:v>
                </c:pt>
                <c:pt idx="1993">
                  <c:v>-39.292907105457829</c:v>
                </c:pt>
                <c:pt idx="1994">
                  <c:v>-41.116806927487424</c:v>
                </c:pt>
                <c:pt idx="1995">
                  <c:v>-39.124912109741516</c:v>
                </c:pt>
                <c:pt idx="1996">
                  <c:v>-21.549313044232573</c:v>
                </c:pt>
                <c:pt idx="1997">
                  <c:v>-9.8344364315877435</c:v>
                </c:pt>
                <c:pt idx="1998">
                  <c:v>-24.030506863253152</c:v>
                </c:pt>
                <c:pt idx="1999">
                  <c:v>-42.131156016136835</c:v>
                </c:pt>
                <c:pt idx="2000">
                  <c:v>-41.169642871377889</c:v>
                </c:pt>
                <c:pt idx="2001">
                  <c:v>-35.006886260308335</c:v>
                </c:pt>
                <c:pt idx="2002">
                  <c:v>-30.739736597683788</c:v>
                </c:pt>
                <c:pt idx="2003">
                  <c:v>-26.369479573312784</c:v>
                </c:pt>
                <c:pt idx="2004">
                  <c:v>-29.296997520820732</c:v>
                </c:pt>
                <c:pt idx="2005">
                  <c:v>-42.027501389100927</c:v>
                </c:pt>
                <c:pt idx="2006">
                  <c:v>-54.893871826353347</c:v>
                </c:pt>
                <c:pt idx="2007">
                  <c:v>-58.967737589069515</c:v>
                </c:pt>
                <c:pt idx="2008">
                  <c:v>-49.676117302406865</c:v>
                </c:pt>
                <c:pt idx="2009">
                  <c:v>-42.922418309867531</c:v>
                </c:pt>
                <c:pt idx="2010">
                  <c:v>-38.447159134673477</c:v>
                </c:pt>
                <c:pt idx="2011">
                  <c:v>-34.054975089192453</c:v>
                </c:pt>
                <c:pt idx="2012">
                  <c:v>-26.611904211253695</c:v>
                </c:pt>
                <c:pt idx="2013">
                  <c:v>-25.041561450489255</c:v>
                </c:pt>
                <c:pt idx="2014">
                  <c:v>-26.023256095532883</c:v>
                </c:pt>
                <c:pt idx="2015">
                  <c:v>-30.478394891501619</c:v>
                </c:pt>
                <c:pt idx="2016">
                  <c:v>-38.371408470369445</c:v>
                </c:pt>
                <c:pt idx="2017">
                  <c:v>-42.561767247606149</c:v>
                </c:pt>
                <c:pt idx="2018">
                  <c:v>-40.619805875707932</c:v>
                </c:pt>
                <c:pt idx="2019">
                  <c:v>-39.551962866220109</c:v>
                </c:pt>
                <c:pt idx="2020">
                  <c:v>-38.591959414366698</c:v>
                </c:pt>
                <c:pt idx="2021">
                  <c:v>-37.191907392035951</c:v>
                </c:pt>
                <c:pt idx="2022">
                  <c:v>-36.829033444639308</c:v>
                </c:pt>
                <c:pt idx="2023">
                  <c:v>-38.320438101475141</c:v>
                </c:pt>
                <c:pt idx="2024">
                  <c:v>-37.620550715134591</c:v>
                </c:pt>
                <c:pt idx="2025">
                  <c:v>-37.834432867592895</c:v>
                </c:pt>
                <c:pt idx="2026">
                  <c:v>-39.849558202636224</c:v>
                </c:pt>
                <c:pt idx="2027">
                  <c:v>-42.417229437816516</c:v>
                </c:pt>
                <c:pt idx="2028">
                  <c:v>-44.603896006571809</c:v>
                </c:pt>
                <c:pt idx="2029">
                  <c:v>-46.593271387000605</c:v>
                </c:pt>
                <c:pt idx="2030">
                  <c:v>-46.093731974470465</c:v>
                </c:pt>
                <c:pt idx="2031">
                  <c:v>-45.713329990551131</c:v>
                </c:pt>
                <c:pt idx="2032">
                  <c:v>-44.740104276603724</c:v>
                </c:pt>
                <c:pt idx="2033">
                  <c:v>-45.684664865423244</c:v>
                </c:pt>
                <c:pt idx="2034">
                  <c:v>-44.859480327648988</c:v>
                </c:pt>
                <c:pt idx="2035">
                  <c:v>-44.489875212195471</c:v>
                </c:pt>
                <c:pt idx="2036">
                  <c:v>-44.186521381197551</c:v>
                </c:pt>
                <c:pt idx="2037">
                  <c:v>-46.68241344466086</c:v>
                </c:pt>
                <c:pt idx="2038">
                  <c:v>-49.355922295440003</c:v>
                </c:pt>
                <c:pt idx="2039">
                  <c:v>-50.289163930499406</c:v>
                </c:pt>
                <c:pt idx="2040">
                  <c:v>-48.172676557730618</c:v>
                </c:pt>
                <c:pt idx="2041">
                  <c:v>-46.526050513376902</c:v>
                </c:pt>
                <c:pt idx="2042">
                  <c:v>-45.877371216193964</c:v>
                </c:pt>
                <c:pt idx="2043">
                  <c:v>-45.137309231933102</c:v>
                </c:pt>
                <c:pt idx="2044">
                  <c:v>-44.518086811621458</c:v>
                </c:pt>
                <c:pt idx="2045">
                  <c:v>-43.040511588629982</c:v>
                </c:pt>
                <c:pt idx="2046">
                  <c:v>-42.581109912742662</c:v>
                </c:pt>
                <c:pt idx="2047">
                  <c:v>-43.700203933523376</c:v>
                </c:pt>
                <c:pt idx="2048">
                  <c:v>-45.364810171224065</c:v>
                </c:pt>
                <c:pt idx="2049">
                  <c:v>-45.253801943836827</c:v>
                </c:pt>
                <c:pt idx="2050">
                  <c:v>-43.300729737777552</c:v>
                </c:pt>
                <c:pt idx="2051">
                  <c:v>-41.984280722549208</c:v>
                </c:pt>
                <c:pt idx="2052">
                  <c:v>-43.433509151254391</c:v>
                </c:pt>
                <c:pt idx="2053">
                  <c:v>-50.50658978528827</c:v>
                </c:pt>
                <c:pt idx="2054">
                  <c:v>-56.270015648320907</c:v>
                </c:pt>
                <c:pt idx="2055">
                  <c:v>-47.950832086827667</c:v>
                </c:pt>
                <c:pt idx="2056">
                  <c:v>-47.161666353080619</c:v>
                </c:pt>
                <c:pt idx="2057">
                  <c:v>-46.177919559384904</c:v>
                </c:pt>
                <c:pt idx="2058">
                  <c:v>-45.57224522892438</c:v>
                </c:pt>
                <c:pt idx="2059">
                  <c:v>-45.982152478418016</c:v>
                </c:pt>
                <c:pt idx="2060">
                  <c:v>-46.751665828235268</c:v>
                </c:pt>
                <c:pt idx="2061">
                  <c:v>-47.793198607643284</c:v>
                </c:pt>
                <c:pt idx="2062">
                  <c:v>-47.848459475631117</c:v>
                </c:pt>
                <c:pt idx="2063">
                  <c:v>-47.849302982196861</c:v>
                </c:pt>
                <c:pt idx="2064">
                  <c:v>-46.935799092501924</c:v>
                </c:pt>
                <c:pt idx="2065">
                  <c:v>-45.063222331736043</c:v>
                </c:pt>
                <c:pt idx="2066">
                  <c:v>-43.211008958648208</c:v>
                </c:pt>
                <c:pt idx="2067">
                  <c:v>-42.521281090060711</c:v>
                </c:pt>
                <c:pt idx="2068">
                  <c:v>-43.527043163300839</c:v>
                </c:pt>
                <c:pt idx="2069">
                  <c:v>-44.726913923888006</c:v>
                </c:pt>
                <c:pt idx="2070">
                  <c:v>-45.310205672024296</c:v>
                </c:pt>
                <c:pt idx="2071">
                  <c:v>-44.887225945516569</c:v>
                </c:pt>
                <c:pt idx="2072">
                  <c:v>-45.113803014480297</c:v>
                </c:pt>
                <c:pt idx="2073">
                  <c:v>-46.56987768996818</c:v>
                </c:pt>
                <c:pt idx="2074">
                  <c:v>-47.320582283930655</c:v>
                </c:pt>
                <c:pt idx="2075">
                  <c:v>-46.815756937041833</c:v>
                </c:pt>
                <c:pt idx="2076">
                  <c:v>-45.21617710485927</c:v>
                </c:pt>
                <c:pt idx="2077">
                  <c:v>-44.25174416211879</c:v>
                </c:pt>
                <c:pt idx="2078">
                  <c:v>-44.442448996286636</c:v>
                </c:pt>
                <c:pt idx="2079">
                  <c:v>-44.814591466069956</c:v>
                </c:pt>
                <c:pt idx="2080">
                  <c:v>-45.74238326504274</c:v>
                </c:pt>
                <c:pt idx="2081">
                  <c:v>-46.694562788346907</c:v>
                </c:pt>
                <c:pt idx="2082">
                  <c:v>-47.043252306900825</c:v>
                </c:pt>
                <c:pt idx="2083">
                  <c:v>-46.716813889341111</c:v>
                </c:pt>
                <c:pt idx="2084">
                  <c:v>-46.178977768887982</c:v>
                </c:pt>
                <c:pt idx="2085">
                  <c:v>-45.835536689414127</c:v>
                </c:pt>
                <c:pt idx="2086">
                  <c:v>-45.756079183785715</c:v>
                </c:pt>
                <c:pt idx="2087">
                  <c:v>-45.908861701859564</c:v>
                </c:pt>
                <c:pt idx="2088">
                  <c:v>-45.539233243385951</c:v>
                </c:pt>
                <c:pt idx="2089">
                  <c:v>-45.605839742468362</c:v>
                </c:pt>
                <c:pt idx="2090">
                  <c:v>-46.152042941409796</c:v>
                </c:pt>
                <c:pt idx="2091">
                  <c:v>-46.685912649045967</c:v>
                </c:pt>
                <c:pt idx="2092">
                  <c:v>-46.650491539673453</c:v>
                </c:pt>
                <c:pt idx="2093">
                  <c:v>-46.151269127155878</c:v>
                </c:pt>
                <c:pt idx="2094">
                  <c:v>-45.672441628072043</c:v>
                </c:pt>
                <c:pt idx="2095">
                  <c:v>-44.842265879166504</c:v>
                </c:pt>
                <c:pt idx="2096">
                  <c:v>-43.896438984887979</c:v>
                </c:pt>
                <c:pt idx="2097">
                  <c:v>-44.113385608817701</c:v>
                </c:pt>
                <c:pt idx="2098">
                  <c:v>-45.390749010177515</c:v>
                </c:pt>
                <c:pt idx="2099">
                  <c:v>-47.060831002608822</c:v>
                </c:pt>
                <c:pt idx="2100">
                  <c:v>-48.345116888693632</c:v>
                </c:pt>
                <c:pt idx="2101">
                  <c:v>-48.804284525511719</c:v>
                </c:pt>
                <c:pt idx="2102">
                  <c:v>-48.616498910370524</c:v>
                </c:pt>
                <c:pt idx="2103">
                  <c:v>-48.241277555403194</c:v>
                </c:pt>
                <c:pt idx="2104">
                  <c:v>-48.699665224778101</c:v>
                </c:pt>
                <c:pt idx="2105">
                  <c:v>-49.549390928824273</c:v>
                </c:pt>
                <c:pt idx="2106">
                  <c:v>-49.929338649476833</c:v>
                </c:pt>
                <c:pt idx="2107">
                  <c:v>-48.867727490281446</c:v>
                </c:pt>
                <c:pt idx="2108">
                  <c:v>-47.546245906838266</c:v>
                </c:pt>
                <c:pt idx="2109">
                  <c:v>-46.220767090117178</c:v>
                </c:pt>
                <c:pt idx="2110">
                  <c:v>-45.593830845691407</c:v>
                </c:pt>
                <c:pt idx="2111">
                  <c:v>-45.712003717960975</c:v>
                </c:pt>
                <c:pt idx="2112">
                  <c:v>-44.758345160211782</c:v>
                </c:pt>
                <c:pt idx="2113">
                  <c:v>-44.981870254391097</c:v>
                </c:pt>
                <c:pt idx="2114">
                  <c:v>-45.02764371211893</c:v>
                </c:pt>
                <c:pt idx="2115">
                  <c:v>-45.329336428740028</c:v>
                </c:pt>
                <c:pt idx="2116">
                  <c:v>-45.322055352903512</c:v>
                </c:pt>
                <c:pt idx="2117">
                  <c:v>-44.084056297055632</c:v>
                </c:pt>
                <c:pt idx="2118">
                  <c:v>-42.898423735306636</c:v>
                </c:pt>
                <c:pt idx="2119">
                  <c:v>-42.606752884026349</c:v>
                </c:pt>
                <c:pt idx="2120">
                  <c:v>-44.15002948655048</c:v>
                </c:pt>
                <c:pt idx="2121">
                  <c:v>-48.032339274762847</c:v>
                </c:pt>
                <c:pt idx="2122">
                  <c:v>-47.86800407686394</c:v>
                </c:pt>
                <c:pt idx="2123">
                  <c:v>-46.107532287701289</c:v>
                </c:pt>
                <c:pt idx="2124">
                  <c:v>-44.584156342343462</c:v>
                </c:pt>
                <c:pt idx="2125">
                  <c:v>-43.287666432069578</c:v>
                </c:pt>
                <c:pt idx="2126">
                  <c:v>-41.950705017004708</c:v>
                </c:pt>
                <c:pt idx="2127">
                  <c:v>-40.456949283613973</c:v>
                </c:pt>
                <c:pt idx="2128">
                  <c:v>-39.821847603874112</c:v>
                </c:pt>
                <c:pt idx="2129">
                  <c:v>-39.72582183951949</c:v>
                </c:pt>
                <c:pt idx="2130">
                  <c:v>-38.919877149988061</c:v>
                </c:pt>
                <c:pt idx="2131">
                  <c:v>-37.856807053775057</c:v>
                </c:pt>
                <c:pt idx="2132">
                  <c:v>-37.397510562889231</c:v>
                </c:pt>
                <c:pt idx="2133">
                  <c:v>-38.065726403876575</c:v>
                </c:pt>
                <c:pt idx="2134">
                  <c:v>-39.039832059548381</c:v>
                </c:pt>
                <c:pt idx="2135">
                  <c:v>-39.804842712473182</c:v>
                </c:pt>
                <c:pt idx="2136">
                  <c:v>-39.848923335748083</c:v>
                </c:pt>
                <c:pt idx="2137">
                  <c:v>-38.927881771583529</c:v>
                </c:pt>
                <c:pt idx="2138">
                  <c:v>-38.510686322438552</c:v>
                </c:pt>
                <c:pt idx="2139">
                  <c:v>-38.841976867098815</c:v>
                </c:pt>
                <c:pt idx="2140">
                  <c:v>-39.309811303857181</c:v>
                </c:pt>
                <c:pt idx="2141">
                  <c:v>-40.20558518036534</c:v>
                </c:pt>
                <c:pt idx="2142">
                  <c:v>-40.590511754959024</c:v>
                </c:pt>
                <c:pt idx="2143">
                  <c:v>-41.65751805446871</c:v>
                </c:pt>
                <c:pt idx="2144">
                  <c:v>-42.066028334257489</c:v>
                </c:pt>
                <c:pt idx="2145">
                  <c:v>-41.968154785343799</c:v>
                </c:pt>
                <c:pt idx="2146">
                  <c:v>-43.114191395145816</c:v>
                </c:pt>
                <c:pt idx="2147">
                  <c:v>-43.824172223867158</c:v>
                </c:pt>
                <c:pt idx="2148">
                  <c:v>-42.043204383603509</c:v>
                </c:pt>
                <c:pt idx="2149">
                  <c:v>-39.537291143978877</c:v>
                </c:pt>
                <c:pt idx="2150">
                  <c:v>-37.546875241406163</c:v>
                </c:pt>
                <c:pt idx="2151">
                  <c:v>-36.597477955768255</c:v>
                </c:pt>
                <c:pt idx="2152">
                  <c:v>-37.426858315473723</c:v>
                </c:pt>
                <c:pt idx="2153">
                  <c:v>-39.929816317635456</c:v>
                </c:pt>
                <c:pt idx="2154">
                  <c:v>-42.267352500828224</c:v>
                </c:pt>
                <c:pt idx="2155">
                  <c:v>-43.167272680721197</c:v>
                </c:pt>
                <c:pt idx="2156">
                  <c:v>-43.488581048402182</c:v>
                </c:pt>
                <c:pt idx="2157">
                  <c:v>-42.357354239877431</c:v>
                </c:pt>
                <c:pt idx="2158">
                  <c:v>-41.668297101677474</c:v>
                </c:pt>
                <c:pt idx="2159">
                  <c:v>-41.703671226953304</c:v>
                </c:pt>
                <c:pt idx="2160">
                  <c:v>-41.712047658424758</c:v>
                </c:pt>
                <c:pt idx="2161">
                  <c:v>-41.248570804474724</c:v>
                </c:pt>
                <c:pt idx="2162">
                  <c:v>-40.299576884609834</c:v>
                </c:pt>
                <c:pt idx="2163">
                  <c:v>-39.818470110855223</c:v>
                </c:pt>
                <c:pt idx="2164">
                  <c:v>-38.914983331673376</c:v>
                </c:pt>
                <c:pt idx="2165">
                  <c:v>-38.342550277536795</c:v>
                </c:pt>
                <c:pt idx="2166">
                  <c:v>-39.056129379871294</c:v>
                </c:pt>
                <c:pt idx="2167">
                  <c:v>-40.31032669259195</c:v>
                </c:pt>
                <c:pt idx="2168">
                  <c:v>-41.548630255990091</c:v>
                </c:pt>
                <c:pt idx="2169">
                  <c:v>-41.74111481796853</c:v>
                </c:pt>
                <c:pt idx="2170">
                  <c:v>-41.353582408767707</c:v>
                </c:pt>
                <c:pt idx="2171">
                  <c:v>-41.433663933771911</c:v>
                </c:pt>
                <c:pt idx="2172">
                  <c:v>-42.521777233043444</c:v>
                </c:pt>
                <c:pt idx="2173">
                  <c:v>-43.379935974120691</c:v>
                </c:pt>
                <c:pt idx="2174">
                  <c:v>-43.163468229665533</c:v>
                </c:pt>
                <c:pt idx="2175">
                  <c:v>-41.756032656513092</c:v>
                </c:pt>
                <c:pt idx="2176">
                  <c:v>-38.475208955744101</c:v>
                </c:pt>
                <c:pt idx="2177">
                  <c:v>-36.839706321789727</c:v>
                </c:pt>
                <c:pt idx="2178">
                  <c:v>-35.618516831782586</c:v>
                </c:pt>
                <c:pt idx="2179">
                  <c:v>-34.176647355428329</c:v>
                </c:pt>
                <c:pt idx="2180">
                  <c:v>-35.212836764410866</c:v>
                </c:pt>
                <c:pt idx="2181">
                  <c:v>-35.739653498642426</c:v>
                </c:pt>
                <c:pt idx="2182">
                  <c:v>-37.771474428032029</c:v>
                </c:pt>
                <c:pt idx="2183">
                  <c:v>-38.279667162432922</c:v>
                </c:pt>
                <c:pt idx="2184">
                  <c:v>-38.678781564834026</c:v>
                </c:pt>
                <c:pt idx="2185">
                  <c:v>-39.526464054508978</c:v>
                </c:pt>
                <c:pt idx="2186">
                  <c:v>-39.776518233880701</c:v>
                </c:pt>
                <c:pt idx="2187">
                  <c:v>-40.578329925154904</c:v>
                </c:pt>
                <c:pt idx="2188">
                  <c:v>-42.160091136185976</c:v>
                </c:pt>
                <c:pt idx="2189">
                  <c:v>-43.269461001030308</c:v>
                </c:pt>
                <c:pt idx="2190">
                  <c:v>-42.0479071971317</c:v>
                </c:pt>
                <c:pt idx="2191">
                  <c:v>-40.023058278420187</c:v>
                </c:pt>
                <c:pt idx="2192">
                  <c:v>-36.649190893573255</c:v>
                </c:pt>
                <c:pt idx="2193">
                  <c:v>-36.385978908011637</c:v>
                </c:pt>
                <c:pt idx="2194">
                  <c:v>-37.408712986934724</c:v>
                </c:pt>
                <c:pt idx="2195">
                  <c:v>-38.899366640560096</c:v>
                </c:pt>
                <c:pt idx="2196">
                  <c:v>-41.117138918589184</c:v>
                </c:pt>
                <c:pt idx="2197">
                  <c:v>-42.886920552959531</c:v>
                </c:pt>
                <c:pt idx="2198">
                  <c:v>-44.339369321392226</c:v>
                </c:pt>
                <c:pt idx="2199">
                  <c:v>-48.06834410447501</c:v>
                </c:pt>
                <c:pt idx="2200">
                  <c:v>-49.335360834829885</c:v>
                </c:pt>
                <c:pt idx="2201">
                  <c:v>-48.736471288452634</c:v>
                </c:pt>
                <c:pt idx="2202">
                  <c:v>-47.849838942736021</c:v>
                </c:pt>
                <c:pt idx="2203">
                  <c:v>-46.889832375359731</c:v>
                </c:pt>
                <c:pt idx="2204">
                  <c:v>-45.505960357684124</c:v>
                </c:pt>
                <c:pt idx="2205">
                  <c:v>-46.72665919541658</c:v>
                </c:pt>
                <c:pt idx="2206">
                  <c:v>-47.362503660615012</c:v>
                </c:pt>
                <c:pt idx="2207">
                  <c:v>-46.970900029692267</c:v>
                </c:pt>
                <c:pt idx="2208">
                  <c:v>-47.161017392684442</c:v>
                </c:pt>
                <c:pt idx="2209">
                  <c:v>-47.22704928382062</c:v>
                </c:pt>
                <c:pt idx="2210">
                  <c:v>-46.737359174075905</c:v>
                </c:pt>
                <c:pt idx="2211">
                  <c:v>-45.564850094307467</c:v>
                </c:pt>
                <c:pt idx="2212">
                  <c:v>-45.038599653765388</c:v>
                </c:pt>
                <c:pt idx="2213">
                  <c:v>-45.06612108982835</c:v>
                </c:pt>
                <c:pt idx="2214">
                  <c:v>-45.962495583767307</c:v>
                </c:pt>
                <c:pt idx="2215">
                  <c:v>-46.84147796802354</c:v>
                </c:pt>
                <c:pt idx="2216">
                  <c:v>-46.954722318069663</c:v>
                </c:pt>
                <c:pt idx="2217">
                  <c:v>-47.26821995705648</c:v>
                </c:pt>
                <c:pt idx="2218">
                  <c:v>-47.678207732600477</c:v>
                </c:pt>
                <c:pt idx="2219">
                  <c:v>-48.865197261549994</c:v>
                </c:pt>
                <c:pt idx="2220">
                  <c:v>-49.898505353624152</c:v>
                </c:pt>
                <c:pt idx="2221">
                  <c:v>-50.484016739975573</c:v>
                </c:pt>
                <c:pt idx="2222">
                  <c:v>-50.171234883773032</c:v>
                </c:pt>
                <c:pt idx="2223">
                  <c:v>-48.943344933795828</c:v>
                </c:pt>
                <c:pt idx="2224">
                  <c:v>-46.685851759129591</c:v>
                </c:pt>
                <c:pt idx="2225">
                  <c:v>-45.312202437487777</c:v>
                </c:pt>
                <c:pt idx="2226">
                  <c:v>-45.331140502615284</c:v>
                </c:pt>
                <c:pt idx="2227">
                  <c:v>-47.020530406023624</c:v>
                </c:pt>
                <c:pt idx="2228">
                  <c:v>-47.487142080750303</c:v>
                </c:pt>
                <c:pt idx="2229">
                  <c:v>-47.118512166480677</c:v>
                </c:pt>
                <c:pt idx="2230">
                  <c:v>-46.706080233199465</c:v>
                </c:pt>
                <c:pt idx="2231">
                  <c:v>-46.728559147217524</c:v>
                </c:pt>
                <c:pt idx="2232">
                  <c:v>-47.496918117322807</c:v>
                </c:pt>
                <c:pt idx="2233">
                  <c:v>-48.376984948454087</c:v>
                </c:pt>
                <c:pt idx="2234">
                  <c:v>-48.153912405901266</c:v>
                </c:pt>
                <c:pt idx="2235">
                  <c:v>-46.16724398605875</c:v>
                </c:pt>
                <c:pt idx="2236">
                  <c:v>-43.636613072895415</c:v>
                </c:pt>
                <c:pt idx="2237">
                  <c:v>-42.675078094486018</c:v>
                </c:pt>
                <c:pt idx="2238">
                  <c:v>-45.293268244344695</c:v>
                </c:pt>
                <c:pt idx="2239">
                  <c:v>-47.954575167912417</c:v>
                </c:pt>
                <c:pt idx="2240">
                  <c:v>-47.946900596772096</c:v>
                </c:pt>
                <c:pt idx="2241">
                  <c:v>-47.923023968478105</c:v>
                </c:pt>
                <c:pt idx="2242">
                  <c:v>-48.059623027474672</c:v>
                </c:pt>
                <c:pt idx="2243">
                  <c:v>-48.006055181711979</c:v>
                </c:pt>
                <c:pt idx="2244">
                  <c:v>-47.815253331020152</c:v>
                </c:pt>
                <c:pt idx="2245">
                  <c:v>-47.282343954684578</c:v>
                </c:pt>
                <c:pt idx="2246">
                  <c:v>-51.691870896704842</c:v>
                </c:pt>
                <c:pt idx="2247">
                  <c:v>-48.51400874991581</c:v>
                </c:pt>
                <c:pt idx="2248">
                  <c:v>-44.996626045123101</c:v>
                </c:pt>
                <c:pt idx="2249">
                  <c:v>-44.701124310675034</c:v>
                </c:pt>
                <c:pt idx="2250">
                  <c:v>-46.529979292215806</c:v>
                </c:pt>
                <c:pt idx="2251">
                  <c:v>-49.881884082439861</c:v>
                </c:pt>
                <c:pt idx="2252">
                  <c:v>-54.939353911093043</c:v>
                </c:pt>
                <c:pt idx="2253">
                  <c:v>-57.450091069124738</c:v>
                </c:pt>
                <c:pt idx="2254">
                  <c:v>-58.127353991154983</c:v>
                </c:pt>
                <c:pt idx="2255">
                  <c:v>-50.795696707675134</c:v>
                </c:pt>
                <c:pt idx="2256">
                  <c:v>-50.719281775168383</c:v>
                </c:pt>
                <c:pt idx="2257">
                  <c:v>-50.224851757610509</c:v>
                </c:pt>
                <c:pt idx="2258">
                  <c:v>-49.742640383924872</c:v>
                </c:pt>
                <c:pt idx="2259">
                  <c:v>-49.60312133783949</c:v>
                </c:pt>
                <c:pt idx="2260">
                  <c:v>-49.914477084239287</c:v>
                </c:pt>
                <c:pt idx="2261">
                  <c:v>-50.275461979753153</c:v>
                </c:pt>
                <c:pt idx="2262">
                  <c:v>-50.487200297459175</c:v>
                </c:pt>
                <c:pt idx="2263">
                  <c:v>-50.334862797681829</c:v>
                </c:pt>
                <c:pt idx="2264">
                  <c:v>-50.346007393070053</c:v>
                </c:pt>
                <c:pt idx="2265">
                  <c:v>-50.104746786460105</c:v>
                </c:pt>
                <c:pt idx="2266">
                  <c:v>-49.357653804928482</c:v>
                </c:pt>
                <c:pt idx="2267">
                  <c:v>-49.163668101128152</c:v>
                </c:pt>
                <c:pt idx="2268">
                  <c:v>-48.802454984139402</c:v>
                </c:pt>
                <c:pt idx="2269">
                  <c:v>-49.107730716675839</c:v>
                </c:pt>
                <c:pt idx="2270">
                  <c:v>-49.291898149493065</c:v>
                </c:pt>
                <c:pt idx="2271">
                  <c:v>-49.461897174592657</c:v>
                </c:pt>
                <c:pt idx="2272">
                  <c:v>-49.446898989642641</c:v>
                </c:pt>
                <c:pt idx="2273">
                  <c:v>-49.077566944451341</c:v>
                </c:pt>
                <c:pt idx="2274">
                  <c:v>-49.260714342523961</c:v>
                </c:pt>
                <c:pt idx="2275">
                  <c:v>-49.552442975570798</c:v>
                </c:pt>
                <c:pt idx="2276">
                  <c:v>-50.138658451144927</c:v>
                </c:pt>
                <c:pt idx="2277">
                  <c:v>-50.544244409924005</c:v>
                </c:pt>
                <c:pt idx="2278">
                  <c:v>-50.366179660374264</c:v>
                </c:pt>
                <c:pt idx="2279">
                  <c:v>-49.853025051589412</c:v>
                </c:pt>
                <c:pt idx="2280">
                  <c:v>-49.896924855184672</c:v>
                </c:pt>
                <c:pt idx="2281">
                  <c:v>-49.916084989489725</c:v>
                </c:pt>
                <c:pt idx="2282">
                  <c:v>-50.381299391279974</c:v>
                </c:pt>
                <c:pt idx="2283">
                  <c:v>-51.093284642012478</c:v>
                </c:pt>
                <c:pt idx="2284">
                  <c:v>-51.342469577047531</c:v>
                </c:pt>
                <c:pt idx="2285">
                  <c:v>-51.19092832952991</c:v>
                </c:pt>
                <c:pt idx="2286">
                  <c:v>-51.08240722946806</c:v>
                </c:pt>
                <c:pt idx="2287">
                  <c:v>-51.151513784115352</c:v>
                </c:pt>
                <c:pt idx="2288">
                  <c:v>-51.0986893235374</c:v>
                </c:pt>
                <c:pt idx="2289">
                  <c:v>-50.919447275023984</c:v>
                </c:pt>
                <c:pt idx="2290">
                  <c:v>-50.830853343718388</c:v>
                </c:pt>
                <c:pt idx="2291">
                  <c:v>-50.690588963946098</c:v>
                </c:pt>
                <c:pt idx="2292">
                  <c:v>-50.647777643015587</c:v>
                </c:pt>
                <c:pt idx="2293">
                  <c:v>-50.143966567545917</c:v>
                </c:pt>
                <c:pt idx="2294">
                  <c:v>-49.752967875965105</c:v>
                </c:pt>
                <c:pt idx="2295">
                  <c:v>-49.418581752047629</c:v>
                </c:pt>
                <c:pt idx="2296">
                  <c:v>-49.124924624452738</c:v>
                </c:pt>
                <c:pt idx="2297">
                  <c:v>-49.129804595736161</c:v>
                </c:pt>
                <c:pt idx="2298">
                  <c:v>-49.374167641678476</c:v>
                </c:pt>
                <c:pt idx="2299">
                  <c:v>-49.512698632169162</c:v>
                </c:pt>
                <c:pt idx="2300">
                  <c:v>-49.443460271335496</c:v>
                </c:pt>
                <c:pt idx="2301">
                  <c:v>-49.075011992644939</c:v>
                </c:pt>
                <c:pt idx="2302">
                  <c:v>-48.693899898119163</c:v>
                </c:pt>
                <c:pt idx="2303">
                  <c:v>-48.030546348044474</c:v>
                </c:pt>
                <c:pt idx="2304">
                  <c:v>-47.426553839116607</c:v>
                </c:pt>
                <c:pt idx="2305">
                  <c:v>-47.422720557364009</c:v>
                </c:pt>
                <c:pt idx="2306">
                  <c:v>-47.835551338168848</c:v>
                </c:pt>
                <c:pt idx="2307">
                  <c:v>-48.407035126994117</c:v>
                </c:pt>
                <c:pt idx="2308">
                  <c:v>-49.104096139351746</c:v>
                </c:pt>
                <c:pt idx="2309">
                  <c:v>-49.945039866065436</c:v>
                </c:pt>
                <c:pt idx="2310">
                  <c:v>-49.686754126614403</c:v>
                </c:pt>
                <c:pt idx="2311">
                  <c:v>-49.380230213113833</c:v>
                </c:pt>
                <c:pt idx="2312">
                  <c:v>-48.65838452135344</c:v>
                </c:pt>
                <c:pt idx="2313">
                  <c:v>-47.517644391262216</c:v>
                </c:pt>
                <c:pt idx="2314">
                  <c:v>-46.577808168270835</c:v>
                </c:pt>
                <c:pt idx="2315">
                  <c:v>-46.433968301851031</c:v>
                </c:pt>
                <c:pt idx="2316">
                  <c:v>-46.667514654942785</c:v>
                </c:pt>
                <c:pt idx="2317">
                  <c:v>-47.249109916649225</c:v>
                </c:pt>
                <c:pt idx="2318">
                  <c:v>-48.80594117266029</c:v>
                </c:pt>
                <c:pt idx="2319">
                  <c:v>-50.659657002054928</c:v>
                </c:pt>
                <c:pt idx="2320">
                  <c:v>-53.638511362135191</c:v>
                </c:pt>
                <c:pt idx="2321">
                  <c:v>-55.346200886419332</c:v>
                </c:pt>
                <c:pt idx="2322">
                  <c:v>-55.487023394266757</c:v>
                </c:pt>
                <c:pt idx="2323">
                  <c:v>-53.804392973372686</c:v>
                </c:pt>
                <c:pt idx="2324">
                  <c:v>-51.465799035920107</c:v>
                </c:pt>
                <c:pt idx="2325">
                  <c:v>-48.895466660129969</c:v>
                </c:pt>
                <c:pt idx="2326">
                  <c:v>-49.401633658651519</c:v>
                </c:pt>
                <c:pt idx="2327">
                  <c:v>-49.191363625706224</c:v>
                </c:pt>
                <c:pt idx="2328">
                  <c:v>-49.795719868356571</c:v>
                </c:pt>
                <c:pt idx="2329">
                  <c:v>-49.909807313545706</c:v>
                </c:pt>
                <c:pt idx="2330">
                  <c:v>-49.637255381040433</c:v>
                </c:pt>
                <c:pt idx="2331">
                  <c:v>-49.096432010972059</c:v>
                </c:pt>
                <c:pt idx="2332">
                  <c:v>-49.086304104665956</c:v>
                </c:pt>
                <c:pt idx="2333">
                  <c:v>-48.799883626303071</c:v>
                </c:pt>
                <c:pt idx="2334">
                  <c:v>-49.419891752675547</c:v>
                </c:pt>
                <c:pt idx="2335">
                  <c:v>-50.397102188961959</c:v>
                </c:pt>
                <c:pt idx="2336">
                  <c:v>-50.424881028181495</c:v>
                </c:pt>
                <c:pt idx="2337">
                  <c:v>-50.925316268855035</c:v>
                </c:pt>
                <c:pt idx="2338">
                  <c:v>-50.52610300206959</c:v>
                </c:pt>
                <c:pt idx="2339">
                  <c:v>-50.131019757260859</c:v>
                </c:pt>
                <c:pt idx="2340">
                  <c:v>-50.194588002275005</c:v>
                </c:pt>
                <c:pt idx="2341">
                  <c:v>-50.108224823141612</c:v>
                </c:pt>
                <c:pt idx="2342">
                  <c:v>-49.582573806496448</c:v>
                </c:pt>
                <c:pt idx="2343">
                  <c:v>-48.955296584222651</c:v>
                </c:pt>
                <c:pt idx="2344">
                  <c:v>-49.452860291904422</c:v>
                </c:pt>
                <c:pt idx="2345">
                  <c:v>-49.302065930360385</c:v>
                </c:pt>
                <c:pt idx="2346">
                  <c:v>-49.775305354350593</c:v>
                </c:pt>
                <c:pt idx="2347">
                  <c:v>-50.335174642079792</c:v>
                </c:pt>
                <c:pt idx="2348">
                  <c:v>-50.742381213031294</c:v>
                </c:pt>
                <c:pt idx="2349">
                  <c:v>-50.266197051463493</c:v>
                </c:pt>
                <c:pt idx="2350">
                  <c:v>-49.655040234249697</c:v>
                </c:pt>
                <c:pt idx="2351">
                  <c:v>-48.928421661571541</c:v>
                </c:pt>
                <c:pt idx="2352">
                  <c:v>-47.477377264589059</c:v>
                </c:pt>
                <c:pt idx="2353">
                  <c:v>-47.570791582466335</c:v>
                </c:pt>
                <c:pt idx="2354">
                  <c:v>-50.041113677751433</c:v>
                </c:pt>
                <c:pt idx="2355">
                  <c:v>-52.209477611766296</c:v>
                </c:pt>
                <c:pt idx="2356">
                  <c:v>-53.659990385061271</c:v>
                </c:pt>
                <c:pt idx="2357">
                  <c:v>-53.842108547078595</c:v>
                </c:pt>
                <c:pt idx="2358">
                  <c:v>-52.805831246404722</c:v>
                </c:pt>
                <c:pt idx="2359">
                  <c:v>-50.902523935020938</c:v>
                </c:pt>
                <c:pt idx="2360">
                  <c:v>-49.795892644157796</c:v>
                </c:pt>
                <c:pt idx="2361">
                  <c:v>-49.911948900099382</c:v>
                </c:pt>
                <c:pt idx="2362">
                  <c:v>-51.129742649702692</c:v>
                </c:pt>
                <c:pt idx="2363">
                  <c:v>-52.243267343783167</c:v>
                </c:pt>
                <c:pt idx="2364">
                  <c:v>-53.064269684572288</c:v>
                </c:pt>
                <c:pt idx="2365">
                  <c:v>-52.799088040591478</c:v>
                </c:pt>
                <c:pt idx="2366">
                  <c:v>-52.606870934644228</c:v>
                </c:pt>
                <c:pt idx="2367">
                  <c:v>-52.282112020379095</c:v>
                </c:pt>
                <c:pt idx="2368">
                  <c:v>-52.333791369523418</c:v>
                </c:pt>
                <c:pt idx="2369">
                  <c:v>-52.748946156056633</c:v>
                </c:pt>
                <c:pt idx="2370">
                  <c:v>-53.049909351582997</c:v>
                </c:pt>
                <c:pt idx="2371">
                  <c:v>-52.914152416048609</c:v>
                </c:pt>
                <c:pt idx="2372">
                  <c:v>-52.413236441837491</c:v>
                </c:pt>
                <c:pt idx="2373">
                  <c:v>-51.554446634655157</c:v>
                </c:pt>
                <c:pt idx="2374">
                  <c:v>-50.939743311096223</c:v>
                </c:pt>
                <c:pt idx="2375">
                  <c:v>-51.055678825902362</c:v>
                </c:pt>
                <c:pt idx="2376">
                  <c:v>-51.410252352993872</c:v>
                </c:pt>
                <c:pt idx="2377">
                  <c:v>-51.76761155526826</c:v>
                </c:pt>
                <c:pt idx="2378">
                  <c:v>-52.572786647457718</c:v>
                </c:pt>
                <c:pt idx="2379">
                  <c:v>-53.397693424223085</c:v>
                </c:pt>
                <c:pt idx="2380">
                  <c:v>-53.818995952162226</c:v>
                </c:pt>
                <c:pt idx="2381">
                  <c:v>-53.763505138795963</c:v>
                </c:pt>
                <c:pt idx="2382">
                  <c:v>-52.772563802975291</c:v>
                </c:pt>
                <c:pt idx="2383">
                  <c:v>-51.979300696039623</c:v>
                </c:pt>
                <c:pt idx="2384">
                  <c:v>-51.478252456757673</c:v>
                </c:pt>
                <c:pt idx="2385">
                  <c:v>-51.578694972611359</c:v>
                </c:pt>
                <c:pt idx="2386">
                  <c:v>-52.14959269533054</c:v>
                </c:pt>
                <c:pt idx="2387">
                  <c:v>-53.097900326363657</c:v>
                </c:pt>
                <c:pt idx="2388">
                  <c:v>-53.604520694437973</c:v>
                </c:pt>
                <c:pt idx="2389">
                  <c:v>-53.171962107587127</c:v>
                </c:pt>
                <c:pt idx="2390">
                  <c:v>-52.80516097748999</c:v>
                </c:pt>
                <c:pt idx="2391">
                  <c:v>-52.586364387263558</c:v>
                </c:pt>
                <c:pt idx="2392">
                  <c:v>-52.589595547186796</c:v>
                </c:pt>
                <c:pt idx="2393">
                  <c:v>-52.986701568792093</c:v>
                </c:pt>
                <c:pt idx="2394">
                  <c:v>-53.425093451561587</c:v>
                </c:pt>
                <c:pt idx="2395">
                  <c:v>-52.9725616857638</c:v>
                </c:pt>
                <c:pt idx="2396">
                  <c:v>-52.14052456289491</c:v>
                </c:pt>
                <c:pt idx="2397">
                  <c:v>-51.548391761509976</c:v>
                </c:pt>
                <c:pt idx="2398">
                  <c:v>-51.475035464479348</c:v>
                </c:pt>
                <c:pt idx="2399">
                  <c:v>-52.417301508022241</c:v>
                </c:pt>
                <c:pt idx="2400">
                  <c:v>-53.780683491097818</c:v>
                </c:pt>
                <c:pt idx="2401">
                  <c:v>-54.012038967319064</c:v>
                </c:pt>
                <c:pt idx="2402">
                  <c:v>-53.97549748064376</c:v>
                </c:pt>
                <c:pt idx="2403">
                  <c:v>-53.080118602643459</c:v>
                </c:pt>
                <c:pt idx="2404">
                  <c:v>-52.230878138445597</c:v>
                </c:pt>
                <c:pt idx="2405">
                  <c:v>-51.334590388237579</c:v>
                </c:pt>
                <c:pt idx="2406">
                  <c:v>-51.42562115079253</c:v>
                </c:pt>
                <c:pt idx="2407">
                  <c:v>-52.428953962638793</c:v>
                </c:pt>
                <c:pt idx="2408">
                  <c:v>-54.194446339438358</c:v>
                </c:pt>
                <c:pt idx="2409">
                  <c:v>-55.159871948494427</c:v>
                </c:pt>
                <c:pt idx="2410">
                  <c:v>-55.216618517188294</c:v>
                </c:pt>
                <c:pt idx="2411">
                  <c:v>-55.24050887601571</c:v>
                </c:pt>
                <c:pt idx="2412">
                  <c:v>-56.015789866089612</c:v>
                </c:pt>
                <c:pt idx="2413">
                  <c:v>-57.123632218631158</c:v>
                </c:pt>
                <c:pt idx="2414">
                  <c:v>-57.975165776470561</c:v>
                </c:pt>
                <c:pt idx="2415">
                  <c:v>-58.567741871731997</c:v>
                </c:pt>
                <c:pt idx="2416">
                  <c:v>-58.374451635867153</c:v>
                </c:pt>
                <c:pt idx="2417">
                  <c:v>-57.614598077099423</c:v>
                </c:pt>
                <c:pt idx="2418">
                  <c:v>-57.349409979579548</c:v>
                </c:pt>
                <c:pt idx="2419">
                  <c:v>-57.293896589452814</c:v>
                </c:pt>
                <c:pt idx="2420">
                  <c:v>-57.154208378056644</c:v>
                </c:pt>
                <c:pt idx="2421">
                  <c:v>-57.237032885214923</c:v>
                </c:pt>
                <c:pt idx="2422">
                  <c:v>-56.739714865463924</c:v>
                </c:pt>
                <c:pt idx="2423">
                  <c:v>-54.246029049876611</c:v>
                </c:pt>
                <c:pt idx="2424">
                  <c:v>-51.459093473589583</c:v>
                </c:pt>
                <c:pt idx="2425">
                  <c:v>-48.498720963781032</c:v>
                </c:pt>
                <c:pt idx="2426">
                  <c:v>-49.230578230826197</c:v>
                </c:pt>
                <c:pt idx="2427">
                  <c:v>-52.895260204687375</c:v>
                </c:pt>
                <c:pt idx="2428">
                  <c:v>-56.296455688313912</c:v>
                </c:pt>
                <c:pt idx="2429">
                  <c:v>-59.66680004293238</c:v>
                </c:pt>
                <c:pt idx="2430">
                  <c:v>-61.107668040698947</c:v>
                </c:pt>
                <c:pt idx="2431">
                  <c:v>-61.759483459656202</c:v>
                </c:pt>
                <c:pt idx="2432">
                  <c:v>-59.272685943047769</c:v>
                </c:pt>
                <c:pt idx="2433">
                  <c:v>-60.208509677348751</c:v>
                </c:pt>
                <c:pt idx="2434">
                  <c:v>-52.961313751140523</c:v>
                </c:pt>
                <c:pt idx="2435">
                  <c:v>-52.916807846873958</c:v>
                </c:pt>
                <c:pt idx="2436">
                  <c:v>-55.537137763203148</c:v>
                </c:pt>
                <c:pt idx="2437">
                  <c:v>-57.96721612521312</c:v>
                </c:pt>
                <c:pt idx="2438">
                  <c:v>-59.447044917950954</c:v>
                </c:pt>
                <c:pt idx="2439">
                  <c:v>-59.254012468391444</c:v>
                </c:pt>
                <c:pt idx="2440">
                  <c:v>-58.01491733139224</c:v>
                </c:pt>
                <c:pt idx="2441">
                  <c:v>-56.845912913293624</c:v>
                </c:pt>
                <c:pt idx="2442">
                  <c:v>-55.892812398240515</c:v>
                </c:pt>
                <c:pt idx="2443">
                  <c:v>-54.331980537351512</c:v>
                </c:pt>
                <c:pt idx="2444">
                  <c:v>-54.124746277154664</c:v>
                </c:pt>
                <c:pt idx="2445">
                  <c:v>-54.286913342326841</c:v>
                </c:pt>
                <c:pt idx="2446">
                  <c:v>-54.981207411754376</c:v>
                </c:pt>
                <c:pt idx="2447">
                  <c:v>-55.547955341422451</c:v>
                </c:pt>
                <c:pt idx="2448">
                  <c:v>-55.643256797099028</c:v>
                </c:pt>
                <c:pt idx="2449">
                  <c:v>-56.128747429119606</c:v>
                </c:pt>
                <c:pt idx="2450">
                  <c:v>-56.237219491772706</c:v>
                </c:pt>
                <c:pt idx="2451">
                  <c:v>-56.318674303716961</c:v>
                </c:pt>
                <c:pt idx="2452">
                  <c:v>-56.69809793433275</c:v>
                </c:pt>
                <c:pt idx="2453">
                  <c:v>-56.427685320058281</c:v>
                </c:pt>
                <c:pt idx="2454">
                  <c:v>-57.207050132744286</c:v>
                </c:pt>
                <c:pt idx="2455">
                  <c:v>-58.561431486511239</c:v>
                </c:pt>
                <c:pt idx="2456">
                  <c:v>-60.21458368249813</c:v>
                </c:pt>
                <c:pt idx="2457">
                  <c:v>-61.032537045769836</c:v>
                </c:pt>
                <c:pt idx="2458">
                  <c:v>-60.940281784884149</c:v>
                </c:pt>
                <c:pt idx="2459">
                  <c:v>-59.973983129972687</c:v>
                </c:pt>
                <c:pt idx="2460">
                  <c:v>-57.781563453525706</c:v>
                </c:pt>
                <c:pt idx="2461">
                  <c:v>-57.394266388934071</c:v>
                </c:pt>
                <c:pt idx="2462">
                  <c:v>-58.67994077821276</c:v>
                </c:pt>
                <c:pt idx="2463">
                  <c:v>-61.262784663734401</c:v>
                </c:pt>
                <c:pt idx="2464">
                  <c:v>-62.16881929019015</c:v>
                </c:pt>
                <c:pt idx="2465">
                  <c:v>-63.239161224941924</c:v>
                </c:pt>
                <c:pt idx="2466">
                  <c:v>-63.838275925481064</c:v>
                </c:pt>
                <c:pt idx="2467">
                  <c:v>-61.285445974815779</c:v>
                </c:pt>
                <c:pt idx="2468">
                  <c:v>-58.771282401899512</c:v>
                </c:pt>
                <c:pt idx="2469">
                  <c:v>-57.809533085322741</c:v>
                </c:pt>
                <c:pt idx="2470">
                  <c:v>-58.434167156692808</c:v>
                </c:pt>
                <c:pt idx="2471">
                  <c:v>-59.342179898433841</c:v>
                </c:pt>
                <c:pt idx="2472">
                  <c:v>-61.247382843240537</c:v>
                </c:pt>
                <c:pt idx="2473">
                  <c:v>-60.957220189822522</c:v>
                </c:pt>
                <c:pt idx="2474">
                  <c:v>-58.666885296077822</c:v>
                </c:pt>
                <c:pt idx="2475">
                  <c:v>-58.800953669193319</c:v>
                </c:pt>
                <c:pt idx="2476">
                  <c:v>-59.401643269297153</c:v>
                </c:pt>
                <c:pt idx="2477">
                  <c:v>-61.951408824478555</c:v>
                </c:pt>
                <c:pt idx="2478">
                  <c:v>-65.158423266471118</c:v>
                </c:pt>
                <c:pt idx="2479">
                  <c:v>-64.905404229568674</c:v>
                </c:pt>
                <c:pt idx="2480">
                  <c:v>-64.231166481248096</c:v>
                </c:pt>
                <c:pt idx="2481">
                  <c:v>-64.440947650178927</c:v>
                </c:pt>
                <c:pt idx="2482">
                  <c:v>-60.006000100082133</c:v>
                </c:pt>
                <c:pt idx="2483">
                  <c:v>-55.021240140935852</c:v>
                </c:pt>
                <c:pt idx="2484">
                  <c:v>-51.734259141027017</c:v>
                </c:pt>
                <c:pt idx="2485">
                  <c:v>-51.712254525159125</c:v>
                </c:pt>
                <c:pt idx="2486">
                  <c:v>-51.851186961644686</c:v>
                </c:pt>
                <c:pt idx="2487">
                  <c:v>-51.90336030084012</c:v>
                </c:pt>
                <c:pt idx="2488">
                  <c:v>-50.387951334545633</c:v>
                </c:pt>
                <c:pt idx="2489">
                  <c:v>-49.995336668855302</c:v>
                </c:pt>
                <c:pt idx="2490">
                  <c:v>-50.465158970348725</c:v>
                </c:pt>
                <c:pt idx="2491">
                  <c:v>-52.301593551356106</c:v>
                </c:pt>
                <c:pt idx="2492">
                  <c:v>-54.116298072469476</c:v>
                </c:pt>
                <c:pt idx="2493">
                  <c:v>-52.424618190391321</c:v>
                </c:pt>
                <c:pt idx="2494">
                  <c:v>-52.058937993648037</c:v>
                </c:pt>
                <c:pt idx="2495">
                  <c:v>-54.722420140196093</c:v>
                </c:pt>
                <c:pt idx="2496">
                  <c:v>-52.463498997753014</c:v>
                </c:pt>
                <c:pt idx="2497">
                  <c:v>-50.008530089596746</c:v>
                </c:pt>
                <c:pt idx="2498">
                  <c:v>-48.93180498510813</c:v>
                </c:pt>
                <c:pt idx="2499">
                  <c:v>-47.431305684694394</c:v>
                </c:pt>
                <c:pt idx="2500">
                  <c:v>-40.572181651871773</c:v>
                </c:pt>
                <c:pt idx="2501">
                  <c:v>-36.348676337020137</c:v>
                </c:pt>
                <c:pt idx="2502">
                  <c:v>-35.55222876330258</c:v>
                </c:pt>
                <c:pt idx="2503">
                  <c:v>-39.32898039978538</c:v>
                </c:pt>
                <c:pt idx="2504">
                  <c:v>-41.972448116970732</c:v>
                </c:pt>
                <c:pt idx="2505">
                  <c:v>-41.62907426608637</c:v>
                </c:pt>
                <c:pt idx="2506">
                  <c:v>-53.895011516173355</c:v>
                </c:pt>
                <c:pt idx="2507">
                  <c:v>-59.606856950170595</c:v>
                </c:pt>
                <c:pt idx="2508">
                  <c:v>-59.28569573749197</c:v>
                </c:pt>
                <c:pt idx="2509">
                  <c:v>-51.180780232433762</c:v>
                </c:pt>
                <c:pt idx="2510">
                  <c:v>-51.625265801342003</c:v>
                </c:pt>
                <c:pt idx="2511">
                  <c:v>-57.041761033939586</c:v>
                </c:pt>
                <c:pt idx="2512">
                  <c:v>-67.24208088434014</c:v>
                </c:pt>
                <c:pt idx="2513">
                  <c:v>-60.959227882843635</c:v>
                </c:pt>
                <c:pt idx="2514">
                  <c:v>-44.30875354936542</c:v>
                </c:pt>
                <c:pt idx="2515">
                  <c:v>-32.505667669406321</c:v>
                </c:pt>
                <c:pt idx="2516">
                  <c:v>-23.616996457616111</c:v>
                </c:pt>
                <c:pt idx="2517">
                  <c:v>-21.475998312944203</c:v>
                </c:pt>
                <c:pt idx="2518">
                  <c:v>-20.457421217826386</c:v>
                </c:pt>
                <c:pt idx="2519">
                  <c:v>-20.176411232449119</c:v>
                </c:pt>
                <c:pt idx="2520">
                  <c:v>-21.107938928555448</c:v>
                </c:pt>
                <c:pt idx="2521">
                  <c:v>-23.619833990809905</c:v>
                </c:pt>
                <c:pt idx="2522">
                  <c:v>-27.161404612040812</c:v>
                </c:pt>
                <c:pt idx="2523">
                  <c:v>-27.197969723068365</c:v>
                </c:pt>
                <c:pt idx="2524">
                  <c:v>-25.934470622718418</c:v>
                </c:pt>
                <c:pt idx="2525">
                  <c:v>-24.252459866735151</c:v>
                </c:pt>
                <c:pt idx="2526">
                  <c:v>-21.369215689299583</c:v>
                </c:pt>
                <c:pt idx="2527">
                  <c:v>-18.774918752610414</c:v>
                </c:pt>
                <c:pt idx="2528">
                  <c:v>-17.740024597068995</c:v>
                </c:pt>
                <c:pt idx="2529">
                  <c:v>-16.365149448375078</c:v>
                </c:pt>
                <c:pt idx="2530">
                  <c:v>-13.749837232207907</c:v>
                </c:pt>
                <c:pt idx="2531">
                  <c:v>-7.7544664348038985</c:v>
                </c:pt>
                <c:pt idx="2532">
                  <c:v>-4.864360213964706</c:v>
                </c:pt>
                <c:pt idx="2533">
                  <c:v>-2.0001785325808843</c:v>
                </c:pt>
                <c:pt idx="2534">
                  <c:v>-0.29987383677469637</c:v>
                </c:pt>
                <c:pt idx="2535">
                  <c:v>3.436066386816853E-2</c:v>
                </c:pt>
                <c:pt idx="2536">
                  <c:v>1.9239201598815134</c:v>
                </c:pt>
                <c:pt idx="2537">
                  <c:v>4.3387567382549266</c:v>
                </c:pt>
                <c:pt idx="2538">
                  <c:v>9.9929673988767505</c:v>
                </c:pt>
                <c:pt idx="2539">
                  <c:v>20.541136221889786</c:v>
                </c:pt>
                <c:pt idx="2540">
                  <c:v>26.04989857821321</c:v>
                </c:pt>
                <c:pt idx="2541">
                  <c:v>32.792027041119113</c:v>
                </c:pt>
                <c:pt idx="2542">
                  <c:v>37.721169416409019</c:v>
                </c:pt>
                <c:pt idx="2543">
                  <c:v>40.000676117352867</c:v>
                </c:pt>
                <c:pt idx="2544">
                  <c:v>44.856177459747116</c:v>
                </c:pt>
                <c:pt idx="2545">
                  <c:v>48.085363587803791</c:v>
                </c:pt>
                <c:pt idx="2546">
                  <c:v>55.077433976341112</c:v>
                </c:pt>
                <c:pt idx="2547">
                  <c:v>62.694340053171352</c:v>
                </c:pt>
                <c:pt idx="2548">
                  <c:v>65.958821805033963</c:v>
                </c:pt>
                <c:pt idx="2549">
                  <c:v>58.702657249056109</c:v>
                </c:pt>
                <c:pt idx="2550">
                  <c:v>49.499575480180354</c:v>
                </c:pt>
                <c:pt idx="2551">
                  <c:v>44.312437274693593</c:v>
                </c:pt>
                <c:pt idx="2552">
                  <c:v>42.816797491613471</c:v>
                </c:pt>
                <c:pt idx="2553">
                  <c:v>44.749626665376539</c:v>
                </c:pt>
                <c:pt idx="2554">
                  <c:v>48.384099763774145</c:v>
                </c:pt>
                <c:pt idx="2555">
                  <c:v>48.946023713326582</c:v>
                </c:pt>
                <c:pt idx="2556">
                  <c:v>43.875208957473845</c:v>
                </c:pt>
                <c:pt idx="2557">
                  <c:v>38.615121805467595</c:v>
                </c:pt>
                <c:pt idx="2558">
                  <c:v>33.030333646118429</c:v>
                </c:pt>
                <c:pt idx="2559">
                  <c:v>29.250631908088373</c:v>
                </c:pt>
                <c:pt idx="2560">
                  <c:v>28.973786501113516</c:v>
                </c:pt>
                <c:pt idx="2561">
                  <c:v>29.631967438830305</c:v>
                </c:pt>
                <c:pt idx="2562">
                  <c:v>31.786774176156666</c:v>
                </c:pt>
                <c:pt idx="2563">
                  <c:v>31.883279632832885</c:v>
                </c:pt>
                <c:pt idx="2564">
                  <c:v>31.48856535793816</c:v>
                </c:pt>
                <c:pt idx="2565">
                  <c:v>30.615311811702544</c:v>
                </c:pt>
                <c:pt idx="2566">
                  <c:v>29.793324764506306</c:v>
                </c:pt>
                <c:pt idx="2567">
                  <c:v>29.31216248912591</c:v>
                </c:pt>
                <c:pt idx="2568">
                  <c:v>28.794877980721399</c:v>
                </c:pt>
                <c:pt idx="2569">
                  <c:v>28.691165114137192</c:v>
                </c:pt>
                <c:pt idx="2570">
                  <c:v>29.535334365302681</c:v>
                </c:pt>
                <c:pt idx="2571">
                  <c:v>31.23118551416102</c:v>
                </c:pt>
                <c:pt idx="2572">
                  <c:v>31.697192768200551</c:v>
                </c:pt>
                <c:pt idx="2573">
                  <c:v>32.420666046482232</c:v>
                </c:pt>
                <c:pt idx="2574">
                  <c:v>33.935966433567373</c:v>
                </c:pt>
                <c:pt idx="2575">
                  <c:v>35.500565810220252</c:v>
                </c:pt>
                <c:pt idx="2576">
                  <c:v>36.863054610461859</c:v>
                </c:pt>
                <c:pt idx="2577">
                  <c:v>39.897724839800347</c:v>
                </c:pt>
                <c:pt idx="2578">
                  <c:v>44.23454620006693</c:v>
                </c:pt>
                <c:pt idx="2579">
                  <c:v>48.033004938588149</c:v>
                </c:pt>
                <c:pt idx="2580">
                  <c:v>51.565328929999687</c:v>
                </c:pt>
                <c:pt idx="2581">
                  <c:v>56.308664460319051</c:v>
                </c:pt>
                <c:pt idx="2582">
                  <c:v>59.461855832510913</c:v>
                </c:pt>
                <c:pt idx="2583">
                  <c:v>62.758381134427466</c:v>
                </c:pt>
                <c:pt idx="2584">
                  <c:v>64.066438392871078</c:v>
                </c:pt>
                <c:pt idx="2585">
                  <c:v>66.395203599540366</c:v>
                </c:pt>
                <c:pt idx="2586">
                  <c:v>68.580782394313331</c:v>
                </c:pt>
                <c:pt idx="2587">
                  <c:v>67.447410991493982</c:v>
                </c:pt>
                <c:pt idx="2588">
                  <c:v>64.308021078737454</c:v>
                </c:pt>
                <c:pt idx="2589">
                  <c:v>58.296477150491903</c:v>
                </c:pt>
                <c:pt idx="2590">
                  <c:v>51.738298912478911</c:v>
                </c:pt>
                <c:pt idx="2591">
                  <c:v>46.426506570422234</c:v>
                </c:pt>
                <c:pt idx="2592">
                  <c:v>43.641728563225918</c:v>
                </c:pt>
                <c:pt idx="2593">
                  <c:v>37.102308574256135</c:v>
                </c:pt>
                <c:pt idx="2594">
                  <c:v>26.783330076745433</c:v>
                </c:pt>
                <c:pt idx="2595">
                  <c:v>18.214435553632022</c:v>
                </c:pt>
                <c:pt idx="2596">
                  <c:v>10.588911970157044</c:v>
                </c:pt>
                <c:pt idx="2597">
                  <c:v>6.2024436781830339</c:v>
                </c:pt>
                <c:pt idx="2598">
                  <c:v>3.7717329124348096</c:v>
                </c:pt>
                <c:pt idx="2599">
                  <c:v>2.5617118929308442</c:v>
                </c:pt>
                <c:pt idx="2600">
                  <c:v>0.82617258484402201</c:v>
                </c:pt>
                <c:pt idx="2601">
                  <c:v>-0.21257245275900608</c:v>
                </c:pt>
                <c:pt idx="2602">
                  <c:v>-1.6671263437537891</c:v>
                </c:pt>
                <c:pt idx="2603">
                  <c:v>-3.7544065123803265</c:v>
                </c:pt>
                <c:pt idx="2604">
                  <c:v>-5.2498408970034269</c:v>
                </c:pt>
                <c:pt idx="2605">
                  <c:v>-5.6973287612536696</c:v>
                </c:pt>
                <c:pt idx="2606">
                  <c:v>-6.9566859404276835</c:v>
                </c:pt>
                <c:pt idx="2607">
                  <c:v>-6.5134866101194673</c:v>
                </c:pt>
                <c:pt idx="2608">
                  <c:v>-5.1042568406562356</c:v>
                </c:pt>
                <c:pt idx="2609">
                  <c:v>-4.8384570479270135</c:v>
                </c:pt>
                <c:pt idx="2610">
                  <c:v>-3.8965509412167703</c:v>
                </c:pt>
                <c:pt idx="2611">
                  <c:v>-3.7755493401711036</c:v>
                </c:pt>
                <c:pt idx="2612">
                  <c:v>-5.0583792799414908</c:v>
                </c:pt>
                <c:pt idx="2613">
                  <c:v>-6.2273706271027818</c:v>
                </c:pt>
                <c:pt idx="2614">
                  <c:v>-7.259046704989446</c:v>
                </c:pt>
                <c:pt idx="2615">
                  <c:v>-7.4349127067892722</c:v>
                </c:pt>
                <c:pt idx="2616">
                  <c:v>-6.931243976993108</c:v>
                </c:pt>
                <c:pt idx="2617">
                  <c:v>-4.7520169851885781</c:v>
                </c:pt>
                <c:pt idx="2618">
                  <c:v>-2.7883175250382481</c:v>
                </c:pt>
                <c:pt idx="2619">
                  <c:v>-1.3761418099533766</c:v>
                </c:pt>
                <c:pt idx="2620">
                  <c:v>-0.61891872022936512</c:v>
                </c:pt>
                <c:pt idx="2621">
                  <c:v>-3.179893274280837</c:v>
                </c:pt>
                <c:pt idx="2622">
                  <c:v>-6.2385873992328227</c:v>
                </c:pt>
                <c:pt idx="2623">
                  <c:v>-5.9935606872354006</c:v>
                </c:pt>
                <c:pt idx="2624">
                  <c:v>-4.9255962361787038</c:v>
                </c:pt>
                <c:pt idx="2625">
                  <c:v>-4.4187127880221153</c:v>
                </c:pt>
                <c:pt idx="2626">
                  <c:v>1.3660952488301243</c:v>
                </c:pt>
                <c:pt idx="2627">
                  <c:v>7.0542485736590956</c:v>
                </c:pt>
                <c:pt idx="2628">
                  <c:v>10.711983755307232</c:v>
                </c:pt>
                <c:pt idx="2629">
                  <c:v>20.676892238641496</c:v>
                </c:pt>
                <c:pt idx="2630">
                  <c:v>30.696744083755501</c:v>
                </c:pt>
                <c:pt idx="2631">
                  <c:v>34.95018954896139</c:v>
                </c:pt>
                <c:pt idx="2632">
                  <c:v>28.834247783310786</c:v>
                </c:pt>
                <c:pt idx="2633">
                  <c:v>17.362053981272716</c:v>
                </c:pt>
                <c:pt idx="2634">
                  <c:v>12.354560571875281</c:v>
                </c:pt>
                <c:pt idx="2635">
                  <c:v>20.190986013722895</c:v>
                </c:pt>
                <c:pt idx="2636">
                  <c:v>26.418693469033549</c:v>
                </c:pt>
                <c:pt idx="2637">
                  <c:v>34.280044788906643</c:v>
                </c:pt>
                <c:pt idx="2638">
                  <c:v>47.668025241259805</c:v>
                </c:pt>
                <c:pt idx="2639">
                  <c:v>54.713819716109846</c:v>
                </c:pt>
                <c:pt idx="2640">
                  <c:v>57.826527752712963</c:v>
                </c:pt>
                <c:pt idx="2641">
                  <c:v>58.351775272803792</c:v>
                </c:pt>
                <c:pt idx="2642">
                  <c:v>57.967957445709779</c:v>
                </c:pt>
                <c:pt idx="2643">
                  <c:v>56.707834647018856</c:v>
                </c:pt>
                <c:pt idx="2644">
                  <c:v>54.164718576974479</c:v>
                </c:pt>
                <c:pt idx="2645">
                  <c:v>50.844103839968206</c:v>
                </c:pt>
                <c:pt idx="2646">
                  <c:v>47.571922659433142</c:v>
                </c:pt>
                <c:pt idx="2647">
                  <c:v>44.284260739501889</c:v>
                </c:pt>
                <c:pt idx="2648">
                  <c:v>41.315306804260388</c:v>
                </c:pt>
                <c:pt idx="2649">
                  <c:v>38.801889513654793</c:v>
                </c:pt>
                <c:pt idx="2650">
                  <c:v>36.490325491075829</c:v>
                </c:pt>
                <c:pt idx="2651">
                  <c:v>35.881985921698593</c:v>
                </c:pt>
                <c:pt idx="2652">
                  <c:v>36.04220042168253</c:v>
                </c:pt>
                <c:pt idx="2653">
                  <c:v>36.955446169257563</c:v>
                </c:pt>
                <c:pt idx="2654">
                  <c:v>38.057716349168096</c:v>
                </c:pt>
                <c:pt idx="2655">
                  <c:v>38.844356468567582</c:v>
                </c:pt>
                <c:pt idx="2656">
                  <c:v>39.120151975634286</c:v>
                </c:pt>
                <c:pt idx="2657">
                  <c:v>39.781405844852983</c:v>
                </c:pt>
                <c:pt idx="2658">
                  <c:v>40.74027403810004</c:v>
                </c:pt>
                <c:pt idx="2659">
                  <c:v>40.924949654324116</c:v>
                </c:pt>
                <c:pt idx="2660">
                  <c:v>40.32761153503268</c:v>
                </c:pt>
                <c:pt idx="2661">
                  <c:v>39.625202053910911</c:v>
                </c:pt>
                <c:pt idx="2662">
                  <c:v>38.709139650369465</c:v>
                </c:pt>
                <c:pt idx="2663">
                  <c:v>39.224035187719203</c:v>
                </c:pt>
                <c:pt idx="2664">
                  <c:v>39.914602394972384</c:v>
                </c:pt>
                <c:pt idx="2665">
                  <c:v>40.241649229245162</c:v>
                </c:pt>
                <c:pt idx="2666">
                  <c:v>40.42894209547768</c:v>
                </c:pt>
                <c:pt idx="2667">
                  <c:v>39.968344273018985</c:v>
                </c:pt>
                <c:pt idx="2668">
                  <c:v>39.224318947545072</c:v>
                </c:pt>
                <c:pt idx="2669">
                  <c:v>38.88111004782067</c:v>
                </c:pt>
                <c:pt idx="2670">
                  <c:v>38.633269422318641</c:v>
                </c:pt>
                <c:pt idx="2671">
                  <c:v>39.550277370926317</c:v>
                </c:pt>
                <c:pt idx="2672">
                  <c:v>41.733446571479533</c:v>
                </c:pt>
                <c:pt idx="2673">
                  <c:v>44.191838312947759</c:v>
                </c:pt>
                <c:pt idx="2674">
                  <c:v>47.924793774227538</c:v>
                </c:pt>
                <c:pt idx="2675">
                  <c:v>52.091714826201546</c:v>
                </c:pt>
                <c:pt idx="2676">
                  <c:v>54.899633667098342</c:v>
                </c:pt>
                <c:pt idx="2677">
                  <c:v>56.534480482772736</c:v>
                </c:pt>
                <c:pt idx="2678">
                  <c:v>57.138991619937713</c:v>
                </c:pt>
                <c:pt idx="2679">
                  <c:v>55.572833584973274</c:v>
                </c:pt>
                <c:pt idx="2680">
                  <c:v>55.384122093429255</c:v>
                </c:pt>
                <c:pt idx="2681">
                  <c:v>55.317097998489999</c:v>
                </c:pt>
                <c:pt idx="2682">
                  <c:v>55.244828503851863</c:v>
                </c:pt>
                <c:pt idx="2683">
                  <c:v>57.39643623690759</c:v>
                </c:pt>
                <c:pt idx="2684">
                  <c:v>59.234627155838744</c:v>
                </c:pt>
                <c:pt idx="2685">
                  <c:v>60.475401962466066</c:v>
                </c:pt>
                <c:pt idx="2686">
                  <c:v>62.511172005917743</c:v>
                </c:pt>
                <c:pt idx="2687">
                  <c:v>58.876462682691553</c:v>
                </c:pt>
                <c:pt idx="2688">
                  <c:v>53.51249322617177</c:v>
                </c:pt>
                <c:pt idx="2689">
                  <c:v>44.546062619263907</c:v>
                </c:pt>
                <c:pt idx="2690">
                  <c:v>37.73805772468112</c:v>
                </c:pt>
                <c:pt idx="2691">
                  <c:v>33.179750250968503</c:v>
                </c:pt>
                <c:pt idx="2692">
                  <c:v>23.075209623511558</c:v>
                </c:pt>
                <c:pt idx="2693">
                  <c:v>13.789156401752276</c:v>
                </c:pt>
                <c:pt idx="2694">
                  <c:v>11.630599610823554</c:v>
                </c:pt>
                <c:pt idx="2695">
                  <c:v>3.8848729859608926</c:v>
                </c:pt>
                <c:pt idx="2696">
                  <c:v>0.54722479113224254</c:v>
                </c:pt>
                <c:pt idx="2697">
                  <c:v>0.19857949155283203</c:v>
                </c:pt>
                <c:pt idx="2698">
                  <c:v>-1.5301588393287426</c:v>
                </c:pt>
                <c:pt idx="2699">
                  <c:v>-2.6471445501971687</c:v>
                </c:pt>
                <c:pt idx="2700">
                  <c:v>-3.9183681432046233</c:v>
                </c:pt>
                <c:pt idx="2701">
                  <c:v>-6.3300338263438052</c:v>
                </c:pt>
                <c:pt idx="2702">
                  <c:v>-5.6750055133508122</c:v>
                </c:pt>
                <c:pt idx="2703">
                  <c:v>-7.103461944360574</c:v>
                </c:pt>
                <c:pt idx="2704">
                  <c:v>-7.5104046284238652</c:v>
                </c:pt>
                <c:pt idx="2705">
                  <c:v>-7.486778940521809</c:v>
                </c:pt>
                <c:pt idx="2706">
                  <c:v>-7.2134995515045324</c:v>
                </c:pt>
                <c:pt idx="2707">
                  <c:v>-7.4991882819941331</c:v>
                </c:pt>
                <c:pt idx="2708">
                  <c:v>-7.7213364203462191</c:v>
                </c:pt>
                <c:pt idx="2709">
                  <c:v>-7.6616508466689144</c:v>
                </c:pt>
                <c:pt idx="2710">
                  <c:v>-7.6473557134693744</c:v>
                </c:pt>
                <c:pt idx="2711">
                  <c:v>-6.7125761999952607</c:v>
                </c:pt>
                <c:pt idx="2712">
                  <c:v>-5.6917387822428749</c:v>
                </c:pt>
                <c:pt idx="2713">
                  <c:v>-4.9385400767861691</c:v>
                </c:pt>
                <c:pt idx="2714">
                  <c:v>-4.5190835819142672</c:v>
                </c:pt>
                <c:pt idx="2715">
                  <c:v>-4.7137397547683682</c:v>
                </c:pt>
                <c:pt idx="2716">
                  <c:v>-5.4965343197484424</c:v>
                </c:pt>
                <c:pt idx="2717">
                  <c:v>-5.9525779295214614</c:v>
                </c:pt>
                <c:pt idx="2718">
                  <c:v>-4.467549738788219</c:v>
                </c:pt>
                <c:pt idx="2719">
                  <c:v>-1.9650997949743778</c:v>
                </c:pt>
                <c:pt idx="2720">
                  <c:v>1.1159591229044452</c:v>
                </c:pt>
                <c:pt idx="2721">
                  <c:v>1.2900247893124457</c:v>
                </c:pt>
                <c:pt idx="2722">
                  <c:v>6.7687396302369187</c:v>
                </c:pt>
                <c:pt idx="2723">
                  <c:v>11.61211802310183</c:v>
                </c:pt>
                <c:pt idx="2724">
                  <c:v>15.13231012819074</c:v>
                </c:pt>
                <c:pt idx="2725">
                  <c:v>17.061000659790206</c:v>
                </c:pt>
                <c:pt idx="2726">
                  <c:v>19.473545134962531</c:v>
                </c:pt>
                <c:pt idx="2727">
                  <c:v>18.546132736812318</c:v>
                </c:pt>
                <c:pt idx="2728">
                  <c:v>28.83251086442765</c:v>
                </c:pt>
                <c:pt idx="2729">
                  <c:v>37.056398642265314</c:v>
                </c:pt>
                <c:pt idx="2730">
                  <c:v>36.389611908390364</c:v>
                </c:pt>
                <c:pt idx="2731">
                  <c:v>41.689840816257778</c:v>
                </c:pt>
                <c:pt idx="2732">
                  <c:v>53.066764665948547</c:v>
                </c:pt>
                <c:pt idx="2733">
                  <c:v>67.602183722181536</c:v>
                </c:pt>
                <c:pt idx="2734">
                  <c:v>81.509396505357572</c:v>
                </c:pt>
                <c:pt idx="2735">
                  <c:v>84.372601482492882</c:v>
                </c:pt>
                <c:pt idx="2736">
                  <c:v>76.293379855695122</c:v>
                </c:pt>
                <c:pt idx="2737">
                  <c:v>67.300338528405135</c:v>
                </c:pt>
                <c:pt idx="2738">
                  <c:v>60.50743299687754</c:v>
                </c:pt>
                <c:pt idx="2739">
                  <c:v>55.069590360652199</c:v>
                </c:pt>
                <c:pt idx="2740">
                  <c:v>51.172022070703697</c:v>
                </c:pt>
                <c:pt idx="2741">
                  <c:v>47.029296845644367</c:v>
                </c:pt>
                <c:pt idx="2742">
                  <c:v>43.814487009278317</c:v>
                </c:pt>
                <c:pt idx="2743">
                  <c:v>42.882229828127727</c:v>
                </c:pt>
                <c:pt idx="2744">
                  <c:v>42.688841472643645</c:v>
                </c:pt>
                <c:pt idx="2745">
                  <c:v>41.501311342086666</c:v>
                </c:pt>
                <c:pt idx="2746">
                  <c:v>39.824154082314848</c:v>
                </c:pt>
                <c:pt idx="2747">
                  <c:v>38.651609206486448</c:v>
                </c:pt>
                <c:pt idx="2748">
                  <c:v>37.395145484104823</c:v>
                </c:pt>
                <c:pt idx="2749">
                  <c:v>37.259486187975646</c:v>
                </c:pt>
                <c:pt idx="2750">
                  <c:v>37.037380163478353</c:v>
                </c:pt>
                <c:pt idx="2751">
                  <c:v>36.489548143417089</c:v>
                </c:pt>
                <c:pt idx="2752">
                  <c:v>35.861091469519863</c:v>
                </c:pt>
                <c:pt idx="2753">
                  <c:v>35.735167463512354</c:v>
                </c:pt>
                <c:pt idx="2754">
                  <c:v>35.954662748672717</c:v>
                </c:pt>
                <c:pt idx="2755">
                  <c:v>36.544736928195825</c:v>
                </c:pt>
                <c:pt idx="2756">
                  <c:v>36.904866894945521</c:v>
                </c:pt>
                <c:pt idx="2757">
                  <c:v>36.772399771421533</c:v>
                </c:pt>
                <c:pt idx="2758">
                  <c:v>36.068809228163943</c:v>
                </c:pt>
                <c:pt idx="2759">
                  <c:v>35.358618783972744</c:v>
                </c:pt>
                <c:pt idx="2760">
                  <c:v>34.667987955489423</c:v>
                </c:pt>
                <c:pt idx="2761">
                  <c:v>35.037827634717935</c:v>
                </c:pt>
                <c:pt idx="2762">
                  <c:v>37.249421415983257</c:v>
                </c:pt>
                <c:pt idx="2763">
                  <c:v>39.201880547266029</c:v>
                </c:pt>
                <c:pt idx="2764">
                  <c:v>41.267901158031314</c:v>
                </c:pt>
                <c:pt idx="2765">
                  <c:v>43.291344751831168</c:v>
                </c:pt>
                <c:pt idx="2766">
                  <c:v>45.516442355882738</c:v>
                </c:pt>
                <c:pt idx="2767">
                  <c:v>47.042001857056675</c:v>
                </c:pt>
                <c:pt idx="2768">
                  <c:v>50.547386957663065</c:v>
                </c:pt>
                <c:pt idx="2769">
                  <c:v>53.725234611605714</c:v>
                </c:pt>
                <c:pt idx="2770">
                  <c:v>56.36807782852398</c:v>
                </c:pt>
                <c:pt idx="2771">
                  <c:v>62.716180329280824</c:v>
                </c:pt>
                <c:pt idx="2772">
                  <c:v>64.31140932348336</c:v>
                </c:pt>
                <c:pt idx="2773">
                  <c:v>66.948226290741417</c:v>
                </c:pt>
                <c:pt idx="2774">
                  <c:v>65.868734576592416</c:v>
                </c:pt>
                <c:pt idx="2775">
                  <c:v>67.853149846595684</c:v>
                </c:pt>
                <c:pt idx="2776">
                  <c:v>69.990407232441285</c:v>
                </c:pt>
                <c:pt idx="2777">
                  <c:v>69.680341226308229</c:v>
                </c:pt>
                <c:pt idx="2778">
                  <c:v>67.06787966959061</c:v>
                </c:pt>
                <c:pt idx="2779">
                  <c:v>59.762420318147257</c:v>
                </c:pt>
                <c:pt idx="2780">
                  <c:v>43.647145158226323</c:v>
                </c:pt>
                <c:pt idx="2781">
                  <c:v>32.601642264034453</c:v>
                </c:pt>
                <c:pt idx="2782">
                  <c:v>25.024320108580397</c:v>
                </c:pt>
                <c:pt idx="2783">
                  <c:v>16.229033752317367</c:v>
                </c:pt>
                <c:pt idx="2784">
                  <c:v>10.553163855778743</c:v>
                </c:pt>
                <c:pt idx="2785">
                  <c:v>3.9396888335041713</c:v>
                </c:pt>
                <c:pt idx="2786">
                  <c:v>0.55811880737294506</c:v>
                </c:pt>
                <c:pt idx="2787">
                  <c:v>-4.3137959233307805</c:v>
                </c:pt>
                <c:pt idx="2788">
                  <c:v>-8.5378932309789981</c:v>
                </c:pt>
                <c:pt idx="2789">
                  <c:v>-9.8134670790570553</c:v>
                </c:pt>
                <c:pt idx="2790">
                  <c:v>-11.546036100457831</c:v>
                </c:pt>
                <c:pt idx="2791">
                  <c:v>-10.57779135238345</c:v>
                </c:pt>
                <c:pt idx="2792">
                  <c:v>-11.805127972539035</c:v>
                </c:pt>
                <c:pt idx="2793">
                  <c:v>-14.13073096656435</c:v>
                </c:pt>
                <c:pt idx="2794">
                  <c:v>-11.430531791936241</c:v>
                </c:pt>
                <c:pt idx="2795">
                  <c:v>-13.524327878281952</c:v>
                </c:pt>
                <c:pt idx="2796">
                  <c:v>-15.010460344396529</c:v>
                </c:pt>
                <c:pt idx="2797">
                  <c:v>-14.762378358493807</c:v>
                </c:pt>
                <c:pt idx="2798">
                  <c:v>-14.041141059639939</c:v>
                </c:pt>
                <c:pt idx="2799">
                  <c:v>-13.273407452241207</c:v>
                </c:pt>
                <c:pt idx="2800">
                  <c:v>-13.89266460237635</c:v>
                </c:pt>
                <c:pt idx="2801">
                  <c:v>-13.760071163172325</c:v>
                </c:pt>
                <c:pt idx="2802">
                  <c:v>-13.227698683944395</c:v>
                </c:pt>
                <c:pt idx="2803">
                  <c:v>-12.588692233208381</c:v>
                </c:pt>
                <c:pt idx="2804">
                  <c:v>-11.54282688876085</c:v>
                </c:pt>
                <c:pt idx="2805">
                  <c:v>-10.609719331372629</c:v>
                </c:pt>
                <c:pt idx="2806">
                  <c:v>-9.9664712073246857</c:v>
                </c:pt>
                <c:pt idx="2807">
                  <c:v>-9.0192046802963191</c:v>
                </c:pt>
                <c:pt idx="2808">
                  <c:v>-8.4270102790462609</c:v>
                </c:pt>
                <c:pt idx="2809">
                  <c:v>-7.5320687428841113</c:v>
                </c:pt>
                <c:pt idx="2810">
                  <c:v>-5.472971544536418</c:v>
                </c:pt>
                <c:pt idx="2811">
                  <c:v>-2.5877305936363078</c:v>
                </c:pt>
                <c:pt idx="2812">
                  <c:v>3.4431138423273465E-2</c:v>
                </c:pt>
                <c:pt idx="2813">
                  <c:v>2.679121319172411</c:v>
                </c:pt>
                <c:pt idx="2814">
                  <c:v>6.1306732545352514</c:v>
                </c:pt>
                <c:pt idx="2815">
                  <c:v>8.5708592211960895</c:v>
                </c:pt>
                <c:pt idx="2816">
                  <c:v>12.856336719415598</c:v>
                </c:pt>
                <c:pt idx="2817">
                  <c:v>20.474490579315788</c:v>
                </c:pt>
                <c:pt idx="2818">
                  <c:v>27.351768558981043</c:v>
                </c:pt>
                <c:pt idx="2819">
                  <c:v>39.33147898275385</c:v>
                </c:pt>
                <c:pt idx="2820">
                  <c:v>56.301560116423559</c:v>
                </c:pt>
                <c:pt idx="2821">
                  <c:v>65.988021005751307</c:v>
                </c:pt>
                <c:pt idx="2822">
                  <c:v>65.20224106488611</c:v>
                </c:pt>
                <c:pt idx="2823">
                  <c:v>60.098137761166804</c:v>
                </c:pt>
                <c:pt idx="2824">
                  <c:v>52.7882466283586</c:v>
                </c:pt>
                <c:pt idx="2825">
                  <c:v>51.806224534472122</c:v>
                </c:pt>
                <c:pt idx="2826">
                  <c:v>53.544263449546513</c:v>
                </c:pt>
                <c:pt idx="2827">
                  <c:v>53.881948240866599</c:v>
                </c:pt>
                <c:pt idx="2828">
                  <c:v>50.430147779712648</c:v>
                </c:pt>
                <c:pt idx="2829">
                  <c:v>46.410516487872869</c:v>
                </c:pt>
                <c:pt idx="2830">
                  <c:v>41.547616186737265</c:v>
                </c:pt>
                <c:pt idx="2831">
                  <c:v>37.571226126721562</c:v>
                </c:pt>
                <c:pt idx="2832">
                  <c:v>35.078751626775897</c:v>
                </c:pt>
                <c:pt idx="2833">
                  <c:v>32.332195766211491</c:v>
                </c:pt>
                <c:pt idx="2834">
                  <c:v>30.529114235451765</c:v>
                </c:pt>
                <c:pt idx="2835">
                  <c:v>28.602108954076201</c:v>
                </c:pt>
                <c:pt idx="2836">
                  <c:v>26.450142499891317</c:v>
                </c:pt>
                <c:pt idx="2837">
                  <c:v>25.255941156434186</c:v>
                </c:pt>
                <c:pt idx="2838">
                  <c:v>23.969202522420552</c:v>
                </c:pt>
                <c:pt idx="2839">
                  <c:v>22.657335113461798</c:v>
                </c:pt>
                <c:pt idx="2840">
                  <c:v>21.34037566235067</c:v>
                </c:pt>
                <c:pt idx="2841">
                  <c:v>19.889117369514295</c:v>
                </c:pt>
                <c:pt idx="2842">
                  <c:v>18.988713435238068</c:v>
                </c:pt>
                <c:pt idx="2843">
                  <c:v>19.107655914071923</c:v>
                </c:pt>
                <c:pt idx="2844">
                  <c:v>19.275720867240249</c:v>
                </c:pt>
                <c:pt idx="2845">
                  <c:v>20.174883694334557</c:v>
                </c:pt>
                <c:pt idx="2846">
                  <c:v>20.217021347573827</c:v>
                </c:pt>
                <c:pt idx="2847">
                  <c:v>20.366254887474941</c:v>
                </c:pt>
                <c:pt idx="2848">
                  <c:v>21.748136158891732</c:v>
                </c:pt>
                <c:pt idx="2849">
                  <c:v>22.496515303467184</c:v>
                </c:pt>
                <c:pt idx="2850">
                  <c:v>23.053495914751217</c:v>
                </c:pt>
                <c:pt idx="2851">
                  <c:v>21.920436108252659</c:v>
                </c:pt>
                <c:pt idx="2852">
                  <c:v>20.448778294522324</c:v>
                </c:pt>
                <c:pt idx="2853">
                  <c:v>18.3443006278303</c:v>
                </c:pt>
                <c:pt idx="2854">
                  <c:v>18.551000661673648</c:v>
                </c:pt>
                <c:pt idx="2855">
                  <c:v>18.998381239596277</c:v>
                </c:pt>
                <c:pt idx="2856">
                  <c:v>20.463299497499925</c:v>
                </c:pt>
                <c:pt idx="2857">
                  <c:v>26.998351403696809</c:v>
                </c:pt>
                <c:pt idx="2858">
                  <c:v>33.48677877200938</c:v>
                </c:pt>
                <c:pt idx="2859">
                  <c:v>38.898714416213288</c:v>
                </c:pt>
                <c:pt idx="2860">
                  <c:v>41.856249308835828</c:v>
                </c:pt>
                <c:pt idx="2861">
                  <c:v>47.569091152643281</c:v>
                </c:pt>
                <c:pt idx="2862">
                  <c:v>53.167849382180428</c:v>
                </c:pt>
                <c:pt idx="2863">
                  <c:v>56.817325959363501</c:v>
                </c:pt>
                <c:pt idx="2864">
                  <c:v>58.589374010644576</c:v>
                </c:pt>
                <c:pt idx="2865">
                  <c:v>62.792768653980374</c:v>
                </c:pt>
                <c:pt idx="2866">
                  <c:v>64.424847764533482</c:v>
                </c:pt>
                <c:pt idx="2867">
                  <c:v>58.514087981406504</c:v>
                </c:pt>
                <c:pt idx="2868">
                  <c:v>40.210711765443321</c:v>
                </c:pt>
                <c:pt idx="2869">
                  <c:v>27.048366412911673</c:v>
                </c:pt>
                <c:pt idx="2870">
                  <c:v>18.959564619859695</c:v>
                </c:pt>
                <c:pt idx="2871">
                  <c:v>8.1281156767802401</c:v>
                </c:pt>
                <c:pt idx="2872">
                  <c:v>1.143288974314608</c:v>
                </c:pt>
                <c:pt idx="2873">
                  <c:v>-2.7947458730272334</c:v>
                </c:pt>
                <c:pt idx="2874">
                  <c:v>-5.0320719779375036</c:v>
                </c:pt>
                <c:pt idx="2875">
                  <c:v>-7.4173490796074759</c:v>
                </c:pt>
                <c:pt idx="2876">
                  <c:v>-8.5266629637171363</c:v>
                </c:pt>
                <c:pt idx="2877">
                  <c:v>-9.6629632598987225</c:v>
                </c:pt>
                <c:pt idx="2878">
                  <c:v>-10.326826567101886</c:v>
                </c:pt>
                <c:pt idx="2879">
                  <c:v>-12.571324606889727</c:v>
                </c:pt>
                <c:pt idx="2880">
                  <c:v>-14.636009126677076</c:v>
                </c:pt>
                <c:pt idx="2881">
                  <c:v>-16.103662379590716</c:v>
                </c:pt>
                <c:pt idx="2882">
                  <c:v>-16.546520293575352</c:v>
                </c:pt>
                <c:pt idx="2883">
                  <c:v>-16.641194209398531</c:v>
                </c:pt>
                <c:pt idx="2884">
                  <c:v>-16.449286305242513</c:v>
                </c:pt>
                <c:pt idx="2885">
                  <c:v>-16.43441973124871</c:v>
                </c:pt>
                <c:pt idx="2886">
                  <c:v>-16.711515522845332</c:v>
                </c:pt>
                <c:pt idx="2887">
                  <c:v>-17.200955937332751</c:v>
                </c:pt>
                <c:pt idx="2888">
                  <c:v>-17.176443281427719</c:v>
                </c:pt>
                <c:pt idx="2889">
                  <c:v>-16.797517357611547</c:v>
                </c:pt>
                <c:pt idx="2890">
                  <c:v>-15.648320658475443</c:v>
                </c:pt>
                <c:pt idx="2891">
                  <c:v>-14.521618665356298</c:v>
                </c:pt>
                <c:pt idx="2892">
                  <c:v>-14.106757643925981</c:v>
                </c:pt>
                <c:pt idx="2893">
                  <c:v>-13.948018632356987</c:v>
                </c:pt>
                <c:pt idx="2894">
                  <c:v>-14.968562828676584</c:v>
                </c:pt>
                <c:pt idx="2895">
                  <c:v>-15.267117764888996</c:v>
                </c:pt>
                <c:pt idx="2896">
                  <c:v>-14.036531179422296</c:v>
                </c:pt>
                <c:pt idx="2897">
                  <c:v>-11.497084189540322</c:v>
                </c:pt>
                <c:pt idx="2898">
                  <c:v>-8.2931393198326955</c:v>
                </c:pt>
                <c:pt idx="2899">
                  <c:v>-5.3731747104235872</c:v>
                </c:pt>
                <c:pt idx="2900">
                  <c:v>-2.7228335277926154</c:v>
                </c:pt>
                <c:pt idx="2901">
                  <c:v>0.36731459990480497</c:v>
                </c:pt>
                <c:pt idx="2902">
                  <c:v>4.3908870755691582</c:v>
                </c:pt>
                <c:pt idx="2903">
                  <c:v>10.709690853446737</c:v>
                </c:pt>
                <c:pt idx="2904">
                  <c:v>18.879666434493711</c:v>
                </c:pt>
                <c:pt idx="2905">
                  <c:v>28.32495854058774</c:v>
                </c:pt>
                <c:pt idx="2906">
                  <c:v>32.997508326460817</c:v>
                </c:pt>
                <c:pt idx="2907">
                  <c:v>44.451371020558661</c:v>
                </c:pt>
                <c:pt idx="2908">
                  <c:v>64.312766071655091</c:v>
                </c:pt>
                <c:pt idx="2909">
                  <c:v>65.209095594319237</c:v>
                </c:pt>
                <c:pt idx="2910">
                  <c:v>65.675530908910275</c:v>
                </c:pt>
                <c:pt idx="2911">
                  <c:v>69.638314885380538</c:v>
                </c:pt>
                <c:pt idx="2912">
                  <c:v>73.90910948537568</c:v>
                </c:pt>
                <c:pt idx="2913">
                  <c:v>73.685971323544791</c:v>
                </c:pt>
                <c:pt idx="2914">
                  <c:v>70.744400787820624</c:v>
                </c:pt>
                <c:pt idx="2915">
                  <c:v>63.5984408750694</c:v>
                </c:pt>
                <c:pt idx="2916">
                  <c:v>55.703020998166551</c:v>
                </c:pt>
                <c:pt idx="2917">
                  <c:v>48.157086031021748</c:v>
                </c:pt>
                <c:pt idx="2918">
                  <c:v>42.721000084553097</c:v>
                </c:pt>
                <c:pt idx="2919">
                  <c:v>37.348031397713072</c:v>
                </c:pt>
                <c:pt idx="2920">
                  <c:v>34.400329838741804</c:v>
                </c:pt>
                <c:pt idx="2921">
                  <c:v>32.641372097504991</c:v>
                </c:pt>
                <c:pt idx="2922">
                  <c:v>31.789037140505535</c:v>
                </c:pt>
                <c:pt idx="2923">
                  <c:v>31.433172535599869</c:v>
                </c:pt>
                <c:pt idx="2924">
                  <c:v>31.534333067239288</c:v>
                </c:pt>
                <c:pt idx="2925">
                  <c:v>31.144421274542733</c:v>
                </c:pt>
                <c:pt idx="2926">
                  <c:v>29.36083166200606</c:v>
                </c:pt>
                <c:pt idx="2927">
                  <c:v>26.919988787189265</c:v>
                </c:pt>
                <c:pt idx="2928">
                  <c:v>24.393283792022736</c:v>
                </c:pt>
                <c:pt idx="2929">
                  <c:v>23.125289016774815</c:v>
                </c:pt>
                <c:pt idx="2930">
                  <c:v>23.570790277912181</c:v>
                </c:pt>
                <c:pt idx="2931">
                  <c:v>24.765279612388898</c:v>
                </c:pt>
                <c:pt idx="2932">
                  <c:v>25.752018612065399</c:v>
                </c:pt>
                <c:pt idx="2933">
                  <c:v>25.556980394904983</c:v>
                </c:pt>
                <c:pt idx="2934">
                  <c:v>24.931399513616892</c:v>
                </c:pt>
                <c:pt idx="2935">
                  <c:v>23.738622907309249</c:v>
                </c:pt>
                <c:pt idx="2936">
                  <c:v>23.138056801697552</c:v>
                </c:pt>
                <c:pt idx="2937">
                  <c:v>22.853528404778157</c:v>
                </c:pt>
                <c:pt idx="2938">
                  <c:v>23.798647265262062</c:v>
                </c:pt>
                <c:pt idx="2939">
                  <c:v>25.565578475270428</c:v>
                </c:pt>
                <c:pt idx="2940">
                  <c:v>27.955115276868124</c:v>
                </c:pt>
                <c:pt idx="2941">
                  <c:v>30.239652810815929</c:v>
                </c:pt>
                <c:pt idx="2942">
                  <c:v>34.205259811123931</c:v>
                </c:pt>
                <c:pt idx="2943">
                  <c:v>36.966727913229136</c:v>
                </c:pt>
                <c:pt idx="2944">
                  <c:v>42.66255440160505</c:v>
                </c:pt>
                <c:pt idx="2945">
                  <c:v>46.619688520237197</c:v>
                </c:pt>
                <c:pt idx="2946">
                  <c:v>48.635391728025219</c:v>
                </c:pt>
                <c:pt idx="2947">
                  <c:v>49.553313805210834</c:v>
                </c:pt>
                <c:pt idx="2948">
                  <c:v>52.180203902211986</c:v>
                </c:pt>
                <c:pt idx="2949">
                  <c:v>55.259235255388859</c:v>
                </c:pt>
                <c:pt idx="2950">
                  <c:v>53.4106546462422</c:v>
                </c:pt>
                <c:pt idx="2951">
                  <c:v>50.303709121748803</c:v>
                </c:pt>
                <c:pt idx="2952">
                  <c:v>43.641864106201623</c:v>
                </c:pt>
                <c:pt idx="2953">
                  <c:v>32.132804733500564</c:v>
                </c:pt>
                <c:pt idx="2954">
                  <c:v>29.104175032935746</c:v>
                </c:pt>
                <c:pt idx="2955">
                  <c:v>17.595795036391639</c:v>
                </c:pt>
                <c:pt idx="2956">
                  <c:v>6.939433593679138</c:v>
                </c:pt>
                <c:pt idx="2957">
                  <c:v>-1.4078949932163471</c:v>
                </c:pt>
                <c:pt idx="2958">
                  <c:v>-3.3375275997218328</c:v>
                </c:pt>
                <c:pt idx="2959">
                  <c:v>-9.2666181091689861</c:v>
                </c:pt>
                <c:pt idx="2960">
                  <c:v>-4.0291674356072997</c:v>
                </c:pt>
                <c:pt idx="2961">
                  <c:v>-0.21236834831846843</c:v>
                </c:pt>
                <c:pt idx="2962">
                  <c:v>-2.7218945792010723</c:v>
                </c:pt>
                <c:pt idx="2963">
                  <c:v>-6.032217886127234</c:v>
                </c:pt>
                <c:pt idx="2964">
                  <c:v>-8.2149569041578463</c:v>
                </c:pt>
                <c:pt idx="2965">
                  <c:v>-11.473106337942578</c:v>
                </c:pt>
                <c:pt idx="2966">
                  <c:v>-12.234279544904808</c:v>
                </c:pt>
                <c:pt idx="2967">
                  <c:v>-15.834430038684328</c:v>
                </c:pt>
                <c:pt idx="2968">
                  <c:v>-14.710996352986532</c:v>
                </c:pt>
                <c:pt idx="2969">
                  <c:v>-16.058666870368558</c:v>
                </c:pt>
                <c:pt idx="2970">
                  <c:v>-17.730725115648443</c:v>
                </c:pt>
                <c:pt idx="2971">
                  <c:v>-17.659011990597222</c:v>
                </c:pt>
                <c:pt idx="2972">
                  <c:v>-20.843930452980313</c:v>
                </c:pt>
                <c:pt idx="2973">
                  <c:v>-23.342408651914621</c:v>
                </c:pt>
                <c:pt idx="2974">
                  <c:v>-25.590522757891865</c:v>
                </c:pt>
                <c:pt idx="2975">
                  <c:v>-28.830801100825962</c:v>
                </c:pt>
                <c:pt idx="2976">
                  <c:v>-30.147426650382894</c:v>
                </c:pt>
                <c:pt idx="2977">
                  <c:v>-32.679029447680207</c:v>
                </c:pt>
                <c:pt idx="2978">
                  <c:v>-34.906928299309499</c:v>
                </c:pt>
                <c:pt idx="2979">
                  <c:v>-38.09807679878719</c:v>
                </c:pt>
                <c:pt idx="2980">
                  <c:v>-40.548724550280312</c:v>
                </c:pt>
                <c:pt idx="2981">
                  <c:v>-37.979383290426192</c:v>
                </c:pt>
                <c:pt idx="2982">
                  <c:v>-41.844382462916393</c:v>
                </c:pt>
                <c:pt idx="2983">
                  <c:v>-47.135339571845606</c:v>
                </c:pt>
                <c:pt idx="2984">
                  <c:v>-44.352625230238544</c:v>
                </c:pt>
                <c:pt idx="2985">
                  <c:v>-39.074669808055155</c:v>
                </c:pt>
                <c:pt idx="2986">
                  <c:v>-33.816115981128121</c:v>
                </c:pt>
                <c:pt idx="2987">
                  <c:v>-30.670199901449021</c:v>
                </c:pt>
                <c:pt idx="2988">
                  <c:v>-36.212081452538065</c:v>
                </c:pt>
                <c:pt idx="2989">
                  <c:v>-38.613700097928209</c:v>
                </c:pt>
                <c:pt idx="2990">
                  <c:v>-28.424895420764695</c:v>
                </c:pt>
                <c:pt idx="2991">
                  <c:v>-29.101930409050432</c:v>
                </c:pt>
                <c:pt idx="2992">
                  <c:v>-24.486666836102735</c:v>
                </c:pt>
                <c:pt idx="2993">
                  <c:v>-25.736361667202338</c:v>
                </c:pt>
                <c:pt idx="2994">
                  <c:v>-37.969516583122754</c:v>
                </c:pt>
                <c:pt idx="2995">
                  <c:v>-46.913636855503974</c:v>
                </c:pt>
                <c:pt idx="2996">
                  <c:v>-53.500777704021999</c:v>
                </c:pt>
                <c:pt idx="2997">
                  <c:v>-55.246926543844026</c:v>
                </c:pt>
                <c:pt idx="2998">
                  <c:v>-51.189103178588034</c:v>
                </c:pt>
                <c:pt idx="2999">
                  <c:v>-42.898876057133336</c:v>
                </c:pt>
                <c:pt idx="3000">
                  <c:v>-35.950319989505708</c:v>
                </c:pt>
                <c:pt idx="3001">
                  <c:v>-33.377866399092625</c:v>
                </c:pt>
                <c:pt idx="3002">
                  <c:v>-34.282127583748753</c:v>
                </c:pt>
                <c:pt idx="3003">
                  <c:v>-36.908564549400168</c:v>
                </c:pt>
                <c:pt idx="3004">
                  <c:v>-41.661442825042258</c:v>
                </c:pt>
                <c:pt idx="3005">
                  <c:v>-50.406580869919175</c:v>
                </c:pt>
                <c:pt idx="3006">
                  <c:v>-55.920773644546699</c:v>
                </c:pt>
                <c:pt idx="3007">
                  <c:v>-54.822246651653451</c:v>
                </c:pt>
                <c:pt idx="3008">
                  <c:v>-53.407152996229335</c:v>
                </c:pt>
                <c:pt idx="3009">
                  <c:v>-52.179600603891984</c:v>
                </c:pt>
                <c:pt idx="3010">
                  <c:v>-50.888881643159422</c:v>
                </c:pt>
                <c:pt idx="3011">
                  <c:v>-49.420128075283365</c:v>
                </c:pt>
                <c:pt idx="3012">
                  <c:v>-49.906739619951772</c:v>
                </c:pt>
                <c:pt idx="3013">
                  <c:v>-52.975709682330248</c:v>
                </c:pt>
                <c:pt idx="3014">
                  <c:v>-53.568111585484793</c:v>
                </c:pt>
                <c:pt idx="3015">
                  <c:v>-54.107379423696109</c:v>
                </c:pt>
                <c:pt idx="3016">
                  <c:v>-54.517700287562711</c:v>
                </c:pt>
                <c:pt idx="3017">
                  <c:v>-54.868522619470376</c:v>
                </c:pt>
                <c:pt idx="3018">
                  <c:v>-53.981332862723541</c:v>
                </c:pt>
                <c:pt idx="3019">
                  <c:v>-52.86698766682283</c:v>
                </c:pt>
                <c:pt idx="3020">
                  <c:v>-53.37577867450252</c:v>
                </c:pt>
                <c:pt idx="3021">
                  <c:v>-54.782427094788375</c:v>
                </c:pt>
                <c:pt idx="3022">
                  <c:v>-55.229258421009909</c:v>
                </c:pt>
                <c:pt idx="3023">
                  <c:v>-55.191713961024824</c:v>
                </c:pt>
                <c:pt idx="3024">
                  <c:v>-55.406963405956645</c:v>
                </c:pt>
                <c:pt idx="3025">
                  <c:v>-55.844425806423246</c:v>
                </c:pt>
                <c:pt idx="3026">
                  <c:v>-56.905465741585886</c:v>
                </c:pt>
                <c:pt idx="3027">
                  <c:v>-56.612354816673538</c:v>
                </c:pt>
                <c:pt idx="3028">
                  <c:v>-55.934820578982212</c:v>
                </c:pt>
                <c:pt idx="3029">
                  <c:v>-55.831626618007377</c:v>
                </c:pt>
                <c:pt idx="3030">
                  <c:v>-56.182915994210639</c:v>
                </c:pt>
                <c:pt idx="3031">
                  <c:v>-56.678749519184066</c:v>
                </c:pt>
                <c:pt idx="3032">
                  <c:v>-57.656235019134584</c:v>
                </c:pt>
                <c:pt idx="3033">
                  <c:v>-58.464225991369418</c:v>
                </c:pt>
                <c:pt idx="3034">
                  <c:v>-58.345443950813078</c:v>
                </c:pt>
                <c:pt idx="3035">
                  <c:v>-57.574007170009345</c:v>
                </c:pt>
                <c:pt idx="3036">
                  <c:v>-55.937502987478808</c:v>
                </c:pt>
                <c:pt idx="3037">
                  <c:v>-55.06773533360947</c:v>
                </c:pt>
                <c:pt idx="3038">
                  <c:v>-54.536738557173663</c:v>
                </c:pt>
                <c:pt idx="3039">
                  <c:v>-54.667397746877619</c:v>
                </c:pt>
                <c:pt idx="3040">
                  <c:v>-55.682704475572933</c:v>
                </c:pt>
                <c:pt idx="3041">
                  <c:v>-56.562978614479405</c:v>
                </c:pt>
                <c:pt idx="3042">
                  <c:v>-56.601360726624037</c:v>
                </c:pt>
                <c:pt idx="3043">
                  <c:v>-57.418176665221964</c:v>
                </c:pt>
                <c:pt idx="3044">
                  <c:v>-55.936807293814766</c:v>
                </c:pt>
                <c:pt idx="3045">
                  <c:v>-54.066992112125106</c:v>
                </c:pt>
                <c:pt idx="3046">
                  <c:v>-54.619348225219717</c:v>
                </c:pt>
                <c:pt idx="3047">
                  <c:v>-55.526143366677914</c:v>
                </c:pt>
                <c:pt idx="3048">
                  <c:v>-56.051101902708545</c:v>
                </c:pt>
                <c:pt idx="3049">
                  <c:v>-55.977815996759382</c:v>
                </c:pt>
                <c:pt idx="3050">
                  <c:v>-57.267814929477062</c:v>
                </c:pt>
                <c:pt idx="3051">
                  <c:v>-62.230010750190793</c:v>
                </c:pt>
                <c:pt idx="3052">
                  <c:v>-55.073624030943357</c:v>
                </c:pt>
                <c:pt idx="3053">
                  <c:v>-56.554699696459032</c:v>
                </c:pt>
                <c:pt idx="3054">
                  <c:v>-57.383072090249918</c:v>
                </c:pt>
                <c:pt idx="3055">
                  <c:v>-57.561629347494751</c:v>
                </c:pt>
                <c:pt idx="3056">
                  <c:v>-57.739448882240438</c:v>
                </c:pt>
                <c:pt idx="3057">
                  <c:v>-57.10236684577886</c:v>
                </c:pt>
                <c:pt idx="3058">
                  <c:v>-56.005996450783911</c:v>
                </c:pt>
                <c:pt idx="3059">
                  <c:v>-55.472892175972518</c:v>
                </c:pt>
                <c:pt idx="3060">
                  <c:v>-55.276898121088792</c:v>
                </c:pt>
                <c:pt idx="3061">
                  <c:v>-54.862605078466977</c:v>
                </c:pt>
                <c:pt idx="3062">
                  <c:v>-54.982087309543559</c:v>
                </c:pt>
                <c:pt idx="3063">
                  <c:v>-54.792770900849092</c:v>
                </c:pt>
                <c:pt idx="3064">
                  <c:v>-55.048570350321647</c:v>
                </c:pt>
                <c:pt idx="3065">
                  <c:v>-55.012467327861536</c:v>
                </c:pt>
                <c:pt idx="3066">
                  <c:v>-54.459427287700095</c:v>
                </c:pt>
                <c:pt idx="3067">
                  <c:v>-54.993894469557979</c:v>
                </c:pt>
                <c:pt idx="3068">
                  <c:v>-54.381578763209674</c:v>
                </c:pt>
                <c:pt idx="3069">
                  <c:v>-53.782197529251256</c:v>
                </c:pt>
                <c:pt idx="3070">
                  <c:v>-53.924506599486669</c:v>
                </c:pt>
                <c:pt idx="3071">
                  <c:v>-53.986694339824872</c:v>
                </c:pt>
                <c:pt idx="3072">
                  <c:v>-53.800444635968951</c:v>
                </c:pt>
                <c:pt idx="3073">
                  <c:v>-53.570505462147587</c:v>
                </c:pt>
                <c:pt idx="3074">
                  <c:v>-53.590787578765962</c:v>
                </c:pt>
                <c:pt idx="3075">
                  <c:v>-54.050187645949094</c:v>
                </c:pt>
                <c:pt idx="3076">
                  <c:v>-54.583046950737156</c:v>
                </c:pt>
                <c:pt idx="3077">
                  <c:v>-54.60705074860622</c:v>
                </c:pt>
                <c:pt idx="3078">
                  <c:v>-54.653632863790619</c:v>
                </c:pt>
                <c:pt idx="3079">
                  <c:v>-54.36092115915519</c:v>
                </c:pt>
                <c:pt idx="3080">
                  <c:v>-54.418355264640084</c:v>
                </c:pt>
                <c:pt idx="3081">
                  <c:v>-54.381017124526544</c:v>
                </c:pt>
                <c:pt idx="3082">
                  <c:v>-54.957777364807754</c:v>
                </c:pt>
                <c:pt idx="3083">
                  <c:v>-55.437853150207978</c:v>
                </c:pt>
                <c:pt idx="3084">
                  <c:v>-55.173121324944262</c:v>
                </c:pt>
                <c:pt idx="3085">
                  <c:v>-54.502149698299974</c:v>
                </c:pt>
                <c:pt idx="3086">
                  <c:v>-56.782088683867372</c:v>
                </c:pt>
                <c:pt idx="3087">
                  <c:v>-58.356630499574713</c:v>
                </c:pt>
                <c:pt idx="3088">
                  <c:v>-54.977837951109521</c:v>
                </c:pt>
                <c:pt idx="3089">
                  <c:v>-53.326069703354371</c:v>
                </c:pt>
                <c:pt idx="3090">
                  <c:v>-52.625284604141143</c:v>
                </c:pt>
                <c:pt idx="3091">
                  <c:v>-56.053821988753938</c:v>
                </c:pt>
                <c:pt idx="3092">
                  <c:v>-57.116508971707681</c:v>
                </c:pt>
                <c:pt idx="3093">
                  <c:v>-56.707879573171802</c:v>
                </c:pt>
                <c:pt idx="3094">
                  <c:v>-57.776721506544696</c:v>
                </c:pt>
                <c:pt idx="3095">
                  <c:v>-58.518430451741743</c:v>
                </c:pt>
                <c:pt idx="3096">
                  <c:v>-59.158219740141483</c:v>
                </c:pt>
                <c:pt idx="3097">
                  <c:v>-60.157387199486209</c:v>
                </c:pt>
                <c:pt idx="3098">
                  <c:v>-55.65847316383384</c:v>
                </c:pt>
                <c:pt idx="3099">
                  <c:v>-51.878812105247647</c:v>
                </c:pt>
                <c:pt idx="3100">
                  <c:v>-52.879541579347546</c:v>
                </c:pt>
                <c:pt idx="3101">
                  <c:v>-55.336190722584924</c:v>
                </c:pt>
                <c:pt idx="3102">
                  <c:v>-56.524628600642487</c:v>
                </c:pt>
                <c:pt idx="3103">
                  <c:v>-57.742594862886655</c:v>
                </c:pt>
                <c:pt idx="3104">
                  <c:v>-60.259481873952922</c:v>
                </c:pt>
                <c:pt idx="3105">
                  <c:v>-60.617389436714781</c:v>
                </c:pt>
                <c:pt idx="3106">
                  <c:v>-56.199694915892316</c:v>
                </c:pt>
                <c:pt idx="3107">
                  <c:v>-53.577331520972756</c:v>
                </c:pt>
                <c:pt idx="3108">
                  <c:v>-52.814363853275502</c:v>
                </c:pt>
                <c:pt idx="3109">
                  <c:v>-52.572492642432657</c:v>
                </c:pt>
                <c:pt idx="3110">
                  <c:v>-53.014399813553332</c:v>
                </c:pt>
                <c:pt idx="3111">
                  <c:v>-54.328604860651232</c:v>
                </c:pt>
                <c:pt idx="3112">
                  <c:v>-55.319431428373491</c:v>
                </c:pt>
                <c:pt idx="3113">
                  <c:v>-56.72924702942376</c:v>
                </c:pt>
                <c:pt idx="3114">
                  <c:v>-58.716529556293267</c:v>
                </c:pt>
                <c:pt idx="3115">
                  <c:v>-60.444709810059116</c:v>
                </c:pt>
                <c:pt idx="3116">
                  <c:v>-60.556731394595921</c:v>
                </c:pt>
                <c:pt idx="3117">
                  <c:v>-59.50838038065401</c:v>
                </c:pt>
                <c:pt idx="3118">
                  <c:v>-58.881784027111898</c:v>
                </c:pt>
                <c:pt idx="3119">
                  <c:v>-59.663340026752977</c:v>
                </c:pt>
                <c:pt idx="3120">
                  <c:v>-59.407194320778423</c:v>
                </c:pt>
                <c:pt idx="3121">
                  <c:v>-63.532469286392441</c:v>
                </c:pt>
                <c:pt idx="3122">
                  <c:v>-64.592802621301672</c:v>
                </c:pt>
                <c:pt idx="3123">
                  <c:v>-62.24480492441225</c:v>
                </c:pt>
                <c:pt idx="3124">
                  <c:v>-59.206730394708117</c:v>
                </c:pt>
                <c:pt idx="3125">
                  <c:v>-55.152494120462009</c:v>
                </c:pt>
                <c:pt idx="3126">
                  <c:v>-54.246816635051509</c:v>
                </c:pt>
                <c:pt idx="3127">
                  <c:v>-52.820357866746143</c:v>
                </c:pt>
                <c:pt idx="3128">
                  <c:v>-54.296349603549039</c:v>
                </c:pt>
                <c:pt idx="3129">
                  <c:v>-59.526685088197958</c:v>
                </c:pt>
                <c:pt idx="3130">
                  <c:v>-60.433221861924075</c:v>
                </c:pt>
                <c:pt idx="3131">
                  <c:v>-58.857590694049172</c:v>
                </c:pt>
                <c:pt idx="3132">
                  <c:v>-53.807494835762334</c:v>
                </c:pt>
                <c:pt idx="3133">
                  <c:v>-54.178063480890984</c:v>
                </c:pt>
                <c:pt idx="3134">
                  <c:v>-53.10563481025094</c:v>
                </c:pt>
                <c:pt idx="3135">
                  <c:v>-53.31523269141227</c:v>
                </c:pt>
                <c:pt idx="3136">
                  <c:v>-53.299880508368837</c:v>
                </c:pt>
                <c:pt idx="3137">
                  <c:v>-53.384133272040152</c:v>
                </c:pt>
                <c:pt idx="3138">
                  <c:v>-54.939912873225786</c:v>
                </c:pt>
                <c:pt idx="3139">
                  <c:v>-57.731549878865046</c:v>
                </c:pt>
                <c:pt idx="3140">
                  <c:v>-58.482320553978212</c:v>
                </c:pt>
                <c:pt idx="3141">
                  <c:v>-60.122056112083989</c:v>
                </c:pt>
                <c:pt idx="3142">
                  <c:v>-57.962161466866441</c:v>
                </c:pt>
                <c:pt idx="3143">
                  <c:v>-56.189998691100108</c:v>
                </c:pt>
                <c:pt idx="3144">
                  <c:v>-54.781477194248531</c:v>
                </c:pt>
                <c:pt idx="3145">
                  <c:v>-52.068527053863185</c:v>
                </c:pt>
                <c:pt idx="3146">
                  <c:v>-50.028056290227347</c:v>
                </c:pt>
                <c:pt idx="3147">
                  <c:v>-49.100415243410588</c:v>
                </c:pt>
                <c:pt idx="3148">
                  <c:v>-51.803165163087023</c:v>
                </c:pt>
                <c:pt idx="3149">
                  <c:v>-53.578048703397023</c:v>
                </c:pt>
                <c:pt idx="3150">
                  <c:v>-55.882747100083236</c:v>
                </c:pt>
                <c:pt idx="3151">
                  <c:v>-59.502285510975653</c:v>
                </c:pt>
                <c:pt idx="3152">
                  <c:v>-59.87514503752552</c:v>
                </c:pt>
                <c:pt idx="3153">
                  <c:v>-55.64350198076577</c:v>
                </c:pt>
                <c:pt idx="3154">
                  <c:v>-53.109721790422</c:v>
                </c:pt>
                <c:pt idx="3155">
                  <c:v>-52.920652681991804</c:v>
                </c:pt>
                <c:pt idx="3156">
                  <c:v>-53.019921687615856</c:v>
                </c:pt>
                <c:pt idx="3157">
                  <c:v>-52.410899482215093</c:v>
                </c:pt>
                <c:pt idx="3158">
                  <c:v>-52.124453814339731</c:v>
                </c:pt>
                <c:pt idx="3159">
                  <c:v>-51.868262096755487</c:v>
                </c:pt>
                <c:pt idx="3160">
                  <c:v>-51.97950082901496</c:v>
                </c:pt>
                <c:pt idx="3161">
                  <c:v>-52.644157958102227</c:v>
                </c:pt>
                <c:pt idx="3162">
                  <c:v>-52.95146952417273</c:v>
                </c:pt>
                <c:pt idx="3163">
                  <c:v>-52.964795586295658</c:v>
                </c:pt>
                <c:pt idx="3164">
                  <c:v>-53.201184967337817</c:v>
                </c:pt>
                <c:pt idx="3165">
                  <c:v>-52.984604851740364</c:v>
                </c:pt>
                <c:pt idx="3166">
                  <c:v>-52.411273479363139</c:v>
                </c:pt>
                <c:pt idx="3167">
                  <c:v>-52.654630845548553</c:v>
                </c:pt>
                <c:pt idx="3168">
                  <c:v>-52.386867614492488</c:v>
                </c:pt>
                <c:pt idx="3169">
                  <c:v>-52.686019007608365</c:v>
                </c:pt>
                <c:pt idx="3170">
                  <c:v>-52.815570731008684</c:v>
                </c:pt>
                <c:pt idx="3171">
                  <c:v>-52.588584953287381</c:v>
                </c:pt>
                <c:pt idx="3172">
                  <c:v>-52.812855262758241</c:v>
                </c:pt>
                <c:pt idx="3173">
                  <c:v>-53.678549986698719</c:v>
                </c:pt>
                <c:pt idx="3174">
                  <c:v>-54.151346042476895</c:v>
                </c:pt>
                <c:pt idx="3175">
                  <c:v>-54.492658961208825</c:v>
                </c:pt>
                <c:pt idx="3176">
                  <c:v>-54.129582502488923</c:v>
                </c:pt>
                <c:pt idx="3177">
                  <c:v>-53.817467720813177</c:v>
                </c:pt>
                <c:pt idx="3178">
                  <c:v>-54.035526964924635</c:v>
                </c:pt>
                <c:pt idx="3179">
                  <c:v>-54.140138045136283</c:v>
                </c:pt>
                <c:pt idx="3180">
                  <c:v>-53.998214229644809</c:v>
                </c:pt>
                <c:pt idx="3181">
                  <c:v>-53.997908532549644</c:v>
                </c:pt>
                <c:pt idx="3182">
                  <c:v>-53.612280739924117</c:v>
                </c:pt>
                <c:pt idx="3183">
                  <c:v>-52.449495114289874</c:v>
                </c:pt>
                <c:pt idx="3184">
                  <c:v>-51.873627040479789</c:v>
                </c:pt>
                <c:pt idx="3185">
                  <c:v>-51.779500572474483</c:v>
                </c:pt>
                <c:pt idx="3186">
                  <c:v>-52.149544513875036</c:v>
                </c:pt>
                <c:pt idx="3187">
                  <c:v>-52.838375740348724</c:v>
                </c:pt>
                <c:pt idx="3188">
                  <c:v>-53.60406896056125</c:v>
                </c:pt>
                <c:pt idx="3189">
                  <c:v>-53.8455574375838</c:v>
                </c:pt>
                <c:pt idx="3190">
                  <c:v>-53.833154072122348</c:v>
                </c:pt>
                <c:pt idx="3191">
                  <c:v>-53.21776848383886</c:v>
                </c:pt>
                <c:pt idx="3192">
                  <c:v>-53.269380337890887</c:v>
                </c:pt>
                <c:pt idx="3193">
                  <c:v>-53.777809599020358</c:v>
                </c:pt>
                <c:pt idx="3194">
                  <c:v>-54.291370313257318</c:v>
                </c:pt>
                <c:pt idx="3195">
                  <c:v>-54.742777785687068</c:v>
                </c:pt>
                <c:pt idx="3196">
                  <c:v>-54.780327483157301</c:v>
                </c:pt>
                <c:pt idx="3197">
                  <c:v>-54.588145978731674</c:v>
                </c:pt>
                <c:pt idx="3198">
                  <c:v>-54.149222516019265</c:v>
                </c:pt>
                <c:pt idx="3199">
                  <c:v>-53.109071391407745</c:v>
                </c:pt>
                <c:pt idx="3200">
                  <c:v>-53.433714458391975</c:v>
                </c:pt>
                <c:pt idx="3201">
                  <c:v>-54.196127629559221</c:v>
                </c:pt>
                <c:pt idx="3202">
                  <c:v>-54.319763781172014</c:v>
                </c:pt>
                <c:pt idx="3203">
                  <c:v>-53.081947116362954</c:v>
                </c:pt>
                <c:pt idx="3204">
                  <c:v>-52.866314164823763</c:v>
                </c:pt>
                <c:pt idx="3205">
                  <c:v>-54.32371524216498</c:v>
                </c:pt>
                <c:pt idx="3206">
                  <c:v>-57.950885554738718</c:v>
                </c:pt>
                <c:pt idx="3207">
                  <c:v>-61.155444622871926</c:v>
                </c:pt>
                <c:pt idx="3208">
                  <c:v>-60.314486058509374</c:v>
                </c:pt>
                <c:pt idx="3209">
                  <c:v>-57.807876005223598</c:v>
                </c:pt>
                <c:pt idx="3210">
                  <c:v>-54.479616881678147</c:v>
                </c:pt>
                <c:pt idx="3211">
                  <c:v>-52.204888499998745</c:v>
                </c:pt>
                <c:pt idx="3212">
                  <c:v>-61.304750308426023</c:v>
                </c:pt>
                <c:pt idx="3213">
                  <c:v>-57.315518423219693</c:v>
                </c:pt>
                <c:pt idx="3214">
                  <c:v>-53.53211055048196</c:v>
                </c:pt>
                <c:pt idx="3215">
                  <c:v>-53.874361049788554</c:v>
                </c:pt>
                <c:pt idx="3216">
                  <c:v>-51.641009054841994</c:v>
                </c:pt>
                <c:pt idx="3217">
                  <c:v>-53.350503063862121</c:v>
                </c:pt>
                <c:pt idx="3218">
                  <c:v>-55.742500161849883</c:v>
                </c:pt>
                <c:pt idx="3219">
                  <c:v>-59.732413844891461</c:v>
                </c:pt>
                <c:pt idx="3220">
                  <c:v>-57.732753950454899</c:v>
                </c:pt>
                <c:pt idx="3221">
                  <c:v>-58.033663961519274</c:v>
                </c:pt>
                <c:pt idx="3222">
                  <c:v>-56.540188538299269</c:v>
                </c:pt>
                <c:pt idx="3223">
                  <c:v>-53.951329372621402</c:v>
                </c:pt>
                <c:pt idx="3224">
                  <c:v>-52.27285385683448</c:v>
                </c:pt>
                <c:pt idx="3225">
                  <c:v>-51.617142251460834</c:v>
                </c:pt>
                <c:pt idx="3226">
                  <c:v>-51.9156146438824</c:v>
                </c:pt>
                <c:pt idx="3227">
                  <c:v>-53.762955631805269</c:v>
                </c:pt>
                <c:pt idx="3228">
                  <c:v>-55.603576452686681</c:v>
                </c:pt>
                <c:pt idx="3229">
                  <c:v>-57.303562174216466</c:v>
                </c:pt>
                <c:pt idx="3230">
                  <c:v>-58.056075096394487</c:v>
                </c:pt>
                <c:pt idx="3231">
                  <c:v>-56.652032189024084</c:v>
                </c:pt>
                <c:pt idx="3232">
                  <c:v>-54.936088339184892</c:v>
                </c:pt>
                <c:pt idx="3233">
                  <c:v>-53.565011340127306</c:v>
                </c:pt>
                <c:pt idx="3234">
                  <c:v>-53.013354995634188</c:v>
                </c:pt>
                <c:pt idx="3235">
                  <c:v>-51.394896997110031</c:v>
                </c:pt>
                <c:pt idx="3236">
                  <c:v>-51.283924739956021</c:v>
                </c:pt>
                <c:pt idx="3237">
                  <c:v>-52.329105677040403</c:v>
                </c:pt>
                <c:pt idx="3238">
                  <c:v>-53.21738471598119</c:v>
                </c:pt>
                <c:pt idx="3239">
                  <c:v>-54.214490134236634</c:v>
                </c:pt>
                <c:pt idx="3240">
                  <c:v>-53.57701610728045</c:v>
                </c:pt>
                <c:pt idx="3241">
                  <c:v>-53.164585445332065</c:v>
                </c:pt>
                <c:pt idx="3242">
                  <c:v>-52.868220409524163</c:v>
                </c:pt>
                <c:pt idx="3243">
                  <c:v>-52.423920805504061</c:v>
                </c:pt>
                <c:pt idx="3244">
                  <c:v>-52.348497605564944</c:v>
                </c:pt>
                <c:pt idx="3245">
                  <c:v>-51.522061087414066</c:v>
                </c:pt>
                <c:pt idx="3246">
                  <c:v>-50.791392815328166</c:v>
                </c:pt>
                <c:pt idx="3247">
                  <c:v>-49.684015931716218</c:v>
                </c:pt>
                <c:pt idx="3248">
                  <c:v>-48.120535859895689</c:v>
                </c:pt>
                <c:pt idx="3249">
                  <c:v>-46.653508300883423</c:v>
                </c:pt>
                <c:pt idx="3250">
                  <c:v>-47.235885423564604</c:v>
                </c:pt>
                <c:pt idx="3251">
                  <c:v>-48.846366323331083</c:v>
                </c:pt>
                <c:pt idx="3252">
                  <c:v>-49.722358805196158</c:v>
                </c:pt>
                <c:pt idx="3253">
                  <c:v>-51.250656626732173</c:v>
                </c:pt>
                <c:pt idx="3254">
                  <c:v>-52.953971821712422</c:v>
                </c:pt>
                <c:pt idx="3255">
                  <c:v>-52.57102376327358</c:v>
                </c:pt>
                <c:pt idx="3256">
                  <c:v>-51.045502469553128</c:v>
                </c:pt>
                <c:pt idx="3257">
                  <c:v>-50.811196834379317</c:v>
                </c:pt>
                <c:pt idx="3258">
                  <c:v>-48.035999264061978</c:v>
                </c:pt>
                <c:pt idx="3259">
                  <c:v>-48.1311891164993</c:v>
                </c:pt>
                <c:pt idx="3260">
                  <c:v>-49.820897642628658</c:v>
                </c:pt>
                <c:pt idx="3261">
                  <c:v>-49.887282070106636</c:v>
                </c:pt>
                <c:pt idx="3262">
                  <c:v>-49.292618005475049</c:v>
                </c:pt>
                <c:pt idx="3263">
                  <c:v>-46.517348720353567</c:v>
                </c:pt>
                <c:pt idx="3264">
                  <c:v>-44.998445557323777</c:v>
                </c:pt>
                <c:pt idx="3265">
                  <c:v>-45.574967585723869</c:v>
                </c:pt>
                <c:pt idx="3266">
                  <c:v>-45.336550571488338</c:v>
                </c:pt>
                <c:pt idx="3267">
                  <c:v>-46.978100786443569</c:v>
                </c:pt>
                <c:pt idx="3268">
                  <c:v>-49.110258933786767</c:v>
                </c:pt>
                <c:pt idx="3269">
                  <c:v>-49.708116167191228</c:v>
                </c:pt>
                <c:pt idx="3270">
                  <c:v>-49.654318354870369</c:v>
                </c:pt>
                <c:pt idx="3271">
                  <c:v>-49.57934539449311</c:v>
                </c:pt>
                <c:pt idx="3272">
                  <c:v>-48.739892624079744</c:v>
                </c:pt>
                <c:pt idx="3273">
                  <c:v>-48.809172388897309</c:v>
                </c:pt>
                <c:pt idx="3274">
                  <c:v>-48.107988709594821</c:v>
                </c:pt>
                <c:pt idx="3275">
                  <c:v>-48.080800236176621</c:v>
                </c:pt>
                <c:pt idx="3276">
                  <c:v>-48.732262235441638</c:v>
                </c:pt>
                <c:pt idx="3277">
                  <c:v>-50.480374229021869</c:v>
                </c:pt>
                <c:pt idx="3278">
                  <c:v>-51.259217488355326</c:v>
                </c:pt>
                <c:pt idx="3279">
                  <c:v>-52.386280268990504</c:v>
                </c:pt>
                <c:pt idx="3280">
                  <c:v>-53.445539357093338</c:v>
                </c:pt>
                <c:pt idx="3281">
                  <c:v>-54.01031264855591</c:v>
                </c:pt>
                <c:pt idx="3282">
                  <c:v>-55.425490279133996</c:v>
                </c:pt>
                <c:pt idx="3283">
                  <c:v>-55.595623228098098</c:v>
                </c:pt>
                <c:pt idx="3284">
                  <c:v>-53.746874485556688</c:v>
                </c:pt>
                <c:pt idx="3285">
                  <c:v>-52.530235451510158</c:v>
                </c:pt>
                <c:pt idx="3286">
                  <c:v>-51.213028645043515</c:v>
                </c:pt>
                <c:pt idx="3287">
                  <c:v>-49.146562723470481</c:v>
                </c:pt>
                <c:pt idx="3288">
                  <c:v>-47.520693349747923</c:v>
                </c:pt>
                <c:pt idx="3289">
                  <c:v>-46.04258231670385</c:v>
                </c:pt>
                <c:pt idx="3290">
                  <c:v>-47.004043393339892</c:v>
                </c:pt>
                <c:pt idx="3291">
                  <c:v>-44.878519923581258</c:v>
                </c:pt>
                <c:pt idx="3292">
                  <c:v>-44.052652695651638</c:v>
                </c:pt>
                <c:pt idx="3293">
                  <c:v>-50.119912727137645</c:v>
                </c:pt>
                <c:pt idx="3294">
                  <c:v>-49.289041377337888</c:v>
                </c:pt>
                <c:pt idx="3295">
                  <c:v>-50.138428495135621</c:v>
                </c:pt>
                <c:pt idx="3296">
                  <c:v>-50.216939498206337</c:v>
                </c:pt>
                <c:pt idx="3297">
                  <c:v>-49.390567856555059</c:v>
                </c:pt>
                <c:pt idx="3298">
                  <c:v>-47.488893919630797</c:v>
                </c:pt>
                <c:pt idx="3299">
                  <c:v>-47.208704544072695</c:v>
                </c:pt>
                <c:pt idx="3300">
                  <c:v>-47.847325310815755</c:v>
                </c:pt>
                <c:pt idx="3301">
                  <c:v>-47.057904537623941</c:v>
                </c:pt>
                <c:pt idx="3302">
                  <c:v>-42.823577929753171</c:v>
                </c:pt>
                <c:pt idx="3303">
                  <c:v>-44.015461432024672</c:v>
                </c:pt>
                <c:pt idx="3304">
                  <c:v>-46.332798493346182</c:v>
                </c:pt>
                <c:pt idx="3305">
                  <c:v>-48.655285814671281</c:v>
                </c:pt>
                <c:pt idx="3306">
                  <c:v>-50.346139316627614</c:v>
                </c:pt>
                <c:pt idx="3307">
                  <c:v>-50.650195067993657</c:v>
                </c:pt>
                <c:pt idx="3308">
                  <c:v>-49.817819699565348</c:v>
                </c:pt>
                <c:pt idx="3309">
                  <c:v>-49.515166969955693</c:v>
                </c:pt>
                <c:pt idx="3310">
                  <c:v>-50.330939822120079</c:v>
                </c:pt>
                <c:pt idx="3311">
                  <c:v>-50.032390418616984</c:v>
                </c:pt>
                <c:pt idx="3312">
                  <c:v>-49.965444099635675</c:v>
                </c:pt>
                <c:pt idx="3313">
                  <c:v>-50.446311878265057</c:v>
                </c:pt>
                <c:pt idx="3314">
                  <c:v>-51.947430557482242</c:v>
                </c:pt>
                <c:pt idx="3315">
                  <c:v>-53.920949949317986</c:v>
                </c:pt>
                <c:pt idx="3316">
                  <c:v>-55.691825911298693</c:v>
                </c:pt>
                <c:pt idx="3317">
                  <c:v>-54.364675263441946</c:v>
                </c:pt>
                <c:pt idx="3318">
                  <c:v>-51.946972180830187</c:v>
                </c:pt>
                <c:pt idx="3319">
                  <c:v>-51.595830599773635</c:v>
                </c:pt>
                <c:pt idx="3320">
                  <c:v>-50.929676194220107</c:v>
                </c:pt>
                <c:pt idx="3321">
                  <c:v>-50.755558014868512</c:v>
                </c:pt>
                <c:pt idx="3322">
                  <c:v>-52.570122412726334</c:v>
                </c:pt>
                <c:pt idx="3323">
                  <c:v>-55.336402808761875</c:v>
                </c:pt>
                <c:pt idx="3324">
                  <c:v>-55.398158769663077</c:v>
                </c:pt>
                <c:pt idx="3325">
                  <c:v>-55.281085545297422</c:v>
                </c:pt>
                <c:pt idx="3326">
                  <c:v>-56.323731878696194</c:v>
                </c:pt>
                <c:pt idx="3327">
                  <c:v>-51.556490387276419</c:v>
                </c:pt>
                <c:pt idx="3328">
                  <c:v>-50.705225666991062</c:v>
                </c:pt>
                <c:pt idx="3329">
                  <c:v>-51.166681980401187</c:v>
                </c:pt>
                <c:pt idx="3330">
                  <c:v>-49.941370233424387</c:v>
                </c:pt>
                <c:pt idx="3331">
                  <c:v>-49.803645164924319</c:v>
                </c:pt>
                <c:pt idx="3332">
                  <c:v>-51.583316024882343</c:v>
                </c:pt>
                <c:pt idx="3333">
                  <c:v>-52.402575344161491</c:v>
                </c:pt>
                <c:pt idx="3334">
                  <c:v>-52.454516063891298</c:v>
                </c:pt>
                <c:pt idx="3335">
                  <c:v>-51.733238940442334</c:v>
                </c:pt>
                <c:pt idx="3336">
                  <c:v>-50.354877666775423</c:v>
                </c:pt>
                <c:pt idx="3337">
                  <c:v>-49.287712422416355</c:v>
                </c:pt>
                <c:pt idx="3338">
                  <c:v>-48.93824468450898</c:v>
                </c:pt>
                <c:pt idx="3339">
                  <c:v>-47.795231717860915</c:v>
                </c:pt>
                <c:pt idx="3340">
                  <c:v>-47.465734998482887</c:v>
                </c:pt>
                <c:pt idx="3341">
                  <c:v>-47.175010256932765</c:v>
                </c:pt>
                <c:pt idx="3342">
                  <c:v>-46.808874905928164</c:v>
                </c:pt>
                <c:pt idx="3343">
                  <c:v>-47.1032864641328</c:v>
                </c:pt>
                <c:pt idx="3344">
                  <c:v>-46.643794700895548</c:v>
                </c:pt>
                <c:pt idx="3345">
                  <c:v>-46.124413481921081</c:v>
                </c:pt>
                <c:pt idx="3346">
                  <c:v>-46.613032464608857</c:v>
                </c:pt>
                <c:pt idx="3347">
                  <c:v>-48.110992563018726</c:v>
                </c:pt>
                <c:pt idx="3348">
                  <c:v>-50.156192043780294</c:v>
                </c:pt>
                <c:pt idx="3349">
                  <c:v>-50.549549704192401</c:v>
                </c:pt>
                <c:pt idx="3350">
                  <c:v>-50.686008416242075</c:v>
                </c:pt>
                <c:pt idx="3351">
                  <c:v>-50.49662246871258</c:v>
                </c:pt>
                <c:pt idx="3352">
                  <c:v>-50.352456075131222</c:v>
                </c:pt>
                <c:pt idx="3353">
                  <c:v>-49.947036773880363</c:v>
                </c:pt>
                <c:pt idx="3354">
                  <c:v>-49.18524598715301</c:v>
                </c:pt>
                <c:pt idx="3355">
                  <c:v>-48.703031867329742</c:v>
                </c:pt>
                <c:pt idx="3356">
                  <c:v>-49.19403153636825</c:v>
                </c:pt>
                <c:pt idx="3357">
                  <c:v>-49.574658054653412</c:v>
                </c:pt>
                <c:pt idx="3358">
                  <c:v>-50.251113487173342</c:v>
                </c:pt>
                <c:pt idx="3359">
                  <c:v>-50.914346005254764</c:v>
                </c:pt>
                <c:pt idx="3360">
                  <c:v>-50.749454076010466</c:v>
                </c:pt>
                <c:pt idx="3361">
                  <c:v>-50.539312212267852</c:v>
                </c:pt>
                <c:pt idx="3362">
                  <c:v>-50.117087997963559</c:v>
                </c:pt>
                <c:pt idx="3363">
                  <c:v>-50.013189054124993</c:v>
                </c:pt>
                <c:pt idx="3364">
                  <c:v>-49.59371611736713</c:v>
                </c:pt>
                <c:pt idx="3365">
                  <c:v>-49.692707447339039</c:v>
                </c:pt>
                <c:pt idx="3366">
                  <c:v>-50.484909363512685</c:v>
                </c:pt>
                <c:pt idx="3367">
                  <c:v>-50.881275207320165</c:v>
                </c:pt>
                <c:pt idx="3368">
                  <c:v>-50.860146357606268</c:v>
                </c:pt>
                <c:pt idx="3369">
                  <c:v>-50.957768174494532</c:v>
                </c:pt>
                <c:pt idx="3370">
                  <c:v>-51.026832838177199</c:v>
                </c:pt>
                <c:pt idx="3371">
                  <c:v>-50.439499295771519</c:v>
                </c:pt>
                <c:pt idx="3372">
                  <c:v>-50.551485458876883</c:v>
                </c:pt>
                <c:pt idx="3373">
                  <c:v>-50.609667012362777</c:v>
                </c:pt>
                <c:pt idx="3374">
                  <c:v>-50.102637155903004</c:v>
                </c:pt>
                <c:pt idx="3375">
                  <c:v>-50.803090596246314</c:v>
                </c:pt>
                <c:pt idx="3376">
                  <c:v>-51.242730746842483</c:v>
                </c:pt>
                <c:pt idx="3377">
                  <c:v>-51.630389127942237</c:v>
                </c:pt>
                <c:pt idx="3378">
                  <c:v>-51.496271842083253</c:v>
                </c:pt>
                <c:pt idx="3379">
                  <c:v>-51.953007950904116</c:v>
                </c:pt>
                <c:pt idx="3380">
                  <c:v>-52.027324201879232</c:v>
                </c:pt>
              </c:numCache>
            </c:numRef>
          </c:val>
          <c:smooth val="0"/>
          <c:extLst>
            <c:ext xmlns:c16="http://schemas.microsoft.com/office/drawing/2014/chart" uri="{C3380CC4-5D6E-409C-BE32-E72D297353CC}">
              <c16:uniqueId val="{00000001-9058-4ACF-B308-1972A3EE03C7}"/>
            </c:ext>
          </c:extLst>
        </c:ser>
        <c:ser>
          <c:idx val="2"/>
          <c:order val="2"/>
          <c:tx>
            <c:strRef>
              <c:f>Sheet1!$L$1</c:f>
              <c:strCache>
                <c:ptCount val="1"/>
                <c:pt idx="0">
                  <c:v>A_z</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Sheet1!$L$2:$L$3382</c:f>
              <c:numCache>
                <c:formatCode>General</c:formatCode>
                <c:ptCount val="3381"/>
                <c:pt idx="0">
                  <c:v>-42.68057650941148</c:v>
                </c:pt>
                <c:pt idx="1">
                  <c:v>-44.418757433119282</c:v>
                </c:pt>
                <c:pt idx="2">
                  <c:v>-47.062584592155936</c:v>
                </c:pt>
                <c:pt idx="3">
                  <c:v>-46.075070478297448</c:v>
                </c:pt>
                <c:pt idx="4">
                  <c:v>-41.195642614039606</c:v>
                </c:pt>
                <c:pt idx="5">
                  <c:v>-37.096307197032253</c:v>
                </c:pt>
                <c:pt idx="6">
                  <c:v>-32.028217944881973</c:v>
                </c:pt>
                <c:pt idx="7">
                  <c:v>-45.879775749387242</c:v>
                </c:pt>
                <c:pt idx="8">
                  <c:v>-46.281345370124043</c:v>
                </c:pt>
                <c:pt idx="9">
                  <c:v>-45.479166160344178</c:v>
                </c:pt>
                <c:pt idx="10">
                  <c:v>-43.968607430185116</c:v>
                </c:pt>
                <c:pt idx="11">
                  <c:v>-43.306066847655558</c:v>
                </c:pt>
                <c:pt idx="12">
                  <c:v>-43.051365603345793</c:v>
                </c:pt>
                <c:pt idx="13">
                  <c:v>-43.645677185378062</c:v>
                </c:pt>
                <c:pt idx="14">
                  <c:v>-44.697557371008365</c:v>
                </c:pt>
                <c:pt idx="15">
                  <c:v>-45.928239004203633</c:v>
                </c:pt>
                <c:pt idx="16">
                  <c:v>-47.071222858341251</c:v>
                </c:pt>
                <c:pt idx="17">
                  <c:v>-47.028486132446091</c:v>
                </c:pt>
                <c:pt idx="18">
                  <c:v>-45.591659172927081</c:v>
                </c:pt>
                <c:pt idx="19">
                  <c:v>-44.515912696386593</c:v>
                </c:pt>
                <c:pt idx="20">
                  <c:v>-43.939816607662983</c:v>
                </c:pt>
                <c:pt idx="21">
                  <c:v>-44.388241290512397</c:v>
                </c:pt>
                <c:pt idx="22">
                  <c:v>-44.739325127101253</c:v>
                </c:pt>
                <c:pt idx="23">
                  <c:v>-45.624624612138142</c:v>
                </c:pt>
                <c:pt idx="24">
                  <c:v>-45.912567707419839</c:v>
                </c:pt>
                <c:pt idx="25">
                  <c:v>-46.401616753585365</c:v>
                </c:pt>
                <c:pt idx="26">
                  <c:v>-46.209597067886705</c:v>
                </c:pt>
                <c:pt idx="27">
                  <c:v>-45.270474305594639</c:v>
                </c:pt>
                <c:pt idx="28">
                  <c:v>-45.299817717221551</c:v>
                </c:pt>
                <c:pt idx="29">
                  <c:v>-45.682377273971895</c:v>
                </c:pt>
                <c:pt idx="30">
                  <c:v>-45.702817023909532</c:v>
                </c:pt>
                <c:pt idx="31">
                  <c:v>-46.148185203409881</c:v>
                </c:pt>
                <c:pt idx="32">
                  <c:v>-46.020794482607997</c:v>
                </c:pt>
                <c:pt idx="33">
                  <c:v>-45.968875423002018</c:v>
                </c:pt>
                <c:pt idx="34">
                  <c:v>-45.523083140086534</c:v>
                </c:pt>
                <c:pt idx="35">
                  <c:v>-45.148601939137841</c:v>
                </c:pt>
                <c:pt idx="36">
                  <c:v>-44.101775074256878</c:v>
                </c:pt>
                <c:pt idx="37">
                  <c:v>-43.122921012290305</c:v>
                </c:pt>
                <c:pt idx="38">
                  <c:v>-43.279258511817837</c:v>
                </c:pt>
                <c:pt idx="39">
                  <c:v>-43.952768594976973</c:v>
                </c:pt>
                <c:pt idx="40">
                  <c:v>-44.817791337059916</c:v>
                </c:pt>
                <c:pt idx="41">
                  <c:v>-45.251655939177816</c:v>
                </c:pt>
                <c:pt idx="42">
                  <c:v>-44.872224501769047</c:v>
                </c:pt>
                <c:pt idx="43">
                  <c:v>-44.662882794995838</c:v>
                </c:pt>
                <c:pt idx="44">
                  <c:v>-43.70108481069834</c:v>
                </c:pt>
                <c:pt idx="45">
                  <c:v>-43.255304700854921</c:v>
                </c:pt>
                <c:pt idx="46">
                  <c:v>-44.389359642000606</c:v>
                </c:pt>
                <c:pt idx="47">
                  <c:v>-44.941960552188533</c:v>
                </c:pt>
                <c:pt idx="48">
                  <c:v>-45.528591355737468</c:v>
                </c:pt>
                <c:pt idx="49">
                  <c:v>-45.209260546425341</c:v>
                </c:pt>
                <c:pt idx="50">
                  <c:v>-43.050064293907049</c:v>
                </c:pt>
                <c:pt idx="51">
                  <c:v>-42.479563556266356</c:v>
                </c:pt>
                <c:pt idx="52">
                  <c:v>-42.300341977841867</c:v>
                </c:pt>
                <c:pt idx="53">
                  <c:v>-42.236377641391648</c:v>
                </c:pt>
                <c:pt idx="54">
                  <c:v>-45.208570221809602</c:v>
                </c:pt>
                <c:pt idx="55">
                  <c:v>-46.633701433791458</c:v>
                </c:pt>
                <c:pt idx="56">
                  <c:v>-47.10717045160176</c:v>
                </c:pt>
                <c:pt idx="57">
                  <c:v>-47.135629235424346</c:v>
                </c:pt>
                <c:pt idx="58">
                  <c:v>-46.38257234503358</c:v>
                </c:pt>
                <c:pt idx="59">
                  <c:v>-43.595563531655579</c:v>
                </c:pt>
                <c:pt idx="60">
                  <c:v>-42.804287481175471</c:v>
                </c:pt>
                <c:pt idx="61">
                  <c:v>-43.967376958700662</c:v>
                </c:pt>
                <c:pt idx="62">
                  <c:v>-47.541355089787778</c:v>
                </c:pt>
                <c:pt idx="63">
                  <c:v>-51.751104411739995</c:v>
                </c:pt>
                <c:pt idx="64">
                  <c:v>-53.980183325585813</c:v>
                </c:pt>
                <c:pt idx="65">
                  <c:v>-54.260124985671354</c:v>
                </c:pt>
                <c:pt idx="66">
                  <c:v>-53.991140116735629</c:v>
                </c:pt>
                <c:pt idx="67">
                  <c:v>-50.852506221044493</c:v>
                </c:pt>
                <c:pt idx="68">
                  <c:v>-52.477987923137256</c:v>
                </c:pt>
                <c:pt idx="69">
                  <c:v>-50.647167281112878</c:v>
                </c:pt>
                <c:pt idx="70">
                  <c:v>-47.795295137098243</c:v>
                </c:pt>
                <c:pt idx="71">
                  <c:v>-55.45762625674115</c:v>
                </c:pt>
                <c:pt idx="72">
                  <c:v>-51.887699831600059</c:v>
                </c:pt>
                <c:pt idx="73">
                  <c:v>-49.575761794267272</c:v>
                </c:pt>
                <c:pt idx="74">
                  <c:v>-49.187862871359478</c:v>
                </c:pt>
                <c:pt idx="75">
                  <c:v>-49.875781588895073</c:v>
                </c:pt>
                <c:pt idx="76">
                  <c:v>-51.383070647345946</c:v>
                </c:pt>
                <c:pt idx="77">
                  <c:v>-53.513469154687925</c:v>
                </c:pt>
                <c:pt idx="78">
                  <c:v>-54.218617513861716</c:v>
                </c:pt>
                <c:pt idx="79">
                  <c:v>-53.478662292804742</c:v>
                </c:pt>
                <c:pt idx="80">
                  <c:v>-51.637814852808496</c:v>
                </c:pt>
                <c:pt idx="81">
                  <c:v>-48.733121609193091</c:v>
                </c:pt>
                <c:pt idx="82">
                  <c:v>-46.978254712384555</c:v>
                </c:pt>
                <c:pt idx="83">
                  <c:v>-47.226777987528934</c:v>
                </c:pt>
                <c:pt idx="84">
                  <c:v>-49.586935109727769</c:v>
                </c:pt>
                <c:pt idx="85">
                  <c:v>-53.284170502603132</c:v>
                </c:pt>
                <c:pt idx="86">
                  <c:v>-55.417864259666139</c:v>
                </c:pt>
                <c:pt idx="87">
                  <c:v>-58.606827071608372</c:v>
                </c:pt>
                <c:pt idx="88">
                  <c:v>-59.931161211861216</c:v>
                </c:pt>
                <c:pt idx="89">
                  <c:v>-57.462199417383374</c:v>
                </c:pt>
                <c:pt idx="90">
                  <c:v>-57.692149212224805</c:v>
                </c:pt>
                <c:pt idx="91">
                  <c:v>-55.775044630326605</c:v>
                </c:pt>
                <c:pt idx="92">
                  <c:v>-55.906620305840157</c:v>
                </c:pt>
                <c:pt idx="93">
                  <c:v>-57.895994269936423</c:v>
                </c:pt>
                <c:pt idx="94">
                  <c:v>-57.381174963740044</c:v>
                </c:pt>
                <c:pt idx="95">
                  <c:v>-59.536480426998715</c:v>
                </c:pt>
                <c:pt idx="96">
                  <c:v>-59.88408968066198</c:v>
                </c:pt>
                <c:pt idx="97">
                  <c:v>-57.601238404856325</c:v>
                </c:pt>
                <c:pt idx="98">
                  <c:v>-56.063963803845532</c:v>
                </c:pt>
                <c:pt idx="99">
                  <c:v>-55.626040508800003</c:v>
                </c:pt>
                <c:pt idx="100">
                  <c:v>-55.495258566452883</c:v>
                </c:pt>
                <c:pt idx="101">
                  <c:v>-55.767455244559997</c:v>
                </c:pt>
                <c:pt idx="102">
                  <c:v>-54.417684005349244</c:v>
                </c:pt>
                <c:pt idx="103">
                  <c:v>-55.653073354624965</c:v>
                </c:pt>
                <c:pt idx="104">
                  <c:v>-56.232307827688778</c:v>
                </c:pt>
                <c:pt idx="105">
                  <c:v>-54.246917514613308</c:v>
                </c:pt>
                <c:pt idx="106">
                  <c:v>-52.32187149456</c:v>
                </c:pt>
                <c:pt idx="107">
                  <c:v>-50.207512201843954</c:v>
                </c:pt>
                <c:pt idx="108">
                  <c:v>-49.752667436549679</c:v>
                </c:pt>
                <c:pt idx="109">
                  <c:v>-49.425299327257783</c:v>
                </c:pt>
                <c:pt idx="110">
                  <c:v>-50.513063978733996</c:v>
                </c:pt>
                <c:pt idx="111">
                  <c:v>-52.053390381506652</c:v>
                </c:pt>
                <c:pt idx="112">
                  <c:v>-51.079360592457029</c:v>
                </c:pt>
                <c:pt idx="113">
                  <c:v>-52.342886976662911</c:v>
                </c:pt>
                <c:pt idx="114">
                  <c:v>-50.742300757480287</c:v>
                </c:pt>
                <c:pt idx="115">
                  <c:v>-50.812463416408441</c:v>
                </c:pt>
                <c:pt idx="116">
                  <c:v>-52.876933334320853</c:v>
                </c:pt>
                <c:pt idx="117">
                  <c:v>-53.647696757914666</c:v>
                </c:pt>
                <c:pt idx="118">
                  <c:v>-51.045703784825925</c:v>
                </c:pt>
                <c:pt idx="119">
                  <c:v>-55.988763578658208</c:v>
                </c:pt>
                <c:pt idx="120">
                  <c:v>-57.552247440035821</c:v>
                </c:pt>
                <c:pt idx="121">
                  <c:v>-56.868557425920272</c:v>
                </c:pt>
                <c:pt idx="122">
                  <c:v>-51.673887391850897</c:v>
                </c:pt>
                <c:pt idx="123">
                  <c:v>-42.900271313470476</c:v>
                </c:pt>
                <c:pt idx="124">
                  <c:v>-35.960739472013572</c:v>
                </c:pt>
                <c:pt idx="125">
                  <c:v>-31.712905896714911</c:v>
                </c:pt>
                <c:pt idx="126">
                  <c:v>-30.827328347417438</c:v>
                </c:pt>
                <c:pt idx="127">
                  <c:v>-37.26894833172711</c:v>
                </c:pt>
                <c:pt idx="128">
                  <c:v>-47.83027193311699</c:v>
                </c:pt>
                <c:pt idx="129">
                  <c:v>-55.395260592341089</c:v>
                </c:pt>
                <c:pt idx="130">
                  <c:v>-56.316718425484574</c:v>
                </c:pt>
                <c:pt idx="131">
                  <c:v>-54.334210879587644</c:v>
                </c:pt>
                <c:pt idx="132">
                  <c:v>-54.116736466532444</c:v>
                </c:pt>
                <c:pt idx="133">
                  <c:v>-47.164628217797286</c:v>
                </c:pt>
                <c:pt idx="134">
                  <c:v>-38.338812636035811</c:v>
                </c:pt>
                <c:pt idx="135">
                  <c:v>-24.16184181587418</c:v>
                </c:pt>
                <c:pt idx="136">
                  <c:v>-3.6327589057853973</c:v>
                </c:pt>
                <c:pt idx="137">
                  <c:v>1.2785562961819188</c:v>
                </c:pt>
                <c:pt idx="138">
                  <c:v>6.1252799974688878</c:v>
                </c:pt>
                <c:pt idx="139">
                  <c:v>17.614295364780205</c:v>
                </c:pt>
                <c:pt idx="140">
                  <c:v>29.616730004206687</c:v>
                </c:pt>
                <c:pt idx="141">
                  <c:v>38.82193663518013</c:v>
                </c:pt>
                <c:pt idx="142">
                  <c:v>45.058010879423286</c:v>
                </c:pt>
                <c:pt idx="143">
                  <c:v>47.659364927830268</c:v>
                </c:pt>
                <c:pt idx="144">
                  <c:v>48.960054494685259</c:v>
                </c:pt>
                <c:pt idx="145">
                  <c:v>49.901159116855922</c:v>
                </c:pt>
                <c:pt idx="146">
                  <c:v>50.330659768434451</c:v>
                </c:pt>
                <c:pt idx="147">
                  <c:v>50.579168924101666</c:v>
                </c:pt>
                <c:pt idx="148">
                  <c:v>51.503475495741185</c:v>
                </c:pt>
                <c:pt idx="149">
                  <c:v>54.408896577609774</c:v>
                </c:pt>
                <c:pt idx="150">
                  <c:v>57.155797272939026</c:v>
                </c:pt>
                <c:pt idx="151">
                  <c:v>61.629561591352008</c:v>
                </c:pt>
                <c:pt idx="152">
                  <c:v>62.808795916575647</c:v>
                </c:pt>
                <c:pt idx="153">
                  <c:v>66.473993722469487</c:v>
                </c:pt>
                <c:pt idx="154">
                  <c:v>73.20885247207454</c:v>
                </c:pt>
                <c:pt idx="155">
                  <c:v>75.212859845556551</c:v>
                </c:pt>
                <c:pt idx="156">
                  <c:v>77.663610165300952</c:v>
                </c:pt>
                <c:pt idx="157">
                  <c:v>79.27132962954532</c:v>
                </c:pt>
                <c:pt idx="158">
                  <c:v>79.657261754035929</c:v>
                </c:pt>
                <c:pt idx="159">
                  <c:v>79.489123403481784</c:v>
                </c:pt>
                <c:pt idx="160">
                  <c:v>77.835446192235651</c:v>
                </c:pt>
                <c:pt idx="161">
                  <c:v>76.573618370887019</c:v>
                </c:pt>
                <c:pt idx="162">
                  <c:v>74.840755363339099</c:v>
                </c:pt>
                <c:pt idx="163">
                  <c:v>74.807211968481539</c:v>
                </c:pt>
                <c:pt idx="164">
                  <c:v>76.084422234773513</c:v>
                </c:pt>
                <c:pt idx="165">
                  <c:v>78.13093069726483</c:v>
                </c:pt>
                <c:pt idx="166">
                  <c:v>80.317353058161899</c:v>
                </c:pt>
                <c:pt idx="167">
                  <c:v>81.792986221666879</c:v>
                </c:pt>
                <c:pt idx="168">
                  <c:v>77.697261163007596</c:v>
                </c:pt>
                <c:pt idx="169">
                  <c:v>71.577489315500713</c:v>
                </c:pt>
                <c:pt idx="170">
                  <c:v>66.462679300124535</c:v>
                </c:pt>
                <c:pt idx="171">
                  <c:v>59.576485991293971</c:v>
                </c:pt>
                <c:pt idx="172">
                  <c:v>56.998163741676528</c:v>
                </c:pt>
                <c:pt idx="173">
                  <c:v>58.712867940563655</c:v>
                </c:pt>
                <c:pt idx="174">
                  <c:v>57.499324247423246</c:v>
                </c:pt>
                <c:pt idx="175">
                  <c:v>50.511229722143533</c:v>
                </c:pt>
                <c:pt idx="176">
                  <c:v>52.660476778881716</c:v>
                </c:pt>
                <c:pt idx="177">
                  <c:v>36.736986979756061</c:v>
                </c:pt>
                <c:pt idx="178">
                  <c:v>17.98119539493549</c:v>
                </c:pt>
                <c:pt idx="179">
                  <c:v>7.4219048259898042</c:v>
                </c:pt>
                <c:pt idx="180">
                  <c:v>-0.25697659421321839</c:v>
                </c:pt>
                <c:pt idx="181">
                  <c:v>-8.1364332021996777</c:v>
                </c:pt>
                <c:pt idx="182">
                  <c:v>-13.53320773775609</c:v>
                </c:pt>
                <c:pt idx="183">
                  <c:v>-18.835560808444228</c:v>
                </c:pt>
                <c:pt idx="184">
                  <c:v>-24.065039760572809</c:v>
                </c:pt>
                <c:pt idx="185">
                  <c:v>-28.508726821755591</c:v>
                </c:pt>
                <c:pt idx="186">
                  <c:v>-31.43932720605083</c:v>
                </c:pt>
                <c:pt idx="187">
                  <c:v>-33.114130523670717</c:v>
                </c:pt>
                <c:pt idx="188">
                  <c:v>-33.412878354816058</c:v>
                </c:pt>
                <c:pt idx="189">
                  <c:v>-35.884357512686442</c:v>
                </c:pt>
                <c:pt idx="190">
                  <c:v>-38.641684608756023</c:v>
                </c:pt>
                <c:pt idx="191">
                  <c:v>-41.29369881151613</c:v>
                </c:pt>
                <c:pt idx="192">
                  <c:v>-43.716390957742647</c:v>
                </c:pt>
                <c:pt idx="193">
                  <c:v>-44.93971795806074</c:v>
                </c:pt>
                <c:pt idx="194">
                  <c:v>-46.382715165180784</c:v>
                </c:pt>
                <c:pt idx="195">
                  <c:v>-46.281000941515501</c:v>
                </c:pt>
                <c:pt idx="196">
                  <c:v>-45.47683295524908</c:v>
                </c:pt>
                <c:pt idx="197">
                  <c:v>-45.089620848300306</c:v>
                </c:pt>
                <c:pt idx="198">
                  <c:v>-44.738845286729706</c:v>
                </c:pt>
                <c:pt idx="199">
                  <c:v>-45.446346793646491</c:v>
                </c:pt>
                <c:pt idx="200">
                  <c:v>-46.652597029522383</c:v>
                </c:pt>
                <c:pt idx="201">
                  <c:v>-48.348816476873623</c:v>
                </c:pt>
                <c:pt idx="202">
                  <c:v>-49.578781490655487</c:v>
                </c:pt>
                <c:pt idx="203">
                  <c:v>-49.90185133187051</c:v>
                </c:pt>
                <c:pt idx="204">
                  <c:v>-49.39223519699474</c:v>
                </c:pt>
                <c:pt idx="205">
                  <c:v>-48.58170724747626</c:v>
                </c:pt>
                <c:pt idx="206">
                  <c:v>-48.162119098027489</c:v>
                </c:pt>
                <c:pt idx="207">
                  <c:v>-47.646500378045907</c:v>
                </c:pt>
                <c:pt idx="208">
                  <c:v>-46.431306637495936</c:v>
                </c:pt>
                <c:pt idx="209">
                  <c:v>-45.105568583987903</c:v>
                </c:pt>
                <c:pt idx="210">
                  <c:v>-42.793978096731692</c:v>
                </c:pt>
                <c:pt idx="211">
                  <c:v>-39.947960830232056</c:v>
                </c:pt>
                <c:pt idx="212">
                  <c:v>-38.269958060442583</c:v>
                </c:pt>
                <c:pt idx="213">
                  <c:v>-37.666758091645484</c:v>
                </c:pt>
                <c:pt idx="214">
                  <c:v>-36.520293437823163</c:v>
                </c:pt>
                <c:pt idx="215">
                  <c:v>-35.619876631029591</c:v>
                </c:pt>
                <c:pt idx="216">
                  <c:v>-35.285492036949684</c:v>
                </c:pt>
                <c:pt idx="217">
                  <c:v>-35.611723808546131</c:v>
                </c:pt>
                <c:pt idx="218">
                  <c:v>-35.438847772810725</c:v>
                </c:pt>
                <c:pt idx="219">
                  <c:v>-34.0901602920759</c:v>
                </c:pt>
                <c:pt idx="220">
                  <c:v>-33.753631126859688</c:v>
                </c:pt>
                <c:pt idx="221">
                  <c:v>-32.302926962301974</c:v>
                </c:pt>
                <c:pt idx="222">
                  <c:v>-33.416864481268973</c:v>
                </c:pt>
                <c:pt idx="223">
                  <c:v>-24.907372284438278</c:v>
                </c:pt>
                <c:pt idx="224">
                  <c:v>-22.81028934080501</c:v>
                </c:pt>
                <c:pt idx="225">
                  <c:v>-21.344454767903549</c:v>
                </c:pt>
                <c:pt idx="226">
                  <c:v>-16.178086787186494</c:v>
                </c:pt>
                <c:pt idx="227">
                  <c:v>-14.731823208345601</c:v>
                </c:pt>
                <c:pt idx="228">
                  <c:v>-12.961124214862339</c:v>
                </c:pt>
                <c:pt idx="229">
                  <c:v>-8.7172048175394483</c:v>
                </c:pt>
                <c:pt idx="230">
                  <c:v>-3.3171284382182549</c:v>
                </c:pt>
                <c:pt idx="231">
                  <c:v>4.9838226965588159</c:v>
                </c:pt>
                <c:pt idx="232">
                  <c:v>14.104625468409811</c:v>
                </c:pt>
                <c:pt idx="233">
                  <c:v>24.634868528330681</c:v>
                </c:pt>
                <c:pt idx="234">
                  <c:v>35.562706839895569</c:v>
                </c:pt>
                <c:pt idx="235">
                  <c:v>43.104959124767205</c:v>
                </c:pt>
                <c:pt idx="236">
                  <c:v>46.821992486355015</c:v>
                </c:pt>
                <c:pt idx="237">
                  <c:v>51.448918522757431</c:v>
                </c:pt>
                <c:pt idx="238">
                  <c:v>56.095252574814985</c:v>
                </c:pt>
                <c:pt idx="239">
                  <c:v>58.650985152546106</c:v>
                </c:pt>
                <c:pt idx="240">
                  <c:v>61.055268483997722</c:v>
                </c:pt>
                <c:pt idx="241">
                  <c:v>61.046061496541817</c:v>
                </c:pt>
                <c:pt idx="242">
                  <c:v>62.094794169521421</c:v>
                </c:pt>
                <c:pt idx="243">
                  <c:v>63.238629670329296</c:v>
                </c:pt>
                <c:pt idx="244">
                  <c:v>64.657901743368072</c:v>
                </c:pt>
                <c:pt idx="245">
                  <c:v>67.052077248013049</c:v>
                </c:pt>
                <c:pt idx="246">
                  <c:v>70.118721736828959</c:v>
                </c:pt>
                <c:pt idx="247">
                  <c:v>72.824177191459341</c:v>
                </c:pt>
                <c:pt idx="248">
                  <c:v>74.388533875469861</c:v>
                </c:pt>
                <c:pt idx="249">
                  <c:v>74.212404973163402</c:v>
                </c:pt>
                <c:pt idx="250">
                  <c:v>72.498538685411148</c:v>
                </c:pt>
                <c:pt idx="251">
                  <c:v>72.292494378409444</c:v>
                </c:pt>
                <c:pt idx="252">
                  <c:v>73.08156658619049</c:v>
                </c:pt>
                <c:pt idx="253">
                  <c:v>74.072765497776786</c:v>
                </c:pt>
                <c:pt idx="254">
                  <c:v>75.458115685518933</c:v>
                </c:pt>
                <c:pt idx="255">
                  <c:v>76.758640922320694</c:v>
                </c:pt>
                <c:pt idx="256">
                  <c:v>78.732277134854229</c:v>
                </c:pt>
                <c:pt idx="257">
                  <c:v>80.57855714849623</c:v>
                </c:pt>
                <c:pt idx="258">
                  <c:v>79.969356228113341</c:v>
                </c:pt>
                <c:pt idx="259">
                  <c:v>78.178189397741576</c:v>
                </c:pt>
                <c:pt idx="260">
                  <c:v>75.596013024632015</c:v>
                </c:pt>
                <c:pt idx="261">
                  <c:v>74.651305418217078</c:v>
                </c:pt>
                <c:pt idx="262">
                  <c:v>72.937263276690302</c:v>
                </c:pt>
                <c:pt idx="263">
                  <c:v>72.269955290579105</c:v>
                </c:pt>
                <c:pt idx="264">
                  <c:v>73.317643222349332</c:v>
                </c:pt>
                <c:pt idx="265">
                  <c:v>76.837682509516256</c:v>
                </c:pt>
                <c:pt idx="266">
                  <c:v>78.993461313403657</c:v>
                </c:pt>
                <c:pt idx="267">
                  <c:v>75.942703635013899</c:v>
                </c:pt>
                <c:pt idx="268">
                  <c:v>73.76451614611436</c:v>
                </c:pt>
                <c:pt idx="269">
                  <c:v>71.295012741651817</c:v>
                </c:pt>
                <c:pt idx="270">
                  <c:v>69.839292592292892</c:v>
                </c:pt>
                <c:pt idx="271">
                  <c:v>67.884591344393826</c:v>
                </c:pt>
                <c:pt idx="272">
                  <c:v>63.105281131907979</c:v>
                </c:pt>
                <c:pt idx="273">
                  <c:v>54.517527248413778</c:v>
                </c:pt>
                <c:pt idx="274">
                  <c:v>42.790664370586221</c:v>
                </c:pt>
                <c:pt idx="275">
                  <c:v>31.638482824454016</c:v>
                </c:pt>
                <c:pt idx="276">
                  <c:v>24.562483865540539</c:v>
                </c:pt>
                <c:pt idx="277">
                  <c:v>19.419810629580208</c:v>
                </c:pt>
                <c:pt idx="278">
                  <c:v>13.194271037766647</c:v>
                </c:pt>
                <c:pt idx="279">
                  <c:v>9.7711545224027034</c:v>
                </c:pt>
                <c:pt idx="280">
                  <c:v>5.5488877991536478</c:v>
                </c:pt>
                <c:pt idx="281">
                  <c:v>-0.5271488141791415</c:v>
                </c:pt>
                <c:pt idx="282">
                  <c:v>-8.0342041662829686</c:v>
                </c:pt>
                <c:pt idx="283">
                  <c:v>-14.776651206803441</c:v>
                </c:pt>
                <c:pt idx="284">
                  <c:v>-20.537064384934727</c:v>
                </c:pt>
                <c:pt idx="285">
                  <c:v>-24.264701311312969</c:v>
                </c:pt>
                <c:pt idx="286">
                  <c:v>-27.533297604395493</c:v>
                </c:pt>
                <c:pt idx="287">
                  <c:v>-31.040048361861988</c:v>
                </c:pt>
                <c:pt idx="288">
                  <c:v>-35.377817565897352</c:v>
                </c:pt>
                <c:pt idx="289">
                  <c:v>-39.873429357448273</c:v>
                </c:pt>
                <c:pt idx="290">
                  <c:v>-44.387844457931052</c:v>
                </c:pt>
                <c:pt idx="291">
                  <c:v>-48.035135258055476</c:v>
                </c:pt>
                <c:pt idx="292">
                  <c:v>-50.324577882411759</c:v>
                </c:pt>
                <c:pt idx="293">
                  <c:v>-51.113628090795636</c:v>
                </c:pt>
                <c:pt idx="294">
                  <c:v>-52.183201904476789</c:v>
                </c:pt>
                <c:pt idx="295">
                  <c:v>-52.751777695875283</c:v>
                </c:pt>
                <c:pt idx="296">
                  <c:v>-52.863129628823195</c:v>
                </c:pt>
                <c:pt idx="297">
                  <c:v>-52.870643780934344</c:v>
                </c:pt>
                <c:pt idx="298">
                  <c:v>-53.323073952638815</c:v>
                </c:pt>
                <c:pt idx="299">
                  <c:v>-54.08166802996503</c:v>
                </c:pt>
                <c:pt idx="300">
                  <c:v>-54.603991217657537</c:v>
                </c:pt>
                <c:pt idx="301">
                  <c:v>-54.556807971049736</c:v>
                </c:pt>
                <c:pt idx="302">
                  <c:v>-53.651812576719315</c:v>
                </c:pt>
                <c:pt idx="303">
                  <c:v>-51.591138720820894</c:v>
                </c:pt>
                <c:pt idx="304">
                  <c:v>-50.051534119812892</c:v>
                </c:pt>
                <c:pt idx="305">
                  <c:v>-47.696141184520556</c:v>
                </c:pt>
                <c:pt idx="306">
                  <c:v>-45.795563289158565</c:v>
                </c:pt>
                <c:pt idx="307">
                  <c:v>-44.024209402453025</c:v>
                </c:pt>
                <c:pt idx="308">
                  <c:v>-42.27086131863674</c:v>
                </c:pt>
                <c:pt idx="309">
                  <c:v>-40.436452630062867</c:v>
                </c:pt>
                <c:pt idx="310">
                  <c:v>-38.26707447658557</c:v>
                </c:pt>
                <c:pt idx="311">
                  <c:v>-37.383573617188127</c:v>
                </c:pt>
                <c:pt idx="312">
                  <c:v>-38.139694073627062</c:v>
                </c:pt>
                <c:pt idx="313">
                  <c:v>-38.166398479068803</c:v>
                </c:pt>
                <c:pt idx="314">
                  <c:v>-38.476810800343344</c:v>
                </c:pt>
                <c:pt idx="315">
                  <c:v>-38.701069145636858</c:v>
                </c:pt>
                <c:pt idx="316">
                  <c:v>-37.300911672482606</c:v>
                </c:pt>
                <c:pt idx="317">
                  <c:v>-34.169496618168594</c:v>
                </c:pt>
                <c:pt idx="318">
                  <c:v>-33.112080192504699</c:v>
                </c:pt>
                <c:pt idx="319">
                  <c:v>-32.951622141553351</c:v>
                </c:pt>
                <c:pt idx="320">
                  <c:v>-31.211599302233591</c:v>
                </c:pt>
                <c:pt idx="321">
                  <c:v>-27.263163361198135</c:v>
                </c:pt>
                <c:pt idx="322">
                  <c:v>-21.427124550748655</c:v>
                </c:pt>
                <c:pt idx="323">
                  <c:v>-14.608266857143736</c:v>
                </c:pt>
                <c:pt idx="324">
                  <c:v>-6.7344825002859077</c:v>
                </c:pt>
                <c:pt idx="325">
                  <c:v>1.2509377379033269</c:v>
                </c:pt>
                <c:pt idx="326">
                  <c:v>10.584764225822147</c:v>
                </c:pt>
                <c:pt idx="327">
                  <c:v>16.437272311332862</c:v>
                </c:pt>
                <c:pt idx="328">
                  <c:v>20.329698752215023</c:v>
                </c:pt>
                <c:pt idx="329">
                  <c:v>28.401581509058005</c:v>
                </c:pt>
                <c:pt idx="330">
                  <c:v>36.406647744646676</c:v>
                </c:pt>
                <c:pt idx="331">
                  <c:v>42.686945288439937</c:v>
                </c:pt>
                <c:pt idx="332">
                  <c:v>46.911843454267256</c:v>
                </c:pt>
                <c:pt idx="333">
                  <c:v>53.777742984756202</c:v>
                </c:pt>
                <c:pt idx="334">
                  <c:v>59.200821070140826</c:v>
                </c:pt>
                <c:pt idx="335">
                  <c:v>62.966128477842851</c:v>
                </c:pt>
                <c:pt idx="336">
                  <c:v>66.494874532570179</c:v>
                </c:pt>
                <c:pt idx="337">
                  <c:v>68.61297613349987</c:v>
                </c:pt>
                <c:pt idx="338">
                  <c:v>70.459861200919349</c:v>
                </c:pt>
                <c:pt idx="339">
                  <c:v>71.927113462559049</c:v>
                </c:pt>
                <c:pt idx="340">
                  <c:v>73.09958904604602</c:v>
                </c:pt>
                <c:pt idx="341">
                  <c:v>72.747035066651804</c:v>
                </c:pt>
                <c:pt idx="342">
                  <c:v>73.928150412168065</c:v>
                </c:pt>
                <c:pt idx="343">
                  <c:v>75.153687693905312</c:v>
                </c:pt>
                <c:pt idx="344">
                  <c:v>77.255455721401958</c:v>
                </c:pt>
                <c:pt idx="345">
                  <c:v>77.757767341999823</c:v>
                </c:pt>
                <c:pt idx="346">
                  <c:v>77.291101249427058</c:v>
                </c:pt>
                <c:pt idx="347">
                  <c:v>77.213518041089159</c:v>
                </c:pt>
                <c:pt idx="348">
                  <c:v>78.108654867932955</c:v>
                </c:pt>
                <c:pt idx="349">
                  <c:v>79.415379776238424</c:v>
                </c:pt>
                <c:pt idx="350">
                  <c:v>80.073337891165977</c:v>
                </c:pt>
                <c:pt idx="351">
                  <c:v>79.66617831470225</c:v>
                </c:pt>
                <c:pt idx="352">
                  <c:v>78.989619479743595</c:v>
                </c:pt>
                <c:pt idx="353">
                  <c:v>77.713268070501897</c:v>
                </c:pt>
                <c:pt idx="354">
                  <c:v>76.335826234416601</c:v>
                </c:pt>
                <c:pt idx="355">
                  <c:v>76.304521941131711</c:v>
                </c:pt>
                <c:pt idx="356">
                  <c:v>75.702895504326747</c:v>
                </c:pt>
                <c:pt idx="357">
                  <c:v>75.835217689339629</c:v>
                </c:pt>
                <c:pt idx="358">
                  <c:v>76.274150572832866</c:v>
                </c:pt>
                <c:pt idx="359">
                  <c:v>75.726885969577481</c:v>
                </c:pt>
                <c:pt idx="360">
                  <c:v>72.768329320643488</c:v>
                </c:pt>
                <c:pt idx="361">
                  <c:v>69.106527618187897</c:v>
                </c:pt>
                <c:pt idx="362">
                  <c:v>68.338103636310336</c:v>
                </c:pt>
                <c:pt idx="363">
                  <c:v>69.288747244891155</c:v>
                </c:pt>
                <c:pt idx="364">
                  <c:v>71.523933288212845</c:v>
                </c:pt>
                <c:pt idx="365">
                  <c:v>71.159710363305791</c:v>
                </c:pt>
                <c:pt idx="366">
                  <c:v>68.697253186747531</c:v>
                </c:pt>
                <c:pt idx="367">
                  <c:v>62.93559310845697</c:v>
                </c:pt>
                <c:pt idx="368">
                  <c:v>51.672324023733879</c:v>
                </c:pt>
                <c:pt idx="369">
                  <c:v>34.482257859129824</c:v>
                </c:pt>
                <c:pt idx="370">
                  <c:v>25.928555083178349</c:v>
                </c:pt>
                <c:pt idx="371">
                  <c:v>27.032779205665573</c:v>
                </c:pt>
                <c:pt idx="372">
                  <c:v>32.30881798168992</c:v>
                </c:pt>
                <c:pt idx="373">
                  <c:v>38.374487589947869</c:v>
                </c:pt>
                <c:pt idx="374">
                  <c:v>37.667676215587925</c:v>
                </c:pt>
                <c:pt idx="375">
                  <c:v>27.975360833188883</c:v>
                </c:pt>
                <c:pt idx="376">
                  <c:v>21.956866520278162</c:v>
                </c:pt>
                <c:pt idx="377">
                  <c:v>9.4587589045030853</c:v>
                </c:pt>
                <c:pt idx="378">
                  <c:v>-3.2930786438910022</c:v>
                </c:pt>
                <c:pt idx="379">
                  <c:v>-9.753506915838063</c:v>
                </c:pt>
                <c:pt idx="380">
                  <c:v>-16.648229363251481</c:v>
                </c:pt>
                <c:pt idx="381">
                  <c:v>-22.367252000782987</c:v>
                </c:pt>
                <c:pt idx="382">
                  <c:v>-28.092303980560285</c:v>
                </c:pt>
                <c:pt idx="383">
                  <c:v>-32.537589620638848</c:v>
                </c:pt>
                <c:pt idx="384">
                  <c:v>-37.091691145111348</c:v>
                </c:pt>
                <c:pt idx="385">
                  <c:v>-40.521362724797264</c:v>
                </c:pt>
                <c:pt idx="386">
                  <c:v>-43.485923575473208</c:v>
                </c:pt>
                <c:pt idx="387">
                  <c:v>-46.473771101233666</c:v>
                </c:pt>
                <c:pt idx="388">
                  <c:v>-48.301395617430117</c:v>
                </c:pt>
                <c:pt idx="389">
                  <c:v>-49.821862095870316</c:v>
                </c:pt>
                <c:pt idx="390">
                  <c:v>-48.779374447972991</c:v>
                </c:pt>
                <c:pt idx="391">
                  <c:v>-47.049730161613134</c:v>
                </c:pt>
                <c:pt idx="392">
                  <c:v>-46.576464742582921</c:v>
                </c:pt>
                <c:pt idx="393">
                  <c:v>-46.759751195615564</c:v>
                </c:pt>
                <c:pt idx="394">
                  <c:v>-48.590350392971501</c:v>
                </c:pt>
                <c:pt idx="395">
                  <c:v>-49.868933752500446</c:v>
                </c:pt>
                <c:pt idx="396">
                  <c:v>-50.083440479499245</c:v>
                </c:pt>
                <c:pt idx="397">
                  <c:v>-49.715583817659002</c:v>
                </c:pt>
                <c:pt idx="398">
                  <c:v>-49.208080747542446</c:v>
                </c:pt>
                <c:pt idx="399">
                  <c:v>-48.169951334319542</c:v>
                </c:pt>
                <c:pt idx="400">
                  <c:v>-47.921335560786218</c:v>
                </c:pt>
                <c:pt idx="401">
                  <c:v>-48.219525865949983</c:v>
                </c:pt>
                <c:pt idx="402">
                  <c:v>-48.219279072915405</c:v>
                </c:pt>
                <c:pt idx="403">
                  <c:v>-47.852413170693687</c:v>
                </c:pt>
                <c:pt idx="404">
                  <c:v>-48.519646021383146</c:v>
                </c:pt>
                <c:pt idx="405">
                  <c:v>-49.269009630219692</c:v>
                </c:pt>
                <c:pt idx="406">
                  <c:v>-49.150798032984518</c:v>
                </c:pt>
                <c:pt idx="407">
                  <c:v>-48.680886183565079</c:v>
                </c:pt>
                <c:pt idx="408">
                  <c:v>-47.00017468488155</c:v>
                </c:pt>
                <c:pt idx="409">
                  <c:v>-45.094756533074978</c:v>
                </c:pt>
                <c:pt idx="410">
                  <c:v>-43.952684521404265</c:v>
                </c:pt>
                <c:pt idx="411">
                  <c:v>-42.20335564892698</c:v>
                </c:pt>
                <c:pt idx="412">
                  <c:v>-44.518725313985861</c:v>
                </c:pt>
                <c:pt idx="413">
                  <c:v>-45.95759283467283</c:v>
                </c:pt>
                <c:pt idx="414">
                  <c:v>-45.41496224282848</c:v>
                </c:pt>
                <c:pt idx="415">
                  <c:v>-42.333555627187891</c:v>
                </c:pt>
                <c:pt idx="416">
                  <c:v>-47.119285419881436</c:v>
                </c:pt>
                <c:pt idx="417">
                  <c:v>-39.889054175764286</c:v>
                </c:pt>
                <c:pt idx="418">
                  <c:v>-26.741296690809694</c:v>
                </c:pt>
                <c:pt idx="419">
                  <c:v>-27.75141693848278</c:v>
                </c:pt>
                <c:pt idx="420">
                  <c:v>-24.329752608803826</c:v>
                </c:pt>
                <c:pt idx="421">
                  <c:v>-20.063098262098688</c:v>
                </c:pt>
                <c:pt idx="422">
                  <c:v>-15.208807060265451</c:v>
                </c:pt>
                <c:pt idx="423">
                  <c:v>-8.1377259181458186</c:v>
                </c:pt>
                <c:pt idx="424">
                  <c:v>1.0012846084155336</c:v>
                </c:pt>
                <c:pt idx="425">
                  <c:v>11.405435957959369</c:v>
                </c:pt>
                <c:pt idx="426">
                  <c:v>21.418999845329115</c:v>
                </c:pt>
                <c:pt idx="427">
                  <c:v>29.107332969142934</c:v>
                </c:pt>
                <c:pt idx="428">
                  <c:v>37.562395794059725</c:v>
                </c:pt>
                <c:pt idx="429">
                  <c:v>45.135332134772604</c:v>
                </c:pt>
                <c:pt idx="430">
                  <c:v>46.765895984494882</c:v>
                </c:pt>
                <c:pt idx="431">
                  <c:v>46.209029240841573</c:v>
                </c:pt>
                <c:pt idx="432">
                  <c:v>46.351004065609899</c:v>
                </c:pt>
                <c:pt idx="433">
                  <c:v>48.54817508385797</c:v>
                </c:pt>
                <c:pt idx="434">
                  <c:v>52.105167276953786</c:v>
                </c:pt>
                <c:pt idx="435">
                  <c:v>54.942683134377965</c:v>
                </c:pt>
                <c:pt idx="436">
                  <c:v>57.453443214556366</c:v>
                </c:pt>
                <c:pt idx="437">
                  <c:v>59.693195738260449</c:v>
                </c:pt>
                <c:pt idx="438">
                  <c:v>61.484687580384147</c:v>
                </c:pt>
                <c:pt idx="439">
                  <c:v>63.830257435920942</c:v>
                </c:pt>
                <c:pt idx="440">
                  <c:v>66.089577555833912</c:v>
                </c:pt>
                <c:pt idx="441">
                  <c:v>68.07779339174499</c:v>
                </c:pt>
                <c:pt idx="442">
                  <c:v>69.889838063421792</c:v>
                </c:pt>
                <c:pt idx="443">
                  <c:v>71.949972958399101</c:v>
                </c:pt>
                <c:pt idx="444">
                  <c:v>72.424322775724093</c:v>
                </c:pt>
                <c:pt idx="445">
                  <c:v>71.88975869170261</c:v>
                </c:pt>
                <c:pt idx="446">
                  <c:v>71.903395264971479</c:v>
                </c:pt>
                <c:pt idx="447">
                  <c:v>71.627775671460981</c:v>
                </c:pt>
                <c:pt idx="448">
                  <c:v>71.448782562759021</c:v>
                </c:pt>
                <c:pt idx="449">
                  <c:v>70.469906895994768</c:v>
                </c:pt>
                <c:pt idx="450">
                  <c:v>68.667068701694888</c:v>
                </c:pt>
                <c:pt idx="451">
                  <c:v>66.498391621243229</c:v>
                </c:pt>
                <c:pt idx="452">
                  <c:v>64.549902763235437</c:v>
                </c:pt>
                <c:pt idx="453">
                  <c:v>64.850687956070374</c:v>
                </c:pt>
                <c:pt idx="454">
                  <c:v>66.868611427870974</c:v>
                </c:pt>
                <c:pt idx="455">
                  <c:v>69.690211886384958</c:v>
                </c:pt>
                <c:pt idx="456">
                  <c:v>71.527760667967243</c:v>
                </c:pt>
                <c:pt idx="457">
                  <c:v>69.162468321671426</c:v>
                </c:pt>
                <c:pt idx="458">
                  <c:v>64.760519496371685</c:v>
                </c:pt>
                <c:pt idx="459">
                  <c:v>59.556290167330111</c:v>
                </c:pt>
                <c:pt idx="460">
                  <c:v>51.096438952362242</c:v>
                </c:pt>
                <c:pt idx="461">
                  <c:v>39.753020761070886</c:v>
                </c:pt>
                <c:pt idx="462">
                  <c:v>35.972014676850435</c:v>
                </c:pt>
                <c:pt idx="463">
                  <c:v>45.402597989365816</c:v>
                </c:pt>
                <c:pt idx="464">
                  <c:v>56.362587856090805</c:v>
                </c:pt>
                <c:pt idx="465">
                  <c:v>69.649466209014506</c:v>
                </c:pt>
                <c:pt idx="466">
                  <c:v>69.178395817830733</c:v>
                </c:pt>
                <c:pt idx="467">
                  <c:v>66.437844199337263</c:v>
                </c:pt>
                <c:pt idx="468">
                  <c:v>59.509511584655634</c:v>
                </c:pt>
                <c:pt idx="469">
                  <c:v>46.36496733291262</c:v>
                </c:pt>
                <c:pt idx="470">
                  <c:v>36.368917745562932</c:v>
                </c:pt>
                <c:pt idx="471">
                  <c:v>22.704141894278525</c:v>
                </c:pt>
                <c:pt idx="472">
                  <c:v>6.9170472687386759</c:v>
                </c:pt>
                <c:pt idx="473">
                  <c:v>-5.709061445867313</c:v>
                </c:pt>
                <c:pt idx="474">
                  <c:v>-13.710779259516075</c:v>
                </c:pt>
                <c:pt idx="475">
                  <c:v>-19.478957234666794</c:v>
                </c:pt>
                <c:pt idx="476">
                  <c:v>-22.222670144648973</c:v>
                </c:pt>
                <c:pt idx="477">
                  <c:v>-23.716616378172784</c:v>
                </c:pt>
                <c:pt idx="478">
                  <c:v>-25.693667323568569</c:v>
                </c:pt>
                <c:pt idx="479">
                  <c:v>-27.295907957965138</c:v>
                </c:pt>
                <c:pt idx="480">
                  <c:v>-31.43659257666663</c:v>
                </c:pt>
                <c:pt idx="481">
                  <c:v>-34.737644016115418</c:v>
                </c:pt>
                <c:pt idx="482">
                  <c:v>-38.014617769965383</c:v>
                </c:pt>
                <c:pt idx="483">
                  <c:v>-41.891214144149167</c:v>
                </c:pt>
                <c:pt idx="484">
                  <c:v>-45.342525340495349</c:v>
                </c:pt>
                <c:pt idx="485">
                  <c:v>-47.959860045369204</c:v>
                </c:pt>
                <c:pt idx="486">
                  <c:v>-49.796313334466753</c:v>
                </c:pt>
                <c:pt idx="487">
                  <c:v>-50.796431350872417</c:v>
                </c:pt>
                <c:pt idx="488">
                  <c:v>-50.202516383728749</c:v>
                </c:pt>
                <c:pt idx="489">
                  <c:v>-49.143411354049455</c:v>
                </c:pt>
                <c:pt idx="490">
                  <c:v>-49.447620070739099</c:v>
                </c:pt>
                <c:pt idx="491">
                  <c:v>-48.866815541119323</c:v>
                </c:pt>
                <c:pt idx="492">
                  <c:v>-48.242409808754608</c:v>
                </c:pt>
                <c:pt idx="493">
                  <c:v>-47.634484256725145</c:v>
                </c:pt>
                <c:pt idx="494">
                  <c:v>-47.894780584365833</c:v>
                </c:pt>
                <c:pt idx="495">
                  <c:v>-49.082240578057572</c:v>
                </c:pt>
                <c:pt idx="496">
                  <c:v>-49.797318016301119</c:v>
                </c:pt>
                <c:pt idx="497">
                  <c:v>-51.218354848595681</c:v>
                </c:pt>
                <c:pt idx="498">
                  <c:v>-52.446448253601268</c:v>
                </c:pt>
                <c:pt idx="499">
                  <c:v>-51.848278205929212</c:v>
                </c:pt>
                <c:pt idx="500">
                  <c:v>-50.914928884039774</c:v>
                </c:pt>
                <c:pt idx="501">
                  <c:v>-48.900547760456284</c:v>
                </c:pt>
                <c:pt idx="502">
                  <c:v>-45.150342663641688</c:v>
                </c:pt>
                <c:pt idx="503">
                  <c:v>-41.888428035356533</c:v>
                </c:pt>
                <c:pt idx="504">
                  <c:v>-41.771220234030913</c:v>
                </c:pt>
                <c:pt idx="505">
                  <c:v>-42.231315744983476</c:v>
                </c:pt>
                <c:pt idx="506">
                  <c:v>-42.197039629326945</c:v>
                </c:pt>
                <c:pt idx="507">
                  <c:v>-43.344451795133445</c:v>
                </c:pt>
                <c:pt idx="508">
                  <c:v>-42.990351015966752</c:v>
                </c:pt>
                <c:pt idx="509">
                  <c:v>-42.160050785100125</c:v>
                </c:pt>
                <c:pt idx="510">
                  <c:v>-38.433672317167542</c:v>
                </c:pt>
                <c:pt idx="511">
                  <c:v>-36.264933139296716</c:v>
                </c:pt>
                <c:pt idx="512">
                  <c:v>-35.82957641798329</c:v>
                </c:pt>
                <c:pt idx="513">
                  <c:v>-32.692981526890648</c:v>
                </c:pt>
                <c:pt idx="514">
                  <c:v>-32.576420243682172</c:v>
                </c:pt>
                <c:pt idx="515">
                  <c:v>-31.364486779827836</c:v>
                </c:pt>
                <c:pt idx="516">
                  <c:v>-29.388176533242113</c:v>
                </c:pt>
                <c:pt idx="517">
                  <c:v>-22.492059914171939</c:v>
                </c:pt>
                <c:pt idx="518">
                  <c:v>-16.535086007024482</c:v>
                </c:pt>
                <c:pt idx="519">
                  <c:v>-11.186306364045121</c:v>
                </c:pt>
                <c:pt idx="520">
                  <c:v>-1.6481147677136283</c:v>
                </c:pt>
                <c:pt idx="521">
                  <c:v>8.0978749389418549</c:v>
                </c:pt>
                <c:pt idx="522">
                  <c:v>20.128522206677896</c:v>
                </c:pt>
                <c:pt idx="523">
                  <c:v>30.033701416485027</c:v>
                </c:pt>
                <c:pt idx="524">
                  <c:v>36.527754367643126</c:v>
                </c:pt>
                <c:pt idx="525">
                  <c:v>41.420539396048056</c:v>
                </c:pt>
                <c:pt idx="526">
                  <c:v>47.597604265970439</c:v>
                </c:pt>
                <c:pt idx="527">
                  <c:v>52.057817070516435</c:v>
                </c:pt>
                <c:pt idx="528">
                  <c:v>54.865633038208969</c:v>
                </c:pt>
                <c:pt idx="529">
                  <c:v>58.682226420819703</c:v>
                </c:pt>
                <c:pt idx="530">
                  <c:v>60.938806886571541</c:v>
                </c:pt>
                <c:pt idx="531">
                  <c:v>61.739934872447698</c:v>
                </c:pt>
                <c:pt idx="532">
                  <c:v>62.606242003410195</c:v>
                </c:pt>
                <c:pt idx="533">
                  <c:v>63.366727291997279</c:v>
                </c:pt>
                <c:pt idx="534">
                  <c:v>64.400435998058754</c:v>
                </c:pt>
                <c:pt idx="535">
                  <c:v>64.992975464048044</c:v>
                </c:pt>
                <c:pt idx="536">
                  <c:v>65.404203005784026</c:v>
                </c:pt>
                <c:pt idx="537">
                  <c:v>65.564610076230352</c:v>
                </c:pt>
                <c:pt idx="538">
                  <c:v>65.601844139682939</c:v>
                </c:pt>
                <c:pt idx="539">
                  <c:v>66.206108592637236</c:v>
                </c:pt>
                <c:pt idx="540">
                  <c:v>66.622142806393995</c:v>
                </c:pt>
                <c:pt idx="541">
                  <c:v>67.165653452232092</c:v>
                </c:pt>
                <c:pt idx="542">
                  <c:v>67.886709936911927</c:v>
                </c:pt>
                <c:pt idx="543">
                  <c:v>68.939412006431553</c:v>
                </c:pt>
                <c:pt idx="544">
                  <c:v>70.167512429142661</c:v>
                </c:pt>
                <c:pt idx="545">
                  <c:v>71.03650335560215</c:v>
                </c:pt>
                <c:pt idx="546">
                  <c:v>71.781806942930515</c:v>
                </c:pt>
                <c:pt idx="547">
                  <c:v>71.36240347673683</c:v>
                </c:pt>
                <c:pt idx="548">
                  <c:v>70.836919106015188</c:v>
                </c:pt>
                <c:pt idx="549">
                  <c:v>68.581799335083858</c:v>
                </c:pt>
                <c:pt idx="550">
                  <c:v>67.284300104443446</c:v>
                </c:pt>
                <c:pt idx="551">
                  <c:v>65.512268861522116</c:v>
                </c:pt>
                <c:pt idx="552">
                  <c:v>65.351910328826492</c:v>
                </c:pt>
                <c:pt idx="553">
                  <c:v>65.75293525952064</c:v>
                </c:pt>
                <c:pt idx="554">
                  <c:v>66.820323368182542</c:v>
                </c:pt>
                <c:pt idx="555">
                  <c:v>67.356481061122849</c:v>
                </c:pt>
                <c:pt idx="556">
                  <c:v>68.102208161560554</c:v>
                </c:pt>
                <c:pt idx="557">
                  <c:v>68.64192244077482</c:v>
                </c:pt>
                <c:pt idx="558">
                  <c:v>69.276563320043749</c:v>
                </c:pt>
                <c:pt idx="559">
                  <c:v>69.046276748562363</c:v>
                </c:pt>
                <c:pt idx="560">
                  <c:v>66.951403662158455</c:v>
                </c:pt>
                <c:pt idx="561">
                  <c:v>63.151071162344721</c:v>
                </c:pt>
                <c:pt idx="562">
                  <c:v>58.114419441108332</c:v>
                </c:pt>
                <c:pt idx="563">
                  <c:v>52.103668960215991</c:v>
                </c:pt>
                <c:pt idx="564">
                  <c:v>44.519248766968055</c:v>
                </c:pt>
                <c:pt idx="565">
                  <c:v>37.750299591459758</c:v>
                </c:pt>
                <c:pt idx="566">
                  <c:v>31.721658650978569</c:v>
                </c:pt>
                <c:pt idx="567">
                  <c:v>25.642447890110279</c:v>
                </c:pt>
                <c:pt idx="568">
                  <c:v>22.50218130575854</c:v>
                </c:pt>
                <c:pt idx="569">
                  <c:v>20.956784310657959</c:v>
                </c:pt>
                <c:pt idx="570">
                  <c:v>19.37338254659976</c:v>
                </c:pt>
                <c:pt idx="571">
                  <c:v>13.724006874805436</c:v>
                </c:pt>
                <c:pt idx="572">
                  <c:v>6.5235211048106034</c:v>
                </c:pt>
                <c:pt idx="573">
                  <c:v>0.13608064727108818</c:v>
                </c:pt>
                <c:pt idx="574">
                  <c:v>-7.7089926489909315</c:v>
                </c:pt>
                <c:pt idx="575">
                  <c:v>-16.017714851591755</c:v>
                </c:pt>
                <c:pt idx="576">
                  <c:v>-21.817793913431331</c:v>
                </c:pt>
                <c:pt idx="577">
                  <c:v>-26.75306209989304</c:v>
                </c:pt>
                <c:pt idx="578">
                  <c:v>-30.993566058328771</c:v>
                </c:pt>
                <c:pt idx="579">
                  <c:v>-36.015749846151429</c:v>
                </c:pt>
                <c:pt idx="580">
                  <c:v>-39.321820460475173</c:v>
                </c:pt>
                <c:pt idx="581">
                  <c:v>-41.736270865575023</c:v>
                </c:pt>
                <c:pt idx="582">
                  <c:v>-43.69841089057428</c:v>
                </c:pt>
                <c:pt idx="583">
                  <c:v>-45.353828819525717</c:v>
                </c:pt>
                <c:pt idx="584">
                  <c:v>-47.194401459140714</c:v>
                </c:pt>
                <c:pt idx="585">
                  <c:v>-48.559998783285927</c:v>
                </c:pt>
                <c:pt idx="586">
                  <c:v>-50.876430758898159</c:v>
                </c:pt>
                <c:pt idx="587">
                  <c:v>-52.966274875721915</c:v>
                </c:pt>
                <c:pt idx="588">
                  <c:v>-54.673134682649831</c:v>
                </c:pt>
                <c:pt idx="589">
                  <c:v>-55.885087282454954</c:v>
                </c:pt>
                <c:pt idx="590">
                  <c:v>-56.144770840247425</c:v>
                </c:pt>
                <c:pt idx="591">
                  <c:v>-55.874582741911951</c:v>
                </c:pt>
                <c:pt idx="592">
                  <c:v>-55.335303591762766</c:v>
                </c:pt>
                <c:pt idx="593">
                  <c:v>-54.79742367679323</c:v>
                </c:pt>
                <c:pt idx="594">
                  <c:v>-54.1913793780937</c:v>
                </c:pt>
                <c:pt idx="595">
                  <c:v>-53.486830719691355</c:v>
                </c:pt>
                <c:pt idx="596">
                  <c:v>-52.951574859430494</c:v>
                </c:pt>
                <c:pt idx="597">
                  <c:v>-52.048494855989496</c:v>
                </c:pt>
                <c:pt idx="598">
                  <c:v>-51.539943021152055</c:v>
                </c:pt>
                <c:pt idx="599">
                  <c:v>-51.087986442912317</c:v>
                </c:pt>
                <c:pt idx="600">
                  <c:v>-50.296338987217887</c:v>
                </c:pt>
                <c:pt idx="601">
                  <c:v>-48.983851800883258</c:v>
                </c:pt>
                <c:pt idx="602">
                  <c:v>-47.888813104336705</c:v>
                </c:pt>
                <c:pt idx="603">
                  <c:v>-46.415794370071545</c:v>
                </c:pt>
                <c:pt idx="604">
                  <c:v>-44.246016231147038</c:v>
                </c:pt>
                <c:pt idx="605">
                  <c:v>-43.041047369000864</c:v>
                </c:pt>
                <c:pt idx="606">
                  <c:v>-40.993288316807408</c:v>
                </c:pt>
                <c:pt idx="607">
                  <c:v>-37.621639322848736</c:v>
                </c:pt>
                <c:pt idx="608">
                  <c:v>-37.513978167830246</c:v>
                </c:pt>
                <c:pt idx="609">
                  <c:v>-38.842018294080425</c:v>
                </c:pt>
                <c:pt idx="610">
                  <c:v>-36.570168611009059</c:v>
                </c:pt>
                <c:pt idx="611">
                  <c:v>-34.609964495518035</c:v>
                </c:pt>
                <c:pt idx="612">
                  <c:v>-28.749517478599618</c:v>
                </c:pt>
                <c:pt idx="613">
                  <c:v>-22.568628409707369</c:v>
                </c:pt>
                <c:pt idx="614">
                  <c:v>-19.14940687365328</c:v>
                </c:pt>
                <c:pt idx="615">
                  <c:v>-11.304599232624424</c:v>
                </c:pt>
                <c:pt idx="616">
                  <c:v>-1.2941849202531512</c:v>
                </c:pt>
                <c:pt idx="617">
                  <c:v>6.9127767216858604</c:v>
                </c:pt>
                <c:pt idx="618">
                  <c:v>17.653934954375227</c:v>
                </c:pt>
                <c:pt idx="619">
                  <c:v>18.664026678491087</c:v>
                </c:pt>
                <c:pt idx="620">
                  <c:v>24.640035231104473</c:v>
                </c:pt>
                <c:pt idx="621">
                  <c:v>29.902638839317078</c:v>
                </c:pt>
                <c:pt idx="622">
                  <c:v>36.432082199489976</c:v>
                </c:pt>
                <c:pt idx="623">
                  <c:v>46.792025588073557</c:v>
                </c:pt>
                <c:pt idx="624">
                  <c:v>54.039170360245542</c:v>
                </c:pt>
                <c:pt idx="625">
                  <c:v>58.658365898321712</c:v>
                </c:pt>
                <c:pt idx="626">
                  <c:v>60.559691402417215</c:v>
                </c:pt>
                <c:pt idx="627">
                  <c:v>62.380052267224102</c:v>
                </c:pt>
                <c:pt idx="628">
                  <c:v>63.545581738685541</c:v>
                </c:pt>
                <c:pt idx="629">
                  <c:v>64.668571698816592</c:v>
                </c:pt>
                <c:pt idx="630">
                  <c:v>65.738073046156401</c:v>
                </c:pt>
                <c:pt idx="631">
                  <c:v>67.189597440588088</c:v>
                </c:pt>
                <c:pt idx="632">
                  <c:v>68.514095756439531</c:v>
                </c:pt>
                <c:pt idx="633">
                  <c:v>69.563640500120556</c:v>
                </c:pt>
                <c:pt idx="634">
                  <c:v>69.611689642786558</c:v>
                </c:pt>
                <c:pt idx="635">
                  <c:v>70.387683597804042</c:v>
                </c:pt>
                <c:pt idx="636">
                  <c:v>69.840900473951692</c:v>
                </c:pt>
                <c:pt idx="637">
                  <c:v>69.977525471239943</c:v>
                </c:pt>
                <c:pt idx="638">
                  <c:v>70.704560991256372</c:v>
                </c:pt>
                <c:pt idx="639">
                  <c:v>72.267437605184583</c:v>
                </c:pt>
                <c:pt idx="640">
                  <c:v>73.977961476333377</c:v>
                </c:pt>
                <c:pt idx="641">
                  <c:v>76.497135181101157</c:v>
                </c:pt>
                <c:pt idx="642">
                  <c:v>76.773432339270315</c:v>
                </c:pt>
                <c:pt idx="643">
                  <c:v>75.317855415059171</c:v>
                </c:pt>
                <c:pt idx="644">
                  <c:v>73.356581860354297</c:v>
                </c:pt>
                <c:pt idx="645">
                  <c:v>71.26502421166731</c:v>
                </c:pt>
                <c:pt idx="646">
                  <c:v>70.702421179214426</c:v>
                </c:pt>
                <c:pt idx="647">
                  <c:v>70.848258980903339</c:v>
                </c:pt>
                <c:pt idx="648">
                  <c:v>72.462836297516759</c:v>
                </c:pt>
                <c:pt idx="649">
                  <c:v>73.238241148574886</c:v>
                </c:pt>
                <c:pt idx="650">
                  <c:v>73.446497502610939</c:v>
                </c:pt>
                <c:pt idx="651">
                  <c:v>73.232415538831233</c:v>
                </c:pt>
                <c:pt idx="652">
                  <c:v>72.76606357025355</c:v>
                </c:pt>
                <c:pt idx="653">
                  <c:v>72.406918171315183</c:v>
                </c:pt>
                <c:pt idx="654">
                  <c:v>71.526696887688288</c:v>
                </c:pt>
                <c:pt idx="655">
                  <c:v>69.208093808301228</c:v>
                </c:pt>
                <c:pt idx="656">
                  <c:v>65.140176071989217</c:v>
                </c:pt>
                <c:pt idx="657">
                  <c:v>58.542735952620582</c:v>
                </c:pt>
                <c:pt idx="658">
                  <c:v>43.350808794394204</c:v>
                </c:pt>
                <c:pt idx="659">
                  <c:v>28.315653927744595</c:v>
                </c:pt>
                <c:pt idx="660">
                  <c:v>22.286389453326997</c:v>
                </c:pt>
                <c:pt idx="661">
                  <c:v>30.888401801869385</c:v>
                </c:pt>
                <c:pt idx="662">
                  <c:v>43.444012943915261</c:v>
                </c:pt>
                <c:pt idx="663">
                  <c:v>48.933854494699311</c:v>
                </c:pt>
                <c:pt idx="664">
                  <c:v>45.224652709154618</c:v>
                </c:pt>
                <c:pt idx="665">
                  <c:v>35.991765382078285</c:v>
                </c:pt>
                <c:pt idx="666">
                  <c:v>23.844490964870431</c:v>
                </c:pt>
                <c:pt idx="667">
                  <c:v>12.485014583765858</c:v>
                </c:pt>
                <c:pt idx="668">
                  <c:v>5.0615336694724524</c:v>
                </c:pt>
                <c:pt idx="669">
                  <c:v>-1.246607583407515</c:v>
                </c:pt>
                <c:pt idx="670">
                  <c:v>-6.4510986122417169</c:v>
                </c:pt>
                <c:pt idx="671">
                  <c:v>-11.953378619229673</c:v>
                </c:pt>
                <c:pt idx="672">
                  <c:v>-18.237975285665268</c:v>
                </c:pt>
                <c:pt idx="673">
                  <c:v>-25.536312930210109</c:v>
                </c:pt>
                <c:pt idx="674">
                  <c:v>-30.500083894876891</c:v>
                </c:pt>
                <c:pt idx="675">
                  <c:v>-36.011531207160871</c:v>
                </c:pt>
                <c:pt idx="676">
                  <c:v>-39.247744225662515</c:v>
                </c:pt>
                <c:pt idx="677">
                  <c:v>-41.823317587529274</c:v>
                </c:pt>
                <c:pt idx="678">
                  <c:v>-43.633872104561114</c:v>
                </c:pt>
                <c:pt idx="679">
                  <c:v>-45.30888631749977</c:v>
                </c:pt>
                <c:pt idx="680">
                  <c:v>-47.570054636181716</c:v>
                </c:pt>
                <c:pt idx="681">
                  <c:v>-48.412907426915048</c:v>
                </c:pt>
                <c:pt idx="682">
                  <c:v>-48.340073233894145</c:v>
                </c:pt>
                <c:pt idx="683">
                  <c:v>-47.239440186304861</c:v>
                </c:pt>
                <c:pt idx="684">
                  <c:v>-46.099082240380007</c:v>
                </c:pt>
                <c:pt idx="685">
                  <c:v>-46.570099628496081</c:v>
                </c:pt>
                <c:pt idx="686">
                  <c:v>-46.963643130131935</c:v>
                </c:pt>
                <c:pt idx="687">
                  <c:v>-47.645097849998308</c:v>
                </c:pt>
                <c:pt idx="688">
                  <c:v>-48.88567812360214</c:v>
                </c:pt>
                <c:pt idx="689">
                  <c:v>-50.191297864165151</c:v>
                </c:pt>
                <c:pt idx="690">
                  <c:v>-51.802340391483582</c:v>
                </c:pt>
                <c:pt idx="691">
                  <c:v>-52.682295404143161</c:v>
                </c:pt>
                <c:pt idx="692">
                  <c:v>-53.382909468217605</c:v>
                </c:pt>
                <c:pt idx="693">
                  <c:v>-54.474228660056347</c:v>
                </c:pt>
                <c:pt idx="694">
                  <c:v>-53.996566487502299</c:v>
                </c:pt>
                <c:pt idx="695">
                  <c:v>-53.223150173133234</c:v>
                </c:pt>
                <c:pt idx="696">
                  <c:v>-53.40348418846127</c:v>
                </c:pt>
                <c:pt idx="697">
                  <c:v>-53.233925482774445</c:v>
                </c:pt>
                <c:pt idx="698">
                  <c:v>-53.474851938700041</c:v>
                </c:pt>
                <c:pt idx="699">
                  <c:v>-53.902463116195413</c:v>
                </c:pt>
                <c:pt idx="700">
                  <c:v>-53.428921626496461</c:v>
                </c:pt>
                <c:pt idx="701">
                  <c:v>-52.800895299286751</c:v>
                </c:pt>
                <c:pt idx="702">
                  <c:v>-52.676580808282075</c:v>
                </c:pt>
                <c:pt idx="703">
                  <c:v>-51.880527529866697</c:v>
                </c:pt>
                <c:pt idx="704">
                  <c:v>-50.518319786026417</c:v>
                </c:pt>
                <c:pt idx="705">
                  <c:v>-48.904391968214554</c:v>
                </c:pt>
                <c:pt idx="706">
                  <c:v>-47.455466393162908</c:v>
                </c:pt>
                <c:pt idx="707">
                  <c:v>-42.603652227736177</c:v>
                </c:pt>
                <c:pt idx="708">
                  <c:v>-45.875708135027139</c:v>
                </c:pt>
                <c:pt idx="709">
                  <c:v>-49.038715679393789</c:v>
                </c:pt>
                <c:pt idx="710">
                  <c:v>-51.378535385438198</c:v>
                </c:pt>
                <c:pt idx="711">
                  <c:v>-53.292123836277348</c:v>
                </c:pt>
                <c:pt idx="712">
                  <c:v>-53.799876874794975</c:v>
                </c:pt>
                <c:pt idx="713">
                  <c:v>-51.67615169313207</c:v>
                </c:pt>
                <c:pt idx="714">
                  <c:v>-48.109412167194158</c:v>
                </c:pt>
                <c:pt idx="715">
                  <c:v>-41.549661455060942</c:v>
                </c:pt>
                <c:pt idx="716">
                  <c:v>-31.449397304645483</c:v>
                </c:pt>
                <c:pt idx="717">
                  <c:v>-30.292880573225816</c:v>
                </c:pt>
                <c:pt idx="718">
                  <c:v>-28.208397343122869</c:v>
                </c:pt>
                <c:pt idx="719">
                  <c:v>-30.920568434224581</c:v>
                </c:pt>
                <c:pt idx="720">
                  <c:v>-30.449441049459036</c:v>
                </c:pt>
                <c:pt idx="721">
                  <c:v>-25.304725022835612</c:v>
                </c:pt>
                <c:pt idx="722">
                  <c:v>-18.660811687560187</c:v>
                </c:pt>
                <c:pt idx="723">
                  <c:v>-7.1158033527591771</c:v>
                </c:pt>
                <c:pt idx="724">
                  <c:v>6.3199908884610485</c:v>
                </c:pt>
                <c:pt idx="725">
                  <c:v>18.197394558328476</c:v>
                </c:pt>
                <c:pt idx="726">
                  <c:v>34.937303392020844</c:v>
                </c:pt>
                <c:pt idx="727">
                  <c:v>44.238921580674116</c:v>
                </c:pt>
                <c:pt idx="728">
                  <c:v>49.875287167172992</c:v>
                </c:pt>
                <c:pt idx="729">
                  <c:v>57.140606247292659</c:v>
                </c:pt>
                <c:pt idx="730">
                  <c:v>61.883374300508933</c:v>
                </c:pt>
                <c:pt idx="731">
                  <c:v>63.106567205293508</c:v>
                </c:pt>
                <c:pt idx="732">
                  <c:v>64.002587170766333</c:v>
                </c:pt>
                <c:pt idx="733">
                  <c:v>64.499553313897337</c:v>
                </c:pt>
                <c:pt idx="734">
                  <c:v>64.838940632111246</c:v>
                </c:pt>
                <c:pt idx="735">
                  <c:v>66.309282773667746</c:v>
                </c:pt>
                <c:pt idx="736">
                  <c:v>67.42159226334401</c:v>
                </c:pt>
                <c:pt idx="737">
                  <c:v>68.254155144654803</c:v>
                </c:pt>
                <c:pt idx="738">
                  <c:v>68.312148254371607</c:v>
                </c:pt>
                <c:pt idx="739">
                  <c:v>68.685810781324349</c:v>
                </c:pt>
                <c:pt idx="740">
                  <c:v>69.489370622939703</c:v>
                </c:pt>
                <c:pt idx="741">
                  <c:v>70.120889721514388</c:v>
                </c:pt>
                <c:pt idx="742">
                  <c:v>70.626381227981682</c:v>
                </c:pt>
                <c:pt idx="743">
                  <c:v>70.384841043969701</c:v>
                </c:pt>
                <c:pt idx="744">
                  <c:v>69.7479617780903</c:v>
                </c:pt>
                <c:pt idx="745">
                  <c:v>68.989300515722292</c:v>
                </c:pt>
                <c:pt idx="746">
                  <c:v>68.439928453468454</c:v>
                </c:pt>
                <c:pt idx="747">
                  <c:v>68.60357844542132</c:v>
                </c:pt>
                <c:pt idx="748">
                  <c:v>69.051161602459317</c:v>
                </c:pt>
                <c:pt idx="749">
                  <c:v>69.687413656008047</c:v>
                </c:pt>
                <c:pt idx="750">
                  <c:v>70.680999620307006</c:v>
                </c:pt>
                <c:pt idx="751">
                  <c:v>70.876214651447242</c:v>
                </c:pt>
                <c:pt idx="752">
                  <c:v>70.445763288163079</c:v>
                </c:pt>
                <c:pt idx="753">
                  <c:v>69.834596371515332</c:v>
                </c:pt>
                <c:pt idx="754">
                  <c:v>69.055622294376931</c:v>
                </c:pt>
                <c:pt idx="755">
                  <c:v>67.93132612282956</c:v>
                </c:pt>
                <c:pt idx="756">
                  <c:v>66.953200253889534</c:v>
                </c:pt>
                <c:pt idx="757">
                  <c:v>67.704758145080476</c:v>
                </c:pt>
                <c:pt idx="758">
                  <c:v>69.459775300530765</c:v>
                </c:pt>
                <c:pt idx="759">
                  <c:v>72.314626260581178</c:v>
                </c:pt>
                <c:pt idx="760">
                  <c:v>76.013931446759827</c:v>
                </c:pt>
                <c:pt idx="761">
                  <c:v>78.544161522943583</c:v>
                </c:pt>
                <c:pt idx="762">
                  <c:v>79.330838785854638</c:v>
                </c:pt>
                <c:pt idx="763">
                  <c:v>73.796434501325678</c:v>
                </c:pt>
                <c:pt idx="764">
                  <c:v>62.8781584427784</c:v>
                </c:pt>
                <c:pt idx="765">
                  <c:v>47.253572846917734</c:v>
                </c:pt>
                <c:pt idx="766">
                  <c:v>28.437356526174675</c:v>
                </c:pt>
                <c:pt idx="767">
                  <c:v>20.989911718561462</c:v>
                </c:pt>
                <c:pt idx="768">
                  <c:v>23.273518144069619</c:v>
                </c:pt>
                <c:pt idx="769">
                  <c:v>26.625336691113485</c:v>
                </c:pt>
                <c:pt idx="770">
                  <c:v>28.610137372470398</c:v>
                </c:pt>
                <c:pt idx="771">
                  <c:v>22.159294299508677</c:v>
                </c:pt>
                <c:pt idx="772">
                  <c:v>13.245437531174835</c:v>
                </c:pt>
                <c:pt idx="773">
                  <c:v>2.8296158641057101</c:v>
                </c:pt>
                <c:pt idx="774">
                  <c:v>-10.873622660236375</c:v>
                </c:pt>
                <c:pt idx="775">
                  <c:v>-16.591759563437485</c:v>
                </c:pt>
                <c:pt idx="776">
                  <c:v>-19.818961611702388</c:v>
                </c:pt>
                <c:pt idx="777">
                  <c:v>-23.035973055047144</c:v>
                </c:pt>
                <c:pt idx="778">
                  <c:v>-29.673847811276737</c:v>
                </c:pt>
                <c:pt idx="779">
                  <c:v>-35.833584314741337</c:v>
                </c:pt>
                <c:pt idx="780">
                  <c:v>-39.973352027564729</c:v>
                </c:pt>
                <c:pt idx="781">
                  <c:v>-44.762389089415919</c:v>
                </c:pt>
                <c:pt idx="782">
                  <c:v>-49.025133972602973</c:v>
                </c:pt>
                <c:pt idx="783">
                  <c:v>-51.736603029025737</c:v>
                </c:pt>
                <c:pt idx="784">
                  <c:v>-54.220077194606041</c:v>
                </c:pt>
                <c:pt idx="785">
                  <c:v>-55.565604204373336</c:v>
                </c:pt>
                <c:pt idx="786">
                  <c:v>-55.451367879252409</c:v>
                </c:pt>
                <c:pt idx="787">
                  <c:v>-56.30218072715828</c:v>
                </c:pt>
                <c:pt idx="788">
                  <c:v>-57.185292567535711</c:v>
                </c:pt>
                <c:pt idx="789">
                  <c:v>-58.68381215478076</c:v>
                </c:pt>
                <c:pt idx="790">
                  <c:v>-60.272053135915556</c:v>
                </c:pt>
                <c:pt idx="791">
                  <c:v>-61.21462293411475</c:v>
                </c:pt>
                <c:pt idx="792">
                  <c:v>-61.802477933049978</c:v>
                </c:pt>
                <c:pt idx="793">
                  <c:v>-61.923185931800433</c:v>
                </c:pt>
                <c:pt idx="794">
                  <c:v>-58.735327428274516</c:v>
                </c:pt>
                <c:pt idx="795">
                  <c:v>-58.57612422306957</c:v>
                </c:pt>
                <c:pt idx="796">
                  <c:v>-56.665478324403423</c:v>
                </c:pt>
                <c:pt idx="797">
                  <c:v>-56.674606208635772</c:v>
                </c:pt>
                <c:pt idx="798">
                  <c:v>-55.736634161453438</c:v>
                </c:pt>
                <c:pt idx="799">
                  <c:v>-55.270544665308236</c:v>
                </c:pt>
                <c:pt idx="800">
                  <c:v>-54.585461053405929</c:v>
                </c:pt>
                <c:pt idx="801">
                  <c:v>-51.478045536857564</c:v>
                </c:pt>
                <c:pt idx="802">
                  <c:v>-49.521929657674939</c:v>
                </c:pt>
                <c:pt idx="803">
                  <c:v>-48.902271710460177</c:v>
                </c:pt>
                <c:pt idx="804">
                  <c:v>-47.139398046817853</c:v>
                </c:pt>
                <c:pt idx="805">
                  <c:v>-44.977394397537338</c:v>
                </c:pt>
                <c:pt idx="806">
                  <c:v>-43.175928043720674</c:v>
                </c:pt>
                <c:pt idx="807">
                  <c:v>-39.764224214725857</c:v>
                </c:pt>
                <c:pt idx="808">
                  <c:v>-34.914885167012869</c:v>
                </c:pt>
                <c:pt idx="809">
                  <c:v>-31.203653097961492</c:v>
                </c:pt>
                <c:pt idx="810">
                  <c:v>-27.771675620369081</c:v>
                </c:pt>
                <c:pt idx="811">
                  <c:v>-23.931272432499341</c:v>
                </c:pt>
                <c:pt idx="812">
                  <c:v>-22.735123573257923</c:v>
                </c:pt>
                <c:pt idx="813">
                  <c:v>-18.608051732094363</c:v>
                </c:pt>
                <c:pt idx="814">
                  <c:v>-12.884029315264337</c:v>
                </c:pt>
                <c:pt idx="815">
                  <c:v>-9.9539646189012814</c:v>
                </c:pt>
                <c:pt idx="816">
                  <c:v>-2.6781802129467858</c:v>
                </c:pt>
                <c:pt idx="817">
                  <c:v>8.6017279180336139</c:v>
                </c:pt>
                <c:pt idx="818">
                  <c:v>20.184316514189554</c:v>
                </c:pt>
                <c:pt idx="819">
                  <c:v>38.580066587630434</c:v>
                </c:pt>
                <c:pt idx="820">
                  <c:v>48.745932994470081</c:v>
                </c:pt>
                <c:pt idx="821">
                  <c:v>52.207949271102294</c:v>
                </c:pt>
                <c:pt idx="822">
                  <c:v>57.418445643911397</c:v>
                </c:pt>
                <c:pt idx="823">
                  <c:v>62.913427081636414</c:v>
                </c:pt>
                <c:pt idx="824">
                  <c:v>64.734820410663545</c:v>
                </c:pt>
                <c:pt idx="825">
                  <c:v>64.609090376996903</c:v>
                </c:pt>
                <c:pt idx="826">
                  <c:v>63.989089257054928</c:v>
                </c:pt>
                <c:pt idx="827">
                  <c:v>60.850098930895122</c:v>
                </c:pt>
                <c:pt idx="828">
                  <c:v>59.959435447084935</c:v>
                </c:pt>
                <c:pt idx="829">
                  <c:v>61.594949435744567</c:v>
                </c:pt>
                <c:pt idx="830">
                  <c:v>62.732133942340987</c:v>
                </c:pt>
                <c:pt idx="831">
                  <c:v>64.73233644372165</c:v>
                </c:pt>
                <c:pt idx="832">
                  <c:v>66.279702120332416</c:v>
                </c:pt>
                <c:pt idx="833">
                  <c:v>66.681789893682534</c:v>
                </c:pt>
                <c:pt idx="834">
                  <c:v>67.706088317527275</c:v>
                </c:pt>
                <c:pt idx="835">
                  <c:v>69.124049127361971</c:v>
                </c:pt>
                <c:pt idx="836">
                  <c:v>69.530689648436862</c:v>
                </c:pt>
                <c:pt idx="837">
                  <c:v>70.109390728737097</c:v>
                </c:pt>
                <c:pt idx="838">
                  <c:v>71.338924934851164</c:v>
                </c:pt>
                <c:pt idx="839">
                  <c:v>72.306726802102517</c:v>
                </c:pt>
                <c:pt idx="840">
                  <c:v>72.979041135630567</c:v>
                </c:pt>
                <c:pt idx="841">
                  <c:v>73.064741052767147</c:v>
                </c:pt>
                <c:pt idx="842">
                  <c:v>72.208108292652739</c:v>
                </c:pt>
                <c:pt idx="843">
                  <c:v>71.519505399114038</c:v>
                </c:pt>
                <c:pt idx="844">
                  <c:v>71.676234106552371</c:v>
                </c:pt>
                <c:pt idx="845">
                  <c:v>72.954687611371469</c:v>
                </c:pt>
                <c:pt idx="846">
                  <c:v>74.41846552670286</c:v>
                </c:pt>
                <c:pt idx="847">
                  <c:v>74.360901855171264</c:v>
                </c:pt>
                <c:pt idx="848">
                  <c:v>72.10039506129047</c:v>
                </c:pt>
                <c:pt idx="849">
                  <c:v>68.399864022275992</c:v>
                </c:pt>
                <c:pt idx="850">
                  <c:v>62.88376165051902</c:v>
                </c:pt>
                <c:pt idx="851">
                  <c:v>53.941392431380038</c:v>
                </c:pt>
                <c:pt idx="852">
                  <c:v>53.23518798803935</c:v>
                </c:pt>
                <c:pt idx="853">
                  <c:v>52.241180304528839</c:v>
                </c:pt>
                <c:pt idx="854">
                  <c:v>47.333726676770304</c:v>
                </c:pt>
                <c:pt idx="855">
                  <c:v>40.116531335883721</c:v>
                </c:pt>
                <c:pt idx="856">
                  <c:v>31.13560174391846</c:v>
                </c:pt>
                <c:pt idx="857">
                  <c:v>22.286796894346562</c:v>
                </c:pt>
                <c:pt idx="858">
                  <c:v>16.481736567800748</c:v>
                </c:pt>
                <c:pt idx="859">
                  <c:v>11.230359195374644</c:v>
                </c:pt>
                <c:pt idx="860">
                  <c:v>11.105273196746303</c:v>
                </c:pt>
                <c:pt idx="861">
                  <c:v>13.180065044674668</c:v>
                </c:pt>
                <c:pt idx="862">
                  <c:v>8.0839938788935388</c:v>
                </c:pt>
                <c:pt idx="863">
                  <c:v>-5.2878985538770101E-2</c:v>
                </c:pt>
                <c:pt idx="864">
                  <c:v>-8.9527092104459385</c:v>
                </c:pt>
                <c:pt idx="865">
                  <c:v>-16.425235595184134</c:v>
                </c:pt>
                <c:pt idx="866">
                  <c:v>-23.90695554562787</c:v>
                </c:pt>
                <c:pt idx="867">
                  <c:v>-28.331173435087329</c:v>
                </c:pt>
                <c:pt idx="868">
                  <c:v>-32.348480544817868</c:v>
                </c:pt>
                <c:pt idx="869">
                  <c:v>-35.962732963890552</c:v>
                </c:pt>
                <c:pt idx="870">
                  <c:v>-39.695979048402954</c:v>
                </c:pt>
                <c:pt idx="871">
                  <c:v>-41.979603793301607</c:v>
                </c:pt>
                <c:pt idx="872">
                  <c:v>-44.101976206155271</c:v>
                </c:pt>
                <c:pt idx="873">
                  <c:v>-46.043167752922365</c:v>
                </c:pt>
                <c:pt idx="874">
                  <c:v>-47.2952003885663</c:v>
                </c:pt>
                <c:pt idx="875">
                  <c:v>-48.728664148910838</c:v>
                </c:pt>
                <c:pt idx="876">
                  <c:v>-49.648738155760739</c:v>
                </c:pt>
                <c:pt idx="877">
                  <c:v>-49.913060609098402</c:v>
                </c:pt>
                <c:pt idx="878">
                  <c:v>-50.561654538602895</c:v>
                </c:pt>
                <c:pt idx="879">
                  <c:v>-51.4938323229742</c:v>
                </c:pt>
                <c:pt idx="880">
                  <c:v>-52.616097332440539</c:v>
                </c:pt>
                <c:pt idx="881">
                  <c:v>-53.085902541120689</c:v>
                </c:pt>
                <c:pt idx="882">
                  <c:v>-52.533765156287011</c:v>
                </c:pt>
                <c:pt idx="883">
                  <c:v>-51.019323293737472</c:v>
                </c:pt>
                <c:pt idx="884">
                  <c:v>-49.239757962096917</c:v>
                </c:pt>
                <c:pt idx="885">
                  <c:v>-47.755552143838194</c:v>
                </c:pt>
                <c:pt idx="886">
                  <c:v>-45.544104476052865</c:v>
                </c:pt>
                <c:pt idx="887">
                  <c:v>-44.665108464896953</c:v>
                </c:pt>
                <c:pt idx="888">
                  <c:v>-46.379789629632612</c:v>
                </c:pt>
                <c:pt idx="889">
                  <c:v>-46.446252859782852</c:v>
                </c:pt>
                <c:pt idx="890">
                  <c:v>-44.68859833046664</c:v>
                </c:pt>
                <c:pt idx="891">
                  <c:v>-42.842660831702126</c:v>
                </c:pt>
                <c:pt idx="892">
                  <c:v>-41.303251379112197</c:v>
                </c:pt>
                <c:pt idx="893">
                  <c:v>-41.684132334849835</c:v>
                </c:pt>
                <c:pt idx="894">
                  <c:v>-41.399902078312074</c:v>
                </c:pt>
                <c:pt idx="895">
                  <c:v>-37.420112820461696</c:v>
                </c:pt>
                <c:pt idx="896">
                  <c:v>-32.219471205895495</c:v>
                </c:pt>
                <c:pt idx="897">
                  <c:v>-24.019196859151482</c:v>
                </c:pt>
                <c:pt idx="898">
                  <c:v>-22.847032059429171</c:v>
                </c:pt>
                <c:pt idx="899">
                  <c:v>-21.423591574654136</c:v>
                </c:pt>
                <c:pt idx="900">
                  <c:v>-20.149931983222999</c:v>
                </c:pt>
                <c:pt idx="901">
                  <c:v>-15.852751023874205</c:v>
                </c:pt>
                <c:pt idx="902">
                  <c:v>-15.300804476774767</c:v>
                </c:pt>
                <c:pt idx="903">
                  <c:v>-9.8837564163136147</c:v>
                </c:pt>
                <c:pt idx="904">
                  <c:v>-2.33300045337799</c:v>
                </c:pt>
                <c:pt idx="905">
                  <c:v>5.2182286215035845</c:v>
                </c:pt>
                <c:pt idx="906">
                  <c:v>10.761736552895808</c:v>
                </c:pt>
                <c:pt idx="907">
                  <c:v>18.100352096261449</c:v>
                </c:pt>
                <c:pt idx="908">
                  <c:v>23.590047127414959</c:v>
                </c:pt>
                <c:pt idx="909">
                  <c:v>38.324841655962139</c:v>
                </c:pt>
                <c:pt idx="910">
                  <c:v>48.271939135652943</c:v>
                </c:pt>
                <c:pt idx="911">
                  <c:v>56.824625638128467</c:v>
                </c:pt>
                <c:pt idx="912">
                  <c:v>58.923210370049354</c:v>
                </c:pt>
                <c:pt idx="913">
                  <c:v>63.690692171913589</c:v>
                </c:pt>
                <c:pt idx="914">
                  <c:v>63.178828963780695</c:v>
                </c:pt>
                <c:pt idx="915">
                  <c:v>64.352238480698418</c:v>
                </c:pt>
                <c:pt idx="916">
                  <c:v>64.100879811721853</c:v>
                </c:pt>
                <c:pt idx="917">
                  <c:v>66.053512875032951</c:v>
                </c:pt>
                <c:pt idx="918">
                  <c:v>66.517923138853234</c:v>
                </c:pt>
                <c:pt idx="919">
                  <c:v>68.88321495386657</c:v>
                </c:pt>
                <c:pt idx="920">
                  <c:v>70.866962778880961</c:v>
                </c:pt>
                <c:pt idx="921">
                  <c:v>72.821623395842039</c:v>
                </c:pt>
                <c:pt idx="922">
                  <c:v>73.361879945229646</c:v>
                </c:pt>
                <c:pt idx="923">
                  <c:v>73.059376215938499</c:v>
                </c:pt>
                <c:pt idx="924">
                  <c:v>74.686625904349</c:v>
                </c:pt>
                <c:pt idx="925">
                  <c:v>72.237994914591198</c:v>
                </c:pt>
                <c:pt idx="926">
                  <c:v>70.903752710100107</c:v>
                </c:pt>
                <c:pt idx="927">
                  <c:v>68.279674147851821</c:v>
                </c:pt>
                <c:pt idx="928">
                  <c:v>65.196295224666386</c:v>
                </c:pt>
                <c:pt idx="929">
                  <c:v>67.621347814801069</c:v>
                </c:pt>
                <c:pt idx="930">
                  <c:v>71.336035884598843</c:v>
                </c:pt>
                <c:pt idx="931">
                  <c:v>72.451017167545729</c:v>
                </c:pt>
                <c:pt idx="932">
                  <c:v>71.70276291807032</c:v>
                </c:pt>
                <c:pt idx="933">
                  <c:v>71.504025737136118</c:v>
                </c:pt>
                <c:pt idx="934">
                  <c:v>73.019161072838926</c:v>
                </c:pt>
                <c:pt idx="935">
                  <c:v>68.643068245503855</c:v>
                </c:pt>
                <c:pt idx="936">
                  <c:v>63.539685783902705</c:v>
                </c:pt>
                <c:pt idx="937">
                  <c:v>59.182525820205996</c:v>
                </c:pt>
                <c:pt idx="938">
                  <c:v>59.750490070312146</c:v>
                </c:pt>
                <c:pt idx="939">
                  <c:v>59.58575008838249</c:v>
                </c:pt>
                <c:pt idx="940">
                  <c:v>62.240183440573972</c:v>
                </c:pt>
                <c:pt idx="941">
                  <c:v>65.450668004967113</c:v>
                </c:pt>
                <c:pt idx="942">
                  <c:v>67.337692606304444</c:v>
                </c:pt>
                <c:pt idx="943">
                  <c:v>67.044431850521292</c:v>
                </c:pt>
                <c:pt idx="944">
                  <c:v>64.183697910489443</c:v>
                </c:pt>
                <c:pt idx="945">
                  <c:v>52.50484472189482</c:v>
                </c:pt>
                <c:pt idx="946">
                  <c:v>30.550543265399448</c:v>
                </c:pt>
                <c:pt idx="947">
                  <c:v>6.3300539987672666</c:v>
                </c:pt>
                <c:pt idx="948">
                  <c:v>1.1319496753931784</c:v>
                </c:pt>
                <c:pt idx="949">
                  <c:v>6.9858044455671271</c:v>
                </c:pt>
                <c:pt idx="950">
                  <c:v>19.226026596223576</c:v>
                </c:pt>
                <c:pt idx="951">
                  <c:v>19.076656976688408</c:v>
                </c:pt>
                <c:pt idx="952">
                  <c:v>5.7893687871893169</c:v>
                </c:pt>
                <c:pt idx="953">
                  <c:v>-10.111796154297943</c:v>
                </c:pt>
                <c:pt idx="954">
                  <c:v>-18.340562787739842</c:v>
                </c:pt>
                <c:pt idx="955">
                  <c:v>-24.779267959356506</c:v>
                </c:pt>
                <c:pt idx="956">
                  <c:v>-31.01677199778241</c:v>
                </c:pt>
                <c:pt idx="957">
                  <c:v>-36.736975611485875</c:v>
                </c:pt>
                <c:pt idx="958">
                  <c:v>-42.109545291892218</c:v>
                </c:pt>
                <c:pt idx="959">
                  <c:v>-46.997112944130635</c:v>
                </c:pt>
                <c:pt idx="960">
                  <c:v>-50.263183286123521</c:v>
                </c:pt>
                <c:pt idx="961">
                  <c:v>-52.464806190775015</c:v>
                </c:pt>
                <c:pt idx="962">
                  <c:v>-53.353124011760279</c:v>
                </c:pt>
                <c:pt idx="963">
                  <c:v>-53.282794690020587</c:v>
                </c:pt>
                <c:pt idx="964">
                  <c:v>-53.628237934011381</c:v>
                </c:pt>
                <c:pt idx="965">
                  <c:v>-53.851879412161793</c:v>
                </c:pt>
                <c:pt idx="966">
                  <c:v>-54.230041124604973</c:v>
                </c:pt>
                <c:pt idx="967">
                  <c:v>-54.799627326078301</c:v>
                </c:pt>
                <c:pt idx="968">
                  <c:v>-55.739565141783828</c:v>
                </c:pt>
                <c:pt idx="969">
                  <c:v>-57.109516299543955</c:v>
                </c:pt>
                <c:pt idx="970">
                  <c:v>-58.279396168225198</c:v>
                </c:pt>
                <c:pt idx="971">
                  <c:v>-58.49906379685423</c:v>
                </c:pt>
                <c:pt idx="972">
                  <c:v>-58.122099394858488</c:v>
                </c:pt>
                <c:pt idx="973">
                  <c:v>-56.977351192640839</c:v>
                </c:pt>
                <c:pt idx="974">
                  <c:v>-55.828057760460553</c:v>
                </c:pt>
                <c:pt idx="975">
                  <c:v>-54.79386412407986</c:v>
                </c:pt>
                <c:pt idx="976">
                  <c:v>-53.474936006156483</c:v>
                </c:pt>
                <c:pt idx="977">
                  <c:v>-52.214917888382963</c:v>
                </c:pt>
                <c:pt idx="978">
                  <c:v>-50.628674925134064</c:v>
                </c:pt>
                <c:pt idx="979">
                  <c:v>-50.952632279326039</c:v>
                </c:pt>
                <c:pt idx="980">
                  <c:v>-51.035607257142956</c:v>
                </c:pt>
                <c:pt idx="981">
                  <c:v>-51.209975682672741</c:v>
                </c:pt>
                <c:pt idx="982">
                  <c:v>-49.939842823298648</c:v>
                </c:pt>
                <c:pt idx="983">
                  <c:v>-47.343166481141523</c:v>
                </c:pt>
                <c:pt idx="984">
                  <c:v>-45.347824784793893</c:v>
                </c:pt>
                <c:pt idx="985">
                  <c:v>-45.874772450252493</c:v>
                </c:pt>
                <c:pt idx="986">
                  <c:v>-46.790975165157874</c:v>
                </c:pt>
                <c:pt idx="987">
                  <c:v>-44.49173422461913</c:v>
                </c:pt>
                <c:pt idx="988">
                  <c:v>-51.18121342205491</c:v>
                </c:pt>
                <c:pt idx="989">
                  <c:v>-33.287238847062348</c:v>
                </c:pt>
                <c:pt idx="990">
                  <c:v>-31.709340393794339</c:v>
                </c:pt>
                <c:pt idx="991">
                  <c:v>-21.534317994179062</c:v>
                </c:pt>
                <c:pt idx="992">
                  <c:v>-3.1312734941466585</c:v>
                </c:pt>
                <c:pt idx="993">
                  <c:v>16.637798550567947</c:v>
                </c:pt>
                <c:pt idx="994">
                  <c:v>36.154223138051044</c:v>
                </c:pt>
                <c:pt idx="995">
                  <c:v>45.68146544275757</c:v>
                </c:pt>
                <c:pt idx="996">
                  <c:v>55.612444144129327</c:v>
                </c:pt>
                <c:pt idx="997">
                  <c:v>58.823496564103252</c:v>
                </c:pt>
                <c:pt idx="998">
                  <c:v>58.640417054182329</c:v>
                </c:pt>
                <c:pt idx="999">
                  <c:v>59.959367406706789</c:v>
                </c:pt>
                <c:pt idx="1000">
                  <c:v>60.377193865199693</c:v>
                </c:pt>
                <c:pt idx="1001">
                  <c:v>62.525473605771737</c:v>
                </c:pt>
                <c:pt idx="1002">
                  <c:v>65.14879863694442</c:v>
                </c:pt>
                <c:pt idx="1003">
                  <c:v>64.790421211086894</c:v>
                </c:pt>
                <c:pt idx="1004">
                  <c:v>69.03831881403093</c:v>
                </c:pt>
                <c:pt idx="1005">
                  <c:v>71.841465252865817</c:v>
                </c:pt>
                <c:pt idx="1006">
                  <c:v>71.669855174036314</c:v>
                </c:pt>
                <c:pt idx="1007">
                  <c:v>70.554476883387821</c:v>
                </c:pt>
                <c:pt idx="1008">
                  <c:v>72.813585558411233</c:v>
                </c:pt>
                <c:pt idx="1009">
                  <c:v>71.945645462094078</c:v>
                </c:pt>
                <c:pt idx="1010">
                  <c:v>69.940388400893895</c:v>
                </c:pt>
                <c:pt idx="1011">
                  <c:v>74.802960987003274</c:v>
                </c:pt>
                <c:pt idx="1012">
                  <c:v>76.603506824659277</c:v>
                </c:pt>
                <c:pt idx="1013">
                  <c:v>77.216475035231596</c:v>
                </c:pt>
                <c:pt idx="1014">
                  <c:v>77.027696697967102</c:v>
                </c:pt>
                <c:pt idx="1015">
                  <c:v>77.947197693330253</c:v>
                </c:pt>
                <c:pt idx="1016">
                  <c:v>77.41672858951722</c:v>
                </c:pt>
                <c:pt idx="1017">
                  <c:v>75.832921925285447</c:v>
                </c:pt>
                <c:pt idx="1018">
                  <c:v>75.248390616937712</c:v>
                </c:pt>
                <c:pt idx="1019">
                  <c:v>74.622446907592149</c:v>
                </c:pt>
                <c:pt idx="1020">
                  <c:v>75.563747576436811</c:v>
                </c:pt>
                <c:pt idx="1021">
                  <c:v>78.007784369273253</c:v>
                </c:pt>
                <c:pt idx="1022">
                  <c:v>79.984646650335108</c:v>
                </c:pt>
                <c:pt idx="1023">
                  <c:v>77.087995401690875</c:v>
                </c:pt>
                <c:pt idx="1024">
                  <c:v>74.184135047150676</c:v>
                </c:pt>
                <c:pt idx="1025">
                  <c:v>73.1943860383642</c:v>
                </c:pt>
                <c:pt idx="1026">
                  <c:v>74.264479308621063</c:v>
                </c:pt>
                <c:pt idx="1027">
                  <c:v>68.123927850046741</c:v>
                </c:pt>
                <c:pt idx="1028">
                  <c:v>65.9797231137252</c:v>
                </c:pt>
                <c:pt idx="1029">
                  <c:v>66.948453370652601</c:v>
                </c:pt>
                <c:pt idx="1030">
                  <c:v>66.246288293079374</c:v>
                </c:pt>
                <c:pt idx="1031">
                  <c:v>65.172284544697362</c:v>
                </c:pt>
                <c:pt idx="1032">
                  <c:v>66.371385248604781</c:v>
                </c:pt>
                <c:pt idx="1033">
                  <c:v>70.768396742365937</c:v>
                </c:pt>
                <c:pt idx="1034">
                  <c:v>73.744492316764976</c:v>
                </c:pt>
                <c:pt idx="1035">
                  <c:v>70.087719295839875</c:v>
                </c:pt>
                <c:pt idx="1036">
                  <c:v>56.819068326142563</c:v>
                </c:pt>
                <c:pt idx="1037">
                  <c:v>41.004070780212011</c:v>
                </c:pt>
                <c:pt idx="1038">
                  <c:v>27.78900639596484</c:v>
                </c:pt>
                <c:pt idx="1039">
                  <c:v>19.68481282450286</c:v>
                </c:pt>
                <c:pt idx="1040">
                  <c:v>19.380335183822453</c:v>
                </c:pt>
                <c:pt idx="1041">
                  <c:v>17.720450046640469</c:v>
                </c:pt>
                <c:pt idx="1042">
                  <c:v>11.665941287712547</c:v>
                </c:pt>
                <c:pt idx="1043">
                  <c:v>5.3511486692693619</c:v>
                </c:pt>
                <c:pt idx="1044">
                  <c:v>-6.022196390387327</c:v>
                </c:pt>
                <c:pt idx="1045">
                  <c:v>-14.7857350494813</c:v>
                </c:pt>
                <c:pt idx="1046">
                  <c:v>-20.442040426266942</c:v>
                </c:pt>
                <c:pt idx="1047">
                  <c:v>-26.039799555439991</c:v>
                </c:pt>
                <c:pt idx="1048">
                  <c:v>-31.807522212878975</c:v>
                </c:pt>
                <c:pt idx="1049">
                  <c:v>-38.618341776427215</c:v>
                </c:pt>
                <c:pt idx="1050">
                  <c:v>-43.72733168896</c:v>
                </c:pt>
                <c:pt idx="1051">
                  <c:v>-47.689087010687182</c:v>
                </c:pt>
                <c:pt idx="1052">
                  <c:v>-50.634889681282068</c:v>
                </c:pt>
                <c:pt idx="1053">
                  <c:v>-53.156168607038367</c:v>
                </c:pt>
                <c:pt idx="1054">
                  <c:v>-55.401811285499861</c:v>
                </c:pt>
                <c:pt idx="1055">
                  <c:v>-56.956115542578068</c:v>
                </c:pt>
                <c:pt idx="1056">
                  <c:v>-57.913305353588271</c:v>
                </c:pt>
                <c:pt idx="1057">
                  <c:v>-58.367301420481731</c:v>
                </c:pt>
                <c:pt idx="1058">
                  <c:v>-58.6920879898354</c:v>
                </c:pt>
                <c:pt idx="1059">
                  <c:v>-58.531291266584596</c:v>
                </c:pt>
                <c:pt idx="1060">
                  <c:v>-58.005929918012086</c:v>
                </c:pt>
                <c:pt idx="1061">
                  <c:v>-57.872915338922105</c:v>
                </c:pt>
                <c:pt idx="1062">
                  <c:v>-57.660623427361166</c:v>
                </c:pt>
                <c:pt idx="1063">
                  <c:v>-57.777252230513682</c:v>
                </c:pt>
                <c:pt idx="1064">
                  <c:v>-58.061467671430485</c:v>
                </c:pt>
                <c:pt idx="1065">
                  <c:v>-58.417129081904619</c:v>
                </c:pt>
                <c:pt idx="1066">
                  <c:v>-57.675966480055259</c:v>
                </c:pt>
                <c:pt idx="1067">
                  <c:v>-56.404322198368561</c:v>
                </c:pt>
                <c:pt idx="1068">
                  <c:v>-54.196387027619117</c:v>
                </c:pt>
                <c:pt idx="1069">
                  <c:v>-51.974332425406722</c:v>
                </c:pt>
                <c:pt idx="1070">
                  <c:v>-49.040287477212587</c:v>
                </c:pt>
                <c:pt idx="1071">
                  <c:v>-45.667005948985121</c:v>
                </c:pt>
                <c:pt idx="1072">
                  <c:v>-43.870809210861445</c:v>
                </c:pt>
                <c:pt idx="1073">
                  <c:v>-43.887164337049519</c:v>
                </c:pt>
                <c:pt idx="1074">
                  <c:v>-43.788002898292241</c:v>
                </c:pt>
                <c:pt idx="1075">
                  <c:v>-44.939141169152492</c:v>
                </c:pt>
                <c:pt idx="1076">
                  <c:v>-48.817123942956954</c:v>
                </c:pt>
                <c:pt idx="1077">
                  <c:v>-50.526055814326241</c:v>
                </c:pt>
                <c:pt idx="1078">
                  <c:v>-51.762144101524498</c:v>
                </c:pt>
                <c:pt idx="1079">
                  <c:v>-51.254072658657222</c:v>
                </c:pt>
                <c:pt idx="1080">
                  <c:v>-46.984222465597867</c:v>
                </c:pt>
                <c:pt idx="1081">
                  <c:v>-38.992970040803975</c:v>
                </c:pt>
                <c:pt idx="1082">
                  <c:v>-29.550544969545893</c:v>
                </c:pt>
                <c:pt idx="1083">
                  <c:v>-17.733863814236805</c:v>
                </c:pt>
                <c:pt idx="1084">
                  <c:v>-7.1441288698380401</c:v>
                </c:pt>
                <c:pt idx="1085">
                  <c:v>4.3573940662969237</c:v>
                </c:pt>
                <c:pt idx="1086">
                  <c:v>8.6025788727013435</c:v>
                </c:pt>
                <c:pt idx="1087">
                  <c:v>12.217170987116903</c:v>
                </c:pt>
                <c:pt idx="1088">
                  <c:v>16.128043272455407</c:v>
                </c:pt>
                <c:pt idx="1089">
                  <c:v>23.185496575566894</c:v>
                </c:pt>
                <c:pt idx="1090">
                  <c:v>35.287004167986595</c:v>
                </c:pt>
                <c:pt idx="1091">
                  <c:v>44.549795465516546</c:v>
                </c:pt>
                <c:pt idx="1092">
                  <c:v>54.16335665465359</c:v>
                </c:pt>
                <c:pt idx="1093">
                  <c:v>60.950844280312111</c:v>
                </c:pt>
                <c:pt idx="1094">
                  <c:v>64.872831031326513</c:v>
                </c:pt>
                <c:pt idx="1095">
                  <c:v>68.337659251893754</c:v>
                </c:pt>
                <c:pt idx="1096">
                  <c:v>69.383243209099987</c:v>
                </c:pt>
                <c:pt idx="1097">
                  <c:v>69.975345590950809</c:v>
                </c:pt>
                <c:pt idx="1098">
                  <c:v>71.710082528580017</c:v>
                </c:pt>
                <c:pt idx="1099">
                  <c:v>73.187686508085918</c:v>
                </c:pt>
                <c:pt idx="1100">
                  <c:v>74.890584221286545</c:v>
                </c:pt>
                <c:pt idx="1101">
                  <c:v>77.222199331581137</c:v>
                </c:pt>
                <c:pt idx="1102">
                  <c:v>78.693735992807547</c:v>
                </c:pt>
                <c:pt idx="1103">
                  <c:v>79.368601809395798</c:v>
                </c:pt>
                <c:pt idx="1104">
                  <c:v>79.899717117659449</c:v>
                </c:pt>
                <c:pt idx="1105">
                  <c:v>80.569881571670138</c:v>
                </c:pt>
                <c:pt idx="1106">
                  <c:v>81.493792973685885</c:v>
                </c:pt>
                <c:pt idx="1107">
                  <c:v>82.580343518971276</c:v>
                </c:pt>
                <c:pt idx="1108">
                  <c:v>83.318845851018452</c:v>
                </c:pt>
                <c:pt idx="1109">
                  <c:v>84.140615222665303</c:v>
                </c:pt>
                <c:pt idx="1110">
                  <c:v>84.25209545743887</c:v>
                </c:pt>
                <c:pt idx="1111">
                  <c:v>83.74203130094908</c:v>
                </c:pt>
                <c:pt idx="1112">
                  <c:v>82.474581246206213</c:v>
                </c:pt>
                <c:pt idx="1113">
                  <c:v>81.0681909946709</c:v>
                </c:pt>
                <c:pt idx="1114">
                  <c:v>80.819342596149369</c:v>
                </c:pt>
                <c:pt idx="1115">
                  <c:v>82.661953593312603</c:v>
                </c:pt>
                <c:pt idx="1116">
                  <c:v>84.029514308488075</c:v>
                </c:pt>
                <c:pt idx="1117">
                  <c:v>83.052124413819797</c:v>
                </c:pt>
                <c:pt idx="1118">
                  <c:v>80.754694566895708</c:v>
                </c:pt>
                <c:pt idx="1119">
                  <c:v>78.381559506101894</c:v>
                </c:pt>
                <c:pt idx="1120">
                  <c:v>76.533722819683007</c:v>
                </c:pt>
                <c:pt idx="1121">
                  <c:v>75.678858485284906</c:v>
                </c:pt>
                <c:pt idx="1122">
                  <c:v>75.1234405328549</c:v>
                </c:pt>
                <c:pt idx="1123">
                  <c:v>75.335963999914739</c:v>
                </c:pt>
                <c:pt idx="1124">
                  <c:v>74.626826706494583</c:v>
                </c:pt>
                <c:pt idx="1125">
                  <c:v>71.59536188989712</c:v>
                </c:pt>
                <c:pt idx="1126">
                  <c:v>67.378289013552305</c:v>
                </c:pt>
                <c:pt idx="1127">
                  <c:v>61.477535312996473</c:v>
                </c:pt>
                <c:pt idx="1128">
                  <c:v>43.104833503824516</c:v>
                </c:pt>
                <c:pt idx="1129">
                  <c:v>20.959091952109642</c:v>
                </c:pt>
                <c:pt idx="1130">
                  <c:v>2.7359106397570652</c:v>
                </c:pt>
                <c:pt idx="1131">
                  <c:v>-2.6884142467976635</c:v>
                </c:pt>
                <c:pt idx="1132">
                  <c:v>12.400232459492754</c:v>
                </c:pt>
                <c:pt idx="1133">
                  <c:v>28.606511416505356</c:v>
                </c:pt>
                <c:pt idx="1134">
                  <c:v>36.444064705623845</c:v>
                </c:pt>
                <c:pt idx="1135">
                  <c:v>34.917711556943601</c:v>
                </c:pt>
                <c:pt idx="1136">
                  <c:v>23.312107829977698</c:v>
                </c:pt>
                <c:pt idx="1137">
                  <c:v>10.132161997035739</c:v>
                </c:pt>
                <c:pt idx="1138">
                  <c:v>-3.4409339975881621</c:v>
                </c:pt>
                <c:pt idx="1139">
                  <c:v>-13.473475029392702</c:v>
                </c:pt>
                <c:pt idx="1140">
                  <c:v>-20.257602147452438</c:v>
                </c:pt>
                <c:pt idx="1141">
                  <c:v>-28.244466152213363</c:v>
                </c:pt>
                <c:pt idx="1142">
                  <c:v>-35.373532913532998</c:v>
                </c:pt>
                <c:pt idx="1143">
                  <c:v>-43.060383399440816</c:v>
                </c:pt>
                <c:pt idx="1144">
                  <c:v>-49.657120582795251</c:v>
                </c:pt>
                <c:pt idx="1145">
                  <c:v>-53.783018380428288</c:v>
                </c:pt>
                <c:pt idx="1146">
                  <c:v>-55.952354084454129</c:v>
                </c:pt>
                <c:pt idx="1147">
                  <c:v>-56.340067804524701</c:v>
                </c:pt>
                <c:pt idx="1148">
                  <c:v>-56.966316724895357</c:v>
                </c:pt>
                <c:pt idx="1149">
                  <c:v>-56.813980465778201</c:v>
                </c:pt>
                <c:pt idx="1150">
                  <c:v>-57.984683408120397</c:v>
                </c:pt>
                <c:pt idx="1151">
                  <c:v>-58.853698667189697</c:v>
                </c:pt>
                <c:pt idx="1152">
                  <c:v>-60.15874769872589</c:v>
                </c:pt>
                <c:pt idx="1153">
                  <c:v>-60.870032785615791</c:v>
                </c:pt>
                <c:pt idx="1154">
                  <c:v>-60.913263838066449</c:v>
                </c:pt>
                <c:pt idx="1155">
                  <c:v>-60.683041204818409</c:v>
                </c:pt>
                <c:pt idx="1156">
                  <c:v>-60.248827766672029</c:v>
                </c:pt>
                <c:pt idx="1157">
                  <c:v>-59.625117151893221</c:v>
                </c:pt>
                <c:pt idx="1158">
                  <c:v>-59.559345168829239</c:v>
                </c:pt>
                <c:pt idx="1159">
                  <c:v>-58.670119165353533</c:v>
                </c:pt>
                <c:pt idx="1160">
                  <c:v>-57.92855577988086</c:v>
                </c:pt>
                <c:pt idx="1161">
                  <c:v>-56.423760486153355</c:v>
                </c:pt>
                <c:pt idx="1162">
                  <c:v>-55.289558517377209</c:v>
                </c:pt>
                <c:pt idx="1163">
                  <c:v>-54.070262637278965</c:v>
                </c:pt>
                <c:pt idx="1164">
                  <c:v>-53.263386106032996</c:v>
                </c:pt>
                <c:pt idx="1165">
                  <c:v>-52.626796318979352</c:v>
                </c:pt>
                <c:pt idx="1166">
                  <c:v>-50.913442809453322</c:v>
                </c:pt>
                <c:pt idx="1167">
                  <c:v>-49.827177629161348</c:v>
                </c:pt>
                <c:pt idx="1168">
                  <c:v>-47.660287018331807</c:v>
                </c:pt>
                <c:pt idx="1169">
                  <c:v>-46.740682708206613</c:v>
                </c:pt>
                <c:pt idx="1170">
                  <c:v>-44.435899933529065</c:v>
                </c:pt>
                <c:pt idx="1171">
                  <c:v>-41.856480812665247</c:v>
                </c:pt>
                <c:pt idx="1172">
                  <c:v>-43.858286193573129</c:v>
                </c:pt>
                <c:pt idx="1173">
                  <c:v>-43.557594178601136</c:v>
                </c:pt>
                <c:pt idx="1174">
                  <c:v>-41.329483656694585</c:v>
                </c:pt>
                <c:pt idx="1175">
                  <c:v>-36.999724478376606</c:v>
                </c:pt>
                <c:pt idx="1176">
                  <c:v>-32.387981624272932</c:v>
                </c:pt>
                <c:pt idx="1177">
                  <c:v>-23.160755771859829</c:v>
                </c:pt>
                <c:pt idx="1178">
                  <c:v>-18.816400385917095</c:v>
                </c:pt>
                <c:pt idx="1179">
                  <c:v>-6.6509881016436179</c:v>
                </c:pt>
                <c:pt idx="1180">
                  <c:v>2.8907458482871449</c:v>
                </c:pt>
                <c:pt idx="1181">
                  <c:v>12.703142041973155</c:v>
                </c:pt>
                <c:pt idx="1182">
                  <c:v>29.690143535664831</c:v>
                </c:pt>
                <c:pt idx="1183">
                  <c:v>36.209417339351582</c:v>
                </c:pt>
                <c:pt idx="1184">
                  <c:v>46.873684053880062</c:v>
                </c:pt>
                <c:pt idx="1185">
                  <c:v>51.349471634481581</c:v>
                </c:pt>
                <c:pt idx="1186">
                  <c:v>53.446802237038227</c:v>
                </c:pt>
                <c:pt idx="1187">
                  <c:v>60.920793827540315</c:v>
                </c:pt>
                <c:pt idx="1188">
                  <c:v>64.711934172744975</c:v>
                </c:pt>
                <c:pt idx="1189">
                  <c:v>69.165346784090403</c:v>
                </c:pt>
                <c:pt idx="1190">
                  <c:v>72.059734751406182</c:v>
                </c:pt>
                <c:pt idx="1191">
                  <c:v>72.305206929367131</c:v>
                </c:pt>
                <c:pt idx="1192">
                  <c:v>74.640494010214582</c:v>
                </c:pt>
                <c:pt idx="1193">
                  <c:v>75.315338410655727</c:v>
                </c:pt>
                <c:pt idx="1194">
                  <c:v>71.459523110539763</c:v>
                </c:pt>
                <c:pt idx="1195">
                  <c:v>74.036894969179144</c:v>
                </c:pt>
                <c:pt idx="1196">
                  <c:v>76.161818976073491</c:v>
                </c:pt>
                <c:pt idx="1197">
                  <c:v>78.532933765799513</c:v>
                </c:pt>
                <c:pt idx="1198">
                  <c:v>77.812975517667894</c:v>
                </c:pt>
                <c:pt idx="1199">
                  <c:v>79.231661424557714</c:v>
                </c:pt>
                <c:pt idx="1200">
                  <c:v>81.674952902392448</c:v>
                </c:pt>
                <c:pt idx="1201">
                  <c:v>82.835855592926194</c:v>
                </c:pt>
                <c:pt idx="1202">
                  <c:v>81.691634858934876</c:v>
                </c:pt>
                <c:pt idx="1203">
                  <c:v>82.728183157844512</c:v>
                </c:pt>
                <c:pt idx="1204">
                  <c:v>83.846314320337498</c:v>
                </c:pt>
                <c:pt idx="1205">
                  <c:v>83.334270069041253</c:v>
                </c:pt>
                <c:pt idx="1206">
                  <c:v>83.372593889641422</c:v>
                </c:pt>
                <c:pt idx="1207">
                  <c:v>82.504642545339095</c:v>
                </c:pt>
                <c:pt idx="1208">
                  <c:v>82.413573778149143</c:v>
                </c:pt>
                <c:pt idx="1209">
                  <c:v>81.867412162473414</c:v>
                </c:pt>
                <c:pt idx="1210">
                  <c:v>77.966593403329227</c:v>
                </c:pt>
                <c:pt idx="1211">
                  <c:v>74.526091672241108</c:v>
                </c:pt>
                <c:pt idx="1212">
                  <c:v>72.009444638908718</c:v>
                </c:pt>
                <c:pt idx="1213">
                  <c:v>71.94856506191978</c:v>
                </c:pt>
                <c:pt idx="1214">
                  <c:v>72.089013562334955</c:v>
                </c:pt>
                <c:pt idx="1215">
                  <c:v>72.739238200786133</c:v>
                </c:pt>
                <c:pt idx="1216">
                  <c:v>74.302919393425682</c:v>
                </c:pt>
                <c:pt idx="1217">
                  <c:v>74.902718325255861</c:v>
                </c:pt>
                <c:pt idx="1218">
                  <c:v>73.624788107606278</c:v>
                </c:pt>
                <c:pt idx="1219">
                  <c:v>68.307480806609959</c:v>
                </c:pt>
                <c:pt idx="1220">
                  <c:v>49.045242407781672</c:v>
                </c:pt>
                <c:pt idx="1221">
                  <c:v>30.420181614598881</c:v>
                </c:pt>
                <c:pt idx="1222">
                  <c:v>19.481811854924068</c:v>
                </c:pt>
                <c:pt idx="1223">
                  <c:v>19.320897343360052</c:v>
                </c:pt>
                <c:pt idx="1224">
                  <c:v>27.32884663107842</c:v>
                </c:pt>
                <c:pt idx="1225">
                  <c:v>27.622858439185585</c:v>
                </c:pt>
                <c:pt idx="1226">
                  <c:v>23.125507538769529</c:v>
                </c:pt>
                <c:pt idx="1227">
                  <c:v>10.06808854137638</c:v>
                </c:pt>
                <c:pt idx="1228">
                  <c:v>-5.2604762969183856</c:v>
                </c:pt>
                <c:pt idx="1229">
                  <c:v>-16.337388942581114</c:v>
                </c:pt>
                <c:pt idx="1230">
                  <c:v>-22.933915946542356</c:v>
                </c:pt>
                <c:pt idx="1231">
                  <c:v>-28.021965526541887</c:v>
                </c:pt>
                <c:pt idx="1232">
                  <c:v>-34.984176685487775</c:v>
                </c:pt>
                <c:pt idx="1233">
                  <c:v>-42.681271076229507</c:v>
                </c:pt>
                <c:pt idx="1234">
                  <c:v>-50.881563064814237</c:v>
                </c:pt>
                <c:pt idx="1235">
                  <c:v>-56.852675611598677</c:v>
                </c:pt>
                <c:pt idx="1236">
                  <c:v>-60.731578588945567</c:v>
                </c:pt>
                <c:pt idx="1237">
                  <c:v>-62.599354530078486</c:v>
                </c:pt>
                <c:pt idx="1238">
                  <c:v>-62.333507835926014</c:v>
                </c:pt>
                <c:pt idx="1239">
                  <c:v>-61.021484305747251</c:v>
                </c:pt>
                <c:pt idx="1240">
                  <c:v>-59.31329755390248</c:v>
                </c:pt>
                <c:pt idx="1241">
                  <c:v>-57.249674427918897</c:v>
                </c:pt>
                <c:pt idx="1242">
                  <c:v>-55.51252559834716</c:v>
                </c:pt>
                <c:pt idx="1243">
                  <c:v>-55.570170363795391</c:v>
                </c:pt>
                <c:pt idx="1244">
                  <c:v>-57.641406070988737</c:v>
                </c:pt>
                <c:pt idx="1245">
                  <c:v>-60.258586030899572</c:v>
                </c:pt>
                <c:pt idx="1246">
                  <c:v>-62.058639900882163</c:v>
                </c:pt>
                <c:pt idx="1247">
                  <c:v>-62.580439820130238</c:v>
                </c:pt>
                <c:pt idx="1248">
                  <c:v>-62.245309678094898</c:v>
                </c:pt>
                <c:pt idx="1249">
                  <c:v>-61.355447480512098</c:v>
                </c:pt>
                <c:pt idx="1250">
                  <c:v>-59.872831279960252</c:v>
                </c:pt>
                <c:pt idx="1251">
                  <c:v>-57.398120667827108</c:v>
                </c:pt>
                <c:pt idx="1252">
                  <c:v>-55.676925782706228</c:v>
                </c:pt>
                <c:pt idx="1253">
                  <c:v>-53.676790361948683</c:v>
                </c:pt>
                <c:pt idx="1254">
                  <c:v>-52.835429782088539</c:v>
                </c:pt>
                <c:pt idx="1255">
                  <c:v>-52.853013483487914</c:v>
                </c:pt>
                <c:pt idx="1256">
                  <c:v>-52.761414889411192</c:v>
                </c:pt>
                <c:pt idx="1257">
                  <c:v>-53.107651460148183</c:v>
                </c:pt>
                <c:pt idx="1258">
                  <c:v>-53.243365222872335</c:v>
                </c:pt>
                <c:pt idx="1259">
                  <c:v>-52.437755426054288</c:v>
                </c:pt>
                <c:pt idx="1260">
                  <c:v>-50.183102341922293</c:v>
                </c:pt>
                <c:pt idx="1261">
                  <c:v>-46.196437310425495</c:v>
                </c:pt>
                <c:pt idx="1262">
                  <c:v>-46.275711195240518</c:v>
                </c:pt>
                <c:pt idx="1263">
                  <c:v>-50.114383329107639</c:v>
                </c:pt>
                <c:pt idx="1264">
                  <c:v>-52.739223538655366</c:v>
                </c:pt>
                <c:pt idx="1265">
                  <c:v>-52.830350060633691</c:v>
                </c:pt>
                <c:pt idx="1266">
                  <c:v>-49.862516515699262</c:v>
                </c:pt>
                <c:pt idx="1267">
                  <c:v>-40.834235587390779</c:v>
                </c:pt>
                <c:pt idx="1268">
                  <c:v>-31.784692737898283</c:v>
                </c:pt>
                <c:pt idx="1269">
                  <c:v>-17.012684341522085</c:v>
                </c:pt>
                <c:pt idx="1270">
                  <c:v>-4.0491233286051527</c:v>
                </c:pt>
                <c:pt idx="1271">
                  <c:v>5.8508512281186356</c:v>
                </c:pt>
                <c:pt idx="1272">
                  <c:v>15.110692001962333</c:v>
                </c:pt>
                <c:pt idx="1273">
                  <c:v>22.410115333812605</c:v>
                </c:pt>
                <c:pt idx="1274">
                  <c:v>33.332836988274053</c:v>
                </c:pt>
                <c:pt idx="1275">
                  <c:v>42.593285922542172</c:v>
                </c:pt>
                <c:pt idx="1276">
                  <c:v>48.484345017304932</c:v>
                </c:pt>
                <c:pt idx="1277">
                  <c:v>52.584246569984515</c:v>
                </c:pt>
                <c:pt idx="1278">
                  <c:v>59.959889101765633</c:v>
                </c:pt>
                <c:pt idx="1279">
                  <c:v>64.652687680289446</c:v>
                </c:pt>
                <c:pt idx="1280">
                  <c:v>66.1149698183971</c:v>
                </c:pt>
                <c:pt idx="1281">
                  <c:v>69.427083507842397</c:v>
                </c:pt>
                <c:pt idx="1282">
                  <c:v>72.07196277323952</c:v>
                </c:pt>
                <c:pt idx="1283">
                  <c:v>74.398147861421577</c:v>
                </c:pt>
                <c:pt idx="1284">
                  <c:v>76.674952520786661</c:v>
                </c:pt>
                <c:pt idx="1285">
                  <c:v>78.204904886794779</c:v>
                </c:pt>
                <c:pt idx="1286">
                  <c:v>79.075548150369798</c:v>
                </c:pt>
                <c:pt idx="1287">
                  <c:v>79.025959583254902</c:v>
                </c:pt>
                <c:pt idx="1288">
                  <c:v>78.683277298283116</c:v>
                </c:pt>
                <c:pt idx="1289">
                  <c:v>78.918847897464516</c:v>
                </c:pt>
                <c:pt idx="1290">
                  <c:v>79.474432562632344</c:v>
                </c:pt>
                <c:pt idx="1291">
                  <c:v>80.403796720840049</c:v>
                </c:pt>
                <c:pt idx="1292">
                  <c:v>81.874292361287232</c:v>
                </c:pt>
                <c:pt idx="1293">
                  <c:v>83.550221963963622</c:v>
                </c:pt>
                <c:pt idx="1294">
                  <c:v>84.152398477778902</c:v>
                </c:pt>
                <c:pt idx="1295">
                  <c:v>82.713425813234494</c:v>
                </c:pt>
                <c:pt idx="1296">
                  <c:v>80.706285537580015</c:v>
                </c:pt>
                <c:pt idx="1297">
                  <c:v>79.361884067071145</c:v>
                </c:pt>
                <c:pt idx="1298">
                  <c:v>79.60741310835482</c:v>
                </c:pt>
                <c:pt idx="1299">
                  <c:v>81.277618598432881</c:v>
                </c:pt>
                <c:pt idx="1300">
                  <c:v>83.716915304848712</c:v>
                </c:pt>
                <c:pt idx="1301">
                  <c:v>85.64405324872412</c:v>
                </c:pt>
                <c:pt idx="1302">
                  <c:v>84.379739742981144</c:v>
                </c:pt>
                <c:pt idx="1303">
                  <c:v>81.80680877166624</c:v>
                </c:pt>
                <c:pt idx="1304">
                  <c:v>81.924232821552678</c:v>
                </c:pt>
                <c:pt idx="1305">
                  <c:v>84.11151517993369</c:v>
                </c:pt>
                <c:pt idx="1306">
                  <c:v>85.484871572914884</c:v>
                </c:pt>
                <c:pt idx="1307">
                  <c:v>83.311603492269612</c:v>
                </c:pt>
                <c:pt idx="1308">
                  <c:v>76.31163324341496</c:v>
                </c:pt>
                <c:pt idx="1309">
                  <c:v>65.042148185154275</c:v>
                </c:pt>
                <c:pt idx="1310">
                  <c:v>41.983824188982666</c:v>
                </c:pt>
                <c:pt idx="1311">
                  <c:v>19.847432482685331</c:v>
                </c:pt>
                <c:pt idx="1312">
                  <c:v>17.731460249271215</c:v>
                </c:pt>
                <c:pt idx="1313">
                  <c:v>28.642846690359438</c:v>
                </c:pt>
                <c:pt idx="1314">
                  <c:v>43.626195239392615</c:v>
                </c:pt>
                <c:pt idx="1315">
                  <c:v>49.371381860135408</c:v>
                </c:pt>
                <c:pt idx="1316">
                  <c:v>40.954881908807991</c:v>
                </c:pt>
                <c:pt idx="1317">
                  <c:v>28.085913797544031</c:v>
                </c:pt>
                <c:pt idx="1318">
                  <c:v>11.454739505727193</c:v>
                </c:pt>
                <c:pt idx="1319">
                  <c:v>-8.9514780155097622</c:v>
                </c:pt>
                <c:pt idx="1320">
                  <c:v>-17.962172692529748</c:v>
                </c:pt>
                <c:pt idx="1321">
                  <c:v>-26.813572676583433</c:v>
                </c:pt>
                <c:pt idx="1322">
                  <c:v>-34.247806691222657</c:v>
                </c:pt>
                <c:pt idx="1323">
                  <c:v>-41.357047920073988</c:v>
                </c:pt>
                <c:pt idx="1324">
                  <c:v>-47.607544753019027</c:v>
                </c:pt>
                <c:pt idx="1325">
                  <c:v>-51.77685225772327</c:v>
                </c:pt>
                <c:pt idx="1326">
                  <c:v>-54.217543198018568</c:v>
                </c:pt>
                <c:pt idx="1327">
                  <c:v>-55.257510682481495</c:v>
                </c:pt>
                <c:pt idx="1328">
                  <c:v>-55.554724247766814</c:v>
                </c:pt>
                <c:pt idx="1329">
                  <c:v>-56.265469134859906</c:v>
                </c:pt>
                <c:pt idx="1330">
                  <c:v>-57.445246349607466</c:v>
                </c:pt>
                <c:pt idx="1331">
                  <c:v>-58.948573069242784</c:v>
                </c:pt>
                <c:pt idx="1332">
                  <c:v>-59.645200368475592</c:v>
                </c:pt>
                <c:pt idx="1333">
                  <c:v>-60.437921065468892</c:v>
                </c:pt>
                <c:pt idx="1334">
                  <c:v>-61.367809783296579</c:v>
                </c:pt>
                <c:pt idx="1335">
                  <c:v>-62.047600821860662</c:v>
                </c:pt>
                <c:pt idx="1336">
                  <c:v>-62.560072328487671</c:v>
                </c:pt>
                <c:pt idx="1337">
                  <c:v>-62.61358654429899</c:v>
                </c:pt>
                <c:pt idx="1338">
                  <c:v>-62.335521516669708</c:v>
                </c:pt>
                <c:pt idx="1339">
                  <c:v>-61.393995384394614</c:v>
                </c:pt>
                <c:pt idx="1340">
                  <c:v>-59.308782164054094</c:v>
                </c:pt>
                <c:pt idx="1341">
                  <c:v>-58.749767454687905</c:v>
                </c:pt>
                <c:pt idx="1342">
                  <c:v>-56.918434486292142</c:v>
                </c:pt>
                <c:pt idx="1343">
                  <c:v>-55.107111741561575</c:v>
                </c:pt>
                <c:pt idx="1344">
                  <c:v>-53.908378298011648</c:v>
                </c:pt>
                <c:pt idx="1345">
                  <c:v>-51.968800431158115</c:v>
                </c:pt>
                <c:pt idx="1346">
                  <c:v>-49.906713286494707</c:v>
                </c:pt>
                <c:pt idx="1347">
                  <c:v>-51.365769602285511</c:v>
                </c:pt>
                <c:pt idx="1348">
                  <c:v>-53.15725859157844</c:v>
                </c:pt>
                <c:pt idx="1349">
                  <c:v>-54.039476761595715</c:v>
                </c:pt>
                <c:pt idx="1350">
                  <c:v>-53.940776752312104</c:v>
                </c:pt>
                <c:pt idx="1351">
                  <c:v>-51.945672630021363</c:v>
                </c:pt>
                <c:pt idx="1352">
                  <c:v>-46.318762184418894</c:v>
                </c:pt>
                <c:pt idx="1353">
                  <c:v>-37.032437490132537</c:v>
                </c:pt>
                <c:pt idx="1354">
                  <c:v>-27.954568948111994</c:v>
                </c:pt>
                <c:pt idx="1355">
                  <c:v>-15.807896942805824</c:v>
                </c:pt>
                <c:pt idx="1356">
                  <c:v>-11.1005976737703</c:v>
                </c:pt>
                <c:pt idx="1357">
                  <c:v>-13.399620931834592</c:v>
                </c:pt>
                <c:pt idx="1358">
                  <c:v>-13.245069160972056</c:v>
                </c:pt>
                <c:pt idx="1359">
                  <c:v>-9.9793587394551899</c:v>
                </c:pt>
                <c:pt idx="1360">
                  <c:v>-3.7487012694984556</c:v>
                </c:pt>
                <c:pt idx="1361">
                  <c:v>6.5753106003480015</c:v>
                </c:pt>
                <c:pt idx="1362">
                  <c:v>21.47165812683885</c:v>
                </c:pt>
                <c:pt idx="1363">
                  <c:v>37.388687154251606</c:v>
                </c:pt>
                <c:pt idx="1364">
                  <c:v>52.089964098393246</c:v>
                </c:pt>
                <c:pt idx="1365">
                  <c:v>58.65441624457906</c:v>
                </c:pt>
                <c:pt idx="1366">
                  <c:v>64.55594726171438</c:v>
                </c:pt>
                <c:pt idx="1367">
                  <c:v>67.123797876793233</c:v>
                </c:pt>
                <c:pt idx="1368">
                  <c:v>68.330534879708054</c:v>
                </c:pt>
                <c:pt idx="1369">
                  <c:v>72.078717368103952</c:v>
                </c:pt>
                <c:pt idx="1370">
                  <c:v>75.502894645374724</c:v>
                </c:pt>
                <c:pt idx="1371">
                  <c:v>77.480472355455234</c:v>
                </c:pt>
                <c:pt idx="1372">
                  <c:v>77.058724218283317</c:v>
                </c:pt>
                <c:pt idx="1373">
                  <c:v>78.522288606017682</c:v>
                </c:pt>
                <c:pt idx="1374">
                  <c:v>79.308195134717337</c:v>
                </c:pt>
                <c:pt idx="1375">
                  <c:v>80.583904767408271</c:v>
                </c:pt>
                <c:pt idx="1376">
                  <c:v>82.035302852829517</c:v>
                </c:pt>
                <c:pt idx="1377">
                  <c:v>83.55149172298816</c:v>
                </c:pt>
                <c:pt idx="1378">
                  <c:v>83.181192043561694</c:v>
                </c:pt>
                <c:pt idx="1379">
                  <c:v>82.642933660087778</c:v>
                </c:pt>
                <c:pt idx="1380">
                  <c:v>83.197396042188601</c:v>
                </c:pt>
                <c:pt idx="1381">
                  <c:v>83.803200867941356</c:v>
                </c:pt>
                <c:pt idx="1382">
                  <c:v>84.703383138706997</c:v>
                </c:pt>
                <c:pt idx="1383">
                  <c:v>85.510857510465939</c:v>
                </c:pt>
                <c:pt idx="1384">
                  <c:v>85.923676043967006</c:v>
                </c:pt>
                <c:pt idx="1385">
                  <c:v>85.521236780284411</c:v>
                </c:pt>
                <c:pt idx="1386">
                  <c:v>83.857849886547754</c:v>
                </c:pt>
                <c:pt idx="1387">
                  <c:v>82.530233936520276</c:v>
                </c:pt>
                <c:pt idx="1388">
                  <c:v>83.103496605064407</c:v>
                </c:pt>
                <c:pt idx="1389">
                  <c:v>82.770770717601465</c:v>
                </c:pt>
                <c:pt idx="1390">
                  <c:v>80.564706125331099</c:v>
                </c:pt>
                <c:pt idx="1391">
                  <c:v>76.472673562543036</c:v>
                </c:pt>
                <c:pt idx="1392">
                  <c:v>73.444720352577789</c:v>
                </c:pt>
                <c:pt idx="1393">
                  <c:v>69.343790853262561</c:v>
                </c:pt>
                <c:pt idx="1394">
                  <c:v>61.664731912653274</c:v>
                </c:pt>
                <c:pt idx="1395">
                  <c:v>55.595058924297028</c:v>
                </c:pt>
                <c:pt idx="1396">
                  <c:v>53.271548183037481</c:v>
                </c:pt>
                <c:pt idx="1397">
                  <c:v>52.247697989807328</c:v>
                </c:pt>
                <c:pt idx="1398">
                  <c:v>55.27734533462182</c:v>
                </c:pt>
                <c:pt idx="1399">
                  <c:v>64.83332191074507</c:v>
                </c:pt>
                <c:pt idx="1400">
                  <c:v>63.686162071325022</c:v>
                </c:pt>
                <c:pt idx="1401">
                  <c:v>48.488338391389398</c:v>
                </c:pt>
                <c:pt idx="1402">
                  <c:v>38.834468923712429</c:v>
                </c:pt>
                <c:pt idx="1403">
                  <c:v>27.13787904481277</c:v>
                </c:pt>
                <c:pt idx="1404">
                  <c:v>13.062494494853246</c:v>
                </c:pt>
                <c:pt idx="1405">
                  <c:v>-2.0014098644798768</c:v>
                </c:pt>
                <c:pt idx="1406">
                  <c:v>-7.1079352422779998</c:v>
                </c:pt>
                <c:pt idx="1407">
                  <c:v>-12.924849924631328</c:v>
                </c:pt>
                <c:pt idx="1408">
                  <c:v>-20.197975645594983</c:v>
                </c:pt>
                <c:pt idx="1409">
                  <c:v>-28.713940599259189</c:v>
                </c:pt>
                <c:pt idx="1410">
                  <c:v>-37.848590832298868</c:v>
                </c:pt>
                <c:pt idx="1411">
                  <c:v>-44.594373448652242</c:v>
                </c:pt>
                <c:pt idx="1412">
                  <c:v>-50.241421403555037</c:v>
                </c:pt>
                <c:pt idx="1413">
                  <c:v>-53.112735352298102</c:v>
                </c:pt>
                <c:pt idx="1414">
                  <c:v>-54.290190246723</c:v>
                </c:pt>
                <c:pt idx="1415">
                  <c:v>-55.345477711476455</c:v>
                </c:pt>
                <c:pt idx="1416">
                  <c:v>-56.305691478388916</c:v>
                </c:pt>
                <c:pt idx="1417">
                  <c:v>-56.529166613484065</c:v>
                </c:pt>
                <c:pt idx="1418">
                  <c:v>-56.050367304755163</c:v>
                </c:pt>
                <c:pt idx="1419">
                  <c:v>-56.593622470148972</c:v>
                </c:pt>
                <c:pt idx="1420">
                  <c:v>-56.656276632696837</c:v>
                </c:pt>
                <c:pt idx="1421">
                  <c:v>-56.981763909382117</c:v>
                </c:pt>
                <c:pt idx="1422">
                  <c:v>-57.422034217771028</c:v>
                </c:pt>
                <c:pt idx="1423">
                  <c:v>-57.963490052015246</c:v>
                </c:pt>
                <c:pt idx="1424">
                  <c:v>-58.488287467382186</c:v>
                </c:pt>
                <c:pt idx="1425">
                  <c:v>-57.596614967946287</c:v>
                </c:pt>
                <c:pt idx="1426">
                  <c:v>-57.105814325576169</c:v>
                </c:pt>
                <c:pt idx="1427">
                  <c:v>-55.873247175273498</c:v>
                </c:pt>
                <c:pt idx="1428">
                  <c:v>-53.985046301327948</c:v>
                </c:pt>
                <c:pt idx="1429">
                  <c:v>-52.103904820443731</c:v>
                </c:pt>
                <c:pt idx="1430">
                  <c:v>-51.601489080505786</c:v>
                </c:pt>
                <c:pt idx="1431">
                  <c:v>-51.311141823761318</c:v>
                </c:pt>
                <c:pt idx="1432">
                  <c:v>-50.363165840069286</c:v>
                </c:pt>
                <c:pt idx="1433">
                  <c:v>-49.205547846171832</c:v>
                </c:pt>
                <c:pt idx="1434">
                  <c:v>-48.740395841806276</c:v>
                </c:pt>
                <c:pt idx="1435">
                  <c:v>-47.227380126235914</c:v>
                </c:pt>
                <c:pt idx="1436">
                  <c:v>-45.364777310278882</c:v>
                </c:pt>
                <c:pt idx="1437">
                  <c:v>-46.008512585248347</c:v>
                </c:pt>
                <c:pt idx="1438">
                  <c:v>-48.292334334600326</c:v>
                </c:pt>
                <c:pt idx="1439">
                  <c:v>-47.484063067937704</c:v>
                </c:pt>
                <c:pt idx="1440">
                  <c:v>-45.097388116597948</c:v>
                </c:pt>
                <c:pt idx="1441">
                  <c:v>-44.1610253746721</c:v>
                </c:pt>
                <c:pt idx="1442">
                  <c:v>-40.148834264591805</c:v>
                </c:pt>
                <c:pt idx="1443">
                  <c:v>-36.553336164228917</c:v>
                </c:pt>
                <c:pt idx="1444">
                  <c:v>-29.553295564453361</c:v>
                </c:pt>
                <c:pt idx="1445">
                  <c:v>-19.393385457140919</c:v>
                </c:pt>
                <c:pt idx="1446">
                  <c:v>-14.558464327741309</c:v>
                </c:pt>
                <c:pt idx="1447">
                  <c:v>-14.861679495634444</c:v>
                </c:pt>
                <c:pt idx="1448">
                  <c:v>-16.83700722241371</c:v>
                </c:pt>
                <c:pt idx="1449">
                  <c:v>-16.116349212527695</c:v>
                </c:pt>
                <c:pt idx="1450">
                  <c:v>-12.920402614359844</c:v>
                </c:pt>
                <c:pt idx="1451">
                  <c:v>-0.73172977019880114</c:v>
                </c:pt>
                <c:pt idx="1452">
                  <c:v>26.156293286635488</c:v>
                </c:pt>
                <c:pt idx="1453">
                  <c:v>49.884986907975467</c:v>
                </c:pt>
                <c:pt idx="1454">
                  <c:v>64.111297559937043</c:v>
                </c:pt>
                <c:pt idx="1455">
                  <c:v>69.974262393767589</c:v>
                </c:pt>
                <c:pt idx="1456">
                  <c:v>68.90377266591419</c:v>
                </c:pt>
                <c:pt idx="1457">
                  <c:v>67.396675255285501</c:v>
                </c:pt>
                <c:pt idx="1458">
                  <c:v>66.331637880729573</c:v>
                </c:pt>
                <c:pt idx="1459">
                  <c:v>68.141136842390694</c:v>
                </c:pt>
                <c:pt idx="1460">
                  <c:v>69.883829631650059</c:v>
                </c:pt>
                <c:pt idx="1461">
                  <c:v>69.540139858864663</c:v>
                </c:pt>
                <c:pt idx="1462">
                  <c:v>68.78315699921599</c:v>
                </c:pt>
                <c:pt idx="1463">
                  <c:v>68.013302810960369</c:v>
                </c:pt>
                <c:pt idx="1464">
                  <c:v>67.282073506742563</c:v>
                </c:pt>
                <c:pt idx="1465">
                  <c:v>66.823451710803795</c:v>
                </c:pt>
                <c:pt idx="1466">
                  <c:v>67.811607387436055</c:v>
                </c:pt>
                <c:pt idx="1467">
                  <c:v>69.562641335086326</c:v>
                </c:pt>
                <c:pt idx="1468">
                  <c:v>71.610142615926691</c:v>
                </c:pt>
                <c:pt idx="1469">
                  <c:v>73.164385115096437</c:v>
                </c:pt>
                <c:pt idx="1470">
                  <c:v>74.014019282315772</c:v>
                </c:pt>
                <c:pt idx="1471">
                  <c:v>73.600954130213665</c:v>
                </c:pt>
                <c:pt idx="1472">
                  <c:v>73.029197490878772</c:v>
                </c:pt>
                <c:pt idx="1473">
                  <c:v>72.569331027819857</c:v>
                </c:pt>
                <c:pt idx="1474">
                  <c:v>73.621143327392929</c:v>
                </c:pt>
                <c:pt idx="1475">
                  <c:v>75.50524299221847</c:v>
                </c:pt>
                <c:pt idx="1476">
                  <c:v>77.116099754253383</c:v>
                </c:pt>
                <c:pt idx="1477">
                  <c:v>78.475793047021241</c:v>
                </c:pt>
                <c:pt idx="1478">
                  <c:v>77.655957040027687</c:v>
                </c:pt>
                <c:pt idx="1479">
                  <c:v>75.510831923265087</c:v>
                </c:pt>
                <c:pt idx="1480">
                  <c:v>73.557119652870938</c:v>
                </c:pt>
                <c:pt idx="1481">
                  <c:v>74.070773005327965</c:v>
                </c:pt>
                <c:pt idx="1482">
                  <c:v>76.169907898999995</c:v>
                </c:pt>
                <c:pt idx="1483">
                  <c:v>77.335341244584001</c:v>
                </c:pt>
                <c:pt idx="1484">
                  <c:v>75.130331260639352</c:v>
                </c:pt>
                <c:pt idx="1485">
                  <c:v>64.993597576813343</c:v>
                </c:pt>
                <c:pt idx="1486">
                  <c:v>47.175993795857487</c:v>
                </c:pt>
                <c:pt idx="1487">
                  <c:v>45.137715379152496</c:v>
                </c:pt>
                <c:pt idx="1488">
                  <c:v>42.194423738551428</c:v>
                </c:pt>
                <c:pt idx="1489">
                  <c:v>38.780778437134707</c:v>
                </c:pt>
                <c:pt idx="1490">
                  <c:v>34.425520876635368</c:v>
                </c:pt>
                <c:pt idx="1491">
                  <c:v>24.332194521252873</c:v>
                </c:pt>
                <c:pt idx="1492">
                  <c:v>11.923521571849653</c:v>
                </c:pt>
                <c:pt idx="1493">
                  <c:v>1.8549113528806194</c:v>
                </c:pt>
                <c:pt idx="1494">
                  <c:v>-11.928110166540037</c:v>
                </c:pt>
                <c:pt idx="1495">
                  <c:v>-21.2130779503151</c:v>
                </c:pt>
                <c:pt idx="1496">
                  <c:v>-26.429400017222466</c:v>
                </c:pt>
                <c:pt idx="1497">
                  <c:v>-31.510091317400263</c:v>
                </c:pt>
                <c:pt idx="1498">
                  <c:v>-37.930371195186346</c:v>
                </c:pt>
                <c:pt idx="1499">
                  <c:v>-45.281567665070781</c:v>
                </c:pt>
                <c:pt idx="1500">
                  <c:v>-50.557011791031378</c:v>
                </c:pt>
                <c:pt idx="1501">
                  <c:v>-54.818616133279292</c:v>
                </c:pt>
                <c:pt idx="1502">
                  <c:v>-58.113382389458785</c:v>
                </c:pt>
                <c:pt idx="1503">
                  <c:v>-59.316953191204583</c:v>
                </c:pt>
                <c:pt idx="1504">
                  <c:v>-59.842079326752213</c:v>
                </c:pt>
                <c:pt idx="1505">
                  <c:v>-60.153993106685661</c:v>
                </c:pt>
                <c:pt idx="1506">
                  <c:v>-60.845315467603477</c:v>
                </c:pt>
                <c:pt idx="1507">
                  <c:v>-61.7804993769237</c:v>
                </c:pt>
                <c:pt idx="1508">
                  <c:v>-63.005523721545813</c:v>
                </c:pt>
                <c:pt idx="1509">
                  <c:v>-64.140201001177786</c:v>
                </c:pt>
                <c:pt idx="1510">
                  <c:v>-64.698243423894581</c:v>
                </c:pt>
                <c:pt idx="1511">
                  <c:v>-65.016749939037354</c:v>
                </c:pt>
                <c:pt idx="1512">
                  <c:v>-64.527640524496348</c:v>
                </c:pt>
                <c:pt idx="1513">
                  <c:v>-63.46292921988455</c:v>
                </c:pt>
                <c:pt idx="1514">
                  <c:v>-62.227374432011572</c:v>
                </c:pt>
                <c:pt idx="1515">
                  <c:v>-60.539484431979311</c:v>
                </c:pt>
                <c:pt idx="1516">
                  <c:v>-58.541170935698666</c:v>
                </c:pt>
                <c:pt idx="1517">
                  <c:v>-56.724662889403476</c:v>
                </c:pt>
                <c:pt idx="1518">
                  <c:v>-54.023409077430436</c:v>
                </c:pt>
                <c:pt idx="1519">
                  <c:v>-52.291182866047365</c:v>
                </c:pt>
                <c:pt idx="1520">
                  <c:v>-50.763381091994177</c:v>
                </c:pt>
                <c:pt idx="1521">
                  <c:v>-52.175158465099017</c:v>
                </c:pt>
                <c:pt idx="1522">
                  <c:v>-55.347708853556831</c:v>
                </c:pt>
                <c:pt idx="1523">
                  <c:v>-59.014237638818038</c:v>
                </c:pt>
                <c:pt idx="1524">
                  <c:v>-60.198327405211664</c:v>
                </c:pt>
                <c:pt idx="1525">
                  <c:v>-60.133945214886225</c:v>
                </c:pt>
                <c:pt idx="1526">
                  <c:v>-59.25801115797524</c:v>
                </c:pt>
                <c:pt idx="1527">
                  <c:v>-54.213569260001755</c:v>
                </c:pt>
                <c:pt idx="1528">
                  <c:v>-48.175734222687069</c:v>
                </c:pt>
                <c:pt idx="1529">
                  <c:v>-37.162783804743739</c:v>
                </c:pt>
                <c:pt idx="1530">
                  <c:v>-34.734156088792595</c:v>
                </c:pt>
                <c:pt idx="1531">
                  <c:v>-33.098933886994359</c:v>
                </c:pt>
                <c:pt idx="1532">
                  <c:v>-35.23095042796016</c:v>
                </c:pt>
                <c:pt idx="1533">
                  <c:v>-29.734146605363286</c:v>
                </c:pt>
                <c:pt idx="1534">
                  <c:v>-19.188353586507411</c:v>
                </c:pt>
                <c:pt idx="1535">
                  <c:v>-0.22475959614104377</c:v>
                </c:pt>
                <c:pt idx="1536">
                  <c:v>22.23910453970376</c:v>
                </c:pt>
                <c:pt idx="1537">
                  <c:v>46.653245185088032</c:v>
                </c:pt>
                <c:pt idx="1538">
                  <c:v>56.505563815771502</c:v>
                </c:pt>
                <c:pt idx="1539">
                  <c:v>64.70092982158566</c:v>
                </c:pt>
                <c:pt idx="1540">
                  <c:v>68.868319942103128</c:v>
                </c:pt>
                <c:pt idx="1541">
                  <c:v>67.306320270033993</c:v>
                </c:pt>
                <c:pt idx="1542">
                  <c:v>67.516268255838867</c:v>
                </c:pt>
                <c:pt idx="1543">
                  <c:v>67.255453030421606</c:v>
                </c:pt>
                <c:pt idx="1544">
                  <c:v>69.872933416596723</c:v>
                </c:pt>
                <c:pt idx="1545">
                  <c:v>70.51962004468335</c:v>
                </c:pt>
                <c:pt idx="1546">
                  <c:v>69.54947587214761</c:v>
                </c:pt>
                <c:pt idx="1547">
                  <c:v>68.636256838974163</c:v>
                </c:pt>
                <c:pt idx="1548">
                  <c:v>68.811862033715656</c:v>
                </c:pt>
                <c:pt idx="1549">
                  <c:v>69.238006051511562</c:v>
                </c:pt>
                <c:pt idx="1550">
                  <c:v>69.36475374291787</c:v>
                </c:pt>
                <c:pt idx="1551">
                  <c:v>68.987556902967214</c:v>
                </c:pt>
                <c:pt idx="1552">
                  <c:v>69.067964271798132</c:v>
                </c:pt>
                <c:pt idx="1553">
                  <c:v>69.41563943196536</c:v>
                </c:pt>
                <c:pt idx="1554">
                  <c:v>70.162779510686761</c:v>
                </c:pt>
                <c:pt idx="1555">
                  <c:v>70.546443769126782</c:v>
                </c:pt>
                <c:pt idx="1556">
                  <c:v>70.973323315576707</c:v>
                </c:pt>
                <c:pt idx="1557">
                  <c:v>71.949895402583635</c:v>
                </c:pt>
                <c:pt idx="1558">
                  <c:v>72.53592693549713</c:v>
                </c:pt>
                <c:pt idx="1559">
                  <c:v>71.830447733150365</c:v>
                </c:pt>
                <c:pt idx="1560">
                  <c:v>72.485672895838803</c:v>
                </c:pt>
                <c:pt idx="1561">
                  <c:v>72.118604244124896</c:v>
                </c:pt>
                <c:pt idx="1562">
                  <c:v>71.751892744952215</c:v>
                </c:pt>
                <c:pt idx="1563">
                  <c:v>72.45064213164045</c:v>
                </c:pt>
                <c:pt idx="1564">
                  <c:v>74.291804323616844</c:v>
                </c:pt>
                <c:pt idx="1565">
                  <c:v>75.290943252192193</c:v>
                </c:pt>
                <c:pt idx="1566">
                  <c:v>75.124492627081111</c:v>
                </c:pt>
                <c:pt idx="1567">
                  <c:v>71.425926422050082</c:v>
                </c:pt>
                <c:pt idx="1568">
                  <c:v>62.959179505343798</c:v>
                </c:pt>
                <c:pt idx="1569">
                  <c:v>48.422855330371121</c:v>
                </c:pt>
                <c:pt idx="1570">
                  <c:v>23.293401079307607</c:v>
                </c:pt>
                <c:pt idx="1571">
                  <c:v>1.3190225280106016</c:v>
                </c:pt>
                <c:pt idx="1572">
                  <c:v>3.4554883977326694</c:v>
                </c:pt>
                <c:pt idx="1573">
                  <c:v>25.18661470288032</c:v>
                </c:pt>
                <c:pt idx="1574">
                  <c:v>37.395041219371556</c:v>
                </c:pt>
                <c:pt idx="1575">
                  <c:v>37.407917893295156</c:v>
                </c:pt>
                <c:pt idx="1576">
                  <c:v>32.767813261289106</c:v>
                </c:pt>
                <c:pt idx="1577">
                  <c:v>13.129288551924722</c:v>
                </c:pt>
                <c:pt idx="1578">
                  <c:v>1.5285384966803868</c:v>
                </c:pt>
                <c:pt idx="1579">
                  <c:v>-10.822177250226447</c:v>
                </c:pt>
                <c:pt idx="1580">
                  <c:v>-21.87375263956153</c:v>
                </c:pt>
                <c:pt idx="1581">
                  <c:v>-30.202215113325643</c:v>
                </c:pt>
                <c:pt idx="1582">
                  <c:v>-36.839504250746344</c:v>
                </c:pt>
                <c:pt idx="1583">
                  <c:v>-42.929645281334388</c:v>
                </c:pt>
                <c:pt idx="1584">
                  <c:v>-47.250645886131913</c:v>
                </c:pt>
                <c:pt idx="1585">
                  <c:v>-51.263142606155839</c:v>
                </c:pt>
                <c:pt idx="1586">
                  <c:v>-53.515312110620982</c:v>
                </c:pt>
                <c:pt idx="1587">
                  <c:v>-54.927303467789685</c:v>
                </c:pt>
                <c:pt idx="1588">
                  <c:v>-56.01684833552126</c:v>
                </c:pt>
                <c:pt idx="1589">
                  <c:v>-56.159969091371927</c:v>
                </c:pt>
                <c:pt idx="1590">
                  <c:v>-56.669173941816531</c:v>
                </c:pt>
                <c:pt idx="1591">
                  <c:v>-57.574543768580902</c:v>
                </c:pt>
                <c:pt idx="1592">
                  <c:v>-58.749497300602343</c:v>
                </c:pt>
                <c:pt idx="1593">
                  <c:v>-59.494408344665253</c:v>
                </c:pt>
                <c:pt idx="1594">
                  <c:v>-59.608700868473413</c:v>
                </c:pt>
                <c:pt idx="1595">
                  <c:v>-58.980404282577183</c:v>
                </c:pt>
                <c:pt idx="1596">
                  <c:v>-57.290028177830528</c:v>
                </c:pt>
                <c:pt idx="1597">
                  <c:v>-55.682156528109658</c:v>
                </c:pt>
                <c:pt idx="1598">
                  <c:v>-54.558858853942766</c:v>
                </c:pt>
                <c:pt idx="1599">
                  <c:v>-53.562955728701724</c:v>
                </c:pt>
                <c:pt idx="1600">
                  <c:v>-52.840631008711455</c:v>
                </c:pt>
                <c:pt idx="1601">
                  <c:v>-51.938929068767948</c:v>
                </c:pt>
                <c:pt idx="1602">
                  <c:v>-50.62336741068814</c:v>
                </c:pt>
                <c:pt idx="1603">
                  <c:v>-48.146094921219309</c:v>
                </c:pt>
                <c:pt idx="1604">
                  <c:v>-44.515813448647116</c:v>
                </c:pt>
                <c:pt idx="1605">
                  <c:v>-40.431089266667527</c:v>
                </c:pt>
                <c:pt idx="1606">
                  <c:v>-39.402876719818998</c:v>
                </c:pt>
                <c:pt idx="1607">
                  <c:v>-42.63101567240772</c:v>
                </c:pt>
                <c:pt idx="1608">
                  <c:v>-44.383121751503047</c:v>
                </c:pt>
                <c:pt idx="1609">
                  <c:v>-45.676889590205747</c:v>
                </c:pt>
                <c:pt idx="1610">
                  <c:v>-43.588817019454027</c:v>
                </c:pt>
                <c:pt idx="1611">
                  <c:v>-39.319860627857615</c:v>
                </c:pt>
                <c:pt idx="1612">
                  <c:v>-33.279741570716183</c:v>
                </c:pt>
                <c:pt idx="1613">
                  <c:v>-25.75090759192916</c:v>
                </c:pt>
                <c:pt idx="1614">
                  <c:v>-16.128460018321274</c:v>
                </c:pt>
                <c:pt idx="1615">
                  <c:v>-5.7111809808314868</c:v>
                </c:pt>
                <c:pt idx="1616">
                  <c:v>11.077484366626388</c:v>
                </c:pt>
                <c:pt idx="1617">
                  <c:v>24.951240859182093</c:v>
                </c:pt>
                <c:pt idx="1618">
                  <c:v>38.880121278991886</c:v>
                </c:pt>
                <c:pt idx="1619">
                  <c:v>48.943551878608041</c:v>
                </c:pt>
                <c:pt idx="1620">
                  <c:v>51.629280240083716</c:v>
                </c:pt>
                <c:pt idx="1621">
                  <c:v>54.786864495747096</c:v>
                </c:pt>
                <c:pt idx="1622">
                  <c:v>58.463141515195495</c:v>
                </c:pt>
                <c:pt idx="1623">
                  <c:v>58.560931111721892</c:v>
                </c:pt>
                <c:pt idx="1624">
                  <c:v>60.277981875387042</c:v>
                </c:pt>
                <c:pt idx="1625">
                  <c:v>62.544115218369242</c:v>
                </c:pt>
                <c:pt idx="1626">
                  <c:v>64.119580230707641</c:v>
                </c:pt>
                <c:pt idx="1627">
                  <c:v>65.574253040768269</c:v>
                </c:pt>
                <c:pt idx="1628">
                  <c:v>67.598822856931704</c:v>
                </c:pt>
                <c:pt idx="1629">
                  <c:v>69.021506395475768</c:v>
                </c:pt>
                <c:pt idx="1630">
                  <c:v>70.158720431848863</c:v>
                </c:pt>
                <c:pt idx="1631">
                  <c:v>70.855568630674284</c:v>
                </c:pt>
                <c:pt idx="1632">
                  <c:v>70.809015339965498</c:v>
                </c:pt>
                <c:pt idx="1633">
                  <c:v>70.112829797575827</c:v>
                </c:pt>
                <c:pt idx="1634">
                  <c:v>69.586516823217536</c:v>
                </c:pt>
                <c:pt idx="1635">
                  <c:v>69.118665725285567</c:v>
                </c:pt>
                <c:pt idx="1636">
                  <c:v>69.398299803390017</c:v>
                </c:pt>
                <c:pt idx="1637">
                  <c:v>69.998650705211418</c:v>
                </c:pt>
                <c:pt idx="1638">
                  <c:v>69.912688551108431</c:v>
                </c:pt>
                <c:pt idx="1639">
                  <c:v>69.193484662032688</c:v>
                </c:pt>
                <c:pt idx="1640">
                  <c:v>67.771409303915277</c:v>
                </c:pt>
                <c:pt idx="1641">
                  <c:v>67.249212048390504</c:v>
                </c:pt>
                <c:pt idx="1642">
                  <c:v>67.51260844606675</c:v>
                </c:pt>
                <c:pt idx="1643">
                  <c:v>69.274876956053745</c:v>
                </c:pt>
                <c:pt idx="1644">
                  <c:v>71.47654605079633</c:v>
                </c:pt>
                <c:pt idx="1645">
                  <c:v>72.988035598143881</c:v>
                </c:pt>
                <c:pt idx="1646">
                  <c:v>73.841476345278608</c:v>
                </c:pt>
                <c:pt idx="1647">
                  <c:v>73.037347568394424</c:v>
                </c:pt>
                <c:pt idx="1648">
                  <c:v>70.067832484149008</c:v>
                </c:pt>
                <c:pt idx="1649">
                  <c:v>67.534082250185065</c:v>
                </c:pt>
                <c:pt idx="1650">
                  <c:v>68.164939122622215</c:v>
                </c:pt>
                <c:pt idx="1651">
                  <c:v>71.130926959114589</c:v>
                </c:pt>
                <c:pt idx="1652">
                  <c:v>74.551358568359419</c:v>
                </c:pt>
                <c:pt idx="1653">
                  <c:v>76.129789701204302</c:v>
                </c:pt>
                <c:pt idx="1654">
                  <c:v>71.635005266729749</c:v>
                </c:pt>
                <c:pt idx="1655">
                  <c:v>58.615454827985339</c:v>
                </c:pt>
                <c:pt idx="1656">
                  <c:v>30.131374002826806</c:v>
                </c:pt>
                <c:pt idx="1657">
                  <c:v>2.5420730147260757</c:v>
                </c:pt>
                <c:pt idx="1658">
                  <c:v>-1.0713280070642355</c:v>
                </c:pt>
                <c:pt idx="1659">
                  <c:v>14.790736250494406</c:v>
                </c:pt>
                <c:pt idx="1660">
                  <c:v>28.752256388488316</c:v>
                </c:pt>
                <c:pt idx="1661">
                  <c:v>29.761444035418961</c:v>
                </c:pt>
                <c:pt idx="1662">
                  <c:v>17.266283835570199</c:v>
                </c:pt>
                <c:pt idx="1663">
                  <c:v>-0.13238657103663487</c:v>
                </c:pt>
                <c:pt idx="1664">
                  <c:v>-15.150474993106808</c:v>
                </c:pt>
                <c:pt idx="1665">
                  <c:v>-25.343936299718983</c:v>
                </c:pt>
                <c:pt idx="1666">
                  <c:v>-31.865182321268545</c:v>
                </c:pt>
                <c:pt idx="1667">
                  <c:v>-38.362146595527143</c:v>
                </c:pt>
                <c:pt idx="1668">
                  <c:v>-44.446775638432143</c:v>
                </c:pt>
                <c:pt idx="1669">
                  <c:v>-50.099606076391069</c:v>
                </c:pt>
                <c:pt idx="1670">
                  <c:v>-55.066453804431418</c:v>
                </c:pt>
                <c:pt idx="1671">
                  <c:v>-58.050069111977237</c:v>
                </c:pt>
                <c:pt idx="1672">
                  <c:v>-59.661370892861214</c:v>
                </c:pt>
                <c:pt idx="1673">
                  <c:v>-59.967594363250399</c:v>
                </c:pt>
                <c:pt idx="1674">
                  <c:v>-60.242867226622984</c:v>
                </c:pt>
                <c:pt idx="1675">
                  <c:v>-60.585540372456791</c:v>
                </c:pt>
                <c:pt idx="1676">
                  <c:v>-60.937773579220661</c:v>
                </c:pt>
                <c:pt idx="1677">
                  <c:v>-62.460004083427094</c:v>
                </c:pt>
                <c:pt idx="1678">
                  <c:v>-63.737894116975816</c:v>
                </c:pt>
                <c:pt idx="1679">
                  <c:v>-64.994725026673791</c:v>
                </c:pt>
                <c:pt idx="1680">
                  <c:v>-65.990198863970974</c:v>
                </c:pt>
                <c:pt idx="1681">
                  <c:v>-66.549577802603494</c:v>
                </c:pt>
                <c:pt idx="1682">
                  <c:v>-66.324741129357662</c:v>
                </c:pt>
                <c:pt idx="1683">
                  <c:v>-65.670094628609448</c:v>
                </c:pt>
                <c:pt idx="1684">
                  <c:v>-64.743421808226032</c:v>
                </c:pt>
                <c:pt idx="1685">
                  <c:v>-63.339457139043006</c:v>
                </c:pt>
                <c:pt idx="1686">
                  <c:v>-62.401103823969805</c:v>
                </c:pt>
                <c:pt idx="1687">
                  <c:v>-60.463325493089506</c:v>
                </c:pt>
                <c:pt idx="1688">
                  <c:v>-59.953639192465332</c:v>
                </c:pt>
                <c:pt idx="1689">
                  <c:v>-60.087116137279466</c:v>
                </c:pt>
                <c:pt idx="1690">
                  <c:v>-59.739924304461248</c:v>
                </c:pt>
                <c:pt idx="1691">
                  <c:v>-59.458142988071039</c:v>
                </c:pt>
                <c:pt idx="1692">
                  <c:v>-58.536338595566995</c:v>
                </c:pt>
                <c:pt idx="1693">
                  <c:v>-56.387002096360632</c:v>
                </c:pt>
                <c:pt idx="1694">
                  <c:v>-53.376432737238041</c:v>
                </c:pt>
                <c:pt idx="1695">
                  <c:v>-49.542442247125877</c:v>
                </c:pt>
                <c:pt idx="1696">
                  <c:v>-50.434569903812999</c:v>
                </c:pt>
                <c:pt idx="1697">
                  <c:v>-55.072721106589256</c:v>
                </c:pt>
                <c:pt idx="1698">
                  <c:v>-61.415387193342163</c:v>
                </c:pt>
                <c:pt idx="1699">
                  <c:v>-64.146158329737332</c:v>
                </c:pt>
                <c:pt idx="1700">
                  <c:v>-67.107091415451322</c:v>
                </c:pt>
                <c:pt idx="1701">
                  <c:v>-65.639871961171352</c:v>
                </c:pt>
                <c:pt idx="1702">
                  <c:v>-62.327791175991905</c:v>
                </c:pt>
                <c:pt idx="1703">
                  <c:v>-53.643317414257993</c:v>
                </c:pt>
                <c:pt idx="1704">
                  <c:v>-45.07955653201217</c:v>
                </c:pt>
                <c:pt idx="1705">
                  <c:v>-29.172009809313426</c:v>
                </c:pt>
                <c:pt idx="1706">
                  <c:v>-14.25039205026842</c:v>
                </c:pt>
                <c:pt idx="1707">
                  <c:v>5.6860360158127792</c:v>
                </c:pt>
                <c:pt idx="1708">
                  <c:v>15.00960681317404</c:v>
                </c:pt>
                <c:pt idx="1709">
                  <c:v>27.42080220594411</c:v>
                </c:pt>
                <c:pt idx="1710">
                  <c:v>36.934183466948291</c:v>
                </c:pt>
                <c:pt idx="1711">
                  <c:v>45.594719129568993</c:v>
                </c:pt>
                <c:pt idx="1712">
                  <c:v>57.759807277978453</c:v>
                </c:pt>
                <c:pt idx="1713">
                  <c:v>65.455575292151707</c:v>
                </c:pt>
                <c:pt idx="1714">
                  <c:v>65.979158892083731</c:v>
                </c:pt>
                <c:pt idx="1715">
                  <c:v>66.361454525021031</c:v>
                </c:pt>
                <c:pt idx="1716">
                  <c:v>66.035993471353493</c:v>
                </c:pt>
                <c:pt idx="1717">
                  <c:v>64.997205431856273</c:v>
                </c:pt>
                <c:pt idx="1718">
                  <c:v>64.967533895695098</c:v>
                </c:pt>
                <c:pt idx="1719">
                  <c:v>64.297309858736767</c:v>
                </c:pt>
                <c:pt idx="1720">
                  <c:v>64.518075294600209</c:v>
                </c:pt>
                <c:pt idx="1721">
                  <c:v>63.389821109958397</c:v>
                </c:pt>
                <c:pt idx="1722">
                  <c:v>64.833973566951272</c:v>
                </c:pt>
                <c:pt idx="1723">
                  <c:v>64.944030998354108</c:v>
                </c:pt>
                <c:pt idx="1724">
                  <c:v>66.018650403011904</c:v>
                </c:pt>
                <c:pt idx="1725">
                  <c:v>66.040533590746648</c:v>
                </c:pt>
                <c:pt idx="1726">
                  <c:v>66.759653071540058</c:v>
                </c:pt>
                <c:pt idx="1727">
                  <c:v>67.413342160945774</c:v>
                </c:pt>
                <c:pt idx="1728">
                  <c:v>67.551441762803449</c:v>
                </c:pt>
                <c:pt idx="1729">
                  <c:v>65.778366052115317</c:v>
                </c:pt>
                <c:pt idx="1730">
                  <c:v>64.778148482874656</c:v>
                </c:pt>
                <c:pt idx="1731">
                  <c:v>63.415930266628706</c:v>
                </c:pt>
                <c:pt idx="1732">
                  <c:v>64.416558364643365</c:v>
                </c:pt>
                <c:pt idx="1733">
                  <c:v>66.055532832160296</c:v>
                </c:pt>
                <c:pt idx="1734">
                  <c:v>68.259262994605791</c:v>
                </c:pt>
                <c:pt idx="1735">
                  <c:v>70.959524263534973</c:v>
                </c:pt>
                <c:pt idx="1736">
                  <c:v>72.915533308163859</c:v>
                </c:pt>
                <c:pt idx="1737">
                  <c:v>73.03993884371998</c:v>
                </c:pt>
                <c:pt idx="1738">
                  <c:v>70.544560691774706</c:v>
                </c:pt>
                <c:pt idx="1739">
                  <c:v>65.414585067493562</c:v>
                </c:pt>
                <c:pt idx="1740">
                  <c:v>58.865446478154929</c:v>
                </c:pt>
                <c:pt idx="1741">
                  <c:v>50.917673503097681</c:v>
                </c:pt>
                <c:pt idx="1742">
                  <c:v>43.15868789654845</c:v>
                </c:pt>
                <c:pt idx="1743">
                  <c:v>45.264025105589731</c:v>
                </c:pt>
                <c:pt idx="1744">
                  <c:v>44.729448899608997</c:v>
                </c:pt>
                <c:pt idx="1745">
                  <c:v>27.489367458953527</c:v>
                </c:pt>
                <c:pt idx="1746">
                  <c:v>10.025047641281907</c:v>
                </c:pt>
                <c:pt idx="1747">
                  <c:v>-0.59944016919634724</c:v>
                </c:pt>
                <c:pt idx="1748">
                  <c:v>-11.655379155563082</c:v>
                </c:pt>
                <c:pt idx="1749">
                  <c:v>-17.565007295877304</c:v>
                </c:pt>
                <c:pt idx="1750">
                  <c:v>-25.675212147654008</c:v>
                </c:pt>
                <c:pt idx="1751">
                  <c:v>-32.71643554309675</c:v>
                </c:pt>
                <c:pt idx="1752">
                  <c:v>-37.704666769426069</c:v>
                </c:pt>
                <c:pt idx="1753">
                  <c:v>-42.412140739436872</c:v>
                </c:pt>
                <c:pt idx="1754">
                  <c:v>-45.574843320313072</c:v>
                </c:pt>
                <c:pt idx="1755">
                  <c:v>-47.825324779872389</c:v>
                </c:pt>
                <c:pt idx="1756">
                  <c:v>-50.221255741100677</c:v>
                </c:pt>
                <c:pt idx="1757">
                  <c:v>-52.674915640102576</c:v>
                </c:pt>
                <c:pt idx="1758">
                  <c:v>-55.655888565539954</c:v>
                </c:pt>
                <c:pt idx="1759">
                  <c:v>-58.385950517562492</c:v>
                </c:pt>
                <c:pt idx="1760">
                  <c:v>-60.535492773371956</c:v>
                </c:pt>
                <c:pt idx="1761">
                  <c:v>-61.980914362153548</c:v>
                </c:pt>
                <c:pt idx="1762">
                  <c:v>-62.730546299184333</c:v>
                </c:pt>
                <c:pt idx="1763">
                  <c:v>-62.835483300985565</c:v>
                </c:pt>
                <c:pt idx="1764">
                  <c:v>-62.270086493852297</c:v>
                </c:pt>
                <c:pt idx="1765">
                  <c:v>-60.866882483703122</c:v>
                </c:pt>
                <c:pt idx="1766">
                  <c:v>-60.212683524993643</c:v>
                </c:pt>
                <c:pt idx="1767">
                  <c:v>-59.127848070153519</c:v>
                </c:pt>
                <c:pt idx="1768">
                  <c:v>-57.803829138089917</c:v>
                </c:pt>
                <c:pt idx="1769">
                  <c:v>-55.821551184818702</c:v>
                </c:pt>
                <c:pt idx="1770">
                  <c:v>-53.441130022573056</c:v>
                </c:pt>
                <c:pt idx="1771">
                  <c:v>-49.923096868230736</c:v>
                </c:pt>
                <c:pt idx="1772">
                  <c:v>-48.077016395665545</c:v>
                </c:pt>
                <c:pt idx="1773">
                  <c:v>-45.704266455588318</c:v>
                </c:pt>
                <c:pt idx="1774">
                  <c:v>-41.599377272331708</c:v>
                </c:pt>
                <c:pt idx="1775">
                  <c:v>-40.400434101764432</c:v>
                </c:pt>
                <c:pt idx="1776">
                  <c:v>-43.490179180479977</c:v>
                </c:pt>
                <c:pt idx="1777">
                  <c:v>-45.607470290659748</c:v>
                </c:pt>
                <c:pt idx="1778">
                  <c:v>-44.525998615430545</c:v>
                </c:pt>
                <c:pt idx="1779">
                  <c:v>-42.297607628292717</c:v>
                </c:pt>
                <c:pt idx="1780">
                  <c:v>-37.335310204368348</c:v>
                </c:pt>
                <c:pt idx="1781">
                  <c:v>-31.865488703084807</c:v>
                </c:pt>
                <c:pt idx="1782">
                  <c:v>-26.068043460140203</c:v>
                </c:pt>
                <c:pt idx="1783">
                  <c:v>-15.431862900104253</c:v>
                </c:pt>
                <c:pt idx="1784">
                  <c:v>-12.508256088966869</c:v>
                </c:pt>
                <c:pt idx="1785">
                  <c:v>-18.538310194661246</c:v>
                </c:pt>
                <c:pt idx="1786">
                  <c:v>-24.175124648566026</c:v>
                </c:pt>
                <c:pt idx="1787">
                  <c:v>-19.724700676968393</c:v>
                </c:pt>
                <c:pt idx="1788">
                  <c:v>-8.8082520264357314</c:v>
                </c:pt>
                <c:pt idx="1789">
                  <c:v>10.796269293380114</c:v>
                </c:pt>
                <c:pt idx="1790">
                  <c:v>34.983887943163801</c:v>
                </c:pt>
                <c:pt idx="1791">
                  <c:v>55.921795095290655</c:v>
                </c:pt>
                <c:pt idx="1792">
                  <c:v>62.060262196104418</c:v>
                </c:pt>
                <c:pt idx="1793">
                  <c:v>68.44911249542622</c:v>
                </c:pt>
                <c:pt idx="1794">
                  <c:v>70.468020978872275</c:v>
                </c:pt>
                <c:pt idx="1795">
                  <c:v>70.454813736906715</c:v>
                </c:pt>
                <c:pt idx="1796">
                  <c:v>69.810286080253832</c:v>
                </c:pt>
                <c:pt idx="1797">
                  <c:v>69.685134377537693</c:v>
                </c:pt>
                <c:pt idx="1798">
                  <c:v>69.914858501183517</c:v>
                </c:pt>
                <c:pt idx="1799">
                  <c:v>69.07200612011971</c:v>
                </c:pt>
                <c:pt idx="1800">
                  <c:v>69.105409149346698</c:v>
                </c:pt>
                <c:pt idx="1801">
                  <c:v>68.900587258439799</c:v>
                </c:pt>
                <c:pt idx="1802">
                  <c:v>69.583002797915285</c:v>
                </c:pt>
                <c:pt idx="1803">
                  <c:v>69.638250233707168</c:v>
                </c:pt>
                <c:pt idx="1804">
                  <c:v>69.604580729100036</c:v>
                </c:pt>
                <c:pt idx="1805">
                  <c:v>70.274309220979831</c:v>
                </c:pt>
                <c:pt idx="1806">
                  <c:v>70.703700791096921</c:v>
                </c:pt>
                <c:pt idx="1807">
                  <c:v>70.936171803883241</c:v>
                </c:pt>
                <c:pt idx="1808">
                  <c:v>71.960855028028831</c:v>
                </c:pt>
                <c:pt idx="1809">
                  <c:v>71.327155169933903</c:v>
                </c:pt>
                <c:pt idx="1810">
                  <c:v>70.825960880360128</c:v>
                </c:pt>
                <c:pt idx="1811">
                  <c:v>70.200036930429491</c:v>
                </c:pt>
                <c:pt idx="1812">
                  <c:v>69.655008633373384</c:v>
                </c:pt>
                <c:pt idx="1813">
                  <c:v>69.86136646657549</c:v>
                </c:pt>
                <c:pt idx="1814">
                  <c:v>70.577080437005847</c:v>
                </c:pt>
                <c:pt idx="1815">
                  <c:v>71.837333377927152</c:v>
                </c:pt>
                <c:pt idx="1816">
                  <c:v>75.598948886250398</c:v>
                </c:pt>
                <c:pt idx="1817">
                  <c:v>78.636508971499026</c:v>
                </c:pt>
                <c:pt idx="1818">
                  <c:v>82.474238849280297</c:v>
                </c:pt>
                <c:pt idx="1819">
                  <c:v>86.146138982345747</c:v>
                </c:pt>
                <c:pt idx="1820">
                  <c:v>82.774423557781716</c:v>
                </c:pt>
                <c:pt idx="1821">
                  <c:v>70.559503143344983</c:v>
                </c:pt>
                <c:pt idx="1822">
                  <c:v>53.24282979104656</c:v>
                </c:pt>
                <c:pt idx="1823">
                  <c:v>33.97781026738258</c:v>
                </c:pt>
                <c:pt idx="1824">
                  <c:v>18.106269774279536</c:v>
                </c:pt>
                <c:pt idx="1825">
                  <c:v>8.312684619359942</c:v>
                </c:pt>
                <c:pt idx="1826">
                  <c:v>9.0277616424877198</c:v>
                </c:pt>
                <c:pt idx="1827">
                  <c:v>18.595698363361503</c:v>
                </c:pt>
                <c:pt idx="1828">
                  <c:v>21.002864162418227</c:v>
                </c:pt>
                <c:pt idx="1829">
                  <c:v>24.663077607870921</c:v>
                </c:pt>
                <c:pt idx="1830">
                  <c:v>12.823215843981087</c:v>
                </c:pt>
                <c:pt idx="1831">
                  <c:v>-8.8330117440570302</c:v>
                </c:pt>
                <c:pt idx="1832">
                  <c:v>-19.005155912511466</c:v>
                </c:pt>
                <c:pt idx="1833">
                  <c:v>-25.214201326357447</c:v>
                </c:pt>
                <c:pt idx="1834">
                  <c:v>-32.391294982813726</c:v>
                </c:pt>
                <c:pt idx="1835">
                  <c:v>-38.040786855518832</c:v>
                </c:pt>
                <c:pt idx="1836">
                  <c:v>-43.681004548011508</c:v>
                </c:pt>
                <c:pt idx="1837">
                  <c:v>-48.104272614975642</c:v>
                </c:pt>
                <c:pt idx="1838">
                  <c:v>-51.399536975984319</c:v>
                </c:pt>
                <c:pt idx="1839">
                  <c:v>-54.47148193101053</c:v>
                </c:pt>
                <c:pt idx="1840">
                  <c:v>-56.713642963045046</c:v>
                </c:pt>
                <c:pt idx="1841">
                  <c:v>-58.675627836151207</c:v>
                </c:pt>
                <c:pt idx="1842">
                  <c:v>-60.538345890399157</c:v>
                </c:pt>
                <c:pt idx="1843">
                  <c:v>-61.60681627687589</c:v>
                </c:pt>
                <c:pt idx="1844">
                  <c:v>-63.002511359130253</c:v>
                </c:pt>
                <c:pt idx="1845">
                  <c:v>-64.146812696364364</c:v>
                </c:pt>
                <c:pt idx="1846">
                  <c:v>-64.234143964928421</c:v>
                </c:pt>
                <c:pt idx="1847">
                  <c:v>-63.934544027476612</c:v>
                </c:pt>
                <c:pt idx="1848">
                  <c:v>-62.351855960788569</c:v>
                </c:pt>
                <c:pt idx="1849">
                  <c:v>-60.91073122890738</c:v>
                </c:pt>
                <c:pt idx="1850">
                  <c:v>-59.131884414749386</c:v>
                </c:pt>
                <c:pt idx="1851">
                  <c:v>-57.650028101940201</c:v>
                </c:pt>
                <c:pt idx="1852">
                  <c:v>-56.282526878532529</c:v>
                </c:pt>
                <c:pt idx="1853">
                  <c:v>-55.047757277706346</c:v>
                </c:pt>
                <c:pt idx="1854">
                  <c:v>-54.314411408864608</c:v>
                </c:pt>
                <c:pt idx="1855">
                  <c:v>-52.449002835649182</c:v>
                </c:pt>
                <c:pt idx="1856">
                  <c:v>-50.648529514714475</c:v>
                </c:pt>
                <c:pt idx="1857">
                  <c:v>-49.983863341459909</c:v>
                </c:pt>
                <c:pt idx="1858">
                  <c:v>-46.034963818240954</c:v>
                </c:pt>
                <c:pt idx="1859">
                  <c:v>-42.310565208126867</c:v>
                </c:pt>
                <c:pt idx="1860">
                  <c:v>-39.481184733015056</c:v>
                </c:pt>
                <c:pt idx="1861">
                  <c:v>-32.366703930784695</c:v>
                </c:pt>
                <c:pt idx="1862">
                  <c:v>-25.258941518078455</c:v>
                </c:pt>
                <c:pt idx="1863">
                  <c:v>-19.857428811345592</c:v>
                </c:pt>
                <c:pt idx="1864">
                  <c:v>-15.643532344633478</c:v>
                </c:pt>
                <c:pt idx="1865">
                  <c:v>-6.7265985939935193</c:v>
                </c:pt>
                <c:pt idx="1866">
                  <c:v>-19.714856848091149</c:v>
                </c:pt>
                <c:pt idx="1867">
                  <c:v>-20.629983780375095</c:v>
                </c:pt>
                <c:pt idx="1868">
                  <c:v>-14.083748150506995</c:v>
                </c:pt>
                <c:pt idx="1869">
                  <c:v>-12.434741951395784</c:v>
                </c:pt>
                <c:pt idx="1870">
                  <c:v>8.0117015360491521</c:v>
                </c:pt>
                <c:pt idx="1871">
                  <c:v>44.394838795021016</c:v>
                </c:pt>
                <c:pt idx="1872">
                  <c:v>55.391044755818761</c:v>
                </c:pt>
                <c:pt idx="1873">
                  <c:v>63.256493377359035</c:v>
                </c:pt>
                <c:pt idx="1874">
                  <c:v>57.463800733998461</c:v>
                </c:pt>
                <c:pt idx="1875">
                  <c:v>52.918379162438768</c:v>
                </c:pt>
                <c:pt idx="1876">
                  <c:v>49.417002302602349</c:v>
                </c:pt>
                <c:pt idx="1877">
                  <c:v>46.849545677678492</c:v>
                </c:pt>
                <c:pt idx="1878">
                  <c:v>46.691115659479351</c:v>
                </c:pt>
                <c:pt idx="1879">
                  <c:v>50.275079388283658</c:v>
                </c:pt>
                <c:pt idx="1880">
                  <c:v>52.930404925273521</c:v>
                </c:pt>
                <c:pt idx="1881">
                  <c:v>53.7020406466143</c:v>
                </c:pt>
                <c:pt idx="1882">
                  <c:v>54.486635530725387</c:v>
                </c:pt>
                <c:pt idx="1883">
                  <c:v>55.622046621391831</c:v>
                </c:pt>
                <c:pt idx="1884">
                  <c:v>53.859850685565583</c:v>
                </c:pt>
                <c:pt idx="1885">
                  <c:v>52.125504388976189</c:v>
                </c:pt>
                <c:pt idx="1886">
                  <c:v>51.69764470807808</c:v>
                </c:pt>
                <c:pt idx="1887">
                  <c:v>51.870958452683496</c:v>
                </c:pt>
                <c:pt idx="1888">
                  <c:v>53.670446187085808</c:v>
                </c:pt>
                <c:pt idx="1889">
                  <c:v>56.268570846578669</c:v>
                </c:pt>
                <c:pt idx="1890">
                  <c:v>57.474015454994856</c:v>
                </c:pt>
                <c:pt idx="1891">
                  <c:v>58.037904714242686</c:v>
                </c:pt>
                <c:pt idx="1892">
                  <c:v>59.652567359870027</c:v>
                </c:pt>
                <c:pt idx="1893">
                  <c:v>59.251258969835462</c:v>
                </c:pt>
                <c:pt idx="1894">
                  <c:v>59.34718206507219</c:v>
                </c:pt>
                <c:pt idx="1895">
                  <c:v>57.752135068152157</c:v>
                </c:pt>
                <c:pt idx="1896">
                  <c:v>55.821645820117745</c:v>
                </c:pt>
                <c:pt idx="1897">
                  <c:v>54.253968531219314</c:v>
                </c:pt>
                <c:pt idx="1898">
                  <c:v>53.785163325682184</c:v>
                </c:pt>
                <c:pt idx="1899">
                  <c:v>57.432708330924392</c:v>
                </c:pt>
                <c:pt idx="1900">
                  <c:v>63.552146609250137</c:v>
                </c:pt>
                <c:pt idx="1901">
                  <c:v>69.763498680725391</c:v>
                </c:pt>
                <c:pt idx="1902">
                  <c:v>73.052257878009158</c:v>
                </c:pt>
                <c:pt idx="1903">
                  <c:v>72.436820363732352</c:v>
                </c:pt>
                <c:pt idx="1904">
                  <c:v>80.62087720883865</c:v>
                </c:pt>
                <c:pt idx="1905">
                  <c:v>83.333545440529704</c:v>
                </c:pt>
                <c:pt idx="1906">
                  <c:v>66.029705789065147</c:v>
                </c:pt>
                <c:pt idx="1907">
                  <c:v>43.080115982289541</c:v>
                </c:pt>
                <c:pt idx="1908">
                  <c:v>27.85770457636124</c:v>
                </c:pt>
                <c:pt idx="1909">
                  <c:v>23.283833590588479</c:v>
                </c:pt>
                <c:pt idx="1910">
                  <c:v>19.166948001238151</c:v>
                </c:pt>
                <c:pt idx="1911">
                  <c:v>16.775756364080017</c:v>
                </c:pt>
                <c:pt idx="1912">
                  <c:v>9.1950280609692889</c:v>
                </c:pt>
                <c:pt idx="1913">
                  <c:v>-4.2804920617757887</c:v>
                </c:pt>
                <c:pt idx="1914">
                  <c:v>-18.190333361566601</c:v>
                </c:pt>
                <c:pt idx="1915">
                  <c:v>-29.005707409595882</c:v>
                </c:pt>
                <c:pt idx="1916">
                  <c:v>-36.275468065477014</c:v>
                </c:pt>
                <c:pt idx="1917">
                  <c:v>-42.439199155614546</c:v>
                </c:pt>
                <c:pt idx="1918">
                  <c:v>-46.222918197957377</c:v>
                </c:pt>
                <c:pt idx="1919">
                  <c:v>-49.047448499811388</c:v>
                </c:pt>
                <c:pt idx="1920">
                  <c:v>-49.866183436152482</c:v>
                </c:pt>
                <c:pt idx="1921">
                  <c:v>-53.543551055924802</c:v>
                </c:pt>
                <c:pt idx="1922">
                  <c:v>-55.632788586420745</c:v>
                </c:pt>
                <c:pt idx="1923">
                  <c:v>-59.115175091652347</c:v>
                </c:pt>
                <c:pt idx="1924">
                  <c:v>-62.092562384641106</c:v>
                </c:pt>
                <c:pt idx="1925">
                  <c:v>-65.258453410090411</c:v>
                </c:pt>
                <c:pt idx="1926">
                  <c:v>-66.695605101390768</c:v>
                </c:pt>
                <c:pt idx="1927">
                  <c:v>-66.86425021379732</c:v>
                </c:pt>
                <c:pt idx="1928">
                  <c:v>-65.950629801012241</c:v>
                </c:pt>
                <c:pt idx="1929">
                  <c:v>-65.793958500117029</c:v>
                </c:pt>
                <c:pt idx="1930">
                  <c:v>-65.337978404439966</c:v>
                </c:pt>
                <c:pt idx="1931">
                  <c:v>-64.611181313957189</c:v>
                </c:pt>
                <c:pt idx="1932">
                  <c:v>-64.161618881695986</c:v>
                </c:pt>
                <c:pt idx="1933">
                  <c:v>-63.172861823077596</c:v>
                </c:pt>
                <c:pt idx="1934">
                  <c:v>-62.143499154485056</c:v>
                </c:pt>
                <c:pt idx="1935">
                  <c:v>-61.254880848005875</c:v>
                </c:pt>
                <c:pt idx="1936">
                  <c:v>-60.470992313128662</c:v>
                </c:pt>
                <c:pt idx="1937">
                  <c:v>-58.643360548552998</c:v>
                </c:pt>
                <c:pt idx="1938">
                  <c:v>-55.56910235885519</c:v>
                </c:pt>
                <c:pt idx="1939">
                  <c:v>-50.835099414082251</c:v>
                </c:pt>
                <c:pt idx="1940">
                  <c:v>-45.860607470110736</c:v>
                </c:pt>
                <c:pt idx="1941">
                  <c:v>-43.698565032524087</c:v>
                </c:pt>
                <c:pt idx="1942">
                  <c:v>-39.538492860683419</c:v>
                </c:pt>
                <c:pt idx="1943">
                  <c:v>-42.289124203473939</c:v>
                </c:pt>
                <c:pt idx="1944">
                  <c:v>-48.341720449903271</c:v>
                </c:pt>
                <c:pt idx="1945">
                  <c:v>-54.61080205390649</c:v>
                </c:pt>
                <c:pt idx="1946">
                  <c:v>-53.138489939488593</c:v>
                </c:pt>
                <c:pt idx="1947">
                  <c:v>-51.241387608636813</c:v>
                </c:pt>
                <c:pt idx="1948">
                  <c:v>-52.947600195768551</c:v>
                </c:pt>
                <c:pt idx="1949">
                  <c:v>-54.648724634969462</c:v>
                </c:pt>
                <c:pt idx="1950">
                  <c:v>-53.084830834284745</c:v>
                </c:pt>
                <c:pt idx="1951">
                  <c:v>-55.573792657006912</c:v>
                </c:pt>
                <c:pt idx="1952">
                  <c:v>-46.219901845198486</c:v>
                </c:pt>
                <c:pt idx="1953">
                  <c:v>-42.963718434247795</c:v>
                </c:pt>
                <c:pt idx="1954">
                  <c:v>-50.363558912689413</c:v>
                </c:pt>
                <c:pt idx="1955">
                  <c:v>-60.853193200510027</c:v>
                </c:pt>
                <c:pt idx="1956">
                  <c:v>-67.744635726520841</c:v>
                </c:pt>
                <c:pt idx="1957">
                  <c:v>-71.965450187411832</c:v>
                </c:pt>
                <c:pt idx="1958">
                  <c:v>-78.744668994719376</c:v>
                </c:pt>
                <c:pt idx="1959">
                  <c:v>-76.158022175358255</c:v>
                </c:pt>
                <c:pt idx="1960">
                  <c:v>-72.154188531542871</c:v>
                </c:pt>
                <c:pt idx="1961">
                  <c:v>-69.266289050489974</c:v>
                </c:pt>
                <c:pt idx="1962">
                  <c:v>-67.223364729644885</c:v>
                </c:pt>
                <c:pt idx="1963">
                  <c:v>-67.360600838255067</c:v>
                </c:pt>
                <c:pt idx="1964">
                  <c:v>-66.318543684174415</c:v>
                </c:pt>
                <c:pt idx="1965">
                  <c:v>-63.361387046861736</c:v>
                </c:pt>
                <c:pt idx="1966">
                  <c:v>-59.897361349399034</c:v>
                </c:pt>
                <c:pt idx="1967">
                  <c:v>-56.39110965730611</c:v>
                </c:pt>
                <c:pt idx="1968">
                  <c:v>-51.623972130249541</c:v>
                </c:pt>
                <c:pt idx="1969">
                  <c:v>-46.850721018874481</c:v>
                </c:pt>
                <c:pt idx="1970">
                  <c:v>-42.554057412527854</c:v>
                </c:pt>
                <c:pt idx="1971">
                  <c:v>-41.015314383394973</c:v>
                </c:pt>
                <c:pt idx="1972">
                  <c:v>-38.121993849836038</c:v>
                </c:pt>
                <c:pt idx="1973">
                  <c:v>-37.943801486661002</c:v>
                </c:pt>
                <c:pt idx="1974">
                  <c:v>-38.888994463738136</c:v>
                </c:pt>
                <c:pt idx="1975">
                  <c:v>-42.906911344430902</c:v>
                </c:pt>
                <c:pt idx="1976">
                  <c:v>-48.510038551558978</c:v>
                </c:pt>
                <c:pt idx="1977">
                  <c:v>-48.491867676836705</c:v>
                </c:pt>
                <c:pt idx="1978">
                  <c:v>-45.621562721976744</c:v>
                </c:pt>
                <c:pt idx="1979">
                  <c:v>-49.90336523052801</c:v>
                </c:pt>
                <c:pt idx="1980">
                  <c:v>-55.882167581062433</c:v>
                </c:pt>
                <c:pt idx="1981">
                  <c:v>-51.319438603868257</c:v>
                </c:pt>
                <c:pt idx="1982">
                  <c:v>-44.706801067540916</c:v>
                </c:pt>
                <c:pt idx="1983">
                  <c:v>-32.739263348705336</c:v>
                </c:pt>
                <c:pt idx="1984">
                  <c:v>-23.874478596672379</c:v>
                </c:pt>
                <c:pt idx="1985">
                  <c:v>-33.710229311558003</c:v>
                </c:pt>
                <c:pt idx="1986">
                  <c:v>-40.689736065926319</c:v>
                </c:pt>
                <c:pt idx="1987">
                  <c:v>-64.719135494302634</c:v>
                </c:pt>
                <c:pt idx="1988">
                  <c:v>-67.949977669280685</c:v>
                </c:pt>
                <c:pt idx="1989">
                  <c:v>-72.502420268047729</c:v>
                </c:pt>
                <c:pt idx="1990">
                  <c:v>-60.674450994448094</c:v>
                </c:pt>
                <c:pt idx="1991">
                  <c:v>-44.221801392987089</c:v>
                </c:pt>
                <c:pt idx="1992">
                  <c:v>-41.227288334913382</c:v>
                </c:pt>
                <c:pt idx="1993">
                  <c:v>-42.128811913901593</c:v>
                </c:pt>
                <c:pt idx="1994">
                  <c:v>-42.365936799138446</c:v>
                </c:pt>
                <c:pt idx="1995">
                  <c:v>-46.04303078604228</c:v>
                </c:pt>
                <c:pt idx="1996">
                  <c:v>-66.507241053661133</c:v>
                </c:pt>
                <c:pt idx="1997">
                  <c:v>-64.652078909524604</c:v>
                </c:pt>
                <c:pt idx="1998">
                  <c:v>-65.920183733649765</c:v>
                </c:pt>
                <c:pt idx="1999">
                  <c:v>-47.347174241423517</c:v>
                </c:pt>
                <c:pt idx="2000">
                  <c:v>-48.830279690125295</c:v>
                </c:pt>
                <c:pt idx="2001">
                  <c:v>-51.825665924570544</c:v>
                </c:pt>
                <c:pt idx="2002">
                  <c:v>-56.049595835923434</c:v>
                </c:pt>
                <c:pt idx="2003">
                  <c:v>-59.866538623412744</c:v>
                </c:pt>
                <c:pt idx="2004">
                  <c:v>-56.356599680996325</c:v>
                </c:pt>
                <c:pt idx="2005">
                  <c:v>-39.414167080327339</c:v>
                </c:pt>
                <c:pt idx="2006">
                  <c:v>-13.461736707200519</c:v>
                </c:pt>
                <c:pt idx="2007">
                  <c:v>-21.225993354717691</c:v>
                </c:pt>
                <c:pt idx="2008">
                  <c:v>-40.30243923134131</c:v>
                </c:pt>
                <c:pt idx="2009">
                  <c:v>-46.428817121680936</c:v>
                </c:pt>
                <c:pt idx="2010">
                  <c:v>-50.837492801899884</c:v>
                </c:pt>
                <c:pt idx="2011">
                  <c:v>-55.183234938504462</c:v>
                </c:pt>
                <c:pt idx="2012">
                  <c:v>-62.928256281939035</c:v>
                </c:pt>
                <c:pt idx="2013">
                  <c:v>-64.958108684832979</c:v>
                </c:pt>
                <c:pt idx="2014">
                  <c:v>-63.946665790626561</c:v>
                </c:pt>
                <c:pt idx="2015">
                  <c:v>-59.515683540976582</c:v>
                </c:pt>
                <c:pt idx="2016">
                  <c:v>-51.550195650730323</c:v>
                </c:pt>
                <c:pt idx="2017">
                  <c:v>-47.435470980258671</c:v>
                </c:pt>
                <c:pt idx="2018">
                  <c:v>-49.366308778106365</c:v>
                </c:pt>
                <c:pt idx="2019">
                  <c:v>-50.380433462961612</c:v>
                </c:pt>
                <c:pt idx="2020">
                  <c:v>-51.396498773353031</c:v>
                </c:pt>
                <c:pt idx="2021">
                  <c:v>-52.576429898774023</c:v>
                </c:pt>
                <c:pt idx="2022">
                  <c:v>-53.169712935352059</c:v>
                </c:pt>
                <c:pt idx="2023">
                  <c:v>-51.674763868104996</c:v>
                </c:pt>
                <c:pt idx="2024">
                  <c:v>-52.302243188896284</c:v>
                </c:pt>
                <c:pt idx="2025">
                  <c:v>-52.037945442992424</c:v>
                </c:pt>
                <c:pt idx="2026">
                  <c:v>-50.109210980154288</c:v>
                </c:pt>
                <c:pt idx="2027">
                  <c:v>-47.565825755801669</c:v>
                </c:pt>
                <c:pt idx="2028">
                  <c:v>-45.330445426197308</c:v>
                </c:pt>
                <c:pt idx="2029">
                  <c:v>-43.368122515867384</c:v>
                </c:pt>
                <c:pt idx="2030">
                  <c:v>-43.881329717199897</c:v>
                </c:pt>
                <c:pt idx="2031">
                  <c:v>-44.193169669803645</c:v>
                </c:pt>
                <c:pt idx="2032">
                  <c:v>-45.092942314065446</c:v>
                </c:pt>
                <c:pt idx="2033">
                  <c:v>-44.210940905536198</c:v>
                </c:pt>
                <c:pt idx="2034">
                  <c:v>-45.031871677319259</c:v>
                </c:pt>
                <c:pt idx="2035">
                  <c:v>-45.429649117436782</c:v>
                </c:pt>
                <c:pt idx="2036">
                  <c:v>-45.746117083093033</c:v>
                </c:pt>
                <c:pt idx="2037">
                  <c:v>-43.098492919666498</c:v>
                </c:pt>
                <c:pt idx="2038">
                  <c:v>-40.563927995626898</c:v>
                </c:pt>
                <c:pt idx="2039">
                  <c:v>-39.673098448564751</c:v>
                </c:pt>
                <c:pt idx="2040">
                  <c:v>-41.729890503412257</c:v>
                </c:pt>
                <c:pt idx="2041">
                  <c:v>-43.246999615965429</c:v>
                </c:pt>
                <c:pt idx="2042">
                  <c:v>-43.84483800899752</c:v>
                </c:pt>
                <c:pt idx="2043">
                  <c:v>-44.591057113139343</c:v>
                </c:pt>
                <c:pt idx="2044">
                  <c:v>-45.183695108391028</c:v>
                </c:pt>
                <c:pt idx="2045">
                  <c:v>-46.672183920580721</c:v>
                </c:pt>
                <c:pt idx="2046">
                  <c:v>-47.046488645612932</c:v>
                </c:pt>
                <c:pt idx="2047">
                  <c:v>-45.819308197152132</c:v>
                </c:pt>
                <c:pt idx="2048">
                  <c:v>-44.18561266996393</c:v>
                </c:pt>
                <c:pt idx="2049">
                  <c:v>-44.381672316827682</c:v>
                </c:pt>
                <c:pt idx="2050">
                  <c:v>-46.43403963516414</c:v>
                </c:pt>
                <c:pt idx="2051">
                  <c:v>-47.726630366172131</c:v>
                </c:pt>
                <c:pt idx="2052">
                  <c:v>-45.987916987150697</c:v>
                </c:pt>
                <c:pt idx="2053">
                  <c:v>-39.072127861080766</c:v>
                </c:pt>
                <c:pt idx="2054">
                  <c:v>-33.589516186190458</c:v>
                </c:pt>
                <c:pt idx="2055">
                  <c:v>-42.049147260247899</c:v>
                </c:pt>
                <c:pt idx="2056">
                  <c:v>-42.82629509471014</c:v>
                </c:pt>
                <c:pt idx="2057">
                  <c:v>-43.822009995695687</c:v>
                </c:pt>
                <c:pt idx="2058">
                  <c:v>-44.375587253604387</c:v>
                </c:pt>
                <c:pt idx="2059">
                  <c:v>-43.854791940712879</c:v>
                </c:pt>
                <c:pt idx="2060">
                  <c:v>-43.02219894673506</c:v>
                </c:pt>
                <c:pt idx="2061">
                  <c:v>-41.962549514685854</c:v>
                </c:pt>
                <c:pt idx="2062">
                  <c:v>-41.978665873430153</c:v>
                </c:pt>
                <c:pt idx="2063">
                  <c:v>-42.106868701707782</c:v>
                </c:pt>
                <c:pt idx="2064">
                  <c:v>-43.06414746443334</c:v>
                </c:pt>
                <c:pt idx="2065">
                  <c:v>-44.914297390529967</c:v>
                </c:pt>
                <c:pt idx="2066">
                  <c:v>-46.780133540546572</c:v>
                </c:pt>
                <c:pt idx="2067">
                  <c:v>-47.476289530803463</c:v>
                </c:pt>
                <c:pt idx="2068">
                  <c:v>-46.380719833081002</c:v>
                </c:pt>
                <c:pt idx="2069">
                  <c:v>-45.022034357241381</c:v>
                </c:pt>
                <c:pt idx="2070">
                  <c:v>-44.425327255919669</c:v>
                </c:pt>
                <c:pt idx="2071">
                  <c:v>-44.935716457241355</c:v>
                </c:pt>
                <c:pt idx="2072">
                  <c:v>-44.784572797995573</c:v>
                </c:pt>
                <c:pt idx="2073">
                  <c:v>-43.408349098970632</c:v>
                </c:pt>
                <c:pt idx="2074">
                  <c:v>-42.677682797697564</c:v>
                </c:pt>
                <c:pt idx="2075">
                  <c:v>-43.183839576400928</c:v>
                </c:pt>
                <c:pt idx="2076">
                  <c:v>-44.769319349164917</c:v>
                </c:pt>
                <c:pt idx="2077">
                  <c:v>-45.66786093858228</c:v>
                </c:pt>
                <c:pt idx="2078">
                  <c:v>-45.388126434319354</c:v>
                </c:pt>
                <c:pt idx="2079">
                  <c:v>-44.9209920965272</c:v>
                </c:pt>
                <c:pt idx="2080">
                  <c:v>-44.070889558750807</c:v>
                </c:pt>
                <c:pt idx="2081">
                  <c:v>-43.221937142110129</c:v>
                </c:pt>
                <c:pt idx="2082">
                  <c:v>-42.93815838814966</c:v>
                </c:pt>
                <c:pt idx="2083">
                  <c:v>-43.272214600890251</c:v>
                </c:pt>
                <c:pt idx="2084">
                  <c:v>-43.802268051445253</c:v>
                </c:pt>
                <c:pt idx="2085">
                  <c:v>-44.149884301988287</c:v>
                </c:pt>
                <c:pt idx="2086">
                  <c:v>-44.235807461645024</c:v>
                </c:pt>
                <c:pt idx="2087">
                  <c:v>-44.090885883569435</c:v>
                </c:pt>
                <c:pt idx="2088">
                  <c:v>-44.460615350388913</c:v>
                </c:pt>
                <c:pt idx="2089">
                  <c:v>-44.388235339790057</c:v>
                </c:pt>
                <c:pt idx="2090">
                  <c:v>-43.824397461246612</c:v>
                </c:pt>
                <c:pt idx="2091">
                  <c:v>-43.289887224979793</c:v>
                </c:pt>
                <c:pt idx="2092">
                  <c:v>-43.331954140074231</c:v>
                </c:pt>
                <c:pt idx="2093">
                  <c:v>-43.844276308504078</c:v>
                </c:pt>
                <c:pt idx="2094">
                  <c:v>-44.326966458958836</c:v>
                </c:pt>
                <c:pt idx="2095">
                  <c:v>-45.092511560169896</c:v>
                </c:pt>
                <c:pt idx="2096">
                  <c:v>-45.812157314777096</c:v>
                </c:pt>
                <c:pt idx="2097">
                  <c:v>-45.438449231350788</c:v>
                </c:pt>
                <c:pt idx="2098">
                  <c:v>-44.206139723422389</c:v>
                </c:pt>
                <c:pt idx="2099">
                  <c:v>-42.708712585739882</c:v>
                </c:pt>
                <c:pt idx="2100">
                  <c:v>-41.537751880741325</c:v>
                </c:pt>
                <c:pt idx="2101">
                  <c:v>-41.129953767394284</c:v>
                </c:pt>
                <c:pt idx="2102">
                  <c:v>-41.334497909967382</c:v>
                </c:pt>
                <c:pt idx="2103">
                  <c:v>-41.691802674214351</c:v>
                </c:pt>
                <c:pt idx="2104">
                  <c:v>-41.227217475443013</c:v>
                </c:pt>
                <c:pt idx="2105">
                  <c:v>-40.37107448599884</c:v>
                </c:pt>
                <c:pt idx="2106">
                  <c:v>-39.967403023558205</c:v>
                </c:pt>
                <c:pt idx="2107">
                  <c:v>-41.045717792080119</c:v>
                </c:pt>
                <c:pt idx="2108">
                  <c:v>-42.413721423997934</c:v>
                </c:pt>
                <c:pt idx="2109">
                  <c:v>-43.745786246047174</c:v>
                </c:pt>
                <c:pt idx="2110">
                  <c:v>-44.387238392714785</c:v>
                </c:pt>
                <c:pt idx="2111">
                  <c:v>-44.281935816333004</c:v>
                </c:pt>
                <c:pt idx="2112">
                  <c:v>-45.232100893977233</c:v>
                </c:pt>
                <c:pt idx="2113">
                  <c:v>-45.017875603231545</c:v>
                </c:pt>
                <c:pt idx="2114">
                  <c:v>-44.96965545214892</c:v>
                </c:pt>
                <c:pt idx="2115">
                  <c:v>-44.663178915809574</c:v>
                </c:pt>
                <c:pt idx="2116">
                  <c:v>-44.676740540822671</c:v>
                </c:pt>
                <c:pt idx="2117">
                  <c:v>-45.913388242462865</c:v>
                </c:pt>
                <c:pt idx="2118">
                  <c:v>-47.077937109021605</c:v>
                </c:pt>
                <c:pt idx="2119">
                  <c:v>-47.344814734796167</c:v>
                </c:pt>
                <c:pt idx="2120">
                  <c:v>-45.847340930106135</c:v>
                </c:pt>
                <c:pt idx="2121">
                  <c:v>-41.901666194985737</c:v>
                </c:pt>
                <c:pt idx="2122">
                  <c:v>-42.05957211493692</c:v>
                </c:pt>
                <c:pt idx="2123">
                  <c:v>-43.848555751797925</c:v>
                </c:pt>
                <c:pt idx="2124">
                  <c:v>-45.395803009911695</c:v>
                </c:pt>
                <c:pt idx="2125">
                  <c:v>-46.696744430113711</c:v>
                </c:pt>
                <c:pt idx="2126">
                  <c:v>-48.044972663048341</c:v>
                </c:pt>
                <c:pt idx="2127">
                  <c:v>-49.540723932668769</c:v>
                </c:pt>
                <c:pt idx="2128">
                  <c:v>-50.173185304882935</c:v>
                </c:pt>
                <c:pt idx="2129">
                  <c:v>-50.260437297857131</c:v>
                </c:pt>
                <c:pt idx="2130">
                  <c:v>-51.041616176933196</c:v>
                </c:pt>
                <c:pt idx="2131">
                  <c:v>-52.091569905285589</c:v>
                </c:pt>
                <c:pt idx="2132">
                  <c:v>-52.476287118367736</c:v>
                </c:pt>
                <c:pt idx="2133">
                  <c:v>-51.630510197312695</c:v>
                </c:pt>
                <c:pt idx="2134">
                  <c:v>-50.417961370466003</c:v>
                </c:pt>
                <c:pt idx="2135">
                  <c:v>-49.353477259953884</c:v>
                </c:pt>
                <c:pt idx="2136">
                  <c:v>-49.11144407553661</c:v>
                </c:pt>
                <c:pt idx="2137">
                  <c:v>-50.006821904665941</c:v>
                </c:pt>
                <c:pt idx="2138">
                  <c:v>-50.549876906691118</c:v>
                </c:pt>
                <c:pt idx="2139">
                  <c:v>-50.426221629417313</c:v>
                </c:pt>
                <c:pt idx="2140">
                  <c:v>-50.107875793376444</c:v>
                </c:pt>
                <c:pt idx="2141">
                  <c:v>-49.315273147519413</c:v>
                </c:pt>
                <c:pt idx="2142">
                  <c:v>-48.942841329378624</c:v>
                </c:pt>
                <c:pt idx="2143">
                  <c:v>-47.887093834882755</c:v>
                </c:pt>
                <c:pt idx="2144">
                  <c:v>-47.562864596133174</c:v>
                </c:pt>
                <c:pt idx="2145">
                  <c:v>-47.753546253372761</c:v>
                </c:pt>
                <c:pt idx="2146">
                  <c:v>-46.655817205208479</c:v>
                </c:pt>
                <c:pt idx="2147">
                  <c:v>-45.996396096439994</c:v>
                </c:pt>
                <c:pt idx="2148">
                  <c:v>-47.795935387203691</c:v>
                </c:pt>
                <c:pt idx="2149">
                  <c:v>-50.31496904478908</c:v>
                </c:pt>
                <c:pt idx="2150">
                  <c:v>-52.316168923343156</c:v>
                </c:pt>
                <c:pt idx="2151">
                  <c:v>-53.238144980300525</c:v>
                </c:pt>
                <c:pt idx="2152">
                  <c:v>-52.367804862645841</c:v>
                </c:pt>
                <c:pt idx="2153">
                  <c:v>-49.76829610155319</c:v>
                </c:pt>
                <c:pt idx="2154">
                  <c:v>-47.334607509064604</c:v>
                </c:pt>
                <c:pt idx="2155">
                  <c:v>-46.465716427337753</c:v>
                </c:pt>
                <c:pt idx="2156">
                  <c:v>-46.191088922578494</c:v>
                </c:pt>
                <c:pt idx="2157">
                  <c:v>-47.344625998002037</c:v>
                </c:pt>
                <c:pt idx="2158">
                  <c:v>-47.99244691425276</c:v>
                </c:pt>
                <c:pt idx="2159">
                  <c:v>-47.833107541890314</c:v>
                </c:pt>
                <c:pt idx="2160">
                  <c:v>-47.648962321465604</c:v>
                </c:pt>
                <c:pt idx="2161">
                  <c:v>-48.059029672260174</c:v>
                </c:pt>
                <c:pt idx="2162">
                  <c:v>-48.942811066427311</c:v>
                </c:pt>
                <c:pt idx="2163">
                  <c:v>-49.274417300148826</c:v>
                </c:pt>
                <c:pt idx="2164">
                  <c:v>-50.082157097926718</c:v>
                </c:pt>
                <c:pt idx="2165">
                  <c:v>-50.765887689066076</c:v>
                </c:pt>
                <c:pt idx="2166">
                  <c:v>-50.309040174180943</c:v>
                </c:pt>
                <c:pt idx="2167">
                  <c:v>-49.345017308659855</c:v>
                </c:pt>
                <c:pt idx="2168">
                  <c:v>-48.320471509803198</c:v>
                </c:pt>
                <c:pt idx="2169">
                  <c:v>-48.224012269981372</c:v>
                </c:pt>
                <c:pt idx="2170">
                  <c:v>-48.632747549391247</c:v>
                </c:pt>
                <c:pt idx="2171">
                  <c:v>-48.520325297048508</c:v>
                </c:pt>
                <c:pt idx="2172">
                  <c:v>-47.29776687410282</c:v>
                </c:pt>
                <c:pt idx="2173">
                  <c:v>-46.183268966735355</c:v>
                </c:pt>
                <c:pt idx="2174">
                  <c:v>-45.955066601138455</c:v>
                </c:pt>
                <c:pt idx="2175">
                  <c:v>-46.972784635267423</c:v>
                </c:pt>
                <c:pt idx="2176">
                  <c:v>-50.171555811684364</c:v>
                </c:pt>
                <c:pt idx="2177">
                  <c:v>-51.993007792696503</c:v>
                </c:pt>
                <c:pt idx="2178">
                  <c:v>-53.461182462059853</c:v>
                </c:pt>
                <c:pt idx="2179">
                  <c:v>-55.1402709880442</c:v>
                </c:pt>
                <c:pt idx="2180">
                  <c:v>-54.516664819250202</c:v>
                </c:pt>
                <c:pt idx="2181">
                  <c:v>-54.0879308691772</c:v>
                </c:pt>
                <c:pt idx="2182">
                  <c:v>-52.074549313639139</c:v>
                </c:pt>
                <c:pt idx="2183">
                  <c:v>-51.597848455392949</c:v>
                </c:pt>
                <c:pt idx="2184">
                  <c:v>-51.142421566956749</c:v>
                </c:pt>
                <c:pt idx="2185">
                  <c:v>-50.17505773153573</c:v>
                </c:pt>
                <c:pt idx="2186">
                  <c:v>-49.755388385508063</c:v>
                </c:pt>
                <c:pt idx="2187">
                  <c:v>-48.827898949354221</c:v>
                </c:pt>
                <c:pt idx="2188">
                  <c:v>-46.959446219781746</c:v>
                </c:pt>
                <c:pt idx="2189">
                  <c:v>-45.588378122959782</c:v>
                </c:pt>
                <c:pt idx="2190">
                  <c:v>-46.542362319761516</c:v>
                </c:pt>
                <c:pt idx="2191">
                  <c:v>-48.290498443936976</c:v>
                </c:pt>
                <c:pt idx="2192">
                  <c:v>-51.272348740483139</c:v>
                </c:pt>
                <c:pt idx="2193">
                  <c:v>-51.105324653777572</c:v>
                </c:pt>
                <c:pt idx="2194">
                  <c:v>-49.183961553009247</c:v>
                </c:pt>
                <c:pt idx="2195">
                  <c:v>-47.127481093419632</c:v>
                </c:pt>
                <c:pt idx="2196">
                  <c:v>-45.130969326479502</c:v>
                </c:pt>
                <c:pt idx="2197">
                  <c:v>-43.838754588676743</c:v>
                </c:pt>
                <c:pt idx="2198">
                  <c:v>-43.149411992006584</c:v>
                </c:pt>
                <c:pt idx="2199">
                  <c:v>-40.204034586109096</c:v>
                </c:pt>
                <c:pt idx="2200">
                  <c:v>-39.470457672167704</c:v>
                </c:pt>
                <c:pt idx="2201">
                  <c:v>-40.641856888762746</c:v>
                </c:pt>
                <c:pt idx="2202">
                  <c:v>-41.848373356248715</c:v>
                </c:pt>
                <c:pt idx="2203">
                  <c:v>-43.091612300355486</c:v>
                </c:pt>
                <c:pt idx="2204">
                  <c:v>-44.468340949480904</c:v>
                </c:pt>
                <c:pt idx="2205">
                  <c:v>-43.25420452039809</c:v>
                </c:pt>
                <c:pt idx="2206">
                  <c:v>-42.594556828598179</c:v>
                </c:pt>
                <c:pt idx="2207">
                  <c:v>-42.948062831214429</c:v>
                </c:pt>
                <c:pt idx="2208">
                  <c:v>-42.729947112864608</c:v>
                </c:pt>
                <c:pt idx="2209">
                  <c:v>-42.536568723838101</c:v>
                </c:pt>
                <c:pt idx="2210">
                  <c:v>-42.933465544191904</c:v>
                </c:pt>
                <c:pt idx="2211">
                  <c:v>-44.103369450804969</c:v>
                </c:pt>
                <c:pt idx="2212">
                  <c:v>-44.654369834786053</c:v>
                </c:pt>
                <c:pt idx="2213">
                  <c:v>-44.725868384229926</c:v>
                </c:pt>
                <c:pt idx="2214">
                  <c:v>-43.991331890098195</c:v>
                </c:pt>
                <c:pt idx="2215">
                  <c:v>-43.158523554746729</c:v>
                </c:pt>
                <c:pt idx="2216">
                  <c:v>-43.037508348853976</c:v>
                </c:pt>
                <c:pt idx="2217">
                  <c:v>-42.708355574767715</c:v>
                </c:pt>
                <c:pt idx="2218">
                  <c:v>-42.283764221479203</c:v>
                </c:pt>
                <c:pt idx="2219">
                  <c:v>-41.095126734926538</c:v>
                </c:pt>
                <c:pt idx="2220">
                  <c:v>-40.035915530697487</c:v>
                </c:pt>
                <c:pt idx="2221">
                  <c:v>-39.498061722170164</c:v>
                </c:pt>
                <c:pt idx="2222">
                  <c:v>-39.78989572811313</c:v>
                </c:pt>
                <c:pt idx="2223">
                  <c:v>-40.868120670710482</c:v>
                </c:pt>
                <c:pt idx="2224">
                  <c:v>-42.896952921880718</c:v>
                </c:pt>
                <c:pt idx="2225">
                  <c:v>-44.062612543365155</c:v>
                </c:pt>
                <c:pt idx="2226">
                  <c:v>-44.039612466057029</c:v>
                </c:pt>
                <c:pt idx="2227">
                  <c:v>-42.624349245350416</c:v>
                </c:pt>
                <c:pt idx="2228">
                  <c:v>-42.25368114325299</c:v>
                </c:pt>
                <c:pt idx="2229">
                  <c:v>-42.693846166921318</c:v>
                </c:pt>
                <c:pt idx="2230">
                  <c:v>-43.062172866675425</c:v>
                </c:pt>
                <c:pt idx="2231">
                  <c:v>-42.969517336867703</c:v>
                </c:pt>
                <c:pt idx="2232">
                  <c:v>-42.160450379803883</c:v>
                </c:pt>
                <c:pt idx="2233">
                  <c:v>-41.213838385850906</c:v>
                </c:pt>
                <c:pt idx="2234">
                  <c:v>-41.282812744006158</c:v>
                </c:pt>
                <c:pt idx="2235">
                  <c:v>-43.184103696183321</c:v>
                </c:pt>
                <c:pt idx="2236">
                  <c:v>-45.751399406612052</c:v>
                </c:pt>
                <c:pt idx="2237">
                  <c:v>-46.59166611482906</c:v>
                </c:pt>
                <c:pt idx="2238">
                  <c:v>-44.149369019429436</c:v>
                </c:pt>
                <c:pt idx="2239">
                  <c:v>-41.604368321739713</c:v>
                </c:pt>
                <c:pt idx="2240">
                  <c:v>-41.434788873940136</c:v>
                </c:pt>
                <c:pt idx="2241">
                  <c:v>-41.216197379001969</c:v>
                </c:pt>
                <c:pt idx="2242">
                  <c:v>-40.898775667999125</c:v>
                </c:pt>
                <c:pt idx="2243">
                  <c:v>-41.185452801111353</c:v>
                </c:pt>
                <c:pt idx="2244">
                  <c:v>-41.823244043449961</c:v>
                </c:pt>
                <c:pt idx="2245">
                  <c:v>-42.540550893528298</c:v>
                </c:pt>
                <c:pt idx="2246">
                  <c:v>-38.161946177717056</c:v>
                </c:pt>
                <c:pt idx="2247">
                  <c:v>-41.333197896210585</c:v>
                </c:pt>
                <c:pt idx="2248">
                  <c:v>-44.835226323572726</c:v>
                </c:pt>
                <c:pt idx="2249">
                  <c:v>-45.18736445099244</c:v>
                </c:pt>
                <c:pt idx="2250">
                  <c:v>-43.390388340669034</c:v>
                </c:pt>
                <c:pt idx="2251">
                  <c:v>-40.04902790580136</c:v>
                </c:pt>
                <c:pt idx="2252">
                  <c:v>-34.732307072805789</c:v>
                </c:pt>
                <c:pt idx="2253">
                  <c:v>-32.201134845841999</c:v>
                </c:pt>
                <c:pt idx="2254">
                  <c:v>-31.564953794999969</c:v>
                </c:pt>
                <c:pt idx="2255">
                  <c:v>-39.056576835005231</c:v>
                </c:pt>
                <c:pt idx="2256">
                  <c:v>-39.163486136337674</c:v>
                </c:pt>
                <c:pt idx="2257">
                  <c:v>-39.639376774909792</c:v>
                </c:pt>
                <c:pt idx="2258">
                  <c:v>-40.095224285985999</c:v>
                </c:pt>
                <c:pt idx="2259">
                  <c:v>-40.257424708983002</c:v>
                </c:pt>
                <c:pt idx="2260">
                  <c:v>-39.958059101576914</c:v>
                </c:pt>
                <c:pt idx="2261">
                  <c:v>-39.627796050724115</c:v>
                </c:pt>
                <c:pt idx="2262">
                  <c:v>-39.44742854047719</c:v>
                </c:pt>
                <c:pt idx="2263">
                  <c:v>-39.602240397566561</c:v>
                </c:pt>
                <c:pt idx="2264">
                  <c:v>-39.577364786119119</c:v>
                </c:pt>
                <c:pt idx="2265">
                  <c:v>-39.804220125098553</c:v>
                </c:pt>
                <c:pt idx="2266">
                  <c:v>-40.562077222215429</c:v>
                </c:pt>
                <c:pt idx="2267">
                  <c:v>-40.744770756763813</c:v>
                </c:pt>
                <c:pt idx="2268">
                  <c:v>-41.117408697295495</c:v>
                </c:pt>
                <c:pt idx="2269">
                  <c:v>-40.840709476657267</c:v>
                </c:pt>
                <c:pt idx="2270">
                  <c:v>-40.666800200613494</c:v>
                </c:pt>
                <c:pt idx="2271">
                  <c:v>-40.498473349180479</c:v>
                </c:pt>
                <c:pt idx="2272">
                  <c:v>-40.511778657979917</c:v>
                </c:pt>
                <c:pt idx="2273">
                  <c:v>-40.879354338676997</c:v>
                </c:pt>
                <c:pt idx="2274">
                  <c:v>-40.676859813185082</c:v>
                </c:pt>
                <c:pt idx="2275">
                  <c:v>-40.326968532055936</c:v>
                </c:pt>
                <c:pt idx="2276">
                  <c:v>-39.701694146352949</c:v>
                </c:pt>
                <c:pt idx="2277">
                  <c:v>-39.269185465971184</c:v>
                </c:pt>
                <c:pt idx="2278">
                  <c:v>-39.471478856641717</c:v>
                </c:pt>
                <c:pt idx="2279">
                  <c:v>-40.070330564066495</c:v>
                </c:pt>
                <c:pt idx="2280">
                  <c:v>-40.066767004368387</c:v>
                </c:pt>
                <c:pt idx="2281">
                  <c:v>-40.076119875654641</c:v>
                </c:pt>
                <c:pt idx="2282">
                  <c:v>-39.616757113895964</c:v>
                </c:pt>
                <c:pt idx="2283">
                  <c:v>-38.90286814487429</c:v>
                </c:pt>
                <c:pt idx="2284">
                  <c:v>-38.651229502770086</c:v>
                </c:pt>
                <c:pt idx="2285">
                  <c:v>-38.804281273379978</c:v>
                </c:pt>
                <c:pt idx="2286">
                  <c:v>-38.916279995898762</c:v>
                </c:pt>
                <c:pt idx="2287">
                  <c:v>-38.84843115380756</c:v>
                </c:pt>
                <c:pt idx="2288">
                  <c:v>-38.899443875204248</c:v>
                </c:pt>
                <c:pt idx="2289">
                  <c:v>-39.077107991655915</c:v>
                </c:pt>
                <c:pt idx="2290">
                  <c:v>-39.167657133003843</c:v>
                </c:pt>
                <c:pt idx="2291">
                  <c:v>-39.308963922272135</c:v>
                </c:pt>
                <c:pt idx="2292">
                  <c:v>-39.35137543845228</c:v>
                </c:pt>
                <c:pt idx="2293">
                  <c:v>-39.850817592607726</c:v>
                </c:pt>
                <c:pt idx="2294">
                  <c:v>-40.245510385418051</c:v>
                </c:pt>
                <c:pt idx="2295">
                  <c:v>-40.581176482325702</c:v>
                </c:pt>
                <c:pt idx="2296">
                  <c:v>-40.875006594884063</c:v>
                </c:pt>
                <c:pt idx="2297">
                  <c:v>-40.869956768831415</c:v>
                </c:pt>
                <c:pt idx="2298">
                  <c:v>-40.62560897373772</c:v>
                </c:pt>
                <c:pt idx="2299">
                  <c:v>-40.483170494180342</c:v>
                </c:pt>
                <c:pt idx="2300">
                  <c:v>-40.542649452832023</c:v>
                </c:pt>
                <c:pt idx="2301">
                  <c:v>-40.911368998476831</c:v>
                </c:pt>
                <c:pt idx="2302">
                  <c:v>-41.298272620403239</c:v>
                </c:pt>
                <c:pt idx="2303">
                  <c:v>-41.968647570853697</c:v>
                </c:pt>
                <c:pt idx="2304">
                  <c:v>-42.569662327123176</c:v>
                </c:pt>
                <c:pt idx="2305">
                  <c:v>-42.574203241378946</c:v>
                </c:pt>
                <c:pt idx="2306">
                  <c:v>-42.16414036524116</c:v>
                </c:pt>
                <c:pt idx="2307">
                  <c:v>-41.588907176989061</c:v>
                </c:pt>
                <c:pt idx="2308">
                  <c:v>-40.884408186886041</c:v>
                </c:pt>
                <c:pt idx="2309">
                  <c:v>-40.043790988407331</c:v>
                </c:pt>
                <c:pt idx="2310">
                  <c:v>-40.30388433570927</c:v>
                </c:pt>
                <c:pt idx="2311">
                  <c:v>-40.617096642347143</c:v>
                </c:pt>
                <c:pt idx="2312">
                  <c:v>-41.3408954878713</c:v>
                </c:pt>
                <c:pt idx="2313">
                  <c:v>-42.472125379710761</c:v>
                </c:pt>
                <c:pt idx="2314">
                  <c:v>-43.409538292410637</c:v>
                </c:pt>
                <c:pt idx="2315">
                  <c:v>-43.56191138601433</c:v>
                </c:pt>
                <c:pt idx="2316">
                  <c:v>-43.33174901882208</c:v>
                </c:pt>
                <c:pt idx="2317">
                  <c:v>-42.701587744006517</c:v>
                </c:pt>
                <c:pt idx="2318">
                  <c:v>-41.087468725257139</c:v>
                </c:pt>
                <c:pt idx="2319">
                  <c:v>-39.104494778488061</c:v>
                </c:pt>
                <c:pt idx="2320">
                  <c:v>-36.005047190939649</c:v>
                </c:pt>
                <c:pt idx="2321">
                  <c:v>-34.291148382641637</c:v>
                </c:pt>
                <c:pt idx="2322">
                  <c:v>-34.313707197239729</c:v>
                </c:pt>
                <c:pt idx="2323">
                  <c:v>-36.110959566609083</c:v>
                </c:pt>
                <c:pt idx="2324">
                  <c:v>-38.529941465881016</c:v>
                </c:pt>
                <c:pt idx="2325">
                  <c:v>-41.087649422211221</c:v>
                </c:pt>
                <c:pt idx="2326">
                  <c:v>-40.57861112474589</c:v>
                </c:pt>
                <c:pt idx="2327">
                  <c:v>-40.756941059449389</c:v>
                </c:pt>
                <c:pt idx="2328">
                  <c:v>-40.159266645119189</c:v>
                </c:pt>
                <c:pt idx="2329">
                  <c:v>-40.063332849638059</c:v>
                </c:pt>
                <c:pt idx="2330">
                  <c:v>-40.346729721160671</c:v>
                </c:pt>
                <c:pt idx="2331">
                  <c:v>-40.883017946103735</c:v>
                </c:pt>
                <c:pt idx="2332">
                  <c:v>-40.885942409738696</c:v>
                </c:pt>
                <c:pt idx="2333">
                  <c:v>-41.168180005888026</c:v>
                </c:pt>
                <c:pt idx="2334">
                  <c:v>-40.556820956397971</c:v>
                </c:pt>
                <c:pt idx="2335">
                  <c:v>-39.58182374818589</c:v>
                </c:pt>
                <c:pt idx="2336">
                  <c:v>-39.572279571357001</c:v>
                </c:pt>
                <c:pt idx="2337">
                  <c:v>-39.074207425112256</c:v>
                </c:pt>
                <c:pt idx="2338">
                  <c:v>-39.467079481857297</c:v>
                </c:pt>
                <c:pt idx="2339">
                  <c:v>-39.866320802154249</c:v>
                </c:pt>
                <c:pt idx="2340">
                  <c:v>-39.804154122217938</c:v>
                </c:pt>
                <c:pt idx="2341">
                  <c:v>-39.891631922621983</c:v>
                </c:pt>
                <c:pt idx="2342">
                  <c:v>-40.412075820680677</c:v>
                </c:pt>
                <c:pt idx="2343">
                  <c:v>-41.02195047291459</c:v>
                </c:pt>
                <c:pt idx="2344">
                  <c:v>-40.52798801829767</c:v>
                </c:pt>
                <c:pt idx="2345">
                  <c:v>-40.695264055342875</c:v>
                </c:pt>
                <c:pt idx="2346">
                  <c:v>-40.2244787799847</c:v>
                </c:pt>
                <c:pt idx="2347">
                  <c:v>-39.664313231803781</c:v>
                </c:pt>
                <c:pt idx="2348">
                  <c:v>-39.255578591975194</c:v>
                </c:pt>
                <c:pt idx="2349">
                  <c:v>-39.711203299073929</c:v>
                </c:pt>
                <c:pt idx="2350">
                  <c:v>-40.288994213377613</c:v>
                </c:pt>
                <c:pt idx="2351">
                  <c:v>-40.942622754347404</c:v>
                </c:pt>
                <c:pt idx="2352">
                  <c:v>-42.379957095273248</c:v>
                </c:pt>
                <c:pt idx="2353">
                  <c:v>-42.304398436403808</c:v>
                </c:pt>
                <c:pt idx="2354">
                  <c:v>-39.868907568333427</c:v>
                </c:pt>
                <c:pt idx="2355">
                  <c:v>-37.695585682821601</c:v>
                </c:pt>
                <c:pt idx="2356">
                  <c:v>-36.282507079553611</c:v>
                </c:pt>
                <c:pt idx="2357">
                  <c:v>-36.054766639295238</c:v>
                </c:pt>
                <c:pt idx="2358">
                  <c:v>-37.088219832220503</c:v>
                </c:pt>
                <c:pt idx="2359">
                  <c:v>-39.002708459808908</c:v>
                </c:pt>
                <c:pt idx="2360">
                  <c:v>-40.09107458081602</c:v>
                </c:pt>
                <c:pt idx="2361">
                  <c:v>-39.981416654452758</c:v>
                </c:pt>
                <c:pt idx="2362">
                  <c:v>-38.818207870417787</c:v>
                </c:pt>
                <c:pt idx="2363">
                  <c:v>-37.684377716872291</c:v>
                </c:pt>
                <c:pt idx="2364">
                  <c:v>-36.835900334294649</c:v>
                </c:pt>
                <c:pt idx="2365">
                  <c:v>-37.123475416027077</c:v>
                </c:pt>
                <c:pt idx="2366">
                  <c:v>-37.317827228569264</c:v>
                </c:pt>
                <c:pt idx="2367">
                  <c:v>-37.645537030878522</c:v>
                </c:pt>
                <c:pt idx="2368">
                  <c:v>-37.583736159798946</c:v>
                </c:pt>
                <c:pt idx="2369">
                  <c:v>-37.161868116735391</c:v>
                </c:pt>
                <c:pt idx="2370">
                  <c:v>-36.857414882531366</c:v>
                </c:pt>
                <c:pt idx="2371">
                  <c:v>-37.027412390233593</c:v>
                </c:pt>
                <c:pt idx="2372">
                  <c:v>-37.566138596897794</c:v>
                </c:pt>
                <c:pt idx="2373">
                  <c:v>-38.426062595234129</c:v>
                </c:pt>
                <c:pt idx="2374">
                  <c:v>-39.001548140423047</c:v>
                </c:pt>
                <c:pt idx="2375">
                  <c:v>-38.799252872308017</c:v>
                </c:pt>
                <c:pt idx="2376">
                  <c:v>-38.311201761127847</c:v>
                </c:pt>
                <c:pt idx="2377">
                  <c:v>-37.765316155655867</c:v>
                </c:pt>
                <c:pt idx="2378">
                  <c:v>-36.868243582169825</c:v>
                </c:pt>
                <c:pt idx="2379">
                  <c:v>-36.049641850710842</c:v>
                </c:pt>
                <c:pt idx="2380">
                  <c:v>-35.801399114548495</c:v>
                </c:pt>
                <c:pt idx="2381">
                  <c:v>-35.97935333765961</c:v>
                </c:pt>
                <c:pt idx="2382">
                  <c:v>-37.016818425185193</c:v>
                </c:pt>
                <c:pt idx="2383">
                  <c:v>-37.772860434223098</c:v>
                </c:pt>
                <c:pt idx="2384">
                  <c:v>-38.2059537563498</c:v>
                </c:pt>
                <c:pt idx="2385">
                  <c:v>-37.998900979512541</c:v>
                </c:pt>
                <c:pt idx="2386">
                  <c:v>-37.374371359003554</c:v>
                </c:pt>
                <c:pt idx="2387">
                  <c:v>-36.479677552661833</c:v>
                </c:pt>
                <c:pt idx="2388">
                  <c:v>-36.070535178352216</c:v>
                </c:pt>
                <c:pt idx="2389">
                  <c:v>-36.603537349583569</c:v>
                </c:pt>
                <c:pt idx="2390">
                  <c:v>-37.002211714471272</c:v>
                </c:pt>
                <c:pt idx="2391">
                  <c:v>-37.219814441561113</c:v>
                </c:pt>
                <c:pt idx="2392">
                  <c:v>-37.193251995105591</c:v>
                </c:pt>
                <c:pt idx="2393">
                  <c:v>-36.785365372769569</c:v>
                </c:pt>
                <c:pt idx="2394">
                  <c:v>-36.330776990201407</c:v>
                </c:pt>
                <c:pt idx="2395">
                  <c:v>-36.794448581118715</c:v>
                </c:pt>
                <c:pt idx="2396">
                  <c:v>-37.563880260218646</c:v>
                </c:pt>
                <c:pt idx="2397">
                  <c:v>-38.160110727741838</c:v>
                </c:pt>
                <c:pt idx="2398">
                  <c:v>-38.280990780826883</c:v>
                </c:pt>
                <c:pt idx="2399">
                  <c:v>-37.337914916774096</c:v>
                </c:pt>
                <c:pt idx="2400">
                  <c:v>-35.960282549506353</c:v>
                </c:pt>
                <c:pt idx="2401">
                  <c:v>-35.75135897346707</c:v>
                </c:pt>
                <c:pt idx="2402">
                  <c:v>-35.77568585172105</c:v>
                </c:pt>
                <c:pt idx="2403">
                  <c:v>-36.579449146883981</c:v>
                </c:pt>
                <c:pt idx="2404">
                  <c:v>-37.3013987941018</c:v>
                </c:pt>
                <c:pt idx="2405">
                  <c:v>-37.933447124154434</c:v>
                </c:pt>
                <c:pt idx="2406">
                  <c:v>-37.724103086106176</c:v>
                </c:pt>
                <c:pt idx="2407">
                  <c:v>-36.577227449165562</c:v>
                </c:pt>
                <c:pt idx="2408">
                  <c:v>-34.889291307521802</c:v>
                </c:pt>
                <c:pt idx="2409">
                  <c:v>-34.078160067223052</c:v>
                </c:pt>
                <c:pt idx="2410">
                  <c:v>-34.126658999459593</c:v>
                </c:pt>
                <c:pt idx="2411">
                  <c:v>-34.211503606354142</c:v>
                </c:pt>
                <c:pt idx="2412">
                  <c:v>-33.377754671952026</c:v>
                </c:pt>
                <c:pt idx="2413">
                  <c:v>-32.210643231510517</c:v>
                </c:pt>
                <c:pt idx="2414">
                  <c:v>-31.34765617822508</c:v>
                </c:pt>
                <c:pt idx="2415">
                  <c:v>-30.696693891511028</c:v>
                </c:pt>
                <c:pt idx="2416">
                  <c:v>-30.756121291000369</c:v>
                </c:pt>
                <c:pt idx="2417">
                  <c:v>-31.482951305895774</c:v>
                </c:pt>
                <c:pt idx="2418">
                  <c:v>-31.786996593387094</c:v>
                </c:pt>
                <c:pt idx="2419">
                  <c:v>-31.955252480597721</c:v>
                </c:pt>
                <c:pt idx="2420">
                  <c:v>-32.167924301143401</c:v>
                </c:pt>
                <c:pt idx="2421">
                  <c:v>-32.206637784520247</c:v>
                </c:pt>
                <c:pt idx="2422">
                  <c:v>-32.834490011337458</c:v>
                </c:pt>
                <c:pt idx="2423">
                  <c:v>-35.333954322274472</c:v>
                </c:pt>
                <c:pt idx="2424">
                  <c:v>-37.914375751724464</c:v>
                </c:pt>
                <c:pt idx="2425">
                  <c:v>-40.479647180891924</c:v>
                </c:pt>
                <c:pt idx="2426">
                  <c:v>-39.507963994546728</c:v>
                </c:pt>
                <c:pt idx="2427">
                  <c:v>-35.832534493168886</c:v>
                </c:pt>
                <c:pt idx="2428">
                  <c:v>-32.351344259856681</c:v>
                </c:pt>
                <c:pt idx="2429">
                  <c:v>-29.126735943263874</c:v>
                </c:pt>
                <c:pt idx="2430">
                  <c:v>-27.713719913686692</c:v>
                </c:pt>
                <c:pt idx="2431">
                  <c:v>-26.894358586859472</c:v>
                </c:pt>
                <c:pt idx="2432">
                  <c:v>-29.581035835134525</c:v>
                </c:pt>
                <c:pt idx="2433">
                  <c:v>-28.477993708940932</c:v>
                </c:pt>
                <c:pt idx="2434">
                  <c:v>-35.733867451738568</c:v>
                </c:pt>
                <c:pt idx="2435">
                  <c:v>-35.507293899435361</c:v>
                </c:pt>
                <c:pt idx="2436">
                  <c:v>-32.881806267910129</c:v>
                </c:pt>
                <c:pt idx="2437">
                  <c:v>-31.130075670019455</c:v>
                </c:pt>
                <c:pt idx="2438">
                  <c:v>-29.841545396151282</c:v>
                </c:pt>
                <c:pt idx="2439">
                  <c:v>-29.921128435195111</c:v>
                </c:pt>
                <c:pt idx="2440">
                  <c:v>-31.140165608774257</c:v>
                </c:pt>
                <c:pt idx="2441">
                  <c:v>-32.205949560048268</c:v>
                </c:pt>
                <c:pt idx="2442">
                  <c:v>-33.205772415680919</c:v>
                </c:pt>
                <c:pt idx="2443">
                  <c:v>-35.008782296725641</c:v>
                </c:pt>
                <c:pt idx="2444">
                  <c:v>-35.443252721301434</c:v>
                </c:pt>
                <c:pt idx="2445">
                  <c:v>-35.436909490961305</c:v>
                </c:pt>
                <c:pt idx="2446">
                  <c:v>-34.640436074713385</c:v>
                </c:pt>
                <c:pt idx="2447">
                  <c:v>-33.703442461390658</c:v>
                </c:pt>
                <c:pt idx="2448">
                  <c:v>-33.132223525626813</c:v>
                </c:pt>
                <c:pt idx="2449">
                  <c:v>-32.18123925964229</c:v>
                </c:pt>
                <c:pt idx="2450">
                  <c:v>-32.007475397052318</c:v>
                </c:pt>
                <c:pt idx="2451">
                  <c:v>-32.553349547689415</c:v>
                </c:pt>
                <c:pt idx="2452">
                  <c:v>-32.841571728842524</c:v>
                </c:pt>
                <c:pt idx="2453">
                  <c:v>-33.534287290483881</c:v>
                </c:pt>
                <c:pt idx="2454">
                  <c:v>-32.790482364706357</c:v>
                </c:pt>
                <c:pt idx="2455">
                  <c:v>-31.436744442034772</c:v>
                </c:pt>
                <c:pt idx="2456">
                  <c:v>-29.697629835279596</c:v>
                </c:pt>
                <c:pt idx="2457">
                  <c:v>-28.407413135650327</c:v>
                </c:pt>
                <c:pt idx="2458">
                  <c:v>-27.187204012639704</c:v>
                </c:pt>
                <c:pt idx="2459">
                  <c:v>-27.846805322859442</c:v>
                </c:pt>
                <c:pt idx="2460">
                  <c:v>-30.2133590894252</c:v>
                </c:pt>
                <c:pt idx="2461">
                  <c:v>-31.297113715366795</c:v>
                </c:pt>
                <c:pt idx="2462">
                  <c:v>-30.938201143356075</c:v>
                </c:pt>
                <c:pt idx="2463">
                  <c:v>-28.642341631190572</c:v>
                </c:pt>
                <c:pt idx="2464">
                  <c:v>-27.802186334497129</c:v>
                </c:pt>
                <c:pt idx="2465">
                  <c:v>-26.753663443854816</c:v>
                </c:pt>
                <c:pt idx="2466">
                  <c:v>-26.109446499014897</c:v>
                </c:pt>
                <c:pt idx="2467">
                  <c:v>-28.422010686596963</c:v>
                </c:pt>
                <c:pt idx="2468">
                  <c:v>-30.407681752998499</c:v>
                </c:pt>
                <c:pt idx="2469">
                  <c:v>-30.476459303957455</c:v>
                </c:pt>
                <c:pt idx="2470">
                  <c:v>-29.736959345287772</c:v>
                </c:pt>
                <c:pt idx="2471">
                  <c:v>-29.340523108596024</c:v>
                </c:pt>
                <c:pt idx="2472">
                  <c:v>-28.271732156141706</c:v>
                </c:pt>
                <c:pt idx="2473">
                  <c:v>-28.890752774546517</c:v>
                </c:pt>
                <c:pt idx="2474">
                  <c:v>-31.333105570854087</c:v>
                </c:pt>
                <c:pt idx="2475">
                  <c:v>-31.088518757723573</c:v>
                </c:pt>
                <c:pt idx="2476">
                  <c:v>-30.387749965065264</c:v>
                </c:pt>
                <c:pt idx="2477">
                  <c:v>-27.999486936240576</c:v>
                </c:pt>
                <c:pt idx="2478">
                  <c:v>-24.818870910105385</c:v>
                </c:pt>
                <c:pt idx="2479">
                  <c:v>-24.922809288825313</c:v>
                </c:pt>
                <c:pt idx="2480">
                  <c:v>-25.132160237055455</c:v>
                </c:pt>
                <c:pt idx="2481">
                  <c:v>-24.927303809717024</c:v>
                </c:pt>
                <c:pt idx="2482">
                  <c:v>-28.779862089120819</c:v>
                </c:pt>
                <c:pt idx="2483">
                  <c:v>-33.372832493327238</c:v>
                </c:pt>
                <c:pt idx="2484">
                  <c:v>-36.154651548763376</c:v>
                </c:pt>
                <c:pt idx="2485">
                  <c:v>-36.507321726321557</c:v>
                </c:pt>
                <c:pt idx="2486">
                  <c:v>-37.132439454966871</c:v>
                </c:pt>
                <c:pt idx="2487">
                  <c:v>-37.890748679336419</c:v>
                </c:pt>
                <c:pt idx="2488">
                  <c:v>-39.600232540220318</c:v>
                </c:pt>
                <c:pt idx="2489">
                  <c:v>-39.466204113735593</c:v>
                </c:pt>
                <c:pt idx="2490">
                  <c:v>-39.018745588780597</c:v>
                </c:pt>
                <c:pt idx="2491">
                  <c:v>-37.599555510477053</c:v>
                </c:pt>
                <c:pt idx="2492">
                  <c:v>-35.883589284388897</c:v>
                </c:pt>
                <c:pt idx="2493">
                  <c:v>-37.55273639264427</c:v>
                </c:pt>
                <c:pt idx="2494">
                  <c:v>-37.90537050896809</c:v>
                </c:pt>
                <c:pt idx="2495">
                  <c:v>-35.272721516624301</c:v>
                </c:pt>
                <c:pt idx="2496">
                  <c:v>-37.397929053542576</c:v>
                </c:pt>
                <c:pt idx="2497">
                  <c:v>-39.600995650370656</c:v>
                </c:pt>
                <c:pt idx="2498">
                  <c:v>-41.051874112842889</c:v>
                </c:pt>
                <c:pt idx="2499">
                  <c:v>-42.567961705805693</c:v>
                </c:pt>
                <c:pt idx="2500">
                  <c:v>-49.388739118297451</c:v>
                </c:pt>
                <c:pt idx="2501">
                  <c:v>-52.897380334193038</c:v>
                </c:pt>
                <c:pt idx="2502">
                  <c:v>-53.622773099696346</c:v>
                </c:pt>
                <c:pt idx="2503">
                  <c:v>-48.854367438877333</c:v>
                </c:pt>
                <c:pt idx="2504">
                  <c:v>-46.902625972583124</c:v>
                </c:pt>
                <c:pt idx="2505">
                  <c:v>-48.192929706045447</c:v>
                </c:pt>
                <c:pt idx="2506">
                  <c:v>-36.094567126235468</c:v>
                </c:pt>
                <c:pt idx="2507">
                  <c:v>-28.034724559474306</c:v>
                </c:pt>
                <c:pt idx="2508">
                  <c:v>-24.51990246986346</c:v>
                </c:pt>
                <c:pt idx="2509">
                  <c:v>-23.743063755011985</c:v>
                </c:pt>
                <c:pt idx="2510">
                  <c:v>-21.8020305850231</c:v>
                </c:pt>
                <c:pt idx="2511">
                  <c:v>-19.962391668307106</c:v>
                </c:pt>
                <c:pt idx="2512">
                  <c:v>-5.640292193044476</c:v>
                </c:pt>
                <c:pt idx="2513">
                  <c:v>21.868183027856936</c:v>
                </c:pt>
                <c:pt idx="2514">
                  <c:v>44.061818096814029</c:v>
                </c:pt>
                <c:pt idx="2515">
                  <c:v>57.186013774505163</c:v>
                </c:pt>
                <c:pt idx="2516">
                  <c:v>66.369466802186125</c:v>
                </c:pt>
                <c:pt idx="2517">
                  <c:v>68.32572483733648</c:v>
                </c:pt>
                <c:pt idx="2518">
                  <c:v>68.20291008724891</c:v>
                </c:pt>
                <c:pt idx="2519">
                  <c:v>66.11415061102214</c:v>
                </c:pt>
                <c:pt idx="2520">
                  <c:v>64.328853891097381</c:v>
                </c:pt>
                <c:pt idx="2521">
                  <c:v>62.863325495552601</c:v>
                </c:pt>
                <c:pt idx="2522">
                  <c:v>61.492437311566164</c:v>
                </c:pt>
                <c:pt idx="2523">
                  <c:v>62.221353780051956</c:v>
                </c:pt>
                <c:pt idx="2524">
                  <c:v>63.388337780511051</c:v>
                </c:pt>
                <c:pt idx="2525">
                  <c:v>65.099148824809987</c:v>
                </c:pt>
                <c:pt idx="2526">
                  <c:v>68.180930810514937</c:v>
                </c:pt>
                <c:pt idx="2527">
                  <c:v>70.968356596309818</c:v>
                </c:pt>
                <c:pt idx="2528">
                  <c:v>72.073419199947381</c:v>
                </c:pt>
                <c:pt idx="2529">
                  <c:v>73.059449128357826</c:v>
                </c:pt>
                <c:pt idx="2530">
                  <c:v>74.302366599130664</c:v>
                </c:pt>
                <c:pt idx="2531">
                  <c:v>75.822473951387551</c:v>
                </c:pt>
                <c:pt idx="2532">
                  <c:v>74.648441640363131</c:v>
                </c:pt>
                <c:pt idx="2533">
                  <c:v>75.177052241546932</c:v>
                </c:pt>
                <c:pt idx="2534">
                  <c:v>79.803371078038865</c:v>
                </c:pt>
                <c:pt idx="2535">
                  <c:v>85.337853777875722</c:v>
                </c:pt>
                <c:pt idx="2536">
                  <c:v>87.131860351817011</c:v>
                </c:pt>
                <c:pt idx="2537">
                  <c:v>85.491746485521304</c:v>
                </c:pt>
                <c:pt idx="2538">
                  <c:v>79.959369214902779</c:v>
                </c:pt>
                <c:pt idx="2539">
                  <c:v>68.48368915838428</c:v>
                </c:pt>
                <c:pt idx="2540">
                  <c:v>60.199281888668089</c:v>
                </c:pt>
                <c:pt idx="2541">
                  <c:v>50.16262211615156</c:v>
                </c:pt>
                <c:pt idx="2542">
                  <c:v>41.754745011685571</c:v>
                </c:pt>
                <c:pt idx="2543">
                  <c:v>35.255904666411901</c:v>
                </c:pt>
                <c:pt idx="2544">
                  <c:v>27.424706954335239</c:v>
                </c:pt>
                <c:pt idx="2545">
                  <c:v>25.248036869388439</c:v>
                </c:pt>
                <c:pt idx="2546">
                  <c:v>19.727649878833631</c:v>
                </c:pt>
                <c:pt idx="2547">
                  <c:v>8.0093432162774096</c:v>
                </c:pt>
                <c:pt idx="2548">
                  <c:v>-7.8053587326108689</c:v>
                </c:pt>
                <c:pt idx="2549">
                  <c:v>-22.977006732717562</c:v>
                </c:pt>
                <c:pt idx="2550">
                  <c:v>-33.276727574801306</c:v>
                </c:pt>
                <c:pt idx="2551">
                  <c:v>-38.294725684970636</c:v>
                </c:pt>
                <c:pt idx="2552">
                  <c:v>-39.800903876955395</c:v>
                </c:pt>
                <c:pt idx="2553">
                  <c:v>-39.011898716016958</c:v>
                </c:pt>
                <c:pt idx="2554">
                  <c:v>-36.48199360540896</c:v>
                </c:pt>
                <c:pt idx="2555">
                  <c:v>-37.439001699944434</c:v>
                </c:pt>
                <c:pt idx="2556">
                  <c:v>-44.203227812216575</c:v>
                </c:pt>
                <c:pt idx="2557">
                  <c:v>-50.655541521550248</c:v>
                </c:pt>
                <c:pt idx="2558">
                  <c:v>-56.612989075508544</c:v>
                </c:pt>
                <c:pt idx="2559">
                  <c:v>-60.568235845821278</c:v>
                </c:pt>
                <c:pt idx="2560">
                  <c:v>-60.772405018638047</c:v>
                </c:pt>
                <c:pt idx="2561">
                  <c:v>-59.973902977517923</c:v>
                </c:pt>
                <c:pt idx="2562">
                  <c:v>-57.448439450058224</c:v>
                </c:pt>
                <c:pt idx="2563">
                  <c:v>-56.963573799428829</c:v>
                </c:pt>
                <c:pt idx="2564">
                  <c:v>-57.200999225304685</c:v>
                </c:pt>
                <c:pt idx="2565">
                  <c:v>-58.048417199062804</c:v>
                </c:pt>
                <c:pt idx="2566">
                  <c:v>-58.894610122237083</c:v>
                </c:pt>
                <c:pt idx="2567">
                  <c:v>-59.433526341065487</c:v>
                </c:pt>
                <c:pt idx="2568">
                  <c:v>-60.068926638201155</c:v>
                </c:pt>
                <c:pt idx="2569">
                  <c:v>-60.383321580204615</c:v>
                </c:pt>
                <c:pt idx="2570">
                  <c:v>-59.732570461505773</c:v>
                </c:pt>
                <c:pt idx="2571">
                  <c:v>-58.15366549122097</c:v>
                </c:pt>
                <c:pt idx="2572">
                  <c:v>-57.703524362824034</c:v>
                </c:pt>
                <c:pt idx="2573">
                  <c:v>-56.762304364440553</c:v>
                </c:pt>
                <c:pt idx="2574">
                  <c:v>-54.654161097416548</c:v>
                </c:pt>
                <c:pt idx="2575">
                  <c:v>-52.054347601611823</c:v>
                </c:pt>
                <c:pt idx="2576">
                  <c:v>-49.218603977539537</c:v>
                </c:pt>
                <c:pt idx="2577">
                  <c:v>-44.790989576975164</c:v>
                </c:pt>
                <c:pt idx="2578">
                  <c:v>-39.438190360492442</c:v>
                </c:pt>
                <c:pt idx="2579">
                  <c:v>-35.087090845261038</c:v>
                </c:pt>
                <c:pt idx="2580">
                  <c:v>-30.787624284275019</c:v>
                </c:pt>
                <c:pt idx="2581">
                  <c:v>-25.067475437748278</c:v>
                </c:pt>
                <c:pt idx="2582">
                  <c:v>-21.178396348340126</c:v>
                </c:pt>
                <c:pt idx="2583">
                  <c:v>-15.667333735343982</c:v>
                </c:pt>
                <c:pt idx="2584">
                  <c:v>-11.829445835918131</c:v>
                </c:pt>
                <c:pt idx="2585">
                  <c:v>-6.7580637314577832</c:v>
                </c:pt>
                <c:pt idx="2586">
                  <c:v>-4.8103846059898681</c:v>
                </c:pt>
                <c:pt idx="2587">
                  <c:v>-2.6928146092145111</c:v>
                </c:pt>
                <c:pt idx="2588">
                  <c:v>2.0631825671001338</c:v>
                </c:pt>
                <c:pt idx="2589">
                  <c:v>7.6347640710781013</c:v>
                </c:pt>
                <c:pt idx="2590">
                  <c:v>10.83201696735115</c:v>
                </c:pt>
                <c:pt idx="2591">
                  <c:v>14.251449857240429</c:v>
                </c:pt>
                <c:pt idx="2592">
                  <c:v>17.827845184654869</c:v>
                </c:pt>
                <c:pt idx="2593">
                  <c:v>27.92752957272824</c:v>
                </c:pt>
                <c:pt idx="2594">
                  <c:v>41.677767956286921</c:v>
                </c:pt>
                <c:pt idx="2595">
                  <c:v>52.771504375343994</c:v>
                </c:pt>
                <c:pt idx="2596">
                  <c:v>62.654816024281715</c:v>
                </c:pt>
                <c:pt idx="2597">
                  <c:v>66.610409060167527</c:v>
                </c:pt>
                <c:pt idx="2598">
                  <c:v>67.103978761404235</c:v>
                </c:pt>
                <c:pt idx="2599">
                  <c:v>67.893126342474162</c:v>
                </c:pt>
                <c:pt idx="2600">
                  <c:v>69.41709299186418</c:v>
                </c:pt>
                <c:pt idx="2601">
                  <c:v>71.680059703288748</c:v>
                </c:pt>
                <c:pt idx="2602">
                  <c:v>74.382925968920929</c:v>
                </c:pt>
                <c:pt idx="2603">
                  <c:v>76.293281879373794</c:v>
                </c:pt>
                <c:pt idx="2604">
                  <c:v>77.279046302497719</c:v>
                </c:pt>
                <c:pt idx="2605">
                  <c:v>77.045710202062864</c:v>
                </c:pt>
                <c:pt idx="2606">
                  <c:v>76.760946718752109</c:v>
                </c:pt>
                <c:pt idx="2607">
                  <c:v>77.597605657662413</c:v>
                </c:pt>
                <c:pt idx="2608">
                  <c:v>79.13773727629335</c:v>
                </c:pt>
                <c:pt idx="2609">
                  <c:v>80.496677161922179</c:v>
                </c:pt>
                <c:pt idx="2610">
                  <c:v>82.061447846566438</c:v>
                </c:pt>
                <c:pt idx="2611">
                  <c:v>82.848735608668406</c:v>
                </c:pt>
                <c:pt idx="2612">
                  <c:v>82.131945253423666</c:v>
                </c:pt>
                <c:pt idx="2613">
                  <c:v>81.151179562713324</c:v>
                </c:pt>
                <c:pt idx="2614">
                  <c:v>80.089792143157112</c:v>
                </c:pt>
                <c:pt idx="2615">
                  <c:v>79.703183629109802</c:v>
                </c:pt>
                <c:pt idx="2616">
                  <c:v>80.101621516935879</c:v>
                </c:pt>
                <c:pt idx="2617">
                  <c:v>81.200727753536171</c:v>
                </c:pt>
                <c:pt idx="2618">
                  <c:v>81.477860755146509</c:v>
                </c:pt>
                <c:pt idx="2619">
                  <c:v>81.699931917455459</c:v>
                </c:pt>
                <c:pt idx="2620">
                  <c:v>80.210458184152088</c:v>
                </c:pt>
                <c:pt idx="2621">
                  <c:v>79.229674128613951</c:v>
                </c:pt>
                <c:pt idx="2622">
                  <c:v>78.188657406519567</c:v>
                </c:pt>
                <c:pt idx="2623">
                  <c:v>78.564908009697291</c:v>
                </c:pt>
                <c:pt idx="2624">
                  <c:v>79.467798128002045</c:v>
                </c:pt>
                <c:pt idx="2625">
                  <c:v>79.656885240940326</c:v>
                </c:pt>
                <c:pt idx="2626">
                  <c:v>79.586530385473154</c:v>
                </c:pt>
                <c:pt idx="2627">
                  <c:v>76.000116137068247</c:v>
                </c:pt>
                <c:pt idx="2628">
                  <c:v>72.204903841334456</c:v>
                </c:pt>
                <c:pt idx="2629">
                  <c:v>64.020811474739773</c:v>
                </c:pt>
                <c:pt idx="2630">
                  <c:v>57.471918644172341</c:v>
                </c:pt>
                <c:pt idx="2631">
                  <c:v>54.835168907045677</c:v>
                </c:pt>
                <c:pt idx="2632">
                  <c:v>60.347334277997817</c:v>
                </c:pt>
                <c:pt idx="2633">
                  <c:v>65.71276990527781</c:v>
                </c:pt>
                <c:pt idx="2634">
                  <c:v>60.443400080053316</c:v>
                </c:pt>
                <c:pt idx="2635">
                  <c:v>49.905604504849791</c:v>
                </c:pt>
                <c:pt idx="2636">
                  <c:v>40.897587745384556</c:v>
                </c:pt>
                <c:pt idx="2637">
                  <c:v>32.602001658464758</c:v>
                </c:pt>
                <c:pt idx="2638">
                  <c:v>19.219301259743961</c:v>
                </c:pt>
                <c:pt idx="2639">
                  <c:v>10.834493022427766</c:v>
                </c:pt>
                <c:pt idx="2640">
                  <c:v>3.3783974817204903</c:v>
                </c:pt>
                <c:pt idx="2641">
                  <c:v>-2.7861797582848178</c:v>
                </c:pt>
                <c:pt idx="2642">
                  <c:v>-8.4813026185106217</c:v>
                </c:pt>
                <c:pt idx="2643">
                  <c:v>-13.278676062261091</c:v>
                </c:pt>
                <c:pt idx="2644">
                  <c:v>-19.294668455808608</c:v>
                </c:pt>
                <c:pt idx="2645">
                  <c:v>-24.817404964419659</c:v>
                </c:pt>
                <c:pt idx="2646">
                  <c:v>-30.415175285214438</c:v>
                </c:pt>
                <c:pt idx="2647">
                  <c:v>-36.12953411908051</c:v>
                </c:pt>
                <c:pt idx="2648">
                  <c:v>-41.677026984380916</c:v>
                </c:pt>
                <c:pt idx="2649">
                  <c:v>-46.30737183796326</c:v>
                </c:pt>
                <c:pt idx="2650">
                  <c:v>-49.951783178756131</c:v>
                </c:pt>
                <c:pt idx="2651">
                  <c:v>-51.605858772299399</c:v>
                </c:pt>
                <c:pt idx="2652">
                  <c:v>-51.964607519133246</c:v>
                </c:pt>
                <c:pt idx="2653">
                  <c:v>-51.386435216954844</c:v>
                </c:pt>
                <c:pt idx="2654">
                  <c:v>-50.55376277625998</c:v>
                </c:pt>
                <c:pt idx="2655">
                  <c:v>-50.11308443695075</c:v>
                </c:pt>
                <c:pt idx="2656">
                  <c:v>-50.138120697567892</c:v>
                </c:pt>
                <c:pt idx="2657">
                  <c:v>-49.63221785359449</c:v>
                </c:pt>
                <c:pt idx="2658">
                  <c:v>-48.641993009098279</c:v>
                </c:pt>
                <c:pt idx="2659">
                  <c:v>-48.466460028258268</c:v>
                </c:pt>
                <c:pt idx="2660">
                  <c:v>-48.951281262825383</c:v>
                </c:pt>
                <c:pt idx="2661">
                  <c:v>-49.580103428036267</c:v>
                </c:pt>
                <c:pt idx="2662">
                  <c:v>-50.487028636549638</c:v>
                </c:pt>
                <c:pt idx="2663">
                  <c:v>-49.803341580006148</c:v>
                </c:pt>
                <c:pt idx="2664">
                  <c:v>-48.838018332426877</c:v>
                </c:pt>
                <c:pt idx="2665">
                  <c:v>-48.26107283458775</c:v>
                </c:pt>
                <c:pt idx="2666">
                  <c:v>-48.127157072092871</c:v>
                </c:pt>
                <c:pt idx="2667">
                  <c:v>-48.730365011207446</c:v>
                </c:pt>
                <c:pt idx="2668">
                  <c:v>-49.364113953326161</c:v>
                </c:pt>
                <c:pt idx="2669">
                  <c:v>-49.535176436884882</c:v>
                </c:pt>
                <c:pt idx="2670">
                  <c:v>-49.818619979345456</c:v>
                </c:pt>
                <c:pt idx="2671">
                  <c:v>-48.699120412278155</c:v>
                </c:pt>
                <c:pt idx="2672">
                  <c:v>-46.250616847847901</c:v>
                </c:pt>
                <c:pt idx="2673">
                  <c:v>-43.483047751090609</c:v>
                </c:pt>
                <c:pt idx="2674">
                  <c:v>-39.420776666195323</c:v>
                </c:pt>
                <c:pt idx="2675">
                  <c:v>-34.640532128246143</c:v>
                </c:pt>
                <c:pt idx="2676">
                  <c:v>-30.645706610535427</c:v>
                </c:pt>
                <c:pt idx="2677">
                  <c:v>-27.465183490628615</c:v>
                </c:pt>
                <c:pt idx="2678">
                  <c:v>-25.560689454100331</c:v>
                </c:pt>
                <c:pt idx="2679">
                  <c:v>-25.255510530541056</c:v>
                </c:pt>
                <c:pt idx="2680">
                  <c:v>-24.902600565776151</c:v>
                </c:pt>
                <c:pt idx="2681">
                  <c:v>-24.036642781290066</c:v>
                </c:pt>
                <c:pt idx="2682">
                  <c:v>-27.920363185089595</c:v>
                </c:pt>
                <c:pt idx="2683">
                  <c:v>-26.80110801515346</c:v>
                </c:pt>
                <c:pt idx="2684">
                  <c:v>-22.858389533450818</c:v>
                </c:pt>
                <c:pt idx="2685">
                  <c:v>-17.083491426398375</c:v>
                </c:pt>
                <c:pt idx="2686">
                  <c:v>-5.9204459450738822</c:v>
                </c:pt>
                <c:pt idx="2687">
                  <c:v>4.9941825334272814</c:v>
                </c:pt>
                <c:pt idx="2688">
                  <c:v>12.981003994829738</c:v>
                </c:pt>
                <c:pt idx="2689">
                  <c:v>24.40990929146384</c:v>
                </c:pt>
                <c:pt idx="2690">
                  <c:v>33.381248695046786</c:v>
                </c:pt>
                <c:pt idx="2691">
                  <c:v>38.473320429193642</c:v>
                </c:pt>
                <c:pt idx="2692">
                  <c:v>51.25539547366602</c:v>
                </c:pt>
                <c:pt idx="2693">
                  <c:v>60.232053117967453</c:v>
                </c:pt>
                <c:pt idx="2694">
                  <c:v>62.943383422460833</c:v>
                </c:pt>
                <c:pt idx="2695">
                  <c:v>67.074765283650848</c:v>
                </c:pt>
                <c:pt idx="2696">
                  <c:v>67.895481733668916</c:v>
                </c:pt>
                <c:pt idx="2697">
                  <c:v>67.401235236795586</c:v>
                </c:pt>
                <c:pt idx="2698">
                  <c:v>66.296211225690371</c:v>
                </c:pt>
                <c:pt idx="2699">
                  <c:v>65.43622948146745</c:v>
                </c:pt>
                <c:pt idx="2700">
                  <c:v>65.527040958126662</c:v>
                </c:pt>
                <c:pt idx="2701">
                  <c:v>64.80182190688619</c:v>
                </c:pt>
                <c:pt idx="2702">
                  <c:v>65.179924054519262</c:v>
                </c:pt>
                <c:pt idx="2703">
                  <c:v>65.364681970304218</c:v>
                </c:pt>
                <c:pt idx="2704">
                  <c:v>66.256328534965903</c:v>
                </c:pt>
                <c:pt idx="2705">
                  <c:v>66.506793684228796</c:v>
                </c:pt>
                <c:pt idx="2706">
                  <c:v>66.919646506734523</c:v>
                </c:pt>
                <c:pt idx="2707">
                  <c:v>66.054175617520499</c:v>
                </c:pt>
                <c:pt idx="2708">
                  <c:v>65.26499361688748</c:v>
                </c:pt>
                <c:pt idx="2709">
                  <c:v>65.541402477475771</c:v>
                </c:pt>
                <c:pt idx="2710">
                  <c:v>66.53794429018825</c:v>
                </c:pt>
                <c:pt idx="2711">
                  <c:v>66.979820328814924</c:v>
                </c:pt>
                <c:pt idx="2712">
                  <c:v>66.308854400264579</c:v>
                </c:pt>
                <c:pt idx="2713">
                  <c:v>64.668613628550617</c:v>
                </c:pt>
                <c:pt idx="2714">
                  <c:v>63.424170710226377</c:v>
                </c:pt>
                <c:pt idx="2715">
                  <c:v>63.414656659994705</c:v>
                </c:pt>
                <c:pt idx="2716">
                  <c:v>64.155884600468212</c:v>
                </c:pt>
                <c:pt idx="2717">
                  <c:v>65.070106348391278</c:v>
                </c:pt>
                <c:pt idx="2718">
                  <c:v>65.725970550362064</c:v>
                </c:pt>
                <c:pt idx="2719">
                  <c:v>65.507074635835991</c:v>
                </c:pt>
                <c:pt idx="2720">
                  <c:v>64.606788819636918</c:v>
                </c:pt>
                <c:pt idx="2721">
                  <c:v>62.743199164626681</c:v>
                </c:pt>
                <c:pt idx="2722">
                  <c:v>59.39137707825099</c:v>
                </c:pt>
                <c:pt idx="2723">
                  <c:v>57.585705024589217</c:v>
                </c:pt>
                <c:pt idx="2724">
                  <c:v>58.919344192356185</c:v>
                </c:pt>
                <c:pt idx="2725">
                  <c:v>64.793016037990469</c:v>
                </c:pt>
                <c:pt idx="2726">
                  <c:v>67.506382835223988</c:v>
                </c:pt>
                <c:pt idx="2727">
                  <c:v>69.96937168430857</c:v>
                </c:pt>
                <c:pt idx="2728">
                  <c:v>58.237845239143404</c:v>
                </c:pt>
                <c:pt idx="2729">
                  <c:v>42.737801136466558</c:v>
                </c:pt>
                <c:pt idx="2730">
                  <c:v>28.09626714645233</c:v>
                </c:pt>
                <c:pt idx="2731">
                  <c:v>20.016589727364817</c:v>
                </c:pt>
                <c:pt idx="2732">
                  <c:v>17.768779323384951</c:v>
                </c:pt>
                <c:pt idx="2733">
                  <c:v>15.628226561712564</c:v>
                </c:pt>
                <c:pt idx="2734">
                  <c:v>6.4258529995977502</c:v>
                </c:pt>
                <c:pt idx="2735">
                  <c:v>-1.0495457299600981</c:v>
                </c:pt>
                <c:pt idx="2736">
                  <c:v>-8.5477260435967928</c:v>
                </c:pt>
                <c:pt idx="2737">
                  <c:v>-14.804575866496918</c:v>
                </c:pt>
                <c:pt idx="2738">
                  <c:v>-21.18930326337896</c:v>
                </c:pt>
                <c:pt idx="2739">
                  <c:v>-27.639079663526303</c:v>
                </c:pt>
                <c:pt idx="2740">
                  <c:v>-33.394789578745517</c:v>
                </c:pt>
                <c:pt idx="2741">
                  <c:v>-39.355812382972069</c:v>
                </c:pt>
                <c:pt idx="2742">
                  <c:v>-43.695171388562237</c:v>
                </c:pt>
                <c:pt idx="2743">
                  <c:v>-45.136947170137141</c:v>
                </c:pt>
                <c:pt idx="2744">
                  <c:v>-45.5236147342397</c:v>
                </c:pt>
                <c:pt idx="2745">
                  <c:v>-47.067097051577719</c:v>
                </c:pt>
                <c:pt idx="2746">
                  <c:v>-49.161365133004139</c:v>
                </c:pt>
                <c:pt idx="2747">
                  <c:v>-50.699524063852515</c:v>
                </c:pt>
                <c:pt idx="2748">
                  <c:v>-52.274062212601265</c:v>
                </c:pt>
                <c:pt idx="2749">
                  <c:v>-52.588001671498667</c:v>
                </c:pt>
                <c:pt idx="2750">
                  <c:v>-52.890169708082695</c:v>
                </c:pt>
                <c:pt idx="2751">
                  <c:v>-53.466676335923765</c:v>
                </c:pt>
                <c:pt idx="2752">
                  <c:v>-54.073718706208908</c:v>
                </c:pt>
                <c:pt idx="2753">
                  <c:v>-54.145557133917812</c:v>
                </c:pt>
                <c:pt idx="2754">
                  <c:v>-53.873494671302851</c:v>
                </c:pt>
                <c:pt idx="2755">
                  <c:v>-53.22463415310196</c:v>
                </c:pt>
                <c:pt idx="2756">
                  <c:v>-52.799222678304325</c:v>
                </c:pt>
                <c:pt idx="2757">
                  <c:v>-52.950723212168526</c:v>
                </c:pt>
                <c:pt idx="2758">
                  <c:v>-53.633456424790779</c:v>
                </c:pt>
                <c:pt idx="2759">
                  <c:v>-54.343085196560004</c:v>
                </c:pt>
                <c:pt idx="2760">
                  <c:v>-55.044007026440248</c:v>
                </c:pt>
                <c:pt idx="2761">
                  <c:v>-54.577655580566535</c:v>
                </c:pt>
                <c:pt idx="2762">
                  <c:v>-52.138834772618587</c:v>
                </c:pt>
                <c:pt idx="2763">
                  <c:v>-49.67099037535381</c:v>
                </c:pt>
                <c:pt idx="2764">
                  <c:v>-47.307622882730769</c:v>
                </c:pt>
                <c:pt idx="2765">
                  <c:v>-45.002504179841722</c:v>
                </c:pt>
                <c:pt idx="2766">
                  <c:v>-42.537240392595457</c:v>
                </c:pt>
                <c:pt idx="2767">
                  <c:v>-41.13976816876567</c:v>
                </c:pt>
                <c:pt idx="2768">
                  <c:v>-37.49756874951327</c:v>
                </c:pt>
                <c:pt idx="2769">
                  <c:v>-33.874301733850217</c:v>
                </c:pt>
                <c:pt idx="2770">
                  <c:v>-31.135932811709235</c:v>
                </c:pt>
                <c:pt idx="2771">
                  <c:v>-22.499087288724532</c:v>
                </c:pt>
                <c:pt idx="2772">
                  <c:v>-20.25876785524903</c:v>
                </c:pt>
                <c:pt idx="2773">
                  <c:v>-17.846591150700601</c:v>
                </c:pt>
                <c:pt idx="2774">
                  <c:v>-17.83780616744885</c:v>
                </c:pt>
                <c:pt idx="2775">
                  <c:v>-12.723973689640312</c:v>
                </c:pt>
                <c:pt idx="2776">
                  <c:v>-6.4273562592866389</c:v>
                </c:pt>
                <c:pt idx="2777">
                  <c:v>2.8571119750436749</c:v>
                </c:pt>
                <c:pt idx="2778">
                  <c:v>7.8547528274730487</c:v>
                </c:pt>
                <c:pt idx="2779">
                  <c:v>17.930311785262401</c:v>
                </c:pt>
                <c:pt idx="2780">
                  <c:v>36.424895064128208</c:v>
                </c:pt>
                <c:pt idx="2781">
                  <c:v>46.525071993255501</c:v>
                </c:pt>
                <c:pt idx="2782">
                  <c:v>53.833403507320739</c:v>
                </c:pt>
                <c:pt idx="2783">
                  <c:v>57.997273030709863</c:v>
                </c:pt>
                <c:pt idx="2784">
                  <c:v>59.320440857047458</c:v>
                </c:pt>
                <c:pt idx="2785">
                  <c:v>63.236551413624497</c:v>
                </c:pt>
                <c:pt idx="2786">
                  <c:v>65.051763090294486</c:v>
                </c:pt>
                <c:pt idx="2787">
                  <c:v>66.129283867976753</c:v>
                </c:pt>
                <c:pt idx="2788">
                  <c:v>66.523920640244398</c:v>
                </c:pt>
                <c:pt idx="2789">
                  <c:v>67.487711135013143</c:v>
                </c:pt>
                <c:pt idx="2790">
                  <c:v>67.85818390672037</c:v>
                </c:pt>
                <c:pt idx="2791">
                  <c:v>68.073964424132157</c:v>
                </c:pt>
                <c:pt idx="2792">
                  <c:v>68.973202113864303</c:v>
                </c:pt>
                <c:pt idx="2793">
                  <c:v>69.725929635765283</c:v>
                </c:pt>
                <c:pt idx="2794">
                  <c:v>72.91381006303682</c:v>
                </c:pt>
                <c:pt idx="2795">
                  <c:v>72.09677783137964</c:v>
                </c:pt>
                <c:pt idx="2796">
                  <c:v>71.200329420971713</c:v>
                </c:pt>
                <c:pt idx="2797">
                  <c:v>71.235582198412544</c:v>
                </c:pt>
                <c:pt idx="2798">
                  <c:v>71.629574356571965</c:v>
                </c:pt>
                <c:pt idx="2799">
                  <c:v>72.169644537839048</c:v>
                </c:pt>
                <c:pt idx="2800">
                  <c:v>71.966270138811566</c:v>
                </c:pt>
                <c:pt idx="2801">
                  <c:v>72.831230911413044</c:v>
                </c:pt>
                <c:pt idx="2802">
                  <c:v>74.109272848538239</c:v>
                </c:pt>
                <c:pt idx="2803">
                  <c:v>75.348262857674925</c:v>
                </c:pt>
                <c:pt idx="2804">
                  <c:v>76.879223078726113</c:v>
                </c:pt>
                <c:pt idx="2805">
                  <c:v>77.916133124867258</c:v>
                </c:pt>
                <c:pt idx="2806">
                  <c:v>78.177312426822468</c:v>
                </c:pt>
                <c:pt idx="2807">
                  <c:v>77.479631774419559</c:v>
                </c:pt>
                <c:pt idx="2808">
                  <c:v>75.144464242945617</c:v>
                </c:pt>
                <c:pt idx="2809">
                  <c:v>72.460081190494947</c:v>
                </c:pt>
                <c:pt idx="2810">
                  <c:v>71.400134200172886</c:v>
                </c:pt>
                <c:pt idx="2811">
                  <c:v>73.624143313070959</c:v>
                </c:pt>
                <c:pt idx="2812">
                  <c:v>78.59321914708238</c:v>
                </c:pt>
                <c:pt idx="2813">
                  <c:v>83.627798220590293</c:v>
                </c:pt>
                <c:pt idx="2814">
                  <c:v>82.963021695684631</c:v>
                </c:pt>
                <c:pt idx="2815">
                  <c:v>80.356247771643822</c:v>
                </c:pt>
                <c:pt idx="2816">
                  <c:v>73.68158844864611</c:v>
                </c:pt>
                <c:pt idx="2817">
                  <c:v>60.546730048088023</c:v>
                </c:pt>
                <c:pt idx="2818">
                  <c:v>49.747494946215284</c:v>
                </c:pt>
                <c:pt idx="2819">
                  <c:v>38.627218098838533</c:v>
                </c:pt>
                <c:pt idx="2820">
                  <c:v>24.418529454135939</c:v>
                </c:pt>
                <c:pt idx="2821">
                  <c:v>13.734893801447381</c:v>
                </c:pt>
                <c:pt idx="2822">
                  <c:v>12.253215482845283</c:v>
                </c:pt>
                <c:pt idx="2823">
                  <c:v>9.3804729371312909</c:v>
                </c:pt>
                <c:pt idx="2824">
                  <c:v>10.369173363524549</c:v>
                </c:pt>
                <c:pt idx="2825">
                  <c:v>9.2559013890802433</c:v>
                </c:pt>
                <c:pt idx="2826">
                  <c:v>1.7567054976664849</c:v>
                </c:pt>
                <c:pt idx="2827">
                  <c:v>-11.23653092488092</c:v>
                </c:pt>
                <c:pt idx="2828">
                  <c:v>-24.245645377657418</c:v>
                </c:pt>
                <c:pt idx="2829">
                  <c:v>-33.910191529827713</c:v>
                </c:pt>
                <c:pt idx="2830">
                  <c:v>-42.011426959479408</c:v>
                </c:pt>
                <c:pt idx="2831">
                  <c:v>-48.094571825139035</c:v>
                </c:pt>
                <c:pt idx="2832">
                  <c:v>-52.431246033101111</c:v>
                </c:pt>
                <c:pt idx="2833">
                  <c:v>-56.632852130672966</c:v>
                </c:pt>
                <c:pt idx="2834">
                  <c:v>-59.15898649837488</c:v>
                </c:pt>
                <c:pt idx="2835">
                  <c:v>-61.358870334301109</c:v>
                </c:pt>
                <c:pt idx="2836">
                  <c:v>-63.548830118374248</c:v>
                </c:pt>
                <c:pt idx="2837">
                  <c:v>-64.743480839115023</c:v>
                </c:pt>
                <c:pt idx="2838">
                  <c:v>-66.006913832994215</c:v>
                </c:pt>
                <c:pt idx="2839">
                  <c:v>-67.102669435940257</c:v>
                </c:pt>
                <c:pt idx="2840">
                  <c:v>-67.862694427021196</c:v>
                </c:pt>
                <c:pt idx="2841">
                  <c:v>-68.582592303772785</c:v>
                </c:pt>
                <c:pt idx="2842">
                  <c:v>-68.820510902574213</c:v>
                </c:pt>
                <c:pt idx="2843">
                  <c:v>-68.468036560228001</c:v>
                </c:pt>
                <c:pt idx="2844">
                  <c:v>-68.244017297078045</c:v>
                </c:pt>
                <c:pt idx="2845">
                  <c:v>-67.318803271161499</c:v>
                </c:pt>
                <c:pt idx="2846">
                  <c:v>-66.999028919689152</c:v>
                </c:pt>
                <c:pt idx="2847">
                  <c:v>-66.182330266423335</c:v>
                </c:pt>
                <c:pt idx="2848">
                  <c:v>-64.782572725614102</c:v>
                </c:pt>
                <c:pt idx="2849">
                  <c:v>-64.533166294626255</c:v>
                </c:pt>
                <c:pt idx="2850">
                  <c:v>-64.968496861334557</c:v>
                </c:pt>
                <c:pt idx="2851">
                  <c:v>-67.06905981183678</c:v>
                </c:pt>
                <c:pt idx="2852">
                  <c:v>-69.189664592207222</c:v>
                </c:pt>
                <c:pt idx="2853">
                  <c:v>-71.585546154787039</c:v>
                </c:pt>
                <c:pt idx="2854">
                  <c:v>-71.447791599679675</c:v>
                </c:pt>
                <c:pt idx="2855">
                  <c:v>-70.947617938426703</c:v>
                </c:pt>
                <c:pt idx="2856">
                  <c:v>-69.503296776594453</c:v>
                </c:pt>
                <c:pt idx="2857">
                  <c:v>-62.922455589529825</c:v>
                </c:pt>
                <c:pt idx="2858">
                  <c:v>-56.492414503148147</c:v>
                </c:pt>
                <c:pt idx="2859">
                  <c:v>-51.096723820279749</c:v>
                </c:pt>
                <c:pt idx="2860">
                  <c:v>-48.038045348418358</c:v>
                </c:pt>
                <c:pt idx="2861">
                  <c:v>-41.407683345981994</c:v>
                </c:pt>
                <c:pt idx="2862">
                  <c:v>-32.840968632269835</c:v>
                </c:pt>
                <c:pt idx="2863">
                  <c:v>-25.046938575391128</c:v>
                </c:pt>
                <c:pt idx="2864">
                  <c:v>-20.836096389046475</c:v>
                </c:pt>
                <c:pt idx="2865">
                  <c:v>-8.9798138089012767</c:v>
                </c:pt>
                <c:pt idx="2866">
                  <c:v>10.584470228050252</c:v>
                </c:pt>
                <c:pt idx="2867">
                  <c:v>22.955865129126046</c:v>
                </c:pt>
                <c:pt idx="2868">
                  <c:v>39.65838964981404</c:v>
                </c:pt>
                <c:pt idx="2869">
                  <c:v>52.085416173683271</c:v>
                </c:pt>
                <c:pt idx="2870">
                  <c:v>59.223626411621275</c:v>
                </c:pt>
                <c:pt idx="2871">
                  <c:v>65.123025152367774</c:v>
                </c:pt>
                <c:pt idx="2872">
                  <c:v>67.676002197988453</c:v>
                </c:pt>
                <c:pt idx="2873">
                  <c:v>66.748677174652244</c:v>
                </c:pt>
                <c:pt idx="2874">
                  <c:v>67.284693907684058</c:v>
                </c:pt>
                <c:pt idx="2875">
                  <c:v>65.038699714258087</c:v>
                </c:pt>
                <c:pt idx="2876">
                  <c:v>65.572803027189806</c:v>
                </c:pt>
                <c:pt idx="2877">
                  <c:v>66.479220511916665</c:v>
                </c:pt>
                <c:pt idx="2878">
                  <c:v>67.812700029572611</c:v>
                </c:pt>
                <c:pt idx="2879">
                  <c:v>68.464174959629503</c:v>
                </c:pt>
                <c:pt idx="2880">
                  <c:v>68.123831897954489</c:v>
                </c:pt>
                <c:pt idx="2881">
                  <c:v>67.672340599618479</c:v>
                </c:pt>
                <c:pt idx="2882">
                  <c:v>67.39541348176212</c:v>
                </c:pt>
                <c:pt idx="2883">
                  <c:v>67.627109763062833</c:v>
                </c:pt>
                <c:pt idx="2884">
                  <c:v>68.139566025585708</c:v>
                </c:pt>
                <c:pt idx="2885">
                  <c:v>68.530068149573722</c:v>
                </c:pt>
                <c:pt idx="2886">
                  <c:v>68.464685682201306</c:v>
                </c:pt>
                <c:pt idx="2887">
                  <c:v>67.995914993652505</c:v>
                </c:pt>
                <c:pt idx="2888">
                  <c:v>68.262966755591421</c:v>
                </c:pt>
                <c:pt idx="2889">
                  <c:v>69.76469272710348</c:v>
                </c:pt>
                <c:pt idx="2890">
                  <c:v>72.222239739002902</c:v>
                </c:pt>
                <c:pt idx="2891">
                  <c:v>74.380734278026125</c:v>
                </c:pt>
                <c:pt idx="2892">
                  <c:v>74.828838345092507</c:v>
                </c:pt>
                <c:pt idx="2893">
                  <c:v>73.795505964650587</c:v>
                </c:pt>
                <c:pt idx="2894">
                  <c:v>70.634478716843532</c:v>
                </c:pt>
                <c:pt idx="2895">
                  <c:v>67.866471140213619</c:v>
                </c:pt>
                <c:pt idx="2896">
                  <c:v>68.627765388874352</c:v>
                </c:pt>
                <c:pt idx="2897">
                  <c:v>72.551373829681722</c:v>
                </c:pt>
                <c:pt idx="2898">
                  <c:v>78.449021778599317</c:v>
                </c:pt>
                <c:pt idx="2899">
                  <c:v>83.568356145172928</c:v>
                </c:pt>
                <c:pt idx="2900">
                  <c:v>85.940855225856495</c:v>
                </c:pt>
                <c:pt idx="2901">
                  <c:v>84.115438686303634</c:v>
                </c:pt>
                <c:pt idx="2902">
                  <c:v>80.720245909760408</c:v>
                </c:pt>
                <c:pt idx="2903">
                  <c:v>76.650909928362324</c:v>
                </c:pt>
                <c:pt idx="2904">
                  <c:v>70.213563171301757</c:v>
                </c:pt>
                <c:pt idx="2905">
                  <c:v>61.250791209084994</c:v>
                </c:pt>
                <c:pt idx="2906">
                  <c:v>56.64559028833802</c:v>
                </c:pt>
                <c:pt idx="2907">
                  <c:v>44.451371020558661</c:v>
                </c:pt>
                <c:pt idx="2908">
                  <c:v>20.161821737344972</c:v>
                </c:pt>
                <c:pt idx="2909">
                  <c:v>9.5572591028655705</c:v>
                </c:pt>
                <c:pt idx="2910">
                  <c:v>2.3720323119144275</c:v>
                </c:pt>
                <c:pt idx="2911">
                  <c:v>-5.7503525893886875</c:v>
                </c:pt>
                <c:pt idx="2912">
                  <c:v>-11.644299112729001</c:v>
                </c:pt>
                <c:pt idx="2913">
                  <c:v>-14.275488538503874</c:v>
                </c:pt>
                <c:pt idx="2914">
                  <c:v>-17.067683048421422</c:v>
                </c:pt>
                <c:pt idx="2915">
                  <c:v>-20.505861824765095</c:v>
                </c:pt>
                <c:pt idx="2916">
                  <c:v>-26.308248046108886</c:v>
                </c:pt>
                <c:pt idx="2917">
                  <c:v>-36.941892916779928</c:v>
                </c:pt>
                <c:pt idx="2918">
                  <c:v>-43.555417151313755</c:v>
                </c:pt>
                <c:pt idx="2919">
                  <c:v>-50.074638529043995</c:v>
                </c:pt>
                <c:pt idx="2920">
                  <c:v>-53.560763459792099</c:v>
                </c:pt>
                <c:pt idx="2921">
                  <c:v>-55.158853924753082</c:v>
                </c:pt>
                <c:pt idx="2922">
                  <c:v>-55.935983721213312</c:v>
                </c:pt>
                <c:pt idx="2923">
                  <c:v>-55.611434072849597</c:v>
                </c:pt>
                <c:pt idx="2924">
                  <c:v>-54.726191401663307</c:v>
                </c:pt>
                <c:pt idx="2925">
                  <c:v>-54.805142666728948</c:v>
                </c:pt>
                <c:pt idx="2926">
                  <c:v>-56.521502820825319</c:v>
                </c:pt>
                <c:pt idx="2927">
                  <c:v>-58.977546109389358</c:v>
                </c:pt>
                <c:pt idx="2928">
                  <c:v>-61.704648894760169</c:v>
                </c:pt>
                <c:pt idx="2929">
                  <c:v>-62.414887215677133</c:v>
                </c:pt>
                <c:pt idx="2930">
                  <c:v>-61.768463426762921</c:v>
                </c:pt>
                <c:pt idx="2931">
                  <c:v>-60.696231548806097</c:v>
                </c:pt>
                <c:pt idx="2932">
                  <c:v>-60.422663552737205</c:v>
                </c:pt>
                <c:pt idx="2933">
                  <c:v>-60.95405764333195</c:v>
                </c:pt>
                <c:pt idx="2934">
                  <c:v>-61.787408012103562</c:v>
                </c:pt>
                <c:pt idx="2935">
                  <c:v>-62.986745637294568</c:v>
                </c:pt>
                <c:pt idx="2936">
                  <c:v>-63.75767993443138</c:v>
                </c:pt>
                <c:pt idx="2937">
                  <c:v>-64.234965379852284</c:v>
                </c:pt>
                <c:pt idx="2938">
                  <c:v>-63.159649612075349</c:v>
                </c:pt>
                <c:pt idx="2939">
                  <c:v>-61.479477622043483</c:v>
                </c:pt>
                <c:pt idx="2940">
                  <c:v>-60.014216135527789</c:v>
                </c:pt>
                <c:pt idx="2941">
                  <c:v>-58.197477657007376</c:v>
                </c:pt>
                <c:pt idx="2942">
                  <c:v>-54.486616441427479</c:v>
                </c:pt>
                <c:pt idx="2943">
                  <c:v>-51.830938132993758</c:v>
                </c:pt>
                <c:pt idx="2944">
                  <c:v>-45.993760259878478</c:v>
                </c:pt>
                <c:pt idx="2945">
                  <c:v>-42.435027219028669</c:v>
                </c:pt>
                <c:pt idx="2946">
                  <c:v>-40.727411286402209</c:v>
                </c:pt>
                <c:pt idx="2947">
                  <c:v>-40.187948376667528</c:v>
                </c:pt>
                <c:pt idx="2948">
                  <c:v>-37.406072507013363</c:v>
                </c:pt>
                <c:pt idx="2949">
                  <c:v>-33.141638396070306</c:v>
                </c:pt>
                <c:pt idx="2950">
                  <c:v>-33.042577820585684</c:v>
                </c:pt>
                <c:pt idx="2951">
                  <c:v>-33.761473848085174</c:v>
                </c:pt>
                <c:pt idx="2952">
                  <c:v>-36.469728494030093</c:v>
                </c:pt>
                <c:pt idx="2953">
                  <c:v>-41.682561943947647</c:v>
                </c:pt>
                <c:pt idx="2954">
                  <c:v>-33.379682782840206</c:v>
                </c:pt>
                <c:pt idx="2955">
                  <c:v>-31.254093280215955</c:v>
                </c:pt>
                <c:pt idx="2956">
                  <c:v>-26.592399119460996</c:v>
                </c:pt>
                <c:pt idx="2957">
                  <c:v>-23.938823598163069</c:v>
                </c:pt>
                <c:pt idx="2958">
                  <c:v>-29.759036858521888</c:v>
                </c:pt>
                <c:pt idx="2959">
                  <c:v>-40.173577255967906</c:v>
                </c:pt>
                <c:pt idx="2960">
                  <c:v>-52.309395027437304</c:v>
                </c:pt>
                <c:pt idx="2961">
                  <c:v>-52.61653182776891</c:v>
                </c:pt>
                <c:pt idx="2962">
                  <c:v>-49.70698342483611</c:v>
                </c:pt>
                <c:pt idx="2963">
                  <c:v>-39.88872082080082</c:v>
                </c:pt>
                <c:pt idx="2964">
                  <c:v>-36.580235463275955</c:v>
                </c:pt>
                <c:pt idx="2965">
                  <c:v>-31.081701799449597</c:v>
                </c:pt>
                <c:pt idx="2966">
                  <c:v>-24.034362757647322</c:v>
                </c:pt>
                <c:pt idx="2967">
                  <c:v>-26.024573680813848</c:v>
                </c:pt>
                <c:pt idx="2968">
                  <c:v>-29.32866821280242</c:v>
                </c:pt>
                <c:pt idx="2969">
                  <c:v>-34.340683993958805</c:v>
                </c:pt>
                <c:pt idx="2970">
                  <c:v>-37.822469422389908</c:v>
                </c:pt>
                <c:pt idx="2971">
                  <c:v>-39.905765557293996</c:v>
                </c:pt>
                <c:pt idx="2972">
                  <c:v>-39.78539603509104</c:v>
                </c:pt>
                <c:pt idx="2973">
                  <c:v>-38.526394345357986</c:v>
                </c:pt>
                <c:pt idx="2974">
                  <c:v>-36.45794577080661</c:v>
                </c:pt>
                <c:pt idx="2975">
                  <c:v>-32.778201753444193</c:v>
                </c:pt>
                <c:pt idx="2976">
                  <c:v>-30.191595877980358</c:v>
                </c:pt>
                <c:pt idx="2977">
                  <c:v>-23.199216793165704</c:v>
                </c:pt>
                <c:pt idx="2978">
                  <c:v>-20.672313755574805</c:v>
                </c:pt>
                <c:pt idx="2979">
                  <c:v>-22.276765956615044</c:v>
                </c:pt>
                <c:pt idx="2980">
                  <c:v>-24.272085943236089</c:v>
                </c:pt>
                <c:pt idx="2981">
                  <c:v>-30.090350085595094</c:v>
                </c:pt>
                <c:pt idx="2982">
                  <c:v>-33.986374967824837</c:v>
                </c:pt>
                <c:pt idx="2983">
                  <c:v>-30.689653563853732</c:v>
                </c:pt>
                <c:pt idx="2984">
                  <c:v>-24.455247463558184</c:v>
                </c:pt>
                <c:pt idx="2985">
                  <c:v>-33.707171595601366</c:v>
                </c:pt>
                <c:pt idx="2986">
                  <c:v>-40.678712018891702</c:v>
                </c:pt>
                <c:pt idx="2987">
                  <c:v>-42.902279044771284</c:v>
                </c:pt>
                <c:pt idx="2988">
                  <c:v>-38.145162540755692</c:v>
                </c:pt>
                <c:pt idx="2989">
                  <c:v>-32.750077556321173</c:v>
                </c:pt>
                <c:pt idx="2990">
                  <c:v>-53.264009909022462</c:v>
                </c:pt>
                <c:pt idx="2991">
                  <c:v>-52.938397688210337</c:v>
                </c:pt>
                <c:pt idx="2992">
                  <c:v>-61.725894888302399</c:v>
                </c:pt>
                <c:pt idx="2993">
                  <c:v>-57.298719903516044</c:v>
                </c:pt>
                <c:pt idx="2994">
                  <c:v>-45.45923907596034</c:v>
                </c:pt>
                <c:pt idx="2995">
                  <c:v>-34.617729505390578</c:v>
                </c:pt>
                <c:pt idx="2996">
                  <c:v>-26.619525821455646</c:v>
                </c:pt>
                <c:pt idx="2997">
                  <c:v>-26.670255544076962</c:v>
                </c:pt>
                <c:pt idx="2998">
                  <c:v>-34.287373362571444</c:v>
                </c:pt>
                <c:pt idx="2999">
                  <c:v>-44.910201936669239</c:v>
                </c:pt>
                <c:pt idx="3000">
                  <c:v>-52.516912576513711</c:v>
                </c:pt>
                <c:pt idx="3001">
                  <c:v>-55.543678958089814</c:v>
                </c:pt>
                <c:pt idx="3002">
                  <c:v>-55.214696717065436</c:v>
                </c:pt>
                <c:pt idx="3003">
                  <c:v>-52.85189063389911</c:v>
                </c:pt>
                <c:pt idx="3004">
                  <c:v>-48.253476615417313</c:v>
                </c:pt>
                <c:pt idx="3005">
                  <c:v>-39.585325180199575</c:v>
                </c:pt>
                <c:pt idx="3006">
                  <c:v>-34.067898677458636</c:v>
                </c:pt>
                <c:pt idx="3007">
                  <c:v>-35.12168149138251</c:v>
                </c:pt>
                <c:pt idx="3008">
                  <c:v>-36.492325817404662</c:v>
                </c:pt>
                <c:pt idx="3009">
                  <c:v>-37.506970003968249</c:v>
                </c:pt>
                <c:pt idx="3010">
                  <c:v>-38.51402757974725</c:v>
                </c:pt>
                <c:pt idx="3011">
                  <c:v>-39.841111135135179</c:v>
                </c:pt>
                <c:pt idx="3012">
                  <c:v>-39.350129703795432</c:v>
                </c:pt>
                <c:pt idx="3013">
                  <c:v>-36.170441771010928</c:v>
                </c:pt>
                <c:pt idx="3014">
                  <c:v>-35.178639206516834</c:v>
                </c:pt>
                <c:pt idx="3015">
                  <c:v>-34.140161073359785</c:v>
                </c:pt>
                <c:pt idx="3016">
                  <c:v>-33.25091948607146</c:v>
                </c:pt>
                <c:pt idx="3017">
                  <c:v>-32.395631519373175</c:v>
                </c:pt>
                <c:pt idx="3018">
                  <c:v>-33.260987514718366</c:v>
                </c:pt>
                <c:pt idx="3019">
                  <c:v>-35.122638433674624</c:v>
                </c:pt>
                <c:pt idx="3020">
                  <c:v>-35.078363792628195</c:v>
                </c:pt>
                <c:pt idx="3021">
                  <c:v>-33.006509108546425</c:v>
                </c:pt>
                <c:pt idx="3022">
                  <c:v>-32.24514939290377</c:v>
                </c:pt>
                <c:pt idx="3023">
                  <c:v>-32.406019295276487</c:v>
                </c:pt>
                <c:pt idx="3024">
                  <c:v>-32.489912458483431</c:v>
                </c:pt>
                <c:pt idx="3025">
                  <c:v>-32.220906144583061</c:v>
                </c:pt>
                <c:pt idx="3026">
                  <c:v>-31.065448620808766</c:v>
                </c:pt>
                <c:pt idx="3027">
                  <c:v>-31.323810694371204</c:v>
                </c:pt>
                <c:pt idx="3028">
                  <c:v>-31.998128412177657</c:v>
                </c:pt>
                <c:pt idx="3029">
                  <c:v>-31.923143989944524</c:v>
                </c:pt>
                <c:pt idx="3030">
                  <c:v>-31.294490334422569</c:v>
                </c:pt>
                <c:pt idx="3031">
                  <c:v>-30.762969090328909</c:v>
                </c:pt>
                <c:pt idx="3032">
                  <c:v>-30.249130055740217</c:v>
                </c:pt>
                <c:pt idx="3033">
                  <c:v>-30.013262753547572</c:v>
                </c:pt>
                <c:pt idx="3034">
                  <c:v>-30.29681317595433</c:v>
                </c:pt>
                <c:pt idx="3035">
                  <c:v>-30.577890260616769</c:v>
                </c:pt>
                <c:pt idx="3036">
                  <c:v>-31.621183828828961</c:v>
                </c:pt>
                <c:pt idx="3037">
                  <c:v>-32.239067890845057</c:v>
                </c:pt>
                <c:pt idx="3038">
                  <c:v>-32.797638716278186</c:v>
                </c:pt>
                <c:pt idx="3039">
                  <c:v>-32.839824966193092</c:v>
                </c:pt>
                <c:pt idx="3040">
                  <c:v>-31.775934571315425</c:v>
                </c:pt>
                <c:pt idx="3041">
                  <c:v>-30.426245170438008</c:v>
                </c:pt>
                <c:pt idx="3042">
                  <c:v>-29.695125045496926</c:v>
                </c:pt>
                <c:pt idx="3043">
                  <c:v>-29.0296327693645</c:v>
                </c:pt>
                <c:pt idx="3044">
                  <c:v>-31.598289782536337</c:v>
                </c:pt>
                <c:pt idx="3045">
                  <c:v>-33.70543793534587</c:v>
                </c:pt>
                <c:pt idx="3046">
                  <c:v>-33.299439655434938</c:v>
                </c:pt>
                <c:pt idx="3047">
                  <c:v>-32.082833743979755</c:v>
                </c:pt>
                <c:pt idx="3048">
                  <c:v>-31.235299727240658</c:v>
                </c:pt>
                <c:pt idx="3049">
                  <c:v>-31.242034864887994</c:v>
                </c:pt>
                <c:pt idx="3050">
                  <c:v>-29.905312868070336</c:v>
                </c:pt>
                <c:pt idx="3051">
                  <c:v>-24.851786790810014</c:v>
                </c:pt>
                <c:pt idx="3052">
                  <c:v>-32.259386386316152</c:v>
                </c:pt>
                <c:pt idx="3053">
                  <c:v>-30.422101336827239</c:v>
                </c:pt>
                <c:pt idx="3054">
                  <c:v>-29.737032111707311</c:v>
                </c:pt>
                <c:pt idx="3055">
                  <c:v>-29.94140610414442</c:v>
                </c:pt>
                <c:pt idx="3056">
                  <c:v>-29.974240054361768</c:v>
                </c:pt>
                <c:pt idx="3057">
                  <c:v>-30.405030298046601</c:v>
                </c:pt>
                <c:pt idx="3058">
                  <c:v>-30.896546193377489</c:v>
                </c:pt>
                <c:pt idx="3059">
                  <c:v>-31.285668399435448</c:v>
                </c:pt>
                <c:pt idx="3060">
                  <c:v>-31.686416254641756</c:v>
                </c:pt>
                <c:pt idx="3061">
                  <c:v>-32.317046994382451</c:v>
                </c:pt>
                <c:pt idx="3062">
                  <c:v>-32.719090315138011</c:v>
                </c:pt>
                <c:pt idx="3063">
                  <c:v>-33.073428041461838</c:v>
                </c:pt>
                <c:pt idx="3064">
                  <c:v>-32.653785156162634</c:v>
                </c:pt>
                <c:pt idx="3065">
                  <c:v>-32.295493934697717</c:v>
                </c:pt>
                <c:pt idx="3066">
                  <c:v>-33.132420144775786</c:v>
                </c:pt>
                <c:pt idx="3067">
                  <c:v>-32.695020099219278</c:v>
                </c:pt>
                <c:pt idx="3068">
                  <c:v>-33.131773797406687</c:v>
                </c:pt>
                <c:pt idx="3069">
                  <c:v>-33.813103688998737</c:v>
                </c:pt>
                <c:pt idx="3070">
                  <c:v>-33.654350486657719</c:v>
                </c:pt>
                <c:pt idx="3071">
                  <c:v>-33.371896668203881</c:v>
                </c:pt>
                <c:pt idx="3072">
                  <c:v>-33.313650739681741</c:v>
                </c:pt>
                <c:pt idx="3073">
                  <c:v>-33.412358996561146</c:v>
                </c:pt>
                <c:pt idx="3074">
                  <c:v>-33.644813714659719</c:v>
                </c:pt>
                <c:pt idx="3075">
                  <c:v>-33.358979916193093</c:v>
                </c:pt>
                <c:pt idx="3076">
                  <c:v>-33.110542330357632</c:v>
                </c:pt>
                <c:pt idx="3077">
                  <c:v>-33.0626097199942</c:v>
                </c:pt>
                <c:pt idx="3078">
                  <c:v>-32.95373302843992</c:v>
                </c:pt>
                <c:pt idx="3079">
                  <c:v>-32.995837689514268</c:v>
                </c:pt>
                <c:pt idx="3080">
                  <c:v>-33.127342710292375</c:v>
                </c:pt>
                <c:pt idx="3081">
                  <c:v>-32.892413823908868</c:v>
                </c:pt>
                <c:pt idx="3082">
                  <c:v>-31.61792808308337</c:v>
                </c:pt>
                <c:pt idx="3083">
                  <c:v>-30.626257247871159</c:v>
                </c:pt>
                <c:pt idx="3084">
                  <c:v>-31.853294142990439</c:v>
                </c:pt>
                <c:pt idx="3085">
                  <c:v>-34.053644979979502</c:v>
                </c:pt>
                <c:pt idx="3086">
                  <c:v>-32.466452525963192</c:v>
                </c:pt>
                <c:pt idx="3087">
                  <c:v>-30.336393008730397</c:v>
                </c:pt>
                <c:pt idx="3088">
                  <c:v>-32.330519412284382</c:v>
                </c:pt>
                <c:pt idx="3089">
                  <c:v>-32.718648806631606</c:v>
                </c:pt>
                <c:pt idx="3090">
                  <c:v>-32.050457058579902</c:v>
                </c:pt>
                <c:pt idx="3091">
                  <c:v>-28.024778720487191</c:v>
                </c:pt>
                <c:pt idx="3092">
                  <c:v>-27.154698526040697</c:v>
                </c:pt>
                <c:pt idx="3093">
                  <c:v>-31.440570262685039</c:v>
                </c:pt>
                <c:pt idx="3094">
                  <c:v>-30.619383073442481</c:v>
                </c:pt>
                <c:pt idx="3095">
                  <c:v>-31.114624453365835</c:v>
                </c:pt>
                <c:pt idx="3096">
                  <c:v>-30.53483327225964</c:v>
                </c:pt>
                <c:pt idx="3097">
                  <c:v>-28.430434739451286</c:v>
                </c:pt>
                <c:pt idx="3098">
                  <c:v>-30.228948595411509</c:v>
                </c:pt>
                <c:pt idx="3099">
                  <c:v>-32.898684802775996</c:v>
                </c:pt>
                <c:pt idx="3100">
                  <c:v>-32.081676262267152</c:v>
                </c:pt>
                <c:pt idx="3101">
                  <c:v>-29.886476885331074</c:v>
                </c:pt>
                <c:pt idx="3102">
                  <c:v>-28.861805546711405</c:v>
                </c:pt>
                <c:pt idx="3103">
                  <c:v>-28.627162084933552</c:v>
                </c:pt>
                <c:pt idx="3104">
                  <c:v>-27.465596457988099</c:v>
                </c:pt>
                <c:pt idx="3105">
                  <c:v>-27.205955100898095</c:v>
                </c:pt>
                <c:pt idx="3106">
                  <c:v>-30.409593990460827</c:v>
                </c:pt>
                <c:pt idx="3107">
                  <c:v>-32.819583552270778</c:v>
                </c:pt>
                <c:pt idx="3108">
                  <c:v>-34.164582113356168</c:v>
                </c:pt>
                <c:pt idx="3109">
                  <c:v>-34.779330777416853</c:v>
                </c:pt>
                <c:pt idx="3110">
                  <c:v>-34.341604143541858</c:v>
                </c:pt>
                <c:pt idx="3111">
                  <c:v>-32.460574069734179</c:v>
                </c:pt>
                <c:pt idx="3112">
                  <c:v>-30.751741380056135</c:v>
                </c:pt>
                <c:pt idx="3113">
                  <c:v>-28.720418978757511</c:v>
                </c:pt>
                <c:pt idx="3114">
                  <c:v>-26.842235989862761</c:v>
                </c:pt>
                <c:pt idx="3115">
                  <c:v>-25.508061673941725</c:v>
                </c:pt>
                <c:pt idx="3116">
                  <c:v>-25.135410302368658</c:v>
                </c:pt>
                <c:pt idx="3117">
                  <c:v>-25.069862346571608</c:v>
                </c:pt>
                <c:pt idx="3118">
                  <c:v>-25.751166280605833</c:v>
                </c:pt>
                <c:pt idx="3119">
                  <c:v>-25.515220198713486</c:v>
                </c:pt>
                <c:pt idx="3120">
                  <c:v>-25.491215346485685</c:v>
                </c:pt>
                <c:pt idx="3121">
                  <c:v>-20.447450631422804</c:v>
                </c:pt>
                <c:pt idx="3122">
                  <c:v>-19.326910396383873</c:v>
                </c:pt>
                <c:pt idx="3123">
                  <c:v>-22.570254450434113</c:v>
                </c:pt>
                <c:pt idx="3124">
                  <c:v>-26.410384446304185</c:v>
                </c:pt>
                <c:pt idx="3125">
                  <c:v>-31.604060526996118</c:v>
                </c:pt>
                <c:pt idx="3126">
                  <c:v>-32.974715517510575</c:v>
                </c:pt>
                <c:pt idx="3127">
                  <c:v>-33.955074157496306</c:v>
                </c:pt>
                <c:pt idx="3128">
                  <c:v>-31.331813792669294</c:v>
                </c:pt>
                <c:pt idx="3129">
                  <c:v>-25.111253165395382</c:v>
                </c:pt>
                <c:pt idx="3130">
                  <c:v>-25.85079935883056</c:v>
                </c:pt>
                <c:pt idx="3131">
                  <c:v>-28.488258780480663</c:v>
                </c:pt>
                <c:pt idx="3132">
                  <c:v>-33.662168533416143</c:v>
                </c:pt>
                <c:pt idx="3133">
                  <c:v>-32.342604319962362</c:v>
                </c:pt>
                <c:pt idx="3134">
                  <c:v>-32.930619686438106</c:v>
                </c:pt>
                <c:pt idx="3135">
                  <c:v>-32.818487448568263</c:v>
                </c:pt>
                <c:pt idx="3136">
                  <c:v>-33.724114213899092</c:v>
                </c:pt>
                <c:pt idx="3137">
                  <c:v>-34.11782004923657</c:v>
                </c:pt>
                <c:pt idx="3138">
                  <c:v>-32.761198308583424</c:v>
                </c:pt>
                <c:pt idx="3139">
                  <c:v>-28.886125122477296</c:v>
                </c:pt>
                <c:pt idx="3140">
                  <c:v>-28.210333662754081</c:v>
                </c:pt>
                <c:pt idx="3141">
                  <c:v>-25.746514210422738</c:v>
                </c:pt>
                <c:pt idx="3142">
                  <c:v>-27.439983122653018</c:v>
                </c:pt>
                <c:pt idx="3143">
                  <c:v>-29.702292506281232</c:v>
                </c:pt>
                <c:pt idx="3144">
                  <c:v>-32.209001692474956</c:v>
                </c:pt>
                <c:pt idx="3145">
                  <c:v>-36.212205521563433</c:v>
                </c:pt>
                <c:pt idx="3146">
                  <c:v>-39.226772184609246</c:v>
                </c:pt>
                <c:pt idx="3147">
                  <c:v>-40.427250467630543</c:v>
                </c:pt>
                <c:pt idx="3148">
                  <c:v>-37.613017571090552</c:v>
                </c:pt>
                <c:pt idx="3149">
                  <c:v>-35.729013040632999</c:v>
                </c:pt>
                <c:pt idx="3150">
                  <c:v>-33.244127259174036</c:v>
                </c:pt>
                <c:pt idx="3151">
                  <c:v>-29.673097732570238</c:v>
                </c:pt>
                <c:pt idx="3152">
                  <c:v>-29.112183186745607</c:v>
                </c:pt>
                <c:pt idx="3153">
                  <c:v>-33.163661907164226</c:v>
                </c:pt>
                <c:pt idx="3154">
                  <c:v>-35.806575422235959</c:v>
                </c:pt>
                <c:pt idx="3155">
                  <c:v>-36.115985495047703</c:v>
                </c:pt>
                <c:pt idx="3156">
                  <c:v>-36.093944337340339</c:v>
                </c:pt>
                <c:pt idx="3157">
                  <c:v>-36.844830958633139</c:v>
                </c:pt>
                <c:pt idx="3158">
                  <c:v>-37.108867444704231</c:v>
                </c:pt>
                <c:pt idx="3159">
                  <c:v>-37.299607024168751</c:v>
                </c:pt>
                <c:pt idx="3160">
                  <c:v>-37.142509004720715</c:v>
                </c:pt>
                <c:pt idx="3161">
                  <c:v>-36.424177493975982</c:v>
                </c:pt>
                <c:pt idx="3162">
                  <c:v>-36.029020663650094</c:v>
                </c:pt>
                <c:pt idx="3163">
                  <c:v>-36.101783925327098</c:v>
                </c:pt>
                <c:pt idx="3164">
                  <c:v>-35.952162993017168</c:v>
                </c:pt>
                <c:pt idx="3165">
                  <c:v>-36.23898654727244</c:v>
                </c:pt>
                <c:pt idx="3166">
                  <c:v>-36.85119715372894</c:v>
                </c:pt>
                <c:pt idx="3167">
                  <c:v>-36.584326974342922</c:v>
                </c:pt>
                <c:pt idx="3168">
                  <c:v>-36.832437702535728</c:v>
                </c:pt>
                <c:pt idx="3169">
                  <c:v>-36.540703696076456</c:v>
                </c:pt>
                <c:pt idx="3170">
                  <c:v>-36.49214956669762</c:v>
                </c:pt>
                <c:pt idx="3171">
                  <c:v>-36.722803727675199</c:v>
                </c:pt>
                <c:pt idx="3172">
                  <c:v>-36.443461142887308</c:v>
                </c:pt>
                <c:pt idx="3173">
                  <c:v>-35.588035238074518</c:v>
                </c:pt>
                <c:pt idx="3174">
                  <c:v>-35.135040527134628</c:v>
                </c:pt>
                <c:pt idx="3175">
                  <c:v>-34.746849063942484</c:v>
                </c:pt>
                <c:pt idx="3176">
                  <c:v>-34.98847206299763</c:v>
                </c:pt>
                <c:pt idx="3177">
                  <c:v>-35.266685625459786</c:v>
                </c:pt>
                <c:pt idx="3178">
                  <c:v>-34.973393327579913</c:v>
                </c:pt>
                <c:pt idx="3179">
                  <c:v>-34.881050534385977</c:v>
                </c:pt>
                <c:pt idx="3180">
                  <c:v>-35.000116391988421</c:v>
                </c:pt>
                <c:pt idx="3181">
                  <c:v>-35.120552054333992</c:v>
                </c:pt>
                <c:pt idx="3182">
                  <c:v>-35.637564903308586</c:v>
                </c:pt>
                <c:pt idx="3183">
                  <c:v>-36.940137883449701</c:v>
                </c:pt>
                <c:pt idx="3184">
                  <c:v>-37.564654345212055</c:v>
                </c:pt>
                <c:pt idx="3185">
                  <c:v>-37.643593426524895</c:v>
                </c:pt>
                <c:pt idx="3186">
                  <c:v>-37.197826991354368</c:v>
                </c:pt>
                <c:pt idx="3187">
                  <c:v>-36.429685060659899</c:v>
                </c:pt>
                <c:pt idx="3188">
                  <c:v>-35.545782679939364</c:v>
                </c:pt>
                <c:pt idx="3189">
                  <c:v>-35.252351941715155</c:v>
                </c:pt>
                <c:pt idx="3190">
                  <c:v>-35.380395725630756</c:v>
                </c:pt>
                <c:pt idx="3191">
                  <c:v>-36.110831331571838</c:v>
                </c:pt>
                <c:pt idx="3192">
                  <c:v>-36.051357846891065</c:v>
                </c:pt>
                <c:pt idx="3193">
                  <c:v>-35.535158723154218</c:v>
                </c:pt>
                <c:pt idx="3194">
                  <c:v>-35.190075704689882</c:v>
                </c:pt>
                <c:pt idx="3195">
                  <c:v>-34.907585003410603</c:v>
                </c:pt>
                <c:pt idx="3196">
                  <c:v>-34.892007528436125</c:v>
                </c:pt>
                <c:pt idx="3197">
                  <c:v>-35.051992270032436</c:v>
                </c:pt>
                <c:pt idx="3198">
                  <c:v>-35.478385646808064</c:v>
                </c:pt>
                <c:pt idx="3199">
                  <c:v>-36.352693332175129</c:v>
                </c:pt>
                <c:pt idx="3200">
                  <c:v>-35.835506587011018</c:v>
                </c:pt>
                <c:pt idx="3201">
                  <c:v>-35.019380450425615</c:v>
                </c:pt>
                <c:pt idx="3202">
                  <c:v>-34.992999889452079</c:v>
                </c:pt>
                <c:pt idx="3203">
                  <c:v>-36.396573788792892</c:v>
                </c:pt>
                <c:pt idx="3204">
                  <c:v>-36.658450411589108</c:v>
                </c:pt>
                <c:pt idx="3205">
                  <c:v>-35.301570857382252</c:v>
                </c:pt>
                <c:pt idx="3206">
                  <c:v>-31.663370668000681</c:v>
                </c:pt>
                <c:pt idx="3207">
                  <c:v>-28.187817688971595</c:v>
                </c:pt>
                <c:pt idx="3208">
                  <c:v>-28.996397556890585</c:v>
                </c:pt>
                <c:pt idx="3209">
                  <c:v>-31.658282939380875</c:v>
                </c:pt>
                <c:pt idx="3210">
                  <c:v>-34.659795263914042</c:v>
                </c:pt>
                <c:pt idx="3211">
                  <c:v>-36.605032871319139</c:v>
                </c:pt>
                <c:pt idx="3212">
                  <c:v>-28.034084880937311</c:v>
                </c:pt>
                <c:pt idx="3213">
                  <c:v>-31.183819961240705</c:v>
                </c:pt>
                <c:pt idx="3214">
                  <c:v>-36.196034540260818</c:v>
                </c:pt>
                <c:pt idx="3215">
                  <c:v>-35.537917193710712</c:v>
                </c:pt>
                <c:pt idx="3216">
                  <c:v>-37.562717765299595</c:v>
                </c:pt>
                <c:pt idx="3217">
                  <c:v>-35.939993322835981</c:v>
                </c:pt>
                <c:pt idx="3218">
                  <c:v>-33.660487434747331</c:v>
                </c:pt>
                <c:pt idx="3219">
                  <c:v>-29.899448840060487</c:v>
                </c:pt>
                <c:pt idx="3220">
                  <c:v>-30.063261217594011</c:v>
                </c:pt>
                <c:pt idx="3221">
                  <c:v>-31.720804574165705</c:v>
                </c:pt>
                <c:pt idx="3222">
                  <c:v>-32.454571321296385</c:v>
                </c:pt>
                <c:pt idx="3223">
                  <c:v>-35.004285483705509</c:v>
                </c:pt>
                <c:pt idx="3224">
                  <c:v>-36.872071256989067</c:v>
                </c:pt>
                <c:pt idx="3225">
                  <c:v>-37.866238517797619</c:v>
                </c:pt>
                <c:pt idx="3226">
                  <c:v>-37.764499652338593</c:v>
                </c:pt>
                <c:pt idx="3227">
                  <c:v>-35.897953492308083</c:v>
                </c:pt>
                <c:pt idx="3228">
                  <c:v>-33.878804995605762</c:v>
                </c:pt>
                <c:pt idx="3229">
                  <c:v>-31.979686214888897</c:v>
                </c:pt>
                <c:pt idx="3230">
                  <c:v>-30.877944638157061</c:v>
                </c:pt>
                <c:pt idx="3231">
                  <c:v>-32.027522583096228</c:v>
                </c:pt>
                <c:pt idx="3232">
                  <c:v>-33.856157756044567</c:v>
                </c:pt>
                <c:pt idx="3233">
                  <c:v>-35.622335962224014</c:v>
                </c:pt>
                <c:pt idx="3234">
                  <c:v>-36.571614418081033</c:v>
                </c:pt>
                <c:pt idx="3235">
                  <c:v>-38.353181189140003</c:v>
                </c:pt>
                <c:pt idx="3236">
                  <c:v>-38.485549418296564</c:v>
                </c:pt>
                <c:pt idx="3237">
                  <c:v>-37.294739662043931</c:v>
                </c:pt>
                <c:pt idx="3238">
                  <c:v>-36.127785364364541</c:v>
                </c:pt>
                <c:pt idx="3239">
                  <c:v>-34.943500292862602</c:v>
                </c:pt>
                <c:pt idx="3240">
                  <c:v>-35.481562223134191</c:v>
                </c:pt>
                <c:pt idx="3241">
                  <c:v>-36.024589621889604</c:v>
                </c:pt>
                <c:pt idx="3242">
                  <c:v>-36.397243407862696</c:v>
                </c:pt>
                <c:pt idx="3243">
                  <c:v>-36.786267054720554</c:v>
                </c:pt>
                <c:pt idx="3244">
                  <c:v>-36.784773437849161</c:v>
                </c:pt>
                <c:pt idx="3245">
                  <c:v>-37.5586970782728</c:v>
                </c:pt>
                <c:pt idx="3246">
                  <c:v>-37.953579594491458</c:v>
                </c:pt>
                <c:pt idx="3247">
                  <c:v>-38.826192718795276</c:v>
                </c:pt>
                <c:pt idx="3248">
                  <c:v>-40.548561309995755</c:v>
                </c:pt>
                <c:pt idx="3249">
                  <c:v>-42.476490884695423</c:v>
                </c:pt>
                <c:pt idx="3250">
                  <c:v>-42.465898810012966</c:v>
                </c:pt>
                <c:pt idx="3251">
                  <c:v>-41.036332903550274</c:v>
                </c:pt>
                <c:pt idx="3252">
                  <c:v>-40.047536378992682</c:v>
                </c:pt>
                <c:pt idx="3253">
                  <c:v>-38.128761533182484</c:v>
                </c:pt>
                <c:pt idx="3254">
                  <c:v>-35.963067069023317</c:v>
                </c:pt>
                <c:pt idx="3255">
                  <c:v>-35.989897486624294</c:v>
                </c:pt>
                <c:pt idx="3256">
                  <c:v>-37.094306971039096</c:v>
                </c:pt>
                <c:pt idx="3257">
                  <c:v>-37.554809308533741</c:v>
                </c:pt>
                <c:pt idx="3258">
                  <c:v>-40.543382629620723</c:v>
                </c:pt>
                <c:pt idx="3259">
                  <c:v>-41.125440755014132</c:v>
                </c:pt>
                <c:pt idx="3260">
                  <c:v>-39.936187512651891</c:v>
                </c:pt>
                <c:pt idx="3261">
                  <c:v>-40.000347617335308</c:v>
                </c:pt>
                <c:pt idx="3262">
                  <c:v>-40.609813721748843</c:v>
                </c:pt>
                <c:pt idx="3263">
                  <c:v>-43.340608255524465</c:v>
                </c:pt>
                <c:pt idx="3264">
                  <c:v>-44.85394211561632</c:v>
                </c:pt>
                <c:pt idx="3265">
                  <c:v>-44.366974166127726</c:v>
                </c:pt>
                <c:pt idx="3266">
                  <c:v>-44.638407774067765</c:v>
                </c:pt>
                <c:pt idx="3267">
                  <c:v>-43.021721510826389</c:v>
                </c:pt>
                <c:pt idx="3268">
                  <c:v>-40.878456624555696</c:v>
                </c:pt>
                <c:pt idx="3269">
                  <c:v>-40.275567084085587</c:v>
                </c:pt>
                <c:pt idx="3270">
                  <c:v>-40.343423273510979</c:v>
                </c:pt>
                <c:pt idx="3271">
                  <c:v>-40.409805519467902</c:v>
                </c:pt>
                <c:pt idx="3272">
                  <c:v>-41.212574795951205</c:v>
                </c:pt>
                <c:pt idx="3273">
                  <c:v>-41.13847242684411</c:v>
                </c:pt>
                <c:pt idx="3274">
                  <c:v>-41.847208769647587</c:v>
                </c:pt>
                <c:pt idx="3275">
                  <c:v>-41.887978554631793</c:v>
                </c:pt>
                <c:pt idx="3276">
                  <c:v>-41.235028733699224</c:v>
                </c:pt>
                <c:pt idx="3277">
                  <c:v>-39.480859542664476</c:v>
                </c:pt>
                <c:pt idx="3278">
                  <c:v>-38.623895754009972</c:v>
                </c:pt>
                <c:pt idx="3279">
                  <c:v>-37.460765094208114</c:v>
                </c:pt>
                <c:pt idx="3280">
                  <c:v>-36.339548411020253</c:v>
                </c:pt>
                <c:pt idx="3281">
                  <c:v>-35.815445125202181</c:v>
                </c:pt>
                <c:pt idx="3282">
                  <c:v>-34.515000839836318</c:v>
                </c:pt>
                <c:pt idx="3283">
                  <c:v>-34.368346322905069</c:v>
                </c:pt>
                <c:pt idx="3284">
                  <c:v>-36.097345694035951</c:v>
                </c:pt>
                <c:pt idx="3285">
                  <c:v>-37.138611612552211</c:v>
                </c:pt>
                <c:pt idx="3286">
                  <c:v>-38.493343107565501</c:v>
                </c:pt>
                <c:pt idx="3287">
                  <c:v>-40.728665286168976</c:v>
                </c:pt>
                <c:pt idx="3288">
                  <c:v>-42.410506813421044</c:v>
                </c:pt>
                <c:pt idx="3289">
                  <c:v>-43.90271931773016</c:v>
                </c:pt>
                <c:pt idx="3290">
                  <c:v>-42.865035479084611</c:v>
                </c:pt>
                <c:pt idx="3291">
                  <c:v>-44.796425234769899</c:v>
                </c:pt>
                <c:pt idx="3292">
                  <c:v>-45.546010471913867</c:v>
                </c:pt>
                <c:pt idx="3293">
                  <c:v>-39.577318292600602</c:v>
                </c:pt>
                <c:pt idx="3294">
                  <c:v>-40.62401151661674</c:v>
                </c:pt>
                <c:pt idx="3295">
                  <c:v>-39.766619374801671</c:v>
                </c:pt>
                <c:pt idx="3296">
                  <c:v>-39.671247183457361</c:v>
                </c:pt>
                <c:pt idx="3297">
                  <c:v>-40.504200045983424</c:v>
                </c:pt>
                <c:pt idx="3298">
                  <c:v>-42.371188035345341</c:v>
                </c:pt>
                <c:pt idx="3299">
                  <c:v>-42.669172293103955</c:v>
                </c:pt>
                <c:pt idx="3300">
                  <c:v>-42.097117494156038</c:v>
                </c:pt>
                <c:pt idx="3301">
                  <c:v>-42.936440749420917</c:v>
                </c:pt>
                <c:pt idx="3302">
                  <c:v>-47.07132559406601</c:v>
                </c:pt>
                <c:pt idx="3303">
                  <c:v>-45.962514203310256</c:v>
                </c:pt>
                <c:pt idx="3304">
                  <c:v>-43.666437650699223</c:v>
                </c:pt>
                <c:pt idx="3305">
                  <c:v>-41.344713925979157</c:v>
                </c:pt>
                <c:pt idx="3306">
                  <c:v>-39.652873760250344</c:v>
                </c:pt>
                <c:pt idx="3307">
                  <c:v>-39.345046083581991</c:v>
                </c:pt>
                <c:pt idx="3308">
                  <c:v>-40.168298961740426</c:v>
                </c:pt>
                <c:pt idx="3309">
                  <c:v>-40.444331750725503</c:v>
                </c:pt>
                <c:pt idx="3310">
                  <c:v>-39.574432227173659</c:v>
                </c:pt>
                <c:pt idx="3311">
                  <c:v>-39.817879055476403</c:v>
                </c:pt>
                <c:pt idx="3312">
                  <c:v>-39.869151335335474</c:v>
                </c:pt>
                <c:pt idx="3313">
                  <c:v>-39.415060775866216</c:v>
                </c:pt>
                <c:pt idx="3314">
                  <c:v>-37.986255518622286</c:v>
                </c:pt>
                <c:pt idx="3315">
                  <c:v>-36.064533314867177</c:v>
                </c:pt>
                <c:pt idx="3316">
                  <c:v>-34.287748685009774</c:v>
                </c:pt>
                <c:pt idx="3317">
                  <c:v>-35.536290834617432</c:v>
                </c:pt>
                <c:pt idx="3318">
                  <c:v>-37.911374593401781</c:v>
                </c:pt>
                <c:pt idx="3319">
                  <c:v>-38.228687619666523</c:v>
                </c:pt>
                <c:pt idx="3320">
                  <c:v>-38.907911573507356</c:v>
                </c:pt>
                <c:pt idx="3321">
                  <c:v>-39.208712454117908</c:v>
                </c:pt>
                <c:pt idx="3322">
                  <c:v>-37.423400832512201</c:v>
                </c:pt>
                <c:pt idx="3323">
                  <c:v>-34.661312949215542</c:v>
                </c:pt>
                <c:pt idx="3324">
                  <c:v>-34.598775687312042</c:v>
                </c:pt>
                <c:pt idx="3325">
                  <c:v>-34.7170093090919</c:v>
                </c:pt>
                <c:pt idx="3326">
                  <c:v>-33.671630457330643</c:v>
                </c:pt>
                <c:pt idx="3327">
                  <c:v>-38.386998535725404</c:v>
                </c:pt>
                <c:pt idx="3328">
                  <c:v>-39.294616484719583</c:v>
                </c:pt>
                <c:pt idx="3329">
                  <c:v>-38.833202814494072</c:v>
                </c:pt>
                <c:pt idx="3330">
                  <c:v>-39.999634066974473</c:v>
                </c:pt>
                <c:pt idx="3331">
                  <c:v>-40.0958230969932</c:v>
                </c:pt>
                <c:pt idx="3332">
                  <c:v>-38.136590028753858</c:v>
                </c:pt>
                <c:pt idx="3333">
                  <c:v>-37.110100034207427</c:v>
                </c:pt>
                <c:pt idx="3334">
                  <c:v>-37.060923033785997</c:v>
                </c:pt>
                <c:pt idx="3335">
                  <c:v>-37.987267204101315</c:v>
                </c:pt>
                <c:pt idx="3336">
                  <c:v>-39.526280305026731</c:v>
                </c:pt>
                <c:pt idx="3337">
                  <c:v>-40.683703469544291</c:v>
                </c:pt>
                <c:pt idx="3338">
                  <c:v>-41.059454097722551</c:v>
                </c:pt>
                <c:pt idx="3339">
                  <c:v>-42.186349020432054</c:v>
                </c:pt>
                <c:pt idx="3340">
                  <c:v>-42.521728636144594</c:v>
                </c:pt>
                <c:pt idx="3341">
                  <c:v>-42.823425380587636</c:v>
                </c:pt>
                <c:pt idx="3342">
                  <c:v>-43.189778736644975</c:v>
                </c:pt>
                <c:pt idx="3343">
                  <c:v>-42.896711256500772</c:v>
                </c:pt>
                <c:pt idx="3344">
                  <c:v>-43.351998153691582</c:v>
                </c:pt>
                <c:pt idx="3345">
                  <c:v>-43.839772469887627</c:v>
                </c:pt>
                <c:pt idx="3346">
                  <c:v>-43.222292459071866</c:v>
                </c:pt>
                <c:pt idx="3347">
                  <c:v>-41.57599365725283</c:v>
                </c:pt>
                <c:pt idx="3348">
                  <c:v>-39.478101715570254</c:v>
                </c:pt>
                <c:pt idx="3349">
                  <c:v>-38.88563058198433</c:v>
                </c:pt>
                <c:pt idx="3350">
                  <c:v>-38.815721373382559</c:v>
                </c:pt>
                <c:pt idx="3351">
                  <c:v>-38.957604389780137</c:v>
                </c:pt>
                <c:pt idx="3352">
                  <c:v>-39.245152524163956</c:v>
                </c:pt>
                <c:pt idx="3353">
                  <c:v>-39.769328955355078</c:v>
                </c:pt>
                <c:pt idx="3354">
                  <c:v>-40.65787303004538</c:v>
                </c:pt>
                <c:pt idx="3355">
                  <c:v>-41.164808526146956</c:v>
                </c:pt>
                <c:pt idx="3356">
                  <c:v>-40.700818599229386</c:v>
                </c:pt>
                <c:pt idx="3357">
                  <c:v>-40.346206307480053</c:v>
                </c:pt>
                <c:pt idx="3358">
                  <c:v>-39.686631440019191</c:v>
                </c:pt>
                <c:pt idx="3359">
                  <c:v>-38.943637513007957</c:v>
                </c:pt>
                <c:pt idx="3360">
                  <c:v>-38.920846986168556</c:v>
                </c:pt>
                <c:pt idx="3361">
                  <c:v>-38.892957921039091</c:v>
                </c:pt>
                <c:pt idx="3362">
                  <c:v>-39.196758781175234</c:v>
                </c:pt>
                <c:pt idx="3363">
                  <c:v>-39.31895744587279</c:v>
                </c:pt>
                <c:pt idx="3364">
                  <c:v>-39.847518105839804</c:v>
                </c:pt>
                <c:pt idx="3365">
                  <c:v>-39.881130448870231</c:v>
                </c:pt>
                <c:pt idx="3366">
                  <c:v>-38.970294450210311</c:v>
                </c:pt>
                <c:pt idx="3367">
                  <c:v>-38.436264590855352</c:v>
                </c:pt>
                <c:pt idx="3368">
                  <c:v>-38.207247300118105</c:v>
                </c:pt>
                <c:pt idx="3369">
                  <c:v>-37.871943362900218</c:v>
                </c:pt>
                <c:pt idx="3370">
                  <c:v>-37.665647404091558</c:v>
                </c:pt>
                <c:pt idx="3371">
                  <c:v>-37.942955093774465</c:v>
                </c:pt>
                <c:pt idx="3372">
                  <c:v>-37.732943120967327</c:v>
                </c:pt>
                <c:pt idx="3373">
                  <c:v>-37.951659872036494</c:v>
                </c:pt>
                <c:pt idx="3374">
                  <c:v>-38.563525333863289</c:v>
                </c:pt>
                <c:pt idx="3375">
                  <c:v>-37.960232406166021</c:v>
                </c:pt>
                <c:pt idx="3376">
                  <c:v>-37.604404204690468</c:v>
                </c:pt>
                <c:pt idx="3377">
                  <c:v>-37.111051991170349</c:v>
                </c:pt>
                <c:pt idx="3378">
                  <c:v>-36.805719271602456</c:v>
                </c:pt>
                <c:pt idx="3379">
                  <c:v>-36.269162482636794</c:v>
                </c:pt>
                <c:pt idx="3380">
                  <c:v>-35.764625597602823</c:v>
                </c:pt>
              </c:numCache>
            </c:numRef>
          </c:val>
          <c:smooth val="0"/>
          <c:extLst>
            <c:ext xmlns:c16="http://schemas.microsoft.com/office/drawing/2014/chart" uri="{C3380CC4-5D6E-409C-BE32-E72D297353CC}">
              <c16:uniqueId val="{00000002-9058-4ACF-B308-1972A3EE03C7}"/>
            </c:ext>
          </c:extLst>
        </c:ser>
        <c:dLbls>
          <c:showLegendKey val="0"/>
          <c:showVal val="0"/>
          <c:showCatName val="0"/>
          <c:showSerName val="0"/>
          <c:showPercent val="0"/>
          <c:showBubbleSize val="0"/>
        </c:dLbls>
        <c:marker val="1"/>
        <c:smooth val="0"/>
        <c:axId val="395829344"/>
        <c:axId val="399154704"/>
      </c:lineChart>
      <c:catAx>
        <c:axId val="3958293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9154704"/>
        <c:crosses val="autoZero"/>
        <c:auto val="1"/>
        <c:lblAlgn val="ctr"/>
        <c:lblOffset val="100"/>
        <c:noMultiLvlLbl val="0"/>
      </c:catAx>
      <c:valAx>
        <c:axId val="399154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5829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Gyro</a:t>
            </a:r>
            <a:r>
              <a:rPr lang="en-IE" baseline="0"/>
              <a:t> </a:t>
            </a:r>
            <a:r>
              <a:rPr lang="en-US" altLang="zh-CN" baseline="0"/>
              <a:t>Data  in Gesture 2</a:t>
            </a:r>
            <a:endParaRPr lang="en-I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Sheet1!$L$1</c:f>
              <c:strCache>
                <c:ptCount val="1"/>
                <c:pt idx="0">
                  <c:v>Gyro_X</c:v>
                </c:pt>
              </c:strCache>
            </c:strRef>
          </c:tx>
          <c:spPr>
            <a:ln w="28575" cap="rnd">
              <a:solidFill>
                <a:schemeClr val="accent1"/>
              </a:solidFill>
              <a:round/>
            </a:ln>
            <a:effectLst/>
          </c:spPr>
          <c:marker>
            <c:symbol val="none"/>
          </c:marker>
          <c:val>
            <c:numRef>
              <c:f>Sheet1!$L$2:$L$2122</c:f>
              <c:numCache>
                <c:formatCode>General</c:formatCode>
                <c:ptCount val="2121"/>
                <c:pt idx="0">
                  <c:v>6.7101060000000004E-2</c:v>
                </c:pt>
                <c:pt idx="1">
                  <c:v>0.1294962788</c:v>
                </c:pt>
                <c:pt idx="2">
                  <c:v>0.18008213322400002</c:v>
                </c:pt>
                <c:pt idx="3">
                  <c:v>0.21841927055952001</c:v>
                </c:pt>
                <c:pt idx="4">
                  <c:v>0.23237258514832962</c:v>
                </c:pt>
                <c:pt idx="5">
                  <c:v>0.26378355344536303</c:v>
                </c:pt>
                <c:pt idx="6">
                  <c:v>0.33635172237645578</c:v>
                </c:pt>
                <c:pt idx="7">
                  <c:v>0.37152736792892666</c:v>
                </c:pt>
                <c:pt idx="8">
                  <c:v>0.36809150057034812</c:v>
                </c:pt>
                <c:pt idx="9">
                  <c:v>0.40709013055894117</c:v>
                </c:pt>
                <c:pt idx="10">
                  <c:v>0.43681436794776235</c:v>
                </c:pt>
                <c:pt idx="11">
                  <c:v>0.4058570805888071</c:v>
                </c:pt>
                <c:pt idx="12">
                  <c:v>0.33963573897703098</c:v>
                </c:pt>
                <c:pt idx="13">
                  <c:v>0.26094168419749031</c:v>
                </c:pt>
                <c:pt idx="14">
                  <c:v>0.16661293051354051</c:v>
                </c:pt>
                <c:pt idx="15">
                  <c:v>2.060711903269711E-3</c:v>
                </c:pt>
                <c:pt idx="16">
                  <c:v>-0.15606298233479568</c:v>
                </c:pt>
                <c:pt idx="17">
                  <c:v>-0.17397822268809976</c:v>
                </c:pt>
                <c:pt idx="18">
                  <c:v>-1.786519823433776E-2</c:v>
                </c:pt>
                <c:pt idx="19">
                  <c:v>0.28388220573034906</c:v>
                </c:pt>
                <c:pt idx="20">
                  <c:v>0.68063212161574205</c:v>
                </c:pt>
                <c:pt idx="21">
                  <c:v>1.1311831991834271</c:v>
                </c:pt>
                <c:pt idx="22">
                  <c:v>1.5436948551997585</c:v>
                </c:pt>
                <c:pt idx="23">
                  <c:v>1.8343099780957632</c:v>
                </c:pt>
                <c:pt idx="24">
                  <c:v>1.964850858533848</c:v>
                </c:pt>
                <c:pt idx="25">
                  <c:v>1.9256786613631711</c:v>
                </c:pt>
                <c:pt idx="26">
                  <c:v>1.7415037881359077</c:v>
                </c:pt>
                <c:pt idx="27">
                  <c:v>1.4150867723731895</c:v>
                </c:pt>
                <c:pt idx="28">
                  <c:v>0.92027279692572561</c:v>
                </c:pt>
                <c:pt idx="29">
                  <c:v>0.43810964098721106</c:v>
                </c:pt>
                <c:pt idx="30">
                  <c:v>0.20407736816746683</c:v>
                </c:pt>
                <c:pt idx="31">
                  <c:v>0.28682590080411746</c:v>
                </c:pt>
                <c:pt idx="32">
                  <c:v>0.53429666278803511</c:v>
                </c:pt>
                <c:pt idx="33">
                  <c:v>0.84941030953227437</c:v>
                </c:pt>
                <c:pt idx="34">
                  <c:v>1.2251183833416288</c:v>
                </c:pt>
                <c:pt idx="35">
                  <c:v>1.6858927356747964</c:v>
                </c:pt>
                <c:pt idx="36">
                  <c:v>2.2971958609612999</c:v>
                </c:pt>
                <c:pt idx="37">
                  <c:v>3.0470742637420734</c:v>
                </c:pt>
                <c:pt idx="38">
                  <c:v>3.8207079584672319</c:v>
                </c:pt>
                <c:pt idx="39">
                  <c:v>4.5134787592978869</c:v>
                </c:pt>
                <c:pt idx="40">
                  <c:v>5.1778653641119288</c:v>
                </c:pt>
                <c:pt idx="41">
                  <c:v>5.9370770568296907</c:v>
                </c:pt>
                <c:pt idx="42">
                  <c:v>6.9451726756930965</c:v>
                </c:pt>
                <c:pt idx="43">
                  <c:v>8.2119880821792339</c:v>
                </c:pt>
                <c:pt idx="44">
                  <c:v>9.6634980805356498</c:v>
                </c:pt>
                <c:pt idx="45">
                  <c:v>11.199634378924937</c:v>
                </c:pt>
                <c:pt idx="46">
                  <c:v>12.791596491346439</c:v>
                </c:pt>
                <c:pt idx="47">
                  <c:v>14.427060681519512</c:v>
                </c:pt>
                <c:pt idx="48">
                  <c:v>16.081816727889123</c:v>
                </c:pt>
                <c:pt idx="49">
                  <c:v>17.74559669333134</c:v>
                </c:pt>
                <c:pt idx="50">
                  <c:v>19.440560159464709</c:v>
                </c:pt>
                <c:pt idx="51">
                  <c:v>21.193928836275415</c:v>
                </c:pt>
                <c:pt idx="52">
                  <c:v>23.036294419549908</c:v>
                </c:pt>
                <c:pt idx="53">
                  <c:v>25.07521801115891</c:v>
                </c:pt>
                <c:pt idx="54">
                  <c:v>27.466770830935733</c:v>
                </c:pt>
                <c:pt idx="55">
                  <c:v>30.25708011431702</c:v>
                </c:pt>
                <c:pt idx="56">
                  <c:v>33.415473252030679</c:v>
                </c:pt>
                <c:pt idx="57">
                  <c:v>36.812998926990062</c:v>
                </c:pt>
                <c:pt idx="58">
                  <c:v>40.213142948450262</c:v>
                </c:pt>
                <c:pt idx="59">
                  <c:v>43.421968049481258</c:v>
                </c:pt>
                <c:pt idx="60">
                  <c:v>46.343258068491636</c:v>
                </c:pt>
                <c:pt idx="61">
                  <c:v>48.895344807121802</c:v>
                </c:pt>
                <c:pt idx="62">
                  <c:v>51.245803770979364</c:v>
                </c:pt>
                <c:pt idx="63">
                  <c:v>53.664803255559782</c:v>
                </c:pt>
                <c:pt idx="64">
                  <c:v>56.312647770448585</c:v>
                </c:pt>
                <c:pt idx="65">
                  <c:v>59.271859935039615</c:v>
                </c:pt>
                <c:pt idx="66">
                  <c:v>62.543105676338818</c:v>
                </c:pt>
                <c:pt idx="67">
                  <c:v>65.972044622812049</c:v>
                </c:pt>
                <c:pt idx="68">
                  <c:v>69.462765070355815</c:v>
                </c:pt>
                <c:pt idx="69">
                  <c:v>72.725142428948715</c:v>
                </c:pt>
                <c:pt idx="70">
                  <c:v>75.552231580369735</c:v>
                </c:pt>
                <c:pt idx="71">
                  <c:v>78.035550288762337</c:v>
                </c:pt>
                <c:pt idx="72">
                  <c:v>80.384995482987094</c:v>
                </c:pt>
                <c:pt idx="73">
                  <c:v>82.795489133327351</c:v>
                </c:pt>
                <c:pt idx="74">
                  <c:v>85.343123370660791</c:v>
                </c:pt>
                <c:pt idx="75">
                  <c:v>87.972198223247574</c:v>
                </c:pt>
                <c:pt idx="76">
                  <c:v>90.425857898782638</c:v>
                </c:pt>
                <c:pt idx="77">
                  <c:v>92.311000300806981</c:v>
                </c:pt>
                <c:pt idx="78">
                  <c:v>93.477652114790828</c:v>
                </c:pt>
                <c:pt idx="79">
                  <c:v>94.036283652495001</c:v>
                </c:pt>
                <c:pt idx="80">
                  <c:v>94.251178699445106</c:v>
                </c:pt>
                <c:pt idx="81">
                  <c:v>94.265290165456193</c:v>
                </c:pt>
                <c:pt idx="82">
                  <c:v>94.238884282147083</c:v>
                </c:pt>
                <c:pt idx="83">
                  <c:v>94.424472456504134</c:v>
                </c:pt>
                <c:pt idx="84">
                  <c:v>94.991483447374051</c:v>
                </c:pt>
                <c:pt idx="85">
                  <c:v>95.879884158426563</c:v>
                </c:pt>
                <c:pt idx="86">
                  <c:v>96.878598835258032</c:v>
                </c:pt>
                <c:pt idx="87">
                  <c:v>97.634199558552865</c:v>
                </c:pt>
                <c:pt idx="88">
                  <c:v>97.889558187381809</c:v>
                </c:pt>
                <c:pt idx="89">
                  <c:v>97.60191138363416</c:v>
                </c:pt>
                <c:pt idx="90">
                  <c:v>97.001112415961472</c:v>
                </c:pt>
                <c:pt idx="91">
                  <c:v>96.339474947642245</c:v>
                </c:pt>
                <c:pt idx="92">
                  <c:v>95.802606668689393</c:v>
                </c:pt>
                <c:pt idx="93">
                  <c:v>95.439003255315612</c:v>
                </c:pt>
                <c:pt idx="94">
                  <c:v>95.257352210209291</c:v>
                </c:pt>
                <c:pt idx="95">
                  <c:v>95.212856466005107</c:v>
                </c:pt>
                <c:pt idx="96">
                  <c:v>95.238450256684999</c:v>
                </c:pt>
                <c:pt idx="97">
                  <c:v>95.286911251551288</c:v>
                </c:pt>
                <c:pt idx="98">
                  <c:v>95.395121386520259</c:v>
                </c:pt>
                <c:pt idx="99">
                  <c:v>95.619858458789849</c:v>
                </c:pt>
                <c:pt idx="100">
                  <c:v>95.884029369614041</c:v>
                </c:pt>
                <c:pt idx="101">
                  <c:v>95.987472902221754</c:v>
                </c:pt>
                <c:pt idx="102">
                  <c:v>95.74148796417731</c:v>
                </c:pt>
                <c:pt idx="103">
                  <c:v>95.137194304893768</c:v>
                </c:pt>
                <c:pt idx="104">
                  <c:v>94.342498978795888</c:v>
                </c:pt>
                <c:pt idx="105">
                  <c:v>93.546410399219965</c:v>
                </c:pt>
                <c:pt idx="106">
                  <c:v>92.984789851235561</c:v>
                </c:pt>
                <c:pt idx="107">
                  <c:v>92.843542854210838</c:v>
                </c:pt>
                <c:pt idx="108">
                  <c:v>93.111181517126624</c:v>
                </c:pt>
                <c:pt idx="109">
                  <c:v>93.722389986784094</c:v>
                </c:pt>
                <c:pt idx="110">
                  <c:v>94.508746607048408</c:v>
                </c:pt>
                <c:pt idx="111">
                  <c:v>95.285755114907431</c:v>
                </c:pt>
                <c:pt idx="112">
                  <c:v>95.850020872609292</c:v>
                </c:pt>
                <c:pt idx="113">
                  <c:v>95.96486803515711</c:v>
                </c:pt>
                <c:pt idx="114">
                  <c:v>95.382305794453956</c:v>
                </c:pt>
                <c:pt idx="115">
                  <c:v>94.229637638564881</c:v>
                </c:pt>
                <c:pt idx="116">
                  <c:v>92.893144725793576</c:v>
                </c:pt>
                <c:pt idx="117">
                  <c:v>91.563263471277708</c:v>
                </c:pt>
                <c:pt idx="118">
                  <c:v>90.322896241852149</c:v>
                </c:pt>
                <c:pt idx="119">
                  <c:v>89.134913957015101</c:v>
                </c:pt>
                <c:pt idx="120">
                  <c:v>87.900448737874797</c:v>
                </c:pt>
                <c:pt idx="121">
                  <c:v>86.444699763117299</c:v>
                </c:pt>
                <c:pt idx="122">
                  <c:v>84.594417627854952</c:v>
                </c:pt>
                <c:pt idx="123">
                  <c:v>82.286824075297844</c:v>
                </c:pt>
                <c:pt idx="124">
                  <c:v>79.608309453791875</c:v>
                </c:pt>
                <c:pt idx="125">
                  <c:v>76.73232378471603</c:v>
                </c:pt>
                <c:pt idx="126">
                  <c:v>73.896680229021712</c:v>
                </c:pt>
                <c:pt idx="127">
                  <c:v>71.252515664441276</c:v>
                </c:pt>
                <c:pt idx="128">
                  <c:v>68.891716451152448</c:v>
                </c:pt>
                <c:pt idx="129">
                  <c:v>66.85486006212939</c:v>
                </c:pt>
                <c:pt idx="130">
                  <c:v>65.13972816088679</c:v>
                </c:pt>
                <c:pt idx="131">
                  <c:v>63.645273517669047</c:v>
                </c:pt>
                <c:pt idx="132">
                  <c:v>62.184837507315663</c:v>
                </c:pt>
                <c:pt idx="133">
                  <c:v>60.603689497169348</c:v>
                </c:pt>
                <c:pt idx="134">
                  <c:v>58.947615467225958</c:v>
                </c:pt>
                <c:pt idx="135">
                  <c:v>57.258990637881432</c:v>
                </c:pt>
                <c:pt idx="136">
                  <c:v>55.559899705123804</c:v>
                </c:pt>
                <c:pt idx="137">
                  <c:v>53.851892411021325</c:v>
                </c:pt>
                <c:pt idx="138">
                  <c:v>52.0104034428009</c:v>
                </c:pt>
                <c:pt idx="139">
                  <c:v>49.953669993944878</c:v>
                </c:pt>
                <c:pt idx="140">
                  <c:v>47.719636894065978</c:v>
                </c:pt>
                <c:pt idx="141">
                  <c:v>45.450411696184659</c:v>
                </c:pt>
                <c:pt idx="142">
                  <c:v>43.321771062260964</c:v>
                </c:pt>
                <c:pt idx="143">
                  <c:v>41.459699321015741</c:v>
                </c:pt>
                <c:pt idx="144">
                  <c:v>39.939034014595428</c:v>
                </c:pt>
                <c:pt idx="145">
                  <c:v>38.824144634303515</c:v>
                </c:pt>
                <c:pt idx="146">
                  <c:v>38.137473321617442</c:v>
                </c:pt>
                <c:pt idx="147">
                  <c:v>37.831460235185091</c:v>
                </c:pt>
                <c:pt idx="148">
                  <c:v>37.782920450481392</c:v>
                </c:pt>
                <c:pt idx="149">
                  <c:v>37.847566141471766</c:v>
                </c:pt>
                <c:pt idx="150">
                  <c:v>37.955324258642335</c:v>
                </c:pt>
                <c:pt idx="151">
                  <c:v>38.073412513469492</c:v>
                </c:pt>
                <c:pt idx="152">
                  <c:v>38.198139743200102</c:v>
                </c:pt>
                <c:pt idx="153">
                  <c:v>38.359480808336095</c:v>
                </c:pt>
                <c:pt idx="154">
                  <c:v>38.518202392169371</c:v>
                </c:pt>
                <c:pt idx="155">
                  <c:v>38.605841604325981</c:v>
                </c:pt>
                <c:pt idx="156">
                  <c:v>38.588680452239466</c:v>
                </c:pt>
                <c:pt idx="157">
                  <c:v>38.549292563194676</c:v>
                </c:pt>
                <c:pt idx="158">
                  <c:v>38.580622631930787</c:v>
                </c:pt>
                <c:pt idx="159">
                  <c:v>38.670210399292174</c:v>
                </c:pt>
                <c:pt idx="160">
                  <c:v>38.733129971306333</c:v>
                </c:pt>
                <c:pt idx="161">
                  <c:v>38.666115431880208</c:v>
                </c:pt>
                <c:pt idx="162">
                  <c:v>38.390774623242606</c:v>
                </c:pt>
                <c:pt idx="163">
                  <c:v>37.882278890777748</c:v>
                </c:pt>
                <c:pt idx="164">
                  <c:v>37.183242592962195</c:v>
                </c:pt>
                <c:pt idx="165">
                  <c:v>36.436416241102947</c:v>
                </c:pt>
                <c:pt idx="166">
                  <c:v>35.762494716280884</c:v>
                </c:pt>
                <c:pt idx="167">
                  <c:v>35.144048801955265</c:v>
                </c:pt>
                <c:pt idx="168">
                  <c:v>34.54196842591616</c:v>
                </c:pt>
                <c:pt idx="169">
                  <c:v>33.893590877397834</c:v>
                </c:pt>
                <c:pt idx="170">
                  <c:v>33.142905159849875</c:v>
                </c:pt>
                <c:pt idx="171">
                  <c:v>32.332604516652879</c:v>
                </c:pt>
                <c:pt idx="172">
                  <c:v>31.47818282631982</c:v>
                </c:pt>
                <c:pt idx="173">
                  <c:v>30.587938089793425</c:v>
                </c:pt>
                <c:pt idx="174">
                  <c:v>29.78478492799756</c:v>
                </c:pt>
                <c:pt idx="175">
                  <c:v>29.032065369437611</c:v>
                </c:pt>
                <c:pt idx="176">
                  <c:v>28.153299682048857</c:v>
                </c:pt>
                <c:pt idx="177">
                  <c:v>27.104420528407879</c:v>
                </c:pt>
                <c:pt idx="178">
                  <c:v>25.872346617839721</c:v>
                </c:pt>
                <c:pt idx="179">
                  <c:v>24.502569165482925</c:v>
                </c:pt>
                <c:pt idx="180">
                  <c:v>23.119175422173264</c:v>
                </c:pt>
                <c:pt idx="181">
                  <c:v>21.883789553729802</c:v>
                </c:pt>
                <c:pt idx="182">
                  <c:v>20.903360882655207</c:v>
                </c:pt>
                <c:pt idx="183">
                  <c:v>19.974963045002102</c:v>
                </c:pt>
                <c:pt idx="184">
                  <c:v>18.828973304102064</c:v>
                </c:pt>
                <c:pt idx="185">
                  <c:v>17.349062278020021</c:v>
                </c:pt>
                <c:pt idx="186">
                  <c:v>15.578893192459621</c:v>
                </c:pt>
                <c:pt idx="187">
                  <c:v>13.672761548610428</c:v>
                </c:pt>
                <c:pt idx="188">
                  <c:v>11.824442897638219</c:v>
                </c:pt>
                <c:pt idx="189">
                  <c:v>10.201216319685454</c:v>
                </c:pt>
                <c:pt idx="190">
                  <c:v>8.8357699532917433</c:v>
                </c:pt>
                <c:pt idx="191">
                  <c:v>7.6872353742259083</c:v>
                </c:pt>
                <c:pt idx="192">
                  <c:v>6.6835952667413903</c:v>
                </c:pt>
                <c:pt idx="193">
                  <c:v>5.7575520014065615</c:v>
                </c:pt>
                <c:pt idx="194">
                  <c:v>4.8808514613784313</c:v>
                </c:pt>
                <c:pt idx="195">
                  <c:v>3.993478612150863</c:v>
                </c:pt>
                <c:pt idx="196">
                  <c:v>3.0818028599078455</c:v>
                </c:pt>
                <c:pt idx="197">
                  <c:v>2.2201048027096886</c:v>
                </c:pt>
                <c:pt idx="198">
                  <c:v>1.5097209466554948</c:v>
                </c:pt>
                <c:pt idx="199">
                  <c:v>1.0901017877223846</c:v>
                </c:pt>
                <c:pt idx="200">
                  <c:v>1.0983725119679368</c:v>
                </c:pt>
                <c:pt idx="201">
                  <c:v>1.5897187017285781</c:v>
                </c:pt>
                <c:pt idx="202">
                  <c:v>2.4302201076940064</c:v>
                </c:pt>
                <c:pt idx="203">
                  <c:v>3.452878045540126</c:v>
                </c:pt>
                <c:pt idx="204">
                  <c:v>4.550448124629324</c:v>
                </c:pt>
                <c:pt idx="205">
                  <c:v>5.6158042621367379</c:v>
                </c:pt>
                <c:pt idx="206">
                  <c:v>6.6319436168940031</c:v>
                </c:pt>
                <c:pt idx="207">
                  <c:v>7.6483892245561229</c:v>
                </c:pt>
                <c:pt idx="208">
                  <c:v>8.7425278800649995</c:v>
                </c:pt>
                <c:pt idx="209">
                  <c:v>9.9373512024636987</c:v>
                </c:pt>
                <c:pt idx="210">
                  <c:v>11.208557098414424</c:v>
                </c:pt>
                <c:pt idx="211">
                  <c:v>12.477327696446137</c:v>
                </c:pt>
                <c:pt idx="212">
                  <c:v>13.600830742517214</c:v>
                </c:pt>
                <c:pt idx="213">
                  <c:v>14.47286356766687</c:v>
                </c:pt>
                <c:pt idx="214">
                  <c:v>15.019441976313532</c:v>
                </c:pt>
                <c:pt idx="215">
                  <c:v>15.304522916787262</c:v>
                </c:pt>
                <c:pt idx="216">
                  <c:v>15.390588638451517</c:v>
                </c:pt>
                <c:pt idx="217">
                  <c:v>15.358782705682486</c:v>
                </c:pt>
                <c:pt idx="218">
                  <c:v>15.275271011568837</c:v>
                </c:pt>
                <c:pt idx="219">
                  <c:v>15.04548247133746</c:v>
                </c:pt>
                <c:pt idx="220">
                  <c:v>14.500558021910711</c:v>
                </c:pt>
                <c:pt idx="221">
                  <c:v>13.586984501472498</c:v>
                </c:pt>
                <c:pt idx="222">
                  <c:v>12.357172031443049</c:v>
                </c:pt>
                <c:pt idx="223">
                  <c:v>11.110620450814187</c:v>
                </c:pt>
                <c:pt idx="224">
                  <c:v>10.187420821797902</c:v>
                </c:pt>
                <c:pt idx="225">
                  <c:v>9.5417399853619429</c:v>
                </c:pt>
                <c:pt idx="226">
                  <c:v>8.8452097856547045</c:v>
                </c:pt>
                <c:pt idx="227">
                  <c:v>7.7984714499416095</c:v>
                </c:pt>
                <c:pt idx="228">
                  <c:v>6.1766518209427774</c:v>
                </c:pt>
                <c:pt idx="229">
                  <c:v>3.9521019445239216</c:v>
                </c:pt>
                <c:pt idx="230">
                  <c:v>1.3261324256334432</c:v>
                </c:pt>
                <c:pt idx="231">
                  <c:v>-1.3889923628792256</c:v>
                </c:pt>
                <c:pt idx="232">
                  <c:v>-3.822516035621641</c:v>
                </c:pt>
                <c:pt idx="233">
                  <c:v>-5.7902876949092086</c:v>
                </c:pt>
                <c:pt idx="234">
                  <c:v>-7.5021883810110239</c:v>
                </c:pt>
                <c:pt idx="235">
                  <c:v>-9.4953186133908023</c:v>
                </c:pt>
                <c:pt idx="236">
                  <c:v>-12.042004701122986</c:v>
                </c:pt>
                <c:pt idx="237">
                  <c:v>-15.021961367100525</c:v>
                </c:pt>
                <c:pt idx="238">
                  <c:v>-18.111182819758511</c:v>
                </c:pt>
                <c:pt idx="239">
                  <c:v>-20.86777490336334</c:v>
                </c:pt>
                <c:pt idx="240">
                  <c:v>-22.987938785296077</c:v>
                </c:pt>
                <c:pt idx="241">
                  <c:v>-24.484018249590154</c:v>
                </c:pt>
                <c:pt idx="242">
                  <c:v>-25.45791670459835</c:v>
                </c:pt>
                <c:pt idx="243">
                  <c:v>-25.998063850506384</c:v>
                </c:pt>
                <c:pt idx="244">
                  <c:v>-26.212970413496258</c:v>
                </c:pt>
                <c:pt idx="245">
                  <c:v>-26.116123845226333</c:v>
                </c:pt>
                <c:pt idx="246">
                  <c:v>-25.704392668321805</c:v>
                </c:pt>
                <c:pt idx="247">
                  <c:v>-25.027891054955372</c:v>
                </c:pt>
                <c:pt idx="248">
                  <c:v>-24.139837993856261</c:v>
                </c:pt>
                <c:pt idx="249">
                  <c:v>-23.050182013979136</c:v>
                </c:pt>
                <c:pt idx="250">
                  <c:v>-21.732997173699552</c:v>
                </c:pt>
                <c:pt idx="251">
                  <c:v>-20.229885470225561</c:v>
                </c:pt>
                <c:pt idx="252">
                  <c:v>-18.609860520821048</c:v>
                </c:pt>
                <c:pt idx="253">
                  <c:v>-16.924614670404626</c:v>
                </c:pt>
                <c:pt idx="254">
                  <c:v>-15.192238256996532</c:v>
                </c:pt>
                <c:pt idx="255">
                  <c:v>-13.447484771856603</c:v>
                </c:pt>
                <c:pt idx="256">
                  <c:v>-11.725949136419471</c:v>
                </c:pt>
                <c:pt idx="257">
                  <c:v>-10.056429633691081</c:v>
                </c:pt>
                <c:pt idx="258">
                  <c:v>-8.4050867810172587</c:v>
                </c:pt>
                <c:pt idx="259">
                  <c:v>-6.6809802653969141</c:v>
                </c:pt>
                <c:pt idx="260">
                  <c:v>-4.8122692600889758</c:v>
                </c:pt>
                <c:pt idx="261">
                  <c:v>-2.7418990548871962</c:v>
                </c:pt>
                <c:pt idx="262">
                  <c:v>-0.44377033378945246</c:v>
                </c:pt>
                <c:pt idx="263">
                  <c:v>2.0348358128863366</c:v>
                </c:pt>
                <c:pt idx="264">
                  <c:v>4.5329157766286103</c:v>
                </c:pt>
                <c:pt idx="265">
                  <c:v>6.9014391810960376</c:v>
                </c:pt>
                <c:pt idx="266">
                  <c:v>9.0928190174741168</c:v>
                </c:pt>
                <c:pt idx="267">
                  <c:v>11.115755877124634</c:v>
                </c:pt>
                <c:pt idx="268">
                  <c:v>13.00315441958214</c:v>
                </c:pt>
                <c:pt idx="269">
                  <c:v>14.745234491190498</c:v>
                </c:pt>
                <c:pt idx="270">
                  <c:v>16.373925021366688</c:v>
                </c:pt>
                <c:pt idx="271">
                  <c:v>17.996270300939354</c:v>
                </c:pt>
                <c:pt idx="272">
                  <c:v>19.665112774920566</c:v>
                </c:pt>
                <c:pt idx="273">
                  <c:v>21.406351159422151</c:v>
                </c:pt>
                <c:pt idx="274">
                  <c:v>23.192407056233705</c:v>
                </c:pt>
                <c:pt idx="275">
                  <c:v>24.85932777510903</c:v>
                </c:pt>
                <c:pt idx="276">
                  <c:v>26.141278359606851</c:v>
                </c:pt>
                <c:pt idx="277">
                  <c:v>27.001964592414712</c:v>
                </c:pt>
                <c:pt idx="278">
                  <c:v>27.620626220566415</c:v>
                </c:pt>
                <c:pt idx="279">
                  <c:v>28.195348196155084</c:v>
                </c:pt>
                <c:pt idx="280">
                  <c:v>28.777007892231982</c:v>
                </c:pt>
                <c:pt idx="281">
                  <c:v>29.284778914387342</c:v>
                </c:pt>
                <c:pt idx="282">
                  <c:v>29.636813936099593</c:v>
                </c:pt>
                <c:pt idx="283">
                  <c:v>29.9087358973776</c:v>
                </c:pt>
                <c:pt idx="284">
                  <c:v>29.989841319430049</c:v>
                </c:pt>
                <c:pt idx="285">
                  <c:v>29.723500933041446</c:v>
                </c:pt>
                <c:pt idx="286">
                  <c:v>29.176780034380617</c:v>
                </c:pt>
                <c:pt idx="287">
                  <c:v>28.481230093693004</c:v>
                </c:pt>
                <c:pt idx="288">
                  <c:v>27.780181791819142</c:v>
                </c:pt>
                <c:pt idx="289">
                  <c:v>27.159287555982758</c:v>
                </c:pt>
                <c:pt idx="290">
                  <c:v>26.592441004863101</c:v>
                </c:pt>
                <c:pt idx="291">
                  <c:v>26.045634584765839</c:v>
                </c:pt>
                <c:pt idx="292">
                  <c:v>25.37098935307052</c:v>
                </c:pt>
                <c:pt idx="293">
                  <c:v>24.403032286009108</c:v>
                </c:pt>
                <c:pt idx="294">
                  <c:v>23.177250220288926</c:v>
                </c:pt>
                <c:pt idx="295">
                  <c:v>21.838765455883145</c:v>
                </c:pt>
                <c:pt idx="296">
                  <c:v>20.517958706765484</c:v>
                </c:pt>
                <c:pt idx="297">
                  <c:v>19.265628772630176</c:v>
                </c:pt>
                <c:pt idx="298">
                  <c:v>18.113703197177575</c:v>
                </c:pt>
                <c:pt idx="299">
                  <c:v>17.097842493234022</c:v>
                </c:pt>
                <c:pt idx="300">
                  <c:v>16.27409260336934</c:v>
                </c:pt>
                <c:pt idx="301">
                  <c:v>15.734240271301951</c:v>
                </c:pt>
                <c:pt idx="302">
                  <c:v>15.530783145875912</c:v>
                </c:pt>
                <c:pt idx="303">
                  <c:v>15.685472562958394</c:v>
                </c:pt>
                <c:pt idx="304">
                  <c:v>16.080131871699226</c:v>
                </c:pt>
                <c:pt idx="305">
                  <c:v>16.502621034265243</c:v>
                </c:pt>
                <c:pt idx="306">
                  <c:v>16.764025913579939</c:v>
                </c:pt>
                <c:pt idx="307">
                  <c:v>16.69593677530834</c:v>
                </c:pt>
                <c:pt idx="308">
                  <c:v>16.114941499802171</c:v>
                </c:pt>
                <c:pt idx="309">
                  <c:v>15.009202329806126</c:v>
                </c:pt>
                <c:pt idx="310">
                  <c:v>13.470934043210002</c:v>
                </c:pt>
                <c:pt idx="311">
                  <c:v>11.695736502345802</c:v>
                </c:pt>
                <c:pt idx="312">
                  <c:v>9.8756071922988848</c:v>
                </c:pt>
                <c:pt idx="313">
                  <c:v>8.1324656284529073</c:v>
                </c:pt>
                <c:pt idx="314">
                  <c:v>6.4605484558838491</c:v>
                </c:pt>
                <c:pt idx="315">
                  <c:v>4.8366907467661724</c:v>
                </c:pt>
                <c:pt idx="316">
                  <c:v>3.1525053318308487</c:v>
                </c:pt>
                <c:pt idx="317">
                  <c:v>1.1843263051942319</c:v>
                </c:pt>
                <c:pt idx="318">
                  <c:v>-1.1662218209096524</c:v>
                </c:pt>
                <c:pt idx="319">
                  <c:v>-3.8189247244914593</c:v>
                </c:pt>
                <c:pt idx="320">
                  <c:v>-6.639756130001631</c:v>
                </c:pt>
                <c:pt idx="321">
                  <c:v>-9.4305520674015977</c:v>
                </c:pt>
                <c:pt idx="322">
                  <c:v>-12.003210886053566</c:v>
                </c:pt>
                <c:pt idx="323">
                  <c:v>-14.230248008332495</c:v>
                </c:pt>
                <c:pt idx="324">
                  <c:v>-16.015239168165849</c:v>
                </c:pt>
                <c:pt idx="325">
                  <c:v>-17.36375370480253</c:v>
                </c:pt>
                <c:pt idx="326">
                  <c:v>-18.39808375070648</c:v>
                </c:pt>
                <c:pt idx="327">
                  <c:v>-19.539507075692349</c:v>
                </c:pt>
                <c:pt idx="328">
                  <c:v>-21.606570754178499</c:v>
                </c:pt>
                <c:pt idx="329">
                  <c:v>-24.961901819094926</c:v>
                </c:pt>
                <c:pt idx="330">
                  <c:v>-29.188621362713025</c:v>
                </c:pt>
                <c:pt idx="331">
                  <c:v>-33.609246735458768</c:v>
                </c:pt>
                <c:pt idx="332">
                  <c:v>-37.56546182074959</c:v>
                </c:pt>
                <c:pt idx="333">
                  <c:v>-40.871626944334601</c:v>
                </c:pt>
                <c:pt idx="334">
                  <c:v>-43.644592305447908</c:v>
                </c:pt>
                <c:pt idx="335">
                  <c:v>-45.951147539338955</c:v>
                </c:pt>
                <c:pt idx="336">
                  <c:v>-47.811985728552173</c:v>
                </c:pt>
                <c:pt idx="337">
                  <c:v>-49.16879593398113</c:v>
                </c:pt>
                <c:pt idx="338">
                  <c:v>-50.175185355301508</c:v>
                </c:pt>
                <c:pt idx="339">
                  <c:v>-50.854351388195475</c:v>
                </c:pt>
                <c:pt idx="340">
                  <c:v>-51.037732220431565</c:v>
                </c:pt>
                <c:pt idx="341">
                  <c:v>-50.772414736022931</c:v>
                </c:pt>
                <c:pt idx="342">
                  <c:v>-50.377064701302473</c:v>
                </c:pt>
                <c:pt idx="343">
                  <c:v>-50.095105207276426</c:v>
                </c:pt>
                <c:pt idx="344">
                  <c:v>-49.949859803130892</c:v>
                </c:pt>
                <c:pt idx="345">
                  <c:v>-49.846392947068274</c:v>
                </c:pt>
                <c:pt idx="346">
                  <c:v>-49.601669408126909</c:v>
                </c:pt>
                <c:pt idx="347">
                  <c:v>-49.056184059964373</c:v>
                </c:pt>
                <c:pt idx="348">
                  <c:v>-48.14251967876509</c:v>
                </c:pt>
                <c:pt idx="349">
                  <c:v>-46.879338105189788</c:v>
                </c:pt>
                <c:pt idx="350">
                  <c:v>-45.284578223085994</c:v>
                </c:pt>
                <c:pt idx="351">
                  <c:v>-43.394168938624276</c:v>
                </c:pt>
                <c:pt idx="352">
                  <c:v>-41.200148619851788</c:v>
                </c:pt>
                <c:pt idx="353">
                  <c:v>-38.638941767454746</c:v>
                </c:pt>
                <c:pt idx="354">
                  <c:v>-35.772702292105649</c:v>
                </c:pt>
                <c:pt idx="355">
                  <c:v>-32.666602946263538</c:v>
                </c:pt>
                <c:pt idx="356">
                  <c:v>-29.400890407338267</c:v>
                </c:pt>
                <c:pt idx="357">
                  <c:v>-26.096625339191501</c:v>
                </c:pt>
                <c:pt idx="358">
                  <c:v>-22.923096992407668</c:v>
                </c:pt>
                <c:pt idx="359">
                  <c:v>-19.981917872559514</c:v>
                </c:pt>
                <c:pt idx="360">
                  <c:v>-17.267082575108322</c:v>
                </c:pt>
                <c:pt idx="361">
                  <c:v>-14.694395503606154</c:v>
                </c:pt>
                <c:pt idx="362">
                  <c:v>-12.13826115353403</c:v>
                </c:pt>
                <c:pt idx="363">
                  <c:v>-9.4827657304633508</c:v>
                </c:pt>
                <c:pt idx="364">
                  <c:v>-6.7394646958540836</c:v>
                </c:pt>
                <c:pt idx="365">
                  <c:v>-4.0232634819370023</c:v>
                </c:pt>
                <c:pt idx="366">
                  <c:v>-1.4070730722982625</c:v>
                </c:pt>
                <c:pt idx="367">
                  <c:v>1.0059961291477024</c:v>
                </c:pt>
                <c:pt idx="368">
                  <c:v>3.2445101665647482</c:v>
                </c:pt>
                <c:pt idx="369">
                  <c:v>5.3704972232334525</c:v>
                </c:pt>
                <c:pt idx="370">
                  <c:v>7.367920858768783</c:v>
                </c:pt>
                <c:pt idx="371">
                  <c:v>9.2089819215934074</c:v>
                </c:pt>
                <c:pt idx="372">
                  <c:v>10.97409420316154</c:v>
                </c:pt>
                <c:pt idx="373">
                  <c:v>12.588285639098309</c:v>
                </c:pt>
                <c:pt idx="374">
                  <c:v>14.009451266316344</c:v>
                </c:pt>
                <c:pt idx="375">
                  <c:v>15.332752000990016</c:v>
                </c:pt>
                <c:pt idx="376">
                  <c:v>16.606303420970217</c:v>
                </c:pt>
                <c:pt idx="377">
                  <c:v>17.909984672550813</c:v>
                </c:pt>
                <c:pt idx="378">
                  <c:v>19.241062959099796</c:v>
                </c:pt>
                <c:pt idx="379">
                  <c:v>20.503069579917799</c:v>
                </c:pt>
                <c:pt idx="380">
                  <c:v>21.613891668319443</c:v>
                </c:pt>
                <c:pt idx="381">
                  <c:v>22.613361994953056</c:v>
                </c:pt>
                <c:pt idx="382">
                  <c:v>23.654143395053993</c:v>
                </c:pt>
                <c:pt idx="383">
                  <c:v>24.717651067152914</c:v>
                </c:pt>
                <c:pt idx="384">
                  <c:v>25.656292845809855</c:v>
                </c:pt>
                <c:pt idx="385">
                  <c:v>26.285294628893656</c:v>
                </c:pt>
                <c:pt idx="386">
                  <c:v>26.549746576315783</c:v>
                </c:pt>
                <c:pt idx="387">
                  <c:v>26.705130104789468</c:v>
                </c:pt>
                <c:pt idx="388">
                  <c:v>26.983413102693678</c:v>
                </c:pt>
                <c:pt idx="389">
                  <c:v>27.4883043406398</c:v>
                </c:pt>
                <c:pt idx="390">
                  <c:v>28.018240113827002</c:v>
                </c:pt>
                <c:pt idx="391">
                  <c:v>28.15436569155046</c:v>
                </c:pt>
                <c:pt idx="392">
                  <c:v>27.639629397719453</c:v>
                </c:pt>
                <c:pt idx="393">
                  <c:v>26.388947189765066</c:v>
                </c:pt>
                <c:pt idx="394">
                  <c:v>24.483371405969766</c:v>
                </c:pt>
                <c:pt idx="395">
                  <c:v>22.168729457850372</c:v>
                </c:pt>
                <c:pt idx="396">
                  <c:v>19.832355148693363</c:v>
                </c:pt>
                <c:pt idx="397">
                  <c:v>17.696402085719495</c:v>
                </c:pt>
                <c:pt idx="398">
                  <c:v>15.854420464005104</c:v>
                </c:pt>
                <c:pt idx="399">
                  <c:v>14.351205034725002</c:v>
                </c:pt>
                <c:pt idx="400">
                  <c:v>13.165698414030501</c:v>
                </c:pt>
                <c:pt idx="401">
                  <c:v>12.213104025749891</c:v>
                </c:pt>
                <c:pt idx="402">
                  <c:v>11.373180465234894</c:v>
                </c:pt>
                <c:pt idx="403">
                  <c:v>10.586529335930196</c:v>
                </c:pt>
                <c:pt idx="404">
                  <c:v>9.8103762692115932</c:v>
                </c:pt>
                <c:pt idx="405">
                  <c:v>9.0625225038273598</c:v>
                </c:pt>
                <c:pt idx="406">
                  <c:v>8.3907372337508122</c:v>
                </c:pt>
                <c:pt idx="407">
                  <c:v>7.7607298690757958</c:v>
                </c:pt>
                <c:pt idx="408">
                  <c:v>7.0929987716942806</c:v>
                </c:pt>
                <c:pt idx="409">
                  <c:v>6.3298850762603953</c:v>
                </c:pt>
                <c:pt idx="410">
                  <c:v>5.4422528747351873</c:v>
                </c:pt>
                <c:pt idx="411">
                  <c:v>4.418716977240484</c:v>
                </c:pt>
                <c:pt idx="412">
                  <c:v>3.1420987976956742</c:v>
                </c:pt>
                <c:pt idx="413">
                  <c:v>1.5129374817417607</c:v>
                </c:pt>
                <c:pt idx="414">
                  <c:v>-0.5440659878930747</c:v>
                </c:pt>
                <c:pt idx="415">
                  <c:v>-3.0295289481352135</c:v>
                </c:pt>
                <c:pt idx="416">
                  <c:v>-5.8833017491725093</c:v>
                </c:pt>
                <c:pt idx="417">
                  <c:v>-9.1039075941890601</c:v>
                </c:pt>
                <c:pt idx="418">
                  <c:v>-12.622508002305279</c:v>
                </c:pt>
                <c:pt idx="419">
                  <c:v>-16.361380722259174</c:v>
                </c:pt>
                <c:pt idx="420">
                  <c:v>-20.33720124781399</c:v>
                </c:pt>
                <c:pt idx="421">
                  <c:v>-24.474386262857713</c:v>
                </c:pt>
                <c:pt idx="422">
                  <c:v>-28.601372417600558</c:v>
                </c:pt>
                <c:pt idx="423">
                  <c:v>-32.520713629248547</c:v>
                </c:pt>
                <c:pt idx="424">
                  <c:v>-36.012676216663571</c:v>
                </c:pt>
                <c:pt idx="425">
                  <c:v>-39.055929972330297</c:v>
                </c:pt>
                <c:pt idx="426">
                  <c:v>-41.886705192883689</c:v>
                </c:pt>
                <c:pt idx="427">
                  <c:v>-44.870706189026023</c:v>
                </c:pt>
                <c:pt idx="428">
                  <c:v>-48.449906145245507</c:v>
                </c:pt>
                <c:pt idx="429">
                  <c:v>-52.658059322340598</c:v>
                </c:pt>
                <c:pt idx="430">
                  <c:v>-56.934301675893785</c:v>
                </c:pt>
                <c:pt idx="431">
                  <c:v>-60.760019222375909</c:v>
                </c:pt>
                <c:pt idx="432">
                  <c:v>-63.848358957928397</c:v>
                </c:pt>
                <c:pt idx="433">
                  <c:v>-66.058119378769845</c:v>
                </c:pt>
                <c:pt idx="434">
                  <c:v>-67.491793591194437</c:v>
                </c:pt>
                <c:pt idx="435">
                  <c:v>-68.370678639370539</c:v>
                </c:pt>
                <c:pt idx="436">
                  <c:v>-68.815881006583126</c:v>
                </c:pt>
                <c:pt idx="437">
                  <c:v>-68.82577184645146</c:v>
                </c:pt>
                <c:pt idx="438">
                  <c:v>-68.373007729522442</c:v>
                </c:pt>
                <c:pt idx="439">
                  <c:v>-67.390406694931997</c:v>
                </c:pt>
                <c:pt idx="440">
                  <c:v>-65.864245541033355</c:v>
                </c:pt>
                <c:pt idx="441">
                  <c:v>-63.774791770212694</c:v>
                </c:pt>
                <c:pt idx="442">
                  <c:v>-61.207542174808438</c:v>
                </c:pt>
                <c:pt idx="443">
                  <c:v>-58.352205771312263</c:v>
                </c:pt>
                <c:pt idx="444">
                  <c:v>-55.352311515886015</c:v>
                </c:pt>
                <c:pt idx="445">
                  <c:v>-52.332647005568298</c:v>
                </c:pt>
                <c:pt idx="446">
                  <c:v>-49.381474085456929</c:v>
                </c:pt>
                <c:pt idx="447">
                  <c:v>-46.478002383747793</c:v>
                </c:pt>
                <c:pt idx="448">
                  <c:v>-43.564276856072837</c:v>
                </c:pt>
                <c:pt idx="449">
                  <c:v>-40.580883358951382</c:v>
                </c:pt>
                <c:pt idx="450">
                  <c:v>-37.424017571772353</c:v>
                </c:pt>
                <c:pt idx="451">
                  <c:v>-34.0167198803369</c:v>
                </c:pt>
                <c:pt idx="452">
                  <c:v>-30.305348242730162</c:v>
                </c:pt>
                <c:pt idx="453">
                  <c:v>-26.35607323787556</c:v>
                </c:pt>
                <c:pt idx="454">
                  <c:v>-22.346542853118045</c:v>
                </c:pt>
                <c:pt idx="455">
                  <c:v>-18.452781976055682</c:v>
                </c:pt>
                <c:pt idx="456">
                  <c:v>-14.817967036534569</c:v>
                </c:pt>
                <c:pt idx="457">
                  <c:v>-11.517613595803876</c:v>
                </c:pt>
                <c:pt idx="458">
                  <c:v>-8.516122983887799</c:v>
                </c:pt>
                <c:pt idx="459">
                  <c:v>-5.7343249842100432</c:v>
                </c:pt>
                <c:pt idx="460">
                  <c:v>-3.0629380445258421</c:v>
                </c:pt>
                <c:pt idx="461">
                  <c:v>-0.42752116363532505</c:v>
                </c:pt>
                <c:pt idx="462">
                  <c:v>2.1799316796373818</c:v>
                </c:pt>
                <c:pt idx="463">
                  <c:v>4.7236855060446334</c:v>
                </c:pt>
                <c:pt idx="464">
                  <c:v>7.1711428359237406</c:v>
                </c:pt>
                <c:pt idx="465">
                  <c:v>9.4804194392052654</c:v>
                </c:pt>
                <c:pt idx="466">
                  <c:v>11.453221090421158</c:v>
                </c:pt>
                <c:pt idx="467">
                  <c:v>13.120065108612733</c:v>
                </c:pt>
                <c:pt idx="468">
                  <c:v>14.640099726440479</c:v>
                </c:pt>
                <c:pt idx="469">
                  <c:v>16.171245751911666</c:v>
                </c:pt>
                <c:pt idx="470">
                  <c:v>17.85709145687343</c:v>
                </c:pt>
                <c:pt idx="471">
                  <c:v>19.643466887735961</c:v>
                </c:pt>
                <c:pt idx="472">
                  <c:v>21.325761229981239</c:v>
                </c:pt>
                <c:pt idx="473">
                  <c:v>22.563025265381611</c:v>
                </c:pt>
                <c:pt idx="474">
                  <c:v>23.31813972007398</c:v>
                </c:pt>
                <c:pt idx="475">
                  <c:v>23.748723845672497</c:v>
                </c:pt>
                <c:pt idx="476">
                  <c:v>23.919039868759047</c:v>
                </c:pt>
                <c:pt idx="477">
                  <c:v>23.992136491383864</c:v>
                </c:pt>
                <c:pt idx="478">
                  <c:v>24.059942981556183</c:v>
                </c:pt>
                <c:pt idx="479">
                  <c:v>24.120714001925062</c:v>
                </c:pt>
                <c:pt idx="480">
                  <c:v>24.249128121886557</c:v>
                </c:pt>
                <c:pt idx="481">
                  <c:v>24.379991279448824</c:v>
                </c:pt>
                <c:pt idx="482">
                  <c:v>24.321488133859848</c:v>
                </c:pt>
                <c:pt idx="483">
                  <c:v>24.004031291182649</c:v>
                </c:pt>
                <c:pt idx="484">
                  <c:v>23.412168525358993</c:v>
                </c:pt>
                <c:pt idx="485">
                  <c:v>22.525667114851814</c:v>
                </c:pt>
                <c:pt idx="486">
                  <c:v>21.433429332554777</c:v>
                </c:pt>
                <c:pt idx="487">
                  <c:v>20.325192665903682</c:v>
                </c:pt>
                <c:pt idx="488">
                  <c:v>19.37347709258561</c:v>
                </c:pt>
                <c:pt idx="489">
                  <c:v>18.672330490733899</c:v>
                </c:pt>
                <c:pt idx="490">
                  <c:v>18.120694780919223</c:v>
                </c:pt>
                <c:pt idx="491">
                  <c:v>17.442945865300839</c:v>
                </c:pt>
                <c:pt idx="492">
                  <c:v>16.512546247994823</c:v>
                </c:pt>
                <c:pt idx="493">
                  <c:v>15.383441363034924</c:v>
                </c:pt>
                <c:pt idx="494">
                  <c:v>14.210668715774224</c:v>
                </c:pt>
                <c:pt idx="495">
                  <c:v>13.203902481458741</c:v>
                </c:pt>
                <c:pt idx="496">
                  <c:v>12.437539711829565</c:v>
                </c:pt>
                <c:pt idx="497">
                  <c:v>11.928072777592973</c:v>
                </c:pt>
                <c:pt idx="498">
                  <c:v>11.673027282041113</c:v>
                </c:pt>
                <c:pt idx="499">
                  <c:v>11.582141156400292</c:v>
                </c:pt>
                <c:pt idx="500">
                  <c:v>11.483332733272286</c:v>
                </c:pt>
                <c:pt idx="501">
                  <c:v>11.20865131860684</c:v>
                </c:pt>
                <c:pt idx="502">
                  <c:v>10.690237652234703</c:v>
                </c:pt>
                <c:pt idx="503">
                  <c:v>9.9167133191900074</c:v>
                </c:pt>
                <c:pt idx="504">
                  <c:v>8.8381544328062063</c:v>
                </c:pt>
                <c:pt idx="505">
                  <c:v>7.4499480441500827</c:v>
                </c:pt>
                <c:pt idx="506">
                  <c:v>5.7858689632670801</c:v>
                </c:pt>
                <c:pt idx="507">
                  <c:v>3.937500504001739</c:v>
                </c:pt>
                <c:pt idx="508">
                  <c:v>1.9888866739217042</c:v>
                </c:pt>
                <c:pt idx="509">
                  <c:v>-6.9787399556729773E-2</c:v>
                </c:pt>
                <c:pt idx="510">
                  <c:v>-2.4123886715655951</c:v>
                </c:pt>
                <c:pt idx="511">
                  <c:v>-5.1658205581342829</c:v>
                </c:pt>
                <c:pt idx="512">
                  <c:v>-8.3036730469715962</c:v>
                </c:pt>
                <c:pt idx="513">
                  <c:v>-11.663755766032164</c:v>
                </c:pt>
                <c:pt idx="514">
                  <c:v>-15.06646761071152</c:v>
                </c:pt>
                <c:pt idx="515">
                  <c:v>-18.44733143849729</c:v>
                </c:pt>
                <c:pt idx="516">
                  <c:v>-21.869615969727345</c:v>
                </c:pt>
                <c:pt idx="517">
                  <c:v>-25.608675050332799</c:v>
                </c:pt>
                <c:pt idx="518">
                  <c:v>-29.754508889326143</c:v>
                </c:pt>
                <c:pt idx="519">
                  <c:v>-33.953294431539618</c:v>
                </c:pt>
                <c:pt idx="520">
                  <c:v>-37.835289962908831</c:v>
                </c:pt>
                <c:pt idx="521">
                  <c:v>-41.253804563650654</c:v>
                </c:pt>
                <c:pt idx="522">
                  <c:v>-44.297161372377644</c:v>
                </c:pt>
                <c:pt idx="523">
                  <c:v>-47.200666264930092</c:v>
                </c:pt>
                <c:pt idx="524">
                  <c:v>-50.183196259631487</c:v>
                </c:pt>
                <c:pt idx="525">
                  <c:v>-53.468727314438851</c:v>
                </c:pt>
                <c:pt idx="526">
                  <c:v>-57.198721368150075</c:v>
                </c:pt>
                <c:pt idx="527">
                  <c:v>-61.152021160787072</c:v>
                </c:pt>
                <c:pt idx="528">
                  <c:v>-64.748448977571343</c:v>
                </c:pt>
                <c:pt idx="529">
                  <c:v>-67.573326578019916</c:v>
                </c:pt>
                <c:pt idx="530">
                  <c:v>-69.613693386459531</c:v>
                </c:pt>
                <c:pt idx="531">
                  <c:v>-71.198083938730335</c:v>
                </c:pt>
                <c:pt idx="532">
                  <c:v>-72.68480017995573</c:v>
                </c:pt>
                <c:pt idx="533">
                  <c:v>-74.113199956356624</c:v>
                </c:pt>
                <c:pt idx="534">
                  <c:v>-75.221796357229493</c:v>
                </c:pt>
                <c:pt idx="535">
                  <c:v>-75.672405070084906</c:v>
                </c:pt>
                <c:pt idx="536">
                  <c:v>-75.212457388683205</c:v>
                </c:pt>
                <c:pt idx="537">
                  <c:v>-73.812716360909548</c:v>
                </c:pt>
                <c:pt idx="538">
                  <c:v>-71.733979153691351</c:v>
                </c:pt>
                <c:pt idx="539">
                  <c:v>-69.38049841061752</c:v>
                </c:pt>
                <c:pt idx="540">
                  <c:v>-67.073367022405165</c:v>
                </c:pt>
                <c:pt idx="541">
                  <c:v>-64.904221381957058</c:v>
                </c:pt>
                <c:pt idx="542">
                  <c:v>-62.728465774317918</c:v>
                </c:pt>
                <c:pt idx="543">
                  <c:v>-60.373327558831555</c:v>
                </c:pt>
                <c:pt idx="544">
                  <c:v>-57.802028227654915</c:v>
                </c:pt>
                <c:pt idx="545">
                  <c:v>-55.087859243101818</c:v>
                </c:pt>
                <c:pt idx="546">
                  <c:v>-52.244234618239787</c:v>
                </c:pt>
                <c:pt idx="547">
                  <c:v>-49.216602605874989</c:v>
                </c:pt>
                <c:pt idx="548">
                  <c:v>-45.912370673757493</c:v>
                </c:pt>
                <c:pt idx="549">
                  <c:v>-42.309800420282343</c:v>
                </c:pt>
                <c:pt idx="550">
                  <c:v>-38.404684211876692</c:v>
                </c:pt>
                <c:pt idx="551">
                  <c:v>-34.217406647639159</c:v>
                </c:pt>
                <c:pt idx="552">
                  <c:v>-29.902051354686375</c:v>
                </c:pt>
                <c:pt idx="553">
                  <c:v>-25.631143467592647</c:v>
                </c:pt>
                <c:pt idx="554">
                  <c:v>-21.450814178240794</c:v>
                </c:pt>
                <c:pt idx="555">
                  <c:v>-17.38370099467598</c:v>
                </c:pt>
                <c:pt idx="556">
                  <c:v>-13.39667403478246</c:v>
                </c:pt>
                <c:pt idx="557">
                  <c:v>-9.3629007940868121</c:v>
                </c:pt>
                <c:pt idx="558">
                  <c:v>-5.231640338205076</c:v>
                </c:pt>
                <c:pt idx="559">
                  <c:v>-1.0691906114409744</c:v>
                </c:pt>
                <c:pt idx="560">
                  <c:v>2.9648022607878453</c:v>
                </c:pt>
                <c:pt idx="561">
                  <c:v>6.6712921755720878</c:v>
                </c:pt>
                <c:pt idx="562">
                  <c:v>9.9830472120606455</c:v>
                </c:pt>
                <c:pt idx="563">
                  <c:v>12.958768327819433</c:v>
                </c:pt>
                <c:pt idx="564">
                  <c:v>15.688013761263043</c:v>
                </c:pt>
                <c:pt idx="565">
                  <c:v>18.370439346037784</c:v>
                </c:pt>
                <c:pt idx="566">
                  <c:v>21.240330419117029</c:v>
                </c:pt>
                <c:pt idx="567">
                  <c:v>24.265600530734691</c:v>
                </c:pt>
                <c:pt idx="568">
                  <c:v>27.373002380119996</c:v>
                </c:pt>
                <c:pt idx="569">
                  <c:v>30.311676652517594</c:v>
                </c:pt>
                <c:pt idx="570">
                  <c:v>32.654307779467239</c:v>
                </c:pt>
                <c:pt idx="571">
                  <c:v>34.019211623877894</c:v>
                </c:pt>
                <c:pt idx="572">
                  <c:v>34.22331503140034</c:v>
                </c:pt>
                <c:pt idx="573">
                  <c:v>33.467942290772335</c:v>
                </c:pt>
                <c:pt idx="574">
                  <c:v>32.275603184956886</c:v>
                </c:pt>
                <c:pt idx="575">
                  <c:v>31.239390921257748</c:v>
                </c:pt>
                <c:pt idx="576">
                  <c:v>30.698543702832591</c:v>
                </c:pt>
                <c:pt idx="577">
                  <c:v>30.592914228775935</c:v>
                </c:pt>
                <c:pt idx="578">
                  <c:v>30.578875104200417</c:v>
                </c:pt>
                <c:pt idx="579">
                  <c:v>30.341894202116407</c:v>
                </c:pt>
                <c:pt idx="580">
                  <c:v>29.714497078074078</c:v>
                </c:pt>
                <c:pt idx="581">
                  <c:v>28.662458976512596</c:v>
                </c:pt>
                <c:pt idx="582">
                  <c:v>27.297246956982342</c:v>
                </c:pt>
                <c:pt idx="583">
                  <c:v>25.843054717842694</c:v>
                </c:pt>
                <c:pt idx="584">
                  <c:v>24.436132463485841</c:v>
                </c:pt>
                <c:pt idx="585">
                  <c:v>23.257346454216123</c:v>
                </c:pt>
                <c:pt idx="586">
                  <c:v>22.4325259851318</c:v>
                </c:pt>
                <c:pt idx="587">
                  <c:v>22.036800425429163</c:v>
                </c:pt>
                <c:pt idx="588">
                  <c:v>22.04921633692058</c:v>
                </c:pt>
                <c:pt idx="589">
                  <c:v>22.240665090182166</c:v>
                </c:pt>
                <c:pt idx="590">
                  <c:v>22.342130168378525</c:v>
                </c:pt>
                <c:pt idx="591">
                  <c:v>22.109490165010957</c:v>
                </c:pt>
                <c:pt idx="592">
                  <c:v>21.472783721710741</c:v>
                </c:pt>
                <c:pt idx="593">
                  <c:v>20.500798927276524</c:v>
                </c:pt>
                <c:pt idx="594">
                  <c:v>19.280164128730995</c:v>
                </c:pt>
                <c:pt idx="595">
                  <c:v>17.984202866156377</c:v>
                </c:pt>
                <c:pt idx="596">
                  <c:v>16.822962268833248</c:v>
                </c:pt>
                <c:pt idx="597">
                  <c:v>15.847342503456581</c:v>
                </c:pt>
                <c:pt idx="598">
                  <c:v>15.00582665338745</c:v>
                </c:pt>
                <c:pt idx="599">
                  <c:v>14.196050840319701</c:v>
                </c:pt>
                <c:pt idx="600">
                  <c:v>13.241072743513307</c:v>
                </c:pt>
                <c:pt idx="601">
                  <c:v>12.05228224864304</c:v>
                </c:pt>
                <c:pt idx="602">
                  <c:v>10.62409174367018</c:v>
                </c:pt>
                <c:pt idx="603">
                  <c:v>8.9697319487967739</c:v>
                </c:pt>
                <c:pt idx="604">
                  <c:v>7.037931129820838</c:v>
                </c:pt>
                <c:pt idx="605">
                  <c:v>4.7424298072244211</c:v>
                </c:pt>
                <c:pt idx="606">
                  <c:v>2.0887898510799325</c:v>
                </c:pt>
                <c:pt idx="607">
                  <c:v>-0.84209768594166612</c:v>
                </c:pt>
                <c:pt idx="608">
                  <c:v>-3.8253986122228327</c:v>
                </c:pt>
                <c:pt idx="609">
                  <c:v>-6.7299223399783763</c:v>
                </c:pt>
                <c:pt idx="610">
                  <c:v>-9.865573993178808</c:v>
                </c:pt>
                <c:pt idx="611">
                  <c:v>-13.423343553315231</c:v>
                </c:pt>
                <c:pt idx="612">
                  <c:v>-17.391198622248925</c:v>
                </c:pt>
                <c:pt idx="613">
                  <c:v>-21.504629989803945</c:v>
                </c:pt>
                <c:pt idx="614">
                  <c:v>-25.276988670007867</c:v>
                </c:pt>
                <c:pt idx="615">
                  <c:v>-28.345123496607705</c:v>
                </c:pt>
                <c:pt idx="616">
                  <c:v>-30.647858746675549</c:v>
                </c:pt>
                <c:pt idx="617">
                  <c:v>-32.70397963174203</c:v>
                </c:pt>
                <c:pt idx="618">
                  <c:v>-35.36833215910719</c:v>
                </c:pt>
                <c:pt idx="619">
                  <c:v>-39.078069515925044</c:v>
                </c:pt>
                <c:pt idx="620">
                  <c:v>-43.774411445606539</c:v>
                </c:pt>
                <c:pt idx="621">
                  <c:v>-48.820812216694399</c:v>
                </c:pt>
                <c:pt idx="622">
                  <c:v>-53.435939452360515</c:v>
                </c:pt>
                <c:pt idx="623">
                  <c:v>-57.153902683313298</c:v>
                </c:pt>
                <c:pt idx="624">
                  <c:v>-59.993338929647031</c:v>
                </c:pt>
                <c:pt idx="625">
                  <c:v>-62.206422631054096</c:v>
                </c:pt>
                <c:pt idx="626">
                  <c:v>-64.035351398433008</c:v>
                </c:pt>
                <c:pt idx="627">
                  <c:v>-65.516226110464345</c:v>
                </c:pt>
                <c:pt idx="628">
                  <c:v>-66.414692668255057</c:v>
                </c:pt>
                <c:pt idx="629">
                  <c:v>-66.558112054889961</c:v>
                </c:pt>
                <c:pt idx="630">
                  <c:v>-65.812224033792162</c:v>
                </c:pt>
                <c:pt idx="631">
                  <c:v>-64.255914673116322</c:v>
                </c:pt>
                <c:pt idx="632">
                  <c:v>-62.243868959653994</c:v>
                </c:pt>
                <c:pt idx="633">
                  <c:v>-60.116134680460917</c:v>
                </c:pt>
                <c:pt idx="634">
                  <c:v>-58.030436006851694</c:v>
                </c:pt>
                <c:pt idx="635">
                  <c:v>-55.939033826714663</c:v>
                </c:pt>
                <c:pt idx="636">
                  <c:v>-53.709218350180372</c:v>
                </c:pt>
                <c:pt idx="637">
                  <c:v>-51.206403323176765</c:v>
                </c:pt>
                <c:pt idx="638">
                  <c:v>-48.402969616713229</c:v>
                </c:pt>
                <c:pt idx="639">
                  <c:v>-45.339083684378963</c:v>
                </c:pt>
                <c:pt idx="640">
                  <c:v>-42.082728730691379</c:v>
                </c:pt>
                <c:pt idx="641">
                  <c:v>-38.735877656077555</c:v>
                </c:pt>
                <c:pt idx="642">
                  <c:v>-35.407405782955998</c:v>
                </c:pt>
                <c:pt idx="643">
                  <c:v>-32.100653447296885</c:v>
                </c:pt>
                <c:pt idx="644">
                  <c:v>-28.728305978350949</c:v>
                </c:pt>
                <c:pt idx="645">
                  <c:v>-25.21552709878393</c:v>
                </c:pt>
                <c:pt idx="646">
                  <c:v>-21.56765223680825</c:v>
                </c:pt>
                <c:pt idx="647">
                  <c:v>-17.895369172072083</c:v>
                </c:pt>
                <c:pt idx="648">
                  <c:v>-14.308144008630642</c:v>
                </c:pt>
                <c:pt idx="649">
                  <c:v>-10.866347628458028</c:v>
                </c:pt>
                <c:pt idx="650">
                  <c:v>-7.6097745358888673</c:v>
                </c:pt>
                <c:pt idx="651">
                  <c:v>-4.5134172851710899</c:v>
                </c:pt>
                <c:pt idx="652">
                  <c:v>-1.5310207594676681</c:v>
                </c:pt>
                <c:pt idx="653">
                  <c:v>1.4313010357216851</c:v>
                </c:pt>
                <c:pt idx="654">
                  <c:v>4.4129076750072507</c:v>
                </c:pt>
                <c:pt idx="655">
                  <c:v>7.3540267215071058</c:v>
                </c:pt>
                <c:pt idx="656">
                  <c:v>10.317733767076964</c:v>
                </c:pt>
                <c:pt idx="657">
                  <c:v>13.247172591735424</c:v>
                </c:pt>
                <c:pt idx="658">
                  <c:v>16.136770159900717</c:v>
                </c:pt>
                <c:pt idx="659">
                  <c:v>19.014421196702703</c:v>
                </c:pt>
                <c:pt idx="660">
                  <c:v>21.651987272768647</c:v>
                </c:pt>
                <c:pt idx="661">
                  <c:v>23.897032727313274</c:v>
                </c:pt>
                <c:pt idx="662">
                  <c:v>25.776944592767009</c:v>
                </c:pt>
                <c:pt idx="663">
                  <c:v>27.308936380911668</c:v>
                </c:pt>
                <c:pt idx="664">
                  <c:v>28.471115413293433</c:v>
                </c:pt>
                <c:pt idx="665">
                  <c:v>29.183644205027562</c:v>
                </c:pt>
                <c:pt idx="666">
                  <c:v>29.479763400927013</c:v>
                </c:pt>
                <c:pt idx="667">
                  <c:v>29.626690432908472</c:v>
                </c:pt>
                <c:pt idx="668">
                  <c:v>29.753586124250301</c:v>
                </c:pt>
                <c:pt idx="669">
                  <c:v>29.884888161765293</c:v>
                </c:pt>
                <c:pt idx="670">
                  <c:v>30.043665898529987</c:v>
                </c:pt>
                <c:pt idx="671">
                  <c:v>30.226383540559386</c:v>
                </c:pt>
                <c:pt idx="672">
                  <c:v>30.200433769748198</c:v>
                </c:pt>
                <c:pt idx="673">
                  <c:v>29.776221154353234</c:v>
                </c:pt>
                <c:pt idx="674">
                  <c:v>28.867887891266168</c:v>
                </c:pt>
                <c:pt idx="675">
                  <c:v>27.502602513440845</c:v>
                </c:pt>
                <c:pt idx="676">
                  <c:v>25.913984783172026</c:v>
                </c:pt>
                <c:pt idx="677">
                  <c:v>24.308381487508584</c:v>
                </c:pt>
                <c:pt idx="678">
                  <c:v>22.888045557758414</c:v>
                </c:pt>
                <c:pt idx="679">
                  <c:v>21.769401766603245</c:v>
                </c:pt>
                <c:pt idx="680">
                  <c:v>20.94550741127118</c:v>
                </c:pt>
                <c:pt idx="681">
                  <c:v>20.315828583045757</c:v>
                </c:pt>
                <c:pt idx="682">
                  <c:v>19.683681131384841</c:v>
                </c:pt>
                <c:pt idx="683">
                  <c:v>18.952306468757143</c:v>
                </c:pt>
                <c:pt idx="684">
                  <c:v>18.093710959382001</c:v>
                </c:pt>
                <c:pt idx="685">
                  <c:v>17.163002360194358</c:v>
                </c:pt>
                <c:pt idx="686">
                  <c:v>16.246391572990468</c:v>
                </c:pt>
                <c:pt idx="687">
                  <c:v>15.43186876153066</c:v>
                </c:pt>
                <c:pt idx="688">
                  <c:v>14.806814806300048</c:v>
                </c:pt>
                <c:pt idx="689">
                  <c:v>14.383872270174047</c:v>
                </c:pt>
                <c:pt idx="690">
                  <c:v>14.124493504770566</c:v>
                </c:pt>
                <c:pt idx="691">
                  <c:v>13.917062594675155</c:v>
                </c:pt>
                <c:pt idx="692">
                  <c:v>13.596894402781652</c:v>
                </c:pt>
                <c:pt idx="693">
                  <c:v>13.029598714726021</c:v>
                </c:pt>
                <c:pt idx="694">
                  <c:v>12.093832980431499</c:v>
                </c:pt>
                <c:pt idx="695">
                  <c:v>10.693787600822869</c:v>
                </c:pt>
                <c:pt idx="696">
                  <c:v>8.8520572288064123</c:v>
                </c:pt>
                <c:pt idx="697">
                  <c:v>6.6166717442302838</c:v>
                </c:pt>
                <c:pt idx="698">
                  <c:v>3.9651215893456784</c:v>
                </c:pt>
                <c:pt idx="699">
                  <c:v>0.84093879755876477</c:v>
                </c:pt>
                <c:pt idx="700">
                  <c:v>-2.7178956383924104</c:v>
                </c:pt>
                <c:pt idx="701">
                  <c:v>-6.4752707456245613</c:v>
                </c:pt>
                <c:pt idx="702">
                  <c:v>-10.065359770712069</c:v>
                </c:pt>
                <c:pt idx="703">
                  <c:v>-13.255264235297828</c:v>
                </c:pt>
                <c:pt idx="704">
                  <c:v>-16.00431007059187</c:v>
                </c:pt>
                <c:pt idx="705">
                  <c:v>-18.570246869180032</c:v>
                </c:pt>
                <c:pt idx="706">
                  <c:v>-21.45239961179643</c:v>
                </c:pt>
                <c:pt idx="707">
                  <c:v>-25.0321843195605</c:v>
                </c:pt>
                <c:pt idx="708">
                  <c:v>-29.472455013169292</c:v>
                </c:pt>
                <c:pt idx="709">
                  <c:v>-34.658576412905902</c:v>
                </c:pt>
                <c:pt idx="710">
                  <c:v>-39.945182264647784</c:v>
                </c:pt>
                <c:pt idx="711">
                  <c:v>-44.80896991935483</c:v>
                </c:pt>
                <c:pt idx="712">
                  <c:v>-49.060782880967736</c:v>
                </c:pt>
                <c:pt idx="713">
                  <c:v>-52.781629423348377</c:v>
                </c:pt>
                <c:pt idx="714">
                  <c:v>-56.284751154881405</c:v>
                </c:pt>
                <c:pt idx="715">
                  <c:v>-59.782989271783777</c:v>
                </c:pt>
                <c:pt idx="716">
                  <c:v>-63.386390966348095</c:v>
                </c:pt>
                <c:pt idx="717">
                  <c:v>-66.688815907021123</c:v>
                </c:pt>
                <c:pt idx="718">
                  <c:v>-69.0059750488807</c:v>
                </c:pt>
                <c:pt idx="719">
                  <c:v>-69.916066487903095</c:v>
                </c:pt>
                <c:pt idx="720">
                  <c:v>-69.400973078145029</c:v>
                </c:pt>
                <c:pt idx="721">
                  <c:v>-67.813562816582134</c:v>
                </c:pt>
                <c:pt idx="722">
                  <c:v>-65.654270580250483</c:v>
                </c:pt>
                <c:pt idx="723">
                  <c:v>-63.271076248645471</c:v>
                </c:pt>
                <c:pt idx="724">
                  <c:v>-60.89746554367256</c:v>
                </c:pt>
                <c:pt idx="725">
                  <c:v>-58.518733592799109</c:v>
                </c:pt>
                <c:pt idx="726">
                  <c:v>-55.945750400943133</c:v>
                </c:pt>
                <c:pt idx="727">
                  <c:v>-53.089756472924265</c:v>
                </c:pt>
                <c:pt idx="728">
                  <c:v>-50.006032443465777</c:v>
                </c:pt>
                <c:pt idx="729">
                  <c:v>-46.815729974596465</c:v>
                </c:pt>
                <c:pt idx="730">
                  <c:v>-43.589076755104529</c:v>
                </c:pt>
                <c:pt idx="731">
                  <c:v>-40.277902520002435</c:v>
                </c:pt>
                <c:pt idx="732">
                  <c:v>-36.828439989602387</c:v>
                </c:pt>
                <c:pt idx="733">
                  <c:v>-33.225488229810331</c:v>
                </c:pt>
                <c:pt idx="734">
                  <c:v>-29.500498225214127</c:v>
                </c:pt>
                <c:pt idx="735">
                  <c:v>-25.674858300709843</c:v>
                </c:pt>
                <c:pt idx="736">
                  <c:v>-21.787333094695647</c:v>
                </c:pt>
                <c:pt idx="737">
                  <c:v>-17.909950652801733</c:v>
                </c:pt>
                <c:pt idx="738">
                  <c:v>-14.058618759745698</c:v>
                </c:pt>
                <c:pt idx="739">
                  <c:v>-10.284835964550783</c:v>
                </c:pt>
                <c:pt idx="740">
                  <c:v>-6.7545464052597683</c:v>
                </c:pt>
                <c:pt idx="741">
                  <c:v>-3.5089969371545728</c:v>
                </c:pt>
                <c:pt idx="742">
                  <c:v>-0.51217427841148144</c:v>
                </c:pt>
                <c:pt idx="743">
                  <c:v>2.2884588671567481</c:v>
                </c:pt>
                <c:pt idx="744">
                  <c:v>5.0012592898136141</c:v>
                </c:pt>
                <c:pt idx="745">
                  <c:v>7.6770854040173422</c:v>
                </c:pt>
                <c:pt idx="746">
                  <c:v>10.350775055936994</c:v>
                </c:pt>
                <c:pt idx="747">
                  <c:v>13.083960114818254</c:v>
                </c:pt>
                <c:pt idx="748">
                  <c:v>15.779436132521887</c:v>
                </c:pt>
                <c:pt idx="749">
                  <c:v>18.346297909871449</c:v>
                </c:pt>
                <c:pt idx="750">
                  <c:v>20.706785991674021</c:v>
                </c:pt>
                <c:pt idx="751">
                  <c:v>22.81022913184054</c:v>
                </c:pt>
                <c:pt idx="752">
                  <c:v>24.711810569203728</c:v>
                </c:pt>
                <c:pt idx="753">
                  <c:v>26.427785617819655</c:v>
                </c:pt>
                <c:pt idx="754">
                  <c:v>28.022077965463261</c:v>
                </c:pt>
                <c:pt idx="755">
                  <c:v>29.511327026153996</c:v>
                </c:pt>
                <c:pt idx="756">
                  <c:v>30.780112905630915</c:v>
                </c:pt>
                <c:pt idx="757">
                  <c:v>31.778213847518298</c:v>
                </c:pt>
                <c:pt idx="758">
                  <c:v>32.434956310567934</c:v>
                </c:pt>
                <c:pt idx="759">
                  <c:v>32.625971164356578</c:v>
                </c:pt>
                <c:pt idx="760">
                  <c:v>32.355456221069453</c:v>
                </c:pt>
                <c:pt idx="761">
                  <c:v>31.640981056648059</c:v>
                </c:pt>
                <c:pt idx="762">
                  <c:v>30.4733880755151</c:v>
                </c:pt>
                <c:pt idx="763">
                  <c:v>29.041857534004798</c:v>
                </c:pt>
                <c:pt idx="764">
                  <c:v>27.5801827233247</c:v>
                </c:pt>
                <c:pt idx="765">
                  <c:v>26.343923988858204</c:v>
                </c:pt>
                <c:pt idx="766">
                  <c:v>25.548267649081041</c:v>
                </c:pt>
                <c:pt idx="767">
                  <c:v>25.25893821609942</c:v>
                </c:pt>
                <c:pt idx="768">
                  <c:v>25.32578801177743</c:v>
                </c:pt>
                <c:pt idx="769">
                  <c:v>25.486865591541882</c:v>
                </c:pt>
                <c:pt idx="770">
                  <c:v>25.441407019711043</c:v>
                </c:pt>
                <c:pt idx="771">
                  <c:v>25.028578499316819</c:v>
                </c:pt>
                <c:pt idx="772">
                  <c:v>24.302907889330481</c:v>
                </c:pt>
                <c:pt idx="773">
                  <c:v>23.396069731543871</c:v>
                </c:pt>
                <c:pt idx="774">
                  <c:v>22.378544016912993</c:v>
                </c:pt>
                <c:pt idx="775">
                  <c:v>21.309833236574732</c:v>
                </c:pt>
                <c:pt idx="776">
                  <c:v>20.201512891843237</c:v>
                </c:pt>
                <c:pt idx="777">
                  <c:v>19.05017299400637</c:v>
                </c:pt>
                <c:pt idx="778">
                  <c:v>17.876987174126242</c:v>
                </c:pt>
                <c:pt idx="779">
                  <c:v>16.595607110643719</c:v>
                </c:pt>
                <c:pt idx="780">
                  <c:v>15.161494288430845</c:v>
                </c:pt>
                <c:pt idx="781">
                  <c:v>13.588676142662228</c:v>
                </c:pt>
                <c:pt idx="782">
                  <c:v>11.875443199808984</c:v>
                </c:pt>
                <c:pt idx="783">
                  <c:v>10.033771615812805</c:v>
                </c:pt>
                <c:pt idx="784">
                  <c:v>8.1073603434965502</c:v>
                </c:pt>
                <c:pt idx="785">
                  <c:v>6.1282267966266186</c:v>
                </c:pt>
                <c:pt idx="786">
                  <c:v>4.180626400694087</c:v>
                </c:pt>
                <c:pt idx="787">
                  <c:v>2.2922835126802057</c:v>
                </c:pt>
                <c:pt idx="788">
                  <c:v>0.30778424242660174</c:v>
                </c:pt>
                <c:pt idx="789">
                  <c:v>-1.9980909424219304</c:v>
                </c:pt>
                <c:pt idx="790">
                  <c:v>-4.8207662835734917</c:v>
                </c:pt>
                <c:pt idx="791">
                  <c:v>-8.1905347379020217</c:v>
                </c:pt>
                <c:pt idx="792">
                  <c:v>-12.05455348314398</c:v>
                </c:pt>
                <c:pt idx="793">
                  <c:v>-16.424926453481099</c:v>
                </c:pt>
                <c:pt idx="794">
                  <c:v>-21.279723564411476</c:v>
                </c:pt>
                <c:pt idx="795">
                  <c:v>-26.540181073123247</c:v>
                </c:pt>
                <c:pt idx="796">
                  <c:v>-32.021376451660778</c:v>
                </c:pt>
                <c:pt idx="797">
                  <c:v>-37.320631242627556</c:v>
                </c:pt>
                <c:pt idx="798">
                  <c:v>-41.927690817775009</c:v>
                </c:pt>
                <c:pt idx="799">
                  <c:v>-45.636419901419508</c:v>
                </c:pt>
                <c:pt idx="800">
                  <c:v>-48.875861683391115</c:v>
                </c:pt>
                <c:pt idx="801">
                  <c:v>-52.251893249723295</c:v>
                </c:pt>
                <c:pt idx="802">
                  <c:v>-56.210939084728828</c:v>
                </c:pt>
                <c:pt idx="803">
                  <c:v>-60.920345123034252</c:v>
                </c:pt>
                <c:pt idx="804">
                  <c:v>-65.878052380573578</c:v>
                </c:pt>
                <c:pt idx="805">
                  <c:v>-70.160853432962099</c:v>
                </c:pt>
                <c:pt idx="806">
                  <c:v>-73.369099444302861</c:v>
                </c:pt>
                <c:pt idx="807">
                  <c:v>-75.727649415416806</c:v>
                </c:pt>
                <c:pt idx="808">
                  <c:v>-77.753443447108467</c:v>
                </c:pt>
                <c:pt idx="809">
                  <c:v>-79.763667018166288</c:v>
                </c:pt>
                <c:pt idx="810">
                  <c:v>-81.69956801780296</c:v>
                </c:pt>
                <c:pt idx="811">
                  <c:v>-83.339966337446896</c:v>
                </c:pt>
                <c:pt idx="812">
                  <c:v>-84.506062290697955</c:v>
                </c:pt>
                <c:pt idx="813">
                  <c:v>-85.128234944883999</c:v>
                </c:pt>
                <c:pt idx="814">
                  <c:v>-85.04103104598633</c:v>
                </c:pt>
                <c:pt idx="815">
                  <c:v>-84.092652525066597</c:v>
                </c:pt>
                <c:pt idx="816">
                  <c:v>-82.39229577456527</c:v>
                </c:pt>
                <c:pt idx="817">
                  <c:v>-80.184900639073959</c:v>
                </c:pt>
                <c:pt idx="818">
                  <c:v>-77.72240190629249</c:v>
                </c:pt>
                <c:pt idx="819">
                  <c:v>-75.130305588166635</c:v>
                </c:pt>
                <c:pt idx="820">
                  <c:v>-72.361072716403299</c:v>
                </c:pt>
                <c:pt idx="821">
                  <c:v>-69.316435522075224</c:v>
                </c:pt>
                <c:pt idx="822">
                  <c:v>-65.917801011633713</c:v>
                </c:pt>
                <c:pt idx="823">
                  <c:v>-62.161550111401041</c:v>
                </c:pt>
                <c:pt idx="824">
                  <c:v>-58.120843209173024</c:v>
                </c:pt>
                <c:pt idx="825">
                  <c:v>-53.829658044989564</c:v>
                </c:pt>
                <c:pt idx="826">
                  <c:v>-49.237042504089771</c:v>
                </c:pt>
                <c:pt idx="827">
                  <c:v>-44.289918294007975</c:v>
                </c:pt>
                <c:pt idx="828">
                  <c:v>-39.048469448127818</c:v>
                </c:pt>
                <c:pt idx="829">
                  <c:v>-33.632756879165264</c:v>
                </c:pt>
                <c:pt idx="830">
                  <c:v>-28.194833741581956</c:v>
                </c:pt>
                <c:pt idx="831">
                  <c:v>-22.878435546750318</c:v>
                </c:pt>
                <c:pt idx="832">
                  <c:v>-17.765500515815312</c:v>
                </c:pt>
                <c:pt idx="833">
                  <c:v>-12.944718025499006</c:v>
                </c:pt>
                <c:pt idx="834">
                  <c:v>-8.3917670849890253</c:v>
                </c:pt>
                <c:pt idx="835">
                  <c:v>-3.9046624832892447</c:v>
                </c:pt>
                <c:pt idx="836">
                  <c:v>0.61757288637654051</c:v>
                </c:pt>
                <c:pt idx="837">
                  <c:v>5.2983449686490101</c:v>
                </c:pt>
                <c:pt idx="838">
                  <c:v>10.266987809276031</c:v>
                </c:pt>
                <c:pt idx="839">
                  <c:v>15.279935773090511</c:v>
                </c:pt>
                <c:pt idx="840">
                  <c:v>20.113134057628699</c:v>
                </c:pt>
                <c:pt idx="841">
                  <c:v>24.530543896476125</c:v>
                </c:pt>
                <c:pt idx="842">
                  <c:v>28.458721538546605</c:v>
                </c:pt>
                <c:pt idx="843">
                  <c:v>31.885499027775673</c:v>
                </c:pt>
                <c:pt idx="844">
                  <c:v>34.757203087220162</c:v>
                </c:pt>
                <c:pt idx="845">
                  <c:v>37.118186685475756</c:v>
                </c:pt>
                <c:pt idx="846">
                  <c:v>38.921079571766242</c:v>
                </c:pt>
                <c:pt idx="847">
                  <c:v>40.143970660330922</c:v>
                </c:pt>
                <c:pt idx="848">
                  <c:v>40.876942127124302</c:v>
                </c:pt>
                <c:pt idx="849">
                  <c:v>41.441251644581811</c:v>
                </c:pt>
                <c:pt idx="850">
                  <c:v>42.149089091690172</c:v>
                </c:pt>
                <c:pt idx="851">
                  <c:v>43.052763489856368</c:v>
                </c:pt>
                <c:pt idx="852">
                  <c:v>43.969520080059233</c:v>
                </c:pt>
                <c:pt idx="853">
                  <c:v>44.674776878458047</c:v>
                </c:pt>
                <c:pt idx="854">
                  <c:v>44.949600720888881</c:v>
                </c:pt>
                <c:pt idx="855">
                  <c:v>44.67114194647111</c:v>
                </c:pt>
                <c:pt idx="856">
                  <c:v>43.860354827541691</c:v>
                </c:pt>
                <c:pt idx="857">
                  <c:v>42.593948090990857</c:v>
                </c:pt>
                <c:pt idx="858">
                  <c:v>41.060322289171033</c:v>
                </c:pt>
                <c:pt idx="859">
                  <c:v>39.535634883387615</c:v>
                </c:pt>
                <c:pt idx="860">
                  <c:v>38.176898045719859</c:v>
                </c:pt>
                <c:pt idx="861">
                  <c:v>37.03174992480546</c:v>
                </c:pt>
                <c:pt idx="862">
                  <c:v>36.113634406309352</c:v>
                </c:pt>
                <c:pt idx="863">
                  <c:v>35.33531759818316</c:v>
                </c:pt>
                <c:pt idx="864">
                  <c:v>34.6314737662195</c:v>
                </c:pt>
                <c:pt idx="865">
                  <c:v>33.886611210895111</c:v>
                </c:pt>
                <c:pt idx="866">
                  <c:v>33.022550746677211</c:v>
                </c:pt>
                <c:pt idx="867">
                  <c:v>32.056895771743662</c:v>
                </c:pt>
                <c:pt idx="868">
                  <c:v>31.086787936308788</c:v>
                </c:pt>
                <c:pt idx="869">
                  <c:v>30.252843057582613</c:v>
                </c:pt>
                <c:pt idx="870">
                  <c:v>29.551210536430961</c:v>
                </c:pt>
                <c:pt idx="871">
                  <c:v>28.831089805702341</c:v>
                </c:pt>
                <c:pt idx="872">
                  <c:v>27.928692529588293</c:v>
                </c:pt>
                <c:pt idx="873">
                  <c:v>26.711018758996527</c:v>
                </c:pt>
                <c:pt idx="874">
                  <c:v>25.160233283816599</c:v>
                </c:pt>
                <c:pt idx="875">
                  <c:v>23.386835138140263</c:v>
                </c:pt>
                <c:pt idx="876">
                  <c:v>21.541325615377456</c:v>
                </c:pt>
                <c:pt idx="877">
                  <c:v>19.677405503069906</c:v>
                </c:pt>
                <c:pt idx="878">
                  <c:v>17.888583473008506</c:v>
                </c:pt>
                <c:pt idx="879">
                  <c:v>16.269488083548335</c:v>
                </c:pt>
                <c:pt idx="880">
                  <c:v>14.704775941877369</c:v>
                </c:pt>
                <c:pt idx="881">
                  <c:v>12.971037503039822</c:v>
                </c:pt>
                <c:pt idx="882">
                  <c:v>10.865381112979025</c:v>
                </c:pt>
                <c:pt idx="883">
                  <c:v>8.136080990719444</c:v>
                </c:pt>
                <c:pt idx="884">
                  <c:v>4.6619119709050549</c:v>
                </c:pt>
                <c:pt idx="885">
                  <c:v>0.65429525148695411</c:v>
                </c:pt>
                <c:pt idx="886">
                  <c:v>-3.5006433135427848</c:v>
                </c:pt>
                <c:pt idx="887">
                  <c:v>-7.4766775872719284</c:v>
                </c:pt>
                <c:pt idx="888">
                  <c:v>-11.08884543552649</c:v>
                </c:pt>
                <c:pt idx="889">
                  <c:v>-14.37217210681596</c:v>
                </c:pt>
                <c:pt idx="890">
                  <c:v>-17.406816624679639</c:v>
                </c:pt>
                <c:pt idx="891">
                  <c:v>-20.429500012186043</c:v>
                </c:pt>
                <c:pt idx="892">
                  <c:v>-23.629847011942324</c:v>
                </c:pt>
                <c:pt idx="893">
                  <c:v>-27.154518731703476</c:v>
                </c:pt>
                <c:pt idx="894">
                  <c:v>-31.207384097069408</c:v>
                </c:pt>
                <c:pt idx="895">
                  <c:v>-35.689612375128021</c:v>
                </c:pt>
                <c:pt idx="896">
                  <c:v>-40.174230567625465</c:v>
                </c:pt>
                <c:pt idx="897">
                  <c:v>-44.19307299627296</c:v>
                </c:pt>
                <c:pt idx="898">
                  <c:v>-47.300645976347504</c:v>
                </c:pt>
                <c:pt idx="899">
                  <c:v>-49.469195216820552</c:v>
                </c:pt>
                <c:pt idx="900">
                  <c:v>-50.992981712484145</c:v>
                </c:pt>
                <c:pt idx="901">
                  <c:v>-52.150563118234459</c:v>
                </c:pt>
                <c:pt idx="902">
                  <c:v>-52.993965495869773</c:v>
                </c:pt>
                <c:pt idx="903">
                  <c:v>-53.486821265952372</c:v>
                </c:pt>
                <c:pt idx="904">
                  <c:v>-53.410262340633324</c:v>
                </c:pt>
                <c:pt idx="905">
                  <c:v>-52.349625093820656</c:v>
                </c:pt>
                <c:pt idx="906">
                  <c:v>-50.19962567194424</c:v>
                </c:pt>
                <c:pt idx="907">
                  <c:v>-47.351715958505359</c:v>
                </c:pt>
                <c:pt idx="908">
                  <c:v>-44.292221299335246</c:v>
                </c:pt>
                <c:pt idx="909">
                  <c:v>-41.287183693348538</c:v>
                </c:pt>
                <c:pt idx="910">
                  <c:v>-38.416109359481567</c:v>
                </c:pt>
                <c:pt idx="911">
                  <c:v>-35.635164112291939</c:v>
                </c:pt>
                <c:pt idx="912">
                  <c:v>-32.877532850046094</c:v>
                </c:pt>
                <c:pt idx="913">
                  <c:v>-30.122584073045171</c:v>
                </c:pt>
                <c:pt idx="914">
                  <c:v>-27.336643631584266</c:v>
                </c:pt>
                <c:pt idx="915">
                  <c:v>-24.419942778952581</c:v>
                </c:pt>
                <c:pt idx="916">
                  <c:v>-21.358455743373529</c:v>
                </c:pt>
                <c:pt idx="917">
                  <c:v>-18.148144768506057</c:v>
                </c:pt>
                <c:pt idx="918">
                  <c:v>-14.828148053135935</c:v>
                </c:pt>
                <c:pt idx="919">
                  <c:v>-11.446226792073215</c:v>
                </c:pt>
                <c:pt idx="920">
                  <c:v>-8.0993884362317505</c:v>
                </c:pt>
                <c:pt idx="921">
                  <c:v>-4.8747949275071152</c:v>
                </c:pt>
                <c:pt idx="922">
                  <c:v>-1.8395903089569727</c:v>
                </c:pt>
                <c:pt idx="923">
                  <c:v>1.0055493572221668</c:v>
                </c:pt>
                <c:pt idx="924">
                  <c:v>3.7601087900777235</c:v>
                </c:pt>
                <c:pt idx="925">
                  <c:v>6.5454096742761685</c:v>
                </c:pt>
                <c:pt idx="926">
                  <c:v>9.4436605207906457</c:v>
                </c:pt>
                <c:pt idx="927">
                  <c:v>12.408134310374834</c:v>
                </c:pt>
                <c:pt idx="928">
                  <c:v>15.254450284167337</c:v>
                </c:pt>
                <c:pt idx="929">
                  <c:v>17.841498018483989</c:v>
                </c:pt>
                <c:pt idx="930">
                  <c:v>20.213290938114309</c:v>
                </c:pt>
                <c:pt idx="931">
                  <c:v>22.371980599352021</c:v>
                </c:pt>
                <c:pt idx="932">
                  <c:v>24.437507347364981</c:v>
                </c:pt>
                <c:pt idx="933">
                  <c:v>26.506895040417682</c:v>
                </c:pt>
                <c:pt idx="934">
                  <c:v>28.43797425960933</c:v>
                </c:pt>
                <c:pt idx="935">
                  <c:v>29.939047554417144</c:v>
                </c:pt>
                <c:pt idx="936">
                  <c:v>30.816532723328798</c:v>
                </c:pt>
                <c:pt idx="937">
                  <c:v>31.019962828862223</c:v>
                </c:pt>
                <c:pt idx="938">
                  <c:v>30.76116071228498</c:v>
                </c:pt>
                <c:pt idx="939">
                  <c:v>30.316348438039281</c:v>
                </c:pt>
                <c:pt idx="940">
                  <c:v>29.898410289278495</c:v>
                </c:pt>
                <c:pt idx="941">
                  <c:v>29.538995203492924</c:v>
                </c:pt>
                <c:pt idx="942">
                  <c:v>29.129815819423065</c:v>
                </c:pt>
                <c:pt idx="943">
                  <c:v>28.504188943034602</c:v>
                </c:pt>
                <c:pt idx="944">
                  <c:v>27.557796344173909</c:v>
                </c:pt>
                <c:pt idx="945">
                  <c:v>26.231588937290429</c:v>
                </c:pt>
                <c:pt idx="946">
                  <c:v>24.654159458544623</c:v>
                </c:pt>
                <c:pt idx="947">
                  <c:v>23.013460349373727</c:v>
                </c:pt>
                <c:pt idx="948">
                  <c:v>21.421876542386251</c:v>
                </c:pt>
                <c:pt idx="949">
                  <c:v>20.018738751538525</c:v>
                </c:pt>
                <c:pt idx="950">
                  <c:v>18.820964596507753</c:v>
                </c:pt>
                <c:pt idx="951">
                  <c:v>17.730814784577596</c:v>
                </c:pt>
                <c:pt idx="952">
                  <c:v>16.688090108886044</c:v>
                </c:pt>
                <c:pt idx="953">
                  <c:v>15.678299226708322</c:v>
                </c:pt>
                <c:pt idx="954">
                  <c:v>14.838765942174156</c:v>
                </c:pt>
                <c:pt idx="955">
                  <c:v>14.322698163330674</c:v>
                </c:pt>
                <c:pt idx="956">
                  <c:v>14.176055560064061</c:v>
                </c:pt>
                <c:pt idx="957">
                  <c:v>14.40323370886278</c:v>
                </c:pt>
                <c:pt idx="958">
                  <c:v>14.937088794685524</c:v>
                </c:pt>
                <c:pt idx="959">
                  <c:v>15.706589058791813</c:v>
                </c:pt>
                <c:pt idx="960">
                  <c:v>16.556781017615975</c:v>
                </c:pt>
                <c:pt idx="961">
                  <c:v>17.245605357263656</c:v>
                </c:pt>
                <c:pt idx="962">
                  <c:v>17.575259910118383</c:v>
                </c:pt>
                <c:pt idx="963">
                  <c:v>17.283906591916015</c:v>
                </c:pt>
                <c:pt idx="964">
                  <c:v>16.247193220077694</c:v>
                </c:pt>
                <c:pt idx="965">
                  <c:v>14.641258955676141</c:v>
                </c:pt>
                <c:pt idx="966">
                  <c:v>12.783502736562619</c:v>
                </c:pt>
                <c:pt idx="967">
                  <c:v>10.937698241831365</c:v>
                </c:pt>
                <c:pt idx="968">
                  <c:v>9.2690173769947393</c:v>
                </c:pt>
                <c:pt idx="969">
                  <c:v>7.8483289494548441</c:v>
                </c:pt>
                <c:pt idx="970">
                  <c:v>6.6472426504657474</c:v>
                </c:pt>
                <c:pt idx="971">
                  <c:v>5.6158911374564324</c:v>
                </c:pt>
                <c:pt idx="972">
                  <c:v>4.6417424747073044</c:v>
                </c:pt>
                <c:pt idx="973">
                  <c:v>3.3168029252131586</c:v>
                </c:pt>
                <c:pt idx="974">
                  <c:v>1.3931396667088953</c:v>
                </c:pt>
                <c:pt idx="975">
                  <c:v>-1.0315758066252825</c:v>
                </c:pt>
                <c:pt idx="976">
                  <c:v>-3.8421844904927775</c:v>
                </c:pt>
                <c:pt idx="977">
                  <c:v>-6.8178416806829221</c:v>
                </c:pt>
                <c:pt idx="978">
                  <c:v>-9.7657149870692628</c:v>
                </c:pt>
                <c:pt idx="979">
                  <c:v>-12.511550667327878</c:v>
                </c:pt>
                <c:pt idx="980">
                  <c:v>-14.901708793981321</c:v>
                </c:pt>
                <c:pt idx="981">
                  <c:v>-17.170688378101694</c:v>
                </c:pt>
                <c:pt idx="982">
                  <c:v>-19.958336590539659</c:v>
                </c:pt>
                <c:pt idx="983">
                  <c:v>-23.745250798728865</c:v>
                </c:pt>
                <c:pt idx="984">
                  <c:v>-28.382473622754286</c:v>
                </c:pt>
                <c:pt idx="985">
                  <c:v>-33.226736930299197</c:v>
                </c:pt>
                <c:pt idx="986">
                  <c:v>-37.744954691693216</c:v>
                </c:pt>
                <c:pt idx="987">
                  <c:v>-41.660361357859351</c:v>
                </c:pt>
                <c:pt idx="988">
                  <c:v>-44.932094210702161</c:v>
                </c:pt>
                <c:pt idx="989">
                  <c:v>-47.784272386488119</c:v>
                </c:pt>
                <c:pt idx="990">
                  <c:v>-50.381252058758356</c:v>
                </c:pt>
                <c:pt idx="991">
                  <c:v>-52.694621397583191</c:v>
                </c:pt>
                <c:pt idx="992">
                  <c:v>-54.604880469631524</c:v>
                </c:pt>
                <c:pt idx="993">
                  <c:v>-56.003284720238888</c:v>
                </c:pt>
                <c:pt idx="994">
                  <c:v>-56.791897425834108</c:v>
                </c:pt>
                <c:pt idx="995">
                  <c:v>-56.998041377317428</c:v>
                </c:pt>
                <c:pt idx="996">
                  <c:v>-56.73332278977108</c:v>
                </c:pt>
                <c:pt idx="997">
                  <c:v>-56.101782673975656</c:v>
                </c:pt>
                <c:pt idx="998">
                  <c:v>-55.111833640496151</c:v>
                </c:pt>
                <c:pt idx="999">
                  <c:v>-53.755575227686229</c:v>
                </c:pt>
                <c:pt idx="1000">
                  <c:v>-52.114022863132504</c:v>
                </c:pt>
                <c:pt idx="1001">
                  <c:v>-50.252718785869853</c:v>
                </c:pt>
                <c:pt idx="1002">
                  <c:v>-48.073936930152463</c:v>
                </c:pt>
                <c:pt idx="1003">
                  <c:v>-45.561481991549414</c:v>
                </c:pt>
                <c:pt idx="1004">
                  <c:v>-42.882350471718432</c:v>
                </c:pt>
                <c:pt idx="1005">
                  <c:v>-40.248992602284069</c:v>
                </c:pt>
                <c:pt idx="1006">
                  <c:v>-37.737818410238383</c:v>
                </c:pt>
                <c:pt idx="1007">
                  <c:v>-35.283763842033615</c:v>
                </c:pt>
                <c:pt idx="1008">
                  <c:v>-32.738251245192941</c:v>
                </c:pt>
                <c:pt idx="1009">
                  <c:v>-29.963384560289082</c:v>
                </c:pt>
                <c:pt idx="1010">
                  <c:v>-26.9718607290833</c:v>
                </c:pt>
                <c:pt idx="1011">
                  <c:v>-23.852942994501635</c:v>
                </c:pt>
                <c:pt idx="1012">
                  <c:v>-20.674551394611605</c:v>
                </c:pt>
                <c:pt idx="1013">
                  <c:v>-17.471328686719374</c:v>
                </c:pt>
                <c:pt idx="1014">
                  <c:v>-14.275256972984986</c:v>
                </c:pt>
                <c:pt idx="1015">
                  <c:v>-11.114539333525284</c:v>
                </c:pt>
                <c:pt idx="1016">
                  <c:v>-8.057316786854777</c:v>
                </c:pt>
                <c:pt idx="1017">
                  <c:v>-5.0804672711176817</c:v>
                </c:pt>
                <c:pt idx="1018">
                  <c:v>-2.191140605695328</c:v>
                </c:pt>
                <c:pt idx="1019">
                  <c:v>0.60801054641857866</c:v>
                </c:pt>
                <c:pt idx="1020">
                  <c:v>3.3327571754902068</c:v>
                </c:pt>
                <c:pt idx="1021">
                  <c:v>5.9483090919804029</c:v>
                </c:pt>
                <c:pt idx="1022">
                  <c:v>8.4459556101407944</c:v>
                </c:pt>
                <c:pt idx="1023">
                  <c:v>10.934441697937977</c:v>
                </c:pt>
                <c:pt idx="1024">
                  <c:v>13.474047803979218</c:v>
                </c:pt>
                <c:pt idx="1025">
                  <c:v>16.167660587899633</c:v>
                </c:pt>
                <c:pt idx="1026">
                  <c:v>19.032849416141641</c:v>
                </c:pt>
                <c:pt idx="1027">
                  <c:v>21.841174207818806</c:v>
                </c:pt>
                <c:pt idx="1028">
                  <c:v>24.405050023662433</c:v>
                </c:pt>
                <c:pt idx="1029">
                  <c:v>26.578309243189182</c:v>
                </c:pt>
                <c:pt idx="1030">
                  <c:v>28.244284458325399</c:v>
                </c:pt>
                <c:pt idx="1031">
                  <c:v>29.595506389158892</c:v>
                </c:pt>
                <c:pt idx="1032">
                  <c:v>30.822653581375711</c:v>
                </c:pt>
                <c:pt idx="1033">
                  <c:v>32.130369709748194</c:v>
                </c:pt>
                <c:pt idx="1034">
                  <c:v>33.712912515553228</c:v>
                </c:pt>
                <c:pt idx="1035">
                  <c:v>35.452304745242159</c:v>
                </c:pt>
                <c:pt idx="1036">
                  <c:v>37.019986290337314</c:v>
                </c:pt>
                <c:pt idx="1037">
                  <c:v>38.094500104530567</c:v>
                </c:pt>
                <c:pt idx="1038">
                  <c:v>38.44032098243995</c:v>
                </c:pt>
                <c:pt idx="1039">
                  <c:v>38.121125722791149</c:v>
                </c:pt>
                <c:pt idx="1040">
                  <c:v>37.51968634833532</c:v>
                </c:pt>
                <c:pt idx="1041">
                  <c:v>36.975356501368616</c:v>
                </c:pt>
                <c:pt idx="1042">
                  <c:v>36.639046171341242</c:v>
                </c:pt>
                <c:pt idx="1043">
                  <c:v>36.51480704791441</c:v>
                </c:pt>
                <c:pt idx="1044">
                  <c:v>36.344322506956118</c:v>
                </c:pt>
                <c:pt idx="1045">
                  <c:v>35.820225396816994</c:v>
                </c:pt>
                <c:pt idx="1046">
                  <c:v>34.707210088880657</c:v>
                </c:pt>
                <c:pt idx="1047">
                  <c:v>33.011011327103041</c:v>
                </c:pt>
                <c:pt idx="1048">
                  <c:v>31.101431680560978</c:v>
                </c:pt>
                <c:pt idx="1049">
                  <c:v>29.458169766949759</c:v>
                </c:pt>
                <c:pt idx="1050">
                  <c:v>28.382336111610766</c:v>
                </c:pt>
                <c:pt idx="1051">
                  <c:v>27.845490709378549</c:v>
                </c:pt>
                <c:pt idx="1052">
                  <c:v>27.634344135190975</c:v>
                </c:pt>
                <c:pt idx="1053">
                  <c:v>27.504195212487154</c:v>
                </c:pt>
                <c:pt idx="1054">
                  <c:v>27.222407488237408</c:v>
                </c:pt>
                <c:pt idx="1055">
                  <c:v>26.738298778472661</c:v>
                </c:pt>
                <c:pt idx="1056">
                  <c:v>26.148057202903207</c:v>
                </c:pt>
                <c:pt idx="1057">
                  <c:v>25.620108858845143</c:v>
                </c:pt>
                <c:pt idx="1058">
                  <c:v>25.285854441668238</c:v>
                </c:pt>
                <c:pt idx="1059">
                  <c:v>25.208394072834874</c:v>
                </c:pt>
                <c:pt idx="1060">
                  <c:v>25.191558611378174</c:v>
                </c:pt>
                <c:pt idx="1061">
                  <c:v>24.95410737915061</c:v>
                </c:pt>
                <c:pt idx="1062">
                  <c:v>24.3953004915676</c:v>
                </c:pt>
                <c:pt idx="1063">
                  <c:v>23.562261401736247</c:v>
                </c:pt>
                <c:pt idx="1064">
                  <c:v>22.616716313701524</c:v>
                </c:pt>
                <c:pt idx="1065">
                  <c:v>21.690299927427496</c:v>
                </c:pt>
                <c:pt idx="1066">
                  <c:v>20.831989688878949</c:v>
                </c:pt>
                <c:pt idx="1067">
                  <c:v>20.02654721510137</c:v>
                </c:pt>
                <c:pt idx="1068">
                  <c:v>19.176656730799341</c:v>
                </c:pt>
                <c:pt idx="1069">
                  <c:v>18.109159136183351</c:v>
                </c:pt>
                <c:pt idx="1070">
                  <c:v>16.613183413459684</c:v>
                </c:pt>
                <c:pt idx="1071">
                  <c:v>14.623360125190489</c:v>
                </c:pt>
                <c:pt idx="1072">
                  <c:v>12.339036782686678</c:v>
                </c:pt>
                <c:pt idx="1073">
                  <c:v>9.9898750870329458</c:v>
                </c:pt>
                <c:pt idx="1074">
                  <c:v>7.7933178652922868</c:v>
                </c:pt>
                <c:pt idx="1075">
                  <c:v>5.8824216879864411</c:v>
                </c:pt>
                <c:pt idx="1076">
                  <c:v>4.0756471942267121</c:v>
                </c:pt>
                <c:pt idx="1077">
                  <c:v>2.0322341303421778</c:v>
                </c:pt>
                <c:pt idx="1078">
                  <c:v>-0.59724473226466579</c:v>
                </c:pt>
                <c:pt idx="1079">
                  <c:v>-3.846106457619372</c:v>
                </c:pt>
                <c:pt idx="1080">
                  <c:v>-7.3502216284669846</c:v>
                </c:pt>
                <c:pt idx="1081">
                  <c:v>-10.811827015897643</c:v>
                </c:pt>
                <c:pt idx="1082">
                  <c:v>-14.169058755579691</c:v>
                </c:pt>
                <c:pt idx="1083">
                  <c:v>-17.569002540468098</c:v>
                </c:pt>
                <c:pt idx="1084">
                  <c:v>-21.334321949658733</c:v>
                </c:pt>
                <c:pt idx="1085">
                  <c:v>-25.612735250665558</c:v>
                </c:pt>
                <c:pt idx="1086">
                  <c:v>-30.350573125652247</c:v>
                </c:pt>
                <c:pt idx="1087">
                  <c:v>-35.2134893231392</c:v>
                </c:pt>
                <c:pt idx="1088">
                  <c:v>-39.545685616676415</c:v>
                </c:pt>
                <c:pt idx="1089">
                  <c:v>-42.946970244342886</c:v>
                </c:pt>
                <c:pt idx="1090">
                  <c:v>-45.319349899456036</c:v>
                </c:pt>
                <c:pt idx="1091">
                  <c:v>-46.914578461466917</c:v>
                </c:pt>
                <c:pt idx="1092">
                  <c:v>-48.017683392237572</c:v>
                </c:pt>
                <c:pt idx="1093">
                  <c:v>-48.634992544392823</c:v>
                </c:pt>
                <c:pt idx="1094">
                  <c:v>-48.561525233504966</c:v>
                </c:pt>
                <c:pt idx="1095">
                  <c:v>-47.586437668834868</c:v>
                </c:pt>
                <c:pt idx="1096">
                  <c:v>-45.786218195458176</c:v>
                </c:pt>
                <c:pt idx="1097">
                  <c:v>-43.404838651549014</c:v>
                </c:pt>
                <c:pt idx="1098">
                  <c:v>-40.730188738518031</c:v>
                </c:pt>
                <c:pt idx="1099">
                  <c:v>-38.02836736374767</c:v>
                </c:pt>
                <c:pt idx="1100">
                  <c:v>-35.444307156472711</c:v>
                </c:pt>
                <c:pt idx="1101">
                  <c:v>-32.947271973343256</c:v>
                </c:pt>
                <c:pt idx="1102">
                  <c:v>-30.43883657387639</c:v>
                </c:pt>
                <c:pt idx="1103">
                  <c:v>-27.85175152239886</c:v>
                </c:pt>
                <c:pt idx="1104">
                  <c:v>-25.19577357195088</c:v>
                </c:pt>
                <c:pt idx="1105">
                  <c:v>-22.505524560511866</c:v>
                </c:pt>
                <c:pt idx="1106">
                  <c:v>-19.801789289301627</c:v>
                </c:pt>
                <c:pt idx="1107">
                  <c:v>-17.143410503515597</c:v>
                </c:pt>
                <c:pt idx="1108">
                  <c:v>-14.559485013445284</c:v>
                </c:pt>
                <c:pt idx="1109">
                  <c:v>-12.045128953176379</c:v>
                </c:pt>
                <c:pt idx="1110">
                  <c:v>-9.5442350541128516</c:v>
                </c:pt>
                <c:pt idx="1111">
                  <c:v>-6.9450445930305937</c:v>
                </c:pt>
                <c:pt idx="1112">
                  <c:v>-4.2421499811699812</c:v>
                </c:pt>
                <c:pt idx="1113">
                  <c:v>-1.5866932215465812</c:v>
                </c:pt>
                <c:pt idx="1114">
                  <c:v>0.8806828028843503</c:v>
                </c:pt>
                <c:pt idx="1115">
                  <c:v>3.1051923868266633</c:v>
                </c:pt>
                <c:pt idx="1116">
                  <c:v>5.1675326790901295</c:v>
                </c:pt>
                <c:pt idx="1117">
                  <c:v>7.1981302655083272</c:v>
                </c:pt>
                <c:pt idx="1118">
                  <c:v>9.2834326001981591</c:v>
                </c:pt>
                <c:pt idx="1119">
                  <c:v>11.505280088194196</c:v>
                </c:pt>
                <c:pt idx="1120">
                  <c:v>13.827093566430312</c:v>
                </c:pt>
                <c:pt idx="1121">
                  <c:v>16.244518615101708</c:v>
                </c:pt>
                <c:pt idx="1122">
                  <c:v>18.594183642799674</c:v>
                </c:pt>
                <c:pt idx="1123">
                  <c:v>20.74744618994368</c:v>
                </c:pt>
                <c:pt idx="1124">
                  <c:v>22.663627286144806</c:v>
                </c:pt>
                <c:pt idx="1125">
                  <c:v>24.34225254042191</c:v>
                </c:pt>
                <c:pt idx="1126">
                  <c:v>25.784317869613471</c:v>
                </c:pt>
                <c:pt idx="1127">
                  <c:v>27.026658092221201</c:v>
                </c:pt>
                <c:pt idx="1128">
                  <c:v>28.090560630376775</c:v>
                </c:pt>
                <c:pt idx="1129">
                  <c:v>29.052641937769241</c:v>
                </c:pt>
                <c:pt idx="1130">
                  <c:v>29.963197439013854</c:v>
                </c:pt>
                <c:pt idx="1131">
                  <c:v>30.736370130233574</c:v>
                </c:pt>
                <c:pt idx="1132">
                  <c:v>31.261651427628898</c:v>
                </c:pt>
                <c:pt idx="1133">
                  <c:v>31.465146479076324</c:v>
                </c:pt>
                <c:pt idx="1134">
                  <c:v>31.464529309494797</c:v>
                </c:pt>
                <c:pt idx="1135">
                  <c:v>31.423093723304898</c:v>
                </c:pt>
                <c:pt idx="1136">
                  <c:v>31.376265088838796</c:v>
                </c:pt>
                <c:pt idx="1137">
                  <c:v>31.166781267062017</c:v>
                </c:pt>
                <c:pt idx="1138">
                  <c:v>30.609905541720778</c:v>
                </c:pt>
                <c:pt idx="1139">
                  <c:v>29.686173710886365</c:v>
                </c:pt>
                <c:pt idx="1140">
                  <c:v>28.584659396668638</c:v>
                </c:pt>
                <c:pt idx="1141">
                  <c:v>27.590489308735265</c:v>
                </c:pt>
                <c:pt idx="1142">
                  <c:v>26.948784942560557</c:v>
                </c:pt>
                <c:pt idx="1143">
                  <c:v>26.63415862370935</c:v>
                </c:pt>
                <c:pt idx="1144">
                  <c:v>26.500484071235164</c:v>
                </c:pt>
                <c:pt idx="1145">
                  <c:v>26.40977754981046</c:v>
                </c:pt>
                <c:pt idx="1146">
                  <c:v>26.28954597881425</c:v>
                </c:pt>
                <c:pt idx="1147">
                  <c:v>26.129016439237965</c:v>
                </c:pt>
                <c:pt idx="1148">
                  <c:v>25.961112670453208</c:v>
                </c:pt>
                <c:pt idx="1149">
                  <c:v>25.797138997044144</c:v>
                </c:pt>
                <c:pt idx="1150">
                  <c:v>25.608114397103261</c:v>
                </c:pt>
                <c:pt idx="1151">
                  <c:v>25.352052169161194</c:v>
                </c:pt>
                <c:pt idx="1152">
                  <c:v>24.920997845777972</c:v>
                </c:pt>
                <c:pt idx="1153">
                  <c:v>24.173558188862412</c:v>
                </c:pt>
                <c:pt idx="1154">
                  <c:v>23.054465545085165</c:v>
                </c:pt>
                <c:pt idx="1155">
                  <c:v>21.623975774183464</c:v>
                </c:pt>
                <c:pt idx="1156">
                  <c:v>19.984758638699795</c:v>
                </c:pt>
                <c:pt idx="1157">
                  <c:v>18.298084005925794</c:v>
                </c:pt>
                <c:pt idx="1158">
                  <c:v>16.652312425807278</c:v>
                </c:pt>
                <c:pt idx="1159">
                  <c:v>15.041489837291133</c:v>
                </c:pt>
                <c:pt idx="1160">
                  <c:v>13.380418540545309</c:v>
                </c:pt>
                <c:pt idx="1161">
                  <c:v>11.502763849734402</c:v>
                </c:pt>
                <c:pt idx="1162">
                  <c:v>9.2981529727397128</c:v>
                </c:pt>
                <c:pt idx="1163">
                  <c:v>6.7766701332849184</c:v>
                </c:pt>
                <c:pt idx="1164">
                  <c:v>4.0795146106192197</c:v>
                </c:pt>
                <c:pt idx="1165">
                  <c:v>1.3841938184068354</c:v>
                </c:pt>
                <c:pt idx="1166">
                  <c:v>-1.083347917961301</c:v>
                </c:pt>
                <c:pt idx="1167">
                  <c:v>-3.1642851996020749</c:v>
                </c:pt>
                <c:pt idx="1168">
                  <c:v>-4.9326345156100331</c:v>
                </c:pt>
                <c:pt idx="1169">
                  <c:v>-6.5993062252978332</c:v>
                </c:pt>
                <c:pt idx="1170">
                  <c:v>-8.5982432607918753</c:v>
                </c:pt>
                <c:pt idx="1171">
                  <c:v>-11.108352355576036</c:v>
                </c:pt>
                <c:pt idx="1172">
                  <c:v>-13.972201248464515</c:v>
                </c:pt>
                <c:pt idx="1173">
                  <c:v>-16.835377863495225</c:v>
                </c:pt>
                <c:pt idx="1174">
                  <c:v>-19.373540686225322</c:v>
                </c:pt>
                <c:pt idx="1175">
                  <c:v>-21.600521932500815</c:v>
                </c:pt>
                <c:pt idx="1176">
                  <c:v>-23.856680533850799</c:v>
                </c:pt>
                <c:pt idx="1177">
                  <c:v>-26.437347743173785</c:v>
                </c:pt>
                <c:pt idx="1178">
                  <c:v>-29.364895428310305</c:v>
                </c:pt>
                <c:pt idx="1179">
                  <c:v>-32.431692599744096</c:v>
                </c:pt>
                <c:pt idx="1180">
                  <c:v>-35.193571467749216</c:v>
                </c:pt>
                <c:pt idx="1181">
                  <c:v>-37.197493038394235</c:v>
                </c:pt>
                <c:pt idx="1182">
                  <c:v>-38.21197483762635</c:v>
                </c:pt>
                <c:pt idx="1183">
                  <c:v>-38.390234340873825</c:v>
                </c:pt>
                <c:pt idx="1184">
                  <c:v>-38.020686834056349</c:v>
                </c:pt>
                <c:pt idx="1185">
                  <c:v>-37.251153497375221</c:v>
                </c:pt>
                <c:pt idx="1186">
                  <c:v>-36.130729647427714</c:v>
                </c:pt>
                <c:pt idx="1187">
                  <c:v>-34.639775354479156</c:v>
                </c:pt>
                <c:pt idx="1188">
                  <c:v>-32.77947902738957</c:v>
                </c:pt>
                <c:pt idx="1189">
                  <c:v>-30.66688782684178</c:v>
                </c:pt>
                <c:pt idx="1190">
                  <c:v>-28.447286450304947</c:v>
                </c:pt>
                <c:pt idx="1191">
                  <c:v>-26.251061561298851</c:v>
                </c:pt>
                <c:pt idx="1192">
                  <c:v>-24.194612950072877</c:v>
                </c:pt>
                <c:pt idx="1193">
                  <c:v>-22.281641491071419</c:v>
                </c:pt>
                <c:pt idx="1194">
                  <c:v>-20.416070741249992</c:v>
                </c:pt>
                <c:pt idx="1195">
                  <c:v>-18.470961026424995</c:v>
                </c:pt>
                <c:pt idx="1196">
                  <c:v>-16.348766345896493</c:v>
                </c:pt>
                <c:pt idx="1197">
                  <c:v>-14.031721698978563</c:v>
                </c:pt>
                <c:pt idx="1198">
                  <c:v>-11.606799064998992</c:v>
                </c:pt>
                <c:pt idx="1199">
                  <c:v>-9.2066393636990131</c:v>
                </c:pt>
                <c:pt idx="1200">
                  <c:v>-6.9066447764250327</c:v>
                </c:pt>
                <c:pt idx="1201">
                  <c:v>-4.8794068208965315</c:v>
                </c:pt>
                <c:pt idx="1202">
                  <c:v>-3.322859784478601</c:v>
                </c:pt>
                <c:pt idx="1203">
                  <c:v>-2.228704828789029</c:v>
                </c:pt>
                <c:pt idx="1204">
                  <c:v>-1.4278705322132486</c:v>
                </c:pt>
                <c:pt idx="1205">
                  <c:v>-0.76231346156898361</c:v>
                </c:pt>
                <c:pt idx="1206">
                  <c:v>-3.3535412337603931E-2</c:v>
                </c:pt>
                <c:pt idx="1207">
                  <c:v>0.92861179590914811</c:v>
                </c:pt>
                <c:pt idx="1208">
                  <c:v>2.1442001799909649</c:v>
                </c:pt>
                <c:pt idx="1209">
                  <c:v>3.5003571763911454</c:v>
                </c:pt>
                <c:pt idx="1210">
                  <c:v>4.7245368928633233</c:v>
                </c:pt>
                <c:pt idx="1211">
                  <c:v>5.6379147350060572</c:v>
                </c:pt>
                <c:pt idx="1212">
                  <c:v>6.3411519403059353</c:v>
                </c:pt>
                <c:pt idx="1213">
                  <c:v>7.1204985814998167</c:v>
                </c:pt>
                <c:pt idx="1214">
                  <c:v>8.3760286098698202</c:v>
                </c:pt>
                <c:pt idx="1215">
                  <c:v>10.392670317672422</c:v>
                </c:pt>
                <c:pt idx="1216">
                  <c:v>12.886628151318973</c:v>
                </c:pt>
                <c:pt idx="1217">
                  <c:v>15.337944508292594</c:v>
                </c:pt>
                <c:pt idx="1218">
                  <c:v>17.276428558126739</c:v>
                </c:pt>
                <c:pt idx="1219">
                  <c:v>18.340183126964202</c:v>
                </c:pt>
                <c:pt idx="1220">
                  <c:v>18.524282604424918</c:v>
                </c:pt>
                <c:pt idx="1221">
                  <c:v>18.125823492336419</c:v>
                </c:pt>
                <c:pt idx="1222">
                  <c:v>17.54981902248969</c:v>
                </c:pt>
                <c:pt idx="1223">
                  <c:v>17.160198942039898</c:v>
                </c:pt>
                <c:pt idx="1224">
                  <c:v>17.1216480631991</c:v>
                </c:pt>
                <c:pt idx="1225">
                  <c:v>17.178675821935119</c:v>
                </c:pt>
                <c:pt idx="1226">
                  <c:v>17.015372165496416</c:v>
                </c:pt>
                <c:pt idx="1227">
                  <c:v>16.481548862186486</c:v>
                </c:pt>
                <c:pt idx="1228">
                  <c:v>15.637642004942755</c:v>
                </c:pt>
                <c:pt idx="1229">
                  <c:v>14.7342340448439</c:v>
                </c:pt>
                <c:pt idx="1230">
                  <c:v>14.121616663947021</c:v>
                </c:pt>
                <c:pt idx="1231">
                  <c:v>14.06752005066808</c:v>
                </c:pt>
                <c:pt idx="1232">
                  <c:v>14.545150189654716</c:v>
                </c:pt>
                <c:pt idx="1233">
                  <c:v>15.34493820586162</c:v>
                </c:pt>
                <c:pt idx="1234">
                  <c:v>16.169390661744384</c:v>
                </c:pt>
                <c:pt idx="1235">
                  <c:v>16.671043188509493</c:v>
                </c:pt>
                <c:pt idx="1236">
                  <c:v>16.640367504739302</c:v>
                </c:pt>
                <c:pt idx="1237">
                  <c:v>16.121983234644514</c:v>
                </c:pt>
                <c:pt idx="1238">
                  <c:v>15.328573169951625</c:v>
                </c:pt>
                <c:pt idx="1239">
                  <c:v>14.495881886552592</c:v>
                </c:pt>
                <c:pt idx="1240">
                  <c:v>13.80060850882154</c:v>
                </c:pt>
                <c:pt idx="1241">
                  <c:v>13.338817338645107</c:v>
                </c:pt>
                <c:pt idx="1242">
                  <c:v>13.067757571872205</c:v>
                </c:pt>
                <c:pt idx="1243">
                  <c:v>12.85305954043476</c:v>
                </c:pt>
                <c:pt idx="1244">
                  <c:v>12.564626269626064</c:v>
                </c:pt>
                <c:pt idx="1245">
                  <c:v>12.035213644233542</c:v>
                </c:pt>
                <c:pt idx="1246">
                  <c:v>11.182929051348871</c:v>
                </c:pt>
                <c:pt idx="1247">
                  <c:v>10.010941190321894</c:v>
                </c:pt>
                <c:pt idx="1248">
                  <c:v>8.5709654865154548</c:v>
                </c:pt>
                <c:pt idx="1249">
                  <c:v>6.9156372167851456</c:v>
                </c:pt>
                <c:pt idx="1250">
                  <c:v>5.076044592449442</c:v>
                </c:pt>
                <c:pt idx="1251">
                  <c:v>3.0511902006004532</c:v>
                </c:pt>
                <c:pt idx="1252">
                  <c:v>0.88977313658844404</c:v>
                </c:pt>
                <c:pt idx="1253">
                  <c:v>-1.3244722661433248</c:v>
                </c:pt>
                <c:pt idx="1254">
                  <c:v>-3.5102710208204582</c:v>
                </c:pt>
                <c:pt idx="1255">
                  <c:v>-5.6606943604040492</c:v>
                </c:pt>
                <c:pt idx="1256">
                  <c:v>-7.9192368731959686</c:v>
                </c:pt>
                <c:pt idx="1257">
                  <c:v>-10.39748321573205</c:v>
                </c:pt>
                <c:pt idx="1258">
                  <c:v>-13.197188151417409</c:v>
                </c:pt>
                <c:pt idx="1259">
                  <c:v>-16.397924028389056</c:v>
                </c:pt>
                <c:pt idx="1260">
                  <c:v>-19.931043187821274</c:v>
                </c:pt>
                <c:pt idx="1261">
                  <c:v>-23.499667404064851</c:v>
                </c:pt>
                <c:pt idx="1262">
                  <c:v>-27.036690475983555</c:v>
                </c:pt>
                <c:pt idx="1263">
                  <c:v>-30.560656726463879</c:v>
                </c:pt>
                <c:pt idx="1264">
                  <c:v>-34.166963391934608</c:v>
                </c:pt>
                <c:pt idx="1265">
                  <c:v>-38.068569404095918</c:v>
                </c:pt>
                <c:pt idx="1266">
                  <c:v>-42.280296356013999</c:v>
                </c:pt>
                <c:pt idx="1267">
                  <c:v>-46.518609928893717</c:v>
                </c:pt>
                <c:pt idx="1268">
                  <c:v>-50.448566250315835</c:v>
                </c:pt>
                <c:pt idx="1269">
                  <c:v>-53.846347245309516</c:v>
                </c:pt>
                <c:pt idx="1270">
                  <c:v>-56.703815780403325</c:v>
                </c:pt>
                <c:pt idx="1271">
                  <c:v>-59.083084624795255</c:v>
                </c:pt>
                <c:pt idx="1272">
                  <c:v>-60.996065632299356</c:v>
                </c:pt>
                <c:pt idx="1273">
                  <c:v>-62.350448559653366</c:v>
                </c:pt>
                <c:pt idx="1274">
                  <c:v>-63.043689488460295</c:v>
                </c:pt>
                <c:pt idx="1275">
                  <c:v>-63.029859098691091</c:v>
                </c:pt>
                <c:pt idx="1276">
                  <c:v>-62.31064745671727</c:v>
                </c:pt>
                <c:pt idx="1277">
                  <c:v>-60.900420727582926</c:v>
                </c:pt>
                <c:pt idx="1278">
                  <c:v>-58.83498963303127</c:v>
                </c:pt>
                <c:pt idx="1279">
                  <c:v>-56.202415480370647</c:v>
                </c:pt>
                <c:pt idx="1280">
                  <c:v>-53.196619850763234</c:v>
                </c:pt>
                <c:pt idx="1281">
                  <c:v>-50.013990193747972</c:v>
                </c:pt>
                <c:pt idx="1282">
                  <c:v>-46.788762889873006</c:v>
                </c:pt>
                <c:pt idx="1283">
                  <c:v>-43.660509112075545</c:v>
                </c:pt>
                <c:pt idx="1284">
                  <c:v>-40.671728949834034</c:v>
                </c:pt>
                <c:pt idx="1285">
                  <c:v>-37.763748490837358</c:v>
                </c:pt>
                <c:pt idx="1286">
                  <c:v>-34.864552721020615</c:v>
                </c:pt>
                <c:pt idx="1287">
                  <c:v>-31.8782837466002</c:v>
                </c:pt>
                <c:pt idx="1288">
                  <c:v>-28.750371891668198</c:v>
                </c:pt>
                <c:pt idx="1289">
                  <c:v>-25.543943433834833</c:v>
                </c:pt>
                <c:pt idx="1290">
                  <c:v>-22.341009765158137</c:v>
                </c:pt>
                <c:pt idx="1291">
                  <c:v>-19.228380729854972</c:v>
                </c:pt>
                <c:pt idx="1292">
                  <c:v>-16.279437855257875</c:v>
                </c:pt>
                <c:pt idx="1293">
                  <c:v>-13.566137798152718</c:v>
                </c:pt>
                <c:pt idx="1294">
                  <c:v>-11.067467042189664</c:v>
                </c:pt>
                <c:pt idx="1295">
                  <c:v>-8.7306835413458703</c:v>
                </c:pt>
                <c:pt idx="1296">
                  <c:v>-6.415755250518953</c:v>
                </c:pt>
                <c:pt idx="1297">
                  <c:v>-4.0173874255085744</c:v>
                </c:pt>
                <c:pt idx="1298">
                  <c:v>-1.480861616998403</c:v>
                </c:pt>
                <c:pt idx="1299">
                  <c:v>1.1309961553415653</c:v>
                </c:pt>
                <c:pt idx="1300">
                  <c:v>3.7196882322347342</c:v>
                </c:pt>
                <c:pt idx="1301">
                  <c:v>6.1558131075900393</c:v>
                </c:pt>
                <c:pt idx="1302">
                  <c:v>8.3400390254382391</c:v>
                </c:pt>
                <c:pt idx="1303">
                  <c:v>10.353734544929473</c:v>
                </c:pt>
                <c:pt idx="1304">
                  <c:v>12.277427394030884</c:v>
                </c:pt>
                <c:pt idx="1305">
                  <c:v>14.151693566150266</c:v>
                </c:pt>
                <c:pt idx="1306">
                  <c:v>15.959169434827261</c:v>
                </c:pt>
                <c:pt idx="1307">
                  <c:v>17.625689466130716</c:v>
                </c:pt>
                <c:pt idx="1308">
                  <c:v>19.060450876808101</c:v>
                </c:pt>
                <c:pt idx="1309">
                  <c:v>20.142518939271937</c:v>
                </c:pt>
                <c:pt idx="1310">
                  <c:v>21.003145060486496</c:v>
                </c:pt>
                <c:pt idx="1311">
                  <c:v>21.644674499276764</c:v>
                </c:pt>
                <c:pt idx="1312">
                  <c:v>22.016112109291228</c:v>
                </c:pt>
                <c:pt idx="1313">
                  <c:v>22.154692587105401</c:v>
                </c:pt>
                <c:pt idx="1314">
                  <c:v>22.100347695363293</c:v>
                </c:pt>
                <c:pt idx="1315">
                  <c:v>21.873313881456028</c:v>
                </c:pt>
                <c:pt idx="1316">
                  <c:v>21.497100943826904</c:v>
                </c:pt>
                <c:pt idx="1317">
                  <c:v>21.037187764950367</c:v>
                </c:pt>
                <c:pt idx="1318">
                  <c:v>20.548260009651361</c:v>
                </c:pt>
                <c:pt idx="1319">
                  <c:v>20.032314749458333</c:v>
                </c:pt>
                <c:pt idx="1320">
                  <c:v>19.452362574469166</c:v>
                </c:pt>
                <c:pt idx="1321">
                  <c:v>18.76784372297978</c:v>
                </c:pt>
                <c:pt idx="1322">
                  <c:v>17.963012248520183</c:v>
                </c:pt>
                <c:pt idx="1323">
                  <c:v>17.040959083549783</c:v>
                </c:pt>
                <c:pt idx="1324">
                  <c:v>16.055510761878789</c:v>
                </c:pt>
                <c:pt idx="1325">
                  <c:v>15.090682006641213</c:v>
                </c:pt>
                <c:pt idx="1326">
                  <c:v>14.284037846508388</c:v>
                </c:pt>
                <c:pt idx="1327">
                  <c:v>13.82480588957822</c:v>
                </c:pt>
                <c:pt idx="1328">
                  <c:v>13.774318371786656</c:v>
                </c:pt>
                <c:pt idx="1329">
                  <c:v>14.079989204350923</c:v>
                </c:pt>
                <c:pt idx="1330">
                  <c:v>14.616442680263905</c:v>
                </c:pt>
                <c:pt idx="1331">
                  <c:v>15.214821786658625</c:v>
                </c:pt>
                <c:pt idx="1332">
                  <c:v>15.74045197092545</c:v>
                </c:pt>
                <c:pt idx="1333">
                  <c:v>16.07412935150694</c:v>
                </c:pt>
                <c:pt idx="1334">
                  <c:v>16.123404344476803</c:v>
                </c:pt>
                <c:pt idx="1335">
                  <c:v>15.904012557587265</c:v>
                </c:pt>
                <c:pt idx="1336">
                  <c:v>15.48678960643552</c:v>
                </c:pt>
                <c:pt idx="1337">
                  <c:v>14.93008089430681</c:v>
                </c:pt>
                <c:pt idx="1338">
                  <c:v>14.285095736420674</c:v>
                </c:pt>
                <c:pt idx="1339">
                  <c:v>13.580357401692261</c:v>
                </c:pt>
                <c:pt idx="1340">
                  <c:v>12.708530213658415</c:v>
                </c:pt>
                <c:pt idx="1341">
                  <c:v>11.556787409385247</c:v>
                </c:pt>
                <c:pt idx="1342">
                  <c:v>10.172955261197542</c:v>
                </c:pt>
                <c:pt idx="1343">
                  <c:v>8.8560682759735911</c:v>
                </c:pt>
                <c:pt idx="1344">
                  <c:v>8.0038151104541182</c:v>
                </c:pt>
                <c:pt idx="1345">
                  <c:v>7.9225573482450358</c:v>
                </c:pt>
                <c:pt idx="1346">
                  <c:v>8.3463182812801371</c:v>
                </c:pt>
                <c:pt idx="1347">
                  <c:v>8.6834739756545343</c:v>
                </c:pt>
                <c:pt idx="1348">
                  <c:v>8.3892255761414436</c:v>
                </c:pt>
                <c:pt idx="1349">
                  <c:v>7.0169326046186145</c:v>
                </c:pt>
                <c:pt idx="1350">
                  <c:v>4.534968372526242</c:v>
                </c:pt>
                <c:pt idx="1351">
                  <c:v>1.319567565075717</c:v>
                </c:pt>
                <c:pt idx="1352">
                  <c:v>-2.1291815862257977</c:v>
                </c:pt>
                <c:pt idx="1353">
                  <c:v>-5.2958530145012812</c:v>
                </c:pt>
                <c:pt idx="1354">
                  <c:v>-7.7378772342112558</c:v>
                </c:pt>
                <c:pt idx="1355">
                  <c:v>-9.4733757095270299</c:v>
                </c:pt>
                <c:pt idx="1356">
                  <c:v>-11.053356355336488</c:v>
                </c:pt>
                <c:pt idx="1357">
                  <c:v>-13.07404200822976</c:v>
                </c:pt>
                <c:pt idx="1358">
                  <c:v>-15.871396688065166</c:v>
                </c:pt>
                <c:pt idx="1359">
                  <c:v>-19.339105394303864</c:v>
                </c:pt>
                <c:pt idx="1360">
                  <c:v>-23.076504346417789</c:v>
                </c:pt>
                <c:pt idx="1361">
                  <c:v>-26.713645419489431</c:v>
                </c:pt>
                <c:pt idx="1362">
                  <c:v>-29.932777871099642</c:v>
                </c:pt>
                <c:pt idx="1363">
                  <c:v>-32.489624473677651</c:v>
                </c:pt>
                <c:pt idx="1364">
                  <c:v>-34.260964664204103</c:v>
                </c:pt>
                <c:pt idx="1365">
                  <c:v>-35.310853110920021</c:v>
                </c:pt>
                <c:pt idx="1366">
                  <c:v>-35.882233748701623</c:v>
                </c:pt>
                <c:pt idx="1367">
                  <c:v>-36.074135293727586</c:v>
                </c:pt>
                <c:pt idx="1368">
                  <c:v>-35.847417887853034</c:v>
                </c:pt>
                <c:pt idx="1369">
                  <c:v>-35.255720990095973</c:v>
                </c:pt>
                <c:pt idx="1370">
                  <c:v>-34.349360250294048</c:v>
                </c:pt>
                <c:pt idx="1371">
                  <c:v>-33.18279148528817</c:v>
                </c:pt>
                <c:pt idx="1372">
                  <c:v>-31.81501857558241</c:v>
                </c:pt>
                <c:pt idx="1373">
                  <c:v>-30.25419566407076</c:v>
                </c:pt>
                <c:pt idx="1374">
                  <c:v>-28.467451050789347</c:v>
                </c:pt>
                <c:pt idx="1375">
                  <c:v>-26.458138429773559</c:v>
                </c:pt>
                <c:pt idx="1376">
                  <c:v>-24.265925661178084</c:v>
                </c:pt>
                <c:pt idx="1377">
                  <c:v>-21.987931587954524</c:v>
                </c:pt>
                <c:pt idx="1378">
                  <c:v>-19.743569456195434</c:v>
                </c:pt>
                <c:pt idx="1379">
                  <c:v>-17.594403787071528</c:v>
                </c:pt>
                <c:pt idx="1380">
                  <c:v>-15.583049951330096</c:v>
                </c:pt>
                <c:pt idx="1381">
                  <c:v>-13.658539872303496</c:v>
                </c:pt>
                <c:pt idx="1382">
                  <c:v>-11.616668914857428</c:v>
                </c:pt>
                <c:pt idx="1383">
                  <c:v>-9.3428205165602787</c:v>
                </c:pt>
                <c:pt idx="1384">
                  <c:v>-6.9110472262290736</c:v>
                </c:pt>
                <c:pt idx="1385">
                  <c:v>-4.4679276417044926</c:v>
                </c:pt>
                <c:pt idx="1386">
                  <c:v>-2.2055246688704027</c:v>
                </c:pt>
                <c:pt idx="1387">
                  <c:v>-0.22717695549299477</c:v>
                </c:pt>
                <c:pt idx="1388">
                  <c:v>1.4988296636168652</c:v>
                </c:pt>
                <c:pt idx="1389">
                  <c:v>3.0295798503445277</c:v>
                </c:pt>
                <c:pt idx="1390">
                  <c:v>4.4281001533376365</c:v>
                </c:pt>
                <c:pt idx="1391">
                  <c:v>5.7830668702708836</c:v>
                </c:pt>
                <c:pt idx="1392">
                  <c:v>7.1685591128654655</c:v>
                </c:pt>
                <c:pt idx="1393">
                  <c:v>8.5831545506081568</c:v>
                </c:pt>
                <c:pt idx="1394">
                  <c:v>9.9578222595959947</c:v>
                </c:pt>
                <c:pt idx="1395">
                  <c:v>11.407216794404073</c:v>
                </c:pt>
                <c:pt idx="1396">
                  <c:v>13.017205498515992</c:v>
                </c:pt>
                <c:pt idx="1397">
                  <c:v>14.78244990854567</c:v>
                </c:pt>
                <c:pt idx="1398">
                  <c:v>16.567355210374757</c:v>
                </c:pt>
                <c:pt idx="1399">
                  <c:v>18.017586106167258</c:v>
                </c:pt>
                <c:pt idx="1400">
                  <c:v>18.908318064043911</c:v>
                </c:pt>
                <c:pt idx="1401">
                  <c:v>19.334842422763032</c:v>
                </c:pt>
                <c:pt idx="1402">
                  <c:v>19.711184254307767</c:v>
                </c:pt>
                <c:pt idx="1403">
                  <c:v>20.285151409221612</c:v>
                </c:pt>
                <c:pt idx="1404">
                  <c:v>21.235180181037176</c:v>
                </c:pt>
                <c:pt idx="1405">
                  <c:v>22.717185277416434</c:v>
                </c:pt>
                <c:pt idx="1406">
                  <c:v>24.567611471868105</c:v>
                </c:pt>
                <c:pt idx="1407">
                  <c:v>26.332148322430744</c:v>
                </c:pt>
                <c:pt idx="1408">
                  <c:v>27.482737915982128</c:v>
                </c:pt>
                <c:pt idx="1409">
                  <c:v>27.71272317766249</c:v>
                </c:pt>
                <c:pt idx="1410">
                  <c:v>27.081912294109241</c:v>
                </c:pt>
                <c:pt idx="1411">
                  <c:v>25.821950648227055</c:v>
                </c:pt>
                <c:pt idx="1412">
                  <c:v>24.290332355262514</c:v>
                </c:pt>
                <c:pt idx="1413">
                  <c:v>22.922431068157263</c:v>
                </c:pt>
                <c:pt idx="1414">
                  <c:v>22.007237486794118</c:v>
                </c:pt>
                <c:pt idx="1415">
                  <c:v>21.640746737058237</c:v>
                </c:pt>
                <c:pt idx="1416">
                  <c:v>21.75193016231707</c:v>
                </c:pt>
                <c:pt idx="1417">
                  <c:v>22.124437359070729</c:v>
                </c:pt>
                <c:pt idx="1418">
                  <c:v>22.545097651889314</c:v>
                </c:pt>
                <c:pt idx="1419">
                  <c:v>22.835115238851529</c:v>
                </c:pt>
                <c:pt idx="1420">
                  <c:v>22.881718594074496</c:v>
                </c:pt>
                <c:pt idx="1421">
                  <c:v>22.621548862193002</c:v>
                </c:pt>
                <c:pt idx="1422">
                  <c:v>22.07456840494914</c:v>
                </c:pt>
                <c:pt idx="1423">
                  <c:v>21.348392956850155</c:v>
                </c:pt>
                <c:pt idx="1424">
                  <c:v>20.582281077713152</c:v>
                </c:pt>
                <c:pt idx="1425">
                  <c:v>19.909937876158889</c:v>
                </c:pt>
                <c:pt idx="1426">
                  <c:v>19.410266678635708</c:v>
                </c:pt>
                <c:pt idx="1427">
                  <c:v>19.051122345062993</c:v>
                </c:pt>
                <c:pt idx="1428">
                  <c:v>18.737316238161732</c:v>
                </c:pt>
                <c:pt idx="1429">
                  <c:v>18.412577353398497</c:v>
                </c:pt>
                <c:pt idx="1430">
                  <c:v>18.083680486330525</c:v>
                </c:pt>
                <c:pt idx="1431">
                  <c:v>17.774069316603914</c:v>
                </c:pt>
                <c:pt idx="1432">
                  <c:v>17.541889710271835</c:v>
                </c:pt>
                <c:pt idx="1433">
                  <c:v>17.268207256066397</c:v>
                </c:pt>
                <c:pt idx="1434">
                  <c:v>16.651740250945071</c:v>
                </c:pt>
                <c:pt idx="1435">
                  <c:v>15.334980705926169</c:v>
                </c:pt>
                <c:pt idx="1436">
                  <c:v>13.092801831807646</c:v>
                </c:pt>
                <c:pt idx="1437">
                  <c:v>9.8952915151714915</c:v>
                </c:pt>
                <c:pt idx="1438">
                  <c:v>6.0124149648680616</c:v>
                </c:pt>
                <c:pt idx="1439">
                  <c:v>1.9188514655707001</c:v>
                </c:pt>
                <c:pt idx="1440">
                  <c:v>-2.0075124437407137</c:v>
                </c:pt>
                <c:pt idx="1441">
                  <c:v>-5.4874853748658987</c:v>
                </c:pt>
                <c:pt idx="1442">
                  <c:v>-8.5589724073685804</c:v>
                </c:pt>
                <c:pt idx="1443">
                  <c:v>-11.62396227922121</c:v>
                </c:pt>
                <c:pt idx="1444">
                  <c:v>-15.080992273636785</c:v>
                </c:pt>
                <c:pt idx="1445">
                  <c:v>-19.046030688164048</c:v>
                </c:pt>
                <c:pt idx="1446">
                  <c:v>-23.36554111440077</c:v>
                </c:pt>
                <c:pt idx="1447">
                  <c:v>-27.752335732112755</c:v>
                </c:pt>
                <c:pt idx="1448">
                  <c:v>-31.9127842374705</c:v>
                </c:pt>
                <c:pt idx="1449">
                  <c:v>-35.736070792721094</c:v>
                </c:pt>
                <c:pt idx="1450">
                  <c:v>-39.230147016866667</c:v>
                </c:pt>
                <c:pt idx="1451">
                  <c:v>-42.464592056529334</c:v>
                </c:pt>
                <c:pt idx="1452">
                  <c:v>-45.458200715398739</c:v>
                </c:pt>
                <c:pt idx="1453">
                  <c:v>-48.027375121090763</c:v>
                </c:pt>
                <c:pt idx="1454">
                  <c:v>-49.914204178668946</c:v>
                </c:pt>
                <c:pt idx="1455">
                  <c:v>-51.081664695095569</c:v>
                </c:pt>
                <c:pt idx="1456">
                  <c:v>-51.699305061193655</c:v>
                </c:pt>
                <c:pt idx="1457">
                  <c:v>-51.890290499969787</c:v>
                </c:pt>
                <c:pt idx="1458">
                  <c:v>-51.549918849970396</c:v>
                </c:pt>
                <c:pt idx="1459">
                  <c:v>-50.459909992970992</c:v>
                </c:pt>
                <c:pt idx="1460">
                  <c:v>-48.592124213111575</c:v>
                </c:pt>
                <c:pt idx="1461">
                  <c:v>-46.136019028849347</c:v>
                </c:pt>
                <c:pt idx="1462">
                  <c:v>-43.377424888272358</c:v>
                </c:pt>
                <c:pt idx="1463">
                  <c:v>-40.54639291050691</c:v>
                </c:pt>
                <c:pt idx="1464">
                  <c:v>-37.766071572296774</c:v>
                </c:pt>
                <c:pt idx="1465">
                  <c:v>-35.082455160850834</c:v>
                </c:pt>
                <c:pt idx="1466">
                  <c:v>-32.526538257633817</c:v>
                </c:pt>
                <c:pt idx="1467">
                  <c:v>-30.104358352481139</c:v>
                </c:pt>
                <c:pt idx="1468">
                  <c:v>-27.712790145431516</c:v>
                </c:pt>
                <c:pt idx="1469">
                  <c:v>-25.199334822522882</c:v>
                </c:pt>
                <c:pt idx="1470">
                  <c:v>-22.494174506072422</c:v>
                </c:pt>
                <c:pt idx="1471">
                  <c:v>-19.615698075950977</c:v>
                </c:pt>
                <c:pt idx="1472">
                  <c:v>-16.628606194431956</c:v>
                </c:pt>
                <c:pt idx="1473">
                  <c:v>-13.631575210543318</c:v>
                </c:pt>
                <c:pt idx="1474">
                  <c:v>-10.72449678633245</c:v>
                </c:pt>
                <c:pt idx="1475">
                  <c:v>-7.9859750506058003</c:v>
                </c:pt>
                <c:pt idx="1476">
                  <c:v>-5.406425389593684</c:v>
                </c:pt>
                <c:pt idx="1477">
                  <c:v>-2.9166704618018104</c:v>
                </c:pt>
                <c:pt idx="1478">
                  <c:v>-0.43295977256577439</c:v>
                </c:pt>
                <c:pt idx="1479">
                  <c:v>2.0795054428855413</c:v>
                </c:pt>
                <c:pt idx="1480">
                  <c:v>4.6364944140278306</c:v>
                </c:pt>
                <c:pt idx="1481">
                  <c:v>7.239564645747274</c:v>
                </c:pt>
                <c:pt idx="1482">
                  <c:v>9.8345503928323286</c:v>
                </c:pt>
                <c:pt idx="1483">
                  <c:v>12.443037964975682</c:v>
                </c:pt>
                <c:pt idx="1484">
                  <c:v>15.148270325676169</c:v>
                </c:pt>
                <c:pt idx="1485">
                  <c:v>17.966807899162642</c:v>
                </c:pt>
                <c:pt idx="1486">
                  <c:v>20.709853021179391</c:v>
                </c:pt>
                <c:pt idx="1487">
                  <c:v>23.000833540755803</c:v>
                </c:pt>
                <c:pt idx="1488">
                  <c:v>24.507976809940686</c:v>
                </c:pt>
                <c:pt idx="1489">
                  <c:v>25.147216033741874</c:v>
                </c:pt>
                <c:pt idx="1490">
                  <c:v>25.164966713067034</c:v>
                </c:pt>
                <c:pt idx="1491">
                  <c:v>25.005995618805695</c:v>
                </c:pt>
                <c:pt idx="1492">
                  <c:v>25.033340426429582</c:v>
                </c:pt>
                <c:pt idx="1493">
                  <c:v>25.460611757900992</c:v>
                </c:pt>
                <c:pt idx="1494">
                  <c:v>25.947365222742974</c:v>
                </c:pt>
                <c:pt idx="1495">
                  <c:v>26.027207658288116</c:v>
                </c:pt>
                <c:pt idx="1496">
                  <c:v>25.570538705122352</c:v>
                </c:pt>
                <c:pt idx="1497">
                  <c:v>24.664413751019907</c:v>
                </c:pt>
                <c:pt idx="1498">
                  <c:v>23.612190275999509</c:v>
                </c:pt>
                <c:pt idx="1499">
                  <c:v>22.648265210479519</c:v>
                </c:pt>
                <c:pt idx="1500">
                  <c:v>21.909400106269928</c:v>
                </c:pt>
                <c:pt idx="1501">
                  <c:v>21.37615660414453</c:v>
                </c:pt>
                <c:pt idx="1502">
                  <c:v>20.918340612061638</c:v>
                </c:pt>
                <c:pt idx="1503">
                  <c:v>20.330091619820404</c:v>
                </c:pt>
                <c:pt idx="1504">
                  <c:v>19.549782827423993</c:v>
                </c:pt>
                <c:pt idx="1505">
                  <c:v>18.643477290875513</c:v>
                </c:pt>
                <c:pt idx="1506">
                  <c:v>17.617790305058001</c:v>
                </c:pt>
                <c:pt idx="1507">
                  <c:v>16.461662638956838</c:v>
                </c:pt>
                <c:pt idx="1508">
                  <c:v>15.2266739661777</c:v>
                </c:pt>
                <c:pt idx="1509">
                  <c:v>14.013370786854146</c:v>
                </c:pt>
                <c:pt idx="1510">
                  <c:v>12.929553331117063</c:v>
                </c:pt>
                <c:pt idx="1511">
                  <c:v>12.085653304494722</c:v>
                </c:pt>
                <c:pt idx="1512">
                  <c:v>11.508732038404828</c:v>
                </c:pt>
                <c:pt idx="1513">
                  <c:v>11.171032037636731</c:v>
                </c:pt>
                <c:pt idx="1514">
                  <c:v>11.048617076883996</c:v>
                </c:pt>
                <c:pt idx="1515">
                  <c:v>11.093633895346317</c:v>
                </c:pt>
                <c:pt idx="1516">
                  <c:v>11.263336597439389</c:v>
                </c:pt>
                <c:pt idx="1517">
                  <c:v>11.5761448454906</c:v>
                </c:pt>
                <c:pt idx="1518">
                  <c:v>12.006180148580787</c:v>
                </c:pt>
                <c:pt idx="1519">
                  <c:v>12.436283185609172</c:v>
                </c:pt>
                <c:pt idx="1520">
                  <c:v>12.735253641896989</c:v>
                </c:pt>
                <c:pt idx="1521">
                  <c:v>12.808348129059048</c:v>
                </c:pt>
                <c:pt idx="1522">
                  <c:v>12.630851126477868</c:v>
                </c:pt>
                <c:pt idx="1523">
                  <c:v>12.230870943948309</c:v>
                </c:pt>
                <c:pt idx="1524">
                  <c:v>11.612177925069343</c:v>
                </c:pt>
                <c:pt idx="1525">
                  <c:v>10.748170686567956</c:v>
                </c:pt>
                <c:pt idx="1526">
                  <c:v>9.6401370528365966</c:v>
                </c:pt>
                <c:pt idx="1527">
                  <c:v>8.314253431779866</c:v>
                </c:pt>
                <c:pt idx="1528">
                  <c:v>6.729140743144268</c:v>
                </c:pt>
                <c:pt idx="1529">
                  <c:v>4.6675254082813815</c:v>
                </c:pt>
                <c:pt idx="1530">
                  <c:v>1.9230151601157537</c:v>
                </c:pt>
                <c:pt idx="1531">
                  <c:v>-1.6103285630865614</c:v>
                </c:pt>
                <c:pt idx="1532">
                  <c:v>-6.01608755182483</c:v>
                </c:pt>
                <c:pt idx="1533">
                  <c:v>-11.063950040788333</c:v>
                </c:pt>
                <c:pt idx="1534">
                  <c:v>-16.297413519972565</c:v>
                </c:pt>
                <c:pt idx="1535">
                  <c:v>-21.402988629573112</c:v>
                </c:pt>
                <c:pt idx="1536">
                  <c:v>-26.39378789698165</c:v>
                </c:pt>
                <c:pt idx="1537">
                  <c:v>-31.508340599042018</c:v>
                </c:pt>
                <c:pt idx="1538">
                  <c:v>-36.911398847061179</c:v>
                </c:pt>
                <c:pt idx="1539">
                  <c:v>-42.481200090119955</c:v>
                </c:pt>
                <c:pt idx="1540">
                  <c:v>-47.570621708317553</c:v>
                </c:pt>
                <c:pt idx="1541">
                  <c:v>-51.767249934151202</c:v>
                </c:pt>
                <c:pt idx="1542">
                  <c:v>-55.295331235468176</c:v>
                </c:pt>
                <c:pt idx="1543">
                  <c:v>-58.469438750758805</c:v>
                </c:pt>
                <c:pt idx="1544">
                  <c:v>-61.600741155743627</c:v>
                </c:pt>
                <c:pt idx="1545">
                  <c:v>-64.650144292628767</c:v>
                </c:pt>
                <c:pt idx="1546">
                  <c:v>-67.312623846776177</c:v>
                </c:pt>
                <c:pt idx="1547">
                  <c:v>-69.346233369840647</c:v>
                </c:pt>
                <c:pt idx="1548">
                  <c:v>-70.48351640244384</c:v>
                </c:pt>
                <c:pt idx="1549">
                  <c:v>-70.482121674394961</c:v>
                </c:pt>
                <c:pt idx="1550">
                  <c:v>-69.479351300907069</c:v>
                </c:pt>
                <c:pt idx="1551">
                  <c:v>-67.824244394888922</c:v>
                </c:pt>
                <c:pt idx="1552">
                  <c:v>-65.909913946991139</c:v>
                </c:pt>
                <c:pt idx="1553">
                  <c:v>-63.874868388051311</c:v>
                </c:pt>
                <c:pt idx="1554">
                  <c:v>-61.746345900290287</c:v>
                </c:pt>
                <c:pt idx="1555">
                  <c:v>-59.51801596228448</c:v>
                </c:pt>
                <c:pt idx="1556">
                  <c:v>-57.174375583038795</c:v>
                </c:pt>
                <c:pt idx="1557">
                  <c:v>-54.712609871378021</c:v>
                </c:pt>
                <c:pt idx="1558">
                  <c:v>-52.144409973950452</c:v>
                </c:pt>
                <c:pt idx="1559">
                  <c:v>-49.471631954471441</c:v>
                </c:pt>
                <c:pt idx="1560">
                  <c:v>-46.703899055382017</c:v>
                </c:pt>
                <c:pt idx="1561">
                  <c:v>-43.896631734274379</c:v>
                </c:pt>
                <c:pt idx="1562">
                  <c:v>-41.06103541958889</c:v>
                </c:pt>
                <c:pt idx="1563">
                  <c:v>-38.16190205119711</c:v>
                </c:pt>
                <c:pt idx="1564">
                  <c:v>-35.155381690173172</c:v>
                </c:pt>
                <c:pt idx="1565">
                  <c:v>-32.033601956369708</c:v>
                </c:pt>
                <c:pt idx="1566">
                  <c:v>-28.839706277242314</c:v>
                </c:pt>
                <c:pt idx="1567">
                  <c:v>-25.628545771697468</c:v>
                </c:pt>
                <c:pt idx="1568">
                  <c:v>-22.384205356263514</c:v>
                </c:pt>
                <c:pt idx="1569">
                  <c:v>-19.083235529138243</c:v>
                </c:pt>
                <c:pt idx="1570">
                  <c:v>-15.764934178555478</c:v>
                </c:pt>
                <c:pt idx="1571">
                  <c:v>-12.493050374984367</c:v>
                </c:pt>
                <c:pt idx="1572">
                  <c:v>-9.2580136274846794</c:v>
                </c:pt>
                <c:pt idx="1573">
                  <c:v>-5.9723370949349848</c:v>
                </c:pt>
                <c:pt idx="1574">
                  <c:v>-2.6876115730362851</c:v>
                </c:pt>
                <c:pt idx="1575">
                  <c:v>0.42800565842444072</c:v>
                </c:pt>
                <c:pt idx="1576">
                  <c:v>3.3327111252559516</c:v>
                </c:pt>
                <c:pt idx="1577">
                  <c:v>6.0449118827508324</c:v>
                </c:pt>
                <c:pt idx="1578">
                  <c:v>8.6869389450958163</c:v>
                </c:pt>
                <c:pt idx="1579">
                  <c:v>11.403232686193901</c:v>
                </c:pt>
                <c:pt idx="1580">
                  <c:v>14.208895832470024</c:v>
                </c:pt>
                <c:pt idx="1581">
                  <c:v>16.952920475820623</c:v>
                </c:pt>
                <c:pt idx="1582">
                  <c:v>19.407485426304209</c:v>
                </c:pt>
                <c:pt idx="1583">
                  <c:v>21.469724397778123</c:v>
                </c:pt>
                <c:pt idx="1584">
                  <c:v>23.15316334982256</c:v>
                </c:pt>
                <c:pt idx="1585">
                  <c:v>24.629176062826108</c:v>
                </c:pt>
                <c:pt idx="1586">
                  <c:v>26.102410961569586</c:v>
                </c:pt>
                <c:pt idx="1587">
                  <c:v>27.773912542338195</c:v>
                </c:pt>
                <c:pt idx="1588">
                  <c:v>29.695516271491428</c:v>
                </c:pt>
                <c:pt idx="1589">
                  <c:v>31.6429350260616</c:v>
                </c:pt>
                <c:pt idx="1590">
                  <c:v>33.206034185540368</c:v>
                </c:pt>
                <c:pt idx="1591">
                  <c:v>33.938374921829563</c:v>
                </c:pt>
                <c:pt idx="1592">
                  <c:v>33.565032683392964</c:v>
                </c:pt>
                <c:pt idx="1593">
                  <c:v>32.140647389725103</c:v>
                </c:pt>
                <c:pt idx="1594">
                  <c:v>30.124195101930599</c:v>
                </c:pt>
                <c:pt idx="1595">
                  <c:v>28.133599379891987</c:v>
                </c:pt>
                <c:pt idx="1596">
                  <c:v>26.584268812294148</c:v>
                </c:pt>
                <c:pt idx="1597">
                  <c:v>25.567641596048265</c:v>
                </c:pt>
                <c:pt idx="1598">
                  <c:v>24.898302684127298</c:v>
                </c:pt>
                <c:pt idx="1599">
                  <c:v>24.209761490444752</c:v>
                </c:pt>
                <c:pt idx="1600">
                  <c:v>23.194275360635856</c:v>
                </c:pt>
                <c:pt idx="1601">
                  <c:v>21.808531813423141</c:v>
                </c:pt>
                <c:pt idx="1602">
                  <c:v>20.290037577154674</c:v>
                </c:pt>
                <c:pt idx="1603">
                  <c:v>18.905874005611579</c:v>
                </c:pt>
                <c:pt idx="1604">
                  <c:v>17.84844848549935</c:v>
                </c:pt>
                <c:pt idx="1605">
                  <c:v>17.136072775789362</c:v>
                </c:pt>
                <c:pt idx="1606">
                  <c:v>16.676186460273573</c:v>
                </c:pt>
                <c:pt idx="1607">
                  <c:v>16.334538051068101</c:v>
                </c:pt>
                <c:pt idx="1608">
                  <c:v>15.98187635004674</c:v>
                </c:pt>
                <c:pt idx="1609">
                  <c:v>15.485649083045804</c:v>
                </c:pt>
                <c:pt idx="1610">
                  <c:v>14.817761381384887</c:v>
                </c:pt>
                <c:pt idx="1611">
                  <c:v>14.012494133757189</c:v>
                </c:pt>
                <c:pt idx="1612">
                  <c:v>13.102102971082044</c:v>
                </c:pt>
                <c:pt idx="1613">
                  <c:v>12.130949771660402</c:v>
                </c:pt>
                <c:pt idx="1614">
                  <c:v>11.161776736227194</c:v>
                </c:pt>
                <c:pt idx="1615">
                  <c:v>10.211528521502649</c:v>
                </c:pt>
                <c:pt idx="1616">
                  <c:v>9.312848291072596</c:v>
                </c:pt>
                <c:pt idx="1617">
                  <c:v>8.450092045251143</c:v>
                </c:pt>
                <c:pt idx="1618">
                  <c:v>7.5040972843461207</c:v>
                </c:pt>
                <c:pt idx="1619">
                  <c:v>6.3736998186591984</c:v>
                </c:pt>
                <c:pt idx="1620">
                  <c:v>4.9806903022860149</c:v>
                </c:pt>
                <c:pt idx="1621">
                  <c:v>3.3356074762402947</c:v>
                </c:pt>
                <c:pt idx="1622">
                  <c:v>1.5026028867154888</c:v>
                </c:pt>
                <c:pt idx="1623">
                  <c:v>-0.56659337101882101</c:v>
                </c:pt>
                <c:pt idx="1624">
                  <c:v>-3.1518588835984445</c:v>
                </c:pt>
                <c:pt idx="1625">
                  <c:v>-6.5958040859264759</c:v>
                </c:pt>
                <c:pt idx="1626">
                  <c:v>-10.869488884207946</c:v>
                </c:pt>
                <c:pt idx="1627">
                  <c:v>-15.363739006523787</c:v>
                </c:pt>
                <c:pt idx="1628">
                  <c:v>-19.324992506393308</c:v>
                </c:pt>
                <c:pt idx="1629">
                  <c:v>-22.574782936265443</c:v>
                </c:pt>
                <c:pt idx="1630">
                  <c:v>-25.536946537540135</c:v>
                </c:pt>
                <c:pt idx="1631">
                  <c:v>-28.76356962678933</c:v>
                </c:pt>
                <c:pt idx="1632">
                  <c:v>-32.68887647425354</c:v>
                </c:pt>
                <c:pt idx="1633">
                  <c:v>-37.384190704768471</c:v>
                </c:pt>
                <c:pt idx="1634">
                  <c:v>-42.287645970673104</c:v>
                </c:pt>
                <c:pt idx="1635">
                  <c:v>-46.561910051259638</c:v>
                </c:pt>
                <c:pt idx="1636">
                  <c:v>-49.681443170234438</c:v>
                </c:pt>
                <c:pt idx="1637">
                  <c:v>-51.637163386829748</c:v>
                </c:pt>
                <c:pt idx="1638">
                  <c:v>-52.975749019093158</c:v>
                </c:pt>
                <c:pt idx="1639">
                  <c:v>-54.134311058711297</c:v>
                </c:pt>
                <c:pt idx="1640">
                  <c:v>-55.04902545753707</c:v>
                </c:pt>
                <c:pt idx="1641">
                  <c:v>-55.362380988386327</c:v>
                </c:pt>
                <c:pt idx="1642">
                  <c:v>-54.829205188618594</c:v>
                </c:pt>
                <c:pt idx="1643">
                  <c:v>-53.55335984484622</c:v>
                </c:pt>
                <c:pt idx="1644">
                  <c:v>-51.772635347949297</c:v>
                </c:pt>
                <c:pt idx="1645">
                  <c:v>-49.591537400990312</c:v>
                </c:pt>
                <c:pt idx="1646">
                  <c:v>-47.205657052970501</c:v>
                </c:pt>
                <c:pt idx="1647">
                  <c:v>-44.786098531911087</c:v>
                </c:pt>
                <c:pt idx="1648">
                  <c:v>-42.383548841272862</c:v>
                </c:pt>
                <c:pt idx="1649">
                  <c:v>-39.909892244447398</c:v>
                </c:pt>
                <c:pt idx="1650">
                  <c:v>-37.20217223955845</c:v>
                </c:pt>
                <c:pt idx="1651">
                  <c:v>-34.161197014767282</c:v>
                </c:pt>
                <c:pt idx="1652">
                  <c:v>-30.791058414471937</c:v>
                </c:pt>
                <c:pt idx="1653">
                  <c:v>-27.192993366182503</c:v>
                </c:pt>
                <c:pt idx="1654">
                  <c:v>-23.542103158858851</c:v>
                </c:pt>
                <c:pt idx="1655">
                  <c:v>-20.014162495681674</c:v>
                </c:pt>
                <c:pt idx="1656">
                  <c:v>-16.673748885768038</c:v>
                </c:pt>
                <c:pt idx="1657">
                  <c:v>-13.491845368052676</c:v>
                </c:pt>
                <c:pt idx="1658">
                  <c:v>-10.367661060691624</c:v>
                </c:pt>
                <c:pt idx="1659">
                  <c:v>-7.1614255794777915</c:v>
                </c:pt>
                <c:pt idx="1660">
                  <c:v>-3.8089441878882355</c:v>
                </c:pt>
                <c:pt idx="1661">
                  <c:v>-0.34399210413047099</c:v>
                </c:pt>
                <c:pt idx="1662">
                  <c:v>3.1042687579521386</c:v>
                </c:pt>
                <c:pt idx="1663">
                  <c:v>6.3682369027930967</c:v>
                </c:pt>
                <c:pt idx="1664">
                  <c:v>9.3889045447372332</c:v>
                </c:pt>
                <c:pt idx="1665">
                  <c:v>12.206542113842488</c:v>
                </c:pt>
                <c:pt idx="1666">
                  <c:v>14.856085951565637</c:v>
                </c:pt>
                <c:pt idx="1667">
                  <c:v>17.326258852534323</c:v>
                </c:pt>
                <c:pt idx="1668">
                  <c:v>19.664280795483638</c:v>
                </c:pt>
                <c:pt idx="1669">
                  <c:v>21.892120139573965</c:v>
                </c:pt>
                <c:pt idx="1670">
                  <c:v>24.105311556782485</c:v>
                </c:pt>
                <c:pt idx="1671">
                  <c:v>26.396524545646834</c:v>
                </c:pt>
                <c:pt idx="1672">
                  <c:v>28.701980394733898</c:v>
                </c:pt>
                <c:pt idx="1673">
                  <c:v>30.83267804683922</c:v>
                </c:pt>
                <c:pt idx="1674">
                  <c:v>32.539062565902434</c:v>
                </c:pt>
                <c:pt idx="1675">
                  <c:v>33.755474674584384</c:v>
                </c:pt>
                <c:pt idx="1676">
                  <c:v>34.357120981092706</c:v>
                </c:pt>
                <c:pt idx="1677">
                  <c:v>34.466648941470851</c:v>
                </c:pt>
                <c:pt idx="1678">
                  <c:v>34.403946882641428</c:v>
                </c:pt>
                <c:pt idx="1679">
                  <c:v>34.299560824988603</c:v>
                </c:pt>
                <c:pt idx="1680">
                  <c:v>34.062856568488833</c:v>
                </c:pt>
                <c:pt idx="1681">
                  <c:v>33.499482797119057</c:v>
                </c:pt>
                <c:pt idx="1682">
                  <c:v>32.495501261176678</c:v>
                </c:pt>
                <c:pt idx="1683">
                  <c:v>31.136312535953142</c:v>
                </c:pt>
                <c:pt idx="1684">
                  <c:v>29.67933638523408</c:v>
                </c:pt>
                <c:pt idx="1685">
                  <c:v>28.432825557529394</c:v>
                </c:pt>
                <c:pt idx="1686">
                  <c:v>27.562831206378807</c:v>
                </c:pt>
                <c:pt idx="1687">
                  <c:v>27.038631802251231</c:v>
                </c:pt>
                <c:pt idx="1688">
                  <c:v>26.675830226206209</c:v>
                </c:pt>
                <c:pt idx="1689">
                  <c:v>26.262611241682084</c:v>
                </c:pt>
                <c:pt idx="1690">
                  <c:v>25.706431616848441</c:v>
                </c:pt>
                <c:pt idx="1691">
                  <c:v>25.101452984511472</c:v>
                </c:pt>
                <c:pt idx="1692">
                  <c:v>24.606846264821243</c:v>
                </c:pt>
                <c:pt idx="1693">
                  <c:v>24.349324919524818</c:v>
                </c:pt>
                <c:pt idx="1694">
                  <c:v>24.31456548113432</c:v>
                </c:pt>
                <c:pt idx="1695">
                  <c:v>24.376526791511633</c:v>
                </c:pt>
                <c:pt idx="1696">
                  <c:v>24.465866115681397</c:v>
                </c:pt>
                <c:pt idx="1697">
                  <c:v>24.515168473367766</c:v>
                </c:pt>
                <c:pt idx="1698">
                  <c:v>24.449432823900413</c:v>
                </c:pt>
                <c:pt idx="1699">
                  <c:v>24.2212272674224</c:v>
                </c:pt>
                <c:pt idx="1700">
                  <c:v>23.743718342073951</c:v>
                </c:pt>
                <c:pt idx="1701">
                  <c:v>22.932423335232471</c:v>
                </c:pt>
                <c:pt idx="1702">
                  <c:v>21.726737828527821</c:v>
                </c:pt>
                <c:pt idx="1703">
                  <c:v>20.132804671957267</c:v>
                </c:pt>
                <c:pt idx="1704">
                  <c:v>18.225125338518119</c:v>
                </c:pt>
                <c:pt idx="1705">
                  <c:v>16.034511791747757</c:v>
                </c:pt>
                <c:pt idx="1706">
                  <c:v>13.581855395912802</c:v>
                </c:pt>
                <c:pt idx="1707">
                  <c:v>10.927573427994547</c:v>
                </c:pt>
                <c:pt idx="1708">
                  <c:v>8.0616453794346565</c:v>
                </c:pt>
                <c:pt idx="1709">
                  <c:v>5.0118711118459638</c:v>
                </c:pt>
                <c:pt idx="1710">
                  <c:v>1.8692794096090446</c:v>
                </c:pt>
                <c:pt idx="1711">
                  <c:v>-1.4321160785831364</c:v>
                </c:pt>
                <c:pt idx="1712">
                  <c:v>-5.0362895370114744</c:v>
                </c:pt>
                <c:pt idx="1713">
                  <c:v>-9.1274558062712448</c:v>
                </c:pt>
                <c:pt idx="1714">
                  <c:v>-13.502734230145819</c:v>
                </c:pt>
                <c:pt idx="1715">
                  <c:v>-17.651523745542907</c:v>
                </c:pt>
                <c:pt idx="1716">
                  <c:v>-21.354363510632052</c:v>
                </c:pt>
                <c:pt idx="1717">
                  <c:v>-24.613924960419411</c:v>
                </c:pt>
                <c:pt idx="1718">
                  <c:v>-27.664523941211023</c:v>
                </c:pt>
                <c:pt idx="1719">
                  <c:v>-30.875391242386801</c:v>
                </c:pt>
                <c:pt idx="1720">
                  <c:v>-34.463972117539065</c:v>
                </c:pt>
                <c:pt idx="1721">
                  <c:v>-38.666223615188279</c:v>
                </c:pt>
                <c:pt idx="1722">
                  <c:v>-43.262168962884509</c:v>
                </c:pt>
                <c:pt idx="1723">
                  <c:v>-47.447234603626818</c:v>
                </c:pt>
                <c:pt idx="1724">
                  <c:v>-50.742145311554282</c:v>
                </c:pt>
                <c:pt idx="1725">
                  <c:v>-53.1346645853232</c:v>
                </c:pt>
                <c:pt idx="1726">
                  <c:v>-54.918669053616739</c:v>
                </c:pt>
                <c:pt idx="1727">
                  <c:v>-56.283744032544398</c:v>
                </c:pt>
                <c:pt idx="1728">
                  <c:v>-57.193023831893505</c:v>
                </c:pt>
                <c:pt idx="1729">
                  <c:v>-57.448089395255636</c:v>
                </c:pt>
                <c:pt idx="1730">
                  <c:v>-56.897544467350528</c:v>
                </c:pt>
                <c:pt idx="1731">
                  <c:v>-55.462127458003522</c:v>
                </c:pt>
                <c:pt idx="1732">
                  <c:v>-53.244842328843447</c:v>
                </c:pt>
                <c:pt idx="1733">
                  <c:v>-50.559116562266574</c:v>
                </c:pt>
                <c:pt idx="1734">
                  <c:v>-47.687561031021247</c:v>
                </c:pt>
                <c:pt idx="1735">
                  <c:v>-44.78634867040082</c:v>
                </c:pt>
                <c:pt idx="1736">
                  <c:v>-41.931891836992797</c:v>
                </c:pt>
                <c:pt idx="1737">
                  <c:v>-39.117135240252935</c:v>
                </c:pt>
                <c:pt idx="1738">
                  <c:v>-36.272522455447884</c:v>
                </c:pt>
                <c:pt idx="1739">
                  <c:v>-33.302154986338927</c:v>
                </c:pt>
                <c:pt idx="1740">
                  <c:v>-30.163213646612149</c:v>
                </c:pt>
                <c:pt idx="1741">
                  <c:v>-26.899256673679904</c:v>
                </c:pt>
                <c:pt idx="1742">
                  <c:v>-23.580710740206307</c:v>
                </c:pt>
                <c:pt idx="1743">
                  <c:v>-20.267617785402177</c:v>
                </c:pt>
                <c:pt idx="1744">
                  <c:v>-16.955673329694136</c:v>
                </c:pt>
                <c:pt idx="1745">
                  <c:v>-13.623204483100254</c:v>
                </c:pt>
                <c:pt idx="1746">
                  <c:v>-10.227787873438249</c:v>
                </c:pt>
                <c:pt idx="1747">
                  <c:v>-6.7383649959694845</c:v>
                </c:pt>
                <c:pt idx="1748">
                  <c:v>-3.2066408560500945</c:v>
                </c:pt>
                <c:pt idx="1749">
                  <c:v>0.26923006107090741</c:v>
                </c:pt>
                <c:pt idx="1750">
                  <c:v>3.5973598398494886</c:v>
                </c:pt>
                <c:pt idx="1751">
                  <c:v>6.6972695630524983</c:v>
                </c:pt>
                <c:pt idx="1752">
                  <c:v>9.5796332317914477</c:v>
                </c:pt>
                <c:pt idx="1753">
                  <c:v>12.287012527155619</c:v>
                </c:pt>
                <c:pt idx="1754">
                  <c:v>14.776657636612509</c:v>
                </c:pt>
                <c:pt idx="1755">
                  <c:v>17.104555763880256</c:v>
                </c:pt>
                <c:pt idx="1756">
                  <c:v>19.375853068602648</c:v>
                </c:pt>
                <c:pt idx="1757">
                  <c:v>21.681040407230594</c:v>
                </c:pt>
                <c:pt idx="1758">
                  <c:v>24.051865519085982</c:v>
                </c:pt>
                <c:pt idx="1759">
                  <c:v>26.397324748704261</c:v>
                </c:pt>
                <c:pt idx="1760">
                  <c:v>28.710421573730173</c:v>
                </c:pt>
                <c:pt idx="1761">
                  <c:v>30.932594082255566</c:v>
                </c:pt>
                <c:pt idx="1762">
                  <c:v>32.959683860610454</c:v>
                </c:pt>
                <c:pt idx="1763">
                  <c:v>34.617410123398244</c:v>
                </c:pt>
                <c:pt idx="1764">
                  <c:v>35.826686060930278</c:v>
                </c:pt>
                <c:pt idx="1765">
                  <c:v>36.582726279711672</c:v>
                </c:pt>
                <c:pt idx="1766">
                  <c:v>36.906815874117441</c:v>
                </c:pt>
                <c:pt idx="1767">
                  <c:v>36.92506873663509</c:v>
                </c:pt>
                <c:pt idx="1768">
                  <c:v>36.732582781902394</c:v>
                </c:pt>
                <c:pt idx="1769">
                  <c:v>36.281074166264347</c:v>
                </c:pt>
                <c:pt idx="1770">
                  <c:v>35.547707282939058</c:v>
                </c:pt>
                <c:pt idx="1771">
                  <c:v>34.59899583728027</c:v>
                </c:pt>
                <c:pt idx="1772">
                  <c:v>33.475121360534665</c:v>
                </c:pt>
                <c:pt idx="1773">
                  <c:v>32.309579993323972</c:v>
                </c:pt>
                <c:pt idx="1774">
                  <c:v>31.28272573345749</c:v>
                </c:pt>
                <c:pt idx="1775">
                  <c:v>30.522182258788341</c:v>
                </c:pt>
                <c:pt idx="1776">
                  <c:v>30.098143933612572</c:v>
                </c:pt>
                <c:pt idx="1777">
                  <c:v>29.985978194940323</c:v>
                </c:pt>
                <c:pt idx="1778">
                  <c:v>30.034311271041517</c:v>
                </c:pt>
                <c:pt idx="1779">
                  <c:v>30.052145105620685</c:v>
                </c:pt>
                <c:pt idx="1780">
                  <c:v>29.858024663508271</c:v>
                </c:pt>
                <c:pt idx="1781">
                  <c:v>29.315507290238102</c:v>
                </c:pt>
                <c:pt idx="1782">
                  <c:v>28.425840244433342</c:v>
                </c:pt>
                <c:pt idx="1783">
                  <c:v>27.279854859544674</c:v>
                </c:pt>
                <c:pt idx="1784">
                  <c:v>26.01298728235378</c:v>
                </c:pt>
                <c:pt idx="1785">
                  <c:v>24.790124256706704</c:v>
                </c:pt>
                <c:pt idx="1786">
                  <c:v>23.708189471572567</c:v>
                </c:pt>
                <c:pt idx="1787">
                  <c:v>22.816226202141117</c:v>
                </c:pt>
                <c:pt idx="1788">
                  <c:v>22.120468038098291</c:v>
                </c:pt>
                <c:pt idx="1789">
                  <c:v>21.393707597336324</c:v>
                </c:pt>
                <c:pt idx="1790">
                  <c:v>20.279664565389595</c:v>
                </c:pt>
                <c:pt idx="1791">
                  <c:v>18.6007059140818</c:v>
                </c:pt>
                <c:pt idx="1792">
                  <c:v>16.388904835800165</c:v>
                </c:pt>
                <c:pt idx="1793">
                  <c:v>13.86601173908416</c:v>
                </c:pt>
                <c:pt idx="1794">
                  <c:v>11.232553504302476</c:v>
                </c:pt>
                <c:pt idx="1795">
                  <c:v>8.6243288342164277</c:v>
                </c:pt>
                <c:pt idx="1796">
                  <c:v>6.1359615375320988</c:v>
                </c:pt>
                <c:pt idx="1797">
                  <c:v>3.776865386781457</c:v>
                </c:pt>
                <c:pt idx="1798">
                  <c:v>1.5286453790458276</c:v>
                </c:pt>
                <c:pt idx="1799">
                  <c:v>-0.60971530853508904</c:v>
                </c:pt>
                <c:pt idx="1800">
                  <c:v>-2.7951969223643873</c:v>
                </c:pt>
                <c:pt idx="1801">
                  <c:v>-5.357595943917099</c:v>
                </c:pt>
                <c:pt idx="1802">
                  <c:v>-8.5081488650387556</c:v>
                </c:pt>
                <c:pt idx="1803">
                  <c:v>-12.180286947737981</c:v>
                </c:pt>
                <c:pt idx="1804">
                  <c:v>-16.13152808878322</c:v>
                </c:pt>
                <c:pt idx="1805">
                  <c:v>-20.001666047007557</c:v>
                </c:pt>
                <c:pt idx="1806">
                  <c:v>-23.569757906067405</c:v>
                </c:pt>
                <c:pt idx="1807">
                  <c:v>-26.783351647946056</c:v>
                </c:pt>
                <c:pt idx="1808">
                  <c:v>-29.678858174987138</c:v>
                </c:pt>
                <c:pt idx="1809">
                  <c:v>-32.443274011487389</c:v>
                </c:pt>
                <c:pt idx="1810">
                  <c:v>-35.271496371257648</c:v>
                </c:pt>
                <c:pt idx="1811">
                  <c:v>-38.325571703832495</c:v>
                </c:pt>
                <c:pt idx="1812">
                  <c:v>-41.789362489755845</c:v>
                </c:pt>
                <c:pt idx="1813">
                  <c:v>-45.667958919960732</c:v>
                </c:pt>
                <c:pt idx="1814">
                  <c:v>-49.624587121561518</c:v>
                </c:pt>
                <c:pt idx="1815">
                  <c:v>-53.232592459130288</c:v>
                </c:pt>
                <c:pt idx="1816">
                  <c:v>-56.158241369947682</c:v>
                </c:pt>
                <c:pt idx="1817">
                  <c:v>-58.259270562548721</c:v>
                </c:pt>
                <c:pt idx="1818">
                  <c:v>-59.576723451297752</c:v>
                </c:pt>
                <c:pt idx="1819">
                  <c:v>-60.233555702271801</c:v>
                </c:pt>
                <c:pt idx="1820">
                  <c:v>-60.257260868226368</c:v>
                </c:pt>
                <c:pt idx="1821">
                  <c:v>-59.587527550861843</c:v>
                </c:pt>
                <c:pt idx="1822">
                  <c:v>-58.276886119844605</c:v>
                </c:pt>
                <c:pt idx="1823">
                  <c:v>-56.468028037447709</c:v>
                </c:pt>
                <c:pt idx="1824">
                  <c:v>-54.298621576698757</c:v>
                </c:pt>
                <c:pt idx="1825">
                  <c:v>-51.888900685164785</c:v>
                </c:pt>
                <c:pt idx="1826">
                  <c:v>-49.275637571461488</c:v>
                </c:pt>
                <c:pt idx="1827">
                  <c:v>-46.46611242003226</c:v>
                </c:pt>
                <c:pt idx="1828">
                  <c:v>-43.480968491631607</c:v>
                </c:pt>
                <c:pt idx="1829">
                  <c:v>-40.360509781798974</c:v>
                </c:pt>
                <c:pt idx="1830">
                  <c:v>-37.183007746162993</c:v>
                </c:pt>
                <c:pt idx="1831">
                  <c:v>-33.987656011239729</c:v>
                </c:pt>
                <c:pt idx="1832">
                  <c:v>-30.770666231014935</c:v>
                </c:pt>
                <c:pt idx="1833">
                  <c:v>-27.482741586394635</c:v>
                </c:pt>
                <c:pt idx="1834">
                  <c:v>-24.041864614666743</c:v>
                </c:pt>
                <c:pt idx="1835">
                  <c:v>-20.403607842373408</c:v>
                </c:pt>
                <c:pt idx="1836">
                  <c:v>-16.624021665525941</c:v>
                </c:pt>
                <c:pt idx="1837">
                  <c:v>-12.828760912215422</c:v>
                </c:pt>
                <c:pt idx="1838">
                  <c:v>-9.1989887339711114</c:v>
                </c:pt>
                <c:pt idx="1839">
                  <c:v>-5.861719459291689</c:v>
                </c:pt>
                <c:pt idx="1840">
                  <c:v>-2.7933352901058552</c:v>
                </c:pt>
                <c:pt idx="1841">
                  <c:v>6.4013715696261686E-2</c:v>
                </c:pt>
                <c:pt idx="1842">
                  <c:v>2.7017274813823366</c:v>
                </c:pt>
                <c:pt idx="1843">
                  <c:v>5.2110570517546897</c:v>
                </c:pt>
                <c:pt idx="1844">
                  <c:v>7.6611589907195956</c:v>
                </c:pt>
                <c:pt idx="1845">
                  <c:v>10.014035850905202</c:v>
                </c:pt>
                <c:pt idx="1846">
                  <c:v>12.352246633887097</c:v>
                </c:pt>
                <c:pt idx="1847">
                  <c:v>14.728008401209355</c:v>
                </c:pt>
                <c:pt idx="1848">
                  <c:v>17.216340753185165</c:v>
                </c:pt>
                <c:pt idx="1849">
                  <c:v>19.80419769812146</c:v>
                </c:pt>
                <c:pt idx="1850">
                  <c:v>22.312975604159032</c:v>
                </c:pt>
                <c:pt idx="1851">
                  <c:v>24.70165097207585</c:v>
                </c:pt>
                <c:pt idx="1852">
                  <c:v>26.808108892634333</c:v>
                </c:pt>
                <c:pt idx="1853">
                  <c:v>28.678247454781644</c:v>
                </c:pt>
                <c:pt idx="1854">
                  <c:v>30.561005385686009</c:v>
                </c:pt>
                <c:pt idx="1855">
                  <c:v>32.646494277972288</c:v>
                </c:pt>
                <c:pt idx="1856">
                  <c:v>34.985455732412838</c:v>
                </c:pt>
                <c:pt idx="1857">
                  <c:v>37.144885217764575</c:v>
                </c:pt>
                <c:pt idx="1858">
                  <c:v>38.337539333409282</c:v>
                </c:pt>
                <c:pt idx="1859">
                  <c:v>38.018958026741096</c:v>
                </c:pt>
                <c:pt idx="1860">
                  <c:v>36.03002574620627</c:v>
                </c:pt>
                <c:pt idx="1861">
                  <c:v>32.671815131282145</c:v>
                </c:pt>
                <c:pt idx="1862">
                  <c:v>28.6865385886565</c:v>
                </c:pt>
                <c:pt idx="1863">
                  <c:v>24.911307596883372</c:v>
                </c:pt>
                <c:pt idx="1864">
                  <c:v>21.946965504945702</c:v>
                </c:pt>
                <c:pt idx="1865">
                  <c:v>20.076961414846789</c:v>
                </c:pt>
                <c:pt idx="1866">
                  <c:v>19.167173166549851</c:v>
                </c:pt>
                <c:pt idx="1867">
                  <c:v>18.80427666321885</c:v>
                </c:pt>
                <c:pt idx="1868">
                  <c:v>18.54144660995447</c:v>
                </c:pt>
                <c:pt idx="1869">
                  <c:v>17.987638957755379</c:v>
                </c:pt>
                <c:pt idx="1870">
                  <c:v>16.999695558600269</c:v>
                </c:pt>
                <c:pt idx="1871">
                  <c:v>15.772473607428262</c:v>
                </c:pt>
                <c:pt idx="1872">
                  <c:v>14.589233675279695</c:v>
                </c:pt>
                <c:pt idx="1873">
                  <c:v>13.676533381774101</c:v>
                </c:pt>
                <c:pt idx="1874">
                  <c:v>13.188121614138618</c:v>
                </c:pt>
                <c:pt idx="1875">
                  <c:v>13.165966841855846</c:v>
                </c:pt>
                <c:pt idx="1876">
                  <c:v>13.53034546501873</c:v>
                </c:pt>
                <c:pt idx="1877">
                  <c:v>14.133424595718354</c:v>
                </c:pt>
                <c:pt idx="1878">
                  <c:v>14.787757483803986</c:v>
                </c:pt>
                <c:pt idx="1879">
                  <c:v>15.305605714127907</c:v>
                </c:pt>
                <c:pt idx="1880">
                  <c:v>15.564496779845349</c:v>
                </c:pt>
                <c:pt idx="1881">
                  <c:v>15.567260624248442</c:v>
                </c:pt>
                <c:pt idx="1882">
                  <c:v>15.310400131763473</c:v>
                </c:pt>
                <c:pt idx="1883">
                  <c:v>14.866363829128202</c:v>
                </c:pt>
                <c:pt idx="1884">
                  <c:v>14.388444212545638</c:v>
                </c:pt>
                <c:pt idx="1885">
                  <c:v>13.920037568294724</c:v>
                </c:pt>
                <c:pt idx="1886">
                  <c:v>13.454965396928827</c:v>
                </c:pt>
                <c:pt idx="1887">
                  <c:v>12.923508808990251</c:v>
                </c:pt>
                <c:pt idx="1888">
                  <c:v>12.181271192810444</c:v>
                </c:pt>
                <c:pt idx="1889">
                  <c:v>11.153256768954234</c:v>
                </c:pt>
                <c:pt idx="1890">
                  <c:v>9.7536032535751502</c:v>
                </c:pt>
                <c:pt idx="1891">
                  <c:v>7.8389893085036464</c:v>
                </c:pt>
                <c:pt idx="1892">
                  <c:v>5.3430149423335731</c:v>
                </c:pt>
                <c:pt idx="1893">
                  <c:v>2.1434346834869018</c:v>
                </c:pt>
                <c:pt idx="1894">
                  <c:v>-1.8380373701828365</c:v>
                </c:pt>
                <c:pt idx="1895">
                  <c:v>-6.52008812277918</c:v>
                </c:pt>
                <c:pt idx="1896">
                  <c:v>-11.858340960323595</c:v>
                </c:pt>
                <c:pt idx="1897">
                  <c:v>-17.569585421117125</c:v>
                </c:pt>
                <c:pt idx="1898">
                  <c:v>-22.847272492694781</c:v>
                </c:pt>
                <c:pt idx="1899">
                  <c:v>-27.079574562840882</c:v>
                </c:pt>
                <c:pt idx="1900">
                  <c:v>-30.368488871584063</c:v>
                </c:pt>
                <c:pt idx="1901">
                  <c:v>-33.310821294152383</c:v>
                </c:pt>
                <c:pt idx="1902">
                  <c:v>-36.549238628269329</c:v>
                </c:pt>
                <c:pt idx="1903">
                  <c:v>-40.493139835703943</c:v>
                </c:pt>
                <c:pt idx="1904">
                  <c:v>-45.384075938989859</c:v>
                </c:pt>
                <c:pt idx="1905">
                  <c:v>-50.830441560210062</c:v>
                </c:pt>
                <c:pt idx="1906">
                  <c:v>-55.582934109005862</c:v>
                </c:pt>
                <c:pt idx="1907">
                  <c:v>-58.758807986825744</c:v>
                </c:pt>
                <c:pt idx="1908">
                  <c:v>-60.203912467089232</c:v>
                </c:pt>
                <c:pt idx="1909">
                  <c:v>-60.490558257747452</c:v>
                </c:pt>
                <c:pt idx="1910">
                  <c:v>-60.251142952592502</c:v>
                </c:pt>
                <c:pt idx="1911">
                  <c:v>-59.798694453540648</c:v>
                </c:pt>
                <c:pt idx="1912">
                  <c:v>-59.144465404469841</c:v>
                </c:pt>
                <c:pt idx="1913">
                  <c:v>-58.15988429638044</c:v>
                </c:pt>
                <c:pt idx="1914">
                  <c:v>-56.737227610452834</c:v>
                </c:pt>
                <c:pt idx="1915">
                  <c:v>-54.878147198243774</c:v>
                </c:pt>
                <c:pt idx="1916">
                  <c:v>-52.6172578942789</c:v>
                </c:pt>
                <c:pt idx="1917">
                  <c:v>-50.033515196393317</c:v>
                </c:pt>
                <c:pt idx="1918">
                  <c:v>-47.185133772465448</c:v>
                </c:pt>
                <c:pt idx="1919">
                  <c:v>-44.050949037016146</c:v>
                </c:pt>
                <c:pt idx="1920">
                  <c:v>-40.699766756275828</c:v>
                </c:pt>
                <c:pt idx="1921">
                  <c:v>-37.209906541150303</c:v>
                </c:pt>
                <c:pt idx="1922">
                  <c:v>-33.599728810327292</c:v>
                </c:pt>
                <c:pt idx="1923">
                  <c:v>-29.897164534120744</c:v>
                </c:pt>
                <c:pt idx="1924">
                  <c:v>-26.15781432343833</c:v>
                </c:pt>
                <c:pt idx="1925">
                  <c:v>-22.473864076969559</c:v>
                </c:pt>
                <c:pt idx="1926">
                  <c:v>-18.917730055430166</c:v>
                </c:pt>
                <c:pt idx="1927">
                  <c:v>-15.436038314321562</c:v>
                </c:pt>
                <c:pt idx="1928">
                  <c:v>-11.945193548035132</c:v>
                </c:pt>
                <c:pt idx="1929">
                  <c:v>-8.4266550570744307</c:v>
                </c:pt>
                <c:pt idx="1930">
                  <c:v>-4.8354841359329424</c:v>
                </c:pt>
                <c:pt idx="1931">
                  <c:v>-1.1724498932142835</c:v>
                </c:pt>
                <c:pt idx="1932">
                  <c:v>2.4541607046500022</c:v>
                </c:pt>
                <c:pt idx="1933">
                  <c:v>5.9008055305570029</c:v>
                </c:pt>
                <c:pt idx="1934">
                  <c:v>9.1032050999458622</c:v>
                </c:pt>
                <c:pt idx="1935">
                  <c:v>11.987534077946945</c:v>
                </c:pt>
                <c:pt idx="1936">
                  <c:v>14.493619736388005</c:v>
                </c:pt>
                <c:pt idx="1937">
                  <c:v>16.635571101660247</c:v>
                </c:pt>
                <c:pt idx="1938">
                  <c:v>18.586558439627044</c:v>
                </c:pt>
                <c:pt idx="1939">
                  <c:v>20.584490150834505</c:v>
                </c:pt>
                <c:pt idx="1940">
                  <c:v>22.615674847817814</c:v>
                </c:pt>
                <c:pt idx="1941">
                  <c:v>24.670575490861459</c:v>
                </c:pt>
                <c:pt idx="1942">
                  <c:v>26.78286970104423</c:v>
                </c:pt>
                <c:pt idx="1943">
                  <c:v>28.901852507023346</c:v>
                </c:pt>
                <c:pt idx="1944">
                  <c:v>30.910527896882879</c:v>
                </c:pt>
                <c:pt idx="1945">
                  <c:v>32.75537179894522</c:v>
                </c:pt>
                <c:pt idx="1946">
                  <c:v>34.24772634296631</c:v>
                </c:pt>
                <c:pt idx="1947">
                  <c:v>34.709922916106983</c:v>
                </c:pt>
                <c:pt idx="1948">
                  <c:v>33.935095777784838</c:v>
                </c:pt>
                <c:pt idx="1949">
                  <c:v>32.204061542229134</c:v>
                </c:pt>
                <c:pt idx="1950">
                  <c:v>29.74437525138455</c:v>
                </c:pt>
                <c:pt idx="1951">
                  <c:v>26.801882326356857</c:v>
                </c:pt>
                <c:pt idx="1952">
                  <c:v>23.666960559829718</c:v>
                </c:pt>
                <c:pt idx="1953">
                  <c:v>20.615962048633126</c:v>
                </c:pt>
                <c:pt idx="1954">
                  <c:v>17.815498527660463</c:v>
                </c:pt>
                <c:pt idx="1955">
                  <c:v>15.294219597107254</c:v>
                </c:pt>
                <c:pt idx="1956">
                  <c:v>12.932805605165109</c:v>
                </c:pt>
                <c:pt idx="1957">
                  <c:v>10.561230553061806</c:v>
                </c:pt>
                <c:pt idx="1958">
                  <c:v>8.1033963820005699</c:v>
                </c:pt>
                <c:pt idx="1959">
                  <c:v>5.5425052543605586</c:v>
                </c:pt>
                <c:pt idx="1960">
                  <c:v>2.8015760892733477</c:v>
                </c:pt>
                <c:pt idx="1961">
                  <c:v>-0.24906567251211909</c:v>
                </c:pt>
                <c:pt idx="1962">
                  <c:v>-3.8292021390618767</c:v>
                </c:pt>
                <c:pt idx="1963">
                  <c:v>-8.1299373762806404</c:v>
                </c:pt>
                <c:pt idx="1964">
                  <c:v>-13.235098908755027</c:v>
                </c:pt>
                <c:pt idx="1965">
                  <c:v>-19.056558250579926</c:v>
                </c:pt>
                <c:pt idx="1966">
                  <c:v>-25.243320265568325</c:v>
                </c:pt>
                <c:pt idx="1967">
                  <c:v>-31.408271440256954</c:v>
                </c:pt>
                <c:pt idx="1968">
                  <c:v>-37.306250171451808</c:v>
                </c:pt>
                <c:pt idx="1969">
                  <c:v>-42.97140800802277</c:v>
                </c:pt>
                <c:pt idx="1970">
                  <c:v>-48.604623207862311</c:v>
                </c:pt>
                <c:pt idx="1971">
                  <c:v>-54.435946503705061</c:v>
                </c:pt>
                <c:pt idx="1972">
                  <c:v>-60.778600653630953</c:v>
                </c:pt>
                <c:pt idx="1973">
                  <c:v>-67.896889900558335</c:v>
                </c:pt>
                <c:pt idx="1974">
                  <c:v>-75.919505222547173</c:v>
                </c:pt>
                <c:pt idx="1975">
                  <c:v>-84.312199078096228</c:v>
                </c:pt>
                <c:pt idx="1976">
                  <c:v>-92.049990216534297</c:v>
                </c:pt>
                <c:pt idx="1977">
                  <c:v>-98.553452192203608</c:v>
                </c:pt>
                <c:pt idx="1978">
                  <c:v>-103.66655102835954</c:v>
                </c:pt>
                <c:pt idx="1979">
                  <c:v>-107.51652726779236</c:v>
                </c:pt>
                <c:pt idx="1980">
                  <c:v>-110.45833364243651</c:v>
                </c:pt>
                <c:pt idx="1981">
                  <c:v>-112.99368758958778</c:v>
                </c:pt>
                <c:pt idx="1982">
                  <c:v>-115.49470667779602</c:v>
                </c:pt>
                <c:pt idx="1983">
                  <c:v>-118.1102776442401</c:v>
                </c:pt>
                <c:pt idx="1984">
                  <c:v>-120.7981078713553</c:v>
                </c:pt>
                <c:pt idx="1985">
                  <c:v>-123.1645226739282</c:v>
                </c:pt>
                <c:pt idx="1986">
                  <c:v>-124.91279502044964</c:v>
                </c:pt>
                <c:pt idx="1987">
                  <c:v>-126.09565772004065</c:v>
                </c:pt>
                <c:pt idx="1988">
                  <c:v>-126.75333664563983</c:v>
                </c:pt>
                <c:pt idx="1989">
                  <c:v>-126.77015785272704</c:v>
                </c:pt>
                <c:pt idx="1990">
                  <c:v>-126.15254733567249</c:v>
                </c:pt>
                <c:pt idx="1991">
                  <c:v>-125.03105500895904</c:v>
                </c:pt>
                <c:pt idx="1992">
                  <c:v>-123.44489258877985</c:v>
                </c:pt>
                <c:pt idx="1993">
                  <c:v>-121.41768261700426</c:v>
                </c:pt>
                <c:pt idx="1994">
                  <c:v>-119.10540570466416</c:v>
                </c:pt>
                <c:pt idx="1995">
                  <c:v>-116.70952231057088</c:v>
                </c:pt>
                <c:pt idx="1996">
                  <c:v>-114.35320326435946</c:v>
                </c:pt>
                <c:pt idx="1997">
                  <c:v>-112.06403659907227</c:v>
                </c:pt>
                <c:pt idx="1998">
                  <c:v>-109.93148328709083</c:v>
                </c:pt>
                <c:pt idx="1999">
                  <c:v>-108.03394434134901</c:v>
                </c:pt>
                <c:pt idx="2000">
                  <c:v>-106.35529659452203</c:v>
                </c:pt>
                <c:pt idx="2001">
                  <c:v>-104.77946720263158</c:v>
                </c:pt>
                <c:pt idx="2002">
                  <c:v>-103.23370679857894</c:v>
                </c:pt>
                <c:pt idx="2003">
                  <c:v>-101.75728422260737</c:v>
                </c:pt>
                <c:pt idx="2004">
                  <c:v>-100.34415739815523</c:v>
                </c:pt>
                <c:pt idx="2005">
                  <c:v>-98.903972550192123</c:v>
                </c:pt>
                <c:pt idx="2006">
                  <c:v>-97.296867739188272</c:v>
                </c:pt>
                <c:pt idx="2007">
                  <c:v>-95.372034404404502</c:v>
                </c:pt>
                <c:pt idx="2008">
                  <c:v>-93.013665516316408</c:v>
                </c:pt>
                <c:pt idx="2009">
                  <c:v>-90.264257905990092</c:v>
                </c:pt>
                <c:pt idx="2010">
                  <c:v>-87.389628307870282</c:v>
                </c:pt>
                <c:pt idx="2011">
                  <c:v>-84.675399801712885</c:v>
                </c:pt>
                <c:pt idx="2012">
                  <c:v>-82.398594745678636</c:v>
                </c:pt>
                <c:pt idx="2013">
                  <c:v>-80.74351769076506</c:v>
                </c:pt>
                <c:pt idx="2014">
                  <c:v>-79.658587696949766</c:v>
                </c:pt>
                <c:pt idx="2015">
                  <c:v>-78.850472563010769</c:v>
                </c:pt>
                <c:pt idx="2016">
                  <c:v>-77.980898171750553</c:v>
                </c:pt>
                <c:pt idx="2017">
                  <c:v>-76.723058868315533</c:v>
                </c:pt>
                <c:pt idx="2018">
                  <c:v>-74.898912530949232</c:v>
                </c:pt>
                <c:pt idx="2019">
                  <c:v>-72.636383040330259</c:v>
                </c:pt>
                <c:pt idx="2020">
                  <c:v>-70.298965199523636</c:v>
                </c:pt>
                <c:pt idx="2021">
                  <c:v>-68.235784695533169</c:v>
                </c:pt>
                <c:pt idx="2022">
                  <c:v>-66.55788622162251</c:v>
                </c:pt>
                <c:pt idx="2023">
                  <c:v>-65.201304897190056</c:v>
                </c:pt>
                <c:pt idx="2024">
                  <c:v>-63.989125279246245</c:v>
                </c:pt>
                <c:pt idx="2025">
                  <c:v>-62.715564473661317</c:v>
                </c:pt>
                <c:pt idx="2026">
                  <c:v>-61.339155364188095</c:v>
                </c:pt>
                <c:pt idx="2027">
                  <c:v>-59.957626416904333</c:v>
                </c:pt>
                <c:pt idx="2028">
                  <c:v>-58.741759548566243</c:v>
                </c:pt>
                <c:pt idx="2029">
                  <c:v>-57.841197637594924</c:v>
                </c:pt>
                <c:pt idx="2030">
                  <c:v>-57.266376584843023</c:v>
                </c:pt>
                <c:pt idx="2031">
                  <c:v>-56.84235079314616</c:v>
                </c:pt>
                <c:pt idx="2032">
                  <c:v>-56.333762717283236</c:v>
                </c:pt>
                <c:pt idx="2033">
                  <c:v>-55.57438958293757</c:v>
                </c:pt>
                <c:pt idx="2034">
                  <c:v>-54.504839851278817</c:v>
                </c:pt>
                <c:pt idx="2035">
                  <c:v>-53.18140831425324</c:v>
                </c:pt>
                <c:pt idx="2036">
                  <c:v>-51.747107227968165</c:v>
                </c:pt>
                <c:pt idx="2037">
                  <c:v>-50.389089043408802</c:v>
                </c:pt>
                <c:pt idx="2038">
                  <c:v>-49.280216462540629</c:v>
                </c:pt>
                <c:pt idx="2039">
                  <c:v>-48.335524353289813</c:v>
                </c:pt>
                <c:pt idx="2040">
                  <c:v>-47.341171526224016</c:v>
                </c:pt>
                <c:pt idx="2041">
                  <c:v>-46.369928355699535</c:v>
                </c:pt>
                <c:pt idx="2042">
                  <c:v>-45.537086968585541</c:v>
                </c:pt>
                <c:pt idx="2043">
                  <c:v>-44.823409309213829</c:v>
                </c:pt>
                <c:pt idx="2044">
                  <c:v>-44.110876343029553</c:v>
                </c:pt>
                <c:pt idx="2045">
                  <c:v>-43.290529596168959</c:v>
                </c:pt>
                <c:pt idx="2046">
                  <c:v>-42.34284016424558</c:v>
                </c:pt>
                <c:pt idx="2047">
                  <c:v>-41.352150840960668</c:v>
                </c:pt>
                <c:pt idx="2048">
                  <c:v>-40.414158164141455</c:v>
                </c:pt>
                <c:pt idx="2049">
                  <c:v>-39.624335960858623</c:v>
                </c:pt>
                <c:pt idx="2050">
                  <c:v>-38.992195981641451</c:v>
                </c:pt>
                <c:pt idx="2051">
                  <c:v>-38.442783042008621</c:v>
                </c:pt>
                <c:pt idx="2052">
                  <c:v>-37.877976861168449</c:v>
                </c:pt>
                <c:pt idx="2053">
                  <c:v>-37.226428203945076</c:v>
                </c:pt>
                <c:pt idx="2054">
                  <c:v>-36.499091839866175</c:v>
                </c:pt>
                <c:pt idx="2055">
                  <c:v>-35.748840803068852</c:v>
                </c:pt>
                <c:pt idx="2056">
                  <c:v>-35.025718947007476</c:v>
                </c:pt>
                <c:pt idx="2057">
                  <c:v>-34.369798248067326</c:v>
                </c:pt>
                <c:pt idx="2058">
                  <c:v>-33.798628643105985</c:v>
                </c:pt>
                <c:pt idx="2059">
                  <c:v>-33.268933630243865</c:v>
                </c:pt>
                <c:pt idx="2060">
                  <c:v>-32.686587137638988</c:v>
                </c:pt>
                <c:pt idx="2061">
                  <c:v>-31.952728254886207</c:v>
                </c:pt>
                <c:pt idx="2062">
                  <c:v>-31.041701189788483</c:v>
                </c:pt>
                <c:pt idx="2063">
                  <c:v>-30.022480385992711</c:v>
                </c:pt>
                <c:pt idx="2064">
                  <c:v>-28.983392298272857</c:v>
                </c:pt>
                <c:pt idx="2065">
                  <c:v>-27.996217712307402</c:v>
                </c:pt>
                <c:pt idx="2066">
                  <c:v>-27.120038058061251</c:v>
                </c:pt>
                <c:pt idx="2067">
                  <c:v>-26.414848816900026</c:v>
                </c:pt>
                <c:pt idx="2068">
                  <c:v>-25.894873840562024</c:v>
                </c:pt>
                <c:pt idx="2069">
                  <c:v>-25.545456343750782</c:v>
                </c:pt>
                <c:pt idx="2070">
                  <c:v>-25.334475816875766</c:v>
                </c:pt>
                <c:pt idx="2071">
                  <c:v>-25.222507280538252</c:v>
                </c:pt>
                <c:pt idx="2072">
                  <c:v>-25.215705014927487</c:v>
                </c:pt>
                <c:pt idx="2073">
                  <c:v>-25.369623634628937</c:v>
                </c:pt>
                <c:pt idx="2074">
                  <c:v>-25.395292361936356</c:v>
                </c:pt>
                <c:pt idx="2075">
                  <c:v>-25.241314654697629</c:v>
                </c:pt>
                <c:pt idx="2076">
                  <c:v>-24.930944201603676</c:v>
                </c:pt>
                <c:pt idx="2077">
                  <c:v>-24.466322357571599</c:v>
                </c:pt>
                <c:pt idx="2078">
                  <c:v>-23.887970450420166</c:v>
                </c:pt>
                <c:pt idx="2079">
                  <c:v>-23.320708721411759</c:v>
                </c:pt>
                <c:pt idx="2080">
                  <c:v>-22.896088486983523</c:v>
                </c:pt>
                <c:pt idx="2081">
                  <c:v>-22.624894557243852</c:v>
                </c:pt>
                <c:pt idx="2082">
                  <c:v>-22.470547786098976</c:v>
                </c:pt>
                <c:pt idx="2083">
                  <c:v>-22.396828550376998</c:v>
                </c:pt>
                <c:pt idx="2084">
                  <c:v>-22.340183279369459</c:v>
                </c:pt>
                <c:pt idx="2085">
                  <c:v>-22.24069751378207</c:v>
                </c:pt>
                <c:pt idx="2086">
                  <c:v>-22.086857263506431</c:v>
                </c:pt>
                <c:pt idx="2087">
                  <c:v>-21.910173278236304</c:v>
                </c:pt>
                <c:pt idx="2088">
                  <c:v>-21.766017772671574</c:v>
                </c:pt>
                <c:pt idx="2089">
                  <c:v>-21.626161057218141</c:v>
                </c:pt>
                <c:pt idx="2090">
                  <c:v>-21.456594216073778</c:v>
                </c:pt>
                <c:pt idx="2091">
                  <c:v>-21.226721191752304</c:v>
                </c:pt>
                <c:pt idx="2092">
                  <c:v>-20.958425707917261</c:v>
                </c:pt>
                <c:pt idx="2093">
                  <c:v>-20.669180033758913</c:v>
                </c:pt>
                <c:pt idx="2094">
                  <c:v>-20.376051233083732</c:v>
                </c:pt>
                <c:pt idx="2095">
                  <c:v>-20.111792228422058</c:v>
                </c:pt>
                <c:pt idx="2096">
                  <c:v>-19.888775683853616</c:v>
                </c:pt>
                <c:pt idx="2097">
                  <c:v>-19.696021690176543</c:v>
                </c:pt>
                <c:pt idx="2098">
                  <c:v>-19.522241596373014</c:v>
                </c:pt>
                <c:pt idx="2099">
                  <c:v>-19.362798584445553</c:v>
                </c:pt>
                <c:pt idx="2100">
                  <c:v>-19.230723952756641</c:v>
                </c:pt>
                <c:pt idx="2101">
                  <c:v>-19.12467867370151</c:v>
                </c:pt>
                <c:pt idx="2102">
                  <c:v>-19.017344780227482</c:v>
                </c:pt>
                <c:pt idx="2103">
                  <c:v>-18.877928504622933</c:v>
                </c:pt>
                <c:pt idx="2104">
                  <c:v>-18.693482854530473</c:v>
                </c:pt>
                <c:pt idx="2105">
                  <c:v>-18.472363997439864</c:v>
                </c:pt>
                <c:pt idx="2106">
                  <c:v>-18.251764237491066</c:v>
                </c:pt>
                <c:pt idx="2107">
                  <c:v>-18.074710612741246</c:v>
                </c:pt>
                <c:pt idx="2108">
                  <c:v>-17.971579080486421</c:v>
                </c:pt>
                <c:pt idx="2109">
                  <c:v>-17.95028019887669</c:v>
                </c:pt>
                <c:pt idx="2110">
                  <c:v>-17.998086634899156</c:v>
                </c:pt>
                <c:pt idx="2111">
                  <c:v>-18.056447422201174</c:v>
                </c:pt>
                <c:pt idx="2112">
                  <c:v>-18.065597653757148</c:v>
                </c:pt>
                <c:pt idx="2113">
                  <c:v>-17.989689940682005</c:v>
                </c:pt>
                <c:pt idx="2114">
                  <c:v>-17.838520081868367</c:v>
                </c:pt>
                <c:pt idx="2115">
                  <c:v>-17.660091800231001</c:v>
                </c:pt>
                <c:pt idx="2116">
                  <c:v>-17.518471664226382</c:v>
                </c:pt>
                <c:pt idx="2117">
                  <c:v>-17.450844690941853</c:v>
                </c:pt>
                <c:pt idx="2118">
                  <c:v>-17.424584777123012</c:v>
                </c:pt>
                <c:pt idx="2119">
                  <c:v>-17.357073501580551</c:v>
                </c:pt>
                <c:pt idx="2120">
                  <c:v>-17.172908371548942</c:v>
                </c:pt>
              </c:numCache>
            </c:numRef>
          </c:val>
          <c:smooth val="0"/>
          <c:extLst>
            <c:ext xmlns:c16="http://schemas.microsoft.com/office/drawing/2014/chart" uri="{C3380CC4-5D6E-409C-BE32-E72D297353CC}">
              <c16:uniqueId val="{00000000-2B8F-410D-9B0C-D70BDE7CE73B}"/>
            </c:ext>
          </c:extLst>
        </c:ser>
        <c:ser>
          <c:idx val="1"/>
          <c:order val="1"/>
          <c:tx>
            <c:strRef>
              <c:f>Sheet1!$M$1</c:f>
              <c:strCache>
                <c:ptCount val="1"/>
                <c:pt idx="0">
                  <c:v>Gyro_Y</c:v>
                </c:pt>
              </c:strCache>
            </c:strRef>
          </c:tx>
          <c:spPr>
            <a:ln w="28575" cap="rnd">
              <a:solidFill>
                <a:schemeClr val="accent2"/>
              </a:solidFill>
              <a:round/>
            </a:ln>
            <a:effectLst/>
          </c:spPr>
          <c:marker>
            <c:symbol val="none"/>
          </c:marker>
          <c:val>
            <c:numRef>
              <c:f>Sheet1!$M$2:$M$2122</c:f>
              <c:numCache>
                <c:formatCode>General</c:formatCode>
                <c:ptCount val="2121"/>
                <c:pt idx="0">
                  <c:v>2.0636540000000002E-2</c:v>
                </c:pt>
                <c:pt idx="1">
                  <c:v>8.2632749200000008E-2</c:v>
                </c:pt>
                <c:pt idx="2">
                  <c:v>0.19976881421600001</c:v>
                </c:pt>
                <c:pt idx="3">
                  <c:v>0.36900587793167999</c:v>
                </c:pt>
                <c:pt idx="4">
                  <c:v>0.55891286037304644</c:v>
                </c:pt>
                <c:pt idx="5">
                  <c:v>0.68013992316558558</c:v>
                </c:pt>
                <c:pt idx="6">
                  <c:v>0.75753648470227375</c:v>
                </c:pt>
                <c:pt idx="7">
                  <c:v>0.91380335500822818</c:v>
                </c:pt>
                <c:pt idx="8">
                  <c:v>1.0950446879080638</c:v>
                </c:pt>
                <c:pt idx="9">
                  <c:v>1.0894639541499027</c:v>
                </c:pt>
                <c:pt idx="10">
                  <c:v>0.98887365506690472</c:v>
                </c:pt>
                <c:pt idx="11">
                  <c:v>0.9600813219655665</c:v>
                </c:pt>
                <c:pt idx="12">
                  <c:v>0.97989455552625504</c:v>
                </c:pt>
                <c:pt idx="13">
                  <c:v>0.94499342441572987</c:v>
                </c:pt>
                <c:pt idx="14">
                  <c:v>0.76241593592741519</c:v>
                </c:pt>
                <c:pt idx="15">
                  <c:v>0.43317033720886688</c:v>
                </c:pt>
                <c:pt idx="16">
                  <c:v>8.595027046468956E-2</c:v>
                </c:pt>
                <c:pt idx="17">
                  <c:v>-0.16979307494460424</c:v>
                </c:pt>
                <c:pt idx="18">
                  <c:v>-0.33745823344571213</c:v>
                </c:pt>
                <c:pt idx="19">
                  <c:v>-0.55351108877679789</c:v>
                </c:pt>
                <c:pt idx="20">
                  <c:v>-0.85547286700126191</c:v>
                </c:pt>
                <c:pt idx="21">
                  <c:v>-1.1339827096612365</c:v>
                </c:pt>
                <c:pt idx="22">
                  <c:v>-1.2842397754680119</c:v>
                </c:pt>
                <c:pt idx="23">
                  <c:v>-1.2841257599586517</c:v>
                </c:pt>
                <c:pt idx="24">
                  <c:v>-1.2943541447594789</c:v>
                </c:pt>
                <c:pt idx="25">
                  <c:v>-1.5192878218642893</c:v>
                </c:pt>
                <c:pt idx="26">
                  <c:v>-1.8056144654270037</c:v>
                </c:pt>
                <c:pt idx="27">
                  <c:v>-2.0362961161184638</c:v>
                </c:pt>
                <c:pt idx="28">
                  <c:v>-2.1707927537960945</c:v>
                </c:pt>
                <c:pt idx="29">
                  <c:v>-2.1320336587201725</c:v>
                </c:pt>
                <c:pt idx="30">
                  <c:v>-1.898640305545769</c:v>
                </c:pt>
                <c:pt idx="31">
                  <c:v>-1.5696991394348536</c:v>
                </c:pt>
                <c:pt idx="32">
                  <c:v>-1.4731479566461563</c:v>
                </c:pt>
                <c:pt idx="33">
                  <c:v>-1.7227603975132333</c:v>
                </c:pt>
                <c:pt idx="34">
                  <c:v>-2.2751254895629689</c:v>
                </c:pt>
                <c:pt idx="35">
                  <c:v>-3.1515205597717095</c:v>
                </c:pt>
                <c:pt idx="36">
                  <c:v>-4.3156761485762756</c:v>
                </c:pt>
                <c:pt idx="37">
                  <c:v>-5.5495997456047501</c:v>
                </c:pt>
                <c:pt idx="38">
                  <c:v>-6.6747168506926551</c:v>
                </c:pt>
                <c:pt idx="39">
                  <c:v>-7.4845120336788025</c:v>
                </c:pt>
                <c:pt idx="40">
                  <c:v>-7.7779721330052265</c:v>
                </c:pt>
                <c:pt idx="41">
                  <c:v>-7.7079502103451221</c:v>
                </c:pt>
                <c:pt idx="42">
                  <c:v>-7.4398050861382199</c:v>
                </c:pt>
                <c:pt idx="43">
                  <c:v>-7.1699786844154554</c:v>
                </c:pt>
                <c:pt idx="44">
                  <c:v>-7.018806150727146</c:v>
                </c:pt>
                <c:pt idx="45">
                  <c:v>-7.0206035677126026</c:v>
                </c:pt>
                <c:pt idx="46">
                  <c:v>-7.1696625763583501</c:v>
                </c:pt>
                <c:pt idx="47">
                  <c:v>-7.606487304831183</c:v>
                </c:pt>
                <c:pt idx="48">
                  <c:v>-8.3830109187345592</c:v>
                </c:pt>
                <c:pt idx="49">
                  <c:v>-9.5046901803598676</c:v>
                </c:pt>
                <c:pt idx="50">
                  <c:v>-10.963519996752671</c:v>
                </c:pt>
                <c:pt idx="51">
                  <c:v>-12.630578156817617</c:v>
                </c:pt>
                <c:pt idx="52">
                  <c:v>-14.647449473681263</c:v>
                </c:pt>
                <c:pt idx="53">
                  <c:v>-17.040602444207639</c:v>
                </c:pt>
                <c:pt idx="54">
                  <c:v>-19.785385655323484</c:v>
                </c:pt>
                <c:pt idx="55">
                  <c:v>-22.905079922217016</c:v>
                </c:pt>
                <c:pt idx="56">
                  <c:v>-26.403739383772677</c:v>
                </c:pt>
                <c:pt idx="57">
                  <c:v>-30.070960576097225</c:v>
                </c:pt>
                <c:pt idx="58">
                  <c:v>-33.650911664575275</c:v>
                </c:pt>
                <c:pt idx="59">
                  <c:v>-37.100025531283762</c:v>
                </c:pt>
                <c:pt idx="60">
                  <c:v>-40.477379620658084</c:v>
                </c:pt>
                <c:pt idx="61">
                  <c:v>-43.891444688244917</c:v>
                </c:pt>
                <c:pt idx="62">
                  <c:v>-47.210565314480014</c:v>
                </c:pt>
                <c:pt idx="63">
                  <c:v>-50.474291908190409</c:v>
                </c:pt>
                <c:pt idx="64">
                  <c:v>-53.835712330026595</c:v>
                </c:pt>
                <c:pt idx="65">
                  <c:v>-57.389267863426063</c:v>
                </c:pt>
                <c:pt idx="66">
                  <c:v>-60.938122866157542</c:v>
                </c:pt>
                <c:pt idx="67">
                  <c:v>-64.361942168834389</c:v>
                </c:pt>
                <c:pt idx="68">
                  <c:v>-67.385795285457704</c:v>
                </c:pt>
                <c:pt idx="69">
                  <c:v>-70.03830903974854</c:v>
                </c:pt>
                <c:pt idx="70">
                  <c:v>-72.536816398953562</c:v>
                </c:pt>
                <c:pt idx="71">
                  <c:v>-74.974054870974498</c:v>
                </c:pt>
                <c:pt idx="72">
                  <c:v>-77.652955393555004</c:v>
                </c:pt>
                <c:pt idx="73">
                  <c:v>-80.881824165683895</c:v>
                </c:pt>
                <c:pt idx="74">
                  <c:v>-84.679078022370206</c:v>
                </c:pt>
                <c:pt idx="75">
                  <c:v>-88.938702901922809</c:v>
                </c:pt>
                <c:pt idx="76">
                  <c:v>-93.02083984388436</c:v>
                </c:pt>
                <c:pt idx="77">
                  <c:v>-96.492785407006664</c:v>
                </c:pt>
                <c:pt idx="78">
                  <c:v>-99.26826691886653</c:v>
                </c:pt>
                <c:pt idx="79">
                  <c:v>-101.4205877804892</c:v>
                </c:pt>
                <c:pt idx="80">
                  <c:v>-103.47515894487941</c:v>
                </c:pt>
                <c:pt idx="81">
                  <c:v>-105.84239230598183</c:v>
                </c:pt>
                <c:pt idx="82">
                  <c:v>-108.74602995986218</c:v>
                </c:pt>
                <c:pt idx="83">
                  <c:v>-112.07378170066494</c:v>
                </c:pt>
                <c:pt idx="84">
                  <c:v>-115.78948012665163</c:v>
                </c:pt>
                <c:pt idx="85">
                  <c:v>-119.85802302411859</c:v>
                </c:pt>
                <c:pt idx="86">
                  <c:v>-124.17116286363623</c:v>
                </c:pt>
                <c:pt idx="87">
                  <c:v>-128.59967528636349</c:v>
                </c:pt>
                <c:pt idx="88">
                  <c:v>-132.95066040063622</c:v>
                </c:pt>
                <c:pt idx="89">
                  <c:v>-136.99627861262348</c:v>
                </c:pt>
                <c:pt idx="90">
                  <c:v>-140.52885734037105</c:v>
                </c:pt>
                <c:pt idx="91">
                  <c:v>-143.64206739356362</c:v>
                </c:pt>
                <c:pt idx="92">
                  <c:v>-146.54543578569235</c:v>
                </c:pt>
                <c:pt idx="93">
                  <c:v>-149.30063828997854</c:v>
                </c:pt>
                <c:pt idx="94">
                  <c:v>-151.92367202417896</c:v>
                </c:pt>
                <c:pt idx="95">
                  <c:v>-154.38993146369535</c:v>
                </c:pt>
                <c:pt idx="96">
                  <c:v>-156.63646927442144</c:v>
                </c:pt>
                <c:pt idx="97">
                  <c:v>-158.604574668933</c:v>
                </c:pt>
                <c:pt idx="98">
                  <c:v>-160.27583717555433</c:v>
                </c:pt>
                <c:pt idx="99">
                  <c:v>-161.75487369204325</c:v>
                </c:pt>
                <c:pt idx="100">
                  <c:v>-163.44164335820238</c:v>
                </c:pt>
                <c:pt idx="101">
                  <c:v>-165.39340335103833</c:v>
                </c:pt>
                <c:pt idx="102">
                  <c:v>-167.23346946401756</c:v>
                </c:pt>
                <c:pt idx="103">
                  <c:v>-168.59541265473723</c:v>
                </c:pt>
                <c:pt idx="104">
                  <c:v>-169.32719884164246</c:v>
                </c:pt>
                <c:pt idx="105">
                  <c:v>-169.57479786480963</c:v>
                </c:pt>
                <c:pt idx="106">
                  <c:v>-169.52118442751342</c:v>
                </c:pt>
                <c:pt idx="107">
                  <c:v>-169.64507243896315</c:v>
                </c:pt>
                <c:pt idx="108">
                  <c:v>-170.24018827018389</c:v>
                </c:pt>
                <c:pt idx="109">
                  <c:v>-171.22846640478022</c:v>
                </c:pt>
                <c:pt idx="110">
                  <c:v>-172.49316033668458</c:v>
                </c:pt>
                <c:pt idx="111">
                  <c:v>-173.78919530995086</c:v>
                </c:pt>
                <c:pt idx="112">
                  <c:v>-174.72866192375184</c:v>
                </c:pt>
                <c:pt idx="113">
                  <c:v>-175.0381419052768</c:v>
                </c:pt>
                <c:pt idx="114">
                  <c:v>-174.64187428717125</c:v>
                </c:pt>
                <c:pt idx="115">
                  <c:v>-173.57368676142781</c:v>
                </c:pt>
                <c:pt idx="116">
                  <c:v>-171.99044088619925</c:v>
                </c:pt>
                <c:pt idx="117">
                  <c:v>-170.38797154847524</c:v>
                </c:pt>
                <c:pt idx="118">
                  <c:v>-169.24043343750574</c:v>
                </c:pt>
                <c:pt idx="119">
                  <c:v>-168.50204178875563</c:v>
                </c:pt>
                <c:pt idx="120">
                  <c:v>-167.84976153298049</c:v>
                </c:pt>
                <c:pt idx="121">
                  <c:v>-167.05903656232087</c:v>
                </c:pt>
                <c:pt idx="122">
                  <c:v>-165.90767135107444</c:v>
                </c:pt>
                <c:pt idx="123">
                  <c:v>-164.31964640405295</c:v>
                </c:pt>
                <c:pt idx="124">
                  <c:v>-162.50178223597186</c:v>
                </c:pt>
                <c:pt idx="125">
                  <c:v>-160.82657695125241</c:v>
                </c:pt>
                <c:pt idx="126">
                  <c:v>-159.58749969222737</c:v>
                </c:pt>
                <c:pt idx="127">
                  <c:v>-158.77000191838283</c:v>
                </c:pt>
                <c:pt idx="128">
                  <c:v>-158.17792034001519</c:v>
                </c:pt>
                <c:pt idx="129">
                  <c:v>-157.44444631321485</c:v>
                </c:pt>
                <c:pt idx="130">
                  <c:v>-156.35726352695056</c:v>
                </c:pt>
                <c:pt idx="131">
                  <c:v>-154.83505741641153</c:v>
                </c:pt>
                <c:pt idx="132">
                  <c:v>-152.86691430808332</c:v>
                </c:pt>
                <c:pt idx="133">
                  <c:v>-150.49203118192167</c:v>
                </c:pt>
                <c:pt idx="134">
                  <c:v>-147.86773839828325</c:v>
                </c:pt>
                <c:pt idx="135">
                  <c:v>-145.34750285031757</c:v>
                </c:pt>
                <c:pt idx="136">
                  <c:v>-143.27383217331123</c:v>
                </c:pt>
                <c:pt idx="137">
                  <c:v>-141.55689546984499</c:v>
                </c:pt>
                <c:pt idx="138">
                  <c:v>-139.88472268044811</c:v>
                </c:pt>
                <c:pt idx="139">
                  <c:v>-137.90753670683912</c:v>
                </c:pt>
                <c:pt idx="140">
                  <c:v>-135.35744031270232</c:v>
                </c:pt>
                <c:pt idx="141">
                  <c:v>-132.18718116644831</c:v>
                </c:pt>
                <c:pt idx="142">
                  <c:v>-128.78391318311935</c:v>
                </c:pt>
                <c:pt idx="143">
                  <c:v>-125.58391479945695</c:v>
                </c:pt>
                <c:pt idx="144">
                  <c:v>-122.7436939434678</c:v>
                </c:pt>
                <c:pt idx="145">
                  <c:v>-120.10113414459845</c:v>
                </c:pt>
                <c:pt idx="146">
                  <c:v>-117.39022610170649</c:v>
                </c:pt>
                <c:pt idx="147">
                  <c:v>-114.38287543967236</c:v>
                </c:pt>
                <c:pt idx="148">
                  <c:v>-110.91192841087891</c:v>
                </c:pt>
                <c:pt idx="149">
                  <c:v>-107.06358006266134</c:v>
                </c:pt>
                <c:pt idx="150">
                  <c:v>-103.1017625014081</c:v>
                </c:pt>
                <c:pt idx="151">
                  <c:v>-99.333922551379928</c:v>
                </c:pt>
                <c:pt idx="152">
                  <c:v>-95.988139640352315</c:v>
                </c:pt>
                <c:pt idx="153">
                  <c:v>-93.093899127545271</c:v>
                </c:pt>
                <c:pt idx="154">
                  <c:v>-90.418117164994371</c:v>
                </c:pt>
                <c:pt idx="155">
                  <c:v>-87.585148841694476</c:v>
                </c:pt>
                <c:pt idx="156">
                  <c:v>-84.348998924860595</c:v>
                </c:pt>
                <c:pt idx="157">
                  <c:v>-80.800479146363386</c:v>
                </c:pt>
                <c:pt idx="158">
                  <c:v>-77.103070283436111</c:v>
                </c:pt>
                <c:pt idx="159">
                  <c:v>-73.490728697767381</c:v>
                </c:pt>
                <c:pt idx="160">
                  <c:v>-70.16221544381203</c:v>
                </c:pt>
                <c:pt idx="161">
                  <c:v>-67.170860034935785</c:v>
                </c:pt>
                <c:pt idx="162">
                  <c:v>-64.428304174237056</c:v>
                </c:pt>
                <c:pt idx="163">
                  <c:v>-61.771917390752314</c:v>
                </c:pt>
                <c:pt idx="164">
                  <c:v>-58.965407902937258</c:v>
                </c:pt>
                <c:pt idx="165">
                  <c:v>-55.895558284878511</c:v>
                </c:pt>
                <c:pt idx="166">
                  <c:v>-52.548074679180942</c:v>
                </c:pt>
                <c:pt idx="167">
                  <c:v>-49.041206485597321</c:v>
                </c:pt>
                <c:pt idx="168">
                  <c:v>-45.639921895885379</c:v>
                </c:pt>
                <c:pt idx="169">
                  <c:v>-42.668906977967673</c:v>
                </c:pt>
                <c:pt idx="170">
                  <c:v>-40.175950858408314</c:v>
                </c:pt>
                <c:pt idx="171">
                  <c:v>-37.81217132124015</c:v>
                </c:pt>
                <c:pt idx="172">
                  <c:v>-35.239359474815352</c:v>
                </c:pt>
                <c:pt idx="173">
                  <c:v>-32.443639725319038</c:v>
                </c:pt>
                <c:pt idx="174">
                  <c:v>-29.547808450812656</c:v>
                </c:pt>
                <c:pt idx="175">
                  <c:v>-26.854980161796401</c:v>
                </c:pt>
                <c:pt idx="176">
                  <c:v>-24.455271238560474</c:v>
                </c:pt>
                <c:pt idx="177">
                  <c:v>-22.050553353789265</c:v>
                </c:pt>
                <c:pt idx="178">
                  <c:v>-19.695748766713482</c:v>
                </c:pt>
                <c:pt idx="179">
                  <c:v>-17.594521011379211</c:v>
                </c:pt>
                <c:pt idx="180">
                  <c:v>-15.747686771151626</c:v>
                </c:pt>
                <c:pt idx="181">
                  <c:v>-14.032480155728594</c:v>
                </c:pt>
                <c:pt idx="182">
                  <c:v>-12.469113392614021</c:v>
                </c:pt>
                <c:pt idx="183">
                  <c:v>-11.146246024761739</c:v>
                </c:pt>
                <c:pt idx="184">
                  <c:v>-9.9870516042665045</c:v>
                </c:pt>
                <c:pt idx="185">
                  <c:v>-8.7991770121811737</c:v>
                </c:pt>
                <c:pt idx="186">
                  <c:v>-7.5580070319375503</c:v>
                </c:pt>
                <c:pt idx="187">
                  <c:v>-6.360583651298799</c:v>
                </c:pt>
                <c:pt idx="188">
                  <c:v>-5.3082417782728228</c:v>
                </c:pt>
                <c:pt idx="189">
                  <c:v>-4.5202366427073661</c:v>
                </c:pt>
                <c:pt idx="190">
                  <c:v>-4.115900969853219</c:v>
                </c:pt>
                <c:pt idx="191">
                  <c:v>-4.038684750456154</c:v>
                </c:pt>
                <c:pt idx="192">
                  <c:v>-4.2056677754470311</c:v>
                </c:pt>
                <c:pt idx="193">
                  <c:v>-4.5603899599380906</c:v>
                </c:pt>
                <c:pt idx="194">
                  <c:v>-5.0886385207393294</c:v>
                </c:pt>
                <c:pt idx="195">
                  <c:v>-5.7387804503245423</c:v>
                </c:pt>
                <c:pt idx="196">
                  <c:v>-6.3994790813180513</c:v>
                </c:pt>
                <c:pt idx="197">
                  <c:v>-6.9857018996916898</c:v>
                </c:pt>
                <c:pt idx="198">
                  <c:v>-7.5066642416978562</c:v>
                </c:pt>
                <c:pt idx="199">
                  <c:v>-7.9820179768638981</c:v>
                </c:pt>
                <c:pt idx="200">
                  <c:v>-8.4889691973266199</c:v>
                </c:pt>
                <c:pt idx="201">
                  <c:v>-9.0552541333800871</c:v>
                </c:pt>
                <c:pt idx="202">
                  <c:v>-9.7332877107124851</c:v>
                </c:pt>
                <c:pt idx="203">
                  <c:v>-10.577244596498234</c:v>
                </c:pt>
                <c:pt idx="204">
                  <c:v>-11.606079704568268</c:v>
                </c:pt>
                <c:pt idx="205">
                  <c:v>-12.765556990476901</c:v>
                </c:pt>
                <c:pt idx="206">
                  <c:v>-13.911801610667363</c:v>
                </c:pt>
                <c:pt idx="207">
                  <c:v>-14.949395518454015</c:v>
                </c:pt>
                <c:pt idx="208">
                  <c:v>-15.914687768084933</c:v>
                </c:pt>
                <c:pt idx="209">
                  <c:v>-16.945915912723233</c:v>
                </c:pt>
                <c:pt idx="210">
                  <c:v>-18.050063314468773</c:v>
                </c:pt>
                <c:pt idx="211">
                  <c:v>-19.177790248179395</c:v>
                </c:pt>
                <c:pt idx="212">
                  <c:v>-20.407385963215805</c:v>
                </c:pt>
                <c:pt idx="213">
                  <c:v>-21.760285403951489</c:v>
                </c:pt>
                <c:pt idx="214">
                  <c:v>-23.20792567587246</c:v>
                </c:pt>
                <c:pt idx="215">
                  <c:v>-24.654809442355013</c:v>
                </c:pt>
                <c:pt idx="216">
                  <c:v>-26.033200553507914</c:v>
                </c:pt>
                <c:pt idx="217">
                  <c:v>-27.246923682437757</c:v>
                </c:pt>
                <c:pt idx="218">
                  <c:v>-28.069435868789004</c:v>
                </c:pt>
                <c:pt idx="219">
                  <c:v>-28.371168671413223</c:v>
                </c:pt>
                <c:pt idx="220">
                  <c:v>-28.306912977984958</c:v>
                </c:pt>
                <c:pt idx="221">
                  <c:v>-28.218189598425258</c:v>
                </c:pt>
                <c:pt idx="222">
                  <c:v>-28.620831706456752</c:v>
                </c:pt>
                <c:pt idx="223">
                  <c:v>-30.023578072327613</c:v>
                </c:pt>
                <c:pt idx="224">
                  <c:v>-32.35021649088106</c:v>
                </c:pt>
                <c:pt idx="225">
                  <c:v>-34.924266941063436</c:v>
                </c:pt>
                <c:pt idx="226">
                  <c:v>-37.02491388224216</c:v>
                </c:pt>
                <c:pt idx="227">
                  <c:v>-38.120882624597314</c:v>
                </c:pt>
                <c:pt idx="228">
                  <c:v>-38.069789272105368</c:v>
                </c:pt>
                <c:pt idx="229">
                  <c:v>-37.179679886663259</c:v>
                </c:pt>
                <c:pt idx="230">
                  <c:v>-36.275562688929995</c:v>
                </c:pt>
                <c:pt idx="231">
                  <c:v>-35.943207175151393</c:v>
                </c:pt>
                <c:pt idx="232">
                  <c:v>-36.135399431648366</c:v>
                </c:pt>
                <c:pt idx="233">
                  <c:v>-36.289786803015396</c:v>
                </c:pt>
                <c:pt idx="234">
                  <c:v>-35.690567726955088</c:v>
                </c:pt>
                <c:pt idx="235">
                  <c:v>-34.078361592415988</c:v>
                </c:pt>
                <c:pt idx="236">
                  <c:v>-31.717061300567671</c:v>
                </c:pt>
                <c:pt idx="237">
                  <c:v>-29.301799034556318</c:v>
                </c:pt>
                <c:pt idx="238">
                  <c:v>-27.550847933865192</c:v>
                </c:pt>
                <c:pt idx="239">
                  <c:v>-26.927666775187888</c:v>
                </c:pt>
                <c:pt idx="240">
                  <c:v>-27.297283019684127</c:v>
                </c:pt>
                <c:pt idx="241">
                  <c:v>-28.011199579290444</c:v>
                </c:pt>
                <c:pt idx="242">
                  <c:v>-28.412591147704635</c:v>
                </c:pt>
                <c:pt idx="243">
                  <c:v>-28.208610084750543</c:v>
                </c:pt>
                <c:pt idx="244">
                  <c:v>-27.538754683055533</c:v>
                </c:pt>
                <c:pt idx="245">
                  <c:v>-26.753544609394421</c:v>
                </c:pt>
                <c:pt idx="246">
                  <c:v>-26.202375517206534</c:v>
                </c:pt>
                <c:pt idx="247">
                  <c:v>-25.8815773468624</c:v>
                </c:pt>
                <c:pt idx="248">
                  <c:v>-25.55033991992515</c:v>
                </c:pt>
                <c:pt idx="249">
                  <c:v>-25.051509001526647</c:v>
                </c:pt>
                <c:pt idx="250">
                  <c:v>-24.340746861496115</c:v>
                </c:pt>
                <c:pt idx="251">
                  <c:v>-23.470500604266192</c:v>
                </c:pt>
                <c:pt idx="252">
                  <c:v>-22.587917892180865</c:v>
                </c:pt>
                <c:pt idx="253">
                  <c:v>-21.793348134337247</c:v>
                </c:pt>
                <c:pt idx="254">
                  <c:v>-21.043492631650501</c:v>
                </c:pt>
                <c:pt idx="255">
                  <c:v>-20.211351819017491</c:v>
                </c:pt>
                <c:pt idx="256">
                  <c:v>-19.225109502637142</c:v>
                </c:pt>
                <c:pt idx="257">
                  <c:v>-18.035697592584398</c:v>
                </c:pt>
                <c:pt idx="258">
                  <c:v>-16.646584480732709</c:v>
                </c:pt>
                <c:pt idx="259">
                  <c:v>-15.126917691118056</c:v>
                </c:pt>
                <c:pt idx="260">
                  <c:v>-13.655690717295695</c:v>
                </c:pt>
                <c:pt idx="261">
                  <c:v>-12.326820782949779</c:v>
                </c:pt>
                <c:pt idx="262">
                  <c:v>-11.057585427290784</c:v>
                </c:pt>
                <c:pt idx="263">
                  <c:v>-9.7691235987449669</c:v>
                </c:pt>
                <c:pt idx="264">
                  <c:v>-8.3317562267700662</c:v>
                </c:pt>
                <c:pt idx="265">
                  <c:v>-6.6389304022346654</c:v>
                </c:pt>
                <c:pt idx="266">
                  <c:v>-4.6839641541899724</c:v>
                </c:pt>
                <c:pt idx="267">
                  <c:v>-2.5414747111061731</c:v>
                </c:pt>
                <c:pt idx="268">
                  <c:v>-0.37871361688404959</c:v>
                </c:pt>
                <c:pt idx="269">
                  <c:v>1.6801910754536316</c:v>
                </c:pt>
                <c:pt idx="270">
                  <c:v>3.5944544939445588</c:v>
                </c:pt>
                <c:pt idx="271">
                  <c:v>5.3574217040656675</c:v>
                </c:pt>
                <c:pt idx="272">
                  <c:v>6.8963676899843538</c:v>
                </c:pt>
                <c:pt idx="273">
                  <c:v>8.1960638761846649</c:v>
                </c:pt>
                <c:pt idx="274">
                  <c:v>9.4458577786609705</c:v>
                </c:pt>
                <c:pt idx="275">
                  <c:v>10.803766803087752</c:v>
                </c:pt>
                <c:pt idx="276">
                  <c:v>12.396051087025997</c:v>
                </c:pt>
                <c:pt idx="277">
                  <c:v>14.294402945285476</c:v>
                </c:pt>
                <c:pt idx="278">
                  <c:v>16.295977106379762</c:v>
                </c:pt>
                <c:pt idx="279">
                  <c:v>17.973900044252165</c:v>
                </c:pt>
                <c:pt idx="280">
                  <c:v>19.159651103367121</c:v>
                </c:pt>
                <c:pt idx="281">
                  <c:v>20.131380981299777</c:v>
                </c:pt>
                <c:pt idx="282">
                  <c:v>21.256249221673784</c:v>
                </c:pt>
                <c:pt idx="283">
                  <c:v>22.698574557240306</c:v>
                </c:pt>
                <c:pt idx="284">
                  <c:v>24.262359186095502</c:v>
                </c:pt>
                <c:pt idx="285">
                  <c:v>25.53444104237359</c:v>
                </c:pt>
                <c:pt idx="286">
                  <c:v>26.47254116152612</c:v>
                </c:pt>
                <c:pt idx="287">
                  <c:v>27.198954278295599</c:v>
                </c:pt>
                <c:pt idx="288">
                  <c:v>27.801132272729685</c:v>
                </c:pt>
                <c:pt idx="289">
                  <c:v>28.355023147275087</c:v>
                </c:pt>
                <c:pt idx="290">
                  <c:v>28.845998944329587</c:v>
                </c:pt>
                <c:pt idx="291">
                  <c:v>29.094315425442996</c:v>
                </c:pt>
                <c:pt idx="292">
                  <c:v>28.940775836934133</c:v>
                </c:pt>
                <c:pt idx="293">
                  <c:v>28.541557700195447</c:v>
                </c:pt>
                <c:pt idx="294">
                  <c:v>28.105856846191539</c:v>
                </c:pt>
                <c:pt idx="295">
                  <c:v>27.825126709267707</c:v>
                </c:pt>
                <c:pt idx="296">
                  <c:v>27.665715575082352</c:v>
                </c:pt>
                <c:pt idx="297">
                  <c:v>27.403552563580703</c:v>
                </c:pt>
                <c:pt idx="298">
                  <c:v>26.878507772309092</c:v>
                </c:pt>
                <c:pt idx="299">
                  <c:v>26.031790536862911</c:v>
                </c:pt>
                <c:pt idx="300">
                  <c:v>24.841466726125653</c:v>
                </c:pt>
                <c:pt idx="301">
                  <c:v>23.310218011603141</c:v>
                </c:pt>
                <c:pt idx="302">
                  <c:v>21.58386851137108</c:v>
                </c:pt>
                <c:pt idx="303">
                  <c:v>19.807266121143659</c:v>
                </c:pt>
                <c:pt idx="304">
                  <c:v>18.232745358720784</c:v>
                </c:pt>
                <c:pt idx="305">
                  <c:v>17.074022131546368</c:v>
                </c:pt>
                <c:pt idx="306">
                  <c:v>16.191714468915439</c:v>
                </c:pt>
                <c:pt idx="307">
                  <c:v>15.403126099537129</c:v>
                </c:pt>
                <c:pt idx="308">
                  <c:v>14.633805477546387</c:v>
                </c:pt>
                <c:pt idx="309">
                  <c:v>13.871565167995458</c:v>
                </c:pt>
                <c:pt idx="310">
                  <c:v>13.009153564635549</c:v>
                </c:pt>
                <c:pt idx="311">
                  <c:v>11.951894953342837</c:v>
                </c:pt>
                <c:pt idx="312">
                  <c:v>10.650450814275981</c:v>
                </c:pt>
                <c:pt idx="313">
                  <c:v>9.0944284779904621</c:v>
                </c:pt>
                <c:pt idx="314">
                  <c:v>7.2279816084306532</c:v>
                </c:pt>
                <c:pt idx="315">
                  <c:v>5.0642249562620396</c:v>
                </c:pt>
                <c:pt idx="316">
                  <c:v>2.6548181371367989</c:v>
                </c:pt>
                <c:pt idx="317">
                  <c:v>0.10986829439406313</c:v>
                </c:pt>
                <c:pt idx="318">
                  <c:v>-2.3597675514938183</c:v>
                </c:pt>
                <c:pt idx="319">
                  <c:v>-4.614243840463943</c:v>
                </c:pt>
                <c:pt idx="320">
                  <c:v>-6.5297552036546644</c:v>
                </c:pt>
                <c:pt idx="321">
                  <c:v>-8.1142918195815703</c:v>
                </c:pt>
                <c:pt idx="322">
                  <c:v>-9.8321130031899369</c:v>
                </c:pt>
                <c:pt idx="323">
                  <c:v>-12.308077623126138</c:v>
                </c:pt>
                <c:pt idx="324">
                  <c:v>-15.613391230663616</c:v>
                </c:pt>
                <c:pt idx="325">
                  <c:v>-19.256161106050346</c:v>
                </c:pt>
                <c:pt idx="326">
                  <c:v>-22.34099668392934</c:v>
                </c:pt>
                <c:pt idx="327">
                  <c:v>-23.900359410250754</c:v>
                </c:pt>
                <c:pt idx="328">
                  <c:v>-23.55977582204574</c:v>
                </c:pt>
                <c:pt idx="329">
                  <c:v>-21.645548625604825</c:v>
                </c:pt>
                <c:pt idx="330">
                  <c:v>-19.255867533092726</c:v>
                </c:pt>
                <c:pt idx="331">
                  <c:v>-17.893745882430867</c:v>
                </c:pt>
                <c:pt idx="332">
                  <c:v>-18.287554284782249</c:v>
                </c:pt>
                <c:pt idx="333">
                  <c:v>-19.735895739086601</c:v>
                </c:pt>
                <c:pt idx="334">
                  <c:v>-21.149130184304866</c:v>
                </c:pt>
                <c:pt idx="335">
                  <c:v>-21.903776200618768</c:v>
                </c:pt>
                <c:pt idx="336">
                  <c:v>-21.980348796606396</c:v>
                </c:pt>
                <c:pt idx="337">
                  <c:v>-21.276425180674266</c:v>
                </c:pt>
                <c:pt idx="338">
                  <c:v>-19.619338857060782</c:v>
                </c:pt>
                <c:pt idx="339">
                  <c:v>-17.653678599919566</c:v>
                </c:pt>
                <c:pt idx="340">
                  <c:v>-16.027129267921175</c:v>
                </c:pt>
                <c:pt idx="341">
                  <c:v>-15.050562702562752</c:v>
                </c:pt>
                <c:pt idx="342">
                  <c:v>-14.701355388511496</c:v>
                </c:pt>
                <c:pt idx="343">
                  <c:v>-14.591073720741266</c:v>
                </c:pt>
                <c:pt idx="344">
                  <c:v>-14.174635666326441</c:v>
                </c:pt>
                <c:pt idx="345">
                  <c:v>-13.185637672999913</c:v>
                </c:pt>
                <c:pt idx="346">
                  <c:v>-11.773604599539917</c:v>
                </c:pt>
                <c:pt idx="347">
                  <c:v>-10.292781867549119</c:v>
                </c:pt>
                <c:pt idx="348">
                  <c:v>-9.1033995501981355</c:v>
                </c:pt>
                <c:pt idx="349">
                  <c:v>-8.3532748791941724</c:v>
                </c:pt>
                <c:pt idx="350">
                  <c:v>-7.9833462216102893</c:v>
                </c:pt>
                <c:pt idx="351">
                  <c:v>-7.9292080971780843</c:v>
                </c:pt>
                <c:pt idx="352">
                  <c:v>-8.1189223752345221</c:v>
                </c:pt>
                <c:pt idx="353">
                  <c:v>-8.4176364677298299</c:v>
                </c:pt>
                <c:pt idx="354">
                  <c:v>-8.7918465983752334</c:v>
                </c:pt>
                <c:pt idx="355">
                  <c:v>-9.1195556464077274</c:v>
                </c:pt>
                <c:pt idx="356">
                  <c:v>-9.3011246134795726</c:v>
                </c:pt>
                <c:pt idx="357">
                  <c:v>-9.3192223012099813</c:v>
                </c:pt>
                <c:pt idx="358">
                  <c:v>-9.1823116151857818</c:v>
                </c:pt>
                <c:pt idx="359">
                  <c:v>-9.0760463828820672</c:v>
                </c:pt>
                <c:pt idx="360">
                  <c:v>-9.1193906152244253</c:v>
                </c:pt>
                <c:pt idx="361">
                  <c:v>-9.3290431429199359</c:v>
                </c:pt>
                <c:pt idx="362">
                  <c:v>-9.6273460400615356</c:v>
                </c:pt>
                <c:pt idx="363">
                  <c:v>-9.8594353792603027</c:v>
                </c:pt>
                <c:pt idx="364">
                  <c:v>-9.8787925916750972</c:v>
                </c:pt>
                <c:pt idx="365">
                  <c:v>-9.5101643798415942</c:v>
                </c:pt>
                <c:pt idx="366">
                  <c:v>-8.6349061522447617</c:v>
                </c:pt>
                <c:pt idx="367">
                  <c:v>-7.3345152691998665</c:v>
                </c:pt>
                <c:pt idx="368">
                  <c:v>-5.7150466238158693</c:v>
                </c:pt>
                <c:pt idx="369">
                  <c:v>-3.9208279713395515</c:v>
                </c:pt>
                <c:pt idx="370">
                  <c:v>-2.20719101191276</c:v>
                </c:pt>
                <c:pt idx="371">
                  <c:v>-0.67180285167450482</c:v>
                </c:pt>
                <c:pt idx="372">
                  <c:v>0.81610720535898529</c:v>
                </c:pt>
                <c:pt idx="373">
                  <c:v>2.4858356012518055</c:v>
                </c:pt>
                <c:pt idx="374">
                  <c:v>4.4735838092267697</c:v>
                </c:pt>
                <c:pt idx="375">
                  <c:v>6.8682827530422355</c:v>
                </c:pt>
                <c:pt idx="376">
                  <c:v>9.560913457981389</c:v>
                </c:pt>
                <c:pt idx="377">
                  <c:v>12.36206512882176</c:v>
                </c:pt>
                <c:pt idx="378">
                  <c:v>15.274109226245326</c:v>
                </c:pt>
                <c:pt idx="379">
                  <c:v>18.26767118172042</c:v>
                </c:pt>
                <c:pt idx="380">
                  <c:v>21.365289118086007</c:v>
                </c:pt>
                <c:pt idx="381">
                  <c:v>24.466811295724288</c:v>
                </c:pt>
                <c:pt idx="382">
                  <c:v>27.286603509809801</c:v>
                </c:pt>
                <c:pt idx="383">
                  <c:v>29.495801659613605</c:v>
                </c:pt>
                <c:pt idx="384">
                  <c:v>31.206674686421334</c:v>
                </c:pt>
                <c:pt idx="385">
                  <c:v>32.766967092692909</c:v>
                </c:pt>
                <c:pt idx="386">
                  <c:v>34.609415310839047</c:v>
                </c:pt>
                <c:pt idx="387">
                  <c:v>37.016044904622269</c:v>
                </c:pt>
                <c:pt idx="388">
                  <c:v>39.856316966529825</c:v>
                </c:pt>
                <c:pt idx="389">
                  <c:v>42.712750707199227</c:v>
                </c:pt>
                <c:pt idx="390">
                  <c:v>44.98408549305524</c:v>
                </c:pt>
                <c:pt idx="391">
                  <c:v>46.314434303194133</c:v>
                </c:pt>
                <c:pt idx="392">
                  <c:v>46.802833797130255</c:v>
                </c:pt>
                <c:pt idx="393">
                  <c:v>46.67848960118765</c:v>
                </c:pt>
                <c:pt idx="394">
                  <c:v>46.15522076916389</c:v>
                </c:pt>
                <c:pt idx="395">
                  <c:v>45.29539867378061</c:v>
                </c:pt>
                <c:pt idx="396">
                  <c:v>44.110150760304997</c:v>
                </c:pt>
                <c:pt idx="397">
                  <c:v>42.583475825098894</c:v>
                </c:pt>
                <c:pt idx="398">
                  <c:v>40.809182608596913</c:v>
                </c:pt>
                <c:pt idx="399">
                  <c:v>38.931054376424974</c:v>
                </c:pt>
                <c:pt idx="400">
                  <c:v>36.96289186889647</c:v>
                </c:pt>
                <c:pt idx="401">
                  <c:v>35.030869891518535</c:v>
                </c:pt>
                <c:pt idx="402">
                  <c:v>33.269357553688167</c:v>
                </c:pt>
                <c:pt idx="403">
                  <c:v>31.709733342614403</c:v>
                </c:pt>
                <c:pt idx="404">
                  <c:v>30.233543435762115</c:v>
                </c:pt>
                <c:pt idx="405">
                  <c:v>28.751514067046873</c:v>
                </c:pt>
                <c:pt idx="406">
                  <c:v>27.246170845705937</c:v>
                </c:pt>
                <c:pt idx="407">
                  <c:v>25.723806208791817</c:v>
                </c:pt>
                <c:pt idx="408">
                  <c:v>24.22020938461598</c:v>
                </c:pt>
                <c:pt idx="409">
                  <c:v>22.726701876923659</c:v>
                </c:pt>
                <c:pt idx="410">
                  <c:v>21.266671639385187</c:v>
                </c:pt>
                <c:pt idx="411">
                  <c:v>19.788375906597484</c:v>
                </c:pt>
                <c:pt idx="412">
                  <c:v>18.155563448465536</c:v>
                </c:pt>
                <c:pt idx="413">
                  <c:v>16.42833405949623</c:v>
                </c:pt>
                <c:pt idx="414">
                  <c:v>14.693618378306304</c:v>
                </c:pt>
                <c:pt idx="415">
                  <c:v>12.978602750740178</c:v>
                </c:pt>
                <c:pt idx="416">
                  <c:v>11.332067015725373</c:v>
                </c:pt>
                <c:pt idx="417">
                  <c:v>9.7478989554108662</c:v>
                </c:pt>
                <c:pt idx="418">
                  <c:v>8.2549526363026473</c:v>
                </c:pt>
                <c:pt idx="419">
                  <c:v>6.9616539635765937</c:v>
                </c:pt>
                <c:pt idx="420">
                  <c:v>5.954757284305062</c:v>
                </c:pt>
                <c:pt idx="421">
                  <c:v>5.1190255986189612</c:v>
                </c:pt>
                <c:pt idx="422">
                  <c:v>3.7894415466465818</c:v>
                </c:pt>
                <c:pt idx="423">
                  <c:v>1.3068353357136502</c:v>
                </c:pt>
                <c:pt idx="424">
                  <c:v>-2.0613986310006225</c:v>
                </c:pt>
                <c:pt idx="425">
                  <c:v>-5.364606638380609</c:v>
                </c:pt>
                <c:pt idx="426">
                  <c:v>-7.6468135256129974</c:v>
                </c:pt>
                <c:pt idx="427">
                  <c:v>-8.2546197351007375</c:v>
                </c:pt>
                <c:pt idx="428">
                  <c:v>-7.2179627803987225</c:v>
                </c:pt>
                <c:pt idx="429">
                  <c:v>-5.3141940247907478</c:v>
                </c:pt>
                <c:pt idx="430">
                  <c:v>-3.7991549242949327</c:v>
                </c:pt>
                <c:pt idx="431">
                  <c:v>-3.1969978258090341</c:v>
                </c:pt>
                <c:pt idx="432">
                  <c:v>-3.4718884292928536</c:v>
                </c:pt>
                <c:pt idx="433">
                  <c:v>-4.0676639607069962</c:v>
                </c:pt>
                <c:pt idx="434">
                  <c:v>-4.3940625614928566</c:v>
                </c:pt>
                <c:pt idx="435">
                  <c:v>-4.3033182702630004</c:v>
                </c:pt>
                <c:pt idx="436">
                  <c:v>-4.0906502848577393</c:v>
                </c:pt>
                <c:pt idx="437">
                  <c:v>-4.0174745191605838</c:v>
                </c:pt>
                <c:pt idx="438">
                  <c:v>-4.1920273087773712</c:v>
                </c:pt>
                <c:pt idx="439">
                  <c:v>-4.6814631426018245</c:v>
                </c:pt>
                <c:pt idx="440">
                  <c:v>-5.557595699749788</c:v>
                </c:pt>
                <c:pt idx="441">
                  <c:v>-6.7353615457547917</c:v>
                </c:pt>
                <c:pt idx="442">
                  <c:v>-7.9012255148396964</c:v>
                </c:pt>
                <c:pt idx="443">
                  <c:v>-8.6986728845429013</c:v>
                </c:pt>
                <c:pt idx="444">
                  <c:v>-9.0007995268520435</c:v>
                </c:pt>
                <c:pt idx="445">
                  <c:v>-8.9917819963150016</c:v>
                </c:pt>
                <c:pt idx="446">
                  <c:v>-8.9960482763887022</c:v>
                </c:pt>
                <c:pt idx="447">
                  <c:v>-9.1861676108609274</c:v>
                </c:pt>
                <c:pt idx="448">
                  <c:v>-9.5089996586437078</c:v>
                </c:pt>
                <c:pt idx="449">
                  <c:v>-9.8096386454708338</c:v>
                </c:pt>
                <c:pt idx="450">
                  <c:v>-9.9297646125614154</c:v>
                </c:pt>
                <c:pt idx="451">
                  <c:v>-9.849899040310186</c:v>
                </c:pt>
                <c:pt idx="452">
                  <c:v>-9.6405242195039822</c:v>
                </c:pt>
                <c:pt idx="453">
                  <c:v>-9.3095425951139017</c:v>
                </c:pt>
                <c:pt idx="454">
                  <c:v>-8.9172388232116244</c:v>
                </c:pt>
                <c:pt idx="455">
                  <c:v>-8.6604667467473924</c:v>
                </c:pt>
                <c:pt idx="456">
                  <c:v>-8.5866379718124435</c:v>
                </c:pt>
                <c:pt idx="457">
                  <c:v>-8.6637782523761953</c:v>
                </c:pt>
                <c:pt idx="458">
                  <c:v>-8.8212662273286711</c:v>
                </c:pt>
                <c:pt idx="459">
                  <c:v>-8.9345157427820965</c:v>
                </c:pt>
                <c:pt idx="460">
                  <c:v>-8.7972939879264533</c:v>
                </c:pt>
                <c:pt idx="461">
                  <c:v>-8.2105904081679242</c:v>
                </c:pt>
                <c:pt idx="462">
                  <c:v>-7.0825434200045656</c:v>
                </c:pt>
                <c:pt idx="463">
                  <c:v>-5.5562424116044742</c:v>
                </c:pt>
                <c:pt idx="464">
                  <c:v>-3.972754543372385</c:v>
                </c:pt>
                <c:pt idx="465">
                  <c:v>-2.4396423725049372</c:v>
                </c:pt>
                <c:pt idx="466">
                  <c:v>-0.98248422505483846</c:v>
                </c:pt>
                <c:pt idx="467">
                  <c:v>0.4223604994462582</c:v>
                </c:pt>
                <c:pt idx="468">
                  <c:v>1.905072089457333</c:v>
                </c:pt>
                <c:pt idx="469">
                  <c:v>3.5143827476681864</c:v>
                </c:pt>
                <c:pt idx="470">
                  <c:v>5.2573279527148218</c:v>
                </c:pt>
                <c:pt idx="471">
                  <c:v>7.1192784736605246</c:v>
                </c:pt>
                <c:pt idx="472">
                  <c:v>9.1483641241873137</c:v>
                </c:pt>
                <c:pt idx="473">
                  <c:v>11.376288501703566</c:v>
                </c:pt>
                <c:pt idx="474">
                  <c:v>13.814044971669494</c:v>
                </c:pt>
                <c:pt idx="475">
                  <c:v>16.147295852236102</c:v>
                </c:pt>
                <c:pt idx="476">
                  <c:v>17.83473113519138</c:v>
                </c:pt>
                <c:pt idx="477">
                  <c:v>18.808188872487552</c:v>
                </c:pt>
                <c:pt idx="478">
                  <c:v>19.563210595037802</c:v>
                </c:pt>
                <c:pt idx="479">
                  <c:v>20.581359903137045</c:v>
                </c:pt>
                <c:pt idx="480">
                  <c:v>22.136641585074305</c:v>
                </c:pt>
                <c:pt idx="481">
                  <c:v>24.138680453372817</c:v>
                </c:pt>
                <c:pt idx="482">
                  <c:v>26.32945252430536</c:v>
                </c:pt>
                <c:pt idx="483">
                  <c:v>28.49024869381925</c:v>
                </c:pt>
                <c:pt idx="484">
                  <c:v>30.384754239942865</c:v>
                </c:pt>
                <c:pt idx="485">
                  <c:v>31.776075195144003</c:v>
                </c:pt>
                <c:pt idx="486">
                  <c:v>32.81555943124112</c:v>
                </c:pt>
                <c:pt idx="487">
                  <c:v>33.745396082616296</c:v>
                </c:pt>
                <c:pt idx="488">
                  <c:v>34.48529892096397</c:v>
                </c:pt>
                <c:pt idx="489">
                  <c:v>34.742297502544687</c:v>
                </c:pt>
                <c:pt idx="490">
                  <c:v>34.246011392493799</c:v>
                </c:pt>
                <c:pt idx="491">
                  <c:v>33.079418164643918</c:v>
                </c:pt>
                <c:pt idx="492">
                  <c:v>31.58037440135104</c:v>
                </c:pt>
                <c:pt idx="493">
                  <c:v>30.003202453324018</c:v>
                </c:pt>
                <c:pt idx="494">
                  <c:v>28.387940764257539</c:v>
                </c:pt>
                <c:pt idx="495">
                  <c:v>26.771776028972386</c:v>
                </c:pt>
                <c:pt idx="496">
                  <c:v>25.206199128392939</c:v>
                </c:pt>
                <c:pt idx="497">
                  <c:v>23.65770162582508</c:v>
                </c:pt>
                <c:pt idx="498">
                  <c:v>22.104834053308579</c:v>
                </c:pt>
                <c:pt idx="499">
                  <c:v>20.53693029224241</c:v>
                </c:pt>
                <c:pt idx="500">
                  <c:v>19.001657126397557</c:v>
                </c:pt>
                <c:pt idx="501">
                  <c:v>17.460845203869606</c:v>
                </c:pt>
                <c:pt idx="502">
                  <c:v>15.777370419792215</c:v>
                </c:pt>
                <c:pt idx="503">
                  <c:v>13.91694243139637</c:v>
                </c:pt>
                <c:pt idx="504">
                  <c:v>11.931415942768442</c:v>
                </c:pt>
                <c:pt idx="505">
                  <c:v>9.9044130239130723</c:v>
                </c:pt>
                <c:pt idx="506">
                  <c:v>7.9294951434348109</c:v>
                </c:pt>
                <c:pt idx="507">
                  <c:v>5.9861652405661143</c:v>
                </c:pt>
                <c:pt idx="508">
                  <c:v>3.9937895757547919</c:v>
                </c:pt>
                <c:pt idx="509">
                  <c:v>1.8748761842396962</c:v>
                </c:pt>
                <c:pt idx="510">
                  <c:v>-0.35500849944509771</c:v>
                </c:pt>
                <c:pt idx="511">
                  <c:v>-2.5696525494561953</c:v>
                </c:pt>
                <c:pt idx="512">
                  <c:v>-4.6181390984670712</c:v>
                </c:pt>
                <c:pt idx="513">
                  <c:v>-6.5064171164977296</c:v>
                </c:pt>
                <c:pt idx="514">
                  <c:v>-8.2132637941677746</c:v>
                </c:pt>
                <c:pt idx="515">
                  <c:v>-9.6747239982844189</c:v>
                </c:pt>
                <c:pt idx="516">
                  <c:v>-10.87589545831873</c:v>
                </c:pt>
                <c:pt idx="517">
                  <c:v>-11.995893169152355</c:v>
                </c:pt>
                <c:pt idx="518">
                  <c:v>-13.539097685769308</c:v>
                </c:pt>
                <c:pt idx="519">
                  <c:v>-15.879604832053923</c:v>
                </c:pt>
                <c:pt idx="520">
                  <c:v>-18.879250435412843</c:v>
                </c:pt>
                <c:pt idx="521">
                  <c:v>-21.952950946704586</c:v>
                </c:pt>
                <c:pt idx="522">
                  <c:v>-24.597226087770498</c:v>
                </c:pt>
                <c:pt idx="523">
                  <c:v>-26.526105846015085</c:v>
                </c:pt>
                <c:pt idx="524">
                  <c:v>-27.416305669094783</c:v>
                </c:pt>
                <c:pt idx="525">
                  <c:v>-27.003660375712887</c:v>
                </c:pt>
                <c:pt idx="526">
                  <c:v>-25.472883048198632</c:v>
                </c:pt>
                <c:pt idx="527">
                  <c:v>-23.690438027234659</c:v>
                </c:pt>
                <c:pt idx="528">
                  <c:v>-22.500924866689964</c:v>
                </c:pt>
                <c:pt idx="529">
                  <c:v>-22.095755309356164</c:v>
                </c:pt>
                <c:pt idx="530">
                  <c:v>-22.19504806316904</c:v>
                </c:pt>
                <c:pt idx="531">
                  <c:v>-22.380365301905659</c:v>
                </c:pt>
                <c:pt idx="532">
                  <c:v>-22.340892295867548</c:v>
                </c:pt>
                <c:pt idx="533">
                  <c:v>-21.973798989950197</c:v>
                </c:pt>
                <c:pt idx="534">
                  <c:v>-21.306225710151192</c:v>
                </c:pt>
                <c:pt idx="535">
                  <c:v>-20.60996029594817</c:v>
                </c:pt>
                <c:pt idx="536">
                  <c:v>-20.23813543002921</c:v>
                </c:pt>
                <c:pt idx="537">
                  <c:v>-20.275266981428626</c:v>
                </c:pt>
                <c:pt idx="538">
                  <c:v>-20.552020561800056</c:v>
                </c:pt>
                <c:pt idx="539">
                  <c:v>-20.560318830564057</c:v>
                </c:pt>
                <c:pt idx="540">
                  <c:v>-19.872922513952776</c:v>
                </c:pt>
                <c:pt idx="541">
                  <c:v>-18.523718563673722</c:v>
                </c:pt>
                <c:pt idx="542">
                  <c:v>-16.844999672400245</c:v>
                </c:pt>
                <c:pt idx="543">
                  <c:v>-15.16857669895224</c:v>
                </c:pt>
                <c:pt idx="544">
                  <c:v>-13.633675224973194</c:v>
                </c:pt>
                <c:pt idx="545">
                  <c:v>-12.159325900473728</c:v>
                </c:pt>
                <c:pt idx="546">
                  <c:v>-10.654734062464254</c:v>
                </c:pt>
                <c:pt idx="547">
                  <c:v>-9.165194021214969</c:v>
                </c:pt>
                <c:pt idx="548">
                  <c:v>-7.7037531807906694</c:v>
                </c:pt>
                <c:pt idx="549">
                  <c:v>-6.3583391571748553</c:v>
                </c:pt>
                <c:pt idx="550">
                  <c:v>-5.180723694031359</c:v>
                </c:pt>
                <c:pt idx="551">
                  <c:v>-4.0811868201507311</c:v>
                </c:pt>
                <c:pt idx="552">
                  <c:v>-3.0000395837477161</c:v>
                </c:pt>
                <c:pt idx="553">
                  <c:v>-1.8670196720727616</c:v>
                </c:pt>
                <c:pt idx="554">
                  <c:v>-0.59315395863130649</c:v>
                </c:pt>
                <c:pt idx="555">
                  <c:v>0.87609502054131949</c:v>
                </c:pt>
                <c:pt idx="556">
                  <c:v>2.5542070801304932</c:v>
                </c:pt>
                <c:pt idx="557">
                  <c:v>4.4730376185278828</c:v>
                </c:pt>
                <c:pt idx="558">
                  <c:v>6.5284948461573249</c:v>
                </c:pt>
                <c:pt idx="559">
                  <c:v>8.560837509234176</c:v>
                </c:pt>
                <c:pt idx="560">
                  <c:v>10.377503859049492</c:v>
                </c:pt>
                <c:pt idx="561">
                  <c:v>11.834952061868503</c:v>
                </c:pt>
                <c:pt idx="562">
                  <c:v>13.169509520631133</c:v>
                </c:pt>
                <c:pt idx="563">
                  <c:v>14.767465750218509</c:v>
                </c:pt>
                <c:pt idx="564">
                  <c:v>16.953381995214141</c:v>
                </c:pt>
                <c:pt idx="565">
                  <c:v>19.741590715309858</c:v>
                </c:pt>
                <c:pt idx="566">
                  <c:v>22.811912681003662</c:v>
                </c:pt>
                <c:pt idx="567">
                  <c:v>25.716073487383586</c:v>
                </c:pt>
                <c:pt idx="568">
                  <c:v>28.124152257635913</c:v>
                </c:pt>
                <c:pt idx="569">
                  <c:v>29.806218952483192</c:v>
                </c:pt>
                <c:pt idx="570">
                  <c:v>30.936577713433525</c:v>
                </c:pt>
                <c:pt idx="571">
                  <c:v>31.984475739164857</c:v>
                </c:pt>
                <c:pt idx="572">
                  <c:v>33.314501524381555</c:v>
                </c:pt>
                <c:pt idx="573">
                  <c:v>35.145506893893923</c:v>
                </c:pt>
                <c:pt idx="574">
                  <c:v>37.501276836016046</c:v>
                </c:pt>
                <c:pt idx="575">
                  <c:v>39.941129999295725</c:v>
                </c:pt>
                <c:pt idx="576">
                  <c:v>41.994765979309811</c:v>
                </c:pt>
                <c:pt idx="577">
                  <c:v>43.575357959723618</c:v>
                </c:pt>
                <c:pt idx="578">
                  <c:v>44.789892280529152</c:v>
                </c:pt>
                <c:pt idx="579">
                  <c:v>45.805859534918568</c:v>
                </c:pt>
                <c:pt idx="580">
                  <c:v>46.834312604220202</c:v>
                </c:pt>
                <c:pt idx="581">
                  <c:v>47.9657166121358</c:v>
                </c:pt>
                <c:pt idx="582">
                  <c:v>49.068345979893081</c:v>
                </c:pt>
                <c:pt idx="583">
                  <c:v>49.945251940295222</c:v>
                </c:pt>
                <c:pt idx="584">
                  <c:v>50.375762841489319</c:v>
                </c:pt>
                <c:pt idx="585">
                  <c:v>50.335062344659534</c:v>
                </c:pt>
                <c:pt idx="586">
                  <c:v>49.664078337766348</c:v>
                </c:pt>
                <c:pt idx="587">
                  <c:v>47.930432711011022</c:v>
                </c:pt>
                <c:pt idx="588">
                  <c:v>45.247192736790808</c:v>
                </c:pt>
                <c:pt idx="589">
                  <c:v>42.257668642054995</c:v>
                </c:pt>
                <c:pt idx="590">
                  <c:v>39.619300069213885</c:v>
                </c:pt>
                <c:pt idx="591">
                  <c:v>37.619004847829601</c:v>
                </c:pt>
                <c:pt idx="592">
                  <c:v>36.111167230873001</c:v>
                </c:pt>
                <c:pt idx="593">
                  <c:v>34.964595286255545</c:v>
                </c:pt>
                <c:pt idx="594">
                  <c:v>33.955883060530432</c:v>
                </c:pt>
                <c:pt idx="595">
                  <c:v>32.880604439319825</c:v>
                </c:pt>
                <c:pt idx="596">
                  <c:v>31.519052050533432</c:v>
                </c:pt>
                <c:pt idx="597">
                  <c:v>29.647078589522764</c:v>
                </c:pt>
                <c:pt idx="598">
                  <c:v>27.294685477732308</c:v>
                </c:pt>
                <c:pt idx="599">
                  <c:v>24.713940088177662</c:v>
                </c:pt>
                <c:pt idx="600">
                  <c:v>22.04244390641411</c:v>
                </c:pt>
                <c:pt idx="601">
                  <c:v>19.365111408285827</c:v>
                </c:pt>
                <c:pt idx="602">
                  <c:v>16.771189500120112</c:v>
                </c:pt>
                <c:pt idx="603">
                  <c:v>14.33236625011771</c:v>
                </c:pt>
                <c:pt idx="604">
                  <c:v>12.136691545115356</c:v>
                </c:pt>
                <c:pt idx="605">
                  <c:v>10.216560714213051</c:v>
                </c:pt>
                <c:pt idx="606">
                  <c:v>8.5721007599287908</c:v>
                </c:pt>
                <c:pt idx="607">
                  <c:v>7.0879490847302149</c:v>
                </c:pt>
                <c:pt idx="608">
                  <c:v>5.5118991830356103</c:v>
                </c:pt>
                <c:pt idx="609">
                  <c:v>3.7627899793748982</c:v>
                </c:pt>
                <c:pt idx="610">
                  <c:v>2.0621192197873999</c:v>
                </c:pt>
                <c:pt idx="611">
                  <c:v>0.67128857539165177</c:v>
                </c:pt>
                <c:pt idx="612">
                  <c:v>-0.30103111611618127</c:v>
                </c:pt>
                <c:pt idx="613">
                  <c:v>-1.2735285537938577</c:v>
                </c:pt>
                <c:pt idx="614">
                  <c:v>-2.8641355627179803</c:v>
                </c:pt>
                <c:pt idx="615">
                  <c:v>-5.3576589114636208</c:v>
                </c:pt>
                <c:pt idx="616">
                  <c:v>-8.1155249332343473</c:v>
                </c:pt>
                <c:pt idx="617">
                  <c:v>-10.132310054569661</c:v>
                </c:pt>
                <c:pt idx="618">
                  <c:v>-10.668744893478266</c:v>
                </c:pt>
                <c:pt idx="619">
                  <c:v>-9.3850475756087004</c:v>
                </c:pt>
                <c:pt idx="620">
                  <c:v>-7.003594784096526</c:v>
                </c:pt>
                <c:pt idx="621">
                  <c:v>-4.929863208414595</c:v>
                </c:pt>
                <c:pt idx="622">
                  <c:v>-4.1196346642463029</c:v>
                </c:pt>
                <c:pt idx="623">
                  <c:v>-4.7097688909613771</c:v>
                </c:pt>
                <c:pt idx="624">
                  <c:v>-5.8515587131421496</c:v>
                </c:pt>
                <c:pt idx="625">
                  <c:v>-6.651327198879307</c:v>
                </c:pt>
                <c:pt idx="626">
                  <c:v>-6.6038201149017208</c:v>
                </c:pt>
                <c:pt idx="627">
                  <c:v>-5.8935729326036865</c:v>
                </c:pt>
                <c:pt idx="628">
                  <c:v>-5.0640479739516131</c:v>
                </c:pt>
                <c:pt idx="629">
                  <c:v>-4.6670354344725808</c:v>
                </c:pt>
                <c:pt idx="630">
                  <c:v>-4.966664925783129</c:v>
                </c:pt>
                <c:pt idx="631">
                  <c:v>-5.8168922272674664</c:v>
                </c:pt>
                <c:pt idx="632">
                  <c:v>-6.8556069427221171</c:v>
                </c:pt>
                <c:pt idx="633">
                  <c:v>-7.7189585638676741</c:v>
                </c:pt>
                <c:pt idx="634">
                  <c:v>-8.1884778125903193</c:v>
                </c:pt>
                <c:pt idx="635">
                  <c:v>-8.2012888963385127</c:v>
                </c:pt>
                <c:pt idx="636">
                  <c:v>-7.9042205184117424</c:v>
                </c:pt>
                <c:pt idx="637">
                  <c:v>-7.4768728880435074</c:v>
                </c:pt>
                <c:pt idx="638">
                  <c:v>-7.0720740502826374</c:v>
                </c:pt>
                <c:pt idx="639">
                  <c:v>-6.7449875292769841</c:v>
                </c:pt>
                <c:pt idx="640">
                  <c:v>-6.4366034586914438</c:v>
                </c:pt>
                <c:pt idx="641">
                  <c:v>-6.0258389295176151</c:v>
                </c:pt>
                <c:pt idx="642">
                  <c:v>-5.4089451709272636</c:v>
                </c:pt>
                <c:pt idx="643">
                  <c:v>-4.6329303675087186</c:v>
                </c:pt>
                <c:pt idx="644">
                  <c:v>-3.825542120158544</c:v>
                </c:pt>
                <c:pt idx="645">
                  <c:v>-3.1245028977553728</c:v>
                </c:pt>
                <c:pt idx="646">
                  <c:v>-2.4496642798002655</c:v>
                </c:pt>
                <c:pt idx="647">
                  <c:v>-1.6059369142042599</c:v>
                </c:pt>
                <c:pt idx="648">
                  <c:v>-0.49278543592017476</c:v>
                </c:pt>
                <c:pt idx="649">
                  <c:v>0.94325293279822864</c:v>
                </c:pt>
                <c:pt idx="650">
                  <c:v>2.6855171141422645</c:v>
                </c:pt>
                <c:pt idx="651">
                  <c:v>4.6260372318594198</c:v>
                </c:pt>
                <c:pt idx="652">
                  <c:v>6.6104593672222309</c:v>
                </c:pt>
                <c:pt idx="653">
                  <c:v>8.4467466398777855</c:v>
                </c:pt>
                <c:pt idx="654">
                  <c:v>10.20413716708023</c:v>
                </c:pt>
                <c:pt idx="655">
                  <c:v>11.785667003738626</c:v>
                </c:pt>
                <c:pt idx="656">
                  <c:v>13.241357483663853</c:v>
                </c:pt>
                <c:pt idx="657">
                  <c:v>14.686762153990577</c:v>
                </c:pt>
                <c:pt idx="658">
                  <c:v>16.277343470910765</c:v>
                </c:pt>
                <c:pt idx="659">
                  <c:v>18.168755741492546</c:v>
                </c:pt>
                <c:pt idx="660">
                  <c:v>20.187345786662696</c:v>
                </c:pt>
                <c:pt idx="661">
                  <c:v>22.100042570929443</c:v>
                </c:pt>
                <c:pt idx="662">
                  <c:v>23.692276099510853</c:v>
                </c:pt>
                <c:pt idx="663">
                  <c:v>24.855847377520636</c:v>
                </c:pt>
                <c:pt idx="664">
                  <c:v>25.623441009970222</c:v>
                </c:pt>
                <c:pt idx="665">
                  <c:v>26.334681929770817</c:v>
                </c:pt>
                <c:pt idx="666">
                  <c:v>27.3522703711754</c:v>
                </c:pt>
                <c:pt idx="667">
                  <c:v>28.875584343751893</c:v>
                </c:pt>
                <c:pt idx="668">
                  <c:v>30.739674496876855</c:v>
                </c:pt>
                <c:pt idx="669">
                  <c:v>32.700974286939314</c:v>
                </c:pt>
                <c:pt idx="670">
                  <c:v>34.54706424120053</c:v>
                </c:pt>
                <c:pt idx="671">
                  <c:v>36.303882376376521</c:v>
                </c:pt>
                <c:pt idx="672">
                  <c:v>38.15572698884899</c:v>
                </c:pt>
                <c:pt idx="673">
                  <c:v>39.957749189072004</c:v>
                </c:pt>
                <c:pt idx="674">
                  <c:v>40.956430445290557</c:v>
                </c:pt>
                <c:pt idx="675">
                  <c:v>40.743623476384741</c:v>
                </c:pt>
                <c:pt idx="676">
                  <c:v>39.881379006857046</c:v>
                </c:pt>
                <c:pt idx="677">
                  <c:v>38.9696849267199</c:v>
                </c:pt>
                <c:pt idx="678">
                  <c:v>38.090921528185497</c:v>
                </c:pt>
                <c:pt idx="679">
                  <c:v>36.966282897621795</c:v>
                </c:pt>
                <c:pt idx="680">
                  <c:v>35.440026959669353</c:v>
                </c:pt>
                <c:pt idx="681">
                  <c:v>33.680432760475966</c:v>
                </c:pt>
                <c:pt idx="682">
                  <c:v>31.905629485266449</c:v>
                </c:pt>
                <c:pt idx="683">
                  <c:v>30.22895051556112</c:v>
                </c:pt>
                <c:pt idx="684">
                  <c:v>28.618276045249896</c:v>
                </c:pt>
                <c:pt idx="685">
                  <c:v>27.005522744344898</c:v>
                </c:pt>
                <c:pt idx="686">
                  <c:v>25.312926029457998</c:v>
                </c:pt>
                <c:pt idx="687">
                  <c:v>23.501501688868839</c:v>
                </c:pt>
                <c:pt idx="688">
                  <c:v>21.546238035091463</c:v>
                </c:pt>
                <c:pt idx="689">
                  <c:v>19.330535354389635</c:v>
                </c:pt>
                <c:pt idx="690">
                  <c:v>16.874204287301843</c:v>
                </c:pt>
                <c:pt idx="691">
                  <c:v>14.348547181555805</c:v>
                </c:pt>
                <c:pt idx="692">
                  <c:v>11.825857057924688</c:v>
                </c:pt>
                <c:pt idx="693">
                  <c:v>9.4061284967661933</c:v>
                </c:pt>
                <c:pt idx="694">
                  <c:v>7.1988205668308689</c:v>
                </c:pt>
                <c:pt idx="695">
                  <c:v>5.3532888554942515</c:v>
                </c:pt>
                <c:pt idx="696">
                  <c:v>4.1295974583843664</c:v>
                </c:pt>
                <c:pt idx="697">
                  <c:v>3.7211196092166787</c:v>
                </c:pt>
                <c:pt idx="698">
                  <c:v>4.1783087370323457</c:v>
                </c:pt>
                <c:pt idx="699">
                  <c:v>5.2870069622916986</c:v>
                </c:pt>
                <c:pt idx="700">
                  <c:v>6.2185740430458649</c:v>
                </c:pt>
                <c:pt idx="701">
                  <c:v>5.9433665221849479</c:v>
                </c:pt>
                <c:pt idx="702">
                  <c:v>4.1732141117412489</c:v>
                </c:pt>
                <c:pt idx="703">
                  <c:v>1.371290589506424</c:v>
                </c:pt>
                <c:pt idx="704">
                  <c:v>-1.5830988222837041</c:v>
                </c:pt>
                <c:pt idx="705">
                  <c:v>-3.9286133458380297</c:v>
                </c:pt>
                <c:pt idx="706">
                  <c:v>-5.0804045389212682</c:v>
                </c:pt>
                <c:pt idx="707">
                  <c:v>-4.6583304481428431</c:v>
                </c:pt>
                <c:pt idx="708">
                  <c:v>-2.8102505391799864</c:v>
                </c:pt>
                <c:pt idx="709">
                  <c:v>-0.60909138839638644</c:v>
                </c:pt>
                <c:pt idx="710">
                  <c:v>0.35641749937154127</c:v>
                </c:pt>
                <c:pt idx="711">
                  <c:v>-0.39956207061588961</c:v>
                </c:pt>
                <c:pt idx="712">
                  <c:v>-2.1216846892035717</c:v>
                </c:pt>
                <c:pt idx="713">
                  <c:v>-3.5885535554195003</c:v>
                </c:pt>
                <c:pt idx="714">
                  <c:v>-4.0504010443111103</c:v>
                </c:pt>
                <c:pt idx="715">
                  <c:v>-3.1191547034248881</c:v>
                </c:pt>
                <c:pt idx="716">
                  <c:v>-1.1945023293563901</c:v>
                </c:pt>
                <c:pt idx="717">
                  <c:v>0.42532741723073758</c:v>
                </c:pt>
                <c:pt idx="718">
                  <c:v>0.81265980888612288</c:v>
                </c:pt>
                <c:pt idx="719">
                  <c:v>-0.14365734729159962</c:v>
                </c:pt>
                <c:pt idx="720">
                  <c:v>-1.7804540203457675</c:v>
                </c:pt>
                <c:pt idx="721">
                  <c:v>-3.4320164599388523</c:v>
                </c:pt>
                <c:pt idx="722">
                  <c:v>-4.9997700907400748</c:v>
                </c:pt>
                <c:pt idx="723">
                  <c:v>-6.4649392289252727</c:v>
                </c:pt>
                <c:pt idx="724">
                  <c:v>-7.7288248243467672</c:v>
                </c:pt>
                <c:pt idx="725">
                  <c:v>-8.8454113878598317</c:v>
                </c:pt>
                <c:pt idx="726">
                  <c:v>-10.097333540102635</c:v>
                </c:pt>
                <c:pt idx="727">
                  <c:v>-11.478384669300581</c:v>
                </c:pt>
                <c:pt idx="728">
                  <c:v>-12.702417295914568</c:v>
                </c:pt>
                <c:pt idx="729">
                  <c:v>-13.417557049996278</c:v>
                </c:pt>
                <c:pt idx="730">
                  <c:v>-13.394583288996351</c:v>
                </c:pt>
                <c:pt idx="731">
                  <c:v>-12.750893143216423</c:v>
                </c:pt>
                <c:pt idx="732">
                  <c:v>-11.924248600352094</c:v>
                </c:pt>
                <c:pt idx="733">
                  <c:v>-11.345214948345051</c:v>
                </c:pt>
                <c:pt idx="734">
                  <c:v>-11.29147322937815</c:v>
                </c:pt>
                <c:pt idx="735">
                  <c:v>-11.793178624790588</c:v>
                </c:pt>
                <c:pt idx="736">
                  <c:v>-12.536239932294777</c:v>
                </c:pt>
                <c:pt idx="737">
                  <c:v>-13.100286413648881</c:v>
                </c:pt>
                <c:pt idx="738">
                  <c:v>-13.138152945375904</c:v>
                </c:pt>
                <c:pt idx="739">
                  <c:v>-12.337914086468384</c:v>
                </c:pt>
                <c:pt idx="740">
                  <c:v>-10.640420084739016</c:v>
                </c:pt>
                <c:pt idx="741">
                  <c:v>-8.4027100230442358</c:v>
                </c:pt>
                <c:pt idx="742">
                  <c:v>-6.1787627225833512</c:v>
                </c:pt>
                <c:pt idx="743">
                  <c:v>-4.5895456481316845</c:v>
                </c:pt>
                <c:pt idx="744">
                  <c:v>-3.665112175169051</c:v>
                </c:pt>
                <c:pt idx="745">
                  <c:v>-2.9594919516656697</c:v>
                </c:pt>
                <c:pt idx="746">
                  <c:v>-2.055586152632356</c:v>
                </c:pt>
                <c:pt idx="747">
                  <c:v>-0.70558280957970876</c:v>
                </c:pt>
                <c:pt idx="748">
                  <c:v>1.1108534866118851</c:v>
                </c:pt>
                <c:pt idx="749">
                  <c:v>3.2081157968796474</c:v>
                </c:pt>
                <c:pt idx="750">
                  <c:v>5.3869908609420545</c:v>
                </c:pt>
                <c:pt idx="751">
                  <c:v>7.5106601637232142</c:v>
                </c:pt>
                <c:pt idx="752">
                  <c:v>9.5299870004487506</c:v>
                </c:pt>
                <c:pt idx="753">
                  <c:v>11.304640080439775</c:v>
                </c:pt>
                <c:pt idx="754">
                  <c:v>12.69395015883098</c:v>
                </c:pt>
                <c:pt idx="755">
                  <c:v>13.607830075654361</c:v>
                </c:pt>
                <c:pt idx="756">
                  <c:v>14.140744934141274</c:v>
                </c:pt>
                <c:pt idx="757">
                  <c:v>14.62012157545845</c:v>
                </c:pt>
                <c:pt idx="758">
                  <c:v>15.24108388394928</c:v>
                </c:pt>
                <c:pt idx="759">
                  <c:v>15.853629586270296</c:v>
                </c:pt>
                <c:pt idx="760">
                  <c:v>16.684848734544889</c:v>
                </c:pt>
                <c:pt idx="761">
                  <c:v>18.084167079853991</c:v>
                </c:pt>
                <c:pt idx="762">
                  <c:v>20.148134578256911</c:v>
                </c:pt>
                <c:pt idx="763">
                  <c:v>22.780542246691773</c:v>
                </c:pt>
                <c:pt idx="764">
                  <c:v>25.608075221757936</c:v>
                </c:pt>
                <c:pt idx="765">
                  <c:v>28.180341637322773</c:v>
                </c:pt>
                <c:pt idx="766">
                  <c:v>30.158956364576316</c:v>
                </c:pt>
                <c:pt idx="767">
                  <c:v>31.358480637284789</c:v>
                </c:pt>
                <c:pt idx="768">
                  <c:v>31.682267944539092</c:v>
                </c:pt>
                <c:pt idx="769">
                  <c:v>31.167448065648308</c:v>
                </c:pt>
                <c:pt idx="770">
                  <c:v>30.031724124335341</c:v>
                </c:pt>
                <c:pt idx="771">
                  <c:v>28.468161421848635</c:v>
                </c:pt>
                <c:pt idx="772">
                  <c:v>26.679880573411662</c:v>
                </c:pt>
                <c:pt idx="773">
                  <c:v>24.883390641943429</c:v>
                </c:pt>
                <c:pt idx="774">
                  <c:v>23.20838946910456</c:v>
                </c:pt>
                <c:pt idx="775">
                  <c:v>21.714621959722471</c:v>
                </c:pt>
                <c:pt idx="776">
                  <c:v>20.372104200528021</c:v>
                </c:pt>
                <c:pt idx="777">
                  <c:v>19.020602396517461</c:v>
                </c:pt>
                <c:pt idx="778">
                  <c:v>17.540391808587113</c:v>
                </c:pt>
                <c:pt idx="779">
                  <c:v>15.78820997241537</c:v>
                </c:pt>
                <c:pt idx="780">
                  <c:v>13.721296032967063</c:v>
                </c:pt>
                <c:pt idx="781">
                  <c:v>11.458370972307721</c:v>
                </c:pt>
                <c:pt idx="782">
                  <c:v>9.0808828128615655</c:v>
                </c:pt>
                <c:pt idx="783">
                  <c:v>6.6740255766043353</c:v>
                </c:pt>
                <c:pt idx="784">
                  <c:v>4.4402306450722486</c:v>
                </c:pt>
                <c:pt idx="785">
                  <c:v>2.4367946121708033</c:v>
                </c:pt>
                <c:pt idx="786">
                  <c:v>0.68639403992738712</c:v>
                </c:pt>
                <c:pt idx="787">
                  <c:v>-0.83488338087116065</c:v>
                </c:pt>
                <c:pt idx="788">
                  <c:v>-2.3766341732537373</c:v>
                </c:pt>
                <c:pt idx="789">
                  <c:v>-4.1180628697886625</c:v>
                </c:pt>
                <c:pt idx="790">
                  <c:v>-5.8467023723928895</c:v>
                </c:pt>
                <c:pt idx="791">
                  <c:v>-7.1820697849450319</c:v>
                </c:pt>
                <c:pt idx="792">
                  <c:v>-7.7717404492461313</c:v>
                </c:pt>
                <c:pt idx="793">
                  <c:v>-7.690437740261209</c:v>
                </c:pt>
                <c:pt idx="794">
                  <c:v>-7.135381705455984</c:v>
                </c:pt>
                <c:pt idx="795">
                  <c:v>-6.4082308313468639</c:v>
                </c:pt>
                <c:pt idx="796">
                  <c:v>-5.9802507147199266</c:v>
                </c:pt>
                <c:pt idx="797">
                  <c:v>-6.3470848004255283</c:v>
                </c:pt>
                <c:pt idx="798">
                  <c:v>-7.5153232044170171</c:v>
                </c:pt>
                <c:pt idx="799">
                  <c:v>-8.7297322603286762</c:v>
                </c:pt>
                <c:pt idx="800">
                  <c:v>-8.9842546551221005</c:v>
                </c:pt>
                <c:pt idx="801">
                  <c:v>-7.5514158620196588</c:v>
                </c:pt>
                <c:pt idx="802">
                  <c:v>-4.3211067047792655</c:v>
                </c:pt>
                <c:pt idx="803">
                  <c:v>-0.35815485068368014</c:v>
                </c:pt>
                <c:pt idx="804">
                  <c:v>2.2279094263299934</c:v>
                </c:pt>
                <c:pt idx="805">
                  <c:v>2.5142360378033937</c:v>
                </c:pt>
                <c:pt idx="806">
                  <c:v>0.94040173704732566</c:v>
                </c:pt>
                <c:pt idx="807">
                  <c:v>-1.0082553176936206</c:v>
                </c:pt>
                <c:pt idx="808">
                  <c:v>-2.159083611339748</c:v>
                </c:pt>
                <c:pt idx="809">
                  <c:v>-2.0950098991129531</c:v>
                </c:pt>
                <c:pt idx="810">
                  <c:v>-1.172590081130694</c:v>
                </c:pt>
                <c:pt idx="811">
                  <c:v>-7.5130699508080101E-2</c:v>
                </c:pt>
                <c:pt idx="812">
                  <c:v>0.82431023448208163</c:v>
                </c:pt>
                <c:pt idx="813">
                  <c:v>1.3817953097924398</c:v>
                </c:pt>
                <c:pt idx="814">
                  <c:v>1.519418583596591</c:v>
                </c:pt>
                <c:pt idx="815">
                  <c:v>1.4353980319246591</c:v>
                </c:pt>
                <c:pt idx="816">
                  <c:v>1.3342743112861659</c:v>
                </c:pt>
                <c:pt idx="817">
                  <c:v>1.3934376250604426</c:v>
                </c:pt>
                <c:pt idx="818">
                  <c:v>1.8155616725592338</c:v>
                </c:pt>
                <c:pt idx="819">
                  <c:v>2.648154719108049</c:v>
                </c:pt>
                <c:pt idx="820">
                  <c:v>3.7471728847258881</c:v>
                </c:pt>
                <c:pt idx="821">
                  <c:v>4.7617660670313704</c:v>
                </c:pt>
                <c:pt idx="822">
                  <c:v>5.3796799856907427</c:v>
                </c:pt>
                <c:pt idx="823">
                  <c:v>5.6103167059769277</c:v>
                </c:pt>
                <c:pt idx="824">
                  <c:v>5.6914241118573896</c:v>
                </c:pt>
                <c:pt idx="825">
                  <c:v>5.8829198496202419</c:v>
                </c:pt>
                <c:pt idx="826">
                  <c:v>6.2590068126278364</c:v>
                </c:pt>
                <c:pt idx="827">
                  <c:v>6.7846771163752795</c:v>
                </c:pt>
                <c:pt idx="828">
                  <c:v>7.374187254047774</c:v>
                </c:pt>
                <c:pt idx="829">
                  <c:v>8.0175208889668177</c:v>
                </c:pt>
                <c:pt idx="830">
                  <c:v>8.8577075111874812</c:v>
                </c:pt>
                <c:pt idx="831">
                  <c:v>10.012874940963732</c:v>
                </c:pt>
                <c:pt idx="832">
                  <c:v>11.572927922144457</c:v>
                </c:pt>
                <c:pt idx="833">
                  <c:v>13.471439643701567</c:v>
                </c:pt>
                <c:pt idx="834">
                  <c:v>15.580070630827537</c:v>
                </c:pt>
                <c:pt idx="835">
                  <c:v>17.914037118210985</c:v>
                </c:pt>
                <c:pt idx="836">
                  <c:v>20.247053235846767</c:v>
                </c:pt>
                <c:pt idx="837">
                  <c:v>22.150471171129833</c:v>
                </c:pt>
                <c:pt idx="838">
                  <c:v>23.646191287707236</c:v>
                </c:pt>
                <c:pt idx="839">
                  <c:v>24.976354161953093</c:v>
                </c:pt>
                <c:pt idx="840">
                  <c:v>26.551923358714031</c:v>
                </c:pt>
                <c:pt idx="841">
                  <c:v>28.561430571539749</c:v>
                </c:pt>
                <c:pt idx="842">
                  <c:v>30.898264120108951</c:v>
                </c:pt>
                <c:pt idx="843">
                  <c:v>33.28227617770677</c:v>
                </c:pt>
                <c:pt idx="844">
                  <c:v>35.404439294152631</c:v>
                </c:pt>
                <c:pt idx="845">
                  <c:v>37.380953188269579</c:v>
                </c:pt>
                <c:pt idx="846">
                  <c:v>39.408801964504185</c:v>
                </c:pt>
                <c:pt idx="847">
                  <c:v>41.684729465214097</c:v>
                </c:pt>
                <c:pt idx="848">
                  <c:v>44.329092115909816</c:v>
                </c:pt>
                <c:pt idx="849">
                  <c:v>47.217309153591621</c:v>
                </c:pt>
                <c:pt idx="850">
                  <c:v>49.944109870519789</c:v>
                </c:pt>
                <c:pt idx="851">
                  <c:v>51.981275073109394</c:v>
                </c:pt>
                <c:pt idx="852">
                  <c:v>53.036786091647208</c:v>
                </c:pt>
                <c:pt idx="853">
                  <c:v>53.147137449814259</c:v>
                </c:pt>
                <c:pt idx="854">
                  <c:v>52.516098120817972</c:v>
                </c:pt>
                <c:pt idx="855">
                  <c:v>51.625254258401618</c:v>
                </c:pt>
                <c:pt idx="856">
                  <c:v>51.001905433233588</c:v>
                </c:pt>
                <c:pt idx="857">
                  <c:v>50.835562904568917</c:v>
                </c:pt>
                <c:pt idx="858">
                  <c:v>50.877139446477536</c:v>
                </c:pt>
                <c:pt idx="859">
                  <c:v>50.827802637547983</c:v>
                </c:pt>
                <c:pt idx="860">
                  <c:v>50.485560344797022</c:v>
                </c:pt>
                <c:pt idx="861">
                  <c:v>49.689969097901084</c:v>
                </c:pt>
                <c:pt idx="862">
                  <c:v>48.298482755943056</c:v>
                </c:pt>
                <c:pt idx="863">
                  <c:v>46.291039220824189</c:v>
                </c:pt>
                <c:pt idx="864">
                  <c:v>43.987558776407695</c:v>
                </c:pt>
                <c:pt idx="865">
                  <c:v>41.723887800879538</c:v>
                </c:pt>
                <c:pt idx="866">
                  <c:v>39.64586024486195</c:v>
                </c:pt>
                <c:pt idx="867">
                  <c:v>37.69907493996471</c:v>
                </c:pt>
                <c:pt idx="868">
                  <c:v>35.687188561165414</c:v>
                </c:pt>
                <c:pt idx="869">
                  <c:v>33.580292949942105</c:v>
                </c:pt>
                <c:pt idx="870">
                  <c:v>31.452789670943268</c:v>
                </c:pt>
                <c:pt idx="871">
                  <c:v>29.394499617524403</c:v>
                </c:pt>
                <c:pt idx="872">
                  <c:v>27.310489745173914</c:v>
                </c:pt>
                <c:pt idx="873">
                  <c:v>25.032756310270436</c:v>
                </c:pt>
                <c:pt idx="874">
                  <c:v>22.547243604065027</c:v>
                </c:pt>
                <c:pt idx="875">
                  <c:v>19.907221831983726</c:v>
                </c:pt>
                <c:pt idx="876">
                  <c:v>17.209616695344053</c:v>
                </c:pt>
                <c:pt idx="877">
                  <c:v>14.573385661437172</c:v>
                </c:pt>
                <c:pt idx="878">
                  <c:v>11.917025268208429</c:v>
                </c:pt>
                <c:pt idx="879">
                  <c:v>9.1102211028442603</c:v>
                </c:pt>
                <c:pt idx="880">
                  <c:v>6.0735077807873745</c:v>
                </c:pt>
                <c:pt idx="881">
                  <c:v>2.9306202451716268</c:v>
                </c:pt>
                <c:pt idx="882">
                  <c:v>-4.8242019731805807E-2</c:v>
                </c:pt>
                <c:pt idx="883">
                  <c:v>-2.6968137393371694</c:v>
                </c:pt>
                <c:pt idx="884">
                  <c:v>-4.9588977045504263</c:v>
                </c:pt>
                <c:pt idx="885">
                  <c:v>-6.9922445104594164</c:v>
                </c:pt>
                <c:pt idx="886">
                  <c:v>-9.0207831802502287</c:v>
                </c:pt>
                <c:pt idx="887">
                  <c:v>-11.212007656645225</c:v>
                </c:pt>
                <c:pt idx="888">
                  <c:v>-13.522371143512318</c:v>
                </c:pt>
                <c:pt idx="889">
                  <c:v>-15.87968554064207</c:v>
                </c:pt>
                <c:pt idx="890">
                  <c:v>-17.988180469829228</c:v>
                </c:pt>
                <c:pt idx="891">
                  <c:v>-19.583350980432645</c:v>
                </c:pt>
                <c:pt idx="892">
                  <c:v>-20.485097580823989</c:v>
                </c:pt>
                <c:pt idx="893">
                  <c:v>-20.377486209207508</c:v>
                </c:pt>
                <c:pt idx="894">
                  <c:v>-19.136571045023356</c:v>
                </c:pt>
                <c:pt idx="895">
                  <c:v>-17.048839104122887</c:v>
                </c:pt>
                <c:pt idx="896">
                  <c:v>-14.781226582040428</c:v>
                </c:pt>
                <c:pt idx="897">
                  <c:v>-13.10765909039962</c:v>
                </c:pt>
                <c:pt idx="898">
                  <c:v>-12.289512968591627</c:v>
                </c:pt>
                <c:pt idx="899">
                  <c:v>-12.071644929219792</c:v>
                </c:pt>
                <c:pt idx="900">
                  <c:v>-12.005723290635396</c:v>
                </c:pt>
                <c:pt idx="901">
                  <c:v>-11.806792884822686</c:v>
                </c:pt>
                <c:pt idx="902">
                  <c:v>-11.390418167126233</c:v>
                </c:pt>
                <c:pt idx="903">
                  <c:v>-10.786737923783708</c:v>
                </c:pt>
                <c:pt idx="904">
                  <c:v>-10.198612785308034</c:v>
                </c:pt>
                <c:pt idx="905">
                  <c:v>-10.084837949601873</c:v>
                </c:pt>
                <c:pt idx="906">
                  <c:v>-10.704593110609835</c:v>
                </c:pt>
                <c:pt idx="907">
                  <c:v>-11.718488068397638</c:v>
                </c:pt>
                <c:pt idx="908">
                  <c:v>-12.504781627029685</c:v>
                </c:pt>
                <c:pt idx="909">
                  <c:v>-12.685287994489091</c:v>
                </c:pt>
                <c:pt idx="910">
                  <c:v>-12.27071231459931</c:v>
                </c:pt>
                <c:pt idx="911">
                  <c:v>-11.589936648307322</c:v>
                </c:pt>
                <c:pt idx="912">
                  <c:v>-10.921335055341174</c:v>
                </c:pt>
                <c:pt idx="913">
                  <c:v>-10.407745934234349</c:v>
                </c:pt>
                <c:pt idx="914">
                  <c:v>-10.025992655549661</c:v>
                </c:pt>
                <c:pt idx="915">
                  <c:v>-9.6002889624386682</c:v>
                </c:pt>
                <c:pt idx="916">
                  <c:v>-8.9975998231898942</c:v>
                </c:pt>
                <c:pt idx="917">
                  <c:v>-8.1163810067260957</c:v>
                </c:pt>
                <c:pt idx="918">
                  <c:v>-6.9582756265915746</c:v>
                </c:pt>
                <c:pt idx="919">
                  <c:v>-5.6713201540597424</c:v>
                </c:pt>
                <c:pt idx="920">
                  <c:v>-4.4209683509785478</c:v>
                </c:pt>
                <c:pt idx="921">
                  <c:v>-3.2714411439589766</c:v>
                </c:pt>
                <c:pt idx="922">
                  <c:v>-2.2181600610797969</c:v>
                </c:pt>
                <c:pt idx="923">
                  <c:v>-1.1559064398582011</c:v>
                </c:pt>
                <c:pt idx="924">
                  <c:v>7.2897568938962931E-2</c:v>
                </c:pt>
                <c:pt idx="925">
                  <c:v>1.5333464975601838</c:v>
                </c:pt>
                <c:pt idx="926">
                  <c:v>3.24410068760898</c:v>
                </c:pt>
                <c:pt idx="927">
                  <c:v>5.1579690138567997</c:v>
                </c:pt>
                <c:pt idx="928">
                  <c:v>7.1810288935796631</c:v>
                </c:pt>
                <c:pt idx="929">
                  <c:v>9.3181524157080684</c:v>
                </c:pt>
                <c:pt idx="930">
                  <c:v>11.771957367393908</c:v>
                </c:pt>
                <c:pt idx="931">
                  <c:v>14.538291140046029</c:v>
                </c:pt>
                <c:pt idx="932">
                  <c:v>17.426763597245106</c:v>
                </c:pt>
                <c:pt idx="933">
                  <c:v>20.085129485300204</c:v>
                </c:pt>
                <c:pt idx="934">
                  <c:v>21.976992095594198</c:v>
                </c:pt>
                <c:pt idx="935">
                  <c:v>23.036811893682316</c:v>
                </c:pt>
                <c:pt idx="936">
                  <c:v>23.878744955808671</c:v>
                </c:pt>
                <c:pt idx="937">
                  <c:v>25.155321876692497</c:v>
                </c:pt>
                <c:pt idx="938">
                  <c:v>27.080671259158645</c:v>
                </c:pt>
                <c:pt idx="939">
                  <c:v>29.450250833975474</c:v>
                </c:pt>
                <c:pt idx="940">
                  <c:v>31.909988457295963</c:v>
                </c:pt>
                <c:pt idx="941">
                  <c:v>34.113940028150047</c:v>
                </c:pt>
                <c:pt idx="942">
                  <c:v>35.446172287587046</c:v>
                </c:pt>
                <c:pt idx="943">
                  <c:v>35.651644161835307</c:v>
                </c:pt>
                <c:pt idx="944">
                  <c:v>35.238488218598597</c:v>
                </c:pt>
                <c:pt idx="945">
                  <c:v>35.022298354226621</c:v>
                </c:pt>
                <c:pt idx="946">
                  <c:v>35.476556607142086</c:v>
                </c:pt>
                <c:pt idx="947">
                  <c:v>36.439594234999248</c:v>
                </c:pt>
                <c:pt idx="948">
                  <c:v>37.455148570299258</c:v>
                </c:pt>
                <c:pt idx="949">
                  <c:v>38.127363558893272</c:v>
                </c:pt>
                <c:pt idx="950">
                  <c:v>37.965162207715409</c:v>
                </c:pt>
                <c:pt idx="951">
                  <c:v>36.859798443561104</c:v>
                </c:pt>
                <c:pt idx="952">
                  <c:v>35.166654634689884</c:v>
                </c:pt>
                <c:pt idx="953">
                  <c:v>33.329003241996091</c:v>
                </c:pt>
                <c:pt idx="954">
                  <c:v>31.649405937156168</c:v>
                </c:pt>
                <c:pt idx="955">
                  <c:v>30.098514358413041</c:v>
                </c:pt>
                <c:pt idx="956">
                  <c:v>28.452913091244781</c:v>
                </c:pt>
                <c:pt idx="957">
                  <c:v>26.567863729419884</c:v>
                </c:pt>
                <c:pt idx="958">
                  <c:v>24.414674974831485</c:v>
                </c:pt>
                <c:pt idx="959">
                  <c:v>22.039438215334854</c:v>
                </c:pt>
                <c:pt idx="960">
                  <c:v>19.458656471028156</c:v>
                </c:pt>
                <c:pt idx="961">
                  <c:v>16.770335981607591</c:v>
                </c:pt>
                <c:pt idx="962">
                  <c:v>14.25391206197544</c:v>
                </c:pt>
                <c:pt idx="963">
                  <c:v>12.02161626073593</c:v>
                </c:pt>
                <c:pt idx="964">
                  <c:v>10.061259435521212</c:v>
                </c:pt>
                <c:pt idx="965">
                  <c:v>8.3280326268107867</c:v>
                </c:pt>
                <c:pt idx="966">
                  <c:v>6.6199939142745707</c:v>
                </c:pt>
                <c:pt idx="967">
                  <c:v>4.6498923359890796</c:v>
                </c:pt>
                <c:pt idx="968">
                  <c:v>2.132201749269298</c:v>
                </c:pt>
                <c:pt idx="969">
                  <c:v>-0.9987709857160878</c:v>
                </c:pt>
                <c:pt idx="970">
                  <c:v>-4.6413554860017658</c:v>
                </c:pt>
                <c:pt idx="971">
                  <c:v>-8.6101636562817312</c:v>
                </c:pt>
                <c:pt idx="972">
                  <c:v>-12.474957403156095</c:v>
                </c:pt>
                <c:pt idx="973">
                  <c:v>-15.685027695092971</c:v>
                </c:pt>
                <c:pt idx="974">
                  <c:v>-18.01249840119111</c:v>
                </c:pt>
                <c:pt idx="975">
                  <c:v>-19.654399093167285</c:v>
                </c:pt>
                <c:pt idx="976">
                  <c:v>-20.80723319130394</c:v>
                </c:pt>
                <c:pt idx="977">
                  <c:v>-21.391065167477862</c:v>
                </c:pt>
                <c:pt idx="978">
                  <c:v>-21.242277064128302</c:v>
                </c:pt>
                <c:pt idx="979">
                  <c:v>-20.460332802845734</c:v>
                </c:pt>
                <c:pt idx="980">
                  <c:v>-19.359617066788818</c:v>
                </c:pt>
                <c:pt idx="981">
                  <c:v>-17.994304725453041</c:v>
                </c:pt>
                <c:pt idx="982">
                  <c:v>-16.24538947094398</c:v>
                </c:pt>
                <c:pt idx="983">
                  <c:v>-14.3456925015251</c:v>
                </c:pt>
                <c:pt idx="984">
                  <c:v>-12.710535331494599</c:v>
                </c:pt>
                <c:pt idx="985">
                  <c:v>-11.470368244864707</c:v>
                </c:pt>
                <c:pt idx="986">
                  <c:v>-10.581574579967413</c:v>
                </c:pt>
                <c:pt idx="987">
                  <c:v>-9.8246221283680644</c:v>
                </c:pt>
                <c:pt idx="988">
                  <c:v>-8.992807925800701</c:v>
                </c:pt>
                <c:pt idx="989">
                  <c:v>-7.936200587284687</c:v>
                </c:pt>
                <c:pt idx="990">
                  <c:v>-6.6893226355389928</c:v>
                </c:pt>
                <c:pt idx="991">
                  <c:v>-5.4358075628282121</c:v>
                </c:pt>
                <c:pt idx="992">
                  <c:v>-4.3042435715716474</c:v>
                </c:pt>
                <c:pt idx="993">
                  <c:v>-3.6083717001402147</c:v>
                </c:pt>
                <c:pt idx="994">
                  <c:v>-3.5342701661374099</c:v>
                </c:pt>
                <c:pt idx="995">
                  <c:v>-3.9186265028146616</c:v>
                </c:pt>
                <c:pt idx="996">
                  <c:v>-4.3722010527583688</c:v>
                </c:pt>
                <c:pt idx="997">
                  <c:v>-4.523807851703201</c:v>
                </c:pt>
                <c:pt idx="998">
                  <c:v>-4.2696604346691371</c:v>
                </c:pt>
                <c:pt idx="999">
                  <c:v>-3.6702808859757541</c:v>
                </c:pt>
                <c:pt idx="1000">
                  <c:v>-2.643727728256239</c:v>
                </c:pt>
                <c:pt idx="1001">
                  <c:v>-1.5067271336911143</c:v>
                </c:pt>
                <c:pt idx="1002">
                  <c:v>-0.73067893101729198</c:v>
                </c:pt>
                <c:pt idx="1003">
                  <c:v>-0.45756779239694612</c:v>
                </c:pt>
                <c:pt idx="1004">
                  <c:v>-0.48646707654900717</c:v>
                </c:pt>
                <c:pt idx="1005">
                  <c:v>-0.45783505501802702</c:v>
                </c:pt>
                <c:pt idx="1006">
                  <c:v>-9.1095333917666471E-2</c:v>
                </c:pt>
                <c:pt idx="1007">
                  <c:v>0.68288403276068677</c:v>
                </c:pt>
                <c:pt idx="1008">
                  <c:v>1.561873392105473</c:v>
                </c:pt>
                <c:pt idx="1009">
                  <c:v>1.9829619642633634</c:v>
                </c:pt>
                <c:pt idx="1010">
                  <c:v>1.8263144449780961</c:v>
                </c:pt>
                <c:pt idx="1011">
                  <c:v>1.3249773760785342</c:v>
                </c:pt>
                <c:pt idx="1012">
                  <c:v>0.72351226855696349</c:v>
                </c:pt>
                <c:pt idx="1013">
                  <c:v>0.17482090318582419</c:v>
                </c:pt>
                <c:pt idx="1014">
                  <c:v>-0.32624873487789224</c:v>
                </c:pt>
                <c:pt idx="1015">
                  <c:v>-0.74234924018033444</c:v>
                </c:pt>
                <c:pt idx="1016">
                  <c:v>-0.85379985537672765</c:v>
                </c:pt>
                <c:pt idx="1017">
                  <c:v>-0.38180183826919306</c:v>
                </c:pt>
                <c:pt idx="1018">
                  <c:v>0.70233991849619071</c:v>
                </c:pt>
                <c:pt idx="1019">
                  <c:v>2.1436251001262674</c:v>
                </c:pt>
                <c:pt idx="1020">
                  <c:v>3.8079363981237422</c:v>
                </c:pt>
                <c:pt idx="1021">
                  <c:v>5.7022002701612671</c:v>
                </c:pt>
                <c:pt idx="1022">
                  <c:v>7.7380200247580415</c:v>
                </c:pt>
                <c:pt idx="1023">
                  <c:v>9.7472786242628811</c:v>
                </c:pt>
                <c:pt idx="1024">
                  <c:v>11.472413031777624</c:v>
                </c:pt>
                <c:pt idx="1025">
                  <c:v>12.797915331142072</c:v>
                </c:pt>
                <c:pt idx="1026">
                  <c:v>13.977058384519228</c:v>
                </c:pt>
                <c:pt idx="1027">
                  <c:v>15.285924656828845</c:v>
                </c:pt>
                <c:pt idx="1028">
                  <c:v>16.875346283692267</c:v>
                </c:pt>
                <c:pt idx="1029">
                  <c:v>18.81379675801842</c:v>
                </c:pt>
                <c:pt idx="1030">
                  <c:v>21.060986302858051</c:v>
                </c:pt>
                <c:pt idx="1031">
                  <c:v>23.787766556800889</c:v>
                </c:pt>
                <c:pt idx="1032">
                  <c:v>26.91807030566487</c:v>
                </c:pt>
                <c:pt idx="1033">
                  <c:v>29.997599759551573</c:v>
                </c:pt>
                <c:pt idx="1034">
                  <c:v>32.684446084360538</c:v>
                </c:pt>
                <c:pt idx="1035">
                  <c:v>34.597374702673328</c:v>
                </c:pt>
                <c:pt idx="1036">
                  <c:v>35.591288828619859</c:v>
                </c:pt>
                <c:pt idx="1037">
                  <c:v>36.306118112047464</c:v>
                </c:pt>
                <c:pt idx="1038">
                  <c:v>37.408304709806508</c:v>
                </c:pt>
                <c:pt idx="1039">
                  <c:v>39.142882555610377</c:v>
                </c:pt>
                <c:pt idx="1040">
                  <c:v>41.375029124498163</c:v>
                </c:pt>
                <c:pt idx="1041">
                  <c:v>43.6559855020082</c:v>
                </c:pt>
                <c:pt idx="1042">
                  <c:v>45.394085271968031</c:v>
                </c:pt>
                <c:pt idx="1043">
                  <c:v>46.232983246528669</c:v>
                </c:pt>
                <c:pt idx="1044">
                  <c:v>46.006577701598097</c:v>
                </c:pt>
                <c:pt idx="1045">
                  <c:v>45.052264707566138</c:v>
                </c:pt>
                <c:pt idx="1046">
                  <c:v>44.043717313414817</c:v>
                </c:pt>
                <c:pt idx="1047">
                  <c:v>43.367499607146527</c:v>
                </c:pt>
                <c:pt idx="1048">
                  <c:v>42.895793835003595</c:v>
                </c:pt>
                <c:pt idx="1049">
                  <c:v>42.169827098303521</c:v>
                </c:pt>
                <c:pt idx="1050">
                  <c:v>40.947362136337446</c:v>
                </c:pt>
                <c:pt idx="1051">
                  <c:v>39.288712573610695</c:v>
                </c:pt>
                <c:pt idx="1052">
                  <c:v>37.357461522138479</c:v>
                </c:pt>
                <c:pt idx="1053">
                  <c:v>35.314519071695706</c:v>
                </c:pt>
                <c:pt idx="1054">
                  <c:v>33.217150290261792</c:v>
                </c:pt>
                <c:pt idx="1055">
                  <c:v>30.992654704456555</c:v>
                </c:pt>
                <c:pt idx="1056">
                  <c:v>28.663187930367425</c:v>
                </c:pt>
                <c:pt idx="1057">
                  <c:v>26.307138991760077</c:v>
                </c:pt>
                <c:pt idx="1058">
                  <c:v>23.969493031924873</c:v>
                </c:pt>
                <c:pt idx="1059">
                  <c:v>21.729132571286375</c:v>
                </c:pt>
                <c:pt idx="1060">
                  <c:v>19.713910419860646</c:v>
                </c:pt>
                <c:pt idx="1061">
                  <c:v>17.940973451463435</c:v>
                </c:pt>
                <c:pt idx="1062">
                  <c:v>16.355745422434165</c:v>
                </c:pt>
                <c:pt idx="1063">
                  <c:v>14.685985113985481</c:v>
                </c:pt>
                <c:pt idx="1064">
                  <c:v>12.645434231705771</c:v>
                </c:pt>
                <c:pt idx="1065">
                  <c:v>10.225146947071655</c:v>
                </c:pt>
                <c:pt idx="1066">
                  <c:v>7.7174074681302214</c:v>
                </c:pt>
                <c:pt idx="1067">
                  <c:v>5.3319756587676173</c:v>
                </c:pt>
                <c:pt idx="1068">
                  <c:v>3.2713686455922648</c:v>
                </c:pt>
                <c:pt idx="1069">
                  <c:v>1.6838732526804197</c:v>
                </c:pt>
                <c:pt idx="1070">
                  <c:v>0.54338162762681119</c:v>
                </c:pt>
                <c:pt idx="1071">
                  <c:v>-0.36577558492572504</c:v>
                </c:pt>
                <c:pt idx="1072">
                  <c:v>-1.4754542932272108</c:v>
                </c:pt>
                <c:pt idx="1073">
                  <c:v>-3.1887058473626668</c:v>
                </c:pt>
                <c:pt idx="1074">
                  <c:v>-5.4850847904154127</c:v>
                </c:pt>
                <c:pt idx="1075">
                  <c:v>-7.9879999546071065</c:v>
                </c:pt>
                <c:pt idx="1076">
                  <c:v>-10.087970655514964</c:v>
                </c:pt>
                <c:pt idx="1077">
                  <c:v>-11.278785602404664</c:v>
                </c:pt>
                <c:pt idx="1078">
                  <c:v>-11.35296155035657</c:v>
                </c:pt>
                <c:pt idx="1079">
                  <c:v>-10.736437319349438</c:v>
                </c:pt>
                <c:pt idx="1080">
                  <c:v>-10.342140132962449</c:v>
                </c:pt>
                <c:pt idx="1081">
                  <c:v>-10.6092542703032</c:v>
                </c:pt>
                <c:pt idx="1082">
                  <c:v>-11.180034024897136</c:v>
                </c:pt>
                <c:pt idx="1083">
                  <c:v>-11.188256184399194</c:v>
                </c:pt>
                <c:pt idx="1084">
                  <c:v>-10.034257760711208</c:v>
                </c:pt>
                <c:pt idx="1085">
                  <c:v>-7.4311133454969838</c:v>
                </c:pt>
                <c:pt idx="1086">
                  <c:v>-3.6528323585870437</c:v>
                </c:pt>
                <c:pt idx="1087">
                  <c:v>0.34183284858469715</c:v>
                </c:pt>
                <c:pt idx="1088">
                  <c:v>3.6302027516130031</c:v>
                </c:pt>
                <c:pt idx="1089">
                  <c:v>5.6127142565807429</c:v>
                </c:pt>
                <c:pt idx="1090">
                  <c:v>6.1695883914491283</c:v>
                </c:pt>
                <c:pt idx="1091">
                  <c:v>5.684758803620146</c:v>
                </c:pt>
                <c:pt idx="1092">
                  <c:v>4.6835158075477432</c:v>
                </c:pt>
                <c:pt idx="1093">
                  <c:v>3.6333134913967884</c:v>
                </c:pt>
                <c:pt idx="1094">
                  <c:v>2.8296139015688526</c:v>
                </c:pt>
                <c:pt idx="1095">
                  <c:v>2.3401260235374757</c:v>
                </c:pt>
                <c:pt idx="1096">
                  <c:v>1.9837748430667264</c:v>
                </c:pt>
                <c:pt idx="1097">
                  <c:v>1.5983791062053918</c:v>
                </c:pt>
                <c:pt idx="1098">
                  <c:v>1.2326729440812838</c:v>
                </c:pt>
                <c:pt idx="1099">
                  <c:v>1.0428833851996582</c:v>
                </c:pt>
                <c:pt idx="1100">
                  <c:v>1.0778036174956649</c:v>
                </c:pt>
                <c:pt idx="1101">
                  <c:v>1.2496692651457517</c:v>
                </c:pt>
                <c:pt idx="1102">
                  <c:v>1.3850370798428369</c:v>
                </c:pt>
                <c:pt idx="1103">
                  <c:v>1.41126509824598</c:v>
                </c:pt>
                <c:pt idx="1104">
                  <c:v>1.3970579162810604</c:v>
                </c:pt>
                <c:pt idx="1105">
                  <c:v>1.4329281579554389</c:v>
                </c:pt>
                <c:pt idx="1106">
                  <c:v>1.6277500547963302</c:v>
                </c:pt>
                <c:pt idx="1107">
                  <c:v>2.0424366937004033</c:v>
                </c:pt>
                <c:pt idx="1108">
                  <c:v>2.7095677198263952</c:v>
                </c:pt>
                <c:pt idx="1109">
                  <c:v>3.5962601454298673</c:v>
                </c:pt>
                <c:pt idx="1110">
                  <c:v>4.5377931025212694</c:v>
                </c:pt>
                <c:pt idx="1111">
                  <c:v>5.404478420470844</c:v>
                </c:pt>
                <c:pt idx="1112">
                  <c:v>6.1805949520614272</c:v>
                </c:pt>
                <c:pt idx="1113">
                  <c:v>7.0006245530201987</c:v>
                </c:pt>
                <c:pt idx="1114">
                  <c:v>8.1233470419597946</c:v>
                </c:pt>
                <c:pt idx="1115">
                  <c:v>9.564261261120599</c:v>
                </c:pt>
                <c:pt idx="1116">
                  <c:v>11.146030815898188</c:v>
                </c:pt>
                <c:pt idx="1117">
                  <c:v>12.680073099580223</c:v>
                </c:pt>
                <c:pt idx="1118">
                  <c:v>13.962882557588618</c:v>
                </c:pt>
                <c:pt idx="1119">
                  <c:v>14.957089906436845</c:v>
                </c:pt>
                <c:pt idx="1120">
                  <c:v>15.79661308830811</c:v>
                </c:pt>
                <c:pt idx="1121">
                  <c:v>16.652655966541946</c:v>
                </c:pt>
                <c:pt idx="1122">
                  <c:v>17.734468007211106</c:v>
                </c:pt>
                <c:pt idx="1123">
                  <c:v>19.174914867066882</c:v>
                </c:pt>
                <c:pt idx="1124">
                  <c:v>21.034157329725545</c:v>
                </c:pt>
                <c:pt idx="1125">
                  <c:v>23.080790723131031</c:v>
                </c:pt>
                <c:pt idx="1126">
                  <c:v>25.117565048668411</c:v>
                </c:pt>
                <c:pt idx="1127">
                  <c:v>27.12946930769504</c:v>
                </c:pt>
                <c:pt idx="1128">
                  <c:v>29.024404241541141</c:v>
                </c:pt>
                <c:pt idx="1129">
                  <c:v>30.881627156710319</c:v>
                </c:pt>
                <c:pt idx="1130">
                  <c:v>32.690362973576114</c:v>
                </c:pt>
                <c:pt idx="1131">
                  <c:v>34.378303654104592</c:v>
                </c:pt>
                <c:pt idx="1132">
                  <c:v>35.911714861022496</c:v>
                </c:pt>
                <c:pt idx="1133">
                  <c:v>37.395605983802049</c:v>
                </c:pt>
                <c:pt idx="1134">
                  <c:v>39.025506044126011</c:v>
                </c:pt>
                <c:pt idx="1135">
                  <c:v>40.647453303243488</c:v>
                </c:pt>
                <c:pt idx="1136">
                  <c:v>41.740487177178622</c:v>
                </c:pt>
                <c:pt idx="1137">
                  <c:v>42.115959613635056</c:v>
                </c:pt>
                <c:pt idx="1138">
                  <c:v>42.040892721362354</c:v>
                </c:pt>
                <c:pt idx="1139">
                  <c:v>41.927174786935112</c:v>
                </c:pt>
                <c:pt idx="1140">
                  <c:v>41.897898731196406</c:v>
                </c:pt>
                <c:pt idx="1141">
                  <c:v>41.738915696572477</c:v>
                </c:pt>
                <c:pt idx="1142">
                  <c:v>41.240737962641028</c:v>
                </c:pt>
                <c:pt idx="1143">
                  <c:v>40.210570803388208</c:v>
                </c:pt>
                <c:pt idx="1144">
                  <c:v>38.798043107320439</c:v>
                </c:pt>
                <c:pt idx="1145">
                  <c:v>37.200297365174031</c:v>
                </c:pt>
                <c:pt idx="1146">
                  <c:v>35.527225237870546</c:v>
                </c:pt>
                <c:pt idx="1147">
                  <c:v>33.855473773113133</c:v>
                </c:pt>
                <c:pt idx="1148">
                  <c:v>32.177420417650865</c:v>
                </c:pt>
                <c:pt idx="1149">
                  <c:v>30.436098909297851</c:v>
                </c:pt>
                <c:pt idx="1150">
                  <c:v>28.627721511111893</c:v>
                </c:pt>
                <c:pt idx="1151">
                  <c:v>26.785929640889655</c:v>
                </c:pt>
                <c:pt idx="1152">
                  <c:v>24.978330228071862</c:v>
                </c:pt>
                <c:pt idx="1153">
                  <c:v>23.296080063510423</c:v>
                </c:pt>
                <c:pt idx="1154">
                  <c:v>21.776054982240211</c:v>
                </c:pt>
                <c:pt idx="1155">
                  <c:v>20.329682602595408</c:v>
                </c:pt>
                <c:pt idx="1156">
                  <c:v>18.726797950543499</c:v>
                </c:pt>
                <c:pt idx="1157">
                  <c:v>16.77230707153263</c:v>
                </c:pt>
                <c:pt idx="1158">
                  <c:v>14.417245610101977</c:v>
                </c:pt>
                <c:pt idx="1159">
                  <c:v>11.820386537899939</c:v>
                </c:pt>
                <c:pt idx="1160">
                  <c:v>9.259644747141941</c:v>
                </c:pt>
                <c:pt idx="1161">
                  <c:v>6.9187739921991014</c:v>
                </c:pt>
                <c:pt idx="1162">
                  <c:v>4.7241166923551186</c:v>
                </c:pt>
                <c:pt idx="1163">
                  <c:v>2.5037753385080159</c:v>
                </c:pt>
                <c:pt idx="1164">
                  <c:v>0.12973809173785572</c:v>
                </c:pt>
                <c:pt idx="1165">
                  <c:v>-2.4056958900969017</c:v>
                </c:pt>
                <c:pt idx="1166">
                  <c:v>-4.9635580522949638</c:v>
                </c:pt>
                <c:pt idx="1167">
                  <c:v>-7.3689969512490645</c:v>
                </c:pt>
                <c:pt idx="1168">
                  <c:v>-9.4466198722240851</c:v>
                </c:pt>
                <c:pt idx="1169">
                  <c:v>-10.774664354779603</c:v>
                </c:pt>
                <c:pt idx="1170">
                  <c:v>-11.16710776768401</c:v>
                </c:pt>
                <c:pt idx="1171">
                  <c:v>-10.945293232330329</c:v>
                </c:pt>
                <c:pt idx="1172">
                  <c:v>-10.781163987683723</c:v>
                </c:pt>
                <c:pt idx="1173">
                  <c:v>-11.305307687930046</c:v>
                </c:pt>
                <c:pt idx="1174">
                  <c:v>-12.657419534171446</c:v>
                </c:pt>
                <c:pt idx="1175">
                  <c:v>-14.215139063488017</c:v>
                </c:pt>
                <c:pt idx="1176">
                  <c:v>-15.171771862218256</c:v>
                </c:pt>
                <c:pt idx="1177">
                  <c:v>-14.89860374497389</c:v>
                </c:pt>
                <c:pt idx="1178">
                  <c:v>-13.329018170074411</c:v>
                </c:pt>
                <c:pt idx="1179">
                  <c:v>-10.946929386672922</c:v>
                </c:pt>
                <c:pt idx="1180">
                  <c:v>-8.6195347989394637</c:v>
                </c:pt>
                <c:pt idx="1181">
                  <c:v>-7.047640122960674</c:v>
                </c:pt>
                <c:pt idx="1182">
                  <c:v>-6.6486693405014607</c:v>
                </c:pt>
                <c:pt idx="1183">
                  <c:v>-7.3567112136914314</c:v>
                </c:pt>
                <c:pt idx="1184">
                  <c:v>-8.5605721694176022</c:v>
                </c:pt>
                <c:pt idx="1185">
                  <c:v>-9.5685451060292497</c:v>
                </c:pt>
                <c:pt idx="1186">
                  <c:v>-10.116332183908664</c:v>
                </c:pt>
                <c:pt idx="1187">
                  <c:v>-10.264687960230489</c:v>
                </c:pt>
                <c:pt idx="1188">
                  <c:v>-10.124636981025878</c:v>
                </c:pt>
                <c:pt idx="1189">
                  <c:v>-9.7512111214053601</c:v>
                </c:pt>
                <c:pt idx="1190">
                  <c:v>-9.1960987189772521</c:v>
                </c:pt>
                <c:pt idx="1191">
                  <c:v>-8.506138724597708</c:v>
                </c:pt>
                <c:pt idx="1192">
                  <c:v>-7.7567521101057544</c:v>
                </c:pt>
                <c:pt idx="1193">
                  <c:v>-7.0107374479036384</c:v>
                </c:pt>
                <c:pt idx="1194">
                  <c:v>-6.2455833589455656</c:v>
                </c:pt>
                <c:pt idx="1195">
                  <c:v>-5.3261888117666549</c:v>
                </c:pt>
                <c:pt idx="1196">
                  <c:v>-4.1150177755313218</c:v>
                </c:pt>
                <c:pt idx="1197">
                  <c:v>-2.6219928800206951</c:v>
                </c:pt>
                <c:pt idx="1198">
                  <c:v>-0.95966000242028127</c:v>
                </c:pt>
                <c:pt idx="1199">
                  <c:v>0.6310036176281244</c:v>
                </c:pt>
                <c:pt idx="1200">
                  <c:v>1.8984300652755619</c:v>
                </c:pt>
                <c:pt idx="1201">
                  <c:v>2.7018022239700508</c:v>
                </c:pt>
                <c:pt idx="1202">
                  <c:v>3.1448956394906493</c:v>
                </c:pt>
                <c:pt idx="1203">
                  <c:v>3.5305378067008366</c:v>
                </c:pt>
                <c:pt idx="1204">
                  <c:v>4.2160921905668198</c:v>
                </c:pt>
                <c:pt idx="1205">
                  <c:v>5.4180585267554831</c:v>
                </c:pt>
                <c:pt idx="1206">
                  <c:v>7.1194264562203733</c:v>
                </c:pt>
                <c:pt idx="1207">
                  <c:v>9.0456576070959649</c:v>
                </c:pt>
                <c:pt idx="1208">
                  <c:v>10.899281374954045</c:v>
                </c:pt>
                <c:pt idx="1209">
                  <c:v>12.685209727454964</c:v>
                </c:pt>
                <c:pt idx="1210">
                  <c:v>14.602324552905865</c:v>
                </c:pt>
                <c:pt idx="1211">
                  <c:v>16.896992961847747</c:v>
                </c:pt>
                <c:pt idx="1212">
                  <c:v>19.729093682610792</c:v>
                </c:pt>
                <c:pt idx="1213">
                  <c:v>22.887948968958575</c:v>
                </c:pt>
                <c:pt idx="1214">
                  <c:v>25.931635009579406</c:v>
                </c:pt>
                <c:pt idx="1215">
                  <c:v>28.370167289387815</c:v>
                </c:pt>
                <c:pt idx="1216">
                  <c:v>30.203477423600059</c:v>
                </c:pt>
                <c:pt idx="1217">
                  <c:v>31.959326515128058</c:v>
                </c:pt>
                <c:pt idx="1218">
                  <c:v>34.094770664825496</c:v>
                </c:pt>
                <c:pt idx="1219">
                  <c:v>36.633403851528989</c:v>
                </c:pt>
                <c:pt idx="1220">
                  <c:v>39.477581714498406</c:v>
                </c:pt>
                <c:pt idx="1221">
                  <c:v>42.554805640208436</c:v>
                </c:pt>
                <c:pt idx="1222">
                  <c:v>45.539319427404266</c:v>
                </c:pt>
                <c:pt idx="1223">
                  <c:v>47.829349098856177</c:v>
                </c:pt>
                <c:pt idx="1224">
                  <c:v>49.02679347687905</c:v>
                </c:pt>
                <c:pt idx="1225">
                  <c:v>49.265337567341469</c:v>
                </c:pt>
                <c:pt idx="1226">
                  <c:v>49.27832785599464</c:v>
                </c:pt>
                <c:pt idx="1227">
                  <c:v>49.544327078874751</c:v>
                </c:pt>
                <c:pt idx="1228">
                  <c:v>50.082630917297251</c:v>
                </c:pt>
                <c:pt idx="1229">
                  <c:v>50.653288238951305</c:v>
                </c:pt>
                <c:pt idx="1230">
                  <c:v>50.992197274172277</c:v>
                </c:pt>
                <c:pt idx="1231">
                  <c:v>50.875441028688833</c:v>
                </c:pt>
                <c:pt idx="1232">
                  <c:v>50.086725948115053</c:v>
                </c:pt>
                <c:pt idx="1233">
                  <c:v>48.657569449152753</c:v>
                </c:pt>
                <c:pt idx="1234">
                  <c:v>46.8797354001697</c:v>
                </c:pt>
                <c:pt idx="1235">
                  <c:v>45.118131452166303</c:v>
                </c:pt>
                <c:pt idx="1236">
                  <c:v>43.604872783122978</c:v>
                </c:pt>
                <c:pt idx="1237">
                  <c:v>42.403398887460519</c:v>
                </c:pt>
                <c:pt idx="1238">
                  <c:v>41.385784609711308</c:v>
                </c:pt>
                <c:pt idx="1239">
                  <c:v>40.404060897517077</c:v>
                </c:pt>
                <c:pt idx="1240">
                  <c:v>39.290000459566741</c:v>
                </c:pt>
                <c:pt idx="1241">
                  <c:v>37.943602270375408</c:v>
                </c:pt>
                <c:pt idx="1242">
                  <c:v>36.351154544967898</c:v>
                </c:pt>
                <c:pt idx="1243">
                  <c:v>34.570371894068543</c:v>
                </c:pt>
                <c:pt idx="1244">
                  <c:v>32.679473016187174</c:v>
                </c:pt>
                <c:pt idx="1245">
                  <c:v>30.736280595863434</c:v>
                </c:pt>
                <c:pt idx="1246">
                  <c:v>28.823511103946164</c:v>
                </c:pt>
                <c:pt idx="1247">
                  <c:v>27.020139081867239</c:v>
                </c:pt>
                <c:pt idx="1248">
                  <c:v>25.381786980229894</c:v>
                </c:pt>
                <c:pt idx="1249">
                  <c:v>23.927512020625297</c:v>
                </c:pt>
                <c:pt idx="1250">
                  <c:v>22.560298340212793</c:v>
                </c:pt>
                <c:pt idx="1251">
                  <c:v>20.998497953408535</c:v>
                </c:pt>
                <c:pt idx="1252">
                  <c:v>19.05927637434036</c:v>
                </c:pt>
                <c:pt idx="1253">
                  <c:v>16.662852106853553</c:v>
                </c:pt>
                <c:pt idx="1254">
                  <c:v>13.73940514471648</c:v>
                </c:pt>
                <c:pt idx="1255">
                  <c:v>10.48779318182215</c:v>
                </c:pt>
                <c:pt idx="1256">
                  <c:v>7.3803233581857075</c:v>
                </c:pt>
                <c:pt idx="1257">
                  <c:v>4.9144065910219936</c:v>
                </c:pt>
                <c:pt idx="1258">
                  <c:v>3.3956012592015536</c:v>
                </c:pt>
                <c:pt idx="1259">
                  <c:v>2.9256990940175225</c:v>
                </c:pt>
                <c:pt idx="1260">
                  <c:v>3.1306390921371721</c:v>
                </c:pt>
                <c:pt idx="1261">
                  <c:v>3.5297439502944283</c:v>
                </c:pt>
                <c:pt idx="1262">
                  <c:v>3.5665502912885394</c:v>
                </c:pt>
                <c:pt idx="1263">
                  <c:v>3.1651980654627687</c:v>
                </c:pt>
                <c:pt idx="1264">
                  <c:v>2.8054637641535134</c:v>
                </c:pt>
                <c:pt idx="1265">
                  <c:v>2.9359774488704433</c:v>
                </c:pt>
                <c:pt idx="1266">
                  <c:v>3.6862031598930343</c:v>
                </c:pt>
                <c:pt idx="1267">
                  <c:v>4.7502161366951725</c:v>
                </c:pt>
                <c:pt idx="1268">
                  <c:v>5.7607627739612699</c:v>
                </c:pt>
                <c:pt idx="1269">
                  <c:v>6.7044430984820442</c:v>
                </c:pt>
                <c:pt idx="1270">
                  <c:v>7.8033357365124028</c:v>
                </c:pt>
                <c:pt idx="1271">
                  <c:v>9.1520372417821534</c:v>
                </c:pt>
                <c:pt idx="1272">
                  <c:v>10.518954296946509</c:v>
                </c:pt>
                <c:pt idx="1273">
                  <c:v>11.476441991007579</c:v>
                </c:pt>
                <c:pt idx="1274">
                  <c:v>11.664852991187429</c:v>
                </c:pt>
                <c:pt idx="1275">
                  <c:v>11.19585401136368</c:v>
                </c:pt>
                <c:pt idx="1276">
                  <c:v>10.368058811136406</c:v>
                </c:pt>
                <c:pt idx="1277">
                  <c:v>9.4436329549136762</c:v>
                </c:pt>
                <c:pt idx="1278">
                  <c:v>8.6663165558154027</c:v>
                </c:pt>
                <c:pt idx="1279">
                  <c:v>8.1855670846990929</c:v>
                </c:pt>
                <c:pt idx="1280">
                  <c:v>8.0203969230051104</c:v>
                </c:pt>
                <c:pt idx="1281">
                  <c:v>8.0893134645450093</c:v>
                </c:pt>
                <c:pt idx="1282">
                  <c:v>8.25664439525411</c:v>
                </c:pt>
                <c:pt idx="1283">
                  <c:v>8.4060703073490277</c:v>
                </c:pt>
                <c:pt idx="1284">
                  <c:v>8.5010966812020463</c:v>
                </c:pt>
                <c:pt idx="1285">
                  <c:v>8.6050084675780045</c:v>
                </c:pt>
                <c:pt idx="1286">
                  <c:v>8.7751415182264445</c:v>
                </c:pt>
                <c:pt idx="1287">
                  <c:v>9.1038660478619153</c:v>
                </c:pt>
                <c:pt idx="1288">
                  <c:v>9.7334155069046755</c:v>
                </c:pt>
                <c:pt idx="1289">
                  <c:v>10.501577696766583</c:v>
                </c:pt>
                <c:pt idx="1290">
                  <c:v>11.303392422831253</c:v>
                </c:pt>
                <c:pt idx="1291">
                  <c:v>12.164376734374628</c:v>
                </c:pt>
                <c:pt idx="1292">
                  <c:v>13.110513859687133</c:v>
                </c:pt>
                <c:pt idx="1293">
                  <c:v>14.21499712249339</c:v>
                </c:pt>
                <c:pt idx="1294">
                  <c:v>15.535223880043521</c:v>
                </c:pt>
                <c:pt idx="1295">
                  <c:v>16.968804342442652</c:v>
                </c:pt>
                <c:pt idx="1296">
                  <c:v>18.523707415593801</c:v>
                </c:pt>
                <c:pt idx="1297">
                  <c:v>20.255802627281923</c:v>
                </c:pt>
                <c:pt idx="1298">
                  <c:v>22.197967814736284</c:v>
                </c:pt>
                <c:pt idx="1299">
                  <c:v>24.299485118441559</c:v>
                </c:pt>
                <c:pt idx="1300">
                  <c:v>26.49656871607273</c:v>
                </c:pt>
                <c:pt idx="1301">
                  <c:v>28.879885721751275</c:v>
                </c:pt>
                <c:pt idx="1302">
                  <c:v>31.488081667316244</c:v>
                </c:pt>
                <c:pt idx="1303">
                  <c:v>34.284901913969925</c:v>
                </c:pt>
                <c:pt idx="1304">
                  <c:v>37.102887535690527</c:v>
                </c:pt>
                <c:pt idx="1305">
                  <c:v>39.761625204976724</c:v>
                </c:pt>
                <c:pt idx="1306">
                  <c:v>42.101035640877193</c:v>
                </c:pt>
                <c:pt idx="1307">
                  <c:v>44.088581148059646</c:v>
                </c:pt>
                <c:pt idx="1308">
                  <c:v>46.02420312509846</c:v>
                </c:pt>
                <c:pt idx="1309">
                  <c:v>48.089220802596493</c:v>
                </c:pt>
                <c:pt idx="1310">
                  <c:v>50.27327502654456</c:v>
                </c:pt>
                <c:pt idx="1311">
                  <c:v>52.364042606013669</c:v>
                </c:pt>
                <c:pt idx="1312">
                  <c:v>54.154532253893393</c:v>
                </c:pt>
                <c:pt idx="1313">
                  <c:v>55.589662508815529</c:v>
                </c:pt>
                <c:pt idx="1314">
                  <c:v>56.66976835863921</c:v>
                </c:pt>
                <c:pt idx="1315">
                  <c:v>57.534494671466426</c:v>
                </c:pt>
                <c:pt idx="1316">
                  <c:v>58.219668398037093</c:v>
                </c:pt>
                <c:pt idx="1317">
                  <c:v>58.585037530076349</c:v>
                </c:pt>
                <c:pt idx="1318">
                  <c:v>58.55639561947482</c:v>
                </c:pt>
                <c:pt idx="1319">
                  <c:v>58.105608567085319</c:v>
                </c:pt>
                <c:pt idx="1320">
                  <c:v>57.307097015743608</c:v>
                </c:pt>
                <c:pt idx="1321">
                  <c:v>56.341494375428731</c:v>
                </c:pt>
                <c:pt idx="1322">
                  <c:v>55.330044427920157</c:v>
                </c:pt>
                <c:pt idx="1323">
                  <c:v>54.206007759361754</c:v>
                </c:pt>
                <c:pt idx="1324">
                  <c:v>52.892659404174516</c:v>
                </c:pt>
                <c:pt idx="1325">
                  <c:v>51.463963936091019</c:v>
                </c:pt>
                <c:pt idx="1326">
                  <c:v>49.934827877369202</c:v>
                </c:pt>
                <c:pt idx="1327">
                  <c:v>48.20737469982182</c:v>
                </c:pt>
                <c:pt idx="1328">
                  <c:v>46.196846045825389</c:v>
                </c:pt>
                <c:pt idx="1329">
                  <c:v>43.91518820490888</c:v>
                </c:pt>
                <c:pt idx="1330">
                  <c:v>41.4343504808107</c:v>
                </c:pt>
                <c:pt idx="1331">
                  <c:v>38.859766991194483</c:v>
                </c:pt>
                <c:pt idx="1332">
                  <c:v>36.32578757137059</c:v>
                </c:pt>
                <c:pt idx="1333">
                  <c:v>33.913086799943173</c:v>
                </c:pt>
                <c:pt idx="1334">
                  <c:v>31.622605843944307</c:v>
                </c:pt>
                <c:pt idx="1335">
                  <c:v>29.47608820706542</c:v>
                </c:pt>
                <c:pt idx="1336">
                  <c:v>27.409115522924107</c:v>
                </c:pt>
                <c:pt idx="1337">
                  <c:v>25.298786952465623</c:v>
                </c:pt>
                <c:pt idx="1338">
                  <c:v>23.124621813416312</c:v>
                </c:pt>
                <c:pt idx="1339">
                  <c:v>20.853318097147984</c:v>
                </c:pt>
                <c:pt idx="1340">
                  <c:v>18.413062455205026</c:v>
                </c:pt>
                <c:pt idx="1341">
                  <c:v>15.887267986100927</c:v>
                </c:pt>
                <c:pt idx="1342">
                  <c:v>13.202567846378908</c:v>
                </c:pt>
                <c:pt idx="1343">
                  <c:v>9.9718611494513301</c:v>
                </c:pt>
                <c:pt idx="1344">
                  <c:v>5.7524855064623033</c:v>
                </c:pt>
                <c:pt idx="1345">
                  <c:v>0.67533533633305742</c:v>
                </c:pt>
                <c:pt idx="1346">
                  <c:v>-4.4226883703936037</c:v>
                </c:pt>
                <c:pt idx="1347">
                  <c:v>-8.6591055029857316</c:v>
                </c:pt>
                <c:pt idx="1348">
                  <c:v>-11.412146532926016</c:v>
                </c:pt>
                <c:pt idx="1349">
                  <c:v>-12.550528222267495</c:v>
                </c:pt>
                <c:pt idx="1350">
                  <c:v>-12.384676757822145</c:v>
                </c:pt>
                <c:pt idx="1351">
                  <c:v>-11.424983122665703</c:v>
                </c:pt>
                <c:pt idx="1352">
                  <c:v>-10.358410160212388</c:v>
                </c:pt>
                <c:pt idx="1353">
                  <c:v>-9.7041914370081415</c:v>
                </c:pt>
                <c:pt idx="1354">
                  <c:v>-9.485194168267979</c:v>
                </c:pt>
                <c:pt idx="1355">
                  <c:v>-9.3671514649026175</c:v>
                </c:pt>
                <c:pt idx="1356">
                  <c:v>-8.8995983756045636</c:v>
                </c:pt>
                <c:pt idx="1357">
                  <c:v>-7.6892436480924724</c:v>
                </c:pt>
                <c:pt idx="1358">
                  <c:v>-5.7320929151306226</c:v>
                </c:pt>
                <c:pt idx="1359">
                  <c:v>-3.4203756168280104</c:v>
                </c:pt>
                <c:pt idx="1360">
                  <c:v>-1.18064910449145</c:v>
                </c:pt>
                <c:pt idx="1361">
                  <c:v>0.64154773759837913</c:v>
                </c:pt>
                <c:pt idx="1362">
                  <c:v>1.9149144828464113</c:v>
                </c:pt>
                <c:pt idx="1363">
                  <c:v>2.864243153189483</c:v>
                </c:pt>
                <c:pt idx="1364">
                  <c:v>3.7413867901256936</c:v>
                </c:pt>
                <c:pt idx="1365">
                  <c:v>4.6416520743231793</c:v>
                </c:pt>
                <c:pt idx="1366">
                  <c:v>5.333182372836716</c:v>
                </c:pt>
                <c:pt idx="1367">
                  <c:v>5.6744496653799814</c:v>
                </c:pt>
                <c:pt idx="1368">
                  <c:v>5.7315326520723815</c:v>
                </c:pt>
                <c:pt idx="1369">
                  <c:v>5.5168806190309336</c:v>
                </c:pt>
                <c:pt idx="1370">
                  <c:v>5.1514329266503145</c:v>
                </c:pt>
                <c:pt idx="1371">
                  <c:v>4.8171041281173084</c:v>
                </c:pt>
                <c:pt idx="1372">
                  <c:v>4.6150609055549614</c:v>
                </c:pt>
                <c:pt idx="1373">
                  <c:v>4.573943347443862</c:v>
                </c:pt>
                <c:pt idx="1374">
                  <c:v>4.660338560494985</c:v>
                </c:pt>
                <c:pt idx="1375">
                  <c:v>4.8529453892850851</c:v>
                </c:pt>
                <c:pt idx="1376">
                  <c:v>5.1581693814993832</c:v>
                </c:pt>
                <c:pt idx="1377">
                  <c:v>5.5723331138693961</c:v>
                </c:pt>
                <c:pt idx="1378">
                  <c:v>6.0772876115920074</c:v>
                </c:pt>
                <c:pt idx="1379">
                  <c:v>6.6597631593601676</c:v>
                </c:pt>
                <c:pt idx="1380">
                  <c:v>7.2318829161729639</c:v>
                </c:pt>
                <c:pt idx="1381">
                  <c:v>7.6381028778495041</c:v>
                </c:pt>
                <c:pt idx="1382">
                  <c:v>7.8971656602925133</c:v>
                </c:pt>
                <c:pt idx="1383">
                  <c:v>8.2019926070866624</c:v>
                </c:pt>
                <c:pt idx="1384">
                  <c:v>8.6948785149449304</c:v>
                </c:pt>
                <c:pt idx="1385">
                  <c:v>9.6835787846460324</c:v>
                </c:pt>
                <c:pt idx="1386">
                  <c:v>11.417415848953112</c:v>
                </c:pt>
                <c:pt idx="1387">
                  <c:v>13.727533351974049</c:v>
                </c:pt>
                <c:pt idx="1388">
                  <c:v>16.275370384934565</c:v>
                </c:pt>
                <c:pt idx="1389">
                  <c:v>18.765554157235876</c:v>
                </c:pt>
                <c:pt idx="1390">
                  <c:v>21.067385574091158</c:v>
                </c:pt>
                <c:pt idx="1391">
                  <c:v>23.200939302609335</c:v>
                </c:pt>
                <c:pt idx="1392">
                  <c:v>25.329338156557149</c:v>
                </c:pt>
                <c:pt idx="1393">
                  <c:v>27.724134953426006</c:v>
                </c:pt>
                <c:pt idx="1394">
                  <c:v>30.585855654357488</c:v>
                </c:pt>
                <c:pt idx="1395">
                  <c:v>33.829004281270336</c:v>
                </c:pt>
                <c:pt idx="1396">
                  <c:v>37.16564041564493</c:v>
                </c:pt>
                <c:pt idx="1397">
                  <c:v>40.101420367332032</c:v>
                </c:pt>
                <c:pt idx="1398">
                  <c:v>42.160829259985384</c:v>
                </c:pt>
                <c:pt idx="1399">
                  <c:v>43.196050994785672</c:v>
                </c:pt>
                <c:pt idx="1400">
                  <c:v>43.961257874889959</c:v>
                </c:pt>
                <c:pt idx="1401">
                  <c:v>45.264675697392157</c:v>
                </c:pt>
                <c:pt idx="1402">
                  <c:v>47.31917142344431</c:v>
                </c:pt>
                <c:pt idx="1403">
                  <c:v>49.684244334975418</c:v>
                </c:pt>
                <c:pt idx="1404">
                  <c:v>51.887608788275905</c:v>
                </c:pt>
                <c:pt idx="1405">
                  <c:v>53.320237652510379</c:v>
                </c:pt>
                <c:pt idx="1406">
                  <c:v>53.424177139460163</c:v>
                </c:pt>
                <c:pt idx="1407">
                  <c:v>52.196239676670956</c:v>
                </c:pt>
                <c:pt idx="1408">
                  <c:v>50.347137823137537</c:v>
                </c:pt>
                <c:pt idx="1409">
                  <c:v>48.850951466674786</c:v>
                </c:pt>
                <c:pt idx="1410">
                  <c:v>48.52458315734129</c:v>
                </c:pt>
                <c:pt idx="1411">
                  <c:v>49.192706254194462</c:v>
                </c:pt>
                <c:pt idx="1412">
                  <c:v>50.242410229110568</c:v>
                </c:pt>
                <c:pt idx="1413">
                  <c:v>51.068635384528356</c:v>
                </c:pt>
                <c:pt idx="1414">
                  <c:v>51.204862756837791</c:v>
                </c:pt>
                <c:pt idx="1415">
                  <c:v>50.401463021701041</c:v>
                </c:pt>
                <c:pt idx="1416">
                  <c:v>48.801707741267016</c:v>
                </c:pt>
                <c:pt idx="1417">
                  <c:v>46.761676686441675</c:v>
                </c:pt>
                <c:pt idx="1418">
                  <c:v>44.570493272712845</c:v>
                </c:pt>
                <c:pt idx="1419">
                  <c:v>42.427122067258587</c:v>
                </c:pt>
                <c:pt idx="1420">
                  <c:v>40.394605945913419</c:v>
                </c:pt>
                <c:pt idx="1421">
                  <c:v>38.454165066995152</c:v>
                </c:pt>
                <c:pt idx="1422">
                  <c:v>36.605603925655252</c:v>
                </c:pt>
                <c:pt idx="1423">
                  <c:v>34.842089247142148</c:v>
                </c:pt>
                <c:pt idx="1424">
                  <c:v>33.166803402199299</c:v>
                </c:pt>
                <c:pt idx="1425">
                  <c:v>31.381960834155315</c:v>
                </c:pt>
                <c:pt idx="1426">
                  <c:v>29.184434257472208</c:v>
                </c:pt>
                <c:pt idx="1427">
                  <c:v>26.469710512322763</c:v>
                </c:pt>
                <c:pt idx="1428">
                  <c:v>23.320785842076308</c:v>
                </c:pt>
                <c:pt idx="1429">
                  <c:v>19.983516785234784</c:v>
                </c:pt>
                <c:pt idx="1430">
                  <c:v>16.731678909530089</c:v>
                </c:pt>
                <c:pt idx="1431">
                  <c:v>13.634995671339487</c:v>
                </c:pt>
                <c:pt idx="1432">
                  <c:v>10.574402257912697</c:v>
                </c:pt>
                <c:pt idx="1433">
                  <c:v>7.4881451127544425</c:v>
                </c:pt>
                <c:pt idx="1434">
                  <c:v>4.4305941504993536</c:v>
                </c:pt>
                <c:pt idx="1435">
                  <c:v>1.5238622474893664</c:v>
                </c:pt>
                <c:pt idx="1436">
                  <c:v>-1.0863088374604208</c:v>
                </c:pt>
                <c:pt idx="1437">
                  <c:v>-3.3180115807112123</c:v>
                </c:pt>
                <c:pt idx="1438">
                  <c:v>-5.1163360490969874</c:v>
                </c:pt>
                <c:pt idx="1439">
                  <c:v>-6.4345998881150477</c:v>
                </c:pt>
                <c:pt idx="1440">
                  <c:v>-7.359233270352747</c:v>
                </c:pt>
                <c:pt idx="1441">
                  <c:v>-7.9939579649456931</c:v>
                </c:pt>
                <c:pt idx="1442">
                  <c:v>-8.3004546856467787</c:v>
                </c:pt>
                <c:pt idx="1443">
                  <c:v>-8.2463323519338427</c:v>
                </c:pt>
                <c:pt idx="1444">
                  <c:v>-8.0170047248951661</c:v>
                </c:pt>
                <c:pt idx="1445">
                  <c:v>-7.889035490397263</c:v>
                </c:pt>
                <c:pt idx="1446">
                  <c:v>-8.0612187405893163</c:v>
                </c:pt>
                <c:pt idx="1447">
                  <c:v>-8.4374957057775291</c:v>
                </c:pt>
                <c:pt idx="1448">
                  <c:v>-8.7272899116619786</c:v>
                </c:pt>
                <c:pt idx="1449">
                  <c:v>-8.5851901134287392</c:v>
                </c:pt>
                <c:pt idx="1450">
                  <c:v>-7.8358800511601645</c:v>
                </c:pt>
                <c:pt idx="1451">
                  <c:v>-6.5034439901369607</c:v>
                </c:pt>
                <c:pt idx="1452">
                  <c:v>-4.9456382903342222</c:v>
                </c:pt>
                <c:pt idx="1453">
                  <c:v>-3.7216330645275377</c:v>
                </c:pt>
                <c:pt idx="1454">
                  <c:v>-2.9408204232369868</c:v>
                </c:pt>
                <c:pt idx="1455">
                  <c:v>-2.4355957347722468</c:v>
                </c:pt>
                <c:pt idx="1456">
                  <c:v>-2.191362940076802</c:v>
                </c:pt>
                <c:pt idx="1457">
                  <c:v>-2.3124617012752662</c:v>
                </c:pt>
                <c:pt idx="1458">
                  <c:v>-2.775375407249761</c:v>
                </c:pt>
                <c:pt idx="1459">
                  <c:v>-3.4854418391047655</c:v>
                </c:pt>
                <c:pt idx="1460">
                  <c:v>-4.3073922023226707</c:v>
                </c:pt>
                <c:pt idx="1461">
                  <c:v>-4.9783244382762177</c:v>
                </c:pt>
                <c:pt idx="1462">
                  <c:v>-5.2780781295106927</c:v>
                </c:pt>
                <c:pt idx="1463">
                  <c:v>-5.162780446920479</c:v>
                </c:pt>
                <c:pt idx="1464">
                  <c:v>-4.6649007179820696</c:v>
                </c:pt>
                <c:pt idx="1465">
                  <c:v>-3.8959065636224284</c:v>
                </c:pt>
                <c:pt idx="1466">
                  <c:v>-2.94457525234998</c:v>
                </c:pt>
                <c:pt idx="1467">
                  <c:v>-1.9366626473029802</c:v>
                </c:pt>
                <c:pt idx="1468">
                  <c:v>-1.0369629343569207</c:v>
                </c:pt>
                <c:pt idx="1469">
                  <c:v>-0.31002803566978232</c:v>
                </c:pt>
                <c:pt idx="1470">
                  <c:v>0.37315024504361333</c:v>
                </c:pt>
                <c:pt idx="1471">
                  <c:v>1.1661477801427411</c:v>
                </c:pt>
                <c:pt idx="1472">
                  <c:v>2.1101742045398866</c:v>
                </c:pt>
                <c:pt idx="1473">
                  <c:v>3.1834280404490887</c:v>
                </c:pt>
                <c:pt idx="1474">
                  <c:v>4.422773999640107</c:v>
                </c:pt>
                <c:pt idx="1475">
                  <c:v>5.8563827196473044</c:v>
                </c:pt>
                <c:pt idx="1476">
                  <c:v>7.5145045252543587</c:v>
                </c:pt>
                <c:pt idx="1477">
                  <c:v>9.3510511347492713</c:v>
                </c:pt>
                <c:pt idx="1478">
                  <c:v>11.275554892054284</c:v>
                </c:pt>
                <c:pt idx="1479">
                  <c:v>13.169148354213197</c:v>
                </c:pt>
                <c:pt idx="1480">
                  <c:v>14.924533267128934</c:v>
                </c:pt>
                <c:pt idx="1481">
                  <c:v>16.562052641786355</c:v>
                </c:pt>
                <c:pt idx="1482">
                  <c:v>18.116137968950628</c:v>
                </c:pt>
                <c:pt idx="1483">
                  <c:v>19.702287169571616</c:v>
                </c:pt>
                <c:pt idx="1484">
                  <c:v>21.415519706180181</c:v>
                </c:pt>
                <c:pt idx="1485">
                  <c:v>23.11865421205658</c:v>
                </c:pt>
                <c:pt idx="1486">
                  <c:v>24.606903967815445</c:v>
                </c:pt>
                <c:pt idx="1487">
                  <c:v>25.722175148459133</c:v>
                </c:pt>
                <c:pt idx="1488">
                  <c:v>26.649872805489949</c:v>
                </c:pt>
                <c:pt idx="1489">
                  <c:v>27.94089496938015</c:v>
                </c:pt>
                <c:pt idx="1490">
                  <c:v>30.085564269992545</c:v>
                </c:pt>
                <c:pt idx="1491">
                  <c:v>33.070069724592692</c:v>
                </c:pt>
                <c:pt idx="1492">
                  <c:v>36.309972170100842</c:v>
                </c:pt>
                <c:pt idx="1493">
                  <c:v>39.292891826698828</c:v>
                </c:pt>
                <c:pt idx="1494">
                  <c:v>41.630197150164854</c:v>
                </c:pt>
                <c:pt idx="1495">
                  <c:v>43.391891107161555</c:v>
                </c:pt>
                <c:pt idx="1496">
                  <c:v>45.171176225018328</c:v>
                </c:pt>
                <c:pt idx="1497">
                  <c:v>47.311423800517957</c:v>
                </c:pt>
                <c:pt idx="1498">
                  <c:v>49.586827884507592</c:v>
                </c:pt>
                <c:pt idx="1499">
                  <c:v>51.552708646817436</c:v>
                </c:pt>
                <c:pt idx="1500">
                  <c:v>52.999856773881085</c:v>
                </c:pt>
                <c:pt idx="1501">
                  <c:v>53.884226138403456</c:v>
                </c:pt>
                <c:pt idx="1502">
                  <c:v>54.189137915635385</c:v>
                </c:pt>
                <c:pt idx="1503">
                  <c:v>54.070691157322678</c:v>
                </c:pt>
                <c:pt idx="1504">
                  <c:v>54.027469874176219</c:v>
                </c:pt>
                <c:pt idx="1505">
                  <c:v>54.295903676692696</c:v>
                </c:pt>
                <c:pt idx="1506">
                  <c:v>54.590693523158841</c:v>
                </c:pt>
                <c:pt idx="1507">
                  <c:v>54.517609152695655</c:v>
                </c:pt>
                <c:pt idx="1508">
                  <c:v>53.935294869641744</c:v>
                </c:pt>
                <c:pt idx="1509">
                  <c:v>52.939578992248904</c:v>
                </c:pt>
                <c:pt idx="1510">
                  <c:v>51.649733252403927</c:v>
                </c:pt>
                <c:pt idx="1511">
                  <c:v>50.028294087355846</c:v>
                </c:pt>
                <c:pt idx="1512">
                  <c:v>47.919495465608733</c:v>
                </c:pt>
                <c:pt idx="1513">
                  <c:v>45.372571696296554</c:v>
                </c:pt>
                <c:pt idx="1514">
                  <c:v>42.622073162370619</c:v>
                </c:pt>
                <c:pt idx="1515">
                  <c:v>39.893335419123211</c:v>
                </c:pt>
                <c:pt idx="1516">
                  <c:v>37.23379029074075</c:v>
                </c:pt>
                <c:pt idx="1517">
                  <c:v>34.597144804925939</c:v>
                </c:pt>
                <c:pt idx="1518">
                  <c:v>31.919448928827418</c:v>
                </c:pt>
                <c:pt idx="1519">
                  <c:v>29.150599270250868</c:v>
                </c:pt>
                <c:pt idx="1520">
                  <c:v>26.278612864845851</c:v>
                </c:pt>
                <c:pt idx="1521">
                  <c:v>23.347895287548933</c:v>
                </c:pt>
                <c:pt idx="1522">
                  <c:v>20.447582681797954</c:v>
                </c:pt>
                <c:pt idx="1523">
                  <c:v>17.601032328161995</c:v>
                </c:pt>
                <c:pt idx="1524">
                  <c:v>14.863309981598755</c:v>
                </c:pt>
                <c:pt idx="1525">
                  <c:v>12.29869602196678</c:v>
                </c:pt>
                <c:pt idx="1526">
                  <c:v>9.8735583815274435</c:v>
                </c:pt>
                <c:pt idx="1527">
                  <c:v>7.5272539938968936</c:v>
                </c:pt>
                <c:pt idx="1528">
                  <c:v>5.3165436740189556</c:v>
                </c:pt>
                <c:pt idx="1529">
                  <c:v>3.5074556005385764</c:v>
                </c:pt>
                <c:pt idx="1530">
                  <c:v>2.5418002085278046</c:v>
                </c:pt>
                <c:pt idx="1531">
                  <c:v>2.6807176043572487</c:v>
                </c:pt>
                <c:pt idx="1532">
                  <c:v>3.5860778922701031</c:v>
                </c:pt>
                <c:pt idx="1533">
                  <c:v>4.2115647744247005</c:v>
                </c:pt>
                <c:pt idx="1534">
                  <c:v>4.0023280989362062</c:v>
                </c:pt>
                <c:pt idx="1535">
                  <c:v>3.7396943569574823</c:v>
                </c:pt>
                <c:pt idx="1536">
                  <c:v>4.619945949818332</c:v>
                </c:pt>
                <c:pt idx="1537">
                  <c:v>6.8336636308219649</c:v>
                </c:pt>
                <c:pt idx="1538">
                  <c:v>9.6764983582055262</c:v>
                </c:pt>
                <c:pt idx="1539">
                  <c:v>11.462350991041415</c:v>
                </c:pt>
                <c:pt idx="1540">
                  <c:v>10.706869711220586</c:v>
                </c:pt>
                <c:pt idx="1541">
                  <c:v>7.6118582169961737</c:v>
                </c:pt>
                <c:pt idx="1542">
                  <c:v>3.6338193126562501</c:v>
                </c:pt>
                <c:pt idx="1543">
                  <c:v>-2.080645359687467E-2</c:v>
                </c:pt>
                <c:pt idx="1544">
                  <c:v>-2.5305435445249369</c:v>
                </c:pt>
                <c:pt idx="1545">
                  <c:v>-3.7217337536344379</c:v>
                </c:pt>
                <c:pt idx="1546">
                  <c:v>-3.875236478561749</c:v>
                </c:pt>
                <c:pt idx="1547">
                  <c:v>-3.4611055089905141</c:v>
                </c:pt>
                <c:pt idx="1548">
                  <c:v>-3.1279306188107037</c:v>
                </c:pt>
                <c:pt idx="1549">
                  <c:v>-3.3256451664344899</c:v>
                </c:pt>
                <c:pt idx="1550">
                  <c:v>-4.1712285231057997</c:v>
                </c:pt>
                <c:pt idx="1551">
                  <c:v>-5.533834032643683</c:v>
                </c:pt>
                <c:pt idx="1552">
                  <c:v>-7.1594728119908089</c:v>
                </c:pt>
                <c:pt idx="1553">
                  <c:v>-8.7340822557509927</c:v>
                </c:pt>
                <c:pt idx="1554">
                  <c:v>-9.9266711906359735</c:v>
                </c:pt>
                <c:pt idx="1555">
                  <c:v>-10.552484126823254</c:v>
                </c:pt>
                <c:pt idx="1556">
                  <c:v>-10.60473430428679</c:v>
                </c:pt>
                <c:pt idx="1557">
                  <c:v>-10.322883118201053</c:v>
                </c:pt>
                <c:pt idx="1558">
                  <c:v>-9.974481315837032</c:v>
                </c:pt>
                <c:pt idx="1559">
                  <c:v>-9.6714813095202903</c:v>
                </c:pt>
                <c:pt idx="1560">
                  <c:v>-9.3046687233298844</c:v>
                </c:pt>
                <c:pt idx="1561">
                  <c:v>-8.7197437688632853</c:v>
                </c:pt>
                <c:pt idx="1562">
                  <c:v>-7.8606266134860192</c:v>
                </c:pt>
                <c:pt idx="1563">
                  <c:v>-6.7933506212162982</c:v>
                </c:pt>
                <c:pt idx="1564">
                  <c:v>-5.775531368791972</c:v>
                </c:pt>
                <c:pt idx="1565">
                  <c:v>-5.0005035014161328</c:v>
                </c:pt>
                <c:pt idx="1566">
                  <c:v>-4.4182282313878103</c:v>
                </c:pt>
                <c:pt idx="1567">
                  <c:v>-3.7793157667600537</c:v>
                </c:pt>
                <c:pt idx="1568">
                  <c:v>-2.8370873314248524</c:v>
                </c:pt>
                <c:pt idx="1569">
                  <c:v>-1.4398881047963552</c:v>
                </c:pt>
                <c:pt idx="1570">
                  <c:v>0.43305847729957192</c:v>
                </c:pt>
                <c:pt idx="1571">
                  <c:v>2.6360148277535802</c:v>
                </c:pt>
                <c:pt idx="1572">
                  <c:v>4.7703178711985075</c:v>
                </c:pt>
                <c:pt idx="1573">
                  <c:v>6.4739690537745371</c:v>
                </c:pt>
                <c:pt idx="1574">
                  <c:v>7.7513454726990467</c:v>
                </c:pt>
                <c:pt idx="1575">
                  <c:v>8.7794669232450655</c:v>
                </c:pt>
                <c:pt idx="1576">
                  <c:v>9.9466046847801639</c:v>
                </c:pt>
                <c:pt idx="1577">
                  <c:v>11.52301611108456</c:v>
                </c:pt>
                <c:pt idx="1578">
                  <c:v>13.611448228862871</c:v>
                </c:pt>
                <c:pt idx="1579">
                  <c:v>16.137489264285616</c:v>
                </c:pt>
                <c:pt idx="1580">
                  <c:v>18.809872718999902</c:v>
                </c:pt>
                <c:pt idx="1581">
                  <c:v>21.307213764619902</c:v>
                </c:pt>
                <c:pt idx="1582">
                  <c:v>23.500982889327503</c:v>
                </c:pt>
                <c:pt idx="1583">
                  <c:v>25.565062831540953</c:v>
                </c:pt>
                <c:pt idx="1584">
                  <c:v>27.604387094910134</c:v>
                </c:pt>
                <c:pt idx="1585">
                  <c:v>29.739827713011927</c:v>
                </c:pt>
                <c:pt idx="1586">
                  <c:v>31.938070718751689</c:v>
                </c:pt>
                <c:pt idx="1587">
                  <c:v>34.069745544376659</c:v>
                </c:pt>
                <c:pt idx="1588">
                  <c:v>35.890856973489122</c:v>
                </c:pt>
                <c:pt idx="1589">
                  <c:v>37.092536394019341</c:v>
                </c:pt>
                <c:pt idx="1590">
                  <c:v>37.851061766138955</c:v>
                </c:pt>
                <c:pt idx="1591">
                  <c:v>38.575983450816175</c:v>
                </c:pt>
                <c:pt idx="1592">
                  <c:v>39.78152192179985</c:v>
                </c:pt>
                <c:pt idx="1593">
                  <c:v>41.704651103363858</c:v>
                </c:pt>
                <c:pt idx="1594">
                  <c:v>44.018095361296581</c:v>
                </c:pt>
                <c:pt idx="1595">
                  <c:v>46.18878497407065</c:v>
                </c:pt>
                <c:pt idx="1596">
                  <c:v>47.649385994589238</c:v>
                </c:pt>
                <c:pt idx="1597">
                  <c:v>48.154443634697451</c:v>
                </c:pt>
                <c:pt idx="1598">
                  <c:v>47.962797502003497</c:v>
                </c:pt>
                <c:pt idx="1599">
                  <c:v>47.464814791963427</c:v>
                </c:pt>
                <c:pt idx="1600">
                  <c:v>46.844552176124161</c:v>
                </c:pt>
                <c:pt idx="1601">
                  <c:v>46.095517772601674</c:v>
                </c:pt>
                <c:pt idx="1602">
                  <c:v>45.068254677149646</c:v>
                </c:pt>
                <c:pt idx="1603">
                  <c:v>43.57520442360665</c:v>
                </c:pt>
                <c:pt idx="1604">
                  <c:v>41.640282275134517</c:v>
                </c:pt>
                <c:pt idx="1605">
                  <c:v>39.425438289631828</c:v>
                </c:pt>
                <c:pt idx="1606">
                  <c:v>37.076479603839189</c:v>
                </c:pt>
                <c:pt idx="1607">
                  <c:v>34.6443062317624</c:v>
                </c:pt>
                <c:pt idx="1608">
                  <c:v>32.226709107127149</c:v>
                </c:pt>
                <c:pt idx="1609">
                  <c:v>29.831929904984609</c:v>
                </c:pt>
                <c:pt idx="1610">
                  <c:v>27.471600486884917</c:v>
                </c:pt>
                <c:pt idx="1611">
                  <c:v>25.222306357147218</c:v>
                </c:pt>
                <c:pt idx="1612">
                  <c:v>23.036968030004275</c:v>
                </c:pt>
                <c:pt idx="1613">
                  <c:v>20.81234186940419</c:v>
                </c:pt>
                <c:pt idx="1614">
                  <c:v>18.501687012016106</c:v>
                </c:pt>
                <c:pt idx="1615">
                  <c:v>16.07020523177578</c:v>
                </c:pt>
                <c:pt idx="1616">
                  <c:v>13.565588787140264</c:v>
                </c:pt>
                <c:pt idx="1617">
                  <c:v>10.915631731397458</c:v>
                </c:pt>
                <c:pt idx="1618">
                  <c:v>8.08251371676951</c:v>
                </c:pt>
                <c:pt idx="1619">
                  <c:v>5.1888516424341189</c:v>
                </c:pt>
                <c:pt idx="1620">
                  <c:v>2.3484619495854369</c:v>
                </c:pt>
                <c:pt idx="1621">
                  <c:v>-0.22811818940627188</c:v>
                </c:pt>
                <c:pt idx="1622">
                  <c:v>-2.3238370056181461</c:v>
                </c:pt>
                <c:pt idx="1623">
                  <c:v>-3.636307505505783</c:v>
                </c:pt>
                <c:pt idx="1624">
                  <c:v>-3.8016770753956672</c:v>
                </c:pt>
                <c:pt idx="1625">
                  <c:v>-2.8759476538877542</c:v>
                </c:pt>
                <c:pt idx="1626">
                  <c:v>-2.0296360608099993</c:v>
                </c:pt>
                <c:pt idx="1627">
                  <c:v>-2.7065396995937991</c:v>
                </c:pt>
                <c:pt idx="1628">
                  <c:v>-4.8495839056019232</c:v>
                </c:pt>
                <c:pt idx="1629">
                  <c:v>-7.1491951674898848</c:v>
                </c:pt>
                <c:pt idx="1630">
                  <c:v>-8.4509989641400871</c:v>
                </c:pt>
                <c:pt idx="1631">
                  <c:v>-8.1497650848572842</c:v>
                </c:pt>
                <c:pt idx="1632">
                  <c:v>-6.1199983031601386</c:v>
                </c:pt>
                <c:pt idx="1633">
                  <c:v>-2.8838219970969359</c:v>
                </c:pt>
                <c:pt idx="1634">
                  <c:v>6.3293482845002996E-2</c:v>
                </c:pt>
                <c:pt idx="1635">
                  <c:v>1.6918907531881029</c:v>
                </c:pt>
                <c:pt idx="1636">
                  <c:v>1.9494807181243408</c:v>
                </c:pt>
                <c:pt idx="1637">
                  <c:v>1.3935987637618539</c:v>
                </c:pt>
                <c:pt idx="1638">
                  <c:v>0.7479724684866168</c:v>
                </c:pt>
                <c:pt idx="1639">
                  <c:v>0.43194113911688448</c:v>
                </c:pt>
                <c:pt idx="1640">
                  <c:v>0.32137343633454674</c:v>
                </c:pt>
                <c:pt idx="1641">
                  <c:v>0.23515342760785579</c:v>
                </c:pt>
                <c:pt idx="1642">
                  <c:v>0.27476309905569868</c:v>
                </c:pt>
                <c:pt idx="1643">
                  <c:v>0.50867439707458473</c:v>
                </c:pt>
                <c:pt idx="1644">
                  <c:v>0.71637540913309294</c:v>
                </c:pt>
                <c:pt idx="1645">
                  <c:v>0.68280932095043101</c:v>
                </c:pt>
                <c:pt idx="1646">
                  <c:v>0.42686977453142239</c:v>
                </c:pt>
                <c:pt idx="1647">
                  <c:v>0.15208009904079395</c:v>
                </c:pt>
                <c:pt idx="1648">
                  <c:v>-4.2079629400219379E-3</c:v>
                </c:pt>
                <c:pt idx="1649">
                  <c:v>-6.6203823681221505E-2</c:v>
                </c:pt>
                <c:pt idx="1650">
                  <c:v>-4.5835847207597077E-2</c:v>
                </c:pt>
                <c:pt idx="1651">
                  <c:v>8.7142509736554852E-2</c:v>
                </c:pt>
                <c:pt idx="1652">
                  <c:v>0.39265171954182376</c:v>
                </c:pt>
                <c:pt idx="1653">
                  <c:v>0.92573354515098738</c:v>
                </c:pt>
                <c:pt idx="1654">
                  <c:v>1.7304240742479677</c:v>
                </c:pt>
                <c:pt idx="1655">
                  <c:v>2.8038422727630081</c:v>
                </c:pt>
                <c:pt idx="1656">
                  <c:v>4.0256160073077485</c:v>
                </c:pt>
                <c:pt idx="1657">
                  <c:v>5.2674597471615936</c:v>
                </c:pt>
                <c:pt idx="1658">
                  <c:v>6.3557170522183615</c:v>
                </c:pt>
                <c:pt idx="1659">
                  <c:v>7.1840329111739942</c:v>
                </c:pt>
                <c:pt idx="1660">
                  <c:v>7.8354789129505145</c:v>
                </c:pt>
                <c:pt idx="1661">
                  <c:v>8.5273290746915045</c:v>
                </c:pt>
                <c:pt idx="1662">
                  <c:v>9.5434268931976742</c:v>
                </c:pt>
                <c:pt idx="1663">
                  <c:v>11.04439505533372</c:v>
                </c:pt>
                <c:pt idx="1664">
                  <c:v>12.924383794227044</c:v>
                </c:pt>
                <c:pt idx="1665">
                  <c:v>14.789188398342501</c:v>
                </c:pt>
                <c:pt idx="1666">
                  <c:v>16.407885810375653</c:v>
                </c:pt>
                <c:pt idx="1667">
                  <c:v>17.728087734168138</c:v>
                </c:pt>
                <c:pt idx="1668">
                  <c:v>18.867766979484777</c:v>
                </c:pt>
                <c:pt idx="1669">
                  <c:v>19.985522679895084</c:v>
                </c:pt>
                <c:pt idx="1670">
                  <c:v>21.417877646297182</c:v>
                </c:pt>
                <c:pt idx="1671">
                  <c:v>23.325819713371239</c:v>
                </c:pt>
                <c:pt idx="1672">
                  <c:v>25.531783959103812</c:v>
                </c:pt>
                <c:pt idx="1673">
                  <c:v>27.693059439921736</c:v>
                </c:pt>
                <c:pt idx="1674">
                  <c:v>29.500508611123298</c:v>
                </c:pt>
                <c:pt idx="1675">
                  <c:v>30.901979358900832</c:v>
                </c:pt>
                <c:pt idx="1676">
                  <c:v>31.867557871722813</c:v>
                </c:pt>
                <c:pt idx="1677">
                  <c:v>32.767858734288353</c:v>
                </c:pt>
                <c:pt idx="1678">
                  <c:v>33.816259339602588</c:v>
                </c:pt>
                <c:pt idx="1679">
                  <c:v>34.744707772810536</c:v>
                </c:pt>
                <c:pt idx="1680">
                  <c:v>35.41271999735433</c:v>
                </c:pt>
                <c:pt idx="1681">
                  <c:v>36.034308577407238</c:v>
                </c:pt>
                <c:pt idx="1682">
                  <c:v>36.903006745859095</c:v>
                </c:pt>
                <c:pt idx="1683">
                  <c:v>38.133808090941912</c:v>
                </c:pt>
                <c:pt idx="1684">
                  <c:v>39.526561109123072</c:v>
                </c:pt>
                <c:pt idx="1685">
                  <c:v>40.66651246694061</c:v>
                </c:pt>
                <c:pt idx="1686">
                  <c:v>41.20169171760179</c:v>
                </c:pt>
                <c:pt idx="1687">
                  <c:v>40.976887883249759</c:v>
                </c:pt>
                <c:pt idx="1688">
                  <c:v>40.012424225584766</c:v>
                </c:pt>
                <c:pt idx="1689">
                  <c:v>38.420883781073073</c:v>
                </c:pt>
                <c:pt idx="1690">
                  <c:v>36.471917685451615</c:v>
                </c:pt>
                <c:pt idx="1691">
                  <c:v>34.484935851742577</c:v>
                </c:pt>
                <c:pt idx="1692">
                  <c:v>32.600648334707721</c:v>
                </c:pt>
                <c:pt idx="1693">
                  <c:v>30.798666108013567</c:v>
                </c:pt>
                <c:pt idx="1694">
                  <c:v>29.070441945853293</c:v>
                </c:pt>
                <c:pt idx="1695">
                  <c:v>27.304248246936226</c:v>
                </c:pt>
                <c:pt idx="1696">
                  <c:v>25.474215401997498</c:v>
                </c:pt>
                <c:pt idx="1697">
                  <c:v>23.625247833957545</c:v>
                </c:pt>
                <c:pt idx="1698">
                  <c:v>21.786245597278391</c:v>
                </c:pt>
                <c:pt idx="1699">
                  <c:v>19.990871525332825</c:v>
                </c:pt>
                <c:pt idx="1700">
                  <c:v>18.260950354826168</c:v>
                </c:pt>
                <c:pt idx="1701">
                  <c:v>16.594563187729644</c:v>
                </c:pt>
                <c:pt idx="1702">
                  <c:v>14.868864343975051</c:v>
                </c:pt>
                <c:pt idx="1703">
                  <c:v>13.011618937095552</c:v>
                </c:pt>
                <c:pt idx="1704">
                  <c:v>10.97383501835364</c:v>
                </c:pt>
                <c:pt idx="1705">
                  <c:v>8.7271960179865662</c:v>
                </c:pt>
                <c:pt idx="1706">
                  <c:v>6.360643277626834</c:v>
                </c:pt>
                <c:pt idx="1707">
                  <c:v>4.0138831520742979</c:v>
                </c:pt>
                <c:pt idx="1708">
                  <c:v>1.8553658290328121</c:v>
                </c:pt>
                <c:pt idx="1709">
                  <c:v>-1.4860647547844025E-2</c:v>
                </c:pt>
                <c:pt idx="1710">
                  <c:v>-1.541902434596887</c:v>
                </c:pt>
                <c:pt idx="1711">
                  <c:v>-2.560253925904949</c:v>
                </c:pt>
                <c:pt idx="1712">
                  <c:v>-2.9724521073868497</c:v>
                </c:pt>
                <c:pt idx="1713">
                  <c:v>-3.199846245239113</c:v>
                </c:pt>
                <c:pt idx="1714">
                  <c:v>-4.2862898803343308</c:v>
                </c:pt>
                <c:pt idx="1715">
                  <c:v>-6.7650028227276442</c:v>
                </c:pt>
                <c:pt idx="1716">
                  <c:v>-10.088485546273089</c:v>
                </c:pt>
                <c:pt idx="1717">
                  <c:v>-13.054122415347628</c:v>
                </c:pt>
                <c:pt idx="1718">
                  <c:v>-14.781202787040675</c:v>
                </c:pt>
                <c:pt idx="1719">
                  <c:v>-14.995005391299861</c:v>
                </c:pt>
                <c:pt idx="1720">
                  <c:v>-13.652286283473863</c:v>
                </c:pt>
                <c:pt idx="1721">
                  <c:v>-11.101582117804384</c:v>
                </c:pt>
                <c:pt idx="1722">
                  <c:v>-8.6927954154482965</c:v>
                </c:pt>
                <c:pt idx="1723">
                  <c:v>-7.2345439071393303</c:v>
                </c:pt>
                <c:pt idx="1724">
                  <c:v>-6.8691647289965427</c:v>
                </c:pt>
                <c:pt idx="1725">
                  <c:v>-7.0206466744166125</c:v>
                </c:pt>
                <c:pt idx="1726">
                  <c:v>-7.0430130009282808</c:v>
                </c:pt>
                <c:pt idx="1727">
                  <c:v>-6.7195107609097153</c:v>
                </c:pt>
                <c:pt idx="1728">
                  <c:v>-6.2476757256915203</c:v>
                </c:pt>
                <c:pt idx="1729">
                  <c:v>-5.8443020111776898</c:v>
                </c:pt>
                <c:pt idx="1730">
                  <c:v>-5.5962002309541363</c:v>
                </c:pt>
                <c:pt idx="1731">
                  <c:v>-5.7196526863350536</c:v>
                </c:pt>
                <c:pt idx="1732">
                  <c:v>-6.3641423326083526</c:v>
                </c:pt>
                <c:pt idx="1733">
                  <c:v>-7.3365713859561854</c:v>
                </c:pt>
                <c:pt idx="1734">
                  <c:v>-8.2726340582370614</c:v>
                </c:pt>
                <c:pt idx="1735">
                  <c:v>-8.8693071770723186</c:v>
                </c:pt>
                <c:pt idx="1736">
                  <c:v>-8.9711320735308728</c:v>
                </c:pt>
                <c:pt idx="1737">
                  <c:v>-8.6291142920602546</c:v>
                </c:pt>
                <c:pt idx="1738">
                  <c:v>-8.0721113262190496</c:v>
                </c:pt>
                <c:pt idx="1739">
                  <c:v>-7.5374585196946677</c:v>
                </c:pt>
                <c:pt idx="1740">
                  <c:v>-7.1438333093007733</c:v>
                </c:pt>
                <c:pt idx="1741">
                  <c:v>-6.8570945231147578</c:v>
                </c:pt>
                <c:pt idx="1742">
                  <c:v>-6.4214264326524626</c:v>
                </c:pt>
                <c:pt idx="1743">
                  <c:v>-5.6191123239994125</c:v>
                </c:pt>
                <c:pt idx="1744">
                  <c:v>-4.5337242375194231</c:v>
                </c:pt>
                <c:pt idx="1745">
                  <c:v>-3.4625899527690347</c:v>
                </c:pt>
                <c:pt idx="1746">
                  <c:v>-2.6602860537136541</c:v>
                </c:pt>
                <c:pt idx="1747">
                  <c:v>-2.1210151126393808</c:v>
                </c:pt>
                <c:pt idx="1748">
                  <c:v>-1.617323490386593</c:v>
                </c:pt>
                <c:pt idx="1749">
                  <c:v>-0.87496032057886097</c:v>
                </c:pt>
                <c:pt idx="1750">
                  <c:v>0.34800728583271634</c:v>
                </c:pt>
                <c:pt idx="1751">
                  <c:v>2.0255407401160621</c:v>
                </c:pt>
                <c:pt idx="1752">
                  <c:v>3.8900673653137408</c:v>
                </c:pt>
                <c:pt idx="1753">
                  <c:v>5.719677838007466</c:v>
                </c:pt>
                <c:pt idx="1754">
                  <c:v>7.3381783212473168</c:v>
                </c:pt>
                <c:pt idx="1755">
                  <c:v>8.7386886948223701</c:v>
                </c:pt>
                <c:pt idx="1756">
                  <c:v>10.146583780925923</c:v>
                </c:pt>
                <c:pt idx="1757">
                  <c:v>11.749287785307404</c:v>
                </c:pt>
                <c:pt idx="1758">
                  <c:v>13.703378469601255</c:v>
                </c:pt>
                <c:pt idx="1759">
                  <c:v>15.961666560209229</c:v>
                </c:pt>
                <c:pt idx="1760">
                  <c:v>18.463009029005043</c:v>
                </c:pt>
                <c:pt idx="1761">
                  <c:v>20.928365808424942</c:v>
                </c:pt>
                <c:pt idx="1762">
                  <c:v>22.921221732256445</c:v>
                </c:pt>
                <c:pt idx="1763">
                  <c:v>24.316428737611314</c:v>
                </c:pt>
                <c:pt idx="1764">
                  <c:v>25.264457322859087</c:v>
                </c:pt>
                <c:pt idx="1765">
                  <c:v>26.002321856401906</c:v>
                </c:pt>
                <c:pt idx="1766">
                  <c:v>26.77925627927387</c:v>
                </c:pt>
                <c:pt idx="1767">
                  <c:v>27.852123693688394</c:v>
                </c:pt>
                <c:pt idx="1768">
                  <c:v>29.296389379814627</c:v>
                </c:pt>
                <c:pt idx="1769">
                  <c:v>31.061619832218337</c:v>
                </c:pt>
                <c:pt idx="1770">
                  <c:v>32.921310695573972</c:v>
                </c:pt>
                <c:pt idx="1771">
                  <c:v>34.546216481662491</c:v>
                </c:pt>
                <c:pt idx="1772">
                  <c:v>35.78690247202924</c:v>
                </c:pt>
                <c:pt idx="1773">
                  <c:v>36.809177482588659</c:v>
                </c:pt>
                <c:pt idx="1774">
                  <c:v>37.632972392936885</c:v>
                </c:pt>
                <c:pt idx="1775">
                  <c:v>38.04728154507815</c:v>
                </c:pt>
                <c:pt idx="1776">
                  <c:v>37.855416774176582</c:v>
                </c:pt>
                <c:pt idx="1777">
                  <c:v>37.037228698693049</c:v>
                </c:pt>
                <c:pt idx="1778">
                  <c:v>35.76630196471919</c:v>
                </c:pt>
                <c:pt idx="1779">
                  <c:v>34.250184205424809</c:v>
                </c:pt>
                <c:pt idx="1780">
                  <c:v>32.596080961316311</c:v>
                </c:pt>
                <c:pt idx="1781">
                  <c:v>30.922255202089982</c:v>
                </c:pt>
                <c:pt idx="1782">
                  <c:v>29.420633338048184</c:v>
                </c:pt>
                <c:pt idx="1783">
                  <c:v>28.174380851287218</c:v>
                </c:pt>
                <c:pt idx="1784">
                  <c:v>27.035598214261473</c:v>
                </c:pt>
                <c:pt idx="1785">
                  <c:v>25.830840209976245</c:v>
                </c:pt>
                <c:pt idx="1786">
                  <c:v>24.398806365776718</c:v>
                </c:pt>
                <c:pt idx="1787">
                  <c:v>22.648130078461183</c:v>
                </c:pt>
                <c:pt idx="1788">
                  <c:v>20.586416936891961</c:v>
                </c:pt>
                <c:pt idx="1789">
                  <c:v>18.370075318154122</c:v>
                </c:pt>
                <c:pt idx="1790">
                  <c:v>16.128734071791037</c:v>
                </c:pt>
                <c:pt idx="1791">
                  <c:v>13.948958670355216</c:v>
                </c:pt>
                <c:pt idx="1792">
                  <c:v>11.77956275694811</c:v>
                </c:pt>
                <c:pt idx="1793">
                  <c:v>9.5084325218091479</c:v>
                </c:pt>
                <c:pt idx="1794">
                  <c:v>7.0557236513729649</c:v>
                </c:pt>
                <c:pt idx="1795">
                  <c:v>4.4675607183455064</c:v>
                </c:pt>
                <c:pt idx="1796">
                  <c:v>1.8407958439785963</c:v>
                </c:pt>
                <c:pt idx="1797">
                  <c:v>-0.77127189290097564</c:v>
                </c:pt>
                <c:pt idx="1798">
                  <c:v>-3.3386444750429565</c:v>
                </c:pt>
                <c:pt idx="1799">
                  <c:v>-5.8638222655420966</c:v>
                </c:pt>
                <c:pt idx="1800">
                  <c:v>-8.2027513402312557</c:v>
                </c:pt>
                <c:pt idx="1801">
                  <c:v>-10.04990083342663</c:v>
                </c:pt>
                <c:pt idx="1802">
                  <c:v>-11.244113456758098</c:v>
                </c:pt>
                <c:pt idx="1803">
                  <c:v>-11.849198667622936</c:v>
                </c:pt>
                <c:pt idx="1804">
                  <c:v>-12.177624034270476</c:v>
                </c:pt>
                <c:pt idx="1805">
                  <c:v>-12.686260013585064</c:v>
                </c:pt>
                <c:pt idx="1806">
                  <c:v>-13.871789453313362</c:v>
                </c:pt>
                <c:pt idx="1807">
                  <c:v>-15.858979944247096</c:v>
                </c:pt>
                <c:pt idx="1808">
                  <c:v>-18.174123405362156</c:v>
                </c:pt>
                <c:pt idx="1809">
                  <c:v>-20.146512497254911</c:v>
                </c:pt>
                <c:pt idx="1810">
                  <c:v>-21.093853907309811</c:v>
                </c:pt>
                <c:pt idx="1811">
                  <c:v>-20.599051509163612</c:v>
                </c:pt>
                <c:pt idx="1812">
                  <c:v>-18.794544438980338</c:v>
                </c:pt>
                <c:pt idx="1813">
                  <c:v>-16.53445857020073</c:v>
                </c:pt>
                <c:pt idx="1814">
                  <c:v>-14.675669918796716</c:v>
                </c:pt>
                <c:pt idx="1815">
                  <c:v>-13.618605600420782</c:v>
                </c:pt>
                <c:pt idx="1816">
                  <c:v>-13.064432908412366</c:v>
                </c:pt>
                <c:pt idx="1817">
                  <c:v>-12.629860630244119</c:v>
                </c:pt>
                <c:pt idx="1818">
                  <c:v>-12.105280477639235</c:v>
                </c:pt>
                <c:pt idx="1819">
                  <c:v>-11.509547088086451</c:v>
                </c:pt>
                <c:pt idx="1820">
                  <c:v>-10.925807286324723</c:v>
                </c:pt>
                <c:pt idx="1821">
                  <c:v>-10.42456536059823</c:v>
                </c:pt>
                <c:pt idx="1822">
                  <c:v>-10.271821273386266</c:v>
                </c:pt>
                <c:pt idx="1823">
                  <c:v>-10.50549532791854</c:v>
                </c:pt>
                <c:pt idx="1824">
                  <c:v>-10.899270881360168</c:v>
                </c:pt>
                <c:pt idx="1825">
                  <c:v>-11.247738303732964</c:v>
                </c:pt>
                <c:pt idx="1826">
                  <c:v>-11.362536537658304</c:v>
                </c:pt>
                <c:pt idx="1827">
                  <c:v>-11.131019746905137</c:v>
                </c:pt>
                <c:pt idx="1828">
                  <c:v>-10.577942851967034</c:v>
                </c:pt>
                <c:pt idx="1829">
                  <c:v>-9.7673811549276941</c:v>
                </c:pt>
                <c:pt idx="1830">
                  <c:v>-8.7854706518291401</c:v>
                </c:pt>
                <c:pt idx="1831">
                  <c:v>-7.6902147587925569</c:v>
                </c:pt>
                <c:pt idx="1832">
                  <c:v>-6.5346055236167055</c:v>
                </c:pt>
                <c:pt idx="1833">
                  <c:v>-5.398028593144371</c:v>
                </c:pt>
                <c:pt idx="1834">
                  <c:v>-4.3057708612814833</c:v>
                </c:pt>
                <c:pt idx="1835">
                  <c:v>-3.2238110240558533</c:v>
                </c:pt>
                <c:pt idx="1836">
                  <c:v>-2.180701303574736</c:v>
                </c:pt>
                <c:pt idx="1837">
                  <c:v>-1.1216962775032413</c:v>
                </c:pt>
                <c:pt idx="1838">
                  <c:v>-4.479865195317647E-2</c:v>
                </c:pt>
                <c:pt idx="1839">
                  <c:v>0.98378812108588709</c:v>
                </c:pt>
                <c:pt idx="1840">
                  <c:v>2.0373705386641694</c:v>
                </c:pt>
                <c:pt idx="1841">
                  <c:v>3.3016970478908858</c:v>
                </c:pt>
                <c:pt idx="1842">
                  <c:v>4.8278882469330675</c:v>
                </c:pt>
                <c:pt idx="1843">
                  <c:v>6.6922142219944059</c:v>
                </c:pt>
                <c:pt idx="1844">
                  <c:v>8.9468828575545185</c:v>
                </c:pt>
                <c:pt idx="1845">
                  <c:v>11.324270520403429</c:v>
                </c:pt>
                <c:pt idx="1846">
                  <c:v>13.525779549995359</c:v>
                </c:pt>
                <c:pt idx="1847">
                  <c:v>15.49696731899545</c:v>
                </c:pt>
                <c:pt idx="1848">
                  <c:v>17.408094572615543</c:v>
                </c:pt>
                <c:pt idx="1849">
                  <c:v>19.511914481163231</c:v>
                </c:pt>
                <c:pt idx="1850">
                  <c:v>21.757985711539966</c:v>
                </c:pt>
                <c:pt idx="1851">
                  <c:v>24.232515377309166</c:v>
                </c:pt>
                <c:pt idx="1852">
                  <c:v>27.04239946976298</c:v>
                </c:pt>
                <c:pt idx="1853">
                  <c:v>30.14593300036772</c:v>
                </c:pt>
                <c:pt idx="1854">
                  <c:v>33.335769100360366</c:v>
                </c:pt>
                <c:pt idx="1855">
                  <c:v>36.107841978353157</c:v>
                </c:pt>
                <c:pt idx="1856">
                  <c:v>38.087352538786092</c:v>
                </c:pt>
                <c:pt idx="1857">
                  <c:v>39.093856068010368</c:v>
                </c:pt>
                <c:pt idx="1858">
                  <c:v>39.440106066650159</c:v>
                </c:pt>
                <c:pt idx="1859">
                  <c:v>39.979753165317156</c:v>
                </c:pt>
                <c:pt idx="1860">
                  <c:v>41.259796362010817</c:v>
                </c:pt>
                <c:pt idx="1861">
                  <c:v>43.255624674770601</c:v>
                </c:pt>
                <c:pt idx="1862">
                  <c:v>45.510159961275185</c:v>
                </c:pt>
                <c:pt idx="1863">
                  <c:v>47.382265182049679</c:v>
                </c:pt>
                <c:pt idx="1864">
                  <c:v>48.330366198408683</c:v>
                </c:pt>
                <c:pt idx="1865">
                  <c:v>48.16211047444051</c:v>
                </c:pt>
                <c:pt idx="1866">
                  <c:v>46.993127524951696</c:v>
                </c:pt>
                <c:pt idx="1867">
                  <c:v>45.076486014452662</c:v>
                </c:pt>
                <c:pt idx="1868">
                  <c:v>42.828403594163611</c:v>
                </c:pt>
                <c:pt idx="1869">
                  <c:v>40.540683422280338</c:v>
                </c:pt>
                <c:pt idx="1870">
                  <c:v>38.298856153834727</c:v>
                </c:pt>
                <c:pt idx="1871">
                  <c:v>36.186661230758034</c:v>
                </c:pt>
                <c:pt idx="1872">
                  <c:v>34.245206506142871</c:v>
                </c:pt>
                <c:pt idx="1873">
                  <c:v>32.401802036020015</c:v>
                </c:pt>
                <c:pt idx="1874">
                  <c:v>30.603017095299613</c:v>
                </c:pt>
                <c:pt idx="1875">
                  <c:v>28.730320553393621</c:v>
                </c:pt>
                <c:pt idx="1876">
                  <c:v>26.624400262325747</c:v>
                </c:pt>
                <c:pt idx="1877">
                  <c:v>24.28141639707923</c:v>
                </c:pt>
                <c:pt idx="1878">
                  <c:v>21.800737749137642</c:v>
                </c:pt>
                <c:pt idx="1879">
                  <c:v>19.208800554154891</c:v>
                </c:pt>
                <c:pt idx="1880">
                  <c:v>16.533293403071792</c:v>
                </c:pt>
                <c:pt idx="1881">
                  <c:v>13.953654915010356</c:v>
                </c:pt>
                <c:pt idx="1882">
                  <c:v>11.424478216710147</c:v>
                </c:pt>
                <c:pt idx="1883">
                  <c:v>8.8361235523759447</c:v>
                </c:pt>
                <c:pt idx="1884">
                  <c:v>6.1243184613284258</c:v>
                </c:pt>
                <c:pt idx="1885">
                  <c:v>3.177131152101857</c:v>
                </c:pt>
                <c:pt idx="1886">
                  <c:v>0.11682290905981985</c:v>
                </c:pt>
                <c:pt idx="1887">
                  <c:v>-2.7724705691213765</c:v>
                </c:pt>
                <c:pt idx="1888">
                  <c:v>-5.3906084977389481</c:v>
                </c:pt>
                <c:pt idx="1889">
                  <c:v>-7.7593616677841695</c:v>
                </c:pt>
                <c:pt idx="1890">
                  <c:v>-9.9994837144284876</c:v>
                </c:pt>
                <c:pt idx="1891">
                  <c:v>-12.106854440139918</c:v>
                </c:pt>
                <c:pt idx="1892">
                  <c:v>-13.811945511337118</c:v>
                </c:pt>
                <c:pt idx="1893">
                  <c:v>-14.812821841110376</c:v>
                </c:pt>
                <c:pt idx="1894">
                  <c:v>-14.769418504288167</c:v>
                </c:pt>
                <c:pt idx="1895">
                  <c:v>-13.683629114202404</c:v>
                </c:pt>
                <c:pt idx="1896">
                  <c:v>-12.005093091918354</c:v>
                </c:pt>
                <c:pt idx="1897">
                  <c:v>-10.913082090079987</c:v>
                </c:pt>
                <c:pt idx="1898">
                  <c:v>-11.453619488278386</c:v>
                </c:pt>
                <c:pt idx="1899">
                  <c:v>-13.257585658512816</c:v>
                </c:pt>
                <c:pt idx="1900">
                  <c:v>-15.18959400534256</c:v>
                </c:pt>
                <c:pt idx="1901">
                  <c:v>-16.27896846523571</c:v>
                </c:pt>
                <c:pt idx="1902">
                  <c:v>-16.033037755930994</c:v>
                </c:pt>
                <c:pt idx="1903">
                  <c:v>-14.247596740812375</c:v>
                </c:pt>
                <c:pt idx="1904">
                  <c:v>-11.118671665996127</c:v>
                </c:pt>
                <c:pt idx="1905">
                  <c:v>-7.9235997926762041</c:v>
                </c:pt>
                <c:pt idx="1906">
                  <c:v>-5.9253172368226794</c:v>
                </c:pt>
                <c:pt idx="1907">
                  <c:v>-5.5483113520862259</c:v>
                </c:pt>
                <c:pt idx="1908">
                  <c:v>-6.0946979050445007</c:v>
                </c:pt>
                <c:pt idx="1909">
                  <c:v>-6.8880719869436104</c:v>
                </c:pt>
                <c:pt idx="1910">
                  <c:v>-7.7670620272047382</c:v>
                </c:pt>
                <c:pt idx="1911">
                  <c:v>-8.665561606660642</c:v>
                </c:pt>
                <c:pt idx="1912">
                  <c:v>-9.3779326345274292</c:v>
                </c:pt>
                <c:pt idx="1913">
                  <c:v>-9.8326170018368799</c:v>
                </c:pt>
                <c:pt idx="1914">
                  <c:v>-10.224321801800142</c:v>
                </c:pt>
                <c:pt idx="1915">
                  <c:v>-10.793890485764139</c:v>
                </c:pt>
                <c:pt idx="1916">
                  <c:v>-11.590899616048857</c:v>
                </c:pt>
                <c:pt idx="1917">
                  <c:v>-12.489821343727879</c:v>
                </c:pt>
                <c:pt idx="1918">
                  <c:v>-13.327289876853321</c:v>
                </c:pt>
                <c:pt idx="1919">
                  <c:v>-13.833595219316255</c:v>
                </c:pt>
                <c:pt idx="1920">
                  <c:v>-13.975048274929929</c:v>
                </c:pt>
                <c:pt idx="1921">
                  <c:v>-13.896668549431331</c:v>
                </c:pt>
                <c:pt idx="1922">
                  <c:v>-13.742352858442702</c:v>
                </c:pt>
                <c:pt idx="1923">
                  <c:v>-13.671292341273849</c:v>
                </c:pt>
                <c:pt idx="1924">
                  <c:v>-13.712888754448372</c:v>
                </c:pt>
                <c:pt idx="1925">
                  <c:v>-13.759926619359405</c:v>
                </c:pt>
                <c:pt idx="1926">
                  <c:v>-13.716261986972217</c:v>
                </c:pt>
                <c:pt idx="1927">
                  <c:v>-13.491790907232772</c:v>
                </c:pt>
                <c:pt idx="1928">
                  <c:v>-13.046204589088116</c:v>
                </c:pt>
                <c:pt idx="1929">
                  <c:v>-12.368364817306354</c:v>
                </c:pt>
                <c:pt idx="1930">
                  <c:v>-11.553526660960227</c:v>
                </c:pt>
                <c:pt idx="1931">
                  <c:v>-10.722214207741022</c:v>
                </c:pt>
                <c:pt idx="1932">
                  <c:v>-9.8840785635862023</c:v>
                </c:pt>
                <c:pt idx="1933">
                  <c:v>-9.0287051523144779</c:v>
                </c:pt>
                <c:pt idx="1934">
                  <c:v>-8.1216311892681876</c:v>
                </c:pt>
                <c:pt idx="1935">
                  <c:v>-7.1233642054828232</c:v>
                </c:pt>
                <c:pt idx="1936">
                  <c:v>-5.9943855013731664</c:v>
                </c:pt>
                <c:pt idx="1937">
                  <c:v>-4.6685116713457031</c:v>
                </c:pt>
                <c:pt idx="1938">
                  <c:v>-3.294674717918789</c:v>
                </c:pt>
                <c:pt idx="1939">
                  <c:v>-1.854867323560413</c:v>
                </c:pt>
                <c:pt idx="1940">
                  <c:v>-0.20370295708920461</c:v>
                </c:pt>
                <c:pt idx="1941">
                  <c:v>1.6989754620525797</c:v>
                </c:pt>
                <c:pt idx="1942">
                  <c:v>3.7144840928115279</c:v>
                </c:pt>
                <c:pt idx="1943">
                  <c:v>5.5230219709552975</c:v>
                </c:pt>
                <c:pt idx="1944">
                  <c:v>6.8550268715361913</c:v>
                </c:pt>
                <c:pt idx="1945">
                  <c:v>7.6791154941054671</c:v>
                </c:pt>
                <c:pt idx="1946">
                  <c:v>8.1079083042233577</c:v>
                </c:pt>
                <c:pt idx="1947">
                  <c:v>8.4157117581388903</c:v>
                </c:pt>
                <c:pt idx="1948">
                  <c:v>9.0178106029761125</c:v>
                </c:pt>
                <c:pt idx="1949">
                  <c:v>10.223260650916592</c:v>
                </c:pt>
                <c:pt idx="1950">
                  <c:v>12.19265667789826</c:v>
                </c:pt>
                <c:pt idx="1951">
                  <c:v>14.778168024340294</c:v>
                </c:pt>
                <c:pt idx="1952">
                  <c:v>17.823680923853487</c:v>
                </c:pt>
                <c:pt idx="1953">
                  <c:v>21.218883065376417</c:v>
                </c:pt>
                <c:pt idx="1954">
                  <c:v>24.829596884068888</c:v>
                </c:pt>
                <c:pt idx="1955">
                  <c:v>28.600076846387513</c:v>
                </c:pt>
                <c:pt idx="1956">
                  <c:v>32.751721829459761</c:v>
                </c:pt>
                <c:pt idx="1957">
                  <c:v>37.370795472870562</c:v>
                </c:pt>
                <c:pt idx="1958">
                  <c:v>42.313360063413157</c:v>
                </c:pt>
                <c:pt idx="1959">
                  <c:v>47.479563642144889</c:v>
                </c:pt>
                <c:pt idx="1960">
                  <c:v>52.780968789301987</c:v>
                </c:pt>
                <c:pt idx="1961">
                  <c:v>58.253224873515954</c:v>
                </c:pt>
                <c:pt idx="1962">
                  <c:v>64.177199276045641</c:v>
                </c:pt>
                <c:pt idx="1963">
                  <c:v>70.712835850524726</c:v>
                </c:pt>
                <c:pt idx="1964">
                  <c:v>77.920276573514244</c:v>
                </c:pt>
                <c:pt idx="1965">
                  <c:v>85.676303682043965</c:v>
                </c:pt>
                <c:pt idx="1966">
                  <c:v>93.652671088403082</c:v>
                </c:pt>
                <c:pt idx="1967">
                  <c:v>101.53469572663502</c:v>
                </c:pt>
                <c:pt idx="1968">
                  <c:v>109.23851747210232</c:v>
                </c:pt>
                <c:pt idx="1969">
                  <c:v>116.97499022266027</c:v>
                </c:pt>
                <c:pt idx="1970">
                  <c:v>124.89867553820707</c:v>
                </c:pt>
                <c:pt idx="1971">
                  <c:v>133.16642418744291</c:v>
                </c:pt>
                <c:pt idx="1972">
                  <c:v>141.97647536369402</c:v>
                </c:pt>
                <c:pt idx="1973">
                  <c:v>151.15537073642017</c:v>
                </c:pt>
                <c:pt idx="1974">
                  <c:v>160.20462308169178</c:v>
                </c:pt>
                <c:pt idx="1975">
                  <c:v>168.39479462005795</c:v>
                </c:pt>
                <c:pt idx="1976">
                  <c:v>175.51383790765678</c:v>
                </c:pt>
                <c:pt idx="1977">
                  <c:v>181.53683188950365</c:v>
                </c:pt>
                <c:pt idx="1978">
                  <c:v>186.55358707171357</c:v>
                </c:pt>
                <c:pt idx="1979">
                  <c:v>190.90089915027932</c:v>
                </c:pt>
                <c:pt idx="1980">
                  <c:v>194.92220302727372</c:v>
                </c:pt>
                <c:pt idx="1981">
                  <c:v>198.77629946672826</c:v>
                </c:pt>
                <c:pt idx="1982">
                  <c:v>202.3587197773937</c:v>
                </c:pt>
                <c:pt idx="1983">
                  <c:v>205.20209844184581</c:v>
                </c:pt>
                <c:pt idx="1984">
                  <c:v>207.3134277730089</c:v>
                </c:pt>
                <c:pt idx="1985">
                  <c:v>208.79138227754871</c:v>
                </c:pt>
                <c:pt idx="1986">
                  <c:v>209.27271271199774</c:v>
                </c:pt>
                <c:pt idx="1987">
                  <c:v>208.94555189775778</c:v>
                </c:pt>
                <c:pt idx="1988">
                  <c:v>208.09572415980264</c:v>
                </c:pt>
                <c:pt idx="1989">
                  <c:v>206.7205335566066</c:v>
                </c:pt>
                <c:pt idx="1990">
                  <c:v>205.43426658547443</c:v>
                </c:pt>
                <c:pt idx="1991">
                  <c:v>204.40777541376497</c:v>
                </c:pt>
                <c:pt idx="1992">
                  <c:v>203.46985842548969</c:v>
                </c:pt>
                <c:pt idx="1993">
                  <c:v>202.3370813969799</c:v>
                </c:pt>
                <c:pt idx="1994">
                  <c:v>200.94562494904031</c:v>
                </c:pt>
                <c:pt idx="1995">
                  <c:v>199.46605875005952</c:v>
                </c:pt>
                <c:pt idx="1996">
                  <c:v>198.02576117505834</c:v>
                </c:pt>
                <c:pt idx="1997">
                  <c:v>196.59248167155718</c:v>
                </c:pt>
                <c:pt idx="1998">
                  <c:v>194.99653627812603</c:v>
                </c:pt>
                <c:pt idx="1999">
                  <c:v>192.93670059256351</c:v>
                </c:pt>
                <c:pt idx="2000">
                  <c:v>190.29063308071227</c:v>
                </c:pt>
                <c:pt idx="2001">
                  <c:v>187.40486339909805</c:v>
                </c:pt>
                <c:pt idx="2002">
                  <c:v>184.69233543111608</c:v>
                </c:pt>
                <c:pt idx="2003">
                  <c:v>182.26434144249376</c:v>
                </c:pt>
                <c:pt idx="2004">
                  <c:v>179.88697125364388</c:v>
                </c:pt>
                <c:pt idx="2005">
                  <c:v>177.319579188571</c:v>
                </c:pt>
                <c:pt idx="2006">
                  <c:v>174.40337820479959</c:v>
                </c:pt>
                <c:pt idx="2007">
                  <c:v>170.9274619607036</c:v>
                </c:pt>
                <c:pt idx="2008">
                  <c:v>166.54220650148952</c:v>
                </c:pt>
                <c:pt idx="2009">
                  <c:v>161.31363003145975</c:v>
                </c:pt>
                <c:pt idx="2010">
                  <c:v>156.09335805083055</c:v>
                </c:pt>
                <c:pt idx="2011">
                  <c:v>151.58525710981391</c:v>
                </c:pt>
                <c:pt idx="2012">
                  <c:v>148.04601600761765</c:v>
                </c:pt>
                <c:pt idx="2013">
                  <c:v>145.41334460746532</c:v>
                </c:pt>
                <c:pt idx="2014">
                  <c:v>143.359065675316</c:v>
                </c:pt>
                <c:pt idx="2015">
                  <c:v>141.45621286180966</c:v>
                </c:pt>
                <c:pt idx="2016">
                  <c:v>139.17980410457346</c:v>
                </c:pt>
                <c:pt idx="2017">
                  <c:v>135.98695102248197</c:v>
                </c:pt>
                <c:pt idx="2018">
                  <c:v>131.90282126203235</c:v>
                </c:pt>
                <c:pt idx="2019">
                  <c:v>127.3908641967917</c:v>
                </c:pt>
                <c:pt idx="2020">
                  <c:v>122.87433165285587</c:v>
                </c:pt>
                <c:pt idx="2021">
                  <c:v>118.58961941979877</c:v>
                </c:pt>
                <c:pt idx="2022">
                  <c:v>114.6978038914028</c:v>
                </c:pt>
                <c:pt idx="2023">
                  <c:v>111.30578427357473</c:v>
                </c:pt>
                <c:pt idx="2024">
                  <c:v>108.25797778810323</c:v>
                </c:pt>
                <c:pt idx="2025">
                  <c:v>105.30668237234117</c:v>
                </c:pt>
                <c:pt idx="2026">
                  <c:v>102.43933736489434</c:v>
                </c:pt>
                <c:pt idx="2027">
                  <c:v>99.866869797596451</c:v>
                </c:pt>
                <c:pt idx="2028">
                  <c:v>97.641234441644514</c:v>
                </c:pt>
                <c:pt idx="2029">
                  <c:v>95.528568772811624</c:v>
                </c:pt>
                <c:pt idx="2030">
                  <c:v>93.259732037355391</c:v>
                </c:pt>
                <c:pt idx="2031">
                  <c:v>90.753275636608294</c:v>
                </c:pt>
                <c:pt idx="2032">
                  <c:v>88.01489448387612</c:v>
                </c:pt>
                <c:pt idx="2033">
                  <c:v>85.077679894198596</c:v>
                </c:pt>
                <c:pt idx="2034">
                  <c:v>82.013822936314625</c:v>
                </c:pt>
                <c:pt idx="2035">
                  <c:v>78.963904257588339</c:v>
                </c:pt>
                <c:pt idx="2036">
                  <c:v>76.03870953243657</c:v>
                </c:pt>
                <c:pt idx="2037">
                  <c:v>73.306408841787828</c:v>
                </c:pt>
                <c:pt idx="2038">
                  <c:v>70.875276504952055</c:v>
                </c:pt>
                <c:pt idx="2039">
                  <c:v>68.999880614853012</c:v>
                </c:pt>
                <c:pt idx="2040">
                  <c:v>67.784070142555947</c:v>
                </c:pt>
                <c:pt idx="2041">
                  <c:v>66.886775519704813</c:v>
                </c:pt>
                <c:pt idx="2042">
                  <c:v>65.978093549310699</c:v>
                </c:pt>
                <c:pt idx="2043">
                  <c:v>64.869222698324478</c:v>
                </c:pt>
                <c:pt idx="2044">
                  <c:v>63.489024764357985</c:v>
                </c:pt>
                <c:pt idx="2045">
                  <c:v>61.879823629070827</c:v>
                </c:pt>
                <c:pt idx="2046">
                  <c:v>60.225839836489406</c:v>
                </c:pt>
                <c:pt idx="2047">
                  <c:v>58.622330819759618</c:v>
                </c:pt>
                <c:pt idx="2048">
                  <c:v>57.157836843364421</c:v>
                </c:pt>
                <c:pt idx="2049">
                  <c:v>55.862213846497127</c:v>
                </c:pt>
                <c:pt idx="2050">
                  <c:v>54.628911789567184</c:v>
                </c:pt>
                <c:pt idx="2051">
                  <c:v>53.351400513775836</c:v>
                </c:pt>
                <c:pt idx="2052">
                  <c:v>51.960223483500322</c:v>
                </c:pt>
                <c:pt idx="2053">
                  <c:v>50.436622313830313</c:v>
                </c:pt>
                <c:pt idx="2054">
                  <c:v>48.906326647553705</c:v>
                </c:pt>
                <c:pt idx="2055">
                  <c:v>47.502195354602634</c:v>
                </c:pt>
                <c:pt idx="2056">
                  <c:v>46.256009987510581</c:v>
                </c:pt>
                <c:pt idx="2057">
                  <c:v>45.119559007760365</c:v>
                </c:pt>
                <c:pt idx="2058">
                  <c:v>44.026760467605158</c:v>
                </c:pt>
                <c:pt idx="2059">
                  <c:v>42.860594878253053</c:v>
                </c:pt>
                <c:pt idx="2060">
                  <c:v>41.529037540687987</c:v>
                </c:pt>
                <c:pt idx="2061">
                  <c:v>40.050141989874227</c:v>
                </c:pt>
                <c:pt idx="2062">
                  <c:v>38.525354630076741</c:v>
                </c:pt>
                <c:pt idx="2063">
                  <c:v>37.067086717475206</c:v>
                </c:pt>
                <c:pt idx="2064">
                  <c:v>35.749931943125702</c:v>
                </c:pt>
                <c:pt idx="2065">
                  <c:v>34.601901504263182</c:v>
                </c:pt>
                <c:pt idx="2066">
                  <c:v>33.522485754177914</c:v>
                </c:pt>
                <c:pt idx="2067">
                  <c:v>32.401322939094349</c:v>
                </c:pt>
                <c:pt idx="2068">
                  <c:v>31.278052320312462</c:v>
                </c:pt>
                <c:pt idx="2069">
                  <c:v>30.279559893906214</c:v>
                </c:pt>
                <c:pt idx="2070">
                  <c:v>29.491135736028088</c:v>
                </c:pt>
                <c:pt idx="2071">
                  <c:v>28.858355441307527</c:v>
                </c:pt>
                <c:pt idx="2072">
                  <c:v>28.304156072481376</c:v>
                </c:pt>
                <c:pt idx="2073">
                  <c:v>27.854164791031746</c:v>
                </c:pt>
                <c:pt idx="2074">
                  <c:v>27.37424799521111</c:v>
                </c:pt>
                <c:pt idx="2075">
                  <c:v>26.788248755306888</c:v>
                </c:pt>
                <c:pt idx="2076">
                  <c:v>26.092828400200752</c:v>
                </c:pt>
                <c:pt idx="2077">
                  <c:v>25.348763772196737</c:v>
                </c:pt>
                <c:pt idx="2078">
                  <c:v>24.6279003167528</c:v>
                </c:pt>
                <c:pt idx="2079">
                  <c:v>24.040380150417743</c:v>
                </c:pt>
                <c:pt idx="2080">
                  <c:v>23.678041147409388</c:v>
                </c:pt>
                <c:pt idx="2081">
                  <c:v>23.566031524461199</c:v>
                </c:pt>
                <c:pt idx="2082">
                  <c:v>23.624652433971974</c:v>
                </c:pt>
                <c:pt idx="2083">
                  <c:v>23.736381225292536</c:v>
                </c:pt>
                <c:pt idx="2084">
                  <c:v>23.861532220786685</c:v>
                </c:pt>
                <c:pt idx="2085">
                  <c:v>24.045567296370951</c:v>
                </c:pt>
                <c:pt idx="2086">
                  <c:v>24.304947470443533</c:v>
                </c:pt>
                <c:pt idx="2087">
                  <c:v>24.570600361034664</c:v>
                </c:pt>
                <c:pt idx="2088">
                  <c:v>24.76492009381397</c:v>
                </c:pt>
                <c:pt idx="2089">
                  <c:v>24.85408091193769</c:v>
                </c:pt>
                <c:pt idx="2090">
                  <c:v>24.816229933698938</c:v>
                </c:pt>
                <c:pt idx="2091">
                  <c:v>24.672780775024961</c:v>
                </c:pt>
                <c:pt idx="2092">
                  <c:v>24.481172319524461</c:v>
                </c:pt>
                <c:pt idx="2093">
                  <c:v>24.35108005313397</c:v>
                </c:pt>
                <c:pt idx="2094">
                  <c:v>24.367941612071288</c:v>
                </c:pt>
                <c:pt idx="2095">
                  <c:v>24.454500839829862</c:v>
                </c:pt>
                <c:pt idx="2096">
                  <c:v>24.543325063033265</c:v>
                </c:pt>
                <c:pt idx="2097">
                  <c:v>24.623502521772597</c:v>
                </c:pt>
                <c:pt idx="2098">
                  <c:v>24.691580271337141</c:v>
                </c:pt>
                <c:pt idx="2099">
                  <c:v>24.736349345910398</c:v>
                </c:pt>
                <c:pt idx="2100">
                  <c:v>24.73109133899219</c:v>
                </c:pt>
                <c:pt idx="2101">
                  <c:v>24.708124052212344</c:v>
                </c:pt>
                <c:pt idx="2102">
                  <c:v>24.668733891168095</c:v>
                </c:pt>
                <c:pt idx="2103">
                  <c:v>24.583411273344733</c:v>
                </c:pt>
                <c:pt idx="2104">
                  <c:v>24.495759847877839</c:v>
                </c:pt>
                <c:pt idx="2105">
                  <c:v>24.442142230920282</c:v>
                </c:pt>
                <c:pt idx="2106">
                  <c:v>24.404271786301873</c:v>
                </c:pt>
                <c:pt idx="2107">
                  <c:v>24.396440630575835</c:v>
                </c:pt>
                <c:pt idx="2108">
                  <c:v>24.414515977964317</c:v>
                </c:pt>
                <c:pt idx="2109">
                  <c:v>24.344004758405031</c:v>
                </c:pt>
                <c:pt idx="2110">
                  <c:v>24.121009103236929</c:v>
                </c:pt>
                <c:pt idx="2111">
                  <c:v>23.813475461172189</c:v>
                </c:pt>
                <c:pt idx="2112">
                  <c:v>23.472000191948744</c:v>
                </c:pt>
                <c:pt idx="2113">
                  <c:v>23.166081868109771</c:v>
                </c:pt>
                <c:pt idx="2114">
                  <c:v>22.942027610747573</c:v>
                </c:pt>
                <c:pt idx="2115">
                  <c:v>22.77911945853262</c:v>
                </c:pt>
                <c:pt idx="2116">
                  <c:v>22.630255569361967</c:v>
                </c:pt>
                <c:pt idx="2117">
                  <c:v>22.419220417974728</c:v>
                </c:pt>
                <c:pt idx="2118">
                  <c:v>22.100524529615232</c:v>
                </c:pt>
                <c:pt idx="2119">
                  <c:v>21.659709559022925</c:v>
                </c:pt>
                <c:pt idx="2120">
                  <c:v>21.151668507842466</c:v>
                </c:pt>
              </c:numCache>
            </c:numRef>
          </c:val>
          <c:smooth val="0"/>
          <c:extLst>
            <c:ext xmlns:c16="http://schemas.microsoft.com/office/drawing/2014/chart" uri="{C3380CC4-5D6E-409C-BE32-E72D297353CC}">
              <c16:uniqueId val="{00000001-2B8F-410D-9B0C-D70BDE7CE73B}"/>
            </c:ext>
          </c:extLst>
        </c:ser>
        <c:ser>
          <c:idx val="2"/>
          <c:order val="2"/>
          <c:tx>
            <c:strRef>
              <c:f>Sheet1!$N$1</c:f>
              <c:strCache>
                <c:ptCount val="1"/>
                <c:pt idx="0">
                  <c:v>Gyro_Z</c:v>
                </c:pt>
              </c:strCache>
            </c:strRef>
          </c:tx>
          <c:spPr>
            <a:ln w="28575" cap="rnd">
              <a:solidFill>
                <a:schemeClr val="accent3"/>
              </a:solidFill>
              <a:round/>
            </a:ln>
            <a:effectLst/>
          </c:spPr>
          <c:marker>
            <c:symbol val="none"/>
          </c:marker>
          <c:val>
            <c:numRef>
              <c:f>Sheet1!$N$2:$N$2122</c:f>
              <c:numCache>
                <c:formatCode>General</c:formatCode>
                <c:ptCount val="2121"/>
                <c:pt idx="0">
                  <c:v>-3.0123160000000003E-2</c:v>
                </c:pt>
                <c:pt idx="1">
                  <c:v>-6.5300276800000015E-2</c:v>
                </c:pt>
                <c:pt idx="2">
                  <c:v>-0.10784509126400002</c:v>
                </c:pt>
                <c:pt idx="3">
                  <c:v>-0.15341410943872</c:v>
                </c:pt>
                <c:pt idx="4">
                  <c:v>-0.21311066724994557</c:v>
                </c:pt>
                <c:pt idx="5">
                  <c:v>-0.30668441390494666</c:v>
                </c:pt>
                <c:pt idx="6">
                  <c:v>-0.38612332562684776</c:v>
                </c:pt>
                <c:pt idx="7">
                  <c:v>-0.43382821911431074</c:v>
                </c:pt>
                <c:pt idx="8">
                  <c:v>-0.49551361473202449</c:v>
                </c:pt>
                <c:pt idx="9">
                  <c:v>-0.618927142437384</c:v>
                </c:pt>
                <c:pt idx="10">
                  <c:v>-0.75612831958863636</c:v>
                </c:pt>
                <c:pt idx="11">
                  <c:v>-0.86054885319686369</c:v>
                </c:pt>
                <c:pt idx="12">
                  <c:v>-0.94445629613292648</c:v>
                </c:pt>
                <c:pt idx="13">
                  <c:v>-1.0573923902102678</c:v>
                </c:pt>
                <c:pt idx="14">
                  <c:v>-1.2160540824060624</c:v>
                </c:pt>
                <c:pt idx="15">
                  <c:v>-1.3409966007579412</c:v>
                </c:pt>
                <c:pt idx="16">
                  <c:v>-1.4860386287427825</c:v>
                </c:pt>
                <c:pt idx="17">
                  <c:v>-1.6278479561679269</c:v>
                </c:pt>
                <c:pt idx="18">
                  <c:v>-1.7689483970445681</c:v>
                </c:pt>
                <c:pt idx="19">
                  <c:v>-1.9134149691036768</c:v>
                </c:pt>
                <c:pt idx="20">
                  <c:v>-2.0653422497216032</c:v>
                </c:pt>
                <c:pt idx="21">
                  <c:v>-2.2200854247271709</c:v>
                </c:pt>
                <c:pt idx="22">
                  <c:v>-2.3419384162326278</c:v>
                </c:pt>
                <c:pt idx="23">
                  <c:v>-2.426890067907975</c:v>
                </c:pt>
                <c:pt idx="24">
                  <c:v>-2.4483175665498154</c:v>
                </c:pt>
                <c:pt idx="25">
                  <c:v>-2.3441498152188189</c:v>
                </c:pt>
                <c:pt idx="26">
                  <c:v>-2.2250162789144428</c:v>
                </c:pt>
                <c:pt idx="27">
                  <c:v>-2.0707765733361536</c:v>
                </c:pt>
                <c:pt idx="28">
                  <c:v>-1.9126088018694305</c:v>
                </c:pt>
                <c:pt idx="29">
                  <c:v>-1.8602966658320419</c:v>
                </c:pt>
                <c:pt idx="30">
                  <c:v>-1.926305252515401</c:v>
                </c:pt>
                <c:pt idx="31">
                  <c:v>-2.0620881474650927</c:v>
                </c:pt>
                <c:pt idx="32">
                  <c:v>-2.2254217845157913</c:v>
                </c:pt>
                <c:pt idx="33">
                  <c:v>-2.3867781288254757</c:v>
                </c:pt>
                <c:pt idx="34">
                  <c:v>-2.5900702262489661</c:v>
                </c:pt>
                <c:pt idx="35">
                  <c:v>-2.9037604617239867</c:v>
                </c:pt>
                <c:pt idx="36">
                  <c:v>-3.3268861124895066</c:v>
                </c:pt>
                <c:pt idx="37">
                  <c:v>-3.8421448902397164</c:v>
                </c:pt>
                <c:pt idx="38">
                  <c:v>-4.3728869124349226</c:v>
                </c:pt>
                <c:pt idx="39">
                  <c:v>-4.8604043141862245</c:v>
                </c:pt>
                <c:pt idx="40">
                  <c:v>-5.2550376879025009</c:v>
                </c:pt>
                <c:pt idx="41">
                  <c:v>-5.5073626941444509</c:v>
                </c:pt>
                <c:pt idx="42">
                  <c:v>-5.6590292402615621</c:v>
                </c:pt>
                <c:pt idx="43">
                  <c:v>-5.8203451554563301</c:v>
                </c:pt>
                <c:pt idx="44">
                  <c:v>-6.0508082323472028</c:v>
                </c:pt>
                <c:pt idx="45">
                  <c:v>-6.4512407877002591</c:v>
                </c:pt>
                <c:pt idx="46">
                  <c:v>-7.0574267319462534</c:v>
                </c:pt>
                <c:pt idx="47">
                  <c:v>-7.8697307373073278</c:v>
                </c:pt>
                <c:pt idx="48">
                  <c:v>-8.8629966025611822</c:v>
                </c:pt>
                <c:pt idx="49">
                  <c:v>-9.9857519305099594</c:v>
                </c:pt>
                <c:pt idx="50">
                  <c:v>-11.21272535189976</c:v>
                </c:pt>
                <c:pt idx="51">
                  <c:v>-12.633237064861763</c:v>
                </c:pt>
                <c:pt idx="52">
                  <c:v>-14.239967963564528</c:v>
                </c:pt>
                <c:pt idx="53">
                  <c:v>-15.999236684293237</c:v>
                </c:pt>
                <c:pt idx="54">
                  <c:v>-17.85924045060737</c:v>
                </c:pt>
                <c:pt idx="55">
                  <c:v>-19.685460701595222</c:v>
                </c:pt>
                <c:pt idx="56">
                  <c:v>-21.388098187563315</c:v>
                </c:pt>
                <c:pt idx="57">
                  <c:v>-23.004703523812047</c:v>
                </c:pt>
                <c:pt idx="58">
                  <c:v>-24.570760233335804</c:v>
                </c:pt>
                <c:pt idx="59">
                  <c:v>-26.143929988669086</c:v>
                </c:pt>
                <c:pt idx="60">
                  <c:v>-27.733745808895705</c:v>
                </c:pt>
                <c:pt idx="61">
                  <c:v>-29.375074472717788</c:v>
                </c:pt>
                <c:pt idx="62">
                  <c:v>-31.15018684326343</c:v>
                </c:pt>
                <c:pt idx="63">
                  <c:v>-33.019576906398164</c:v>
                </c:pt>
                <c:pt idx="64">
                  <c:v>-34.936761948270203</c:v>
                </c:pt>
                <c:pt idx="65">
                  <c:v>-36.929762189304796</c:v>
                </c:pt>
                <c:pt idx="66">
                  <c:v>-38.957138965518695</c:v>
                </c:pt>
                <c:pt idx="67">
                  <c:v>-40.913921866208319</c:v>
                </c:pt>
                <c:pt idx="68">
                  <c:v>-42.567847468884153</c:v>
                </c:pt>
                <c:pt idx="69">
                  <c:v>-43.866370439506468</c:v>
                </c:pt>
                <c:pt idx="70">
                  <c:v>-44.816142790716334</c:v>
                </c:pt>
                <c:pt idx="71">
                  <c:v>-45.546306154902013</c:v>
                </c:pt>
                <c:pt idx="72">
                  <c:v>-46.257881411803972</c:v>
                </c:pt>
                <c:pt idx="73">
                  <c:v>-47.101060283567897</c:v>
                </c:pt>
                <c:pt idx="74">
                  <c:v>-48.107746517896537</c:v>
                </c:pt>
                <c:pt idx="75">
                  <c:v>-49.236474787538612</c:v>
                </c:pt>
                <c:pt idx="76">
                  <c:v>-50.362888971787839</c:v>
                </c:pt>
                <c:pt idx="77">
                  <c:v>-51.253104832352079</c:v>
                </c:pt>
                <c:pt idx="78">
                  <c:v>-51.876782215705035</c:v>
                </c:pt>
                <c:pt idx="79">
                  <c:v>-52.325694011390937</c:v>
                </c:pt>
                <c:pt idx="80">
                  <c:v>-52.779138231163117</c:v>
                </c:pt>
                <c:pt idx="81">
                  <c:v>-53.434068806539848</c:v>
                </c:pt>
                <c:pt idx="82">
                  <c:v>-54.323158190409046</c:v>
                </c:pt>
                <c:pt idx="83">
                  <c:v>-55.409114626600868</c:v>
                </c:pt>
                <c:pt idx="84">
                  <c:v>-56.733206454068856</c:v>
                </c:pt>
                <c:pt idx="85">
                  <c:v>-58.374820004987477</c:v>
                </c:pt>
                <c:pt idx="86">
                  <c:v>-60.351198364887729</c:v>
                </c:pt>
                <c:pt idx="87">
                  <c:v>-62.677531157589975</c:v>
                </c:pt>
                <c:pt idx="88">
                  <c:v>-65.326273434438178</c:v>
                </c:pt>
                <c:pt idx="89">
                  <c:v>-68.212389925749406</c:v>
                </c:pt>
                <c:pt idx="90">
                  <c:v>-71.12565576723442</c:v>
                </c:pt>
                <c:pt idx="91">
                  <c:v>-73.88150301188972</c:v>
                </c:pt>
                <c:pt idx="92">
                  <c:v>-76.305544251651924</c:v>
                </c:pt>
                <c:pt idx="93">
                  <c:v>-78.358021046618902</c:v>
                </c:pt>
                <c:pt idx="94">
                  <c:v>-80.066660225686519</c:v>
                </c:pt>
                <c:pt idx="95">
                  <c:v>-81.435966981172783</c:v>
                </c:pt>
                <c:pt idx="96">
                  <c:v>-82.414702841549328</c:v>
                </c:pt>
                <c:pt idx="97">
                  <c:v>-82.997496524718343</c:v>
                </c:pt>
                <c:pt idx="98">
                  <c:v>-83.237024874223977</c:v>
                </c:pt>
                <c:pt idx="99">
                  <c:v>-83.138617356739502</c:v>
                </c:pt>
                <c:pt idx="100">
                  <c:v>-82.624487409604711</c:v>
                </c:pt>
                <c:pt idx="101">
                  <c:v>-81.672557301412624</c:v>
                </c:pt>
                <c:pt idx="102">
                  <c:v>-80.274158415384363</c:v>
                </c:pt>
                <c:pt idx="103">
                  <c:v>-78.435969207076681</c:v>
                </c:pt>
                <c:pt idx="104">
                  <c:v>-76.268937422935139</c:v>
                </c:pt>
                <c:pt idx="105">
                  <c:v>-73.85297045447642</c:v>
                </c:pt>
                <c:pt idx="106">
                  <c:v>-71.283044265386891</c:v>
                </c:pt>
                <c:pt idx="107">
                  <c:v>-68.499349020079151</c:v>
                </c:pt>
                <c:pt idx="108">
                  <c:v>-65.423728639677563</c:v>
                </c:pt>
                <c:pt idx="109">
                  <c:v>-62.027234646884018</c:v>
                </c:pt>
                <c:pt idx="110">
                  <c:v>-58.239252833946338</c:v>
                </c:pt>
                <c:pt idx="111">
                  <c:v>-54.023916837267414</c:v>
                </c:pt>
                <c:pt idx="112">
                  <c:v>-49.460982560522062</c:v>
                </c:pt>
                <c:pt idx="113">
                  <c:v>-44.623131889311622</c:v>
                </c:pt>
                <c:pt idx="114">
                  <c:v>-39.621570551525387</c:v>
                </c:pt>
                <c:pt idx="115">
                  <c:v>-34.520583560494877</c:v>
                </c:pt>
                <c:pt idx="116">
                  <c:v>-29.332378969284978</c:v>
                </c:pt>
                <c:pt idx="117">
                  <c:v>-24.087946209899279</c:v>
                </c:pt>
                <c:pt idx="118">
                  <c:v>-18.807186305701293</c:v>
                </c:pt>
                <c:pt idx="119">
                  <c:v>-13.482260139587268</c:v>
                </c:pt>
                <c:pt idx="120">
                  <c:v>-8.218353576795522</c:v>
                </c:pt>
                <c:pt idx="121">
                  <c:v>-3.1702104652596117</c:v>
                </c:pt>
                <c:pt idx="122">
                  <c:v>1.6138046840455806</c:v>
                </c:pt>
                <c:pt idx="123">
                  <c:v>6.1062869103646698</c:v>
                </c:pt>
                <c:pt idx="124">
                  <c:v>10.387227492157376</c:v>
                </c:pt>
                <c:pt idx="125">
                  <c:v>14.481732222314228</c:v>
                </c:pt>
                <c:pt idx="126">
                  <c:v>18.298926557867944</c:v>
                </c:pt>
                <c:pt idx="127">
                  <c:v>21.866129286710585</c:v>
                </c:pt>
                <c:pt idx="128">
                  <c:v>25.269393600976372</c:v>
                </c:pt>
                <c:pt idx="129">
                  <c:v>28.531517428956846</c:v>
                </c:pt>
                <c:pt idx="130">
                  <c:v>31.636878480377707</c:v>
                </c:pt>
                <c:pt idx="131">
                  <c:v>34.509263450770149</c:v>
                </c:pt>
                <c:pt idx="132">
                  <c:v>37.061577141754746</c:v>
                </c:pt>
                <c:pt idx="133">
                  <c:v>39.307920978919654</c:v>
                </c:pt>
                <c:pt idx="134">
                  <c:v>41.244797399341266</c:v>
                </c:pt>
                <c:pt idx="135">
                  <c:v>42.796485931354439</c:v>
                </c:pt>
                <c:pt idx="136">
                  <c:v>43.895749632727352</c:v>
                </c:pt>
                <c:pt idx="137">
                  <c:v>44.546260640072802</c:v>
                </c:pt>
                <c:pt idx="138">
                  <c:v>44.964550067271347</c:v>
                </c:pt>
                <c:pt idx="139">
                  <c:v>45.37716280592592</c:v>
                </c:pt>
                <c:pt idx="140">
                  <c:v>45.885380649807402</c:v>
                </c:pt>
                <c:pt idx="141">
                  <c:v>46.436184076811251</c:v>
                </c:pt>
                <c:pt idx="142">
                  <c:v>46.851232955275023</c:v>
                </c:pt>
                <c:pt idx="143">
                  <c:v>46.898490376169526</c:v>
                </c:pt>
                <c:pt idx="144">
                  <c:v>46.352086328646138</c:v>
                </c:pt>
                <c:pt idx="145">
                  <c:v>45.17410292207321</c:v>
                </c:pt>
                <c:pt idx="146">
                  <c:v>43.526571803631747</c:v>
                </c:pt>
                <c:pt idx="147">
                  <c:v>41.645843247559114</c:v>
                </c:pt>
                <c:pt idx="148">
                  <c:v>39.646886582607927</c:v>
                </c:pt>
                <c:pt idx="149">
                  <c:v>37.516103910955771</c:v>
                </c:pt>
                <c:pt idx="150">
                  <c:v>35.146523532736651</c:v>
                </c:pt>
                <c:pt idx="151">
                  <c:v>32.404340322081914</c:v>
                </c:pt>
                <c:pt idx="152">
                  <c:v>29.230423555640275</c:v>
                </c:pt>
                <c:pt idx="153">
                  <c:v>25.617405284527472</c:v>
                </c:pt>
                <c:pt idx="154">
                  <c:v>21.629538318836921</c:v>
                </c:pt>
                <c:pt idx="155">
                  <c:v>17.436922692460183</c:v>
                </c:pt>
                <c:pt idx="156">
                  <c:v>13.180592938610978</c:v>
                </c:pt>
                <c:pt idx="157">
                  <c:v>8.9320925398387576</c:v>
                </c:pt>
                <c:pt idx="158">
                  <c:v>4.6939474890419826</c:v>
                </c:pt>
                <c:pt idx="159">
                  <c:v>0.40952773926114289</c:v>
                </c:pt>
                <c:pt idx="160">
                  <c:v>-3.9754578155240803</c:v>
                </c:pt>
                <c:pt idx="161">
                  <c:v>-8.4670427792135978</c:v>
                </c:pt>
                <c:pt idx="162">
                  <c:v>-13.050641723629326</c:v>
                </c:pt>
                <c:pt idx="163">
                  <c:v>-17.668802169156738</c:v>
                </c:pt>
                <c:pt idx="164">
                  <c:v>-22.273147685773601</c:v>
                </c:pt>
                <c:pt idx="165">
                  <c:v>-26.787015852058129</c:v>
                </c:pt>
                <c:pt idx="166">
                  <c:v>-31.159849675016964</c:v>
                </c:pt>
                <c:pt idx="167">
                  <c:v>-35.39138116151662</c:v>
                </c:pt>
                <c:pt idx="168">
                  <c:v>-39.450573618286285</c:v>
                </c:pt>
                <c:pt idx="169">
                  <c:v>-43.269227545920558</c:v>
                </c:pt>
                <c:pt idx="170">
                  <c:v>-46.841757755002149</c:v>
                </c:pt>
                <c:pt idx="171">
                  <c:v>-50.308691779902098</c:v>
                </c:pt>
                <c:pt idx="172">
                  <c:v>-53.781449844304056</c:v>
                </c:pt>
                <c:pt idx="173">
                  <c:v>-57.237585987417972</c:v>
                </c:pt>
                <c:pt idx="174">
                  <c:v>-60.524757447669614</c:v>
                </c:pt>
                <c:pt idx="175">
                  <c:v>-63.425072778716213</c:v>
                </c:pt>
                <c:pt idx="176">
                  <c:v>-65.872989143141893</c:v>
                </c:pt>
                <c:pt idx="177">
                  <c:v>-67.950019520279056</c:v>
                </c:pt>
                <c:pt idx="178">
                  <c:v>-69.695596649873465</c:v>
                </c:pt>
                <c:pt idx="179">
                  <c:v>-71.148738256876001</c:v>
                </c:pt>
                <c:pt idx="180">
                  <c:v>-72.466872071738479</c:v>
                </c:pt>
                <c:pt idx="181">
                  <c:v>-73.79801615030371</c:v>
                </c:pt>
                <c:pt idx="182">
                  <c:v>-75.093934227297638</c:v>
                </c:pt>
                <c:pt idx="183">
                  <c:v>-76.235541842751687</c:v>
                </c:pt>
                <c:pt idx="184">
                  <c:v>-77.088820965896659</c:v>
                </c:pt>
                <c:pt idx="185">
                  <c:v>-77.583115886578724</c:v>
                </c:pt>
                <c:pt idx="186">
                  <c:v>-77.736567668847144</c:v>
                </c:pt>
                <c:pt idx="187">
                  <c:v>-77.615299035470201</c:v>
                </c:pt>
                <c:pt idx="188">
                  <c:v>-77.369785614760801</c:v>
                </c:pt>
                <c:pt idx="189">
                  <c:v>-77.126969782465579</c:v>
                </c:pt>
                <c:pt idx="190">
                  <c:v>-76.912024166816266</c:v>
                </c:pt>
                <c:pt idx="191">
                  <c:v>-76.680679363479939</c:v>
                </c:pt>
                <c:pt idx="192">
                  <c:v>-76.337707176210344</c:v>
                </c:pt>
                <c:pt idx="193">
                  <c:v>-75.763859252686146</c:v>
                </c:pt>
                <c:pt idx="194">
                  <c:v>-74.870692567632418</c:v>
                </c:pt>
                <c:pt idx="195">
                  <c:v>-73.630854236279774</c:v>
                </c:pt>
                <c:pt idx="196">
                  <c:v>-72.064110531554178</c:v>
                </c:pt>
                <c:pt idx="197">
                  <c:v>-70.209609740923085</c:v>
                </c:pt>
                <c:pt idx="198">
                  <c:v>-68.067582426104607</c:v>
                </c:pt>
                <c:pt idx="199">
                  <c:v>-65.649377277582516</c:v>
                </c:pt>
                <c:pt idx="200">
                  <c:v>-62.923480292030867</c:v>
                </c:pt>
                <c:pt idx="201">
                  <c:v>-59.893819146190246</c:v>
                </c:pt>
                <c:pt idx="202">
                  <c:v>-56.588679603266442</c:v>
                </c:pt>
                <c:pt idx="203">
                  <c:v>-53.005604711201116</c:v>
                </c:pt>
                <c:pt idx="204">
                  <c:v>-49.162592416977091</c:v>
                </c:pt>
                <c:pt idx="205">
                  <c:v>-45.104822488637552</c:v>
                </c:pt>
                <c:pt idx="206">
                  <c:v>-40.8994609588648</c:v>
                </c:pt>
                <c:pt idx="207">
                  <c:v>-36.634001819687505</c:v>
                </c:pt>
                <c:pt idx="208">
                  <c:v>-32.385803843293751</c:v>
                </c:pt>
                <c:pt idx="209">
                  <c:v>-28.138818566427872</c:v>
                </c:pt>
                <c:pt idx="210">
                  <c:v>-23.849821455099313</c:v>
                </c:pt>
                <c:pt idx="211">
                  <c:v>-19.459694465997327</c:v>
                </c:pt>
                <c:pt idx="212">
                  <c:v>-14.893726756677379</c:v>
                </c:pt>
                <c:pt idx="213">
                  <c:v>-10.112460141543831</c:v>
                </c:pt>
                <c:pt idx="214">
                  <c:v>-5.1057049987129552</c:v>
                </c:pt>
                <c:pt idx="215">
                  <c:v>4.1839001261303896E-2</c:v>
                </c:pt>
                <c:pt idx="216">
                  <c:v>5.2436534212360773</c:v>
                </c:pt>
                <c:pt idx="217">
                  <c:v>10.478108952811356</c:v>
                </c:pt>
                <c:pt idx="218">
                  <c:v>15.786488273755129</c:v>
                </c:pt>
                <c:pt idx="219">
                  <c:v>21.276535428280031</c:v>
                </c:pt>
                <c:pt idx="220">
                  <c:v>26.986248619714434</c:v>
                </c:pt>
                <c:pt idx="221">
                  <c:v>32.87037372732015</c:v>
                </c:pt>
                <c:pt idx="222">
                  <c:v>38.721150132773751</c:v>
                </c:pt>
                <c:pt idx="223">
                  <c:v>44.256589850118282</c:v>
                </c:pt>
                <c:pt idx="224">
                  <c:v>49.296506353115916</c:v>
                </c:pt>
                <c:pt idx="225">
                  <c:v>53.875061266053599</c:v>
                </c:pt>
                <c:pt idx="226">
                  <c:v>58.125738960732527</c:v>
                </c:pt>
                <c:pt idx="227">
                  <c:v>62.316211741517883</c:v>
                </c:pt>
                <c:pt idx="228">
                  <c:v>66.784984966687517</c:v>
                </c:pt>
                <c:pt idx="229">
                  <c:v>71.770276087353778</c:v>
                </c:pt>
                <c:pt idx="230">
                  <c:v>77.158972205606702</c:v>
                </c:pt>
                <c:pt idx="231">
                  <c:v>82.648306901494578</c:v>
                </c:pt>
                <c:pt idx="232">
                  <c:v>87.849028763464673</c:v>
                </c:pt>
                <c:pt idx="233">
                  <c:v>92.460339668195374</c:v>
                </c:pt>
                <c:pt idx="234">
                  <c:v>96.290661194831458</c:v>
                </c:pt>
                <c:pt idx="235">
                  <c:v>99.193367570934825</c:v>
                </c:pt>
                <c:pt idx="236">
                  <c:v>101.31359441951612</c:v>
                </c:pt>
                <c:pt idx="237">
                  <c:v>102.9095891711258</c:v>
                </c:pt>
                <c:pt idx="238">
                  <c:v>103.94853066770328</c:v>
                </c:pt>
                <c:pt idx="239">
                  <c:v>104.22455741434921</c:v>
                </c:pt>
                <c:pt idx="240">
                  <c:v>103.70352870606223</c:v>
                </c:pt>
                <c:pt idx="241">
                  <c:v>102.59126293194099</c:v>
                </c:pt>
                <c:pt idx="242">
                  <c:v>101.15086741330217</c:v>
                </c:pt>
                <c:pt idx="243">
                  <c:v>99.570010325036122</c:v>
                </c:pt>
                <c:pt idx="244">
                  <c:v>97.862105758535407</c:v>
                </c:pt>
                <c:pt idx="245">
                  <c:v>95.946219543364705</c:v>
                </c:pt>
                <c:pt idx="246">
                  <c:v>93.720521192497401</c:v>
                </c:pt>
                <c:pt idx="247">
                  <c:v>91.153068368647453</c:v>
                </c:pt>
                <c:pt idx="248">
                  <c:v>88.2781083012745</c:v>
                </c:pt>
                <c:pt idx="249">
                  <c:v>85.168454595249003</c:v>
                </c:pt>
                <c:pt idx="250">
                  <c:v>81.886574383344026</c:v>
                </c:pt>
                <c:pt idx="251">
                  <c:v>78.44691129567714</c:v>
                </c:pt>
                <c:pt idx="252">
                  <c:v>74.811650669763594</c:v>
                </c:pt>
                <c:pt idx="253">
                  <c:v>70.985413776368318</c:v>
                </c:pt>
                <c:pt idx="254">
                  <c:v>66.978577620840952</c:v>
                </c:pt>
                <c:pt idx="255">
                  <c:v>62.798085948424131</c:v>
                </c:pt>
                <c:pt idx="256">
                  <c:v>58.425187869455648</c:v>
                </c:pt>
                <c:pt idx="257">
                  <c:v>53.823619752066534</c:v>
                </c:pt>
                <c:pt idx="258">
                  <c:v>48.99487039702521</c:v>
                </c:pt>
                <c:pt idx="259">
                  <c:v>43.938099149084707</c:v>
                </c:pt>
                <c:pt idx="260">
                  <c:v>38.641973586103013</c:v>
                </c:pt>
                <c:pt idx="261">
                  <c:v>33.115449834380946</c:v>
                </c:pt>
                <c:pt idx="262">
                  <c:v>27.378611917693327</c:v>
                </c:pt>
                <c:pt idx="263">
                  <c:v>21.501474319339458</c:v>
                </c:pt>
                <c:pt idx="264">
                  <c:v>15.537019972952667</c:v>
                </c:pt>
                <c:pt idx="265">
                  <c:v>9.4754884734936144</c:v>
                </c:pt>
                <c:pt idx="266">
                  <c:v>3.3368731440237416</c:v>
                </c:pt>
                <c:pt idx="267">
                  <c:v>-2.8416521988567336</c:v>
                </c:pt>
                <c:pt idx="268">
                  <c:v>-9.0400494748795985</c:v>
                </c:pt>
                <c:pt idx="269">
                  <c:v>-15.321529825382006</c:v>
                </c:pt>
                <c:pt idx="270">
                  <c:v>-21.702626788874369</c:v>
                </c:pt>
                <c:pt idx="271">
                  <c:v>-28.131962953096881</c:v>
                </c:pt>
                <c:pt idx="272">
                  <c:v>-34.531570014034941</c:v>
                </c:pt>
                <c:pt idx="273">
                  <c:v>-40.816105833754243</c:v>
                </c:pt>
                <c:pt idx="274">
                  <c:v>-46.910479737079157</c:v>
                </c:pt>
                <c:pt idx="275">
                  <c:v>-52.730587122337568</c:v>
                </c:pt>
                <c:pt idx="276">
                  <c:v>-58.290494859890806</c:v>
                </c:pt>
                <c:pt idx="277">
                  <c:v>-63.607758062692994</c:v>
                </c:pt>
                <c:pt idx="278">
                  <c:v>-68.654705541439128</c:v>
                </c:pt>
                <c:pt idx="279">
                  <c:v>-73.379330210610348</c:v>
                </c:pt>
                <c:pt idx="280">
                  <c:v>-77.683007106398136</c:v>
                </c:pt>
                <c:pt idx="281">
                  <c:v>-81.611283824270188</c:v>
                </c:pt>
                <c:pt idx="282">
                  <c:v>-85.26903890778479</c:v>
                </c:pt>
                <c:pt idx="283">
                  <c:v>-88.713175909629101</c:v>
                </c:pt>
                <c:pt idx="284">
                  <c:v>-92.002338451436515</c:v>
                </c:pt>
                <c:pt idx="285">
                  <c:v>-95.147156362407785</c:v>
                </c:pt>
                <c:pt idx="286">
                  <c:v>-98.139496735159625</c:v>
                </c:pt>
                <c:pt idx="287">
                  <c:v>-100.96569494045643</c:v>
                </c:pt>
                <c:pt idx="288">
                  <c:v>-103.64993568164731</c:v>
                </c:pt>
                <c:pt idx="289">
                  <c:v>-106.16087828801436</c:v>
                </c:pt>
                <c:pt idx="290">
                  <c:v>-108.46447204225407</c:v>
                </c:pt>
                <c:pt idx="291">
                  <c:v>-110.41026382140899</c:v>
                </c:pt>
                <c:pt idx="292">
                  <c:v>-111.87278884498082</c:v>
                </c:pt>
                <c:pt idx="293">
                  <c:v>-112.6875233880812</c:v>
                </c:pt>
                <c:pt idx="294">
                  <c:v>-112.70724348031958</c:v>
                </c:pt>
                <c:pt idx="295">
                  <c:v>-111.89717821071319</c:v>
                </c:pt>
                <c:pt idx="296">
                  <c:v>-110.37847656649893</c:v>
                </c:pt>
                <c:pt idx="297">
                  <c:v>-108.29436203516896</c:v>
                </c:pt>
                <c:pt idx="298">
                  <c:v>-105.70295467446559</c:v>
                </c:pt>
                <c:pt idx="299">
                  <c:v>-102.58293534097628</c:v>
                </c:pt>
                <c:pt idx="300">
                  <c:v>-98.823102434156752</c:v>
                </c:pt>
                <c:pt idx="301">
                  <c:v>-94.361141425473633</c:v>
                </c:pt>
                <c:pt idx="302">
                  <c:v>-89.191966396964162</c:v>
                </c:pt>
                <c:pt idx="303">
                  <c:v>-83.358553329024872</c:v>
                </c:pt>
                <c:pt idx="304">
                  <c:v>-76.999062802444371</c:v>
                </c:pt>
                <c:pt idx="305">
                  <c:v>-70.238710306395475</c:v>
                </c:pt>
                <c:pt idx="306">
                  <c:v>-63.119215720267569</c:v>
                </c:pt>
                <c:pt idx="307">
                  <c:v>-55.696560025862219</c:v>
                </c:pt>
                <c:pt idx="308">
                  <c:v>-48.047072545344975</c:v>
                </c:pt>
                <c:pt idx="309">
                  <c:v>-40.26874439443808</c:v>
                </c:pt>
                <c:pt idx="310">
                  <c:v>-32.453884106549317</c:v>
                </c:pt>
                <c:pt idx="311">
                  <c:v>-24.667746124418329</c:v>
                </c:pt>
                <c:pt idx="312">
                  <c:v>-17.013504961929961</c:v>
                </c:pt>
                <c:pt idx="313">
                  <c:v>-9.5722699426913618</c:v>
                </c:pt>
                <c:pt idx="314">
                  <c:v>-2.3756001038375341</c:v>
                </c:pt>
                <c:pt idx="315">
                  <c:v>4.5332211782392156</c:v>
                </c:pt>
                <c:pt idx="316">
                  <c:v>11.145982714674432</c:v>
                </c:pt>
                <c:pt idx="317">
                  <c:v>17.466109940380942</c:v>
                </c:pt>
                <c:pt idx="318">
                  <c:v>23.505906281573328</c:v>
                </c:pt>
                <c:pt idx="319">
                  <c:v>29.375430535941859</c:v>
                </c:pt>
                <c:pt idx="320">
                  <c:v>35.20320012522302</c:v>
                </c:pt>
                <c:pt idx="321">
                  <c:v>41.057361362718559</c:v>
                </c:pt>
                <c:pt idx="322">
                  <c:v>46.867010555464184</c:v>
                </c:pt>
                <c:pt idx="323">
                  <c:v>52.4846481443549</c:v>
                </c:pt>
                <c:pt idx="324">
                  <c:v>57.857284781467804</c:v>
                </c:pt>
                <c:pt idx="325">
                  <c:v>63.086823885838456</c:v>
                </c:pt>
                <c:pt idx="326">
                  <c:v>68.357448748121683</c:v>
                </c:pt>
                <c:pt idx="327">
                  <c:v>73.699030953159252</c:v>
                </c:pt>
                <c:pt idx="328">
                  <c:v>78.887540374096062</c:v>
                </c:pt>
                <c:pt idx="329">
                  <c:v>83.765949786614144</c:v>
                </c:pt>
                <c:pt idx="330">
                  <c:v>88.264844890881861</c:v>
                </c:pt>
                <c:pt idx="331">
                  <c:v>92.095344013064235</c:v>
                </c:pt>
                <c:pt idx="332">
                  <c:v>95.013077912802942</c:v>
                </c:pt>
                <c:pt idx="333">
                  <c:v>97.028830474546893</c:v>
                </c:pt>
                <c:pt idx="334">
                  <c:v>98.518141405055957</c:v>
                </c:pt>
                <c:pt idx="335">
                  <c:v>99.996326436954831</c:v>
                </c:pt>
                <c:pt idx="336">
                  <c:v>101.89157848821573</c:v>
                </c:pt>
                <c:pt idx="337">
                  <c:v>104.36498215845141</c:v>
                </c:pt>
                <c:pt idx="338">
                  <c:v>107.19427983528237</c:v>
                </c:pt>
                <c:pt idx="339">
                  <c:v>109.78640393857673</c:v>
                </c:pt>
                <c:pt idx="340">
                  <c:v>111.53059189980519</c:v>
                </c:pt>
                <c:pt idx="341">
                  <c:v>112.11063600180908</c:v>
                </c:pt>
                <c:pt idx="342">
                  <c:v>111.58551744177291</c:v>
                </c:pt>
                <c:pt idx="343">
                  <c:v>110.33880307293744</c:v>
                </c:pt>
                <c:pt idx="344">
                  <c:v>108.75289331147869</c:v>
                </c:pt>
                <c:pt idx="345">
                  <c:v>106.99504928524911</c:v>
                </c:pt>
                <c:pt idx="346">
                  <c:v>104.96500611954413</c:v>
                </c:pt>
                <c:pt idx="347">
                  <c:v>102.45600623715325</c:v>
                </c:pt>
                <c:pt idx="348">
                  <c:v>99.318802592410165</c:v>
                </c:pt>
                <c:pt idx="349">
                  <c:v>95.524400180561955</c:v>
                </c:pt>
                <c:pt idx="350">
                  <c:v>91.159558176950725</c:v>
                </c:pt>
                <c:pt idx="351">
                  <c:v>86.351465793411705</c:v>
                </c:pt>
                <c:pt idx="352">
                  <c:v>81.211285297543469</c:v>
                </c:pt>
                <c:pt idx="353">
                  <c:v>75.877825451592614</c:v>
                </c:pt>
                <c:pt idx="354">
                  <c:v>70.433776842560746</c:v>
                </c:pt>
                <c:pt idx="355">
                  <c:v>64.896533945709535</c:v>
                </c:pt>
                <c:pt idx="356">
                  <c:v>59.299773086795348</c:v>
                </c:pt>
                <c:pt idx="357">
                  <c:v>53.581675585059436</c:v>
                </c:pt>
                <c:pt idx="358">
                  <c:v>47.562236573358248</c:v>
                </c:pt>
                <c:pt idx="359">
                  <c:v>41.119757261891081</c:v>
                </c:pt>
                <c:pt idx="360">
                  <c:v>34.207672276653255</c:v>
                </c:pt>
                <c:pt idx="361">
                  <c:v>26.885830011120191</c:v>
                </c:pt>
                <c:pt idx="362">
                  <c:v>19.298878890897786</c:v>
                </c:pt>
                <c:pt idx="363">
                  <c:v>11.622997513079831</c:v>
                </c:pt>
                <c:pt idx="364">
                  <c:v>4.0138483428182345</c:v>
                </c:pt>
                <c:pt idx="365">
                  <c:v>-3.4024569040381301</c:v>
                </c:pt>
                <c:pt idx="366">
                  <c:v>-10.531146825957368</c:v>
                </c:pt>
                <c:pt idx="367">
                  <c:v>-17.398079689438219</c:v>
                </c:pt>
                <c:pt idx="368">
                  <c:v>-24.064135215649458</c:v>
                </c:pt>
                <c:pt idx="369">
                  <c:v>-30.658453791336466</c:v>
                </c:pt>
                <c:pt idx="370">
                  <c:v>-37.352062515509743</c:v>
                </c:pt>
                <c:pt idx="371">
                  <c:v>-44.141191425199544</c:v>
                </c:pt>
                <c:pt idx="372">
                  <c:v>-50.914123536695548</c:v>
                </c:pt>
                <c:pt idx="373">
                  <c:v>-57.573049665961634</c:v>
                </c:pt>
                <c:pt idx="374">
                  <c:v>-63.991684992642398</c:v>
                </c:pt>
                <c:pt idx="375">
                  <c:v>-70.031330552789541</c:v>
                </c:pt>
                <c:pt idx="376">
                  <c:v>-75.586165561733736</c:v>
                </c:pt>
                <c:pt idx="377">
                  <c:v>-80.64444639049907</c:v>
                </c:pt>
                <c:pt idx="378">
                  <c:v>-85.293160382689095</c:v>
                </c:pt>
                <c:pt idx="379">
                  <c:v>-89.642587395035306</c:v>
                </c:pt>
                <c:pt idx="380">
                  <c:v>-93.843615827134599</c:v>
                </c:pt>
                <c:pt idx="381">
                  <c:v>-97.9770057505919</c:v>
                </c:pt>
                <c:pt idx="382">
                  <c:v>-101.97181599558006</c:v>
                </c:pt>
                <c:pt idx="383">
                  <c:v>-105.66057599566845</c:v>
                </c:pt>
                <c:pt idx="384">
                  <c:v>-108.92452997575508</c:v>
                </c:pt>
                <c:pt idx="385">
                  <c:v>-111.73233945623997</c:v>
                </c:pt>
                <c:pt idx="386">
                  <c:v>-114.11583628711516</c:v>
                </c:pt>
                <c:pt idx="387">
                  <c:v>-116.11893982137285</c:v>
                </c:pt>
                <c:pt idx="388">
                  <c:v>-117.77196762494539</c:v>
                </c:pt>
                <c:pt idx="389">
                  <c:v>-119.06350705244647</c:v>
                </c:pt>
                <c:pt idx="390">
                  <c:v>-119.92533243139754</c:v>
                </c:pt>
                <c:pt idx="391">
                  <c:v>-120.26760282276959</c:v>
                </c:pt>
                <c:pt idx="392">
                  <c:v>-120.16432022631419</c:v>
                </c:pt>
                <c:pt idx="393">
                  <c:v>-119.77346750178791</c:v>
                </c:pt>
                <c:pt idx="394">
                  <c:v>-119.17575561175214</c:v>
                </c:pt>
                <c:pt idx="395">
                  <c:v>-118.35615899951709</c:v>
                </c:pt>
                <c:pt idx="396">
                  <c:v>-117.14877583952673</c:v>
                </c:pt>
                <c:pt idx="397">
                  <c:v>-115.33317400273619</c:v>
                </c:pt>
                <c:pt idx="398">
                  <c:v>-112.71568424268146</c:v>
                </c:pt>
                <c:pt idx="399">
                  <c:v>-109.16835945782782</c:v>
                </c:pt>
                <c:pt idx="400">
                  <c:v>-104.70296046867125</c:v>
                </c:pt>
                <c:pt idx="401">
                  <c:v>-99.450045119297826</c:v>
                </c:pt>
                <c:pt idx="402">
                  <c:v>-93.59066025691186</c:v>
                </c:pt>
                <c:pt idx="403">
                  <c:v>-87.255189211773612</c:v>
                </c:pt>
                <c:pt idx="404">
                  <c:v>-80.510123287538136</c:v>
                </c:pt>
                <c:pt idx="405">
                  <c:v>-73.465144441787373</c:v>
                </c:pt>
                <c:pt idx="406">
                  <c:v>-66.237487832951629</c:v>
                </c:pt>
                <c:pt idx="407">
                  <c:v>-58.960412136292597</c:v>
                </c:pt>
                <c:pt idx="408">
                  <c:v>-51.749892193566744</c:v>
                </c:pt>
                <c:pt idx="409">
                  <c:v>-44.620873149695413</c:v>
                </c:pt>
                <c:pt idx="410">
                  <c:v>-37.641040726701505</c:v>
                </c:pt>
                <c:pt idx="411">
                  <c:v>-30.790907672167474</c:v>
                </c:pt>
                <c:pt idx="412">
                  <c:v>-23.995302418724126</c:v>
                </c:pt>
                <c:pt idx="413">
                  <c:v>-17.213957070349643</c:v>
                </c:pt>
                <c:pt idx="414">
                  <c:v>-10.407283028942651</c:v>
                </c:pt>
                <c:pt idx="415">
                  <c:v>-3.536772268363797</c:v>
                </c:pt>
                <c:pt idx="416">
                  <c:v>3.3631585570034788</c:v>
                </c:pt>
                <c:pt idx="417">
                  <c:v>10.224700065863409</c:v>
                </c:pt>
                <c:pt idx="418">
                  <c:v>16.972878784546143</c:v>
                </c:pt>
                <c:pt idx="419">
                  <c:v>23.58086298885522</c:v>
                </c:pt>
                <c:pt idx="420">
                  <c:v>30.059837709078113</c:v>
                </c:pt>
                <c:pt idx="421">
                  <c:v>36.417827394896548</c:v>
                </c:pt>
                <c:pt idx="422">
                  <c:v>42.608246426998612</c:v>
                </c:pt>
                <c:pt idx="423">
                  <c:v>48.45360107845864</c:v>
                </c:pt>
                <c:pt idx="424">
                  <c:v>53.853918276889466</c:v>
                </c:pt>
                <c:pt idx="425">
                  <c:v>58.854917531351674</c:v>
                </c:pt>
                <c:pt idx="426">
                  <c:v>63.593971900724647</c:v>
                </c:pt>
                <c:pt idx="427">
                  <c:v>68.263482962710142</c:v>
                </c:pt>
                <c:pt idx="428">
                  <c:v>73.038497743455935</c:v>
                </c:pt>
                <c:pt idx="429">
                  <c:v>77.940085468586815</c:v>
                </c:pt>
                <c:pt idx="430">
                  <c:v>82.741805839215075</c:v>
                </c:pt>
                <c:pt idx="431">
                  <c:v>87.09058482243077</c:v>
                </c:pt>
                <c:pt idx="432">
                  <c:v>90.670156945982143</c:v>
                </c:pt>
                <c:pt idx="433">
                  <c:v>93.3080449670625</c:v>
                </c:pt>
                <c:pt idx="434">
                  <c:v>95.065430367721248</c:v>
                </c:pt>
                <c:pt idx="435">
                  <c:v>95.994441380366823</c:v>
                </c:pt>
                <c:pt idx="436">
                  <c:v>96.115223332759484</c:v>
                </c:pt>
                <c:pt idx="437">
                  <c:v>95.477357026104301</c:v>
                </c:pt>
                <c:pt idx="438">
                  <c:v>94.13991036558221</c:v>
                </c:pt>
                <c:pt idx="439">
                  <c:v>92.186382198270564</c:v>
                </c:pt>
                <c:pt idx="440">
                  <c:v>89.722031514305158</c:v>
                </c:pt>
                <c:pt idx="441">
                  <c:v>86.908864024019053</c:v>
                </c:pt>
                <c:pt idx="442">
                  <c:v>83.981520183538677</c:v>
                </c:pt>
                <c:pt idx="443">
                  <c:v>81.147198899867902</c:v>
                </c:pt>
                <c:pt idx="444">
                  <c:v>78.460897821870546</c:v>
                </c:pt>
                <c:pt idx="445">
                  <c:v>75.812571165433127</c:v>
                </c:pt>
                <c:pt idx="446">
                  <c:v>73.00645674212447</c:v>
                </c:pt>
                <c:pt idx="447">
                  <c:v>69.877061627281975</c:v>
                </c:pt>
                <c:pt idx="448">
                  <c:v>66.366812574736343</c:v>
                </c:pt>
                <c:pt idx="449">
                  <c:v>62.485692003241617</c:v>
                </c:pt>
                <c:pt idx="450">
                  <c:v>58.300189523176783</c:v>
                </c:pt>
                <c:pt idx="451">
                  <c:v>53.870137332713249</c:v>
                </c:pt>
                <c:pt idx="452">
                  <c:v>49.258335146058982</c:v>
                </c:pt>
                <c:pt idx="453">
                  <c:v>44.485086343137802</c:v>
                </c:pt>
                <c:pt idx="454">
                  <c:v>39.491490136275047</c:v>
                </c:pt>
                <c:pt idx="455">
                  <c:v>34.158247433549548</c:v>
                </c:pt>
                <c:pt idx="456">
                  <c:v>28.382355164878554</c:v>
                </c:pt>
                <c:pt idx="457">
                  <c:v>22.148703681580979</c:v>
                </c:pt>
                <c:pt idx="458">
                  <c:v>15.507582027949361</c:v>
                </c:pt>
                <c:pt idx="459">
                  <c:v>8.5981484873903735</c:v>
                </c:pt>
                <c:pt idx="460">
                  <c:v>1.6239730776425663</c:v>
                </c:pt>
                <c:pt idx="461">
                  <c:v>-5.2487877239102847</c:v>
                </c:pt>
                <c:pt idx="462">
                  <c:v>-11.929595389432079</c:v>
                </c:pt>
                <c:pt idx="463">
                  <c:v>-18.373841721643434</c:v>
                </c:pt>
                <c:pt idx="464">
                  <c:v>-24.644375627210561</c:v>
                </c:pt>
                <c:pt idx="465">
                  <c:v>-30.88577857466635</c:v>
                </c:pt>
                <c:pt idx="466">
                  <c:v>-37.262287743173026</c:v>
                </c:pt>
                <c:pt idx="467">
                  <c:v>-43.762587728309562</c:v>
                </c:pt>
                <c:pt idx="468">
                  <c:v>-50.290724633743373</c:v>
                </c:pt>
                <c:pt idx="469">
                  <c:v>-56.756925821068506</c:v>
                </c:pt>
                <c:pt idx="470">
                  <c:v>-63.062820144647134</c:v>
                </c:pt>
                <c:pt idx="471">
                  <c:v>-69.093183741754189</c:v>
                </c:pt>
                <c:pt idx="472">
                  <c:v>-74.760996026919102</c:v>
                </c:pt>
                <c:pt idx="473">
                  <c:v>-80.119545146380702</c:v>
                </c:pt>
                <c:pt idx="474">
                  <c:v>-85.191532183453091</c:v>
                </c:pt>
                <c:pt idx="475">
                  <c:v>-90.033049179784015</c:v>
                </c:pt>
                <c:pt idx="476">
                  <c:v>-94.641287016188329</c:v>
                </c:pt>
                <c:pt idx="477">
                  <c:v>-98.958402175864549</c:v>
                </c:pt>
                <c:pt idx="478">
                  <c:v>-102.92197663234725</c:v>
                </c:pt>
                <c:pt idx="479">
                  <c:v>-106.4758204197003</c:v>
                </c:pt>
                <c:pt idx="480">
                  <c:v>-109.53097359130629</c:v>
                </c:pt>
                <c:pt idx="481">
                  <c:v>-112.04115685948017</c:v>
                </c:pt>
                <c:pt idx="482">
                  <c:v>-114.03418364229056</c:v>
                </c:pt>
                <c:pt idx="483">
                  <c:v>-115.54787486944474</c:v>
                </c:pt>
                <c:pt idx="484">
                  <c:v>-116.55430981205585</c:v>
                </c:pt>
                <c:pt idx="485">
                  <c:v>-117.03527069581473</c:v>
                </c:pt>
                <c:pt idx="486">
                  <c:v>-117.09982150189843</c:v>
                </c:pt>
                <c:pt idx="487">
                  <c:v>-116.85215475186047</c:v>
                </c:pt>
                <c:pt idx="488">
                  <c:v>-116.35939521682326</c:v>
                </c:pt>
                <c:pt idx="489">
                  <c:v>-115.59733109248678</c:v>
                </c:pt>
                <c:pt idx="490">
                  <c:v>-114.44678683063705</c:v>
                </c:pt>
                <c:pt idx="491">
                  <c:v>-112.82615333402431</c:v>
                </c:pt>
                <c:pt idx="492">
                  <c:v>-110.65596780734383</c:v>
                </c:pt>
                <c:pt idx="493">
                  <c:v>-107.86545721119695</c:v>
                </c:pt>
                <c:pt idx="494">
                  <c:v>-104.38067594697301</c:v>
                </c:pt>
                <c:pt idx="495">
                  <c:v>-100.15469374803354</c:v>
                </c:pt>
                <c:pt idx="496">
                  <c:v>-95.170831013072856</c:v>
                </c:pt>
                <c:pt idx="497">
                  <c:v>-89.483375772811385</c:v>
                </c:pt>
                <c:pt idx="498">
                  <c:v>-83.207766657355151</c:v>
                </c:pt>
                <c:pt idx="499">
                  <c:v>-76.486953944208054</c:v>
                </c:pt>
                <c:pt idx="500">
                  <c:v>-69.47025394532389</c:v>
                </c:pt>
                <c:pt idx="501">
                  <c:v>-62.279790426417414</c:v>
                </c:pt>
                <c:pt idx="502">
                  <c:v>-54.940451857889066</c:v>
                </c:pt>
                <c:pt idx="503">
                  <c:v>-47.504511620731286</c:v>
                </c:pt>
                <c:pt idx="504">
                  <c:v>-40.067233908316659</c:v>
                </c:pt>
                <c:pt idx="505">
                  <c:v>-32.692848410150319</c:v>
                </c:pt>
                <c:pt idx="506">
                  <c:v>-25.474803261947308</c:v>
                </c:pt>
                <c:pt idx="507">
                  <c:v>-18.397931236708359</c:v>
                </c:pt>
                <c:pt idx="508">
                  <c:v>-11.391906911974193</c:v>
                </c:pt>
                <c:pt idx="509">
                  <c:v>-4.441774013734709</c:v>
                </c:pt>
                <c:pt idx="510">
                  <c:v>2.4755027865399848</c:v>
                </c:pt>
                <c:pt idx="511">
                  <c:v>9.3805941908091839</c:v>
                </c:pt>
                <c:pt idx="512">
                  <c:v>16.231551806993</c:v>
                </c:pt>
                <c:pt idx="513">
                  <c:v>22.992753510853138</c:v>
                </c:pt>
                <c:pt idx="514">
                  <c:v>29.627708980636076</c:v>
                </c:pt>
                <c:pt idx="515">
                  <c:v>36.110168461023356</c:v>
                </c:pt>
                <c:pt idx="516">
                  <c:v>42.426611191802884</c:v>
                </c:pt>
                <c:pt idx="517">
                  <c:v>48.485413327966825</c:v>
                </c:pt>
                <c:pt idx="518">
                  <c:v>54.097523381407484</c:v>
                </c:pt>
                <c:pt idx="519">
                  <c:v>59.097292653779341</c:v>
                </c:pt>
                <c:pt idx="520">
                  <c:v>63.321725280703745</c:v>
                </c:pt>
                <c:pt idx="521">
                  <c:v>66.768726515089668</c:v>
                </c:pt>
                <c:pt idx="522">
                  <c:v>69.748779004787863</c:v>
                </c:pt>
                <c:pt idx="523">
                  <c:v>72.707036524692114</c:v>
                </c:pt>
                <c:pt idx="524">
                  <c:v>75.978257514198276</c:v>
                </c:pt>
                <c:pt idx="525">
                  <c:v>79.688676923914315</c:v>
                </c:pt>
                <c:pt idx="526">
                  <c:v>83.767536245436034</c:v>
                </c:pt>
                <c:pt idx="527">
                  <c:v>87.818811960527327</c:v>
                </c:pt>
                <c:pt idx="528">
                  <c:v>91.208275801316773</c:v>
                </c:pt>
                <c:pt idx="529">
                  <c:v>93.488945585290438</c:v>
                </c:pt>
                <c:pt idx="530">
                  <c:v>94.708145213584629</c:v>
                </c:pt>
                <c:pt idx="531">
                  <c:v>95.214884649312935</c:v>
                </c:pt>
                <c:pt idx="532">
                  <c:v>95.358252456326667</c:v>
                </c:pt>
                <c:pt idx="533">
                  <c:v>95.363570467200134</c:v>
                </c:pt>
                <c:pt idx="534">
                  <c:v>95.31046443785614</c:v>
                </c:pt>
                <c:pt idx="535">
                  <c:v>95.055125449099009</c:v>
                </c:pt>
                <c:pt idx="536">
                  <c:v>94.341383880117021</c:v>
                </c:pt>
                <c:pt idx="537">
                  <c:v>93.05786490251468</c:v>
                </c:pt>
                <c:pt idx="538">
                  <c:v>91.213527244464373</c:v>
                </c:pt>
                <c:pt idx="539">
                  <c:v>88.945579159575075</c:v>
                </c:pt>
                <c:pt idx="540">
                  <c:v>86.464367076383581</c:v>
                </c:pt>
                <c:pt idx="541">
                  <c:v>83.828944514855905</c:v>
                </c:pt>
                <c:pt idx="542">
                  <c:v>80.920578244558783</c:v>
                </c:pt>
                <c:pt idx="543">
                  <c:v>77.571997779667612</c:v>
                </c:pt>
                <c:pt idx="544">
                  <c:v>73.677717244074259</c:v>
                </c:pt>
                <c:pt idx="545">
                  <c:v>69.263670119192781</c:v>
                </c:pt>
                <c:pt idx="546">
                  <c:v>64.457974876808919</c:v>
                </c:pt>
                <c:pt idx="547">
                  <c:v>59.412476979272739</c:v>
                </c:pt>
                <c:pt idx="548">
                  <c:v>54.211352819687285</c:v>
                </c:pt>
                <c:pt idx="549">
                  <c:v>48.861189723293542</c:v>
                </c:pt>
                <c:pt idx="550">
                  <c:v>43.326650388827673</c:v>
                </c:pt>
                <c:pt idx="551">
                  <c:v>37.534931481051125</c:v>
                </c:pt>
                <c:pt idx="552">
                  <c:v>31.437967851430098</c:v>
                </c:pt>
                <c:pt idx="553">
                  <c:v>25.020528574401496</c:v>
                </c:pt>
                <c:pt idx="554">
                  <c:v>18.372380822913467</c:v>
                </c:pt>
                <c:pt idx="555">
                  <c:v>11.558495266455198</c:v>
                </c:pt>
                <c:pt idx="556">
                  <c:v>4.6316446811260938</c:v>
                </c:pt>
                <c:pt idx="557">
                  <c:v>-2.2956318124964281</c:v>
                </c:pt>
                <c:pt idx="558">
                  <c:v>-9.1585999562464977</c:v>
                </c:pt>
                <c:pt idx="559">
                  <c:v>-15.963681797121566</c:v>
                </c:pt>
                <c:pt idx="560">
                  <c:v>-22.765665761179132</c:v>
                </c:pt>
                <c:pt idx="561">
                  <c:v>-29.579764885955548</c:v>
                </c:pt>
                <c:pt idx="562">
                  <c:v>-36.324199288236436</c:v>
                </c:pt>
                <c:pt idx="563">
                  <c:v>-42.862933542471708</c:v>
                </c:pt>
                <c:pt idx="564">
                  <c:v>-49.135092811622272</c:v>
                </c:pt>
                <c:pt idx="565">
                  <c:v>-55.168731635389832</c:v>
                </c:pt>
                <c:pt idx="566">
                  <c:v>-60.997167402682031</c:v>
                </c:pt>
                <c:pt idx="567">
                  <c:v>-66.717577494628387</c:v>
                </c:pt>
                <c:pt idx="568">
                  <c:v>-72.335408664735823</c:v>
                </c:pt>
                <c:pt idx="569">
                  <c:v>-77.755488711441117</c:v>
                </c:pt>
                <c:pt idx="570">
                  <c:v>-82.849077317212291</c:v>
                </c:pt>
                <c:pt idx="571">
                  <c:v>-87.481218490868045</c:v>
                </c:pt>
                <c:pt idx="572">
                  <c:v>-91.600483101050685</c:v>
                </c:pt>
                <c:pt idx="573">
                  <c:v>-95.194373639029664</c:v>
                </c:pt>
                <c:pt idx="574">
                  <c:v>-98.320588806249063</c:v>
                </c:pt>
                <c:pt idx="575">
                  <c:v>-101.02093527012408</c:v>
                </c:pt>
                <c:pt idx="576">
                  <c:v>-103.2916081047216</c:v>
                </c:pt>
                <c:pt idx="577">
                  <c:v>-105.14368000262718</c:v>
                </c:pt>
                <c:pt idx="578">
                  <c:v>-106.57956314257464</c:v>
                </c:pt>
                <c:pt idx="579">
                  <c:v>-107.55013707972316</c:v>
                </c:pt>
                <c:pt idx="580">
                  <c:v>-108.01157509812869</c:v>
                </c:pt>
                <c:pt idx="581">
                  <c:v>-108.02405059616611</c:v>
                </c:pt>
                <c:pt idx="582">
                  <c:v>-107.65856308424279</c:v>
                </c:pt>
                <c:pt idx="583">
                  <c:v>-107.03274492255792</c:v>
                </c:pt>
                <c:pt idx="584">
                  <c:v>-106.27953780410677</c:v>
                </c:pt>
                <c:pt idx="585">
                  <c:v>-105.45211746802462</c:v>
                </c:pt>
                <c:pt idx="586">
                  <c:v>-104.47813047866414</c:v>
                </c:pt>
                <c:pt idx="587">
                  <c:v>-103.12627662909087</c:v>
                </c:pt>
                <c:pt idx="588">
                  <c:v>-101.19269931650905</c:v>
                </c:pt>
                <c:pt idx="589">
                  <c:v>-98.633304990178871</c:v>
                </c:pt>
                <c:pt idx="590">
                  <c:v>-95.457013690375291</c:v>
                </c:pt>
                <c:pt idx="591">
                  <c:v>-91.534389276567779</c:v>
                </c:pt>
                <c:pt idx="592">
                  <c:v>-86.775297711036416</c:v>
                </c:pt>
                <c:pt idx="593">
                  <c:v>-81.253962556815694</c:v>
                </c:pt>
                <c:pt idx="594">
                  <c:v>-75.094997625679383</c:v>
                </c:pt>
                <c:pt idx="595">
                  <c:v>-68.487551113165793</c:v>
                </c:pt>
                <c:pt idx="596">
                  <c:v>-61.583399910902479</c:v>
                </c:pt>
                <c:pt idx="597">
                  <c:v>-54.490659432684431</c:v>
                </c:pt>
                <c:pt idx="598">
                  <c:v>-47.375326364030734</c:v>
                </c:pt>
                <c:pt idx="599">
                  <c:v>-40.333606876750117</c:v>
                </c:pt>
                <c:pt idx="600">
                  <c:v>-33.328382339215111</c:v>
                </c:pt>
                <c:pt idx="601">
                  <c:v>-26.270576392430804</c:v>
                </c:pt>
                <c:pt idx="602">
                  <c:v>-19.060231864582189</c:v>
                </c:pt>
                <c:pt idx="603">
                  <c:v>-11.665574487290545</c:v>
                </c:pt>
                <c:pt idx="604">
                  <c:v>-4.1473855375447339</c:v>
                </c:pt>
                <c:pt idx="605">
                  <c:v>3.4471089332061613</c:v>
                </c:pt>
                <c:pt idx="606">
                  <c:v>11.082768574542039</c:v>
                </c:pt>
                <c:pt idx="607">
                  <c:v>18.777913763051199</c:v>
                </c:pt>
                <c:pt idx="608">
                  <c:v>26.623418247790173</c:v>
                </c:pt>
                <c:pt idx="609">
                  <c:v>34.618473202834366</c:v>
                </c:pt>
                <c:pt idx="610">
                  <c:v>42.590695798777674</c:v>
                </c:pt>
                <c:pt idx="611">
                  <c:v>50.381581502802128</c:v>
                </c:pt>
                <c:pt idx="612">
                  <c:v>57.904545272746077</c:v>
                </c:pt>
                <c:pt idx="613">
                  <c:v>65.028505427291165</c:v>
                </c:pt>
                <c:pt idx="614">
                  <c:v>71.573626638745338</c:v>
                </c:pt>
                <c:pt idx="615">
                  <c:v>77.490585305970427</c:v>
                </c:pt>
                <c:pt idx="616">
                  <c:v>82.946633999851016</c:v>
                </c:pt>
                <c:pt idx="617">
                  <c:v>88.088737199853995</c:v>
                </c:pt>
                <c:pt idx="618">
                  <c:v>92.953139375856907</c:v>
                </c:pt>
                <c:pt idx="619">
                  <c:v>97.611819488339762</c:v>
                </c:pt>
                <c:pt idx="620">
                  <c:v>101.98939923857296</c:v>
                </c:pt>
                <c:pt idx="621">
                  <c:v>105.81047531380149</c:v>
                </c:pt>
                <c:pt idx="622">
                  <c:v>108.76465720752546</c:v>
                </c:pt>
                <c:pt idx="623">
                  <c:v>110.71095640337494</c:v>
                </c:pt>
                <c:pt idx="624">
                  <c:v>111.87265395530744</c:v>
                </c:pt>
                <c:pt idx="625">
                  <c:v>112.57263121620129</c:v>
                </c:pt>
                <c:pt idx="626">
                  <c:v>112.92142769187727</c:v>
                </c:pt>
                <c:pt idx="627">
                  <c:v>112.94762423803972</c:v>
                </c:pt>
                <c:pt idx="628">
                  <c:v>112.62231779327894</c:v>
                </c:pt>
                <c:pt idx="629">
                  <c:v>111.76860981741335</c:v>
                </c:pt>
                <c:pt idx="630">
                  <c:v>110.17430692106508</c:v>
                </c:pt>
                <c:pt idx="631">
                  <c:v>107.75345234264377</c:v>
                </c:pt>
                <c:pt idx="632">
                  <c:v>104.62319367579089</c:v>
                </c:pt>
                <c:pt idx="633">
                  <c:v>100.98827946227506</c:v>
                </c:pt>
                <c:pt idx="634">
                  <c:v>97.058774113029557</c:v>
                </c:pt>
                <c:pt idx="635">
                  <c:v>92.973616950768971</c:v>
                </c:pt>
                <c:pt idx="636">
                  <c:v>88.803122371753588</c:v>
                </c:pt>
                <c:pt idx="637">
                  <c:v>84.546221884318513</c:v>
                </c:pt>
                <c:pt idx="638">
                  <c:v>80.171332666632139</c:v>
                </c:pt>
                <c:pt idx="639">
                  <c:v>75.6387491532995</c:v>
                </c:pt>
                <c:pt idx="640">
                  <c:v>70.920586670233504</c:v>
                </c:pt>
                <c:pt idx="641">
                  <c:v>65.984399556828834</c:v>
                </c:pt>
                <c:pt idx="642">
                  <c:v>60.753059885692252</c:v>
                </c:pt>
                <c:pt idx="643">
                  <c:v>55.172213387978402</c:v>
                </c:pt>
                <c:pt idx="644">
                  <c:v>49.252329700218837</c:v>
                </c:pt>
                <c:pt idx="645">
                  <c:v>43.033745446214454</c:v>
                </c:pt>
                <c:pt idx="646">
                  <c:v>36.551997417290167</c:v>
                </c:pt>
                <c:pt idx="647">
                  <c:v>29.85903706894436</c:v>
                </c:pt>
                <c:pt idx="648">
                  <c:v>23.020410387565473</c:v>
                </c:pt>
                <c:pt idx="649">
                  <c:v>16.099950599814164</c:v>
                </c:pt>
                <c:pt idx="650">
                  <c:v>9.1522395678178832</c:v>
                </c:pt>
                <c:pt idx="651">
                  <c:v>2.2619564364615257</c:v>
                </c:pt>
                <c:pt idx="652">
                  <c:v>-4.5511911722677052</c:v>
                </c:pt>
                <c:pt idx="653">
                  <c:v>-11.401906668822352</c:v>
                </c:pt>
                <c:pt idx="654">
                  <c:v>-18.47649373544591</c:v>
                </c:pt>
                <c:pt idx="655">
                  <c:v>-25.78459248073699</c:v>
                </c:pt>
                <c:pt idx="656">
                  <c:v>-33.146888671122255</c:v>
                </c:pt>
                <c:pt idx="657">
                  <c:v>-40.396158237699815</c:v>
                </c:pt>
                <c:pt idx="658">
                  <c:v>-47.460696652945821</c:v>
                </c:pt>
                <c:pt idx="659">
                  <c:v>-54.288513919886903</c:v>
                </c:pt>
                <c:pt idx="660">
                  <c:v>-60.894987421489169</c:v>
                </c:pt>
                <c:pt idx="661">
                  <c:v>-67.229253313059388</c:v>
                </c:pt>
                <c:pt idx="662">
                  <c:v>-73.216983646798198</c:v>
                </c:pt>
                <c:pt idx="663">
                  <c:v>-78.822018433862226</c:v>
                </c:pt>
                <c:pt idx="664">
                  <c:v>-83.962750645184983</c:v>
                </c:pt>
                <c:pt idx="665">
                  <c:v>-88.587266492281273</c:v>
                </c:pt>
                <c:pt idx="666">
                  <c:v>-92.64868292243564</c:v>
                </c:pt>
                <c:pt idx="667">
                  <c:v>-96.117713443986929</c:v>
                </c:pt>
                <c:pt idx="668">
                  <c:v>-99.015402915107188</c:v>
                </c:pt>
                <c:pt idx="669">
                  <c:v>-101.42238469680505</c:v>
                </c:pt>
                <c:pt idx="670">
                  <c:v>-103.37842334286894</c:v>
                </c:pt>
                <c:pt idx="671">
                  <c:v>-104.99951959601155</c:v>
                </c:pt>
                <c:pt idx="672">
                  <c:v>-106.47951086409131</c:v>
                </c:pt>
                <c:pt idx="673">
                  <c:v>-107.84385098680947</c:v>
                </c:pt>
                <c:pt idx="674">
                  <c:v>-108.75562428707327</c:v>
                </c:pt>
                <c:pt idx="675">
                  <c:v>-108.94438054133181</c:v>
                </c:pt>
                <c:pt idx="676">
                  <c:v>-108.45019971050517</c:v>
                </c:pt>
                <c:pt idx="677">
                  <c:v>-107.37083489629507</c:v>
                </c:pt>
                <c:pt idx="678">
                  <c:v>-105.71367551836917</c:v>
                </c:pt>
                <c:pt idx="679">
                  <c:v>-103.42981836800179</c:v>
                </c:pt>
                <c:pt idx="680">
                  <c:v>-100.46411696064175</c:v>
                </c:pt>
                <c:pt idx="681">
                  <c:v>-96.845850361428916</c:v>
                </c:pt>
                <c:pt idx="682">
                  <c:v>-92.64979523420034</c:v>
                </c:pt>
                <c:pt idx="683">
                  <c:v>-87.934279109516339</c:v>
                </c:pt>
                <c:pt idx="684">
                  <c:v>-82.763464227325997</c:v>
                </c:pt>
                <c:pt idx="685">
                  <c:v>-77.268972682779477</c:v>
                </c:pt>
                <c:pt idx="686">
                  <c:v>-71.565025769123892</c:v>
                </c:pt>
                <c:pt idx="687">
                  <c:v>-65.738613833741411</c:v>
                </c:pt>
                <c:pt idx="688">
                  <c:v>-59.838592217066584</c:v>
                </c:pt>
                <c:pt idx="689">
                  <c:v>-53.815955832725258</c:v>
                </c:pt>
                <c:pt idx="690">
                  <c:v>-47.667275716070748</c:v>
                </c:pt>
                <c:pt idx="691">
                  <c:v>-41.412908941749329</c:v>
                </c:pt>
                <c:pt idx="692">
                  <c:v>-35.038637602914335</c:v>
                </c:pt>
                <c:pt idx="693">
                  <c:v>-28.560201450856045</c:v>
                </c:pt>
                <c:pt idx="694">
                  <c:v>-21.923377201838925</c:v>
                </c:pt>
                <c:pt idx="695">
                  <c:v>-15.074264017802147</c:v>
                </c:pt>
                <c:pt idx="696">
                  <c:v>-7.9888946774461047</c:v>
                </c:pt>
                <c:pt idx="697">
                  <c:v>-0.59016308389718275</c:v>
                </c:pt>
                <c:pt idx="698">
                  <c:v>7.1897631177807604</c:v>
                </c:pt>
                <c:pt idx="699">
                  <c:v>15.293969855425145</c:v>
                </c:pt>
                <c:pt idx="700">
                  <c:v>23.520883738316645</c:v>
                </c:pt>
                <c:pt idx="701">
                  <c:v>31.61195362355031</c:v>
                </c:pt>
                <c:pt idx="702">
                  <c:v>39.420532611079295</c:v>
                </c:pt>
                <c:pt idx="703">
                  <c:v>46.836253018857704</c:v>
                </c:pt>
                <c:pt idx="704">
                  <c:v>53.755179238480551</c:v>
                </c:pt>
                <c:pt idx="705">
                  <c:v>60.155907153710935</c:v>
                </c:pt>
                <c:pt idx="706">
                  <c:v>66.208338530636723</c:v>
                </c:pt>
                <c:pt idx="707">
                  <c:v>72.175400280023993</c:v>
                </c:pt>
                <c:pt idx="708">
                  <c:v>78.167392194423513</c:v>
                </c:pt>
                <c:pt idx="709">
                  <c:v>84.057436310535039</c:v>
                </c:pt>
                <c:pt idx="710">
                  <c:v>89.558537644324332</c:v>
                </c:pt>
                <c:pt idx="711">
                  <c:v>94.340402811437841</c:v>
                </c:pt>
                <c:pt idx="712">
                  <c:v>98.312975515209089</c:v>
                </c:pt>
                <c:pt idx="713">
                  <c:v>101.67660176490492</c:v>
                </c:pt>
                <c:pt idx="714">
                  <c:v>104.78043442960683</c:v>
                </c:pt>
                <c:pt idx="715">
                  <c:v>107.96157822101469</c:v>
                </c:pt>
                <c:pt idx="716">
                  <c:v>111.27868827659439</c:v>
                </c:pt>
                <c:pt idx="717">
                  <c:v>114.39974125106249</c:v>
                </c:pt>
                <c:pt idx="718">
                  <c:v>116.75126126604124</c:v>
                </c:pt>
                <c:pt idx="719">
                  <c:v>117.76589844072041</c:v>
                </c:pt>
                <c:pt idx="720">
                  <c:v>117.20099683190601</c:v>
                </c:pt>
                <c:pt idx="721">
                  <c:v>115.14444279526789</c:v>
                </c:pt>
                <c:pt idx="722">
                  <c:v>111.97927835936254</c:v>
                </c:pt>
                <c:pt idx="723">
                  <c:v>108.07935723217528</c:v>
                </c:pt>
                <c:pt idx="724">
                  <c:v>103.68641652753178</c:v>
                </c:pt>
                <c:pt idx="725">
                  <c:v>98.938008896981131</c:v>
                </c:pt>
                <c:pt idx="726">
                  <c:v>93.913356939041506</c:v>
                </c:pt>
                <c:pt idx="727">
                  <c:v>88.751398740260683</c:v>
                </c:pt>
                <c:pt idx="728">
                  <c:v>83.605022125455463</c:v>
                </c:pt>
                <c:pt idx="729">
                  <c:v>78.562943742946359</c:v>
                </c:pt>
                <c:pt idx="730">
                  <c:v>73.674079748087436</c:v>
                </c:pt>
                <c:pt idx="731">
                  <c:v>68.860769253125682</c:v>
                </c:pt>
                <c:pt idx="732">
                  <c:v>63.897704248063157</c:v>
                </c:pt>
                <c:pt idx="733">
                  <c:v>58.560120783101887</c:v>
                </c:pt>
                <c:pt idx="734">
                  <c:v>52.658753567439852</c:v>
                </c:pt>
                <c:pt idx="735">
                  <c:v>46.143506216091055</c:v>
                </c:pt>
                <c:pt idx="736">
                  <c:v>39.152565511769232</c:v>
                </c:pt>
                <c:pt idx="737">
                  <c:v>31.898016281533849</c:v>
                </c:pt>
                <c:pt idx="738">
                  <c:v>24.63996765590317</c:v>
                </c:pt>
                <c:pt idx="739">
                  <c:v>17.586797102785109</c:v>
                </c:pt>
                <c:pt idx="740">
                  <c:v>10.780443900729408</c:v>
                </c:pt>
                <c:pt idx="741">
                  <c:v>4.1529517627148191</c:v>
                </c:pt>
                <c:pt idx="742">
                  <c:v>-2.4799220125394776</c:v>
                </c:pt>
                <c:pt idx="743">
                  <c:v>-9.3422323522886881</c:v>
                </c:pt>
                <c:pt idx="744">
                  <c:v>-16.440432025242913</c:v>
                </c:pt>
                <c:pt idx="745">
                  <c:v>-23.656960624738058</c:v>
                </c:pt>
                <c:pt idx="746">
                  <c:v>-30.774455392243294</c:v>
                </c:pt>
                <c:pt idx="747">
                  <c:v>-37.567820404398425</c:v>
                </c:pt>
                <c:pt idx="748">
                  <c:v>-43.974465376310455</c:v>
                </c:pt>
                <c:pt idx="749">
                  <c:v>-50.052210108784244</c:v>
                </c:pt>
                <c:pt idx="750">
                  <c:v>-55.932115546608557</c:v>
                </c:pt>
                <c:pt idx="751">
                  <c:v>-61.794494415676382</c:v>
                </c:pt>
                <c:pt idx="752">
                  <c:v>-67.711977147362859</c:v>
                </c:pt>
                <c:pt idx="753">
                  <c:v>-73.577497824415602</c:v>
                </c:pt>
                <c:pt idx="754">
                  <c:v>-79.266623207927282</c:v>
                </c:pt>
                <c:pt idx="755">
                  <c:v>-84.622908583768748</c:v>
                </c:pt>
                <c:pt idx="756">
                  <c:v>-89.533364732093361</c:v>
                </c:pt>
                <c:pt idx="757">
                  <c:v>-93.930861597451496</c:v>
                </c:pt>
                <c:pt idx="758">
                  <c:v>-97.787314685502466</c:v>
                </c:pt>
                <c:pt idx="759">
                  <c:v>-101.02052835179242</c:v>
                </c:pt>
                <c:pt idx="760">
                  <c:v>-103.61112314475656</c:v>
                </c:pt>
                <c:pt idx="761">
                  <c:v>-105.63076832186142</c:v>
                </c:pt>
                <c:pt idx="762">
                  <c:v>-106.9884441154242</c:v>
                </c:pt>
                <c:pt idx="763">
                  <c:v>-107.61975189311572</c:v>
                </c:pt>
                <c:pt idx="764">
                  <c:v>-107.49372711525341</c:v>
                </c:pt>
                <c:pt idx="765">
                  <c:v>-106.62521459294834</c:v>
                </c:pt>
                <c:pt idx="766">
                  <c:v>-105.13392094108937</c:v>
                </c:pt>
                <c:pt idx="767">
                  <c:v>-103.17525368226758</c:v>
                </c:pt>
                <c:pt idx="768">
                  <c:v>-100.85843068862222</c:v>
                </c:pt>
                <c:pt idx="769">
                  <c:v>-98.262850674849773</c:v>
                </c:pt>
                <c:pt idx="770">
                  <c:v>-95.450601761352772</c:v>
                </c:pt>
                <c:pt idx="771">
                  <c:v>-92.307004426125715</c:v>
                </c:pt>
                <c:pt idx="772">
                  <c:v>-88.685125277603206</c:v>
                </c:pt>
                <c:pt idx="773">
                  <c:v>-84.536171092051134</c:v>
                </c:pt>
                <c:pt idx="774">
                  <c:v>-79.878880150210122</c:v>
                </c:pt>
                <c:pt idx="775">
                  <c:v>-74.821639687205931</c:v>
                </c:pt>
                <c:pt idx="776">
                  <c:v>-69.480110633461805</c:v>
                </c:pt>
                <c:pt idx="777">
                  <c:v>-63.934796600792573</c:v>
                </c:pt>
                <c:pt idx="778">
                  <c:v>-58.267001908776727</c:v>
                </c:pt>
                <c:pt idx="779">
                  <c:v>-52.511735050601189</c:v>
                </c:pt>
                <c:pt idx="780">
                  <c:v>-46.688372629589168</c:v>
                </c:pt>
                <c:pt idx="781">
                  <c:v>-40.88642979699739</c:v>
                </c:pt>
                <c:pt idx="782">
                  <c:v>-35.144295021057445</c:v>
                </c:pt>
                <c:pt idx="783">
                  <c:v>-29.451697660636299</c:v>
                </c:pt>
                <c:pt idx="784">
                  <c:v>-23.769088507423572</c:v>
                </c:pt>
                <c:pt idx="785">
                  <c:v>-18.004026777275104</c:v>
                </c:pt>
                <c:pt idx="786">
                  <c:v>-12.131186061729604</c:v>
                </c:pt>
                <c:pt idx="787">
                  <c:v>-6.1326278404950116</c:v>
                </c:pt>
                <c:pt idx="788">
                  <c:v>1.1865936314888352E-2</c:v>
                </c:pt>
                <c:pt idx="789">
                  <c:v>6.2809066775885904</c:v>
                </c:pt>
                <c:pt idx="790">
                  <c:v>12.641685904036819</c:v>
                </c:pt>
                <c:pt idx="791">
                  <c:v>19.047669105956082</c:v>
                </c:pt>
                <c:pt idx="792">
                  <c:v>25.525549903836961</c:v>
                </c:pt>
                <c:pt idx="793">
                  <c:v>32.148802425760223</c:v>
                </c:pt>
                <c:pt idx="794">
                  <c:v>38.949141297245021</c:v>
                </c:pt>
                <c:pt idx="795">
                  <c:v>45.921993211300119</c:v>
                </c:pt>
                <c:pt idx="796">
                  <c:v>52.942566487074117</c:v>
                </c:pt>
                <c:pt idx="797">
                  <c:v>59.701085377332632</c:v>
                </c:pt>
                <c:pt idx="798">
                  <c:v>65.926048469785982</c:v>
                </c:pt>
                <c:pt idx="799">
                  <c:v>71.457670340390266</c:v>
                </c:pt>
                <c:pt idx="800">
                  <c:v>76.319351093582469</c:v>
                </c:pt>
                <c:pt idx="801">
                  <c:v>80.861332391710818</c:v>
                </c:pt>
                <c:pt idx="802">
                  <c:v>85.506837823876609</c:v>
                </c:pt>
                <c:pt idx="803">
                  <c:v>90.348219887399082</c:v>
                </c:pt>
                <c:pt idx="804">
                  <c:v>94.861880009651102</c:v>
                </c:pt>
                <c:pt idx="805">
                  <c:v>98.374596369458075</c:v>
                </c:pt>
                <c:pt idx="806">
                  <c:v>100.47067844206892</c:v>
                </c:pt>
                <c:pt idx="807">
                  <c:v>101.20278129322753</c:v>
                </c:pt>
                <c:pt idx="808">
                  <c:v>100.94300314736299</c:v>
                </c:pt>
                <c:pt idx="809">
                  <c:v>100.13747578441571</c:v>
                </c:pt>
                <c:pt idx="810">
                  <c:v>99.175074328727391</c:v>
                </c:pt>
                <c:pt idx="811">
                  <c:v>98.222658302152837</c:v>
                </c:pt>
                <c:pt idx="812">
                  <c:v>97.321135096109785</c:v>
                </c:pt>
                <c:pt idx="813">
                  <c:v>96.284699214187597</c:v>
                </c:pt>
                <c:pt idx="814">
                  <c:v>94.74492944990385</c:v>
                </c:pt>
                <c:pt idx="815">
                  <c:v>92.484190480905767</c:v>
                </c:pt>
                <c:pt idx="816">
                  <c:v>89.618122171287638</c:v>
                </c:pt>
                <c:pt idx="817">
                  <c:v>86.347534907861885</c:v>
                </c:pt>
                <c:pt idx="818">
                  <c:v>82.863130989704658</c:v>
                </c:pt>
                <c:pt idx="819">
                  <c:v>79.262910109910564</c:v>
                </c:pt>
                <c:pt idx="820">
                  <c:v>75.497135267712352</c:v>
                </c:pt>
                <c:pt idx="821">
                  <c:v>71.458692842358104</c:v>
                </c:pt>
                <c:pt idx="822">
                  <c:v>67.01864010551094</c:v>
                </c:pt>
                <c:pt idx="823">
                  <c:v>62.076270463400725</c:v>
                </c:pt>
                <c:pt idx="824">
                  <c:v>56.628137014132712</c:v>
                </c:pt>
                <c:pt idx="825">
                  <c:v>50.740353693850061</c:v>
                </c:pt>
                <c:pt idx="826">
                  <c:v>44.515516199973064</c:v>
                </c:pt>
                <c:pt idx="827">
                  <c:v>37.991643735973604</c:v>
                </c:pt>
                <c:pt idx="828">
                  <c:v>31.226922661254132</c:v>
                </c:pt>
                <c:pt idx="829">
                  <c:v>24.36483852802905</c:v>
                </c:pt>
                <c:pt idx="830">
                  <c:v>17.498897397468468</c:v>
                </c:pt>
                <c:pt idx="831">
                  <c:v>10.705745529519099</c:v>
                </c:pt>
                <c:pt idx="832">
                  <c:v>4.019953958928717</c:v>
                </c:pt>
                <c:pt idx="833">
                  <c:v>-2.6159240002498567</c:v>
                </c:pt>
                <c:pt idx="834">
                  <c:v>-9.1330491202448609</c:v>
                </c:pt>
                <c:pt idx="835">
                  <c:v>-15.442561677839963</c:v>
                </c:pt>
                <c:pt idx="836">
                  <c:v>-21.58137088428316</c:v>
                </c:pt>
                <c:pt idx="837">
                  <c:v>-27.671536006597499</c:v>
                </c:pt>
                <c:pt idx="838">
                  <c:v>-33.920355066465554</c:v>
                </c:pt>
                <c:pt idx="839">
                  <c:v>-40.362095465136242</c:v>
                </c:pt>
                <c:pt idx="840">
                  <c:v>-46.887531675833515</c:v>
                </c:pt>
                <c:pt idx="841">
                  <c:v>-53.334976342316843</c:v>
                </c:pt>
                <c:pt idx="842">
                  <c:v>-59.448736235470506</c:v>
                </c:pt>
                <c:pt idx="843">
                  <c:v>-65.058366370761092</c:v>
                </c:pt>
                <c:pt idx="844">
                  <c:v>-70.169986863345869</c:v>
                </c:pt>
                <c:pt idx="845">
                  <c:v>-74.882868386078954</c:v>
                </c:pt>
                <c:pt idx="846">
                  <c:v>-79.184869818357384</c:v>
                </c:pt>
                <c:pt idx="847">
                  <c:v>-83.026806661990236</c:v>
                </c:pt>
                <c:pt idx="848">
                  <c:v>-86.483917988750434</c:v>
                </c:pt>
                <c:pt idx="849">
                  <c:v>-89.711809368975423</c:v>
                </c:pt>
                <c:pt idx="850">
                  <c:v>-92.80969750159592</c:v>
                </c:pt>
                <c:pt idx="851">
                  <c:v>-95.784711591564005</c:v>
                </c:pt>
                <c:pt idx="852">
                  <c:v>-98.604193779732711</c:v>
                </c:pt>
                <c:pt idx="853">
                  <c:v>-101.11141280413806</c:v>
                </c:pt>
                <c:pt idx="854">
                  <c:v>-103.0576322480553</c:v>
                </c:pt>
                <c:pt idx="855">
                  <c:v>-104.29356310309419</c:v>
                </c:pt>
                <c:pt idx="856">
                  <c:v>-104.72858996103231</c:v>
                </c:pt>
                <c:pt idx="857">
                  <c:v>-104.30282128181166</c:v>
                </c:pt>
                <c:pt idx="858">
                  <c:v>-102.98179403617542</c:v>
                </c:pt>
                <c:pt idx="859">
                  <c:v>-100.8793839954519</c:v>
                </c:pt>
                <c:pt idx="860">
                  <c:v>-98.124777555542863</c:v>
                </c:pt>
                <c:pt idx="861">
                  <c:v>-94.835866704432007</c:v>
                </c:pt>
                <c:pt idx="862">
                  <c:v>-91.048887730343367</c:v>
                </c:pt>
                <c:pt idx="863">
                  <c:v>-86.752965695736506</c:v>
                </c:pt>
                <c:pt idx="864">
                  <c:v>-81.967734261821775</c:v>
                </c:pt>
                <c:pt idx="865">
                  <c:v>-76.728846856585349</c:v>
                </c:pt>
                <c:pt idx="866">
                  <c:v>-71.104272979453626</c:v>
                </c:pt>
                <c:pt idx="867">
                  <c:v>-65.140725039864549</c:v>
                </c:pt>
                <c:pt idx="868">
                  <c:v>-58.873338519067261</c:v>
                </c:pt>
                <c:pt idx="869">
                  <c:v>-52.370089528685916</c:v>
                </c:pt>
                <c:pt idx="870">
                  <c:v>-45.713928598112197</c:v>
                </c:pt>
                <c:pt idx="871">
                  <c:v>-39.038484386149953</c:v>
                </c:pt>
                <c:pt idx="872">
                  <c:v>-32.406548138426949</c:v>
                </c:pt>
                <c:pt idx="873">
                  <c:v>-25.76951123565841</c:v>
                </c:pt>
                <c:pt idx="874">
                  <c:v>-19.150685410945243</c:v>
                </c:pt>
                <c:pt idx="875">
                  <c:v>-12.563057002726339</c:v>
                </c:pt>
                <c:pt idx="876">
                  <c:v>-6.032884042671812</c:v>
                </c:pt>
                <c:pt idx="877">
                  <c:v>0.40180803818162453</c:v>
                </c:pt>
                <c:pt idx="878">
                  <c:v>6.7816129774179918</c:v>
                </c:pt>
                <c:pt idx="879">
                  <c:v>13.148074377869632</c:v>
                </c:pt>
                <c:pt idx="880">
                  <c:v>19.567755690312239</c:v>
                </c:pt>
                <c:pt idx="881">
                  <c:v>26.090191756505995</c:v>
                </c:pt>
                <c:pt idx="882">
                  <c:v>32.664633641375872</c:v>
                </c:pt>
                <c:pt idx="883">
                  <c:v>39.116647328548353</c:v>
                </c:pt>
                <c:pt idx="884">
                  <c:v>45.211346761977381</c:v>
                </c:pt>
                <c:pt idx="885">
                  <c:v>50.729058326737835</c:v>
                </c:pt>
                <c:pt idx="886">
                  <c:v>55.653895060203077</c:v>
                </c:pt>
                <c:pt idx="887">
                  <c:v>60.226298518999016</c:v>
                </c:pt>
                <c:pt idx="888">
                  <c:v>64.704021428619043</c:v>
                </c:pt>
                <c:pt idx="889">
                  <c:v>69.296628540046669</c:v>
                </c:pt>
                <c:pt idx="890">
                  <c:v>74.121335789245734</c:v>
                </c:pt>
                <c:pt idx="891">
                  <c:v>79.08094513346083</c:v>
                </c:pt>
                <c:pt idx="892">
                  <c:v>83.983081890791624</c:v>
                </c:pt>
                <c:pt idx="893">
                  <c:v>88.663134432975795</c:v>
                </c:pt>
                <c:pt idx="894">
                  <c:v>93.02507210431628</c:v>
                </c:pt>
                <c:pt idx="895">
                  <c:v>97.107052202229937</c:v>
                </c:pt>
                <c:pt idx="896">
                  <c:v>100.83705225818534</c:v>
                </c:pt>
                <c:pt idx="897">
                  <c:v>103.92579995302161</c:v>
                </c:pt>
                <c:pt idx="898">
                  <c:v>106.04739799396118</c:v>
                </c:pt>
                <c:pt idx="899">
                  <c:v>107.08064401408195</c:v>
                </c:pt>
                <c:pt idx="900">
                  <c:v>107.16713303380031</c:v>
                </c:pt>
                <c:pt idx="901">
                  <c:v>106.5035043331243</c:v>
                </c:pt>
                <c:pt idx="902">
                  <c:v>105.1909850264618</c:v>
                </c:pt>
                <c:pt idx="903">
                  <c:v>103.22508192593256</c:v>
                </c:pt>
                <c:pt idx="904">
                  <c:v>100.5946115274139</c:v>
                </c:pt>
                <c:pt idx="905">
                  <c:v>97.328454976865629</c:v>
                </c:pt>
                <c:pt idx="906">
                  <c:v>93.560977017328312</c:v>
                </c:pt>
                <c:pt idx="907">
                  <c:v>89.515998596981746</c:v>
                </c:pt>
                <c:pt idx="908">
                  <c:v>85.378802985042114</c:v>
                </c:pt>
                <c:pt idx="909">
                  <c:v>81.26974176534128</c:v>
                </c:pt>
                <c:pt idx="910">
                  <c:v>77.149336310034442</c:v>
                </c:pt>
                <c:pt idx="911">
                  <c:v>72.85003388383376</c:v>
                </c:pt>
                <c:pt idx="912">
                  <c:v>68.179609226157069</c:v>
                </c:pt>
                <c:pt idx="913">
                  <c:v>63.058211941633928</c:v>
                </c:pt>
                <c:pt idx="914">
                  <c:v>57.49471500280125</c:v>
                </c:pt>
                <c:pt idx="915">
                  <c:v>51.616192482745227</c:v>
                </c:pt>
                <c:pt idx="916">
                  <c:v>45.586287713090329</c:v>
                </c:pt>
                <c:pt idx="917">
                  <c:v>39.527532738828519</c:v>
                </c:pt>
                <c:pt idx="918">
                  <c:v>33.503623144051943</c:v>
                </c:pt>
                <c:pt idx="919">
                  <c:v>27.479964281170904</c:v>
                </c:pt>
                <c:pt idx="920">
                  <c:v>21.284979115547486</c:v>
                </c:pt>
                <c:pt idx="921">
                  <c:v>14.795119453236536</c:v>
                </c:pt>
                <c:pt idx="922">
                  <c:v>7.9374521241718048</c:v>
                </c:pt>
                <c:pt idx="923">
                  <c:v>0.77913196168836873</c:v>
                </c:pt>
                <c:pt idx="924">
                  <c:v>-6.4884422775453983</c:v>
                </c:pt>
                <c:pt idx="925">
                  <c:v>-13.657116311994489</c:v>
                </c:pt>
                <c:pt idx="926">
                  <c:v>-20.570839985754599</c:v>
                </c:pt>
                <c:pt idx="927">
                  <c:v>-27.165645806039507</c:v>
                </c:pt>
                <c:pt idx="928">
                  <c:v>-33.510379509918721</c:v>
                </c:pt>
                <c:pt idx="929">
                  <c:v>-39.656124119720346</c:v>
                </c:pt>
                <c:pt idx="930">
                  <c:v>-45.683285257325934</c:v>
                </c:pt>
                <c:pt idx="931">
                  <c:v>-51.718095372179413</c:v>
                </c:pt>
                <c:pt idx="932">
                  <c:v>-57.782953584735829</c:v>
                </c:pt>
                <c:pt idx="933">
                  <c:v>-63.781464093041109</c:v>
                </c:pt>
                <c:pt idx="934">
                  <c:v>-69.495810391180299</c:v>
                </c:pt>
                <c:pt idx="935">
                  <c:v>-74.772429303356702</c:v>
                </c:pt>
                <c:pt idx="936">
                  <c:v>-79.663553057289562</c:v>
                </c:pt>
                <c:pt idx="937">
                  <c:v>-84.183571136143769</c:v>
                </c:pt>
                <c:pt idx="938">
                  <c:v>-88.391323793420881</c:v>
                </c:pt>
                <c:pt idx="939">
                  <c:v>-92.492486257552471</c:v>
                </c:pt>
                <c:pt idx="940">
                  <c:v>-96.614162512401421</c:v>
                </c:pt>
                <c:pt idx="941">
                  <c:v>-100.73974080215339</c:v>
                </c:pt>
                <c:pt idx="942">
                  <c:v>-104.56320908611032</c:v>
                </c:pt>
                <c:pt idx="943">
                  <c:v>-107.75019754438812</c:v>
                </c:pt>
                <c:pt idx="944">
                  <c:v>-110.21177141350034</c:v>
                </c:pt>
                <c:pt idx="945">
                  <c:v>-111.98636800523033</c:v>
                </c:pt>
                <c:pt idx="946">
                  <c:v>-113.17356994512572</c:v>
                </c:pt>
                <c:pt idx="947">
                  <c:v>-113.95363342622319</c:v>
                </c:pt>
                <c:pt idx="948">
                  <c:v>-114.54472401769874</c:v>
                </c:pt>
                <c:pt idx="949">
                  <c:v>-115.01297463734477</c:v>
                </c:pt>
                <c:pt idx="950">
                  <c:v>-115.11636552459787</c:v>
                </c:pt>
                <c:pt idx="951">
                  <c:v>-114.51638053410591</c:v>
                </c:pt>
                <c:pt idx="952">
                  <c:v>-112.95776350342378</c:v>
                </c:pt>
                <c:pt idx="953">
                  <c:v>-110.38129957335529</c:v>
                </c:pt>
                <c:pt idx="954">
                  <c:v>-106.8823647618882</c:v>
                </c:pt>
                <c:pt idx="955">
                  <c:v>-102.59785082665043</c:v>
                </c:pt>
                <c:pt idx="956">
                  <c:v>-97.661897850117413</c:v>
                </c:pt>
                <c:pt idx="957">
                  <c:v>-92.176532113115059</c:v>
                </c:pt>
                <c:pt idx="958">
                  <c:v>-86.227413750852762</c:v>
                </c:pt>
                <c:pt idx="959">
                  <c:v>-79.864203735835702</c:v>
                </c:pt>
                <c:pt idx="960">
                  <c:v>-73.116382881118994</c:v>
                </c:pt>
                <c:pt idx="961">
                  <c:v>-66.062844483496619</c:v>
                </c:pt>
                <c:pt idx="962">
                  <c:v>-58.797479133826684</c:v>
                </c:pt>
                <c:pt idx="963">
                  <c:v>-51.436238791150146</c:v>
                </c:pt>
                <c:pt idx="964">
                  <c:v>-44.077920755327142</c:v>
                </c:pt>
                <c:pt idx="965">
                  <c:v>-36.783905720220595</c:v>
                </c:pt>
                <c:pt idx="966">
                  <c:v>-29.587674105816181</c:v>
                </c:pt>
                <c:pt idx="967">
                  <c:v>-22.528538163699857</c:v>
                </c:pt>
                <c:pt idx="968">
                  <c:v>-15.590174940425859</c:v>
                </c:pt>
                <c:pt idx="969">
                  <c:v>-8.7173852216173415</c:v>
                </c:pt>
                <c:pt idx="970">
                  <c:v>-1.8591030371849946</c:v>
                </c:pt>
                <c:pt idx="971">
                  <c:v>5.1016943235587053</c:v>
                </c:pt>
                <c:pt idx="972">
                  <c:v>12.24712097708753</c:v>
                </c:pt>
                <c:pt idx="973">
                  <c:v>19.513030817545779</c:v>
                </c:pt>
                <c:pt idx="974">
                  <c:v>26.855690761194861</c:v>
                </c:pt>
                <c:pt idx="975">
                  <c:v>34.360780685970965</c:v>
                </c:pt>
                <c:pt idx="976">
                  <c:v>41.980870872251543</c:v>
                </c:pt>
                <c:pt idx="977">
                  <c:v>49.597870394806513</c:v>
                </c:pt>
                <c:pt idx="978">
                  <c:v>57.129307626910382</c:v>
                </c:pt>
                <c:pt idx="979">
                  <c:v>64.528994254372179</c:v>
                </c:pt>
                <c:pt idx="980">
                  <c:v>71.718976089284737</c:v>
                </c:pt>
                <c:pt idx="981">
                  <c:v>78.461391067499051</c:v>
                </c:pt>
                <c:pt idx="982">
                  <c:v>84.467380206149059</c:v>
                </c:pt>
                <c:pt idx="983">
                  <c:v>89.552290022026085</c:v>
                </c:pt>
                <c:pt idx="984">
                  <c:v>93.72791280158556</c:v>
                </c:pt>
                <c:pt idx="985">
                  <c:v>97.150345165553844</c:v>
                </c:pt>
                <c:pt idx="986">
                  <c:v>100.02854512224278</c:v>
                </c:pt>
                <c:pt idx="987">
                  <c:v>102.55168705979793</c:v>
                </c:pt>
                <c:pt idx="988">
                  <c:v>104.80397487860196</c:v>
                </c:pt>
                <c:pt idx="989">
                  <c:v>106.77239328102992</c:v>
                </c:pt>
                <c:pt idx="990">
                  <c:v>108.40304589540933</c:v>
                </c:pt>
                <c:pt idx="991">
                  <c:v>109.57843065750116</c:v>
                </c:pt>
                <c:pt idx="992">
                  <c:v>110.13637686435113</c:v>
                </c:pt>
                <c:pt idx="993">
                  <c:v>109.97491912706411</c:v>
                </c:pt>
                <c:pt idx="994">
                  <c:v>109.11393072452282</c:v>
                </c:pt>
                <c:pt idx="995">
                  <c:v>107.64702727003237</c:v>
                </c:pt>
                <c:pt idx="996">
                  <c:v>105.72524654463172</c:v>
                </c:pt>
                <c:pt idx="997">
                  <c:v>103.52001641373909</c:v>
                </c:pt>
                <c:pt idx="998">
                  <c:v>101.1690106454643</c:v>
                </c:pt>
                <c:pt idx="999">
                  <c:v>98.767076132555005</c:v>
                </c:pt>
                <c:pt idx="1000">
                  <c:v>96.391003249903889</c:v>
                </c:pt>
                <c:pt idx="1001">
                  <c:v>93.957301504905814</c:v>
                </c:pt>
                <c:pt idx="1002">
                  <c:v>91.213964094807693</c:v>
                </c:pt>
                <c:pt idx="1003">
                  <c:v>88.086946952911532</c:v>
                </c:pt>
                <c:pt idx="1004">
                  <c:v>84.637199893853293</c:v>
                </c:pt>
                <c:pt idx="1005">
                  <c:v>80.958597815976219</c:v>
                </c:pt>
                <c:pt idx="1006">
                  <c:v>77.103957639656684</c:v>
                </c:pt>
                <c:pt idx="1007">
                  <c:v>73.074926726863566</c:v>
                </c:pt>
                <c:pt idx="1008">
                  <c:v>68.872631352326295</c:v>
                </c:pt>
                <c:pt idx="1009">
                  <c:v>64.54997818527977</c:v>
                </c:pt>
                <c:pt idx="1010">
                  <c:v>60.044731741574175</c:v>
                </c:pt>
                <c:pt idx="1011">
                  <c:v>55.256116906742697</c:v>
                </c:pt>
                <c:pt idx="1012">
                  <c:v>50.134322828607836</c:v>
                </c:pt>
                <c:pt idx="1013">
                  <c:v>44.724507192035681</c:v>
                </c:pt>
                <c:pt idx="1014">
                  <c:v>39.083449048194964</c:v>
                </c:pt>
                <c:pt idx="1015">
                  <c:v>33.289117387231066</c:v>
                </c:pt>
                <c:pt idx="1016">
                  <c:v>27.442630979486442</c:v>
                </c:pt>
                <c:pt idx="1017">
                  <c:v>21.685998459896709</c:v>
                </c:pt>
                <c:pt idx="1018">
                  <c:v>16.072813730698773</c:v>
                </c:pt>
                <c:pt idx="1019">
                  <c:v>10.511621796084796</c:v>
                </c:pt>
                <c:pt idx="1020">
                  <c:v>4.8034879401630999</c:v>
                </c:pt>
                <c:pt idx="1021">
                  <c:v>-1.2789500786401622</c:v>
                </c:pt>
                <c:pt idx="1022">
                  <c:v>-7.89648679706736</c:v>
                </c:pt>
                <c:pt idx="1023">
                  <c:v>-14.994241221126012</c:v>
                </c:pt>
                <c:pt idx="1024">
                  <c:v>-22.448713176703489</c:v>
                </c:pt>
                <c:pt idx="1025">
                  <c:v>-30.084212633169418</c:v>
                </c:pt>
                <c:pt idx="1026">
                  <c:v>-37.65029838050603</c:v>
                </c:pt>
                <c:pt idx="1027">
                  <c:v>-44.957326752895916</c:v>
                </c:pt>
                <c:pt idx="1028">
                  <c:v>-51.817970317838004</c:v>
                </c:pt>
                <c:pt idx="1029">
                  <c:v>-58.190861111481247</c:v>
                </c:pt>
                <c:pt idx="1030">
                  <c:v>-64.239027509251628</c:v>
                </c:pt>
                <c:pt idx="1031">
                  <c:v>-70.046925379066607</c:v>
                </c:pt>
                <c:pt idx="1032">
                  <c:v>-75.687369911485277</c:v>
                </c:pt>
                <c:pt idx="1033">
                  <c:v>-81.188923173255574</c:v>
                </c:pt>
                <c:pt idx="1034">
                  <c:v>-86.487427369790453</c:v>
                </c:pt>
                <c:pt idx="1035">
                  <c:v>-91.479385642394647</c:v>
                </c:pt>
                <c:pt idx="1036">
                  <c:v>-96.014749229546752</c:v>
                </c:pt>
                <c:pt idx="1037">
                  <c:v>-100.03047996495582</c:v>
                </c:pt>
                <c:pt idx="1038">
                  <c:v>-103.5957426856567</c:v>
                </c:pt>
                <c:pt idx="1039">
                  <c:v>-106.76309155194356</c:v>
                </c:pt>
                <c:pt idx="1040">
                  <c:v>-109.5714782609047</c:v>
                </c:pt>
                <c:pt idx="1041">
                  <c:v>-112.0421366356866</c:v>
                </c:pt>
                <c:pt idx="1042">
                  <c:v>-114.05120556297287</c:v>
                </c:pt>
                <c:pt idx="1043">
                  <c:v>-115.49713939171342</c:v>
                </c:pt>
                <c:pt idx="1044">
                  <c:v>-116.24768532387915</c:v>
                </c:pt>
                <c:pt idx="1045">
                  <c:v>-116.19051333740157</c:v>
                </c:pt>
                <c:pt idx="1046">
                  <c:v>-115.33383135065354</c:v>
                </c:pt>
                <c:pt idx="1047">
                  <c:v>-113.69262240364047</c:v>
                </c:pt>
                <c:pt idx="1048">
                  <c:v>-111.27300479556766</c:v>
                </c:pt>
                <c:pt idx="1049">
                  <c:v>-108.10509335965631</c:v>
                </c:pt>
                <c:pt idx="1050">
                  <c:v>-104.27353307246317</c:v>
                </c:pt>
                <c:pt idx="1051">
                  <c:v>-99.941051251013903</c:v>
                </c:pt>
                <c:pt idx="1052">
                  <c:v>-95.217875505993618</c:v>
                </c:pt>
                <c:pt idx="1053">
                  <c:v>-90.166857875873745</c:v>
                </c:pt>
                <c:pt idx="1054">
                  <c:v>-84.804598278356266</c:v>
                </c:pt>
                <c:pt idx="1055">
                  <c:v>-79.115817412789127</c:v>
                </c:pt>
                <c:pt idx="1056">
                  <c:v>-73.149013904533348</c:v>
                </c:pt>
                <c:pt idx="1057">
                  <c:v>-66.980454106442679</c:v>
                </c:pt>
                <c:pt idx="1058">
                  <c:v>-60.679986444313819</c:v>
                </c:pt>
                <c:pt idx="1059">
                  <c:v>-54.344684775427545</c:v>
                </c:pt>
                <c:pt idx="1060">
                  <c:v>-48.072992919918995</c:v>
                </c:pt>
                <c:pt idx="1061">
                  <c:v>-41.848480901520617</c:v>
                </c:pt>
                <c:pt idx="1062">
                  <c:v>-35.609011443490203</c:v>
                </c:pt>
                <c:pt idx="1063">
                  <c:v>-29.267936434620399</c:v>
                </c:pt>
                <c:pt idx="1064">
                  <c:v>-22.74387324592799</c:v>
                </c:pt>
                <c:pt idx="1065">
                  <c:v>-16.04363770100943</c:v>
                </c:pt>
                <c:pt idx="1066">
                  <c:v>-9.2555122469892428</c:v>
                </c:pt>
                <c:pt idx="1067">
                  <c:v>-2.3809823020494578</c:v>
                </c:pt>
                <c:pt idx="1068">
                  <c:v>4.5783434439915309</c:v>
                </c:pt>
                <c:pt idx="1069">
                  <c:v>11.5999704351117</c:v>
                </c:pt>
                <c:pt idx="1070">
                  <c:v>18.727923306409469</c:v>
                </c:pt>
                <c:pt idx="1071">
                  <c:v>25.995620800281277</c:v>
                </c:pt>
                <c:pt idx="1072">
                  <c:v>33.35767252427565</c:v>
                </c:pt>
                <c:pt idx="1073">
                  <c:v>40.667541613790135</c:v>
                </c:pt>
                <c:pt idx="1074">
                  <c:v>47.740351881514336</c:v>
                </c:pt>
                <c:pt idx="1075">
                  <c:v>54.441267303884054</c:v>
                </c:pt>
                <c:pt idx="1076">
                  <c:v>60.758560237806371</c:v>
                </c:pt>
                <c:pt idx="1077">
                  <c:v>66.82054489305024</c:v>
                </c:pt>
                <c:pt idx="1078">
                  <c:v>72.866204615189247</c:v>
                </c:pt>
                <c:pt idx="1079">
                  <c:v>79.08171358288547</c:v>
                </c:pt>
                <c:pt idx="1080">
                  <c:v>85.303345311227758</c:v>
                </c:pt>
                <c:pt idx="1081">
                  <c:v>91.137057225003204</c:v>
                </c:pt>
                <c:pt idx="1082">
                  <c:v>96.415695040503152</c:v>
                </c:pt>
                <c:pt idx="1083">
                  <c:v>101.34653875969309</c:v>
                </c:pt>
                <c:pt idx="1084">
                  <c:v>106.19394128449922</c:v>
                </c:pt>
                <c:pt idx="1085">
                  <c:v>111.11069715880923</c:v>
                </c:pt>
                <c:pt idx="1086">
                  <c:v>115.95157399563305</c:v>
                </c:pt>
                <c:pt idx="1087">
                  <c:v>120.21676449572038</c:v>
                </c:pt>
                <c:pt idx="1088">
                  <c:v>123.27637792580597</c:v>
                </c:pt>
                <c:pt idx="1089">
                  <c:v>124.67187378728985</c:v>
                </c:pt>
                <c:pt idx="1090">
                  <c:v>124.35051467154406</c:v>
                </c:pt>
                <c:pt idx="1091">
                  <c:v>122.69139049811318</c:v>
                </c:pt>
                <c:pt idx="1092">
                  <c:v>120.1759482281509</c:v>
                </c:pt>
                <c:pt idx="1093">
                  <c:v>117.13099424358788</c:v>
                </c:pt>
                <c:pt idx="1094">
                  <c:v>113.75647447871613</c:v>
                </c:pt>
                <c:pt idx="1095">
                  <c:v>110.20596538914181</c:v>
                </c:pt>
                <c:pt idx="1096">
                  <c:v>106.53113508135895</c:v>
                </c:pt>
                <c:pt idx="1097">
                  <c:v>102.70676169973179</c:v>
                </c:pt>
                <c:pt idx="1098">
                  <c:v>98.696399765737155</c:v>
                </c:pt>
                <c:pt idx="1099">
                  <c:v>94.466466990422418</c:v>
                </c:pt>
                <c:pt idx="1100">
                  <c:v>90.013665470613958</c:v>
                </c:pt>
                <c:pt idx="1101">
                  <c:v>85.354514341201678</c:v>
                </c:pt>
                <c:pt idx="1102">
                  <c:v>80.510733574377653</c:v>
                </c:pt>
                <c:pt idx="1103">
                  <c:v>75.499629002890103</c:v>
                </c:pt>
                <c:pt idx="1104">
                  <c:v>70.2851931628323</c:v>
                </c:pt>
                <c:pt idx="1105">
                  <c:v>64.813472919575659</c:v>
                </c:pt>
                <c:pt idx="1106">
                  <c:v>59.060183301184146</c:v>
                </c:pt>
                <c:pt idx="1107">
                  <c:v>53.074378175160462</c:v>
                </c:pt>
                <c:pt idx="1108">
                  <c:v>46.965806811657252</c:v>
                </c:pt>
                <c:pt idx="1109">
                  <c:v>40.746190295424114</c:v>
                </c:pt>
                <c:pt idx="1110">
                  <c:v>34.387229749515633</c:v>
                </c:pt>
                <c:pt idx="1111">
                  <c:v>27.906953334525319</c:v>
                </c:pt>
                <c:pt idx="1112">
                  <c:v>21.295793627834811</c:v>
                </c:pt>
                <c:pt idx="1113">
                  <c:v>14.596926575278113</c:v>
                </c:pt>
                <c:pt idx="1114">
                  <c:v>7.8731759237725507</c:v>
                </c:pt>
                <c:pt idx="1115">
                  <c:v>1.1684399052970993</c:v>
                </c:pt>
                <c:pt idx="1116">
                  <c:v>-5.4964929928088431</c:v>
                </c:pt>
                <c:pt idx="1117">
                  <c:v>-12.168205132952668</c:v>
                </c:pt>
                <c:pt idx="1118">
                  <c:v>-18.920922310293616</c:v>
                </c:pt>
                <c:pt idx="1119">
                  <c:v>-25.792779384087744</c:v>
                </c:pt>
                <c:pt idx="1120">
                  <c:v>-32.697763176405985</c:v>
                </c:pt>
                <c:pt idx="1121">
                  <c:v>-39.482436412877867</c:v>
                </c:pt>
                <c:pt idx="1122">
                  <c:v>-46.124947764620309</c:v>
                </c:pt>
                <c:pt idx="1123">
                  <c:v>-52.622064489327904</c:v>
                </c:pt>
                <c:pt idx="1124">
                  <c:v>-58.976987159541345</c:v>
                </c:pt>
                <c:pt idx="1125">
                  <c:v>-65.079778616350509</c:v>
                </c:pt>
                <c:pt idx="1126">
                  <c:v>-70.859545944023495</c:v>
                </c:pt>
                <c:pt idx="1127">
                  <c:v>-76.33974414514303</c:v>
                </c:pt>
                <c:pt idx="1128">
                  <c:v>-81.508509222240164</c:v>
                </c:pt>
                <c:pt idx="1129">
                  <c:v>-86.426369037795354</c:v>
                </c:pt>
                <c:pt idx="1130">
                  <c:v>-91.121698697039449</c:v>
                </c:pt>
                <c:pt idx="1131">
                  <c:v>-95.52154658309864</c:v>
                </c:pt>
                <c:pt idx="1132">
                  <c:v>-99.444282651436666</c:v>
                </c:pt>
                <c:pt idx="1133">
                  <c:v>-102.86801501840793</c:v>
                </c:pt>
                <c:pt idx="1134">
                  <c:v>-105.90573009803977</c:v>
                </c:pt>
                <c:pt idx="1135">
                  <c:v>-108.61646507607897</c:v>
                </c:pt>
                <c:pt idx="1136">
                  <c:v>-110.85762263455739</c:v>
                </c:pt>
                <c:pt idx="1137">
                  <c:v>-112.47324900186624</c:v>
                </c:pt>
                <c:pt idx="1138">
                  <c:v>-113.4107934018289</c:v>
                </c:pt>
                <c:pt idx="1139">
                  <c:v>-113.60929247379231</c:v>
                </c:pt>
                <c:pt idx="1140">
                  <c:v>-112.96659058431645</c:v>
                </c:pt>
                <c:pt idx="1141">
                  <c:v>-111.43271925263012</c:v>
                </c:pt>
                <c:pt idx="1142">
                  <c:v>-109.03290332757751</c:v>
                </c:pt>
                <c:pt idx="1143">
                  <c:v>-105.78354844102596</c:v>
                </c:pt>
                <c:pt idx="1144">
                  <c:v>-101.73856401220544</c:v>
                </c:pt>
                <c:pt idx="1145">
                  <c:v>-96.927512251961332</c:v>
                </c:pt>
                <c:pt idx="1146">
                  <c:v>-91.365750606922091</c:v>
                </c:pt>
                <c:pt idx="1147">
                  <c:v>-85.110894814783649</c:v>
                </c:pt>
                <c:pt idx="1148">
                  <c:v>-78.298541878487967</c:v>
                </c:pt>
                <c:pt idx="1149">
                  <c:v>-71.092588780918206</c:v>
                </c:pt>
                <c:pt idx="1150">
                  <c:v>-63.646266105299837</c:v>
                </c:pt>
                <c:pt idx="1151">
                  <c:v>-56.046460423193842</c:v>
                </c:pt>
                <c:pt idx="1152">
                  <c:v>-48.309442814729969</c:v>
                </c:pt>
                <c:pt idx="1153">
                  <c:v>-40.46116797843537</c:v>
                </c:pt>
                <c:pt idx="1154">
                  <c:v>-32.55388975886666</c:v>
                </c:pt>
                <c:pt idx="1155">
                  <c:v>-24.628876443689325</c:v>
                </c:pt>
                <c:pt idx="1156">
                  <c:v>-16.723464834815537</c:v>
                </c:pt>
                <c:pt idx="1157">
                  <c:v>-8.9433261381192271</c:v>
                </c:pt>
                <c:pt idx="1158">
                  <c:v>-1.3638777353568423</c:v>
                </c:pt>
                <c:pt idx="1159">
                  <c:v>5.9636782993502946</c:v>
                </c:pt>
                <c:pt idx="1160">
                  <c:v>13.03393807336329</c:v>
                </c:pt>
                <c:pt idx="1161">
                  <c:v>19.916086211896022</c:v>
                </c:pt>
                <c:pt idx="1162">
                  <c:v>26.6667556476581</c:v>
                </c:pt>
                <c:pt idx="1163">
                  <c:v>33.311160174704931</c:v>
                </c:pt>
                <c:pt idx="1164">
                  <c:v>39.843235551210832</c:v>
                </c:pt>
                <c:pt idx="1165">
                  <c:v>46.228759140186618</c:v>
                </c:pt>
                <c:pt idx="1166">
                  <c:v>52.439763917382884</c:v>
                </c:pt>
                <c:pt idx="1167">
                  <c:v>58.544727359035228</c:v>
                </c:pt>
                <c:pt idx="1168">
                  <c:v>64.673449711854531</c:v>
                </c:pt>
                <c:pt idx="1169">
                  <c:v>70.982116257617434</c:v>
                </c:pt>
                <c:pt idx="1170">
                  <c:v>77.488756272465096</c:v>
                </c:pt>
                <c:pt idx="1171">
                  <c:v>83.897200527015784</c:v>
                </c:pt>
                <c:pt idx="1172">
                  <c:v>89.796688336475469</c:v>
                </c:pt>
                <c:pt idx="1173">
                  <c:v>94.823822449745947</c:v>
                </c:pt>
                <c:pt idx="1174">
                  <c:v>98.860581640751022</c:v>
                </c:pt>
                <c:pt idx="1175">
                  <c:v>102.174775487936</c:v>
                </c:pt>
                <c:pt idx="1176">
                  <c:v>105.20294835817728</c:v>
                </c:pt>
                <c:pt idx="1177">
                  <c:v>108.25865795101373</c:v>
                </c:pt>
                <c:pt idx="1178">
                  <c:v>111.40199595199346</c:v>
                </c:pt>
                <c:pt idx="1179">
                  <c:v>114.33232689295359</c:v>
                </c:pt>
                <c:pt idx="1180">
                  <c:v>116.44115973509453</c:v>
                </c:pt>
                <c:pt idx="1181">
                  <c:v>117.16855022039265</c:v>
                </c:pt>
                <c:pt idx="1182">
                  <c:v>116.34432485598479</c:v>
                </c:pt>
                <c:pt idx="1183">
                  <c:v>114.15776089886511</c:v>
                </c:pt>
                <c:pt idx="1184">
                  <c:v>110.9629896808878</c:v>
                </c:pt>
                <c:pt idx="1185">
                  <c:v>107.10433082727005</c:v>
                </c:pt>
                <c:pt idx="1186">
                  <c:v>102.90509955072466</c:v>
                </c:pt>
                <c:pt idx="1187">
                  <c:v>98.580988299710157</c:v>
                </c:pt>
                <c:pt idx="1188">
                  <c:v>94.214888293715944</c:v>
                </c:pt>
                <c:pt idx="1189">
                  <c:v>89.798430767841623</c:v>
                </c:pt>
                <c:pt idx="1190">
                  <c:v>85.253730792484802</c:v>
                </c:pt>
                <c:pt idx="1191">
                  <c:v>80.459657256635111</c:v>
                </c:pt>
                <c:pt idx="1192">
                  <c:v>75.310676571502412</c:v>
                </c:pt>
                <c:pt idx="1193">
                  <c:v>69.79677674007236</c:v>
                </c:pt>
                <c:pt idx="1194">
                  <c:v>63.976565225270917</c:v>
                </c:pt>
                <c:pt idx="1195">
                  <c:v>57.994289460765501</c:v>
                </c:pt>
                <c:pt idx="1196">
                  <c:v>51.960911051550184</c:v>
                </c:pt>
                <c:pt idx="1197">
                  <c:v>45.879871690519181</c:v>
                </c:pt>
                <c:pt idx="1198">
                  <c:v>39.713921576708792</c:v>
                </c:pt>
                <c:pt idx="1199">
                  <c:v>33.390026345174618</c:v>
                </c:pt>
                <c:pt idx="1200">
                  <c:v>26.825217498271126</c:v>
                </c:pt>
                <c:pt idx="1201">
                  <c:v>19.879956368305702</c:v>
                </c:pt>
                <c:pt idx="1202">
                  <c:v>12.475931340939587</c:v>
                </c:pt>
                <c:pt idx="1203">
                  <c:v>4.7068402141207955</c:v>
                </c:pt>
                <c:pt idx="1204">
                  <c:v>-3.2443284301616204</c:v>
                </c:pt>
                <c:pt idx="1205">
                  <c:v>-11.185544681558389</c:v>
                </c:pt>
                <c:pt idx="1206">
                  <c:v>-18.939765307927221</c:v>
                </c:pt>
                <c:pt idx="1207">
                  <c:v>-26.452908461768676</c:v>
                </c:pt>
                <c:pt idx="1208">
                  <c:v>-33.739076332533308</c:v>
                </c:pt>
                <c:pt idx="1209">
                  <c:v>-40.884135505882639</c:v>
                </c:pt>
                <c:pt idx="1210">
                  <c:v>-47.998642355764986</c:v>
                </c:pt>
                <c:pt idx="1211">
                  <c:v>-55.101996728649688</c:v>
                </c:pt>
                <c:pt idx="1212">
                  <c:v>-62.247680854076691</c:v>
                </c:pt>
                <c:pt idx="1213">
                  <c:v>-69.405323776995161</c:v>
                </c:pt>
                <c:pt idx="1214">
                  <c:v>-76.284772741455271</c:v>
                </c:pt>
                <c:pt idx="1215">
                  <c:v>-82.574040106626157</c:v>
                </c:pt>
                <c:pt idx="1216">
                  <c:v>-88.171306644493626</c:v>
                </c:pt>
                <c:pt idx="1217">
                  <c:v>-93.13451509160376</c:v>
                </c:pt>
                <c:pt idx="1218">
                  <c:v>-97.530473889771699</c:v>
                </c:pt>
                <c:pt idx="1219">
                  <c:v>-101.32558659197628</c:v>
                </c:pt>
                <c:pt idx="1220">
                  <c:v>-104.57580520013676</c:v>
                </c:pt>
                <c:pt idx="1221">
                  <c:v>-107.49809115613402</c:v>
                </c:pt>
                <c:pt idx="1222">
                  <c:v>-110.32181247301135</c:v>
                </c:pt>
                <c:pt idx="1223">
                  <c:v>-113.05069626355112</c:v>
                </c:pt>
                <c:pt idx="1224">
                  <c:v>-115.50959893828009</c:v>
                </c:pt>
                <c:pt idx="1225">
                  <c:v>-117.46446893951449</c:v>
                </c:pt>
                <c:pt idx="1226">
                  <c:v>-118.6603272607242</c:v>
                </c:pt>
                <c:pt idx="1227">
                  <c:v>-118.97778075550971</c:v>
                </c:pt>
                <c:pt idx="1228">
                  <c:v>-118.3692795203995</c:v>
                </c:pt>
                <c:pt idx="1229">
                  <c:v>-116.90129446999151</c:v>
                </c:pt>
                <c:pt idx="1230">
                  <c:v>-114.72552952059168</c:v>
                </c:pt>
                <c:pt idx="1231">
                  <c:v>-111.94913725017985</c:v>
                </c:pt>
                <c:pt idx="1232">
                  <c:v>-108.60498582517624</c:v>
                </c:pt>
                <c:pt idx="1233">
                  <c:v>-104.71692374867271</c:v>
                </c:pt>
                <c:pt idx="1234">
                  <c:v>-100.26264853369926</c:v>
                </c:pt>
                <c:pt idx="1235">
                  <c:v>-95.275886023025279</c:v>
                </c:pt>
                <c:pt idx="1236">
                  <c:v>-89.814709162564768</c:v>
                </c:pt>
                <c:pt idx="1237">
                  <c:v>-83.914416719313479</c:v>
                </c:pt>
                <c:pt idx="1238">
                  <c:v>-77.664207564927196</c:v>
                </c:pt>
                <c:pt idx="1239">
                  <c:v>-71.176079773628658</c:v>
                </c:pt>
                <c:pt idx="1240">
                  <c:v>-64.489762558156087</c:v>
                </c:pt>
                <c:pt idx="1241">
                  <c:v>-57.63471128699296</c:v>
                </c:pt>
                <c:pt idx="1242">
                  <c:v>-50.606563761253099</c:v>
                </c:pt>
                <c:pt idx="1243">
                  <c:v>-43.390437206028039</c:v>
                </c:pt>
                <c:pt idx="1244">
                  <c:v>-36.000795021907479</c:v>
                </c:pt>
                <c:pt idx="1245">
                  <c:v>-28.461088061469329</c:v>
                </c:pt>
                <c:pt idx="1246">
                  <c:v>-20.821903900239946</c:v>
                </c:pt>
                <c:pt idx="1247">
                  <c:v>-13.138488042235144</c:v>
                </c:pt>
                <c:pt idx="1248">
                  <c:v>-5.4499828413904412</c:v>
                </c:pt>
                <c:pt idx="1249">
                  <c:v>2.1818164154373672</c:v>
                </c:pt>
                <c:pt idx="1250">
                  <c:v>9.6664853471286207</c:v>
                </c:pt>
                <c:pt idx="1251">
                  <c:v>16.898294740186049</c:v>
                </c:pt>
                <c:pt idx="1252">
                  <c:v>23.782727325382329</c:v>
                </c:pt>
                <c:pt idx="1253">
                  <c:v>30.314297078874684</c:v>
                </c:pt>
                <c:pt idx="1254">
                  <c:v>36.542118137297194</c:v>
                </c:pt>
                <c:pt idx="1255">
                  <c:v>42.609752054551251</c:v>
                </c:pt>
                <c:pt idx="1256">
                  <c:v>48.704685853460219</c:v>
                </c:pt>
                <c:pt idx="1257">
                  <c:v>54.998730636391016</c:v>
                </c:pt>
                <c:pt idx="1258">
                  <c:v>61.567029263663194</c:v>
                </c:pt>
                <c:pt idx="1259">
                  <c:v>68.339508838389932</c:v>
                </c:pt>
                <c:pt idx="1260">
                  <c:v>75.083467321622138</c:v>
                </c:pt>
                <c:pt idx="1261">
                  <c:v>81.506994495189687</c:v>
                </c:pt>
                <c:pt idx="1262">
                  <c:v>87.32117632528589</c:v>
                </c:pt>
                <c:pt idx="1263">
                  <c:v>92.386872358780167</c:v>
                </c:pt>
                <c:pt idx="1264">
                  <c:v>96.907628591604563</c:v>
                </c:pt>
                <c:pt idx="1265">
                  <c:v>101.17491685977247</c:v>
                </c:pt>
                <c:pt idx="1266">
                  <c:v>105.33094628257702</c:v>
                </c:pt>
                <c:pt idx="1267">
                  <c:v>109.30889077692547</c:v>
                </c:pt>
                <c:pt idx="1268">
                  <c:v>112.85888608138697</c:v>
                </c:pt>
                <c:pt idx="1269">
                  <c:v>115.74651327975923</c:v>
                </c:pt>
                <c:pt idx="1270">
                  <c:v>117.82596461416404</c:v>
                </c:pt>
                <c:pt idx="1271">
                  <c:v>119.08054370188076</c:v>
                </c:pt>
                <c:pt idx="1272">
                  <c:v>119.52086428784314</c:v>
                </c:pt>
                <c:pt idx="1273">
                  <c:v>119.05547054208628</c:v>
                </c:pt>
                <c:pt idx="1274">
                  <c:v>117.52255577124455</c:v>
                </c:pt>
                <c:pt idx="1275">
                  <c:v>114.95299099581966</c:v>
                </c:pt>
                <c:pt idx="1276">
                  <c:v>111.54911353590326</c:v>
                </c:pt>
                <c:pt idx="1277">
                  <c:v>107.6284338851852</c:v>
                </c:pt>
                <c:pt idx="1278">
                  <c:v>103.50216354748149</c:v>
                </c:pt>
                <c:pt idx="1279">
                  <c:v>99.331498716531854</c:v>
                </c:pt>
                <c:pt idx="1280">
                  <c:v>95.137309882201222</c:v>
                </c:pt>
                <c:pt idx="1281">
                  <c:v>90.817470724557197</c:v>
                </c:pt>
                <c:pt idx="1282">
                  <c:v>86.231682270066045</c:v>
                </c:pt>
                <c:pt idx="1283">
                  <c:v>81.263725864664735</c:v>
                </c:pt>
                <c:pt idx="1284">
                  <c:v>75.85872766737144</c:v>
                </c:pt>
                <c:pt idx="1285">
                  <c:v>70.056201434024004</c:v>
                </c:pt>
                <c:pt idx="1286">
                  <c:v>63.933027945343518</c:v>
                </c:pt>
                <c:pt idx="1287">
                  <c:v>57.612256186436646</c:v>
                </c:pt>
                <c:pt idx="1288">
                  <c:v>51.206191122707914</c:v>
                </c:pt>
                <c:pt idx="1289">
                  <c:v>44.780436360253752</c:v>
                </c:pt>
                <c:pt idx="1290">
                  <c:v>38.256166473048673</c:v>
                </c:pt>
                <c:pt idx="1291">
                  <c:v>31.543216543587697</c:v>
                </c:pt>
                <c:pt idx="1292">
                  <c:v>24.522557912715943</c:v>
                </c:pt>
                <c:pt idx="1293">
                  <c:v>17.163525314461626</c:v>
                </c:pt>
                <c:pt idx="1294">
                  <c:v>9.5497105681723955</c:v>
                </c:pt>
                <c:pt idx="1295">
                  <c:v>1.8902033768089475</c:v>
                </c:pt>
                <c:pt idx="1296">
                  <c:v>-5.5880727907272316</c:v>
                </c:pt>
                <c:pt idx="1297">
                  <c:v>-12.713762774912688</c:v>
                </c:pt>
                <c:pt idx="1298">
                  <c:v>-19.355775939414432</c:v>
                </c:pt>
                <c:pt idx="1299">
                  <c:v>-25.474976900626142</c:v>
                </c:pt>
                <c:pt idx="1300">
                  <c:v>-31.138069002613616</c:v>
                </c:pt>
                <c:pt idx="1301">
                  <c:v>-36.507127342561347</c:v>
                </c:pt>
                <c:pt idx="1302">
                  <c:v>-41.734474395710123</c:v>
                </c:pt>
                <c:pt idx="1303">
                  <c:v>-46.911560147795925</c:v>
                </c:pt>
                <c:pt idx="1304">
                  <c:v>-52.071592404840004</c:v>
                </c:pt>
                <c:pt idx="1305">
                  <c:v>-57.192955356743205</c:v>
                </c:pt>
                <c:pt idx="1306">
                  <c:v>-62.170487349608337</c:v>
                </c:pt>
                <c:pt idx="1307">
                  <c:v>-66.896205082616163</c:v>
                </c:pt>
                <c:pt idx="1308">
                  <c:v>-71.378440300963831</c:v>
                </c:pt>
                <c:pt idx="1309">
                  <c:v>-75.63630771494455</c:v>
                </c:pt>
                <c:pt idx="1310">
                  <c:v>-79.613718400645666</c:v>
                </c:pt>
                <c:pt idx="1311">
                  <c:v>-83.274082992632742</c:v>
                </c:pt>
                <c:pt idx="1312">
                  <c:v>-86.565197572780093</c:v>
                </c:pt>
                <c:pt idx="1313">
                  <c:v>-89.458516101324491</c:v>
                </c:pt>
                <c:pt idx="1314">
                  <c:v>-91.924524939297996</c:v>
                </c:pt>
                <c:pt idx="1315">
                  <c:v>-94.01603868051204</c:v>
                </c:pt>
                <c:pt idx="1316">
                  <c:v>-95.827673726901793</c:v>
                </c:pt>
                <c:pt idx="1317">
                  <c:v>-97.399244412363757</c:v>
                </c:pt>
                <c:pt idx="1318">
                  <c:v>-98.702659404116488</c:v>
                </c:pt>
                <c:pt idx="1319">
                  <c:v>-99.693823656034155</c:v>
                </c:pt>
                <c:pt idx="1320">
                  <c:v>-100.34325806291346</c:v>
                </c:pt>
                <c:pt idx="1321">
                  <c:v>-100.61064942165518</c:v>
                </c:pt>
                <c:pt idx="1322">
                  <c:v>-100.42952129322208</c:v>
                </c:pt>
                <c:pt idx="1323">
                  <c:v>-99.661711567357642</c:v>
                </c:pt>
                <c:pt idx="1324">
                  <c:v>-98.197703796010487</c:v>
                </c:pt>
                <c:pt idx="1325">
                  <c:v>-96.020650320090269</c:v>
                </c:pt>
                <c:pt idx="1326">
                  <c:v>-93.145182293688464</c:v>
                </c:pt>
                <c:pt idx="1327">
                  <c:v>-89.569884867814679</c:v>
                </c:pt>
                <c:pt idx="1328">
                  <c:v>-85.335769670458376</c:v>
                </c:pt>
                <c:pt idx="1329">
                  <c:v>-80.528917957049217</c:v>
                </c:pt>
                <c:pt idx="1330">
                  <c:v>-75.242170237908226</c:v>
                </c:pt>
                <c:pt idx="1331">
                  <c:v>-69.522465053150057</c:v>
                </c:pt>
                <c:pt idx="1332">
                  <c:v>-63.390908832087064</c:v>
                </c:pt>
                <c:pt idx="1333">
                  <c:v>-56.886009175445331</c:v>
                </c:pt>
                <c:pt idx="1334">
                  <c:v>-50.05073401193642</c:v>
                </c:pt>
                <c:pt idx="1335">
                  <c:v>-42.953321031697691</c:v>
                </c:pt>
                <c:pt idx="1336">
                  <c:v>-35.645212211063736</c:v>
                </c:pt>
                <c:pt idx="1337">
                  <c:v>-28.171236246842458</c:v>
                </c:pt>
                <c:pt idx="1338">
                  <c:v>-20.62278322190561</c:v>
                </c:pt>
                <c:pt idx="1339">
                  <c:v>-13.032238077467499</c:v>
                </c:pt>
                <c:pt idx="1340">
                  <c:v>-5.4154219959181482</c:v>
                </c:pt>
                <c:pt idx="1341">
                  <c:v>2.1525995640002145</c:v>
                </c:pt>
                <c:pt idx="1342">
                  <c:v>9.6750194127202107</c:v>
                </c:pt>
                <c:pt idx="1343">
                  <c:v>17.125734764465808</c:v>
                </c:pt>
                <c:pt idx="1344">
                  <c:v>24.28804218917649</c:v>
                </c:pt>
                <c:pt idx="1345">
                  <c:v>31.118596165392958</c:v>
                </c:pt>
                <c:pt idx="1346">
                  <c:v>37.756063442085093</c:v>
                </c:pt>
                <c:pt idx="1347">
                  <c:v>44.398577733243393</c:v>
                </c:pt>
                <c:pt idx="1348">
                  <c:v>51.180417838578528</c:v>
                </c:pt>
                <c:pt idx="1349">
                  <c:v>58.119959441806955</c:v>
                </c:pt>
                <c:pt idx="1350">
                  <c:v>65.199912692970813</c:v>
                </c:pt>
                <c:pt idx="1351">
                  <c:v>72.415896259111392</c:v>
                </c:pt>
                <c:pt idx="1352">
                  <c:v>79.550919153929158</c:v>
                </c:pt>
                <c:pt idx="1353">
                  <c:v>86.356989110850577</c:v>
                </c:pt>
                <c:pt idx="1354">
                  <c:v>92.761357828633564</c:v>
                </c:pt>
                <c:pt idx="1355">
                  <c:v>98.721730672060886</c:v>
                </c:pt>
                <c:pt idx="1356">
                  <c:v>104.22657685861967</c:v>
                </c:pt>
                <c:pt idx="1357">
                  <c:v>109.24212766144726</c:v>
                </c:pt>
                <c:pt idx="1358">
                  <c:v>113.6203979682183</c:v>
                </c:pt>
                <c:pt idx="1359">
                  <c:v>117.19702376885394</c:v>
                </c:pt>
                <c:pt idx="1360">
                  <c:v>119.84388497347686</c:v>
                </c:pt>
                <c:pt idx="1361">
                  <c:v>121.50919283400731</c:v>
                </c:pt>
                <c:pt idx="1362">
                  <c:v>122.28195629732717</c:v>
                </c:pt>
                <c:pt idx="1363">
                  <c:v>122.33372917138063</c:v>
                </c:pt>
                <c:pt idx="1364">
                  <c:v>121.79561214795302</c:v>
                </c:pt>
                <c:pt idx="1365">
                  <c:v>120.71621926499397</c:v>
                </c:pt>
                <c:pt idx="1366">
                  <c:v>119.02362349969408</c:v>
                </c:pt>
                <c:pt idx="1367">
                  <c:v>116.6294363097002</c:v>
                </c:pt>
                <c:pt idx="1368">
                  <c:v>113.52065228350619</c:v>
                </c:pt>
                <c:pt idx="1369">
                  <c:v>109.82688731783605</c:v>
                </c:pt>
                <c:pt idx="1370">
                  <c:v>105.74019867147933</c:v>
                </c:pt>
                <c:pt idx="1371">
                  <c:v>101.39653947804975</c:v>
                </c:pt>
                <c:pt idx="1372">
                  <c:v>96.900761328488741</c:v>
                </c:pt>
                <c:pt idx="1373">
                  <c:v>92.293104401918981</c:v>
                </c:pt>
                <c:pt idx="1374">
                  <c:v>87.53852631388061</c:v>
                </c:pt>
                <c:pt idx="1375">
                  <c:v>82.608230947603005</c:v>
                </c:pt>
                <c:pt idx="1376">
                  <c:v>77.487069408650953</c:v>
                </c:pt>
                <c:pt idx="1377">
                  <c:v>72.13744828047794</c:v>
                </c:pt>
                <c:pt idx="1378">
                  <c:v>66.467155774868374</c:v>
                </c:pt>
                <c:pt idx="1379">
                  <c:v>60.387921379371001</c:v>
                </c:pt>
                <c:pt idx="1380">
                  <c:v>53.884872391783574</c:v>
                </c:pt>
                <c:pt idx="1381">
                  <c:v>47.026930023947898</c:v>
                </c:pt>
                <c:pt idx="1382">
                  <c:v>39.88151358346893</c:v>
                </c:pt>
                <c:pt idx="1383">
                  <c:v>32.497519711799555</c:v>
                </c:pt>
                <c:pt idx="1384">
                  <c:v>24.971045257563564</c:v>
                </c:pt>
                <c:pt idx="1385">
                  <c:v>17.466561192412289</c:v>
                </c:pt>
                <c:pt idx="1386">
                  <c:v>10.110118728564045</c:v>
                </c:pt>
                <c:pt idx="1387">
                  <c:v>2.9487599739927632</c:v>
                </c:pt>
                <c:pt idx="1388">
                  <c:v>-4.0335872454870927</c:v>
                </c:pt>
                <c:pt idx="1389">
                  <c:v>-10.866799640577351</c:v>
                </c:pt>
                <c:pt idx="1390">
                  <c:v>-17.633791607765801</c:v>
                </c:pt>
                <c:pt idx="1391">
                  <c:v>-24.345983195610486</c:v>
                </c:pt>
                <c:pt idx="1392">
                  <c:v>-30.951728391698275</c:v>
                </c:pt>
                <c:pt idx="1393">
                  <c:v>-37.430477623864306</c:v>
                </c:pt>
                <c:pt idx="1394">
                  <c:v>-43.804072631387015</c:v>
                </c:pt>
                <c:pt idx="1395">
                  <c:v>-50.040957878759272</c:v>
                </c:pt>
                <c:pt idx="1396">
                  <c:v>-56.114925381184086</c:v>
                </c:pt>
                <c:pt idx="1397">
                  <c:v>-61.944863733560403</c:v>
                </c:pt>
                <c:pt idx="1398">
                  <c:v>-67.344027698889192</c:v>
                </c:pt>
                <c:pt idx="1399">
                  <c:v>-72.102848164911393</c:v>
                </c:pt>
                <c:pt idx="1400">
                  <c:v>-76.281036701613161</c:v>
                </c:pt>
                <c:pt idx="1401">
                  <c:v>-80.132002287580903</c:v>
                </c:pt>
                <c:pt idx="1402">
                  <c:v>-83.791335261829275</c:v>
                </c:pt>
                <c:pt idx="1403">
                  <c:v>-87.309235756592685</c:v>
                </c:pt>
                <c:pt idx="1404">
                  <c:v>-90.809901581460835</c:v>
                </c:pt>
                <c:pt idx="1405">
                  <c:v>-94.282952049831621</c:v>
                </c:pt>
                <c:pt idx="1406">
                  <c:v>-97.56784444883499</c:v>
                </c:pt>
                <c:pt idx="1407">
                  <c:v>-100.41705129985829</c:v>
                </c:pt>
                <c:pt idx="1408">
                  <c:v>-102.54461931386112</c:v>
                </c:pt>
                <c:pt idx="1409">
                  <c:v>-103.90469888758389</c:v>
                </c:pt>
                <c:pt idx="1410">
                  <c:v>-104.65188280983222</c:v>
                </c:pt>
                <c:pt idx="1411">
                  <c:v>-104.88977995363558</c:v>
                </c:pt>
                <c:pt idx="1412">
                  <c:v>-104.60490493456287</c:v>
                </c:pt>
                <c:pt idx="1413">
                  <c:v>-103.72409375587161</c:v>
                </c:pt>
                <c:pt idx="1414">
                  <c:v>-102.18588978075417</c:v>
                </c:pt>
                <c:pt idx="1415">
                  <c:v>-99.903664065139083</c:v>
                </c:pt>
                <c:pt idx="1416">
                  <c:v>-96.829018383836299</c:v>
                </c:pt>
                <c:pt idx="1417">
                  <c:v>-93.012995896159566</c:v>
                </c:pt>
                <c:pt idx="1418">
                  <c:v>-88.539525178236374</c:v>
                </c:pt>
                <c:pt idx="1419">
                  <c:v>-83.48925259467164</c:v>
                </c:pt>
                <c:pt idx="1420">
                  <c:v>-77.957704142778212</c:v>
                </c:pt>
                <c:pt idx="1421">
                  <c:v>-72.048667959922639</c:v>
                </c:pt>
                <c:pt idx="1422">
                  <c:v>-65.862190500724182</c:v>
                </c:pt>
                <c:pt idx="1423">
                  <c:v>-59.441679350709705</c:v>
                </c:pt>
                <c:pt idx="1424">
                  <c:v>-52.804121963695515</c:v>
                </c:pt>
                <c:pt idx="1425">
                  <c:v>-45.996522664421605</c:v>
                </c:pt>
                <c:pt idx="1426">
                  <c:v>-39.095043111133172</c:v>
                </c:pt>
                <c:pt idx="1427">
                  <c:v>-32.216978848910507</c:v>
                </c:pt>
                <c:pt idx="1428">
                  <c:v>-25.399031311932294</c:v>
                </c:pt>
                <c:pt idx="1429">
                  <c:v>-18.65162728569365</c:v>
                </c:pt>
                <c:pt idx="1430">
                  <c:v>-12.013699679979776</c:v>
                </c:pt>
                <c:pt idx="1431">
                  <c:v>-5.5113840863801808</c:v>
                </c:pt>
                <c:pt idx="1432">
                  <c:v>0.92855489534742275</c:v>
                </c:pt>
                <c:pt idx="1433">
                  <c:v>7.3960859574404747</c:v>
                </c:pt>
                <c:pt idx="1434">
                  <c:v>13.927255838291664</c:v>
                </c:pt>
                <c:pt idx="1435">
                  <c:v>20.598001801525832</c:v>
                </c:pt>
                <c:pt idx="1436">
                  <c:v>27.438945225495313</c:v>
                </c:pt>
                <c:pt idx="1437">
                  <c:v>34.411512480985408</c:v>
                </c:pt>
                <c:pt idx="1438">
                  <c:v>41.459963831365705</c:v>
                </c:pt>
                <c:pt idx="1439">
                  <c:v>48.532711334738387</c:v>
                </c:pt>
                <c:pt idx="1440">
                  <c:v>55.521694328043615</c:v>
                </c:pt>
                <c:pt idx="1441">
                  <c:v>62.380807641482747</c:v>
                </c:pt>
                <c:pt idx="1442">
                  <c:v>69.112844628653093</c:v>
                </c:pt>
                <c:pt idx="1443">
                  <c:v>75.685446736080024</c:v>
                </c:pt>
                <c:pt idx="1444">
                  <c:v>81.932252701358422</c:v>
                </c:pt>
                <c:pt idx="1445">
                  <c:v>87.601781287331249</c:v>
                </c:pt>
                <c:pt idx="1446">
                  <c:v>92.488471601584635</c:v>
                </c:pt>
                <c:pt idx="1447">
                  <c:v>96.554700069552936</c:v>
                </c:pt>
                <c:pt idx="1448">
                  <c:v>99.997417948161868</c:v>
                </c:pt>
                <c:pt idx="1449">
                  <c:v>103.03707084919863</c:v>
                </c:pt>
                <c:pt idx="1450">
                  <c:v>105.94263687221465</c:v>
                </c:pt>
                <c:pt idx="1451">
                  <c:v>108.83553121477037</c:v>
                </c:pt>
                <c:pt idx="1452">
                  <c:v>111.53120035047496</c:v>
                </c:pt>
                <c:pt idx="1453">
                  <c:v>113.53352110346546</c:v>
                </c:pt>
                <c:pt idx="1454">
                  <c:v>114.38701044139616</c:v>
                </c:pt>
                <c:pt idx="1455">
                  <c:v>113.90722193256823</c:v>
                </c:pt>
                <c:pt idx="1456">
                  <c:v>112.22954581391686</c:v>
                </c:pt>
                <c:pt idx="1457">
                  <c:v>109.59135137763852</c:v>
                </c:pt>
                <c:pt idx="1458">
                  <c:v>106.26133151008575</c:v>
                </c:pt>
                <c:pt idx="1459">
                  <c:v>102.49983123988403</c:v>
                </c:pt>
                <c:pt idx="1460">
                  <c:v>98.570495155086348</c:v>
                </c:pt>
                <c:pt idx="1461">
                  <c:v>94.705802251984622</c:v>
                </c:pt>
                <c:pt idx="1462">
                  <c:v>91.048361666944928</c:v>
                </c:pt>
                <c:pt idx="1463">
                  <c:v>87.626949213606025</c:v>
                </c:pt>
                <c:pt idx="1464">
                  <c:v>84.325617669333894</c:v>
                </c:pt>
                <c:pt idx="1465">
                  <c:v>80.914661275947211</c:v>
                </c:pt>
                <c:pt idx="1466">
                  <c:v>77.194363650428272</c:v>
                </c:pt>
                <c:pt idx="1467">
                  <c:v>73.045485397419696</c:v>
                </c:pt>
                <c:pt idx="1468">
                  <c:v>68.458952369471305</c:v>
                </c:pt>
                <c:pt idx="1469">
                  <c:v>63.524749202081871</c:v>
                </c:pt>
                <c:pt idx="1470">
                  <c:v>58.314542398040231</c:v>
                </c:pt>
                <c:pt idx="1471">
                  <c:v>52.918027470079423</c:v>
                </c:pt>
                <c:pt idx="1472">
                  <c:v>47.405916660677832</c:v>
                </c:pt>
                <c:pt idx="1473">
                  <c:v>41.831946627464276</c:v>
                </c:pt>
                <c:pt idx="1474">
                  <c:v>36.197103374914988</c:v>
                </c:pt>
                <c:pt idx="1475">
                  <c:v>30.484109687416687</c:v>
                </c:pt>
                <c:pt idx="1476">
                  <c:v>24.696496033668353</c:v>
                </c:pt>
                <c:pt idx="1477">
                  <c:v>18.831411432994987</c:v>
                </c:pt>
                <c:pt idx="1478">
                  <c:v>12.879141164335087</c:v>
                </c:pt>
                <c:pt idx="1479">
                  <c:v>6.8024274410483851</c:v>
                </c:pt>
                <c:pt idx="1480">
                  <c:v>0.57185453222741722</c:v>
                </c:pt>
                <c:pt idx="1481">
                  <c:v>-5.8282135784171318</c:v>
                </c:pt>
                <c:pt idx="1482">
                  <c:v>-12.37795360684879</c:v>
                </c:pt>
                <c:pt idx="1483">
                  <c:v>-19.036213314711812</c:v>
                </c:pt>
                <c:pt idx="1484">
                  <c:v>-25.782084328417579</c:v>
                </c:pt>
                <c:pt idx="1485">
                  <c:v>-32.666643421849223</c:v>
                </c:pt>
                <c:pt idx="1486">
                  <c:v>-39.701725513412235</c:v>
                </c:pt>
                <c:pt idx="1487">
                  <c:v>-46.74390024314399</c:v>
                </c:pt>
                <c:pt idx="1488">
                  <c:v>-53.49683775828111</c:v>
                </c:pt>
                <c:pt idx="1489">
                  <c:v>-59.758383583115489</c:v>
                </c:pt>
                <c:pt idx="1490">
                  <c:v>-65.453593791453173</c:v>
                </c:pt>
                <c:pt idx="1491">
                  <c:v>-70.54562105562411</c:v>
                </c:pt>
                <c:pt idx="1492">
                  <c:v>-75.07049185451163</c:v>
                </c:pt>
                <c:pt idx="1493">
                  <c:v>-79.059366937421402</c:v>
                </c:pt>
                <c:pt idx="1494">
                  <c:v>-82.585737638672981</c:v>
                </c:pt>
                <c:pt idx="1495">
                  <c:v>-85.724208745899517</c:v>
                </c:pt>
                <c:pt idx="1496">
                  <c:v>-88.588983530981523</c:v>
                </c:pt>
                <c:pt idx="1497">
                  <c:v>-91.3561904403619</c:v>
                </c:pt>
                <c:pt idx="1498">
                  <c:v>-94.088137691554664</c:v>
                </c:pt>
                <c:pt idx="1499">
                  <c:v>-96.759492357723559</c:v>
                </c:pt>
                <c:pt idx="1500">
                  <c:v>-99.298289630569073</c:v>
                </c:pt>
                <c:pt idx="1501">
                  <c:v>-101.5368456979577</c:v>
                </c:pt>
                <c:pt idx="1502">
                  <c:v>-103.25867730399855</c:v>
                </c:pt>
                <c:pt idx="1503">
                  <c:v>-104.27050069791858</c:v>
                </c:pt>
                <c:pt idx="1504">
                  <c:v>-104.61123938396021</c:v>
                </c:pt>
                <c:pt idx="1505">
                  <c:v>-104.371844696281</c:v>
                </c:pt>
                <c:pt idx="1506">
                  <c:v>-103.62237266235537</c:v>
                </c:pt>
                <c:pt idx="1507">
                  <c:v>-102.33875000910825</c:v>
                </c:pt>
                <c:pt idx="1508">
                  <c:v>-100.4712296489261</c:v>
                </c:pt>
                <c:pt idx="1509">
                  <c:v>-98.032273215947583</c:v>
                </c:pt>
                <c:pt idx="1510">
                  <c:v>-95.056788491628623</c:v>
                </c:pt>
                <c:pt idx="1511">
                  <c:v>-91.59239874179606</c:v>
                </c:pt>
                <c:pt idx="1512">
                  <c:v>-87.642441086960133</c:v>
                </c:pt>
                <c:pt idx="1513">
                  <c:v>-83.186813685220926</c:v>
                </c:pt>
                <c:pt idx="1514">
                  <c:v>-78.241462951516496</c:v>
                </c:pt>
                <c:pt idx="1515">
                  <c:v>-72.822064672486164</c:v>
                </c:pt>
                <c:pt idx="1516">
                  <c:v>-66.966778939036445</c:v>
                </c:pt>
                <c:pt idx="1517">
                  <c:v>-60.741462700255717</c:v>
                </c:pt>
                <c:pt idx="1518">
                  <c:v>-54.201664646250606</c:v>
                </c:pt>
                <c:pt idx="1519">
                  <c:v>-47.443855453325597</c:v>
                </c:pt>
                <c:pt idx="1520">
                  <c:v>-40.525129824259082</c:v>
                </c:pt>
                <c:pt idx="1521">
                  <c:v>-33.466025007773901</c:v>
                </c:pt>
                <c:pt idx="1522">
                  <c:v>-26.350028207618422</c:v>
                </c:pt>
                <c:pt idx="1523">
                  <c:v>-19.207420843466053</c:v>
                </c:pt>
                <c:pt idx="1524">
                  <c:v>-12.043477866596733</c:v>
                </c:pt>
                <c:pt idx="1525">
                  <c:v>-4.9168720292647983</c:v>
                </c:pt>
                <c:pt idx="1526">
                  <c:v>2.210137651320498</c:v>
                </c:pt>
                <c:pt idx="1527">
                  <c:v>9.4115814182940873</c:v>
                </c:pt>
                <c:pt idx="1528">
                  <c:v>16.778970229928206</c:v>
                </c:pt>
                <c:pt idx="1529">
                  <c:v>24.44667812532964</c:v>
                </c:pt>
                <c:pt idx="1530">
                  <c:v>32.514823982823046</c:v>
                </c:pt>
                <c:pt idx="1531">
                  <c:v>41.023050683166588</c:v>
                </c:pt>
                <c:pt idx="1532">
                  <c:v>49.780686409503254</c:v>
                </c:pt>
                <c:pt idx="1533">
                  <c:v>58.354107561313178</c:v>
                </c:pt>
                <c:pt idx="1534">
                  <c:v>66.198821670086915</c:v>
                </c:pt>
                <c:pt idx="1535">
                  <c:v>73.075373296685171</c:v>
                </c:pt>
                <c:pt idx="1536">
                  <c:v>79.255300990751479</c:v>
                </c:pt>
                <c:pt idx="1537">
                  <c:v>85.154307110936443</c:v>
                </c:pt>
                <c:pt idx="1538">
                  <c:v>90.958558548717718</c:v>
                </c:pt>
                <c:pt idx="1539">
                  <c:v>96.207202817743365</c:v>
                </c:pt>
                <c:pt idx="1540">
                  <c:v>100.0118036413885</c:v>
                </c:pt>
                <c:pt idx="1541">
                  <c:v>101.86043736856072</c:v>
                </c:pt>
                <c:pt idx="1542">
                  <c:v>102.1698092211895</c:v>
                </c:pt>
                <c:pt idx="1543">
                  <c:v>101.7700094167657</c:v>
                </c:pt>
                <c:pt idx="1544">
                  <c:v>101.4821269084304</c:v>
                </c:pt>
                <c:pt idx="1545">
                  <c:v>101.80002617026179</c:v>
                </c:pt>
                <c:pt idx="1546">
                  <c:v>102.74728426685654</c:v>
                </c:pt>
                <c:pt idx="1547">
                  <c:v>104.04892138151941</c:v>
                </c:pt>
                <c:pt idx="1548">
                  <c:v>105.21829941388901</c:v>
                </c:pt>
                <c:pt idx="1549">
                  <c:v>105.60195716561124</c:v>
                </c:pt>
                <c:pt idx="1550">
                  <c:v>104.85535156229902</c:v>
                </c:pt>
                <c:pt idx="1551">
                  <c:v>102.99363687105304</c:v>
                </c:pt>
                <c:pt idx="1552">
                  <c:v>100.30383413363198</c:v>
                </c:pt>
                <c:pt idx="1553">
                  <c:v>97.163301770959336</c:v>
                </c:pt>
                <c:pt idx="1554">
                  <c:v>93.88007767554015</c:v>
                </c:pt>
                <c:pt idx="1555">
                  <c:v>90.607502242029341</c:v>
                </c:pt>
                <c:pt idx="1556">
                  <c:v>87.359844277188756</c:v>
                </c:pt>
                <c:pt idx="1557">
                  <c:v>84.048684971644974</c:v>
                </c:pt>
                <c:pt idx="1558">
                  <c:v>80.546251532212082</c:v>
                </c:pt>
                <c:pt idx="1559">
                  <c:v>76.734233801567839</c:v>
                </c:pt>
                <c:pt idx="1560">
                  <c:v>72.597535865536472</c:v>
                </c:pt>
                <c:pt idx="1561">
                  <c:v>68.177507928225751</c:v>
                </c:pt>
                <c:pt idx="1562">
                  <c:v>63.531349829661238</c:v>
                </c:pt>
                <c:pt idx="1563">
                  <c:v>58.715710793068013</c:v>
                </c:pt>
                <c:pt idx="1564">
                  <c:v>53.71752367720665</c:v>
                </c:pt>
                <c:pt idx="1565">
                  <c:v>48.440173383662518</c:v>
                </c:pt>
                <c:pt idx="1566">
                  <c:v>42.808203355989271</c:v>
                </c:pt>
                <c:pt idx="1567">
                  <c:v>36.82343502886949</c:v>
                </c:pt>
                <c:pt idx="1568">
                  <c:v>30.621451868292102</c:v>
                </c:pt>
                <c:pt idx="1569">
                  <c:v>24.388267310926256</c:v>
                </c:pt>
                <c:pt idx="1570">
                  <c:v>18.234345184707728</c:v>
                </c:pt>
                <c:pt idx="1571">
                  <c:v>12.162704921013573</c:v>
                </c:pt>
                <c:pt idx="1572">
                  <c:v>6.0374670825933014</c:v>
                </c:pt>
                <c:pt idx="1573">
                  <c:v>-0.2916486590585643</c:v>
                </c:pt>
                <c:pt idx="1574">
                  <c:v>-6.9776208858773927</c:v>
                </c:pt>
                <c:pt idx="1575">
                  <c:v>-14.012513048159844</c:v>
                </c:pt>
                <c:pt idx="1576">
                  <c:v>-21.23294164719665</c:v>
                </c:pt>
                <c:pt idx="1577">
                  <c:v>-28.416133254252717</c:v>
                </c:pt>
                <c:pt idx="1578">
                  <c:v>-35.28540980916766</c:v>
                </c:pt>
                <c:pt idx="1579">
                  <c:v>-41.731924452984302</c:v>
                </c:pt>
                <c:pt idx="1580">
                  <c:v>-47.759752203924613</c:v>
                </c:pt>
                <c:pt idx="1581">
                  <c:v>-53.512646079846121</c:v>
                </c:pt>
                <c:pt idx="1582">
                  <c:v>-59.10806507824919</c:v>
                </c:pt>
                <c:pt idx="1583">
                  <c:v>-64.577554776684195</c:v>
                </c:pt>
                <c:pt idx="1584">
                  <c:v>-69.907019601150509</c:v>
                </c:pt>
                <c:pt idx="1585">
                  <c:v>-75.073753929127506</c:v>
                </c:pt>
                <c:pt idx="1586">
                  <c:v>-80.068984130544948</c:v>
                </c:pt>
                <c:pt idx="1587">
                  <c:v>-84.875342907934041</c:v>
                </c:pt>
                <c:pt idx="1588">
                  <c:v>-89.400513549775354</c:v>
                </c:pt>
                <c:pt idx="1589">
                  <c:v>-93.449880798779844</c:v>
                </c:pt>
                <c:pt idx="1590">
                  <c:v>-96.954787222804242</c:v>
                </c:pt>
                <c:pt idx="1591">
                  <c:v>-99.90421319834816</c:v>
                </c:pt>
                <c:pt idx="1592">
                  <c:v>-102.3432391943812</c:v>
                </c:pt>
                <c:pt idx="1593">
                  <c:v>-104.35489863049357</c:v>
                </c:pt>
                <c:pt idx="1594">
                  <c:v>-105.99736727788368</c:v>
                </c:pt>
                <c:pt idx="1595">
                  <c:v>-107.24700941232601</c:v>
                </c:pt>
                <c:pt idx="1596">
                  <c:v>-108.03095856407948</c:v>
                </c:pt>
                <c:pt idx="1597">
                  <c:v>-108.25803575279788</c:v>
                </c:pt>
                <c:pt idx="1598">
                  <c:v>-107.92520225774192</c:v>
                </c:pt>
                <c:pt idx="1599">
                  <c:v>-107.04242415258706</c:v>
                </c:pt>
                <c:pt idx="1600">
                  <c:v>-105.57012194953533</c:v>
                </c:pt>
                <c:pt idx="1601">
                  <c:v>-103.47332009054463</c:v>
                </c:pt>
                <c:pt idx="1602">
                  <c:v>-100.73244602873375</c:v>
                </c:pt>
                <c:pt idx="1603">
                  <c:v>-97.336885868159072</c:v>
                </c:pt>
                <c:pt idx="1604">
                  <c:v>-93.339013450795889</c:v>
                </c:pt>
                <c:pt idx="1605">
                  <c:v>-88.85166422177997</c:v>
                </c:pt>
                <c:pt idx="1606">
                  <c:v>-83.920667557344359</c:v>
                </c:pt>
                <c:pt idx="1607">
                  <c:v>-78.557999286197472</c:v>
                </c:pt>
                <c:pt idx="1608">
                  <c:v>-72.811670840473525</c:v>
                </c:pt>
                <c:pt idx="1609">
                  <c:v>-66.704980183664063</c:v>
                </c:pt>
                <c:pt idx="1610">
                  <c:v>-60.287123739990776</c:v>
                </c:pt>
                <c:pt idx="1611">
                  <c:v>-53.686692665190954</c:v>
                </c:pt>
                <c:pt idx="1612">
                  <c:v>-46.963752191887139</c:v>
                </c:pt>
                <c:pt idx="1613">
                  <c:v>-40.168694548049402</c:v>
                </c:pt>
                <c:pt idx="1614">
                  <c:v>-33.344315817088408</c:v>
                </c:pt>
                <c:pt idx="1615">
                  <c:v>-26.49566654074664</c:v>
                </c:pt>
                <c:pt idx="1616">
                  <c:v>-19.713939069931708</c:v>
                </c:pt>
                <c:pt idx="1617">
                  <c:v>-13.008097328533072</c:v>
                </c:pt>
                <c:pt idx="1618">
                  <c:v>-6.2914444019624112</c:v>
                </c:pt>
                <c:pt idx="1619">
                  <c:v>0.49814430607683691</c:v>
                </c:pt>
                <c:pt idx="1620">
                  <c:v>7.4609887999552997</c:v>
                </c:pt>
                <c:pt idx="1621">
                  <c:v>14.675168903956193</c:v>
                </c:pt>
                <c:pt idx="1622">
                  <c:v>22.201126605877068</c:v>
                </c:pt>
                <c:pt idx="1623">
                  <c:v>30.017941833759529</c:v>
                </c:pt>
                <c:pt idx="1624">
                  <c:v>38.153203417084342</c:v>
                </c:pt>
                <c:pt idx="1625">
                  <c:v>46.54799282874265</c:v>
                </c:pt>
                <c:pt idx="1626">
                  <c:v>54.875479072167792</c:v>
                </c:pt>
                <c:pt idx="1627">
                  <c:v>62.560607810724441</c:v>
                </c:pt>
                <c:pt idx="1628">
                  <c:v>69.251898014509948</c:v>
                </c:pt>
                <c:pt idx="1629">
                  <c:v>75.06110525421974</c:v>
                </c:pt>
                <c:pt idx="1630">
                  <c:v>80.53908180913534</c:v>
                </c:pt>
                <c:pt idx="1631">
                  <c:v>86.230047252952644</c:v>
                </c:pt>
                <c:pt idx="1632">
                  <c:v>92.344758867893589</c:v>
                </c:pt>
                <c:pt idx="1633">
                  <c:v>98.654966090535723</c:v>
                </c:pt>
                <c:pt idx="1634">
                  <c:v>104.43433698872501</c:v>
                </c:pt>
                <c:pt idx="1635">
                  <c:v>108.86161266895051</c:v>
                </c:pt>
                <c:pt idx="1636">
                  <c:v>111.5362579555715</c:v>
                </c:pt>
                <c:pt idx="1637">
                  <c:v>112.54057019646007</c:v>
                </c:pt>
                <c:pt idx="1638">
                  <c:v>112.34423379253086</c:v>
                </c:pt>
                <c:pt idx="1639">
                  <c:v>111.46750961668023</c:v>
                </c:pt>
                <c:pt idx="1640">
                  <c:v>110.21281034434662</c:v>
                </c:pt>
                <c:pt idx="1641">
                  <c:v>108.70562337745969</c:v>
                </c:pt>
                <c:pt idx="1642">
                  <c:v>106.9991219099105</c:v>
                </c:pt>
                <c:pt idx="1643">
                  <c:v>105.11599729171229</c:v>
                </c:pt>
                <c:pt idx="1644">
                  <c:v>102.97241598587804</c:v>
                </c:pt>
                <c:pt idx="1645">
                  <c:v>100.41979462616048</c:v>
                </c:pt>
                <c:pt idx="1646">
                  <c:v>97.388866153637267</c:v>
                </c:pt>
                <c:pt idx="1647">
                  <c:v>93.879882130564525</c:v>
                </c:pt>
                <c:pt idx="1648">
                  <c:v>89.955700287953235</c:v>
                </c:pt>
                <c:pt idx="1649">
                  <c:v>85.723361842194166</c:v>
                </c:pt>
                <c:pt idx="1650">
                  <c:v>81.271853925350285</c:v>
                </c:pt>
                <c:pt idx="1651">
                  <c:v>76.620763246843268</c:v>
                </c:pt>
                <c:pt idx="1652">
                  <c:v>71.761606541906403</c:v>
                </c:pt>
                <c:pt idx="1653">
                  <c:v>66.666980711068277</c:v>
                </c:pt>
                <c:pt idx="1654">
                  <c:v>61.269038816846908</c:v>
                </c:pt>
                <c:pt idx="1655">
                  <c:v>55.51358500050997</c:v>
                </c:pt>
                <c:pt idx="1656">
                  <c:v>49.408307220499765</c:v>
                </c:pt>
                <c:pt idx="1657">
                  <c:v>42.920209656089767</c:v>
                </c:pt>
                <c:pt idx="1658">
                  <c:v>36.03199366296797</c:v>
                </c:pt>
                <c:pt idx="1659">
                  <c:v>28.813503429708607</c:v>
                </c:pt>
                <c:pt idx="1660">
                  <c:v>21.399350821114432</c:v>
                </c:pt>
                <c:pt idx="1661">
                  <c:v>13.939959204692142</c:v>
                </c:pt>
                <c:pt idx="1662">
                  <c:v>6.5188174205982996</c:v>
                </c:pt>
                <c:pt idx="1663">
                  <c:v>-0.9293086078136662</c:v>
                </c:pt>
                <c:pt idx="1664">
                  <c:v>-8.4497422356573928</c:v>
                </c:pt>
                <c:pt idx="1665">
                  <c:v>-15.988307430944246</c:v>
                </c:pt>
                <c:pt idx="1666">
                  <c:v>-23.472073622325357</c:v>
                </c:pt>
                <c:pt idx="1667">
                  <c:v>-30.800532329878848</c:v>
                </c:pt>
                <c:pt idx="1668">
                  <c:v>-37.858194923281275</c:v>
                </c:pt>
                <c:pt idx="1669">
                  <c:v>-44.565686004815646</c:v>
                </c:pt>
                <c:pt idx="1670">
                  <c:v>-50.917940684719333</c:v>
                </c:pt>
                <c:pt idx="1671">
                  <c:v>-57.012804091024947</c:v>
                </c:pt>
                <c:pt idx="1672">
                  <c:v>-62.924152929204439</c:v>
                </c:pt>
                <c:pt idx="1673">
                  <c:v>-68.695082170620339</c:v>
                </c:pt>
                <c:pt idx="1674">
                  <c:v>-74.282225967207935</c:v>
                </c:pt>
                <c:pt idx="1675">
                  <c:v>-79.537476787863767</c:v>
                </c:pt>
                <c:pt idx="1676">
                  <c:v>-84.356725432106487</c:v>
                </c:pt>
                <c:pt idx="1677">
                  <c:v>-88.842259843464362</c:v>
                </c:pt>
                <c:pt idx="1678">
                  <c:v>-93.04301140659507</c:v>
                </c:pt>
                <c:pt idx="1679">
                  <c:v>-96.866884758463172</c:v>
                </c:pt>
                <c:pt idx="1680">
                  <c:v>-100.15247662329389</c:v>
                </c:pt>
                <c:pt idx="1681">
                  <c:v>-102.69599947082801</c:v>
                </c:pt>
                <c:pt idx="1682">
                  <c:v>-104.39793154141145</c:v>
                </c:pt>
                <c:pt idx="1683">
                  <c:v>-105.26423407058321</c:v>
                </c:pt>
                <c:pt idx="1684">
                  <c:v>-105.39827658917154</c:v>
                </c:pt>
                <c:pt idx="1685">
                  <c:v>-104.9870419773881</c:v>
                </c:pt>
                <c:pt idx="1686">
                  <c:v>-104.16714589784034</c:v>
                </c:pt>
                <c:pt idx="1687">
                  <c:v>-103.01890531988354</c:v>
                </c:pt>
                <c:pt idx="1688">
                  <c:v>-101.50374993348588</c:v>
                </c:pt>
                <c:pt idx="1689">
                  <c:v>-99.455502914816165</c:v>
                </c:pt>
                <c:pt idx="1690">
                  <c:v>-96.720646556519839</c:v>
                </c:pt>
                <c:pt idx="1691">
                  <c:v>-93.213127185389453</c:v>
                </c:pt>
                <c:pt idx="1692">
                  <c:v>-88.927084041681653</c:v>
                </c:pt>
                <c:pt idx="1693">
                  <c:v>-83.926771820848018</c:v>
                </c:pt>
                <c:pt idx="1694">
                  <c:v>-78.363434724431045</c:v>
                </c:pt>
                <c:pt idx="1695">
                  <c:v>-72.354777889942426</c:v>
                </c:pt>
                <c:pt idx="1696">
                  <c:v>-65.985086472143578</c:v>
                </c:pt>
                <c:pt idx="1697">
                  <c:v>-59.317094362700708</c:v>
                </c:pt>
                <c:pt idx="1698">
                  <c:v>-52.43918347544669</c:v>
                </c:pt>
                <c:pt idx="1699">
                  <c:v>-45.406067585937755</c:v>
                </c:pt>
                <c:pt idx="1700">
                  <c:v>-38.312524754219005</c:v>
                </c:pt>
                <c:pt idx="1701">
                  <c:v>-31.246827619134624</c:v>
                </c:pt>
                <c:pt idx="1702">
                  <c:v>-24.184321666751934</c:v>
                </c:pt>
                <c:pt idx="1703">
                  <c:v>-17.126419713416894</c:v>
                </c:pt>
                <c:pt idx="1704">
                  <c:v>-10.041810999148556</c:v>
                </c:pt>
                <c:pt idx="1705">
                  <c:v>-2.8849094791655845</c:v>
                </c:pt>
                <c:pt idx="1706">
                  <c:v>4.3880235704177259</c:v>
                </c:pt>
                <c:pt idx="1707">
                  <c:v>11.822640119009371</c:v>
                </c:pt>
                <c:pt idx="1708">
                  <c:v>19.424966056629184</c:v>
                </c:pt>
                <c:pt idx="1709">
                  <c:v>27.134515175496595</c:v>
                </c:pt>
                <c:pt idx="1710">
                  <c:v>34.87665191198667</c:v>
                </c:pt>
                <c:pt idx="1711">
                  <c:v>42.56989007374694</c:v>
                </c:pt>
                <c:pt idx="1712">
                  <c:v>50.089714732272</c:v>
                </c:pt>
                <c:pt idx="1713">
                  <c:v>57.226569337626557</c:v>
                </c:pt>
                <c:pt idx="1714">
                  <c:v>63.753424630874022</c:v>
                </c:pt>
                <c:pt idx="1715">
                  <c:v>69.485242858256541</c:v>
                </c:pt>
                <c:pt idx="1716">
                  <c:v>74.485968921091413</c:v>
                </c:pt>
                <c:pt idx="1717">
                  <c:v>79.119714822669593</c:v>
                </c:pt>
                <c:pt idx="1718">
                  <c:v>83.751483226216195</c:v>
                </c:pt>
                <c:pt idx="1719">
                  <c:v>88.701846401691867</c:v>
                </c:pt>
                <c:pt idx="1720">
                  <c:v>94.188226333658037</c:v>
                </c:pt>
                <c:pt idx="1721">
                  <c:v>100.03791480698489</c:v>
                </c:pt>
                <c:pt idx="1722">
                  <c:v>105.5878286508452</c:v>
                </c:pt>
                <c:pt idx="1723">
                  <c:v>110.1533422378283</c:v>
                </c:pt>
                <c:pt idx="1724">
                  <c:v>113.40368155307173</c:v>
                </c:pt>
                <c:pt idx="1725">
                  <c:v>115.3168006020103</c:v>
                </c:pt>
                <c:pt idx="1726">
                  <c:v>116.1724105899701</c:v>
                </c:pt>
                <c:pt idx="1727">
                  <c:v>116.2211058181707</c:v>
                </c:pt>
                <c:pt idx="1728">
                  <c:v>115.55258986180728</c:v>
                </c:pt>
                <c:pt idx="1729">
                  <c:v>114.23417426457112</c:v>
                </c:pt>
                <c:pt idx="1730">
                  <c:v>112.2798798192797</c:v>
                </c:pt>
                <c:pt idx="1731">
                  <c:v>109.6295716028941</c:v>
                </c:pt>
                <c:pt idx="1732">
                  <c:v>106.27090759083622</c:v>
                </c:pt>
                <c:pt idx="1733">
                  <c:v>102.3648386590195</c:v>
                </c:pt>
                <c:pt idx="1734">
                  <c:v>98.170767525839096</c:v>
                </c:pt>
                <c:pt idx="1735">
                  <c:v>93.925635675322312</c:v>
                </c:pt>
                <c:pt idx="1736">
                  <c:v>89.707416821815855</c:v>
                </c:pt>
                <c:pt idx="1737">
                  <c:v>85.449207105379529</c:v>
                </c:pt>
                <c:pt idx="1738">
                  <c:v>81.023024123271938</c:v>
                </c:pt>
                <c:pt idx="1739">
                  <c:v>76.327041360806504</c:v>
                </c:pt>
                <c:pt idx="1740">
                  <c:v>71.303293533590377</c:v>
                </c:pt>
                <c:pt idx="1741">
                  <c:v>65.913546982918575</c:v>
                </c:pt>
                <c:pt idx="1742">
                  <c:v>60.160848323260197</c:v>
                </c:pt>
                <c:pt idx="1743">
                  <c:v>54.074310656794992</c:v>
                </c:pt>
                <c:pt idx="1744">
                  <c:v>47.694449443659096</c:v>
                </c:pt>
                <c:pt idx="1745">
                  <c:v>41.043348534785913</c:v>
                </c:pt>
                <c:pt idx="1746">
                  <c:v>34.163584124090193</c:v>
                </c:pt>
                <c:pt idx="1747">
                  <c:v>27.132406961608389</c:v>
                </c:pt>
                <c:pt idx="1748">
                  <c:v>20.02625216237622</c:v>
                </c:pt>
                <c:pt idx="1749">
                  <c:v>12.933556599128694</c:v>
                </c:pt>
                <c:pt idx="1750">
                  <c:v>5.8820066271461204</c:v>
                </c:pt>
                <c:pt idx="1751">
                  <c:v>-1.2487076053968018</c:v>
                </c:pt>
                <c:pt idx="1752">
                  <c:v>-8.4964719332888645</c:v>
                </c:pt>
                <c:pt idx="1753">
                  <c:v>-15.881135034623087</c:v>
                </c:pt>
                <c:pt idx="1754">
                  <c:v>-23.356314913930625</c:v>
                </c:pt>
                <c:pt idx="1755">
                  <c:v>-30.810929975652012</c:v>
                </c:pt>
                <c:pt idx="1756">
                  <c:v>-38.092809396138968</c:v>
                </c:pt>
                <c:pt idx="1757">
                  <c:v>-45.015308528216188</c:v>
                </c:pt>
                <c:pt idx="1758">
                  <c:v>-51.557628777651864</c:v>
                </c:pt>
                <c:pt idx="1759">
                  <c:v>-57.826028182098824</c:v>
                </c:pt>
                <c:pt idx="1760">
                  <c:v>-63.905692518456846</c:v>
                </c:pt>
                <c:pt idx="1761">
                  <c:v>-69.880257548087712</c:v>
                </c:pt>
                <c:pt idx="1762">
                  <c:v>-75.731248277125957</c:v>
                </c:pt>
                <c:pt idx="1763">
                  <c:v>-81.340731931583434</c:v>
                </c:pt>
                <c:pt idx="1764">
                  <c:v>-86.605972072951758</c:v>
                </c:pt>
                <c:pt idx="1765">
                  <c:v>-91.521674331492719</c:v>
                </c:pt>
                <c:pt idx="1766">
                  <c:v>-96.205017804862862</c:v>
                </c:pt>
                <c:pt idx="1767">
                  <c:v>-100.6451923287656</c:v>
                </c:pt>
                <c:pt idx="1768">
                  <c:v>-104.75667366219028</c:v>
                </c:pt>
                <c:pt idx="1769">
                  <c:v>-108.33672434894646</c:v>
                </c:pt>
                <c:pt idx="1770">
                  <c:v>-111.15577524196753</c:v>
                </c:pt>
                <c:pt idx="1771">
                  <c:v>-113.02658855712816</c:v>
                </c:pt>
                <c:pt idx="1772">
                  <c:v>-113.96084212598561</c:v>
                </c:pt>
                <c:pt idx="1773">
                  <c:v>-114.1473435834659</c:v>
                </c:pt>
                <c:pt idx="1774">
                  <c:v>-113.76727089179657</c:v>
                </c:pt>
                <c:pt idx="1775">
                  <c:v>-112.90574713396063</c:v>
                </c:pt>
                <c:pt idx="1776">
                  <c:v>-111.53169689128143</c:v>
                </c:pt>
                <c:pt idx="1777">
                  <c:v>-109.57201593345579</c:v>
                </c:pt>
                <c:pt idx="1778">
                  <c:v>-106.98302643478667</c:v>
                </c:pt>
                <c:pt idx="1779">
                  <c:v>-103.71852836609092</c:v>
                </c:pt>
                <c:pt idx="1780">
                  <c:v>-99.710119298769101</c:v>
                </c:pt>
                <c:pt idx="1781">
                  <c:v>-94.96818083279372</c:v>
                </c:pt>
                <c:pt idx="1782">
                  <c:v>-89.612897416137841</c:v>
                </c:pt>
                <c:pt idx="1783">
                  <c:v>-83.777769807815091</c:v>
                </c:pt>
                <c:pt idx="1784">
                  <c:v>-77.587688091658791</c:v>
                </c:pt>
                <c:pt idx="1785">
                  <c:v>-71.141568589825624</c:v>
                </c:pt>
                <c:pt idx="1786">
                  <c:v>-64.524150278029111</c:v>
                </c:pt>
                <c:pt idx="1787">
                  <c:v>-57.786624612468529</c:v>
                </c:pt>
                <c:pt idx="1788">
                  <c:v>-50.974266740219157</c:v>
                </c:pt>
                <c:pt idx="1789">
                  <c:v>-44.171828945414774</c:v>
                </c:pt>
                <c:pt idx="1790">
                  <c:v>-37.461455966506477</c:v>
                </c:pt>
                <c:pt idx="1791">
                  <c:v>-30.842800467176346</c:v>
                </c:pt>
                <c:pt idx="1792">
                  <c:v>-24.273876397832819</c:v>
                </c:pt>
                <c:pt idx="1793">
                  <c:v>-17.701892369876159</c:v>
                </c:pt>
                <c:pt idx="1794">
                  <c:v>-11.098590162478637</c:v>
                </c:pt>
                <c:pt idx="1795">
                  <c:v>-4.4681953592290631</c:v>
                </c:pt>
                <c:pt idx="1796">
                  <c:v>2.1673963079555181</c:v>
                </c:pt>
                <c:pt idx="1797">
                  <c:v>8.8268056217964066</c:v>
                </c:pt>
                <c:pt idx="1798">
                  <c:v>15.557021289360478</c:v>
                </c:pt>
                <c:pt idx="1799">
                  <c:v>22.418601443573266</c:v>
                </c:pt>
                <c:pt idx="1800">
                  <c:v>29.402432474701801</c:v>
                </c:pt>
                <c:pt idx="1801">
                  <c:v>36.384779445207762</c:v>
                </c:pt>
                <c:pt idx="1802">
                  <c:v>43.206439916303601</c:v>
                </c:pt>
                <c:pt idx="1803">
                  <c:v>49.771605237977532</c:v>
                </c:pt>
                <c:pt idx="1804">
                  <c:v>56.007706973217985</c:v>
                </c:pt>
                <c:pt idx="1805">
                  <c:v>61.861298953753625</c:v>
                </c:pt>
                <c:pt idx="1806">
                  <c:v>67.240053794678559</c:v>
                </c:pt>
                <c:pt idx="1807">
                  <c:v>72.087838778784985</c:v>
                </c:pt>
                <c:pt idx="1808">
                  <c:v>76.55298870320928</c:v>
                </c:pt>
                <c:pt idx="1809">
                  <c:v>80.888946029145089</c:v>
                </c:pt>
                <c:pt idx="1810">
                  <c:v>85.377735408562188</c:v>
                </c:pt>
                <c:pt idx="1811">
                  <c:v>90.234493320390939</c:v>
                </c:pt>
                <c:pt idx="1812">
                  <c:v>95.445816473983115</c:v>
                </c:pt>
                <c:pt idx="1813">
                  <c:v>100.58864072450345</c:v>
                </c:pt>
                <c:pt idx="1814">
                  <c:v>105.01467519001336</c:v>
                </c:pt>
                <c:pt idx="1815">
                  <c:v>108.12566266621309</c:v>
                </c:pt>
                <c:pt idx="1816">
                  <c:v>109.71863157288882</c:v>
                </c:pt>
                <c:pt idx="1817">
                  <c:v>110.03239522143105</c:v>
                </c:pt>
                <c:pt idx="1818">
                  <c:v>109.42282281700241</c:v>
                </c:pt>
                <c:pt idx="1819">
                  <c:v>108.09019084066236</c:v>
                </c:pt>
                <c:pt idx="1820">
                  <c:v>106.09036924384911</c:v>
                </c:pt>
                <c:pt idx="1821">
                  <c:v>103.42985393897213</c:v>
                </c:pt>
                <c:pt idx="1822">
                  <c:v>100.13749782019268</c:v>
                </c:pt>
                <c:pt idx="1823">
                  <c:v>96.305705923788821</c:v>
                </c:pt>
                <c:pt idx="1824">
                  <c:v>92.130587085313053</c:v>
                </c:pt>
                <c:pt idx="1825">
                  <c:v>87.837378403606792</c:v>
                </c:pt>
                <c:pt idx="1826">
                  <c:v>83.58286667553466</c:v>
                </c:pt>
                <c:pt idx="1827">
                  <c:v>79.432138022023977</c:v>
                </c:pt>
                <c:pt idx="1828">
                  <c:v>75.323171921583494</c:v>
                </c:pt>
                <c:pt idx="1829">
                  <c:v>71.141334983151822</c:v>
                </c:pt>
                <c:pt idx="1830">
                  <c:v>66.723775243488788</c:v>
                </c:pt>
                <c:pt idx="1831">
                  <c:v>61.933625458619005</c:v>
                </c:pt>
                <c:pt idx="1832">
                  <c:v>56.716657809446623</c:v>
                </c:pt>
                <c:pt idx="1833">
                  <c:v>51.088845653257692</c:v>
                </c:pt>
                <c:pt idx="1834">
                  <c:v>45.116142600192539</c:v>
                </c:pt>
                <c:pt idx="1835">
                  <c:v>38.916346708188684</c:v>
                </c:pt>
                <c:pt idx="1836">
                  <c:v>32.609518014024907</c:v>
                </c:pt>
                <c:pt idx="1837">
                  <c:v>26.246483113744411</c:v>
                </c:pt>
                <c:pt idx="1838">
                  <c:v>19.761655791469526</c:v>
                </c:pt>
                <c:pt idx="1839">
                  <c:v>13.073917475640133</c:v>
                </c:pt>
                <c:pt idx="1840">
                  <c:v>6.1155180461273302</c:v>
                </c:pt>
                <c:pt idx="1841">
                  <c:v>-1.1243725947952166</c:v>
                </c:pt>
                <c:pt idx="1842">
                  <c:v>-8.5843374628993114</c:v>
                </c:pt>
                <c:pt idx="1843">
                  <c:v>-16.041450973641325</c:v>
                </c:pt>
                <c:pt idx="1844">
                  <c:v>-23.354113274168501</c:v>
                </c:pt>
                <c:pt idx="1845">
                  <c:v>-30.542285548685133</c:v>
                </c:pt>
                <c:pt idx="1846">
                  <c:v>-37.638941297711433</c:v>
                </c:pt>
                <c:pt idx="1847">
                  <c:v>-44.608175671757202</c:v>
                </c:pt>
                <c:pt idx="1848">
                  <c:v>-51.313191518322057</c:v>
                </c:pt>
                <c:pt idx="1849">
                  <c:v>-57.794682827955612</c:v>
                </c:pt>
                <c:pt idx="1850">
                  <c:v>-64.107125751396495</c:v>
                </c:pt>
                <c:pt idx="1851">
                  <c:v>-70.240999136368558</c:v>
                </c:pt>
                <c:pt idx="1852">
                  <c:v>-76.262761493641179</c:v>
                </c:pt>
                <c:pt idx="1853">
                  <c:v>-82.161162863768354</c:v>
                </c:pt>
                <c:pt idx="1854">
                  <c:v>-87.889264286492988</c:v>
                </c:pt>
                <c:pt idx="1855">
                  <c:v>-93.407750840763129</c:v>
                </c:pt>
                <c:pt idx="1856">
                  <c:v>-98.621192583947874</c:v>
                </c:pt>
                <c:pt idx="1857">
                  <c:v>-103.40746467226893</c:v>
                </c:pt>
                <c:pt idx="1858">
                  <c:v>-107.66124289882355</c:v>
                </c:pt>
                <c:pt idx="1859">
                  <c:v>-111.29046146084706</c:v>
                </c:pt>
                <c:pt idx="1860">
                  <c:v>-114.20078801163012</c:v>
                </c:pt>
                <c:pt idx="1861">
                  <c:v>-116.24832551139752</c:v>
                </c:pt>
                <c:pt idx="1862">
                  <c:v>-117.35769568116957</c:v>
                </c:pt>
                <c:pt idx="1863">
                  <c:v>-117.64680092754618</c:v>
                </c:pt>
                <c:pt idx="1864">
                  <c:v>-117.24913904899526</c:v>
                </c:pt>
                <c:pt idx="1865">
                  <c:v>-116.27665272801535</c:v>
                </c:pt>
                <c:pt idx="1866">
                  <c:v>-114.78732345345503</c:v>
                </c:pt>
                <c:pt idx="1867">
                  <c:v>-112.79718234438593</c:v>
                </c:pt>
                <c:pt idx="1868">
                  <c:v>-110.3526465574982</c:v>
                </c:pt>
                <c:pt idx="1869">
                  <c:v>-107.41406974634823</c:v>
                </c:pt>
                <c:pt idx="1870">
                  <c:v>-103.88966145142126</c:v>
                </c:pt>
                <c:pt idx="1871">
                  <c:v>-99.773983902392843</c:v>
                </c:pt>
                <c:pt idx="1872">
                  <c:v>-95.123377604344981</c:v>
                </c:pt>
                <c:pt idx="1873">
                  <c:v>-90.02993851225807</c:v>
                </c:pt>
                <c:pt idx="1874">
                  <c:v>-84.595583382012919</c:v>
                </c:pt>
                <c:pt idx="1875">
                  <c:v>-78.85801915437267</c:v>
                </c:pt>
                <c:pt idx="1876">
                  <c:v>-72.865929131285228</c:v>
                </c:pt>
                <c:pt idx="1877">
                  <c:v>-66.705733428659514</c:v>
                </c:pt>
                <c:pt idx="1878">
                  <c:v>-60.468189660086324</c:v>
                </c:pt>
                <c:pt idx="1879">
                  <c:v>-54.200910046884594</c:v>
                </c:pt>
                <c:pt idx="1880">
                  <c:v>-47.9131958259469</c:v>
                </c:pt>
                <c:pt idx="1881">
                  <c:v>-41.641156229427963</c:v>
                </c:pt>
                <c:pt idx="1882">
                  <c:v>-35.391647644839409</c:v>
                </c:pt>
                <c:pt idx="1883">
                  <c:v>-29.178696371942621</c:v>
                </c:pt>
                <c:pt idx="1884">
                  <c:v>-22.952754404503768</c:v>
                </c:pt>
                <c:pt idx="1885">
                  <c:v>-16.637746516413692</c:v>
                </c:pt>
                <c:pt idx="1886">
                  <c:v>-10.201136686085418</c:v>
                </c:pt>
                <c:pt idx="1887">
                  <c:v>-3.5313126323637092</c:v>
                </c:pt>
                <c:pt idx="1888">
                  <c:v>3.4476124802835644</c:v>
                </c:pt>
                <c:pt idx="1889">
                  <c:v>10.790542290677893</c:v>
                </c:pt>
                <c:pt idx="1890">
                  <c:v>18.515231964864334</c:v>
                </c:pt>
                <c:pt idx="1891">
                  <c:v>26.579354505567043</c:v>
                </c:pt>
                <c:pt idx="1892">
                  <c:v>34.868039575455704</c:v>
                </c:pt>
                <c:pt idx="1893">
                  <c:v>43.335275223946589</c:v>
                </c:pt>
                <c:pt idx="1894">
                  <c:v>52.014842859467656</c:v>
                </c:pt>
                <c:pt idx="1895">
                  <c:v>60.954199182278302</c:v>
                </c:pt>
                <c:pt idx="1896">
                  <c:v>70.009906278632741</c:v>
                </c:pt>
                <c:pt idx="1897">
                  <c:v>78.786258293060072</c:v>
                </c:pt>
                <c:pt idx="1898">
                  <c:v>86.684305387198862</c:v>
                </c:pt>
                <c:pt idx="1899">
                  <c:v>93.305883659454878</c:v>
                </c:pt>
                <c:pt idx="1900">
                  <c:v>98.653380046265781</c:v>
                </c:pt>
                <c:pt idx="1901">
                  <c:v>103.11385192534046</c:v>
                </c:pt>
                <c:pt idx="1902">
                  <c:v>107.18819396683364</c:v>
                </c:pt>
                <c:pt idx="1903">
                  <c:v>111.42347808749695</c:v>
                </c:pt>
                <c:pt idx="1904">
                  <c:v>116.07267866574699</c:v>
                </c:pt>
                <c:pt idx="1905">
                  <c:v>120.71284715243205</c:v>
                </c:pt>
                <c:pt idx="1906">
                  <c:v>124.5131258693834</c:v>
                </c:pt>
                <c:pt idx="1907">
                  <c:v>126.66955717199572</c:v>
                </c:pt>
                <c:pt idx="1908">
                  <c:v>126.85665724855581</c:v>
                </c:pt>
                <c:pt idx="1909">
                  <c:v>125.46037486358469</c:v>
                </c:pt>
                <c:pt idx="1910">
                  <c:v>123.14410254631299</c:v>
                </c:pt>
                <c:pt idx="1911">
                  <c:v>120.40088611538673</c:v>
                </c:pt>
                <c:pt idx="1912">
                  <c:v>117.42562783307899</c:v>
                </c:pt>
                <c:pt idx="1913">
                  <c:v>114.26121319641742</c:v>
                </c:pt>
                <c:pt idx="1914">
                  <c:v>110.87588175248905</c:v>
                </c:pt>
                <c:pt idx="1915">
                  <c:v>107.19203235743927</c:v>
                </c:pt>
                <c:pt idx="1916">
                  <c:v>103.19422819029049</c:v>
                </c:pt>
                <c:pt idx="1917">
                  <c:v>98.92892506648468</c:v>
                </c:pt>
                <c:pt idx="1918">
                  <c:v>94.470571625154989</c:v>
                </c:pt>
                <c:pt idx="1919">
                  <c:v>89.951301712651897</c:v>
                </c:pt>
                <c:pt idx="1920">
                  <c:v>85.439807078398871</c:v>
                </c:pt>
                <c:pt idx="1921">
                  <c:v>80.879199696830895</c:v>
                </c:pt>
                <c:pt idx="1922">
                  <c:v>76.15141068289428</c:v>
                </c:pt>
                <c:pt idx="1923">
                  <c:v>71.107990949236395</c:v>
                </c:pt>
                <c:pt idx="1924">
                  <c:v>65.676726730251673</c:v>
                </c:pt>
                <c:pt idx="1925">
                  <c:v>59.797764255646641</c:v>
                </c:pt>
                <c:pt idx="1926">
                  <c:v>53.484172470533707</c:v>
                </c:pt>
                <c:pt idx="1927">
                  <c:v>46.876448261123031</c:v>
                </c:pt>
                <c:pt idx="1928">
                  <c:v>40.123267935900564</c:v>
                </c:pt>
                <c:pt idx="1929">
                  <c:v>33.31314407718255</c:v>
                </c:pt>
                <c:pt idx="1930">
                  <c:v>26.474923495638897</c:v>
                </c:pt>
                <c:pt idx="1931">
                  <c:v>19.539156205726123</c:v>
                </c:pt>
                <c:pt idx="1932">
                  <c:v>12.445752201611599</c:v>
                </c:pt>
                <c:pt idx="1933">
                  <c:v>5.2224241975793673</c:v>
                </c:pt>
                <c:pt idx="1934">
                  <c:v>-2.1310379463722198</c:v>
                </c:pt>
                <c:pt idx="1935">
                  <c:v>-9.6258812474447755</c:v>
                </c:pt>
                <c:pt idx="1936">
                  <c:v>-17.111458322495878</c:v>
                </c:pt>
                <c:pt idx="1937">
                  <c:v>-24.492322356045957</c:v>
                </c:pt>
                <c:pt idx="1938">
                  <c:v>-31.751331248925037</c:v>
                </c:pt>
                <c:pt idx="1939">
                  <c:v>-38.896455903946539</c:v>
                </c:pt>
                <c:pt idx="1940">
                  <c:v>-46.019920805867599</c:v>
                </c:pt>
                <c:pt idx="1941">
                  <c:v>-53.152352729750248</c:v>
                </c:pt>
                <c:pt idx="1942">
                  <c:v>-60.213454115155244</c:v>
                </c:pt>
                <c:pt idx="1943">
                  <c:v>-67.090249292852135</c:v>
                </c:pt>
                <c:pt idx="1944">
                  <c:v>-73.752649886995101</c:v>
                </c:pt>
                <c:pt idx="1945">
                  <c:v>-80.085932869255188</c:v>
                </c:pt>
                <c:pt idx="1946">
                  <c:v>-86.066029891870087</c:v>
                </c:pt>
                <c:pt idx="1947">
                  <c:v>-91.670857214032679</c:v>
                </c:pt>
                <c:pt idx="1948">
                  <c:v>-96.66546304975202</c:v>
                </c:pt>
                <c:pt idx="1949">
                  <c:v>-101.02335668875696</c:v>
                </c:pt>
                <c:pt idx="1950">
                  <c:v>-104.64222525498181</c:v>
                </c:pt>
                <c:pt idx="1951">
                  <c:v>-107.49843946988217</c:v>
                </c:pt>
                <c:pt idx="1952">
                  <c:v>-109.53600602048452</c:v>
                </c:pt>
                <c:pt idx="1953">
                  <c:v>-110.70789094007483</c:v>
                </c:pt>
                <c:pt idx="1954">
                  <c:v>-111.05208982127333</c:v>
                </c:pt>
                <c:pt idx="1955">
                  <c:v>-110.66488634484786</c:v>
                </c:pt>
                <c:pt idx="1956">
                  <c:v>-109.6513124979509</c:v>
                </c:pt>
                <c:pt idx="1957">
                  <c:v>-108.04662412799188</c:v>
                </c:pt>
                <c:pt idx="1958">
                  <c:v>-105.84484044543203</c:v>
                </c:pt>
                <c:pt idx="1959">
                  <c:v>-103.00059909652339</c:v>
                </c:pt>
                <c:pt idx="1960">
                  <c:v>-99.500749174592912</c:v>
                </c:pt>
                <c:pt idx="1961">
                  <c:v>-95.341359991101058</c:v>
                </c:pt>
                <c:pt idx="1962">
                  <c:v>-90.617094811279031</c:v>
                </c:pt>
                <c:pt idx="1963">
                  <c:v>-85.497158535053444</c:v>
                </c:pt>
                <c:pt idx="1964">
                  <c:v>-80.114745744352376</c:v>
                </c:pt>
                <c:pt idx="1965">
                  <c:v>-74.486559349465324</c:v>
                </c:pt>
                <c:pt idx="1966">
                  <c:v>-68.738846622476018</c:v>
                </c:pt>
                <c:pt idx="1967">
                  <c:v>-63.138972550026502</c:v>
                </c:pt>
                <c:pt idx="1968">
                  <c:v>-57.839806019025964</c:v>
                </c:pt>
                <c:pt idx="1969">
                  <c:v>-52.948505758645446</c:v>
                </c:pt>
                <c:pt idx="1970">
                  <c:v>-48.516749703472534</c:v>
                </c:pt>
                <c:pt idx="1971">
                  <c:v>-44.444195529403082</c:v>
                </c:pt>
                <c:pt idx="1972">
                  <c:v>-40.640622738815019</c:v>
                </c:pt>
                <c:pt idx="1973">
                  <c:v>-37.086628024038717</c:v>
                </c:pt>
                <c:pt idx="1974">
                  <c:v>-33.929413743557937</c:v>
                </c:pt>
                <c:pt idx="1975">
                  <c:v>-31.106931688686778</c:v>
                </c:pt>
                <c:pt idx="1976">
                  <c:v>-28.405567014913043</c:v>
                </c:pt>
                <c:pt idx="1977">
                  <c:v>-25.705321814614781</c:v>
                </c:pt>
                <c:pt idx="1978">
                  <c:v>-22.859434718322486</c:v>
                </c:pt>
                <c:pt idx="1979">
                  <c:v>-19.882492463956037</c:v>
                </c:pt>
                <c:pt idx="1980">
                  <c:v>-17.031303454676916</c:v>
                </c:pt>
                <c:pt idx="1981">
                  <c:v>-14.648330045583377</c:v>
                </c:pt>
                <c:pt idx="1982">
                  <c:v>-12.987620284671708</c:v>
                </c:pt>
                <c:pt idx="1983">
                  <c:v>-12.264095278978274</c:v>
                </c:pt>
                <c:pt idx="1984">
                  <c:v>-12.410559393398708</c:v>
                </c:pt>
                <c:pt idx="1985">
                  <c:v>-12.852312825530733</c:v>
                </c:pt>
                <c:pt idx="1986">
                  <c:v>-13.014835229020118</c:v>
                </c:pt>
                <c:pt idx="1987">
                  <c:v>-12.663642724439715</c:v>
                </c:pt>
                <c:pt idx="1988">
                  <c:v>-11.85772012995092</c:v>
                </c:pt>
                <c:pt idx="1989">
                  <c:v>-10.757758387351901</c:v>
                </c:pt>
                <c:pt idx="1990">
                  <c:v>-9.7534190996048622</c:v>
                </c:pt>
                <c:pt idx="1991">
                  <c:v>-9.1843135976127641</c:v>
                </c:pt>
                <c:pt idx="1992">
                  <c:v>-9.2289887656605085</c:v>
                </c:pt>
                <c:pt idx="1993">
                  <c:v>-9.7191578903472973</c:v>
                </c:pt>
                <c:pt idx="1994">
                  <c:v>-10.47274107254035</c:v>
                </c:pt>
                <c:pt idx="1995">
                  <c:v>-11.400786291089542</c:v>
                </c:pt>
                <c:pt idx="1996">
                  <c:v>-12.33114238526775</c:v>
                </c:pt>
                <c:pt idx="1997">
                  <c:v>-13.075010417562394</c:v>
                </c:pt>
                <c:pt idx="1998">
                  <c:v>-13.482897849211145</c:v>
                </c:pt>
                <c:pt idx="1999">
                  <c:v>-13.465401632226921</c:v>
                </c:pt>
                <c:pt idx="2000">
                  <c:v>-13.145470079582383</c:v>
                </c:pt>
                <c:pt idx="2001">
                  <c:v>-12.768081377990736</c:v>
                </c:pt>
                <c:pt idx="2002">
                  <c:v>-12.542379610430922</c:v>
                </c:pt>
                <c:pt idx="2003">
                  <c:v>-12.471895098222305</c:v>
                </c:pt>
                <c:pt idx="2004">
                  <c:v>-12.409828456257857</c:v>
                </c:pt>
                <c:pt idx="2005">
                  <c:v>-12.2131828871327</c:v>
                </c:pt>
                <c:pt idx="2006">
                  <c:v>-11.818567229390045</c:v>
                </c:pt>
                <c:pt idx="2007">
                  <c:v>-11.220666384802243</c:v>
                </c:pt>
                <c:pt idx="2008">
                  <c:v>-10.494768157106197</c:v>
                </c:pt>
                <c:pt idx="2009">
                  <c:v>-9.7879267339640741</c:v>
                </c:pt>
                <c:pt idx="2010">
                  <c:v>-9.2524790392847933</c:v>
                </c:pt>
                <c:pt idx="2011">
                  <c:v>-8.8484445584990965</c:v>
                </c:pt>
                <c:pt idx="2012">
                  <c:v>-8.5168495073291126</c:v>
                </c:pt>
                <c:pt idx="2013">
                  <c:v>-8.1737334971825302</c:v>
                </c:pt>
                <c:pt idx="2014">
                  <c:v>-7.747179127238879</c:v>
                </c:pt>
                <c:pt idx="2015">
                  <c:v>-7.247251644694102</c:v>
                </c:pt>
                <c:pt idx="2016">
                  <c:v>-6.7527851518002198</c:v>
                </c:pt>
                <c:pt idx="2017">
                  <c:v>-6.2905462487642154</c:v>
                </c:pt>
                <c:pt idx="2018">
                  <c:v>-5.8965923837889314</c:v>
                </c:pt>
                <c:pt idx="2019">
                  <c:v>-5.6005036761131528</c:v>
                </c:pt>
                <c:pt idx="2020">
                  <c:v>-5.355656002590889</c:v>
                </c:pt>
                <c:pt idx="2021">
                  <c:v>-5.0829478025390715</c:v>
                </c:pt>
                <c:pt idx="2022">
                  <c:v>-4.7074155264882904</c:v>
                </c:pt>
                <c:pt idx="2023">
                  <c:v>-4.2114082559585242</c:v>
                </c:pt>
                <c:pt idx="2024">
                  <c:v>-3.5994605508393533</c:v>
                </c:pt>
                <c:pt idx="2025">
                  <c:v>-2.8987835998225662</c:v>
                </c:pt>
                <c:pt idx="2026">
                  <c:v>-2.1975856278261143</c:v>
                </c:pt>
                <c:pt idx="2027">
                  <c:v>-1.594666695269592</c:v>
                </c:pt>
                <c:pt idx="2028">
                  <c:v>-1.1144939013642003</c:v>
                </c:pt>
                <c:pt idx="2029">
                  <c:v>-0.69366776333691638</c:v>
                </c:pt>
                <c:pt idx="2030">
                  <c:v>-0.27694314807017806</c:v>
                </c:pt>
                <c:pt idx="2031">
                  <c:v>0.16584943489122547</c:v>
                </c:pt>
                <c:pt idx="2032">
                  <c:v>0.64204242619340102</c:v>
                </c:pt>
                <c:pt idx="2033">
                  <c:v>1.1335929376695331</c:v>
                </c:pt>
                <c:pt idx="2034">
                  <c:v>1.5785735789161421</c:v>
                </c:pt>
                <c:pt idx="2035">
                  <c:v>1.9282922273378191</c:v>
                </c:pt>
                <c:pt idx="2036">
                  <c:v>2.209326342791063</c:v>
                </c:pt>
                <c:pt idx="2037">
                  <c:v>2.4255763159352415</c:v>
                </c:pt>
                <c:pt idx="2038">
                  <c:v>2.5554535696165366</c:v>
                </c:pt>
                <c:pt idx="2039">
                  <c:v>2.5618668382242062</c:v>
                </c:pt>
                <c:pt idx="2040">
                  <c:v>2.4299261614597221</c:v>
                </c:pt>
                <c:pt idx="2041">
                  <c:v>2.2865694982305276</c:v>
                </c:pt>
                <c:pt idx="2042">
                  <c:v>2.2494401082659166</c:v>
                </c:pt>
                <c:pt idx="2043">
                  <c:v>2.3323426661005979</c:v>
                </c:pt>
                <c:pt idx="2044">
                  <c:v>2.4673760527785857</c:v>
                </c:pt>
                <c:pt idx="2045">
                  <c:v>2.6083716517230142</c:v>
                </c:pt>
                <c:pt idx="2046">
                  <c:v>2.7429604586885539</c:v>
                </c:pt>
                <c:pt idx="2047">
                  <c:v>2.8862161495147829</c:v>
                </c:pt>
                <c:pt idx="2048">
                  <c:v>3.0240273465244871</c:v>
                </c:pt>
                <c:pt idx="2049">
                  <c:v>3.1222985595939972</c:v>
                </c:pt>
                <c:pt idx="2050">
                  <c:v>3.1824296284021174</c:v>
                </c:pt>
                <c:pt idx="2051">
                  <c:v>3.2182896758340749</c:v>
                </c:pt>
                <c:pt idx="2052">
                  <c:v>3.2511965423173934</c:v>
                </c:pt>
                <c:pt idx="2053">
                  <c:v>3.2990632114710459</c:v>
                </c:pt>
                <c:pt idx="2054">
                  <c:v>3.3580746272416251</c:v>
                </c:pt>
                <c:pt idx="2055">
                  <c:v>3.4249946146967924</c:v>
                </c:pt>
                <c:pt idx="2056">
                  <c:v>3.5210484624028568</c:v>
                </c:pt>
                <c:pt idx="2057">
                  <c:v>3.6367642531547997</c:v>
                </c:pt>
                <c:pt idx="2058">
                  <c:v>3.7455663080917034</c:v>
                </c:pt>
                <c:pt idx="2059">
                  <c:v>3.8232022219298694</c:v>
                </c:pt>
                <c:pt idx="2060">
                  <c:v>3.8583244374912717</c:v>
                </c:pt>
                <c:pt idx="2061">
                  <c:v>3.8549099087414462</c:v>
                </c:pt>
                <c:pt idx="2062">
                  <c:v>3.8147472705666177</c:v>
                </c:pt>
                <c:pt idx="2063">
                  <c:v>3.760858645155285</c:v>
                </c:pt>
                <c:pt idx="2064">
                  <c:v>3.7240276922521791</c:v>
                </c:pt>
                <c:pt idx="2065">
                  <c:v>3.7291579784071351</c:v>
                </c:pt>
                <c:pt idx="2066">
                  <c:v>3.7950074188389928</c:v>
                </c:pt>
                <c:pt idx="2067">
                  <c:v>3.9089433704622127</c:v>
                </c:pt>
                <c:pt idx="2068">
                  <c:v>4.0337457430529682</c:v>
                </c:pt>
                <c:pt idx="2069">
                  <c:v>4.1266185081919087</c:v>
                </c:pt>
                <c:pt idx="2070">
                  <c:v>4.1581253180280706</c:v>
                </c:pt>
                <c:pt idx="2071">
                  <c:v>4.110899671667509</c:v>
                </c:pt>
                <c:pt idx="2072">
                  <c:v>3.9933612782341585</c:v>
                </c:pt>
                <c:pt idx="2073">
                  <c:v>3.8383563926694757</c:v>
                </c:pt>
                <c:pt idx="2074">
                  <c:v>3.7070034048160863</c:v>
                </c:pt>
                <c:pt idx="2075">
                  <c:v>3.6210787967197646</c:v>
                </c:pt>
                <c:pt idx="2076">
                  <c:v>3.5665415007853691</c:v>
                </c:pt>
                <c:pt idx="2077">
                  <c:v>3.5112600107696612</c:v>
                </c:pt>
                <c:pt idx="2078">
                  <c:v>3.4060747705542682</c:v>
                </c:pt>
                <c:pt idx="2079">
                  <c:v>3.297175515143183</c:v>
                </c:pt>
                <c:pt idx="2080">
                  <c:v>3.2443093448403189</c:v>
                </c:pt>
                <c:pt idx="2081">
                  <c:v>3.2437930579435128</c:v>
                </c:pt>
                <c:pt idx="2082">
                  <c:v>3.2763884967846422</c:v>
                </c:pt>
                <c:pt idx="2083">
                  <c:v>3.3087882868489493</c:v>
                </c:pt>
                <c:pt idx="2084">
                  <c:v>3.31455646111197</c:v>
                </c:pt>
                <c:pt idx="2085">
                  <c:v>3.2632503318897306</c:v>
                </c:pt>
                <c:pt idx="2086">
                  <c:v>3.1328171052519362</c:v>
                </c:pt>
                <c:pt idx="2087">
                  <c:v>2.9640529231468973</c:v>
                </c:pt>
                <c:pt idx="2088">
                  <c:v>2.8105101646839592</c:v>
                </c:pt>
                <c:pt idx="2089">
                  <c:v>2.6368815413902804</c:v>
                </c:pt>
                <c:pt idx="2090">
                  <c:v>2.4113892905624743</c:v>
                </c:pt>
                <c:pt idx="2091">
                  <c:v>2.1632911847512251</c:v>
                </c:pt>
                <c:pt idx="2092">
                  <c:v>1.9248246810562004</c:v>
                </c:pt>
                <c:pt idx="2093">
                  <c:v>1.7212080474350764</c:v>
                </c:pt>
                <c:pt idx="2094">
                  <c:v>1.5969913864863747</c:v>
                </c:pt>
                <c:pt idx="2095">
                  <c:v>1.5309872187566471</c:v>
                </c:pt>
                <c:pt idx="2096">
                  <c:v>1.4864057943815141</c:v>
                </c:pt>
                <c:pt idx="2097">
                  <c:v>1.4184215584938837</c:v>
                </c:pt>
                <c:pt idx="2098">
                  <c:v>1.3054952273240061</c:v>
                </c:pt>
                <c:pt idx="2099">
                  <c:v>1.145421662777526</c:v>
                </c:pt>
                <c:pt idx="2100">
                  <c:v>0.92499464952197552</c:v>
                </c:pt>
                <c:pt idx="2101">
                  <c:v>0.63379587653153602</c:v>
                </c:pt>
                <c:pt idx="2102">
                  <c:v>0.31110639900090531</c:v>
                </c:pt>
                <c:pt idx="2103">
                  <c:v>5.2311102088721528E-4</c:v>
                </c:pt>
                <c:pt idx="2104">
                  <c:v>-0.27439673119953051</c:v>
                </c:pt>
                <c:pt idx="2105">
                  <c:v>-0.50639225657553988</c:v>
                </c:pt>
                <c:pt idx="2106">
                  <c:v>-0.69094017144402908</c:v>
                </c:pt>
                <c:pt idx="2107">
                  <c:v>-0.84185454801514847</c:v>
                </c:pt>
                <c:pt idx="2108">
                  <c:v>-1.0017507770548455</c:v>
                </c:pt>
                <c:pt idx="2109">
                  <c:v>-1.2167778215137486</c:v>
                </c:pt>
                <c:pt idx="2110">
                  <c:v>-1.5305512650834736</c:v>
                </c:pt>
                <c:pt idx="2111">
                  <c:v>-1.9534363997818043</c:v>
                </c:pt>
                <c:pt idx="2112">
                  <c:v>-2.4436728717861684</c:v>
                </c:pt>
                <c:pt idx="2113">
                  <c:v>-2.9289282943504449</c:v>
                </c:pt>
                <c:pt idx="2114">
                  <c:v>-3.3311815084634357</c:v>
                </c:pt>
                <c:pt idx="2115">
                  <c:v>-3.6154428982941669</c:v>
                </c:pt>
                <c:pt idx="2116">
                  <c:v>-3.7908087403282837</c:v>
                </c:pt>
                <c:pt idx="2117">
                  <c:v>-3.9076781655217179</c:v>
                </c:pt>
                <c:pt idx="2118">
                  <c:v>-4.0289604222112834</c:v>
                </c:pt>
                <c:pt idx="2119">
                  <c:v>-4.2134579737670572</c:v>
                </c:pt>
                <c:pt idx="2120">
                  <c:v>-4.4898412942917165</c:v>
                </c:pt>
              </c:numCache>
            </c:numRef>
          </c:val>
          <c:smooth val="0"/>
          <c:extLst>
            <c:ext xmlns:c16="http://schemas.microsoft.com/office/drawing/2014/chart" uri="{C3380CC4-5D6E-409C-BE32-E72D297353CC}">
              <c16:uniqueId val="{00000002-2B8F-410D-9B0C-D70BDE7CE73B}"/>
            </c:ext>
          </c:extLst>
        </c:ser>
        <c:dLbls>
          <c:showLegendKey val="0"/>
          <c:showVal val="0"/>
          <c:showCatName val="0"/>
          <c:showSerName val="0"/>
          <c:showPercent val="0"/>
          <c:showBubbleSize val="0"/>
        </c:dLbls>
        <c:smooth val="0"/>
        <c:axId val="686983936"/>
        <c:axId val="686981312"/>
      </c:lineChart>
      <c:catAx>
        <c:axId val="686983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6981312"/>
        <c:crosses val="autoZero"/>
        <c:auto val="1"/>
        <c:lblAlgn val="ctr"/>
        <c:lblOffset val="100"/>
        <c:noMultiLvlLbl val="0"/>
      </c:catAx>
      <c:valAx>
        <c:axId val="686981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69839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Accel Dat in</a:t>
            </a:r>
            <a:r>
              <a:rPr lang="en-IE" baseline="0"/>
              <a:t> Gesture 2</a:t>
            </a:r>
            <a:endParaRPr lang="en-I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Sheet1!$F$1</c:f>
              <c:strCache>
                <c:ptCount val="1"/>
                <c:pt idx="0">
                  <c:v>Accel_X</c:v>
                </c:pt>
              </c:strCache>
            </c:strRef>
          </c:tx>
          <c:spPr>
            <a:ln w="28575" cap="rnd">
              <a:solidFill>
                <a:schemeClr val="accent1"/>
              </a:solidFill>
              <a:round/>
            </a:ln>
            <a:effectLst/>
          </c:spPr>
          <c:marker>
            <c:symbol val="none"/>
          </c:marker>
          <c:val>
            <c:numRef>
              <c:f>Sheet1!$F$2:$F$2122</c:f>
              <c:numCache>
                <c:formatCode>General</c:formatCode>
                <c:ptCount val="2121"/>
                <c:pt idx="0">
                  <c:v>0.89393784777743557</c:v>
                </c:pt>
                <c:pt idx="1">
                  <c:v>0.69861987936254566</c:v>
                </c:pt>
                <c:pt idx="2">
                  <c:v>0.98345450194784401</c:v>
                </c:pt>
                <c:pt idx="3">
                  <c:v>2.3195192106510865</c:v>
                </c:pt>
                <c:pt idx="4">
                  <c:v>3.4894206080732117</c:v>
                </c:pt>
                <c:pt idx="5">
                  <c:v>4.9217418366556389</c:v>
                </c:pt>
                <c:pt idx="6">
                  <c:v>4.6717785990842824</c:v>
                </c:pt>
                <c:pt idx="7">
                  <c:v>5.1084003644300742</c:v>
                </c:pt>
                <c:pt idx="8">
                  <c:v>4.3790348189263986</c:v>
                </c:pt>
                <c:pt idx="9">
                  <c:v>2.484976732892247</c:v>
                </c:pt>
                <c:pt idx="10">
                  <c:v>0.50839346227917992</c:v>
                </c:pt>
                <c:pt idx="11">
                  <c:v>0.40327975976698249</c:v>
                </c:pt>
                <c:pt idx="12">
                  <c:v>0.31423170802416972</c:v>
                </c:pt>
                <c:pt idx="13">
                  <c:v>1.4208210447135159</c:v>
                </c:pt>
                <c:pt idx="14">
                  <c:v>3.1350177129774051</c:v>
                </c:pt>
                <c:pt idx="15">
                  <c:v>4.2960818420510751</c:v>
                </c:pt>
                <c:pt idx="16">
                  <c:v>3.7398613298323533</c:v>
                </c:pt>
                <c:pt idx="17">
                  <c:v>2.4851434767961487</c:v>
                </c:pt>
                <c:pt idx="18">
                  <c:v>1.3636331675038658</c:v>
                </c:pt>
                <c:pt idx="19">
                  <c:v>1.7025345606147282</c:v>
                </c:pt>
                <c:pt idx="20">
                  <c:v>2.4107564953522624</c:v>
                </c:pt>
                <c:pt idx="21">
                  <c:v>2.9331367596936739</c:v>
                </c:pt>
                <c:pt idx="22">
                  <c:v>2.8680532286188667</c:v>
                </c:pt>
                <c:pt idx="23">
                  <c:v>3.2171162462233975</c:v>
                </c:pt>
                <c:pt idx="24">
                  <c:v>2.0484434101864926</c:v>
                </c:pt>
                <c:pt idx="25">
                  <c:v>1.2437781381551805</c:v>
                </c:pt>
                <c:pt idx="26">
                  <c:v>-1.1026834056743793</c:v>
                </c:pt>
                <c:pt idx="27">
                  <c:v>-1.8544403762508717</c:v>
                </c:pt>
                <c:pt idx="28">
                  <c:v>-4.9895743403076276</c:v>
                </c:pt>
                <c:pt idx="29">
                  <c:v>-5.0968340492487192</c:v>
                </c:pt>
                <c:pt idx="30">
                  <c:v>-6.3997980795394627</c:v>
                </c:pt>
                <c:pt idx="31">
                  <c:v>-6.6103733998167344</c:v>
                </c:pt>
                <c:pt idx="32">
                  <c:v>-3.3540743453692099</c:v>
                </c:pt>
                <c:pt idx="33">
                  <c:v>-3.3125317123919236</c:v>
                </c:pt>
                <c:pt idx="34">
                  <c:v>-4.7248159512740804</c:v>
                </c:pt>
                <c:pt idx="35">
                  <c:v>-5.5958053644002534</c:v>
                </c:pt>
                <c:pt idx="36">
                  <c:v>-7.6245848676258028</c:v>
                </c:pt>
                <c:pt idx="37">
                  <c:v>-8.8220981011971595</c:v>
                </c:pt>
                <c:pt idx="38">
                  <c:v>-10.265558130737487</c:v>
                </c:pt>
                <c:pt idx="39">
                  <c:v>-10.514045393198968</c:v>
                </c:pt>
                <c:pt idx="40">
                  <c:v>-9.0249826326611728</c:v>
                </c:pt>
                <c:pt idx="41">
                  <c:v>-9.4557632553082076</c:v>
                </c:pt>
                <c:pt idx="42">
                  <c:v>-8.4810596347960914</c:v>
                </c:pt>
                <c:pt idx="43">
                  <c:v>-8.7301283987435987</c:v>
                </c:pt>
                <c:pt idx="44">
                  <c:v>-10.588085394855657</c:v>
                </c:pt>
                <c:pt idx="45">
                  <c:v>-12.459827528997955</c:v>
                </c:pt>
                <c:pt idx="46">
                  <c:v>-13.018718035842712</c:v>
                </c:pt>
                <c:pt idx="47">
                  <c:v>-12.462059614129963</c:v>
                </c:pt>
                <c:pt idx="48">
                  <c:v>-10.590045090906711</c:v>
                </c:pt>
                <c:pt idx="49">
                  <c:v>-8.9952255963948193</c:v>
                </c:pt>
                <c:pt idx="50">
                  <c:v>-8.3326699487196656</c:v>
                </c:pt>
                <c:pt idx="51">
                  <c:v>-5.6599558481111982</c:v>
                </c:pt>
                <c:pt idx="52">
                  <c:v>-3.4768383811568548</c:v>
                </c:pt>
                <c:pt idx="53">
                  <c:v>-1.8405712062873552</c:v>
                </c:pt>
                <c:pt idx="54">
                  <c:v>0.88452504520452635</c:v>
                </c:pt>
                <c:pt idx="55">
                  <c:v>2.3406272736998561</c:v>
                </c:pt>
                <c:pt idx="56">
                  <c:v>3.1495130961579663</c:v>
                </c:pt>
                <c:pt idx="57">
                  <c:v>4.9421463293719645</c:v>
                </c:pt>
                <c:pt idx="58">
                  <c:v>4.4815206056020118</c:v>
                </c:pt>
                <c:pt idx="59">
                  <c:v>1.6955892736343356</c:v>
                </c:pt>
                <c:pt idx="60">
                  <c:v>1.433029016070166</c:v>
                </c:pt>
                <c:pt idx="61">
                  <c:v>-0.14235475879673565</c:v>
                </c:pt>
                <c:pt idx="62">
                  <c:v>-6.3660027387741103</c:v>
                </c:pt>
                <c:pt idx="63">
                  <c:v>-6.6005952644092183</c:v>
                </c:pt>
                <c:pt idx="64">
                  <c:v>-5.6501740003198728</c:v>
                </c:pt>
                <c:pt idx="65">
                  <c:v>-2.6708113187212597</c:v>
                </c:pt>
                <c:pt idx="66">
                  <c:v>1.5362694033552728</c:v>
                </c:pt>
                <c:pt idx="67">
                  <c:v>4.0519249280722889</c:v>
                </c:pt>
                <c:pt idx="68">
                  <c:v>3.8192552096558727</c:v>
                </c:pt>
                <c:pt idx="69">
                  <c:v>7.2974086691555113</c:v>
                </c:pt>
                <c:pt idx="70">
                  <c:v>5.5035351458922781</c:v>
                </c:pt>
                <c:pt idx="71">
                  <c:v>3.2295372958925532</c:v>
                </c:pt>
                <c:pt idx="72">
                  <c:v>0.73948739022617549</c:v>
                </c:pt>
                <c:pt idx="73">
                  <c:v>-2.4472131052068762</c:v>
                </c:pt>
                <c:pt idx="74">
                  <c:v>-0.94745100904781276</c:v>
                </c:pt>
                <c:pt idx="75">
                  <c:v>0.34283456904549481</c:v>
                </c:pt>
                <c:pt idx="76">
                  <c:v>-0.47302338925740589</c:v>
                </c:pt>
                <c:pt idx="77">
                  <c:v>0.34816105364426891</c:v>
                </c:pt>
                <c:pt idx="78">
                  <c:v>-0.95775007632666576</c:v>
                </c:pt>
                <c:pt idx="79">
                  <c:v>-1.6142893418083046</c:v>
                </c:pt>
                <c:pt idx="80">
                  <c:v>-2.1596931501411558</c:v>
                </c:pt>
                <c:pt idx="81">
                  <c:v>-4.7440798422235195</c:v>
                </c:pt>
                <c:pt idx="82">
                  <c:v>-3.9703916496875631</c:v>
                </c:pt>
                <c:pt idx="83">
                  <c:v>-1.2269822298721751</c:v>
                </c:pt>
                <c:pt idx="84">
                  <c:v>-0.78868646318607571</c:v>
                </c:pt>
                <c:pt idx="85">
                  <c:v>-2.0675266068144689</c:v>
                </c:pt>
                <c:pt idx="86">
                  <c:v>-1.8580627343869158</c:v>
                </c:pt>
                <c:pt idx="87">
                  <c:v>-6.8756070367025979</c:v>
                </c:pt>
                <c:pt idx="88">
                  <c:v>-10.408058872359087</c:v>
                </c:pt>
                <c:pt idx="89">
                  <c:v>-9.0125679406181121</c:v>
                </c:pt>
                <c:pt idx="90">
                  <c:v>-9.1137596162705581</c:v>
                </c:pt>
                <c:pt idx="91">
                  <c:v>-2.9078501675463904</c:v>
                </c:pt>
                <c:pt idx="92">
                  <c:v>5.9392763410857752</c:v>
                </c:pt>
                <c:pt idx="93">
                  <c:v>19.654376710561522</c:v>
                </c:pt>
                <c:pt idx="94">
                  <c:v>35.245673972865923</c:v>
                </c:pt>
                <c:pt idx="95">
                  <c:v>44.508045151428277</c:v>
                </c:pt>
                <c:pt idx="96">
                  <c:v>49.405870929303283</c:v>
                </c:pt>
                <c:pt idx="97">
                  <c:v>53.419244710139282</c:v>
                </c:pt>
                <c:pt idx="98">
                  <c:v>56.406283721054784</c:v>
                </c:pt>
                <c:pt idx="99">
                  <c:v>58.797142541021913</c:v>
                </c:pt>
                <c:pt idx="100">
                  <c:v>62.398873110148266</c:v>
                </c:pt>
                <c:pt idx="101">
                  <c:v>65.429472938691603</c:v>
                </c:pt>
                <c:pt idx="102">
                  <c:v>68.089603044067076</c:v>
                </c:pt>
                <c:pt idx="103">
                  <c:v>67.391638581132582</c:v>
                </c:pt>
                <c:pt idx="104">
                  <c:v>67.035840550499842</c:v>
                </c:pt>
                <c:pt idx="105">
                  <c:v>68.611876601580633</c:v>
                </c:pt>
                <c:pt idx="106">
                  <c:v>72.722022920892627</c:v>
                </c:pt>
                <c:pt idx="107">
                  <c:v>78.32583007565195</c:v>
                </c:pt>
                <c:pt idx="108">
                  <c:v>81.756501541257663</c:v>
                </c:pt>
                <c:pt idx="109">
                  <c:v>83.102573387040991</c:v>
                </c:pt>
                <c:pt idx="110">
                  <c:v>82.702207930245152</c:v>
                </c:pt>
                <c:pt idx="111">
                  <c:v>78.333679058732258</c:v>
                </c:pt>
                <c:pt idx="112">
                  <c:v>72.721971019586164</c:v>
                </c:pt>
                <c:pt idx="113">
                  <c:v>63.975227335553235</c:v>
                </c:pt>
                <c:pt idx="114">
                  <c:v>52.480614714380508</c:v>
                </c:pt>
                <c:pt idx="115">
                  <c:v>43.040464556457053</c:v>
                </c:pt>
                <c:pt idx="116">
                  <c:v>36.320243987368244</c:v>
                </c:pt>
                <c:pt idx="117">
                  <c:v>31.983330111111599</c:v>
                </c:pt>
                <c:pt idx="118">
                  <c:v>30.911862207844077</c:v>
                </c:pt>
                <c:pt idx="119">
                  <c:v>32.800976891718868</c:v>
                </c:pt>
                <c:pt idx="120">
                  <c:v>29.512659988808203</c:v>
                </c:pt>
                <c:pt idx="121">
                  <c:v>6.2797205744523339</c:v>
                </c:pt>
                <c:pt idx="122">
                  <c:v>-26.900183513666828</c:v>
                </c:pt>
                <c:pt idx="123">
                  <c:v>-39.46280996913184</c:v>
                </c:pt>
                <c:pt idx="124">
                  <c:v>-45.025141794686213</c:v>
                </c:pt>
                <c:pt idx="125">
                  <c:v>-48.043542320419689</c:v>
                </c:pt>
                <c:pt idx="126">
                  <c:v>-49.044882465579917</c:v>
                </c:pt>
                <c:pt idx="127">
                  <c:v>-57.315221659840709</c:v>
                </c:pt>
                <c:pt idx="128">
                  <c:v>-60.064743606966985</c:v>
                </c:pt>
                <c:pt idx="129">
                  <c:v>-58.592789389553907</c:v>
                </c:pt>
                <c:pt idx="130">
                  <c:v>-57.031123957055975</c:v>
                </c:pt>
                <c:pt idx="131">
                  <c:v>-57.787479572540661</c:v>
                </c:pt>
                <c:pt idx="132">
                  <c:v>-59.141894627716681</c:v>
                </c:pt>
                <c:pt idx="133">
                  <c:v>-60.783785887511335</c:v>
                </c:pt>
                <c:pt idx="134">
                  <c:v>-63.176340086218282</c:v>
                </c:pt>
                <c:pt idx="135">
                  <c:v>-63.773044697582733</c:v>
                </c:pt>
                <c:pt idx="136">
                  <c:v>-63.083144876563217</c:v>
                </c:pt>
                <c:pt idx="137">
                  <c:v>-61.708359994684869</c:v>
                </c:pt>
                <c:pt idx="138">
                  <c:v>-58.787558276199782</c:v>
                </c:pt>
                <c:pt idx="139">
                  <c:v>-57.085493692739867</c:v>
                </c:pt>
                <c:pt idx="140">
                  <c:v>-55.676984642139161</c:v>
                </c:pt>
                <c:pt idx="141">
                  <c:v>-55.556616698745948</c:v>
                </c:pt>
                <c:pt idx="142">
                  <c:v>-54.151116697882586</c:v>
                </c:pt>
                <c:pt idx="143">
                  <c:v>-50.813199480950566</c:v>
                </c:pt>
                <c:pt idx="144">
                  <c:v>-48.857868411482521</c:v>
                </c:pt>
                <c:pt idx="145">
                  <c:v>-46.60573870312426</c:v>
                </c:pt>
                <c:pt idx="146">
                  <c:v>-46.357946204883561</c:v>
                </c:pt>
                <c:pt idx="147">
                  <c:v>-47.341102592808149</c:v>
                </c:pt>
                <c:pt idx="148">
                  <c:v>-48.265056518435848</c:v>
                </c:pt>
                <c:pt idx="149">
                  <c:v>-49.471356070752734</c:v>
                </c:pt>
                <c:pt idx="150">
                  <c:v>-52.223424576689709</c:v>
                </c:pt>
                <c:pt idx="151">
                  <c:v>-54.677724921065717</c:v>
                </c:pt>
                <c:pt idx="152">
                  <c:v>-57.699161633540889</c:v>
                </c:pt>
                <c:pt idx="153">
                  <c:v>-60.301455901874007</c:v>
                </c:pt>
                <c:pt idx="154">
                  <c:v>-60.27041790400083</c:v>
                </c:pt>
                <c:pt idx="155">
                  <c:v>-60.055011121459074</c:v>
                </c:pt>
                <c:pt idx="156">
                  <c:v>-60.406820173237477</c:v>
                </c:pt>
                <c:pt idx="157">
                  <c:v>-61.460300102908931</c:v>
                </c:pt>
                <c:pt idx="158">
                  <c:v>-63.307854182387992</c:v>
                </c:pt>
                <c:pt idx="159">
                  <c:v>-63.001138927560987</c:v>
                </c:pt>
                <c:pt idx="160">
                  <c:v>-61.791340435183933</c:v>
                </c:pt>
                <c:pt idx="161">
                  <c:v>-62.64688597800339</c:v>
                </c:pt>
                <c:pt idx="162">
                  <c:v>-61.397954145132822</c:v>
                </c:pt>
                <c:pt idx="163">
                  <c:v>-58.526543598255259</c:v>
                </c:pt>
                <c:pt idx="164">
                  <c:v>-53.090617975792625</c:v>
                </c:pt>
                <c:pt idx="165">
                  <c:v>-47.076729876399625</c:v>
                </c:pt>
                <c:pt idx="166">
                  <c:v>-41.675634455269794</c:v>
                </c:pt>
                <c:pt idx="167">
                  <c:v>-33.785883426760002</c:v>
                </c:pt>
                <c:pt idx="168">
                  <c:v>-25.172155706342334</c:v>
                </c:pt>
                <c:pt idx="169">
                  <c:v>-9.6790760831275247</c:v>
                </c:pt>
                <c:pt idx="170">
                  <c:v>10.732091975730244</c:v>
                </c:pt>
                <c:pt idx="171">
                  <c:v>27.310348547310742</c:v>
                </c:pt>
                <c:pt idx="172">
                  <c:v>43.587136134743638</c:v>
                </c:pt>
                <c:pt idx="173">
                  <c:v>49.835169088321351</c:v>
                </c:pt>
                <c:pt idx="174">
                  <c:v>47.822462102066808</c:v>
                </c:pt>
                <c:pt idx="175">
                  <c:v>45.030142033193684</c:v>
                </c:pt>
                <c:pt idx="176">
                  <c:v>50.105053297766354</c:v>
                </c:pt>
                <c:pt idx="177">
                  <c:v>51.580626542193599</c:v>
                </c:pt>
                <c:pt idx="178">
                  <c:v>54.245177399013272</c:v>
                </c:pt>
                <c:pt idx="179">
                  <c:v>55.718865691888908</c:v>
                </c:pt>
                <c:pt idx="180">
                  <c:v>53.829245540707227</c:v>
                </c:pt>
                <c:pt idx="181">
                  <c:v>58.038427924591211</c:v>
                </c:pt>
                <c:pt idx="182">
                  <c:v>64.644736184947703</c:v>
                </c:pt>
                <c:pt idx="183">
                  <c:v>69.37074878499196</c:v>
                </c:pt>
                <c:pt idx="184">
                  <c:v>72.392268583452619</c:v>
                </c:pt>
                <c:pt idx="185">
                  <c:v>73.376047764402372</c:v>
                </c:pt>
                <c:pt idx="186">
                  <c:v>70.467278751190619</c:v>
                </c:pt>
                <c:pt idx="187">
                  <c:v>67.363321370565288</c:v>
                </c:pt>
                <c:pt idx="188">
                  <c:v>65.06549133359276</c:v>
                </c:pt>
                <c:pt idx="189">
                  <c:v>65.501471124987148</c:v>
                </c:pt>
                <c:pt idx="190">
                  <c:v>68.562838039767897</c:v>
                </c:pt>
                <c:pt idx="191">
                  <c:v>73.772962176504095</c:v>
                </c:pt>
                <c:pt idx="192">
                  <c:v>78.236989465310813</c:v>
                </c:pt>
                <c:pt idx="193">
                  <c:v>81.829300918490347</c:v>
                </c:pt>
                <c:pt idx="194">
                  <c:v>83.309185135703132</c:v>
                </c:pt>
                <c:pt idx="195">
                  <c:v>83.427261629536716</c:v>
                </c:pt>
                <c:pt idx="196">
                  <c:v>83.068455501026094</c:v>
                </c:pt>
                <c:pt idx="197">
                  <c:v>82.779405949980415</c:v>
                </c:pt>
                <c:pt idx="198">
                  <c:v>83.20961683395862</c:v>
                </c:pt>
                <c:pt idx="199">
                  <c:v>82.977680804035998</c:v>
                </c:pt>
                <c:pt idx="200">
                  <c:v>82.666684891240024</c:v>
                </c:pt>
                <c:pt idx="201">
                  <c:v>81.618476136882009</c:v>
                </c:pt>
                <c:pt idx="202">
                  <c:v>80.331582314819386</c:v>
                </c:pt>
                <c:pt idx="203">
                  <c:v>79.027590195615204</c:v>
                </c:pt>
                <c:pt idx="204">
                  <c:v>78.470504257396456</c:v>
                </c:pt>
                <c:pt idx="205">
                  <c:v>78.878118657746512</c:v>
                </c:pt>
                <c:pt idx="206">
                  <c:v>80.123072101662018</c:v>
                </c:pt>
                <c:pt idx="207">
                  <c:v>81.169825343862129</c:v>
                </c:pt>
                <c:pt idx="208">
                  <c:v>82.385260475670634</c:v>
                </c:pt>
                <c:pt idx="209">
                  <c:v>83.133378480414621</c:v>
                </c:pt>
                <c:pt idx="210">
                  <c:v>84.005091134101178</c:v>
                </c:pt>
                <c:pt idx="211">
                  <c:v>85.267403809519863</c:v>
                </c:pt>
                <c:pt idx="212">
                  <c:v>85.602257580243872</c:v>
                </c:pt>
                <c:pt idx="213">
                  <c:v>83.901970268454065</c:v>
                </c:pt>
                <c:pt idx="214">
                  <c:v>78.904279696766594</c:v>
                </c:pt>
                <c:pt idx="215">
                  <c:v>73.143354941225141</c:v>
                </c:pt>
                <c:pt idx="216">
                  <c:v>67.360758030964746</c:v>
                </c:pt>
                <c:pt idx="217">
                  <c:v>62.476997362558706</c:v>
                </c:pt>
                <c:pt idx="218">
                  <c:v>59.971999918733886</c:v>
                </c:pt>
                <c:pt idx="219">
                  <c:v>58.199189901215263</c:v>
                </c:pt>
                <c:pt idx="220">
                  <c:v>57.69841340540502</c:v>
                </c:pt>
                <c:pt idx="221">
                  <c:v>55.397052094223916</c:v>
                </c:pt>
                <c:pt idx="222">
                  <c:v>49.321678225534221</c:v>
                </c:pt>
                <c:pt idx="223">
                  <c:v>38.740136339049307</c:v>
                </c:pt>
                <c:pt idx="224">
                  <c:v>29.239615394920474</c:v>
                </c:pt>
                <c:pt idx="225">
                  <c:v>18.688953990387372</c:v>
                </c:pt>
                <c:pt idx="226">
                  <c:v>2.8295432096641373</c:v>
                </c:pt>
                <c:pt idx="227">
                  <c:v>-29.172611056601372</c:v>
                </c:pt>
                <c:pt idx="228">
                  <c:v>-55.431232968884785</c:v>
                </c:pt>
                <c:pt idx="229">
                  <c:v>-59.071108650587156</c:v>
                </c:pt>
                <c:pt idx="230">
                  <c:v>-55.640124892592631</c:v>
                </c:pt>
                <c:pt idx="231">
                  <c:v>-48.543191038502293</c:v>
                </c:pt>
                <c:pt idx="232">
                  <c:v>-44.329960832098564</c:v>
                </c:pt>
                <c:pt idx="233">
                  <c:v>-41.04578218655449</c:v>
                </c:pt>
                <c:pt idx="234">
                  <c:v>-47.173452743684408</c:v>
                </c:pt>
                <c:pt idx="235">
                  <c:v>-59.482069991555498</c:v>
                </c:pt>
                <c:pt idx="236">
                  <c:v>-67.959899014780149</c:v>
                </c:pt>
                <c:pt idx="237">
                  <c:v>-71.733322073502521</c:v>
                </c:pt>
                <c:pt idx="238">
                  <c:v>-77.241932814854536</c:v>
                </c:pt>
                <c:pt idx="239">
                  <c:v>-81.096570624147674</c:v>
                </c:pt>
                <c:pt idx="240">
                  <c:v>-79.788888143957394</c:v>
                </c:pt>
                <c:pt idx="241">
                  <c:v>-72.577246278367497</c:v>
                </c:pt>
                <c:pt idx="242">
                  <c:v>-63.076040622565891</c:v>
                </c:pt>
                <c:pt idx="243">
                  <c:v>-55.436927843075317</c:v>
                </c:pt>
                <c:pt idx="244">
                  <c:v>-51.417890776772623</c:v>
                </c:pt>
                <c:pt idx="245">
                  <c:v>-49.950172598536525</c:v>
                </c:pt>
                <c:pt idx="246">
                  <c:v>-49.532372659817241</c:v>
                </c:pt>
                <c:pt idx="247">
                  <c:v>-49.251266215686272</c:v>
                </c:pt>
                <c:pt idx="248">
                  <c:v>-48.053589233427758</c:v>
                </c:pt>
                <c:pt idx="249">
                  <c:v>-47.17457671121106</c:v>
                </c:pt>
                <c:pt idx="250">
                  <c:v>-46.975390590734882</c:v>
                </c:pt>
                <c:pt idx="251">
                  <c:v>-47.79299766634518</c:v>
                </c:pt>
                <c:pt idx="252">
                  <c:v>-49.759749358352394</c:v>
                </c:pt>
                <c:pt idx="253">
                  <c:v>-51.309928623200115</c:v>
                </c:pt>
                <c:pt idx="254">
                  <c:v>-51.532009389880919</c:v>
                </c:pt>
                <c:pt idx="255">
                  <c:v>-52.31209589135441</c:v>
                </c:pt>
                <c:pt idx="256">
                  <c:v>-53.024480499295144</c:v>
                </c:pt>
                <c:pt idx="257">
                  <c:v>-53.808640847374591</c:v>
                </c:pt>
                <c:pt idx="258">
                  <c:v>-55.061911335741613</c:v>
                </c:pt>
                <c:pt idx="259">
                  <c:v>-57.139520051781815</c:v>
                </c:pt>
                <c:pt idx="260">
                  <c:v>-59.754846525093896</c:v>
                </c:pt>
                <c:pt idx="261">
                  <c:v>-62.908641321485526</c:v>
                </c:pt>
                <c:pt idx="262">
                  <c:v>-65.685340813945629</c:v>
                </c:pt>
                <c:pt idx="263">
                  <c:v>-66.981217637974211</c:v>
                </c:pt>
                <c:pt idx="264">
                  <c:v>-66.381678149656182</c:v>
                </c:pt>
                <c:pt idx="265">
                  <c:v>-64.356653017911995</c:v>
                </c:pt>
                <c:pt idx="266">
                  <c:v>-63.129857367985558</c:v>
                </c:pt>
                <c:pt idx="267">
                  <c:v>-63.46219983343628</c:v>
                </c:pt>
                <c:pt idx="268">
                  <c:v>-67.541060891667442</c:v>
                </c:pt>
                <c:pt idx="269">
                  <c:v>-74.791188334223165</c:v>
                </c:pt>
                <c:pt idx="270">
                  <c:v>-81.788131898046814</c:v>
                </c:pt>
                <c:pt idx="271">
                  <c:v>-87.802192343102391</c:v>
                </c:pt>
                <c:pt idx="272">
                  <c:v>-83.865712697450405</c:v>
                </c:pt>
                <c:pt idx="273">
                  <c:v>-76.754220414297706</c:v>
                </c:pt>
                <c:pt idx="274">
                  <c:v>-69.130928082540251</c:v>
                </c:pt>
                <c:pt idx="275">
                  <c:v>-60.249194014256119</c:v>
                </c:pt>
                <c:pt idx="276">
                  <c:v>-41.832343995784278</c:v>
                </c:pt>
                <c:pt idx="277">
                  <c:v>-8.6058753319748877</c:v>
                </c:pt>
                <c:pt idx="278">
                  <c:v>23.454695453622929</c:v>
                </c:pt>
                <c:pt idx="279">
                  <c:v>33.625470019504753</c:v>
                </c:pt>
                <c:pt idx="280">
                  <c:v>30.34182087649371</c:v>
                </c:pt>
                <c:pt idx="281">
                  <c:v>28.600754284362957</c:v>
                </c:pt>
                <c:pt idx="282">
                  <c:v>30.30894205216865</c:v>
                </c:pt>
                <c:pt idx="283">
                  <c:v>34.481798661109565</c:v>
                </c:pt>
                <c:pt idx="284">
                  <c:v>42.040542604530089</c:v>
                </c:pt>
                <c:pt idx="285">
                  <c:v>48.256234813151337</c:v>
                </c:pt>
                <c:pt idx="286">
                  <c:v>46.009525313670579</c:v>
                </c:pt>
                <c:pt idx="287">
                  <c:v>43.80915154607596</c:v>
                </c:pt>
                <c:pt idx="288">
                  <c:v>39.866250958123814</c:v>
                </c:pt>
                <c:pt idx="289">
                  <c:v>37.742701747665024</c:v>
                </c:pt>
                <c:pt idx="290">
                  <c:v>40.615919501112252</c:v>
                </c:pt>
                <c:pt idx="291">
                  <c:v>43.5397008748863</c:v>
                </c:pt>
                <c:pt idx="292">
                  <c:v>46.514778227648677</c:v>
                </c:pt>
                <c:pt idx="293">
                  <c:v>51.85206533615564</c:v>
                </c:pt>
                <c:pt idx="294">
                  <c:v>56.201814506820114</c:v>
                </c:pt>
                <c:pt idx="295">
                  <c:v>59.359139213642472</c:v>
                </c:pt>
                <c:pt idx="296">
                  <c:v>62.083183238677719</c:v>
                </c:pt>
                <c:pt idx="297">
                  <c:v>64.391031546005621</c:v>
                </c:pt>
                <c:pt idx="298">
                  <c:v>65.421090556826158</c:v>
                </c:pt>
                <c:pt idx="299">
                  <c:v>67.033644401416439</c:v>
                </c:pt>
                <c:pt idx="300">
                  <c:v>68.391647760339822</c:v>
                </c:pt>
                <c:pt idx="301">
                  <c:v>68.998256413015724</c:v>
                </c:pt>
                <c:pt idx="302">
                  <c:v>69.153740358617171</c:v>
                </c:pt>
                <c:pt idx="303">
                  <c:v>69.263181208428975</c:v>
                </c:pt>
                <c:pt idx="304">
                  <c:v>69.176825542324636</c:v>
                </c:pt>
                <c:pt idx="305">
                  <c:v>69.450508554139219</c:v>
                </c:pt>
                <c:pt idx="306">
                  <c:v>69.519654511413037</c:v>
                </c:pt>
                <c:pt idx="307">
                  <c:v>69.184070456433318</c:v>
                </c:pt>
                <c:pt idx="308">
                  <c:v>68.262549509825149</c:v>
                </c:pt>
                <c:pt idx="309">
                  <c:v>66.21895800720398</c:v>
                </c:pt>
                <c:pt idx="310">
                  <c:v>63.698891286465432</c:v>
                </c:pt>
                <c:pt idx="311">
                  <c:v>60.566226121590915</c:v>
                </c:pt>
                <c:pt idx="312">
                  <c:v>57.148594912903917</c:v>
                </c:pt>
                <c:pt idx="313">
                  <c:v>52.905157819123673</c:v>
                </c:pt>
                <c:pt idx="314">
                  <c:v>48.639251798631456</c:v>
                </c:pt>
                <c:pt idx="315">
                  <c:v>44.355065606615199</c:v>
                </c:pt>
                <c:pt idx="316">
                  <c:v>40.966145924129748</c:v>
                </c:pt>
                <c:pt idx="317">
                  <c:v>37.615585083106133</c:v>
                </c:pt>
                <c:pt idx="318">
                  <c:v>33.948749421299659</c:v>
                </c:pt>
                <c:pt idx="319">
                  <c:v>29.756982227922027</c:v>
                </c:pt>
                <c:pt idx="320">
                  <c:v>26.330314681184504</c:v>
                </c:pt>
                <c:pt idx="321">
                  <c:v>19.939675752423632</c:v>
                </c:pt>
                <c:pt idx="322">
                  <c:v>13.204843888055969</c:v>
                </c:pt>
                <c:pt idx="323">
                  <c:v>4.4614592891428204</c:v>
                </c:pt>
                <c:pt idx="324">
                  <c:v>-3.731745250752299</c:v>
                </c:pt>
                <c:pt idx="325">
                  <c:v>-9.8045213868846872</c:v>
                </c:pt>
                <c:pt idx="326">
                  <c:v>-15.862480722201802</c:v>
                </c:pt>
                <c:pt idx="327">
                  <c:v>-22.230924370180524</c:v>
                </c:pt>
                <c:pt idx="328">
                  <c:v>-32.064511404166332</c:v>
                </c:pt>
                <c:pt idx="329">
                  <c:v>-41.784467550613613</c:v>
                </c:pt>
                <c:pt idx="330">
                  <c:v>-51.188588515392254</c:v>
                </c:pt>
                <c:pt idx="331">
                  <c:v>-59.094672339818551</c:v>
                </c:pt>
                <c:pt idx="332">
                  <c:v>-64.838661332768368</c:v>
                </c:pt>
                <c:pt idx="333">
                  <c:v>-68.136135410617342</c:v>
                </c:pt>
                <c:pt idx="334">
                  <c:v>-70.828122990098137</c:v>
                </c:pt>
                <c:pt idx="335">
                  <c:v>-73.606244278556176</c:v>
                </c:pt>
                <c:pt idx="336">
                  <c:v>-72.230525582838894</c:v>
                </c:pt>
                <c:pt idx="337">
                  <c:v>-55.895645880107431</c:v>
                </c:pt>
                <c:pt idx="338">
                  <c:v>-47.064090555676721</c:v>
                </c:pt>
                <c:pt idx="339">
                  <c:v>-46.636298206644021</c:v>
                </c:pt>
                <c:pt idx="340">
                  <c:v>-45.912583688678168</c:v>
                </c:pt>
                <c:pt idx="341">
                  <c:v>-41.385184470344157</c:v>
                </c:pt>
                <c:pt idx="342">
                  <c:v>-36.007909638864135</c:v>
                </c:pt>
                <c:pt idx="343">
                  <c:v>-36.399096089852698</c:v>
                </c:pt>
                <c:pt idx="344">
                  <c:v>-42.450561357876985</c:v>
                </c:pt>
                <c:pt idx="345">
                  <c:v>-47.613229181995784</c:v>
                </c:pt>
                <c:pt idx="346">
                  <c:v>-52.294496628293352</c:v>
                </c:pt>
                <c:pt idx="347">
                  <c:v>-56.505897369273434</c:v>
                </c:pt>
                <c:pt idx="348">
                  <c:v>-59.323056029972697</c:v>
                </c:pt>
                <c:pt idx="349">
                  <c:v>-60.778877752126355</c:v>
                </c:pt>
                <c:pt idx="350">
                  <c:v>-60.632859113288021</c:v>
                </c:pt>
                <c:pt idx="351">
                  <c:v>-58.911636465824721</c:v>
                </c:pt>
                <c:pt idx="352">
                  <c:v>-56.518911650484675</c:v>
                </c:pt>
                <c:pt idx="353">
                  <c:v>-54.394746482659762</c:v>
                </c:pt>
                <c:pt idx="354">
                  <c:v>-52.323058611044225</c:v>
                </c:pt>
                <c:pt idx="355">
                  <c:v>-50.609443932850738</c:v>
                </c:pt>
                <c:pt idx="356">
                  <c:v>-49.506406213206553</c:v>
                </c:pt>
                <c:pt idx="357">
                  <c:v>-48.951655546316381</c:v>
                </c:pt>
                <c:pt idx="358">
                  <c:v>-48.472950766516782</c:v>
                </c:pt>
                <c:pt idx="359">
                  <c:v>-48.482075789931372</c:v>
                </c:pt>
                <c:pt idx="360">
                  <c:v>-48.415323233414732</c:v>
                </c:pt>
                <c:pt idx="361">
                  <c:v>-49.469150103891359</c:v>
                </c:pt>
                <c:pt idx="362">
                  <c:v>-51.678493688329716</c:v>
                </c:pt>
                <c:pt idx="363">
                  <c:v>-54.492871346880968</c:v>
                </c:pt>
                <c:pt idx="364">
                  <c:v>-60.017698504366258</c:v>
                </c:pt>
                <c:pt idx="365">
                  <c:v>-64.237236833588582</c:v>
                </c:pt>
                <c:pt idx="366">
                  <c:v>-66.426469601670604</c:v>
                </c:pt>
                <c:pt idx="367">
                  <c:v>-66.807050739960843</c:v>
                </c:pt>
                <c:pt idx="368">
                  <c:v>-65.363220485224375</c:v>
                </c:pt>
                <c:pt idx="369">
                  <c:v>-62.328391124228268</c:v>
                </c:pt>
                <c:pt idx="370">
                  <c:v>-59.627607057604685</c:v>
                </c:pt>
                <c:pt idx="371">
                  <c:v>-57.832350389464246</c:v>
                </c:pt>
                <c:pt idx="372">
                  <c:v>-57.282355687017535</c:v>
                </c:pt>
                <c:pt idx="373">
                  <c:v>-57.658631590658722</c:v>
                </c:pt>
                <c:pt idx="374">
                  <c:v>-56.456604528421238</c:v>
                </c:pt>
                <c:pt idx="375">
                  <c:v>-55.023473629533918</c:v>
                </c:pt>
                <c:pt idx="376">
                  <c:v>-53.964727225164353</c:v>
                </c:pt>
                <c:pt idx="377">
                  <c:v>-50.347046647959289</c:v>
                </c:pt>
                <c:pt idx="378">
                  <c:v>-41.753079815053503</c:v>
                </c:pt>
                <c:pt idx="379">
                  <c:v>-36.540488104521323</c:v>
                </c:pt>
                <c:pt idx="380">
                  <c:v>-25.268815838870825</c:v>
                </c:pt>
                <c:pt idx="381">
                  <c:v>-9.3503331556910911</c:v>
                </c:pt>
                <c:pt idx="382">
                  <c:v>7.9706040838311445</c:v>
                </c:pt>
                <c:pt idx="383">
                  <c:v>19.826665929421139</c:v>
                </c:pt>
                <c:pt idx="384">
                  <c:v>22.600709419318559</c:v>
                </c:pt>
                <c:pt idx="385">
                  <c:v>22.833118414204844</c:v>
                </c:pt>
                <c:pt idx="386">
                  <c:v>18.355179269840026</c:v>
                </c:pt>
                <c:pt idx="387">
                  <c:v>16.405581468183552</c:v>
                </c:pt>
                <c:pt idx="388">
                  <c:v>19.864701918889335</c:v>
                </c:pt>
                <c:pt idx="389">
                  <c:v>29.549356717327033</c:v>
                </c:pt>
                <c:pt idx="390">
                  <c:v>39.22902294254807</c:v>
                </c:pt>
                <c:pt idx="391">
                  <c:v>43.220415277644591</c:v>
                </c:pt>
                <c:pt idx="392">
                  <c:v>46.15183191639202</c:v>
                </c:pt>
                <c:pt idx="393">
                  <c:v>48.943471783303771</c:v>
                </c:pt>
                <c:pt idx="394">
                  <c:v>50.795313285439903</c:v>
                </c:pt>
                <c:pt idx="395">
                  <c:v>53.578534589806154</c:v>
                </c:pt>
                <c:pt idx="396">
                  <c:v>54.527882078049636</c:v>
                </c:pt>
                <c:pt idx="397">
                  <c:v>53.934362840898814</c:v>
                </c:pt>
                <c:pt idx="398">
                  <c:v>53.333596214355815</c:v>
                </c:pt>
                <c:pt idx="399">
                  <c:v>51.691736647353174</c:v>
                </c:pt>
                <c:pt idx="400">
                  <c:v>52.080719958700996</c:v>
                </c:pt>
                <c:pt idx="401">
                  <c:v>53.935536040655961</c:v>
                </c:pt>
                <c:pt idx="402">
                  <c:v>56.975035500716622</c:v>
                </c:pt>
                <c:pt idx="403">
                  <c:v>60.456875518597919</c:v>
                </c:pt>
                <c:pt idx="404">
                  <c:v>63.432311640906512</c:v>
                </c:pt>
                <c:pt idx="405">
                  <c:v>65.397798055563783</c:v>
                </c:pt>
                <c:pt idx="406">
                  <c:v>66.493774105479346</c:v>
                </c:pt>
                <c:pt idx="407">
                  <c:v>67.056724027910576</c:v>
                </c:pt>
                <c:pt idx="408">
                  <c:v>66.389071288308244</c:v>
                </c:pt>
                <c:pt idx="409">
                  <c:v>64.720990746085334</c:v>
                </c:pt>
                <c:pt idx="410">
                  <c:v>62.962098588522153</c:v>
                </c:pt>
                <c:pt idx="411">
                  <c:v>61.373546074516362</c:v>
                </c:pt>
                <c:pt idx="412">
                  <c:v>59.690009736430952</c:v>
                </c:pt>
                <c:pt idx="413">
                  <c:v>57.589876752505205</c:v>
                </c:pt>
                <c:pt idx="414">
                  <c:v>55.247444011905799</c:v>
                </c:pt>
                <c:pt idx="415">
                  <c:v>52.702719081451995</c:v>
                </c:pt>
                <c:pt idx="416">
                  <c:v>49.659213208846595</c:v>
                </c:pt>
                <c:pt idx="417">
                  <c:v>47.659443871713997</c:v>
                </c:pt>
                <c:pt idx="418">
                  <c:v>45.539614011444691</c:v>
                </c:pt>
                <c:pt idx="419">
                  <c:v>42.563703081705043</c:v>
                </c:pt>
                <c:pt idx="420">
                  <c:v>37.738448887102059</c:v>
                </c:pt>
                <c:pt idx="421">
                  <c:v>31.978627546894721</c:v>
                </c:pt>
                <c:pt idx="422">
                  <c:v>26.912482722659504</c:v>
                </c:pt>
                <c:pt idx="423">
                  <c:v>21.802794261134572</c:v>
                </c:pt>
                <c:pt idx="424">
                  <c:v>15.000380498690872</c:v>
                </c:pt>
                <c:pt idx="425">
                  <c:v>7.2253523066432663</c:v>
                </c:pt>
                <c:pt idx="426">
                  <c:v>-0.45565682931924317</c:v>
                </c:pt>
                <c:pt idx="427">
                  <c:v>-8.8621265103323239</c:v>
                </c:pt>
                <c:pt idx="428">
                  <c:v>-14.814288098895929</c:v>
                </c:pt>
                <c:pt idx="429">
                  <c:v>-21.186723821849466</c:v>
                </c:pt>
                <c:pt idx="430">
                  <c:v>-29.947976688868444</c:v>
                </c:pt>
                <c:pt idx="431">
                  <c:v>-44.235826532651565</c:v>
                </c:pt>
                <c:pt idx="432">
                  <c:v>-57.476910310737125</c:v>
                </c:pt>
                <c:pt idx="433">
                  <c:v>-65.328929499288307</c:v>
                </c:pt>
                <c:pt idx="434">
                  <c:v>-69.567105270618057</c:v>
                </c:pt>
                <c:pt idx="435">
                  <c:v>-67.327649371902609</c:v>
                </c:pt>
                <c:pt idx="436">
                  <c:v>-62.006744057595306</c:v>
                </c:pt>
                <c:pt idx="437">
                  <c:v>-47.663503105609834</c:v>
                </c:pt>
                <c:pt idx="438">
                  <c:v>-43.727576607781366</c:v>
                </c:pt>
                <c:pt idx="439">
                  <c:v>-45.183440018549263</c:v>
                </c:pt>
                <c:pt idx="440">
                  <c:v>-47.956105921230225</c:v>
                </c:pt>
                <c:pt idx="441">
                  <c:v>-49.300507450682943</c:v>
                </c:pt>
                <c:pt idx="442">
                  <c:v>-49.205551455225503</c:v>
                </c:pt>
                <c:pt idx="443">
                  <c:v>-47.942781242026413</c:v>
                </c:pt>
                <c:pt idx="444">
                  <c:v>-44.844058660661595</c:v>
                </c:pt>
                <c:pt idx="445">
                  <c:v>-41.190445302226138</c:v>
                </c:pt>
                <c:pt idx="446">
                  <c:v>-37.565506480261291</c:v>
                </c:pt>
                <c:pt idx="447">
                  <c:v>-34.76380802490327</c:v>
                </c:pt>
                <c:pt idx="448">
                  <c:v>-33.26433975122702</c:v>
                </c:pt>
                <c:pt idx="449">
                  <c:v>-32.610961405463307</c:v>
                </c:pt>
                <c:pt idx="450">
                  <c:v>-32.83567346625631</c:v>
                </c:pt>
                <c:pt idx="451">
                  <c:v>-34.349040890882144</c:v>
                </c:pt>
                <c:pt idx="452">
                  <c:v>-36.86456384245308</c:v>
                </c:pt>
                <c:pt idx="453">
                  <c:v>-39.585457452517254</c:v>
                </c:pt>
                <c:pt idx="454">
                  <c:v>-41.261542831843869</c:v>
                </c:pt>
                <c:pt idx="455">
                  <c:v>-43.737157260180609</c:v>
                </c:pt>
                <c:pt idx="456">
                  <c:v>-46.39205997315895</c:v>
                </c:pt>
                <c:pt idx="457">
                  <c:v>-49.009721082363797</c:v>
                </c:pt>
                <c:pt idx="458">
                  <c:v>-51.793408367047569</c:v>
                </c:pt>
                <c:pt idx="459">
                  <c:v>-53.120647575252057</c:v>
                </c:pt>
                <c:pt idx="460">
                  <c:v>-54.194147115765873</c:v>
                </c:pt>
                <c:pt idx="461">
                  <c:v>-57.377851057656564</c:v>
                </c:pt>
                <c:pt idx="462">
                  <c:v>-61.72144644106757</c:v>
                </c:pt>
                <c:pt idx="463">
                  <c:v>-66.918390444504638</c:v>
                </c:pt>
                <c:pt idx="464">
                  <c:v>-72.471911118763359</c:v>
                </c:pt>
                <c:pt idx="465">
                  <c:v>-76.839474335300736</c:v>
                </c:pt>
                <c:pt idx="466">
                  <c:v>-79.449013214639848</c:v>
                </c:pt>
                <c:pt idx="467">
                  <c:v>-80.557117837162664</c:v>
                </c:pt>
                <c:pt idx="468">
                  <c:v>-81.195216569134871</c:v>
                </c:pt>
                <c:pt idx="469">
                  <c:v>-82.378067699122766</c:v>
                </c:pt>
                <c:pt idx="470">
                  <c:v>-84.094327708387155</c:v>
                </c:pt>
                <c:pt idx="471">
                  <c:v>-83.610246637910308</c:v>
                </c:pt>
                <c:pt idx="472">
                  <c:v>-73.541675571821003</c:v>
                </c:pt>
                <c:pt idx="473">
                  <c:v>-63.173972717464274</c:v>
                </c:pt>
                <c:pt idx="474">
                  <c:v>-53.885661873364818</c:v>
                </c:pt>
                <c:pt idx="475">
                  <c:v>-45.195801017514995</c:v>
                </c:pt>
                <c:pt idx="476">
                  <c:v>-31.246021584178656</c:v>
                </c:pt>
                <c:pt idx="477">
                  <c:v>-14.213641958092925</c:v>
                </c:pt>
                <c:pt idx="478">
                  <c:v>7.8379540885466685</c:v>
                </c:pt>
                <c:pt idx="479">
                  <c:v>24.841731769181628</c:v>
                </c:pt>
                <c:pt idx="480">
                  <c:v>32.237395822126196</c:v>
                </c:pt>
                <c:pt idx="481">
                  <c:v>29.322994903763281</c:v>
                </c:pt>
                <c:pt idx="482">
                  <c:v>29.517246240092042</c:v>
                </c:pt>
                <c:pt idx="483">
                  <c:v>28.91607971335392</c:v>
                </c:pt>
                <c:pt idx="484">
                  <c:v>32.111413581478061</c:v>
                </c:pt>
                <c:pt idx="485">
                  <c:v>38.336620982287094</c:v>
                </c:pt>
                <c:pt idx="486">
                  <c:v>42.858381879254168</c:v>
                </c:pt>
                <c:pt idx="487">
                  <c:v>46.072913623973328</c:v>
                </c:pt>
                <c:pt idx="488">
                  <c:v>49.627625711076711</c:v>
                </c:pt>
                <c:pt idx="489">
                  <c:v>51.401521161878854</c:v>
                </c:pt>
                <c:pt idx="490">
                  <c:v>50.983464954926362</c:v>
                </c:pt>
                <c:pt idx="491">
                  <c:v>50.059933521311869</c:v>
                </c:pt>
                <c:pt idx="492">
                  <c:v>50.305957356572009</c:v>
                </c:pt>
                <c:pt idx="493">
                  <c:v>51.726106243547733</c:v>
                </c:pt>
                <c:pt idx="494">
                  <c:v>54.053598627339348</c:v>
                </c:pt>
                <c:pt idx="495">
                  <c:v>55.279709618988434</c:v>
                </c:pt>
                <c:pt idx="496">
                  <c:v>56.327678251630942</c:v>
                </c:pt>
                <c:pt idx="497">
                  <c:v>58.288933810743487</c:v>
                </c:pt>
                <c:pt idx="498">
                  <c:v>59.701623847636377</c:v>
                </c:pt>
                <c:pt idx="499">
                  <c:v>60.468011999962968</c:v>
                </c:pt>
                <c:pt idx="500">
                  <c:v>60.629280109007922</c:v>
                </c:pt>
                <c:pt idx="501">
                  <c:v>60.832158257356717</c:v>
                </c:pt>
                <c:pt idx="502">
                  <c:v>61.444415645901138</c:v>
                </c:pt>
                <c:pt idx="503">
                  <c:v>62.389040433674801</c:v>
                </c:pt>
                <c:pt idx="504">
                  <c:v>63.020421553651524</c:v>
                </c:pt>
                <c:pt idx="505">
                  <c:v>63.19814004793524</c:v>
                </c:pt>
                <c:pt idx="506">
                  <c:v>62.722166618029092</c:v>
                </c:pt>
                <c:pt idx="507">
                  <c:v>61.176628650122431</c:v>
                </c:pt>
                <c:pt idx="508">
                  <c:v>58.850256647535566</c:v>
                </c:pt>
                <c:pt idx="509">
                  <c:v>55.426339524762156</c:v>
                </c:pt>
                <c:pt idx="510">
                  <c:v>52.1944853916985</c:v>
                </c:pt>
                <c:pt idx="511">
                  <c:v>49.796937846793234</c:v>
                </c:pt>
                <c:pt idx="512">
                  <c:v>45.952130987819665</c:v>
                </c:pt>
                <c:pt idx="513">
                  <c:v>42.646764886930292</c:v>
                </c:pt>
                <c:pt idx="514">
                  <c:v>39.879373702942516</c:v>
                </c:pt>
                <c:pt idx="515">
                  <c:v>37.614131993062486</c:v>
                </c:pt>
                <c:pt idx="516">
                  <c:v>36.58058351450498</c:v>
                </c:pt>
                <c:pt idx="517">
                  <c:v>35.716174048471196</c:v>
                </c:pt>
                <c:pt idx="518">
                  <c:v>32.760054383594067</c:v>
                </c:pt>
                <c:pt idx="519">
                  <c:v>27.087878156675934</c:v>
                </c:pt>
                <c:pt idx="520">
                  <c:v>20.343040426333399</c:v>
                </c:pt>
                <c:pt idx="521">
                  <c:v>13.966358050267729</c:v>
                </c:pt>
                <c:pt idx="522">
                  <c:v>7.9153747789682081</c:v>
                </c:pt>
                <c:pt idx="523">
                  <c:v>2.4989017519234369</c:v>
                </c:pt>
                <c:pt idx="524">
                  <c:v>-6.1482752768615221</c:v>
                </c:pt>
                <c:pt idx="525">
                  <c:v>-14.832262699930359</c:v>
                </c:pt>
                <c:pt idx="526">
                  <c:v>-22.517506922010458</c:v>
                </c:pt>
                <c:pt idx="527">
                  <c:v>-32.469266539450707</c:v>
                </c:pt>
                <c:pt idx="528">
                  <c:v>-47.831248249927889</c:v>
                </c:pt>
                <c:pt idx="529">
                  <c:v>-65.241155248613509</c:v>
                </c:pt>
                <c:pt idx="530">
                  <c:v>-75.345724212149875</c:v>
                </c:pt>
                <c:pt idx="531">
                  <c:v>-78.235850454467695</c:v>
                </c:pt>
                <c:pt idx="532">
                  <c:v>-73.150587883555531</c:v>
                </c:pt>
                <c:pt idx="533">
                  <c:v>-66.886362279508191</c:v>
                </c:pt>
                <c:pt idx="534">
                  <c:v>-62.15077356000802</c:v>
                </c:pt>
                <c:pt idx="535">
                  <c:v>-57.226885962281393</c:v>
                </c:pt>
                <c:pt idx="536">
                  <c:v>-48.948365253849609</c:v>
                </c:pt>
                <c:pt idx="537">
                  <c:v>-45.961498175193817</c:v>
                </c:pt>
                <c:pt idx="538">
                  <c:v>-46.383593114035818</c:v>
                </c:pt>
                <c:pt idx="539">
                  <c:v>-47.221527279290314</c:v>
                </c:pt>
                <c:pt idx="540">
                  <c:v>-47.829560502201161</c:v>
                </c:pt>
                <c:pt idx="541">
                  <c:v>-47.698282368451245</c:v>
                </c:pt>
                <c:pt idx="542">
                  <c:v>-45.810084310068198</c:v>
                </c:pt>
                <c:pt idx="543">
                  <c:v>-41.255989327072164</c:v>
                </c:pt>
                <c:pt idx="544">
                  <c:v>-37.037805429442727</c:v>
                </c:pt>
                <c:pt idx="545">
                  <c:v>-35.690648830879475</c:v>
                </c:pt>
                <c:pt idx="546">
                  <c:v>-36.512270414739007</c:v>
                </c:pt>
                <c:pt idx="547">
                  <c:v>-38.824185997404108</c:v>
                </c:pt>
                <c:pt idx="548">
                  <c:v>-42.224912967055694</c:v>
                </c:pt>
                <c:pt idx="549">
                  <c:v>-46.718610080842588</c:v>
                </c:pt>
                <c:pt idx="550">
                  <c:v>-49.970523846110545</c:v>
                </c:pt>
                <c:pt idx="551">
                  <c:v>-49.972819518931395</c:v>
                </c:pt>
                <c:pt idx="552">
                  <c:v>-48.428386520159528</c:v>
                </c:pt>
                <c:pt idx="553">
                  <c:v>-47.165685867073314</c:v>
                </c:pt>
                <c:pt idx="554">
                  <c:v>-47.073504727682248</c:v>
                </c:pt>
                <c:pt idx="555">
                  <c:v>-47.696476705836837</c:v>
                </c:pt>
                <c:pt idx="556">
                  <c:v>-47.533648616468412</c:v>
                </c:pt>
                <c:pt idx="557">
                  <c:v>-45.140540953125559</c:v>
                </c:pt>
                <c:pt idx="558">
                  <c:v>-43.465383282580298</c:v>
                </c:pt>
                <c:pt idx="559">
                  <c:v>-42.198790583731906</c:v>
                </c:pt>
                <c:pt idx="560">
                  <c:v>-41.700282297067027</c:v>
                </c:pt>
                <c:pt idx="561">
                  <c:v>-43.96699306440587</c:v>
                </c:pt>
                <c:pt idx="562">
                  <c:v>-47.995767963367221</c:v>
                </c:pt>
                <c:pt idx="563">
                  <c:v>-52.158082614023463</c:v>
                </c:pt>
                <c:pt idx="564">
                  <c:v>-54.196690371258555</c:v>
                </c:pt>
                <c:pt idx="565">
                  <c:v>-57.629424137929838</c:v>
                </c:pt>
                <c:pt idx="566">
                  <c:v>-59.144064488786412</c:v>
                </c:pt>
                <c:pt idx="567">
                  <c:v>-60.044810850697843</c:v>
                </c:pt>
                <c:pt idx="568">
                  <c:v>-60.685116065065351</c:v>
                </c:pt>
                <c:pt idx="569">
                  <c:v>-57.781220940888829</c:v>
                </c:pt>
                <c:pt idx="570">
                  <c:v>-47.837022572266456</c:v>
                </c:pt>
                <c:pt idx="571">
                  <c:v>-36.154898461970994</c:v>
                </c:pt>
                <c:pt idx="572">
                  <c:v>-27.857747191636218</c:v>
                </c:pt>
                <c:pt idx="573">
                  <c:v>-19.177606843939142</c:v>
                </c:pt>
                <c:pt idx="574">
                  <c:v>-12.680346253155431</c:v>
                </c:pt>
                <c:pt idx="575">
                  <c:v>-1.182832319203923</c:v>
                </c:pt>
                <c:pt idx="576">
                  <c:v>7.5689177224650876</c:v>
                </c:pt>
                <c:pt idx="577">
                  <c:v>15.056220045757016</c:v>
                </c:pt>
                <c:pt idx="578">
                  <c:v>21.777117604994576</c:v>
                </c:pt>
                <c:pt idx="579">
                  <c:v>26.636903772307782</c:v>
                </c:pt>
                <c:pt idx="580">
                  <c:v>29.742132134465347</c:v>
                </c:pt>
                <c:pt idx="581">
                  <c:v>30.421538176623176</c:v>
                </c:pt>
                <c:pt idx="582">
                  <c:v>30.771089245822203</c:v>
                </c:pt>
                <c:pt idx="583">
                  <c:v>33.284669334644377</c:v>
                </c:pt>
                <c:pt idx="584">
                  <c:v>37.720137202853458</c:v>
                </c:pt>
                <c:pt idx="585">
                  <c:v>45.122208390906302</c:v>
                </c:pt>
                <c:pt idx="586">
                  <c:v>53.230647735509145</c:v>
                </c:pt>
                <c:pt idx="587">
                  <c:v>57.176086964992052</c:v>
                </c:pt>
                <c:pt idx="588">
                  <c:v>56.430282487594809</c:v>
                </c:pt>
                <c:pt idx="589">
                  <c:v>55.204541584185982</c:v>
                </c:pt>
                <c:pt idx="590">
                  <c:v>54.936820848511168</c:v>
                </c:pt>
                <c:pt idx="591">
                  <c:v>55.288087271648394</c:v>
                </c:pt>
                <c:pt idx="592">
                  <c:v>56.813810968729591</c:v>
                </c:pt>
                <c:pt idx="593">
                  <c:v>58.145876101037118</c:v>
                </c:pt>
                <c:pt idx="594">
                  <c:v>58.936597991135017</c:v>
                </c:pt>
                <c:pt idx="595">
                  <c:v>59.129631942628606</c:v>
                </c:pt>
                <c:pt idx="596">
                  <c:v>59.155913236934488</c:v>
                </c:pt>
                <c:pt idx="597">
                  <c:v>59.884874665564219</c:v>
                </c:pt>
                <c:pt idx="598">
                  <c:v>60.803441426896235</c:v>
                </c:pt>
                <c:pt idx="599">
                  <c:v>60.548971748491041</c:v>
                </c:pt>
                <c:pt idx="600">
                  <c:v>59.228167050258335</c:v>
                </c:pt>
                <c:pt idx="601">
                  <c:v>57.506441864235597</c:v>
                </c:pt>
                <c:pt idx="602">
                  <c:v>57.131201198946115</c:v>
                </c:pt>
                <c:pt idx="603">
                  <c:v>57.467696286371073</c:v>
                </c:pt>
                <c:pt idx="604">
                  <c:v>56.687568978937534</c:v>
                </c:pt>
                <c:pt idx="605">
                  <c:v>56.016150419920187</c:v>
                </c:pt>
                <c:pt idx="606">
                  <c:v>55.135551524292921</c:v>
                </c:pt>
                <c:pt idx="607">
                  <c:v>53.460127310366055</c:v>
                </c:pt>
                <c:pt idx="608">
                  <c:v>51.967795335259758</c:v>
                </c:pt>
                <c:pt idx="609">
                  <c:v>48.44027718730279</c:v>
                </c:pt>
                <c:pt idx="610">
                  <c:v>45.011117437192233</c:v>
                </c:pt>
                <c:pt idx="611">
                  <c:v>43.039167268564789</c:v>
                </c:pt>
                <c:pt idx="612">
                  <c:v>41.924432233029677</c:v>
                </c:pt>
                <c:pt idx="613">
                  <c:v>41.170796075981542</c:v>
                </c:pt>
                <c:pt idx="614">
                  <c:v>39.111543136259677</c:v>
                </c:pt>
                <c:pt idx="615">
                  <c:v>34.954877930673</c:v>
                </c:pt>
                <c:pt idx="616">
                  <c:v>29.738571024801669</c:v>
                </c:pt>
                <c:pt idx="617">
                  <c:v>24.711796984457362</c:v>
                </c:pt>
                <c:pt idx="618">
                  <c:v>21.802179777402191</c:v>
                </c:pt>
                <c:pt idx="619">
                  <c:v>21.39452885695167</c:v>
                </c:pt>
                <c:pt idx="620">
                  <c:v>13.346821198203825</c:v>
                </c:pt>
                <c:pt idx="621">
                  <c:v>-0.85976851953131628</c:v>
                </c:pt>
                <c:pt idx="622">
                  <c:v>-13.265114241007591</c:v>
                </c:pt>
                <c:pt idx="623">
                  <c:v>-23.686681354667613</c:v>
                </c:pt>
                <c:pt idx="624">
                  <c:v>-33.752503857607913</c:v>
                </c:pt>
                <c:pt idx="625">
                  <c:v>-43.885760047236666</c:v>
                </c:pt>
                <c:pt idx="626">
                  <c:v>-49.800102860989099</c:v>
                </c:pt>
                <c:pt idx="627">
                  <c:v>-54.606947890147111</c:v>
                </c:pt>
                <c:pt idx="628">
                  <c:v>-62.622365843657995</c:v>
                </c:pt>
                <c:pt idx="629">
                  <c:v>-67.471151559246792</c:v>
                </c:pt>
                <c:pt idx="630">
                  <c:v>-68.252620350450158</c:v>
                </c:pt>
                <c:pt idx="631">
                  <c:v>-65.122334996809357</c:v>
                </c:pt>
                <c:pt idx="632">
                  <c:v>-57.881566997061427</c:v>
                </c:pt>
                <c:pt idx="633">
                  <c:v>-48.708325651839786</c:v>
                </c:pt>
                <c:pt idx="634">
                  <c:v>-43.185697124234345</c:v>
                </c:pt>
                <c:pt idx="635">
                  <c:v>-42.918030691108662</c:v>
                </c:pt>
                <c:pt idx="636">
                  <c:v>-44.787835049520886</c:v>
                </c:pt>
                <c:pt idx="637">
                  <c:v>-45.768860999990991</c:v>
                </c:pt>
                <c:pt idx="638">
                  <c:v>-44.543301157503812</c:v>
                </c:pt>
                <c:pt idx="639">
                  <c:v>-41.742959007902755</c:v>
                </c:pt>
                <c:pt idx="640">
                  <c:v>-39.091333150190046</c:v>
                </c:pt>
                <c:pt idx="641">
                  <c:v>-38.842976418433487</c:v>
                </c:pt>
                <c:pt idx="642">
                  <c:v>-40.441949480571168</c:v>
                </c:pt>
                <c:pt idx="643">
                  <c:v>-42.825419919093214</c:v>
                </c:pt>
                <c:pt idx="644">
                  <c:v>-45.221167581587395</c:v>
                </c:pt>
                <c:pt idx="645">
                  <c:v>-46.088899272848053</c:v>
                </c:pt>
                <c:pt idx="646">
                  <c:v>-45.520532209523999</c:v>
                </c:pt>
                <c:pt idx="647">
                  <c:v>-43.943536717074188</c:v>
                </c:pt>
                <c:pt idx="648">
                  <c:v>-42.307550895002535</c:v>
                </c:pt>
                <c:pt idx="649">
                  <c:v>-42.084366298984996</c:v>
                </c:pt>
                <c:pt idx="650">
                  <c:v>-43.2645771805769</c:v>
                </c:pt>
                <c:pt idx="651">
                  <c:v>-46.076973786585697</c:v>
                </c:pt>
                <c:pt idx="652">
                  <c:v>-49.69578525803729</c:v>
                </c:pt>
                <c:pt idx="653">
                  <c:v>-53.223533005525894</c:v>
                </c:pt>
                <c:pt idx="654">
                  <c:v>-55.535045427432166</c:v>
                </c:pt>
                <c:pt idx="655">
                  <c:v>-56.926800104013914</c:v>
                </c:pt>
                <c:pt idx="656">
                  <c:v>-58.402599200691391</c:v>
                </c:pt>
                <c:pt idx="657">
                  <c:v>-58.421026299812944</c:v>
                </c:pt>
                <c:pt idx="658">
                  <c:v>-61.113930277714388</c:v>
                </c:pt>
                <c:pt idx="659">
                  <c:v>-64.950640898947867</c:v>
                </c:pt>
                <c:pt idx="660">
                  <c:v>-68.760330071381702</c:v>
                </c:pt>
                <c:pt idx="661">
                  <c:v>-72.88803237866064</c:v>
                </c:pt>
                <c:pt idx="662">
                  <c:v>-75.472707829462323</c:v>
                </c:pt>
                <c:pt idx="663">
                  <c:v>-75.420883347357801</c:v>
                </c:pt>
                <c:pt idx="664">
                  <c:v>-71.77629520851508</c:v>
                </c:pt>
                <c:pt idx="665">
                  <c:v>-66.071020419302329</c:v>
                </c:pt>
                <c:pt idx="666">
                  <c:v>-62.838006849798369</c:v>
                </c:pt>
                <c:pt idx="667">
                  <c:v>-54.346534608320233</c:v>
                </c:pt>
                <c:pt idx="668">
                  <c:v>-36.576550528492461</c:v>
                </c:pt>
                <c:pt idx="669">
                  <c:v>-15.767428871735056</c:v>
                </c:pt>
                <c:pt idx="670">
                  <c:v>3.8319268330883833</c:v>
                </c:pt>
                <c:pt idx="671">
                  <c:v>12.771492794687255</c:v>
                </c:pt>
                <c:pt idx="672">
                  <c:v>19.58643668256876</c:v>
                </c:pt>
                <c:pt idx="673">
                  <c:v>26.067889415202146</c:v>
                </c:pt>
                <c:pt idx="674">
                  <c:v>31.583071892531464</c:v>
                </c:pt>
                <c:pt idx="675">
                  <c:v>36.952091371492656</c:v>
                </c:pt>
                <c:pt idx="676">
                  <c:v>41.766813522731319</c:v>
                </c:pt>
                <c:pt idx="677">
                  <c:v>42.791157913250636</c:v>
                </c:pt>
                <c:pt idx="678">
                  <c:v>45.729086682547099</c:v>
                </c:pt>
                <c:pt idx="679">
                  <c:v>48.718655670505292</c:v>
                </c:pt>
                <c:pt idx="680">
                  <c:v>51.047081352573237</c:v>
                </c:pt>
                <c:pt idx="681">
                  <c:v>51.698592534515328</c:v>
                </c:pt>
                <c:pt idx="682">
                  <c:v>52.608662388382584</c:v>
                </c:pt>
                <c:pt idx="683">
                  <c:v>52.568039874613838</c:v>
                </c:pt>
                <c:pt idx="684">
                  <c:v>51.052600967634731</c:v>
                </c:pt>
                <c:pt idx="685">
                  <c:v>50.180998931528414</c:v>
                </c:pt>
                <c:pt idx="686">
                  <c:v>52.890186427164096</c:v>
                </c:pt>
                <c:pt idx="687">
                  <c:v>57.604884427431791</c:v>
                </c:pt>
                <c:pt idx="688">
                  <c:v>60.383125577128823</c:v>
                </c:pt>
                <c:pt idx="689">
                  <c:v>61.257439935913787</c:v>
                </c:pt>
                <c:pt idx="690">
                  <c:v>62.152376359232271</c:v>
                </c:pt>
                <c:pt idx="691">
                  <c:v>63.597227144324776</c:v>
                </c:pt>
                <c:pt idx="692">
                  <c:v>64.441761110630409</c:v>
                </c:pt>
                <c:pt idx="693">
                  <c:v>64.007084494468643</c:v>
                </c:pt>
                <c:pt idx="694">
                  <c:v>62.792226039280813</c:v>
                </c:pt>
                <c:pt idx="695">
                  <c:v>61.261458672477971</c:v>
                </c:pt>
                <c:pt idx="696">
                  <c:v>59.923378743498837</c:v>
                </c:pt>
                <c:pt idx="697">
                  <c:v>58.808789293277705</c:v>
                </c:pt>
                <c:pt idx="698">
                  <c:v>57.40574835871822</c:v>
                </c:pt>
                <c:pt idx="699">
                  <c:v>56.882114842932459</c:v>
                </c:pt>
                <c:pt idx="700">
                  <c:v>56.203772220333136</c:v>
                </c:pt>
                <c:pt idx="701">
                  <c:v>55.923254278590711</c:v>
                </c:pt>
                <c:pt idx="702">
                  <c:v>55.597714848410867</c:v>
                </c:pt>
                <c:pt idx="703">
                  <c:v>53.817637646073571</c:v>
                </c:pt>
                <c:pt idx="704">
                  <c:v>51.70848041553451</c:v>
                </c:pt>
                <c:pt idx="705">
                  <c:v>49.895712845146569</c:v>
                </c:pt>
                <c:pt idx="706">
                  <c:v>47.771878275532686</c:v>
                </c:pt>
                <c:pt idx="707">
                  <c:v>46.861769850967178</c:v>
                </c:pt>
                <c:pt idx="708">
                  <c:v>45.710345479920413</c:v>
                </c:pt>
                <c:pt idx="709">
                  <c:v>43.36451166996531</c:v>
                </c:pt>
                <c:pt idx="710">
                  <c:v>42.138102143483735</c:v>
                </c:pt>
                <c:pt idx="711">
                  <c:v>39.227928486930736</c:v>
                </c:pt>
                <c:pt idx="712">
                  <c:v>35.463860114708737</c:v>
                </c:pt>
                <c:pt idx="713">
                  <c:v>29.001179068708787</c:v>
                </c:pt>
                <c:pt idx="714">
                  <c:v>15.910539441731014</c:v>
                </c:pt>
                <c:pt idx="715">
                  <c:v>-5.1740554187101289</c:v>
                </c:pt>
                <c:pt idx="716">
                  <c:v>-29.376890224876476</c:v>
                </c:pt>
                <c:pt idx="717">
                  <c:v>-48.375855784991018</c:v>
                </c:pt>
                <c:pt idx="718">
                  <c:v>-57.432157300167042</c:v>
                </c:pt>
                <c:pt idx="719">
                  <c:v>-56.599689862328468</c:v>
                </c:pt>
                <c:pt idx="720">
                  <c:v>-49.997631741565023</c:v>
                </c:pt>
                <c:pt idx="721">
                  <c:v>-44.034773635304177</c:v>
                </c:pt>
                <c:pt idx="722">
                  <c:v>-36.716364444998554</c:v>
                </c:pt>
                <c:pt idx="723">
                  <c:v>-33.346394236486923</c:v>
                </c:pt>
                <c:pt idx="724">
                  <c:v>-35.871813622844833</c:v>
                </c:pt>
                <c:pt idx="725">
                  <c:v>-41.993902262882258</c:v>
                </c:pt>
                <c:pt idx="726">
                  <c:v>-48.020548389573527</c:v>
                </c:pt>
                <c:pt idx="727">
                  <c:v>-49.001959597694011</c:v>
                </c:pt>
                <c:pt idx="728">
                  <c:v>-45.235093943938828</c:v>
                </c:pt>
                <c:pt idx="729">
                  <c:v>-38.712335744775132</c:v>
                </c:pt>
                <c:pt idx="730">
                  <c:v>-33.524447250475973</c:v>
                </c:pt>
                <c:pt idx="731">
                  <c:v>-33.002884230634024</c:v>
                </c:pt>
                <c:pt idx="732">
                  <c:v>-35.911858219044042</c:v>
                </c:pt>
                <c:pt idx="733">
                  <c:v>-40.108074993507209</c:v>
                </c:pt>
                <c:pt idx="734">
                  <c:v>-44.218082189898489</c:v>
                </c:pt>
                <c:pt idx="735">
                  <c:v>-45.962508946417621</c:v>
                </c:pt>
                <c:pt idx="736">
                  <c:v>-46.679927782582986</c:v>
                </c:pt>
                <c:pt idx="737">
                  <c:v>-46.632616488673762</c:v>
                </c:pt>
                <c:pt idx="738">
                  <c:v>-45.599216916464336</c:v>
                </c:pt>
                <c:pt idx="739">
                  <c:v>-42.808996701794058</c:v>
                </c:pt>
                <c:pt idx="740">
                  <c:v>-40.518417899346431</c:v>
                </c:pt>
                <c:pt idx="741">
                  <c:v>-40.18035308617322</c:v>
                </c:pt>
                <c:pt idx="742">
                  <c:v>-42.184916010011968</c:v>
                </c:pt>
                <c:pt idx="743">
                  <c:v>-45.007196977134264</c:v>
                </c:pt>
                <c:pt idx="744">
                  <c:v>-47.984351686773181</c:v>
                </c:pt>
                <c:pt idx="745">
                  <c:v>-50.911142816436268</c:v>
                </c:pt>
                <c:pt idx="746">
                  <c:v>-54.168313922075932</c:v>
                </c:pt>
                <c:pt idx="747">
                  <c:v>-57.433533704716666</c:v>
                </c:pt>
                <c:pt idx="748">
                  <c:v>-59.838662495061598</c:v>
                </c:pt>
                <c:pt idx="749">
                  <c:v>-62.082772252818302</c:v>
                </c:pt>
                <c:pt idx="750">
                  <c:v>-66.138181121155569</c:v>
                </c:pt>
                <c:pt idx="751">
                  <c:v>-69.559589906993352</c:v>
                </c:pt>
                <c:pt idx="752">
                  <c:v>-74.521598274443903</c:v>
                </c:pt>
                <c:pt idx="753">
                  <c:v>-81.660966353139528</c:v>
                </c:pt>
                <c:pt idx="754">
                  <c:v>-80.117334930972973</c:v>
                </c:pt>
                <c:pt idx="755">
                  <c:v>-73.129492953753086</c:v>
                </c:pt>
                <c:pt idx="756">
                  <c:v>-69.713432464179675</c:v>
                </c:pt>
                <c:pt idx="757">
                  <c:v>-67.403302163814814</c:v>
                </c:pt>
                <c:pt idx="758">
                  <c:v>-62.146061007872746</c:v>
                </c:pt>
                <c:pt idx="759">
                  <c:v>-52.739706322399257</c:v>
                </c:pt>
                <c:pt idx="760">
                  <c:v>-35.321322208449828</c:v>
                </c:pt>
                <c:pt idx="761">
                  <c:v>-13.886035844403057</c:v>
                </c:pt>
                <c:pt idx="762">
                  <c:v>0.97203294032395915</c:v>
                </c:pt>
                <c:pt idx="763">
                  <c:v>8.4424066347839162</c:v>
                </c:pt>
                <c:pt idx="764">
                  <c:v>11.257771943365436</c:v>
                </c:pt>
                <c:pt idx="765">
                  <c:v>17.883491202010632</c:v>
                </c:pt>
                <c:pt idx="766">
                  <c:v>27.133503556172496</c:v>
                </c:pt>
                <c:pt idx="767">
                  <c:v>36.496431333806591</c:v>
                </c:pt>
                <c:pt idx="768">
                  <c:v>42.406123931473857</c:v>
                </c:pt>
                <c:pt idx="769">
                  <c:v>46.185915314851847</c:v>
                </c:pt>
                <c:pt idx="770">
                  <c:v>48.860802525983729</c:v>
                </c:pt>
                <c:pt idx="771">
                  <c:v>48.140166668550982</c:v>
                </c:pt>
                <c:pt idx="772">
                  <c:v>46.392213331878708</c:v>
                </c:pt>
                <c:pt idx="773">
                  <c:v>48.024089831434154</c:v>
                </c:pt>
                <c:pt idx="774">
                  <c:v>48.909987628431047</c:v>
                </c:pt>
                <c:pt idx="775">
                  <c:v>51.288182165112431</c:v>
                </c:pt>
                <c:pt idx="776">
                  <c:v>56.756582840467381</c:v>
                </c:pt>
                <c:pt idx="777">
                  <c:v>61.764257248762767</c:v>
                </c:pt>
                <c:pt idx="778">
                  <c:v>66.433681773600071</c:v>
                </c:pt>
                <c:pt idx="779">
                  <c:v>69.606771538171969</c:v>
                </c:pt>
                <c:pt idx="780">
                  <c:v>70.62808771747801</c:v>
                </c:pt>
                <c:pt idx="781">
                  <c:v>69.871157831395521</c:v>
                </c:pt>
                <c:pt idx="782">
                  <c:v>68.033544192511371</c:v>
                </c:pt>
                <c:pt idx="783">
                  <c:v>65.519668441248641</c:v>
                </c:pt>
                <c:pt idx="784">
                  <c:v>62.605626251226234</c:v>
                </c:pt>
                <c:pt idx="785">
                  <c:v>61.265667772627673</c:v>
                </c:pt>
                <c:pt idx="786">
                  <c:v>61.090439222166012</c:v>
                </c:pt>
                <c:pt idx="787">
                  <c:v>61.365708820489552</c:v>
                </c:pt>
                <c:pt idx="788">
                  <c:v>61.023699526314864</c:v>
                </c:pt>
                <c:pt idx="789">
                  <c:v>59.956354033314035</c:v>
                </c:pt>
                <c:pt idx="790">
                  <c:v>58.340350422641414</c:v>
                </c:pt>
                <c:pt idx="791">
                  <c:v>57.512099110606833</c:v>
                </c:pt>
                <c:pt idx="792">
                  <c:v>55.487051349776188</c:v>
                </c:pt>
                <c:pt idx="793">
                  <c:v>53.113647405474175</c:v>
                </c:pt>
                <c:pt idx="794">
                  <c:v>50.729513053647821</c:v>
                </c:pt>
                <c:pt idx="795">
                  <c:v>47.909980983634256</c:v>
                </c:pt>
                <c:pt idx="796">
                  <c:v>45.477094910088709</c:v>
                </c:pt>
                <c:pt idx="797">
                  <c:v>44.045857237588351</c:v>
                </c:pt>
                <c:pt idx="798">
                  <c:v>42.502567553647715</c:v>
                </c:pt>
                <c:pt idx="799">
                  <c:v>40.919285092837399</c:v>
                </c:pt>
                <c:pt idx="800">
                  <c:v>40.164110942484001</c:v>
                </c:pt>
                <c:pt idx="801">
                  <c:v>39.131666558269849</c:v>
                </c:pt>
                <c:pt idx="802">
                  <c:v>37.311957205651012</c:v>
                </c:pt>
                <c:pt idx="803">
                  <c:v>32.571137961796076</c:v>
                </c:pt>
                <c:pt idx="804">
                  <c:v>24.999325672020593</c:v>
                </c:pt>
                <c:pt idx="805">
                  <c:v>14.682915382643211</c:v>
                </c:pt>
                <c:pt idx="806">
                  <c:v>7.2032221081779246</c:v>
                </c:pt>
                <c:pt idx="807">
                  <c:v>2.9747188701290415</c:v>
                </c:pt>
                <c:pt idx="808">
                  <c:v>0.72945108324397456</c:v>
                </c:pt>
                <c:pt idx="809">
                  <c:v>-1.6106569193677602</c:v>
                </c:pt>
                <c:pt idx="810">
                  <c:v>-8.8695021563860781</c:v>
                </c:pt>
                <c:pt idx="811">
                  <c:v>-23.466000531581859</c:v>
                </c:pt>
                <c:pt idx="812">
                  <c:v>-33.325303765122648</c:v>
                </c:pt>
                <c:pt idx="813">
                  <c:v>-41.840284307674693</c:v>
                </c:pt>
                <c:pt idx="814">
                  <c:v>-50.768539116273807</c:v>
                </c:pt>
                <c:pt idx="815">
                  <c:v>-59.724399784382015</c:v>
                </c:pt>
                <c:pt idx="816">
                  <c:v>-64.383841910598136</c:v>
                </c:pt>
                <c:pt idx="817">
                  <c:v>-57.385706078830111</c:v>
                </c:pt>
                <c:pt idx="818">
                  <c:v>-36.98137331680266</c:v>
                </c:pt>
                <c:pt idx="819">
                  <c:v>-31.969962195158711</c:v>
                </c:pt>
                <c:pt idx="820">
                  <c:v>-37.989517684805996</c:v>
                </c:pt>
                <c:pt idx="821">
                  <c:v>-44.275176739858978</c:v>
                </c:pt>
                <c:pt idx="822">
                  <c:v>-50.552809103166304</c:v>
                </c:pt>
                <c:pt idx="823">
                  <c:v>-53.375565444643215</c:v>
                </c:pt>
                <c:pt idx="824">
                  <c:v>-51.2357560680991</c:v>
                </c:pt>
                <c:pt idx="825">
                  <c:v>-44.946184661972126</c:v>
                </c:pt>
                <c:pt idx="826">
                  <c:v>-37.190568522464069</c:v>
                </c:pt>
                <c:pt idx="827">
                  <c:v>-32.215973895306888</c:v>
                </c:pt>
                <c:pt idx="828">
                  <c:v>-30.64777346729073</c:v>
                </c:pt>
                <c:pt idx="829">
                  <c:v>-31.320278393931211</c:v>
                </c:pt>
                <c:pt idx="830">
                  <c:v>-32.887231577877721</c:v>
                </c:pt>
                <c:pt idx="831">
                  <c:v>-34.013667109042508</c:v>
                </c:pt>
                <c:pt idx="832">
                  <c:v>-34.816273098790219</c:v>
                </c:pt>
                <c:pt idx="833">
                  <c:v>-35.633386393672481</c:v>
                </c:pt>
                <c:pt idx="834">
                  <c:v>-36.439879924992645</c:v>
                </c:pt>
                <c:pt idx="835">
                  <c:v>-36.608864014416007</c:v>
                </c:pt>
                <c:pt idx="836">
                  <c:v>-37.120188974534095</c:v>
                </c:pt>
                <c:pt idx="837">
                  <c:v>-38.174682504652964</c:v>
                </c:pt>
                <c:pt idx="838">
                  <c:v>-40.299733460445353</c:v>
                </c:pt>
                <c:pt idx="839">
                  <c:v>-42.704789248161006</c:v>
                </c:pt>
                <c:pt idx="840">
                  <c:v>-44.690480445629106</c:v>
                </c:pt>
                <c:pt idx="841">
                  <c:v>-44.335651346262381</c:v>
                </c:pt>
                <c:pt idx="842">
                  <c:v>-43.240167557987355</c:v>
                </c:pt>
                <c:pt idx="843">
                  <c:v>-41.909484749954956</c:v>
                </c:pt>
                <c:pt idx="844">
                  <c:v>-39.897390974866589</c:v>
                </c:pt>
                <c:pt idx="845">
                  <c:v>-40.440367432204219</c:v>
                </c:pt>
                <c:pt idx="846">
                  <c:v>-44.053534369621914</c:v>
                </c:pt>
                <c:pt idx="847">
                  <c:v>-48.144857047346456</c:v>
                </c:pt>
                <c:pt idx="848">
                  <c:v>-54.667976532020461</c:v>
                </c:pt>
                <c:pt idx="849">
                  <c:v>-56.12688763949653</c:v>
                </c:pt>
                <c:pt idx="850">
                  <c:v>-55.270544819027116</c:v>
                </c:pt>
                <c:pt idx="851">
                  <c:v>-52.961003494945139</c:v>
                </c:pt>
                <c:pt idx="852">
                  <c:v>-44.536897042583028</c:v>
                </c:pt>
                <c:pt idx="853">
                  <c:v>-42.267571132333515</c:v>
                </c:pt>
                <c:pt idx="854">
                  <c:v>-36.653989247712474</c:v>
                </c:pt>
                <c:pt idx="855">
                  <c:v>-27.964028241619204</c:v>
                </c:pt>
                <c:pt idx="856">
                  <c:v>-15.404798509470501</c:v>
                </c:pt>
                <c:pt idx="857">
                  <c:v>-1.3559656539332106</c:v>
                </c:pt>
                <c:pt idx="858">
                  <c:v>7.7075555669825881</c:v>
                </c:pt>
                <c:pt idx="859">
                  <c:v>17.457895979128505</c:v>
                </c:pt>
                <c:pt idx="860">
                  <c:v>23.278891166739765</c:v>
                </c:pt>
                <c:pt idx="861">
                  <c:v>24.677941394538198</c:v>
                </c:pt>
                <c:pt idx="862">
                  <c:v>27.321514383907829</c:v>
                </c:pt>
                <c:pt idx="863">
                  <c:v>29.853998167882704</c:v>
                </c:pt>
                <c:pt idx="864">
                  <c:v>33.393542660203387</c:v>
                </c:pt>
                <c:pt idx="865">
                  <c:v>38.748686705686787</c:v>
                </c:pt>
                <c:pt idx="866">
                  <c:v>43.386885344374789</c:v>
                </c:pt>
                <c:pt idx="867">
                  <c:v>47.595065016049993</c:v>
                </c:pt>
                <c:pt idx="868">
                  <c:v>50.408473282126991</c:v>
                </c:pt>
                <c:pt idx="869">
                  <c:v>53.047580202496412</c:v>
                </c:pt>
                <c:pt idx="870">
                  <c:v>55.687764119692339</c:v>
                </c:pt>
                <c:pt idx="871">
                  <c:v>57.216873148526652</c:v>
                </c:pt>
                <c:pt idx="872">
                  <c:v>58.849681959165643</c:v>
                </c:pt>
                <c:pt idx="873">
                  <c:v>60.670147125544396</c:v>
                </c:pt>
                <c:pt idx="874">
                  <c:v>62.984876136797801</c:v>
                </c:pt>
                <c:pt idx="875">
                  <c:v>64.172897014373461</c:v>
                </c:pt>
                <c:pt idx="876">
                  <c:v>64.659561374193402</c:v>
                </c:pt>
                <c:pt idx="877">
                  <c:v>64.578441756006995</c:v>
                </c:pt>
                <c:pt idx="878">
                  <c:v>63.819956954847214</c:v>
                </c:pt>
                <c:pt idx="879">
                  <c:v>63.330506006590696</c:v>
                </c:pt>
                <c:pt idx="880">
                  <c:v>61.72505459907314</c:v>
                </c:pt>
                <c:pt idx="881">
                  <c:v>59.763212349026084</c:v>
                </c:pt>
                <c:pt idx="882">
                  <c:v>58.191481766529456</c:v>
                </c:pt>
                <c:pt idx="883">
                  <c:v>57.276138360157361</c:v>
                </c:pt>
                <c:pt idx="884">
                  <c:v>56.869287873360825</c:v>
                </c:pt>
                <c:pt idx="885">
                  <c:v>55.375289013381312</c:v>
                </c:pt>
                <c:pt idx="886">
                  <c:v>52.496751356476814</c:v>
                </c:pt>
                <c:pt idx="887">
                  <c:v>48.376126439076181</c:v>
                </c:pt>
                <c:pt idx="888">
                  <c:v>44.618298620005667</c:v>
                </c:pt>
                <c:pt idx="889">
                  <c:v>41.737343302001634</c:v>
                </c:pt>
                <c:pt idx="890">
                  <c:v>38.646349146018345</c:v>
                </c:pt>
                <c:pt idx="891">
                  <c:v>36.512537570609069</c:v>
                </c:pt>
                <c:pt idx="892">
                  <c:v>33.594495910806543</c:v>
                </c:pt>
                <c:pt idx="893">
                  <c:v>28.768654220633326</c:v>
                </c:pt>
                <c:pt idx="894">
                  <c:v>24.714067305530701</c:v>
                </c:pt>
                <c:pt idx="895">
                  <c:v>21.098955001286559</c:v>
                </c:pt>
                <c:pt idx="896">
                  <c:v>16.26663214402749</c:v>
                </c:pt>
                <c:pt idx="897">
                  <c:v>11.419411685836765</c:v>
                </c:pt>
                <c:pt idx="898">
                  <c:v>5.0970749378103299</c:v>
                </c:pt>
                <c:pt idx="899">
                  <c:v>-2.5989078964760939</c:v>
                </c:pt>
                <c:pt idx="900">
                  <c:v>-11.192580918865477</c:v>
                </c:pt>
                <c:pt idx="901">
                  <c:v>-21.654793864525157</c:v>
                </c:pt>
                <c:pt idx="902">
                  <c:v>-32.324502323951087</c:v>
                </c:pt>
                <c:pt idx="903">
                  <c:v>-39.892947333298252</c:v>
                </c:pt>
                <c:pt idx="904">
                  <c:v>-44.206500898102043</c:v>
                </c:pt>
                <c:pt idx="905">
                  <c:v>-48.054930646625841</c:v>
                </c:pt>
                <c:pt idx="906">
                  <c:v>-53.476573650361679</c:v>
                </c:pt>
                <c:pt idx="907">
                  <c:v>-57.817980988121548</c:v>
                </c:pt>
                <c:pt idx="908">
                  <c:v>-63.062966403968588</c:v>
                </c:pt>
                <c:pt idx="909">
                  <c:v>-67.467023429471425</c:v>
                </c:pt>
                <c:pt idx="910">
                  <c:v>-70.699013992315869</c:v>
                </c:pt>
                <c:pt idx="911">
                  <c:v>-69.739980716202737</c:v>
                </c:pt>
                <c:pt idx="912">
                  <c:v>-62.342103668067175</c:v>
                </c:pt>
                <c:pt idx="913">
                  <c:v>-54.874907336564938</c:v>
                </c:pt>
                <c:pt idx="914">
                  <c:v>-50.441915419077318</c:v>
                </c:pt>
                <c:pt idx="915">
                  <c:v>-50.200800768061768</c:v>
                </c:pt>
                <c:pt idx="916">
                  <c:v>-50.62995602527171</c:v>
                </c:pt>
                <c:pt idx="917">
                  <c:v>-50.815436926721041</c:v>
                </c:pt>
                <c:pt idx="918">
                  <c:v>-49.458566250170463</c:v>
                </c:pt>
                <c:pt idx="919">
                  <c:v>-47.399814006138996</c:v>
                </c:pt>
                <c:pt idx="920">
                  <c:v>-44.645227812175548</c:v>
                </c:pt>
                <c:pt idx="921">
                  <c:v>-41.51875376985106</c:v>
                </c:pt>
                <c:pt idx="922">
                  <c:v>-38.347143108149865</c:v>
                </c:pt>
                <c:pt idx="923">
                  <c:v>-36.597621326413446</c:v>
                </c:pt>
                <c:pt idx="924">
                  <c:v>-38.488356776098165</c:v>
                </c:pt>
                <c:pt idx="925">
                  <c:v>-42.763993062533146</c:v>
                </c:pt>
                <c:pt idx="926">
                  <c:v>-47.234043610006125</c:v>
                </c:pt>
                <c:pt idx="927">
                  <c:v>-50.75730535976588</c:v>
                </c:pt>
                <c:pt idx="928">
                  <c:v>-53.491323081250577</c:v>
                </c:pt>
                <c:pt idx="929">
                  <c:v>-55.836170380831291</c:v>
                </c:pt>
                <c:pt idx="930">
                  <c:v>-56.808121060913237</c:v>
                </c:pt>
                <c:pt idx="931">
                  <c:v>-56.462242162837711</c:v>
                </c:pt>
                <c:pt idx="932">
                  <c:v>-55.747211121833416</c:v>
                </c:pt>
                <c:pt idx="933">
                  <c:v>-54.80736477163628</c:v>
                </c:pt>
                <c:pt idx="934">
                  <c:v>-55.219935881195042</c:v>
                </c:pt>
                <c:pt idx="935">
                  <c:v>-57.396557875044905</c:v>
                </c:pt>
                <c:pt idx="936">
                  <c:v>-61.786120529295182</c:v>
                </c:pt>
                <c:pt idx="937">
                  <c:v>-68.51679678491125</c:v>
                </c:pt>
                <c:pt idx="938">
                  <c:v>-76.170509081927506</c:v>
                </c:pt>
                <c:pt idx="939">
                  <c:v>-81.369783496060663</c:v>
                </c:pt>
                <c:pt idx="940">
                  <c:v>-80.074219365551983</c:v>
                </c:pt>
                <c:pt idx="941">
                  <c:v>-77.676876910622937</c:v>
                </c:pt>
                <c:pt idx="942">
                  <c:v>-71.305439508167197</c:v>
                </c:pt>
                <c:pt idx="943">
                  <c:v>-59.051821349297704</c:v>
                </c:pt>
                <c:pt idx="944">
                  <c:v>-43.370314543203698</c:v>
                </c:pt>
                <c:pt idx="945">
                  <c:v>-28.671953378325075</c:v>
                </c:pt>
                <c:pt idx="946">
                  <c:v>-17.209126509423044</c:v>
                </c:pt>
                <c:pt idx="947">
                  <c:v>-11.044087236640239</c:v>
                </c:pt>
                <c:pt idx="948">
                  <c:v>-5.8040346823674103</c:v>
                </c:pt>
                <c:pt idx="949">
                  <c:v>1.3391511140073784</c:v>
                </c:pt>
                <c:pt idx="950">
                  <c:v>9.4897157319861574</c:v>
                </c:pt>
                <c:pt idx="951">
                  <c:v>20.072840507118919</c:v>
                </c:pt>
                <c:pt idx="952">
                  <c:v>27.726863823167637</c:v>
                </c:pt>
                <c:pt idx="953">
                  <c:v>28.993419319219054</c:v>
                </c:pt>
                <c:pt idx="954">
                  <c:v>29.085378979082062</c:v>
                </c:pt>
                <c:pt idx="955">
                  <c:v>31.225216631312151</c:v>
                </c:pt>
                <c:pt idx="956">
                  <c:v>33.886275177726375</c:v>
                </c:pt>
                <c:pt idx="957">
                  <c:v>38.087690336526087</c:v>
                </c:pt>
                <c:pt idx="958">
                  <c:v>41.190820510892038</c:v>
                </c:pt>
                <c:pt idx="959">
                  <c:v>44.847113517877112</c:v>
                </c:pt>
                <c:pt idx="960">
                  <c:v>49.87874045567002</c:v>
                </c:pt>
                <c:pt idx="961">
                  <c:v>52.737302938361935</c:v>
                </c:pt>
                <c:pt idx="962">
                  <c:v>53.301462940400164</c:v>
                </c:pt>
                <c:pt idx="963">
                  <c:v>53.777320217210885</c:v>
                </c:pt>
                <c:pt idx="964">
                  <c:v>55.158111185201165</c:v>
                </c:pt>
                <c:pt idx="965">
                  <c:v>56.751225614661905</c:v>
                </c:pt>
                <c:pt idx="966">
                  <c:v>58.466853032379333</c:v>
                </c:pt>
                <c:pt idx="967">
                  <c:v>60.067960082425728</c:v>
                </c:pt>
                <c:pt idx="968">
                  <c:v>63.147060690574932</c:v>
                </c:pt>
                <c:pt idx="969">
                  <c:v>64.913695684751914</c:v>
                </c:pt>
                <c:pt idx="970">
                  <c:v>65.812540608745906</c:v>
                </c:pt>
                <c:pt idx="971">
                  <c:v>66.228535631574829</c:v>
                </c:pt>
                <c:pt idx="972">
                  <c:v>66.394430124286288</c:v>
                </c:pt>
                <c:pt idx="973">
                  <c:v>66.308423435110271</c:v>
                </c:pt>
                <c:pt idx="974">
                  <c:v>65.730244824251812</c:v>
                </c:pt>
                <c:pt idx="975">
                  <c:v>64.613467563743825</c:v>
                </c:pt>
                <c:pt idx="976">
                  <c:v>62.966804344143725</c:v>
                </c:pt>
                <c:pt idx="977">
                  <c:v>60.29994209249967</c:v>
                </c:pt>
                <c:pt idx="978">
                  <c:v>57.036712950432488</c:v>
                </c:pt>
                <c:pt idx="979">
                  <c:v>53.199955220478301</c:v>
                </c:pt>
                <c:pt idx="980">
                  <c:v>47.726133729420553</c:v>
                </c:pt>
                <c:pt idx="981">
                  <c:v>43.296879507089024</c:v>
                </c:pt>
                <c:pt idx="982">
                  <c:v>40.217259024417096</c:v>
                </c:pt>
                <c:pt idx="983">
                  <c:v>39.043022611356186</c:v>
                </c:pt>
                <c:pt idx="984">
                  <c:v>39.5837278717378</c:v>
                </c:pt>
                <c:pt idx="985">
                  <c:v>40.898631645527765</c:v>
                </c:pt>
                <c:pt idx="986">
                  <c:v>42.237881573505462</c:v>
                </c:pt>
                <c:pt idx="987">
                  <c:v>41.194873408944176</c:v>
                </c:pt>
                <c:pt idx="988">
                  <c:v>38.71226427761497</c:v>
                </c:pt>
                <c:pt idx="989">
                  <c:v>36.242067042582377</c:v>
                </c:pt>
                <c:pt idx="990">
                  <c:v>27.936968171121976</c:v>
                </c:pt>
                <c:pt idx="991">
                  <c:v>14.839873736732649</c:v>
                </c:pt>
                <c:pt idx="992">
                  <c:v>9.1821889308197253</c:v>
                </c:pt>
                <c:pt idx="993">
                  <c:v>5.5625962109795042</c:v>
                </c:pt>
                <c:pt idx="994">
                  <c:v>0.63268931105819015</c:v>
                </c:pt>
                <c:pt idx="995">
                  <c:v>-10.020049752124621</c:v>
                </c:pt>
                <c:pt idx="996">
                  <c:v>-23.944317547439045</c:v>
                </c:pt>
                <c:pt idx="997">
                  <c:v>-35.641752468235573</c:v>
                </c:pt>
                <c:pt idx="998">
                  <c:v>-41.824474207309379</c:v>
                </c:pt>
                <c:pt idx="999">
                  <c:v>-50.528091747566812</c:v>
                </c:pt>
                <c:pt idx="1000">
                  <c:v>-58.224823784625222</c:v>
                </c:pt>
                <c:pt idx="1001">
                  <c:v>-60.944409356153166</c:v>
                </c:pt>
                <c:pt idx="1002">
                  <c:v>-63.208204652307991</c:v>
                </c:pt>
                <c:pt idx="1003">
                  <c:v>-61.787864975554335</c:v>
                </c:pt>
                <c:pt idx="1004">
                  <c:v>-53.850797924052003</c:v>
                </c:pt>
                <c:pt idx="1005">
                  <c:v>-47.707987087036585</c:v>
                </c:pt>
                <c:pt idx="1006">
                  <c:v>-44.545138201405969</c:v>
                </c:pt>
                <c:pt idx="1007">
                  <c:v>-43.936465398028979</c:v>
                </c:pt>
                <c:pt idx="1008">
                  <c:v>-43.888405250831546</c:v>
                </c:pt>
                <c:pt idx="1009">
                  <c:v>-42.04118743044571</c:v>
                </c:pt>
                <c:pt idx="1010">
                  <c:v>-41.339286222518567</c:v>
                </c:pt>
                <c:pt idx="1011">
                  <c:v>-40.570702086381523</c:v>
                </c:pt>
                <c:pt idx="1012">
                  <c:v>-40.510902609155586</c:v>
                </c:pt>
                <c:pt idx="1013">
                  <c:v>-40.629651187293533</c:v>
                </c:pt>
                <c:pt idx="1014">
                  <c:v>-41.317152791376216</c:v>
                </c:pt>
                <c:pt idx="1015">
                  <c:v>-41.931459616075372</c:v>
                </c:pt>
                <c:pt idx="1016">
                  <c:v>-41.728520623178483</c:v>
                </c:pt>
                <c:pt idx="1017">
                  <c:v>-39.764683577260136</c:v>
                </c:pt>
                <c:pt idx="1018">
                  <c:v>-38.340156103262558</c:v>
                </c:pt>
                <c:pt idx="1019">
                  <c:v>-37.311925896868026</c:v>
                </c:pt>
                <c:pt idx="1020">
                  <c:v>-36.361383080507061</c:v>
                </c:pt>
                <c:pt idx="1021">
                  <c:v>-36.805589680172105</c:v>
                </c:pt>
                <c:pt idx="1022">
                  <c:v>-39.160839215547647</c:v>
                </c:pt>
                <c:pt idx="1023">
                  <c:v>-42.316727395318388</c:v>
                </c:pt>
                <c:pt idx="1024">
                  <c:v>-45.436166442896827</c:v>
                </c:pt>
                <c:pt idx="1025">
                  <c:v>-47.64750640176694</c:v>
                </c:pt>
                <c:pt idx="1026">
                  <c:v>-48.540007832934222</c:v>
                </c:pt>
                <c:pt idx="1027">
                  <c:v>-46.650669971929737</c:v>
                </c:pt>
                <c:pt idx="1028">
                  <c:v>-42.775997731886932</c:v>
                </c:pt>
                <c:pt idx="1029">
                  <c:v>-42.957977037538761</c:v>
                </c:pt>
                <c:pt idx="1030">
                  <c:v>-45.330180175749945</c:v>
                </c:pt>
                <c:pt idx="1031">
                  <c:v>-47.567238616775654</c:v>
                </c:pt>
                <c:pt idx="1032">
                  <c:v>-49.697869849424855</c:v>
                </c:pt>
                <c:pt idx="1033">
                  <c:v>-50.626486571295061</c:v>
                </c:pt>
                <c:pt idx="1034">
                  <c:v>-52.566082534769691</c:v>
                </c:pt>
                <c:pt idx="1035">
                  <c:v>-55.485945787534469</c:v>
                </c:pt>
                <c:pt idx="1036">
                  <c:v>-59.101310850422266</c:v>
                </c:pt>
                <c:pt idx="1037">
                  <c:v>-60.806023518904716</c:v>
                </c:pt>
                <c:pt idx="1038">
                  <c:v>-62.139230226319434</c:v>
                </c:pt>
                <c:pt idx="1039">
                  <c:v>-65.583958823683631</c:v>
                </c:pt>
                <c:pt idx="1040">
                  <c:v>-71.337876910429657</c:v>
                </c:pt>
                <c:pt idx="1041">
                  <c:v>-71.676556131145546</c:v>
                </c:pt>
                <c:pt idx="1042">
                  <c:v>-66.95241135541913</c:v>
                </c:pt>
                <c:pt idx="1043">
                  <c:v>-54.792630559163022</c:v>
                </c:pt>
                <c:pt idx="1044">
                  <c:v>-34.232726994822585</c:v>
                </c:pt>
                <c:pt idx="1045">
                  <c:v>-13.240978943919639</c:v>
                </c:pt>
                <c:pt idx="1046">
                  <c:v>7.8878669769122745</c:v>
                </c:pt>
                <c:pt idx="1047">
                  <c:v>21.418300474630879</c:v>
                </c:pt>
                <c:pt idx="1048">
                  <c:v>20.129489484718309</c:v>
                </c:pt>
                <c:pt idx="1049">
                  <c:v>21.397716715809587</c:v>
                </c:pt>
                <c:pt idx="1050">
                  <c:v>22.424232670414188</c:v>
                </c:pt>
                <c:pt idx="1051">
                  <c:v>23.118401565761033</c:v>
                </c:pt>
                <c:pt idx="1052">
                  <c:v>29.208303665550201</c:v>
                </c:pt>
                <c:pt idx="1053">
                  <c:v>33.892801957078866</c:v>
                </c:pt>
                <c:pt idx="1054">
                  <c:v>36.523851164003347</c:v>
                </c:pt>
                <c:pt idx="1055">
                  <c:v>40.431774970333819</c:v>
                </c:pt>
                <c:pt idx="1056">
                  <c:v>41.45112847312339</c:v>
                </c:pt>
                <c:pt idx="1057">
                  <c:v>40.488542177965705</c:v>
                </c:pt>
                <c:pt idx="1058">
                  <c:v>42.349245390658396</c:v>
                </c:pt>
                <c:pt idx="1059">
                  <c:v>46.167201308429462</c:v>
                </c:pt>
                <c:pt idx="1060">
                  <c:v>50.668800765545477</c:v>
                </c:pt>
                <c:pt idx="1061">
                  <c:v>55.26237819853587</c:v>
                </c:pt>
                <c:pt idx="1062">
                  <c:v>58.288397603088569</c:v>
                </c:pt>
                <c:pt idx="1063">
                  <c:v>60.377564212982712</c:v>
                </c:pt>
                <c:pt idx="1064">
                  <c:v>61.663162681345092</c:v>
                </c:pt>
                <c:pt idx="1065">
                  <c:v>61.851127102685382</c:v>
                </c:pt>
                <c:pt idx="1066">
                  <c:v>62.140709871122141</c:v>
                </c:pt>
                <c:pt idx="1067">
                  <c:v>63.189149195906815</c:v>
                </c:pt>
                <c:pt idx="1068">
                  <c:v>65.154080117850413</c:v>
                </c:pt>
                <c:pt idx="1069">
                  <c:v>66.571412604170234</c:v>
                </c:pt>
                <c:pt idx="1070">
                  <c:v>66.174686495782154</c:v>
                </c:pt>
                <c:pt idx="1071">
                  <c:v>64.867659537390765</c:v>
                </c:pt>
                <c:pt idx="1072">
                  <c:v>63.264112027440213</c:v>
                </c:pt>
                <c:pt idx="1073">
                  <c:v>61.177773733037789</c:v>
                </c:pt>
                <c:pt idx="1074">
                  <c:v>59.55744845866316</c:v>
                </c:pt>
                <c:pt idx="1075">
                  <c:v>58.829770239305333</c:v>
                </c:pt>
                <c:pt idx="1076">
                  <c:v>57.905565562904272</c:v>
                </c:pt>
                <c:pt idx="1077">
                  <c:v>57.314677938898136</c:v>
                </c:pt>
                <c:pt idx="1078">
                  <c:v>56.891675897501727</c:v>
                </c:pt>
                <c:pt idx="1079">
                  <c:v>55.220653009511409</c:v>
                </c:pt>
                <c:pt idx="1080">
                  <c:v>52.918019964954723</c:v>
                </c:pt>
                <c:pt idx="1081">
                  <c:v>51.509129743645921</c:v>
                </c:pt>
                <c:pt idx="1082">
                  <c:v>50.688828601385126</c:v>
                </c:pt>
                <c:pt idx="1083">
                  <c:v>51.197353333644948</c:v>
                </c:pt>
                <c:pt idx="1084">
                  <c:v>51.968536250557392</c:v>
                </c:pt>
                <c:pt idx="1085">
                  <c:v>51.411993921959365</c:v>
                </c:pt>
                <c:pt idx="1086">
                  <c:v>49.650851257857653</c:v>
                </c:pt>
                <c:pt idx="1087">
                  <c:v>48.082478845265612</c:v>
                </c:pt>
                <c:pt idx="1088">
                  <c:v>43.810642544052946</c:v>
                </c:pt>
                <c:pt idx="1089">
                  <c:v>37.202425593958857</c:v>
                </c:pt>
                <c:pt idx="1090">
                  <c:v>31.342051961107032</c:v>
                </c:pt>
                <c:pt idx="1091">
                  <c:v>27.136739740878159</c:v>
                </c:pt>
                <c:pt idx="1092">
                  <c:v>23.990514948827485</c:v>
                </c:pt>
                <c:pt idx="1093">
                  <c:v>18.552115967132952</c:v>
                </c:pt>
                <c:pt idx="1094">
                  <c:v>6.9618930629067064</c:v>
                </c:pt>
                <c:pt idx="1095">
                  <c:v>-11.676886820951307</c:v>
                </c:pt>
                <c:pt idx="1096">
                  <c:v>-27.882987943897735</c:v>
                </c:pt>
                <c:pt idx="1097">
                  <c:v>-35.105532360238392</c:v>
                </c:pt>
                <c:pt idx="1098">
                  <c:v>-33.479400268963332</c:v>
                </c:pt>
                <c:pt idx="1099">
                  <c:v>-28.471331129570089</c:v>
                </c:pt>
                <c:pt idx="1100">
                  <c:v>-30.021084646893911</c:v>
                </c:pt>
                <c:pt idx="1101">
                  <c:v>-39.53662664254815</c:v>
                </c:pt>
                <c:pt idx="1102">
                  <c:v>-49.523618937240215</c:v>
                </c:pt>
                <c:pt idx="1103">
                  <c:v>-55.740593366440898</c:v>
                </c:pt>
                <c:pt idx="1104">
                  <c:v>-58.693551683724117</c:v>
                </c:pt>
                <c:pt idx="1105">
                  <c:v>-58.506936525952938</c:v>
                </c:pt>
                <c:pt idx="1106">
                  <c:v>-56.865645867974884</c:v>
                </c:pt>
                <c:pt idx="1107">
                  <c:v>-52.389019493621028</c:v>
                </c:pt>
                <c:pt idx="1108">
                  <c:v>-49.355647327188564</c:v>
                </c:pt>
                <c:pt idx="1109">
                  <c:v>-47.746509658613533</c:v>
                </c:pt>
                <c:pt idx="1110">
                  <c:v>-46.665125556813251</c:v>
                </c:pt>
                <c:pt idx="1111">
                  <c:v>-45.782319782179414</c:v>
                </c:pt>
                <c:pt idx="1112">
                  <c:v>-44.492333847570045</c:v>
                </c:pt>
                <c:pt idx="1113">
                  <c:v>-42.421439963994153</c:v>
                </c:pt>
                <c:pt idx="1114">
                  <c:v>-39.669908646957126</c:v>
                </c:pt>
                <c:pt idx="1115">
                  <c:v>-37.292009851378751</c:v>
                </c:pt>
                <c:pt idx="1116">
                  <c:v>-36.045508293955528</c:v>
                </c:pt>
                <c:pt idx="1117">
                  <c:v>-36.238166267374623</c:v>
                </c:pt>
                <c:pt idx="1118">
                  <c:v>-38.88212998061821</c:v>
                </c:pt>
                <c:pt idx="1119">
                  <c:v>-43.334143401609523</c:v>
                </c:pt>
                <c:pt idx="1120">
                  <c:v>-48.311799681374254</c:v>
                </c:pt>
                <c:pt idx="1121">
                  <c:v>-51.756600861212796</c:v>
                </c:pt>
                <c:pt idx="1122">
                  <c:v>-53.564880316597872</c:v>
                </c:pt>
                <c:pt idx="1123">
                  <c:v>-54.03266044112646</c:v>
                </c:pt>
                <c:pt idx="1124">
                  <c:v>-55.150787409728011</c:v>
                </c:pt>
                <c:pt idx="1125">
                  <c:v>-56.85638202898955</c:v>
                </c:pt>
                <c:pt idx="1126">
                  <c:v>-58.693195009017955</c:v>
                </c:pt>
                <c:pt idx="1127">
                  <c:v>-60.947092963347707</c:v>
                </c:pt>
                <c:pt idx="1128">
                  <c:v>-61.897939478316793</c:v>
                </c:pt>
                <c:pt idx="1129">
                  <c:v>-62.757642142730759</c:v>
                </c:pt>
                <c:pt idx="1130">
                  <c:v>-62.480561962583536</c:v>
                </c:pt>
                <c:pt idx="1131">
                  <c:v>-60.946008174848508</c:v>
                </c:pt>
                <c:pt idx="1132">
                  <c:v>-61.34231845971108</c:v>
                </c:pt>
                <c:pt idx="1133">
                  <c:v>-63.384187303970229</c:v>
                </c:pt>
                <c:pt idx="1134">
                  <c:v>-69.838674378758967</c:v>
                </c:pt>
                <c:pt idx="1135">
                  <c:v>-76.111090224785286</c:v>
                </c:pt>
                <c:pt idx="1136">
                  <c:v>-79.068054476413906</c:v>
                </c:pt>
                <c:pt idx="1137">
                  <c:v>-77.694359719269357</c:v>
                </c:pt>
                <c:pt idx="1138">
                  <c:v>-73.721722235899875</c:v>
                </c:pt>
                <c:pt idx="1139">
                  <c:v>-63.141189970522333</c:v>
                </c:pt>
                <c:pt idx="1140">
                  <c:v>-52.234879460560663</c:v>
                </c:pt>
                <c:pt idx="1141">
                  <c:v>-33.596861082378652</c:v>
                </c:pt>
                <c:pt idx="1142">
                  <c:v>-23.956661311565671</c:v>
                </c:pt>
                <c:pt idx="1143">
                  <c:v>-13.18676884071991</c:v>
                </c:pt>
                <c:pt idx="1144">
                  <c:v>-4.3723941643993491</c:v>
                </c:pt>
                <c:pt idx="1145">
                  <c:v>2.4742460135826168</c:v>
                </c:pt>
                <c:pt idx="1146">
                  <c:v>13.971312453992136</c:v>
                </c:pt>
                <c:pt idx="1147">
                  <c:v>20.166005122087501</c:v>
                </c:pt>
                <c:pt idx="1148">
                  <c:v>25.336780896278615</c:v>
                </c:pt>
                <c:pt idx="1149">
                  <c:v>32.910065258598806</c:v>
                </c:pt>
                <c:pt idx="1150">
                  <c:v>37.950930270017125</c:v>
                </c:pt>
                <c:pt idx="1151">
                  <c:v>41.830983548860438</c:v>
                </c:pt>
                <c:pt idx="1152">
                  <c:v>46.077418119491171</c:v>
                </c:pt>
                <c:pt idx="1153">
                  <c:v>48.963136992746747</c:v>
                </c:pt>
                <c:pt idx="1154">
                  <c:v>50.698536593860972</c:v>
                </c:pt>
                <c:pt idx="1155">
                  <c:v>50.970887439246049</c:v>
                </c:pt>
                <c:pt idx="1156">
                  <c:v>52.431956693894001</c:v>
                </c:pt>
                <c:pt idx="1157">
                  <c:v>55.986363079273026</c:v>
                </c:pt>
                <c:pt idx="1158">
                  <c:v>59.167648909960072</c:v>
                </c:pt>
                <c:pt idx="1159">
                  <c:v>60.570704936057936</c:v>
                </c:pt>
                <c:pt idx="1160">
                  <c:v>61.633050705378096</c:v>
                </c:pt>
                <c:pt idx="1161">
                  <c:v>62.737271027003899</c:v>
                </c:pt>
                <c:pt idx="1162">
                  <c:v>64.368120064044916</c:v>
                </c:pt>
                <c:pt idx="1163">
                  <c:v>64.921494429068062</c:v>
                </c:pt>
                <c:pt idx="1164">
                  <c:v>65.069497352449631</c:v>
                </c:pt>
                <c:pt idx="1165">
                  <c:v>64.558163427425981</c:v>
                </c:pt>
                <c:pt idx="1166">
                  <c:v>63.481164183008651</c:v>
                </c:pt>
                <c:pt idx="1167">
                  <c:v>62.498834130637654</c:v>
                </c:pt>
                <c:pt idx="1168">
                  <c:v>61.339198350104311</c:v>
                </c:pt>
                <c:pt idx="1169">
                  <c:v>59.434588119572055</c:v>
                </c:pt>
                <c:pt idx="1170">
                  <c:v>57.130143272262629</c:v>
                </c:pt>
                <c:pt idx="1171">
                  <c:v>54.448731831243734</c:v>
                </c:pt>
                <c:pt idx="1172">
                  <c:v>51.57060577042018</c:v>
                </c:pt>
                <c:pt idx="1173">
                  <c:v>48.812997095017003</c:v>
                </c:pt>
                <c:pt idx="1174">
                  <c:v>45.380427503274596</c:v>
                </c:pt>
                <c:pt idx="1175">
                  <c:v>42.162956021261536</c:v>
                </c:pt>
                <c:pt idx="1176">
                  <c:v>39.108604970702345</c:v>
                </c:pt>
                <c:pt idx="1177">
                  <c:v>36.244551437135023</c:v>
                </c:pt>
                <c:pt idx="1178">
                  <c:v>33.457705980772808</c:v>
                </c:pt>
                <c:pt idx="1179">
                  <c:v>30.749255570177493</c:v>
                </c:pt>
                <c:pt idx="1180">
                  <c:v>28.018744375193602</c:v>
                </c:pt>
                <c:pt idx="1181">
                  <c:v>24.254774144152083</c:v>
                </c:pt>
                <c:pt idx="1182">
                  <c:v>19.403634842078066</c:v>
                </c:pt>
                <c:pt idx="1183">
                  <c:v>14.599181251045763</c:v>
                </c:pt>
                <c:pt idx="1184">
                  <c:v>10.860857315156078</c:v>
                </c:pt>
                <c:pt idx="1185">
                  <c:v>6.7358725629006377</c:v>
                </c:pt>
                <c:pt idx="1186">
                  <c:v>0.64819341560670329</c:v>
                </c:pt>
                <c:pt idx="1187">
                  <c:v>-9.6418498063666576</c:v>
                </c:pt>
                <c:pt idx="1188">
                  <c:v>-21.582028169656738</c:v>
                </c:pt>
                <c:pt idx="1189">
                  <c:v>-29.231268454889737</c:v>
                </c:pt>
                <c:pt idx="1190">
                  <c:v>-33.864203982873725</c:v>
                </c:pt>
                <c:pt idx="1191">
                  <c:v>-39.194596716015582</c:v>
                </c:pt>
                <c:pt idx="1192">
                  <c:v>-43.638977819850389</c:v>
                </c:pt>
                <c:pt idx="1193">
                  <c:v>-51.186584046174964</c:v>
                </c:pt>
                <c:pt idx="1194">
                  <c:v>-59.563724899953996</c:v>
                </c:pt>
                <c:pt idx="1195">
                  <c:v>-65.618437611741342</c:v>
                </c:pt>
                <c:pt idx="1196">
                  <c:v>-67.783979633740643</c:v>
                </c:pt>
                <c:pt idx="1197">
                  <c:v>-69.022595589030587</c:v>
                </c:pt>
                <c:pt idx="1198">
                  <c:v>-70.369580640702281</c:v>
                </c:pt>
                <c:pt idx="1199">
                  <c:v>-70.596981133339455</c:v>
                </c:pt>
                <c:pt idx="1200">
                  <c:v>-67.507913460717816</c:v>
                </c:pt>
                <c:pt idx="1201">
                  <c:v>-62.49040604113879</c:v>
                </c:pt>
                <c:pt idx="1202">
                  <c:v>-57.881471294905914</c:v>
                </c:pt>
                <c:pt idx="1203">
                  <c:v>-55.077035159924876</c:v>
                </c:pt>
                <c:pt idx="1204">
                  <c:v>-53.14664966400457</c:v>
                </c:pt>
                <c:pt idx="1205">
                  <c:v>-52.216895930380034</c:v>
                </c:pt>
                <c:pt idx="1206">
                  <c:v>-52.489955379294692</c:v>
                </c:pt>
                <c:pt idx="1207">
                  <c:v>-53.147126260717286</c:v>
                </c:pt>
                <c:pt idx="1208">
                  <c:v>-52.539610988553186</c:v>
                </c:pt>
                <c:pt idx="1209">
                  <c:v>-51.626531626909347</c:v>
                </c:pt>
                <c:pt idx="1210">
                  <c:v>-51.511748742699318</c:v>
                </c:pt>
                <c:pt idx="1211">
                  <c:v>-53.466674183252074</c:v>
                </c:pt>
                <c:pt idx="1212">
                  <c:v>-56.540670502851697</c:v>
                </c:pt>
                <c:pt idx="1213">
                  <c:v>-60.324060010817831</c:v>
                </c:pt>
                <c:pt idx="1214">
                  <c:v>-63.209099883238821</c:v>
                </c:pt>
                <c:pt idx="1215">
                  <c:v>-64.918721473193287</c:v>
                </c:pt>
                <c:pt idx="1216">
                  <c:v>-65.476222121364515</c:v>
                </c:pt>
                <c:pt idx="1217">
                  <c:v>-64.846961103013072</c:v>
                </c:pt>
                <c:pt idx="1218">
                  <c:v>-64.932602953445752</c:v>
                </c:pt>
                <c:pt idx="1219">
                  <c:v>-65.478001530082437</c:v>
                </c:pt>
                <c:pt idx="1220">
                  <c:v>-67.800920612895681</c:v>
                </c:pt>
                <c:pt idx="1221">
                  <c:v>-71.305583866435043</c:v>
                </c:pt>
                <c:pt idx="1222">
                  <c:v>-76.519919452415309</c:v>
                </c:pt>
                <c:pt idx="1223">
                  <c:v>-81.901948977449166</c:v>
                </c:pt>
                <c:pt idx="1224">
                  <c:v>-83.66899294023149</c:v>
                </c:pt>
                <c:pt idx="1225">
                  <c:v>-82.178878471843717</c:v>
                </c:pt>
                <c:pt idx="1226">
                  <c:v>-82.079350557117564</c:v>
                </c:pt>
                <c:pt idx="1227">
                  <c:v>-84.314792928670599</c:v>
                </c:pt>
                <c:pt idx="1228">
                  <c:v>-80.144587180741922</c:v>
                </c:pt>
                <c:pt idx="1229">
                  <c:v>-66.069170018761952</c:v>
                </c:pt>
                <c:pt idx="1230">
                  <c:v>-47.141307707656281</c:v>
                </c:pt>
                <c:pt idx="1231">
                  <c:v>-32.51046533782953</c:v>
                </c:pt>
                <c:pt idx="1232">
                  <c:v>-30.217913067678438</c:v>
                </c:pt>
                <c:pt idx="1233">
                  <c:v>-24.992900791590028</c:v>
                </c:pt>
                <c:pt idx="1234">
                  <c:v>-21.612047881154346</c:v>
                </c:pt>
                <c:pt idx="1235">
                  <c:v>-18.56644663374054</c:v>
                </c:pt>
                <c:pt idx="1236">
                  <c:v>-7.7124904552674769</c:v>
                </c:pt>
                <c:pt idx="1237">
                  <c:v>7.9684447351433629</c:v>
                </c:pt>
                <c:pt idx="1238">
                  <c:v>25.5294347821618</c:v>
                </c:pt>
                <c:pt idx="1239">
                  <c:v>34.013728383388425</c:v>
                </c:pt>
                <c:pt idx="1240">
                  <c:v>38.1420073985513</c:v>
                </c:pt>
                <c:pt idx="1241">
                  <c:v>39.359004461607491</c:v>
                </c:pt>
                <c:pt idx="1242">
                  <c:v>41.458091274818145</c:v>
                </c:pt>
                <c:pt idx="1243">
                  <c:v>42.048345001434583</c:v>
                </c:pt>
                <c:pt idx="1244">
                  <c:v>41.688516573473571</c:v>
                </c:pt>
                <c:pt idx="1245">
                  <c:v>44.131062016425176</c:v>
                </c:pt>
                <c:pt idx="1246">
                  <c:v>48.529261422340213</c:v>
                </c:pt>
                <c:pt idx="1247">
                  <c:v>52.384871062996545</c:v>
                </c:pt>
                <c:pt idx="1248">
                  <c:v>56.821735850766942</c:v>
                </c:pt>
                <c:pt idx="1249">
                  <c:v>58.658441482253963</c:v>
                </c:pt>
                <c:pt idx="1250">
                  <c:v>60.550842034028257</c:v>
                </c:pt>
                <c:pt idx="1251">
                  <c:v>62.209139368770323</c:v>
                </c:pt>
                <c:pt idx="1252">
                  <c:v>63.246566167747481</c:v>
                </c:pt>
                <c:pt idx="1253">
                  <c:v>63.361490554517232</c:v>
                </c:pt>
                <c:pt idx="1254">
                  <c:v>63.48383049904384</c:v>
                </c:pt>
                <c:pt idx="1255">
                  <c:v>62.980777725947036</c:v>
                </c:pt>
                <c:pt idx="1256">
                  <c:v>61.953059380322969</c:v>
                </c:pt>
                <c:pt idx="1257">
                  <c:v>60.219765027204367</c:v>
                </c:pt>
                <c:pt idx="1258">
                  <c:v>57.825978567803247</c:v>
                </c:pt>
                <c:pt idx="1259">
                  <c:v>56.110431461775008</c:v>
                </c:pt>
                <c:pt idx="1260">
                  <c:v>55.052192532654473</c:v>
                </c:pt>
                <c:pt idx="1261">
                  <c:v>54.784142229536258</c:v>
                </c:pt>
                <c:pt idx="1262">
                  <c:v>54.290466326427811</c:v>
                </c:pt>
                <c:pt idx="1263">
                  <c:v>54.142195021014125</c:v>
                </c:pt>
                <c:pt idx="1264">
                  <c:v>53.724340218792449</c:v>
                </c:pt>
                <c:pt idx="1265">
                  <c:v>52.470235926391879</c:v>
                </c:pt>
                <c:pt idx="1266">
                  <c:v>50.215665222773168</c:v>
                </c:pt>
                <c:pt idx="1267">
                  <c:v>47.220032087723467</c:v>
                </c:pt>
                <c:pt idx="1268">
                  <c:v>44.33685962045346</c:v>
                </c:pt>
                <c:pt idx="1269">
                  <c:v>40.759626901769145</c:v>
                </c:pt>
                <c:pt idx="1270">
                  <c:v>37.479048126603246</c:v>
                </c:pt>
                <c:pt idx="1271">
                  <c:v>34.9913774375784</c:v>
                </c:pt>
                <c:pt idx="1272">
                  <c:v>31.787920906828187</c:v>
                </c:pt>
                <c:pt idx="1273">
                  <c:v>27.265015529443723</c:v>
                </c:pt>
                <c:pt idx="1274">
                  <c:v>22.801922016562131</c:v>
                </c:pt>
                <c:pt idx="1275">
                  <c:v>17.814336671546343</c:v>
                </c:pt>
                <c:pt idx="1276">
                  <c:v>12.697858341707212</c:v>
                </c:pt>
                <c:pt idx="1277">
                  <c:v>8.6961239702263384</c:v>
                </c:pt>
                <c:pt idx="1278">
                  <c:v>6.6670854961646766</c:v>
                </c:pt>
                <c:pt idx="1279">
                  <c:v>3.7281726043414607</c:v>
                </c:pt>
                <c:pt idx="1280">
                  <c:v>-0.6991018666339972</c:v>
                </c:pt>
                <c:pt idx="1281">
                  <c:v>-7.7845041082338238</c:v>
                </c:pt>
                <c:pt idx="1282">
                  <c:v>-17.552352626124257</c:v>
                </c:pt>
                <c:pt idx="1283">
                  <c:v>-30.573532755780935</c:v>
                </c:pt>
                <c:pt idx="1284">
                  <c:v>-45.763178835877717</c:v>
                </c:pt>
                <c:pt idx="1285">
                  <c:v>-55.715543452757387</c:v>
                </c:pt>
                <c:pt idx="1286">
                  <c:v>-62.595362117288857</c:v>
                </c:pt>
                <c:pt idx="1287">
                  <c:v>-66.528818925471512</c:v>
                </c:pt>
                <c:pt idx="1288">
                  <c:v>-68.622942057596603</c:v>
                </c:pt>
                <c:pt idx="1289">
                  <c:v>-68.870952664619296</c:v>
                </c:pt>
                <c:pt idx="1290">
                  <c:v>-63.976245155717017</c:v>
                </c:pt>
                <c:pt idx="1291">
                  <c:v>-57.038720750776527</c:v>
                </c:pt>
                <c:pt idx="1292">
                  <c:v>-53.530336540276608</c:v>
                </c:pt>
                <c:pt idx="1293">
                  <c:v>-52.759944606164304</c:v>
                </c:pt>
                <c:pt idx="1294">
                  <c:v>-52.198435307034565</c:v>
                </c:pt>
                <c:pt idx="1295">
                  <c:v>-50.603886866609649</c:v>
                </c:pt>
                <c:pt idx="1296">
                  <c:v>-48.065807370369519</c:v>
                </c:pt>
                <c:pt idx="1297">
                  <c:v>-45.746531636286122</c:v>
                </c:pt>
                <c:pt idx="1298">
                  <c:v>-43.977080831692035</c:v>
                </c:pt>
                <c:pt idx="1299">
                  <c:v>-43.673640955569589</c:v>
                </c:pt>
                <c:pt idx="1300">
                  <c:v>-43.422843061783155</c:v>
                </c:pt>
                <c:pt idx="1301">
                  <c:v>-42.302692218963109</c:v>
                </c:pt>
                <c:pt idx="1302">
                  <c:v>-41.378126718059107</c:v>
                </c:pt>
                <c:pt idx="1303">
                  <c:v>-41.330118990083427</c:v>
                </c:pt>
                <c:pt idx="1304">
                  <c:v>-42.511690119833609</c:v>
                </c:pt>
                <c:pt idx="1305">
                  <c:v>-45.523742176674197</c:v>
                </c:pt>
                <c:pt idx="1306">
                  <c:v>-49.466159506595908</c:v>
                </c:pt>
                <c:pt idx="1307">
                  <c:v>-52.900065109715655</c:v>
                </c:pt>
                <c:pt idx="1308">
                  <c:v>-56.033303136951275</c:v>
                </c:pt>
                <c:pt idx="1309">
                  <c:v>-58.597832709725978</c:v>
                </c:pt>
                <c:pt idx="1310">
                  <c:v>-58.988182752124253</c:v>
                </c:pt>
                <c:pt idx="1311">
                  <c:v>-58.818039400940606</c:v>
                </c:pt>
                <c:pt idx="1312">
                  <c:v>-59.431755046700921</c:v>
                </c:pt>
                <c:pt idx="1313">
                  <c:v>-57.812317708961857</c:v>
                </c:pt>
                <c:pt idx="1314">
                  <c:v>-58.145328353549949</c:v>
                </c:pt>
                <c:pt idx="1315">
                  <c:v>-61.854265748337539</c:v>
                </c:pt>
                <c:pt idx="1316">
                  <c:v>-68.777913567964546</c:v>
                </c:pt>
                <c:pt idx="1317">
                  <c:v>-73.706509416451269</c:v>
                </c:pt>
                <c:pt idx="1318">
                  <c:v>-76.687096972962081</c:v>
                </c:pt>
                <c:pt idx="1319">
                  <c:v>-73.642460407073528</c:v>
                </c:pt>
                <c:pt idx="1320">
                  <c:v>-64.18294983320466</c:v>
                </c:pt>
                <c:pt idx="1321">
                  <c:v>-50.768863029227212</c:v>
                </c:pt>
                <c:pt idx="1322">
                  <c:v>-29.899827705623665</c:v>
                </c:pt>
                <c:pt idx="1323">
                  <c:v>-7.4149777766211136</c:v>
                </c:pt>
                <c:pt idx="1324">
                  <c:v>4.7221261273005091</c:v>
                </c:pt>
                <c:pt idx="1325">
                  <c:v>0.95128168527440959</c:v>
                </c:pt>
                <c:pt idx="1326">
                  <c:v>-1.0923391037562791</c:v>
                </c:pt>
                <c:pt idx="1327">
                  <c:v>0.98517726881875978</c:v>
                </c:pt>
                <c:pt idx="1328">
                  <c:v>6.3613530125881335</c:v>
                </c:pt>
                <c:pt idx="1329">
                  <c:v>15.529352215581222</c:v>
                </c:pt>
                <c:pt idx="1330">
                  <c:v>25.070075045204963</c:v>
                </c:pt>
                <c:pt idx="1331">
                  <c:v>35.288188575998632</c:v>
                </c:pt>
                <c:pt idx="1332">
                  <c:v>39.170058810278555</c:v>
                </c:pt>
                <c:pt idx="1333">
                  <c:v>39.170225424235369</c:v>
                </c:pt>
                <c:pt idx="1334">
                  <c:v>41.936656871361393</c:v>
                </c:pt>
                <c:pt idx="1335">
                  <c:v>42.992746085313925</c:v>
                </c:pt>
                <c:pt idx="1336">
                  <c:v>44.73107339737868</c:v>
                </c:pt>
                <c:pt idx="1337">
                  <c:v>45.98124773411093</c:v>
                </c:pt>
                <c:pt idx="1338">
                  <c:v>47.466037176340123</c:v>
                </c:pt>
                <c:pt idx="1339">
                  <c:v>48.993994267408866</c:v>
                </c:pt>
                <c:pt idx="1340">
                  <c:v>49.768486333345585</c:v>
                </c:pt>
                <c:pt idx="1341">
                  <c:v>51.909226453840652</c:v>
                </c:pt>
                <c:pt idx="1342">
                  <c:v>54.961624243144129</c:v>
                </c:pt>
                <c:pt idx="1343">
                  <c:v>57.205338804317712</c:v>
                </c:pt>
                <c:pt idx="1344">
                  <c:v>59.105961354823428</c:v>
                </c:pt>
                <c:pt idx="1345">
                  <c:v>59.942587963498646</c:v>
                </c:pt>
                <c:pt idx="1346">
                  <c:v>60.505777077006414</c:v>
                </c:pt>
                <c:pt idx="1347">
                  <c:v>61.534493707519438</c:v>
                </c:pt>
                <c:pt idx="1348">
                  <c:v>62.785174440546726</c:v>
                </c:pt>
                <c:pt idx="1349">
                  <c:v>64.036843936017874</c:v>
                </c:pt>
                <c:pt idx="1350">
                  <c:v>64.768554953249463</c:v>
                </c:pt>
                <c:pt idx="1351">
                  <c:v>65.004982050308655</c:v>
                </c:pt>
                <c:pt idx="1352">
                  <c:v>65.238145316978205</c:v>
                </c:pt>
                <c:pt idx="1353">
                  <c:v>64.778313956814813</c:v>
                </c:pt>
                <c:pt idx="1354">
                  <c:v>63.445896492781387</c:v>
                </c:pt>
                <c:pt idx="1355">
                  <c:v>61.445367768193613</c:v>
                </c:pt>
                <c:pt idx="1356">
                  <c:v>59.080541055560147</c:v>
                </c:pt>
                <c:pt idx="1357">
                  <c:v>56.361595595433108</c:v>
                </c:pt>
                <c:pt idx="1358">
                  <c:v>53.906636610206213</c:v>
                </c:pt>
                <c:pt idx="1359">
                  <c:v>51.833809736799886</c:v>
                </c:pt>
                <c:pt idx="1360">
                  <c:v>49.522544751096049</c:v>
                </c:pt>
                <c:pt idx="1361">
                  <c:v>47.693128500506553</c:v>
                </c:pt>
                <c:pt idx="1362">
                  <c:v>45.75792424434637</c:v>
                </c:pt>
                <c:pt idx="1363">
                  <c:v>42.38355859193414</c:v>
                </c:pt>
                <c:pt idx="1364">
                  <c:v>39.197176081537293</c:v>
                </c:pt>
                <c:pt idx="1365">
                  <c:v>36.468683008150144</c:v>
                </c:pt>
                <c:pt idx="1366">
                  <c:v>32.675283651943893</c:v>
                </c:pt>
                <c:pt idx="1367">
                  <c:v>30.517795385089265</c:v>
                </c:pt>
                <c:pt idx="1368">
                  <c:v>29.013731422137273</c:v>
                </c:pt>
                <c:pt idx="1369">
                  <c:v>24.384338398085706</c:v>
                </c:pt>
                <c:pt idx="1370">
                  <c:v>15.569249780452653</c:v>
                </c:pt>
                <c:pt idx="1371">
                  <c:v>4.044022407521279</c:v>
                </c:pt>
                <c:pt idx="1372">
                  <c:v>-4.8917188928485507</c:v>
                </c:pt>
                <c:pt idx="1373">
                  <c:v>-10.913858188795819</c:v>
                </c:pt>
                <c:pt idx="1374">
                  <c:v>-16.764549331955941</c:v>
                </c:pt>
                <c:pt idx="1375">
                  <c:v>-22.539154834223869</c:v>
                </c:pt>
                <c:pt idx="1376">
                  <c:v>-28.400081210190791</c:v>
                </c:pt>
                <c:pt idx="1377">
                  <c:v>-37.277819008915962</c:v>
                </c:pt>
                <c:pt idx="1378">
                  <c:v>-45.498002933499357</c:v>
                </c:pt>
                <c:pt idx="1379">
                  <c:v>-51.058384374761367</c:v>
                </c:pt>
                <c:pt idx="1380">
                  <c:v>-57.211370782527595</c:v>
                </c:pt>
                <c:pt idx="1381">
                  <c:v>-63.831658261615011</c:v>
                </c:pt>
                <c:pt idx="1382">
                  <c:v>-70.131722465968608</c:v>
                </c:pt>
                <c:pt idx="1383">
                  <c:v>-75.152123204768813</c:v>
                </c:pt>
                <c:pt idx="1384">
                  <c:v>-76.67539319928774</c:v>
                </c:pt>
                <c:pt idx="1385">
                  <c:v>-72.652694201028268</c:v>
                </c:pt>
                <c:pt idx="1386">
                  <c:v>-67.076186755576771</c:v>
                </c:pt>
                <c:pt idx="1387">
                  <c:v>-61.590275431502825</c:v>
                </c:pt>
                <c:pt idx="1388">
                  <c:v>-57.861804729440763</c:v>
                </c:pt>
                <c:pt idx="1389">
                  <c:v>-55.244250673127361</c:v>
                </c:pt>
                <c:pt idx="1390">
                  <c:v>-53.19775261274971</c:v>
                </c:pt>
                <c:pt idx="1391">
                  <c:v>-52.351866619652327</c:v>
                </c:pt>
                <c:pt idx="1392">
                  <c:v>-50.907061505697399</c:v>
                </c:pt>
                <c:pt idx="1393">
                  <c:v>-50.164845120545692</c:v>
                </c:pt>
                <c:pt idx="1394">
                  <c:v>-48.898353266555652</c:v>
                </c:pt>
                <c:pt idx="1395">
                  <c:v>-47.888101448364608</c:v>
                </c:pt>
                <c:pt idx="1396">
                  <c:v>-48.267273596011925</c:v>
                </c:pt>
                <c:pt idx="1397">
                  <c:v>-49.626821037662552</c:v>
                </c:pt>
                <c:pt idx="1398">
                  <c:v>-51.57339788257736</c:v>
                </c:pt>
                <c:pt idx="1399">
                  <c:v>-53.188851584462881</c:v>
                </c:pt>
                <c:pt idx="1400">
                  <c:v>-54.125280229150192</c:v>
                </c:pt>
                <c:pt idx="1401">
                  <c:v>-56.069673865327708</c:v>
                </c:pt>
                <c:pt idx="1402">
                  <c:v>-59.254081274480093</c:v>
                </c:pt>
                <c:pt idx="1403">
                  <c:v>-62.657239105268985</c:v>
                </c:pt>
                <c:pt idx="1404">
                  <c:v>-66.064850747355976</c:v>
                </c:pt>
                <c:pt idx="1405">
                  <c:v>-69.144503792375886</c:v>
                </c:pt>
                <c:pt idx="1406">
                  <c:v>-68.830354545001612</c:v>
                </c:pt>
                <c:pt idx="1407">
                  <c:v>-65.92459111246157</c:v>
                </c:pt>
                <c:pt idx="1408">
                  <c:v>-63.783483715903103</c:v>
                </c:pt>
                <c:pt idx="1409">
                  <c:v>-63.186221980200798</c:v>
                </c:pt>
                <c:pt idx="1410">
                  <c:v>-62.754004748407922</c:v>
                </c:pt>
                <c:pt idx="1411">
                  <c:v>-68.802054598129359</c:v>
                </c:pt>
                <c:pt idx="1412">
                  <c:v>-80.481896049996422</c:v>
                </c:pt>
                <c:pt idx="1413">
                  <c:v>-79.823995467109455</c:v>
                </c:pt>
                <c:pt idx="1414">
                  <c:v>-66.098674954340353</c:v>
                </c:pt>
                <c:pt idx="1415">
                  <c:v>-50.044096303506507</c:v>
                </c:pt>
                <c:pt idx="1416">
                  <c:v>-34.381231918763625</c:v>
                </c:pt>
                <c:pt idx="1417">
                  <c:v>-19.997199132879857</c:v>
                </c:pt>
                <c:pt idx="1418">
                  <c:v>-4.4545825829868066</c:v>
                </c:pt>
                <c:pt idx="1419">
                  <c:v>2.2048191034748448</c:v>
                </c:pt>
                <c:pt idx="1420">
                  <c:v>8.3115238102008835</c:v>
                </c:pt>
                <c:pt idx="1421">
                  <c:v>18.267388663830062</c:v>
                </c:pt>
                <c:pt idx="1422">
                  <c:v>26.446939864561198</c:v>
                </c:pt>
                <c:pt idx="1423">
                  <c:v>33.434785546614101</c:v>
                </c:pt>
                <c:pt idx="1424">
                  <c:v>39.957752072060302</c:v>
                </c:pt>
                <c:pt idx="1425">
                  <c:v>46.855257457628788</c:v>
                </c:pt>
                <c:pt idx="1426">
                  <c:v>46.090972864016479</c:v>
                </c:pt>
                <c:pt idx="1427">
                  <c:v>44.31722739217193</c:v>
                </c:pt>
                <c:pt idx="1428">
                  <c:v>46.33917680100911</c:v>
                </c:pt>
                <c:pt idx="1429">
                  <c:v>51.329856384006504</c:v>
                </c:pt>
                <c:pt idx="1430">
                  <c:v>53.611840142349578</c:v>
                </c:pt>
                <c:pt idx="1431">
                  <c:v>55.437996584904894</c:v>
                </c:pt>
                <c:pt idx="1432">
                  <c:v>57.33756278897107</c:v>
                </c:pt>
                <c:pt idx="1433">
                  <c:v>58.826113243968472</c:v>
                </c:pt>
                <c:pt idx="1434">
                  <c:v>58.820024987186798</c:v>
                </c:pt>
                <c:pt idx="1435">
                  <c:v>58.51959317448069</c:v>
                </c:pt>
                <c:pt idx="1436">
                  <c:v>58.17130813544231</c:v>
                </c:pt>
                <c:pt idx="1437">
                  <c:v>59.099495408996958</c:v>
                </c:pt>
                <c:pt idx="1438">
                  <c:v>62.423808691370319</c:v>
                </c:pt>
                <c:pt idx="1439">
                  <c:v>65.111828717252891</c:v>
                </c:pt>
                <c:pt idx="1440">
                  <c:v>66.903539165179609</c:v>
                </c:pt>
                <c:pt idx="1441">
                  <c:v>67.395171346995213</c:v>
                </c:pt>
                <c:pt idx="1442">
                  <c:v>67.275498633497946</c:v>
                </c:pt>
                <c:pt idx="1443">
                  <c:v>66.089916752664465</c:v>
                </c:pt>
                <c:pt idx="1444">
                  <c:v>64.159003036118435</c:v>
                </c:pt>
                <c:pt idx="1445">
                  <c:v>61.880852892868511</c:v>
                </c:pt>
                <c:pt idx="1446">
                  <c:v>59.79057450456731</c:v>
                </c:pt>
                <c:pt idx="1447">
                  <c:v>57.750355331880307</c:v>
                </c:pt>
                <c:pt idx="1448">
                  <c:v>56.227552739104574</c:v>
                </c:pt>
                <c:pt idx="1449">
                  <c:v>54.858514738718348</c:v>
                </c:pt>
                <c:pt idx="1450">
                  <c:v>54.051730624183357</c:v>
                </c:pt>
                <c:pt idx="1451">
                  <c:v>52.551593797118308</c:v>
                </c:pt>
                <c:pt idx="1452">
                  <c:v>51.486682959589288</c:v>
                </c:pt>
                <c:pt idx="1453">
                  <c:v>49.934823159493554</c:v>
                </c:pt>
                <c:pt idx="1454">
                  <c:v>47.624193680142824</c:v>
                </c:pt>
                <c:pt idx="1455">
                  <c:v>45.482172764850205</c:v>
                </c:pt>
                <c:pt idx="1456">
                  <c:v>43.622673573944446</c:v>
                </c:pt>
                <c:pt idx="1457">
                  <c:v>41.813626078770056</c:v>
                </c:pt>
                <c:pt idx="1458">
                  <c:v>41.502694837521751</c:v>
                </c:pt>
                <c:pt idx="1459">
                  <c:v>38.577439382499449</c:v>
                </c:pt>
                <c:pt idx="1460">
                  <c:v>33.821068671572625</c:v>
                </c:pt>
                <c:pt idx="1461">
                  <c:v>26.700387331803825</c:v>
                </c:pt>
                <c:pt idx="1462">
                  <c:v>20.177353768930494</c:v>
                </c:pt>
                <c:pt idx="1463">
                  <c:v>14.708759892016065</c:v>
                </c:pt>
                <c:pt idx="1464">
                  <c:v>9.1479400263296675</c:v>
                </c:pt>
                <c:pt idx="1465">
                  <c:v>0.38788226087713912</c:v>
                </c:pt>
                <c:pt idx="1466">
                  <c:v>-11.968845040300312</c:v>
                </c:pt>
                <c:pt idx="1467">
                  <c:v>-26.03925856532701</c:v>
                </c:pt>
                <c:pt idx="1468">
                  <c:v>-38.227772243657036</c:v>
                </c:pt>
                <c:pt idx="1469">
                  <c:v>-47.387211298183274</c:v>
                </c:pt>
                <c:pt idx="1470">
                  <c:v>-52.898162192771416</c:v>
                </c:pt>
                <c:pt idx="1471">
                  <c:v>-57.428288008370174</c:v>
                </c:pt>
                <c:pt idx="1472">
                  <c:v>-63.904432713668285</c:v>
                </c:pt>
                <c:pt idx="1473">
                  <c:v>-68.857129861851931</c:v>
                </c:pt>
                <c:pt idx="1474">
                  <c:v>-68.029173706200552</c:v>
                </c:pt>
                <c:pt idx="1475">
                  <c:v>-63.633318006107963</c:v>
                </c:pt>
                <c:pt idx="1476">
                  <c:v>-58.949483427444811</c:v>
                </c:pt>
                <c:pt idx="1477">
                  <c:v>-54.434805225638875</c:v>
                </c:pt>
                <c:pt idx="1478">
                  <c:v>-50.191842556461253</c:v>
                </c:pt>
                <c:pt idx="1479">
                  <c:v>-48.06218574958131</c:v>
                </c:pt>
                <c:pt idx="1480">
                  <c:v>-47.359523283388683</c:v>
                </c:pt>
                <c:pt idx="1481">
                  <c:v>-47.836249185365759</c:v>
                </c:pt>
                <c:pt idx="1482">
                  <c:v>-48.695025720360455</c:v>
                </c:pt>
                <c:pt idx="1483">
                  <c:v>-48.461288997677087</c:v>
                </c:pt>
                <c:pt idx="1484">
                  <c:v>-46.533942844070253</c:v>
                </c:pt>
                <c:pt idx="1485">
                  <c:v>-43.9286853721743</c:v>
                </c:pt>
                <c:pt idx="1486">
                  <c:v>-40.5746642290135</c:v>
                </c:pt>
                <c:pt idx="1487">
                  <c:v>-37.502115262846381</c:v>
                </c:pt>
                <c:pt idx="1488">
                  <c:v>-36.462846563199896</c:v>
                </c:pt>
                <c:pt idx="1489">
                  <c:v>-37.337299788975287</c:v>
                </c:pt>
                <c:pt idx="1490">
                  <c:v>-39.309201883601055</c:v>
                </c:pt>
                <c:pt idx="1491">
                  <c:v>-43.10299459236213</c:v>
                </c:pt>
                <c:pt idx="1492">
                  <c:v>-48.380379822400378</c:v>
                </c:pt>
                <c:pt idx="1493">
                  <c:v>-53.364219138357797</c:v>
                </c:pt>
                <c:pt idx="1494">
                  <c:v>-56.670151163071203</c:v>
                </c:pt>
                <c:pt idx="1495">
                  <c:v>-56.89452440769589</c:v>
                </c:pt>
                <c:pt idx="1496">
                  <c:v>-54.224895505978736</c:v>
                </c:pt>
                <c:pt idx="1497">
                  <c:v>-51.247990446943255</c:v>
                </c:pt>
                <c:pt idx="1498">
                  <c:v>-49.976010990546975</c:v>
                </c:pt>
                <c:pt idx="1499">
                  <c:v>-50.778449336723561</c:v>
                </c:pt>
                <c:pt idx="1500">
                  <c:v>-52.435599907356917</c:v>
                </c:pt>
                <c:pt idx="1501">
                  <c:v>-56.426546934129199</c:v>
                </c:pt>
                <c:pt idx="1502">
                  <c:v>-62.124387264731311</c:v>
                </c:pt>
                <c:pt idx="1503">
                  <c:v>-66.383644034852011</c:v>
                </c:pt>
                <c:pt idx="1504">
                  <c:v>-68.074028292139403</c:v>
                </c:pt>
                <c:pt idx="1505">
                  <c:v>-67.544611134269786</c:v>
                </c:pt>
                <c:pt idx="1506">
                  <c:v>-67.743246551905472</c:v>
                </c:pt>
                <c:pt idx="1507">
                  <c:v>-66.663660892839445</c:v>
                </c:pt>
                <c:pt idx="1508">
                  <c:v>-65.916117064342345</c:v>
                </c:pt>
                <c:pt idx="1509">
                  <c:v>-67.873735279038499</c:v>
                </c:pt>
                <c:pt idx="1510">
                  <c:v>-70.154702042813483</c:v>
                </c:pt>
                <c:pt idx="1511">
                  <c:v>-70.95664769928031</c:v>
                </c:pt>
                <c:pt idx="1512">
                  <c:v>-59.137990343623606</c:v>
                </c:pt>
                <c:pt idx="1513">
                  <c:v>-34.745330977701535</c:v>
                </c:pt>
                <c:pt idx="1514">
                  <c:v>-10.097911648886646</c:v>
                </c:pt>
                <c:pt idx="1515">
                  <c:v>7.8987645506634889</c:v>
                </c:pt>
                <c:pt idx="1516">
                  <c:v>18.015561892835457</c:v>
                </c:pt>
                <c:pt idx="1517">
                  <c:v>25.169478656241282</c:v>
                </c:pt>
                <c:pt idx="1518">
                  <c:v>32.080845204698868</c:v>
                </c:pt>
                <c:pt idx="1519">
                  <c:v>39.795477411560853</c:v>
                </c:pt>
                <c:pt idx="1520">
                  <c:v>49.482695307389271</c:v>
                </c:pt>
                <c:pt idx="1521">
                  <c:v>49.527345428801276</c:v>
                </c:pt>
                <c:pt idx="1522">
                  <c:v>45.76136149819316</c:v>
                </c:pt>
                <c:pt idx="1523">
                  <c:v>42.611025644840929</c:v>
                </c:pt>
                <c:pt idx="1524">
                  <c:v>38.453753302442387</c:v>
                </c:pt>
                <c:pt idx="1525">
                  <c:v>38.367640461997283</c:v>
                </c:pt>
                <c:pt idx="1526">
                  <c:v>43.35398041434842</c:v>
                </c:pt>
                <c:pt idx="1527">
                  <c:v>48.660353980348646</c:v>
                </c:pt>
                <c:pt idx="1528">
                  <c:v>52.107828789685527</c:v>
                </c:pt>
                <c:pt idx="1529">
                  <c:v>54.987908267472896</c:v>
                </c:pt>
                <c:pt idx="1530">
                  <c:v>56.801906682187926</c:v>
                </c:pt>
                <c:pt idx="1531">
                  <c:v>58.212282117471155</c:v>
                </c:pt>
                <c:pt idx="1532">
                  <c:v>58.547718669348924</c:v>
                </c:pt>
                <c:pt idx="1533">
                  <c:v>58.741674387682728</c:v>
                </c:pt>
                <c:pt idx="1534">
                  <c:v>59.319683968290541</c:v>
                </c:pt>
                <c:pt idx="1535">
                  <c:v>60.514451016639356</c:v>
                </c:pt>
                <c:pt idx="1536">
                  <c:v>61.4105155215208</c:v>
                </c:pt>
                <c:pt idx="1537">
                  <c:v>61.714148365106617</c:v>
                </c:pt>
                <c:pt idx="1538">
                  <c:v>61.879313264202132</c:v>
                </c:pt>
                <c:pt idx="1539">
                  <c:v>61.884971214393211</c:v>
                </c:pt>
                <c:pt idx="1540">
                  <c:v>61.900079010511156</c:v>
                </c:pt>
                <c:pt idx="1541">
                  <c:v>61.942355786143118</c:v>
                </c:pt>
                <c:pt idx="1542">
                  <c:v>61.561524540145228</c:v>
                </c:pt>
                <c:pt idx="1543">
                  <c:v>60.742625196644575</c:v>
                </c:pt>
                <c:pt idx="1544">
                  <c:v>59.834909840370372</c:v>
                </c:pt>
                <c:pt idx="1545">
                  <c:v>58.751784915599004</c:v>
                </c:pt>
                <c:pt idx="1546">
                  <c:v>57.073503038048976</c:v>
                </c:pt>
                <c:pt idx="1547">
                  <c:v>54.248538249764621</c:v>
                </c:pt>
                <c:pt idx="1548">
                  <c:v>51.322962325919903</c:v>
                </c:pt>
                <c:pt idx="1549">
                  <c:v>48.770886170006008</c:v>
                </c:pt>
                <c:pt idx="1550">
                  <c:v>46.307223250874401</c:v>
                </c:pt>
                <c:pt idx="1551">
                  <c:v>44.581665549170921</c:v>
                </c:pt>
                <c:pt idx="1552">
                  <c:v>42.376513673450951</c:v>
                </c:pt>
                <c:pt idx="1553">
                  <c:v>39.304777643809885</c:v>
                </c:pt>
                <c:pt idx="1554">
                  <c:v>36.740862758822558</c:v>
                </c:pt>
                <c:pt idx="1555">
                  <c:v>35.861636149366618</c:v>
                </c:pt>
                <c:pt idx="1556">
                  <c:v>33.563702576094286</c:v>
                </c:pt>
                <c:pt idx="1557">
                  <c:v>28.180317431254906</c:v>
                </c:pt>
                <c:pt idx="1558">
                  <c:v>20.313986134408118</c:v>
                </c:pt>
                <c:pt idx="1559">
                  <c:v>12.388045561338584</c:v>
                </c:pt>
                <c:pt idx="1560">
                  <c:v>5.3339061043653491</c:v>
                </c:pt>
                <c:pt idx="1561">
                  <c:v>-2.3833644038289714</c:v>
                </c:pt>
                <c:pt idx="1562">
                  <c:v>-15.357916076044413</c:v>
                </c:pt>
                <c:pt idx="1563">
                  <c:v>-40.500826218993339</c:v>
                </c:pt>
                <c:pt idx="1564">
                  <c:v>-58.771017743759494</c:v>
                </c:pt>
                <c:pt idx="1565">
                  <c:v>-62.949908548476849</c:v>
                </c:pt>
                <c:pt idx="1566">
                  <c:v>-60.446152955944719</c:v>
                </c:pt>
                <c:pt idx="1567">
                  <c:v>-46.83634896714824</c:v>
                </c:pt>
                <c:pt idx="1568">
                  <c:v>-43.461539223366174</c:v>
                </c:pt>
                <c:pt idx="1569">
                  <c:v>-49.942885103631575</c:v>
                </c:pt>
                <c:pt idx="1570">
                  <c:v>-54.702799504334706</c:v>
                </c:pt>
                <c:pt idx="1571">
                  <c:v>-56.73949205160811</c:v>
                </c:pt>
                <c:pt idx="1572">
                  <c:v>-55.104338692720184</c:v>
                </c:pt>
                <c:pt idx="1573">
                  <c:v>-48.637271658335976</c:v>
                </c:pt>
                <c:pt idx="1574">
                  <c:v>-39.63944505462355</c:v>
                </c:pt>
                <c:pt idx="1575">
                  <c:v>-32.03157638238946</c:v>
                </c:pt>
                <c:pt idx="1576">
                  <c:v>-28.459531713232032</c:v>
                </c:pt>
                <c:pt idx="1577">
                  <c:v>-30.043938265199611</c:v>
                </c:pt>
                <c:pt idx="1578">
                  <c:v>-34.048404510732205</c:v>
                </c:pt>
                <c:pt idx="1579">
                  <c:v>-37.946941139990223</c:v>
                </c:pt>
                <c:pt idx="1580">
                  <c:v>-41.688887829258363</c:v>
                </c:pt>
                <c:pt idx="1581">
                  <c:v>-43.977334478580872</c:v>
                </c:pt>
                <c:pt idx="1582">
                  <c:v>-44.741588710460356</c:v>
                </c:pt>
                <c:pt idx="1583">
                  <c:v>-45.148884369169359</c:v>
                </c:pt>
                <c:pt idx="1584">
                  <c:v>-45.682895857070406</c:v>
                </c:pt>
                <c:pt idx="1585">
                  <c:v>-46.310314847801017</c:v>
                </c:pt>
                <c:pt idx="1586">
                  <c:v>-46.178815793953014</c:v>
                </c:pt>
                <c:pt idx="1587">
                  <c:v>-46.281652913973168</c:v>
                </c:pt>
                <c:pt idx="1588">
                  <c:v>-46.25754675068093</c:v>
                </c:pt>
                <c:pt idx="1589">
                  <c:v>-47.313338498853852</c:v>
                </c:pt>
                <c:pt idx="1590">
                  <c:v>-49.194442660723055</c:v>
                </c:pt>
                <c:pt idx="1591">
                  <c:v>-50.874444948138134</c:v>
                </c:pt>
                <c:pt idx="1592">
                  <c:v>-52.345489392461488</c:v>
                </c:pt>
                <c:pt idx="1593">
                  <c:v>-53.917034641282932</c:v>
                </c:pt>
                <c:pt idx="1594">
                  <c:v>-55.933981366578571</c:v>
                </c:pt>
                <c:pt idx="1595">
                  <c:v>-58.489354391998667</c:v>
                </c:pt>
                <c:pt idx="1596">
                  <c:v>-60.998142995071007</c:v>
                </c:pt>
                <c:pt idx="1597">
                  <c:v>-61.884301359587951</c:v>
                </c:pt>
                <c:pt idx="1598">
                  <c:v>-62.596000868917237</c:v>
                </c:pt>
                <c:pt idx="1599">
                  <c:v>-63.828221595198549</c:v>
                </c:pt>
                <c:pt idx="1600">
                  <c:v>-67.65165561731294</c:v>
                </c:pt>
                <c:pt idx="1601">
                  <c:v>-72.492579959981356</c:v>
                </c:pt>
                <c:pt idx="1602">
                  <c:v>-74.167057042068905</c:v>
                </c:pt>
                <c:pt idx="1603">
                  <c:v>-76.437814771810963</c:v>
                </c:pt>
                <c:pt idx="1604">
                  <c:v>-78.389172227325801</c:v>
                </c:pt>
                <c:pt idx="1605">
                  <c:v>-76.597709873760152</c:v>
                </c:pt>
                <c:pt idx="1606">
                  <c:v>-69.47203268900671</c:v>
                </c:pt>
                <c:pt idx="1607">
                  <c:v>-53.074109541380963</c:v>
                </c:pt>
                <c:pt idx="1608">
                  <c:v>-24.967119650203045</c:v>
                </c:pt>
                <c:pt idx="1609">
                  <c:v>3.6740707505247312</c:v>
                </c:pt>
                <c:pt idx="1610">
                  <c:v>11.274799310842653</c:v>
                </c:pt>
                <c:pt idx="1611">
                  <c:v>12.250741301129906</c:v>
                </c:pt>
                <c:pt idx="1612">
                  <c:v>12.460240333469589</c:v>
                </c:pt>
                <c:pt idx="1613">
                  <c:v>14.95933145412717</c:v>
                </c:pt>
                <c:pt idx="1614">
                  <c:v>23.114968835449545</c:v>
                </c:pt>
                <c:pt idx="1615">
                  <c:v>29.867869007110855</c:v>
                </c:pt>
                <c:pt idx="1616">
                  <c:v>35.245987119141851</c:v>
                </c:pt>
                <c:pt idx="1617">
                  <c:v>39.914292785507719</c:v>
                </c:pt>
                <c:pt idx="1618">
                  <c:v>43.770899111438993</c:v>
                </c:pt>
                <c:pt idx="1619">
                  <c:v>45.495060778367773</c:v>
                </c:pt>
                <c:pt idx="1620">
                  <c:v>43.773541122523206</c:v>
                </c:pt>
                <c:pt idx="1621">
                  <c:v>43.27293535242422</c:v>
                </c:pt>
                <c:pt idx="1622">
                  <c:v>42.57714429327342</c:v>
                </c:pt>
                <c:pt idx="1623">
                  <c:v>45.500257171558339</c:v>
                </c:pt>
                <c:pt idx="1624">
                  <c:v>51.706151664811422</c:v>
                </c:pt>
                <c:pt idx="1625">
                  <c:v>57.897542548797375</c:v>
                </c:pt>
                <c:pt idx="1626">
                  <c:v>63.090952399328501</c:v>
                </c:pt>
                <c:pt idx="1627">
                  <c:v>65.254357002439434</c:v>
                </c:pt>
                <c:pt idx="1628">
                  <c:v>65.070997523669917</c:v>
                </c:pt>
                <c:pt idx="1629">
                  <c:v>63.552745564824718</c:v>
                </c:pt>
                <c:pt idx="1630">
                  <c:v>63.043143576620075</c:v>
                </c:pt>
                <c:pt idx="1631">
                  <c:v>63.396087440828637</c:v>
                </c:pt>
                <c:pt idx="1632">
                  <c:v>64.30990103011267</c:v>
                </c:pt>
                <c:pt idx="1633">
                  <c:v>65.233775175160901</c:v>
                </c:pt>
                <c:pt idx="1634">
                  <c:v>65.005747984971691</c:v>
                </c:pt>
                <c:pt idx="1635">
                  <c:v>63.771579801791461</c:v>
                </c:pt>
                <c:pt idx="1636">
                  <c:v>62.002678577213338</c:v>
                </c:pt>
                <c:pt idx="1637">
                  <c:v>60.475770638488534</c:v>
                </c:pt>
                <c:pt idx="1638">
                  <c:v>58.105258476661824</c:v>
                </c:pt>
                <c:pt idx="1639">
                  <c:v>55.62151692498459</c:v>
                </c:pt>
                <c:pt idx="1640">
                  <c:v>53.506958424287383</c:v>
                </c:pt>
                <c:pt idx="1641">
                  <c:v>51.148446972775105</c:v>
                </c:pt>
                <c:pt idx="1642">
                  <c:v>50.222554577644303</c:v>
                </c:pt>
                <c:pt idx="1643">
                  <c:v>49.670147499039345</c:v>
                </c:pt>
                <c:pt idx="1644">
                  <c:v>48.859300977662883</c:v>
                </c:pt>
                <c:pt idx="1645">
                  <c:v>47.500334956668112</c:v>
                </c:pt>
                <c:pt idx="1646">
                  <c:v>45.798991309084471</c:v>
                </c:pt>
                <c:pt idx="1647">
                  <c:v>44.426829691411946</c:v>
                </c:pt>
                <c:pt idx="1648">
                  <c:v>43.201491285105071</c:v>
                </c:pt>
                <c:pt idx="1649">
                  <c:v>39.558915648938196</c:v>
                </c:pt>
                <c:pt idx="1650">
                  <c:v>36.457137172598195</c:v>
                </c:pt>
                <c:pt idx="1651">
                  <c:v>33.434349506098044</c:v>
                </c:pt>
                <c:pt idx="1652">
                  <c:v>29.718586233571326</c:v>
                </c:pt>
                <c:pt idx="1653">
                  <c:v>22.784751972689314</c:v>
                </c:pt>
                <c:pt idx="1654">
                  <c:v>11.858261166379789</c:v>
                </c:pt>
                <c:pt idx="1655">
                  <c:v>2.1749949658475112</c:v>
                </c:pt>
                <c:pt idx="1656">
                  <c:v>-5.5338853520147628</c:v>
                </c:pt>
                <c:pt idx="1657">
                  <c:v>-20.731083512064838</c:v>
                </c:pt>
                <c:pt idx="1658">
                  <c:v>-42.185776367838862</c:v>
                </c:pt>
                <c:pt idx="1659">
                  <c:v>-57.361467672540506</c:v>
                </c:pt>
                <c:pt idx="1660">
                  <c:v>-63.137723108496907</c:v>
                </c:pt>
                <c:pt idx="1661">
                  <c:v>-63.025355627170434</c:v>
                </c:pt>
                <c:pt idx="1662">
                  <c:v>-60.991717114316913</c:v>
                </c:pt>
                <c:pt idx="1663">
                  <c:v>-59.068478958694129</c:v>
                </c:pt>
                <c:pt idx="1664">
                  <c:v>-53.995351002412079</c:v>
                </c:pt>
                <c:pt idx="1665">
                  <c:v>-49.658252687385421</c:v>
                </c:pt>
                <c:pt idx="1666">
                  <c:v>-48.779860050285905</c:v>
                </c:pt>
                <c:pt idx="1667">
                  <c:v>-49.008832885335224</c:v>
                </c:pt>
                <c:pt idx="1668">
                  <c:v>-49.781605819646515</c:v>
                </c:pt>
                <c:pt idx="1669">
                  <c:v>-50.180880841094975</c:v>
                </c:pt>
                <c:pt idx="1670">
                  <c:v>-47.964028793711748</c:v>
                </c:pt>
                <c:pt idx="1671">
                  <c:v>-42.643221705213456</c:v>
                </c:pt>
                <c:pt idx="1672">
                  <c:v>-38.260495893709425</c:v>
                </c:pt>
                <c:pt idx="1673">
                  <c:v>-36.926636409706113</c:v>
                </c:pt>
                <c:pt idx="1674">
                  <c:v>-37.768160727936412</c:v>
                </c:pt>
                <c:pt idx="1675">
                  <c:v>-39.218624907886692</c:v>
                </c:pt>
                <c:pt idx="1676">
                  <c:v>-41.580817532546163</c:v>
                </c:pt>
                <c:pt idx="1677">
                  <c:v>-44.236397412422683</c:v>
                </c:pt>
                <c:pt idx="1678">
                  <c:v>-47.561312471220674</c:v>
                </c:pt>
                <c:pt idx="1679">
                  <c:v>-49.084918271892228</c:v>
                </c:pt>
                <c:pt idx="1680">
                  <c:v>-48.616072200139968</c:v>
                </c:pt>
                <c:pt idx="1681">
                  <c:v>-48.221499919722682</c:v>
                </c:pt>
                <c:pt idx="1682">
                  <c:v>-48.862220091885803</c:v>
                </c:pt>
                <c:pt idx="1683">
                  <c:v>-50.830022188268494</c:v>
                </c:pt>
                <c:pt idx="1684">
                  <c:v>-53.936244780103806</c:v>
                </c:pt>
                <c:pt idx="1685">
                  <c:v>-58.240419767956951</c:v>
                </c:pt>
                <c:pt idx="1686">
                  <c:v>-62.38105047040095</c:v>
                </c:pt>
                <c:pt idx="1687">
                  <c:v>-64.701145451818746</c:v>
                </c:pt>
                <c:pt idx="1688">
                  <c:v>-66.311684470849883</c:v>
                </c:pt>
                <c:pt idx="1689">
                  <c:v>-66.186726681590102</c:v>
                </c:pt>
                <c:pt idx="1690">
                  <c:v>-65.208870951572578</c:v>
                </c:pt>
                <c:pt idx="1691">
                  <c:v>-64.692251359362885</c:v>
                </c:pt>
                <c:pt idx="1692">
                  <c:v>-65.320316279744148</c:v>
                </c:pt>
                <c:pt idx="1693">
                  <c:v>-70.758141037694031</c:v>
                </c:pt>
                <c:pt idx="1694">
                  <c:v>-76.006733524165114</c:v>
                </c:pt>
                <c:pt idx="1695">
                  <c:v>-68.617867528577662</c:v>
                </c:pt>
                <c:pt idx="1696">
                  <c:v>-56.285992906791428</c:v>
                </c:pt>
                <c:pt idx="1697">
                  <c:v>-40.004995274914286</c:v>
                </c:pt>
                <c:pt idx="1698">
                  <c:v>-23.070637470798459</c:v>
                </c:pt>
                <c:pt idx="1699">
                  <c:v>-7.1827051612034269</c:v>
                </c:pt>
                <c:pt idx="1700">
                  <c:v>8.7808660795382742</c:v>
                </c:pt>
                <c:pt idx="1701">
                  <c:v>17.476651635311065</c:v>
                </c:pt>
                <c:pt idx="1702">
                  <c:v>19.82539848867447</c:v>
                </c:pt>
                <c:pt idx="1703">
                  <c:v>20.540355872847833</c:v>
                </c:pt>
                <c:pt idx="1704">
                  <c:v>19.403722994813645</c:v>
                </c:pt>
                <c:pt idx="1705">
                  <c:v>22.540523794635913</c:v>
                </c:pt>
                <c:pt idx="1706">
                  <c:v>26.170147331394681</c:v>
                </c:pt>
                <c:pt idx="1707">
                  <c:v>30.930750415105773</c:v>
                </c:pt>
                <c:pt idx="1708">
                  <c:v>35.492695372866436</c:v>
                </c:pt>
                <c:pt idx="1709">
                  <c:v>39.036718589304371</c:v>
                </c:pt>
                <c:pt idx="1710">
                  <c:v>45.720743485290733</c:v>
                </c:pt>
                <c:pt idx="1711">
                  <c:v>52.652425341168744</c:v>
                </c:pt>
                <c:pt idx="1712">
                  <c:v>56.636481904598377</c:v>
                </c:pt>
                <c:pt idx="1713">
                  <c:v>59.045990100597542</c:v>
                </c:pt>
                <c:pt idx="1714">
                  <c:v>60.747307938621617</c:v>
                </c:pt>
                <c:pt idx="1715">
                  <c:v>62.476555492730597</c:v>
                </c:pt>
                <c:pt idx="1716">
                  <c:v>63.468657909694464</c:v>
                </c:pt>
                <c:pt idx="1717">
                  <c:v>64.103644070029731</c:v>
                </c:pt>
                <c:pt idx="1718">
                  <c:v>64.276662490383472</c:v>
                </c:pt>
                <c:pt idx="1719">
                  <c:v>63.848168181121501</c:v>
                </c:pt>
                <c:pt idx="1720">
                  <c:v>63.821849556010875</c:v>
                </c:pt>
                <c:pt idx="1721">
                  <c:v>64.370050373183986</c:v>
                </c:pt>
                <c:pt idx="1722">
                  <c:v>64.98781051227482</c:v>
                </c:pt>
                <c:pt idx="1723">
                  <c:v>65.371898872324195</c:v>
                </c:pt>
                <c:pt idx="1724">
                  <c:v>65.492608012585507</c:v>
                </c:pt>
                <c:pt idx="1725">
                  <c:v>64.696969130077477</c:v>
                </c:pt>
                <c:pt idx="1726">
                  <c:v>62.444018207293176</c:v>
                </c:pt>
                <c:pt idx="1727">
                  <c:v>60.509044051372669</c:v>
                </c:pt>
                <c:pt idx="1728">
                  <c:v>57.716242891165329</c:v>
                </c:pt>
                <c:pt idx="1729">
                  <c:v>54.854225793834694</c:v>
                </c:pt>
                <c:pt idx="1730">
                  <c:v>52.372277522072544</c:v>
                </c:pt>
                <c:pt idx="1731">
                  <c:v>49.201624526094434</c:v>
                </c:pt>
                <c:pt idx="1732">
                  <c:v>46.094771010336721</c:v>
                </c:pt>
                <c:pt idx="1733">
                  <c:v>43.92797126441873</c:v>
                </c:pt>
                <c:pt idx="1734">
                  <c:v>42.931458992586684</c:v>
                </c:pt>
                <c:pt idx="1735">
                  <c:v>41.742163751113651</c:v>
                </c:pt>
                <c:pt idx="1736">
                  <c:v>40.43810995886993</c:v>
                </c:pt>
                <c:pt idx="1737">
                  <c:v>38.720395631847076</c:v>
                </c:pt>
                <c:pt idx="1738">
                  <c:v>35.128286105478203</c:v>
                </c:pt>
                <c:pt idx="1739">
                  <c:v>31.122146352630686</c:v>
                </c:pt>
                <c:pt idx="1740">
                  <c:v>25.244495141815051</c:v>
                </c:pt>
                <c:pt idx="1741">
                  <c:v>19.112920761908484</c:v>
                </c:pt>
                <c:pt idx="1742">
                  <c:v>11.565770784823822</c:v>
                </c:pt>
                <c:pt idx="1743">
                  <c:v>1.1477693415792527</c:v>
                </c:pt>
                <c:pt idx="1744">
                  <c:v>-9.9384214205580825</c:v>
                </c:pt>
                <c:pt idx="1745">
                  <c:v>-18.63686577913607</c:v>
                </c:pt>
                <c:pt idx="1746">
                  <c:v>-26.731631784725625</c:v>
                </c:pt>
                <c:pt idx="1747">
                  <c:v>-37.851559334319347</c:v>
                </c:pt>
                <c:pt idx="1748">
                  <c:v>-48.798573770041429</c:v>
                </c:pt>
                <c:pt idx="1749">
                  <c:v>-56.556620227960245</c:v>
                </c:pt>
                <c:pt idx="1750">
                  <c:v>-60.060070884995042</c:v>
                </c:pt>
                <c:pt idx="1751">
                  <c:v>-57.73068439868176</c:v>
                </c:pt>
                <c:pt idx="1752">
                  <c:v>-51.868976151103432</c:v>
                </c:pt>
                <c:pt idx="1753">
                  <c:v>-46.657101606458447</c:v>
                </c:pt>
                <c:pt idx="1754">
                  <c:v>-43.984586210267466</c:v>
                </c:pt>
                <c:pt idx="1755">
                  <c:v>-46.509315122542297</c:v>
                </c:pt>
                <c:pt idx="1756">
                  <c:v>-48.832883951818395</c:v>
                </c:pt>
                <c:pt idx="1757">
                  <c:v>-50.919522072269856</c:v>
                </c:pt>
                <c:pt idx="1758">
                  <c:v>-52.773132644498759</c:v>
                </c:pt>
                <c:pt idx="1759">
                  <c:v>-52.400834571624301</c:v>
                </c:pt>
                <c:pt idx="1760">
                  <c:v>-49.822424169295331</c:v>
                </c:pt>
                <c:pt idx="1761">
                  <c:v>-45.861267818616909</c:v>
                </c:pt>
                <c:pt idx="1762">
                  <c:v>-42.8456057440631</c:v>
                </c:pt>
                <c:pt idx="1763">
                  <c:v>-41.240608448195893</c:v>
                </c:pt>
                <c:pt idx="1764">
                  <c:v>-40.286753887108347</c:v>
                </c:pt>
                <c:pt idx="1765">
                  <c:v>-40.582331971122144</c:v>
                </c:pt>
                <c:pt idx="1766">
                  <c:v>-41.728597038100503</c:v>
                </c:pt>
                <c:pt idx="1767">
                  <c:v>-43.055599328884796</c:v>
                </c:pt>
                <c:pt idx="1768">
                  <c:v>-44.620447069356331</c:v>
                </c:pt>
                <c:pt idx="1769">
                  <c:v>-46.751803169926291</c:v>
                </c:pt>
                <c:pt idx="1770">
                  <c:v>-48.396584534403367</c:v>
                </c:pt>
                <c:pt idx="1771">
                  <c:v>-49.167755959010826</c:v>
                </c:pt>
                <c:pt idx="1772">
                  <c:v>-50.616357684966907</c:v>
                </c:pt>
                <c:pt idx="1773">
                  <c:v>-52.103024212725856</c:v>
                </c:pt>
                <c:pt idx="1774">
                  <c:v>-53.845816358399418</c:v>
                </c:pt>
                <c:pt idx="1775">
                  <c:v>-57.58058441521672</c:v>
                </c:pt>
                <c:pt idx="1776">
                  <c:v>-60.797944450222218</c:v>
                </c:pt>
                <c:pt idx="1777">
                  <c:v>-62.819489155025508</c:v>
                </c:pt>
                <c:pt idx="1778">
                  <c:v>-62.905363976841841</c:v>
                </c:pt>
                <c:pt idx="1779">
                  <c:v>-62.187654389020771</c:v>
                </c:pt>
                <c:pt idx="1780">
                  <c:v>-62.799256092230614</c:v>
                </c:pt>
                <c:pt idx="1781">
                  <c:v>-65.31807466386833</c:v>
                </c:pt>
                <c:pt idx="1782">
                  <c:v>-70.893881132280825</c:v>
                </c:pt>
                <c:pt idx="1783">
                  <c:v>-77.88691725286084</c:v>
                </c:pt>
                <c:pt idx="1784">
                  <c:v>-78.780282570957269</c:v>
                </c:pt>
                <c:pt idx="1785">
                  <c:v>-73.367094303881785</c:v>
                </c:pt>
                <c:pt idx="1786">
                  <c:v>-66.471055014393201</c:v>
                </c:pt>
                <c:pt idx="1787">
                  <c:v>-55.825049837151475</c:v>
                </c:pt>
                <c:pt idx="1788">
                  <c:v>-40.294652276514853</c:v>
                </c:pt>
                <c:pt idx="1789">
                  <c:v>-21.9472157950118</c:v>
                </c:pt>
                <c:pt idx="1790">
                  <c:v>-7.3837844133737409</c:v>
                </c:pt>
                <c:pt idx="1791">
                  <c:v>-0.478514677013614</c:v>
                </c:pt>
                <c:pt idx="1792">
                  <c:v>4.1291813992760797</c:v>
                </c:pt>
                <c:pt idx="1793">
                  <c:v>6.5337264428095416</c:v>
                </c:pt>
                <c:pt idx="1794">
                  <c:v>10.518539893749805</c:v>
                </c:pt>
                <c:pt idx="1795">
                  <c:v>16.765209676408382</c:v>
                </c:pt>
                <c:pt idx="1796">
                  <c:v>22.235092927833616</c:v>
                </c:pt>
                <c:pt idx="1797">
                  <c:v>27.036132397673708</c:v>
                </c:pt>
                <c:pt idx="1798">
                  <c:v>31.472146990037132</c:v>
                </c:pt>
                <c:pt idx="1799">
                  <c:v>36.378692089286602</c:v>
                </c:pt>
                <c:pt idx="1800">
                  <c:v>40.911666788945226</c:v>
                </c:pt>
                <c:pt idx="1801">
                  <c:v>45.100391177346644</c:v>
                </c:pt>
                <c:pt idx="1802">
                  <c:v>50.126724615586681</c:v>
                </c:pt>
                <c:pt idx="1803">
                  <c:v>54.105729994653913</c:v>
                </c:pt>
                <c:pt idx="1804">
                  <c:v>57.873496322502042</c:v>
                </c:pt>
                <c:pt idx="1805">
                  <c:v>60.860884922654115</c:v>
                </c:pt>
                <c:pt idx="1806">
                  <c:v>62.036023473228703</c:v>
                </c:pt>
                <c:pt idx="1807">
                  <c:v>61.981844675928272</c:v>
                </c:pt>
                <c:pt idx="1808">
                  <c:v>62.275533375988402</c:v>
                </c:pt>
                <c:pt idx="1809">
                  <c:v>62.700759755597467</c:v>
                </c:pt>
                <c:pt idx="1810">
                  <c:v>62.82558420817444</c:v>
                </c:pt>
                <c:pt idx="1811">
                  <c:v>62.293613811507498</c:v>
                </c:pt>
                <c:pt idx="1812">
                  <c:v>61.244340349277422</c:v>
                </c:pt>
                <c:pt idx="1813">
                  <c:v>60.35502001123664</c:v>
                </c:pt>
                <c:pt idx="1814">
                  <c:v>59.634724394504843</c:v>
                </c:pt>
                <c:pt idx="1815">
                  <c:v>58.730299863082195</c:v>
                </c:pt>
                <c:pt idx="1816">
                  <c:v>57.424970799761532</c:v>
                </c:pt>
                <c:pt idx="1817">
                  <c:v>56.81771129720741</c:v>
                </c:pt>
                <c:pt idx="1818">
                  <c:v>56.450366829795939</c:v>
                </c:pt>
                <c:pt idx="1819">
                  <c:v>55.758383298204308</c:v>
                </c:pt>
                <c:pt idx="1820">
                  <c:v>55.067244679606169</c:v>
                </c:pt>
                <c:pt idx="1821">
                  <c:v>52.954136030491227</c:v>
                </c:pt>
                <c:pt idx="1822">
                  <c:v>49.259225021464694</c:v>
                </c:pt>
                <c:pt idx="1823">
                  <c:v>44.058898513678514</c:v>
                </c:pt>
                <c:pt idx="1824">
                  <c:v>39.903273758764087</c:v>
                </c:pt>
                <c:pt idx="1825">
                  <c:v>37.793767640524415</c:v>
                </c:pt>
                <c:pt idx="1826">
                  <c:v>37.572820023313582</c:v>
                </c:pt>
                <c:pt idx="1827">
                  <c:v>37.811583262825046</c:v>
                </c:pt>
                <c:pt idx="1828">
                  <c:v>37.543786016489896</c:v>
                </c:pt>
                <c:pt idx="1829">
                  <c:v>36.352266788115976</c:v>
                </c:pt>
                <c:pt idx="1830">
                  <c:v>35.213291825025408</c:v>
                </c:pt>
                <c:pt idx="1831">
                  <c:v>35.129321134044389</c:v>
                </c:pt>
                <c:pt idx="1832">
                  <c:v>35.623860693676541</c:v>
                </c:pt>
                <c:pt idx="1833">
                  <c:v>33.196135278988933</c:v>
                </c:pt>
                <c:pt idx="1834">
                  <c:v>21.922282959292236</c:v>
                </c:pt>
                <c:pt idx="1835">
                  <c:v>6.9806815331265097</c:v>
                </c:pt>
                <c:pt idx="1836">
                  <c:v>-5.233170660988522</c:v>
                </c:pt>
                <c:pt idx="1837">
                  <c:v>-15.772340181312527</c:v>
                </c:pt>
                <c:pt idx="1838">
                  <c:v>-27.139973273021297</c:v>
                </c:pt>
                <c:pt idx="1839">
                  <c:v>-34.977828177532992</c:v>
                </c:pt>
                <c:pt idx="1840">
                  <c:v>-39.511140346680726</c:v>
                </c:pt>
                <c:pt idx="1841">
                  <c:v>-45.441789107130091</c:v>
                </c:pt>
                <c:pt idx="1842">
                  <c:v>-52.634080963667607</c:v>
                </c:pt>
                <c:pt idx="1843">
                  <c:v>-58.247903183192804</c:v>
                </c:pt>
                <c:pt idx="1844">
                  <c:v>-59.429659294757357</c:v>
                </c:pt>
                <c:pt idx="1845">
                  <c:v>-57.599878981454509</c:v>
                </c:pt>
                <c:pt idx="1846">
                  <c:v>-55.074416103690972</c:v>
                </c:pt>
                <c:pt idx="1847">
                  <c:v>-54.846900863015819</c:v>
                </c:pt>
                <c:pt idx="1848">
                  <c:v>-55.751400643617544</c:v>
                </c:pt>
                <c:pt idx="1849">
                  <c:v>-55.871697654557245</c:v>
                </c:pt>
                <c:pt idx="1850">
                  <c:v>-54.866912170874336</c:v>
                </c:pt>
                <c:pt idx="1851">
                  <c:v>-52.726334216953312</c:v>
                </c:pt>
                <c:pt idx="1852">
                  <c:v>-49.942185325527369</c:v>
                </c:pt>
                <c:pt idx="1853">
                  <c:v>-47.21813629907362</c:v>
                </c:pt>
                <c:pt idx="1854">
                  <c:v>-44.39023169744825</c:v>
                </c:pt>
                <c:pt idx="1855">
                  <c:v>-42.132783876148842</c:v>
                </c:pt>
                <c:pt idx="1856">
                  <c:v>-40.013357292450955</c:v>
                </c:pt>
                <c:pt idx="1857">
                  <c:v>-38.624441683570375</c:v>
                </c:pt>
                <c:pt idx="1858">
                  <c:v>-38.189331969962495</c:v>
                </c:pt>
                <c:pt idx="1859">
                  <c:v>-37.881605432236348</c:v>
                </c:pt>
                <c:pt idx="1860">
                  <c:v>-38.392399575039377</c:v>
                </c:pt>
                <c:pt idx="1861">
                  <c:v>-39.405800648560188</c:v>
                </c:pt>
                <c:pt idx="1862">
                  <c:v>-41.507643045826597</c:v>
                </c:pt>
                <c:pt idx="1863">
                  <c:v>-45.269962610187918</c:v>
                </c:pt>
                <c:pt idx="1864">
                  <c:v>-48.949089339729994</c:v>
                </c:pt>
                <c:pt idx="1865">
                  <c:v>-52.07836789830364</c:v>
                </c:pt>
                <c:pt idx="1866">
                  <c:v>-54.068965494889746</c:v>
                </c:pt>
                <c:pt idx="1867">
                  <c:v>-55.143042794595672</c:v>
                </c:pt>
                <c:pt idx="1868">
                  <c:v>-56.227694388426791</c:v>
                </c:pt>
                <c:pt idx="1869">
                  <c:v>-58.541025367306062</c:v>
                </c:pt>
                <c:pt idx="1870">
                  <c:v>-61.277183247296335</c:v>
                </c:pt>
                <c:pt idx="1871">
                  <c:v>-65.453496971692616</c:v>
                </c:pt>
                <c:pt idx="1872">
                  <c:v>-72.339117621524608</c:v>
                </c:pt>
                <c:pt idx="1873">
                  <c:v>-76.787188793745557</c:v>
                </c:pt>
                <c:pt idx="1874">
                  <c:v>-78.830295465020228</c:v>
                </c:pt>
                <c:pt idx="1875">
                  <c:v>-80.03769106378715</c:v>
                </c:pt>
                <c:pt idx="1876">
                  <c:v>-80.018087412166182</c:v>
                </c:pt>
                <c:pt idx="1877">
                  <c:v>-76.288827825516364</c:v>
                </c:pt>
                <c:pt idx="1878">
                  <c:v>-67.763495466192012</c:v>
                </c:pt>
                <c:pt idx="1879">
                  <c:v>-59.092222584885164</c:v>
                </c:pt>
                <c:pt idx="1880">
                  <c:v>-46.120193067196695</c:v>
                </c:pt>
                <c:pt idx="1881">
                  <c:v>-30.473814897074046</c:v>
                </c:pt>
                <c:pt idx="1882">
                  <c:v>-16.552940005185704</c:v>
                </c:pt>
                <c:pt idx="1883">
                  <c:v>-14.583760568770055</c:v>
                </c:pt>
                <c:pt idx="1884">
                  <c:v>-9.0074195074077359</c:v>
                </c:pt>
                <c:pt idx="1885">
                  <c:v>-1.6660130385642071</c:v>
                </c:pt>
                <c:pt idx="1886">
                  <c:v>1.0788880992963206</c:v>
                </c:pt>
                <c:pt idx="1887">
                  <c:v>6.4521751948080706</c:v>
                </c:pt>
                <c:pt idx="1888">
                  <c:v>11.784906039176651</c:v>
                </c:pt>
                <c:pt idx="1889">
                  <c:v>18.49808182519762</c:v>
                </c:pt>
                <c:pt idx="1890">
                  <c:v>26.50576787163337</c:v>
                </c:pt>
                <c:pt idx="1891">
                  <c:v>30.136395126375405</c:v>
                </c:pt>
                <c:pt idx="1892">
                  <c:v>33.055789528211321</c:v>
                </c:pt>
                <c:pt idx="1893">
                  <c:v>36.461223788738806</c:v>
                </c:pt>
                <c:pt idx="1894">
                  <c:v>38.195832281416067</c:v>
                </c:pt>
                <c:pt idx="1895">
                  <c:v>42.975529659951562</c:v>
                </c:pt>
                <c:pt idx="1896">
                  <c:v>49.543592969302978</c:v>
                </c:pt>
                <c:pt idx="1897">
                  <c:v>55.498066232410537</c:v>
                </c:pt>
                <c:pt idx="1898">
                  <c:v>60.348986312141562</c:v>
                </c:pt>
                <c:pt idx="1899">
                  <c:v>63.617798766245578</c:v>
                </c:pt>
                <c:pt idx="1900">
                  <c:v>65.061691345006054</c:v>
                </c:pt>
                <c:pt idx="1901">
                  <c:v>64.354079105195183</c:v>
                </c:pt>
                <c:pt idx="1902">
                  <c:v>62.418914987765035</c:v>
                </c:pt>
                <c:pt idx="1903">
                  <c:v>59.291852974459005</c:v>
                </c:pt>
                <c:pt idx="1904">
                  <c:v>56.67565827706769</c:v>
                </c:pt>
                <c:pt idx="1905">
                  <c:v>56.380659222070648</c:v>
                </c:pt>
                <c:pt idx="1906">
                  <c:v>56.641817656713037</c:v>
                </c:pt>
                <c:pt idx="1907">
                  <c:v>57.193645286664285</c:v>
                </c:pt>
                <c:pt idx="1908">
                  <c:v>57.216419665659437</c:v>
                </c:pt>
                <c:pt idx="1909">
                  <c:v>56.977367090895711</c:v>
                </c:pt>
                <c:pt idx="1910">
                  <c:v>55.940491170132731</c:v>
                </c:pt>
                <c:pt idx="1911">
                  <c:v>55.207349988223577</c:v>
                </c:pt>
                <c:pt idx="1912">
                  <c:v>52.744407914527457</c:v>
                </c:pt>
                <c:pt idx="1913">
                  <c:v>48.926052585109147</c:v>
                </c:pt>
                <c:pt idx="1914">
                  <c:v>45.587893178311447</c:v>
                </c:pt>
                <c:pt idx="1915">
                  <c:v>43.095035989958049</c:v>
                </c:pt>
                <c:pt idx="1916">
                  <c:v>40.30688629559976</c:v>
                </c:pt>
                <c:pt idx="1917">
                  <c:v>39.254853033026322</c:v>
                </c:pt>
                <c:pt idx="1918">
                  <c:v>39.778458569911066</c:v>
                </c:pt>
                <c:pt idx="1919">
                  <c:v>40.587316810580795</c:v>
                </c:pt>
                <c:pt idx="1920">
                  <c:v>42.090698456147756</c:v>
                </c:pt>
                <c:pt idx="1921">
                  <c:v>41.307597542235953</c:v>
                </c:pt>
                <c:pt idx="1922">
                  <c:v>39.066054829888017</c:v>
                </c:pt>
                <c:pt idx="1923">
                  <c:v>36.646124833259286</c:v>
                </c:pt>
                <c:pt idx="1924">
                  <c:v>34.605539398851882</c:v>
                </c:pt>
                <c:pt idx="1925">
                  <c:v>31.042677388161433</c:v>
                </c:pt>
                <c:pt idx="1926">
                  <c:v>25.954343234169293</c:v>
                </c:pt>
                <c:pt idx="1927">
                  <c:v>18.029769579422474</c:v>
                </c:pt>
                <c:pt idx="1928">
                  <c:v>8.8356627422293155</c:v>
                </c:pt>
                <c:pt idx="1929">
                  <c:v>0.51655731154768247</c:v>
                </c:pt>
                <c:pt idx="1930">
                  <c:v>-7.4950683814573651</c:v>
                </c:pt>
                <c:pt idx="1931">
                  <c:v>-13.301192947485685</c:v>
                </c:pt>
                <c:pt idx="1932">
                  <c:v>-19.805228955699619</c:v>
                </c:pt>
                <c:pt idx="1933">
                  <c:v>-29.913403802582703</c:v>
                </c:pt>
                <c:pt idx="1934">
                  <c:v>-42.922066824041636</c:v>
                </c:pt>
                <c:pt idx="1935">
                  <c:v>-53.229603652671805</c:v>
                </c:pt>
                <c:pt idx="1936">
                  <c:v>-58.79152363284733</c:v>
                </c:pt>
                <c:pt idx="1937">
                  <c:v>-60.510538340368576</c:v>
                </c:pt>
                <c:pt idx="1938">
                  <c:v>-57.850112889457684</c:v>
                </c:pt>
                <c:pt idx="1939">
                  <c:v>-48.539287677129735</c:v>
                </c:pt>
                <c:pt idx="1940">
                  <c:v>-37.186416703100605</c:v>
                </c:pt>
                <c:pt idx="1941">
                  <c:v>-34.679442793118447</c:v>
                </c:pt>
                <c:pt idx="1942">
                  <c:v>-36.192596740032442</c:v>
                </c:pt>
                <c:pt idx="1943">
                  <c:v>-39.175746386828813</c:v>
                </c:pt>
                <c:pt idx="1944">
                  <c:v>-42.665593761209543</c:v>
                </c:pt>
                <c:pt idx="1945">
                  <c:v>-44.102347872397722</c:v>
                </c:pt>
                <c:pt idx="1946">
                  <c:v>-43.298251821367835</c:v>
                </c:pt>
                <c:pt idx="1947">
                  <c:v>-41.158341637697362</c:v>
                </c:pt>
                <c:pt idx="1948">
                  <c:v>-39.561524876198355</c:v>
                </c:pt>
                <c:pt idx="1949">
                  <c:v>-38.151027572004189</c:v>
                </c:pt>
                <c:pt idx="1950">
                  <c:v>-36.669149141735424</c:v>
                </c:pt>
                <c:pt idx="1951">
                  <c:v>-35.64916620324248</c:v>
                </c:pt>
                <c:pt idx="1952">
                  <c:v>-35.559705693022472</c:v>
                </c:pt>
                <c:pt idx="1953">
                  <c:v>-36.018755192543139</c:v>
                </c:pt>
                <c:pt idx="1954">
                  <c:v>-36.858047721138277</c:v>
                </c:pt>
                <c:pt idx="1955">
                  <c:v>-39.325595908859576</c:v>
                </c:pt>
                <c:pt idx="1956">
                  <c:v>-42.461011065262213</c:v>
                </c:pt>
                <c:pt idx="1957">
                  <c:v>-45.887107381065199</c:v>
                </c:pt>
                <c:pt idx="1958">
                  <c:v>-50.152788888257412</c:v>
                </c:pt>
                <c:pt idx="1959">
                  <c:v>-54.044838808681234</c:v>
                </c:pt>
                <c:pt idx="1960">
                  <c:v>-57.990367761542522</c:v>
                </c:pt>
                <c:pt idx="1961">
                  <c:v>-61.865618002714442</c:v>
                </c:pt>
                <c:pt idx="1962">
                  <c:v>-64.205637294294604</c:v>
                </c:pt>
                <c:pt idx="1963">
                  <c:v>-65.864610390551235</c:v>
                </c:pt>
                <c:pt idx="1964">
                  <c:v>-66.077002024733162</c:v>
                </c:pt>
                <c:pt idx="1965">
                  <c:v>-66.562948885487458</c:v>
                </c:pt>
                <c:pt idx="1966">
                  <c:v>-67.854454524625908</c:v>
                </c:pt>
                <c:pt idx="1967">
                  <c:v>-70.447312053211903</c:v>
                </c:pt>
                <c:pt idx="1968">
                  <c:v>-74.860610713785348</c:v>
                </c:pt>
                <c:pt idx="1969">
                  <c:v>-76.892260135710657</c:v>
                </c:pt>
                <c:pt idx="1970">
                  <c:v>-74.263160799847739</c:v>
                </c:pt>
                <c:pt idx="1971">
                  <c:v>-67.528962297670901</c:v>
                </c:pt>
                <c:pt idx="1972">
                  <c:v>-58.694903150684368</c:v>
                </c:pt>
                <c:pt idx="1973">
                  <c:v>-49.055983614984115</c:v>
                </c:pt>
                <c:pt idx="1974">
                  <c:v>-41.83140450529347</c:v>
                </c:pt>
                <c:pt idx="1975">
                  <c:v>-36.361771109514194</c:v>
                </c:pt>
                <c:pt idx="1976">
                  <c:v>-28.984555453927783</c:v>
                </c:pt>
                <c:pt idx="1977">
                  <c:v>-19.000308144210081</c:v>
                </c:pt>
                <c:pt idx="1978">
                  <c:v>-8.2502905960671917</c:v>
                </c:pt>
                <c:pt idx="1979">
                  <c:v>3.6761107361222485</c:v>
                </c:pt>
                <c:pt idx="1980">
                  <c:v>13.303772517855831</c:v>
                </c:pt>
                <c:pt idx="1981">
                  <c:v>18.226587509597266</c:v>
                </c:pt>
                <c:pt idx="1982">
                  <c:v>25.310399167617703</c:v>
                </c:pt>
                <c:pt idx="1983">
                  <c:v>27.236695171359624</c:v>
                </c:pt>
                <c:pt idx="1984">
                  <c:v>33.171497706065026</c:v>
                </c:pt>
                <c:pt idx="1985">
                  <c:v>39.154998412255658</c:v>
                </c:pt>
                <c:pt idx="1986">
                  <c:v>44.393414699339914</c:v>
                </c:pt>
                <c:pt idx="1987">
                  <c:v>50.128835964806456</c:v>
                </c:pt>
                <c:pt idx="1988">
                  <c:v>55.327202125086153</c:v>
                </c:pt>
                <c:pt idx="1989">
                  <c:v>59.015008442511657</c:v>
                </c:pt>
                <c:pt idx="1990">
                  <c:v>61.513080713899903</c:v>
                </c:pt>
                <c:pt idx="1991">
                  <c:v>63.523864082400763</c:v>
                </c:pt>
                <c:pt idx="1992">
                  <c:v>65.037840004988794</c:v>
                </c:pt>
                <c:pt idx="1993">
                  <c:v>65.58741412595576</c:v>
                </c:pt>
                <c:pt idx="1994">
                  <c:v>66.144523231394459</c:v>
                </c:pt>
                <c:pt idx="1995">
                  <c:v>66.536885839026766</c:v>
                </c:pt>
                <c:pt idx="1996">
                  <c:v>65.908752522283422</c:v>
                </c:pt>
                <c:pt idx="1997">
                  <c:v>64.597079216207675</c:v>
                </c:pt>
                <c:pt idx="1998">
                  <c:v>61.161729090240513</c:v>
                </c:pt>
                <c:pt idx="1999">
                  <c:v>57.733959621426457</c:v>
                </c:pt>
                <c:pt idx="2000">
                  <c:v>54.325627658976316</c:v>
                </c:pt>
                <c:pt idx="2001">
                  <c:v>51.783826056741738</c:v>
                </c:pt>
                <c:pt idx="2002">
                  <c:v>51.601021780884487</c:v>
                </c:pt>
                <c:pt idx="2003">
                  <c:v>50.476773212574741</c:v>
                </c:pt>
                <c:pt idx="2004">
                  <c:v>50.456287458050689</c:v>
                </c:pt>
                <c:pt idx="2005">
                  <c:v>45.974485526404266</c:v>
                </c:pt>
                <c:pt idx="2006">
                  <c:v>35.830678091578498</c:v>
                </c:pt>
                <c:pt idx="2007">
                  <c:v>27.401927175254375</c:v>
                </c:pt>
                <c:pt idx="2008">
                  <c:v>21.022612437381191</c:v>
                </c:pt>
                <c:pt idx="2009">
                  <c:v>17.70051119414385</c:v>
                </c:pt>
                <c:pt idx="2010">
                  <c:v>20.284621112532605</c:v>
                </c:pt>
                <c:pt idx="2011">
                  <c:v>29.731076839732289</c:v>
                </c:pt>
                <c:pt idx="2012">
                  <c:v>67.696233633203946</c:v>
                </c:pt>
                <c:pt idx="2013">
                  <c:v>43.904069391850868</c:v>
                </c:pt>
                <c:pt idx="2014">
                  <c:v>27.368557838061275</c:v>
                </c:pt>
                <c:pt idx="2015">
                  <c:v>14.424931061572609</c:v>
                </c:pt>
                <c:pt idx="2016">
                  <c:v>3.8257371306579007</c:v>
                </c:pt>
                <c:pt idx="2017">
                  <c:v>-10.458159676590249</c:v>
                </c:pt>
                <c:pt idx="2018">
                  <c:v>-20.387038357528354</c:v>
                </c:pt>
                <c:pt idx="2019">
                  <c:v>-24.670837913238145</c:v>
                </c:pt>
                <c:pt idx="2020">
                  <c:v>-25.231359485266118</c:v>
                </c:pt>
                <c:pt idx="2021">
                  <c:v>-14.116233266142155</c:v>
                </c:pt>
                <c:pt idx="2022">
                  <c:v>1.5577414638911111</c:v>
                </c:pt>
                <c:pt idx="2023">
                  <c:v>10.560823996192152</c:v>
                </c:pt>
                <c:pt idx="2024">
                  <c:v>8.5206419303121663</c:v>
                </c:pt>
                <c:pt idx="2025">
                  <c:v>7.7396436612632176</c:v>
                </c:pt>
                <c:pt idx="2026">
                  <c:v>-4.5102301026844094</c:v>
                </c:pt>
                <c:pt idx="2027">
                  <c:v>-13.535106525454815</c:v>
                </c:pt>
                <c:pt idx="2028">
                  <c:v>-16.849367430221108</c:v>
                </c:pt>
                <c:pt idx="2029">
                  <c:v>-14.963034245204335</c:v>
                </c:pt>
                <c:pt idx="2030">
                  <c:v>-8.829851834287215</c:v>
                </c:pt>
                <c:pt idx="2031">
                  <c:v>-3.5660695781126033</c:v>
                </c:pt>
                <c:pt idx="2032">
                  <c:v>2.776894756153355</c:v>
                </c:pt>
                <c:pt idx="2033">
                  <c:v>9.5695658944683721</c:v>
                </c:pt>
                <c:pt idx="2034">
                  <c:v>13.53908751238418</c:v>
                </c:pt>
                <c:pt idx="2035">
                  <c:v>16.086554961515176</c:v>
                </c:pt>
                <c:pt idx="2036">
                  <c:v>12.380817120901204</c:v>
                </c:pt>
                <c:pt idx="2037">
                  <c:v>3.6804374493662113</c:v>
                </c:pt>
                <c:pt idx="2038">
                  <c:v>1.4738878352069424</c:v>
                </c:pt>
                <c:pt idx="2039">
                  <c:v>6.2179914488228185</c:v>
                </c:pt>
                <c:pt idx="2040">
                  <c:v>10.944742056104346</c:v>
                </c:pt>
                <c:pt idx="2041">
                  <c:v>13.75043419289706</c:v>
                </c:pt>
                <c:pt idx="2042">
                  <c:v>12.225748779677799</c:v>
                </c:pt>
                <c:pt idx="2043">
                  <c:v>10.9599714438388</c:v>
                </c:pt>
                <c:pt idx="2044">
                  <c:v>9.875846862158193</c:v>
                </c:pt>
                <c:pt idx="2045">
                  <c:v>9.1646545772962913</c:v>
                </c:pt>
                <c:pt idx="2046">
                  <c:v>9.5827201728982452</c:v>
                </c:pt>
                <c:pt idx="2047">
                  <c:v>8.1688389872202105</c:v>
                </c:pt>
                <c:pt idx="2048">
                  <c:v>5.9428412745816157</c:v>
                </c:pt>
                <c:pt idx="2049">
                  <c:v>1.9832861742048065</c:v>
                </c:pt>
                <c:pt idx="2050">
                  <c:v>-0.60373162820388726</c:v>
                </c:pt>
                <c:pt idx="2051">
                  <c:v>0.79579552846858714</c:v>
                </c:pt>
                <c:pt idx="2052">
                  <c:v>2.673817024119844</c:v>
                </c:pt>
                <c:pt idx="2053">
                  <c:v>6.6797028387783586</c:v>
                </c:pt>
                <c:pt idx="2054">
                  <c:v>12.28894723820563</c:v>
                </c:pt>
                <c:pt idx="2055">
                  <c:v>14.631711226197556</c:v>
                </c:pt>
                <c:pt idx="2056">
                  <c:v>12.448292529584089</c:v>
                </c:pt>
                <c:pt idx="2057">
                  <c:v>10.732530002849709</c:v>
                </c:pt>
                <c:pt idx="2058">
                  <c:v>9.6682645449533862</c:v>
                </c:pt>
                <c:pt idx="2059">
                  <c:v>5.1634952231496536</c:v>
                </c:pt>
                <c:pt idx="2060">
                  <c:v>0.37834182708651221</c:v>
                </c:pt>
                <c:pt idx="2061">
                  <c:v>-2.1253288330316105</c:v>
                </c:pt>
                <c:pt idx="2062">
                  <c:v>-1.774841597079621</c:v>
                </c:pt>
                <c:pt idx="2063">
                  <c:v>-1.4219117957097878</c:v>
                </c:pt>
                <c:pt idx="2064">
                  <c:v>-1.0253381345959094</c:v>
                </c:pt>
                <c:pt idx="2065">
                  <c:v>-0.86173138657184234</c:v>
                </c:pt>
                <c:pt idx="2066">
                  <c:v>-0.22090399938150682</c:v>
                </c:pt>
                <c:pt idx="2067">
                  <c:v>4.1215576330633212E-2</c:v>
                </c:pt>
                <c:pt idx="2068">
                  <c:v>0.51062749631193283</c:v>
                </c:pt>
                <c:pt idx="2069">
                  <c:v>0.41436047290080325</c:v>
                </c:pt>
                <c:pt idx="2070">
                  <c:v>-0.50246599017559901</c:v>
                </c:pt>
                <c:pt idx="2071">
                  <c:v>-2.0703310308291698</c:v>
                </c:pt>
                <c:pt idx="2072">
                  <c:v>-3.9090365996134113</c:v>
                </c:pt>
                <c:pt idx="2073">
                  <c:v>-5.5683185199961294</c:v>
                </c:pt>
                <c:pt idx="2074">
                  <c:v>-6.3291403247074145</c:v>
                </c:pt>
                <c:pt idx="2075">
                  <c:v>-8.7573744524121313</c:v>
                </c:pt>
                <c:pt idx="2076">
                  <c:v>-10.743730103784143</c:v>
                </c:pt>
                <c:pt idx="2077">
                  <c:v>-12.285911545968121</c:v>
                </c:pt>
                <c:pt idx="2078">
                  <c:v>-13.762489534215728</c:v>
                </c:pt>
                <c:pt idx="2079">
                  <c:v>-10.498677944306099</c:v>
                </c:pt>
                <c:pt idx="2080">
                  <c:v>-8.3815602723532123</c:v>
                </c:pt>
                <c:pt idx="2081">
                  <c:v>-6.8335609386658955</c:v>
                </c:pt>
                <c:pt idx="2082">
                  <c:v>-6.3355668988979552</c:v>
                </c:pt>
                <c:pt idx="2083">
                  <c:v>-6.324553917459113</c:v>
                </c:pt>
                <c:pt idx="2084">
                  <c:v>-6.4572140577433013</c:v>
                </c:pt>
                <c:pt idx="2085">
                  <c:v>-6.6259525851710857</c:v>
                </c:pt>
                <c:pt idx="2086">
                  <c:v>-7.1353139935215397</c:v>
                </c:pt>
                <c:pt idx="2087">
                  <c:v>-8.4962562045234105</c:v>
                </c:pt>
                <c:pt idx="2088">
                  <c:v>-8.5217204962087916</c:v>
                </c:pt>
                <c:pt idx="2089">
                  <c:v>-8.2520181861021626</c:v>
                </c:pt>
                <c:pt idx="2090">
                  <c:v>-7.4691688682149024</c:v>
                </c:pt>
                <c:pt idx="2091">
                  <c:v>-6.3205087105165623</c:v>
                </c:pt>
                <c:pt idx="2092">
                  <c:v>-6.4096302184664369</c:v>
                </c:pt>
                <c:pt idx="2093">
                  <c:v>-7.7710069782844187</c:v>
                </c:pt>
                <c:pt idx="2094">
                  <c:v>-9.872058711473688</c:v>
                </c:pt>
                <c:pt idx="2095">
                  <c:v>-10.811857940905931</c:v>
                </c:pt>
                <c:pt idx="2096">
                  <c:v>-11.319788487197854</c:v>
                </c:pt>
                <c:pt idx="2097">
                  <c:v>-10.763768934752349</c:v>
                </c:pt>
                <c:pt idx="2098">
                  <c:v>-10.12412683426799</c:v>
                </c:pt>
                <c:pt idx="2099">
                  <c:v>-9.4713961647503968</c:v>
                </c:pt>
                <c:pt idx="2100">
                  <c:v>-8.8824641766384058</c:v>
                </c:pt>
                <c:pt idx="2101">
                  <c:v>-8.7536024436938717</c:v>
                </c:pt>
                <c:pt idx="2102">
                  <c:v>-8.9225280034751435</c:v>
                </c:pt>
                <c:pt idx="2103">
                  <c:v>-10.22045066855895</c:v>
                </c:pt>
                <c:pt idx="2104">
                  <c:v>-10.352334389636367</c:v>
                </c:pt>
                <c:pt idx="2105">
                  <c:v>-10.08952336525585</c:v>
                </c:pt>
                <c:pt idx="2106">
                  <c:v>-9.8902413135190379</c:v>
                </c:pt>
                <c:pt idx="2107">
                  <c:v>-10.764743379383523</c:v>
                </c:pt>
                <c:pt idx="2108">
                  <c:v>-12.172040304280783</c:v>
                </c:pt>
                <c:pt idx="2109">
                  <c:v>-12.651464002974123</c:v>
                </c:pt>
                <c:pt idx="2110">
                  <c:v>-12.53639562982182</c:v>
                </c:pt>
                <c:pt idx="2111">
                  <c:v>-12.625725938223956</c:v>
                </c:pt>
                <c:pt idx="2112">
                  <c:v>-15.617585715698308</c:v>
                </c:pt>
                <c:pt idx="2113">
                  <c:v>-13.005616299072711</c:v>
                </c:pt>
                <c:pt idx="2114">
                  <c:v>-12.203187024891074</c:v>
                </c:pt>
                <c:pt idx="2115">
                  <c:v>-12.524436674763074</c:v>
                </c:pt>
                <c:pt idx="2116">
                  <c:v>-12.985846486316168</c:v>
                </c:pt>
                <c:pt idx="2117">
                  <c:v>-13.392343369109128</c:v>
                </c:pt>
                <c:pt idx="2118">
                  <c:v>-13.230968096602684</c:v>
                </c:pt>
                <c:pt idx="2119">
                  <c:v>-13.564930501279065</c:v>
                </c:pt>
                <c:pt idx="2120">
                  <c:v>-13.32453618569531</c:v>
                </c:pt>
              </c:numCache>
            </c:numRef>
          </c:val>
          <c:smooth val="0"/>
          <c:extLst>
            <c:ext xmlns:c16="http://schemas.microsoft.com/office/drawing/2014/chart" uri="{C3380CC4-5D6E-409C-BE32-E72D297353CC}">
              <c16:uniqueId val="{00000000-FD24-4672-956C-42A7F68991C7}"/>
            </c:ext>
          </c:extLst>
        </c:ser>
        <c:ser>
          <c:idx val="1"/>
          <c:order val="1"/>
          <c:tx>
            <c:strRef>
              <c:f>Sheet1!$G$1</c:f>
              <c:strCache>
                <c:ptCount val="1"/>
                <c:pt idx="0">
                  <c:v>Accel_Y</c:v>
                </c:pt>
              </c:strCache>
            </c:strRef>
          </c:tx>
          <c:spPr>
            <a:ln w="28575" cap="rnd">
              <a:solidFill>
                <a:schemeClr val="accent2"/>
              </a:solidFill>
              <a:round/>
            </a:ln>
            <a:effectLst/>
          </c:spPr>
          <c:marker>
            <c:symbol val="none"/>
          </c:marker>
          <c:val>
            <c:numRef>
              <c:f>Sheet1!$G$2:$G$2122</c:f>
              <c:numCache>
                <c:formatCode>General</c:formatCode>
                <c:ptCount val="2121"/>
                <c:pt idx="0">
                  <c:v>-13.159009150534594</c:v>
                </c:pt>
                <c:pt idx="1">
                  <c:v>-12.888905188874647</c:v>
                </c:pt>
                <c:pt idx="2">
                  <c:v>-12.475467218646783</c:v>
                </c:pt>
                <c:pt idx="3">
                  <c:v>-11.693952704029231</c:v>
                </c:pt>
                <c:pt idx="4">
                  <c:v>-11.333172955683274</c:v>
                </c:pt>
                <c:pt idx="5">
                  <c:v>-11.660007240179493</c:v>
                </c:pt>
                <c:pt idx="6">
                  <c:v>-11.056891251578808</c:v>
                </c:pt>
                <c:pt idx="7">
                  <c:v>-11.223787663122669</c:v>
                </c:pt>
                <c:pt idx="8">
                  <c:v>-11.329941115130591</c:v>
                </c:pt>
                <c:pt idx="9">
                  <c:v>-12.485230834915631</c:v>
                </c:pt>
                <c:pt idx="10">
                  <c:v>-12.888995766105982</c:v>
                </c:pt>
                <c:pt idx="11">
                  <c:v>-13.612142483097324</c:v>
                </c:pt>
                <c:pt idx="12">
                  <c:v>-13.613441349091165</c:v>
                </c:pt>
                <c:pt idx="13">
                  <c:v>-13.187829274101812</c:v>
                </c:pt>
                <c:pt idx="14">
                  <c:v>-13.103021916849043</c:v>
                </c:pt>
                <c:pt idx="15">
                  <c:v>-15.406063742258052</c:v>
                </c:pt>
                <c:pt idx="16">
                  <c:v>-8.4178956942111967</c:v>
                </c:pt>
                <c:pt idx="17">
                  <c:v>-8.6426608506198779</c:v>
                </c:pt>
                <c:pt idx="18">
                  <c:v>-7.2858037110261469</c:v>
                </c:pt>
                <c:pt idx="19">
                  <c:v>-8.6701213663763799</c:v>
                </c:pt>
                <c:pt idx="20">
                  <c:v>-10.014668749907136</c:v>
                </c:pt>
                <c:pt idx="21">
                  <c:v>-11.484962856644511</c:v>
                </c:pt>
                <c:pt idx="22">
                  <c:v>-13.570244595026299</c:v>
                </c:pt>
                <c:pt idx="23">
                  <c:v>-13.835916528580864</c:v>
                </c:pt>
                <c:pt idx="24">
                  <c:v>-13.688362722040715</c:v>
                </c:pt>
                <c:pt idx="25">
                  <c:v>-18.732271127187961</c:v>
                </c:pt>
                <c:pt idx="26">
                  <c:v>-14.053147206219361</c:v>
                </c:pt>
                <c:pt idx="27">
                  <c:v>-17.394674717759724</c:v>
                </c:pt>
                <c:pt idx="28">
                  <c:v>-14.99044569515975</c:v>
                </c:pt>
                <c:pt idx="29">
                  <c:v>-12.06665420761996</c:v>
                </c:pt>
                <c:pt idx="30">
                  <c:v>-11.210914397315793</c:v>
                </c:pt>
                <c:pt idx="31">
                  <c:v>-11.009906181800467</c:v>
                </c:pt>
                <c:pt idx="32">
                  <c:v>-11.172298076417158</c:v>
                </c:pt>
                <c:pt idx="33">
                  <c:v>-9.924126596591389</c:v>
                </c:pt>
                <c:pt idx="34">
                  <c:v>-9.113962815837878</c:v>
                </c:pt>
                <c:pt idx="35">
                  <c:v>-7.9569435028183326</c:v>
                </c:pt>
                <c:pt idx="36">
                  <c:v>-8.0931450500324544</c:v>
                </c:pt>
                <c:pt idx="37">
                  <c:v>-7.9817647796177642</c:v>
                </c:pt>
                <c:pt idx="38">
                  <c:v>-8.8264942960039168</c:v>
                </c:pt>
                <c:pt idx="39">
                  <c:v>-10.044620533164158</c:v>
                </c:pt>
                <c:pt idx="40">
                  <c:v>-10.631023867115783</c:v>
                </c:pt>
                <c:pt idx="41">
                  <c:v>-10.528254991685682</c:v>
                </c:pt>
                <c:pt idx="42">
                  <c:v>-12.909068043684535</c:v>
                </c:pt>
                <c:pt idx="43">
                  <c:v>-9.6386380602441033</c:v>
                </c:pt>
                <c:pt idx="44">
                  <c:v>-10.646883529831335</c:v>
                </c:pt>
                <c:pt idx="45">
                  <c:v>-11.254361978253968</c:v>
                </c:pt>
                <c:pt idx="46">
                  <c:v>-10.858010605510421</c:v>
                </c:pt>
                <c:pt idx="47">
                  <c:v>-11.56095331775057</c:v>
                </c:pt>
                <c:pt idx="48">
                  <c:v>-13.165487998867283</c:v>
                </c:pt>
                <c:pt idx="49">
                  <c:v>-14.367502980660108</c:v>
                </c:pt>
                <c:pt idx="50">
                  <c:v>-15.334852400176795</c:v>
                </c:pt>
                <c:pt idx="51">
                  <c:v>-15.686865955440936</c:v>
                </c:pt>
                <c:pt idx="52">
                  <c:v>-14.791029843112968</c:v>
                </c:pt>
                <c:pt idx="53">
                  <c:v>-12.983998177784116</c:v>
                </c:pt>
                <c:pt idx="54">
                  <c:v>-11.807601398220006</c:v>
                </c:pt>
                <c:pt idx="55">
                  <c:v>-11.689857282260853</c:v>
                </c:pt>
                <c:pt idx="56">
                  <c:v>-12.518286939866368</c:v>
                </c:pt>
                <c:pt idx="57">
                  <c:v>-15.281997178653667</c:v>
                </c:pt>
                <c:pt idx="58">
                  <c:v>-21.657463795228804</c:v>
                </c:pt>
                <c:pt idx="59">
                  <c:v>-27.45185452499711</c:v>
                </c:pt>
                <c:pt idx="60">
                  <c:v>-32.828483181197058</c:v>
                </c:pt>
                <c:pt idx="61">
                  <c:v>-38.955055177431596</c:v>
                </c:pt>
                <c:pt idx="62">
                  <c:v>-36.44700936127488</c:v>
                </c:pt>
                <c:pt idx="63">
                  <c:v>-35.868535516873841</c:v>
                </c:pt>
                <c:pt idx="64">
                  <c:v>-33.588415571996968</c:v>
                </c:pt>
                <c:pt idx="65">
                  <c:v>-31.731752836121625</c:v>
                </c:pt>
                <c:pt idx="66">
                  <c:v>-31.273879071230205</c:v>
                </c:pt>
                <c:pt idx="67">
                  <c:v>-35.98122351930688</c:v>
                </c:pt>
                <c:pt idx="68">
                  <c:v>-39.240104191196615</c:v>
                </c:pt>
                <c:pt idx="69">
                  <c:v>-53.962985012536578</c:v>
                </c:pt>
                <c:pt idx="70">
                  <c:v>-58.80834378069644</c:v>
                </c:pt>
                <c:pt idx="71">
                  <c:v>-64.480054119090596</c:v>
                </c:pt>
                <c:pt idx="72">
                  <c:v>-68.798368539203892</c:v>
                </c:pt>
                <c:pt idx="73">
                  <c:v>-67.145680815640958</c:v>
                </c:pt>
                <c:pt idx="74">
                  <c:v>-64.541415762115406</c:v>
                </c:pt>
                <c:pt idx="75">
                  <c:v>-67.41538232221906</c:v>
                </c:pt>
                <c:pt idx="76">
                  <c:v>-72.145260554188994</c:v>
                </c:pt>
                <c:pt idx="77">
                  <c:v>-88.282986232418324</c:v>
                </c:pt>
                <c:pt idx="78">
                  <c:v>-77.515911769194005</c:v>
                </c:pt>
                <c:pt idx="79">
                  <c:v>-69.197404842775626</c:v>
                </c:pt>
                <c:pt idx="80">
                  <c:v>-63.114947016826264</c:v>
                </c:pt>
                <c:pt idx="81">
                  <c:v>-60.13420587163592</c:v>
                </c:pt>
                <c:pt idx="82">
                  <c:v>-59.176216930352304</c:v>
                </c:pt>
                <c:pt idx="83">
                  <c:v>-61.328006313075839</c:v>
                </c:pt>
                <c:pt idx="84">
                  <c:v>-62.166623464159855</c:v>
                </c:pt>
                <c:pt idx="85">
                  <c:v>-60.759984539550409</c:v>
                </c:pt>
                <c:pt idx="86">
                  <c:v>-57.884115590794046</c:v>
                </c:pt>
                <c:pt idx="87">
                  <c:v>-50.178720301232971</c:v>
                </c:pt>
                <c:pt idx="88">
                  <c:v>-41.062090053858242</c:v>
                </c:pt>
                <c:pt idx="89">
                  <c:v>-37.988671713298793</c:v>
                </c:pt>
                <c:pt idx="90">
                  <c:v>-33.01338894832535</c:v>
                </c:pt>
                <c:pt idx="91">
                  <c:v>-35.178900248489683</c:v>
                </c:pt>
                <c:pt idx="92">
                  <c:v>-37.106950042060319</c:v>
                </c:pt>
                <c:pt idx="93">
                  <c:v>-35.621503947578617</c:v>
                </c:pt>
                <c:pt idx="94">
                  <c:v>-31.27406401718941</c:v>
                </c:pt>
                <c:pt idx="95">
                  <c:v>-28.66499432597805</c:v>
                </c:pt>
                <c:pt idx="96">
                  <c:v>-25.676348768854144</c:v>
                </c:pt>
                <c:pt idx="97">
                  <c:v>-22.29372819823277</c:v>
                </c:pt>
                <c:pt idx="98">
                  <c:v>-19.308123340065872</c:v>
                </c:pt>
                <c:pt idx="99">
                  <c:v>-17.889431705631804</c:v>
                </c:pt>
                <c:pt idx="100">
                  <c:v>-14.899139092667696</c:v>
                </c:pt>
                <c:pt idx="101">
                  <c:v>-11.777163565307958</c:v>
                </c:pt>
                <c:pt idx="102">
                  <c:v>-9.4142700242956785</c:v>
                </c:pt>
                <c:pt idx="103">
                  <c:v>-7.3493386150091187</c:v>
                </c:pt>
                <c:pt idx="104">
                  <c:v>-6.0242876517443547</c:v>
                </c:pt>
                <c:pt idx="105">
                  <c:v>-6.3405236772038318</c:v>
                </c:pt>
                <c:pt idx="106">
                  <c:v>-6.5253492166542788</c:v>
                </c:pt>
                <c:pt idx="107">
                  <c:v>-6.682420335066916</c:v>
                </c:pt>
                <c:pt idx="108">
                  <c:v>-6.5613974779594297</c:v>
                </c:pt>
                <c:pt idx="109">
                  <c:v>-6.5929133090592167</c:v>
                </c:pt>
                <c:pt idx="110">
                  <c:v>-6.2597326294751454</c:v>
                </c:pt>
                <c:pt idx="111">
                  <c:v>-7.3065248591642264</c:v>
                </c:pt>
                <c:pt idx="112">
                  <c:v>-7.7722861553344069</c:v>
                </c:pt>
                <c:pt idx="113">
                  <c:v>-8.4953712542886226</c:v>
                </c:pt>
                <c:pt idx="114">
                  <c:v>-9.2842085394623624</c:v>
                </c:pt>
                <c:pt idx="115">
                  <c:v>-12.803959674189644</c:v>
                </c:pt>
                <c:pt idx="116">
                  <c:v>-9.7830030006138369</c:v>
                </c:pt>
                <c:pt idx="117">
                  <c:v>-22.010160846294184</c:v>
                </c:pt>
                <c:pt idx="118">
                  <c:v>-25.679323346012186</c:v>
                </c:pt>
                <c:pt idx="119">
                  <c:v>-31.936300158588239</c:v>
                </c:pt>
                <c:pt idx="120">
                  <c:v>-36.348425718791539</c:v>
                </c:pt>
                <c:pt idx="121">
                  <c:v>-50.254539489993157</c:v>
                </c:pt>
                <c:pt idx="122">
                  <c:v>-42.069756223872702</c:v>
                </c:pt>
                <c:pt idx="123">
                  <c:v>-33.462200693162806</c:v>
                </c:pt>
                <c:pt idx="124">
                  <c:v>-29.494065159795269</c:v>
                </c:pt>
                <c:pt idx="125">
                  <c:v>-28.568579352845457</c:v>
                </c:pt>
                <c:pt idx="126">
                  <c:v>-31.958167771379383</c:v>
                </c:pt>
                <c:pt idx="127">
                  <c:v>-29.914711377169745</c:v>
                </c:pt>
                <c:pt idx="128">
                  <c:v>-29.45751433224363</c:v>
                </c:pt>
                <c:pt idx="129">
                  <c:v>-25.627699301876902</c:v>
                </c:pt>
                <c:pt idx="130">
                  <c:v>-20.711169568320457</c:v>
                </c:pt>
                <c:pt idx="131">
                  <c:v>-17.454159605391297</c:v>
                </c:pt>
                <c:pt idx="132">
                  <c:v>-15.095095965935633</c:v>
                </c:pt>
                <c:pt idx="133">
                  <c:v>-15.518823264359968</c:v>
                </c:pt>
                <c:pt idx="134">
                  <c:v>-18.285459722676862</c:v>
                </c:pt>
                <c:pt idx="135">
                  <c:v>-20.579381923049723</c:v>
                </c:pt>
                <c:pt idx="136">
                  <c:v>-22.760159356605381</c:v>
                </c:pt>
                <c:pt idx="137">
                  <c:v>-24.287828542676618</c:v>
                </c:pt>
                <c:pt idx="138">
                  <c:v>-26.289124447171723</c:v>
                </c:pt>
                <c:pt idx="139">
                  <c:v>-27.199370237997481</c:v>
                </c:pt>
                <c:pt idx="140">
                  <c:v>-27.8369879899316</c:v>
                </c:pt>
                <c:pt idx="141">
                  <c:v>-26.136261077782518</c:v>
                </c:pt>
                <c:pt idx="142">
                  <c:v>-25.171773627110021</c:v>
                </c:pt>
                <c:pt idx="143">
                  <c:v>-25.212643128587064</c:v>
                </c:pt>
                <c:pt idx="144">
                  <c:v>-23.339604212950704</c:v>
                </c:pt>
                <c:pt idx="145">
                  <c:v>-21.982787679354193</c:v>
                </c:pt>
                <c:pt idx="146">
                  <c:v>-20.175996640015754</c:v>
                </c:pt>
                <c:pt idx="147">
                  <c:v>-18.69439079289663</c:v>
                </c:pt>
                <c:pt idx="148">
                  <c:v>-17.495543803732385</c:v>
                </c:pt>
                <c:pt idx="149">
                  <c:v>-16.44408959641282</c:v>
                </c:pt>
                <c:pt idx="150">
                  <c:v>-16.110227328088904</c:v>
                </c:pt>
                <c:pt idx="151">
                  <c:v>-16.994477944682956</c:v>
                </c:pt>
                <c:pt idx="152">
                  <c:v>-17.648150104068055</c:v>
                </c:pt>
                <c:pt idx="153">
                  <c:v>-18.405668203565561</c:v>
                </c:pt>
                <c:pt idx="154">
                  <c:v>-20.23673209679913</c:v>
                </c:pt>
                <c:pt idx="155">
                  <c:v>-21.7336173904521</c:v>
                </c:pt>
                <c:pt idx="156">
                  <c:v>-23.132712983968123</c:v>
                </c:pt>
                <c:pt idx="157">
                  <c:v>-23.98867631591639</c:v>
                </c:pt>
                <c:pt idx="158">
                  <c:v>-24.345613251818595</c:v>
                </c:pt>
                <c:pt idx="159">
                  <c:v>-25.481108645340846</c:v>
                </c:pt>
                <c:pt idx="160">
                  <c:v>-26.962451291956249</c:v>
                </c:pt>
                <c:pt idx="161">
                  <c:v>-26.885206905972918</c:v>
                </c:pt>
                <c:pt idx="162">
                  <c:v>-28.534347413785312</c:v>
                </c:pt>
                <c:pt idx="163">
                  <c:v>-31.1456354030183</c:v>
                </c:pt>
                <c:pt idx="164">
                  <c:v>-34.707793742663547</c:v>
                </c:pt>
                <c:pt idx="165">
                  <c:v>-38.986190299514234</c:v>
                </c:pt>
                <c:pt idx="166">
                  <c:v>-43.090436172168779</c:v>
                </c:pt>
                <c:pt idx="167">
                  <c:v>-49.362047946467605</c:v>
                </c:pt>
                <c:pt idx="168">
                  <c:v>-55.609116038990791</c:v>
                </c:pt>
                <c:pt idx="169">
                  <c:v>-57.891170841297765</c:v>
                </c:pt>
                <c:pt idx="170">
                  <c:v>-50.125933259413486</c:v>
                </c:pt>
                <c:pt idx="171">
                  <c:v>-35.603895146425636</c:v>
                </c:pt>
                <c:pt idx="172">
                  <c:v>-24.47217867124052</c:v>
                </c:pt>
                <c:pt idx="173">
                  <c:v>-22.824855394109996</c:v>
                </c:pt>
                <c:pt idx="174">
                  <c:v>-22.271919722052477</c:v>
                </c:pt>
                <c:pt idx="175">
                  <c:v>-19.69410725355592</c:v>
                </c:pt>
                <c:pt idx="176">
                  <c:v>-12.258747245511394</c:v>
                </c:pt>
                <c:pt idx="177">
                  <c:v>-5.8139187944667174</c:v>
                </c:pt>
                <c:pt idx="178">
                  <c:v>-2.446090673327713</c:v>
                </c:pt>
                <c:pt idx="179">
                  <c:v>-2.7763717921975459</c:v>
                </c:pt>
                <c:pt idx="180">
                  <c:v>-3.967077060111007</c:v>
                </c:pt>
                <c:pt idx="181">
                  <c:v>-3.072578315917895</c:v>
                </c:pt>
                <c:pt idx="182">
                  <c:v>-2.5534441222928974</c:v>
                </c:pt>
                <c:pt idx="183">
                  <c:v>-2.0563592919173912</c:v>
                </c:pt>
                <c:pt idx="184">
                  <c:v>-1.8452605368007386</c:v>
                </c:pt>
                <c:pt idx="185">
                  <c:v>-1.5357790848941861</c:v>
                </c:pt>
                <c:pt idx="186">
                  <c:v>-0.97245021888786021</c:v>
                </c:pt>
                <c:pt idx="187">
                  <c:v>-0.32864429952721486</c:v>
                </c:pt>
                <c:pt idx="188">
                  <c:v>0.74252354746957472</c:v>
                </c:pt>
                <c:pt idx="189">
                  <c:v>0.46220516028923747</c:v>
                </c:pt>
                <c:pt idx="190">
                  <c:v>1.3402209924381414</c:v>
                </c:pt>
                <c:pt idx="191">
                  <c:v>1.8227543450195511</c:v>
                </c:pt>
                <c:pt idx="192">
                  <c:v>2.2144742366317338</c:v>
                </c:pt>
                <c:pt idx="193">
                  <c:v>2.7792319412024571</c:v>
                </c:pt>
                <c:pt idx="194">
                  <c:v>2.9558046937933664</c:v>
                </c:pt>
                <c:pt idx="195">
                  <c:v>3.2805491466087466</c:v>
                </c:pt>
                <c:pt idx="196">
                  <c:v>4.1216713852870139</c:v>
                </c:pt>
                <c:pt idx="197">
                  <c:v>5.330287010009962</c:v>
                </c:pt>
                <c:pt idx="198">
                  <c:v>5.7386207827711955</c:v>
                </c:pt>
                <c:pt idx="199">
                  <c:v>6.7135525573483124</c:v>
                </c:pt>
                <c:pt idx="200">
                  <c:v>7.3142208365064079</c:v>
                </c:pt>
                <c:pt idx="201">
                  <c:v>7.5840762384996303</c:v>
                </c:pt>
                <c:pt idx="202">
                  <c:v>7.6179790817189419</c:v>
                </c:pt>
                <c:pt idx="203">
                  <c:v>7.81178490794741</c:v>
                </c:pt>
                <c:pt idx="204">
                  <c:v>7.7649262015447365</c:v>
                </c:pt>
                <c:pt idx="205">
                  <c:v>8.6361931146376403</c:v>
                </c:pt>
                <c:pt idx="206">
                  <c:v>8.687125144414269</c:v>
                </c:pt>
                <c:pt idx="207">
                  <c:v>8.5892797707138389</c:v>
                </c:pt>
                <c:pt idx="208">
                  <c:v>7.6102367896455174</c:v>
                </c:pt>
                <c:pt idx="209">
                  <c:v>6.5818376437753363</c:v>
                </c:pt>
                <c:pt idx="210">
                  <c:v>5.317795413911103</c:v>
                </c:pt>
                <c:pt idx="211">
                  <c:v>3.2628780269985524</c:v>
                </c:pt>
                <c:pt idx="212">
                  <c:v>1.8217147634570179</c:v>
                </c:pt>
                <c:pt idx="213">
                  <c:v>1.3261962739582616</c:v>
                </c:pt>
                <c:pt idx="214">
                  <c:v>0.87795683875638042</c:v>
                </c:pt>
                <c:pt idx="215">
                  <c:v>1.3789650069063034E-2</c:v>
                </c:pt>
                <c:pt idx="216">
                  <c:v>-0.72863844030591118</c:v>
                </c:pt>
                <c:pt idx="217">
                  <c:v>-0.57104640075765722</c:v>
                </c:pt>
                <c:pt idx="218">
                  <c:v>-2.8416152147687224</c:v>
                </c:pt>
                <c:pt idx="219">
                  <c:v>-4.5953824808467836</c:v>
                </c:pt>
                <c:pt idx="220">
                  <c:v>-4.6286347391784188</c:v>
                </c:pt>
                <c:pt idx="221">
                  <c:v>-4.5385123756292369</c:v>
                </c:pt>
                <c:pt idx="222">
                  <c:v>-4.7224271818510974</c:v>
                </c:pt>
                <c:pt idx="223">
                  <c:v>-1.4523461457591313</c:v>
                </c:pt>
                <c:pt idx="224">
                  <c:v>2.3308306645874581</c:v>
                </c:pt>
                <c:pt idx="225">
                  <c:v>7.6826101452387032</c:v>
                </c:pt>
                <c:pt idx="226">
                  <c:v>14.382542470536265</c:v>
                </c:pt>
                <c:pt idx="227">
                  <c:v>21.52716989932059</c:v>
                </c:pt>
                <c:pt idx="228">
                  <c:v>13.650554411579479</c:v>
                </c:pt>
                <c:pt idx="229">
                  <c:v>7.5681325135540654</c:v>
                </c:pt>
                <c:pt idx="230">
                  <c:v>0.89865178615231933</c:v>
                </c:pt>
                <c:pt idx="231">
                  <c:v>1.6574165956431106</c:v>
                </c:pt>
                <c:pt idx="232">
                  <c:v>5.856061733313294</c:v>
                </c:pt>
                <c:pt idx="233">
                  <c:v>15.873767562051508</c:v>
                </c:pt>
                <c:pt idx="234">
                  <c:v>31.150968205299819</c:v>
                </c:pt>
                <c:pt idx="235">
                  <c:v>29.835158860722178</c:v>
                </c:pt>
                <c:pt idx="236">
                  <c:v>21.148998655243211</c:v>
                </c:pt>
                <c:pt idx="237">
                  <c:v>14.242997172055086</c:v>
                </c:pt>
                <c:pt idx="238">
                  <c:v>8.274910713954915</c:v>
                </c:pt>
                <c:pt idx="239">
                  <c:v>3.5485500585657381</c:v>
                </c:pt>
                <c:pt idx="240">
                  <c:v>1.4956756830215325</c:v>
                </c:pt>
                <c:pt idx="241">
                  <c:v>1.8157257299943772</c:v>
                </c:pt>
                <c:pt idx="242">
                  <c:v>4.9405134579351619</c:v>
                </c:pt>
                <c:pt idx="243">
                  <c:v>4.8616923337093416</c:v>
                </c:pt>
                <c:pt idx="244">
                  <c:v>3.5669212167610644</c:v>
                </c:pt>
                <c:pt idx="245">
                  <c:v>1.8721096945101683</c:v>
                </c:pt>
                <c:pt idx="246">
                  <c:v>1.2382981636322066</c:v>
                </c:pt>
                <c:pt idx="247">
                  <c:v>0.82044562317425263</c:v>
                </c:pt>
                <c:pt idx="248">
                  <c:v>-0.46589571211180747</c:v>
                </c:pt>
                <c:pt idx="249">
                  <c:v>-1.1333546082356039</c:v>
                </c:pt>
                <c:pt idx="250">
                  <c:v>-1.2013556626089812</c:v>
                </c:pt>
                <c:pt idx="251">
                  <c:v>-1.4758616524035602</c:v>
                </c:pt>
                <c:pt idx="252">
                  <c:v>-1.4674711971949577</c:v>
                </c:pt>
                <c:pt idx="253">
                  <c:v>-1.2853255390464251</c:v>
                </c:pt>
                <c:pt idx="254">
                  <c:v>-1.3754140011852205</c:v>
                </c:pt>
                <c:pt idx="255">
                  <c:v>-1.7298868791121025</c:v>
                </c:pt>
                <c:pt idx="256">
                  <c:v>-2.869314029328053</c:v>
                </c:pt>
                <c:pt idx="257">
                  <c:v>-4.0299685448428111</c:v>
                </c:pt>
                <c:pt idx="258">
                  <c:v>-4.4315147831982964</c:v>
                </c:pt>
                <c:pt idx="259">
                  <c:v>-3.9980581724106985</c:v>
                </c:pt>
                <c:pt idx="260">
                  <c:v>-3.4220137390449681</c:v>
                </c:pt>
                <c:pt idx="261">
                  <c:v>-2.7480588615165655</c:v>
                </c:pt>
                <c:pt idx="262">
                  <c:v>-1.3606932810638943</c:v>
                </c:pt>
                <c:pt idx="263">
                  <c:v>0.49680332503028463</c:v>
                </c:pt>
                <c:pt idx="264">
                  <c:v>1.796034574856453</c:v>
                </c:pt>
                <c:pt idx="265">
                  <c:v>3.2984512830141819</c:v>
                </c:pt>
                <c:pt idx="266">
                  <c:v>3.6794449533520539</c:v>
                </c:pt>
                <c:pt idx="267">
                  <c:v>3.0667084386273205</c:v>
                </c:pt>
                <c:pt idx="268">
                  <c:v>3.0931334895711835</c:v>
                </c:pt>
                <c:pt idx="269">
                  <c:v>2.3111373870619221</c:v>
                </c:pt>
                <c:pt idx="270">
                  <c:v>1.2288299968095877</c:v>
                </c:pt>
                <c:pt idx="271">
                  <c:v>1.919023854434776</c:v>
                </c:pt>
                <c:pt idx="272">
                  <c:v>3.7349886774139134</c:v>
                </c:pt>
                <c:pt idx="273">
                  <c:v>5.4850826739630305</c:v>
                </c:pt>
                <c:pt idx="274">
                  <c:v>5.9887245464249839</c:v>
                </c:pt>
                <c:pt idx="275">
                  <c:v>8.791216182360424</c:v>
                </c:pt>
                <c:pt idx="276">
                  <c:v>15.982243488272811</c:v>
                </c:pt>
                <c:pt idx="277">
                  <c:v>28.256941258863229</c:v>
                </c:pt>
                <c:pt idx="278">
                  <c:v>31.934935136467104</c:v>
                </c:pt>
                <c:pt idx="279">
                  <c:v>26.31121815913551</c:v>
                </c:pt>
                <c:pt idx="280">
                  <c:v>22.91729307309031</c:v>
                </c:pt>
                <c:pt idx="281">
                  <c:v>18.588845888014234</c:v>
                </c:pt>
                <c:pt idx="282">
                  <c:v>16.244795443460422</c:v>
                </c:pt>
                <c:pt idx="283">
                  <c:v>16.95056633164327</c:v>
                </c:pt>
                <c:pt idx="284">
                  <c:v>18.679618539600305</c:v>
                </c:pt>
                <c:pt idx="285">
                  <c:v>19.595000735397075</c:v>
                </c:pt>
                <c:pt idx="286">
                  <c:v>20.694240245482906</c:v>
                </c:pt>
                <c:pt idx="287">
                  <c:v>20.369742085990953</c:v>
                </c:pt>
                <c:pt idx="288">
                  <c:v>21.603758163469553</c:v>
                </c:pt>
                <c:pt idx="289">
                  <c:v>19.333433532411906</c:v>
                </c:pt>
                <c:pt idx="290">
                  <c:v>19.689247227383497</c:v>
                </c:pt>
                <c:pt idx="291">
                  <c:v>19.093849095621621</c:v>
                </c:pt>
                <c:pt idx="292">
                  <c:v>20.095506608324186</c:v>
                </c:pt>
                <c:pt idx="293">
                  <c:v>20.254760985339587</c:v>
                </c:pt>
                <c:pt idx="294">
                  <c:v>20.456566426076318</c:v>
                </c:pt>
                <c:pt idx="295">
                  <c:v>20.390125846962775</c:v>
                </c:pt>
                <c:pt idx="296">
                  <c:v>19.079136551176468</c:v>
                </c:pt>
                <c:pt idx="297">
                  <c:v>17.959527889498929</c:v>
                </c:pt>
                <c:pt idx="298">
                  <c:v>17.079832336796368</c:v>
                </c:pt>
                <c:pt idx="299">
                  <c:v>16.308051683307866</c:v>
                </c:pt>
                <c:pt idx="300">
                  <c:v>16.447118266845358</c:v>
                </c:pt>
                <c:pt idx="301">
                  <c:v>16.850051865594079</c:v>
                </c:pt>
                <c:pt idx="302">
                  <c:v>17.434385675284076</c:v>
                </c:pt>
                <c:pt idx="303">
                  <c:v>18.152937800066798</c:v>
                </c:pt>
                <c:pt idx="304">
                  <c:v>18.919106237608361</c:v>
                </c:pt>
                <c:pt idx="305">
                  <c:v>19.437554369723394</c:v>
                </c:pt>
                <c:pt idx="306">
                  <c:v>19.985839759820013</c:v>
                </c:pt>
                <c:pt idx="307">
                  <c:v>20.543255855988527</c:v>
                </c:pt>
                <c:pt idx="308">
                  <c:v>21.496605834036242</c:v>
                </c:pt>
                <c:pt idx="309">
                  <c:v>23.172770078510563</c:v>
                </c:pt>
                <c:pt idx="310">
                  <c:v>24.415388557816687</c:v>
                </c:pt>
                <c:pt idx="311">
                  <c:v>25.565726012975713</c:v>
                </c:pt>
                <c:pt idx="312">
                  <c:v>26.63139219551217</c:v>
                </c:pt>
                <c:pt idx="313">
                  <c:v>27.299585164816165</c:v>
                </c:pt>
                <c:pt idx="314">
                  <c:v>28.156396449335251</c:v>
                </c:pt>
                <c:pt idx="315">
                  <c:v>28.954901100993244</c:v>
                </c:pt>
                <c:pt idx="316">
                  <c:v>30.219521607582028</c:v>
                </c:pt>
                <c:pt idx="317">
                  <c:v>31.94294808347615</c:v>
                </c:pt>
                <c:pt idx="318">
                  <c:v>32.196447727620139</c:v>
                </c:pt>
                <c:pt idx="319">
                  <c:v>31.018280754929545</c:v>
                </c:pt>
                <c:pt idx="320">
                  <c:v>29.356084017125188</c:v>
                </c:pt>
                <c:pt idx="321">
                  <c:v>27.305238941169023</c:v>
                </c:pt>
                <c:pt idx="322">
                  <c:v>22.835562172093514</c:v>
                </c:pt>
                <c:pt idx="323">
                  <c:v>18.68063448722625</c:v>
                </c:pt>
                <c:pt idx="324">
                  <c:v>16.396932213519246</c:v>
                </c:pt>
                <c:pt idx="325">
                  <c:v>19.127105519826674</c:v>
                </c:pt>
                <c:pt idx="326">
                  <c:v>27.454032819465034</c:v>
                </c:pt>
                <c:pt idx="327">
                  <c:v>37.674111042705725</c:v>
                </c:pt>
                <c:pt idx="328">
                  <c:v>49.574867357539759</c:v>
                </c:pt>
                <c:pt idx="329">
                  <c:v>47.336003667121197</c:v>
                </c:pt>
                <c:pt idx="330">
                  <c:v>38.699475789824561</c:v>
                </c:pt>
                <c:pt idx="331">
                  <c:v>30.856268128028074</c:v>
                </c:pt>
                <c:pt idx="332">
                  <c:v>24.577463921230247</c:v>
                </c:pt>
                <c:pt idx="333">
                  <c:v>17.934355683882412</c:v>
                </c:pt>
                <c:pt idx="334">
                  <c:v>12.20592243700851</c:v>
                </c:pt>
                <c:pt idx="335">
                  <c:v>11.909644838891714</c:v>
                </c:pt>
                <c:pt idx="336">
                  <c:v>17.287887222404809</c:v>
                </c:pt>
                <c:pt idx="337">
                  <c:v>21.583951891701243</c:v>
                </c:pt>
                <c:pt idx="338">
                  <c:v>18.916164159159173</c:v>
                </c:pt>
                <c:pt idx="339">
                  <c:v>15.049753316515504</c:v>
                </c:pt>
                <c:pt idx="340">
                  <c:v>13.666169892388616</c:v>
                </c:pt>
                <c:pt idx="341">
                  <c:v>15.146877559319281</c:v>
                </c:pt>
                <c:pt idx="342">
                  <c:v>18.152233150101655</c:v>
                </c:pt>
                <c:pt idx="343">
                  <c:v>18.325764583470942</c:v>
                </c:pt>
                <c:pt idx="344">
                  <c:v>15.1089942987443</c:v>
                </c:pt>
                <c:pt idx="345">
                  <c:v>12.182551837806521</c:v>
                </c:pt>
                <c:pt idx="346">
                  <c:v>8.4921409736258653</c:v>
                </c:pt>
                <c:pt idx="347">
                  <c:v>4.6559315349915993</c:v>
                </c:pt>
                <c:pt idx="348">
                  <c:v>3.0325760443849377</c:v>
                </c:pt>
                <c:pt idx="349">
                  <c:v>2.5600952509760875</c:v>
                </c:pt>
                <c:pt idx="350">
                  <c:v>2.007070378543145</c:v>
                </c:pt>
                <c:pt idx="351">
                  <c:v>1.534878517037926</c:v>
                </c:pt>
                <c:pt idx="352">
                  <c:v>1.7394631150472288</c:v>
                </c:pt>
                <c:pt idx="353">
                  <c:v>2.0786925656888053</c:v>
                </c:pt>
                <c:pt idx="354">
                  <c:v>2.2934142415468926</c:v>
                </c:pt>
                <c:pt idx="355">
                  <c:v>1.9351414007168843</c:v>
                </c:pt>
                <c:pt idx="356">
                  <c:v>1.9570395432767409</c:v>
                </c:pt>
                <c:pt idx="357">
                  <c:v>2.7504272014843121</c:v>
                </c:pt>
                <c:pt idx="358">
                  <c:v>4.294324232249294</c:v>
                </c:pt>
                <c:pt idx="359">
                  <c:v>5.313734369708019</c:v>
                </c:pt>
                <c:pt idx="360">
                  <c:v>4.5993454156190436</c:v>
                </c:pt>
                <c:pt idx="361">
                  <c:v>3.7638653226226904</c:v>
                </c:pt>
                <c:pt idx="362">
                  <c:v>4.0140889895457486</c:v>
                </c:pt>
                <c:pt idx="363">
                  <c:v>4.4427813173660029</c:v>
                </c:pt>
                <c:pt idx="364">
                  <c:v>3.7430312296022166</c:v>
                </c:pt>
                <c:pt idx="365">
                  <c:v>2.4754370857496855</c:v>
                </c:pt>
                <c:pt idx="366">
                  <c:v>2.6461485065758903</c:v>
                </c:pt>
                <c:pt idx="367">
                  <c:v>4.2110801675036686</c:v>
                </c:pt>
                <c:pt idx="368">
                  <c:v>7.2553935668180412</c:v>
                </c:pt>
                <c:pt idx="369">
                  <c:v>11.117130849693407</c:v>
                </c:pt>
                <c:pt idx="370">
                  <c:v>14.197028360022562</c:v>
                </c:pt>
                <c:pt idx="371">
                  <c:v>15.924734663575897</c:v>
                </c:pt>
                <c:pt idx="372">
                  <c:v>19.516308898871877</c:v>
                </c:pt>
                <c:pt idx="373">
                  <c:v>22.080137077881002</c:v>
                </c:pt>
                <c:pt idx="374">
                  <c:v>26.249691206381229</c:v>
                </c:pt>
                <c:pt idx="375">
                  <c:v>29.814155031811321</c:v>
                </c:pt>
                <c:pt idx="376">
                  <c:v>32.460767464243922</c:v>
                </c:pt>
                <c:pt idx="377">
                  <c:v>38.068368306383242</c:v>
                </c:pt>
                <c:pt idx="378">
                  <c:v>47.395250047847739</c:v>
                </c:pt>
                <c:pt idx="379">
                  <c:v>53.4445468883305</c:v>
                </c:pt>
                <c:pt idx="380">
                  <c:v>63.935818348425023</c:v>
                </c:pt>
                <c:pt idx="381">
                  <c:v>78.221508360510569</c:v>
                </c:pt>
                <c:pt idx="382">
                  <c:v>77.654759206005735</c:v>
                </c:pt>
                <c:pt idx="383">
                  <c:v>67.718784688770072</c:v>
                </c:pt>
                <c:pt idx="384">
                  <c:v>63.681321493899233</c:v>
                </c:pt>
                <c:pt idx="385">
                  <c:v>57.979619027871358</c:v>
                </c:pt>
                <c:pt idx="386">
                  <c:v>52.86832814944016</c:v>
                </c:pt>
                <c:pt idx="387">
                  <c:v>47.297904589927079</c:v>
                </c:pt>
                <c:pt idx="388">
                  <c:v>43.966305520330167</c:v>
                </c:pt>
                <c:pt idx="389">
                  <c:v>39.097336626780788</c:v>
                </c:pt>
                <c:pt idx="390">
                  <c:v>32.972376271840076</c:v>
                </c:pt>
                <c:pt idx="391">
                  <c:v>28.90432812011235</c:v>
                </c:pt>
                <c:pt idx="392">
                  <c:v>26.77750303924152</c:v>
                </c:pt>
                <c:pt idx="393">
                  <c:v>25.685022930558635</c:v>
                </c:pt>
                <c:pt idx="394">
                  <c:v>24.78645967533307</c:v>
                </c:pt>
                <c:pt idx="395">
                  <c:v>23.25507895355355</c:v>
                </c:pt>
                <c:pt idx="396">
                  <c:v>22.307970078581882</c:v>
                </c:pt>
                <c:pt idx="397">
                  <c:v>20.560555125427502</c:v>
                </c:pt>
                <c:pt idx="398">
                  <c:v>18.878474155219067</c:v>
                </c:pt>
                <c:pt idx="399">
                  <c:v>19.073239683452925</c:v>
                </c:pt>
                <c:pt idx="400">
                  <c:v>18.146287880809496</c:v>
                </c:pt>
                <c:pt idx="401">
                  <c:v>18.773340039459516</c:v>
                </c:pt>
                <c:pt idx="402">
                  <c:v>20.148569643339322</c:v>
                </c:pt>
                <c:pt idx="403">
                  <c:v>20.854495999041177</c:v>
                </c:pt>
                <c:pt idx="404">
                  <c:v>20.871523625010493</c:v>
                </c:pt>
                <c:pt idx="405">
                  <c:v>20.687208243744244</c:v>
                </c:pt>
                <c:pt idx="406">
                  <c:v>20.287612497870903</c:v>
                </c:pt>
                <c:pt idx="407">
                  <c:v>20.110037874259106</c:v>
                </c:pt>
                <c:pt idx="408">
                  <c:v>20.735304803702771</c:v>
                </c:pt>
                <c:pt idx="409">
                  <c:v>21.877685026983546</c:v>
                </c:pt>
                <c:pt idx="410">
                  <c:v>22.931772708592472</c:v>
                </c:pt>
                <c:pt idx="411">
                  <c:v>23.935201619110604</c:v>
                </c:pt>
                <c:pt idx="412">
                  <c:v>25.14912832675946</c:v>
                </c:pt>
                <c:pt idx="413">
                  <c:v>26.301017853165387</c:v>
                </c:pt>
                <c:pt idx="414">
                  <c:v>26.916547562619083</c:v>
                </c:pt>
                <c:pt idx="415">
                  <c:v>26.773479259883903</c:v>
                </c:pt>
                <c:pt idx="416">
                  <c:v>26.334735424406713</c:v>
                </c:pt>
                <c:pt idx="417">
                  <c:v>24.429770469303286</c:v>
                </c:pt>
                <c:pt idx="418">
                  <c:v>21.61049677602475</c:v>
                </c:pt>
                <c:pt idx="419">
                  <c:v>19.650262518338259</c:v>
                </c:pt>
                <c:pt idx="420">
                  <c:v>17.473045217912976</c:v>
                </c:pt>
                <c:pt idx="421">
                  <c:v>15.562019928260145</c:v>
                </c:pt>
                <c:pt idx="422">
                  <c:v>14.709710358212662</c:v>
                </c:pt>
                <c:pt idx="423">
                  <c:v>14.981095902946624</c:v>
                </c:pt>
                <c:pt idx="424">
                  <c:v>15.477412948725583</c:v>
                </c:pt>
                <c:pt idx="425">
                  <c:v>17.923642364443719</c:v>
                </c:pt>
                <c:pt idx="426">
                  <c:v>19.26657034417239</c:v>
                </c:pt>
                <c:pt idx="427">
                  <c:v>21.428994081172632</c:v>
                </c:pt>
                <c:pt idx="428">
                  <c:v>25.128985498074428</c:v>
                </c:pt>
                <c:pt idx="429">
                  <c:v>32.817028139194399</c:v>
                </c:pt>
                <c:pt idx="430">
                  <c:v>46.587592309134884</c:v>
                </c:pt>
                <c:pt idx="431">
                  <c:v>44.237266142429654</c:v>
                </c:pt>
                <c:pt idx="432">
                  <c:v>32.464094672550274</c:v>
                </c:pt>
                <c:pt idx="433">
                  <c:v>24.625854372595729</c:v>
                </c:pt>
                <c:pt idx="434">
                  <c:v>20.432561611658286</c:v>
                </c:pt>
                <c:pt idx="435">
                  <c:v>22.469878035081368</c:v>
                </c:pt>
                <c:pt idx="436">
                  <c:v>27.974909981895976</c:v>
                </c:pt>
                <c:pt idx="437">
                  <c:v>40.197767189391151</c:v>
                </c:pt>
                <c:pt idx="438">
                  <c:v>35.565890716011126</c:v>
                </c:pt>
                <c:pt idx="439">
                  <c:v>27.536728729224226</c:v>
                </c:pt>
                <c:pt idx="440">
                  <c:v>19.497226248204289</c:v>
                </c:pt>
                <c:pt idx="441">
                  <c:v>13.546637206192285</c:v>
                </c:pt>
                <c:pt idx="442">
                  <c:v>10.435317679330065</c:v>
                </c:pt>
                <c:pt idx="443">
                  <c:v>8.3704920337161504</c:v>
                </c:pt>
                <c:pt idx="444">
                  <c:v>7.107295000740705</c:v>
                </c:pt>
                <c:pt idx="445">
                  <c:v>5.3272332870156962</c:v>
                </c:pt>
                <c:pt idx="446">
                  <c:v>3.2916235510441703</c:v>
                </c:pt>
                <c:pt idx="447">
                  <c:v>2.110711653176863</c:v>
                </c:pt>
                <c:pt idx="448">
                  <c:v>1.3882438640371964</c:v>
                </c:pt>
                <c:pt idx="449">
                  <c:v>0.39418160352296577</c:v>
                </c:pt>
                <c:pt idx="450">
                  <c:v>-0.89257849526098587</c:v>
                </c:pt>
                <c:pt idx="451">
                  <c:v>-2.501289659354708</c:v>
                </c:pt>
                <c:pt idx="452">
                  <c:v>-4.1586464099712179</c:v>
                </c:pt>
                <c:pt idx="453">
                  <c:v>-6.0871297472409402</c:v>
                </c:pt>
                <c:pt idx="454">
                  <c:v>-8.215003547014236</c:v>
                </c:pt>
                <c:pt idx="455">
                  <c:v>-8.5790941021351479</c:v>
                </c:pt>
                <c:pt idx="456">
                  <c:v>-8.3538763071168702</c:v>
                </c:pt>
                <c:pt idx="457">
                  <c:v>-7.6727877353996465</c:v>
                </c:pt>
                <c:pt idx="458">
                  <c:v>-6.1068017558980889</c:v>
                </c:pt>
                <c:pt idx="459">
                  <c:v>-5.554221895772943</c:v>
                </c:pt>
                <c:pt idx="460">
                  <c:v>-5.2865188358611572</c:v>
                </c:pt>
                <c:pt idx="461">
                  <c:v>-5.1455390953236737</c:v>
                </c:pt>
                <c:pt idx="462">
                  <c:v>-6.1203221459712811</c:v>
                </c:pt>
                <c:pt idx="463">
                  <c:v>-6.7581010204160172</c:v>
                </c:pt>
                <c:pt idx="464">
                  <c:v>-7.1406326133203049</c:v>
                </c:pt>
                <c:pt idx="465">
                  <c:v>-6.739408588115297</c:v>
                </c:pt>
                <c:pt idx="466">
                  <c:v>-6.1787567961566525</c:v>
                </c:pt>
                <c:pt idx="467">
                  <c:v>-5.350240143707274</c:v>
                </c:pt>
                <c:pt idx="468">
                  <c:v>-3.4260491733593645</c:v>
                </c:pt>
                <c:pt idx="469">
                  <c:v>-1.3408038288118405</c:v>
                </c:pt>
                <c:pt idx="470">
                  <c:v>0.98703679242894449</c:v>
                </c:pt>
                <c:pt idx="471">
                  <c:v>6.3394506561658819</c:v>
                </c:pt>
                <c:pt idx="472">
                  <c:v>15.421599622533684</c:v>
                </c:pt>
                <c:pt idx="473">
                  <c:v>22.448622503604518</c:v>
                </c:pt>
                <c:pt idx="474">
                  <c:v>21.627932237570135</c:v>
                </c:pt>
                <c:pt idx="475">
                  <c:v>24.883132632263962</c:v>
                </c:pt>
                <c:pt idx="476">
                  <c:v>30.331487803292063</c:v>
                </c:pt>
                <c:pt idx="477">
                  <c:v>39.84944632809318</c:v>
                </c:pt>
                <c:pt idx="478">
                  <c:v>45.175429885772729</c:v>
                </c:pt>
                <c:pt idx="479">
                  <c:v>41.573230462246585</c:v>
                </c:pt>
                <c:pt idx="480">
                  <c:v>36.985530429765113</c:v>
                </c:pt>
                <c:pt idx="481">
                  <c:v>32.624461420684767</c:v>
                </c:pt>
                <c:pt idx="482">
                  <c:v>29.946209334497183</c:v>
                </c:pt>
                <c:pt idx="483">
                  <c:v>28.882534369235611</c:v>
                </c:pt>
                <c:pt idx="484">
                  <c:v>27.632368053833599</c:v>
                </c:pt>
                <c:pt idx="485">
                  <c:v>28.456057767138816</c:v>
                </c:pt>
                <c:pt idx="486">
                  <c:v>27.253555562616611</c:v>
                </c:pt>
                <c:pt idx="487">
                  <c:v>25.973253429804426</c:v>
                </c:pt>
                <c:pt idx="488">
                  <c:v>24.924265703262996</c:v>
                </c:pt>
                <c:pt idx="489">
                  <c:v>22.761919728229387</c:v>
                </c:pt>
                <c:pt idx="490">
                  <c:v>21.719757297240871</c:v>
                </c:pt>
                <c:pt idx="491">
                  <c:v>20.84556689385456</c:v>
                </c:pt>
                <c:pt idx="492">
                  <c:v>19.537321466090802</c:v>
                </c:pt>
                <c:pt idx="493">
                  <c:v>19.359582378845186</c:v>
                </c:pt>
                <c:pt idx="494">
                  <c:v>20.071879744763176</c:v>
                </c:pt>
                <c:pt idx="495">
                  <c:v>20.822938407457102</c:v>
                </c:pt>
                <c:pt idx="496">
                  <c:v>21.821502994445893</c:v>
                </c:pt>
                <c:pt idx="497">
                  <c:v>22.361200877690731</c:v>
                </c:pt>
                <c:pt idx="498">
                  <c:v>22.315668179121506</c:v>
                </c:pt>
                <c:pt idx="499">
                  <c:v>21.933863640640578</c:v>
                </c:pt>
                <c:pt idx="500">
                  <c:v>21.827268282095893</c:v>
                </c:pt>
                <c:pt idx="501">
                  <c:v>21.947798115627911</c:v>
                </c:pt>
                <c:pt idx="502">
                  <c:v>22.260035693856373</c:v>
                </c:pt>
                <c:pt idx="503">
                  <c:v>22.625000319285537</c:v>
                </c:pt>
                <c:pt idx="504">
                  <c:v>22.90010196915296</c:v>
                </c:pt>
                <c:pt idx="505">
                  <c:v>23.06571809213083</c:v>
                </c:pt>
                <c:pt idx="506">
                  <c:v>23.506652964536613</c:v>
                </c:pt>
                <c:pt idx="507">
                  <c:v>24.453485980333017</c:v>
                </c:pt>
                <c:pt idx="508">
                  <c:v>25.571821492626949</c:v>
                </c:pt>
                <c:pt idx="509">
                  <c:v>26.692115628581757</c:v>
                </c:pt>
                <c:pt idx="510">
                  <c:v>26.894618053466981</c:v>
                </c:pt>
                <c:pt idx="511">
                  <c:v>26.529140717915833</c:v>
                </c:pt>
                <c:pt idx="512">
                  <c:v>26.549001019516595</c:v>
                </c:pt>
                <c:pt idx="513">
                  <c:v>25.241663024251618</c:v>
                </c:pt>
                <c:pt idx="514">
                  <c:v>24.180929885685661</c:v>
                </c:pt>
                <c:pt idx="515">
                  <c:v>22.852873416412692</c:v>
                </c:pt>
                <c:pt idx="516">
                  <c:v>21.196674315116979</c:v>
                </c:pt>
                <c:pt idx="517">
                  <c:v>20.960654199447347</c:v>
                </c:pt>
                <c:pt idx="518">
                  <c:v>20.371724405126844</c:v>
                </c:pt>
                <c:pt idx="519">
                  <c:v>18.732786594199698</c:v>
                </c:pt>
                <c:pt idx="520">
                  <c:v>17.632191114176507</c:v>
                </c:pt>
                <c:pt idx="521">
                  <c:v>16.437032016579703</c:v>
                </c:pt>
                <c:pt idx="522">
                  <c:v>16.361031310394313</c:v>
                </c:pt>
                <c:pt idx="523">
                  <c:v>17.269675461821961</c:v>
                </c:pt>
                <c:pt idx="524">
                  <c:v>20.038807040058781</c:v>
                </c:pt>
                <c:pt idx="525">
                  <c:v>19.865726254482148</c:v>
                </c:pt>
                <c:pt idx="526">
                  <c:v>18.655544209519746</c:v>
                </c:pt>
                <c:pt idx="527">
                  <c:v>21.702873323316105</c:v>
                </c:pt>
                <c:pt idx="528">
                  <c:v>24.509332587821199</c:v>
                </c:pt>
                <c:pt idx="529">
                  <c:v>20.487403302577416</c:v>
                </c:pt>
                <c:pt idx="530">
                  <c:v>14.648153535846113</c:v>
                </c:pt>
                <c:pt idx="531">
                  <c:v>10.006431246842705</c:v>
                </c:pt>
                <c:pt idx="532">
                  <c:v>12.019326616027476</c:v>
                </c:pt>
                <c:pt idx="533">
                  <c:v>15.618046903366517</c:v>
                </c:pt>
                <c:pt idx="534">
                  <c:v>18.797286097123692</c:v>
                </c:pt>
                <c:pt idx="535">
                  <c:v>20.685358799254406</c:v>
                </c:pt>
                <c:pt idx="536">
                  <c:v>24.083581758476576</c:v>
                </c:pt>
                <c:pt idx="537">
                  <c:v>22.086683864502312</c:v>
                </c:pt>
                <c:pt idx="538">
                  <c:v>15.368270181371985</c:v>
                </c:pt>
                <c:pt idx="539">
                  <c:v>11.54583774514451</c:v>
                </c:pt>
                <c:pt idx="540">
                  <c:v>9.5989548955731809</c:v>
                </c:pt>
                <c:pt idx="541">
                  <c:v>9.4181144418342981</c:v>
                </c:pt>
                <c:pt idx="542">
                  <c:v>9.9274932286398343</c:v>
                </c:pt>
                <c:pt idx="543">
                  <c:v>9.6524531225624006</c:v>
                </c:pt>
                <c:pt idx="544">
                  <c:v>8.9336289940216123</c:v>
                </c:pt>
                <c:pt idx="545">
                  <c:v>7.8413380565788335</c:v>
                </c:pt>
                <c:pt idx="546">
                  <c:v>6.5245756913728252</c:v>
                </c:pt>
                <c:pt idx="547">
                  <c:v>6.4658082615850638</c:v>
                </c:pt>
                <c:pt idx="548">
                  <c:v>5.5302484783215302</c:v>
                </c:pt>
                <c:pt idx="549">
                  <c:v>4.9450952894019657</c:v>
                </c:pt>
                <c:pt idx="550">
                  <c:v>4.6283105371496607</c:v>
                </c:pt>
                <c:pt idx="551">
                  <c:v>4.0815074101775632</c:v>
                </c:pt>
                <c:pt idx="552">
                  <c:v>3.2707476658936421</c:v>
                </c:pt>
                <c:pt idx="553">
                  <c:v>2.5590904854386358</c:v>
                </c:pt>
                <c:pt idx="554">
                  <c:v>1.9377529030641594</c:v>
                </c:pt>
                <c:pt idx="555">
                  <c:v>2.4244789248362828</c:v>
                </c:pt>
                <c:pt idx="556">
                  <c:v>3.7524012973297793</c:v>
                </c:pt>
                <c:pt idx="557">
                  <c:v>3.9117933619999934</c:v>
                </c:pt>
                <c:pt idx="558">
                  <c:v>3.594809935689891</c:v>
                </c:pt>
                <c:pt idx="559">
                  <c:v>2.6665570191302113</c:v>
                </c:pt>
                <c:pt idx="560">
                  <c:v>2.2506484076921196</c:v>
                </c:pt>
                <c:pt idx="561">
                  <c:v>2.8469072781728513</c:v>
                </c:pt>
                <c:pt idx="562">
                  <c:v>4.2756834903283298</c:v>
                </c:pt>
                <c:pt idx="563">
                  <c:v>6.587666570727821</c:v>
                </c:pt>
                <c:pt idx="564">
                  <c:v>8.8413490506137951</c:v>
                </c:pt>
                <c:pt idx="565">
                  <c:v>11.153069393201584</c:v>
                </c:pt>
                <c:pt idx="566">
                  <c:v>13.491331801133645</c:v>
                </c:pt>
                <c:pt idx="567">
                  <c:v>17.667980653822703</c:v>
                </c:pt>
                <c:pt idx="568">
                  <c:v>23.425233313307213</c:v>
                </c:pt>
                <c:pt idx="569">
                  <c:v>32.145846599363075</c:v>
                </c:pt>
                <c:pt idx="570">
                  <c:v>37.599063436872427</c:v>
                </c:pt>
                <c:pt idx="571">
                  <c:v>40.317334664588728</c:v>
                </c:pt>
                <c:pt idx="572">
                  <c:v>43.847319366994405</c:v>
                </c:pt>
                <c:pt idx="573">
                  <c:v>48.457589910216747</c:v>
                </c:pt>
                <c:pt idx="574">
                  <c:v>52.504754648439601</c:v>
                </c:pt>
                <c:pt idx="575">
                  <c:v>54.476196925449415</c:v>
                </c:pt>
                <c:pt idx="576">
                  <c:v>52.306860331789331</c:v>
                </c:pt>
                <c:pt idx="577">
                  <c:v>45.663235054202303</c:v>
                </c:pt>
                <c:pt idx="578">
                  <c:v>37.424650107248596</c:v>
                </c:pt>
                <c:pt idx="579">
                  <c:v>29.187026069073688</c:v>
                </c:pt>
                <c:pt idx="580">
                  <c:v>23.270955924007641</c:v>
                </c:pt>
                <c:pt idx="581">
                  <c:v>19.50222380170575</c:v>
                </c:pt>
                <c:pt idx="582">
                  <c:v>17.543619244671422</c:v>
                </c:pt>
                <c:pt idx="583">
                  <c:v>18.191425637966184</c:v>
                </c:pt>
                <c:pt idx="584">
                  <c:v>20.590774783587477</c:v>
                </c:pt>
                <c:pt idx="585">
                  <c:v>21.949068998749986</c:v>
                </c:pt>
                <c:pt idx="586">
                  <c:v>22.438883943028863</c:v>
                </c:pt>
                <c:pt idx="587">
                  <c:v>20.983739987641474</c:v>
                </c:pt>
                <c:pt idx="588">
                  <c:v>20.118805287860518</c:v>
                </c:pt>
                <c:pt idx="589">
                  <c:v>19.496233731284946</c:v>
                </c:pt>
                <c:pt idx="590">
                  <c:v>19.280784411453794</c:v>
                </c:pt>
                <c:pt idx="591">
                  <c:v>19.876026313948486</c:v>
                </c:pt>
                <c:pt idx="592">
                  <c:v>21.084080145064405</c:v>
                </c:pt>
                <c:pt idx="593">
                  <c:v>22.433638392273341</c:v>
                </c:pt>
                <c:pt idx="594">
                  <c:v>23.160965986830274</c:v>
                </c:pt>
                <c:pt idx="595">
                  <c:v>24.359762759364013</c:v>
                </c:pt>
                <c:pt idx="596">
                  <c:v>24.970096538360629</c:v>
                </c:pt>
                <c:pt idx="597">
                  <c:v>24.725036663207064</c:v>
                </c:pt>
                <c:pt idx="598">
                  <c:v>24.188710304271673</c:v>
                </c:pt>
                <c:pt idx="599">
                  <c:v>23.372103091158376</c:v>
                </c:pt>
                <c:pt idx="600">
                  <c:v>22.763692170781123</c:v>
                </c:pt>
                <c:pt idx="601">
                  <c:v>22.433366119391518</c:v>
                </c:pt>
                <c:pt idx="602">
                  <c:v>21.999914487861322</c:v>
                </c:pt>
                <c:pt idx="603">
                  <c:v>22.147681811638865</c:v>
                </c:pt>
                <c:pt idx="604">
                  <c:v>23.250489082712903</c:v>
                </c:pt>
                <c:pt idx="605">
                  <c:v>24.834173358190483</c:v>
                </c:pt>
                <c:pt idx="606">
                  <c:v>26.385451293159974</c:v>
                </c:pt>
                <c:pt idx="607">
                  <c:v>28.069573970274249</c:v>
                </c:pt>
                <c:pt idx="608">
                  <c:v>28.535212349255353</c:v>
                </c:pt>
                <c:pt idx="609">
                  <c:v>29.655335817546497</c:v>
                </c:pt>
                <c:pt idx="610">
                  <c:v>29.217676798768377</c:v>
                </c:pt>
                <c:pt idx="611">
                  <c:v>28.108468231345537</c:v>
                </c:pt>
                <c:pt idx="612">
                  <c:v>27.347249204636547</c:v>
                </c:pt>
                <c:pt idx="613">
                  <c:v>27.342143881269649</c:v>
                </c:pt>
                <c:pt idx="614">
                  <c:v>28.209788362072434</c:v>
                </c:pt>
                <c:pt idx="615">
                  <c:v>29.46222778674526</c:v>
                </c:pt>
                <c:pt idx="616">
                  <c:v>30.952360082741503</c:v>
                </c:pt>
                <c:pt idx="617">
                  <c:v>32.971061586269172</c:v>
                </c:pt>
                <c:pt idx="618">
                  <c:v>35.543702346254996</c:v>
                </c:pt>
                <c:pt idx="619">
                  <c:v>39.310645666896832</c:v>
                </c:pt>
                <c:pt idx="620">
                  <c:v>43.981041606927555</c:v>
                </c:pt>
                <c:pt idx="621">
                  <c:v>43.001527722113217</c:v>
                </c:pt>
                <c:pt idx="622">
                  <c:v>40.133367076833807</c:v>
                </c:pt>
                <c:pt idx="623">
                  <c:v>38.727847238215489</c:v>
                </c:pt>
                <c:pt idx="624">
                  <c:v>44.207146125252684</c:v>
                </c:pt>
                <c:pt idx="625">
                  <c:v>44.920648092125042</c:v>
                </c:pt>
                <c:pt idx="626">
                  <c:v>39.417221348705162</c:v>
                </c:pt>
                <c:pt idx="627">
                  <c:v>33.326697994386336</c:v>
                </c:pt>
                <c:pt idx="628">
                  <c:v>27.349519998653065</c:v>
                </c:pt>
                <c:pt idx="629">
                  <c:v>20.949587745489588</c:v>
                </c:pt>
                <c:pt idx="630">
                  <c:v>19.314163676611567</c:v>
                </c:pt>
                <c:pt idx="631">
                  <c:v>24.423699439320057</c:v>
                </c:pt>
                <c:pt idx="632">
                  <c:v>29.22786980447313</c:v>
                </c:pt>
                <c:pt idx="633">
                  <c:v>27.938719594854554</c:v>
                </c:pt>
                <c:pt idx="634">
                  <c:v>22.745654905469507</c:v>
                </c:pt>
                <c:pt idx="635">
                  <c:v>17.575784315664869</c:v>
                </c:pt>
                <c:pt idx="636">
                  <c:v>13.767753747327095</c:v>
                </c:pt>
                <c:pt idx="637">
                  <c:v>10.595714383978679</c:v>
                </c:pt>
                <c:pt idx="638">
                  <c:v>8.8353906275531777</c:v>
                </c:pt>
                <c:pt idx="639">
                  <c:v>8.0955886836591446</c:v>
                </c:pt>
                <c:pt idx="640">
                  <c:v>7.5489904350889896</c:v>
                </c:pt>
                <c:pt idx="641">
                  <c:v>6.8293749772880252</c:v>
                </c:pt>
                <c:pt idx="642">
                  <c:v>4.9290551058297511</c:v>
                </c:pt>
                <c:pt idx="643">
                  <c:v>4.3192629895356918</c:v>
                </c:pt>
                <c:pt idx="644">
                  <c:v>3.4085949373136821</c:v>
                </c:pt>
                <c:pt idx="645">
                  <c:v>1.8560795792651696</c:v>
                </c:pt>
                <c:pt idx="646">
                  <c:v>0.86682257042456168</c:v>
                </c:pt>
                <c:pt idx="647">
                  <c:v>0.18859804994792551</c:v>
                </c:pt>
                <c:pt idx="648">
                  <c:v>8.3437728763514366E-2</c:v>
                </c:pt>
                <c:pt idx="649">
                  <c:v>0.34394576491707429</c:v>
                </c:pt>
                <c:pt idx="650">
                  <c:v>0.80432014736625512</c:v>
                </c:pt>
                <c:pt idx="651">
                  <c:v>1.6308949835073621</c:v>
                </c:pt>
                <c:pt idx="652">
                  <c:v>2.3018390348720605</c:v>
                </c:pt>
                <c:pt idx="653">
                  <c:v>1.6219240463256317</c:v>
                </c:pt>
                <c:pt idx="654">
                  <c:v>-0.83234581367278659</c:v>
                </c:pt>
                <c:pt idx="655">
                  <c:v>-0.69663006875898981</c:v>
                </c:pt>
                <c:pt idx="656">
                  <c:v>1.3235796391247237</c:v>
                </c:pt>
                <c:pt idx="657">
                  <c:v>3.4707335826417061</c:v>
                </c:pt>
                <c:pt idx="658">
                  <c:v>4.9979736581450833</c:v>
                </c:pt>
                <c:pt idx="659">
                  <c:v>6.1847898847063671</c:v>
                </c:pt>
                <c:pt idx="660">
                  <c:v>6.7499840791217007</c:v>
                </c:pt>
                <c:pt idx="661">
                  <c:v>8.0659383825408835</c:v>
                </c:pt>
                <c:pt idx="662">
                  <c:v>10.41562415164773</c:v>
                </c:pt>
                <c:pt idx="663">
                  <c:v>13.934143943437279</c:v>
                </c:pt>
                <c:pt idx="664">
                  <c:v>18.144124579980303</c:v>
                </c:pt>
                <c:pt idx="665">
                  <c:v>23.62458785918394</c:v>
                </c:pt>
                <c:pt idx="666">
                  <c:v>24.27974453556963</c:v>
                </c:pt>
                <c:pt idx="667">
                  <c:v>31.535275306529339</c:v>
                </c:pt>
                <c:pt idx="668">
                  <c:v>43.778942750817052</c:v>
                </c:pt>
                <c:pt idx="669">
                  <c:v>51.295713489900407</c:v>
                </c:pt>
                <c:pt idx="670">
                  <c:v>49.477462350426165</c:v>
                </c:pt>
                <c:pt idx="671">
                  <c:v>38.7207100848794</c:v>
                </c:pt>
                <c:pt idx="672">
                  <c:v>31.692007855804775</c:v>
                </c:pt>
                <c:pt idx="673">
                  <c:v>27.975874332319151</c:v>
                </c:pt>
                <c:pt idx="674">
                  <c:v>25.532433148761825</c:v>
                </c:pt>
                <c:pt idx="675">
                  <c:v>23.358245810589782</c:v>
                </c:pt>
                <c:pt idx="676">
                  <c:v>22.757181332872637</c:v>
                </c:pt>
                <c:pt idx="677">
                  <c:v>23.049727011471976</c:v>
                </c:pt>
                <c:pt idx="678">
                  <c:v>23.052345545426991</c:v>
                </c:pt>
                <c:pt idx="679">
                  <c:v>21.815646281187465</c:v>
                </c:pt>
                <c:pt idx="680">
                  <c:v>20.588134616714882</c:v>
                </c:pt>
                <c:pt idx="681">
                  <c:v>19.993579962199927</c:v>
                </c:pt>
                <c:pt idx="682">
                  <c:v>19.152259865968432</c:v>
                </c:pt>
                <c:pt idx="683">
                  <c:v>19.082374874174342</c:v>
                </c:pt>
                <c:pt idx="684">
                  <c:v>20.4361874431149</c:v>
                </c:pt>
                <c:pt idx="685">
                  <c:v>21.97851424385491</c:v>
                </c:pt>
                <c:pt idx="686">
                  <c:v>21.649662457867233</c:v>
                </c:pt>
                <c:pt idx="687">
                  <c:v>20.828807668745132</c:v>
                </c:pt>
                <c:pt idx="688">
                  <c:v>20.092206185406191</c:v>
                </c:pt>
                <c:pt idx="689">
                  <c:v>20.826317652912525</c:v>
                </c:pt>
                <c:pt idx="690">
                  <c:v>21.550279239402208</c:v>
                </c:pt>
                <c:pt idx="691">
                  <c:v>21.552239829890205</c:v>
                </c:pt>
                <c:pt idx="692">
                  <c:v>21.535157623746972</c:v>
                </c:pt>
                <c:pt idx="693">
                  <c:v>21.876906859495854</c:v>
                </c:pt>
                <c:pt idx="694">
                  <c:v>22.333110076123688</c:v>
                </c:pt>
                <c:pt idx="695">
                  <c:v>23.235098183526517</c:v>
                </c:pt>
                <c:pt idx="696">
                  <c:v>24.190303532615587</c:v>
                </c:pt>
                <c:pt idx="697">
                  <c:v>25.280020111973414</c:v>
                </c:pt>
                <c:pt idx="698">
                  <c:v>26.433622270724992</c:v>
                </c:pt>
                <c:pt idx="699">
                  <c:v>26.831319412343326</c:v>
                </c:pt>
                <c:pt idx="700">
                  <c:v>27.137208505518949</c:v>
                </c:pt>
                <c:pt idx="701">
                  <c:v>26.743749204882622</c:v>
                </c:pt>
                <c:pt idx="702">
                  <c:v>26.078498466551341</c:v>
                </c:pt>
                <c:pt idx="703">
                  <c:v>25.638305254163541</c:v>
                </c:pt>
                <c:pt idx="704">
                  <c:v>24.685701415184205</c:v>
                </c:pt>
                <c:pt idx="705">
                  <c:v>23.034039078682877</c:v>
                </c:pt>
                <c:pt idx="706">
                  <c:v>20.726339908840025</c:v>
                </c:pt>
                <c:pt idx="707">
                  <c:v>17.788386251829266</c:v>
                </c:pt>
                <c:pt idx="708">
                  <c:v>15.456173692001677</c:v>
                </c:pt>
                <c:pt idx="709">
                  <c:v>14.728012625404821</c:v>
                </c:pt>
                <c:pt idx="710">
                  <c:v>14.110348598522409</c:v>
                </c:pt>
                <c:pt idx="711">
                  <c:v>14.326298799408375</c:v>
                </c:pt>
                <c:pt idx="712">
                  <c:v>16.620805087866685</c:v>
                </c:pt>
                <c:pt idx="713">
                  <c:v>25.032096341183411</c:v>
                </c:pt>
                <c:pt idx="714">
                  <c:v>38.683225306067889</c:v>
                </c:pt>
                <c:pt idx="715">
                  <c:v>48.461302718124593</c:v>
                </c:pt>
                <c:pt idx="716">
                  <c:v>47.299443839577208</c:v>
                </c:pt>
                <c:pt idx="717">
                  <c:v>32.502329891344083</c:v>
                </c:pt>
                <c:pt idx="718">
                  <c:v>18.947847985108492</c:v>
                </c:pt>
                <c:pt idx="719">
                  <c:v>14.488149692553533</c:v>
                </c:pt>
                <c:pt idx="720">
                  <c:v>18.420640670455306</c:v>
                </c:pt>
                <c:pt idx="721">
                  <c:v>27.234838764456907</c:v>
                </c:pt>
                <c:pt idx="722">
                  <c:v>46.677926003468109</c:v>
                </c:pt>
                <c:pt idx="723">
                  <c:v>56.234328161424713</c:v>
                </c:pt>
                <c:pt idx="724">
                  <c:v>48.008527346733082</c:v>
                </c:pt>
                <c:pt idx="725">
                  <c:v>36.995522563065137</c:v>
                </c:pt>
                <c:pt idx="726">
                  <c:v>30.106929580389199</c:v>
                </c:pt>
                <c:pt idx="727">
                  <c:v>27.468820047176088</c:v>
                </c:pt>
                <c:pt idx="728">
                  <c:v>28.450186627454578</c:v>
                </c:pt>
                <c:pt idx="729">
                  <c:v>31.500709965312705</c:v>
                </c:pt>
                <c:pt idx="730">
                  <c:v>28.776402782264373</c:v>
                </c:pt>
                <c:pt idx="731">
                  <c:v>22.336348517275589</c:v>
                </c:pt>
                <c:pt idx="732">
                  <c:v>15.971696279931566</c:v>
                </c:pt>
                <c:pt idx="733">
                  <c:v>10.695581715011997</c:v>
                </c:pt>
                <c:pt idx="734">
                  <c:v>8.3658604240997754</c:v>
                </c:pt>
                <c:pt idx="735">
                  <c:v>6.718444801839091</c:v>
                </c:pt>
                <c:pt idx="736">
                  <c:v>6.9863466527933298</c:v>
                </c:pt>
                <c:pt idx="737">
                  <c:v>6.8359400451008128</c:v>
                </c:pt>
                <c:pt idx="738">
                  <c:v>5.7547270509739077</c:v>
                </c:pt>
                <c:pt idx="739">
                  <c:v>4.8107617144526937</c:v>
                </c:pt>
                <c:pt idx="740">
                  <c:v>4.6293134594236935</c:v>
                </c:pt>
                <c:pt idx="741">
                  <c:v>3.6046681784314849</c:v>
                </c:pt>
                <c:pt idx="742">
                  <c:v>2.5931645573935573</c:v>
                </c:pt>
                <c:pt idx="743">
                  <c:v>2.0781547970029957</c:v>
                </c:pt>
                <c:pt idx="744">
                  <c:v>1.5018701531269649</c:v>
                </c:pt>
                <c:pt idx="745">
                  <c:v>2.6517191109430667</c:v>
                </c:pt>
                <c:pt idx="746">
                  <c:v>5.0602532717781559</c:v>
                </c:pt>
                <c:pt idx="747">
                  <c:v>5.3238719648856749</c:v>
                </c:pt>
                <c:pt idx="748">
                  <c:v>5.5160895077356109</c:v>
                </c:pt>
                <c:pt idx="749">
                  <c:v>4.762140896398102</c:v>
                </c:pt>
                <c:pt idx="750">
                  <c:v>3.8670379974193914</c:v>
                </c:pt>
                <c:pt idx="751">
                  <c:v>2.7763466248466111</c:v>
                </c:pt>
                <c:pt idx="752">
                  <c:v>3.8615957656576168</c:v>
                </c:pt>
                <c:pt idx="753">
                  <c:v>6.0864369362144748</c:v>
                </c:pt>
                <c:pt idx="754">
                  <c:v>9.3002748288509398</c:v>
                </c:pt>
                <c:pt idx="755">
                  <c:v>12.081478577229362</c:v>
                </c:pt>
                <c:pt idx="756">
                  <c:v>12.885298360252381</c:v>
                </c:pt>
                <c:pt idx="757">
                  <c:v>15.443110186001963</c:v>
                </c:pt>
                <c:pt idx="758">
                  <c:v>18.297133016128893</c:v>
                </c:pt>
                <c:pt idx="759">
                  <c:v>21.861435184112175</c:v>
                </c:pt>
                <c:pt idx="760">
                  <c:v>28.747288875704463</c:v>
                </c:pt>
                <c:pt idx="761">
                  <c:v>27.1656443409438</c:v>
                </c:pt>
                <c:pt idx="762">
                  <c:v>23.349301330182744</c:v>
                </c:pt>
                <c:pt idx="763">
                  <c:v>21.589451085525358</c:v>
                </c:pt>
                <c:pt idx="764">
                  <c:v>20.417978787853439</c:v>
                </c:pt>
                <c:pt idx="765">
                  <c:v>21.26998624013477</c:v>
                </c:pt>
                <c:pt idx="766">
                  <c:v>21.783870459691059</c:v>
                </c:pt>
                <c:pt idx="767">
                  <c:v>22.46524784105387</c:v>
                </c:pt>
                <c:pt idx="768">
                  <c:v>24.293433430276195</c:v>
                </c:pt>
                <c:pt idx="769">
                  <c:v>23.622727636018318</c:v>
                </c:pt>
                <c:pt idx="770">
                  <c:v>21.07857426249592</c:v>
                </c:pt>
                <c:pt idx="771">
                  <c:v>19.833163416632747</c:v>
                </c:pt>
                <c:pt idx="772">
                  <c:v>18.344128079114768</c:v>
                </c:pt>
                <c:pt idx="773">
                  <c:v>16.711219594522152</c:v>
                </c:pt>
                <c:pt idx="774">
                  <c:v>15.429495939121303</c:v>
                </c:pt>
                <c:pt idx="775">
                  <c:v>15.953505276113098</c:v>
                </c:pt>
                <c:pt idx="776">
                  <c:v>15.98929812909622</c:v>
                </c:pt>
                <c:pt idx="777">
                  <c:v>16.401597830293241</c:v>
                </c:pt>
                <c:pt idx="778">
                  <c:v>16.179095001910291</c:v>
                </c:pt>
                <c:pt idx="779">
                  <c:v>15.851493125653855</c:v>
                </c:pt>
                <c:pt idx="780">
                  <c:v>16.09652894992854</c:v>
                </c:pt>
                <c:pt idx="781">
                  <c:v>16.774230774178712</c:v>
                </c:pt>
                <c:pt idx="782">
                  <c:v>17.071262979979625</c:v>
                </c:pt>
                <c:pt idx="783">
                  <c:v>16.908067616777782</c:v>
                </c:pt>
                <c:pt idx="784">
                  <c:v>16.720299466077947</c:v>
                </c:pt>
                <c:pt idx="785">
                  <c:v>16.414585222194955</c:v>
                </c:pt>
                <c:pt idx="786">
                  <c:v>16.315482955425789</c:v>
                </c:pt>
                <c:pt idx="787">
                  <c:v>16.438387997786101</c:v>
                </c:pt>
                <c:pt idx="788">
                  <c:v>17.177011968194087</c:v>
                </c:pt>
                <c:pt idx="789">
                  <c:v>18.28958887513966</c:v>
                </c:pt>
                <c:pt idx="790">
                  <c:v>19.072368070949818</c:v>
                </c:pt>
                <c:pt idx="791">
                  <c:v>19.560795950661678</c:v>
                </c:pt>
                <c:pt idx="792">
                  <c:v>19.928185498368737</c:v>
                </c:pt>
                <c:pt idx="793">
                  <c:v>19.437729104782942</c:v>
                </c:pt>
                <c:pt idx="794">
                  <c:v>18.903063021865311</c:v>
                </c:pt>
                <c:pt idx="795">
                  <c:v>18.525284995288175</c:v>
                </c:pt>
                <c:pt idx="796">
                  <c:v>18.000099564372075</c:v>
                </c:pt>
                <c:pt idx="797">
                  <c:v>17.500600620656151</c:v>
                </c:pt>
                <c:pt idx="798">
                  <c:v>16.131187271765739</c:v>
                </c:pt>
                <c:pt idx="799">
                  <c:v>15.387740160665379</c:v>
                </c:pt>
                <c:pt idx="800">
                  <c:v>14.929959759755715</c:v>
                </c:pt>
                <c:pt idx="801">
                  <c:v>13.592250923285356</c:v>
                </c:pt>
                <c:pt idx="802">
                  <c:v>12.177892186483509</c:v>
                </c:pt>
                <c:pt idx="803">
                  <c:v>11.479807054949852</c:v>
                </c:pt>
                <c:pt idx="804">
                  <c:v>10.873656340558373</c:v>
                </c:pt>
                <c:pt idx="805">
                  <c:v>12.455355518448878</c:v>
                </c:pt>
                <c:pt idx="806">
                  <c:v>13.362134805778222</c:v>
                </c:pt>
                <c:pt idx="807">
                  <c:v>15.311756833316977</c:v>
                </c:pt>
                <c:pt idx="808">
                  <c:v>20.999919336179502</c:v>
                </c:pt>
                <c:pt idx="809">
                  <c:v>29.448283285532959</c:v>
                </c:pt>
                <c:pt idx="810">
                  <c:v>47.447918111902538</c:v>
                </c:pt>
                <c:pt idx="811">
                  <c:v>65.471549996588266</c:v>
                </c:pt>
                <c:pt idx="812">
                  <c:v>50.040177837181382</c:v>
                </c:pt>
                <c:pt idx="813">
                  <c:v>32.533056557134891</c:v>
                </c:pt>
                <c:pt idx="814">
                  <c:v>23.319712805880574</c:v>
                </c:pt>
                <c:pt idx="815">
                  <c:v>16.965704035612536</c:v>
                </c:pt>
                <c:pt idx="816">
                  <c:v>16.231051484247558</c:v>
                </c:pt>
                <c:pt idx="817">
                  <c:v>27.223756682917436</c:v>
                </c:pt>
                <c:pt idx="818">
                  <c:v>47.011507337437344</c:v>
                </c:pt>
                <c:pt idx="819">
                  <c:v>42.74503612635268</c:v>
                </c:pt>
                <c:pt idx="820">
                  <c:v>31.022631833461212</c:v>
                </c:pt>
                <c:pt idx="821">
                  <c:v>21.010665594182242</c:v>
                </c:pt>
                <c:pt idx="822">
                  <c:v>14.941531435665111</c:v>
                </c:pt>
                <c:pt idx="823">
                  <c:v>11.33417950705228</c:v>
                </c:pt>
                <c:pt idx="824">
                  <c:v>11.1957619694219</c:v>
                </c:pt>
                <c:pt idx="825">
                  <c:v>12.448954776868565</c:v>
                </c:pt>
                <c:pt idx="826">
                  <c:v>13.096683718797397</c:v>
                </c:pt>
                <c:pt idx="827">
                  <c:v>13.084200099586862</c:v>
                </c:pt>
                <c:pt idx="828">
                  <c:v>12.14542732727422</c:v>
                </c:pt>
                <c:pt idx="829">
                  <c:v>10.156457929019778</c:v>
                </c:pt>
                <c:pt idx="830">
                  <c:v>8.6384045073575848</c:v>
                </c:pt>
                <c:pt idx="831">
                  <c:v>8.5571317270436271</c:v>
                </c:pt>
                <c:pt idx="832">
                  <c:v>9.083653795391557</c:v>
                </c:pt>
                <c:pt idx="833">
                  <c:v>9.0547102336934486</c:v>
                </c:pt>
                <c:pt idx="834">
                  <c:v>9.2995616348219379</c:v>
                </c:pt>
                <c:pt idx="835">
                  <c:v>9.6717506380685307</c:v>
                </c:pt>
                <c:pt idx="836">
                  <c:v>10.592865283432101</c:v>
                </c:pt>
                <c:pt idx="837">
                  <c:v>12.093541357811514</c:v>
                </c:pt>
                <c:pt idx="838">
                  <c:v>13.965890916082135</c:v>
                </c:pt>
                <c:pt idx="839">
                  <c:v>15.201897944464122</c:v>
                </c:pt>
                <c:pt idx="840">
                  <c:v>15.902770262782481</c:v>
                </c:pt>
                <c:pt idx="841">
                  <c:v>16.838172922823588</c:v>
                </c:pt>
                <c:pt idx="842">
                  <c:v>17.562712260136742</c:v>
                </c:pt>
                <c:pt idx="843">
                  <c:v>18.102402438708339</c:v>
                </c:pt>
                <c:pt idx="844">
                  <c:v>19.039499633092522</c:v>
                </c:pt>
                <c:pt idx="845">
                  <c:v>19.048822045800044</c:v>
                </c:pt>
                <c:pt idx="846">
                  <c:v>21.012491696196488</c:v>
                </c:pt>
                <c:pt idx="847">
                  <c:v>23.527773395053696</c:v>
                </c:pt>
                <c:pt idx="848">
                  <c:v>26.322725271865398</c:v>
                </c:pt>
                <c:pt idx="849">
                  <c:v>26.704981585182548</c:v>
                </c:pt>
                <c:pt idx="850">
                  <c:v>29.042190340835436</c:v>
                </c:pt>
                <c:pt idx="851">
                  <c:v>32.735272741680987</c:v>
                </c:pt>
                <c:pt idx="852">
                  <c:v>40.608241749480975</c:v>
                </c:pt>
                <c:pt idx="853">
                  <c:v>43.495987776374648</c:v>
                </c:pt>
                <c:pt idx="854">
                  <c:v>53.306139919657561</c:v>
                </c:pt>
                <c:pt idx="855">
                  <c:v>57.927105995073106</c:v>
                </c:pt>
                <c:pt idx="856">
                  <c:v>48.316318260949423</c:v>
                </c:pt>
                <c:pt idx="857">
                  <c:v>39.759404817164054</c:v>
                </c:pt>
                <c:pt idx="858">
                  <c:v>30.931891383868315</c:v>
                </c:pt>
                <c:pt idx="859">
                  <c:v>25.004834916708312</c:v>
                </c:pt>
                <c:pt idx="860">
                  <c:v>19.275239547692788</c:v>
                </c:pt>
                <c:pt idx="861">
                  <c:v>16.669501106158116</c:v>
                </c:pt>
                <c:pt idx="862">
                  <c:v>16.788810785266001</c:v>
                </c:pt>
                <c:pt idx="863">
                  <c:v>17.870284410406313</c:v>
                </c:pt>
                <c:pt idx="864">
                  <c:v>20.27196116712755</c:v>
                </c:pt>
                <c:pt idx="865">
                  <c:v>20.64883846028285</c:v>
                </c:pt>
                <c:pt idx="866">
                  <c:v>21.235783658751799</c:v>
                </c:pt>
                <c:pt idx="867">
                  <c:v>20.965919930929921</c:v>
                </c:pt>
                <c:pt idx="868">
                  <c:v>19.866636533829791</c:v>
                </c:pt>
                <c:pt idx="869">
                  <c:v>18.15648499100498</c:v>
                </c:pt>
                <c:pt idx="870">
                  <c:v>16.93198510482387</c:v>
                </c:pt>
                <c:pt idx="871">
                  <c:v>16.4552907652775</c:v>
                </c:pt>
                <c:pt idx="872">
                  <c:v>16.000353859706749</c:v>
                </c:pt>
                <c:pt idx="873">
                  <c:v>16.207947800858673</c:v>
                </c:pt>
                <c:pt idx="874">
                  <c:v>16.472688712762277</c:v>
                </c:pt>
                <c:pt idx="875">
                  <c:v>16.994893749756191</c:v>
                </c:pt>
                <c:pt idx="876">
                  <c:v>17.56140325509222</c:v>
                </c:pt>
                <c:pt idx="877">
                  <c:v>18.195553036629484</c:v>
                </c:pt>
                <c:pt idx="878">
                  <c:v>18.703296255528919</c:v>
                </c:pt>
                <c:pt idx="879">
                  <c:v>19.012768101117764</c:v>
                </c:pt>
                <c:pt idx="880">
                  <c:v>19.560596517067456</c:v>
                </c:pt>
                <c:pt idx="881">
                  <c:v>20.30946918844538</c:v>
                </c:pt>
                <c:pt idx="882">
                  <c:v>21.066892934199227</c:v>
                </c:pt>
                <c:pt idx="883">
                  <c:v>21.704037821906866</c:v>
                </c:pt>
                <c:pt idx="884">
                  <c:v>22.336779754507969</c:v>
                </c:pt>
                <c:pt idx="885">
                  <c:v>22.8979611206207</c:v>
                </c:pt>
                <c:pt idx="886">
                  <c:v>23.217059985597604</c:v>
                </c:pt>
                <c:pt idx="887">
                  <c:v>22.992248048246072</c:v>
                </c:pt>
                <c:pt idx="888">
                  <c:v>21.604595201258391</c:v>
                </c:pt>
                <c:pt idx="889">
                  <c:v>20.309624847049101</c:v>
                </c:pt>
                <c:pt idx="890">
                  <c:v>19.630594792108674</c:v>
                </c:pt>
                <c:pt idx="891">
                  <c:v>18.58023832793846</c:v>
                </c:pt>
                <c:pt idx="892">
                  <c:v>17.608323463207569</c:v>
                </c:pt>
                <c:pt idx="893">
                  <c:v>17.065750956702043</c:v>
                </c:pt>
                <c:pt idx="894">
                  <c:v>17.259695002058987</c:v>
                </c:pt>
                <c:pt idx="895">
                  <c:v>17.530319924300311</c:v>
                </c:pt>
                <c:pt idx="896">
                  <c:v>17.26880322310728</c:v>
                </c:pt>
                <c:pt idx="897">
                  <c:v>18.081899091915741</c:v>
                </c:pt>
                <c:pt idx="898">
                  <c:v>18.285479722360328</c:v>
                </c:pt>
                <c:pt idx="899">
                  <c:v>17.336516153937517</c:v>
                </c:pt>
                <c:pt idx="900">
                  <c:v>16.867226205235028</c:v>
                </c:pt>
                <c:pt idx="901">
                  <c:v>15.959361241919797</c:v>
                </c:pt>
                <c:pt idx="902">
                  <c:v>16.289890018971388</c:v>
                </c:pt>
                <c:pt idx="903">
                  <c:v>21.60582254952363</c:v>
                </c:pt>
                <c:pt idx="904">
                  <c:v>25.182390330577935</c:v>
                </c:pt>
                <c:pt idx="905">
                  <c:v>29.801646428798506</c:v>
                </c:pt>
                <c:pt idx="906">
                  <c:v>30.496917537070534</c:v>
                </c:pt>
                <c:pt idx="907">
                  <c:v>27.578345513251364</c:v>
                </c:pt>
                <c:pt idx="908">
                  <c:v>25.262557716637232</c:v>
                </c:pt>
                <c:pt idx="909">
                  <c:v>22.195170662931186</c:v>
                </c:pt>
                <c:pt idx="910">
                  <c:v>19.28873590647575</c:v>
                </c:pt>
                <c:pt idx="911">
                  <c:v>19.228767118366139</c:v>
                </c:pt>
                <c:pt idx="912">
                  <c:v>22.140793387211215</c:v>
                </c:pt>
                <c:pt idx="913">
                  <c:v>21.877441002021982</c:v>
                </c:pt>
                <c:pt idx="914">
                  <c:v>17.733286720635046</c:v>
                </c:pt>
                <c:pt idx="915">
                  <c:v>13.271279861991525</c:v>
                </c:pt>
                <c:pt idx="916">
                  <c:v>10.268068192502653</c:v>
                </c:pt>
                <c:pt idx="917">
                  <c:v>8.5785615150715202</c:v>
                </c:pt>
                <c:pt idx="918">
                  <c:v>7.6985601371206203</c:v>
                </c:pt>
                <c:pt idx="919">
                  <c:v>7.4150006597227343</c:v>
                </c:pt>
                <c:pt idx="920">
                  <c:v>6.6332769728306884</c:v>
                </c:pt>
                <c:pt idx="921">
                  <c:v>5.1489082538032385</c:v>
                </c:pt>
                <c:pt idx="922">
                  <c:v>4.3971069602743684</c:v>
                </c:pt>
                <c:pt idx="923">
                  <c:v>3.6149589792042489</c:v>
                </c:pt>
                <c:pt idx="924">
                  <c:v>2.4004222156684141</c:v>
                </c:pt>
                <c:pt idx="925">
                  <c:v>0.83860131773689295</c:v>
                </c:pt>
                <c:pt idx="926">
                  <c:v>6.0383440460690989E-2</c:v>
                </c:pt>
                <c:pt idx="927">
                  <c:v>-0.19107074377294556</c:v>
                </c:pt>
                <c:pt idx="928">
                  <c:v>-0.16291444378207587</c:v>
                </c:pt>
                <c:pt idx="929">
                  <c:v>-0.1790446657084688</c:v>
                </c:pt>
                <c:pt idx="930">
                  <c:v>-1.0479021811895208</c:v>
                </c:pt>
                <c:pt idx="931">
                  <c:v>-1.3927876087068887</c:v>
                </c:pt>
                <c:pt idx="932">
                  <c:v>-0.84619675607533196</c:v>
                </c:pt>
                <c:pt idx="933">
                  <c:v>-0.85938394886231539</c:v>
                </c:pt>
                <c:pt idx="934">
                  <c:v>-0.1995174325981022</c:v>
                </c:pt>
                <c:pt idx="935">
                  <c:v>1.3231915977909274</c:v>
                </c:pt>
                <c:pt idx="936">
                  <c:v>2.16772949949452</c:v>
                </c:pt>
                <c:pt idx="937">
                  <c:v>2.9514110317553639</c:v>
                </c:pt>
                <c:pt idx="938">
                  <c:v>4.7128597095577156</c:v>
                </c:pt>
                <c:pt idx="939">
                  <c:v>6.0710710086562294</c:v>
                </c:pt>
                <c:pt idx="940">
                  <c:v>9.4143102860288383</c:v>
                </c:pt>
                <c:pt idx="941">
                  <c:v>12.239925930834518</c:v>
                </c:pt>
                <c:pt idx="942">
                  <c:v>18.584730187719362</c:v>
                </c:pt>
                <c:pt idx="943">
                  <c:v>30.946084122820341</c:v>
                </c:pt>
                <c:pt idx="944">
                  <c:v>45.306668386070044</c:v>
                </c:pt>
                <c:pt idx="945">
                  <c:v>47.687776719881974</c:v>
                </c:pt>
                <c:pt idx="946">
                  <c:v>45.648371438031141</c:v>
                </c:pt>
                <c:pt idx="947">
                  <c:v>38.029248992359285</c:v>
                </c:pt>
                <c:pt idx="948">
                  <c:v>31.524500890970245</c:v>
                </c:pt>
                <c:pt idx="949">
                  <c:v>28.644827436852378</c:v>
                </c:pt>
                <c:pt idx="950">
                  <c:v>26.816997180880872</c:v>
                </c:pt>
                <c:pt idx="951">
                  <c:v>25.052408737172652</c:v>
                </c:pt>
                <c:pt idx="952">
                  <c:v>23.243519872389999</c:v>
                </c:pt>
                <c:pt idx="953">
                  <c:v>20.395853210197515</c:v>
                </c:pt>
                <c:pt idx="954">
                  <c:v>18.885300174356406</c:v>
                </c:pt>
                <c:pt idx="955">
                  <c:v>18.664827424193248</c:v>
                </c:pt>
                <c:pt idx="956">
                  <c:v>19.476938313870729</c:v>
                </c:pt>
                <c:pt idx="957">
                  <c:v>21.228842273246066</c:v>
                </c:pt>
                <c:pt idx="958">
                  <c:v>22.366774116746839</c:v>
                </c:pt>
                <c:pt idx="959">
                  <c:v>22.323985127740666</c:v>
                </c:pt>
                <c:pt idx="960">
                  <c:v>21.766631456110002</c:v>
                </c:pt>
                <c:pt idx="961">
                  <c:v>20.427626279254632</c:v>
                </c:pt>
                <c:pt idx="962">
                  <c:v>20.035629199421621</c:v>
                </c:pt>
                <c:pt idx="963">
                  <c:v>20.35235049039871</c:v>
                </c:pt>
                <c:pt idx="964">
                  <c:v>20.755268296840033</c:v>
                </c:pt>
                <c:pt idx="965">
                  <c:v>21.968088539856733</c:v>
                </c:pt>
                <c:pt idx="966">
                  <c:v>23.065450018627956</c:v>
                </c:pt>
                <c:pt idx="967">
                  <c:v>23.122248069454002</c:v>
                </c:pt>
                <c:pt idx="968">
                  <c:v>21.859631675339781</c:v>
                </c:pt>
                <c:pt idx="969">
                  <c:v>20.825872074165151</c:v>
                </c:pt>
                <c:pt idx="970">
                  <c:v>20.351530833893076</c:v>
                </c:pt>
                <c:pt idx="971">
                  <c:v>20.450437083135263</c:v>
                </c:pt>
                <c:pt idx="972">
                  <c:v>21.0046036503111</c:v>
                </c:pt>
                <c:pt idx="973">
                  <c:v>21.624303173305535</c:v>
                </c:pt>
                <c:pt idx="974">
                  <c:v>22.40970834727413</c:v>
                </c:pt>
                <c:pt idx="975">
                  <c:v>23.205789014908216</c:v>
                </c:pt>
                <c:pt idx="976">
                  <c:v>24.134118512678967</c:v>
                </c:pt>
                <c:pt idx="977">
                  <c:v>25.139675096093065</c:v>
                </c:pt>
                <c:pt idx="978">
                  <c:v>25.844561474087655</c:v>
                </c:pt>
                <c:pt idx="979">
                  <c:v>26.330329899513472</c:v>
                </c:pt>
                <c:pt idx="980">
                  <c:v>27.056811126500101</c:v>
                </c:pt>
                <c:pt idx="981">
                  <c:v>26.147255057694924</c:v>
                </c:pt>
                <c:pt idx="982">
                  <c:v>25.706230924181405</c:v>
                </c:pt>
                <c:pt idx="983">
                  <c:v>25.830888656706009</c:v>
                </c:pt>
                <c:pt idx="984">
                  <c:v>26.333391304626947</c:v>
                </c:pt>
                <c:pt idx="985">
                  <c:v>26.652200489206589</c:v>
                </c:pt>
                <c:pt idx="986">
                  <c:v>26.706681539878474</c:v>
                </c:pt>
                <c:pt idx="987">
                  <c:v>26.558335248727019</c:v>
                </c:pt>
                <c:pt idx="988">
                  <c:v>26.265696920742975</c:v>
                </c:pt>
                <c:pt idx="989">
                  <c:v>26.039534812693759</c:v>
                </c:pt>
                <c:pt idx="990">
                  <c:v>27.114371519609087</c:v>
                </c:pt>
                <c:pt idx="991">
                  <c:v>23.993811510561549</c:v>
                </c:pt>
                <c:pt idx="992">
                  <c:v>22.743537261754462</c:v>
                </c:pt>
                <c:pt idx="993">
                  <c:v>26.404034196078321</c:v>
                </c:pt>
                <c:pt idx="994">
                  <c:v>32.768976204017711</c:v>
                </c:pt>
                <c:pt idx="995">
                  <c:v>38.714426145423467</c:v>
                </c:pt>
                <c:pt idx="996">
                  <c:v>44.099030706992281</c:v>
                </c:pt>
                <c:pt idx="997">
                  <c:v>47.503283931676044</c:v>
                </c:pt>
                <c:pt idx="998">
                  <c:v>47.830166029593045</c:v>
                </c:pt>
                <c:pt idx="999">
                  <c:v>39.292144641579547</c:v>
                </c:pt>
                <c:pt idx="1000">
                  <c:v>29.861411799066854</c:v>
                </c:pt>
                <c:pt idx="1001">
                  <c:v>25.022259863731605</c:v>
                </c:pt>
                <c:pt idx="1002">
                  <c:v>25.948841094966991</c:v>
                </c:pt>
                <c:pt idx="1003">
                  <c:v>27.021850352876047</c:v>
                </c:pt>
                <c:pt idx="1004">
                  <c:v>26.243724593526419</c:v>
                </c:pt>
                <c:pt idx="1005">
                  <c:v>22.53698557360832</c:v>
                </c:pt>
                <c:pt idx="1006">
                  <c:v>19.295124404780747</c:v>
                </c:pt>
                <c:pt idx="1007">
                  <c:v>17.742389322101332</c:v>
                </c:pt>
                <c:pt idx="1008">
                  <c:v>15.173605625236878</c:v>
                </c:pt>
                <c:pt idx="1009">
                  <c:v>13.500786453864768</c:v>
                </c:pt>
                <c:pt idx="1010">
                  <c:v>10.120221490347904</c:v>
                </c:pt>
                <c:pt idx="1011">
                  <c:v>8.9778361473184773</c:v>
                </c:pt>
                <c:pt idx="1012">
                  <c:v>7.9300271266229778</c:v>
                </c:pt>
                <c:pt idx="1013">
                  <c:v>7.7311635199234097</c:v>
                </c:pt>
                <c:pt idx="1014">
                  <c:v>7.628714445013796</c:v>
                </c:pt>
                <c:pt idx="1015">
                  <c:v>7.0663247894811629</c:v>
                </c:pt>
                <c:pt idx="1016">
                  <c:v>6.3552096936384084</c:v>
                </c:pt>
                <c:pt idx="1017">
                  <c:v>5.07966609247186</c:v>
                </c:pt>
                <c:pt idx="1018">
                  <c:v>4.4923980519921773</c:v>
                </c:pt>
                <c:pt idx="1019">
                  <c:v>2.1090419182975855</c:v>
                </c:pt>
                <c:pt idx="1020">
                  <c:v>1.9768211736340187</c:v>
                </c:pt>
                <c:pt idx="1021">
                  <c:v>1.091858447328802</c:v>
                </c:pt>
                <c:pt idx="1022">
                  <c:v>0.39595165296377682</c:v>
                </c:pt>
                <c:pt idx="1023">
                  <c:v>0.41991499571669888</c:v>
                </c:pt>
                <c:pt idx="1024">
                  <c:v>1.1718456798761885</c:v>
                </c:pt>
                <c:pt idx="1025">
                  <c:v>2.6443964324162277</c:v>
                </c:pt>
                <c:pt idx="1026">
                  <c:v>4.683831890072887</c:v>
                </c:pt>
                <c:pt idx="1027">
                  <c:v>7.5703043803181025</c:v>
                </c:pt>
                <c:pt idx="1028">
                  <c:v>8.4119521466994449</c:v>
                </c:pt>
                <c:pt idx="1029">
                  <c:v>7.2524932911699223</c:v>
                </c:pt>
                <c:pt idx="1030">
                  <c:v>5.0011017982680555</c:v>
                </c:pt>
                <c:pt idx="1031">
                  <c:v>1.887204870412132</c:v>
                </c:pt>
                <c:pt idx="1032">
                  <c:v>1.4079967973140932</c:v>
                </c:pt>
                <c:pt idx="1033">
                  <c:v>1.9228153450598986</c:v>
                </c:pt>
                <c:pt idx="1034">
                  <c:v>3.1017504541986609</c:v>
                </c:pt>
                <c:pt idx="1035">
                  <c:v>4.9013297020362163</c:v>
                </c:pt>
                <c:pt idx="1036">
                  <c:v>7.0975910148674703</c:v>
                </c:pt>
                <c:pt idx="1037">
                  <c:v>8.3177095380032942</c:v>
                </c:pt>
                <c:pt idx="1038">
                  <c:v>10.257914367483822</c:v>
                </c:pt>
                <c:pt idx="1039">
                  <c:v>8.7535156703304153</c:v>
                </c:pt>
                <c:pt idx="1040">
                  <c:v>9.604854061608906</c:v>
                </c:pt>
                <c:pt idx="1041">
                  <c:v>12.714753200965561</c:v>
                </c:pt>
                <c:pt idx="1042">
                  <c:v>20.550462041674351</c:v>
                </c:pt>
                <c:pt idx="1043">
                  <c:v>34.032883560306871</c:v>
                </c:pt>
                <c:pt idx="1044">
                  <c:v>54.134364705232052</c:v>
                </c:pt>
                <c:pt idx="1045">
                  <c:v>75.533383009146277</c:v>
                </c:pt>
                <c:pt idx="1046">
                  <c:v>63.460385135073601</c:v>
                </c:pt>
                <c:pt idx="1047">
                  <c:v>46.547829883317256</c:v>
                </c:pt>
                <c:pt idx="1048">
                  <c:v>37.220719173105934</c:v>
                </c:pt>
                <c:pt idx="1049">
                  <c:v>31.701376983634688</c:v>
                </c:pt>
                <c:pt idx="1050">
                  <c:v>31.558816539412316</c:v>
                </c:pt>
                <c:pt idx="1051">
                  <c:v>29.723495527875919</c:v>
                </c:pt>
                <c:pt idx="1052">
                  <c:v>31.808771249028663</c:v>
                </c:pt>
                <c:pt idx="1053">
                  <c:v>29.858717344084766</c:v>
                </c:pt>
                <c:pt idx="1054">
                  <c:v>27.316490314265494</c:v>
                </c:pt>
                <c:pt idx="1055">
                  <c:v>25.308415848696779</c:v>
                </c:pt>
                <c:pt idx="1056">
                  <c:v>22.794502677038878</c:v>
                </c:pt>
                <c:pt idx="1057">
                  <c:v>21.734717098272135</c:v>
                </c:pt>
                <c:pt idx="1058">
                  <c:v>22.289451594871231</c:v>
                </c:pt>
                <c:pt idx="1059">
                  <c:v>22.993697282854985</c:v>
                </c:pt>
                <c:pt idx="1060">
                  <c:v>22.565391864110623</c:v>
                </c:pt>
                <c:pt idx="1061">
                  <c:v>22.132707598333866</c:v>
                </c:pt>
                <c:pt idx="1062">
                  <c:v>21.613014196330102</c:v>
                </c:pt>
                <c:pt idx="1063">
                  <c:v>20.554929119665779</c:v>
                </c:pt>
                <c:pt idx="1064">
                  <c:v>19.939986144685594</c:v>
                </c:pt>
                <c:pt idx="1065">
                  <c:v>19.653458436696756</c:v>
                </c:pt>
                <c:pt idx="1066">
                  <c:v>19.939012839241176</c:v>
                </c:pt>
                <c:pt idx="1067">
                  <c:v>20.723035279592224</c:v>
                </c:pt>
                <c:pt idx="1068">
                  <c:v>21.188732685696369</c:v>
                </c:pt>
                <c:pt idx="1069">
                  <c:v>21.397716753064437</c:v>
                </c:pt>
                <c:pt idx="1070">
                  <c:v>22.185972408490759</c:v>
                </c:pt>
                <c:pt idx="1071">
                  <c:v>23.115724805505952</c:v>
                </c:pt>
                <c:pt idx="1072">
                  <c:v>23.714649746979369</c:v>
                </c:pt>
                <c:pt idx="1073">
                  <c:v>24.33395467053224</c:v>
                </c:pt>
                <c:pt idx="1074">
                  <c:v>24.993104309120316</c:v>
                </c:pt>
                <c:pt idx="1075">
                  <c:v>25.564622518258687</c:v>
                </c:pt>
                <c:pt idx="1076">
                  <c:v>26.713415047435731</c:v>
                </c:pt>
                <c:pt idx="1077">
                  <c:v>27.640263374736683</c:v>
                </c:pt>
                <c:pt idx="1078">
                  <c:v>28.252039605886722</c:v>
                </c:pt>
                <c:pt idx="1079">
                  <c:v>28.405283605886972</c:v>
                </c:pt>
                <c:pt idx="1080">
                  <c:v>27.325458538679104</c:v>
                </c:pt>
                <c:pt idx="1081">
                  <c:v>25.104016006948164</c:v>
                </c:pt>
                <c:pt idx="1082">
                  <c:v>23.194715716737601</c:v>
                </c:pt>
                <c:pt idx="1083">
                  <c:v>22.597146955900456</c:v>
                </c:pt>
                <c:pt idx="1084">
                  <c:v>22.101552782759036</c:v>
                </c:pt>
                <c:pt idx="1085">
                  <c:v>21.956051943580874</c:v>
                </c:pt>
                <c:pt idx="1086">
                  <c:v>20.947486748419365</c:v>
                </c:pt>
                <c:pt idx="1087">
                  <c:v>20.005990003486573</c:v>
                </c:pt>
                <c:pt idx="1088">
                  <c:v>19.596603088239693</c:v>
                </c:pt>
                <c:pt idx="1089">
                  <c:v>18.660556674995597</c:v>
                </c:pt>
                <c:pt idx="1090">
                  <c:v>18.225926285247414</c:v>
                </c:pt>
                <c:pt idx="1091">
                  <c:v>20.381849766206692</c:v>
                </c:pt>
                <c:pt idx="1092">
                  <c:v>25.160322080999467</c:v>
                </c:pt>
                <c:pt idx="1093">
                  <c:v>33.495830558836474</c:v>
                </c:pt>
                <c:pt idx="1094">
                  <c:v>42.950487264024119</c:v>
                </c:pt>
                <c:pt idx="1095">
                  <c:v>45.432714757750425</c:v>
                </c:pt>
                <c:pt idx="1096">
                  <c:v>36.695909449003281</c:v>
                </c:pt>
                <c:pt idx="1097">
                  <c:v>25.52621577822968</c:v>
                </c:pt>
                <c:pt idx="1098">
                  <c:v>23.687026126652839</c:v>
                </c:pt>
                <c:pt idx="1099">
                  <c:v>36.21953532562376</c:v>
                </c:pt>
                <c:pt idx="1100">
                  <c:v>49.472940757745725</c:v>
                </c:pt>
                <c:pt idx="1101">
                  <c:v>48.461753252784817</c:v>
                </c:pt>
                <c:pt idx="1102">
                  <c:v>40.144983515097607</c:v>
                </c:pt>
                <c:pt idx="1103">
                  <c:v>33.848218723312669</c:v>
                </c:pt>
                <c:pt idx="1104">
                  <c:v>31.148402501910436</c:v>
                </c:pt>
                <c:pt idx="1105">
                  <c:v>31.423763013961434</c:v>
                </c:pt>
                <c:pt idx="1106">
                  <c:v>31.109419368691348</c:v>
                </c:pt>
                <c:pt idx="1107">
                  <c:v>28.565525727014123</c:v>
                </c:pt>
                <c:pt idx="1108">
                  <c:v>21.733017752505479</c:v>
                </c:pt>
                <c:pt idx="1109">
                  <c:v>16.050211772286485</c:v>
                </c:pt>
                <c:pt idx="1110">
                  <c:v>11.162331014302209</c:v>
                </c:pt>
                <c:pt idx="1111">
                  <c:v>10.011617651103681</c:v>
                </c:pt>
                <c:pt idx="1112">
                  <c:v>9.6999872384379451</c:v>
                </c:pt>
                <c:pt idx="1113">
                  <c:v>9.3533941867059003</c:v>
                </c:pt>
                <c:pt idx="1114">
                  <c:v>8.5540085975311015</c:v>
                </c:pt>
                <c:pt idx="1115">
                  <c:v>6.5025827633768234</c:v>
                </c:pt>
                <c:pt idx="1116">
                  <c:v>5.6327596238720643</c:v>
                </c:pt>
                <c:pt idx="1117">
                  <c:v>3.8204596437007941</c:v>
                </c:pt>
                <c:pt idx="1118">
                  <c:v>2.0634902683345793</c:v>
                </c:pt>
                <c:pt idx="1119">
                  <c:v>0.48430770358757308</c:v>
                </c:pt>
                <c:pt idx="1120">
                  <c:v>-0.59070700623290684</c:v>
                </c:pt>
                <c:pt idx="1121">
                  <c:v>-0.82818483701004753</c:v>
                </c:pt>
                <c:pt idx="1122">
                  <c:v>0.14245233947553076</c:v>
                </c:pt>
                <c:pt idx="1123">
                  <c:v>0.66856074687351918</c:v>
                </c:pt>
                <c:pt idx="1124">
                  <c:v>0.46486559960700352</c:v>
                </c:pt>
                <c:pt idx="1125">
                  <c:v>-1.2305623932719474</c:v>
                </c:pt>
                <c:pt idx="1126">
                  <c:v>-2.2066330645493926</c:v>
                </c:pt>
                <c:pt idx="1127">
                  <c:v>-2.5037838638668366</c:v>
                </c:pt>
                <c:pt idx="1128">
                  <c:v>-2.44468488466199</c:v>
                </c:pt>
                <c:pt idx="1129">
                  <c:v>-2.8603696725204379</c:v>
                </c:pt>
                <c:pt idx="1130">
                  <c:v>-3.3593650726220177</c:v>
                </c:pt>
                <c:pt idx="1131">
                  <c:v>-2.3110311263944099</c:v>
                </c:pt>
                <c:pt idx="1132">
                  <c:v>-1.1100326284981075</c:v>
                </c:pt>
                <c:pt idx="1133">
                  <c:v>-0.78728291320535682</c:v>
                </c:pt>
                <c:pt idx="1134">
                  <c:v>1.1083924741681268</c:v>
                </c:pt>
                <c:pt idx="1135">
                  <c:v>1.2726315486715136</c:v>
                </c:pt>
                <c:pt idx="1136">
                  <c:v>3.2077680783037064</c:v>
                </c:pt>
                <c:pt idx="1137">
                  <c:v>9.248866439523475</c:v>
                </c:pt>
                <c:pt idx="1138">
                  <c:v>12.489769126956338</c:v>
                </c:pt>
                <c:pt idx="1139">
                  <c:v>20.695995590738313</c:v>
                </c:pt>
                <c:pt idx="1140">
                  <c:v>31.091590856186905</c:v>
                </c:pt>
                <c:pt idx="1141">
                  <c:v>51.358702329990386</c:v>
                </c:pt>
                <c:pt idx="1142">
                  <c:v>66.024679292098739</c:v>
                </c:pt>
                <c:pt idx="1143">
                  <c:v>68.833073277002185</c:v>
                </c:pt>
                <c:pt idx="1144">
                  <c:v>60.378122593829517</c:v>
                </c:pt>
                <c:pt idx="1145">
                  <c:v>52.53334375298823</c:v>
                </c:pt>
                <c:pt idx="1146">
                  <c:v>48.285588270822132</c:v>
                </c:pt>
                <c:pt idx="1147">
                  <c:v>45.729310459784372</c:v>
                </c:pt>
                <c:pt idx="1148">
                  <c:v>40.63173934967466</c:v>
                </c:pt>
                <c:pt idx="1149">
                  <c:v>37.489171803007153</c:v>
                </c:pt>
                <c:pt idx="1150">
                  <c:v>34.048108774622847</c:v>
                </c:pt>
                <c:pt idx="1151">
                  <c:v>31.474385726293967</c:v>
                </c:pt>
                <c:pt idx="1152">
                  <c:v>29.611051824236529</c:v>
                </c:pt>
                <c:pt idx="1153">
                  <c:v>28.437572110089835</c:v>
                </c:pt>
                <c:pt idx="1154">
                  <c:v>27.975494637615874</c:v>
                </c:pt>
                <c:pt idx="1155">
                  <c:v>28.476771149561237</c:v>
                </c:pt>
                <c:pt idx="1156">
                  <c:v>28.42988379917109</c:v>
                </c:pt>
                <c:pt idx="1157">
                  <c:v>26.658869909718224</c:v>
                </c:pt>
                <c:pt idx="1158">
                  <c:v>24.756293109258085</c:v>
                </c:pt>
                <c:pt idx="1159">
                  <c:v>23.61293270273984</c:v>
                </c:pt>
                <c:pt idx="1160">
                  <c:v>22.962994046504232</c:v>
                </c:pt>
                <c:pt idx="1161">
                  <c:v>23.012590643185874</c:v>
                </c:pt>
                <c:pt idx="1162">
                  <c:v>22.735314966094968</c:v>
                </c:pt>
                <c:pt idx="1163">
                  <c:v>22.834091415090086</c:v>
                </c:pt>
                <c:pt idx="1164">
                  <c:v>22.889206176499528</c:v>
                </c:pt>
                <c:pt idx="1165">
                  <c:v>23.152983148280406</c:v>
                </c:pt>
                <c:pt idx="1166">
                  <c:v>23.754477478438186</c:v>
                </c:pt>
                <c:pt idx="1167">
                  <c:v>24.396677331895599</c:v>
                </c:pt>
                <c:pt idx="1168">
                  <c:v>25.166768870399043</c:v>
                </c:pt>
                <c:pt idx="1169">
                  <c:v>26.524531145741499</c:v>
                </c:pt>
                <c:pt idx="1170">
                  <c:v>28.109422857590221</c:v>
                </c:pt>
                <c:pt idx="1171">
                  <c:v>29.653313344592512</c:v>
                </c:pt>
                <c:pt idx="1172">
                  <c:v>31.014160691995496</c:v>
                </c:pt>
                <c:pt idx="1173">
                  <c:v>31.446025295293392</c:v>
                </c:pt>
                <c:pt idx="1174">
                  <c:v>31.806873424676088</c:v>
                </c:pt>
                <c:pt idx="1175">
                  <c:v>31.737495184829701</c:v>
                </c:pt>
                <c:pt idx="1176">
                  <c:v>31.73125249411056</c:v>
                </c:pt>
                <c:pt idx="1177">
                  <c:v>31.960606277031069</c:v>
                </c:pt>
                <c:pt idx="1178">
                  <c:v>32.997696365597371</c:v>
                </c:pt>
                <c:pt idx="1179">
                  <c:v>33.561076565490495</c:v>
                </c:pt>
                <c:pt idx="1180">
                  <c:v>34.346054603876105</c:v>
                </c:pt>
                <c:pt idx="1181">
                  <c:v>33.393840325027327</c:v>
                </c:pt>
                <c:pt idx="1182">
                  <c:v>31.333828780947652</c:v>
                </c:pt>
                <c:pt idx="1183">
                  <c:v>29.329404702283615</c:v>
                </c:pt>
                <c:pt idx="1184">
                  <c:v>29.461320970660758</c:v>
                </c:pt>
                <c:pt idx="1185">
                  <c:v>32.087457600802651</c:v>
                </c:pt>
                <c:pt idx="1186">
                  <c:v>37.857052604887137</c:v>
                </c:pt>
                <c:pt idx="1187">
                  <c:v>46.989289722550481</c:v>
                </c:pt>
                <c:pt idx="1188">
                  <c:v>53.131564969695901</c:v>
                </c:pt>
                <c:pt idx="1189">
                  <c:v>54.333113766880963</c:v>
                </c:pt>
                <c:pt idx="1190">
                  <c:v>51.827445915104114</c:v>
                </c:pt>
                <c:pt idx="1191">
                  <c:v>41.19805142049151</c:v>
                </c:pt>
                <c:pt idx="1192">
                  <c:v>35.545178120776285</c:v>
                </c:pt>
                <c:pt idx="1193">
                  <c:v>30.753102357863273</c:v>
                </c:pt>
                <c:pt idx="1194">
                  <c:v>28.131684159108499</c:v>
                </c:pt>
                <c:pt idx="1195">
                  <c:v>24.380678599716962</c:v>
                </c:pt>
                <c:pt idx="1196">
                  <c:v>20.674709194454319</c:v>
                </c:pt>
                <c:pt idx="1197">
                  <c:v>18.455483263736593</c:v>
                </c:pt>
                <c:pt idx="1198">
                  <c:v>16.490114915018101</c:v>
                </c:pt>
                <c:pt idx="1199">
                  <c:v>14.338238816126488</c:v>
                </c:pt>
                <c:pt idx="1200">
                  <c:v>11.524730019783895</c:v>
                </c:pt>
                <c:pt idx="1201">
                  <c:v>9.0394081607797236</c:v>
                </c:pt>
                <c:pt idx="1202">
                  <c:v>6.6411315941840909</c:v>
                </c:pt>
                <c:pt idx="1203">
                  <c:v>4.0935807802058717</c:v>
                </c:pt>
                <c:pt idx="1204">
                  <c:v>2.7483171328038773</c:v>
                </c:pt>
                <c:pt idx="1205">
                  <c:v>2.1218978035267564</c:v>
                </c:pt>
                <c:pt idx="1206">
                  <c:v>1.6042836716868483</c:v>
                </c:pt>
                <c:pt idx="1207">
                  <c:v>0.49302224720151888</c:v>
                </c:pt>
                <c:pt idx="1208">
                  <c:v>-0.43366667499533357</c:v>
                </c:pt>
                <c:pt idx="1209">
                  <c:v>-0.92237527093997207</c:v>
                </c:pt>
                <c:pt idx="1210">
                  <c:v>-1.8912513265752249</c:v>
                </c:pt>
                <c:pt idx="1211">
                  <c:v>-3.4038931952688247</c:v>
                </c:pt>
                <c:pt idx="1212">
                  <c:v>-4.48814140877887</c:v>
                </c:pt>
                <c:pt idx="1213">
                  <c:v>-5.2993779565958778</c:v>
                </c:pt>
                <c:pt idx="1214">
                  <c:v>-6.1607503154716126</c:v>
                </c:pt>
                <c:pt idx="1215">
                  <c:v>-6.3719423015387147</c:v>
                </c:pt>
                <c:pt idx="1216">
                  <c:v>-6.222407694342575</c:v>
                </c:pt>
                <c:pt idx="1217">
                  <c:v>-7.061064445211259</c:v>
                </c:pt>
                <c:pt idx="1218">
                  <c:v>-8.3587166299363513</c:v>
                </c:pt>
                <c:pt idx="1219">
                  <c:v>-9.8250435864279186</c:v>
                </c:pt>
                <c:pt idx="1220">
                  <c:v>-10.955374230490136</c:v>
                </c:pt>
                <c:pt idx="1221">
                  <c:v>-10.839129653149273</c:v>
                </c:pt>
                <c:pt idx="1222">
                  <c:v>-8.6801381428991373</c:v>
                </c:pt>
                <c:pt idx="1223">
                  <c:v>-7.091038257615681</c:v>
                </c:pt>
                <c:pt idx="1224">
                  <c:v>-5.8926494701325929</c:v>
                </c:pt>
                <c:pt idx="1225">
                  <c:v>-5.4919645139717783</c:v>
                </c:pt>
                <c:pt idx="1226">
                  <c:v>-3.6050825227730274</c:v>
                </c:pt>
                <c:pt idx="1227">
                  <c:v>1.2449337696188443</c:v>
                </c:pt>
                <c:pt idx="1228">
                  <c:v>9.263038797504608</c:v>
                </c:pt>
                <c:pt idx="1229">
                  <c:v>23.924126482957714</c:v>
                </c:pt>
                <c:pt idx="1230">
                  <c:v>42.728278395982436</c:v>
                </c:pt>
                <c:pt idx="1231">
                  <c:v>57.489536197404981</c:v>
                </c:pt>
                <c:pt idx="1232">
                  <c:v>55.710238918448063</c:v>
                </c:pt>
                <c:pt idx="1233">
                  <c:v>55.084722050683254</c:v>
                </c:pt>
                <c:pt idx="1234">
                  <c:v>55.344746677022918</c:v>
                </c:pt>
                <c:pt idx="1235">
                  <c:v>58.507834822939564</c:v>
                </c:pt>
                <c:pt idx="1236">
                  <c:v>68.523862891883439</c:v>
                </c:pt>
                <c:pt idx="1237">
                  <c:v>73.671123804263715</c:v>
                </c:pt>
                <c:pt idx="1238">
                  <c:v>61.122335926231145</c:v>
                </c:pt>
                <c:pt idx="1239">
                  <c:v>50.808970111615928</c:v>
                </c:pt>
                <c:pt idx="1240">
                  <c:v>43.207596719258831</c:v>
                </c:pt>
                <c:pt idx="1241">
                  <c:v>38.746324514289334</c:v>
                </c:pt>
                <c:pt idx="1242">
                  <c:v>35.86969422864604</c:v>
                </c:pt>
                <c:pt idx="1243">
                  <c:v>35.806153530963101</c:v>
                </c:pt>
                <c:pt idx="1244">
                  <c:v>37.699901188492028</c:v>
                </c:pt>
                <c:pt idx="1245">
                  <c:v>38.387804539656784</c:v>
                </c:pt>
                <c:pt idx="1246">
                  <c:v>36.428452146237447</c:v>
                </c:pt>
                <c:pt idx="1247">
                  <c:v>33.131221519978908</c:v>
                </c:pt>
                <c:pt idx="1248">
                  <c:v>28.733583278574951</c:v>
                </c:pt>
                <c:pt idx="1249">
                  <c:v>26.320481650031937</c:v>
                </c:pt>
                <c:pt idx="1250">
                  <c:v>24.764256330424871</c:v>
                </c:pt>
                <c:pt idx="1251">
                  <c:v>24.087691965543044</c:v>
                </c:pt>
                <c:pt idx="1252">
                  <c:v>24.262849442524203</c:v>
                </c:pt>
                <c:pt idx="1253">
                  <c:v>25.003824768650478</c:v>
                </c:pt>
                <c:pt idx="1254">
                  <c:v>25.087979557383644</c:v>
                </c:pt>
                <c:pt idx="1255">
                  <c:v>25.182747371464096</c:v>
                </c:pt>
                <c:pt idx="1256">
                  <c:v>25.19950801220665</c:v>
                </c:pt>
                <c:pt idx="1257">
                  <c:v>25.258154760637073</c:v>
                </c:pt>
                <c:pt idx="1258">
                  <c:v>25.389880022543213</c:v>
                </c:pt>
                <c:pt idx="1259">
                  <c:v>25.675028200828727</c:v>
                </c:pt>
                <c:pt idx="1260">
                  <c:v>26.536606371359099</c:v>
                </c:pt>
                <c:pt idx="1261">
                  <c:v>27.777953818632472</c:v>
                </c:pt>
                <c:pt idx="1262">
                  <c:v>29.371061686837908</c:v>
                </c:pt>
                <c:pt idx="1263">
                  <c:v>30.369756557749437</c:v>
                </c:pt>
                <c:pt idx="1264">
                  <c:v>30.863825445305366</c:v>
                </c:pt>
                <c:pt idx="1265">
                  <c:v>30.854658996385947</c:v>
                </c:pt>
                <c:pt idx="1266">
                  <c:v>31.069479046211558</c:v>
                </c:pt>
                <c:pt idx="1267">
                  <c:v>30.852045232795309</c:v>
                </c:pt>
                <c:pt idx="1268">
                  <c:v>29.825770654017518</c:v>
                </c:pt>
                <c:pt idx="1269">
                  <c:v>29.874281728069121</c:v>
                </c:pt>
                <c:pt idx="1270">
                  <c:v>29.667527192474047</c:v>
                </c:pt>
                <c:pt idx="1271">
                  <c:v>29.25332105002909</c:v>
                </c:pt>
                <c:pt idx="1272">
                  <c:v>28.965833531921792</c:v>
                </c:pt>
                <c:pt idx="1273">
                  <c:v>28.12088417973218</c:v>
                </c:pt>
                <c:pt idx="1274">
                  <c:v>27.309665236197596</c:v>
                </c:pt>
                <c:pt idx="1275">
                  <c:v>26.484252325378378</c:v>
                </c:pt>
                <c:pt idx="1276">
                  <c:v>25.055963235392753</c:v>
                </c:pt>
                <c:pt idx="1277">
                  <c:v>24.553799717899537</c:v>
                </c:pt>
                <c:pt idx="1278">
                  <c:v>23.410716500509626</c:v>
                </c:pt>
                <c:pt idx="1279">
                  <c:v>22.988473384117757</c:v>
                </c:pt>
                <c:pt idx="1280">
                  <c:v>23.227193828175054</c:v>
                </c:pt>
                <c:pt idx="1281">
                  <c:v>25.378697860348979</c:v>
                </c:pt>
                <c:pt idx="1282">
                  <c:v>28.037835965077573</c:v>
                </c:pt>
                <c:pt idx="1283">
                  <c:v>31.838790599287719</c:v>
                </c:pt>
                <c:pt idx="1284">
                  <c:v>31.73349739136161</c:v>
                </c:pt>
                <c:pt idx="1285">
                  <c:v>29.499057652500479</c:v>
                </c:pt>
                <c:pt idx="1286">
                  <c:v>26.651702200547668</c:v>
                </c:pt>
                <c:pt idx="1287">
                  <c:v>23.295783298067402</c:v>
                </c:pt>
                <c:pt idx="1288">
                  <c:v>21.344543441513629</c:v>
                </c:pt>
                <c:pt idx="1289">
                  <c:v>20.669901838241415</c:v>
                </c:pt>
                <c:pt idx="1290">
                  <c:v>21.94373491848232</c:v>
                </c:pt>
                <c:pt idx="1291">
                  <c:v>21.638028366865864</c:v>
                </c:pt>
                <c:pt idx="1292">
                  <c:v>18.395592145805733</c:v>
                </c:pt>
                <c:pt idx="1293">
                  <c:v>14.735739839927813</c:v>
                </c:pt>
                <c:pt idx="1294">
                  <c:v>12.16593580769992</c:v>
                </c:pt>
                <c:pt idx="1295">
                  <c:v>9.8888185623792193</c:v>
                </c:pt>
                <c:pt idx="1296">
                  <c:v>9.0558518673573012</c:v>
                </c:pt>
                <c:pt idx="1297">
                  <c:v>7.6339375118037243</c:v>
                </c:pt>
                <c:pt idx="1298">
                  <c:v>6.8158745155038876</c:v>
                </c:pt>
                <c:pt idx="1299">
                  <c:v>5.7618608412254257</c:v>
                </c:pt>
                <c:pt idx="1300">
                  <c:v>5.0312592566754528</c:v>
                </c:pt>
                <c:pt idx="1301">
                  <c:v>4.5444700765745791</c:v>
                </c:pt>
                <c:pt idx="1302">
                  <c:v>4.0641292212601376</c:v>
                </c:pt>
                <c:pt idx="1303">
                  <c:v>3.2301634538118451</c:v>
                </c:pt>
                <c:pt idx="1304">
                  <c:v>1.2915238753890828</c:v>
                </c:pt>
                <c:pt idx="1305">
                  <c:v>-0.36912432059480516</c:v>
                </c:pt>
                <c:pt idx="1306">
                  <c:v>-1.7629346480575627</c:v>
                </c:pt>
                <c:pt idx="1307">
                  <c:v>-2.5850426370130637</c:v>
                </c:pt>
                <c:pt idx="1308">
                  <c:v>-2.4810007104152305</c:v>
                </c:pt>
                <c:pt idx="1309">
                  <c:v>-1.1389440797964387</c:v>
                </c:pt>
                <c:pt idx="1310">
                  <c:v>-0.7794776658754321</c:v>
                </c:pt>
                <c:pt idx="1311">
                  <c:v>-0.72336483955466491</c:v>
                </c:pt>
                <c:pt idx="1312">
                  <c:v>-0.97333241723173125</c:v>
                </c:pt>
                <c:pt idx="1313">
                  <c:v>-2.5484740484400152</c:v>
                </c:pt>
                <c:pt idx="1314">
                  <c:v>-3.4540601488617537</c:v>
                </c:pt>
                <c:pt idx="1315">
                  <c:v>-1.9555265700803128</c:v>
                </c:pt>
                <c:pt idx="1316">
                  <c:v>0.70330661192564448</c:v>
                </c:pt>
                <c:pt idx="1317">
                  <c:v>4.2353203290802144</c:v>
                </c:pt>
                <c:pt idx="1318">
                  <c:v>7.7322722275636586</c:v>
                </c:pt>
                <c:pt idx="1319">
                  <c:v>14.246342386289319</c:v>
                </c:pt>
                <c:pt idx="1320">
                  <c:v>25.114867626406703</c:v>
                </c:pt>
                <c:pt idx="1321">
                  <c:v>39.053826447662267</c:v>
                </c:pt>
                <c:pt idx="1322">
                  <c:v>59.970462943299765</c:v>
                </c:pt>
                <c:pt idx="1323">
                  <c:v>75.877847486811376</c:v>
                </c:pt>
                <c:pt idx="1324">
                  <c:v>68.376550029413579</c:v>
                </c:pt>
                <c:pt idx="1325">
                  <c:v>56.916040666913943</c:v>
                </c:pt>
                <c:pt idx="1326">
                  <c:v>45.936403897111646</c:v>
                </c:pt>
                <c:pt idx="1327">
                  <c:v>39.928439394453186</c:v>
                </c:pt>
                <c:pt idx="1328">
                  <c:v>35.799408588393909</c:v>
                </c:pt>
                <c:pt idx="1329">
                  <c:v>32.668853166051058</c:v>
                </c:pt>
                <c:pt idx="1330">
                  <c:v>28.512226295002034</c:v>
                </c:pt>
                <c:pt idx="1331">
                  <c:v>25.358004391880701</c:v>
                </c:pt>
                <c:pt idx="1332">
                  <c:v>20.045230764603044</c:v>
                </c:pt>
                <c:pt idx="1333">
                  <c:v>18.257564877815163</c:v>
                </c:pt>
                <c:pt idx="1334">
                  <c:v>16.035609089942618</c:v>
                </c:pt>
                <c:pt idx="1335">
                  <c:v>14.950707491613155</c:v>
                </c:pt>
                <c:pt idx="1336">
                  <c:v>14.401798653764681</c:v>
                </c:pt>
                <c:pt idx="1337">
                  <c:v>14.023338786291497</c:v>
                </c:pt>
                <c:pt idx="1338">
                  <c:v>13.448871083909484</c:v>
                </c:pt>
                <c:pt idx="1339">
                  <c:v>13.157542979224674</c:v>
                </c:pt>
                <c:pt idx="1340">
                  <c:v>13.587760458742837</c:v>
                </c:pt>
                <c:pt idx="1341">
                  <c:v>14.85955828338351</c:v>
                </c:pt>
                <c:pt idx="1342">
                  <c:v>15.778873707541855</c:v>
                </c:pt>
                <c:pt idx="1343">
                  <c:v>16.53314937402406</c:v>
                </c:pt>
                <c:pt idx="1344">
                  <c:v>16.997002969972041</c:v>
                </c:pt>
                <c:pt idx="1345">
                  <c:v>17.883325928041799</c:v>
                </c:pt>
                <c:pt idx="1346">
                  <c:v>18.905314720783572</c:v>
                </c:pt>
                <c:pt idx="1347">
                  <c:v>19.616057488487037</c:v>
                </c:pt>
                <c:pt idx="1348">
                  <c:v>20.295009634637566</c:v>
                </c:pt>
                <c:pt idx="1349">
                  <c:v>20.691806933398915</c:v>
                </c:pt>
                <c:pt idx="1350">
                  <c:v>21.136503976062652</c:v>
                </c:pt>
                <c:pt idx="1351">
                  <c:v>21.859585500435252</c:v>
                </c:pt>
                <c:pt idx="1352">
                  <c:v>22.156455599095491</c:v>
                </c:pt>
                <c:pt idx="1353">
                  <c:v>22.624002832320226</c:v>
                </c:pt>
                <c:pt idx="1354">
                  <c:v>23.286318156254339</c:v>
                </c:pt>
                <c:pt idx="1355">
                  <c:v>23.977344735585511</c:v>
                </c:pt>
                <c:pt idx="1356">
                  <c:v>24.652783275514938</c:v>
                </c:pt>
                <c:pt idx="1357">
                  <c:v>25.367160465580174</c:v>
                </c:pt>
                <c:pt idx="1358">
                  <c:v>25.72050700488845</c:v>
                </c:pt>
                <c:pt idx="1359">
                  <c:v>26.071410899948614</c:v>
                </c:pt>
                <c:pt idx="1360">
                  <c:v>26.808925828771343</c:v>
                </c:pt>
                <c:pt idx="1361">
                  <c:v>27.134965692255093</c:v>
                </c:pt>
                <c:pt idx="1362">
                  <c:v>27.3759214152672</c:v>
                </c:pt>
                <c:pt idx="1363">
                  <c:v>27.807579082592273</c:v>
                </c:pt>
                <c:pt idx="1364">
                  <c:v>27.275810626975929</c:v>
                </c:pt>
                <c:pt idx="1365">
                  <c:v>26.28696722079734</c:v>
                </c:pt>
                <c:pt idx="1366">
                  <c:v>26.548473619464296</c:v>
                </c:pt>
                <c:pt idx="1367">
                  <c:v>27.612785262314663</c:v>
                </c:pt>
                <c:pt idx="1368">
                  <c:v>32.168301759769598</c:v>
                </c:pt>
                <c:pt idx="1369">
                  <c:v>42.645899757250469</c:v>
                </c:pt>
                <c:pt idx="1370">
                  <c:v>49.840454485329488</c:v>
                </c:pt>
                <c:pt idx="1371">
                  <c:v>46.417103530195199</c:v>
                </c:pt>
                <c:pt idx="1372">
                  <c:v>35.790269265820896</c:v>
                </c:pt>
                <c:pt idx="1373">
                  <c:v>27.11231823117506</c:v>
                </c:pt>
                <c:pt idx="1374">
                  <c:v>24.310965312779043</c:v>
                </c:pt>
                <c:pt idx="1375">
                  <c:v>25.276609935834284</c:v>
                </c:pt>
                <c:pt idx="1376">
                  <c:v>33.22233663645828</c:v>
                </c:pt>
                <c:pt idx="1377">
                  <c:v>41.525929404419102</c:v>
                </c:pt>
                <c:pt idx="1378">
                  <c:v>43.707562415877177</c:v>
                </c:pt>
                <c:pt idx="1379">
                  <c:v>38.690131407667302</c:v>
                </c:pt>
                <c:pt idx="1380">
                  <c:v>32.167257373586338</c:v>
                </c:pt>
                <c:pt idx="1381">
                  <c:v>25.831251585215039</c:v>
                </c:pt>
                <c:pt idx="1382">
                  <c:v>19.867013110733904</c:v>
                </c:pt>
                <c:pt idx="1383">
                  <c:v>14.847323237573795</c:v>
                </c:pt>
                <c:pt idx="1384">
                  <c:v>11.917803954677453</c:v>
                </c:pt>
                <c:pt idx="1385">
                  <c:v>10.583356462928533</c:v>
                </c:pt>
                <c:pt idx="1386">
                  <c:v>9.4960821526969248</c:v>
                </c:pt>
                <c:pt idx="1387">
                  <c:v>9.0501239563864146</c:v>
                </c:pt>
                <c:pt idx="1388">
                  <c:v>8.4949462976129499</c:v>
                </c:pt>
                <c:pt idx="1389">
                  <c:v>6.690885537636488</c:v>
                </c:pt>
                <c:pt idx="1390">
                  <c:v>4.9811946271189775</c:v>
                </c:pt>
                <c:pt idx="1391">
                  <c:v>4.0430853920070531</c:v>
                </c:pt>
                <c:pt idx="1392">
                  <c:v>2.9568834029178066</c:v>
                </c:pt>
                <c:pt idx="1393">
                  <c:v>0.92778586086027359</c:v>
                </c:pt>
                <c:pt idx="1394">
                  <c:v>-0.86886647355651014</c:v>
                </c:pt>
                <c:pt idx="1395">
                  <c:v>-1.8865596662537951</c:v>
                </c:pt>
                <c:pt idx="1396">
                  <c:v>-2.6379978245062476</c:v>
                </c:pt>
                <c:pt idx="1397">
                  <c:v>-3.3906826009680135</c:v>
                </c:pt>
                <c:pt idx="1398">
                  <c:v>-3.554500539596158</c:v>
                </c:pt>
                <c:pt idx="1399">
                  <c:v>-3.2076886725772962</c:v>
                </c:pt>
                <c:pt idx="1400">
                  <c:v>-2.7611096861094899</c:v>
                </c:pt>
                <c:pt idx="1401">
                  <c:v>-1.5313633886951026</c:v>
                </c:pt>
                <c:pt idx="1402">
                  <c:v>0.15722052090523772</c:v>
                </c:pt>
                <c:pt idx="1403">
                  <c:v>1.0326362942233285</c:v>
                </c:pt>
                <c:pt idx="1404">
                  <c:v>1.5103106959527839</c:v>
                </c:pt>
                <c:pt idx="1405">
                  <c:v>2.6235979396158</c:v>
                </c:pt>
                <c:pt idx="1406">
                  <c:v>1.3059983244893845</c:v>
                </c:pt>
                <c:pt idx="1407">
                  <c:v>2.0414572582124944</c:v>
                </c:pt>
                <c:pt idx="1408">
                  <c:v>4.6518934371340714</c:v>
                </c:pt>
                <c:pt idx="1409">
                  <c:v>6.1741864417893293</c:v>
                </c:pt>
                <c:pt idx="1410">
                  <c:v>7.5421705493976257</c:v>
                </c:pt>
                <c:pt idx="1411">
                  <c:v>8.1007796801758953</c:v>
                </c:pt>
                <c:pt idx="1412">
                  <c:v>7.3408478779407798</c:v>
                </c:pt>
                <c:pt idx="1413">
                  <c:v>6.8476651953661429</c:v>
                </c:pt>
                <c:pt idx="1414">
                  <c:v>8.3836166449110987</c:v>
                </c:pt>
                <c:pt idx="1415">
                  <c:v>12.862985890050318</c:v>
                </c:pt>
                <c:pt idx="1416">
                  <c:v>19.623667062880692</c:v>
                </c:pt>
                <c:pt idx="1417">
                  <c:v>27.693682261977383</c:v>
                </c:pt>
                <c:pt idx="1418">
                  <c:v>40.699733520020565</c:v>
                </c:pt>
                <c:pt idx="1419">
                  <c:v>42.891214680070675</c:v>
                </c:pt>
                <c:pt idx="1420">
                  <c:v>39.217062538254133</c:v>
                </c:pt>
                <c:pt idx="1421">
                  <c:v>34.635315311550201</c:v>
                </c:pt>
                <c:pt idx="1422">
                  <c:v>31.567877128950798</c:v>
                </c:pt>
                <c:pt idx="1423">
                  <c:v>30.633614654438379</c:v>
                </c:pt>
                <c:pt idx="1424">
                  <c:v>27.622921511171402</c:v>
                </c:pt>
                <c:pt idx="1425">
                  <c:v>24.352939519285243</c:v>
                </c:pt>
                <c:pt idx="1426">
                  <c:v>22.712634277444977</c:v>
                </c:pt>
                <c:pt idx="1427">
                  <c:v>23.507464260127335</c:v>
                </c:pt>
                <c:pt idx="1428">
                  <c:v>23.031574531348014</c:v>
                </c:pt>
                <c:pt idx="1429">
                  <c:v>24.102391696470939</c:v>
                </c:pt>
                <c:pt idx="1430">
                  <c:v>25.45137461567586</c:v>
                </c:pt>
                <c:pt idx="1431">
                  <c:v>25.005232231175981</c:v>
                </c:pt>
                <c:pt idx="1432">
                  <c:v>23.550503130849918</c:v>
                </c:pt>
                <c:pt idx="1433">
                  <c:v>21.048955933496323</c:v>
                </c:pt>
                <c:pt idx="1434">
                  <c:v>18.906575868160999</c:v>
                </c:pt>
                <c:pt idx="1435">
                  <c:v>17.797249161243943</c:v>
                </c:pt>
                <c:pt idx="1436">
                  <c:v>17.843851486112516</c:v>
                </c:pt>
                <c:pt idx="1437">
                  <c:v>19.205830200514526</c:v>
                </c:pt>
                <c:pt idx="1438">
                  <c:v>19.841979824269764</c:v>
                </c:pt>
                <c:pt idx="1439">
                  <c:v>20.001300800004699</c:v>
                </c:pt>
                <c:pt idx="1440">
                  <c:v>19.868115746263989</c:v>
                </c:pt>
                <c:pt idx="1441">
                  <c:v>20.09191780293709</c:v>
                </c:pt>
                <c:pt idx="1442">
                  <c:v>20.080448659069045</c:v>
                </c:pt>
                <c:pt idx="1443">
                  <c:v>20.345588598663518</c:v>
                </c:pt>
                <c:pt idx="1444">
                  <c:v>20.979722503517745</c:v>
                </c:pt>
                <c:pt idx="1445">
                  <c:v>21.896383108951557</c:v>
                </c:pt>
                <c:pt idx="1446">
                  <c:v>22.986507696475915</c:v>
                </c:pt>
                <c:pt idx="1447">
                  <c:v>24.335934745459568</c:v>
                </c:pt>
                <c:pt idx="1448">
                  <c:v>25.651804067270813</c:v>
                </c:pt>
                <c:pt idx="1449">
                  <c:v>27.003743002567173</c:v>
                </c:pt>
                <c:pt idx="1450">
                  <c:v>28.001765471330756</c:v>
                </c:pt>
                <c:pt idx="1451">
                  <c:v>29.137117117164163</c:v>
                </c:pt>
                <c:pt idx="1452">
                  <c:v>30.160644645507567</c:v>
                </c:pt>
                <c:pt idx="1453">
                  <c:v>30.682678335663351</c:v>
                </c:pt>
                <c:pt idx="1454">
                  <c:v>30.667817363865296</c:v>
                </c:pt>
                <c:pt idx="1455">
                  <c:v>29.744066745474047</c:v>
                </c:pt>
                <c:pt idx="1456">
                  <c:v>27.827658248824964</c:v>
                </c:pt>
                <c:pt idx="1457">
                  <c:v>24.508805428729058</c:v>
                </c:pt>
                <c:pt idx="1458">
                  <c:v>20.212918037497204</c:v>
                </c:pt>
                <c:pt idx="1459">
                  <c:v>17.859933318099031</c:v>
                </c:pt>
                <c:pt idx="1460">
                  <c:v>15.84719404699201</c:v>
                </c:pt>
                <c:pt idx="1461">
                  <c:v>16.134658423062021</c:v>
                </c:pt>
                <c:pt idx="1462">
                  <c:v>16.198076332289229</c:v>
                </c:pt>
                <c:pt idx="1463">
                  <c:v>17.482120665953186</c:v>
                </c:pt>
                <c:pt idx="1464">
                  <c:v>20.812862014494332</c:v>
                </c:pt>
                <c:pt idx="1465">
                  <c:v>29.49906310249202</c:v>
                </c:pt>
                <c:pt idx="1466">
                  <c:v>40.55501983511531</c:v>
                </c:pt>
                <c:pt idx="1467">
                  <c:v>49.383636483262194</c:v>
                </c:pt>
                <c:pt idx="1468">
                  <c:v>47.592675045820229</c:v>
                </c:pt>
                <c:pt idx="1469">
                  <c:v>39.548895739756311</c:v>
                </c:pt>
                <c:pt idx="1470">
                  <c:v>32.762535680729272</c:v>
                </c:pt>
                <c:pt idx="1471">
                  <c:v>28.36524367162388</c:v>
                </c:pt>
                <c:pt idx="1472">
                  <c:v>24.272879496218657</c:v>
                </c:pt>
                <c:pt idx="1473">
                  <c:v>21.141979007057465</c:v>
                </c:pt>
                <c:pt idx="1474">
                  <c:v>19.795573154994987</c:v>
                </c:pt>
                <c:pt idx="1475">
                  <c:v>19.213943280453663</c:v>
                </c:pt>
                <c:pt idx="1476">
                  <c:v>18.620989555762058</c:v>
                </c:pt>
                <c:pt idx="1477">
                  <c:v>18.096907369992266</c:v>
                </c:pt>
                <c:pt idx="1478">
                  <c:v>18.646405707572448</c:v>
                </c:pt>
                <c:pt idx="1479">
                  <c:v>17.804988953149323</c:v>
                </c:pt>
                <c:pt idx="1480">
                  <c:v>15.561044919806635</c:v>
                </c:pt>
                <c:pt idx="1481">
                  <c:v>11.764113303027999</c:v>
                </c:pt>
                <c:pt idx="1482">
                  <c:v>8.9500525334503553</c:v>
                </c:pt>
                <c:pt idx="1483">
                  <c:v>7.9338502454393742</c:v>
                </c:pt>
                <c:pt idx="1484">
                  <c:v>6.8523389990007724</c:v>
                </c:pt>
                <c:pt idx="1485">
                  <c:v>5.8815198947881271</c:v>
                </c:pt>
                <c:pt idx="1486">
                  <c:v>4.6190912664781001</c:v>
                </c:pt>
                <c:pt idx="1487">
                  <c:v>3.6902521564717956</c:v>
                </c:pt>
                <c:pt idx="1488">
                  <c:v>2.7027187707716789</c:v>
                </c:pt>
                <c:pt idx="1489">
                  <c:v>1.1075806500575553</c:v>
                </c:pt>
                <c:pt idx="1490">
                  <c:v>-0.53047409305896953</c:v>
                </c:pt>
                <c:pt idx="1491">
                  <c:v>-1.350056082810235</c:v>
                </c:pt>
                <c:pt idx="1492">
                  <c:v>-2.0772203233864523</c:v>
                </c:pt>
                <c:pt idx="1493">
                  <c:v>-2.7869503952692818</c:v>
                </c:pt>
                <c:pt idx="1494">
                  <c:v>-3.1535897126681305</c:v>
                </c:pt>
                <c:pt idx="1495">
                  <c:v>-3.2935809370287306</c:v>
                </c:pt>
                <c:pt idx="1496">
                  <c:v>-4.2319522840839783</c:v>
                </c:pt>
                <c:pt idx="1497">
                  <c:v>-5.998155001793168</c:v>
                </c:pt>
                <c:pt idx="1498">
                  <c:v>-6.9170801624620371</c:v>
                </c:pt>
                <c:pt idx="1499">
                  <c:v>-7.2712968886754279</c:v>
                </c:pt>
                <c:pt idx="1500">
                  <c:v>-6.9328310235335895</c:v>
                </c:pt>
                <c:pt idx="1501">
                  <c:v>-5.4263532900632132</c:v>
                </c:pt>
                <c:pt idx="1502">
                  <c:v>-4.0464124670319386</c:v>
                </c:pt>
                <c:pt idx="1503">
                  <c:v>-2.226212232260572</c:v>
                </c:pt>
                <c:pt idx="1504">
                  <c:v>-1.3484144441296899</c:v>
                </c:pt>
                <c:pt idx="1505">
                  <c:v>-0.20563431957812744</c:v>
                </c:pt>
                <c:pt idx="1506">
                  <c:v>0.55990963569411401</c:v>
                </c:pt>
                <c:pt idx="1507">
                  <c:v>0.84327703077449212</c:v>
                </c:pt>
                <c:pt idx="1508">
                  <c:v>2.5724383353967863</c:v>
                </c:pt>
                <c:pt idx="1509">
                  <c:v>4.7291829447882332</c:v>
                </c:pt>
                <c:pt idx="1510">
                  <c:v>9.2305253723857117</c:v>
                </c:pt>
                <c:pt idx="1511">
                  <c:v>18.12809957447233</c:v>
                </c:pt>
                <c:pt idx="1512">
                  <c:v>26.702654478270006</c:v>
                </c:pt>
                <c:pt idx="1513">
                  <c:v>28.320109114902607</c:v>
                </c:pt>
                <c:pt idx="1514">
                  <c:v>23.735930285579407</c:v>
                </c:pt>
                <c:pt idx="1515">
                  <c:v>21.438181606151367</c:v>
                </c:pt>
                <c:pt idx="1516">
                  <c:v>19.98064686401116</c:v>
                </c:pt>
                <c:pt idx="1517">
                  <c:v>16.967375457933201</c:v>
                </c:pt>
                <c:pt idx="1518">
                  <c:v>16.662282761099519</c:v>
                </c:pt>
                <c:pt idx="1519">
                  <c:v>17.642525133823749</c:v>
                </c:pt>
                <c:pt idx="1520">
                  <c:v>17.821213951253302</c:v>
                </c:pt>
                <c:pt idx="1521">
                  <c:v>16.838046920262091</c:v>
                </c:pt>
                <c:pt idx="1522">
                  <c:v>16.110911230881172</c:v>
                </c:pt>
                <c:pt idx="1523">
                  <c:v>16.171071369884665</c:v>
                </c:pt>
                <c:pt idx="1524">
                  <c:v>16.427571774830806</c:v>
                </c:pt>
                <c:pt idx="1525">
                  <c:v>18.444737477245376</c:v>
                </c:pt>
                <c:pt idx="1526">
                  <c:v>20.031859591994547</c:v>
                </c:pt>
                <c:pt idx="1527">
                  <c:v>21.828082926646367</c:v>
                </c:pt>
                <c:pt idx="1528">
                  <c:v>22.364380257876444</c:v>
                </c:pt>
                <c:pt idx="1529">
                  <c:v>21.588706401577049</c:v>
                </c:pt>
                <c:pt idx="1530">
                  <c:v>20.473327731386615</c:v>
                </c:pt>
                <c:pt idx="1531">
                  <c:v>19.791655535935313</c:v>
                </c:pt>
                <c:pt idx="1532">
                  <c:v>19.480564415703476</c:v>
                </c:pt>
                <c:pt idx="1533">
                  <c:v>19.693286472918484</c:v>
                </c:pt>
                <c:pt idx="1534">
                  <c:v>20.791104464894797</c:v>
                </c:pt>
                <c:pt idx="1535">
                  <c:v>21.470089402667369</c:v>
                </c:pt>
                <c:pt idx="1536">
                  <c:v>21.822227973593694</c:v>
                </c:pt>
                <c:pt idx="1537">
                  <c:v>22.50185611055586</c:v>
                </c:pt>
                <c:pt idx="1538">
                  <c:v>23.21470588883474</c:v>
                </c:pt>
                <c:pt idx="1539">
                  <c:v>24.030672440024176</c:v>
                </c:pt>
                <c:pt idx="1540">
                  <c:v>24.297701593551654</c:v>
                </c:pt>
                <c:pt idx="1541">
                  <c:v>24.342882131555221</c:v>
                </c:pt>
                <c:pt idx="1542">
                  <c:v>24.345941245430073</c:v>
                </c:pt>
                <c:pt idx="1543">
                  <c:v>24.476590831580125</c:v>
                </c:pt>
                <c:pt idx="1544">
                  <c:v>24.911693173544311</c:v>
                </c:pt>
                <c:pt idx="1545">
                  <c:v>25.456063234941993</c:v>
                </c:pt>
                <c:pt idx="1546">
                  <c:v>26.069737841430417</c:v>
                </c:pt>
                <c:pt idx="1547">
                  <c:v>26.940015587686247</c:v>
                </c:pt>
                <c:pt idx="1548">
                  <c:v>26.785167347080705</c:v>
                </c:pt>
                <c:pt idx="1549">
                  <c:v>26.193303284745873</c:v>
                </c:pt>
                <c:pt idx="1550">
                  <c:v>25.433587084932761</c:v>
                </c:pt>
                <c:pt idx="1551">
                  <c:v>24.767405686421416</c:v>
                </c:pt>
                <c:pt idx="1552">
                  <c:v>24.188541141743883</c:v>
                </c:pt>
                <c:pt idx="1553">
                  <c:v>23.475031976692868</c:v>
                </c:pt>
                <c:pt idx="1554">
                  <c:v>23.18659760659903</c:v>
                </c:pt>
                <c:pt idx="1555">
                  <c:v>22.882658228933831</c:v>
                </c:pt>
                <c:pt idx="1556">
                  <c:v>22.70027689659398</c:v>
                </c:pt>
                <c:pt idx="1557">
                  <c:v>21.273936666386057</c:v>
                </c:pt>
                <c:pt idx="1558">
                  <c:v>20.704934784022651</c:v>
                </c:pt>
                <c:pt idx="1559">
                  <c:v>20.368767307065021</c:v>
                </c:pt>
                <c:pt idx="1560">
                  <c:v>22.241172458359905</c:v>
                </c:pt>
                <c:pt idx="1561">
                  <c:v>30.00712289394323</c:v>
                </c:pt>
                <c:pt idx="1562">
                  <c:v>39.428138348203092</c:v>
                </c:pt>
                <c:pt idx="1563">
                  <c:v>36.348024056310585</c:v>
                </c:pt>
                <c:pt idx="1564">
                  <c:v>24.59390866586709</c:v>
                </c:pt>
                <c:pt idx="1565">
                  <c:v>22.088791608968368</c:v>
                </c:pt>
                <c:pt idx="1566">
                  <c:v>27.92205182132529</c:v>
                </c:pt>
                <c:pt idx="1567">
                  <c:v>43.128216690867454</c:v>
                </c:pt>
                <c:pt idx="1568">
                  <c:v>44.081820170117318</c:v>
                </c:pt>
                <c:pt idx="1569">
                  <c:v>31.52106991011831</c:v>
                </c:pt>
                <c:pt idx="1570">
                  <c:v>22.087263559738808</c:v>
                </c:pt>
                <c:pt idx="1571">
                  <c:v>17.558793338924779</c:v>
                </c:pt>
                <c:pt idx="1572">
                  <c:v>15.746410780825039</c:v>
                </c:pt>
                <c:pt idx="1573">
                  <c:v>19.383630888603086</c:v>
                </c:pt>
                <c:pt idx="1574">
                  <c:v>22.259415939418293</c:v>
                </c:pt>
                <c:pt idx="1575">
                  <c:v>20.377176251520456</c:v>
                </c:pt>
                <c:pt idx="1576">
                  <c:v>17.516361635326977</c:v>
                </c:pt>
                <c:pt idx="1577">
                  <c:v>14.83946571291847</c:v>
                </c:pt>
                <c:pt idx="1578">
                  <c:v>11.553206984978932</c:v>
                </c:pt>
                <c:pt idx="1579">
                  <c:v>9.4390015145481634</c:v>
                </c:pt>
                <c:pt idx="1580">
                  <c:v>8.4200173699752128</c:v>
                </c:pt>
                <c:pt idx="1581">
                  <c:v>8.1187799206455988</c:v>
                </c:pt>
                <c:pt idx="1582">
                  <c:v>7.7894818408836599</c:v>
                </c:pt>
                <c:pt idx="1583">
                  <c:v>7.0819714397283482</c:v>
                </c:pt>
                <c:pt idx="1584">
                  <c:v>6.038612070990161</c:v>
                </c:pt>
                <c:pt idx="1585">
                  <c:v>5.0031448414795037</c:v>
                </c:pt>
                <c:pt idx="1586">
                  <c:v>3.4955061955124154</c:v>
                </c:pt>
                <c:pt idx="1587">
                  <c:v>2.0815158429700786</c:v>
                </c:pt>
                <c:pt idx="1588">
                  <c:v>0.23426031980627562</c:v>
                </c:pt>
                <c:pt idx="1589">
                  <c:v>-0.38058811305367263</c:v>
                </c:pt>
                <c:pt idx="1590">
                  <c:v>-0.89630752595301633</c:v>
                </c:pt>
                <c:pt idx="1591">
                  <c:v>-1.3270706605343185</c:v>
                </c:pt>
                <c:pt idx="1592">
                  <c:v>-1.4478858087558168</c:v>
                </c:pt>
                <c:pt idx="1593">
                  <c:v>-0.97813791139204953</c:v>
                </c:pt>
                <c:pt idx="1594">
                  <c:v>-0.36403454026238796</c:v>
                </c:pt>
                <c:pt idx="1595">
                  <c:v>-0.83645629716103431</c:v>
                </c:pt>
                <c:pt idx="1596">
                  <c:v>-0.72528591560394562</c:v>
                </c:pt>
                <c:pt idx="1597">
                  <c:v>-0.68675433205187697</c:v>
                </c:pt>
                <c:pt idx="1598">
                  <c:v>0.79670256794884364</c:v>
                </c:pt>
                <c:pt idx="1599">
                  <c:v>2.2464326362034872</c:v>
                </c:pt>
                <c:pt idx="1600">
                  <c:v>5.3511900464476314</c:v>
                </c:pt>
                <c:pt idx="1601">
                  <c:v>7.1970571587852019</c:v>
                </c:pt>
                <c:pt idx="1602">
                  <c:v>9.4530731984105891</c:v>
                </c:pt>
                <c:pt idx="1603">
                  <c:v>10.91847787132828</c:v>
                </c:pt>
                <c:pt idx="1604">
                  <c:v>10.006706426274679</c:v>
                </c:pt>
                <c:pt idx="1605">
                  <c:v>12.976377735636001</c:v>
                </c:pt>
                <c:pt idx="1606">
                  <c:v>20.262558298128432</c:v>
                </c:pt>
                <c:pt idx="1607">
                  <c:v>35.997081594490034</c:v>
                </c:pt>
                <c:pt idx="1608">
                  <c:v>59.88366702755642</c:v>
                </c:pt>
                <c:pt idx="1609">
                  <c:v>60.115355183569278</c:v>
                </c:pt>
                <c:pt idx="1610">
                  <c:v>47.976426811886391</c:v>
                </c:pt>
                <c:pt idx="1611">
                  <c:v>39.097588433959359</c:v>
                </c:pt>
                <c:pt idx="1612">
                  <c:v>36.31881006728328</c:v>
                </c:pt>
                <c:pt idx="1613">
                  <c:v>35.512828209720148</c:v>
                </c:pt>
                <c:pt idx="1614">
                  <c:v>35.8001216530972</c:v>
                </c:pt>
                <c:pt idx="1615">
                  <c:v>34.560571261665366</c:v>
                </c:pt>
                <c:pt idx="1616">
                  <c:v>33.751709980223524</c:v>
                </c:pt>
                <c:pt idx="1617">
                  <c:v>30.445994050277498</c:v>
                </c:pt>
                <c:pt idx="1618">
                  <c:v>26.45214934997626</c:v>
                </c:pt>
                <c:pt idx="1619">
                  <c:v>23.392830770839126</c:v>
                </c:pt>
                <c:pt idx="1620">
                  <c:v>20.472327531814205</c:v>
                </c:pt>
                <c:pt idx="1621">
                  <c:v>18.128256016621709</c:v>
                </c:pt>
                <c:pt idx="1622">
                  <c:v>17.619238506086788</c:v>
                </c:pt>
                <c:pt idx="1623">
                  <c:v>17.382785587831197</c:v>
                </c:pt>
                <c:pt idx="1624">
                  <c:v>18.123117978455493</c:v>
                </c:pt>
                <c:pt idx="1625">
                  <c:v>18.033986633200655</c:v>
                </c:pt>
                <c:pt idx="1626">
                  <c:v>17.00514733898855</c:v>
                </c:pt>
                <c:pt idx="1627">
                  <c:v>16.670327181976194</c:v>
                </c:pt>
                <c:pt idx="1628">
                  <c:v>16.459211021899172</c:v>
                </c:pt>
                <c:pt idx="1629">
                  <c:v>17.226642656893727</c:v>
                </c:pt>
                <c:pt idx="1630">
                  <c:v>17.805576597587972</c:v>
                </c:pt>
                <c:pt idx="1631">
                  <c:v>18.483348900335937</c:v>
                </c:pt>
                <c:pt idx="1632">
                  <c:v>19.247166218156181</c:v>
                </c:pt>
                <c:pt idx="1633">
                  <c:v>20.007770829033721</c:v>
                </c:pt>
                <c:pt idx="1634">
                  <c:v>21.249342621360249</c:v>
                </c:pt>
                <c:pt idx="1635">
                  <c:v>22.564473104941747</c:v>
                </c:pt>
                <c:pt idx="1636">
                  <c:v>23.87184729075107</c:v>
                </c:pt>
                <c:pt idx="1637">
                  <c:v>24.672775295139839</c:v>
                </c:pt>
                <c:pt idx="1638">
                  <c:v>25.540888972531565</c:v>
                </c:pt>
                <c:pt idx="1639">
                  <c:v>26.505257271871908</c:v>
                </c:pt>
                <c:pt idx="1640">
                  <c:v>27.518165499978775</c:v>
                </c:pt>
                <c:pt idx="1641">
                  <c:v>28.671363064530585</c:v>
                </c:pt>
                <c:pt idx="1642">
                  <c:v>28.674292844605073</c:v>
                </c:pt>
                <c:pt idx="1643">
                  <c:v>28.691755196661614</c:v>
                </c:pt>
                <c:pt idx="1644">
                  <c:v>28.273992282181727</c:v>
                </c:pt>
                <c:pt idx="1645">
                  <c:v>27.761129161176175</c:v>
                </c:pt>
                <c:pt idx="1646">
                  <c:v>26.601518469938014</c:v>
                </c:pt>
                <c:pt idx="1647">
                  <c:v>23.876137824485301</c:v>
                </c:pt>
                <c:pt idx="1648">
                  <c:v>21.284867645948736</c:v>
                </c:pt>
                <c:pt idx="1649">
                  <c:v>19.919578556717038</c:v>
                </c:pt>
                <c:pt idx="1650">
                  <c:v>19.136964893533801</c:v>
                </c:pt>
                <c:pt idx="1651">
                  <c:v>19.986642636206462</c:v>
                </c:pt>
                <c:pt idx="1652">
                  <c:v>23.156128883855821</c:v>
                </c:pt>
                <c:pt idx="1653">
                  <c:v>27.069058019478319</c:v>
                </c:pt>
                <c:pt idx="1654">
                  <c:v>28.191000715550008</c:v>
                </c:pt>
                <c:pt idx="1655">
                  <c:v>29.165267215721645</c:v>
                </c:pt>
                <c:pt idx="1656">
                  <c:v>36.735563626662803</c:v>
                </c:pt>
                <c:pt idx="1657">
                  <c:v>52.171186624993112</c:v>
                </c:pt>
                <c:pt idx="1658">
                  <c:v>46.701709440116844</c:v>
                </c:pt>
                <c:pt idx="1659">
                  <c:v>32.626745737642182</c:v>
                </c:pt>
                <c:pt idx="1660">
                  <c:v>26.861367040637202</c:v>
                </c:pt>
                <c:pt idx="1661">
                  <c:v>26.858518505623973</c:v>
                </c:pt>
                <c:pt idx="1662">
                  <c:v>28.774098480528977</c:v>
                </c:pt>
                <c:pt idx="1663">
                  <c:v>30.90963652961613</c:v>
                </c:pt>
                <c:pt idx="1664">
                  <c:v>33.287350602420773</c:v>
                </c:pt>
                <c:pt idx="1665">
                  <c:v>28.188654850262285</c:v>
                </c:pt>
                <c:pt idx="1666">
                  <c:v>19.967414722318878</c:v>
                </c:pt>
                <c:pt idx="1667">
                  <c:v>13.906075430825711</c:v>
                </c:pt>
                <c:pt idx="1668">
                  <c:v>10.006829324013928</c:v>
                </c:pt>
                <c:pt idx="1669">
                  <c:v>8.0041873845889153</c:v>
                </c:pt>
                <c:pt idx="1670">
                  <c:v>7.7623340160798264</c:v>
                </c:pt>
                <c:pt idx="1671">
                  <c:v>7.4575698343860486</c:v>
                </c:pt>
                <c:pt idx="1672">
                  <c:v>6.0510291561898235</c:v>
                </c:pt>
                <c:pt idx="1673">
                  <c:v>4.4331710302326996</c:v>
                </c:pt>
                <c:pt idx="1674">
                  <c:v>4.1423143754609368</c:v>
                </c:pt>
                <c:pt idx="1675">
                  <c:v>3.7761224774907434</c:v>
                </c:pt>
                <c:pt idx="1676">
                  <c:v>2.6733531771511858</c:v>
                </c:pt>
                <c:pt idx="1677">
                  <c:v>-1.6604542050393651E-2</c:v>
                </c:pt>
                <c:pt idx="1678">
                  <c:v>-1.5802315068214319</c:v>
                </c:pt>
                <c:pt idx="1679">
                  <c:v>-2.2508416854175528</c:v>
                </c:pt>
                <c:pt idx="1680">
                  <c:v>-1.8810695838839226</c:v>
                </c:pt>
                <c:pt idx="1681">
                  <c:v>-0.63029371316409255</c:v>
                </c:pt>
                <c:pt idx="1682">
                  <c:v>0.76981227753907733</c:v>
                </c:pt>
                <c:pt idx="1683">
                  <c:v>1.9734522529978313</c:v>
                </c:pt>
                <c:pt idx="1684">
                  <c:v>3.6849438850589569</c:v>
                </c:pt>
                <c:pt idx="1685">
                  <c:v>5.5357067795912247</c:v>
                </c:pt>
                <c:pt idx="1686">
                  <c:v>6.3151331700724436</c:v>
                </c:pt>
                <c:pt idx="1687">
                  <c:v>7.0327232004669282</c:v>
                </c:pt>
                <c:pt idx="1688">
                  <c:v>5.9182655607928547</c:v>
                </c:pt>
                <c:pt idx="1689">
                  <c:v>5.4980889321494262</c:v>
                </c:pt>
                <c:pt idx="1690">
                  <c:v>7.1094511584499855</c:v>
                </c:pt>
                <c:pt idx="1691">
                  <c:v>8.8275954504307013</c:v>
                </c:pt>
                <c:pt idx="1692">
                  <c:v>11.036250541764602</c:v>
                </c:pt>
                <c:pt idx="1693">
                  <c:v>14.513081156745992</c:v>
                </c:pt>
                <c:pt idx="1694">
                  <c:v>13.993259313669013</c:v>
                </c:pt>
                <c:pt idx="1695">
                  <c:v>15.638546734910969</c:v>
                </c:pt>
                <c:pt idx="1696">
                  <c:v>20.996119121626716</c:v>
                </c:pt>
                <c:pt idx="1697">
                  <c:v>27.801855507218423</c:v>
                </c:pt>
                <c:pt idx="1698">
                  <c:v>34.033111433919785</c:v>
                </c:pt>
                <c:pt idx="1699">
                  <c:v>38.961545826467749</c:v>
                </c:pt>
                <c:pt idx="1700">
                  <c:v>43.177408090301043</c:v>
                </c:pt>
                <c:pt idx="1701">
                  <c:v>42.866017879943747</c:v>
                </c:pt>
                <c:pt idx="1702">
                  <c:v>36.716006999626913</c:v>
                </c:pt>
                <c:pt idx="1703">
                  <c:v>33.344906529515534</c:v>
                </c:pt>
                <c:pt idx="1704">
                  <c:v>30.461920257482809</c:v>
                </c:pt>
                <c:pt idx="1705">
                  <c:v>29.483369203915352</c:v>
                </c:pt>
                <c:pt idx="1706">
                  <c:v>27.6086114087515</c:v>
                </c:pt>
                <c:pt idx="1707">
                  <c:v>27.066564676193519</c:v>
                </c:pt>
                <c:pt idx="1708">
                  <c:v>27.279334598707575</c:v>
                </c:pt>
                <c:pt idx="1709">
                  <c:v>26.516232948443434</c:v>
                </c:pt>
                <c:pt idx="1710">
                  <c:v>25.871879828742827</c:v>
                </c:pt>
                <c:pt idx="1711">
                  <c:v>23.758394924539342</c:v>
                </c:pt>
                <c:pt idx="1712">
                  <c:v>21.545484584095966</c:v>
                </c:pt>
                <c:pt idx="1713">
                  <c:v>20.142731477615396</c:v>
                </c:pt>
                <c:pt idx="1714">
                  <c:v>19.768865661308617</c:v>
                </c:pt>
                <c:pt idx="1715">
                  <c:v>19.809378917022997</c:v>
                </c:pt>
                <c:pt idx="1716">
                  <c:v>20.623123358396104</c:v>
                </c:pt>
                <c:pt idx="1717">
                  <c:v>21.144526957069672</c:v>
                </c:pt>
                <c:pt idx="1718">
                  <c:v>21.221681477579637</c:v>
                </c:pt>
                <c:pt idx="1719">
                  <c:v>21.279744953203018</c:v>
                </c:pt>
                <c:pt idx="1720">
                  <c:v>20.877765590395899</c:v>
                </c:pt>
                <c:pt idx="1721">
                  <c:v>20.337717856744217</c:v>
                </c:pt>
                <c:pt idx="1722">
                  <c:v>20.08405135083197</c:v>
                </c:pt>
                <c:pt idx="1723">
                  <c:v>20.314994170916918</c:v>
                </c:pt>
                <c:pt idx="1724">
                  <c:v>20.873492847049437</c:v>
                </c:pt>
                <c:pt idx="1725">
                  <c:v>21.687892810463659</c:v>
                </c:pt>
                <c:pt idx="1726">
                  <c:v>22.773331630707446</c:v>
                </c:pt>
                <c:pt idx="1727">
                  <c:v>23.395118194657776</c:v>
                </c:pt>
                <c:pt idx="1728">
                  <c:v>24.24643699556265</c:v>
                </c:pt>
                <c:pt idx="1729">
                  <c:v>25.044897703385359</c:v>
                </c:pt>
                <c:pt idx="1730">
                  <c:v>25.146482762489221</c:v>
                </c:pt>
                <c:pt idx="1731">
                  <c:v>25.085539884708179</c:v>
                </c:pt>
                <c:pt idx="1732">
                  <c:v>24.345262609228033</c:v>
                </c:pt>
                <c:pt idx="1733">
                  <c:v>22.188124905046305</c:v>
                </c:pt>
                <c:pt idx="1734">
                  <c:v>20.553739008236597</c:v>
                </c:pt>
                <c:pt idx="1735">
                  <c:v>19.90725013043425</c:v>
                </c:pt>
                <c:pt idx="1736">
                  <c:v>20.058672072999407</c:v>
                </c:pt>
                <c:pt idx="1737">
                  <c:v>20.362806400772168</c:v>
                </c:pt>
                <c:pt idx="1738">
                  <c:v>22.033600688400604</c:v>
                </c:pt>
                <c:pt idx="1739">
                  <c:v>24.41013348059893</c:v>
                </c:pt>
                <c:pt idx="1740">
                  <c:v>27.573248297365502</c:v>
                </c:pt>
                <c:pt idx="1741">
                  <c:v>31.813897129453743</c:v>
                </c:pt>
                <c:pt idx="1742">
                  <c:v>36.757370473600552</c:v>
                </c:pt>
                <c:pt idx="1743">
                  <c:v>41.185111484095998</c:v>
                </c:pt>
                <c:pt idx="1744">
                  <c:v>41.558328732978104</c:v>
                </c:pt>
                <c:pt idx="1745">
                  <c:v>42.523531745811901</c:v>
                </c:pt>
                <c:pt idx="1746">
                  <c:v>50.600226008514284</c:v>
                </c:pt>
                <c:pt idx="1747">
                  <c:v>49.25379741385926</c:v>
                </c:pt>
                <c:pt idx="1748">
                  <c:v>41.064754246809954</c:v>
                </c:pt>
                <c:pt idx="1749">
                  <c:v>33.382504027318767</c:v>
                </c:pt>
                <c:pt idx="1750">
                  <c:v>29.740525135724841</c:v>
                </c:pt>
                <c:pt idx="1751">
                  <c:v>32.063966308297537</c:v>
                </c:pt>
                <c:pt idx="1752">
                  <c:v>38.031423043148244</c:v>
                </c:pt>
                <c:pt idx="1753">
                  <c:v>43.329016873497814</c:v>
                </c:pt>
                <c:pt idx="1754">
                  <c:v>43.17235699315566</c:v>
                </c:pt>
                <c:pt idx="1755">
                  <c:v>32.827347735056996</c:v>
                </c:pt>
                <c:pt idx="1756">
                  <c:v>24.616802665390253</c:v>
                </c:pt>
                <c:pt idx="1757">
                  <c:v>18.18343997591116</c:v>
                </c:pt>
                <c:pt idx="1758">
                  <c:v>14.812414184716609</c:v>
                </c:pt>
                <c:pt idx="1759">
                  <c:v>13.118559003119774</c:v>
                </c:pt>
                <c:pt idx="1760">
                  <c:v>12.056064725133231</c:v>
                </c:pt>
                <c:pt idx="1761">
                  <c:v>10.502894946946682</c:v>
                </c:pt>
                <c:pt idx="1762">
                  <c:v>9.218515351200459</c:v>
                </c:pt>
                <c:pt idx="1763">
                  <c:v>7.9821703426102077</c:v>
                </c:pt>
                <c:pt idx="1764">
                  <c:v>6.4388818340714398</c:v>
                </c:pt>
                <c:pt idx="1765">
                  <c:v>5.5281770199861748</c:v>
                </c:pt>
                <c:pt idx="1766">
                  <c:v>4.5214057955850881</c:v>
                </c:pt>
                <c:pt idx="1767">
                  <c:v>4.0618887568093198</c:v>
                </c:pt>
                <c:pt idx="1768">
                  <c:v>2.9327343223080207</c:v>
                </c:pt>
                <c:pt idx="1769">
                  <c:v>2.0049870508629994</c:v>
                </c:pt>
                <c:pt idx="1770">
                  <c:v>1.8548599952013185</c:v>
                </c:pt>
                <c:pt idx="1771">
                  <c:v>1.5241190534935534</c:v>
                </c:pt>
                <c:pt idx="1772">
                  <c:v>1.6585195527073373</c:v>
                </c:pt>
                <c:pt idx="1773">
                  <c:v>1.475613607220835</c:v>
                </c:pt>
                <c:pt idx="1774">
                  <c:v>2.5635513542472739E-2</c:v>
                </c:pt>
                <c:pt idx="1775">
                  <c:v>-1.2205885081857679</c:v>
                </c:pt>
                <c:pt idx="1776">
                  <c:v>-1.5697885115336507</c:v>
                </c:pt>
                <c:pt idx="1777">
                  <c:v>-0.44949363517651092</c:v>
                </c:pt>
                <c:pt idx="1778">
                  <c:v>1.2672073233109598</c:v>
                </c:pt>
                <c:pt idx="1779">
                  <c:v>3.5691448717929952</c:v>
                </c:pt>
                <c:pt idx="1780">
                  <c:v>6.1959595953338491</c:v>
                </c:pt>
                <c:pt idx="1781">
                  <c:v>6.2973568996100235</c:v>
                </c:pt>
                <c:pt idx="1782">
                  <c:v>8.1062595833486828</c:v>
                </c:pt>
                <c:pt idx="1783">
                  <c:v>10.211958308486468</c:v>
                </c:pt>
                <c:pt idx="1784">
                  <c:v>11.177714587770849</c:v>
                </c:pt>
                <c:pt idx="1785">
                  <c:v>15.600292505841081</c:v>
                </c:pt>
                <c:pt idx="1786">
                  <c:v>20.078856343046983</c:v>
                </c:pt>
                <c:pt idx="1787">
                  <c:v>29.462473247410422</c:v>
                </c:pt>
                <c:pt idx="1788">
                  <c:v>43.122331968747815</c:v>
                </c:pt>
                <c:pt idx="1789">
                  <c:v>56.737823343131787</c:v>
                </c:pt>
                <c:pt idx="1790">
                  <c:v>63.087173415586079</c:v>
                </c:pt>
                <c:pt idx="1791">
                  <c:v>53.509907635261762</c:v>
                </c:pt>
                <c:pt idx="1792">
                  <c:v>45.494053638364598</c:v>
                </c:pt>
                <c:pt idx="1793">
                  <c:v>39.185941803241583</c:v>
                </c:pt>
                <c:pt idx="1794">
                  <c:v>36.240365052697761</c:v>
                </c:pt>
                <c:pt idx="1795">
                  <c:v>34.37071993091606</c:v>
                </c:pt>
                <c:pt idx="1796">
                  <c:v>32.446980374406365</c:v>
                </c:pt>
                <c:pt idx="1797">
                  <c:v>30.580873043691419</c:v>
                </c:pt>
                <c:pt idx="1798">
                  <c:v>30.589334516287213</c:v>
                </c:pt>
                <c:pt idx="1799">
                  <c:v>31.135559792158052</c:v>
                </c:pt>
                <c:pt idx="1800">
                  <c:v>30.847109235311557</c:v>
                </c:pt>
                <c:pt idx="1801">
                  <c:v>30.656088824570222</c:v>
                </c:pt>
                <c:pt idx="1802">
                  <c:v>28.86211995645418</c:v>
                </c:pt>
                <c:pt idx="1803">
                  <c:v>27.043601979256209</c:v>
                </c:pt>
                <c:pt idx="1804">
                  <c:v>24.895478243716958</c:v>
                </c:pt>
                <c:pt idx="1805">
                  <c:v>23.40185834911815</c:v>
                </c:pt>
                <c:pt idx="1806">
                  <c:v>22.776904217987145</c:v>
                </c:pt>
                <c:pt idx="1807">
                  <c:v>23.040243355383506</c:v>
                </c:pt>
                <c:pt idx="1808">
                  <c:v>23.096847567310757</c:v>
                </c:pt>
                <c:pt idx="1809">
                  <c:v>22.653345827275967</c:v>
                </c:pt>
                <c:pt idx="1810">
                  <c:v>21.896618035485471</c:v>
                </c:pt>
                <c:pt idx="1811">
                  <c:v>21.252923492178947</c:v>
                </c:pt>
                <c:pt idx="1812">
                  <c:v>20.766878348144317</c:v>
                </c:pt>
                <c:pt idx="1813">
                  <c:v>20.190075955246567</c:v>
                </c:pt>
                <c:pt idx="1814">
                  <c:v>19.954651210348402</c:v>
                </c:pt>
                <c:pt idx="1815">
                  <c:v>20.176501888221779</c:v>
                </c:pt>
                <c:pt idx="1816">
                  <c:v>20.96645188639144</c:v>
                </c:pt>
                <c:pt idx="1817">
                  <c:v>21.862933598378245</c:v>
                </c:pt>
                <c:pt idx="1818">
                  <c:v>22.401020326075177</c:v>
                </c:pt>
                <c:pt idx="1819">
                  <c:v>23.21325323550483</c:v>
                </c:pt>
                <c:pt idx="1820">
                  <c:v>23.452815511583161</c:v>
                </c:pt>
                <c:pt idx="1821">
                  <c:v>24.037157844030641</c:v>
                </c:pt>
                <c:pt idx="1822">
                  <c:v>23.649360319830645</c:v>
                </c:pt>
                <c:pt idx="1823">
                  <c:v>22.547911055909186</c:v>
                </c:pt>
                <c:pt idx="1824">
                  <c:v>21.053243926135089</c:v>
                </c:pt>
                <c:pt idx="1825">
                  <c:v>19.905314958564684</c:v>
                </c:pt>
                <c:pt idx="1826">
                  <c:v>19.344427925232509</c:v>
                </c:pt>
                <c:pt idx="1827">
                  <c:v>19.561673251450941</c:v>
                </c:pt>
                <c:pt idx="1828">
                  <c:v>20.284339484886825</c:v>
                </c:pt>
                <c:pt idx="1829">
                  <c:v>21.164945857513985</c:v>
                </c:pt>
                <c:pt idx="1830">
                  <c:v>21.43448448387759</c:v>
                </c:pt>
                <c:pt idx="1831">
                  <c:v>21.737976946618801</c:v>
                </c:pt>
                <c:pt idx="1832">
                  <c:v>23.469414383475645</c:v>
                </c:pt>
                <c:pt idx="1833">
                  <c:v>25.67000834682807</c:v>
                </c:pt>
                <c:pt idx="1834">
                  <c:v>28.29377416503317</c:v>
                </c:pt>
                <c:pt idx="1835">
                  <c:v>27.146087867403839</c:v>
                </c:pt>
                <c:pt idx="1836">
                  <c:v>27.093637913843764</c:v>
                </c:pt>
                <c:pt idx="1837">
                  <c:v>32.833684867947106</c:v>
                </c:pt>
                <c:pt idx="1838">
                  <c:v>43.423032180124636</c:v>
                </c:pt>
                <c:pt idx="1839">
                  <c:v>51.752932143843452</c:v>
                </c:pt>
                <c:pt idx="1840">
                  <c:v>50.321500228485739</c:v>
                </c:pt>
                <c:pt idx="1841">
                  <c:v>42.714750528298211</c:v>
                </c:pt>
                <c:pt idx="1842">
                  <c:v>36.222164809918041</c:v>
                </c:pt>
                <c:pt idx="1843">
                  <c:v>31.181985523805466</c:v>
                </c:pt>
                <c:pt idx="1844">
                  <c:v>30.360142184156384</c:v>
                </c:pt>
                <c:pt idx="1845">
                  <c:v>32.218011499627693</c:v>
                </c:pt>
                <c:pt idx="1846">
                  <c:v>34.356575793443334</c:v>
                </c:pt>
                <c:pt idx="1847">
                  <c:v>32.191289810475517</c:v>
                </c:pt>
                <c:pt idx="1848">
                  <c:v>26.812105204359757</c:v>
                </c:pt>
                <c:pt idx="1849">
                  <c:v>19.471728681753607</c:v>
                </c:pt>
                <c:pt idx="1850">
                  <c:v>14.3204119322998</c:v>
                </c:pt>
                <c:pt idx="1851">
                  <c:v>11.280065299668889</c:v>
                </c:pt>
                <c:pt idx="1852">
                  <c:v>10.078940237202833</c:v>
                </c:pt>
                <c:pt idx="1853">
                  <c:v>9.5353197352935606</c:v>
                </c:pt>
                <c:pt idx="1854">
                  <c:v>8.7347500329268009</c:v>
                </c:pt>
                <c:pt idx="1855">
                  <c:v>7.647423749268726</c:v>
                </c:pt>
                <c:pt idx="1856">
                  <c:v>6.2907294990887239</c:v>
                </c:pt>
                <c:pt idx="1857">
                  <c:v>4.8979517870255433</c:v>
                </c:pt>
                <c:pt idx="1858">
                  <c:v>3.6309469991026981</c:v>
                </c:pt>
                <c:pt idx="1859">
                  <c:v>2.3279228161174808</c:v>
                </c:pt>
                <c:pt idx="1860">
                  <c:v>1.4447568145986325</c:v>
                </c:pt>
                <c:pt idx="1861">
                  <c:v>0.4526609172893073</c:v>
                </c:pt>
                <c:pt idx="1862">
                  <c:v>-0.41607131988181467</c:v>
                </c:pt>
                <c:pt idx="1863">
                  <c:v>-0.615330516726456</c:v>
                </c:pt>
                <c:pt idx="1864">
                  <c:v>-1.1778174471255289</c:v>
                </c:pt>
                <c:pt idx="1865">
                  <c:v>-1.6507961755788141</c:v>
                </c:pt>
                <c:pt idx="1866">
                  <c:v>-2.8508893215401483</c:v>
                </c:pt>
                <c:pt idx="1867">
                  <c:v>-3.2863827576198186</c:v>
                </c:pt>
                <c:pt idx="1868">
                  <c:v>-2.4821658243497549</c:v>
                </c:pt>
                <c:pt idx="1869">
                  <c:v>-1.0276903043459569</c:v>
                </c:pt>
                <c:pt idx="1870">
                  <c:v>0.71299356682946491</c:v>
                </c:pt>
                <c:pt idx="1871">
                  <c:v>2.5918574288422787</c:v>
                </c:pt>
                <c:pt idx="1872">
                  <c:v>4.224420037805805</c:v>
                </c:pt>
                <c:pt idx="1873">
                  <c:v>5.1383282532052466</c:v>
                </c:pt>
                <c:pt idx="1874">
                  <c:v>5.7196008302637722</c:v>
                </c:pt>
                <c:pt idx="1875">
                  <c:v>7.214943078527349</c:v>
                </c:pt>
                <c:pt idx="1876">
                  <c:v>9.530682621341068</c:v>
                </c:pt>
                <c:pt idx="1877">
                  <c:v>13.673166219492577</c:v>
                </c:pt>
                <c:pt idx="1878">
                  <c:v>21.570056496035178</c:v>
                </c:pt>
                <c:pt idx="1879">
                  <c:v>28.805318275450517</c:v>
                </c:pt>
                <c:pt idx="1880">
                  <c:v>42.345906729482152</c:v>
                </c:pt>
                <c:pt idx="1881">
                  <c:v>57.918036178312292</c:v>
                </c:pt>
                <c:pt idx="1882">
                  <c:v>71.438633478725237</c:v>
                </c:pt>
                <c:pt idx="1883">
                  <c:v>70.193543728497346</c:v>
                </c:pt>
                <c:pt idx="1884">
                  <c:v>64.553706860150257</c:v>
                </c:pt>
                <c:pt idx="1885">
                  <c:v>63.591070939430281</c:v>
                </c:pt>
                <c:pt idx="1886">
                  <c:v>56.762624702434231</c:v>
                </c:pt>
                <c:pt idx="1887">
                  <c:v>52.884841668013649</c:v>
                </c:pt>
                <c:pt idx="1888">
                  <c:v>50.915092609611996</c:v>
                </c:pt>
                <c:pt idx="1889">
                  <c:v>47.17985193352888</c:v>
                </c:pt>
                <c:pt idx="1890">
                  <c:v>40.332212006600045</c:v>
                </c:pt>
                <c:pt idx="1891">
                  <c:v>33.069576480961288</c:v>
                </c:pt>
                <c:pt idx="1892">
                  <c:v>27.223680077089735</c:v>
                </c:pt>
                <c:pt idx="1893">
                  <c:v>22.029050149348052</c:v>
                </c:pt>
                <c:pt idx="1894">
                  <c:v>20.638944737465817</c:v>
                </c:pt>
                <c:pt idx="1895">
                  <c:v>20.267050630601549</c:v>
                </c:pt>
                <c:pt idx="1896">
                  <c:v>20.931218516457488</c:v>
                </c:pt>
                <c:pt idx="1897">
                  <c:v>22.493984726943069</c:v>
                </c:pt>
                <c:pt idx="1898">
                  <c:v>23.286997778815458</c:v>
                </c:pt>
                <c:pt idx="1899">
                  <c:v>23.245463210615025</c:v>
                </c:pt>
                <c:pt idx="1900">
                  <c:v>22.960872732581013</c:v>
                </c:pt>
                <c:pt idx="1901">
                  <c:v>23.464638216174194</c:v>
                </c:pt>
                <c:pt idx="1902">
                  <c:v>24.368319078131627</c:v>
                </c:pt>
                <c:pt idx="1903">
                  <c:v>25.472920691119864</c:v>
                </c:pt>
                <c:pt idx="1904">
                  <c:v>26.534612274751339</c:v>
                </c:pt>
                <c:pt idx="1905">
                  <c:v>26.746022784105669</c:v>
                </c:pt>
                <c:pt idx="1906">
                  <c:v>27.437955862102367</c:v>
                </c:pt>
                <c:pt idx="1907">
                  <c:v>28.2844714256461</c:v>
                </c:pt>
                <c:pt idx="1908">
                  <c:v>29.477541857201729</c:v>
                </c:pt>
                <c:pt idx="1909">
                  <c:v>30.248737520976025</c:v>
                </c:pt>
                <c:pt idx="1910">
                  <c:v>31.029068037753234</c:v>
                </c:pt>
                <c:pt idx="1911">
                  <c:v>31.204880666546536</c:v>
                </c:pt>
                <c:pt idx="1912">
                  <c:v>31.699250039017393</c:v>
                </c:pt>
                <c:pt idx="1913">
                  <c:v>32.005767853123757</c:v>
                </c:pt>
                <c:pt idx="1914">
                  <c:v>31.01996077820494</c:v>
                </c:pt>
                <c:pt idx="1915">
                  <c:v>29.599234540729757</c:v>
                </c:pt>
                <c:pt idx="1916">
                  <c:v>28.481549500221686</c:v>
                </c:pt>
                <c:pt idx="1917">
                  <c:v>26.888995759905008</c:v>
                </c:pt>
                <c:pt idx="1918">
                  <c:v>26.181568725125075</c:v>
                </c:pt>
                <c:pt idx="1919">
                  <c:v>25.567582216522034</c:v>
                </c:pt>
                <c:pt idx="1920">
                  <c:v>23.975843111458211</c:v>
                </c:pt>
                <c:pt idx="1921">
                  <c:v>22.699804284429156</c:v>
                </c:pt>
                <c:pt idx="1922">
                  <c:v>20.303188721479415</c:v>
                </c:pt>
                <c:pt idx="1923">
                  <c:v>18.558846654513129</c:v>
                </c:pt>
                <c:pt idx="1924">
                  <c:v>18.001211210177289</c:v>
                </c:pt>
                <c:pt idx="1925">
                  <c:v>18.908746746695044</c:v>
                </c:pt>
                <c:pt idx="1926">
                  <c:v>20.369561221442542</c:v>
                </c:pt>
                <c:pt idx="1927">
                  <c:v>23.706930631637412</c:v>
                </c:pt>
                <c:pt idx="1928">
                  <c:v>26.221391755415436</c:v>
                </c:pt>
                <c:pt idx="1929">
                  <c:v>28.913838652590762</c:v>
                </c:pt>
                <c:pt idx="1930">
                  <c:v>35.54622486541448</c:v>
                </c:pt>
                <c:pt idx="1931">
                  <c:v>45.290756186669412</c:v>
                </c:pt>
                <c:pt idx="1932">
                  <c:v>54.948001955561232</c:v>
                </c:pt>
                <c:pt idx="1933">
                  <c:v>58.632907814822573</c:v>
                </c:pt>
                <c:pt idx="1934">
                  <c:v>46.505453472318493</c:v>
                </c:pt>
                <c:pt idx="1935">
                  <c:v>34.105815132125819</c:v>
                </c:pt>
                <c:pt idx="1936">
                  <c:v>27.802105921140345</c:v>
                </c:pt>
                <c:pt idx="1937">
                  <c:v>26.905879966549143</c:v>
                </c:pt>
                <c:pt idx="1938">
                  <c:v>30.399617273503424</c:v>
                </c:pt>
                <c:pt idx="1939">
                  <c:v>39.623482503605096</c:v>
                </c:pt>
                <c:pt idx="1940">
                  <c:v>48.017758631998703</c:v>
                </c:pt>
                <c:pt idx="1941">
                  <c:v>39.620135670913676</c:v>
                </c:pt>
                <c:pt idx="1942">
                  <c:v>29.280917079325341</c:v>
                </c:pt>
                <c:pt idx="1943">
                  <c:v>18.731607020497151</c:v>
                </c:pt>
                <c:pt idx="1944">
                  <c:v>12.548569376401396</c:v>
                </c:pt>
                <c:pt idx="1945">
                  <c:v>11.05352540750534</c:v>
                </c:pt>
                <c:pt idx="1946">
                  <c:v>12.108484713291656</c:v>
                </c:pt>
                <c:pt idx="1947">
                  <c:v>12.654470743534844</c:v>
                </c:pt>
                <c:pt idx="1948">
                  <c:v>11.606272566411262</c:v>
                </c:pt>
                <c:pt idx="1949">
                  <c:v>10.592919906448801</c:v>
                </c:pt>
                <c:pt idx="1950">
                  <c:v>9.5002674844405046</c:v>
                </c:pt>
                <c:pt idx="1951">
                  <c:v>8.2436652562523456</c:v>
                </c:pt>
                <c:pt idx="1952">
                  <c:v>6.8550556425368301</c:v>
                </c:pt>
                <c:pt idx="1953">
                  <c:v>5.171201747978551</c:v>
                </c:pt>
                <c:pt idx="1954">
                  <c:v>4.6367135084422717</c:v>
                </c:pt>
                <c:pt idx="1955">
                  <c:v>5.2916257824819777</c:v>
                </c:pt>
                <c:pt idx="1956">
                  <c:v>5.210605870207873</c:v>
                </c:pt>
                <c:pt idx="1957">
                  <c:v>5.1741689718868198</c:v>
                </c:pt>
                <c:pt idx="1958">
                  <c:v>5.1996618445062088</c:v>
                </c:pt>
                <c:pt idx="1959">
                  <c:v>4.3766940832932706</c:v>
                </c:pt>
                <c:pt idx="1960">
                  <c:v>4.3367322965663604</c:v>
                </c:pt>
                <c:pt idx="1961">
                  <c:v>4.0470661985985936</c:v>
                </c:pt>
                <c:pt idx="1962">
                  <c:v>3.3248341936758208</c:v>
                </c:pt>
                <c:pt idx="1963">
                  <c:v>4.8215217524525009</c:v>
                </c:pt>
                <c:pt idx="1964">
                  <c:v>6.0319803690382665</c:v>
                </c:pt>
                <c:pt idx="1965">
                  <c:v>7.2216849228762641</c:v>
                </c:pt>
                <c:pt idx="1966">
                  <c:v>8.7439201163996714</c:v>
                </c:pt>
                <c:pt idx="1967">
                  <c:v>10.841712688070047</c:v>
                </c:pt>
                <c:pt idx="1968">
                  <c:v>10.945489808229645</c:v>
                </c:pt>
                <c:pt idx="1969">
                  <c:v>12.97364166546279</c:v>
                </c:pt>
                <c:pt idx="1970">
                  <c:v>14.465297836175671</c:v>
                </c:pt>
                <c:pt idx="1971">
                  <c:v>16.286636276503192</c:v>
                </c:pt>
                <c:pt idx="1972">
                  <c:v>20.436216033769604</c:v>
                </c:pt>
                <c:pt idx="1973">
                  <c:v>25.588907478057333</c:v>
                </c:pt>
                <c:pt idx="1974">
                  <c:v>32.320215617413282</c:v>
                </c:pt>
                <c:pt idx="1975">
                  <c:v>39.857796991810091</c:v>
                </c:pt>
                <c:pt idx="1976">
                  <c:v>43.572508737019476</c:v>
                </c:pt>
                <c:pt idx="1977">
                  <c:v>46.504952342675836</c:v>
                </c:pt>
                <c:pt idx="1978">
                  <c:v>46.246672060533093</c:v>
                </c:pt>
                <c:pt idx="1979">
                  <c:v>44.5466626431568</c:v>
                </c:pt>
                <c:pt idx="1980">
                  <c:v>41.188957702725759</c:v>
                </c:pt>
                <c:pt idx="1981">
                  <c:v>36.992702919492544</c:v>
                </c:pt>
                <c:pt idx="1982">
                  <c:v>28.651920241575809</c:v>
                </c:pt>
                <c:pt idx="1983">
                  <c:v>31.652401466752199</c:v>
                </c:pt>
                <c:pt idx="1984">
                  <c:v>28.045309342587817</c:v>
                </c:pt>
                <c:pt idx="1985">
                  <c:v>25.06710980033246</c:v>
                </c:pt>
                <c:pt idx="1986">
                  <c:v>25.818701589243137</c:v>
                </c:pt>
                <c:pt idx="1987">
                  <c:v>26.562485074475482</c:v>
                </c:pt>
                <c:pt idx="1988">
                  <c:v>26.724747380331291</c:v>
                </c:pt>
                <c:pt idx="1989">
                  <c:v>26.657907357636269</c:v>
                </c:pt>
                <c:pt idx="1990">
                  <c:v>26.104910799329204</c:v>
                </c:pt>
                <c:pt idx="1991">
                  <c:v>25.032650707284326</c:v>
                </c:pt>
                <c:pt idx="1992">
                  <c:v>23.471063953552829</c:v>
                </c:pt>
                <c:pt idx="1993">
                  <c:v>21.470339519865703</c:v>
                </c:pt>
                <c:pt idx="1994">
                  <c:v>18.728922922993597</c:v>
                </c:pt>
                <c:pt idx="1995">
                  <c:v>16.132617166239328</c:v>
                </c:pt>
                <c:pt idx="1996">
                  <c:v>13.815150628404988</c:v>
                </c:pt>
                <c:pt idx="1997">
                  <c:v>12.419208379097899</c:v>
                </c:pt>
                <c:pt idx="1998">
                  <c:v>11.733903979842442</c:v>
                </c:pt>
                <c:pt idx="1999">
                  <c:v>9.3990656275501188</c:v>
                </c:pt>
                <c:pt idx="2000">
                  <c:v>7.3076415275462683</c:v>
                </c:pt>
                <c:pt idx="2001">
                  <c:v>5.4257956476328015</c:v>
                </c:pt>
                <c:pt idx="2002">
                  <c:v>5.7944054801854668</c:v>
                </c:pt>
                <c:pt idx="2003">
                  <c:v>6.5088700783277504</c:v>
                </c:pt>
                <c:pt idx="2004">
                  <c:v>3.1983806168840423</c:v>
                </c:pt>
                <c:pt idx="2005">
                  <c:v>-1.2474124610105222</c:v>
                </c:pt>
                <c:pt idx="2006">
                  <c:v>-7.0287864041875627</c:v>
                </c:pt>
                <c:pt idx="2007">
                  <c:v>-12.512800122010701</c:v>
                </c:pt>
                <c:pt idx="2008">
                  <c:v>-16.041098689949166</c:v>
                </c:pt>
                <c:pt idx="2009">
                  <c:v>-15.504711327169801</c:v>
                </c:pt>
                <c:pt idx="2010">
                  <c:v>-20.264706488686343</c:v>
                </c:pt>
                <c:pt idx="2011">
                  <c:v>-4.0625008034839034</c:v>
                </c:pt>
                <c:pt idx="2012">
                  <c:v>-12.875453069062443</c:v>
                </c:pt>
                <c:pt idx="2013">
                  <c:v>-35.523134877425534</c:v>
                </c:pt>
                <c:pt idx="2014">
                  <c:v>-32.025722792600682</c:v>
                </c:pt>
                <c:pt idx="2015">
                  <c:v>-32.377198895314606</c:v>
                </c:pt>
                <c:pt idx="2016">
                  <c:v>-34.643947630250288</c:v>
                </c:pt>
                <c:pt idx="2017">
                  <c:v>-34.19154698989238</c:v>
                </c:pt>
                <c:pt idx="2018">
                  <c:v>-34.787413889378783</c:v>
                </c:pt>
                <c:pt idx="2019">
                  <c:v>-32.904512252114188</c:v>
                </c:pt>
                <c:pt idx="2020">
                  <c:v>-30.31617381837426</c:v>
                </c:pt>
                <c:pt idx="2021">
                  <c:v>-26.246930399189733</c:v>
                </c:pt>
                <c:pt idx="2022">
                  <c:v>-22.590775434283991</c:v>
                </c:pt>
                <c:pt idx="2023">
                  <c:v>-19.6884550166547</c:v>
                </c:pt>
                <c:pt idx="2024">
                  <c:v>-19.659228876636501</c:v>
                </c:pt>
                <c:pt idx="2025">
                  <c:v>-19.480009251031312</c:v>
                </c:pt>
                <c:pt idx="2026">
                  <c:v>-20.510937787683432</c:v>
                </c:pt>
                <c:pt idx="2027">
                  <c:v>-23.206459089193956</c:v>
                </c:pt>
                <c:pt idx="2028">
                  <c:v>-27.702248048368169</c:v>
                </c:pt>
                <c:pt idx="2029">
                  <c:v>-29.570494621537637</c:v>
                </c:pt>
                <c:pt idx="2030">
                  <c:v>-31.738303635532674</c:v>
                </c:pt>
                <c:pt idx="2031">
                  <c:v>-33.943579612067111</c:v>
                </c:pt>
                <c:pt idx="2032">
                  <c:v>-33.443218464459527</c:v>
                </c:pt>
                <c:pt idx="2033">
                  <c:v>-33.177398193594833</c:v>
                </c:pt>
                <c:pt idx="2034">
                  <c:v>-33.888910306093813</c:v>
                </c:pt>
                <c:pt idx="2035">
                  <c:v>-32.981165143861183</c:v>
                </c:pt>
                <c:pt idx="2036">
                  <c:v>-33.924485499569329</c:v>
                </c:pt>
                <c:pt idx="2037">
                  <c:v>-33.703171019763765</c:v>
                </c:pt>
                <c:pt idx="2038">
                  <c:v>-35.900794276613851</c:v>
                </c:pt>
                <c:pt idx="2039">
                  <c:v>-38.30172643040769</c:v>
                </c:pt>
                <c:pt idx="2040">
                  <c:v>-37.709859764907556</c:v>
                </c:pt>
                <c:pt idx="2041">
                  <c:v>-36.525556634861367</c:v>
                </c:pt>
                <c:pt idx="2042">
                  <c:v>-36.365978415883575</c:v>
                </c:pt>
                <c:pt idx="2043">
                  <c:v>-37.349254928632597</c:v>
                </c:pt>
                <c:pt idx="2044">
                  <c:v>-38.91344390164771</c:v>
                </c:pt>
                <c:pt idx="2045">
                  <c:v>-38.518359465398845</c:v>
                </c:pt>
                <c:pt idx="2046">
                  <c:v>-33.636468433446289</c:v>
                </c:pt>
                <c:pt idx="2047">
                  <c:v>-31.807187828159876</c:v>
                </c:pt>
                <c:pt idx="2048">
                  <c:v>-36.147927396883674</c:v>
                </c:pt>
                <c:pt idx="2049">
                  <c:v>-42.469427908725635</c:v>
                </c:pt>
                <c:pt idx="2050">
                  <c:v>-45.362623437847361</c:v>
                </c:pt>
                <c:pt idx="2051">
                  <c:v>-45.617143904375581</c:v>
                </c:pt>
                <c:pt idx="2052">
                  <c:v>-42.729046357223773</c:v>
                </c:pt>
                <c:pt idx="2053">
                  <c:v>-38.880518418059424</c:v>
                </c:pt>
                <c:pt idx="2054">
                  <c:v>-35.333164063241476</c:v>
                </c:pt>
                <c:pt idx="2055">
                  <c:v>-32.428208464567525</c:v>
                </c:pt>
                <c:pt idx="2056">
                  <c:v>-35.027359198452814</c:v>
                </c:pt>
                <c:pt idx="2057">
                  <c:v>-38.521449920306651</c:v>
                </c:pt>
                <c:pt idx="2058">
                  <c:v>-40.653879281746875</c:v>
                </c:pt>
                <c:pt idx="2059">
                  <c:v>-39.922401424695288</c:v>
                </c:pt>
                <c:pt idx="2060">
                  <c:v>-41.724333720555734</c:v>
                </c:pt>
                <c:pt idx="2061">
                  <c:v>-41.661421570714474</c:v>
                </c:pt>
                <c:pt idx="2062">
                  <c:v>-38.918287854690455</c:v>
                </c:pt>
                <c:pt idx="2063">
                  <c:v>-36.697668130950674</c:v>
                </c:pt>
                <c:pt idx="2064">
                  <c:v>-36.831441345951561</c:v>
                </c:pt>
                <c:pt idx="2065">
                  <c:v>-41.585041684655572</c:v>
                </c:pt>
                <c:pt idx="2066">
                  <c:v>-44.299513715950752</c:v>
                </c:pt>
                <c:pt idx="2067">
                  <c:v>-43.630618002796894</c:v>
                </c:pt>
                <c:pt idx="2068">
                  <c:v>-41.615897712937617</c:v>
                </c:pt>
                <c:pt idx="2069">
                  <c:v>-39.640497870754828</c:v>
                </c:pt>
                <c:pt idx="2070">
                  <c:v>-38.009985021658238</c:v>
                </c:pt>
                <c:pt idx="2071">
                  <c:v>-36.377717874464018</c:v>
                </c:pt>
                <c:pt idx="2072">
                  <c:v>-35.047857529898621</c:v>
                </c:pt>
                <c:pt idx="2073">
                  <c:v>-34.395093923240282</c:v>
                </c:pt>
                <c:pt idx="2074">
                  <c:v>-36.55519529664906</c:v>
                </c:pt>
                <c:pt idx="2075">
                  <c:v>-37.137731348915807</c:v>
                </c:pt>
                <c:pt idx="2076">
                  <c:v>-37.366654053370567</c:v>
                </c:pt>
                <c:pt idx="2077">
                  <c:v>-39.458575877967149</c:v>
                </c:pt>
                <c:pt idx="2078">
                  <c:v>-36.156828233765957</c:v>
                </c:pt>
                <c:pt idx="2079">
                  <c:v>-34.779912451212546</c:v>
                </c:pt>
                <c:pt idx="2080">
                  <c:v>-34.536747191268987</c:v>
                </c:pt>
                <c:pt idx="2081">
                  <c:v>-35.89169939853808</c:v>
                </c:pt>
                <c:pt idx="2082">
                  <c:v>-36.51453739077828</c:v>
                </c:pt>
                <c:pt idx="2083">
                  <c:v>-36.535868857891124</c:v>
                </c:pt>
                <c:pt idx="2084">
                  <c:v>-36.911320489664334</c:v>
                </c:pt>
                <c:pt idx="2085">
                  <c:v>-35.635973953019203</c:v>
                </c:pt>
                <c:pt idx="2086">
                  <c:v>-36.458822762273911</c:v>
                </c:pt>
                <c:pt idx="2087">
                  <c:v>-37.56114253914717</c:v>
                </c:pt>
                <c:pt idx="2088">
                  <c:v>-38.765428779011238</c:v>
                </c:pt>
                <c:pt idx="2089">
                  <c:v>-37.985575044903563</c:v>
                </c:pt>
                <c:pt idx="2090">
                  <c:v>-37.009003396175785</c:v>
                </c:pt>
                <c:pt idx="2091">
                  <c:v>-35.750027551775851</c:v>
                </c:pt>
                <c:pt idx="2092">
                  <c:v>-35.6383566951421</c:v>
                </c:pt>
                <c:pt idx="2093">
                  <c:v>-36.363726504747525</c:v>
                </c:pt>
                <c:pt idx="2094">
                  <c:v>-36.362428467937953</c:v>
                </c:pt>
                <c:pt idx="2095">
                  <c:v>-35.504302619436444</c:v>
                </c:pt>
                <c:pt idx="2096">
                  <c:v>-34.931981426916927</c:v>
                </c:pt>
                <c:pt idx="2097">
                  <c:v>-36.084456957913574</c:v>
                </c:pt>
                <c:pt idx="2098">
                  <c:v>-35.770612823258233</c:v>
                </c:pt>
                <c:pt idx="2099">
                  <c:v>-35.337363615504458</c:v>
                </c:pt>
                <c:pt idx="2100">
                  <c:v>-35.723273257590854</c:v>
                </c:pt>
                <c:pt idx="2101">
                  <c:v>-35.959791979655265</c:v>
                </c:pt>
                <c:pt idx="2102">
                  <c:v>-36.666768447024687</c:v>
                </c:pt>
                <c:pt idx="2103">
                  <c:v>-36.102755071349769</c:v>
                </c:pt>
                <c:pt idx="2104">
                  <c:v>-35.672374279374473</c:v>
                </c:pt>
                <c:pt idx="2105">
                  <c:v>-35.422864035986997</c:v>
                </c:pt>
                <c:pt idx="2106">
                  <c:v>-35.380268671344275</c:v>
                </c:pt>
                <c:pt idx="2107">
                  <c:v>-36.860564200396254</c:v>
                </c:pt>
                <c:pt idx="2108">
                  <c:v>-39.234509035154915</c:v>
                </c:pt>
                <c:pt idx="2109">
                  <c:v>-41.035934271503692</c:v>
                </c:pt>
                <c:pt idx="2110">
                  <c:v>-40.585825571504074</c:v>
                </c:pt>
                <c:pt idx="2111">
                  <c:v>-39.800176881633959</c:v>
                </c:pt>
                <c:pt idx="2112">
                  <c:v>-44.275994675594802</c:v>
                </c:pt>
                <c:pt idx="2113">
                  <c:v>-37.58211465294962</c:v>
                </c:pt>
                <c:pt idx="2114">
                  <c:v>-36.438350409618437</c:v>
                </c:pt>
                <c:pt idx="2115">
                  <c:v>-36.309322172841284</c:v>
                </c:pt>
                <c:pt idx="2116">
                  <c:v>-35.646885547016716</c:v>
                </c:pt>
                <c:pt idx="2117">
                  <c:v>-34.052041827493852</c:v>
                </c:pt>
                <c:pt idx="2118">
                  <c:v>-35.260560858293999</c:v>
                </c:pt>
                <c:pt idx="2119">
                  <c:v>-36.366535981941546</c:v>
                </c:pt>
                <c:pt idx="2120">
                  <c:v>-35.246244366883154</c:v>
                </c:pt>
              </c:numCache>
            </c:numRef>
          </c:val>
          <c:smooth val="0"/>
          <c:extLst>
            <c:ext xmlns:c16="http://schemas.microsoft.com/office/drawing/2014/chart" uri="{C3380CC4-5D6E-409C-BE32-E72D297353CC}">
              <c16:uniqueId val="{00000001-FD24-4672-956C-42A7F68991C7}"/>
            </c:ext>
          </c:extLst>
        </c:ser>
        <c:ser>
          <c:idx val="2"/>
          <c:order val="2"/>
          <c:tx>
            <c:strRef>
              <c:f>Sheet1!$H$1</c:f>
              <c:strCache>
                <c:ptCount val="1"/>
                <c:pt idx="0">
                  <c:v>Accel_Z</c:v>
                </c:pt>
              </c:strCache>
            </c:strRef>
          </c:tx>
          <c:spPr>
            <a:ln w="28575" cap="rnd">
              <a:solidFill>
                <a:schemeClr val="accent3"/>
              </a:solidFill>
              <a:round/>
            </a:ln>
            <a:effectLst/>
          </c:spPr>
          <c:marker>
            <c:symbol val="none"/>
          </c:marker>
          <c:val>
            <c:numRef>
              <c:f>Sheet1!$H$2:$H$2122</c:f>
              <c:numCache>
                <c:formatCode>General</c:formatCode>
                <c:ptCount val="2121"/>
                <c:pt idx="0">
                  <c:v>-76.809570960438606</c:v>
                </c:pt>
                <c:pt idx="1">
                  <c:v>-77.091523281267115</c:v>
                </c:pt>
                <c:pt idx="2">
                  <c:v>-77.484581886270135</c:v>
                </c:pt>
                <c:pt idx="3">
                  <c:v>-78.071833730123075</c:v>
                </c:pt>
                <c:pt idx="4">
                  <c:v>-78.128146767032376</c:v>
                </c:pt>
                <c:pt idx="5">
                  <c:v>-77.316795701895032</c:v>
                </c:pt>
                <c:pt idx="6">
                  <c:v>-77.973631931768267</c:v>
                </c:pt>
                <c:pt idx="7">
                  <c:v>-77.640732853427778</c:v>
                </c:pt>
                <c:pt idx="8">
                  <c:v>-77.83225253280402</c:v>
                </c:pt>
                <c:pt idx="9">
                  <c:v>-77.262019716990537</c:v>
                </c:pt>
                <c:pt idx="10">
                  <c:v>-77.100636968604277</c:v>
                </c:pt>
                <c:pt idx="11">
                  <c:v>-76.381655728734103</c:v>
                </c:pt>
                <c:pt idx="12">
                  <c:v>-76.382793911085997</c:v>
                </c:pt>
                <c:pt idx="13">
                  <c:v>-76.733099173674205</c:v>
                </c:pt>
                <c:pt idx="14">
                  <c:v>-76.514110274791648</c:v>
                </c:pt>
                <c:pt idx="15">
                  <c:v>-73.977322443820128</c:v>
                </c:pt>
                <c:pt idx="16">
                  <c:v>-80.777677517881685</c:v>
                </c:pt>
                <c:pt idx="17">
                  <c:v>-81.001874119600842</c:v>
                </c:pt>
                <c:pt idx="18">
                  <c:v>-82.586322678676382</c:v>
                </c:pt>
                <c:pt idx="19">
                  <c:v>-81.161767893182926</c:v>
                </c:pt>
                <c:pt idx="20">
                  <c:v>-79.693425041610354</c:v>
                </c:pt>
                <c:pt idx="21">
                  <c:v>-78.136493968768036</c:v>
                </c:pt>
                <c:pt idx="22">
                  <c:v>-76.118592304169454</c:v>
                </c:pt>
                <c:pt idx="23">
                  <c:v>-75.780414811121375</c:v>
                </c:pt>
                <c:pt idx="24">
                  <c:v>-76.153286346481977</c:v>
                </c:pt>
                <c:pt idx="25">
                  <c:v>-71.223394030302501</c:v>
                </c:pt>
                <c:pt idx="26">
                  <c:v>-75.901879804044825</c:v>
                </c:pt>
                <c:pt idx="27">
                  <c:v>-72.500443213960367</c:v>
                </c:pt>
                <c:pt idx="28">
                  <c:v>-74.163739127240504</c:v>
                </c:pt>
                <c:pt idx="29">
                  <c:v>-76.871055796710806</c:v>
                </c:pt>
                <c:pt idx="30">
                  <c:v>-77.049602883884461</c:v>
                </c:pt>
                <c:pt idx="31">
                  <c:v>-77.115257358947957</c:v>
                </c:pt>
                <c:pt idx="32">
                  <c:v>-78.322636900762745</c:v>
                </c:pt>
                <c:pt idx="33">
                  <c:v>-79.526984297401142</c:v>
                </c:pt>
                <c:pt idx="34">
                  <c:v>-79.715522497234588</c:v>
                </c:pt>
                <c:pt idx="35">
                  <c:v>-80.251458407405792</c:v>
                </c:pt>
                <c:pt idx="36">
                  <c:v>-78.845610899700134</c:v>
                </c:pt>
                <c:pt idx="37">
                  <c:v>-78.059915004509136</c:v>
                </c:pt>
                <c:pt idx="38">
                  <c:v>-76.39850419724948</c:v>
                </c:pt>
                <c:pt idx="39">
                  <c:v>-75.378952242949808</c:v>
                </c:pt>
                <c:pt idx="40">
                  <c:v>-75.986016862233441</c:v>
                </c:pt>
                <c:pt idx="41">
                  <c:v>-75.775814424918337</c:v>
                </c:pt>
                <c:pt idx="42">
                  <c:v>-74.472851543714739</c:v>
                </c:pt>
                <c:pt idx="43">
                  <c:v>-76.938915795870429</c:v>
                </c:pt>
                <c:pt idx="44">
                  <c:v>-74.896018583419547</c:v>
                </c:pt>
                <c:pt idx="45">
                  <c:v>-73.086426990492285</c:v>
                </c:pt>
                <c:pt idx="46">
                  <c:v>-72.923256616651329</c:v>
                </c:pt>
                <c:pt idx="47">
                  <c:v>-72.872373563898293</c:v>
                </c:pt>
                <c:pt idx="48">
                  <c:v>-72.98251897005575</c:v>
                </c:pt>
                <c:pt idx="49">
                  <c:v>-72.944905980663592</c:v>
                </c:pt>
                <c:pt idx="50">
                  <c:v>-72.448434073588487</c:v>
                </c:pt>
                <c:pt idx="51">
                  <c:v>-73.273386025884918</c:v>
                </c:pt>
                <c:pt idx="52">
                  <c:v>-74.787564796927768</c:v>
                </c:pt>
                <c:pt idx="53">
                  <c:v>-76.881663513067139</c:v>
                </c:pt>
                <c:pt idx="54">
                  <c:v>-78.158361586622561</c:v>
                </c:pt>
                <c:pt idx="55">
                  <c:v>-78.071612431387493</c:v>
                </c:pt>
                <c:pt idx="56">
                  <c:v>-77.079077933902084</c:v>
                </c:pt>
                <c:pt idx="57">
                  <c:v>-73.901345812224534</c:v>
                </c:pt>
                <c:pt idx="58">
                  <c:v>-67.837303588690247</c:v>
                </c:pt>
                <c:pt idx="59">
                  <c:v>-62.486881862771718</c:v>
                </c:pt>
                <c:pt idx="60">
                  <c:v>-57.132199673438095</c:v>
                </c:pt>
                <c:pt idx="61">
                  <c:v>-51.044584647523095</c:v>
                </c:pt>
                <c:pt idx="62">
                  <c:v>-52.818797230502248</c:v>
                </c:pt>
                <c:pt idx="63">
                  <c:v>-53.337791484225725</c:v>
                </c:pt>
                <c:pt idx="64">
                  <c:v>-55.811626049778077</c:v>
                </c:pt>
                <c:pt idx="65">
                  <c:v>-58.129358266436128</c:v>
                </c:pt>
                <c:pt idx="66">
                  <c:v>-58.6797341668914</c:v>
                </c:pt>
                <c:pt idx="67">
                  <c:v>-53.718426729438164</c:v>
                </c:pt>
                <c:pt idx="68">
                  <c:v>-50.500697400670404</c:v>
                </c:pt>
                <c:pt idx="69">
                  <c:v>-35.059860399477543</c:v>
                </c:pt>
                <c:pt idx="70">
                  <c:v>-30.593566775750428</c:v>
                </c:pt>
                <c:pt idx="71">
                  <c:v>-25.285310627428444</c:v>
                </c:pt>
                <c:pt idx="72">
                  <c:v>-21.187476671110854</c:v>
                </c:pt>
                <c:pt idx="73">
                  <c:v>-22.708018332995735</c:v>
                </c:pt>
                <c:pt idx="74">
                  <c:v>-25.438398288862317</c:v>
                </c:pt>
                <c:pt idx="75">
                  <c:v>-22.581726541167619</c:v>
                </c:pt>
                <c:pt idx="76">
                  <c:v>-17.848049353399684</c:v>
                </c:pt>
                <c:pt idx="77">
                  <c:v>-1.6813256123533187</c:v>
                </c:pt>
                <c:pt idx="78">
                  <c:v>12.446111995800583</c:v>
                </c:pt>
                <c:pt idx="79">
                  <c:v>20.734024633913702</c:v>
                </c:pt>
                <c:pt idx="80">
                  <c:v>26.784052114263144</c:v>
                </c:pt>
                <c:pt idx="81">
                  <c:v>29.409885916517933</c:v>
                </c:pt>
                <c:pt idx="82">
                  <c:v>30.510718605874466</c:v>
                </c:pt>
                <c:pt idx="83">
                  <c:v>28.640780052035446</c:v>
                </c:pt>
                <c:pt idx="84">
                  <c:v>27.8202298477533</c:v>
                </c:pt>
                <c:pt idx="85">
                  <c:v>29.152452918656728</c:v>
                </c:pt>
                <c:pt idx="86">
                  <c:v>32.048962457598037</c:v>
                </c:pt>
                <c:pt idx="87">
                  <c:v>38.984191805700192</c:v>
                </c:pt>
                <c:pt idx="88">
                  <c:v>47.057320336356121</c:v>
                </c:pt>
                <c:pt idx="89">
                  <c:v>50.570568848003532</c:v>
                </c:pt>
                <c:pt idx="90">
                  <c:v>55.431407332600578</c:v>
                </c:pt>
                <c:pt idx="91">
                  <c:v>54.664691340422742</c:v>
                </c:pt>
                <c:pt idx="92">
                  <c:v>52.257485297748381</c:v>
                </c:pt>
                <c:pt idx="93">
                  <c:v>47.734250645337575</c:v>
                </c:pt>
                <c:pt idx="94">
                  <c:v>39.083863902804033</c:v>
                </c:pt>
                <c:pt idx="95">
                  <c:v>31.851363459100213</c:v>
                </c:pt>
                <c:pt idx="96">
                  <c:v>29.042394444436724</c:v>
                </c:pt>
                <c:pt idx="97">
                  <c:v>27.362725884418825</c:v>
                </c:pt>
                <c:pt idx="98">
                  <c:v>26.336103523681388</c:v>
                </c:pt>
                <c:pt idx="99">
                  <c:v>24.656437189978458</c:v>
                </c:pt>
                <c:pt idx="100">
                  <c:v>22.669897916491454</c:v>
                </c:pt>
                <c:pt idx="101">
                  <c:v>21.239816627200192</c:v>
                </c:pt>
                <c:pt idx="102">
                  <c:v>19.596561974986002</c:v>
                </c:pt>
                <c:pt idx="103">
                  <c:v>21.255253671518446</c:v>
                </c:pt>
                <c:pt idx="104">
                  <c:v>22.072202045007501</c:v>
                </c:pt>
                <c:pt idx="105">
                  <c:v>20.338140237276871</c:v>
                </c:pt>
                <c:pt idx="106">
                  <c:v>15.926657149431851</c:v>
                </c:pt>
                <c:pt idx="107">
                  <c:v>9.5284834066743276</c:v>
                </c:pt>
                <c:pt idx="108">
                  <c:v>4.9684435817685397</c:v>
                </c:pt>
                <c:pt idx="109">
                  <c:v>2.0178756782313871</c:v>
                </c:pt>
                <c:pt idx="110">
                  <c:v>3.7365215913542449</c:v>
                </c:pt>
                <c:pt idx="111">
                  <c:v>9.0450746243218525</c:v>
                </c:pt>
                <c:pt idx="112">
                  <c:v>15.333323314306444</c:v>
                </c:pt>
                <c:pt idx="113">
                  <c:v>24.402347452089696</c:v>
                </c:pt>
                <c:pt idx="114">
                  <c:v>35.963718272660749</c:v>
                </c:pt>
                <c:pt idx="115">
                  <c:v>44.143879832368953</c:v>
                </c:pt>
                <c:pt idx="116">
                  <c:v>51.961649845788074</c:v>
                </c:pt>
                <c:pt idx="117">
                  <c:v>49.545051377777881</c:v>
                </c:pt>
                <c:pt idx="118">
                  <c:v>47.772553324975291</c:v>
                </c:pt>
                <c:pt idx="119">
                  <c:v>40.786245136145709</c:v>
                </c:pt>
                <c:pt idx="120">
                  <c:v>39.584481997900866</c:v>
                </c:pt>
                <c:pt idx="121">
                  <c:v>39.046599375094864</c:v>
                </c:pt>
                <c:pt idx="122">
                  <c:v>36.051918206123595</c:v>
                </c:pt>
                <c:pt idx="123">
                  <c:v>32.709746279412862</c:v>
                </c:pt>
                <c:pt idx="124">
                  <c:v>30.472075728953126</c:v>
                </c:pt>
                <c:pt idx="125">
                  <c:v>27.854021935585877</c:v>
                </c:pt>
                <c:pt idx="126">
                  <c:v>22.744700114618713</c:v>
                </c:pt>
                <c:pt idx="127">
                  <c:v>11.95468129309719</c:v>
                </c:pt>
                <c:pt idx="128">
                  <c:v>-4.8595645953241515</c:v>
                </c:pt>
                <c:pt idx="129">
                  <c:v>-16.897963439195816</c:v>
                </c:pt>
                <c:pt idx="130">
                  <c:v>-24.430969539963758</c:v>
                </c:pt>
                <c:pt idx="131">
                  <c:v>-26.146535424799289</c:v>
                </c:pt>
                <c:pt idx="132">
                  <c:v>-26.224111031987274</c:v>
                </c:pt>
                <c:pt idx="133">
                  <c:v>-24.094521909064568</c:v>
                </c:pt>
                <c:pt idx="134">
                  <c:v>-18.924343848242419</c:v>
                </c:pt>
                <c:pt idx="135">
                  <c:v>-15.536489207020283</c:v>
                </c:pt>
                <c:pt idx="136">
                  <c:v>-13.596358967857551</c:v>
                </c:pt>
                <c:pt idx="137">
                  <c:v>-13.620203227569492</c:v>
                </c:pt>
                <c:pt idx="138">
                  <c:v>-15.607219371173768</c:v>
                </c:pt>
                <c:pt idx="139">
                  <c:v>-17.087782020085314</c:v>
                </c:pt>
                <c:pt idx="140">
                  <c:v>-18.424088134164023</c:v>
                </c:pt>
                <c:pt idx="141">
                  <c:v>-20.778083115876136</c:v>
                </c:pt>
                <c:pt idx="142">
                  <c:v>-23.74003767465916</c:v>
                </c:pt>
                <c:pt idx="143">
                  <c:v>-27.818109427576925</c:v>
                </c:pt>
                <c:pt idx="144">
                  <c:v>-31.686644016371442</c:v>
                </c:pt>
                <c:pt idx="145">
                  <c:v>-35.175277607661698</c:v>
                </c:pt>
                <c:pt idx="146">
                  <c:v>-36.711538060574604</c:v>
                </c:pt>
                <c:pt idx="147">
                  <c:v>-36.657929641582577</c:v>
                </c:pt>
                <c:pt idx="148">
                  <c:v>-36.43669838650225</c:v>
                </c:pt>
                <c:pt idx="149">
                  <c:v>-35.798012370363708</c:v>
                </c:pt>
                <c:pt idx="150">
                  <c:v>-33.10208015055531</c:v>
                </c:pt>
                <c:pt idx="151">
                  <c:v>-29.924446669458003</c:v>
                </c:pt>
                <c:pt idx="152">
                  <c:v>-26.106282933772114</c:v>
                </c:pt>
                <c:pt idx="153">
                  <c:v>-22.444624400307248</c:v>
                </c:pt>
                <c:pt idx="154">
                  <c:v>-20.815204313884013</c:v>
                </c:pt>
                <c:pt idx="155">
                  <c:v>-19.556916473830029</c:v>
                </c:pt>
                <c:pt idx="156">
                  <c:v>-17.411063256831472</c:v>
                </c:pt>
                <c:pt idx="157">
                  <c:v>-14.533514006216379</c:v>
                </c:pt>
                <c:pt idx="158">
                  <c:v>-10.278101286626191</c:v>
                </c:pt>
                <c:pt idx="159">
                  <c:v>-8.3338198018768601</c:v>
                </c:pt>
                <c:pt idx="160">
                  <c:v>-7.678483402214634</c:v>
                </c:pt>
                <c:pt idx="161">
                  <c:v>-4.6693073180130096</c:v>
                </c:pt>
                <c:pt idx="162">
                  <c:v>-1.8053354671973658</c:v>
                </c:pt>
                <c:pt idx="163">
                  <c:v>4.0873967171593035</c:v>
                </c:pt>
                <c:pt idx="164">
                  <c:v>11.007208095630727</c:v>
                </c:pt>
                <c:pt idx="165">
                  <c:v>15.113091805167818</c:v>
                </c:pt>
                <c:pt idx="166">
                  <c:v>17.576824574084505</c:v>
                </c:pt>
                <c:pt idx="167">
                  <c:v>19.816294766684656</c:v>
                </c:pt>
                <c:pt idx="168">
                  <c:v>21.817577843169691</c:v>
                </c:pt>
                <c:pt idx="169">
                  <c:v>30.280766835906043</c:v>
                </c:pt>
                <c:pt idx="170">
                  <c:v>37.840242095153819</c:v>
                </c:pt>
                <c:pt idx="171">
                  <c:v>42.162767379190392</c:v>
                </c:pt>
                <c:pt idx="172">
                  <c:v>36.453905361707299</c:v>
                </c:pt>
                <c:pt idx="173">
                  <c:v>31.017379839895533</c:v>
                </c:pt>
                <c:pt idx="174">
                  <c:v>33.657975289150421</c:v>
                </c:pt>
                <c:pt idx="175">
                  <c:v>38.404792994711997</c:v>
                </c:pt>
                <c:pt idx="176">
                  <c:v>37.244490873460293</c:v>
                </c:pt>
                <c:pt idx="177">
                  <c:v>37.814046884837296</c:v>
                </c:pt>
                <c:pt idx="178">
                  <c:v>35.644706258354589</c:v>
                </c:pt>
                <c:pt idx="179">
                  <c:v>34.136571412121576</c:v>
                </c:pt>
                <c:pt idx="180">
                  <c:v>35.88249286557501</c:v>
                </c:pt>
                <c:pt idx="181">
                  <c:v>31.778014571145704</c:v>
                </c:pt>
                <c:pt idx="182">
                  <c:v>25.208019867529838</c:v>
                </c:pt>
                <c:pt idx="183">
                  <c:v>20.517135335053741</c:v>
                </c:pt>
                <c:pt idx="184">
                  <c:v>17.504447373745805</c:v>
                </c:pt>
                <c:pt idx="185">
                  <c:v>16.548737257734146</c:v>
                </c:pt>
                <c:pt idx="186">
                  <c:v>19.506520958294008</c:v>
                </c:pt>
                <c:pt idx="187">
                  <c:v>22.634026796287952</c:v>
                </c:pt>
                <c:pt idx="188">
                  <c:v>24.921922831541021</c:v>
                </c:pt>
                <c:pt idx="189">
                  <c:v>24.493589470110333</c:v>
                </c:pt>
                <c:pt idx="190">
                  <c:v>21.391056352596898</c:v>
                </c:pt>
                <c:pt idx="191">
                  <c:v>16.118693626872542</c:v>
                </c:pt>
                <c:pt idx="192">
                  <c:v>11.546822921324406</c:v>
                </c:pt>
                <c:pt idx="193">
                  <c:v>7.6774263764193513</c:v>
                </c:pt>
                <c:pt idx="194">
                  <c:v>5.9971678079631294</c:v>
                </c:pt>
                <c:pt idx="195">
                  <c:v>5.6892644451186305</c:v>
                </c:pt>
                <c:pt idx="196">
                  <c:v>5.5633303501583189</c:v>
                </c:pt>
                <c:pt idx="197">
                  <c:v>4.8567404198032911</c:v>
                </c:pt>
                <c:pt idx="198">
                  <c:v>3.6179331737986504</c:v>
                </c:pt>
                <c:pt idx="199">
                  <c:v>2.0499911317942079</c:v>
                </c:pt>
                <c:pt idx="200">
                  <c:v>-0.52600144912588709</c:v>
                </c:pt>
                <c:pt idx="201">
                  <c:v>-3.5472938652778487</c:v>
                </c:pt>
                <c:pt idx="202">
                  <c:v>-5.9183090629225132</c:v>
                </c:pt>
                <c:pt idx="203">
                  <c:v>-7.6570642597764085</c:v>
                </c:pt>
                <c:pt idx="204">
                  <c:v>-8.4699447523721698</c:v>
                </c:pt>
                <c:pt idx="205">
                  <c:v>-6.954624527792558</c:v>
                </c:pt>
                <c:pt idx="206">
                  <c:v>-4.6636457601417645</c:v>
                </c:pt>
                <c:pt idx="207">
                  <c:v>-2.0331403928010743</c:v>
                </c:pt>
                <c:pt idx="208">
                  <c:v>0.26033377673454045</c:v>
                </c:pt>
                <c:pt idx="209">
                  <c:v>1.948410219677376</c:v>
                </c:pt>
                <c:pt idx="210">
                  <c:v>2.7597174767244685</c:v>
                </c:pt>
                <c:pt idx="211">
                  <c:v>3.4242774173681978</c:v>
                </c:pt>
                <c:pt idx="212">
                  <c:v>4.0013356724033766</c:v>
                </c:pt>
                <c:pt idx="213">
                  <c:v>5.9510060064060522</c:v>
                </c:pt>
                <c:pt idx="214">
                  <c:v>11.060051825914035</c:v>
                </c:pt>
                <c:pt idx="215">
                  <c:v>16.856640614553825</c:v>
                </c:pt>
                <c:pt idx="216">
                  <c:v>22.626200117305903</c:v>
                </c:pt>
                <c:pt idx="217">
                  <c:v>27.516059782995924</c:v>
                </c:pt>
                <c:pt idx="218">
                  <c:v>29.86522575032668</c:v>
                </c:pt>
                <c:pt idx="219">
                  <c:v>31.388730181256719</c:v>
                </c:pt>
                <c:pt idx="220">
                  <c:v>31.887123885665591</c:v>
                </c:pt>
                <c:pt idx="221">
                  <c:v>34.218206894426366</c:v>
                </c:pt>
                <c:pt idx="222">
                  <c:v>40.285088698205612</c:v>
                </c:pt>
                <c:pt idx="223">
                  <c:v>51.222167660538034</c:v>
                </c:pt>
                <c:pt idx="224">
                  <c:v>60.649347240009043</c:v>
                </c:pt>
                <c:pt idx="225">
                  <c:v>69.683889317659819</c:v>
                </c:pt>
                <c:pt idx="226">
                  <c:v>75.329938470331726</c:v>
                </c:pt>
                <c:pt idx="227">
                  <c:v>52.401802148790118</c:v>
                </c:pt>
                <c:pt idx="228">
                  <c:v>31.063363009037015</c:v>
                </c:pt>
                <c:pt idx="229">
                  <c:v>29.789358025560606</c:v>
                </c:pt>
                <c:pt idx="230">
                  <c:v>34.344750124880399</c:v>
                </c:pt>
                <c:pt idx="231">
                  <c:v>41.408505117553382</c:v>
                </c:pt>
                <c:pt idx="232">
                  <c:v>45.073527205036882</c:v>
                </c:pt>
                <c:pt idx="233">
                  <c:v>44.655222761515105</c:v>
                </c:pt>
                <c:pt idx="234">
                  <c:v>26.169697448543388</c:v>
                </c:pt>
                <c:pt idx="235">
                  <c:v>5.8408918481764429</c:v>
                </c:pt>
                <c:pt idx="236">
                  <c:v>-5.9217199080791225</c:v>
                </c:pt>
                <c:pt idx="237">
                  <c:v>-11.19769590711303</c:v>
                </c:pt>
                <c:pt idx="238">
                  <c:v>-9.6421409455695866</c:v>
                </c:pt>
                <c:pt idx="239">
                  <c:v>-8.1551743080992534</c:v>
                </c:pt>
                <c:pt idx="240">
                  <c:v>-10.098651628452368</c:v>
                </c:pt>
                <c:pt idx="241">
                  <c:v>-17.321825430125465</c:v>
                </c:pt>
                <c:pt idx="242">
                  <c:v>-26.394057809464574</c:v>
                </c:pt>
                <c:pt idx="243">
                  <c:v>-34.121311833364999</c:v>
                </c:pt>
                <c:pt idx="244">
                  <c:v>-38.354448112369568</c:v>
                </c:pt>
                <c:pt idx="245">
                  <c:v>-39.98774433615251</c:v>
                </c:pt>
                <c:pt idx="246">
                  <c:v>-40.440530009313193</c:v>
                </c:pt>
                <c:pt idx="247">
                  <c:v>-40.736856853408874</c:v>
                </c:pt>
                <c:pt idx="248">
                  <c:v>-41.942602344483909</c:v>
                </c:pt>
                <c:pt idx="249">
                  <c:v>-42.802943715147663</c:v>
                </c:pt>
                <c:pt idx="250">
                  <c:v>-42.999364311337324</c:v>
                </c:pt>
                <c:pt idx="251">
                  <c:v>-42.168812227445343</c:v>
                </c:pt>
                <c:pt idx="252">
                  <c:v>-40.202146279244076</c:v>
                </c:pt>
                <c:pt idx="253">
                  <c:v>-38.660526694348512</c:v>
                </c:pt>
                <c:pt idx="254">
                  <c:v>-38.434099230865563</c:v>
                </c:pt>
                <c:pt idx="255">
                  <c:v>-37.633930877590629</c:v>
                </c:pt>
                <c:pt idx="256">
                  <c:v>-36.826013363373974</c:v>
                </c:pt>
                <c:pt idx="257">
                  <c:v>-35.893954213444367</c:v>
                </c:pt>
                <c:pt idx="258">
                  <c:v>-34.572916309113737</c:v>
                </c:pt>
                <c:pt idx="259">
                  <c:v>-32.554182816254048</c:v>
                </c:pt>
                <c:pt idx="260">
                  <c:v>-30.010038058742186</c:v>
                </c:pt>
                <c:pt idx="261">
                  <c:v>-26.928607064956996</c:v>
                </c:pt>
                <c:pt idx="262">
                  <c:v>-24.271580032959633</c:v>
                </c:pt>
                <c:pt idx="263">
                  <c:v>-23.012798812173518</c:v>
                </c:pt>
                <c:pt idx="264">
                  <c:v>-23.541567770649376</c:v>
                </c:pt>
                <c:pt idx="265">
                  <c:v>-25.399424784179651</c:v>
                </c:pt>
                <c:pt idx="266">
                  <c:v>-26.576400722159065</c:v>
                </c:pt>
                <c:pt idx="267">
                  <c:v>-26.332115736653943</c:v>
                </c:pt>
                <c:pt idx="268">
                  <c:v>-22.221692245166263</c:v>
                </c:pt>
                <c:pt idx="269">
                  <c:v>-15.023764994316881</c:v>
                </c:pt>
                <c:pt idx="270">
                  <c:v>-8.118150934881923</c:v>
                </c:pt>
                <c:pt idx="271">
                  <c:v>-1.0709128851636474</c:v>
                </c:pt>
                <c:pt idx="272">
                  <c:v>4.8592290919432335</c:v>
                </c:pt>
                <c:pt idx="273">
                  <c:v>12.01912967961662</c:v>
                </c:pt>
                <c:pt idx="274">
                  <c:v>19.914217290918153</c:v>
                </c:pt>
                <c:pt idx="275">
                  <c:v>28.171126749906229</c:v>
                </c:pt>
                <c:pt idx="276">
                  <c:v>43.817174250061463</c:v>
                </c:pt>
                <c:pt idx="277">
                  <c:v>60.230530295132489</c:v>
                </c:pt>
                <c:pt idx="278">
                  <c:v>48.548961197026017</c:v>
                </c:pt>
                <c:pt idx="279">
                  <c:v>44.821253170239629</c:v>
                </c:pt>
                <c:pt idx="280">
                  <c:v>50.370324313925096</c:v>
                </c:pt>
                <c:pt idx="281">
                  <c:v>54.891276209283198</c:v>
                </c:pt>
                <c:pt idx="282">
                  <c:v>54.759544254010173</c:v>
                </c:pt>
                <c:pt idx="283">
                  <c:v>50.446116804367747</c:v>
                </c:pt>
                <c:pt idx="284">
                  <c:v>42.071888530823394</c:v>
                </c:pt>
                <c:pt idx="285">
                  <c:v>35.111365356819483</c:v>
                </c:pt>
                <c:pt idx="286">
                  <c:v>36.72094276913915</c:v>
                </c:pt>
                <c:pt idx="287">
                  <c:v>39.209335843111688</c:v>
                </c:pt>
                <c:pt idx="288">
                  <c:v>42.335427950770665</c:v>
                </c:pt>
                <c:pt idx="289">
                  <c:v>45.900222903907093</c:v>
                </c:pt>
                <c:pt idx="290">
                  <c:v>42.861123692211358</c:v>
                </c:pt>
                <c:pt idx="291">
                  <c:v>40.307771917149772</c:v>
                </c:pt>
                <c:pt idx="292">
                  <c:v>36.602334490115616</c:v>
                </c:pt>
                <c:pt idx="293">
                  <c:v>30.767881979587401</c:v>
                </c:pt>
                <c:pt idx="294">
                  <c:v>25.643287260777534</c:v>
                </c:pt>
                <c:pt idx="295">
                  <c:v>21.836898771176497</c:v>
                </c:pt>
                <c:pt idx="296">
                  <c:v>19.584303301777737</c:v>
                </c:pt>
                <c:pt idx="297">
                  <c:v>17.631370986105292</c:v>
                </c:pt>
                <c:pt idx="298">
                  <c:v>17.129485531484089</c:v>
                </c:pt>
                <c:pt idx="299">
                  <c:v>15.719183909681959</c:v>
                </c:pt>
                <c:pt idx="300">
                  <c:v>13.62016022191208</c:v>
                </c:pt>
                <c:pt idx="301">
                  <c:v>12.167554325182897</c:v>
                </c:pt>
                <c:pt idx="302">
                  <c:v>11.070330990604994</c:v>
                </c:pt>
                <c:pt idx="303">
                  <c:v>9.6853049942679164</c:v>
                </c:pt>
                <c:pt idx="304">
                  <c:v>8.3806340058193687</c:v>
                </c:pt>
                <c:pt idx="305">
                  <c:v>6.4116546091455318</c:v>
                </c:pt>
                <c:pt idx="306">
                  <c:v>4.2921343112125081</c:v>
                </c:pt>
                <c:pt idx="307">
                  <c:v>3.2146877903769999</c:v>
                </c:pt>
                <c:pt idx="308">
                  <c:v>3.0759427213739796</c:v>
                </c:pt>
                <c:pt idx="309">
                  <c:v>5.0532433053822059</c:v>
                </c:pt>
                <c:pt idx="310">
                  <c:v>9.1832999774041095</c:v>
                </c:pt>
                <c:pt idx="311">
                  <c:v>13.595859117950189</c:v>
                </c:pt>
                <c:pt idx="312">
                  <c:v>17.789020463825594</c:v>
                </c:pt>
                <c:pt idx="313">
                  <c:v>23.059595127087444</c:v>
                </c:pt>
                <c:pt idx="314">
                  <c:v>27.553916450947561</c:v>
                </c:pt>
                <c:pt idx="315">
                  <c:v>31.748785876561445</c:v>
                </c:pt>
                <c:pt idx="316">
                  <c:v>34.255965953397435</c:v>
                </c:pt>
                <c:pt idx="317">
                  <c:v>36.123325100406426</c:v>
                </c:pt>
                <c:pt idx="318">
                  <c:v>39.478733015309132</c:v>
                </c:pt>
                <c:pt idx="319">
                  <c:v>44.319160249788844</c:v>
                </c:pt>
                <c:pt idx="320">
                  <c:v>48.615573828498491</c:v>
                </c:pt>
                <c:pt idx="321">
                  <c:v>55.137562058219871</c:v>
                </c:pt>
                <c:pt idx="322">
                  <c:v>63.235380889876133</c:v>
                </c:pt>
                <c:pt idx="323">
                  <c:v>70.755283374899093</c:v>
                </c:pt>
                <c:pt idx="324">
                  <c:v>73.160243930295522</c:v>
                </c:pt>
                <c:pt idx="325">
                  <c:v>68.329255922394097</c:v>
                </c:pt>
                <c:pt idx="326">
                  <c:v>57.590278693846685</c:v>
                </c:pt>
                <c:pt idx="327">
                  <c:v>44.044726067740605</c:v>
                </c:pt>
                <c:pt idx="328">
                  <c:v>21.862360257871597</c:v>
                </c:pt>
                <c:pt idx="329">
                  <c:v>7.1001807591412742</c:v>
                </c:pt>
                <c:pt idx="330">
                  <c:v>2.5031479626583439</c:v>
                </c:pt>
                <c:pt idx="331">
                  <c:v>1.5738706575078454</c:v>
                </c:pt>
                <c:pt idx="332">
                  <c:v>5.0591196291406888</c:v>
                </c:pt>
                <c:pt idx="333">
                  <c:v>12.089455956033337</c:v>
                </c:pt>
                <c:pt idx="334">
                  <c:v>14.553984432519476</c:v>
                </c:pt>
                <c:pt idx="335">
                  <c:v>11.100736281716316</c:v>
                </c:pt>
                <c:pt idx="336">
                  <c:v>-3.984307028966469</c:v>
                </c:pt>
                <c:pt idx="337">
                  <c:v>-25.034124080796449</c:v>
                </c:pt>
                <c:pt idx="338">
                  <c:v>-36.804853951197998</c:v>
                </c:pt>
                <c:pt idx="339">
                  <c:v>-39.467259372654873</c:v>
                </c:pt>
                <c:pt idx="340">
                  <c:v>-40.87503176043321</c:v>
                </c:pt>
                <c:pt idx="341">
                  <c:v>-44.693372624606447</c:v>
                </c:pt>
                <c:pt idx="342">
                  <c:v>-48.291332113500509</c:v>
                </c:pt>
                <c:pt idx="343">
                  <c:v>-47.812558725788755</c:v>
                </c:pt>
                <c:pt idx="344">
                  <c:v>-43.652813956801779</c:v>
                </c:pt>
                <c:pt idx="345">
                  <c:v>-39.810538731366364</c:v>
                </c:pt>
                <c:pt idx="346">
                  <c:v>-36.406284781070823</c:v>
                </c:pt>
                <c:pt idx="347">
                  <c:v>-33.08268196817064</c:v>
                </c:pt>
                <c:pt idx="348">
                  <c:v>-30.493899033552417</c:v>
                </c:pt>
                <c:pt idx="349">
                  <c:v>-29.086775895572231</c:v>
                </c:pt>
                <c:pt idx="350">
                  <c:v>-29.284850845743517</c:v>
                </c:pt>
                <c:pt idx="351">
                  <c:v>-31.041863973629624</c:v>
                </c:pt>
                <c:pt idx="352">
                  <c:v>-33.423697347992452</c:v>
                </c:pt>
                <c:pt idx="353">
                  <c:v>-35.525591958399829</c:v>
                </c:pt>
                <c:pt idx="354">
                  <c:v>-37.582069291380691</c:v>
                </c:pt>
                <c:pt idx="355">
                  <c:v>-39.323935641981151</c:v>
                </c:pt>
                <c:pt idx="356">
                  <c:v>-40.425927080421005</c:v>
                </c:pt>
                <c:pt idx="357">
                  <c:v>-40.915107195888211</c:v>
                </c:pt>
                <c:pt idx="358">
                  <c:v>-41.203187862313044</c:v>
                </c:pt>
                <c:pt idx="359">
                  <c:v>-41.022329125922205</c:v>
                </c:pt>
                <c:pt idx="360">
                  <c:v>-41.213331720520436</c:v>
                </c:pt>
                <c:pt idx="361">
                  <c:v>-40.280741607382183</c:v>
                </c:pt>
                <c:pt idx="362">
                  <c:v>-38.032587571402551</c:v>
                </c:pt>
                <c:pt idx="363">
                  <c:v>-35.142735172861748</c:v>
                </c:pt>
                <c:pt idx="364">
                  <c:v>-29.69943802922468</c:v>
                </c:pt>
                <c:pt idx="365">
                  <c:v>-25.62597950870882</c:v>
                </c:pt>
                <c:pt idx="366">
                  <c:v>-23.40649543877182</c:v>
                </c:pt>
                <c:pt idx="367">
                  <c:v>-22.763143425290103</c:v>
                </c:pt>
                <c:pt idx="368">
                  <c:v>-23.40783646890533</c:v>
                </c:pt>
                <c:pt idx="369">
                  <c:v>-24.991506329847805</c:v>
                </c:pt>
                <c:pt idx="370">
                  <c:v>-26.241287161521893</c:v>
                </c:pt>
                <c:pt idx="371">
                  <c:v>-27.145583137081555</c:v>
                </c:pt>
                <c:pt idx="372">
                  <c:v>-25.143845626015974</c:v>
                </c:pt>
                <c:pt idx="373">
                  <c:v>-22.372924387003348</c:v>
                </c:pt>
                <c:pt idx="374">
                  <c:v>-19.343773616706589</c:v>
                </c:pt>
                <c:pt idx="375">
                  <c:v>-16.578112609919756</c:v>
                </c:pt>
                <c:pt idx="376">
                  <c:v>-13.936460194993442</c:v>
                </c:pt>
                <c:pt idx="377">
                  <c:v>-9.4611100507876635</c:v>
                </c:pt>
                <c:pt idx="378">
                  <c:v>-6.9857234030870732</c:v>
                </c:pt>
                <c:pt idx="379">
                  <c:v>0.90583509341114166</c:v>
                </c:pt>
                <c:pt idx="380">
                  <c:v>5.9757593006538006</c:v>
                </c:pt>
                <c:pt idx="381">
                  <c:v>7.0987005274763693</c:v>
                </c:pt>
                <c:pt idx="382">
                  <c:v>9.3657795214522288</c:v>
                </c:pt>
                <c:pt idx="383">
                  <c:v>9.7564184613386526</c:v>
                </c:pt>
                <c:pt idx="384">
                  <c:v>12.772886288269339</c:v>
                </c:pt>
                <c:pt idx="385">
                  <c:v>21.18132913568137</c:v>
                </c:pt>
                <c:pt idx="386">
                  <c:v>30.997498608508568</c:v>
                </c:pt>
                <c:pt idx="387">
                  <c:v>38.066617910708729</c:v>
                </c:pt>
                <c:pt idx="388">
                  <c:v>39.381920524710637</c:v>
                </c:pt>
                <c:pt idx="389">
                  <c:v>36.814604573916121</c:v>
                </c:pt>
                <c:pt idx="390">
                  <c:v>33.45124374364633</c:v>
                </c:pt>
                <c:pt idx="391">
                  <c:v>33.049039723739433</c:v>
                </c:pt>
                <c:pt idx="392">
                  <c:v>31.75169540515282</c:v>
                </c:pt>
                <c:pt idx="393">
                  <c:v>29.57038052122007</c:v>
                </c:pt>
                <c:pt idx="394">
                  <c:v>28.232789843792819</c:v>
                </c:pt>
                <c:pt idx="395">
                  <c:v>26.321979057766647</c:v>
                </c:pt>
                <c:pt idx="396">
                  <c:v>26.036480450253841</c:v>
                </c:pt>
                <c:pt idx="397">
                  <c:v>28.19572054814742</c:v>
                </c:pt>
                <c:pt idx="398">
                  <c:v>30.125655211331928</c:v>
                </c:pt>
                <c:pt idx="399">
                  <c:v>31.787273831729447</c:v>
                </c:pt>
                <c:pt idx="400">
                  <c:v>31.991115941014741</c:v>
                </c:pt>
                <c:pt idx="401">
                  <c:v>29.534047890257128</c:v>
                </c:pt>
                <c:pt idx="402">
                  <c:v>24.983087806426372</c:v>
                </c:pt>
                <c:pt idx="403">
                  <c:v>19.947847093976097</c:v>
                </c:pt>
                <c:pt idx="404">
                  <c:v>15.686944929534269</c:v>
                </c:pt>
                <c:pt idx="405">
                  <c:v>12.725302472794482</c:v>
                </c:pt>
                <c:pt idx="406">
                  <c:v>11.368645365750492</c:v>
                </c:pt>
                <c:pt idx="407">
                  <c:v>10.585122841423482</c:v>
                </c:pt>
                <c:pt idx="408">
                  <c:v>10.793048130661287</c:v>
                </c:pt>
                <c:pt idx="409">
                  <c:v>12.038547049639879</c:v>
                </c:pt>
                <c:pt idx="410">
                  <c:v>13.541697323911851</c:v>
                </c:pt>
                <c:pt idx="411">
                  <c:v>14.763593844719662</c:v>
                </c:pt>
                <c:pt idx="412">
                  <c:v>15.795532677348573</c:v>
                </c:pt>
                <c:pt idx="413">
                  <c:v>17.551885813007786</c:v>
                </c:pt>
                <c:pt idx="414">
                  <c:v>20.268592907274847</c:v>
                </c:pt>
                <c:pt idx="415">
                  <c:v>23.909155348251907</c:v>
                </c:pt>
                <c:pt idx="416">
                  <c:v>28.127111015324534</c:v>
                </c:pt>
                <c:pt idx="417">
                  <c:v>32.113984244310437</c:v>
                </c:pt>
                <c:pt idx="418">
                  <c:v>36.567514948126558</c:v>
                </c:pt>
                <c:pt idx="419">
                  <c:v>40.940625145999391</c:v>
                </c:pt>
                <c:pt idx="420">
                  <c:v>47.020254958416722</c:v>
                </c:pt>
                <c:pt idx="421">
                  <c:v>53.581524022771397</c:v>
                </c:pt>
                <c:pt idx="422">
                  <c:v>58.735558527658341</c:v>
                </c:pt>
                <c:pt idx="423">
                  <c:v>63.094821595129481</c:v>
                </c:pt>
                <c:pt idx="424">
                  <c:v>68.175918490001365</c:v>
                </c:pt>
                <c:pt idx="425">
                  <c:v>70.581973612113259</c:v>
                </c:pt>
                <c:pt idx="426">
                  <c:v>70.727615203824342</c:v>
                </c:pt>
                <c:pt idx="427">
                  <c:v>66.640405543510894</c:v>
                </c:pt>
                <c:pt idx="428">
                  <c:v>60.28466352186021</c:v>
                </c:pt>
                <c:pt idx="429">
                  <c:v>49.352029792831367</c:v>
                </c:pt>
                <c:pt idx="430">
                  <c:v>28.185358544219813</c:v>
                </c:pt>
                <c:pt idx="431">
                  <c:v>9.3948539488663734</c:v>
                </c:pt>
                <c:pt idx="432">
                  <c:v>1.7504808410359105</c:v>
                </c:pt>
                <c:pt idx="433">
                  <c:v>-1.4015923908571197</c:v>
                </c:pt>
                <c:pt idx="434">
                  <c:v>-0.11200629019873309</c:v>
                </c:pt>
                <c:pt idx="435">
                  <c:v>2.8688465978605513</c:v>
                </c:pt>
                <c:pt idx="436">
                  <c:v>-0.9334146336037803</c:v>
                </c:pt>
                <c:pt idx="437">
                  <c:v>-11.090619150131293</c:v>
                </c:pt>
                <c:pt idx="438">
                  <c:v>-25.393467099660299</c:v>
                </c:pt>
                <c:pt idx="439">
                  <c:v>-32.143058325173911</c:v>
                </c:pt>
                <c:pt idx="440">
                  <c:v>-35.49304793378198</c:v>
                </c:pt>
                <c:pt idx="441">
                  <c:v>-37.48613416918456</c:v>
                </c:pt>
                <c:pt idx="442">
                  <c:v>-38.883506457970348</c:v>
                </c:pt>
                <c:pt idx="443">
                  <c:v>-40.833528072702883</c:v>
                </c:pt>
                <c:pt idx="444">
                  <c:v>-44.278749261450059</c:v>
                </c:pt>
                <c:pt idx="445">
                  <c:v>-48.311821825129016</c:v>
                </c:pt>
                <c:pt idx="446">
                  <c:v>-52.239231240633636</c:v>
                </c:pt>
                <c:pt idx="447">
                  <c:v>-55.153277402352394</c:v>
                </c:pt>
                <c:pt idx="448">
                  <c:v>-56.699008646561225</c:v>
                </c:pt>
                <c:pt idx="449">
                  <c:v>-57.386053395268057</c:v>
                </c:pt>
                <c:pt idx="450">
                  <c:v>-57.149071026670001</c:v>
                </c:pt>
                <c:pt idx="451">
                  <c:v>-55.533924898514464</c:v>
                </c:pt>
                <c:pt idx="452">
                  <c:v>-52.822046476182138</c:v>
                </c:pt>
                <c:pt idx="453">
                  <c:v>-49.75996639074696</c:v>
                </c:pt>
                <c:pt idx="454">
                  <c:v>-47.561460018872715</c:v>
                </c:pt>
                <c:pt idx="455">
                  <c:v>-44.987429549550576</c:v>
                </c:pt>
                <c:pt idx="456">
                  <c:v>-42.395492247945931</c:v>
                </c:pt>
                <c:pt idx="457">
                  <c:v>-39.95596156577249</c:v>
                </c:pt>
                <c:pt idx="458">
                  <c:v>-37.537550633692391</c:v>
                </c:pt>
                <c:pt idx="459">
                  <c:v>-36.318670758486014</c:v>
                </c:pt>
                <c:pt idx="460">
                  <c:v>-35.291732720708303</c:v>
                </c:pt>
                <c:pt idx="461">
                  <c:v>-32.112532521169065</c:v>
                </c:pt>
                <c:pt idx="462">
                  <c:v>-27.490788904099393</c:v>
                </c:pt>
                <c:pt idx="463">
                  <c:v>-21.960271267229885</c:v>
                </c:pt>
                <c:pt idx="464">
                  <c:v>-15.92172731610561</c:v>
                </c:pt>
                <c:pt idx="465">
                  <c:v>-11.250908656766917</c:v>
                </c:pt>
                <c:pt idx="466">
                  <c:v>-8.5190747589181282</c:v>
                </c:pt>
                <c:pt idx="467">
                  <c:v>-7.75813238054136</c:v>
                </c:pt>
                <c:pt idx="468">
                  <c:v>-8.1011263067678172</c:v>
                </c:pt>
                <c:pt idx="469">
                  <c:v>-7.501693426487658</c:v>
                </c:pt>
                <c:pt idx="470">
                  <c:v>-5.822027317879348</c:v>
                </c:pt>
                <c:pt idx="471">
                  <c:v>-0.79694372217138509</c:v>
                </c:pt>
                <c:pt idx="472">
                  <c:v>5.6098406360161199</c:v>
                </c:pt>
                <c:pt idx="473">
                  <c:v>13.916417392272917</c:v>
                </c:pt>
                <c:pt idx="474">
                  <c:v>27.38297456505428</c:v>
                </c:pt>
                <c:pt idx="475">
                  <c:v>34.421420689685384</c:v>
                </c:pt>
                <c:pt idx="476">
                  <c:v>43.619144929229414</c:v>
                </c:pt>
                <c:pt idx="477">
                  <c:v>46.669491560858518</c:v>
                </c:pt>
                <c:pt idx="478">
                  <c:v>43.758638784589543</c:v>
                </c:pt>
                <c:pt idx="479">
                  <c:v>38.243726473151433</c:v>
                </c:pt>
                <c:pt idx="480">
                  <c:v>36.482107043778683</c:v>
                </c:pt>
                <c:pt idx="481">
                  <c:v>43.251427885906139</c:v>
                </c:pt>
                <c:pt idx="482">
                  <c:v>45.46260408503796</c:v>
                </c:pt>
                <c:pt idx="483">
                  <c:v>46.886203504368765</c:v>
                </c:pt>
                <c:pt idx="484">
                  <c:v>45.133438016522852</c:v>
                </c:pt>
                <c:pt idx="485">
                  <c:v>38.540571003731721</c:v>
                </c:pt>
                <c:pt idx="486">
                  <c:v>34.917920353358177</c:v>
                </c:pt>
                <c:pt idx="487">
                  <c:v>32.549677621752394</c:v>
                </c:pt>
                <c:pt idx="488">
                  <c:v>29.467088381700737</c:v>
                </c:pt>
                <c:pt idx="489">
                  <c:v>29.300733230369083</c:v>
                </c:pt>
                <c:pt idx="490">
                  <c:v>30.616581275271606</c:v>
                </c:pt>
                <c:pt idx="491">
                  <c:v>32.298991983127834</c:v>
                </c:pt>
                <c:pt idx="492">
                  <c:v>32.965696449918369</c:v>
                </c:pt>
                <c:pt idx="493">
                  <c:v>31.550697483127657</c:v>
                </c:pt>
                <c:pt idx="494">
                  <c:v>28.440950983083102</c:v>
                </c:pt>
                <c:pt idx="495">
                  <c:v>26.424694409158054</c:v>
                </c:pt>
                <c:pt idx="496">
                  <c:v>24.291552544299147</c:v>
                </c:pt>
                <c:pt idx="497">
                  <c:v>21.266453245520182</c:v>
                </c:pt>
                <c:pt idx="498">
                  <c:v>19.401224914825193</c:v>
                </c:pt>
                <c:pt idx="499">
                  <c:v>18.760082754815848</c:v>
                </c:pt>
                <c:pt idx="500">
                  <c:v>18.654144270896403</c:v>
                </c:pt>
                <c:pt idx="501">
                  <c:v>18.22685236177934</c:v>
                </c:pt>
                <c:pt idx="502">
                  <c:v>16.950330134249246</c:v>
                </c:pt>
                <c:pt idx="503">
                  <c:v>14.979405307518082</c:v>
                </c:pt>
                <c:pt idx="504">
                  <c:v>13.487835795199924</c:v>
                </c:pt>
                <c:pt idx="505">
                  <c:v>12.897272701175286</c:v>
                </c:pt>
                <c:pt idx="506">
                  <c:v>13.046379284729969</c:v>
                </c:pt>
                <c:pt idx="507">
                  <c:v>14.307704114374758</c:v>
                </c:pt>
                <c:pt idx="508">
                  <c:v>16.562526345387909</c:v>
                </c:pt>
                <c:pt idx="509">
                  <c:v>20.28902954559118</c:v>
                </c:pt>
                <c:pt idx="510">
                  <c:v>24.435897496726859</c:v>
                </c:pt>
                <c:pt idx="511">
                  <c:v>27.77589891641319</c:v>
                </c:pt>
                <c:pt idx="512">
                  <c:v>32.177899076225849</c:v>
                </c:pt>
                <c:pt idx="513">
                  <c:v>36.82076198954433</c:v>
                </c:pt>
                <c:pt idx="514">
                  <c:v>40.460887927097495</c:v>
                </c:pt>
                <c:pt idx="515">
                  <c:v>43.662010907273306</c:v>
                </c:pt>
                <c:pt idx="516">
                  <c:v>45.808385636424696</c:v>
                </c:pt>
                <c:pt idx="517">
                  <c:v>46.791297733366576</c:v>
                </c:pt>
                <c:pt idx="518">
                  <c:v>49.95245514224171</c:v>
                </c:pt>
                <c:pt idx="519">
                  <c:v>56.136491213252491</c:v>
                </c:pt>
                <c:pt idx="520">
                  <c:v>62.54244365468606</c:v>
                </c:pt>
                <c:pt idx="521">
                  <c:v>68.166460341108433</c:v>
                </c:pt>
                <c:pt idx="522">
                  <c:v>71.72677887707782</c:v>
                </c:pt>
                <c:pt idx="523">
                  <c:v>72.539146465513909</c:v>
                </c:pt>
                <c:pt idx="524">
                  <c:v>68.960924297654174</c:v>
                </c:pt>
                <c:pt idx="525">
                  <c:v>64.820936963807554</c:v>
                </c:pt>
                <c:pt idx="526">
                  <c:v>60.067222858600658</c:v>
                </c:pt>
                <c:pt idx="527">
                  <c:v>49.316248295434782</c:v>
                </c:pt>
                <c:pt idx="528">
                  <c:v>31.856901236609609</c:v>
                </c:pt>
                <c:pt idx="529">
                  <c:v>13.296097279753964</c:v>
                </c:pt>
                <c:pt idx="530">
                  <c:v>0.41439619738643496</c:v>
                </c:pt>
                <c:pt idx="531">
                  <c:v>-6.1228296648030263</c:v>
                </c:pt>
                <c:pt idx="532">
                  <c:v>-11.632007622553106</c:v>
                </c:pt>
                <c:pt idx="533">
                  <c:v>-16.600136269379117</c:v>
                </c:pt>
                <c:pt idx="534">
                  <c:v>-19.769075646987126</c:v>
                </c:pt>
                <c:pt idx="535">
                  <c:v>-24.21594406570437</c:v>
                </c:pt>
                <c:pt idx="536">
                  <c:v>-30.968946674911948</c:v>
                </c:pt>
                <c:pt idx="537">
                  <c:v>-35.779689773875077</c:v>
                </c:pt>
                <c:pt idx="538">
                  <c:v>-39.560043163986528</c:v>
                </c:pt>
                <c:pt idx="539">
                  <c:v>-40.466489581038672</c:v>
                </c:pt>
                <c:pt idx="540">
                  <c:v>-40.564179810781944</c:v>
                </c:pt>
                <c:pt idx="541">
                  <c:v>-40.755970988215424</c:v>
                </c:pt>
                <c:pt idx="542">
                  <c:v>-42.483824739500783</c:v>
                </c:pt>
                <c:pt idx="543">
                  <c:v>-47.1245151246044</c:v>
                </c:pt>
                <c:pt idx="544">
                  <c:v>-51.534918160851518</c:v>
                </c:pt>
                <c:pt idx="545">
                  <c:v>-53.191064721621487</c:v>
                </c:pt>
                <c:pt idx="546">
                  <c:v>-52.717317461555496</c:v>
                </c:pt>
                <c:pt idx="547">
                  <c:v>-50.434047164503298</c:v>
                </c:pt>
                <c:pt idx="548">
                  <c:v>-47.240905344306867</c:v>
                </c:pt>
                <c:pt idx="549">
                  <c:v>-42.854674017317357</c:v>
                </c:pt>
                <c:pt idx="550">
                  <c:v>-39.650281268682434</c:v>
                </c:pt>
                <c:pt idx="551">
                  <c:v>-39.732224291920652</c:v>
                </c:pt>
                <c:pt idx="552">
                  <c:v>-41.383687035963412</c:v>
                </c:pt>
                <c:pt idx="553">
                  <c:v>-42.719746194579209</c:v>
                </c:pt>
                <c:pt idx="554">
                  <c:v>-42.860809174525137</c:v>
                </c:pt>
                <c:pt idx="555">
                  <c:v>-42.200520313452401</c:v>
                </c:pt>
                <c:pt idx="556">
                  <c:v>-42.219892801865207</c:v>
                </c:pt>
                <c:pt idx="557">
                  <c:v>-44.592789643805517</c:v>
                </c:pt>
                <c:pt idx="558">
                  <c:v>-46.309092812083733</c:v>
                </c:pt>
                <c:pt idx="559">
                  <c:v>-47.676629395644774</c:v>
                </c:pt>
                <c:pt idx="560">
                  <c:v>-48.210782897786437</c:v>
                </c:pt>
                <c:pt idx="561">
                  <c:v>-45.891588068862831</c:v>
                </c:pt>
                <c:pt idx="562">
                  <c:v>-41.683809533547738</c:v>
                </c:pt>
                <c:pt idx="563">
                  <c:v>-37.060841928738093</c:v>
                </c:pt>
                <c:pt idx="564">
                  <c:v>-34.364300142486194</c:v>
                </c:pt>
                <c:pt idx="565">
                  <c:v>-29.949054024080027</c:v>
                </c:pt>
                <c:pt idx="566">
                  <c:v>-27.177483171375645</c:v>
                </c:pt>
                <c:pt idx="567">
                  <c:v>-23.359411277964313</c:v>
                </c:pt>
                <c:pt idx="568">
                  <c:v>-16.60538895315424</c:v>
                </c:pt>
                <c:pt idx="569">
                  <c:v>-1.9413687292301798</c:v>
                </c:pt>
                <c:pt idx="570">
                  <c:v>16.249993852670908</c:v>
                </c:pt>
                <c:pt idx="571">
                  <c:v>28.88223823762177</c:v>
                </c:pt>
                <c:pt idx="572">
                  <c:v>33.321093917392538</c:v>
                </c:pt>
                <c:pt idx="573">
                  <c:v>35.176596805590393</c:v>
                </c:pt>
                <c:pt idx="574">
                  <c:v>34.592553144487738</c:v>
                </c:pt>
                <c:pt idx="575">
                  <c:v>35.497985863926843</c:v>
                </c:pt>
                <c:pt idx="576">
                  <c:v>36.660763139683887</c:v>
                </c:pt>
                <c:pt idx="577">
                  <c:v>40.451492188462296</c:v>
                </c:pt>
                <c:pt idx="578">
                  <c:v>44.601244326217731</c:v>
                </c:pt>
                <c:pt idx="579">
                  <c:v>48.514255981395948</c:v>
                </c:pt>
                <c:pt idx="580">
                  <c:v>50.6398534716106</c:v>
                </c:pt>
                <c:pt idx="581">
                  <c:v>52.662693263060596</c:v>
                </c:pt>
                <c:pt idx="582">
                  <c:v>53.572457878056127</c:v>
                </c:pt>
                <c:pt idx="583">
                  <c:v>50.847750062045684</c:v>
                </c:pt>
                <c:pt idx="584">
                  <c:v>45.11505342038091</c:v>
                </c:pt>
                <c:pt idx="585">
                  <c:v>36.75965565702284</c:v>
                </c:pt>
                <c:pt idx="586">
                  <c:v>27.458802210604496</c:v>
                </c:pt>
                <c:pt idx="587">
                  <c:v>24.011987817055541</c:v>
                </c:pt>
                <c:pt idx="588">
                  <c:v>25.654589705596546</c:v>
                </c:pt>
                <c:pt idx="589">
                  <c:v>27.572837288192826</c:v>
                </c:pt>
                <c:pt idx="590">
                  <c:v>28.040920896172846</c:v>
                </c:pt>
                <c:pt idx="591">
                  <c:v>27.182012082405407</c:v>
                </c:pt>
                <c:pt idx="592">
                  <c:v>24.364819725974229</c:v>
                </c:pt>
                <c:pt idx="593">
                  <c:v>21.380202684677339</c:v>
                </c:pt>
                <c:pt idx="594">
                  <c:v>19.510709200655608</c:v>
                </c:pt>
                <c:pt idx="595">
                  <c:v>17.769678819453656</c:v>
                </c:pt>
                <c:pt idx="596">
                  <c:v>16.915517982585573</c:v>
                </c:pt>
                <c:pt idx="597">
                  <c:v>16.088593009353623</c:v>
                </c:pt>
                <c:pt idx="598">
                  <c:v>15.349155816820961</c:v>
                </c:pt>
                <c:pt idx="599">
                  <c:v>16.88653182416304</c:v>
                </c:pt>
                <c:pt idx="600">
                  <c:v>19.555717299690812</c:v>
                </c:pt>
                <c:pt idx="601">
                  <c:v>22.216383661978206</c:v>
                </c:pt>
                <c:pt idx="602">
                  <c:v>23.122571778249338</c:v>
                </c:pt>
                <c:pt idx="603">
                  <c:v>22.551004528887699</c:v>
                </c:pt>
                <c:pt idx="604">
                  <c:v>22.447258870045893</c:v>
                </c:pt>
                <c:pt idx="605">
                  <c:v>21.643925246208131</c:v>
                </c:pt>
                <c:pt idx="606">
                  <c:v>21.072076354179941</c:v>
                </c:pt>
                <c:pt idx="607">
                  <c:v>21.394406931896928</c:v>
                </c:pt>
                <c:pt idx="608">
                  <c:v>22.897680400281402</c:v>
                </c:pt>
                <c:pt idx="609">
                  <c:v>26.226316775970268</c:v>
                </c:pt>
                <c:pt idx="610">
                  <c:v>30.757529842303043</c:v>
                </c:pt>
                <c:pt idx="611">
                  <c:v>33.970614788570657</c:v>
                </c:pt>
                <c:pt idx="612">
                  <c:v>35.822234370974634</c:v>
                </c:pt>
                <c:pt idx="613">
                  <c:v>36.611372157173356</c:v>
                </c:pt>
                <c:pt idx="614">
                  <c:v>37.974325191388971</c:v>
                </c:pt>
                <c:pt idx="615">
                  <c:v>40.966460764601564</c:v>
                </c:pt>
                <c:pt idx="616">
                  <c:v>44.393230497196171</c:v>
                </c:pt>
                <c:pt idx="617">
                  <c:v>46.665977182237626</c:v>
                </c:pt>
                <c:pt idx="618">
                  <c:v>46.382649339979373</c:v>
                </c:pt>
                <c:pt idx="619">
                  <c:v>43.026109297395173</c:v>
                </c:pt>
                <c:pt idx="620">
                  <c:v>42.963774486166493</c:v>
                </c:pt>
                <c:pt idx="621">
                  <c:v>46.985542024439461</c:v>
                </c:pt>
                <c:pt idx="622">
                  <c:v>46.827844642237565</c:v>
                </c:pt>
                <c:pt idx="623">
                  <c:v>41.969496861407492</c:v>
                </c:pt>
                <c:pt idx="624">
                  <c:v>26.931253127862249</c:v>
                </c:pt>
                <c:pt idx="625">
                  <c:v>8.2976968728814491</c:v>
                </c:pt>
                <c:pt idx="626">
                  <c:v>-6.6563810125103755</c:v>
                </c:pt>
                <c:pt idx="627">
                  <c:v>-10.56195747270872</c:v>
                </c:pt>
                <c:pt idx="628">
                  <c:v>-1.1468833051249128</c:v>
                </c:pt>
                <c:pt idx="629">
                  <c:v>7.915223138798849</c:v>
                </c:pt>
                <c:pt idx="630">
                  <c:v>9.6131454950337414</c:v>
                </c:pt>
                <c:pt idx="631">
                  <c:v>4.4451306201234999</c:v>
                </c:pt>
                <c:pt idx="632">
                  <c:v>-12.14364081177024</c:v>
                </c:pt>
                <c:pt idx="633">
                  <c:v>-27.690428639599347</c:v>
                </c:pt>
                <c:pt idx="634">
                  <c:v>-38.183740795418238</c:v>
                </c:pt>
                <c:pt idx="635">
                  <c:v>-41.849328661789372</c:v>
                </c:pt>
                <c:pt idx="636">
                  <c:v>-41.961366271090611</c:v>
                </c:pt>
                <c:pt idx="637">
                  <c:v>-42.28996193514844</c:v>
                </c:pt>
                <c:pt idx="638">
                  <c:v>-44.104824904157198</c:v>
                </c:pt>
                <c:pt idx="639">
                  <c:v>-47.1156812759099</c:v>
                </c:pt>
                <c:pt idx="640">
                  <c:v>-49.901876441208117</c:v>
                </c:pt>
                <c:pt idx="641">
                  <c:v>-50.330255857109158</c:v>
                </c:pt>
                <c:pt idx="642">
                  <c:v>-49.130145020455693</c:v>
                </c:pt>
                <c:pt idx="643">
                  <c:v>-46.848784092254789</c:v>
                </c:pt>
                <c:pt idx="644">
                  <c:v>-44.576278401780804</c:v>
                </c:pt>
                <c:pt idx="645">
                  <c:v>-43.850950261753177</c:v>
                </c:pt>
                <c:pt idx="646">
                  <c:v>-44.466354027677852</c:v>
                </c:pt>
                <c:pt idx="647">
                  <c:v>-46.055843598215041</c:v>
                </c:pt>
                <c:pt idx="648">
                  <c:v>-47.692328594439097</c:v>
                </c:pt>
                <c:pt idx="649">
                  <c:v>-47.913559827705676</c:v>
                </c:pt>
                <c:pt idx="650">
                  <c:v>-46.724113409880118</c:v>
                </c:pt>
                <c:pt idx="651">
                  <c:v>-43.876583445726219</c:v>
                </c:pt>
                <c:pt idx="652">
                  <c:v>-40.21050919040173</c:v>
                </c:pt>
                <c:pt idx="653">
                  <c:v>-36.728597354043728</c:v>
                </c:pt>
                <c:pt idx="654">
                  <c:v>-34.451997903137553</c:v>
                </c:pt>
                <c:pt idx="655">
                  <c:v>-33.063940196262834</c:v>
                </c:pt>
                <c:pt idx="656">
                  <c:v>-31.563141218082336</c:v>
                </c:pt>
                <c:pt idx="657">
                  <c:v>-31.343139123939604</c:v>
                </c:pt>
                <c:pt idx="658">
                  <c:v>-28.369026237535167</c:v>
                </c:pt>
                <c:pt idx="659">
                  <c:v>-24.171086637653559</c:v>
                </c:pt>
                <c:pt idx="660">
                  <c:v>-20.03979461435712</c:v>
                </c:pt>
                <c:pt idx="661">
                  <c:v>-14.988792685735381</c:v>
                </c:pt>
                <c:pt idx="662">
                  <c:v>-10.013984573529918</c:v>
                </c:pt>
                <c:pt idx="663">
                  <c:v>-4.2037959818248485</c:v>
                </c:pt>
                <c:pt idx="664">
                  <c:v>1.6445339052068191</c:v>
                </c:pt>
                <c:pt idx="665">
                  <c:v>3.5897423485839628</c:v>
                </c:pt>
                <c:pt idx="666">
                  <c:v>11.437207032250642</c:v>
                </c:pt>
                <c:pt idx="667">
                  <c:v>14.909227446875486</c:v>
                </c:pt>
                <c:pt idx="668">
                  <c:v>24.059926821215491</c:v>
                </c:pt>
                <c:pt idx="669">
                  <c:v>34.275434335510923</c:v>
                </c:pt>
                <c:pt idx="670">
                  <c:v>40.263296840619667</c:v>
                </c:pt>
                <c:pt idx="671">
                  <c:v>48.437388016266397</c:v>
                </c:pt>
                <c:pt idx="672">
                  <c:v>51.450061536449311</c:v>
                </c:pt>
                <c:pt idx="673">
                  <c:v>50.001020548926341</c:v>
                </c:pt>
                <c:pt idx="674">
                  <c:v>47.289831271528257</c:v>
                </c:pt>
                <c:pt idx="675">
                  <c:v>43.935583925893781</c:v>
                </c:pt>
                <c:pt idx="676">
                  <c:v>39.621343500019975</c:v>
                </c:pt>
                <c:pt idx="677">
                  <c:v>38.364283704234815</c:v>
                </c:pt>
                <c:pt idx="678">
                  <c:v>35.30172636449754</c:v>
                </c:pt>
                <c:pt idx="679">
                  <c:v>33.034186671578077</c:v>
                </c:pt>
                <c:pt idx="680">
                  <c:v>31.408589572375519</c:v>
                </c:pt>
                <c:pt idx="681">
                  <c:v>31.128332067070851</c:v>
                </c:pt>
                <c:pt idx="682">
                  <c:v>30.730611176982563</c:v>
                </c:pt>
                <c:pt idx="683">
                  <c:v>30.824388921716302</c:v>
                </c:pt>
                <c:pt idx="684">
                  <c:v>31.514540028401161</c:v>
                </c:pt>
                <c:pt idx="685">
                  <c:v>31.306249542960376</c:v>
                </c:pt>
                <c:pt idx="686">
                  <c:v>28.516028150379686</c:v>
                </c:pt>
                <c:pt idx="687">
                  <c:v>23.624895497345403</c:v>
                </c:pt>
                <c:pt idx="688">
                  <c:v>20.810048059558916</c:v>
                </c:pt>
                <c:pt idx="689">
                  <c:v>18.891785617771376</c:v>
                </c:pt>
                <c:pt idx="690">
                  <c:v>16.773182428571577</c:v>
                </c:pt>
                <c:pt idx="691">
                  <c:v>14.512202796852291</c:v>
                </c:pt>
                <c:pt idx="692">
                  <c:v>13.102295289434066</c:v>
                </c:pt>
                <c:pt idx="693">
                  <c:v>13.339350626434999</c:v>
                </c:pt>
                <c:pt idx="694">
                  <c:v>14.73064370318939</c:v>
                </c:pt>
                <c:pt idx="695">
                  <c:v>15.953611661604306</c:v>
                </c:pt>
                <c:pt idx="696">
                  <c:v>16.769879139916331</c:v>
                </c:pt>
                <c:pt idx="697">
                  <c:v>17.037822680421879</c:v>
                </c:pt>
                <c:pt idx="698">
                  <c:v>17.658291161841682</c:v>
                </c:pt>
                <c:pt idx="699">
                  <c:v>17.930754944328065</c:v>
                </c:pt>
                <c:pt idx="700">
                  <c:v>18.564035255312628</c:v>
                </c:pt>
                <c:pt idx="701">
                  <c:v>19.501037475647081</c:v>
                </c:pt>
                <c:pt idx="702">
                  <c:v>20.789118435496949</c:v>
                </c:pt>
                <c:pt idx="703">
                  <c:v>23.679776474258382</c:v>
                </c:pt>
                <c:pt idx="704">
                  <c:v>27.243674389285065</c:v>
                </c:pt>
                <c:pt idx="705">
                  <c:v>30.77932876512557</c:v>
                </c:pt>
                <c:pt idx="706">
                  <c:v>34.844884189800752</c:v>
                </c:pt>
                <c:pt idx="707">
                  <c:v>37.713729602119948</c:v>
                </c:pt>
                <c:pt idx="708">
                  <c:v>40.197961054607049</c:v>
                </c:pt>
                <c:pt idx="709">
                  <c:v>42.929583830801114</c:v>
                </c:pt>
                <c:pt idx="710">
                  <c:v>44.451810652152233</c:v>
                </c:pt>
                <c:pt idx="711">
                  <c:v>47.2272119557746</c:v>
                </c:pt>
                <c:pt idx="712">
                  <c:v>49.694227714015206</c:v>
                </c:pt>
                <c:pt idx="713">
                  <c:v>49.946634381663415</c:v>
                </c:pt>
                <c:pt idx="714">
                  <c:v>46.961433783335544</c:v>
                </c:pt>
                <c:pt idx="715">
                  <c:v>41.068817212293247</c:v>
                </c:pt>
                <c:pt idx="716">
                  <c:v>27.92149428947204</c:v>
                </c:pt>
                <c:pt idx="717">
                  <c:v>22.985496685359333</c:v>
                </c:pt>
                <c:pt idx="718">
                  <c:v>25.425453377293035</c:v>
                </c:pt>
                <c:pt idx="719">
                  <c:v>29.363656412952363</c:v>
                </c:pt>
                <c:pt idx="720">
                  <c:v>34.04137400130363</c:v>
                </c:pt>
                <c:pt idx="721">
                  <c:v>33.672547485831281</c:v>
                </c:pt>
                <c:pt idx="722">
                  <c:v>19.670072793183149</c:v>
                </c:pt>
                <c:pt idx="723">
                  <c:v>-4.7096976565125175</c:v>
                </c:pt>
                <c:pt idx="724">
                  <c:v>-18.834466596410717</c:v>
                </c:pt>
                <c:pt idx="725">
                  <c:v>-25.861198808579921</c:v>
                </c:pt>
                <c:pt idx="726">
                  <c:v>-26.260244726073509</c:v>
                </c:pt>
                <c:pt idx="727">
                  <c:v>-27.806730660523662</c:v>
                </c:pt>
                <c:pt idx="728">
                  <c:v>-31.238337564104793</c:v>
                </c:pt>
                <c:pt idx="729">
                  <c:v>-35.416928869873018</c:v>
                </c:pt>
                <c:pt idx="730">
                  <c:v>-42.891548863083521</c:v>
                </c:pt>
                <c:pt idx="731">
                  <c:v>-48.38197852323016</c:v>
                </c:pt>
                <c:pt idx="732">
                  <c:v>-49.618335734822878</c:v>
                </c:pt>
                <c:pt idx="733">
                  <c:v>-47.899642098291324</c:v>
                </c:pt>
                <c:pt idx="734">
                  <c:v>-44.568947637764765</c:v>
                </c:pt>
                <c:pt idx="735">
                  <c:v>-43.252396006601572</c:v>
                </c:pt>
                <c:pt idx="736">
                  <c:v>-42.470084428527478</c:v>
                </c:pt>
                <c:pt idx="737">
                  <c:v>-42.55356515121283</c:v>
                </c:pt>
                <c:pt idx="738">
                  <c:v>-43.824440783365603</c:v>
                </c:pt>
                <c:pt idx="739">
                  <c:v>-46.787047550558619</c:v>
                </c:pt>
                <c:pt idx="740">
                  <c:v>-49.104130734736657</c:v>
                </c:pt>
                <c:pt idx="741">
                  <c:v>-49.590076199069685</c:v>
                </c:pt>
                <c:pt idx="742">
                  <c:v>-47.697255952509551</c:v>
                </c:pt>
                <c:pt idx="743">
                  <c:v>-44.917461481413106</c:v>
                </c:pt>
                <c:pt idx="744">
                  <c:v>-41.976073570436903</c:v>
                </c:pt>
                <c:pt idx="745">
                  <c:v>-38.963505909125971</c:v>
                </c:pt>
                <c:pt idx="746">
                  <c:v>-35.360788786696325</c:v>
                </c:pt>
                <c:pt idx="747">
                  <c:v>-32.020348716043998</c:v>
                </c:pt>
                <c:pt idx="748">
                  <c:v>-29.548207029782869</c:v>
                </c:pt>
                <c:pt idx="749">
                  <c:v>-27.437215990996709</c:v>
                </c:pt>
                <c:pt idx="750">
                  <c:v>-23.507614730786589</c:v>
                </c:pt>
                <c:pt idx="751">
                  <c:v>-20.234160284866512</c:v>
                </c:pt>
                <c:pt idx="752">
                  <c:v>-14.965527063498261</c:v>
                </c:pt>
                <c:pt idx="753">
                  <c:v>-5.6788873707132836</c:v>
                </c:pt>
                <c:pt idx="754">
                  <c:v>3.313076121112458</c:v>
                </c:pt>
                <c:pt idx="755">
                  <c:v>11.597351482319251</c:v>
                </c:pt>
                <c:pt idx="756">
                  <c:v>15.395835748629555</c:v>
                </c:pt>
                <c:pt idx="757">
                  <c:v>16.082013204107866</c:v>
                </c:pt>
                <c:pt idx="758">
                  <c:v>20.244295415269974</c:v>
                </c:pt>
                <c:pt idx="759">
                  <c:v>28.514968945485819</c:v>
                </c:pt>
                <c:pt idx="760">
                  <c:v>41.231641741249433</c:v>
                </c:pt>
                <c:pt idx="761">
                  <c:v>58.949225046124276</c:v>
                </c:pt>
                <c:pt idx="762">
                  <c:v>66.628051147326687</c:v>
                </c:pt>
                <c:pt idx="763">
                  <c:v>66.661533263781919</c:v>
                </c:pt>
                <c:pt idx="764">
                  <c:v>66.435912186140072</c:v>
                </c:pt>
                <c:pt idx="765">
                  <c:v>61.622034287997266</c:v>
                </c:pt>
                <c:pt idx="766">
                  <c:v>53.986500869289678</c:v>
                </c:pt>
                <c:pt idx="767">
                  <c:v>45.013032599984854</c:v>
                </c:pt>
                <c:pt idx="768">
                  <c:v>37.817550361827095</c:v>
                </c:pt>
                <c:pt idx="769">
                  <c:v>34.37231511558852</c:v>
                </c:pt>
                <c:pt idx="770">
                  <c:v>33.427699098868793</c:v>
                </c:pt>
                <c:pt idx="771">
                  <c:v>35.073191458897249</c:v>
                </c:pt>
                <c:pt idx="772">
                  <c:v>37.859427653727053</c:v>
                </c:pt>
                <c:pt idx="773">
                  <c:v>37.146071792178795</c:v>
                </c:pt>
                <c:pt idx="774">
                  <c:v>36.940636210774194</c:v>
                </c:pt>
                <c:pt idx="775">
                  <c:v>34.178151038301181</c:v>
                </c:pt>
                <c:pt idx="776">
                  <c:v>28.29200392363677</c:v>
                </c:pt>
                <c:pt idx="777">
                  <c:v>22.308589610274019</c:v>
                </c:pt>
                <c:pt idx="778">
                  <c:v>16.661612372334023</c:v>
                </c:pt>
                <c:pt idx="779">
                  <c:v>12.496071765900821</c:v>
                </c:pt>
                <c:pt idx="780">
                  <c:v>10.49090252090315</c:v>
                </c:pt>
                <c:pt idx="781">
                  <c:v>10.803843870116902</c:v>
                </c:pt>
                <c:pt idx="782">
                  <c:v>13.404901410746968</c:v>
                </c:pt>
                <c:pt idx="783">
                  <c:v>17.167738345415618</c:v>
                </c:pt>
                <c:pt idx="784">
                  <c:v>21.043191648462187</c:v>
                </c:pt>
                <c:pt idx="785">
                  <c:v>22.887812124897433</c:v>
                </c:pt>
                <c:pt idx="786">
                  <c:v>23.167814492862966</c:v>
                </c:pt>
                <c:pt idx="787">
                  <c:v>22.751911765051865</c:v>
                </c:pt>
                <c:pt idx="788">
                  <c:v>22.583045798477407</c:v>
                </c:pt>
                <c:pt idx="789">
                  <c:v>22.960647042423336</c:v>
                </c:pt>
                <c:pt idx="790">
                  <c:v>24.252105484296909</c:v>
                </c:pt>
                <c:pt idx="791">
                  <c:v>24.834878309843024</c:v>
                </c:pt>
                <c:pt idx="792">
                  <c:v>26.911115623342987</c:v>
                </c:pt>
                <c:pt idx="793">
                  <c:v>29.96901331692159</c:v>
                </c:pt>
                <c:pt idx="794">
                  <c:v>32.942244059036781</c:v>
                </c:pt>
                <c:pt idx="795">
                  <c:v>36.172076821310633</c:v>
                </c:pt>
                <c:pt idx="796">
                  <c:v>39.008016276456182</c:v>
                </c:pt>
                <c:pt idx="797">
                  <c:v>40.757218039671152</c:v>
                </c:pt>
                <c:pt idx="798">
                  <c:v>43.069937627748942</c:v>
                </c:pt>
                <c:pt idx="799">
                  <c:v>45.032704704308038</c:v>
                </c:pt>
                <c:pt idx="800">
                  <c:v>46.010022674430516</c:v>
                </c:pt>
                <c:pt idx="801">
                  <c:v>47.666784399447998</c:v>
                </c:pt>
                <c:pt idx="802">
                  <c:v>50.072966687808432</c:v>
                </c:pt>
                <c:pt idx="803">
                  <c:v>54.973370886475493</c:v>
                </c:pt>
                <c:pt idx="804">
                  <c:v>62.432075882336903</c:v>
                </c:pt>
                <c:pt idx="805">
                  <c:v>70.560430633452199</c:v>
                </c:pt>
                <c:pt idx="806">
                  <c:v>74.756042620943148</c:v>
                </c:pt>
                <c:pt idx="807">
                  <c:v>74.387979775469674</c:v>
                </c:pt>
                <c:pt idx="808">
                  <c:v>68.986207615925125</c:v>
                </c:pt>
                <c:pt idx="809">
                  <c:v>60.49888173217257</c:v>
                </c:pt>
                <c:pt idx="810">
                  <c:v>41.181681743173613</c:v>
                </c:pt>
                <c:pt idx="811">
                  <c:v>6.7409873259367554</c:v>
                </c:pt>
                <c:pt idx="812">
                  <c:v>-19.42951400174357</c:v>
                </c:pt>
                <c:pt idx="813">
                  <c:v>-31.036171992019227</c:v>
                </c:pt>
                <c:pt idx="814">
                  <c:v>-29.554228420543254</c:v>
                </c:pt>
                <c:pt idx="815">
                  <c:v>-24.276034832326648</c:v>
                </c:pt>
                <c:pt idx="816">
                  <c:v>-19.258774195563849</c:v>
                </c:pt>
                <c:pt idx="817">
                  <c:v>-16.558819803066882</c:v>
                </c:pt>
                <c:pt idx="818">
                  <c:v>-18.724503946797281</c:v>
                </c:pt>
                <c:pt idx="819">
                  <c:v>-30.590154688823443</c:v>
                </c:pt>
                <c:pt idx="820">
                  <c:v>-36.602473463302822</c:v>
                </c:pt>
                <c:pt idx="821">
                  <c:v>-38.298292582933897</c:v>
                </c:pt>
                <c:pt idx="822">
                  <c:v>-35.499820914942482</c:v>
                </c:pt>
                <c:pt idx="823">
                  <c:v>-34.281927885110235</c:v>
                </c:pt>
                <c:pt idx="824">
                  <c:v>-36.530550698041182</c:v>
                </c:pt>
                <c:pt idx="825">
                  <c:v>-42.387645187353911</c:v>
                </c:pt>
                <c:pt idx="826">
                  <c:v>-49.793540630099095</c:v>
                </c:pt>
                <c:pt idx="827">
                  <c:v>-54.606612214777307</c:v>
                </c:pt>
                <c:pt idx="828">
                  <c:v>-56.532048868264262</c:v>
                </c:pt>
                <c:pt idx="829">
                  <c:v>-56.707307629977308</c:v>
                </c:pt>
                <c:pt idx="830">
                  <c:v>-55.710273937279901</c:v>
                </c:pt>
                <c:pt idx="831">
                  <c:v>-54.630869090697821</c:v>
                </c:pt>
                <c:pt idx="832">
                  <c:v>-53.674453638162667</c:v>
                </c:pt>
                <c:pt idx="833">
                  <c:v>-52.88055101664952</c:v>
                </c:pt>
                <c:pt idx="834">
                  <c:v>-52.006773071541829</c:v>
                </c:pt>
                <c:pt idx="835">
                  <c:v>-51.715829200604851</c:v>
                </c:pt>
                <c:pt idx="836">
                  <c:v>-50.885950321964351</c:v>
                </c:pt>
                <c:pt idx="837">
                  <c:v>-49.261706751785226</c:v>
                </c:pt>
                <c:pt idx="838">
                  <c:v>-46.342390750760877</c:v>
                </c:pt>
                <c:pt idx="839">
                  <c:v>-43.352195493105363</c:v>
                </c:pt>
                <c:pt idx="840">
                  <c:v>-40.994762240694484</c:v>
                </c:pt>
                <c:pt idx="841">
                  <c:v>-40.842108808467472</c:v>
                </c:pt>
                <c:pt idx="842">
                  <c:v>-41.533334297862467</c:v>
                </c:pt>
                <c:pt idx="843">
                  <c:v>-42.549941521754533</c:v>
                </c:pt>
                <c:pt idx="844">
                  <c:v>-43.978072376224141</c:v>
                </c:pt>
                <c:pt idx="845">
                  <c:v>-43.43649632912696</c:v>
                </c:pt>
                <c:pt idx="846">
                  <c:v>-38.524576295971151</c:v>
                </c:pt>
                <c:pt idx="847">
                  <c:v>-32.321191338191504</c:v>
                </c:pt>
                <c:pt idx="848">
                  <c:v>-21.792140093729639</c:v>
                </c:pt>
                <c:pt idx="849">
                  <c:v>-19.249257702439063</c:v>
                </c:pt>
                <c:pt idx="850">
                  <c:v>-17.346719636430841</c:v>
                </c:pt>
                <c:pt idx="851">
                  <c:v>-15.388377326799711</c:v>
                </c:pt>
                <c:pt idx="852">
                  <c:v>-16.892309311090877</c:v>
                </c:pt>
                <c:pt idx="853">
                  <c:v>-15.769247849863708</c:v>
                </c:pt>
                <c:pt idx="854">
                  <c:v>-1.4795935418364055</c:v>
                </c:pt>
                <c:pt idx="855">
                  <c:v>14.427176677886015</c:v>
                </c:pt>
                <c:pt idx="856">
                  <c:v>37.564939705234117</c:v>
                </c:pt>
                <c:pt idx="857">
                  <c:v>50.207971345329931</c:v>
                </c:pt>
                <c:pt idx="858">
                  <c:v>57.911573025432062</c:v>
                </c:pt>
                <c:pt idx="859">
                  <c:v>58.779201079775113</c:v>
                </c:pt>
                <c:pt idx="860">
                  <c:v>59.006832803874168</c:v>
                </c:pt>
                <c:pt idx="861">
                  <c:v>59.564977777685201</c:v>
                </c:pt>
                <c:pt idx="862">
                  <c:v>57.159174737601674</c:v>
                </c:pt>
                <c:pt idx="863">
                  <c:v>54.212931283130771</c:v>
                </c:pt>
                <c:pt idx="864">
                  <c:v>49.431055117942599</c:v>
                </c:pt>
                <c:pt idx="865">
                  <c:v>44.076671055214902</c:v>
                </c:pt>
                <c:pt idx="866">
                  <c:v>39.052790639743321</c:v>
                </c:pt>
                <c:pt idx="867">
                  <c:v>34.862674957546076</c:v>
                </c:pt>
                <c:pt idx="868">
                  <c:v>32.625518247651677</c:v>
                </c:pt>
                <c:pt idx="869">
                  <c:v>30.936120724662469</c:v>
                </c:pt>
                <c:pt idx="870">
                  <c:v>28.858003567467982</c:v>
                </c:pt>
                <c:pt idx="871">
                  <c:v>27.480945460926758</c:v>
                </c:pt>
                <c:pt idx="872">
                  <c:v>25.958927362473244</c:v>
                </c:pt>
                <c:pt idx="873">
                  <c:v>23.736381619766561</c:v>
                </c:pt>
                <c:pt idx="874">
                  <c:v>20.784007205242027</c:v>
                </c:pt>
                <c:pt idx="875">
                  <c:v>18.847879388841825</c:v>
                </c:pt>
                <c:pt idx="876">
                  <c:v>17.670776303899206</c:v>
                </c:pt>
                <c:pt idx="877">
                  <c:v>17.131602665722141</c:v>
                </c:pt>
                <c:pt idx="878">
                  <c:v>17.639358941696607</c:v>
                </c:pt>
                <c:pt idx="879">
                  <c:v>17.984099903354725</c:v>
                </c:pt>
                <c:pt idx="880">
                  <c:v>19.579455448584284</c:v>
                </c:pt>
                <c:pt idx="881">
                  <c:v>21.398362256145855</c:v>
                </c:pt>
                <c:pt idx="882">
                  <c:v>22.674426022993398</c:v>
                </c:pt>
                <c:pt idx="883">
                  <c:v>23.222702372580724</c:v>
                </c:pt>
                <c:pt idx="884">
                  <c:v>23.127891967117449</c:v>
                </c:pt>
                <c:pt idx="885">
                  <c:v>24.461059025142358</c:v>
                </c:pt>
                <c:pt idx="886">
                  <c:v>27.641574992128181</c:v>
                </c:pt>
                <c:pt idx="887">
                  <c:v>32.496676712156749</c:v>
                </c:pt>
                <c:pt idx="888">
                  <c:v>37.529696305351983</c:v>
                </c:pt>
                <c:pt idx="889">
                  <c:v>41.34305244222945</c:v>
                </c:pt>
                <c:pt idx="890">
                  <c:v>44.834977077462021</c:v>
                </c:pt>
                <c:pt idx="891">
                  <c:v>47.550164034782483</c:v>
                </c:pt>
                <c:pt idx="892">
                  <c:v>50.905094880013309</c:v>
                </c:pt>
                <c:pt idx="893">
                  <c:v>55.688479234546975</c:v>
                </c:pt>
                <c:pt idx="894">
                  <c:v>59.158056797816784</c:v>
                </c:pt>
                <c:pt idx="895">
                  <c:v>62.006247155515304</c:v>
                </c:pt>
                <c:pt idx="896">
                  <c:v>65.91157612680388</c:v>
                </c:pt>
                <c:pt idx="897">
                  <c:v>68.398539093639926</c:v>
                </c:pt>
                <c:pt idx="898">
                  <c:v>70.968498389402299</c:v>
                </c:pt>
                <c:pt idx="899">
                  <c:v>72.457477769113311</c:v>
                </c:pt>
                <c:pt idx="900">
                  <c:v>69.568015722396098</c:v>
                </c:pt>
                <c:pt idx="901">
                  <c:v>62.600865168820448</c:v>
                </c:pt>
                <c:pt idx="902">
                  <c:v>52.8560841411403</c:v>
                </c:pt>
                <c:pt idx="903">
                  <c:v>42.307622002180914</c:v>
                </c:pt>
                <c:pt idx="904">
                  <c:v>35.231739523381002</c:v>
                </c:pt>
                <c:pt idx="905">
                  <c:v>26.548899042154957</c:v>
                </c:pt>
                <c:pt idx="906">
                  <c:v>18.113309960012653</c:v>
                </c:pt>
                <c:pt idx="907">
                  <c:v>15.267579297194622</c:v>
                </c:pt>
                <c:pt idx="908">
                  <c:v>8.7399826900995041</c:v>
                </c:pt>
                <c:pt idx="909">
                  <c:v>3.6931993278879878</c:v>
                </c:pt>
                <c:pt idx="910">
                  <c:v>0.66171291925634257</c:v>
                </c:pt>
                <c:pt idx="911">
                  <c:v>-6.1414086044203264</c:v>
                </c:pt>
                <c:pt idx="912">
                  <c:v>-15.72280944937013</c:v>
                </c:pt>
                <c:pt idx="913">
                  <c:v>-26.001922794241821</c:v>
                </c:pt>
                <c:pt idx="914">
                  <c:v>-34.007491999895535</c:v>
                </c:pt>
                <c:pt idx="915">
                  <c:v>-36.692360607272697</c:v>
                </c:pt>
                <c:pt idx="916">
                  <c:v>-37.50030349578136</c:v>
                </c:pt>
                <c:pt idx="917">
                  <c:v>-37.87638905768803</c:v>
                </c:pt>
                <c:pt idx="918">
                  <c:v>-39.497431811237767</c:v>
                </c:pt>
                <c:pt idx="919">
                  <c:v>-41.641026664854266</c:v>
                </c:pt>
                <c:pt idx="920">
                  <c:v>-44.590224376544768</c:v>
                </c:pt>
                <c:pt idx="921">
                  <c:v>-48.016794473737953</c:v>
                </c:pt>
                <c:pt idx="922">
                  <c:v>-51.307263257824225</c:v>
                </c:pt>
                <c:pt idx="923">
                  <c:v>-53.164738283607527</c:v>
                </c:pt>
                <c:pt idx="924">
                  <c:v>-51.408526499855022</c:v>
                </c:pt>
                <c:pt idx="925">
                  <c:v>-47.22369801060956</c:v>
                </c:pt>
                <c:pt idx="926">
                  <c:v>-42.765894093761112</c:v>
                </c:pt>
                <c:pt idx="927">
                  <c:v>-39.24204590357985</c:v>
                </c:pt>
                <c:pt idx="928">
                  <c:v>-36.508194103233265</c:v>
                </c:pt>
                <c:pt idx="929">
                  <c:v>-34.16322909482507</c:v>
                </c:pt>
                <c:pt idx="930">
                  <c:v>-33.170962184378382</c:v>
                </c:pt>
                <c:pt idx="931">
                  <c:v>-33.500996369679484</c:v>
                </c:pt>
                <c:pt idx="932">
                  <c:v>-34.239358618632011</c:v>
                </c:pt>
                <c:pt idx="933">
                  <c:v>-35.178952588337459</c:v>
                </c:pt>
                <c:pt idx="934">
                  <c:v>-34.779324204443554</c:v>
                </c:pt>
                <c:pt idx="935">
                  <c:v>-32.569780096993121</c:v>
                </c:pt>
                <c:pt idx="936">
                  <c:v>-28.11538166986638</c:v>
                </c:pt>
                <c:pt idx="937">
                  <c:v>-21.259398583603069</c:v>
                </c:pt>
                <c:pt idx="938">
                  <c:v>-12.971650701512859</c:v>
                </c:pt>
                <c:pt idx="939">
                  <c:v>-6.1106695674478928</c:v>
                </c:pt>
                <c:pt idx="940">
                  <c:v>-3.1168229213303698</c:v>
                </c:pt>
                <c:pt idx="941">
                  <c:v>-1.4078301311200074</c:v>
                </c:pt>
                <c:pt idx="942">
                  <c:v>-1.9527133061964399</c:v>
                </c:pt>
                <c:pt idx="943">
                  <c:v>-0.32547658280432773</c:v>
                </c:pt>
                <c:pt idx="944">
                  <c:v>8.7374673094004898</c:v>
                </c:pt>
                <c:pt idx="945">
                  <c:v>28.176033386687589</c:v>
                </c:pt>
                <c:pt idx="946">
                  <c:v>39.298841758370983</c:v>
                </c:pt>
                <c:pt idx="947">
                  <c:v>49.822335397788109</c:v>
                </c:pt>
                <c:pt idx="948">
                  <c:v>57.821907760118215</c:v>
                </c:pt>
                <c:pt idx="949">
                  <c:v>61.317997700945227</c:v>
                </c:pt>
                <c:pt idx="950">
                  <c:v>61.293399305817921</c:v>
                </c:pt>
                <c:pt idx="951">
                  <c:v>56.970408302056207</c:v>
                </c:pt>
                <c:pt idx="952">
                  <c:v>52.404283341469316</c:v>
                </c:pt>
                <c:pt idx="953">
                  <c:v>53.345310869246731</c:v>
                </c:pt>
                <c:pt idx="954">
                  <c:v>54.266746052493026</c:v>
                </c:pt>
                <c:pt idx="955">
                  <c:v>52.466091914376101</c:v>
                </c:pt>
                <c:pt idx="956">
                  <c:v>49.485562507012659</c:v>
                </c:pt>
                <c:pt idx="957">
                  <c:v>44.333213629955942</c:v>
                </c:pt>
                <c:pt idx="958">
                  <c:v>40.482480462309326</c:v>
                </c:pt>
                <c:pt idx="959">
                  <c:v>36.773602404161139</c:v>
                </c:pt>
                <c:pt idx="960">
                  <c:v>31.804211343748428</c:v>
                </c:pt>
                <c:pt idx="961">
                  <c:v>29.653208271857299</c:v>
                </c:pt>
                <c:pt idx="962">
                  <c:v>29.317342249972207</c:v>
                </c:pt>
                <c:pt idx="963">
                  <c:v>28.53772029716912</c:v>
                </c:pt>
                <c:pt idx="964">
                  <c:v>26.623473997088436</c:v>
                </c:pt>
                <c:pt idx="965">
                  <c:v>23.629901224210869</c:v>
                </c:pt>
                <c:pt idx="966">
                  <c:v>20.270277605760867</c:v>
                </c:pt>
                <c:pt idx="967">
                  <c:v>17.929035347773819</c:v>
                </c:pt>
                <c:pt idx="968">
                  <c:v>14.817350341620108</c:v>
                </c:pt>
                <c:pt idx="969">
                  <c:v>13.355909233978652</c:v>
                </c:pt>
                <c:pt idx="970">
                  <c:v>12.510422836518824</c:v>
                </c:pt>
                <c:pt idx="971">
                  <c:v>11.595726460612131</c:v>
                </c:pt>
                <c:pt idx="972">
                  <c:v>10.283558602310226</c:v>
                </c:pt>
                <c:pt idx="973">
                  <c:v>9.215535179667004</c:v>
                </c:pt>
                <c:pt idx="974">
                  <c:v>8.8396297707239739</c:v>
                </c:pt>
                <c:pt idx="975">
                  <c:v>9.7260434278624679</c:v>
                </c:pt>
                <c:pt idx="976">
                  <c:v>11.448689650433488</c:v>
                </c:pt>
                <c:pt idx="977">
                  <c:v>14.770996559947816</c:v>
                </c:pt>
                <c:pt idx="978">
                  <c:v>19.001478156357294</c:v>
                </c:pt>
                <c:pt idx="979">
                  <c:v>23.741634892159158</c:v>
                </c:pt>
                <c:pt idx="980">
                  <c:v>29.706814429651885</c:v>
                </c:pt>
                <c:pt idx="981">
                  <c:v>35.396501108007577</c:v>
                </c:pt>
                <c:pt idx="982">
                  <c:v>38.935435403629342</c:v>
                </c:pt>
                <c:pt idx="983">
                  <c:v>40.011436703941804</c:v>
                </c:pt>
                <c:pt idx="984">
                  <c:v>39.067358681899194</c:v>
                </c:pt>
                <c:pt idx="985">
                  <c:v>37.472083952012838</c:v>
                </c:pt>
                <c:pt idx="986">
                  <c:v>36.039796875140979</c:v>
                </c:pt>
                <c:pt idx="987">
                  <c:v>37.245829810063789</c:v>
                </c:pt>
                <c:pt idx="988">
                  <c:v>39.991281611940117</c:v>
                </c:pt>
                <c:pt idx="989">
                  <c:v>42.577609766641523</c:v>
                </c:pt>
                <c:pt idx="990">
                  <c:v>49.185039671703713</c:v>
                </c:pt>
                <c:pt idx="991">
                  <c:v>61.277119439582727</c:v>
                </c:pt>
                <c:pt idx="992">
                  <c:v>65.27616448012202</c:v>
                </c:pt>
                <c:pt idx="993">
                  <c:v>62.926048489985106</c:v>
                </c:pt>
                <c:pt idx="994">
                  <c:v>57.223350649849735</c:v>
                </c:pt>
                <c:pt idx="995">
                  <c:v>49.519445528398002</c:v>
                </c:pt>
                <c:pt idx="996">
                  <c:v>36.331793648414248</c:v>
                </c:pt>
                <c:pt idx="997">
                  <c:v>19.984852506043044</c:v>
                </c:pt>
                <c:pt idx="998">
                  <c:v>4.4405483567455795</c:v>
                </c:pt>
                <c:pt idx="999">
                  <c:v>3.1800523151545428</c:v>
                </c:pt>
                <c:pt idx="1000">
                  <c:v>9.8706379207543247</c:v>
                </c:pt>
                <c:pt idx="1001">
                  <c:v>13.807613950209292</c:v>
                </c:pt>
                <c:pt idx="1002">
                  <c:v>6.2120819804807734</c:v>
                </c:pt>
                <c:pt idx="1003">
                  <c:v>-7.5061094229827834</c:v>
                </c:pt>
                <c:pt idx="1004">
                  <c:v>-22.981436776732266</c:v>
                </c:pt>
                <c:pt idx="1005">
                  <c:v>-33.578960028993841</c:v>
                </c:pt>
                <c:pt idx="1006">
                  <c:v>-39.158513048372114</c:v>
                </c:pt>
                <c:pt idx="1007">
                  <c:v>-40.726682705353376</c:v>
                </c:pt>
                <c:pt idx="1008">
                  <c:v>-42.181425052823087</c:v>
                </c:pt>
                <c:pt idx="1009">
                  <c:v>-44.830765476829562</c:v>
                </c:pt>
                <c:pt idx="1010">
                  <c:v>-46.883082637474907</c:v>
                </c:pt>
                <c:pt idx="1011">
                  <c:v>-48.021988424485919</c:v>
                </c:pt>
                <c:pt idx="1012">
                  <c:v>-48.388077044330885</c:v>
                </c:pt>
                <c:pt idx="1013">
                  <c:v>-48.323988840176696</c:v>
                </c:pt>
                <c:pt idx="1014">
                  <c:v>-47.666816841532224</c:v>
                </c:pt>
                <c:pt idx="1015">
                  <c:v>-47.197748163120913</c:v>
                </c:pt>
                <c:pt idx="1016">
                  <c:v>-47.565774456938968</c:v>
                </c:pt>
                <c:pt idx="1017">
                  <c:v>-49.779194853517566</c:v>
                </c:pt>
                <c:pt idx="1018">
                  <c:v>-51.299141439266052</c:v>
                </c:pt>
                <c:pt idx="1019">
                  <c:v>-52.607627727621498</c:v>
                </c:pt>
                <c:pt idx="1020">
                  <c:v>-53.567247134978864</c:v>
                </c:pt>
                <c:pt idx="1021">
                  <c:v>-53.172728650233019</c:v>
                </c:pt>
                <c:pt idx="1022">
                  <c:v>-50.836368265178507</c:v>
                </c:pt>
                <c:pt idx="1023">
                  <c:v>-47.680183147342156</c:v>
                </c:pt>
                <c:pt idx="1024">
                  <c:v>-44.539868250844513</c:v>
                </c:pt>
                <c:pt idx="1025">
                  <c:v>-42.229986497960162</c:v>
                </c:pt>
                <c:pt idx="1026">
                  <c:v>-41.074681735021059</c:v>
                </c:pt>
                <c:pt idx="1027">
                  <c:v>-42.352043330442612</c:v>
                </c:pt>
                <c:pt idx="1028">
                  <c:v>-45.995807822610224</c:v>
                </c:pt>
                <c:pt idx="1029">
                  <c:v>-46.127459513783428</c:v>
                </c:pt>
                <c:pt idx="1030">
                  <c:v>-44.234320356659367</c:v>
                </c:pt>
                <c:pt idx="1031">
                  <c:v>-42.37036826254095</c:v>
                </c:pt>
                <c:pt idx="1032">
                  <c:v>-40.267064318613784</c:v>
                </c:pt>
                <c:pt idx="1033">
                  <c:v>-39.307731063666608</c:v>
                </c:pt>
                <c:pt idx="1034">
                  <c:v>-37.25999802252727</c:v>
                </c:pt>
                <c:pt idx="1035">
                  <c:v>-34.064754849471363</c:v>
                </c:pt>
                <c:pt idx="1036">
                  <c:v>-29.896515420129148</c:v>
                </c:pt>
                <c:pt idx="1037">
                  <c:v>-27.763453622015675</c:v>
                </c:pt>
                <c:pt idx="1038">
                  <c:v>-25.598669690983535</c:v>
                </c:pt>
                <c:pt idx="1039">
                  <c:v>-22.601866964415642</c:v>
                </c:pt>
                <c:pt idx="1040">
                  <c:v>-15.845354739367549</c:v>
                </c:pt>
                <c:pt idx="1041">
                  <c:v>-12.972464654010455</c:v>
                </c:pt>
                <c:pt idx="1042">
                  <c:v>-9.981805786362381</c:v>
                </c:pt>
                <c:pt idx="1043">
                  <c:v>-7.9577569453200105</c:v>
                </c:pt>
                <c:pt idx="1044">
                  <c:v>-9.4210651849030462</c:v>
                </c:pt>
                <c:pt idx="1045">
                  <c:v>5.7234275962939121</c:v>
                </c:pt>
                <c:pt idx="1046">
                  <c:v>25.164555656458308</c:v>
                </c:pt>
                <c:pt idx="1047">
                  <c:v>35.647143590796652</c:v>
                </c:pt>
                <c:pt idx="1048">
                  <c:v>45.898385150923971</c:v>
                </c:pt>
                <c:pt idx="1049">
                  <c:v>50.228576589875424</c:v>
                </c:pt>
                <c:pt idx="1050">
                  <c:v>49.636383205796605</c:v>
                </c:pt>
                <c:pt idx="1051">
                  <c:v>50.768911713500252</c:v>
                </c:pt>
                <c:pt idx="1052">
                  <c:v>44.085976710331494</c:v>
                </c:pt>
                <c:pt idx="1053">
                  <c:v>41.621415336410948</c:v>
                </c:pt>
                <c:pt idx="1054">
                  <c:v>41.276395298788358</c:v>
                </c:pt>
                <c:pt idx="1055">
                  <c:v>39.035182829955886</c:v>
                </c:pt>
                <c:pt idx="1056">
                  <c:v>39.913028616901187</c:v>
                </c:pt>
                <c:pt idx="1057">
                  <c:v>41.628127768573172</c:v>
                </c:pt>
                <c:pt idx="1058">
                  <c:v>39.36833232645963</c:v>
                </c:pt>
                <c:pt idx="1059">
                  <c:v>34.881167455252701</c:v>
                </c:pt>
                <c:pt idx="1060">
                  <c:v>30.293589165120782</c:v>
                </c:pt>
                <c:pt idx="1061">
                  <c:v>25.308625114460106</c:v>
                </c:pt>
                <c:pt idx="1062">
                  <c:v>22.024753952904025</c:v>
                </c:pt>
                <c:pt idx="1063">
                  <c:v>20.359428139049072</c:v>
                </c:pt>
                <c:pt idx="1064">
                  <c:v>19.277169531653364</c:v>
                </c:pt>
                <c:pt idx="1065">
                  <c:v>19.318685956652889</c:v>
                </c:pt>
                <c:pt idx="1066">
                  <c:v>18.632336052054317</c:v>
                </c:pt>
                <c:pt idx="1067">
                  <c:v>16.242351929148828</c:v>
                </c:pt>
                <c:pt idx="1068">
                  <c:v>12.372625999592673</c:v>
                </c:pt>
                <c:pt idx="1069">
                  <c:v>9.09419853731006</c:v>
                </c:pt>
                <c:pt idx="1070">
                  <c:v>8.248521464500616</c:v>
                </c:pt>
                <c:pt idx="1071">
                  <c:v>9.3245217647805312</c:v>
                </c:pt>
                <c:pt idx="1072">
                  <c:v>11.630225495680492</c:v>
                </c:pt>
                <c:pt idx="1073">
                  <c:v>14.492347250442332</c:v>
                </c:pt>
                <c:pt idx="1074">
                  <c:v>16.239382853081793</c:v>
                </c:pt>
                <c:pt idx="1075">
                  <c:v>16.605931892480733</c:v>
                </c:pt>
                <c:pt idx="1076">
                  <c:v>16.453311071543851</c:v>
                </c:pt>
                <c:pt idx="1077">
                  <c:v>16.046457456377727</c:v>
                </c:pt>
                <c:pt idx="1078">
                  <c:v>15.817769385064471</c:v>
                </c:pt>
                <c:pt idx="1079">
                  <c:v>18.346975758234812</c:v>
                </c:pt>
                <c:pt idx="1080">
                  <c:v>23.013121285888495</c:v>
                </c:pt>
                <c:pt idx="1081">
                  <c:v>27.089337079979234</c:v>
                </c:pt>
                <c:pt idx="1082">
                  <c:v>29.750547417758877</c:v>
                </c:pt>
                <c:pt idx="1083">
                  <c:v>29.670077771686771</c:v>
                </c:pt>
                <c:pt idx="1084">
                  <c:v>29.200090706125962</c:v>
                </c:pt>
                <c:pt idx="1085">
                  <c:v>29.948631189466351</c:v>
                </c:pt>
                <c:pt idx="1086">
                  <c:v>32.66904660374724</c:v>
                </c:pt>
                <c:pt idx="1087">
                  <c:v>35.016427903693646</c:v>
                </c:pt>
                <c:pt idx="1088">
                  <c:v>39.713852545331932</c:v>
                </c:pt>
                <c:pt idx="1089">
                  <c:v>46.837257935074668</c:v>
                </c:pt>
                <c:pt idx="1090">
                  <c:v>52.631572484906307</c:v>
                </c:pt>
                <c:pt idx="1091">
                  <c:v>54.978840166206943</c:v>
                </c:pt>
                <c:pt idx="1092">
                  <c:v>53.96537325464864</c:v>
                </c:pt>
                <c:pt idx="1093">
                  <c:v>50.429844304985664</c:v>
                </c:pt>
                <c:pt idx="1094">
                  <c:v>46.206352471933101</c:v>
                </c:pt>
                <c:pt idx="1095">
                  <c:v>42.21593742804351</c:v>
                </c:pt>
                <c:pt idx="1096">
                  <c:v>40.640160739160159</c:v>
                </c:pt>
                <c:pt idx="1097">
                  <c:v>44.059184068208218</c:v>
                </c:pt>
                <c:pt idx="1098">
                  <c:v>46.966854435384121</c:v>
                </c:pt>
                <c:pt idx="1099">
                  <c:v>40.6053272777201</c:v>
                </c:pt>
                <c:pt idx="1100">
                  <c:v>24.496966266460984</c:v>
                </c:pt>
                <c:pt idx="1101">
                  <c:v>10.705146609378032</c:v>
                </c:pt>
                <c:pt idx="1102">
                  <c:v>4.3323896185510735</c:v>
                </c:pt>
                <c:pt idx="1103">
                  <c:v>4.680700972654896</c:v>
                </c:pt>
                <c:pt idx="1104">
                  <c:v>2.8347002640967554</c:v>
                </c:pt>
                <c:pt idx="1105">
                  <c:v>-1.8805793280737253</c:v>
                </c:pt>
                <c:pt idx="1106">
                  <c:v>-10.276161694877977</c:v>
                </c:pt>
                <c:pt idx="1107">
                  <c:v>-22.286543967153069</c:v>
                </c:pt>
                <c:pt idx="1108">
                  <c:v>-32.403354844892021</c:v>
                </c:pt>
                <c:pt idx="1109">
                  <c:v>-37.80246843846335</c:v>
                </c:pt>
                <c:pt idx="1110">
                  <c:v>-41.177213260032282</c:v>
                </c:pt>
                <c:pt idx="1111">
                  <c:v>-42.482886715579319</c:v>
                </c:pt>
                <c:pt idx="1112">
                  <c:v>-43.8808096769964</c:v>
                </c:pt>
                <c:pt idx="1113">
                  <c:v>-46.061921888690421</c:v>
                </c:pt>
                <c:pt idx="1114">
                  <c:v>-49.045207985867975</c:v>
                </c:pt>
                <c:pt idx="1115">
                  <c:v>-51.948429728580074</c:v>
                </c:pt>
                <c:pt idx="1116">
                  <c:v>-53.376256528540459</c:v>
                </c:pt>
                <c:pt idx="1117">
                  <c:v>-53.495473938056058</c:v>
                </c:pt>
                <c:pt idx="1118">
                  <c:v>-51.041882801617696</c:v>
                </c:pt>
                <c:pt idx="1119">
                  <c:v>-46.661757578746084</c:v>
                </c:pt>
                <c:pt idx="1120">
                  <c:v>-41.682071012194967</c:v>
                </c:pt>
                <c:pt idx="1121">
                  <c:v>-38.231089013789251</c:v>
                </c:pt>
                <c:pt idx="1122">
                  <c:v>-36.434750604390949</c:v>
                </c:pt>
                <c:pt idx="1123">
                  <c:v>-35.95913541461487</c:v>
                </c:pt>
                <c:pt idx="1124">
                  <c:v>-34.845192636128466</c:v>
                </c:pt>
                <c:pt idx="1125">
                  <c:v>-33.114751216190392</c:v>
                </c:pt>
                <c:pt idx="1126">
                  <c:v>-31.211059855610191</c:v>
                </c:pt>
                <c:pt idx="1127">
                  <c:v>-28.923939919770994</c:v>
                </c:pt>
                <c:pt idx="1128">
                  <c:v>-27.976434483164311</c:v>
                </c:pt>
                <c:pt idx="1129">
                  <c:v>-27.066683729576528</c:v>
                </c:pt>
                <c:pt idx="1130">
                  <c:v>-27.278667350456285</c:v>
                </c:pt>
                <c:pt idx="1131">
                  <c:v>-28.944132731813184</c:v>
                </c:pt>
                <c:pt idx="1132">
                  <c:v>-28.632127572132113</c:v>
                </c:pt>
                <c:pt idx="1133">
                  <c:v>-26.602308375261988</c:v>
                </c:pt>
                <c:pt idx="1134">
                  <c:v>-20.128172764479697</c:v>
                </c:pt>
                <c:pt idx="1135">
                  <c:v>-13.828145425728362</c:v>
                </c:pt>
                <c:pt idx="1136">
                  <c:v>-10.439637118754897</c:v>
                </c:pt>
                <c:pt idx="1137">
                  <c:v>-8.0459963338952019</c:v>
                </c:pt>
                <c:pt idx="1138">
                  <c:v>-10.272080125036684</c:v>
                </c:pt>
                <c:pt idx="1139">
                  <c:v>-16.347296486494852</c:v>
                </c:pt>
                <c:pt idx="1140">
                  <c:v>-19.221703876339294</c:v>
                </c:pt>
                <c:pt idx="1141">
                  <c:v>-16.820455697418279</c:v>
                </c:pt>
                <c:pt idx="1142">
                  <c:v>-0.89094280132825321</c:v>
                </c:pt>
                <c:pt idx="1143">
                  <c:v>16.254008556057393</c:v>
                </c:pt>
                <c:pt idx="1144">
                  <c:v>29.232767132818907</c:v>
                </c:pt>
                <c:pt idx="1145">
                  <c:v>37.356017821370422</c:v>
                </c:pt>
                <c:pt idx="1146">
                  <c:v>38.321432240519037</c:v>
                </c:pt>
                <c:pt idx="1147">
                  <c:v>37.371530039541604</c:v>
                </c:pt>
                <c:pt idx="1148">
                  <c:v>38.810680531639882</c:v>
                </c:pt>
                <c:pt idx="1149">
                  <c:v>35.328783490004888</c:v>
                </c:pt>
                <c:pt idx="1150">
                  <c:v>33.728788436719796</c:v>
                </c:pt>
                <c:pt idx="1151">
                  <c:v>32.113114915255295</c:v>
                </c:pt>
                <c:pt idx="1152">
                  <c:v>29.135958384597803</c:v>
                </c:pt>
                <c:pt idx="1153">
                  <c:v>26.870604831766567</c:v>
                </c:pt>
                <c:pt idx="1154">
                  <c:v>25.189537215027869</c:v>
                </c:pt>
                <c:pt idx="1155">
                  <c:v>24.289046086111988</c:v>
                </c:pt>
                <c:pt idx="1156">
                  <c:v>22.38929572465932</c:v>
                </c:pt>
                <c:pt idx="1157">
                  <c:v>19.516277122325715</c:v>
                </c:pt>
                <c:pt idx="1158">
                  <c:v>17.18802899919028</c:v>
                </c:pt>
                <c:pt idx="1159">
                  <c:v>16.533033105902927</c:v>
                </c:pt>
                <c:pt idx="1160">
                  <c:v>15.733488011919253</c:v>
                </c:pt>
                <c:pt idx="1161">
                  <c:v>13.812646893109552</c:v>
                </c:pt>
                <c:pt idx="1162">
                  <c:v>11.206365983719982</c:v>
                </c:pt>
                <c:pt idx="1163">
                  <c:v>9.8157141593537567</c:v>
                </c:pt>
                <c:pt idx="1164">
                  <c:v>9.3501261050440245</c:v>
                </c:pt>
                <c:pt idx="1165">
                  <c:v>9.9666823474947623</c:v>
                </c:pt>
                <c:pt idx="1166">
                  <c:v>11.104230040262967</c:v>
                </c:pt>
                <c:pt idx="1167">
                  <c:v>11.913717570941188</c:v>
                </c:pt>
                <c:pt idx="1168">
                  <c:v>12.815037218934659</c:v>
                </c:pt>
                <c:pt idx="1169">
                  <c:v>14.077133662023746</c:v>
                </c:pt>
                <c:pt idx="1170">
                  <c:v>15.627851464125619</c:v>
                </c:pt>
                <c:pt idx="1171">
                  <c:v>17.783691390693505</c:v>
                </c:pt>
                <c:pt idx="1172">
                  <c:v>20.341987556929485</c:v>
                </c:pt>
                <c:pt idx="1173">
                  <c:v>23.693708715080305</c:v>
                </c:pt>
                <c:pt idx="1174">
                  <c:v>27.664660549531987</c:v>
                </c:pt>
                <c:pt idx="1175">
                  <c:v>31.482271440066835</c:v>
                </c:pt>
                <c:pt idx="1176">
                  <c:v>34.786473841396976</c:v>
                </c:pt>
                <c:pt idx="1177">
                  <c:v>37.47962121227016</c:v>
                </c:pt>
                <c:pt idx="1178">
                  <c:v>39.199349648810035</c:v>
                </c:pt>
                <c:pt idx="1179">
                  <c:v>41.148137993876709</c:v>
                </c:pt>
                <c:pt idx="1180">
                  <c:v>42.764052917090744</c:v>
                </c:pt>
                <c:pt idx="1181">
                  <c:v>46.623336386010266</c:v>
                </c:pt>
                <c:pt idx="1182">
                  <c:v>51.896346298730322</c:v>
                </c:pt>
                <c:pt idx="1183">
                  <c:v>56.57280863230136</c:v>
                </c:pt>
                <c:pt idx="1184">
                  <c:v>58.2176624895868</c:v>
                </c:pt>
                <c:pt idx="1185">
                  <c:v>57.043087872196523</c:v>
                </c:pt>
                <c:pt idx="1186">
                  <c:v>52.135382424011887</c:v>
                </c:pt>
                <c:pt idx="1187">
                  <c:v>41.395515886023475</c:v>
                </c:pt>
                <c:pt idx="1188">
                  <c:v>28.294155931022832</c:v>
                </c:pt>
                <c:pt idx="1189">
                  <c:v>18.577780812304194</c:v>
                </c:pt>
                <c:pt idx="1190">
                  <c:v>15.505091563654565</c:v>
                </c:pt>
                <c:pt idx="1191">
                  <c:v>24.10457327201199</c:v>
                </c:pt>
                <c:pt idx="1192">
                  <c:v>25.532714381627446</c:v>
                </c:pt>
                <c:pt idx="1193">
                  <c:v>21.252673713978897</c:v>
                </c:pt>
                <c:pt idx="1194">
                  <c:v>10.674701168942676</c:v>
                </c:pt>
                <c:pt idx="1195">
                  <c:v>-0.1953064390712192</c:v>
                </c:pt>
                <c:pt idx="1196">
                  <c:v>-7.7760902942241339</c:v>
                </c:pt>
                <c:pt idx="1197">
                  <c:v>-9.6238197171120436</c:v>
                </c:pt>
                <c:pt idx="1198">
                  <c:v>-10.352396485437161</c:v>
                </c:pt>
                <c:pt idx="1199">
                  <c:v>-12.793625102271045</c:v>
                </c:pt>
                <c:pt idx="1200">
                  <c:v>-19.040721534533077</c:v>
                </c:pt>
                <c:pt idx="1201">
                  <c:v>-25.744257425187794</c:v>
                </c:pt>
                <c:pt idx="1202">
                  <c:v>-31.261302751725971</c:v>
                </c:pt>
                <c:pt idx="1203">
                  <c:v>-34.61131974239175</c:v>
                </c:pt>
                <c:pt idx="1204">
                  <c:v>-36.716015364697583</c:v>
                </c:pt>
                <c:pt idx="1205">
                  <c:v>-37.701969237647624</c:v>
                </c:pt>
                <c:pt idx="1206">
                  <c:v>-37.463547956020037</c:v>
                </c:pt>
                <c:pt idx="1207">
                  <c:v>-36.848455362861436</c:v>
                </c:pt>
                <c:pt idx="1208">
                  <c:v>-37.45699112002594</c:v>
                </c:pt>
                <c:pt idx="1209">
                  <c:v>-38.358215134379449</c:v>
                </c:pt>
                <c:pt idx="1210">
                  <c:v>-38.424183778439257</c:v>
                </c:pt>
                <c:pt idx="1211">
                  <c:v>-36.321949354426323</c:v>
                </c:pt>
                <c:pt idx="1212">
                  <c:v>-33.076851451061309</c:v>
                </c:pt>
                <c:pt idx="1213">
                  <c:v>-29.104417247398775</c:v>
                </c:pt>
                <c:pt idx="1214">
                  <c:v>-25.961900662845171</c:v>
                </c:pt>
                <c:pt idx="1215">
                  <c:v>-24.149410207526582</c:v>
                </c:pt>
                <c:pt idx="1216">
                  <c:v>-23.620022134206291</c:v>
                </c:pt>
                <c:pt idx="1217">
                  <c:v>-24.008568534639398</c:v>
                </c:pt>
                <c:pt idx="1218">
                  <c:v>-23.450988514642052</c:v>
                </c:pt>
                <c:pt idx="1219">
                  <c:v>-22.23098931505104</c:v>
                </c:pt>
                <c:pt idx="1220">
                  <c:v>-19.059569743680324</c:v>
                </c:pt>
                <c:pt idx="1221">
                  <c:v>-15.043787590250613</c:v>
                </c:pt>
                <c:pt idx="1222">
                  <c:v>-10.233435498287667</c:v>
                </c:pt>
                <c:pt idx="1223">
                  <c:v>-3.8909618044982643</c:v>
                </c:pt>
                <c:pt idx="1224">
                  <c:v>2.3066466181212819</c:v>
                </c:pt>
                <c:pt idx="1225">
                  <c:v>5.5513848655308742</c:v>
                </c:pt>
                <c:pt idx="1226">
                  <c:v>7.0432935221273452</c:v>
                </c:pt>
                <c:pt idx="1227">
                  <c:v>5.5463510542945871</c:v>
                </c:pt>
                <c:pt idx="1228">
                  <c:v>3.3359674209891672</c:v>
                </c:pt>
                <c:pt idx="1229">
                  <c:v>-0.53371399292206212</c:v>
                </c:pt>
                <c:pt idx="1230">
                  <c:v>-2.7305195512479736</c:v>
                </c:pt>
                <c:pt idx="1231">
                  <c:v>0</c:v>
                </c:pt>
                <c:pt idx="1232">
                  <c:v>14.665089291921038</c:v>
                </c:pt>
                <c:pt idx="1233">
                  <c:v>22.713389995068585</c:v>
                </c:pt>
                <c:pt idx="1234">
                  <c:v>25.672754689695584</c:v>
                </c:pt>
                <c:pt idx="1235">
                  <c:v>24.464391108877145</c:v>
                </c:pt>
                <c:pt idx="1236">
                  <c:v>19.915281382445393</c:v>
                </c:pt>
                <c:pt idx="1237">
                  <c:v>14.158046906500799</c:v>
                </c:pt>
                <c:pt idx="1238">
                  <c:v>12.587398560690874</c:v>
                </c:pt>
                <c:pt idx="1239">
                  <c:v>17.09277303078645</c:v>
                </c:pt>
                <c:pt idx="1240">
                  <c:v>22.771856989205553</c:v>
                </c:pt>
                <c:pt idx="1241">
                  <c:v>26.999578365378117</c:v>
                </c:pt>
                <c:pt idx="1242">
                  <c:v>27.856484306572376</c:v>
                </c:pt>
                <c:pt idx="1243">
                  <c:v>27.214733152280374</c:v>
                </c:pt>
                <c:pt idx="1244">
                  <c:v>25.379195411010492</c:v>
                </c:pt>
                <c:pt idx="1245">
                  <c:v>21.095605292647832</c:v>
                </c:pt>
                <c:pt idx="1246">
                  <c:v>17.046752940069037</c:v>
                </c:pt>
                <c:pt idx="1247">
                  <c:v>15.76386477202959</c:v>
                </c:pt>
                <c:pt idx="1248">
                  <c:v>15.157620833943165</c:v>
                </c:pt>
                <c:pt idx="1249">
                  <c:v>15.779394119290837</c:v>
                </c:pt>
                <c:pt idx="1250">
                  <c:v>14.915934641331907</c:v>
                </c:pt>
                <c:pt idx="1251">
                  <c:v>13.027196952045495</c:v>
                </c:pt>
                <c:pt idx="1252">
                  <c:v>10.590605882631579</c:v>
                </c:pt>
                <c:pt idx="1253">
                  <c:v>8.6016513451079497</c:v>
                </c:pt>
                <c:pt idx="1254">
                  <c:v>8.0341840728870455</c:v>
                </c:pt>
                <c:pt idx="1255">
                  <c:v>9.1564883454002786</c:v>
                </c:pt>
                <c:pt idx="1256">
                  <c:v>11.507943358404845</c:v>
                </c:pt>
                <c:pt idx="1257">
                  <c:v>14.725871795130745</c:v>
                </c:pt>
                <c:pt idx="1258">
                  <c:v>18.40626703483689</c:v>
                </c:pt>
                <c:pt idx="1259">
                  <c:v>20.547652835527124</c:v>
                </c:pt>
                <c:pt idx="1260">
                  <c:v>21.008875622114406</c:v>
                </c:pt>
                <c:pt idx="1261">
                  <c:v>19.853200343590068</c:v>
                </c:pt>
                <c:pt idx="1262">
                  <c:v>18.44673644515531</c:v>
                </c:pt>
                <c:pt idx="1263">
                  <c:v>17.208146921025516</c:v>
                </c:pt>
                <c:pt idx="1264">
                  <c:v>17.145431473557622</c:v>
                </c:pt>
                <c:pt idx="1265">
                  <c:v>19.191843283413299</c:v>
                </c:pt>
                <c:pt idx="1266">
                  <c:v>22.230470177483479</c:v>
                </c:pt>
                <c:pt idx="1267">
                  <c:v>26.443433307290579</c:v>
                </c:pt>
                <c:pt idx="1268">
                  <c:v>30.931014783080524</c:v>
                </c:pt>
                <c:pt idx="1269">
                  <c:v>34.795255977336907</c:v>
                </c:pt>
                <c:pt idx="1270">
                  <c:v>38.33798781956768</c:v>
                </c:pt>
                <c:pt idx="1271">
                  <c:v>41.112095236442563</c:v>
                </c:pt>
                <c:pt idx="1272">
                  <c:v>44.310755926046106</c:v>
                </c:pt>
                <c:pt idx="1273">
                  <c:v>48.907238586128024</c:v>
                </c:pt>
                <c:pt idx="1274">
                  <c:v>53.088977020152292</c:v>
                </c:pt>
                <c:pt idx="1275">
                  <c:v>57.261652341313749</c:v>
                </c:pt>
                <c:pt idx="1276">
                  <c:v>61.500624922414801</c:v>
                </c:pt>
                <c:pt idx="1277">
                  <c:v>63.755776170642392</c:v>
                </c:pt>
                <c:pt idx="1278">
                  <c:v>65.547744237253795</c:v>
                </c:pt>
                <c:pt idx="1279">
                  <c:v>66.676521277996827</c:v>
                </c:pt>
                <c:pt idx="1280">
                  <c:v>66.761041997145981</c:v>
                </c:pt>
                <c:pt idx="1281">
                  <c:v>63.288883127081931</c:v>
                </c:pt>
                <c:pt idx="1282">
                  <c:v>56.049250749209079</c:v>
                </c:pt>
                <c:pt idx="1283">
                  <c:v>42.877687562320659</c:v>
                </c:pt>
                <c:pt idx="1284">
                  <c:v>27.277419140189949</c:v>
                </c:pt>
                <c:pt idx="1285">
                  <c:v>15.876995377658341</c:v>
                </c:pt>
                <c:pt idx="1286">
                  <c:v>5.9202675273882051</c:v>
                </c:pt>
                <c:pt idx="1287">
                  <c:v>2.706906629404322</c:v>
                </c:pt>
                <c:pt idx="1288">
                  <c:v>1.1243270206022713</c:v>
                </c:pt>
                <c:pt idx="1289">
                  <c:v>-4.1911041939902107</c:v>
                </c:pt>
                <c:pt idx="1290">
                  <c:v>-13.290346619594644</c:v>
                </c:pt>
                <c:pt idx="1291">
                  <c:v>-23.581628809225521</c:v>
                </c:pt>
                <c:pt idx="1292">
                  <c:v>-30.245488025667854</c:v>
                </c:pt>
                <c:pt idx="1293">
                  <c:v>-33.305486771897755</c:v>
                </c:pt>
                <c:pt idx="1294">
                  <c:v>-35.138818168724292</c:v>
                </c:pt>
                <c:pt idx="1295">
                  <c:v>-37.661948866835424</c:v>
                </c:pt>
                <c:pt idx="1296">
                  <c:v>-40.502148012228893</c:v>
                </c:pt>
                <c:pt idx="1297">
                  <c:v>-43.241328924250766</c:v>
                </c:pt>
                <c:pt idx="1298">
                  <c:v>-45.215710198804928</c:v>
                </c:pt>
                <c:pt idx="1299">
                  <c:v>-45.748490010812525</c:v>
                </c:pt>
                <c:pt idx="1300">
                  <c:v>-46.135988869356375</c:v>
                </c:pt>
                <c:pt idx="1301">
                  <c:v>-47.336220610398271</c:v>
                </c:pt>
                <c:pt idx="1302">
                  <c:v>-48.33194546229835</c:v>
                </c:pt>
                <c:pt idx="1303">
                  <c:v>-48.486539918743873</c:v>
                </c:pt>
                <c:pt idx="1304">
                  <c:v>-47.459094808409553</c:v>
                </c:pt>
                <c:pt idx="1305">
                  <c:v>-44.473880932883404</c:v>
                </c:pt>
                <c:pt idx="1306">
                  <c:v>-40.478941372589702</c:v>
                </c:pt>
                <c:pt idx="1307">
                  <c:v>-36.978735420912386</c:v>
                </c:pt>
                <c:pt idx="1308">
                  <c:v>-33.850752406877845</c:v>
                </c:pt>
                <c:pt idx="1309">
                  <c:v>-31.376712122006101</c:v>
                </c:pt>
                <c:pt idx="1310">
                  <c:v>-30.999810632096903</c:v>
                </c:pt>
                <c:pt idx="1311">
                  <c:v>-31.171653062328019</c:v>
                </c:pt>
                <c:pt idx="1312">
                  <c:v>-30.549364585908702</c:v>
                </c:pt>
                <c:pt idx="1313">
                  <c:v>-32.061914748778769</c:v>
                </c:pt>
                <c:pt idx="1314">
                  <c:v>-31.622234553712861</c:v>
                </c:pt>
                <c:pt idx="1315">
                  <c:v>-28.065459624076585</c:v>
                </c:pt>
                <c:pt idx="1316">
                  <c:v>-21.209293273162082</c:v>
                </c:pt>
                <c:pt idx="1317">
                  <c:v>-15.703711346740542</c:v>
                </c:pt>
                <c:pt idx="1318">
                  <c:v>-10.770363921080978</c:v>
                </c:pt>
                <c:pt idx="1319">
                  <c:v>-7.8712757394765118</c:v>
                </c:pt>
                <c:pt idx="1320">
                  <c:v>-5.5977641195793391</c:v>
                </c:pt>
                <c:pt idx="1321">
                  <c:v>-3.1555759588700663</c:v>
                </c:pt>
                <c:pt idx="1322">
                  <c:v>2.5368909464423095</c:v>
                </c:pt>
                <c:pt idx="1323">
                  <c:v>11.950417485351368</c:v>
                </c:pt>
                <c:pt idx="1324">
                  <c:v>21.050579389758528</c:v>
                </c:pt>
                <c:pt idx="1325">
                  <c:v>33.066693786585176</c:v>
                </c:pt>
                <c:pt idx="1326">
                  <c:v>44.042763432289981</c:v>
                </c:pt>
                <c:pt idx="1327">
                  <c:v>50.054356088189827</c:v>
                </c:pt>
                <c:pt idx="1328">
                  <c:v>53.462391179141314</c:v>
                </c:pt>
                <c:pt idx="1329">
                  <c:v>52.948483195229095</c:v>
                </c:pt>
                <c:pt idx="1330">
                  <c:v>50.336192357189795</c:v>
                </c:pt>
                <c:pt idx="1331">
                  <c:v>44.017605433248626</c:v>
                </c:pt>
                <c:pt idx="1332">
                  <c:v>44.058182478321605</c:v>
                </c:pt>
                <c:pt idx="1333">
                  <c:v>45.166036380064689</c:v>
                </c:pt>
                <c:pt idx="1334">
                  <c:v>43.685058478771538</c:v>
                </c:pt>
                <c:pt idx="1335">
                  <c:v>43.190931494136379</c:v>
                </c:pt>
                <c:pt idx="1336">
                  <c:v>41.717326129405784</c:v>
                </c:pt>
                <c:pt idx="1337">
                  <c:v>40.637838943702597</c:v>
                </c:pt>
                <c:pt idx="1338">
                  <c:v>39.402193121238142</c:v>
                </c:pt>
                <c:pt idx="1339">
                  <c:v>37.980104106195462</c:v>
                </c:pt>
                <c:pt idx="1340">
                  <c:v>36.987034418412939</c:v>
                </c:pt>
                <c:pt idx="1341">
                  <c:v>34.130472567187233</c:v>
                </c:pt>
                <c:pt idx="1342">
                  <c:v>30.374124994822182</c:v>
                </c:pt>
                <c:pt idx="1343">
                  <c:v>27.441979000758955</c:v>
                </c:pt>
                <c:pt idx="1344">
                  <c:v>24.968181899773963</c:v>
                </c:pt>
                <c:pt idx="1345">
                  <c:v>23.308999193050784</c:v>
                </c:pt>
                <c:pt idx="1346">
                  <c:v>21.758521667559577</c:v>
                </c:pt>
                <c:pt idx="1347">
                  <c:v>19.775490915787351</c:v>
                </c:pt>
                <c:pt idx="1348">
                  <c:v>17.341274020127795</c:v>
                </c:pt>
                <c:pt idx="1349">
                  <c:v>14.980002677144933</c:v>
                </c:pt>
                <c:pt idx="1350">
                  <c:v>13.14073030111002</c:v>
                </c:pt>
                <c:pt idx="1351">
                  <c:v>11.5234403418445</c:v>
                </c:pt>
                <c:pt idx="1352">
                  <c:v>10.498598428289847</c:v>
                </c:pt>
                <c:pt idx="1353">
                  <c:v>10.562127484119959</c:v>
                </c:pt>
                <c:pt idx="1354">
                  <c:v>12.047402626627935</c:v>
                </c:pt>
                <c:pt idx="1355">
                  <c:v>14.576584200700147</c:v>
                </c:pt>
                <c:pt idx="1356">
                  <c:v>17.461244464411468</c:v>
                </c:pt>
                <c:pt idx="1357">
                  <c:v>20.558768420591601</c:v>
                </c:pt>
                <c:pt idx="1358">
                  <c:v>23.476588175410107</c:v>
                </c:pt>
                <c:pt idx="1359">
                  <c:v>25.747105558425183</c:v>
                </c:pt>
                <c:pt idx="1360">
                  <c:v>27.832049787457208</c:v>
                </c:pt>
                <c:pt idx="1361">
                  <c:v>29.671343937895301</c:v>
                </c:pt>
                <c:pt idx="1362">
                  <c:v>31.649503562674774</c:v>
                </c:pt>
                <c:pt idx="1363">
                  <c:v>34.938179951163072</c:v>
                </c:pt>
                <c:pt idx="1364">
                  <c:v>38.679068693964247</c:v>
                </c:pt>
                <c:pt idx="1365">
                  <c:v>42.16364395977515</c:v>
                </c:pt>
                <c:pt idx="1366">
                  <c:v>45.502165424628487</c:v>
                </c:pt>
                <c:pt idx="1367">
                  <c:v>46.565335484321253</c:v>
                </c:pt>
                <c:pt idx="1368">
                  <c:v>43.928207722066986</c:v>
                </c:pt>
                <c:pt idx="1369">
                  <c:v>37.500028369625269</c:v>
                </c:pt>
                <c:pt idx="1370">
                  <c:v>35.902830151686302</c:v>
                </c:pt>
                <c:pt idx="1371">
                  <c:v>43.297514406967537</c:v>
                </c:pt>
                <c:pt idx="1372">
                  <c:v>53.771709091774923</c:v>
                </c:pt>
                <c:pt idx="1373">
                  <c:v>60.42909585839093</c:v>
                </c:pt>
                <c:pt idx="1374">
                  <c:v>59.822682621711166</c:v>
                </c:pt>
                <c:pt idx="1375">
                  <c:v>54.984172919740487</c:v>
                </c:pt>
                <c:pt idx="1376">
                  <c:v>43.486553931882668</c:v>
                </c:pt>
                <c:pt idx="1377">
                  <c:v>26.106545300249532</c:v>
                </c:pt>
                <c:pt idx="1378">
                  <c:v>6.7606128333427691</c:v>
                </c:pt>
                <c:pt idx="1379">
                  <c:v>-3.7543000975618175</c:v>
                </c:pt>
                <c:pt idx="1380">
                  <c:v>-5.6886203393856487</c:v>
                </c:pt>
                <c:pt idx="1381">
                  <c:v>-3.9042273823158746</c:v>
                </c:pt>
                <c:pt idx="1382">
                  <c:v>-0.21533002988298527</c:v>
                </c:pt>
                <c:pt idx="1383">
                  <c:v>-0.12552098148364341</c:v>
                </c:pt>
                <c:pt idx="1384">
                  <c:v>-5.8728732979994147</c:v>
                </c:pt>
                <c:pt idx="1385">
                  <c:v>-13.584484222240958</c:v>
                </c:pt>
                <c:pt idx="1386">
                  <c:v>-20.661210310020799</c:v>
                </c:pt>
                <c:pt idx="1387">
                  <c:v>-26.680731304306086</c:v>
                </c:pt>
                <c:pt idx="1388">
                  <c:v>-30.733202009240141</c:v>
                </c:pt>
                <c:pt idx="1389">
                  <c:v>-33.920758846006301</c:v>
                </c:pt>
                <c:pt idx="1390">
                  <c:v>-36.350907819730367</c:v>
                </c:pt>
                <c:pt idx="1391">
                  <c:v>-37.353260204175918</c:v>
                </c:pt>
                <c:pt idx="1392">
                  <c:v>-38.937089603425918</c:v>
                </c:pt>
                <c:pt idx="1393">
                  <c:v>-39.819885937158141</c:v>
                </c:pt>
                <c:pt idx="1394">
                  <c:v>-41.088349929327251</c:v>
                </c:pt>
                <c:pt idx="1395">
                  <c:v>-42.049480569397254</c:v>
                </c:pt>
                <c:pt idx="1396">
                  <c:v>-41.610531827891776</c:v>
                </c:pt>
                <c:pt idx="1397">
                  <c:v>-40.16999712127496</c:v>
                </c:pt>
                <c:pt idx="1398">
                  <c:v>-38.200234507975161</c:v>
                </c:pt>
                <c:pt idx="1399">
                  <c:v>-36.623987921709841</c:v>
                </c:pt>
                <c:pt idx="1400">
                  <c:v>-35.73460911933136</c:v>
                </c:pt>
                <c:pt idx="1401">
                  <c:v>-33.886137129223073</c:v>
                </c:pt>
                <c:pt idx="1402">
                  <c:v>-30.745429316887943</c:v>
                </c:pt>
                <c:pt idx="1403">
                  <c:v>-27.319950501864337</c:v>
                </c:pt>
                <c:pt idx="1404">
                  <c:v>-23.881436255866028</c:v>
                </c:pt>
                <c:pt idx="1405">
                  <c:v>-20.674427002996577</c:v>
                </c:pt>
                <c:pt idx="1406">
                  <c:v>-21.125418164896782</c:v>
                </c:pt>
                <c:pt idx="1407">
                  <c:v>-23.977655400399691</c:v>
                </c:pt>
                <c:pt idx="1408">
                  <c:v>-25.73797033591433</c:v>
                </c:pt>
                <c:pt idx="1409">
                  <c:v>-25.98164286533456</c:v>
                </c:pt>
                <c:pt idx="1410">
                  <c:v>-26.014122995913283</c:v>
                </c:pt>
                <c:pt idx="1411">
                  <c:v>-19.451166850055206</c:v>
                </c:pt>
                <c:pt idx="1412">
                  <c:v>-6.0252655168664138</c:v>
                </c:pt>
                <c:pt idx="1413">
                  <c:v>7.4912107942063049</c:v>
                </c:pt>
                <c:pt idx="1414">
                  <c:v>22.211095184005003</c:v>
                </c:pt>
                <c:pt idx="1415">
                  <c:v>37.040342082713373</c:v>
                </c:pt>
                <c:pt idx="1416">
                  <c:v>48.92723577187823</c:v>
                </c:pt>
                <c:pt idx="1417">
                  <c:v>54.75990003548857</c:v>
                </c:pt>
                <c:pt idx="1418">
                  <c:v>48.951016718377872</c:v>
                </c:pt>
                <c:pt idx="1419">
                  <c:v>47.023763214160006</c:v>
                </c:pt>
                <c:pt idx="1420">
                  <c:v>49.565784334030013</c:v>
                </c:pt>
                <c:pt idx="1421">
                  <c:v>49.529458603563334</c:v>
                </c:pt>
                <c:pt idx="1422">
                  <c:v>46.581345729015695</c:v>
                </c:pt>
                <c:pt idx="1423">
                  <c:v>41.367771538906879</c:v>
                </c:pt>
                <c:pt idx="1424">
                  <c:v>37.617851331410208</c:v>
                </c:pt>
                <c:pt idx="1425">
                  <c:v>33.060990574581545</c:v>
                </c:pt>
                <c:pt idx="1426">
                  <c:v>35.176205612118984</c:v>
                </c:pt>
                <c:pt idx="1427">
                  <c:v>36.440383231635522</c:v>
                </c:pt>
                <c:pt idx="1428">
                  <c:v>34.668708181373432</c:v>
                </c:pt>
                <c:pt idx="1429">
                  <c:v>28.224125344804111</c:v>
                </c:pt>
                <c:pt idx="1430">
                  <c:v>24.141025613322576</c:v>
                </c:pt>
                <c:pt idx="1431">
                  <c:v>22.231668934740242</c:v>
                </c:pt>
                <c:pt idx="1432">
                  <c:v>21.271734881148909</c:v>
                </c:pt>
                <c:pt idx="1433">
                  <c:v>21.885795876321176</c:v>
                </c:pt>
                <c:pt idx="1434">
                  <c:v>23.815566579455687</c:v>
                </c:pt>
                <c:pt idx="1435">
                  <c:v>25.050244743013142</c:v>
                </c:pt>
                <c:pt idx="1436">
                  <c:v>25.418487542622067</c:v>
                </c:pt>
                <c:pt idx="1437">
                  <c:v>23.225757247378517</c:v>
                </c:pt>
                <c:pt idx="1438">
                  <c:v>18.347997606187299</c:v>
                </c:pt>
                <c:pt idx="1439">
                  <c:v>14.193425198737865</c:v>
                </c:pt>
                <c:pt idx="1440">
                  <c:v>11.298016286022357</c:v>
                </c:pt>
                <c:pt idx="1441">
                  <c:v>9.9290775252355683</c:v>
                </c:pt>
                <c:pt idx="1442">
                  <c:v>10.197908552233246</c:v>
                </c:pt>
                <c:pt idx="1443">
                  <c:v>12.02254936365278</c:v>
                </c:pt>
                <c:pt idx="1444">
                  <c:v>14.394013948549112</c:v>
                </c:pt>
                <c:pt idx="1445">
                  <c:v>16.749656418295277</c:v>
                </c:pt>
                <c:pt idx="1446">
                  <c:v>18.498899060180996</c:v>
                </c:pt>
                <c:pt idx="1447">
                  <c:v>19.816238575423871</c:v>
                </c:pt>
                <c:pt idx="1448">
                  <c:v>20.410047307042657</c:v>
                </c:pt>
                <c:pt idx="1449">
                  <c:v>20.717997229190438</c:v>
                </c:pt>
                <c:pt idx="1450">
                  <c:v>20.63576529197206</c:v>
                </c:pt>
                <c:pt idx="1451">
                  <c:v>21.358896390019005</c:v>
                </c:pt>
                <c:pt idx="1452">
                  <c:v>21.583525885864823</c:v>
                </c:pt>
                <c:pt idx="1453">
                  <c:v>23.098359502105186</c:v>
                </c:pt>
                <c:pt idx="1454">
                  <c:v>26.14027260977026</c:v>
                </c:pt>
                <c:pt idx="1455">
                  <c:v>29.697605814491205</c:v>
                </c:pt>
                <c:pt idx="1456">
                  <c:v>33.592075675064748</c:v>
                </c:pt>
                <c:pt idx="1457">
                  <c:v>38.257915879276766</c:v>
                </c:pt>
                <c:pt idx="1458">
                  <c:v>41.641137175300621</c:v>
                </c:pt>
                <c:pt idx="1459">
                  <c:v>45.979879290012029</c:v>
                </c:pt>
                <c:pt idx="1460">
                  <c:v>51.685424871936647</c:v>
                </c:pt>
                <c:pt idx="1461">
                  <c:v>58.108176955120229</c:v>
                </c:pt>
                <c:pt idx="1462">
                  <c:v>63.665343371180541</c:v>
                </c:pt>
                <c:pt idx="1463">
                  <c:v>66.837764114933989</c:v>
                </c:pt>
                <c:pt idx="1464">
                  <c:v>67.091326793526477</c:v>
                </c:pt>
                <c:pt idx="1465">
                  <c:v>60.497875062042972</c:v>
                </c:pt>
                <c:pt idx="1466">
                  <c:v>46.964623950290637</c:v>
                </c:pt>
                <c:pt idx="1467">
                  <c:v>28.731631546776498</c:v>
                </c:pt>
                <c:pt idx="1468">
                  <c:v>15.554932619001809</c:v>
                </c:pt>
                <c:pt idx="1469">
                  <c:v>13.303492549667828</c:v>
                </c:pt>
                <c:pt idx="1470">
                  <c:v>15.457889748571725</c:v>
                </c:pt>
                <c:pt idx="1471">
                  <c:v>14.667497911414044</c:v>
                </c:pt>
                <c:pt idx="1472">
                  <c:v>9.004535793930124</c:v>
                </c:pt>
                <c:pt idx="1473">
                  <c:v>-0.18550478061149545</c:v>
                </c:pt>
                <c:pt idx="1474">
                  <c:v>-9.1491251274704855</c:v>
                </c:pt>
                <c:pt idx="1475">
                  <c:v>-17.350505447417479</c:v>
                </c:pt>
                <c:pt idx="1476">
                  <c:v>-23.895880836768598</c:v>
                </c:pt>
                <c:pt idx="1477">
                  <c:v>-29.45474643286375</c:v>
                </c:pt>
                <c:pt idx="1478">
                  <c:v>-33.68776704652818</c:v>
                </c:pt>
                <c:pt idx="1479">
                  <c:v>-36.460571981161998</c:v>
                </c:pt>
                <c:pt idx="1480">
                  <c:v>-38.46321845753728</c:v>
                </c:pt>
                <c:pt idx="1481">
                  <c:v>-39.757487209690808</c:v>
                </c:pt>
                <c:pt idx="1482">
                  <c:v>-39.901607583276586</c:v>
                </c:pt>
                <c:pt idx="1483">
                  <c:v>-40.436238046841567</c:v>
                </c:pt>
                <c:pt idx="1484">
                  <c:v>-42.648540294211735</c:v>
                </c:pt>
                <c:pt idx="1485">
                  <c:v>-45.469456059832631</c:v>
                </c:pt>
                <c:pt idx="1486">
                  <c:v>-49.049654831816923</c:v>
                </c:pt>
                <c:pt idx="1487">
                  <c:v>-52.252447187008109</c:v>
                </c:pt>
                <c:pt idx="1488">
                  <c:v>-53.40397931834049</c:v>
                </c:pt>
                <c:pt idx="1489">
                  <c:v>-52.640506878667416</c:v>
                </c:pt>
                <c:pt idx="1490">
                  <c:v>-50.68578995609618</c:v>
                </c:pt>
                <c:pt idx="1491">
                  <c:v>-46.865132872967784</c:v>
                </c:pt>
                <c:pt idx="1492">
                  <c:v>-41.543807381035101</c:v>
                </c:pt>
                <c:pt idx="1493">
                  <c:v>-36.49423648063064</c:v>
                </c:pt>
                <c:pt idx="1494">
                  <c:v>-33.140725264198984</c:v>
                </c:pt>
                <c:pt idx="1495">
                  <c:v>-32.898466277895579</c:v>
                </c:pt>
                <c:pt idx="1496">
                  <c:v>-35.445550197078141</c:v>
                </c:pt>
                <c:pt idx="1497">
                  <c:v>-38.109538816574087</c:v>
                </c:pt>
                <c:pt idx="1498">
                  <c:v>-39.177959105133731</c:v>
                </c:pt>
                <c:pt idx="1499">
                  <c:v>-38.281393088419179</c:v>
                </c:pt>
                <c:pt idx="1500">
                  <c:v>-36.697061214594825</c:v>
                </c:pt>
                <c:pt idx="1501">
                  <c:v>-33.015096932442596</c:v>
                </c:pt>
                <c:pt idx="1502">
                  <c:v>-27.529035419729741</c:v>
                </c:pt>
                <c:pt idx="1503">
                  <c:v>-23.49836470037171</c:v>
                </c:pt>
                <c:pt idx="1504">
                  <c:v>-21.880137974158313</c:v>
                </c:pt>
                <c:pt idx="1505">
                  <c:v>-22.454345038339834</c:v>
                </c:pt>
                <c:pt idx="1506">
                  <c:v>-22.248949610930364</c:v>
                </c:pt>
                <c:pt idx="1507">
                  <c:v>-23.31927557388348</c:v>
                </c:pt>
                <c:pt idx="1508">
                  <c:v>-23.928603821973926</c:v>
                </c:pt>
                <c:pt idx="1509">
                  <c:v>-21.562426501500958</c:v>
                </c:pt>
                <c:pt idx="1510">
                  <c:v>-17.40923372811605</c:v>
                </c:pt>
                <c:pt idx="1511">
                  <c:v>-5.6378714807197623</c:v>
                </c:pt>
                <c:pt idx="1512">
                  <c:v>14.32478362884175</c:v>
                </c:pt>
                <c:pt idx="1513">
                  <c:v>42.137747596851455</c:v>
                </c:pt>
                <c:pt idx="1514">
                  <c:v>63.956726376639125</c:v>
                </c:pt>
                <c:pt idx="1515">
                  <c:v>67.015737694213556</c:v>
                </c:pt>
                <c:pt idx="1516">
                  <c:v>62.55598387281902</c:v>
                </c:pt>
                <c:pt idx="1517">
                  <c:v>58.949630898662065</c:v>
                </c:pt>
                <c:pt idx="1518">
                  <c:v>52.873942598764202</c:v>
                </c:pt>
                <c:pt idx="1519">
                  <c:v>44.912990833178597</c:v>
                </c:pt>
                <c:pt idx="1520">
                  <c:v>34.964989030863613</c:v>
                </c:pt>
                <c:pt idx="1521">
                  <c:v>35.51140923302404</c:v>
                </c:pt>
                <c:pt idx="1522">
                  <c:v>39.798134315519043</c:v>
                </c:pt>
                <c:pt idx="1523">
                  <c:v>42.940245872832989</c:v>
                </c:pt>
                <c:pt idx="1524">
                  <c:v>46.908461495536422</c:v>
                </c:pt>
                <c:pt idx="1525">
                  <c:v>45.837939538630778</c:v>
                </c:pt>
                <c:pt idx="1526">
                  <c:v>39.895320267292199</c:v>
                </c:pt>
                <c:pt idx="1527">
                  <c:v>33.088030540197273</c:v>
                </c:pt>
                <c:pt idx="1528">
                  <c:v>28.823773456061584</c:v>
                </c:pt>
                <c:pt idx="1529">
                  <c:v>26.118922716513506</c:v>
                </c:pt>
                <c:pt idx="1530">
                  <c:v>24.913791834938287</c:v>
                </c:pt>
                <c:pt idx="1531">
                  <c:v>23.799307883564186</c:v>
                </c:pt>
                <c:pt idx="1532">
                  <c:v>23.660072517788834</c:v>
                </c:pt>
                <c:pt idx="1533">
                  <c:v>23.239971274300512</c:v>
                </c:pt>
                <c:pt idx="1534">
                  <c:v>21.502644322324095</c:v>
                </c:pt>
                <c:pt idx="1535">
                  <c:v>19.213300619812721</c:v>
                </c:pt>
                <c:pt idx="1536">
                  <c:v>17.538518545314709</c:v>
                </c:pt>
                <c:pt idx="1537">
                  <c:v>16.226496929759175</c:v>
                </c:pt>
                <c:pt idx="1538">
                  <c:v>14.975788964470928</c:v>
                </c:pt>
                <c:pt idx="1539">
                  <c:v>13.718065991090629</c:v>
                </c:pt>
                <c:pt idx="1540">
                  <c:v>13.250548520686049</c:v>
                </c:pt>
                <c:pt idx="1541">
                  <c:v>13.095009812546628</c:v>
                </c:pt>
                <c:pt idx="1542">
                  <c:v>13.792132944191588</c:v>
                </c:pt>
                <c:pt idx="1543">
                  <c:v>15.024155797797052</c:v>
                </c:pt>
                <c:pt idx="1544">
                  <c:v>15.902042097429682</c:v>
                </c:pt>
                <c:pt idx="1545">
                  <c:v>16.8841417282432</c:v>
                </c:pt>
                <c:pt idx="1546">
                  <c:v>18.656414210788846</c:v>
                </c:pt>
                <c:pt idx="1547">
                  <c:v>21.649768818536071</c:v>
                </c:pt>
                <c:pt idx="1548">
                  <c:v>25.655610478116845</c:v>
                </c:pt>
                <c:pt idx="1549">
                  <c:v>29.3030560044757</c:v>
                </c:pt>
                <c:pt idx="1550">
                  <c:v>32.75625681282537</c:v>
                </c:pt>
                <c:pt idx="1551">
                  <c:v>35.170790882355895</c:v>
                </c:pt>
                <c:pt idx="1552">
                  <c:v>37.929006836397654</c:v>
                </c:pt>
                <c:pt idx="1553">
                  <c:v>41.557683434825869</c:v>
                </c:pt>
                <c:pt idx="1554">
                  <c:v>44.263079593190888</c:v>
                </c:pt>
                <c:pt idx="1555">
                  <c:v>45.321029308693149</c:v>
                </c:pt>
                <c:pt idx="1556">
                  <c:v>47.605665289759443</c:v>
                </c:pt>
                <c:pt idx="1557">
                  <c:v>53.449225416844385</c:v>
                </c:pt>
                <c:pt idx="1558">
                  <c:v>60.296980613761981</c:v>
                </c:pt>
                <c:pt idx="1559">
                  <c:v>65.866468426109122</c:v>
                </c:pt>
                <c:pt idx="1560">
                  <c:v>67.060796128338822</c:v>
                </c:pt>
                <c:pt idx="1561">
                  <c:v>59.878612788093307</c:v>
                </c:pt>
                <c:pt idx="1562">
                  <c:v>46.518532628124355</c:v>
                </c:pt>
                <c:pt idx="1563">
                  <c:v>28.448246514156189</c:v>
                </c:pt>
                <c:pt idx="1564">
                  <c:v>18.009713253249213</c:v>
                </c:pt>
                <c:pt idx="1565">
                  <c:v>14.817883804924055</c:v>
                </c:pt>
                <c:pt idx="1566">
                  <c:v>8.9140446420903814</c:v>
                </c:pt>
                <c:pt idx="1567">
                  <c:v>1.4235492528512286</c:v>
                </c:pt>
                <c:pt idx="1568">
                  <c:v>-11.948277982709753</c:v>
                </c:pt>
                <c:pt idx="1569">
                  <c:v>-22.040817544682664</c:v>
                </c:pt>
                <c:pt idx="1570">
                  <c:v>-26.022849468959279</c:v>
                </c:pt>
                <c:pt idx="1571">
                  <c:v>-27.259271998120607</c:v>
                </c:pt>
                <c:pt idx="1572">
                  <c:v>-30.239759152147087</c:v>
                </c:pt>
                <c:pt idx="1573">
                  <c:v>-34.850234745815705</c:v>
                </c:pt>
                <c:pt idx="1574">
                  <c:v>-42.103024220847026</c:v>
                </c:pt>
                <c:pt idx="1575">
                  <c:v>-50.619314151379307</c:v>
                </c:pt>
                <c:pt idx="1576">
                  <c:v>-55.692947929242386</c:v>
                </c:pt>
                <c:pt idx="1577">
                  <c:v>-55.780292540801142</c:v>
                </c:pt>
                <c:pt idx="1578">
                  <c:v>-53.513342979995457</c:v>
                </c:pt>
                <c:pt idx="1579">
                  <c:v>-50.474299028782809</c:v>
                </c:pt>
                <c:pt idx="1580">
                  <c:v>-47.07706725072714</c:v>
                </c:pt>
                <c:pt idx="1581">
                  <c:v>-44.879702076516494</c:v>
                </c:pt>
                <c:pt idx="1582">
                  <c:v>-44.205819574746506</c:v>
                </c:pt>
                <c:pt idx="1583">
                  <c:v>-43.979993142958769</c:v>
                </c:pt>
                <c:pt idx="1584">
                  <c:v>-43.68262764296631</c:v>
                </c:pt>
                <c:pt idx="1585">
                  <c:v>-43.253289383935638</c:v>
                </c:pt>
                <c:pt idx="1586">
                  <c:v>-43.607980950577378</c:v>
                </c:pt>
                <c:pt idx="1587">
                  <c:v>-43.642681593153888</c:v>
                </c:pt>
                <c:pt idx="1588">
                  <c:v>-43.741496065669665</c:v>
                </c:pt>
                <c:pt idx="1589">
                  <c:v>-42.684126737339284</c:v>
                </c:pt>
                <c:pt idx="1590">
                  <c:v>-40.791386468629007</c:v>
                </c:pt>
                <c:pt idx="1591">
                  <c:v>-39.094163591723785</c:v>
                </c:pt>
                <c:pt idx="1592">
                  <c:v>-37.616688427310486</c:v>
                </c:pt>
                <c:pt idx="1593">
                  <c:v>-36.065425456523471</c:v>
                </c:pt>
                <c:pt idx="1594">
                  <c:v>-34.063527896887202</c:v>
                </c:pt>
                <c:pt idx="1595">
                  <c:v>-31.496943916999065</c:v>
                </c:pt>
                <c:pt idx="1596">
                  <c:v>-28.991032095708402</c:v>
                </c:pt>
                <c:pt idx="1597">
                  <c:v>-28.105797388667781</c:v>
                </c:pt>
                <c:pt idx="1598">
                  <c:v>-27.390443389938163</c:v>
                </c:pt>
                <c:pt idx="1599">
                  <c:v>-26.060417074984187</c:v>
                </c:pt>
                <c:pt idx="1600">
                  <c:v>-21.630684275510145</c:v>
                </c:pt>
                <c:pt idx="1601">
                  <c:v>-15.8726862252253</c:v>
                </c:pt>
                <c:pt idx="1602">
                  <c:v>-12.58342865805405</c:v>
                </c:pt>
                <c:pt idx="1603">
                  <c:v>-7.946702796243482</c:v>
                </c:pt>
                <c:pt idx="1604">
                  <c:v>-5.8286269947640443</c:v>
                </c:pt>
                <c:pt idx="1605">
                  <c:v>-3.2945686857907797</c:v>
                </c:pt>
                <c:pt idx="1606">
                  <c:v>3.15350651788152</c:v>
                </c:pt>
                <c:pt idx="1607">
                  <c:v>7.1507576112241198</c:v>
                </c:pt>
                <c:pt idx="1608">
                  <c:v>15.740538162409843</c:v>
                </c:pt>
                <c:pt idx="1609">
                  <c:v>29.611575609683086</c:v>
                </c:pt>
                <c:pt idx="1610">
                  <c:v>39.810398833770897</c:v>
                </c:pt>
                <c:pt idx="1611">
                  <c:v>48.288230947146829</c:v>
                </c:pt>
                <c:pt idx="1612">
                  <c:v>50.923755659336074</c:v>
                </c:pt>
                <c:pt idx="1613">
                  <c:v>50.53123374500872</c:v>
                </c:pt>
                <c:pt idx="1614">
                  <c:v>45.212311925236342</c:v>
                </c:pt>
                <c:pt idx="1615">
                  <c:v>40.987137374797122</c:v>
                </c:pt>
                <c:pt idx="1616">
                  <c:v>36.767405139703733</c:v>
                </c:pt>
                <c:pt idx="1617">
                  <c:v>35.154459747501242</c:v>
                </c:pt>
                <c:pt idx="1618">
                  <c:v>34.635102620926311</c:v>
                </c:pt>
                <c:pt idx="1619">
                  <c:v>35.288174550920424</c:v>
                </c:pt>
                <c:pt idx="1620">
                  <c:v>39.177167612657954</c:v>
                </c:pt>
                <c:pt idx="1621">
                  <c:v>41.167721741523664</c:v>
                </c:pt>
                <c:pt idx="1622">
                  <c:v>42.165841392363525</c:v>
                </c:pt>
                <c:pt idx="1623">
                  <c:v>39.349322775404154</c:v>
                </c:pt>
                <c:pt idx="1624">
                  <c:v>32.40968780652436</c:v>
                </c:pt>
                <c:pt idx="1625">
                  <c:v>25.591511097059414</c:v>
                </c:pt>
                <c:pt idx="1626">
                  <c:v>20.20550925945323</c:v>
                </c:pt>
                <c:pt idx="1627">
                  <c:v>17.748493334390716</c:v>
                </c:pt>
                <c:pt idx="1628">
                  <c:v>18.183333775666497</c:v>
                </c:pt>
                <c:pt idx="1629">
                  <c:v>19.429301338885971</c:v>
                </c:pt>
                <c:pt idx="1630">
                  <c:v>19.551404459905964</c:v>
                </c:pt>
                <c:pt idx="1631">
                  <c:v>18.438337579545376</c:v>
                </c:pt>
                <c:pt idx="1632">
                  <c:v>16.351638140122173</c:v>
                </c:pt>
                <c:pt idx="1633">
                  <c:v>13.987815524491875</c:v>
                </c:pt>
                <c:pt idx="1634">
                  <c:v>12.544621986518868</c:v>
                </c:pt>
                <c:pt idx="1635">
                  <c:v>12.665900989468813</c:v>
                </c:pt>
                <c:pt idx="1636">
                  <c:v>13.761704420685831</c:v>
                </c:pt>
                <c:pt idx="1637">
                  <c:v>15.18279577265487</c:v>
                </c:pt>
                <c:pt idx="1638">
                  <c:v>17.782315261221083</c:v>
                </c:pt>
                <c:pt idx="1639">
                  <c:v>20.238958679841936</c:v>
                </c:pt>
                <c:pt idx="1640">
                  <c:v>21.991452714358044</c:v>
                </c:pt>
                <c:pt idx="1641">
                  <c:v>23.836355186637061</c:v>
                </c:pt>
                <c:pt idx="1642">
                  <c:v>25.038151791526069</c:v>
                </c:pt>
                <c:pt idx="1643">
                  <c:v>25.721806025644533</c:v>
                </c:pt>
                <c:pt idx="1644">
                  <c:v>27.166639276932276</c:v>
                </c:pt>
                <c:pt idx="1645">
                  <c:v>29.297594629058004</c:v>
                </c:pt>
                <c:pt idx="1646">
                  <c:v>32.300948335136219</c:v>
                </c:pt>
                <c:pt idx="1647">
                  <c:v>36.040972986536936</c:v>
                </c:pt>
                <c:pt idx="1648">
                  <c:v>39.207927210865527</c:v>
                </c:pt>
                <c:pt idx="1649">
                  <c:v>43.757316658691678</c:v>
                </c:pt>
                <c:pt idx="1650">
                  <c:v>47.261536469455365</c:v>
                </c:pt>
                <c:pt idx="1651">
                  <c:v>49.579758709698581</c:v>
                </c:pt>
                <c:pt idx="1652">
                  <c:v>50.745402027864387</c:v>
                </c:pt>
                <c:pt idx="1653">
                  <c:v>53.305636831162104</c:v>
                </c:pt>
                <c:pt idx="1654">
                  <c:v>58.991185279522924</c:v>
                </c:pt>
                <c:pt idx="1655">
                  <c:v>60.737871436026069</c:v>
                </c:pt>
                <c:pt idx="1656">
                  <c:v>52.710199194684442</c:v>
                </c:pt>
                <c:pt idx="1657">
                  <c:v>30.055462361238384</c:v>
                </c:pt>
                <c:pt idx="1658">
                  <c:v>7.997175377354071</c:v>
                </c:pt>
                <c:pt idx="1659">
                  <c:v>-0.78325118147499884</c:v>
                </c:pt>
                <c:pt idx="1660">
                  <c:v>0.20517641840254694</c:v>
                </c:pt>
                <c:pt idx="1661">
                  <c:v>2.3182755497421788</c:v>
                </c:pt>
                <c:pt idx="1662">
                  <c:v>3.3711993420931701</c:v>
                </c:pt>
                <c:pt idx="1663">
                  <c:v>-1.0515154537328846</c:v>
                </c:pt>
                <c:pt idx="1664">
                  <c:v>-12.156525534665072</c:v>
                </c:pt>
                <c:pt idx="1665">
                  <c:v>-26.271469932587614</c:v>
                </c:pt>
                <c:pt idx="1666">
                  <c:v>-34.302843135548791</c:v>
                </c:pt>
                <c:pt idx="1667">
                  <c:v>-37.613316522495573</c:v>
                </c:pt>
                <c:pt idx="1668">
                  <c:v>-38.45372942214955</c:v>
                </c:pt>
                <c:pt idx="1669">
                  <c:v>-38.685380637929782</c:v>
                </c:pt>
                <c:pt idx="1670">
                  <c:v>-40.982897203577039</c:v>
                </c:pt>
                <c:pt idx="1671">
                  <c:v>-46.389465252063964</c:v>
                </c:pt>
                <c:pt idx="1672">
                  <c:v>-51.086519844529001</c:v>
                </c:pt>
                <c:pt idx="1673">
                  <c:v>-52.717611390469337</c:v>
                </c:pt>
                <c:pt idx="1674">
                  <c:v>-51.923522039420071</c:v>
                </c:pt>
                <c:pt idx="1675">
                  <c:v>-50.527946771301018</c:v>
                </c:pt>
                <c:pt idx="1676">
                  <c:v>-48.293678494745862</c:v>
                </c:pt>
                <c:pt idx="1677">
                  <c:v>-45.763599309040579</c:v>
                </c:pt>
                <c:pt idx="1678">
                  <c:v>-42.394939204323649</c:v>
                </c:pt>
                <c:pt idx="1679">
                  <c:v>-40.825779075879609</c:v>
                </c:pt>
                <c:pt idx="1680">
                  <c:v>-41.321690677817891</c:v>
                </c:pt>
                <c:pt idx="1681">
                  <c:v>-41.771524057147303</c:v>
                </c:pt>
                <c:pt idx="1682">
                  <c:v>-41.127344088995038</c:v>
                </c:pt>
                <c:pt idx="1683">
                  <c:v>-39.100585060914021</c:v>
                </c:pt>
                <c:pt idx="1684">
                  <c:v>-35.81473595902132</c:v>
                </c:pt>
                <c:pt idx="1685">
                  <c:v>-31.160746988970107</c:v>
                </c:pt>
                <c:pt idx="1686">
                  <c:v>-26.766174170893507</c:v>
                </c:pt>
                <c:pt idx="1687">
                  <c:v>-24.168708871946933</c:v>
                </c:pt>
                <c:pt idx="1688">
                  <c:v>-22.849038861472476</c:v>
                </c:pt>
                <c:pt idx="1689">
                  <c:v>-23.092971914505835</c:v>
                </c:pt>
                <c:pt idx="1690">
                  <c:v>-23.617566059865471</c:v>
                </c:pt>
                <c:pt idx="1691">
                  <c:v>-23.514720223134759</c:v>
                </c:pt>
                <c:pt idx="1692">
                  <c:v>-21.78206835424626</c:v>
                </c:pt>
                <c:pt idx="1693">
                  <c:v>-12.35832196248094</c:v>
                </c:pt>
                <c:pt idx="1694">
                  <c:v>-1.5292012366246242E-2</c:v>
                </c:pt>
                <c:pt idx="1695">
                  <c:v>14.209729661136373</c:v>
                </c:pt>
                <c:pt idx="1696">
                  <c:v>25.081400560817478</c:v>
                </c:pt>
                <c:pt idx="1697">
                  <c:v>37.417194563490881</c:v>
                </c:pt>
                <c:pt idx="1698">
                  <c:v>46.904118014697282</c:v>
                </c:pt>
                <c:pt idx="1699">
                  <c:v>50.125410536794796</c:v>
                </c:pt>
                <c:pt idx="1700">
                  <c:v>45.486178383957856</c:v>
                </c:pt>
                <c:pt idx="1701">
                  <c:v>41.958773699014607</c:v>
                </c:pt>
                <c:pt idx="1702">
                  <c:v>46.579319565354801</c:v>
                </c:pt>
                <c:pt idx="1703">
                  <c:v>49.298787591685382</c:v>
                </c:pt>
                <c:pt idx="1704">
                  <c:v>52.690260789295245</c:v>
                </c:pt>
                <c:pt idx="1705">
                  <c:v>51.402731868142112</c:v>
                </c:pt>
                <c:pt idx="1706">
                  <c:v>50.226742080288687</c:v>
                </c:pt>
                <c:pt idx="1707">
                  <c:v>46.648405059819588</c:v>
                </c:pt>
                <c:pt idx="1708">
                  <c:v>42.29385992815476</c:v>
                </c:pt>
                <c:pt idx="1709">
                  <c:v>39.46582884003525</c:v>
                </c:pt>
                <c:pt idx="1710">
                  <c:v>33.023832791484729</c:v>
                </c:pt>
                <c:pt idx="1711">
                  <c:v>26.971828669054023</c:v>
                </c:pt>
                <c:pt idx="1712">
                  <c:v>24.164895224739794</c:v>
                </c:pt>
                <c:pt idx="1713">
                  <c:v>22.461519409039727</c:v>
                </c:pt>
                <c:pt idx="1714">
                  <c:v>20.652225599630821</c:v>
                </c:pt>
                <c:pt idx="1715">
                  <c:v>18.310383730175239</c:v>
                </c:pt>
                <c:pt idx="1716">
                  <c:v>15.945326768807361</c:v>
                </c:pt>
                <c:pt idx="1717">
                  <c:v>14.254109664245782</c:v>
                </c:pt>
                <c:pt idx="1718">
                  <c:v>13.855898606450706</c:v>
                </c:pt>
                <c:pt idx="1719">
                  <c:v>14.483373818591261</c:v>
                </c:pt>
                <c:pt idx="1720">
                  <c:v>15.072565017698816</c:v>
                </c:pt>
                <c:pt idx="1721">
                  <c:v>14.92250149984754</c:v>
                </c:pt>
                <c:pt idx="1722">
                  <c:v>14.280637149757679</c:v>
                </c:pt>
                <c:pt idx="1723">
                  <c:v>13.326024594343817</c:v>
                </c:pt>
                <c:pt idx="1724">
                  <c:v>12.263080864109275</c:v>
                </c:pt>
                <c:pt idx="1725">
                  <c:v>12.39957293712907</c:v>
                </c:pt>
                <c:pt idx="1726">
                  <c:v>14.674734013247338</c:v>
                </c:pt>
                <c:pt idx="1727">
                  <c:v>16.917870562341257</c:v>
                </c:pt>
                <c:pt idx="1728">
                  <c:v>19.969248054772681</c:v>
                </c:pt>
                <c:pt idx="1729">
                  <c:v>22.960568670218333</c:v>
                </c:pt>
                <c:pt idx="1730">
                  <c:v>26.000500178628474</c:v>
                </c:pt>
                <c:pt idx="1731">
                  <c:v>29.8130217956571</c:v>
                </c:pt>
                <c:pt idx="1732">
                  <c:v>33.892614464574635</c:v>
                </c:pt>
                <c:pt idx="1733">
                  <c:v>37.825572862172386</c:v>
                </c:pt>
                <c:pt idx="1734">
                  <c:v>39.978728086360412</c:v>
                </c:pt>
                <c:pt idx="1735">
                  <c:v>41.600014853338493</c:v>
                </c:pt>
                <c:pt idx="1736">
                  <c:v>42.800383212053077</c:v>
                </c:pt>
                <c:pt idx="1737">
                  <c:v>44.292073013440003</c:v>
                </c:pt>
                <c:pt idx="1738">
                  <c:v>46.614686798556022</c:v>
                </c:pt>
                <c:pt idx="1739">
                  <c:v>48.565143081561317</c:v>
                </c:pt>
                <c:pt idx="1740">
                  <c:v>50.99399497743601</c:v>
                </c:pt>
                <c:pt idx="1741">
                  <c:v>51.642017759870122</c:v>
                </c:pt>
                <c:pt idx="1742">
                  <c:v>50.867167888650755</c:v>
                </c:pt>
                <c:pt idx="1743">
                  <c:v>48.791696509070263</c:v>
                </c:pt>
                <c:pt idx="1744">
                  <c:v>46.727766897277945</c:v>
                </c:pt>
                <c:pt idx="1745">
                  <c:v>41.614213707373288</c:v>
                </c:pt>
                <c:pt idx="1746">
                  <c:v>26.604280071217254</c:v>
                </c:pt>
                <c:pt idx="1747">
                  <c:v>12.85547104785684</c:v>
                </c:pt>
                <c:pt idx="1748">
                  <c:v>2.7867006441326057</c:v>
                </c:pt>
                <c:pt idx="1749">
                  <c:v>1.790982643702637</c:v>
                </c:pt>
                <c:pt idx="1750">
                  <c:v>3.1420186541956285</c:v>
                </c:pt>
                <c:pt idx="1751">
                  <c:v>3.258253003655299</c:v>
                </c:pt>
                <c:pt idx="1752">
                  <c:v>2.354631073330546</c:v>
                </c:pt>
                <c:pt idx="1753">
                  <c:v>-0.89115823076217593</c:v>
                </c:pt>
                <c:pt idx="1754">
                  <c:v>-12.867679245549516</c:v>
                </c:pt>
                <c:pt idx="1755">
                  <c:v>-25.088214094578756</c:v>
                </c:pt>
                <c:pt idx="1756">
                  <c:v>-30.643662319255085</c:v>
                </c:pt>
                <c:pt idx="1757">
                  <c:v>-33.21321416613965</c:v>
                </c:pt>
                <c:pt idx="1758">
                  <c:v>-33.250422461827881</c:v>
                </c:pt>
                <c:pt idx="1759">
                  <c:v>-34.495895291734811</c:v>
                </c:pt>
                <c:pt idx="1760">
                  <c:v>-37.619348477738306</c:v>
                </c:pt>
                <c:pt idx="1761">
                  <c:v>-42.23073450281543</c:v>
                </c:pt>
                <c:pt idx="1762">
                  <c:v>-45.681985720587221</c:v>
                </c:pt>
                <c:pt idx="1763">
                  <c:v>-47.647518028550479</c:v>
                </c:pt>
                <c:pt idx="1764">
                  <c:v>-48.984286965972629</c:v>
                </c:pt>
                <c:pt idx="1765">
                  <c:v>-48.880303585662965</c:v>
                </c:pt>
                <c:pt idx="1766">
                  <c:v>-47.913258151959624</c:v>
                </c:pt>
                <c:pt idx="1767">
                  <c:v>-46.656353627429951</c:v>
                </c:pt>
                <c:pt idx="1768">
                  <c:v>-45.229562317302488</c:v>
                </c:pt>
                <c:pt idx="1769">
                  <c:v>-43.177928560403963</c:v>
                </c:pt>
                <c:pt idx="1770">
                  <c:v>-41.542957788362052</c:v>
                </c:pt>
                <c:pt idx="1771">
                  <c:v>-40.791275139647134</c:v>
                </c:pt>
                <c:pt idx="1772">
                  <c:v>-39.334703039714121</c:v>
                </c:pt>
                <c:pt idx="1773">
                  <c:v>-37.857776943090386</c:v>
                </c:pt>
                <c:pt idx="1774">
                  <c:v>-36.154173137498454</c:v>
                </c:pt>
                <c:pt idx="1775">
                  <c:v>-32.390686259683392</c:v>
                </c:pt>
                <c:pt idx="1776">
                  <c:v>-29.151548267089336</c:v>
                </c:pt>
                <c:pt idx="1777">
                  <c:v>-27.176173212645629</c:v>
                </c:pt>
                <c:pt idx="1778">
                  <c:v>-27.060067929407378</c:v>
                </c:pt>
                <c:pt idx="1779">
                  <c:v>-27.542442530633387</c:v>
                </c:pt>
                <c:pt idx="1780">
                  <c:v>-26.371211170858235</c:v>
                </c:pt>
                <c:pt idx="1781">
                  <c:v>-23.760644884513489</c:v>
                </c:pt>
                <c:pt idx="1782">
                  <c:v>-17.180795104113962</c:v>
                </c:pt>
                <c:pt idx="1783">
                  <c:v>-6.4454817601374383</c:v>
                </c:pt>
                <c:pt idx="1784">
                  <c:v>0.9576521405932189</c:v>
                </c:pt>
                <c:pt idx="1785">
                  <c:v>5.6263895874427003</c:v>
                </c:pt>
                <c:pt idx="1786">
                  <c:v>11.755260954110689</c:v>
                </c:pt>
                <c:pt idx="1787">
                  <c:v>15.742501421352951</c:v>
                </c:pt>
                <c:pt idx="1788">
                  <c:v>19.778394235359187</c:v>
                </c:pt>
                <c:pt idx="1789">
                  <c:v>23.666327978145763</c:v>
                </c:pt>
                <c:pt idx="1790">
                  <c:v>25.722102912116966</c:v>
                </c:pt>
                <c:pt idx="1791">
                  <c:v>36.485914469390792</c:v>
                </c:pt>
                <c:pt idx="1792">
                  <c:v>44.20880558300945</c:v>
                </c:pt>
                <c:pt idx="1793">
                  <c:v>50.058627598277297</c:v>
                </c:pt>
                <c:pt idx="1794">
                  <c:v>51.777389082866577</c:v>
                </c:pt>
                <c:pt idx="1795">
                  <c:v>50.656540041159943</c:v>
                </c:pt>
                <c:pt idx="1796">
                  <c:v>48.963462520059565</c:v>
                </c:pt>
                <c:pt idx="1797">
                  <c:v>46.981236971799284</c:v>
                </c:pt>
                <c:pt idx="1798">
                  <c:v>43.19216453949614</c:v>
                </c:pt>
                <c:pt idx="1799">
                  <c:v>38.107088040332471</c:v>
                </c:pt>
                <c:pt idx="1800">
                  <c:v>33.72166448236392</c:v>
                </c:pt>
                <c:pt idx="1801">
                  <c:v>29.217443764568301</c:v>
                </c:pt>
                <c:pt idx="1802">
                  <c:v>24.954329183338356</c:v>
                </c:pt>
                <c:pt idx="1803">
                  <c:v>21.725132493930456</c:v>
                </c:pt>
                <c:pt idx="1804">
                  <c:v>18.962326719540812</c:v>
                </c:pt>
                <c:pt idx="1805">
                  <c:v>16.36143788232804</c:v>
                </c:pt>
                <c:pt idx="1806">
                  <c:v>15.341945604298553</c:v>
                </c:pt>
                <c:pt idx="1807">
                  <c:v>15.057496062828509</c:v>
                </c:pt>
                <c:pt idx="1808">
                  <c:v>14.482369447006414</c:v>
                </c:pt>
                <c:pt idx="1809">
                  <c:v>14.41875727742878</c:v>
                </c:pt>
                <c:pt idx="1810">
                  <c:v>15.285086492525611</c:v>
                </c:pt>
                <c:pt idx="1811">
                  <c:v>16.927411445771604</c:v>
                </c:pt>
                <c:pt idx="1812">
                  <c:v>18.974067608412081</c:v>
                </c:pt>
                <c:pt idx="1813">
                  <c:v>20.751079294875741</c:v>
                </c:pt>
                <c:pt idx="1814">
                  <c:v>21.896021911412067</c:v>
                </c:pt>
                <c:pt idx="1815">
                  <c:v>22.823828307483794</c:v>
                </c:pt>
                <c:pt idx="1816">
                  <c:v>23.721815504105212</c:v>
                </c:pt>
                <c:pt idx="1817">
                  <c:v>23.646077941762925</c:v>
                </c:pt>
                <c:pt idx="1818">
                  <c:v>23.594191592650727</c:v>
                </c:pt>
                <c:pt idx="1819">
                  <c:v>23.676133326321242</c:v>
                </c:pt>
                <c:pt idx="1820">
                  <c:v>24.311035650649877</c:v>
                </c:pt>
                <c:pt idx="1821">
                  <c:v>26.352035867240186</c:v>
                </c:pt>
                <c:pt idx="1822">
                  <c:v>30.984417873706672</c:v>
                </c:pt>
                <c:pt idx="1823">
                  <c:v>37.428411612683689</c:v>
                </c:pt>
                <c:pt idx="1824">
                  <c:v>42.673304039861414</c:v>
                </c:pt>
                <c:pt idx="1825">
                  <c:v>45.488911605099972</c:v>
                </c:pt>
                <c:pt idx="1826">
                  <c:v>46.057776788469404</c:v>
                </c:pt>
                <c:pt idx="1827">
                  <c:v>45.690127174527674</c:v>
                </c:pt>
                <c:pt idx="1828">
                  <c:v>45.486160897124037</c:v>
                </c:pt>
                <c:pt idx="1829">
                  <c:v>46.048152476724184</c:v>
                </c:pt>
                <c:pt idx="1830">
                  <c:v>46.947435132505547</c:v>
                </c:pt>
                <c:pt idx="1831">
                  <c:v>46.81858616673739</c:v>
                </c:pt>
                <c:pt idx="1832">
                  <c:v>45.121925048457932</c:v>
                </c:pt>
                <c:pt idx="1833">
                  <c:v>45.72114757397717</c:v>
                </c:pt>
                <c:pt idx="1834">
                  <c:v>52.888199073657347</c:v>
                </c:pt>
                <c:pt idx="1835">
                  <c:v>61.824745075437249</c:v>
                </c:pt>
                <c:pt idx="1836">
                  <c:v>62.322832836166683</c:v>
                </c:pt>
                <c:pt idx="1837">
                  <c:v>52.661666869582646</c:v>
                </c:pt>
                <c:pt idx="1838">
                  <c:v>34.414403537391173</c:v>
                </c:pt>
                <c:pt idx="1839">
                  <c:v>13.513182484577603</c:v>
                </c:pt>
                <c:pt idx="1840">
                  <c:v>-3.0704904150036105</c:v>
                </c:pt>
                <c:pt idx="1841">
                  <c:v>-10.326392104107432</c:v>
                </c:pt>
                <c:pt idx="1842">
                  <c:v>-7.9538321792967865</c:v>
                </c:pt>
                <c:pt idx="1843">
                  <c:v>-5.4012533659138287</c:v>
                </c:pt>
                <c:pt idx="1844">
                  <c:v>-3.246182985584162</c:v>
                </c:pt>
                <c:pt idx="1845">
                  <c:v>-3.0718095782534816</c:v>
                </c:pt>
                <c:pt idx="1846">
                  <c:v>-5.5306420076845324</c:v>
                </c:pt>
                <c:pt idx="1847">
                  <c:v>-12.613021160523513</c:v>
                </c:pt>
                <c:pt idx="1848">
                  <c:v>-19.66683175660194</c:v>
                </c:pt>
                <c:pt idx="1849">
                  <c:v>-26.826158567494421</c:v>
                </c:pt>
                <c:pt idx="1850">
                  <c:v>-31.306147408137736</c:v>
                </c:pt>
                <c:pt idx="1851">
                  <c:v>-34.971196134856235</c:v>
                </c:pt>
                <c:pt idx="1852">
                  <c:v>-38.265662447897739</c:v>
                </c:pt>
                <c:pt idx="1853">
                  <c:v>-41.200655729852159</c:v>
                </c:pt>
                <c:pt idx="1854">
                  <c:v>-44.288320809249662</c:v>
                </c:pt>
                <c:pt idx="1855">
                  <c:v>-46.849041346396945</c:v>
                </c:pt>
                <c:pt idx="1856">
                  <c:v>-49.289598655772544</c:v>
                </c:pt>
                <c:pt idx="1857">
                  <c:v>-50.948020176430639</c:v>
                </c:pt>
                <c:pt idx="1858">
                  <c:v>-51.574460086215794</c:v>
                </c:pt>
                <c:pt idx="1859">
                  <c:v>-52.020911450080632</c:v>
                </c:pt>
                <c:pt idx="1860">
                  <c:v>-51.570193981040454</c:v>
                </c:pt>
                <c:pt idx="1861">
                  <c:v>-50.590555510892017</c:v>
                </c:pt>
                <c:pt idx="1862">
                  <c:v>-48.489314539215108</c:v>
                </c:pt>
                <c:pt idx="1863">
                  <c:v>-44.723430509709075</c:v>
                </c:pt>
                <c:pt idx="1864">
                  <c:v>-41.026470160595416</c:v>
                </c:pt>
                <c:pt idx="1865">
                  <c:v>-37.872584439184067</c:v>
                </c:pt>
                <c:pt idx="1866">
                  <c:v>-35.781761005415639</c:v>
                </c:pt>
                <c:pt idx="1867">
                  <c:v>-34.655950426940976</c:v>
                </c:pt>
                <c:pt idx="1868">
                  <c:v>-33.655927265481004</c:v>
                </c:pt>
                <c:pt idx="1869">
                  <c:v>-31.438271314604105</c:v>
                </c:pt>
                <c:pt idx="1870">
                  <c:v>-28.712291140077536</c:v>
                </c:pt>
                <c:pt idx="1871">
                  <c:v>-24.391110111787309</c:v>
                </c:pt>
                <c:pt idx="1872">
                  <c:v>-17.115795116743175</c:v>
                </c:pt>
                <c:pt idx="1873">
                  <c:v>-12.139433068478196</c:v>
                </c:pt>
                <c:pt idx="1874">
                  <c:v>-9.5619117322779612</c:v>
                </c:pt>
                <c:pt idx="1875">
                  <c:v>-6.8331246271274795</c:v>
                </c:pt>
                <c:pt idx="1876">
                  <c:v>-2.9398945949268382</c:v>
                </c:pt>
                <c:pt idx="1877">
                  <c:v>-1.0008676507812575</c:v>
                </c:pt>
                <c:pt idx="1878">
                  <c:v>5.1481180085575389</c:v>
                </c:pt>
                <c:pt idx="1879">
                  <c:v>10.252518460598802</c:v>
                </c:pt>
                <c:pt idx="1880">
                  <c:v>9.4062225707968032</c:v>
                </c:pt>
                <c:pt idx="1881">
                  <c:v>9.0800855695958891</c:v>
                </c:pt>
                <c:pt idx="1882">
                  <c:v>8.162592125369482</c:v>
                </c:pt>
                <c:pt idx="1883">
                  <c:v>13.105664863906703</c:v>
                </c:pt>
                <c:pt idx="1884">
                  <c:v>23.586002631948411</c:v>
                </c:pt>
                <c:pt idx="1885">
                  <c:v>26.348095081048609</c:v>
                </c:pt>
                <c:pt idx="1886">
                  <c:v>33.215218479764737</c:v>
                </c:pt>
                <c:pt idx="1887">
                  <c:v>36.360443997692741</c:v>
                </c:pt>
                <c:pt idx="1888">
                  <c:v>36.617763870757386</c:v>
                </c:pt>
                <c:pt idx="1889">
                  <c:v>36.949186913559664</c:v>
                </c:pt>
                <c:pt idx="1890">
                  <c:v>38.170903329764315</c:v>
                </c:pt>
                <c:pt idx="1891">
                  <c:v>42.141583688931235</c:v>
                </c:pt>
                <c:pt idx="1892">
                  <c:v>44.610592774267062</c:v>
                </c:pt>
                <c:pt idx="1893">
                  <c:v>45.352404093053821</c:v>
                </c:pt>
                <c:pt idx="1894">
                  <c:v>44.621903979079207</c:v>
                </c:pt>
                <c:pt idx="1895">
                  <c:v>40.124342984788946</c:v>
                </c:pt>
                <c:pt idx="1896">
                  <c:v>32.797372295357683</c:v>
                </c:pt>
                <c:pt idx="1897">
                  <c:v>24.689606443997363</c:v>
                </c:pt>
                <c:pt idx="1898">
                  <c:v>17.3020748409884</c:v>
                </c:pt>
                <c:pt idx="1899">
                  <c:v>11.781261947055842</c:v>
                </c:pt>
                <c:pt idx="1900">
                  <c:v>9.2073036874147611</c:v>
                </c:pt>
                <c:pt idx="1901">
                  <c:v>9.7661519178976288</c:v>
                </c:pt>
                <c:pt idx="1902">
                  <c:v>12.126925463617319</c:v>
                </c:pt>
                <c:pt idx="1903">
                  <c:v>15.98164744461131</c:v>
                </c:pt>
                <c:pt idx="1904">
                  <c:v>18.647884977971756</c:v>
                </c:pt>
                <c:pt idx="1905">
                  <c:v>18.815533290599028</c:v>
                </c:pt>
                <c:pt idx="1906">
                  <c:v>17.460909072894118</c:v>
                </c:pt>
                <c:pt idx="1907">
                  <c:v>15.230797147334599</c:v>
                </c:pt>
                <c:pt idx="1908">
                  <c:v>13.057238111392682</c:v>
                </c:pt>
                <c:pt idx="1909">
                  <c:v>11.999481699282621</c:v>
                </c:pt>
                <c:pt idx="1910">
                  <c:v>12.648540614149884</c:v>
                </c:pt>
                <c:pt idx="1911">
                  <c:v>13.833117490029265</c:v>
                </c:pt>
                <c:pt idx="1912">
                  <c:v>17.494221557790851</c:v>
                </c:pt>
                <c:pt idx="1913">
                  <c:v>22.849560103800087</c:v>
                </c:pt>
                <c:pt idx="1914">
                  <c:v>28.259391000971345</c:v>
                </c:pt>
                <c:pt idx="1915">
                  <c:v>32.535737716291735</c:v>
                </c:pt>
                <c:pt idx="1916">
                  <c:v>36.519159480501017</c:v>
                </c:pt>
                <c:pt idx="1917">
                  <c:v>38.942269136068319</c:v>
                </c:pt>
                <c:pt idx="1918">
                  <c:v>38.994880468179304</c:v>
                </c:pt>
                <c:pt idx="1919">
                  <c:v>38.672166824682812</c:v>
                </c:pt>
                <c:pt idx="1920">
                  <c:v>38.3849114144734</c:v>
                </c:pt>
                <c:pt idx="1921">
                  <c:v>40.126164898062825</c:v>
                </c:pt>
                <c:pt idx="1922">
                  <c:v>43.992953966345908</c:v>
                </c:pt>
                <c:pt idx="1923">
                  <c:v>47.434785122716612</c:v>
                </c:pt>
                <c:pt idx="1924">
                  <c:v>49.717203768141253</c:v>
                </c:pt>
                <c:pt idx="1925">
                  <c:v>52.479375929351292</c:v>
                </c:pt>
                <c:pt idx="1926">
                  <c:v>55.999966538926074</c:v>
                </c:pt>
                <c:pt idx="1927">
                  <c:v>59.509632587084027</c:v>
                </c:pt>
                <c:pt idx="1928">
                  <c:v>62.109823165970411</c:v>
                </c:pt>
                <c:pt idx="1929">
                  <c:v>61.080661462148122</c:v>
                </c:pt>
                <c:pt idx="1930">
                  <c:v>53.429352369436749</c:v>
                </c:pt>
                <c:pt idx="1931">
                  <c:v>41.668957607585405</c:v>
                </c:pt>
                <c:pt idx="1932">
                  <c:v>27.627779787459939</c:v>
                </c:pt>
                <c:pt idx="1933">
                  <c:v>8.5781391074312179</c:v>
                </c:pt>
                <c:pt idx="1934">
                  <c:v>-5.7310978625382507</c:v>
                </c:pt>
                <c:pt idx="1935">
                  <c:v>-12.097686659282202</c:v>
                </c:pt>
                <c:pt idx="1936">
                  <c:v>-13.043497598886864</c:v>
                </c:pt>
                <c:pt idx="1937">
                  <c:v>-11.172358841092041</c:v>
                </c:pt>
                <c:pt idx="1938">
                  <c:v>-9.4759757844836709</c:v>
                </c:pt>
                <c:pt idx="1939">
                  <c:v>-10.251465408570214</c:v>
                </c:pt>
                <c:pt idx="1940">
                  <c:v>-16.652032115521198</c:v>
                </c:pt>
                <c:pt idx="1941">
                  <c:v>-31.280763450199359</c:v>
                </c:pt>
                <c:pt idx="1942">
                  <c:v>-39.937227277930525</c:v>
                </c:pt>
                <c:pt idx="1943">
                  <c:v>-44.875417036543482</c:v>
                </c:pt>
                <c:pt idx="1944">
                  <c:v>-44.627166944322688</c:v>
                </c:pt>
                <c:pt idx="1945">
                  <c:v>-43.79102176473414</c:v>
                </c:pt>
                <c:pt idx="1946">
                  <c:v>-44.179584540087397</c:v>
                </c:pt>
                <c:pt idx="1947">
                  <c:v>-46.080669268864057</c:v>
                </c:pt>
                <c:pt idx="1948">
                  <c:v>-48.092800376514141</c:v>
                </c:pt>
                <c:pt idx="1949">
                  <c:v>-49.871133816416787</c:v>
                </c:pt>
                <c:pt idx="1950">
                  <c:v>-51.714369400482482</c:v>
                </c:pt>
                <c:pt idx="1951">
                  <c:v>-53.115872693732513</c:v>
                </c:pt>
                <c:pt idx="1952">
                  <c:v>-53.581893876630524</c:v>
                </c:pt>
                <c:pt idx="1953">
                  <c:v>-53.493262282389566</c:v>
                </c:pt>
                <c:pt idx="1954">
                  <c:v>-52.752655034934634</c:v>
                </c:pt>
                <c:pt idx="1955">
                  <c:v>-50.178197778891914</c:v>
                </c:pt>
                <c:pt idx="1956">
                  <c:v>-47.064896204416073</c:v>
                </c:pt>
                <c:pt idx="1957">
                  <c:v>-43.646541331171981</c:v>
                </c:pt>
                <c:pt idx="1958">
                  <c:v>-39.36816432992044</c:v>
                </c:pt>
                <c:pt idx="1959">
                  <c:v>-35.603421978869669</c:v>
                </c:pt>
                <c:pt idx="1960">
                  <c:v>-31.644033890308396</c:v>
                </c:pt>
                <c:pt idx="1961">
                  <c:v>-27.789833731186317</c:v>
                </c:pt>
                <c:pt idx="1962">
                  <c:v>-25.547565726455595</c:v>
                </c:pt>
                <c:pt idx="1963">
                  <c:v>-23.588314413970664</c:v>
                </c:pt>
                <c:pt idx="1964">
                  <c:v>-23.057596565617182</c:v>
                </c:pt>
                <c:pt idx="1965">
                  <c:v>-22.16983248453904</c:v>
                </c:pt>
                <c:pt idx="1966">
                  <c:v>-20.178675340423869</c:v>
                </c:pt>
                <c:pt idx="1967">
                  <c:v>-16.07016301302221</c:v>
                </c:pt>
                <c:pt idx="1968">
                  <c:v>-10.330260277525952</c:v>
                </c:pt>
                <c:pt idx="1969">
                  <c:v>-1.8382383262171185</c:v>
                </c:pt>
                <c:pt idx="1970">
                  <c:v>6.0649450519299153</c:v>
                </c:pt>
                <c:pt idx="1971">
                  <c:v>15.051930877153925</c:v>
                </c:pt>
                <c:pt idx="1972">
                  <c:v>22.630701741167272</c:v>
                </c:pt>
                <c:pt idx="1973">
                  <c:v>29.527920367411141</c:v>
                </c:pt>
                <c:pt idx="1974">
                  <c:v>31.263747997891965</c:v>
                </c:pt>
                <c:pt idx="1975">
                  <c:v>29.183278383324136</c:v>
                </c:pt>
                <c:pt idx="1976">
                  <c:v>32.588535460388279</c:v>
                </c:pt>
                <c:pt idx="1977">
                  <c:v>37.33124685823914</c:v>
                </c:pt>
                <c:pt idx="1978">
                  <c:v>42.571003403643893</c:v>
                </c:pt>
                <c:pt idx="1979">
                  <c:v>45.217785405836231</c:v>
                </c:pt>
                <c:pt idx="1980">
                  <c:v>45.765957181584653</c:v>
                </c:pt>
                <c:pt idx="1981">
                  <c:v>47.300748351313629</c:v>
                </c:pt>
                <c:pt idx="1982">
                  <c:v>50.028678149234267</c:v>
                </c:pt>
                <c:pt idx="1983">
                  <c:v>45.868884914450703</c:v>
                </c:pt>
                <c:pt idx="1984">
                  <c:v>43.829167176493534</c:v>
                </c:pt>
                <c:pt idx="1985">
                  <c:v>40.501226760111976</c:v>
                </c:pt>
                <c:pt idx="1986">
                  <c:v>34.505409526448538</c:v>
                </c:pt>
                <c:pt idx="1987">
                  <c:v>27.344875833532619</c:v>
                </c:pt>
                <c:pt idx="1988">
                  <c:v>20.391051758494534</c:v>
                </c:pt>
                <c:pt idx="1989">
                  <c:v>14.622995036077667</c:v>
                </c:pt>
                <c:pt idx="1990">
                  <c:v>10.605823171030801</c:v>
                </c:pt>
                <c:pt idx="1991">
                  <c:v>8.071997482010838</c:v>
                </c:pt>
                <c:pt idx="1992">
                  <c:v>8.0207157378715266</c:v>
                </c:pt>
                <c:pt idx="1993">
                  <c:v>11.067443121029235</c:v>
                </c:pt>
                <c:pt idx="1994">
                  <c:v>14.234806409906671</c:v>
                </c:pt>
                <c:pt idx="1995">
                  <c:v>16.569148698897934</c:v>
                </c:pt>
                <c:pt idx="1996">
                  <c:v>19.332980616351346</c:v>
                </c:pt>
                <c:pt idx="1997">
                  <c:v>21.788268018857064</c:v>
                </c:pt>
                <c:pt idx="1998">
                  <c:v>25.936218945461828</c:v>
                </c:pt>
                <c:pt idx="1999">
                  <c:v>30.547923486774756</c:v>
                </c:pt>
                <c:pt idx="2000">
                  <c:v>34.690100795831462</c:v>
                </c:pt>
                <c:pt idx="2001">
                  <c:v>37.687986382599277</c:v>
                </c:pt>
                <c:pt idx="2002">
                  <c:v>37.797599603094774</c:v>
                </c:pt>
                <c:pt idx="2003">
                  <c:v>38.771330154239955</c:v>
                </c:pt>
                <c:pt idx="2004">
                  <c:v>39.361961642353677</c:v>
                </c:pt>
                <c:pt idx="2005">
                  <c:v>43.998346156587175</c:v>
                </c:pt>
                <c:pt idx="2006">
                  <c:v>53.27000820041345</c:v>
                </c:pt>
                <c:pt idx="2007">
                  <c:v>59.424281975016321</c:v>
                </c:pt>
                <c:pt idx="2008">
                  <c:v>63.075079265725336</c:v>
                </c:pt>
                <c:pt idx="2009">
                  <c:v>66.118548242170121</c:v>
                </c:pt>
                <c:pt idx="2010">
                  <c:v>60.655832581861674</c:v>
                </c:pt>
                <c:pt idx="2011">
                  <c:v>59.93618127331326</c:v>
                </c:pt>
                <c:pt idx="2012">
                  <c:v>17.891256149966683</c:v>
                </c:pt>
                <c:pt idx="2013">
                  <c:v>-25.217633760169328</c:v>
                </c:pt>
                <c:pt idx="2014">
                  <c:v>-45.426663694032996</c:v>
                </c:pt>
                <c:pt idx="2015">
                  <c:v>-53.800498185166589</c:v>
                </c:pt>
                <c:pt idx="2016">
                  <c:v>-55.083842679946628</c:v>
                </c:pt>
                <c:pt idx="2017">
                  <c:v>-53.803963427545462</c:v>
                </c:pt>
                <c:pt idx="2018">
                  <c:v>-48.050299576778151</c:v>
                </c:pt>
                <c:pt idx="2019">
                  <c:v>-46.757969298394087</c:v>
                </c:pt>
                <c:pt idx="2020">
                  <c:v>-48.647903841355451</c:v>
                </c:pt>
                <c:pt idx="2021">
                  <c:v>-59.666413720189404</c:v>
                </c:pt>
                <c:pt idx="2022">
                  <c:v>-67.349597343788332</c:v>
                </c:pt>
                <c:pt idx="2023">
                  <c:v>-67.447380302699798</c:v>
                </c:pt>
                <c:pt idx="2024">
                  <c:v>-68.431882141196226</c:v>
                </c:pt>
                <c:pt idx="2025">
                  <c:v>-68.92164697824721</c:v>
                </c:pt>
                <c:pt idx="2026">
                  <c:v>-68.954942358252381</c:v>
                </c:pt>
                <c:pt idx="2027">
                  <c:v>-62.721958982294943</c:v>
                </c:pt>
                <c:pt idx="2028">
                  <c:v>-56.781137019764437</c:v>
                </c:pt>
                <c:pt idx="2029">
                  <c:v>-56.154366359714828</c:v>
                </c:pt>
                <c:pt idx="2030">
                  <c:v>-56.771533751930654</c:v>
                </c:pt>
                <c:pt idx="2031">
                  <c:v>-55.817560061120034</c:v>
                </c:pt>
                <c:pt idx="2032">
                  <c:v>-56.41072483488265</c:v>
                </c:pt>
                <c:pt idx="2033">
                  <c:v>-55.115231680192444</c:v>
                </c:pt>
                <c:pt idx="2034">
                  <c:v>-52.790056114105653</c:v>
                </c:pt>
                <c:pt idx="2035">
                  <c:v>-52.35066480480701</c:v>
                </c:pt>
                <c:pt idx="2036">
                  <c:v>-53.282637198004693</c:v>
                </c:pt>
                <c:pt idx="2037">
                  <c:v>-56.041584126680753</c:v>
                </c:pt>
                <c:pt idx="2038">
                  <c:v>-54.059314286878553</c:v>
                </c:pt>
                <c:pt idx="2039">
                  <c:v>-51.009222180417346</c:v>
                </c:pt>
                <c:pt idx="2040">
                  <c:v>-50.174425906514529</c:v>
                </c:pt>
                <c:pt idx="2041">
                  <c:v>-50.141851714840698</c:v>
                </c:pt>
                <c:pt idx="2042">
                  <c:v>-50.977821060893334</c:v>
                </c:pt>
                <c:pt idx="2043">
                  <c:v>-50.523219702597729</c:v>
                </c:pt>
                <c:pt idx="2044">
                  <c:v>-49.372356100558598</c:v>
                </c:pt>
                <c:pt idx="2045">
                  <c:v>-49.998347018598849</c:v>
                </c:pt>
                <c:pt idx="2046">
                  <c:v>-54.662202328232524</c:v>
                </c:pt>
                <c:pt idx="2047">
                  <c:v>-56.915209269180302</c:v>
                </c:pt>
                <c:pt idx="2048">
                  <c:v>-53.209588246913903</c:v>
                </c:pt>
                <c:pt idx="2049">
                  <c:v>-47.461688506965274</c:v>
                </c:pt>
                <c:pt idx="2050">
                  <c:v>-44.631016230907029</c:v>
                </c:pt>
                <c:pt idx="2051">
                  <c:v>-44.371802725764994</c:v>
                </c:pt>
                <c:pt idx="2052">
                  <c:v>-47.145895446868472</c:v>
                </c:pt>
                <c:pt idx="2053">
                  <c:v>-50.32850542176417</c:v>
                </c:pt>
                <c:pt idx="2054">
                  <c:v>-51.957013829126851</c:v>
                </c:pt>
                <c:pt idx="2055">
                  <c:v>-53.646844431912662</c:v>
                </c:pt>
                <c:pt idx="2056">
                  <c:v>-52.185266801894535</c:v>
                </c:pt>
                <c:pt idx="2057">
                  <c:v>-49.454407588524063</c:v>
                </c:pt>
                <c:pt idx="2058">
                  <c:v>-47.717517497475448</c:v>
                </c:pt>
                <c:pt idx="2059">
                  <c:v>-49.606810040188684</c:v>
                </c:pt>
                <c:pt idx="2060">
                  <c:v>-48.273153134251515</c:v>
                </c:pt>
                <c:pt idx="2061">
                  <c:v>-48.259253807246921</c:v>
                </c:pt>
                <c:pt idx="2062">
                  <c:v>-51.02550196362666</c:v>
                </c:pt>
                <c:pt idx="2063">
                  <c:v>-53.265524807133772</c:v>
                </c:pt>
                <c:pt idx="2064">
                  <c:v>-53.149443089346555</c:v>
                </c:pt>
                <c:pt idx="2065">
                  <c:v>-48.40190807670691</c:v>
                </c:pt>
                <c:pt idx="2066">
                  <c:v>-45.699635873321498</c:v>
                </c:pt>
                <c:pt idx="2067">
                  <c:v>-46.369353850217983</c:v>
                </c:pt>
                <c:pt idx="2068">
                  <c:v>-48.379521271333026</c:v>
                </c:pt>
                <c:pt idx="2069">
                  <c:v>-50.356453895917042</c:v>
                </c:pt>
                <c:pt idx="2070">
                  <c:v>-51.985475747032169</c:v>
                </c:pt>
                <c:pt idx="2071">
                  <c:v>-53.544020185534848</c:v>
                </c:pt>
                <c:pt idx="2072">
                  <c:v>-54.669444168170514</c:v>
                </c:pt>
                <c:pt idx="2073">
                  <c:v>-55.028464074211023</c:v>
                </c:pt>
                <c:pt idx="2074">
                  <c:v>-52.719820737610306</c:v>
                </c:pt>
                <c:pt idx="2075">
                  <c:v>-51.491215485389908</c:v>
                </c:pt>
                <c:pt idx="2076">
                  <c:v>-50.587610229457241</c:v>
                </c:pt>
                <c:pt idx="2077">
                  <c:v>-47.917642809231999</c:v>
                </c:pt>
                <c:pt idx="2078">
                  <c:v>-50.494352558813148</c:v>
                </c:pt>
                <c:pt idx="2079">
                  <c:v>-53.214476547654435</c:v>
                </c:pt>
                <c:pt idx="2080">
                  <c:v>-54.170613316849419</c:v>
                </c:pt>
                <c:pt idx="2081">
                  <c:v>-53.258358149823721</c:v>
                </c:pt>
                <c:pt idx="2082">
                  <c:v>-52.758718324911804</c:v>
                </c:pt>
                <c:pt idx="2083">
                  <c:v>-52.74004823135305</c:v>
                </c:pt>
                <c:pt idx="2084">
                  <c:v>-52.336929686488325</c:v>
                </c:pt>
                <c:pt idx="2085">
                  <c:v>-53.562231861574439</c:v>
                </c:pt>
                <c:pt idx="2086">
                  <c:v>-52.620754397684117</c:v>
                </c:pt>
                <c:pt idx="2087">
                  <c:v>-51.15203858608848</c:v>
                </c:pt>
                <c:pt idx="2088">
                  <c:v>-49.951964256517449</c:v>
                </c:pt>
                <c:pt idx="2089">
                  <c:v>-50.803868902284606</c:v>
                </c:pt>
                <c:pt idx="2090">
                  <c:v>-51.988698602673807</c:v>
                </c:pt>
                <c:pt idx="2091">
                  <c:v>-53.520745527294999</c:v>
                </c:pt>
                <c:pt idx="2092">
                  <c:v>-53.61093951767765</c:v>
                </c:pt>
                <c:pt idx="2093">
                  <c:v>-52.545464590068775</c:v>
                </c:pt>
                <c:pt idx="2094">
                  <c:v>-51.889319828799586</c:v>
                </c:pt>
                <c:pt idx="2095">
                  <c:v>-52.388280712267182</c:v>
                </c:pt>
                <c:pt idx="2096">
                  <c:v>-52.748707014277521</c:v>
                </c:pt>
                <c:pt idx="2097">
                  <c:v>-51.838649866723436</c:v>
                </c:pt>
                <c:pt idx="2098">
                  <c:v>-52.381583346509871</c:v>
                </c:pt>
                <c:pt idx="2099">
                  <c:v>-53.033877129611284</c:v>
                </c:pt>
                <c:pt idx="2100">
                  <c:v>-52.847178611505512</c:v>
                </c:pt>
                <c:pt idx="2101">
                  <c:v>-52.654682480725292</c:v>
                </c:pt>
                <c:pt idx="2102">
                  <c:v>-51.904576367805959</c:v>
                </c:pt>
                <c:pt idx="2103">
                  <c:v>-52.021106702962932</c:v>
                </c:pt>
                <c:pt idx="2104">
                  <c:v>-52.395337127005028</c:v>
                </c:pt>
                <c:pt idx="2105">
                  <c:v>-52.734950522281977</c:v>
                </c:pt>
                <c:pt idx="2106">
                  <c:v>-52.84740274784567</c:v>
                </c:pt>
                <c:pt idx="2107">
                  <c:v>-51.077047608394899</c:v>
                </c:pt>
                <c:pt idx="2108">
                  <c:v>-48.186028140425883</c:v>
                </c:pt>
                <c:pt idx="2109">
                  <c:v>-46.203325120743237</c:v>
                </c:pt>
                <c:pt idx="2110">
                  <c:v>-46.698237832081659</c:v>
                </c:pt>
                <c:pt idx="2111">
                  <c:v>-47.436789412998507</c:v>
                </c:pt>
                <c:pt idx="2112">
                  <c:v>-41.563067834409253</c:v>
                </c:pt>
                <c:pt idx="2113">
                  <c:v>-49.451364831358362</c:v>
                </c:pt>
                <c:pt idx="2114">
                  <c:v>-50.916702492549319</c:v>
                </c:pt>
                <c:pt idx="2115">
                  <c:v>-50.905303954574215</c:v>
                </c:pt>
                <c:pt idx="2116">
                  <c:v>-51.346485711868716</c:v>
                </c:pt>
                <c:pt idx="2117">
                  <c:v>-52.702135864550193</c:v>
                </c:pt>
                <c:pt idx="2118">
                  <c:v>-51.609978881947548</c:v>
                </c:pt>
                <c:pt idx="2119">
                  <c:v>-50.383019302788909</c:v>
                </c:pt>
                <c:pt idx="2120">
                  <c:v>-51.580875938799842</c:v>
                </c:pt>
              </c:numCache>
            </c:numRef>
          </c:val>
          <c:smooth val="0"/>
          <c:extLst>
            <c:ext xmlns:c16="http://schemas.microsoft.com/office/drawing/2014/chart" uri="{C3380CC4-5D6E-409C-BE32-E72D297353CC}">
              <c16:uniqueId val="{00000002-FD24-4672-956C-42A7F68991C7}"/>
            </c:ext>
          </c:extLst>
        </c:ser>
        <c:dLbls>
          <c:showLegendKey val="0"/>
          <c:showVal val="0"/>
          <c:showCatName val="0"/>
          <c:showSerName val="0"/>
          <c:showPercent val="0"/>
          <c:showBubbleSize val="0"/>
        </c:dLbls>
        <c:smooth val="0"/>
        <c:axId val="694813160"/>
        <c:axId val="694814144"/>
      </c:lineChart>
      <c:catAx>
        <c:axId val="69481316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4814144"/>
        <c:crosses val="autoZero"/>
        <c:auto val="1"/>
        <c:lblAlgn val="ctr"/>
        <c:lblOffset val="100"/>
        <c:noMultiLvlLbl val="0"/>
      </c:catAx>
      <c:valAx>
        <c:axId val="694814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4813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dirty="0" err="1"/>
              <a:t>Accele</a:t>
            </a:r>
            <a:r>
              <a:rPr lang="en-IE" baseline="0" dirty="0"/>
              <a:t> Value</a:t>
            </a:r>
            <a:endParaRPr lang="en-IE" dirty="0"/>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1029455504742501E-2"/>
          <c:y val="0.153676409637337"/>
          <c:w val="0.89699536774563804"/>
          <c:h val="0.76573422908827904"/>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22"/>
            <c:marker>
              <c:symbol val="circle"/>
              <c:size val="5"/>
              <c:spPr>
                <a:solidFill>
                  <a:schemeClr val="accent1"/>
                </a:solidFill>
                <a:ln w="9525">
                  <a:solidFill>
                    <a:srgbClr val="FF0000"/>
                  </a:solidFill>
                </a:ln>
                <a:effectLst/>
              </c:spPr>
            </c:marker>
            <c:bubble3D val="0"/>
            <c:extLst>
              <c:ext xmlns:c16="http://schemas.microsoft.com/office/drawing/2014/chart" uri="{C3380CC4-5D6E-409C-BE32-E72D297353CC}">
                <c16:uniqueId val="{00000000-C0ED-4FC7-B6B1-DA0FDB3D8965}"/>
              </c:ext>
            </c:extLst>
          </c:dPt>
          <c:dPt>
            <c:idx val="28"/>
            <c:marker>
              <c:symbol val="circle"/>
              <c:size val="5"/>
              <c:spPr>
                <a:solidFill>
                  <a:schemeClr val="accent1"/>
                </a:solidFill>
                <a:ln w="9525">
                  <a:solidFill>
                    <a:srgbClr val="FF0000"/>
                  </a:solidFill>
                </a:ln>
                <a:effectLst/>
              </c:spPr>
            </c:marker>
            <c:bubble3D val="0"/>
            <c:extLst>
              <c:ext xmlns:c16="http://schemas.microsoft.com/office/drawing/2014/chart" uri="{C3380CC4-5D6E-409C-BE32-E72D297353CC}">
                <c16:uniqueId val="{00000001-C0ED-4FC7-B6B1-DA0FDB3D8965}"/>
              </c:ext>
            </c:extLst>
          </c:dPt>
          <c:dPt>
            <c:idx val="47"/>
            <c:marker>
              <c:symbol val="circle"/>
              <c:size val="5"/>
              <c:spPr>
                <a:solidFill>
                  <a:schemeClr val="accent1"/>
                </a:solidFill>
                <a:ln w="9525">
                  <a:solidFill>
                    <a:srgbClr val="00B050"/>
                  </a:solidFill>
                </a:ln>
                <a:effectLst/>
              </c:spPr>
            </c:marker>
            <c:bubble3D val="0"/>
            <c:extLst>
              <c:ext xmlns:c16="http://schemas.microsoft.com/office/drawing/2014/chart" uri="{C3380CC4-5D6E-409C-BE32-E72D297353CC}">
                <c16:uniqueId val="{00000002-C0ED-4FC7-B6B1-DA0FDB3D8965}"/>
              </c:ext>
            </c:extLst>
          </c:dPt>
          <c:val>
            <c:numRef>
              <c:f>Sheet1!$D$330:$D$400</c:f>
              <c:numCache>
                <c:formatCode>General</c:formatCode>
                <c:ptCount val="71"/>
                <c:pt idx="0">
                  <c:v>1.0696889999999999</c:v>
                </c:pt>
                <c:pt idx="1">
                  <c:v>1.0111190000000001</c:v>
                </c:pt>
                <c:pt idx="2">
                  <c:v>1.0326900000000001</c:v>
                </c:pt>
                <c:pt idx="3">
                  <c:v>0.94110300000000002</c:v>
                </c:pt>
                <c:pt idx="4">
                  <c:v>0.89675300000000002</c:v>
                </c:pt>
                <c:pt idx="5">
                  <c:v>0.89408699999999997</c:v>
                </c:pt>
                <c:pt idx="6">
                  <c:v>0.84504699999999999</c:v>
                </c:pt>
                <c:pt idx="7">
                  <c:v>0.97599800000000003</c:v>
                </c:pt>
                <c:pt idx="8">
                  <c:v>1.08647</c:v>
                </c:pt>
                <c:pt idx="9">
                  <c:v>1.077591</c:v>
                </c:pt>
                <c:pt idx="10">
                  <c:v>0.90644499999999995</c:v>
                </c:pt>
                <c:pt idx="11">
                  <c:v>0.98168</c:v>
                </c:pt>
                <c:pt idx="12">
                  <c:v>1.144039</c:v>
                </c:pt>
                <c:pt idx="13">
                  <c:v>1.1075680000000001</c:v>
                </c:pt>
                <c:pt idx="14">
                  <c:v>0.85071099999999999</c:v>
                </c:pt>
                <c:pt idx="15">
                  <c:v>0.48431800000000003</c:v>
                </c:pt>
                <c:pt idx="16">
                  <c:v>0.57932700000000004</c:v>
                </c:pt>
                <c:pt idx="17">
                  <c:v>1.4634910000000001</c:v>
                </c:pt>
                <c:pt idx="18">
                  <c:v>2.1892860000000001</c:v>
                </c:pt>
                <c:pt idx="19">
                  <c:v>0.805728</c:v>
                </c:pt>
                <c:pt idx="20">
                  <c:v>1.2960179999999999</c:v>
                </c:pt>
                <c:pt idx="21">
                  <c:v>0.87274200000000002</c:v>
                </c:pt>
                <c:pt idx="22">
                  <c:v>2.337145</c:v>
                </c:pt>
                <c:pt idx="23">
                  <c:v>1.8687450000000001</c:v>
                </c:pt>
                <c:pt idx="24">
                  <c:v>1.024799</c:v>
                </c:pt>
                <c:pt idx="25">
                  <c:v>0.73608200000000001</c:v>
                </c:pt>
                <c:pt idx="26">
                  <c:v>1.0410159999999999</c:v>
                </c:pt>
                <c:pt idx="27">
                  <c:v>1.7985599999999999</c:v>
                </c:pt>
                <c:pt idx="28">
                  <c:v>2.3420109999999998</c:v>
                </c:pt>
                <c:pt idx="29">
                  <c:v>1.8613550000000001</c:v>
                </c:pt>
                <c:pt idx="30">
                  <c:v>1.088179</c:v>
                </c:pt>
                <c:pt idx="31">
                  <c:v>0.74226199999999998</c:v>
                </c:pt>
                <c:pt idx="32">
                  <c:v>0.63749699999999998</c:v>
                </c:pt>
                <c:pt idx="33">
                  <c:v>0.64316200000000001</c:v>
                </c:pt>
                <c:pt idx="34">
                  <c:v>0.54290899999999997</c:v>
                </c:pt>
                <c:pt idx="35">
                  <c:v>0.453567</c:v>
                </c:pt>
                <c:pt idx="36">
                  <c:v>0.41625899999999999</c:v>
                </c:pt>
                <c:pt idx="37">
                  <c:v>0.42170400000000002</c:v>
                </c:pt>
                <c:pt idx="38">
                  <c:v>0.36252899999999999</c:v>
                </c:pt>
                <c:pt idx="39">
                  <c:v>0.48863400000000001</c:v>
                </c:pt>
                <c:pt idx="40">
                  <c:v>0.428201</c:v>
                </c:pt>
                <c:pt idx="41">
                  <c:v>0.63468199999999997</c:v>
                </c:pt>
                <c:pt idx="42">
                  <c:v>1.0571029999999999</c:v>
                </c:pt>
                <c:pt idx="43">
                  <c:v>1.3360190000000001</c:v>
                </c:pt>
                <c:pt idx="44">
                  <c:v>1.185538</c:v>
                </c:pt>
                <c:pt idx="45">
                  <c:v>1.558808</c:v>
                </c:pt>
                <c:pt idx="46">
                  <c:v>1.852862</c:v>
                </c:pt>
                <c:pt idx="47">
                  <c:v>2.559275</c:v>
                </c:pt>
                <c:pt idx="48">
                  <c:v>1.6615709999999999</c:v>
                </c:pt>
                <c:pt idx="49">
                  <c:v>0.91972799999999999</c:v>
                </c:pt>
                <c:pt idx="50">
                  <c:v>1.114886</c:v>
                </c:pt>
                <c:pt idx="51">
                  <c:v>1.354581</c:v>
                </c:pt>
                <c:pt idx="52">
                  <c:v>1.3247169999999999</c:v>
                </c:pt>
                <c:pt idx="53">
                  <c:v>1.211406</c:v>
                </c:pt>
                <c:pt idx="54">
                  <c:v>1.143826</c:v>
                </c:pt>
                <c:pt idx="55">
                  <c:v>1.1487560000000001</c:v>
                </c:pt>
                <c:pt idx="56">
                  <c:v>1.1197299999999999</c:v>
                </c:pt>
                <c:pt idx="57">
                  <c:v>1.0471269999999999</c:v>
                </c:pt>
                <c:pt idx="58">
                  <c:v>1.1066100000000001</c:v>
                </c:pt>
                <c:pt idx="59">
                  <c:v>1.0460799999999999</c:v>
                </c:pt>
                <c:pt idx="60">
                  <c:v>0.95005099999999998</c:v>
                </c:pt>
                <c:pt idx="61">
                  <c:v>0.87611300000000003</c:v>
                </c:pt>
                <c:pt idx="62">
                  <c:v>0.94026900000000002</c:v>
                </c:pt>
                <c:pt idx="63">
                  <c:v>0.95212399999999997</c:v>
                </c:pt>
                <c:pt idx="64">
                  <c:v>0.900779</c:v>
                </c:pt>
                <c:pt idx="65">
                  <c:v>0.91798299999999999</c:v>
                </c:pt>
                <c:pt idx="66">
                  <c:v>0.93665799999999999</c:v>
                </c:pt>
                <c:pt idx="67">
                  <c:v>1.0616749999999999</c:v>
                </c:pt>
                <c:pt idx="68">
                  <c:v>1.096565</c:v>
                </c:pt>
                <c:pt idx="69">
                  <c:v>1.0124150000000001</c:v>
                </c:pt>
                <c:pt idx="70">
                  <c:v>0.78675499999999998</c:v>
                </c:pt>
              </c:numCache>
            </c:numRef>
          </c:val>
          <c:smooth val="0"/>
          <c:extLst>
            <c:ext xmlns:c16="http://schemas.microsoft.com/office/drawing/2014/chart" uri="{C3380CC4-5D6E-409C-BE32-E72D297353CC}">
              <c16:uniqueId val="{00000003-C0ED-4FC7-B6B1-DA0FDB3D8965}"/>
            </c:ext>
          </c:extLst>
        </c:ser>
        <c:dLbls>
          <c:showLegendKey val="0"/>
          <c:showVal val="0"/>
          <c:showCatName val="0"/>
          <c:showSerName val="0"/>
          <c:showPercent val="0"/>
          <c:showBubbleSize val="0"/>
        </c:dLbls>
        <c:marker val="1"/>
        <c:smooth val="0"/>
        <c:axId val="451152016"/>
        <c:axId val="451154312"/>
      </c:lineChart>
      <c:catAx>
        <c:axId val="451152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451154312"/>
        <c:crosses val="autoZero"/>
        <c:auto val="1"/>
        <c:lblAlgn val="ctr"/>
        <c:lblOffset val="100"/>
        <c:noMultiLvlLbl val="0"/>
      </c:catAx>
      <c:valAx>
        <c:axId val="451154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451152016"/>
        <c:crosses val="autoZero"/>
        <c:crossBetween val="between"/>
      </c:valAx>
      <c:spPr>
        <a:noFill/>
        <a:ln>
          <a:noFill/>
        </a:ln>
        <a:effectLst/>
      </c:spPr>
    </c:plotArea>
    <c:plotVisOnly val="1"/>
    <c:dispBlanksAs val="gap"/>
    <c:showDLblsOverMax val="0"/>
  </c:chart>
  <c:spPr>
    <a:pattFill prst="pct5">
      <a:fgClr>
        <a:srgbClr val="000000"/>
      </a:fgClr>
      <a:bgClr>
        <a:schemeClr val="bg1"/>
      </a:bgClr>
    </a:pattFill>
    <a:ln w="9525" cap="flat" cmpd="sng" algn="ctr">
      <a:noFill/>
      <a:round/>
    </a:ln>
    <a:effectLst/>
  </c:spPr>
  <c:txPr>
    <a:bodyPr/>
    <a:lstStyle/>
    <a:p>
      <a:pPr>
        <a:defRPr lang="zh-CN"/>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Accel_Axzy</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49"/>
            <c:marker>
              <c:symbol val="circle"/>
              <c:size val="5"/>
              <c:spPr>
                <a:solidFill>
                  <a:srgbClr val="FF0000"/>
                </a:solidFill>
                <a:ln w="9525">
                  <a:solidFill>
                    <a:schemeClr val="accent1"/>
                  </a:solidFill>
                </a:ln>
                <a:effectLst/>
              </c:spPr>
            </c:marker>
            <c:bubble3D val="0"/>
            <c:extLst>
              <c:ext xmlns:c16="http://schemas.microsoft.com/office/drawing/2014/chart" uri="{C3380CC4-5D6E-409C-BE32-E72D297353CC}">
                <c16:uniqueId val="{00000000-1DFB-48F0-89E5-719C1EF64B16}"/>
              </c:ext>
            </c:extLst>
          </c:dPt>
          <c:val>
            <c:numRef>
              <c:f>Sheet3!$A$2:$A$102</c:f>
              <c:numCache>
                <c:formatCode>General</c:formatCode>
                <c:ptCount val="101"/>
                <c:pt idx="0">
                  <c:v>1.2198052245067701</c:v>
                </c:pt>
                <c:pt idx="1">
                  <c:v>1.3217919280385999</c:v>
                </c:pt>
                <c:pt idx="2">
                  <c:v>1.11087477729985</c:v>
                </c:pt>
                <c:pt idx="3">
                  <c:v>1.086647653517</c:v>
                </c:pt>
                <c:pt idx="4">
                  <c:v>1.0096092497773601</c:v>
                </c:pt>
                <c:pt idx="5">
                  <c:v>0.87533025076538995</c:v>
                </c:pt>
                <c:pt idx="6">
                  <c:v>0.90874476122946601</c:v>
                </c:pt>
                <c:pt idx="7">
                  <c:v>0.92967485651167303</c:v>
                </c:pt>
                <c:pt idx="8">
                  <c:v>0.93076365257620597</c:v>
                </c:pt>
                <c:pt idx="9">
                  <c:v>0.97314424025783597</c:v>
                </c:pt>
                <c:pt idx="10">
                  <c:v>1.0538298676665001</c:v>
                </c:pt>
                <c:pt idx="11">
                  <c:v>1.1306872218739401</c:v>
                </c:pt>
                <c:pt idx="12">
                  <c:v>1.1542744133879099</c:v>
                </c:pt>
                <c:pt idx="13">
                  <c:v>1.2262503022425699</c:v>
                </c:pt>
                <c:pt idx="14">
                  <c:v>1.4445009410232299</c:v>
                </c:pt>
                <c:pt idx="15">
                  <c:v>1.5141544239670499</c:v>
                </c:pt>
                <c:pt idx="16">
                  <c:v>1.6051261545654301</c:v>
                </c:pt>
                <c:pt idx="17">
                  <c:v>1.8917316370598101</c:v>
                </c:pt>
                <c:pt idx="18">
                  <c:v>1.90478614142034</c:v>
                </c:pt>
                <c:pt idx="19">
                  <c:v>1.2927110847610199</c:v>
                </c:pt>
                <c:pt idx="20">
                  <c:v>1.0109826038869301</c:v>
                </c:pt>
                <c:pt idx="21">
                  <c:v>1.19547264387982</c:v>
                </c:pt>
                <c:pt idx="22">
                  <c:v>1.07072699600458</c:v>
                </c:pt>
                <c:pt idx="23">
                  <c:v>0.80612349551976203</c:v>
                </c:pt>
                <c:pt idx="24">
                  <c:v>0.85904569794045305</c:v>
                </c:pt>
                <c:pt idx="25">
                  <c:v>0.83427668858778503</c:v>
                </c:pt>
                <c:pt idx="26">
                  <c:v>0.68130866416037905</c:v>
                </c:pt>
                <c:pt idx="27">
                  <c:v>0.67799269824755504</c:v>
                </c:pt>
                <c:pt idx="28">
                  <c:v>0.69778595800503196</c:v>
                </c:pt>
                <c:pt idx="29">
                  <c:v>0.58345089848675302</c:v>
                </c:pt>
                <c:pt idx="30">
                  <c:v>0.50284820786595197</c:v>
                </c:pt>
                <c:pt idx="31">
                  <c:v>0.66333849169560499</c:v>
                </c:pt>
                <c:pt idx="32">
                  <c:v>0.82363011543410702</c:v>
                </c:pt>
                <c:pt idx="33">
                  <c:v>0.940374568088163</c:v>
                </c:pt>
                <c:pt idx="34">
                  <c:v>1.0740075784527801</c:v>
                </c:pt>
                <c:pt idx="35">
                  <c:v>1.2509005196629299</c:v>
                </c:pt>
                <c:pt idx="36">
                  <c:v>1.34673507127794</c:v>
                </c:pt>
                <c:pt idx="37">
                  <c:v>1.33797689009078</c:v>
                </c:pt>
                <c:pt idx="38">
                  <c:v>2.3170063216780399</c:v>
                </c:pt>
                <c:pt idx="39">
                  <c:v>2.5927191027608401</c:v>
                </c:pt>
                <c:pt idx="40">
                  <c:v>1.4595419039565101</c:v>
                </c:pt>
                <c:pt idx="41">
                  <c:v>0.903239036194185</c:v>
                </c:pt>
                <c:pt idx="42">
                  <c:v>0.489573945844752</c:v>
                </c:pt>
                <c:pt idx="43">
                  <c:v>0.59429279009760805</c:v>
                </c:pt>
                <c:pt idx="44">
                  <c:v>1.56048621870909</c:v>
                </c:pt>
                <c:pt idx="45">
                  <c:v>1.85013869608903</c:v>
                </c:pt>
                <c:pt idx="46">
                  <c:v>1.34264335497927</c:v>
                </c:pt>
                <c:pt idx="47">
                  <c:v>1.01653466706355</c:v>
                </c:pt>
                <c:pt idx="48">
                  <c:v>1.1383163973649899</c:v>
                </c:pt>
                <c:pt idx="49">
                  <c:v>1.3616220143053701</c:v>
                </c:pt>
                <c:pt idx="50">
                  <c:v>1.11370847326444</c:v>
                </c:pt>
                <c:pt idx="51">
                  <c:v>0.90935786664821905</c:v>
                </c:pt>
                <c:pt idx="52">
                  <c:v>0.94364668063846902</c:v>
                </c:pt>
                <c:pt idx="53">
                  <c:v>0.87592259205480005</c:v>
                </c:pt>
                <c:pt idx="54">
                  <c:v>0.88650937989905099</c:v>
                </c:pt>
                <c:pt idx="55">
                  <c:v>0.96442514556859205</c:v>
                </c:pt>
                <c:pt idx="56">
                  <c:v>0.91508618833091304</c:v>
                </c:pt>
                <c:pt idx="57">
                  <c:v>0.99325587305638396</c:v>
                </c:pt>
                <c:pt idx="58">
                  <c:v>1.0834113902631799</c:v>
                </c:pt>
                <c:pt idx="59">
                  <c:v>1.11681394421497</c:v>
                </c:pt>
                <c:pt idx="60">
                  <c:v>1.12658487977693</c:v>
                </c:pt>
                <c:pt idx="61">
                  <c:v>1.3707930382114599</c:v>
                </c:pt>
                <c:pt idx="62">
                  <c:v>1.82991480311926</c:v>
                </c:pt>
                <c:pt idx="63">
                  <c:v>1.8778857461512399</c:v>
                </c:pt>
                <c:pt idx="64">
                  <c:v>1.8490537825617701</c:v>
                </c:pt>
                <c:pt idx="65">
                  <c:v>1.8835839649330699</c:v>
                </c:pt>
                <c:pt idx="66">
                  <c:v>1.3667616998518799</c:v>
                </c:pt>
                <c:pt idx="67">
                  <c:v>1.15049054457218</c:v>
                </c:pt>
                <c:pt idx="68">
                  <c:v>1.59366514569184</c:v>
                </c:pt>
                <c:pt idx="69">
                  <c:v>1.3452635761935301</c:v>
                </c:pt>
                <c:pt idx="70">
                  <c:v>0.94013578750784699</c:v>
                </c:pt>
                <c:pt idx="71">
                  <c:v>0.70922464402966101</c:v>
                </c:pt>
                <c:pt idx="72">
                  <c:v>0.69488002143463601</c:v>
                </c:pt>
                <c:pt idx="73">
                  <c:v>0.67520363273459905</c:v>
                </c:pt>
                <c:pt idx="74">
                  <c:v>0.76319851518330395</c:v>
                </c:pt>
                <c:pt idx="75">
                  <c:v>0.48649654396819703</c:v>
                </c:pt>
                <c:pt idx="76">
                  <c:v>0.27503810692702202</c:v>
                </c:pt>
                <c:pt idx="77">
                  <c:v>0.35202636938019299</c:v>
                </c:pt>
                <c:pt idx="78">
                  <c:v>0.44134134183531898</c:v>
                </c:pt>
                <c:pt idx="79">
                  <c:v>0.56416688316312902</c:v>
                </c:pt>
                <c:pt idx="80">
                  <c:v>0.70442464962762297</c:v>
                </c:pt>
                <c:pt idx="81">
                  <c:v>0.84115482699084598</c:v>
                </c:pt>
                <c:pt idx="82">
                  <c:v>1.03216931579175</c:v>
                </c:pt>
                <c:pt idx="83">
                  <c:v>1.2433942941557199</c:v>
                </c:pt>
                <c:pt idx="84">
                  <c:v>1.4102540209029699</c:v>
                </c:pt>
                <c:pt idx="85">
                  <c:v>1.4237943085986799</c:v>
                </c:pt>
                <c:pt idx="86">
                  <c:v>1.06475439999326</c:v>
                </c:pt>
                <c:pt idx="87">
                  <c:v>2.0767152800309399</c:v>
                </c:pt>
                <c:pt idx="88">
                  <c:v>1.77462989870085</c:v>
                </c:pt>
                <c:pt idx="89">
                  <c:v>1.54936566816036</c:v>
                </c:pt>
                <c:pt idx="90">
                  <c:v>1.67720179526526</c:v>
                </c:pt>
                <c:pt idx="91">
                  <c:v>0.85784838030505095</c:v>
                </c:pt>
                <c:pt idx="92">
                  <c:v>0.59177729557410397</c:v>
                </c:pt>
                <c:pt idx="93">
                  <c:v>1.1055715946979601</c:v>
                </c:pt>
                <c:pt idx="94">
                  <c:v>1.66269324527226</c:v>
                </c:pt>
                <c:pt idx="95">
                  <c:v>1.7812063825295501</c:v>
                </c:pt>
                <c:pt idx="96">
                  <c:v>1.2119412628906601</c:v>
                </c:pt>
                <c:pt idx="97">
                  <c:v>1.08067268065913</c:v>
                </c:pt>
                <c:pt idx="98">
                  <c:v>1.11565868362058</c:v>
                </c:pt>
                <c:pt idx="99">
                  <c:v>1.03970642706679</c:v>
                </c:pt>
                <c:pt idx="100">
                  <c:v>0.92792447759125296</c:v>
                </c:pt>
              </c:numCache>
            </c:numRef>
          </c:val>
          <c:smooth val="0"/>
          <c:extLst>
            <c:ext xmlns:c16="http://schemas.microsoft.com/office/drawing/2014/chart" uri="{C3380CC4-5D6E-409C-BE32-E72D297353CC}">
              <c16:uniqueId val="{00000001-1DFB-48F0-89E5-719C1EF64B16}"/>
            </c:ext>
          </c:extLst>
        </c:ser>
        <c:ser>
          <c:idx val="1"/>
          <c:order val="1"/>
          <c:tx>
            <c:strRef>
              <c:f>Sheet3!$F$1</c:f>
              <c:strCache>
                <c:ptCount val="1"/>
                <c:pt idx="0">
                  <c:v>Threshold</c:v>
                </c:pt>
              </c:strCache>
            </c:strRef>
          </c:tx>
          <c:spPr>
            <a:ln w="28575" cap="rnd">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movingAvg"/>
            <c:period val="2"/>
            <c:dispRSqr val="0"/>
            <c:dispEq val="0"/>
          </c:trendline>
          <c:trendline>
            <c:spPr>
              <a:ln w="41275" cap="rnd">
                <a:solidFill>
                  <a:schemeClr val="accent2"/>
                </a:solidFill>
                <a:prstDash val="sysDot"/>
              </a:ln>
              <a:effectLst/>
            </c:spPr>
            <c:trendlineType val="movingAvg"/>
            <c:period val="2"/>
            <c:dispRSqr val="0"/>
            <c:dispEq val="0"/>
          </c:trendline>
          <c:val>
            <c:numRef>
              <c:f>Sheet3!$F$2:$F$102</c:f>
              <c:numCache>
                <c:formatCode>General</c:formatCode>
                <c:ptCount val="101"/>
                <c:pt idx="23">
                  <c:v>1.2038171746431501</c:v>
                </c:pt>
                <c:pt idx="40">
                  <c:v>1.5411465243028</c:v>
                </c:pt>
                <c:pt idx="46">
                  <c:v>1.6058803551972001</c:v>
                </c:pt>
                <c:pt idx="58">
                  <c:v>1.3797532784939399</c:v>
                </c:pt>
                <c:pt idx="71">
                  <c:v>0.71276432574960102</c:v>
                </c:pt>
                <c:pt idx="89">
                  <c:v>1.467281830168</c:v>
                </c:pt>
                <c:pt idx="97">
                  <c:v>0.89060319126477505</c:v>
                </c:pt>
              </c:numCache>
            </c:numRef>
          </c:val>
          <c:smooth val="0"/>
          <c:extLst>
            <c:ext xmlns:c16="http://schemas.microsoft.com/office/drawing/2014/chart" uri="{C3380CC4-5D6E-409C-BE32-E72D297353CC}">
              <c16:uniqueId val="{00000004-1DFB-48F0-89E5-719C1EF64B16}"/>
            </c:ext>
          </c:extLst>
        </c:ser>
        <c:dLbls>
          <c:showLegendKey val="0"/>
          <c:showVal val="0"/>
          <c:showCatName val="0"/>
          <c:showSerName val="0"/>
          <c:showPercent val="0"/>
          <c:showBubbleSize val="0"/>
        </c:dLbls>
        <c:marker val="1"/>
        <c:smooth val="0"/>
        <c:axId val="666942096"/>
        <c:axId val="666935864"/>
      </c:lineChart>
      <c:catAx>
        <c:axId val="66694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35864"/>
        <c:crosses val="autoZero"/>
        <c:auto val="1"/>
        <c:lblAlgn val="ctr"/>
        <c:lblOffset val="100"/>
        <c:noMultiLvlLbl val="0"/>
      </c:catAx>
      <c:valAx>
        <c:axId val="66693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42096"/>
        <c:crosses val="autoZero"/>
        <c:crossBetween val="between"/>
      </c:valAx>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Accel_Axzy</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49"/>
            <c:marker>
              <c:symbol val="circle"/>
              <c:size val="5"/>
              <c:spPr>
                <a:solidFill>
                  <a:srgbClr val="FF0000"/>
                </a:solidFill>
                <a:ln w="9525">
                  <a:solidFill>
                    <a:schemeClr val="accent1"/>
                  </a:solidFill>
                </a:ln>
                <a:effectLst/>
              </c:spPr>
            </c:marker>
            <c:bubble3D val="0"/>
            <c:extLst>
              <c:ext xmlns:c16="http://schemas.microsoft.com/office/drawing/2014/chart" uri="{C3380CC4-5D6E-409C-BE32-E72D297353CC}">
                <c16:uniqueId val="{00000000-4FDE-4D60-B54F-AAB300E17838}"/>
              </c:ext>
            </c:extLst>
          </c:dPt>
          <c:val>
            <c:numRef>
              <c:f>Sheet3!$A$2:$A$102</c:f>
              <c:numCache>
                <c:formatCode>General</c:formatCode>
                <c:ptCount val="101"/>
                <c:pt idx="0">
                  <c:v>1.2198052245067701</c:v>
                </c:pt>
                <c:pt idx="1">
                  <c:v>1.3217919280385999</c:v>
                </c:pt>
                <c:pt idx="2">
                  <c:v>1.11087477729985</c:v>
                </c:pt>
                <c:pt idx="3">
                  <c:v>1.086647653517</c:v>
                </c:pt>
                <c:pt idx="4">
                  <c:v>1.0096092497773601</c:v>
                </c:pt>
                <c:pt idx="5">
                  <c:v>0.87533025076538995</c:v>
                </c:pt>
                <c:pt idx="6">
                  <c:v>0.90874476122946601</c:v>
                </c:pt>
                <c:pt idx="7">
                  <c:v>0.92967485651167303</c:v>
                </c:pt>
                <c:pt idx="8">
                  <c:v>0.93076365257620597</c:v>
                </c:pt>
                <c:pt idx="9">
                  <c:v>0.97314424025783597</c:v>
                </c:pt>
                <c:pt idx="10">
                  <c:v>1.0538298676665001</c:v>
                </c:pt>
                <c:pt idx="11">
                  <c:v>1.1306872218739401</c:v>
                </c:pt>
                <c:pt idx="12">
                  <c:v>1.1542744133879099</c:v>
                </c:pt>
                <c:pt idx="13">
                  <c:v>1.2262503022425699</c:v>
                </c:pt>
                <c:pt idx="14">
                  <c:v>1.4445009410232299</c:v>
                </c:pt>
                <c:pt idx="15">
                  <c:v>1.5141544239670499</c:v>
                </c:pt>
                <c:pt idx="16">
                  <c:v>1.6051261545654301</c:v>
                </c:pt>
                <c:pt idx="17">
                  <c:v>1.8917316370598101</c:v>
                </c:pt>
                <c:pt idx="18">
                  <c:v>1.90478614142034</c:v>
                </c:pt>
                <c:pt idx="19">
                  <c:v>1.2927110847610199</c:v>
                </c:pt>
                <c:pt idx="20">
                  <c:v>1.0109826038869301</c:v>
                </c:pt>
                <c:pt idx="21">
                  <c:v>1.19547264387982</c:v>
                </c:pt>
                <c:pt idx="22">
                  <c:v>1.07072699600458</c:v>
                </c:pt>
                <c:pt idx="23">
                  <c:v>0.80612349551976203</c:v>
                </c:pt>
                <c:pt idx="24">
                  <c:v>0.85904569794045305</c:v>
                </c:pt>
                <c:pt idx="25">
                  <c:v>0.83427668858778503</c:v>
                </c:pt>
                <c:pt idx="26">
                  <c:v>0.68130866416037905</c:v>
                </c:pt>
                <c:pt idx="27">
                  <c:v>0.67799269824755504</c:v>
                </c:pt>
                <c:pt idx="28">
                  <c:v>0.69778595800503196</c:v>
                </c:pt>
                <c:pt idx="29">
                  <c:v>0.58345089848675302</c:v>
                </c:pt>
                <c:pt idx="30">
                  <c:v>0.50284820786595197</c:v>
                </c:pt>
                <c:pt idx="31">
                  <c:v>0.66333849169560499</c:v>
                </c:pt>
                <c:pt idx="32">
                  <c:v>0.82363011543410702</c:v>
                </c:pt>
                <c:pt idx="33">
                  <c:v>0.940374568088163</c:v>
                </c:pt>
                <c:pt idx="34">
                  <c:v>1.0740075784527801</c:v>
                </c:pt>
                <c:pt idx="35">
                  <c:v>1.2509005196629299</c:v>
                </c:pt>
                <c:pt idx="36">
                  <c:v>1.34673507127794</c:v>
                </c:pt>
                <c:pt idx="37">
                  <c:v>1.33797689009078</c:v>
                </c:pt>
                <c:pt idx="38">
                  <c:v>2.3170063216780399</c:v>
                </c:pt>
                <c:pt idx="39">
                  <c:v>2.5927191027608401</c:v>
                </c:pt>
                <c:pt idx="40">
                  <c:v>1.4595419039565101</c:v>
                </c:pt>
                <c:pt idx="41">
                  <c:v>0.903239036194185</c:v>
                </c:pt>
                <c:pt idx="42">
                  <c:v>0.489573945844752</c:v>
                </c:pt>
                <c:pt idx="43">
                  <c:v>0.59429279009760805</c:v>
                </c:pt>
                <c:pt idx="44">
                  <c:v>1.56048621870909</c:v>
                </c:pt>
                <c:pt idx="45">
                  <c:v>1.85013869608903</c:v>
                </c:pt>
                <c:pt idx="46">
                  <c:v>1.34264335497927</c:v>
                </c:pt>
                <c:pt idx="47">
                  <c:v>1.01653466706355</c:v>
                </c:pt>
                <c:pt idx="48">
                  <c:v>1.1383163973649899</c:v>
                </c:pt>
                <c:pt idx="49">
                  <c:v>1.3616220143053701</c:v>
                </c:pt>
                <c:pt idx="50">
                  <c:v>1.11370847326444</c:v>
                </c:pt>
                <c:pt idx="51">
                  <c:v>0.90935786664821905</c:v>
                </c:pt>
                <c:pt idx="52">
                  <c:v>0.94364668063846902</c:v>
                </c:pt>
                <c:pt idx="53">
                  <c:v>0.87592259205480005</c:v>
                </c:pt>
                <c:pt idx="54">
                  <c:v>0.88650937989905099</c:v>
                </c:pt>
                <c:pt idx="55">
                  <c:v>0.96442514556859205</c:v>
                </c:pt>
                <c:pt idx="56">
                  <c:v>0.91508618833091304</c:v>
                </c:pt>
                <c:pt idx="57">
                  <c:v>0.99325587305638396</c:v>
                </c:pt>
                <c:pt idx="58">
                  <c:v>1.0834113902631799</c:v>
                </c:pt>
                <c:pt idx="59">
                  <c:v>1.11681394421497</c:v>
                </c:pt>
                <c:pt idx="60">
                  <c:v>1.12658487977693</c:v>
                </c:pt>
                <c:pt idx="61">
                  <c:v>1.3707930382114599</c:v>
                </c:pt>
                <c:pt idx="62">
                  <c:v>1.82991480311926</c:v>
                </c:pt>
                <c:pt idx="63">
                  <c:v>1.8778857461512399</c:v>
                </c:pt>
                <c:pt idx="64">
                  <c:v>1.8490537825617701</c:v>
                </c:pt>
                <c:pt idx="65">
                  <c:v>1.8835839649330699</c:v>
                </c:pt>
                <c:pt idx="66">
                  <c:v>1.3667616998518799</c:v>
                </c:pt>
                <c:pt idx="67">
                  <c:v>1.15049054457218</c:v>
                </c:pt>
                <c:pt idx="68">
                  <c:v>1.59366514569184</c:v>
                </c:pt>
                <c:pt idx="69">
                  <c:v>1.3452635761935301</c:v>
                </c:pt>
                <c:pt idx="70">
                  <c:v>0.94013578750784699</c:v>
                </c:pt>
                <c:pt idx="71">
                  <c:v>0.70922464402966101</c:v>
                </c:pt>
                <c:pt idx="72">
                  <c:v>0.69488002143463601</c:v>
                </c:pt>
                <c:pt idx="73">
                  <c:v>0.67520363273459905</c:v>
                </c:pt>
                <c:pt idx="74">
                  <c:v>0.76319851518330395</c:v>
                </c:pt>
                <c:pt idx="75">
                  <c:v>0.48649654396819703</c:v>
                </c:pt>
                <c:pt idx="76">
                  <c:v>0.27503810692702202</c:v>
                </c:pt>
                <c:pt idx="77">
                  <c:v>0.35202636938019299</c:v>
                </c:pt>
                <c:pt idx="78">
                  <c:v>0.44134134183531898</c:v>
                </c:pt>
                <c:pt idx="79">
                  <c:v>0.56416688316312902</c:v>
                </c:pt>
                <c:pt idx="80">
                  <c:v>0.70442464962762297</c:v>
                </c:pt>
                <c:pt idx="81">
                  <c:v>0.84115482699084598</c:v>
                </c:pt>
                <c:pt idx="82">
                  <c:v>1.03216931579175</c:v>
                </c:pt>
                <c:pt idx="83">
                  <c:v>1.2433942941557199</c:v>
                </c:pt>
                <c:pt idx="84">
                  <c:v>1.4102540209029699</c:v>
                </c:pt>
                <c:pt idx="85">
                  <c:v>1.4237943085986799</c:v>
                </c:pt>
                <c:pt idx="86">
                  <c:v>1.06475439999326</c:v>
                </c:pt>
                <c:pt idx="87">
                  <c:v>2.0767152800309399</c:v>
                </c:pt>
                <c:pt idx="88">
                  <c:v>1.77462989870085</c:v>
                </c:pt>
                <c:pt idx="89">
                  <c:v>1.54936566816036</c:v>
                </c:pt>
                <c:pt idx="90">
                  <c:v>1.67720179526526</c:v>
                </c:pt>
                <c:pt idx="91">
                  <c:v>0.85784838030505095</c:v>
                </c:pt>
                <c:pt idx="92">
                  <c:v>0.59177729557410397</c:v>
                </c:pt>
                <c:pt idx="93">
                  <c:v>1.1055715946979601</c:v>
                </c:pt>
                <c:pt idx="94">
                  <c:v>1.66269324527226</c:v>
                </c:pt>
                <c:pt idx="95">
                  <c:v>1.7812063825295501</c:v>
                </c:pt>
                <c:pt idx="96">
                  <c:v>1.2119412628906601</c:v>
                </c:pt>
                <c:pt idx="97">
                  <c:v>1.08067268065913</c:v>
                </c:pt>
                <c:pt idx="98">
                  <c:v>1.11565868362058</c:v>
                </c:pt>
                <c:pt idx="99">
                  <c:v>1.03970642706679</c:v>
                </c:pt>
                <c:pt idx="100">
                  <c:v>0.92792447759125296</c:v>
                </c:pt>
              </c:numCache>
            </c:numRef>
          </c:val>
          <c:smooth val="0"/>
          <c:extLst>
            <c:ext xmlns:c16="http://schemas.microsoft.com/office/drawing/2014/chart" uri="{C3380CC4-5D6E-409C-BE32-E72D297353CC}">
              <c16:uniqueId val="{00000001-4FDE-4D60-B54F-AAB300E17838}"/>
            </c:ext>
          </c:extLst>
        </c:ser>
        <c:ser>
          <c:idx val="1"/>
          <c:order val="1"/>
          <c:tx>
            <c:strRef>
              <c:f>Sheet3!$F$1</c:f>
              <c:strCache>
                <c:ptCount val="1"/>
                <c:pt idx="0">
                  <c:v>Threshold</c:v>
                </c:pt>
              </c:strCache>
            </c:strRef>
          </c:tx>
          <c:spPr>
            <a:ln w="28575" cap="rnd">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movingAvg"/>
            <c:period val="2"/>
            <c:dispRSqr val="0"/>
            <c:dispEq val="0"/>
          </c:trendline>
          <c:trendline>
            <c:spPr>
              <a:ln w="41275" cap="rnd">
                <a:solidFill>
                  <a:schemeClr val="accent2"/>
                </a:solidFill>
                <a:prstDash val="sysDot"/>
              </a:ln>
              <a:effectLst/>
            </c:spPr>
            <c:trendlineType val="movingAvg"/>
            <c:period val="2"/>
            <c:dispRSqr val="0"/>
            <c:dispEq val="0"/>
          </c:trendline>
          <c:val>
            <c:numRef>
              <c:f>Sheet3!$F$2:$F$102</c:f>
              <c:numCache>
                <c:formatCode>General</c:formatCode>
                <c:ptCount val="101"/>
                <c:pt idx="23">
                  <c:v>1.2038171746431501</c:v>
                </c:pt>
                <c:pt idx="40">
                  <c:v>1.5411465243028</c:v>
                </c:pt>
                <c:pt idx="46">
                  <c:v>1.6058803551972001</c:v>
                </c:pt>
                <c:pt idx="58">
                  <c:v>1.3797532784939399</c:v>
                </c:pt>
                <c:pt idx="71">
                  <c:v>0.71276432574960102</c:v>
                </c:pt>
                <c:pt idx="89">
                  <c:v>1.467281830168</c:v>
                </c:pt>
                <c:pt idx="97">
                  <c:v>0.89060319126477505</c:v>
                </c:pt>
              </c:numCache>
            </c:numRef>
          </c:val>
          <c:smooth val="0"/>
          <c:extLst>
            <c:ext xmlns:c16="http://schemas.microsoft.com/office/drawing/2014/chart" uri="{C3380CC4-5D6E-409C-BE32-E72D297353CC}">
              <c16:uniqueId val="{00000004-4FDE-4D60-B54F-AAB300E17838}"/>
            </c:ext>
          </c:extLst>
        </c:ser>
        <c:dLbls>
          <c:showLegendKey val="0"/>
          <c:showVal val="0"/>
          <c:showCatName val="0"/>
          <c:showSerName val="0"/>
          <c:showPercent val="0"/>
          <c:showBubbleSize val="0"/>
        </c:dLbls>
        <c:marker val="1"/>
        <c:smooth val="0"/>
        <c:axId val="666942096"/>
        <c:axId val="666935864"/>
      </c:lineChart>
      <c:catAx>
        <c:axId val="66694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35864"/>
        <c:crosses val="autoZero"/>
        <c:auto val="1"/>
        <c:lblAlgn val="ctr"/>
        <c:lblOffset val="100"/>
        <c:noMultiLvlLbl val="0"/>
      </c:catAx>
      <c:valAx>
        <c:axId val="66693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42096"/>
        <c:crosses val="autoZero"/>
        <c:crossBetween val="between"/>
      </c:valAx>
      <c:spPr>
        <a:noFill/>
        <a:ln>
          <a:noFill/>
        </a:ln>
        <a:effectLst/>
      </c:spPr>
    </c:plotArea>
    <c:legend>
      <c:legendPos val="b"/>
      <c:legendEntry>
        <c:idx val="2"/>
        <c:delete val="1"/>
      </c:legendEntry>
      <c:legendEntry>
        <c:idx val="3"/>
        <c:delete val="1"/>
      </c:legendEntry>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Accel_xyz</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Sheet1!$P$1</c:f>
              <c:strCache>
                <c:ptCount val="1"/>
                <c:pt idx="0">
                  <c:v>Walking_in_pocket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Sheet1!$P$2:$P$176</c:f>
              <c:numCache>
                <c:formatCode>General</c:formatCode>
                <c:ptCount val="175"/>
                <c:pt idx="0">
                  <c:v>0.55835900000000005</c:v>
                </c:pt>
                <c:pt idx="1">
                  <c:v>0.55098899999999995</c:v>
                </c:pt>
                <c:pt idx="2">
                  <c:v>0.52596900000000002</c:v>
                </c:pt>
                <c:pt idx="3">
                  <c:v>0.53088299999999999</c:v>
                </c:pt>
                <c:pt idx="4">
                  <c:v>0.683612</c:v>
                </c:pt>
                <c:pt idx="5">
                  <c:v>0.98517100000000002</c:v>
                </c:pt>
                <c:pt idx="6">
                  <c:v>1.33212</c:v>
                </c:pt>
                <c:pt idx="7">
                  <c:v>1.2128829999999999</c:v>
                </c:pt>
                <c:pt idx="8">
                  <c:v>1.0102610000000001</c:v>
                </c:pt>
                <c:pt idx="9">
                  <c:v>1.4682550000000001</c:v>
                </c:pt>
                <c:pt idx="10">
                  <c:v>1.957263</c:v>
                </c:pt>
                <c:pt idx="11">
                  <c:v>1.862311</c:v>
                </c:pt>
                <c:pt idx="12">
                  <c:v>1.1723539999999999</c:v>
                </c:pt>
                <c:pt idx="13">
                  <c:v>1.0062599999999999</c:v>
                </c:pt>
                <c:pt idx="14">
                  <c:v>1.1716800000000001</c:v>
                </c:pt>
                <c:pt idx="15">
                  <c:v>1.3653299999999999</c:v>
                </c:pt>
                <c:pt idx="16">
                  <c:v>1.433921</c:v>
                </c:pt>
                <c:pt idx="17">
                  <c:v>1.4012960000000001</c:v>
                </c:pt>
                <c:pt idx="18">
                  <c:v>1.2856669999999999</c:v>
                </c:pt>
                <c:pt idx="19">
                  <c:v>1.2528969999999999</c:v>
                </c:pt>
                <c:pt idx="20">
                  <c:v>1.271353</c:v>
                </c:pt>
                <c:pt idx="21">
                  <c:v>1.040602</c:v>
                </c:pt>
                <c:pt idx="22">
                  <c:v>1.056522</c:v>
                </c:pt>
                <c:pt idx="23">
                  <c:v>0.91357600000000005</c:v>
                </c:pt>
                <c:pt idx="24">
                  <c:v>0.84106999999999998</c:v>
                </c:pt>
                <c:pt idx="25">
                  <c:v>0.80884800000000001</c:v>
                </c:pt>
                <c:pt idx="26">
                  <c:v>0.81184699999999999</c:v>
                </c:pt>
                <c:pt idx="27">
                  <c:v>0.86536400000000002</c:v>
                </c:pt>
                <c:pt idx="28">
                  <c:v>0.87115799999999999</c:v>
                </c:pt>
                <c:pt idx="29">
                  <c:v>0.879413</c:v>
                </c:pt>
                <c:pt idx="30">
                  <c:v>1.0029509999999999</c:v>
                </c:pt>
                <c:pt idx="31">
                  <c:v>1.1830179999999999</c:v>
                </c:pt>
                <c:pt idx="32">
                  <c:v>1.012848</c:v>
                </c:pt>
                <c:pt idx="33">
                  <c:v>0.67303199999999996</c:v>
                </c:pt>
                <c:pt idx="34">
                  <c:v>0.64228799999999997</c:v>
                </c:pt>
                <c:pt idx="35">
                  <c:v>1.8626180000000001</c:v>
                </c:pt>
                <c:pt idx="36">
                  <c:v>2.7026680000000001</c:v>
                </c:pt>
                <c:pt idx="37">
                  <c:v>1.4572860000000001</c:v>
                </c:pt>
                <c:pt idx="38">
                  <c:v>1.938758</c:v>
                </c:pt>
                <c:pt idx="39">
                  <c:v>0.174597</c:v>
                </c:pt>
                <c:pt idx="40">
                  <c:v>3.0682429999999998</c:v>
                </c:pt>
                <c:pt idx="41">
                  <c:v>2.401427</c:v>
                </c:pt>
                <c:pt idx="42">
                  <c:v>1.3871199999999999</c:v>
                </c:pt>
                <c:pt idx="43">
                  <c:v>0.36326599999999998</c:v>
                </c:pt>
                <c:pt idx="44">
                  <c:v>0.67093700000000001</c:v>
                </c:pt>
                <c:pt idx="45">
                  <c:v>1.5796410000000001</c:v>
                </c:pt>
                <c:pt idx="46">
                  <c:v>2.9893130000000001</c:v>
                </c:pt>
                <c:pt idx="47">
                  <c:v>2.0556040000000002</c:v>
                </c:pt>
                <c:pt idx="48">
                  <c:v>1.1685939999999999</c:v>
                </c:pt>
                <c:pt idx="49">
                  <c:v>0.73452300000000004</c:v>
                </c:pt>
                <c:pt idx="50">
                  <c:v>0.44701099999999999</c:v>
                </c:pt>
                <c:pt idx="51">
                  <c:v>0.31610500000000002</c:v>
                </c:pt>
                <c:pt idx="52">
                  <c:v>0.28142299999999998</c:v>
                </c:pt>
                <c:pt idx="53">
                  <c:v>0.32872600000000002</c:v>
                </c:pt>
                <c:pt idx="54">
                  <c:v>0.40950900000000001</c:v>
                </c:pt>
                <c:pt idx="55">
                  <c:v>0.46238800000000002</c:v>
                </c:pt>
                <c:pt idx="56">
                  <c:v>0.56737499999999996</c:v>
                </c:pt>
                <c:pt idx="57">
                  <c:v>0.72037700000000005</c:v>
                </c:pt>
                <c:pt idx="58">
                  <c:v>0.75665300000000002</c:v>
                </c:pt>
                <c:pt idx="59">
                  <c:v>0.85781499999999999</c:v>
                </c:pt>
                <c:pt idx="60">
                  <c:v>1.13626</c:v>
                </c:pt>
                <c:pt idx="61">
                  <c:v>1.500928</c:v>
                </c:pt>
                <c:pt idx="62">
                  <c:v>1.2120839999999999</c:v>
                </c:pt>
                <c:pt idx="63">
                  <c:v>1.0352870000000001</c:v>
                </c:pt>
                <c:pt idx="64">
                  <c:v>1.290197</c:v>
                </c:pt>
                <c:pt idx="65">
                  <c:v>1.9306749999999999</c:v>
                </c:pt>
                <c:pt idx="66">
                  <c:v>1.8190059999999999</c:v>
                </c:pt>
                <c:pt idx="67">
                  <c:v>1.3507739999999999</c:v>
                </c:pt>
                <c:pt idx="68">
                  <c:v>1.1297010000000001</c:v>
                </c:pt>
                <c:pt idx="69">
                  <c:v>1.1725840000000001</c:v>
                </c:pt>
                <c:pt idx="70">
                  <c:v>1.366306</c:v>
                </c:pt>
                <c:pt idx="71">
                  <c:v>1.3541559999999999</c:v>
                </c:pt>
                <c:pt idx="72">
                  <c:v>1.221746</c:v>
                </c:pt>
                <c:pt idx="73">
                  <c:v>1.230742</c:v>
                </c:pt>
                <c:pt idx="74">
                  <c:v>1.2048650000000001</c:v>
                </c:pt>
                <c:pt idx="75">
                  <c:v>1.1152310000000001</c:v>
                </c:pt>
                <c:pt idx="76">
                  <c:v>0.990263</c:v>
                </c:pt>
                <c:pt idx="77">
                  <c:v>1.018764</c:v>
                </c:pt>
                <c:pt idx="78">
                  <c:v>0.83771799999999996</c:v>
                </c:pt>
                <c:pt idx="79">
                  <c:v>0.88704700000000003</c:v>
                </c:pt>
                <c:pt idx="80">
                  <c:v>0.94393099999999996</c:v>
                </c:pt>
                <c:pt idx="81">
                  <c:v>0.91302700000000003</c:v>
                </c:pt>
                <c:pt idx="82">
                  <c:v>0.99063100000000004</c:v>
                </c:pt>
                <c:pt idx="83">
                  <c:v>1.0040770000000001</c:v>
                </c:pt>
                <c:pt idx="84">
                  <c:v>0.91403400000000001</c:v>
                </c:pt>
                <c:pt idx="85">
                  <c:v>0.94901599999999997</c:v>
                </c:pt>
                <c:pt idx="86">
                  <c:v>1.1172569999999999</c:v>
                </c:pt>
                <c:pt idx="87">
                  <c:v>1.158652</c:v>
                </c:pt>
                <c:pt idx="88">
                  <c:v>0.89140699999999995</c:v>
                </c:pt>
                <c:pt idx="89">
                  <c:v>0.47772599999999998</c:v>
                </c:pt>
                <c:pt idx="90">
                  <c:v>0.50353300000000001</c:v>
                </c:pt>
                <c:pt idx="91">
                  <c:v>1.256324</c:v>
                </c:pt>
                <c:pt idx="92">
                  <c:v>2.5130400000000002</c:v>
                </c:pt>
                <c:pt idx="93">
                  <c:v>1.532284</c:v>
                </c:pt>
                <c:pt idx="94">
                  <c:v>1.303447</c:v>
                </c:pt>
                <c:pt idx="95">
                  <c:v>1.083361</c:v>
                </c:pt>
                <c:pt idx="96">
                  <c:v>2.5213169999999998</c:v>
                </c:pt>
                <c:pt idx="97">
                  <c:v>2.8255659999999998</c:v>
                </c:pt>
                <c:pt idx="98">
                  <c:v>1.7971239999999999</c:v>
                </c:pt>
                <c:pt idx="99">
                  <c:v>0.94342599999999999</c:v>
                </c:pt>
                <c:pt idx="100">
                  <c:v>0.69306400000000001</c:v>
                </c:pt>
                <c:pt idx="101">
                  <c:v>1.0743400000000001</c:v>
                </c:pt>
                <c:pt idx="102">
                  <c:v>1.9166000000000001</c:v>
                </c:pt>
                <c:pt idx="103">
                  <c:v>2.1121460000000001</c:v>
                </c:pt>
                <c:pt idx="104">
                  <c:v>1.674612</c:v>
                </c:pt>
                <c:pt idx="105">
                  <c:v>0.90191699999999997</c:v>
                </c:pt>
                <c:pt idx="106">
                  <c:v>0.61896799999999996</c:v>
                </c:pt>
                <c:pt idx="107">
                  <c:v>0.441216</c:v>
                </c:pt>
                <c:pt idx="108">
                  <c:v>0.38333200000000001</c:v>
                </c:pt>
                <c:pt idx="109">
                  <c:v>0.34220099999999998</c:v>
                </c:pt>
                <c:pt idx="110">
                  <c:v>0.37539600000000001</c:v>
                </c:pt>
                <c:pt idx="111">
                  <c:v>0.46697499999999997</c:v>
                </c:pt>
                <c:pt idx="112">
                  <c:v>0.50648199999999999</c:v>
                </c:pt>
                <c:pt idx="113">
                  <c:v>0.51796900000000001</c:v>
                </c:pt>
                <c:pt idx="114">
                  <c:v>0.50717500000000004</c:v>
                </c:pt>
                <c:pt idx="115">
                  <c:v>0.64621200000000001</c:v>
                </c:pt>
                <c:pt idx="116">
                  <c:v>0.85920399999999997</c:v>
                </c:pt>
                <c:pt idx="117">
                  <c:v>1.2337549999999999</c:v>
                </c:pt>
                <c:pt idx="118">
                  <c:v>1.5032449999999999</c:v>
                </c:pt>
                <c:pt idx="119">
                  <c:v>1.3711739999999999</c:v>
                </c:pt>
                <c:pt idx="120">
                  <c:v>1.411902</c:v>
                </c:pt>
                <c:pt idx="121">
                  <c:v>1.905597</c:v>
                </c:pt>
                <c:pt idx="122">
                  <c:v>2.5182699999999998</c:v>
                </c:pt>
                <c:pt idx="123">
                  <c:v>1.617075</c:v>
                </c:pt>
                <c:pt idx="124">
                  <c:v>0.90968300000000002</c:v>
                </c:pt>
                <c:pt idx="125">
                  <c:v>1.123022</c:v>
                </c:pt>
                <c:pt idx="126">
                  <c:v>1.2523260000000001</c:v>
                </c:pt>
                <c:pt idx="127">
                  <c:v>1.2965180000000001</c:v>
                </c:pt>
                <c:pt idx="128">
                  <c:v>1.2094560000000001</c:v>
                </c:pt>
                <c:pt idx="129">
                  <c:v>1.207862</c:v>
                </c:pt>
                <c:pt idx="130">
                  <c:v>1.2110339999999999</c:v>
                </c:pt>
                <c:pt idx="131">
                  <c:v>1.2363310000000001</c:v>
                </c:pt>
                <c:pt idx="132">
                  <c:v>1.1098779999999999</c:v>
                </c:pt>
                <c:pt idx="133">
                  <c:v>0.96969099999999997</c:v>
                </c:pt>
                <c:pt idx="134">
                  <c:v>0.992116</c:v>
                </c:pt>
                <c:pt idx="135">
                  <c:v>0.90788199999999997</c:v>
                </c:pt>
                <c:pt idx="136">
                  <c:v>0.82239300000000004</c:v>
                </c:pt>
                <c:pt idx="137">
                  <c:v>0.79004099999999999</c:v>
                </c:pt>
                <c:pt idx="138">
                  <c:v>0.89700199999999997</c:v>
                </c:pt>
                <c:pt idx="139">
                  <c:v>0.89507400000000004</c:v>
                </c:pt>
                <c:pt idx="140">
                  <c:v>0.92149899999999996</c:v>
                </c:pt>
                <c:pt idx="141">
                  <c:v>0.89440600000000003</c:v>
                </c:pt>
                <c:pt idx="142">
                  <c:v>0.95558200000000004</c:v>
                </c:pt>
                <c:pt idx="143">
                  <c:v>1.2766869999999999</c:v>
                </c:pt>
                <c:pt idx="144">
                  <c:v>1.280384</c:v>
                </c:pt>
                <c:pt idx="145">
                  <c:v>0.77052600000000004</c:v>
                </c:pt>
                <c:pt idx="146">
                  <c:v>0.54069</c:v>
                </c:pt>
                <c:pt idx="147">
                  <c:v>0.856209</c:v>
                </c:pt>
                <c:pt idx="148">
                  <c:v>2.3388979999999999</c:v>
                </c:pt>
                <c:pt idx="149">
                  <c:v>2.3665970000000001</c:v>
                </c:pt>
                <c:pt idx="150">
                  <c:v>0.58668299999999995</c:v>
                </c:pt>
                <c:pt idx="151">
                  <c:v>1.7749060000000001</c:v>
                </c:pt>
                <c:pt idx="152">
                  <c:v>0.97069000000000005</c:v>
                </c:pt>
                <c:pt idx="153">
                  <c:v>2.6733669999999998</c:v>
                </c:pt>
                <c:pt idx="154">
                  <c:v>1.9765520000000001</c:v>
                </c:pt>
                <c:pt idx="155">
                  <c:v>1.1463289999999999</c:v>
                </c:pt>
                <c:pt idx="156">
                  <c:v>0.87039299999999997</c:v>
                </c:pt>
                <c:pt idx="157">
                  <c:v>1.5603260000000001</c:v>
                </c:pt>
                <c:pt idx="158">
                  <c:v>2.1198790000000001</c:v>
                </c:pt>
                <c:pt idx="159">
                  <c:v>1.8465210000000001</c:v>
                </c:pt>
                <c:pt idx="160">
                  <c:v>1.094438</c:v>
                </c:pt>
                <c:pt idx="161">
                  <c:v>0.716387</c:v>
                </c:pt>
                <c:pt idx="162">
                  <c:v>0.51458899999999996</c:v>
                </c:pt>
                <c:pt idx="163">
                  <c:v>0.39481699999999997</c:v>
                </c:pt>
                <c:pt idx="164">
                  <c:v>0.30368400000000001</c:v>
                </c:pt>
                <c:pt idx="165">
                  <c:v>0.35113899999999998</c:v>
                </c:pt>
                <c:pt idx="166">
                  <c:v>0.38682800000000001</c:v>
                </c:pt>
                <c:pt idx="167">
                  <c:v>0.40255999999999997</c:v>
                </c:pt>
                <c:pt idx="168">
                  <c:v>0.54360299999999995</c:v>
                </c:pt>
                <c:pt idx="169">
                  <c:v>0.67283499999999996</c:v>
                </c:pt>
                <c:pt idx="170">
                  <c:v>0.80193999999999999</c:v>
                </c:pt>
                <c:pt idx="171">
                  <c:v>0.91712800000000005</c:v>
                </c:pt>
                <c:pt idx="172">
                  <c:v>1.2022390000000001</c:v>
                </c:pt>
                <c:pt idx="173">
                  <c:v>1.3915120000000001</c:v>
                </c:pt>
                <c:pt idx="174">
                  <c:v>1.2182200000000001</c:v>
                </c:pt>
              </c:numCache>
            </c:numRef>
          </c:val>
          <c:smooth val="0"/>
          <c:extLst>
            <c:ext xmlns:c16="http://schemas.microsoft.com/office/drawing/2014/chart" uri="{C3380CC4-5D6E-409C-BE32-E72D297353CC}">
              <c16:uniqueId val="{00000000-189E-4C02-9294-25EC2F9BFCD3}"/>
            </c:ext>
          </c:extLst>
        </c:ser>
        <c:ser>
          <c:idx val="1"/>
          <c:order val="1"/>
          <c:tx>
            <c:strRef>
              <c:f>Sheet1!$Q$1</c:f>
              <c:strCache>
                <c:ptCount val="1"/>
                <c:pt idx="0">
                  <c:v>Running_in_pocket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Sheet1!$Q$2:$Q$176</c:f>
              <c:numCache>
                <c:formatCode>General</c:formatCode>
                <c:ptCount val="175"/>
                <c:pt idx="0">
                  <c:v>0.99058299999999999</c:v>
                </c:pt>
                <c:pt idx="1">
                  <c:v>0.57017499999999999</c:v>
                </c:pt>
                <c:pt idx="2">
                  <c:v>1.24997</c:v>
                </c:pt>
                <c:pt idx="3">
                  <c:v>0.98840099999999997</c:v>
                </c:pt>
                <c:pt idx="4">
                  <c:v>0.43772499999999998</c:v>
                </c:pt>
                <c:pt idx="5">
                  <c:v>0.40453</c:v>
                </c:pt>
                <c:pt idx="6">
                  <c:v>0.67404699999999995</c:v>
                </c:pt>
                <c:pt idx="7">
                  <c:v>1.045185</c:v>
                </c:pt>
                <c:pt idx="8">
                  <c:v>0.44622800000000001</c:v>
                </c:pt>
                <c:pt idx="9">
                  <c:v>0.46374100000000001</c:v>
                </c:pt>
                <c:pt idx="10">
                  <c:v>0.78665600000000002</c:v>
                </c:pt>
                <c:pt idx="11">
                  <c:v>1.502847</c:v>
                </c:pt>
                <c:pt idx="12">
                  <c:v>2.3767930000000002</c:v>
                </c:pt>
                <c:pt idx="13">
                  <c:v>2.8438690000000002</c:v>
                </c:pt>
                <c:pt idx="14">
                  <c:v>2.2485940000000002</c:v>
                </c:pt>
                <c:pt idx="15">
                  <c:v>2.0851440000000001</c:v>
                </c:pt>
                <c:pt idx="16">
                  <c:v>3.8214999999999999</c:v>
                </c:pt>
                <c:pt idx="17">
                  <c:v>2.356887</c:v>
                </c:pt>
                <c:pt idx="18">
                  <c:v>0.71465400000000001</c:v>
                </c:pt>
                <c:pt idx="19">
                  <c:v>0.488761</c:v>
                </c:pt>
                <c:pt idx="20">
                  <c:v>0.417881</c:v>
                </c:pt>
                <c:pt idx="21">
                  <c:v>0.33860899999999999</c:v>
                </c:pt>
                <c:pt idx="22">
                  <c:v>0.74282599999999999</c:v>
                </c:pt>
                <c:pt idx="23">
                  <c:v>0.76342699999999997</c:v>
                </c:pt>
                <c:pt idx="24">
                  <c:v>0.50506300000000004</c:v>
                </c:pt>
                <c:pt idx="25">
                  <c:v>0.91843799999999998</c:v>
                </c:pt>
                <c:pt idx="26">
                  <c:v>1.0350330000000001</c:v>
                </c:pt>
                <c:pt idx="27">
                  <c:v>1.3344929999999999</c:v>
                </c:pt>
                <c:pt idx="28">
                  <c:v>1.9354960000000001</c:v>
                </c:pt>
                <c:pt idx="29">
                  <c:v>2.0205289999999998</c:v>
                </c:pt>
                <c:pt idx="30">
                  <c:v>1.8977010000000001</c:v>
                </c:pt>
                <c:pt idx="31">
                  <c:v>2.1801219999999999</c:v>
                </c:pt>
                <c:pt idx="32">
                  <c:v>2.3576830000000002</c:v>
                </c:pt>
                <c:pt idx="33">
                  <c:v>1.37626</c:v>
                </c:pt>
                <c:pt idx="34">
                  <c:v>0.66253499999999999</c:v>
                </c:pt>
                <c:pt idx="35">
                  <c:v>4.8913140000000004</c:v>
                </c:pt>
                <c:pt idx="36">
                  <c:v>2.513944</c:v>
                </c:pt>
                <c:pt idx="37">
                  <c:v>0.86681900000000001</c:v>
                </c:pt>
                <c:pt idx="38">
                  <c:v>0.58849799999999997</c:v>
                </c:pt>
                <c:pt idx="39">
                  <c:v>0.98278200000000004</c:v>
                </c:pt>
                <c:pt idx="40">
                  <c:v>0.74089300000000002</c:v>
                </c:pt>
                <c:pt idx="41">
                  <c:v>0.48970799999999998</c:v>
                </c:pt>
                <c:pt idx="42">
                  <c:v>0.27060400000000001</c:v>
                </c:pt>
                <c:pt idx="43">
                  <c:v>0.648231</c:v>
                </c:pt>
                <c:pt idx="44">
                  <c:v>0.92637199999999997</c:v>
                </c:pt>
                <c:pt idx="45">
                  <c:v>0.47266000000000002</c:v>
                </c:pt>
                <c:pt idx="46">
                  <c:v>0.57363299999999995</c:v>
                </c:pt>
                <c:pt idx="47">
                  <c:v>0.933118</c:v>
                </c:pt>
                <c:pt idx="48">
                  <c:v>1.335764</c:v>
                </c:pt>
                <c:pt idx="49">
                  <c:v>2.0156679999999998</c:v>
                </c:pt>
                <c:pt idx="50">
                  <c:v>2.7101150000000001</c:v>
                </c:pt>
                <c:pt idx="51">
                  <c:v>2.668237</c:v>
                </c:pt>
                <c:pt idx="52">
                  <c:v>2.0301450000000001</c:v>
                </c:pt>
                <c:pt idx="53">
                  <c:v>2.7652320000000001</c:v>
                </c:pt>
                <c:pt idx="54">
                  <c:v>2.2849349999999999</c:v>
                </c:pt>
                <c:pt idx="55">
                  <c:v>0.94767400000000002</c:v>
                </c:pt>
                <c:pt idx="56">
                  <c:v>0.47699799999999998</c:v>
                </c:pt>
                <c:pt idx="57">
                  <c:v>0.28589199999999998</c:v>
                </c:pt>
                <c:pt idx="58">
                  <c:v>0.242311</c:v>
                </c:pt>
                <c:pt idx="59">
                  <c:v>0.47008100000000003</c:v>
                </c:pt>
                <c:pt idx="60">
                  <c:v>0.75769799999999998</c:v>
                </c:pt>
                <c:pt idx="61">
                  <c:v>0.72243599999999997</c:v>
                </c:pt>
                <c:pt idx="62">
                  <c:v>1.0756209999999999</c:v>
                </c:pt>
                <c:pt idx="63">
                  <c:v>1.043118</c:v>
                </c:pt>
                <c:pt idx="64">
                  <c:v>1.219022</c:v>
                </c:pt>
                <c:pt idx="65">
                  <c:v>1.850705</c:v>
                </c:pt>
                <c:pt idx="66">
                  <c:v>1.951838</c:v>
                </c:pt>
                <c:pt idx="67">
                  <c:v>1.6392789999999999</c:v>
                </c:pt>
                <c:pt idx="68">
                  <c:v>1.972933</c:v>
                </c:pt>
                <c:pt idx="69">
                  <c:v>3.0679110000000001</c:v>
                </c:pt>
                <c:pt idx="70">
                  <c:v>1.837383</c:v>
                </c:pt>
                <c:pt idx="71">
                  <c:v>0.78456899999999996</c:v>
                </c:pt>
                <c:pt idx="72">
                  <c:v>3.6762440000000001</c:v>
                </c:pt>
                <c:pt idx="73">
                  <c:v>6.6494710000000001</c:v>
                </c:pt>
                <c:pt idx="74">
                  <c:v>1.2679279999999999</c:v>
                </c:pt>
                <c:pt idx="75">
                  <c:v>0.79435299999999998</c:v>
                </c:pt>
                <c:pt idx="76">
                  <c:v>1.199899</c:v>
                </c:pt>
                <c:pt idx="77">
                  <c:v>1.2693300000000001</c:v>
                </c:pt>
                <c:pt idx="78">
                  <c:v>0.61147200000000002</c:v>
                </c:pt>
                <c:pt idx="79">
                  <c:v>0.22923499999999999</c:v>
                </c:pt>
                <c:pt idx="80">
                  <c:v>0.45431500000000002</c:v>
                </c:pt>
                <c:pt idx="81">
                  <c:v>0.75749999999999995</c:v>
                </c:pt>
                <c:pt idx="82">
                  <c:v>0.98592800000000003</c:v>
                </c:pt>
                <c:pt idx="83">
                  <c:v>0.49917</c:v>
                </c:pt>
                <c:pt idx="84">
                  <c:v>0.62337799999999999</c:v>
                </c:pt>
                <c:pt idx="85">
                  <c:v>1.0138499999999999</c:v>
                </c:pt>
                <c:pt idx="86">
                  <c:v>1.5993280000000001</c:v>
                </c:pt>
                <c:pt idx="87">
                  <c:v>2.0250219999999999</c:v>
                </c:pt>
                <c:pt idx="88">
                  <c:v>2.5345249999999999</c:v>
                </c:pt>
                <c:pt idx="89">
                  <c:v>3.0527839999999999</c:v>
                </c:pt>
                <c:pt idx="90">
                  <c:v>2.1600190000000001</c:v>
                </c:pt>
                <c:pt idx="91">
                  <c:v>2.0882499999999999</c:v>
                </c:pt>
                <c:pt idx="92">
                  <c:v>2.7256550000000002</c:v>
                </c:pt>
                <c:pt idx="93">
                  <c:v>1.467406</c:v>
                </c:pt>
                <c:pt idx="94">
                  <c:v>0.57706500000000005</c:v>
                </c:pt>
                <c:pt idx="95">
                  <c:v>0.41114000000000001</c:v>
                </c:pt>
                <c:pt idx="96">
                  <c:v>0.27084900000000001</c:v>
                </c:pt>
                <c:pt idx="97">
                  <c:v>0.59741999999999995</c:v>
                </c:pt>
                <c:pt idx="98">
                  <c:v>0.80022000000000004</c:v>
                </c:pt>
                <c:pt idx="99">
                  <c:v>0.71713099999999996</c:v>
                </c:pt>
                <c:pt idx="100">
                  <c:v>0.80124899999999999</c:v>
                </c:pt>
                <c:pt idx="101">
                  <c:v>0.91384600000000005</c:v>
                </c:pt>
                <c:pt idx="102">
                  <c:v>1.323758</c:v>
                </c:pt>
                <c:pt idx="103">
                  <c:v>1.925421</c:v>
                </c:pt>
                <c:pt idx="104">
                  <c:v>1.8030710000000001</c:v>
                </c:pt>
                <c:pt idx="105">
                  <c:v>1.6378649999999999</c:v>
                </c:pt>
                <c:pt idx="106">
                  <c:v>2.2250939999999999</c:v>
                </c:pt>
                <c:pt idx="107">
                  <c:v>2.8763969999999999</c:v>
                </c:pt>
                <c:pt idx="108">
                  <c:v>1.130957</c:v>
                </c:pt>
                <c:pt idx="109">
                  <c:v>1.013155</c:v>
                </c:pt>
                <c:pt idx="110">
                  <c:v>6.5237119999999997</c:v>
                </c:pt>
                <c:pt idx="111">
                  <c:v>4.7216829999999996</c:v>
                </c:pt>
                <c:pt idx="112">
                  <c:v>1.560055</c:v>
                </c:pt>
                <c:pt idx="113">
                  <c:v>0.97322799999999998</c:v>
                </c:pt>
                <c:pt idx="114">
                  <c:v>1.2446759999999999</c:v>
                </c:pt>
                <c:pt idx="115">
                  <c:v>0.85210399999999997</c:v>
                </c:pt>
                <c:pt idx="116">
                  <c:v>0.44214500000000001</c:v>
                </c:pt>
                <c:pt idx="117">
                  <c:v>0.25912400000000002</c:v>
                </c:pt>
                <c:pt idx="118">
                  <c:v>0.41373199999999999</c:v>
                </c:pt>
                <c:pt idx="119">
                  <c:v>0.614676</c:v>
                </c:pt>
                <c:pt idx="120">
                  <c:v>0.62543400000000005</c:v>
                </c:pt>
                <c:pt idx="121">
                  <c:v>0.43093900000000002</c:v>
                </c:pt>
                <c:pt idx="122">
                  <c:v>0.83365100000000003</c:v>
                </c:pt>
                <c:pt idx="123">
                  <c:v>1.2298720000000001</c:v>
                </c:pt>
                <c:pt idx="124">
                  <c:v>1.878679</c:v>
                </c:pt>
                <c:pt idx="125">
                  <c:v>2.6448469999999999</c:v>
                </c:pt>
                <c:pt idx="126">
                  <c:v>2.992712</c:v>
                </c:pt>
                <c:pt idx="127">
                  <c:v>2.0851700000000002</c:v>
                </c:pt>
                <c:pt idx="128">
                  <c:v>1.850978</c:v>
                </c:pt>
                <c:pt idx="129">
                  <c:v>3.298664</c:v>
                </c:pt>
                <c:pt idx="130">
                  <c:v>2.33527</c:v>
                </c:pt>
                <c:pt idx="131">
                  <c:v>0.74611499999999997</c:v>
                </c:pt>
                <c:pt idx="132">
                  <c:v>0.35542800000000002</c:v>
                </c:pt>
                <c:pt idx="133">
                  <c:v>0.32374799999999998</c:v>
                </c:pt>
                <c:pt idx="134">
                  <c:v>0.14340700000000001</c:v>
                </c:pt>
                <c:pt idx="135">
                  <c:v>0.416738</c:v>
                </c:pt>
                <c:pt idx="136">
                  <c:v>0.74592700000000001</c:v>
                </c:pt>
                <c:pt idx="137">
                  <c:v>0.67962699999999998</c:v>
                </c:pt>
                <c:pt idx="138">
                  <c:v>0.83944700000000005</c:v>
                </c:pt>
                <c:pt idx="139">
                  <c:v>0.80906199999999995</c:v>
                </c:pt>
                <c:pt idx="140">
                  <c:v>1.2925770000000001</c:v>
                </c:pt>
                <c:pt idx="141">
                  <c:v>1.7914570000000001</c:v>
                </c:pt>
                <c:pt idx="142">
                  <c:v>1.924045</c:v>
                </c:pt>
                <c:pt idx="143">
                  <c:v>1.6972020000000001</c:v>
                </c:pt>
                <c:pt idx="144">
                  <c:v>1.8540589999999999</c:v>
                </c:pt>
                <c:pt idx="145">
                  <c:v>2.9320870000000001</c:v>
                </c:pt>
                <c:pt idx="146">
                  <c:v>1.6956070000000001</c:v>
                </c:pt>
                <c:pt idx="147">
                  <c:v>1.146889</c:v>
                </c:pt>
                <c:pt idx="148">
                  <c:v>5.1996880000000001</c:v>
                </c:pt>
                <c:pt idx="149">
                  <c:v>4.8493009999999996</c:v>
                </c:pt>
                <c:pt idx="150">
                  <c:v>1.6749449999999999</c:v>
                </c:pt>
                <c:pt idx="151">
                  <c:v>0.69486400000000004</c:v>
                </c:pt>
                <c:pt idx="152">
                  <c:v>0.99776100000000001</c:v>
                </c:pt>
                <c:pt idx="153">
                  <c:v>1.1888879999999999</c:v>
                </c:pt>
                <c:pt idx="154">
                  <c:v>0.76764600000000005</c:v>
                </c:pt>
                <c:pt idx="155">
                  <c:v>0.37912200000000001</c:v>
                </c:pt>
                <c:pt idx="156">
                  <c:v>0.24412</c:v>
                </c:pt>
                <c:pt idx="157">
                  <c:v>0.32600899999999999</c:v>
                </c:pt>
                <c:pt idx="158">
                  <c:v>0.37001499999999998</c:v>
                </c:pt>
                <c:pt idx="159">
                  <c:v>0.21491399999999999</c:v>
                </c:pt>
                <c:pt idx="160">
                  <c:v>0.48616799999999999</c:v>
                </c:pt>
                <c:pt idx="161">
                  <c:v>1.051501</c:v>
                </c:pt>
                <c:pt idx="162">
                  <c:v>2.0136379999999998</c:v>
                </c:pt>
                <c:pt idx="163">
                  <c:v>2.8528690000000001</c:v>
                </c:pt>
                <c:pt idx="164">
                  <c:v>2.562678</c:v>
                </c:pt>
                <c:pt idx="165">
                  <c:v>2.1904509999999999</c:v>
                </c:pt>
                <c:pt idx="166">
                  <c:v>2.4057050000000002</c:v>
                </c:pt>
                <c:pt idx="167">
                  <c:v>4.0026279999999996</c:v>
                </c:pt>
                <c:pt idx="168">
                  <c:v>1.8571059999999999</c:v>
                </c:pt>
                <c:pt idx="169">
                  <c:v>0.46960299999999999</c:v>
                </c:pt>
                <c:pt idx="170">
                  <c:v>0.33915099999999998</c:v>
                </c:pt>
                <c:pt idx="171">
                  <c:v>0.29056799999999999</c:v>
                </c:pt>
                <c:pt idx="172">
                  <c:v>0.15603400000000001</c:v>
                </c:pt>
                <c:pt idx="173">
                  <c:v>0.32768000000000003</c:v>
                </c:pt>
                <c:pt idx="174">
                  <c:v>0.61311599999999999</c:v>
                </c:pt>
              </c:numCache>
            </c:numRef>
          </c:val>
          <c:smooth val="0"/>
          <c:extLst>
            <c:ext xmlns:c16="http://schemas.microsoft.com/office/drawing/2014/chart" uri="{C3380CC4-5D6E-409C-BE32-E72D297353CC}">
              <c16:uniqueId val="{00000001-189E-4C02-9294-25EC2F9BFCD3}"/>
            </c:ext>
          </c:extLst>
        </c:ser>
        <c:dLbls>
          <c:showLegendKey val="0"/>
          <c:showVal val="0"/>
          <c:showCatName val="0"/>
          <c:showSerName val="0"/>
          <c:showPercent val="0"/>
          <c:showBubbleSize val="0"/>
        </c:dLbls>
        <c:marker val="1"/>
        <c:smooth val="0"/>
        <c:axId val="605587504"/>
        <c:axId val="605587832"/>
      </c:lineChart>
      <c:catAx>
        <c:axId val="6055875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5587832"/>
        <c:crosses val="autoZero"/>
        <c:auto val="1"/>
        <c:lblAlgn val="ctr"/>
        <c:lblOffset val="100"/>
        <c:noMultiLvlLbl val="0"/>
      </c:catAx>
      <c:valAx>
        <c:axId val="605587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55875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pattFill prst="pct5">
      <a:fgClr>
        <a:schemeClr val="accent1"/>
      </a:fgClr>
      <a:bgClr>
        <a:schemeClr val="bg1"/>
      </a:bgClr>
    </a:pattFill>
    <a:ln w="9525" cap="flat" cmpd="sng" algn="ctr">
      <a:noFill/>
      <a:round/>
    </a:ln>
    <a:effectLst/>
  </c:spPr>
  <c:txPr>
    <a:bodyPr/>
    <a:lstStyle/>
    <a:p>
      <a:pPr>
        <a:defRPr lang="zh-CN"/>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GB" altLang="zh-CN"/>
              <a:t>Gyro Data</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[Simulate_raci_31_01_2018.csv]Simulate_raci_31_01_2018!$A$1</c:f>
              <c:strCache>
                <c:ptCount val="1"/>
                <c:pt idx="0">
                  <c:v>Pitch_Axis</c:v>
                </c:pt>
              </c:strCache>
            </c:strRef>
          </c:tx>
          <c:spPr>
            <a:ln w="28575" cap="rnd">
              <a:solidFill>
                <a:schemeClr val="accent1"/>
              </a:solidFill>
              <a:round/>
            </a:ln>
            <a:effectLst/>
          </c:spPr>
          <c:marker>
            <c:symbol val="none"/>
          </c:marker>
          <c:val>
            <c:numRef>
              <c:f>[Simulate_raci_31_01_2018.csv]Simulate_raci_31_01_2018!$A$2:$A$2000</c:f>
              <c:numCache>
                <c:formatCode>General</c:formatCode>
                <c:ptCount val="1999"/>
                <c:pt idx="0">
                  <c:v>-9.3150000000000004E-3</c:v>
                </c:pt>
                <c:pt idx="1">
                  <c:v>3.0027999999999999E-2</c:v>
                </c:pt>
                <c:pt idx="2">
                  <c:v>8.3569999999999998E-3</c:v>
                </c:pt>
                <c:pt idx="3">
                  <c:v>-3.0908000000000001E-2</c:v>
                </c:pt>
                <c:pt idx="4">
                  <c:v>-6.8926000000000001E-2</c:v>
                </c:pt>
                <c:pt idx="5">
                  <c:v>-9.3907000000000004E-2</c:v>
                </c:pt>
                <c:pt idx="6">
                  <c:v>-0.117564</c:v>
                </c:pt>
                <c:pt idx="7">
                  <c:v>-0.13897999999999999</c:v>
                </c:pt>
                <c:pt idx="8">
                  <c:v>-0.150807</c:v>
                </c:pt>
                <c:pt idx="9">
                  <c:v>-0.15490599999999999</c:v>
                </c:pt>
                <c:pt idx="10">
                  <c:v>-0.125691</c:v>
                </c:pt>
                <c:pt idx="11">
                  <c:v>-8.5914000000000004E-2</c:v>
                </c:pt>
                <c:pt idx="12">
                  <c:v>-5.3627000000000001E-2</c:v>
                </c:pt>
                <c:pt idx="13">
                  <c:v>-6.548E-3</c:v>
                </c:pt>
                <c:pt idx="14">
                  <c:v>1.2486000000000001E-2</c:v>
                </c:pt>
                <c:pt idx="15">
                  <c:v>1.1176999999999999E-2</c:v>
                </c:pt>
                <c:pt idx="16">
                  <c:v>1.3258000000000001E-2</c:v>
                </c:pt>
                <c:pt idx="17">
                  <c:v>4.6456999999999998E-2</c:v>
                </c:pt>
                <c:pt idx="18">
                  <c:v>7.4149000000000007E-2</c:v>
                </c:pt>
                <c:pt idx="19">
                  <c:v>6.9662000000000002E-2</c:v>
                </c:pt>
                <c:pt idx="20">
                  <c:v>5.4316000000000003E-2</c:v>
                </c:pt>
                <c:pt idx="21">
                  <c:v>3.3568000000000001E-2</c:v>
                </c:pt>
                <c:pt idx="22">
                  <c:v>9.8340000000000007E-3</c:v>
                </c:pt>
                <c:pt idx="23">
                  <c:v>-1.6949999999999999E-3</c:v>
                </c:pt>
                <c:pt idx="24">
                  <c:v>8.4100000000000008E-3</c:v>
                </c:pt>
                <c:pt idx="25">
                  <c:v>3.2362000000000002E-2</c:v>
                </c:pt>
                <c:pt idx="26">
                  <c:v>4.4309000000000001E-2</c:v>
                </c:pt>
                <c:pt idx="27">
                  <c:v>1.8695E-2</c:v>
                </c:pt>
                <c:pt idx="28">
                  <c:v>-4.9240000000000004E-3</c:v>
                </c:pt>
                <c:pt idx="29">
                  <c:v>-2.1159000000000001E-2</c:v>
                </c:pt>
                <c:pt idx="30">
                  <c:v>-2.4489E-2</c:v>
                </c:pt>
                <c:pt idx="31">
                  <c:v>-6.2350000000000001E-3</c:v>
                </c:pt>
                <c:pt idx="32">
                  <c:v>3.7850000000000002E-2</c:v>
                </c:pt>
                <c:pt idx="33">
                  <c:v>8.9399000000000006E-2</c:v>
                </c:pt>
                <c:pt idx="34">
                  <c:v>0.12700600000000001</c:v>
                </c:pt>
                <c:pt idx="35">
                  <c:v>0.12286</c:v>
                </c:pt>
                <c:pt idx="36">
                  <c:v>7.6873999999999998E-2</c:v>
                </c:pt>
                <c:pt idx="37">
                  <c:v>2.6623000000000001E-2</c:v>
                </c:pt>
                <c:pt idx="38">
                  <c:v>-6.3889999999999997E-3</c:v>
                </c:pt>
                <c:pt idx="39">
                  <c:v>-4.3622000000000001E-2</c:v>
                </c:pt>
                <c:pt idx="40">
                  <c:v>-9.2728000000000005E-2</c:v>
                </c:pt>
                <c:pt idx="41">
                  <c:v>-0.165437</c:v>
                </c:pt>
                <c:pt idx="42">
                  <c:v>-0.25422699999999998</c:v>
                </c:pt>
                <c:pt idx="43">
                  <c:v>-0.35157100000000002</c:v>
                </c:pt>
                <c:pt idx="44">
                  <c:v>-0.433888</c:v>
                </c:pt>
                <c:pt idx="45">
                  <c:v>-0.51499399999999995</c:v>
                </c:pt>
                <c:pt idx="46">
                  <c:v>-0.59494800000000003</c:v>
                </c:pt>
                <c:pt idx="47">
                  <c:v>-0.68017799999999995</c:v>
                </c:pt>
                <c:pt idx="48">
                  <c:v>-0.76233600000000001</c:v>
                </c:pt>
                <c:pt idx="49">
                  <c:v>-0.84122200000000003</c:v>
                </c:pt>
                <c:pt idx="50">
                  <c:v>-0.91343700000000005</c:v>
                </c:pt>
                <c:pt idx="51">
                  <c:v>-0.98459600000000003</c:v>
                </c:pt>
                <c:pt idx="52">
                  <c:v>-1.058171</c:v>
                </c:pt>
                <c:pt idx="53">
                  <c:v>-1.1319889999999999</c:v>
                </c:pt>
                <c:pt idx="54">
                  <c:v>-1.1866490000000001</c:v>
                </c:pt>
                <c:pt idx="55">
                  <c:v>-1.2305900000000001</c:v>
                </c:pt>
                <c:pt idx="56">
                  <c:v>-1.2431479999999999</c:v>
                </c:pt>
                <c:pt idx="57">
                  <c:v>-1.236253</c:v>
                </c:pt>
                <c:pt idx="58">
                  <c:v>-1.2413099999999999</c:v>
                </c:pt>
                <c:pt idx="59">
                  <c:v>-1.2721290000000001</c:v>
                </c:pt>
                <c:pt idx="60">
                  <c:v>-1.3321419999999999</c:v>
                </c:pt>
                <c:pt idx="61">
                  <c:v>-1.413781</c:v>
                </c:pt>
                <c:pt idx="62">
                  <c:v>-1.4963299999999999</c:v>
                </c:pt>
                <c:pt idx="63">
                  <c:v>-1.5594079999999999</c:v>
                </c:pt>
                <c:pt idx="64">
                  <c:v>-1.5947979999999999</c:v>
                </c:pt>
                <c:pt idx="65">
                  <c:v>-1.6246179999999999</c:v>
                </c:pt>
                <c:pt idx="66">
                  <c:v>-1.640536</c:v>
                </c:pt>
                <c:pt idx="67">
                  <c:v>-1.6628130000000001</c:v>
                </c:pt>
                <c:pt idx="68">
                  <c:v>-1.689425</c:v>
                </c:pt>
                <c:pt idx="69">
                  <c:v>-1.725597</c:v>
                </c:pt>
                <c:pt idx="70">
                  <c:v>-1.7415240000000001</c:v>
                </c:pt>
                <c:pt idx="71">
                  <c:v>-1.738013</c:v>
                </c:pt>
                <c:pt idx="72">
                  <c:v>-1.7099340000000001</c:v>
                </c:pt>
                <c:pt idx="73">
                  <c:v>-1.631737</c:v>
                </c:pt>
                <c:pt idx="74">
                  <c:v>-1.5578460000000001</c:v>
                </c:pt>
                <c:pt idx="75">
                  <c:v>-1.474469</c:v>
                </c:pt>
                <c:pt idx="76">
                  <c:v>-1.388034</c:v>
                </c:pt>
                <c:pt idx="77">
                  <c:v>-1.296395</c:v>
                </c:pt>
                <c:pt idx="78">
                  <c:v>-1.205851</c:v>
                </c:pt>
                <c:pt idx="79">
                  <c:v>-1.135483</c:v>
                </c:pt>
                <c:pt idx="80">
                  <c:v>-1.072554</c:v>
                </c:pt>
                <c:pt idx="81">
                  <c:v>-1.0019610000000001</c:v>
                </c:pt>
                <c:pt idx="82">
                  <c:v>-0.92284600000000006</c:v>
                </c:pt>
                <c:pt idx="83">
                  <c:v>-0.85015099999999999</c:v>
                </c:pt>
                <c:pt idx="84">
                  <c:v>-0.77124800000000004</c:v>
                </c:pt>
                <c:pt idx="85">
                  <c:v>-0.66806399999999999</c:v>
                </c:pt>
                <c:pt idx="86">
                  <c:v>-0.55096000000000001</c:v>
                </c:pt>
                <c:pt idx="87">
                  <c:v>-0.43707499999999999</c:v>
                </c:pt>
                <c:pt idx="88">
                  <c:v>-0.33605600000000002</c:v>
                </c:pt>
                <c:pt idx="89">
                  <c:v>-0.24133299999999999</c:v>
                </c:pt>
                <c:pt idx="90">
                  <c:v>-0.155026</c:v>
                </c:pt>
                <c:pt idx="91">
                  <c:v>-7.3200000000000001E-2</c:v>
                </c:pt>
                <c:pt idx="92">
                  <c:v>-1.7100000000000001E-4</c:v>
                </c:pt>
                <c:pt idx="93">
                  <c:v>8.4685999999999997E-2</c:v>
                </c:pt>
                <c:pt idx="94">
                  <c:v>0.18162900000000001</c:v>
                </c:pt>
                <c:pt idx="95">
                  <c:v>0.27432499999999999</c:v>
                </c:pt>
                <c:pt idx="96">
                  <c:v>0.35482000000000002</c:v>
                </c:pt>
                <c:pt idx="97">
                  <c:v>0.43651899999999999</c:v>
                </c:pt>
                <c:pt idx="98">
                  <c:v>0.52189799999999997</c:v>
                </c:pt>
                <c:pt idx="99">
                  <c:v>0.59150199999999997</c:v>
                </c:pt>
                <c:pt idx="100">
                  <c:v>0.67187200000000002</c:v>
                </c:pt>
                <c:pt idx="101">
                  <c:v>0.74534699999999998</c:v>
                </c:pt>
                <c:pt idx="102">
                  <c:v>0.80774199999999996</c:v>
                </c:pt>
                <c:pt idx="103">
                  <c:v>0.87015600000000004</c:v>
                </c:pt>
                <c:pt idx="104">
                  <c:v>0.94549300000000003</c:v>
                </c:pt>
                <c:pt idx="105">
                  <c:v>1.01915</c:v>
                </c:pt>
                <c:pt idx="106">
                  <c:v>1.0611250000000001</c:v>
                </c:pt>
                <c:pt idx="107">
                  <c:v>1.0604769999999999</c:v>
                </c:pt>
                <c:pt idx="108">
                  <c:v>1.029779</c:v>
                </c:pt>
                <c:pt idx="109">
                  <c:v>0.986016</c:v>
                </c:pt>
                <c:pt idx="110">
                  <c:v>0.94118500000000005</c:v>
                </c:pt>
                <c:pt idx="111">
                  <c:v>0.94972900000000005</c:v>
                </c:pt>
                <c:pt idx="112">
                  <c:v>0.99789399999999995</c:v>
                </c:pt>
                <c:pt idx="113">
                  <c:v>1.064346</c:v>
                </c:pt>
                <c:pt idx="114">
                  <c:v>1.143594</c:v>
                </c:pt>
                <c:pt idx="115">
                  <c:v>1.192753</c:v>
                </c:pt>
                <c:pt idx="116">
                  <c:v>1.228955</c:v>
                </c:pt>
                <c:pt idx="117">
                  <c:v>1.245873</c:v>
                </c:pt>
                <c:pt idx="118">
                  <c:v>1.2819400000000001</c:v>
                </c:pt>
                <c:pt idx="119">
                  <c:v>1.343421</c:v>
                </c:pt>
                <c:pt idx="120">
                  <c:v>1.3943479999999999</c:v>
                </c:pt>
                <c:pt idx="121">
                  <c:v>1.4625919999999999</c:v>
                </c:pt>
                <c:pt idx="122">
                  <c:v>1.544905</c:v>
                </c:pt>
                <c:pt idx="123">
                  <c:v>1.615378</c:v>
                </c:pt>
                <c:pt idx="124">
                  <c:v>1.6995830000000001</c:v>
                </c:pt>
                <c:pt idx="125">
                  <c:v>1.8084880000000001</c:v>
                </c:pt>
                <c:pt idx="126">
                  <c:v>1.9371689999999999</c:v>
                </c:pt>
                <c:pt idx="127">
                  <c:v>2.082195</c:v>
                </c:pt>
                <c:pt idx="128">
                  <c:v>2.1919179999999998</c:v>
                </c:pt>
                <c:pt idx="129">
                  <c:v>2.257304</c:v>
                </c:pt>
                <c:pt idx="130">
                  <c:v>2.2689590000000002</c:v>
                </c:pt>
                <c:pt idx="131">
                  <c:v>2.2477800000000001</c:v>
                </c:pt>
                <c:pt idx="132">
                  <c:v>2.255217</c:v>
                </c:pt>
                <c:pt idx="133">
                  <c:v>2.247512</c:v>
                </c:pt>
                <c:pt idx="134">
                  <c:v>2.2367509999999999</c:v>
                </c:pt>
                <c:pt idx="135">
                  <c:v>2.2366619999999999</c:v>
                </c:pt>
                <c:pt idx="136">
                  <c:v>2.2353830000000001</c:v>
                </c:pt>
                <c:pt idx="137">
                  <c:v>2.211767</c:v>
                </c:pt>
                <c:pt idx="138">
                  <c:v>2.15103</c:v>
                </c:pt>
                <c:pt idx="139">
                  <c:v>2.055097</c:v>
                </c:pt>
                <c:pt idx="140">
                  <c:v>1.922725</c:v>
                </c:pt>
                <c:pt idx="141">
                  <c:v>1.7677940000000001</c:v>
                </c:pt>
                <c:pt idx="142">
                  <c:v>1.611831</c:v>
                </c:pt>
                <c:pt idx="143">
                  <c:v>1.4443440000000001</c:v>
                </c:pt>
                <c:pt idx="144">
                  <c:v>1.282338</c:v>
                </c:pt>
                <c:pt idx="145">
                  <c:v>1.1309549999999999</c:v>
                </c:pt>
                <c:pt idx="146">
                  <c:v>0.9677</c:v>
                </c:pt>
                <c:pt idx="147">
                  <c:v>0.79991100000000004</c:v>
                </c:pt>
                <c:pt idx="148">
                  <c:v>0.61610500000000001</c:v>
                </c:pt>
                <c:pt idx="149">
                  <c:v>0.44958100000000001</c:v>
                </c:pt>
                <c:pt idx="150">
                  <c:v>0.29700399999999999</c:v>
                </c:pt>
                <c:pt idx="151">
                  <c:v>0.15315799999999999</c:v>
                </c:pt>
                <c:pt idx="152">
                  <c:v>2.6575000000000001E-2</c:v>
                </c:pt>
                <c:pt idx="153">
                  <c:v>-7.4365000000000001E-2</c:v>
                </c:pt>
                <c:pt idx="154">
                  <c:v>-0.16473199999999999</c:v>
                </c:pt>
                <c:pt idx="155">
                  <c:v>-0.245647</c:v>
                </c:pt>
                <c:pt idx="156">
                  <c:v>-0.319218</c:v>
                </c:pt>
                <c:pt idx="157">
                  <c:v>-0.38750899999999999</c:v>
                </c:pt>
                <c:pt idx="158">
                  <c:v>-0.45689400000000002</c:v>
                </c:pt>
                <c:pt idx="159">
                  <c:v>-0.53057100000000001</c:v>
                </c:pt>
                <c:pt idx="160">
                  <c:v>-0.59996099999999997</c:v>
                </c:pt>
                <c:pt idx="161">
                  <c:v>-0.65639899999999995</c:v>
                </c:pt>
                <c:pt idx="162">
                  <c:v>-0.70736299999999996</c:v>
                </c:pt>
                <c:pt idx="163">
                  <c:v>-0.77110199999999995</c:v>
                </c:pt>
                <c:pt idx="164">
                  <c:v>-0.85197299999999998</c:v>
                </c:pt>
                <c:pt idx="165">
                  <c:v>-0.93503599999999998</c:v>
                </c:pt>
                <c:pt idx="166">
                  <c:v>-1.0076080000000001</c:v>
                </c:pt>
                <c:pt idx="167">
                  <c:v>-1.077197</c:v>
                </c:pt>
                <c:pt idx="168">
                  <c:v>-1.1383449999999999</c:v>
                </c:pt>
                <c:pt idx="169">
                  <c:v>-1.1845300000000001</c:v>
                </c:pt>
                <c:pt idx="170">
                  <c:v>-1.2122710000000001</c:v>
                </c:pt>
                <c:pt idx="171">
                  <c:v>-1.219563</c:v>
                </c:pt>
                <c:pt idx="172">
                  <c:v>-1.2161580000000001</c:v>
                </c:pt>
                <c:pt idx="173">
                  <c:v>-1.2138169999999999</c:v>
                </c:pt>
                <c:pt idx="174">
                  <c:v>-1.2157180000000001</c:v>
                </c:pt>
                <c:pt idx="175">
                  <c:v>-1.2219930000000001</c:v>
                </c:pt>
                <c:pt idx="176">
                  <c:v>-1.24132</c:v>
                </c:pt>
                <c:pt idx="177">
                  <c:v>-1.2616700000000001</c:v>
                </c:pt>
                <c:pt idx="178">
                  <c:v>-1.283048</c:v>
                </c:pt>
                <c:pt idx="179">
                  <c:v>-1.310864</c:v>
                </c:pt>
                <c:pt idx="180">
                  <c:v>-1.333404</c:v>
                </c:pt>
                <c:pt idx="181">
                  <c:v>-1.360241</c:v>
                </c:pt>
                <c:pt idx="182">
                  <c:v>-1.3806389999999999</c:v>
                </c:pt>
                <c:pt idx="183">
                  <c:v>-1.3977980000000001</c:v>
                </c:pt>
                <c:pt idx="184">
                  <c:v>-1.4212800000000001</c:v>
                </c:pt>
                <c:pt idx="185">
                  <c:v>-1.462782</c:v>
                </c:pt>
                <c:pt idx="186">
                  <c:v>-1.5331079999999999</c:v>
                </c:pt>
                <c:pt idx="187">
                  <c:v>-1.632314</c:v>
                </c:pt>
                <c:pt idx="188">
                  <c:v>-1.7454860000000001</c:v>
                </c:pt>
                <c:pt idx="189">
                  <c:v>-1.840597</c:v>
                </c:pt>
                <c:pt idx="190">
                  <c:v>-1.899529</c:v>
                </c:pt>
                <c:pt idx="191">
                  <c:v>-1.921189</c:v>
                </c:pt>
                <c:pt idx="192">
                  <c:v>-1.924587</c:v>
                </c:pt>
                <c:pt idx="193">
                  <c:v>-1.915041</c:v>
                </c:pt>
                <c:pt idx="194">
                  <c:v>-1.8935740000000001</c:v>
                </c:pt>
                <c:pt idx="195">
                  <c:v>-1.8591439999999999</c:v>
                </c:pt>
                <c:pt idx="196">
                  <c:v>-1.807644</c:v>
                </c:pt>
                <c:pt idx="197">
                  <c:v>-1.738027</c:v>
                </c:pt>
                <c:pt idx="198">
                  <c:v>-1.660882</c:v>
                </c:pt>
                <c:pt idx="199">
                  <c:v>-1.574222</c:v>
                </c:pt>
                <c:pt idx="200">
                  <c:v>-1.477015</c:v>
                </c:pt>
                <c:pt idx="201">
                  <c:v>-1.3702650000000001</c:v>
                </c:pt>
                <c:pt idx="202">
                  <c:v>-1.250937</c:v>
                </c:pt>
                <c:pt idx="203">
                  <c:v>-1.128449</c:v>
                </c:pt>
                <c:pt idx="204">
                  <c:v>-1.00054</c:v>
                </c:pt>
                <c:pt idx="205">
                  <c:v>-0.868363</c:v>
                </c:pt>
                <c:pt idx="206">
                  <c:v>-0.744703</c:v>
                </c:pt>
                <c:pt idx="207">
                  <c:v>-0.63175599999999998</c:v>
                </c:pt>
                <c:pt idx="208">
                  <c:v>-0.53174200000000005</c:v>
                </c:pt>
                <c:pt idx="209">
                  <c:v>-0.44766600000000001</c:v>
                </c:pt>
                <c:pt idx="210">
                  <c:v>-0.37854100000000002</c:v>
                </c:pt>
                <c:pt idx="211">
                  <c:v>-0.32437899999999997</c:v>
                </c:pt>
                <c:pt idx="212">
                  <c:v>-0.279725</c:v>
                </c:pt>
                <c:pt idx="213">
                  <c:v>-0.23388999999999999</c:v>
                </c:pt>
                <c:pt idx="214">
                  <c:v>-0.19766700000000001</c:v>
                </c:pt>
                <c:pt idx="215">
                  <c:v>-0.16791200000000001</c:v>
                </c:pt>
                <c:pt idx="216">
                  <c:v>-0.13606499999999999</c:v>
                </c:pt>
                <c:pt idx="217">
                  <c:v>-9.9790000000000004E-2</c:v>
                </c:pt>
                <c:pt idx="218">
                  <c:v>-5.0569000000000003E-2</c:v>
                </c:pt>
                <c:pt idx="219">
                  <c:v>2.0968000000000001E-2</c:v>
                </c:pt>
                <c:pt idx="220">
                  <c:v>0.115802</c:v>
                </c:pt>
                <c:pt idx="221">
                  <c:v>0.22872400000000001</c:v>
                </c:pt>
                <c:pt idx="222">
                  <c:v>0.35340199999999999</c:v>
                </c:pt>
                <c:pt idx="223">
                  <c:v>0.48132599999999998</c:v>
                </c:pt>
                <c:pt idx="224">
                  <c:v>0.59974000000000005</c:v>
                </c:pt>
                <c:pt idx="225">
                  <c:v>0.70875500000000002</c:v>
                </c:pt>
                <c:pt idx="226">
                  <c:v>0.81556200000000001</c:v>
                </c:pt>
                <c:pt idx="227">
                  <c:v>0.93686999999999998</c:v>
                </c:pt>
                <c:pt idx="228">
                  <c:v>1.0899779999999999</c:v>
                </c:pt>
                <c:pt idx="229">
                  <c:v>1.269719</c:v>
                </c:pt>
                <c:pt idx="230">
                  <c:v>1.4485060000000001</c:v>
                </c:pt>
                <c:pt idx="231">
                  <c:v>1.626358</c:v>
                </c:pt>
                <c:pt idx="232">
                  <c:v>1.812908</c:v>
                </c:pt>
                <c:pt idx="233">
                  <c:v>1.928728</c:v>
                </c:pt>
                <c:pt idx="234">
                  <c:v>1.997797</c:v>
                </c:pt>
                <c:pt idx="235">
                  <c:v>2.0472229999999998</c:v>
                </c:pt>
                <c:pt idx="236">
                  <c:v>2.060743</c:v>
                </c:pt>
                <c:pt idx="237">
                  <c:v>2.0726209999999998</c:v>
                </c:pt>
                <c:pt idx="238">
                  <c:v>2.1059730000000001</c:v>
                </c:pt>
                <c:pt idx="239">
                  <c:v>2.1602209999999999</c:v>
                </c:pt>
                <c:pt idx="240">
                  <c:v>2.2189890000000001</c:v>
                </c:pt>
                <c:pt idx="241">
                  <c:v>2.2926440000000001</c:v>
                </c:pt>
                <c:pt idx="242">
                  <c:v>2.3599290000000002</c:v>
                </c:pt>
                <c:pt idx="243">
                  <c:v>2.3974890000000002</c:v>
                </c:pt>
                <c:pt idx="244">
                  <c:v>2.4490379999999998</c:v>
                </c:pt>
                <c:pt idx="245">
                  <c:v>2.5083259999999998</c:v>
                </c:pt>
                <c:pt idx="246">
                  <c:v>2.5566810000000002</c:v>
                </c:pt>
                <c:pt idx="247">
                  <c:v>2.579002</c:v>
                </c:pt>
                <c:pt idx="248">
                  <c:v>2.577817</c:v>
                </c:pt>
                <c:pt idx="249">
                  <c:v>2.5360900000000002</c:v>
                </c:pt>
                <c:pt idx="250">
                  <c:v>2.4637609999999999</c:v>
                </c:pt>
                <c:pt idx="251">
                  <c:v>2.379842</c:v>
                </c:pt>
                <c:pt idx="252">
                  <c:v>2.306403</c:v>
                </c:pt>
                <c:pt idx="253">
                  <c:v>2.211646</c:v>
                </c:pt>
                <c:pt idx="254">
                  <c:v>2.107367</c:v>
                </c:pt>
                <c:pt idx="255">
                  <c:v>2.0094780000000001</c:v>
                </c:pt>
                <c:pt idx="256">
                  <c:v>1.891232</c:v>
                </c:pt>
                <c:pt idx="257">
                  <c:v>1.74291</c:v>
                </c:pt>
                <c:pt idx="258">
                  <c:v>1.5667990000000001</c:v>
                </c:pt>
                <c:pt idx="259">
                  <c:v>1.3779319999999999</c:v>
                </c:pt>
                <c:pt idx="260">
                  <c:v>1.1933560000000001</c:v>
                </c:pt>
                <c:pt idx="261">
                  <c:v>1.016216</c:v>
                </c:pt>
                <c:pt idx="262">
                  <c:v>0.82427300000000003</c:v>
                </c:pt>
                <c:pt idx="263">
                  <c:v>0.61438199999999998</c:v>
                </c:pt>
                <c:pt idx="264">
                  <c:v>0.40023399999999998</c:v>
                </c:pt>
                <c:pt idx="265">
                  <c:v>0.20521800000000001</c:v>
                </c:pt>
                <c:pt idx="266">
                  <c:v>3.3640999999999997E-2</c:v>
                </c:pt>
                <c:pt idx="267">
                  <c:v>-0.118788</c:v>
                </c:pt>
                <c:pt idx="268">
                  <c:v>-0.24348500000000001</c:v>
                </c:pt>
                <c:pt idx="269">
                  <c:v>-0.34567700000000001</c:v>
                </c:pt>
                <c:pt idx="270">
                  <c:v>-0.40299600000000002</c:v>
                </c:pt>
                <c:pt idx="271">
                  <c:v>-0.41135699999999997</c:v>
                </c:pt>
                <c:pt idx="272">
                  <c:v>-0.41123999999999999</c:v>
                </c:pt>
                <c:pt idx="273">
                  <c:v>-0.42821799999999999</c:v>
                </c:pt>
                <c:pt idx="274">
                  <c:v>-0.47492299999999998</c:v>
                </c:pt>
                <c:pt idx="275">
                  <c:v>-0.55730999999999997</c:v>
                </c:pt>
                <c:pt idx="276">
                  <c:v>-0.66656499999999996</c:v>
                </c:pt>
                <c:pt idx="277">
                  <c:v>-0.77466100000000004</c:v>
                </c:pt>
                <c:pt idx="278">
                  <c:v>-0.85820300000000005</c:v>
                </c:pt>
                <c:pt idx="279">
                  <c:v>-0.92001699999999997</c:v>
                </c:pt>
                <c:pt idx="280">
                  <c:v>-0.97598099999999999</c:v>
                </c:pt>
                <c:pt idx="281">
                  <c:v>-1.0288790000000001</c:v>
                </c:pt>
                <c:pt idx="282">
                  <c:v>-1.0648930000000001</c:v>
                </c:pt>
                <c:pt idx="283">
                  <c:v>-1.1009640000000001</c:v>
                </c:pt>
                <c:pt idx="284">
                  <c:v>-1.164857</c:v>
                </c:pt>
                <c:pt idx="285">
                  <c:v>-1.2575179999999999</c:v>
                </c:pt>
                <c:pt idx="286">
                  <c:v>-1.3532690000000001</c:v>
                </c:pt>
                <c:pt idx="287">
                  <c:v>-1.4375579999999999</c:v>
                </c:pt>
                <c:pt idx="288">
                  <c:v>-1.519002</c:v>
                </c:pt>
                <c:pt idx="289">
                  <c:v>-1.5760670000000001</c:v>
                </c:pt>
                <c:pt idx="290">
                  <c:v>-1.6086259999999999</c:v>
                </c:pt>
                <c:pt idx="291">
                  <c:v>-1.596174</c:v>
                </c:pt>
                <c:pt idx="292">
                  <c:v>-1.57839</c:v>
                </c:pt>
                <c:pt idx="293">
                  <c:v>-1.5679350000000001</c:v>
                </c:pt>
                <c:pt idx="294">
                  <c:v>-1.5636380000000001</c:v>
                </c:pt>
                <c:pt idx="295">
                  <c:v>-1.6145449999999999</c:v>
                </c:pt>
                <c:pt idx="296">
                  <c:v>-1.7333419999999999</c:v>
                </c:pt>
                <c:pt idx="297">
                  <c:v>-1.873445</c:v>
                </c:pt>
                <c:pt idx="298">
                  <c:v>-2.019466</c:v>
                </c:pt>
                <c:pt idx="299">
                  <c:v>-2.1229460000000002</c:v>
                </c:pt>
                <c:pt idx="300">
                  <c:v>-2.1579389999999998</c:v>
                </c:pt>
                <c:pt idx="301">
                  <c:v>-2.143796</c:v>
                </c:pt>
                <c:pt idx="302">
                  <c:v>-2.099742</c:v>
                </c:pt>
                <c:pt idx="303">
                  <c:v>-2.0633750000000002</c:v>
                </c:pt>
                <c:pt idx="304">
                  <c:v>-2.0445139999999999</c:v>
                </c:pt>
                <c:pt idx="305">
                  <c:v>-2.0546509999999998</c:v>
                </c:pt>
                <c:pt idx="306">
                  <c:v>-2.0850499999999998</c:v>
                </c:pt>
                <c:pt idx="307">
                  <c:v>-2.1262020000000001</c:v>
                </c:pt>
                <c:pt idx="308">
                  <c:v>-2.162058</c:v>
                </c:pt>
                <c:pt idx="309">
                  <c:v>-2.1559240000000002</c:v>
                </c:pt>
                <c:pt idx="310">
                  <c:v>-2.0798450000000002</c:v>
                </c:pt>
                <c:pt idx="311">
                  <c:v>-1.930965</c:v>
                </c:pt>
                <c:pt idx="312">
                  <c:v>-1.7920389999999999</c:v>
                </c:pt>
                <c:pt idx="313">
                  <c:v>-1.6897470000000001</c:v>
                </c:pt>
                <c:pt idx="314">
                  <c:v>-1.6109610000000001</c:v>
                </c:pt>
                <c:pt idx="315">
                  <c:v>-1.5587869999999999</c:v>
                </c:pt>
                <c:pt idx="316">
                  <c:v>-1.518321</c:v>
                </c:pt>
                <c:pt idx="317">
                  <c:v>-1.475652</c:v>
                </c:pt>
                <c:pt idx="318">
                  <c:v>-1.427586</c:v>
                </c:pt>
                <c:pt idx="319">
                  <c:v>-1.3698509999999999</c:v>
                </c:pt>
                <c:pt idx="320">
                  <c:v>-1.3046660000000001</c:v>
                </c:pt>
                <c:pt idx="321">
                  <c:v>-1.2448980000000001</c:v>
                </c:pt>
                <c:pt idx="322">
                  <c:v>-1.188342</c:v>
                </c:pt>
                <c:pt idx="323">
                  <c:v>-1.1275379999999999</c:v>
                </c:pt>
                <c:pt idx="324">
                  <c:v>-1.053938</c:v>
                </c:pt>
                <c:pt idx="325">
                  <c:v>-0.97081799999999996</c:v>
                </c:pt>
                <c:pt idx="326">
                  <c:v>-0.87390699999999999</c:v>
                </c:pt>
                <c:pt idx="327">
                  <c:v>-0.76738700000000004</c:v>
                </c:pt>
                <c:pt idx="328">
                  <c:v>-0.65118900000000002</c:v>
                </c:pt>
                <c:pt idx="329">
                  <c:v>-0.52312099999999995</c:v>
                </c:pt>
                <c:pt idx="330">
                  <c:v>-0.382274</c:v>
                </c:pt>
                <c:pt idx="331">
                  <c:v>-0.23089199999999999</c:v>
                </c:pt>
                <c:pt idx="332">
                  <c:v>-7.1086999999999997E-2</c:v>
                </c:pt>
                <c:pt idx="333">
                  <c:v>8.5612999999999995E-2</c:v>
                </c:pt>
                <c:pt idx="334">
                  <c:v>0.223081</c:v>
                </c:pt>
                <c:pt idx="335">
                  <c:v>0.35935899999999998</c:v>
                </c:pt>
                <c:pt idx="336">
                  <c:v>0.49263699999999999</c:v>
                </c:pt>
                <c:pt idx="337">
                  <c:v>0.61004999999999998</c:v>
                </c:pt>
                <c:pt idx="338">
                  <c:v>0.70588399999999996</c:v>
                </c:pt>
                <c:pt idx="339">
                  <c:v>0.78464500000000004</c:v>
                </c:pt>
                <c:pt idx="340">
                  <c:v>0.85714699999999999</c:v>
                </c:pt>
                <c:pt idx="341">
                  <c:v>0.92012799999999995</c:v>
                </c:pt>
                <c:pt idx="342">
                  <c:v>0.97236900000000004</c:v>
                </c:pt>
                <c:pt idx="343">
                  <c:v>0.99992800000000004</c:v>
                </c:pt>
                <c:pt idx="344">
                  <c:v>0.99238899999999997</c:v>
                </c:pt>
                <c:pt idx="345">
                  <c:v>0.99228400000000005</c:v>
                </c:pt>
                <c:pt idx="346">
                  <c:v>0.99000500000000002</c:v>
                </c:pt>
                <c:pt idx="347">
                  <c:v>0.99841000000000002</c:v>
                </c:pt>
                <c:pt idx="348">
                  <c:v>1.0091239999999999</c:v>
                </c:pt>
                <c:pt idx="349">
                  <c:v>1.0274719999999999</c:v>
                </c:pt>
                <c:pt idx="350">
                  <c:v>1.0512269999999999</c:v>
                </c:pt>
                <c:pt idx="351">
                  <c:v>1.077089</c:v>
                </c:pt>
                <c:pt idx="352">
                  <c:v>1.1090599999999999</c:v>
                </c:pt>
                <c:pt idx="353">
                  <c:v>1.134339</c:v>
                </c:pt>
                <c:pt idx="354">
                  <c:v>1.196048</c:v>
                </c:pt>
                <c:pt idx="355">
                  <c:v>1.2834760000000001</c:v>
                </c:pt>
                <c:pt idx="356">
                  <c:v>1.3603430000000001</c:v>
                </c:pt>
                <c:pt idx="357">
                  <c:v>1.418974</c:v>
                </c:pt>
                <c:pt idx="358">
                  <c:v>1.4742679999999999</c:v>
                </c:pt>
                <c:pt idx="359">
                  <c:v>1.528635</c:v>
                </c:pt>
                <c:pt idx="360">
                  <c:v>1.570379</c:v>
                </c:pt>
                <c:pt idx="361">
                  <c:v>1.5991150000000001</c:v>
                </c:pt>
                <c:pt idx="362">
                  <c:v>1.632071</c:v>
                </c:pt>
                <c:pt idx="363">
                  <c:v>1.669524</c:v>
                </c:pt>
                <c:pt idx="364">
                  <c:v>1.711365</c:v>
                </c:pt>
                <c:pt idx="365">
                  <c:v>1.720135</c:v>
                </c:pt>
                <c:pt idx="366">
                  <c:v>1.7107239999999999</c:v>
                </c:pt>
                <c:pt idx="367">
                  <c:v>1.699125</c:v>
                </c:pt>
                <c:pt idx="368">
                  <c:v>1.6725509999999999</c:v>
                </c:pt>
                <c:pt idx="369">
                  <c:v>1.6511750000000001</c:v>
                </c:pt>
                <c:pt idx="370">
                  <c:v>1.637208</c:v>
                </c:pt>
                <c:pt idx="371">
                  <c:v>1.6349530000000001</c:v>
                </c:pt>
                <c:pt idx="372">
                  <c:v>1.6423989999999999</c:v>
                </c:pt>
                <c:pt idx="373">
                  <c:v>1.644579</c:v>
                </c:pt>
                <c:pt idx="374">
                  <c:v>1.6403810000000001</c:v>
                </c:pt>
                <c:pt idx="375">
                  <c:v>1.624447</c:v>
                </c:pt>
                <c:pt idx="376">
                  <c:v>1.5967340000000001</c:v>
                </c:pt>
                <c:pt idx="377">
                  <c:v>1.555185</c:v>
                </c:pt>
                <c:pt idx="378">
                  <c:v>1.514756</c:v>
                </c:pt>
                <c:pt idx="379">
                  <c:v>1.4871509999999999</c:v>
                </c:pt>
                <c:pt idx="380">
                  <c:v>1.4605319999999999</c:v>
                </c:pt>
                <c:pt idx="381">
                  <c:v>1.4317139999999999</c:v>
                </c:pt>
                <c:pt idx="382">
                  <c:v>1.400709</c:v>
                </c:pt>
                <c:pt idx="383">
                  <c:v>1.360052</c:v>
                </c:pt>
                <c:pt idx="384">
                  <c:v>1.3077000000000001</c:v>
                </c:pt>
                <c:pt idx="385">
                  <c:v>1.2447980000000001</c:v>
                </c:pt>
                <c:pt idx="386">
                  <c:v>1.173519</c:v>
                </c:pt>
                <c:pt idx="387">
                  <c:v>1.108649</c:v>
                </c:pt>
                <c:pt idx="388">
                  <c:v>1.057523</c:v>
                </c:pt>
                <c:pt idx="389">
                  <c:v>1.0169189999999999</c:v>
                </c:pt>
                <c:pt idx="390">
                  <c:v>0.984788</c:v>
                </c:pt>
                <c:pt idx="391">
                  <c:v>0.956897</c:v>
                </c:pt>
                <c:pt idx="392">
                  <c:v>0.929033</c:v>
                </c:pt>
                <c:pt idx="393">
                  <c:v>0.90454900000000005</c:v>
                </c:pt>
                <c:pt idx="394">
                  <c:v>0.87059900000000001</c:v>
                </c:pt>
                <c:pt idx="395">
                  <c:v>0.83016199999999996</c:v>
                </c:pt>
                <c:pt idx="396">
                  <c:v>0.77894099999999999</c:v>
                </c:pt>
                <c:pt idx="397">
                  <c:v>0.73408899999999999</c:v>
                </c:pt>
                <c:pt idx="398">
                  <c:v>0.69350400000000001</c:v>
                </c:pt>
                <c:pt idx="399">
                  <c:v>0.65606299999999995</c:v>
                </c:pt>
                <c:pt idx="400">
                  <c:v>0.61217200000000005</c:v>
                </c:pt>
                <c:pt idx="401">
                  <c:v>0.56084599999999996</c:v>
                </c:pt>
                <c:pt idx="402">
                  <c:v>0.50211300000000003</c:v>
                </c:pt>
                <c:pt idx="403">
                  <c:v>0.44024799999999997</c:v>
                </c:pt>
                <c:pt idx="404">
                  <c:v>0.37850699999999998</c:v>
                </c:pt>
                <c:pt idx="405">
                  <c:v>0.32000899999999999</c:v>
                </c:pt>
                <c:pt idx="406">
                  <c:v>0.25726599999999999</c:v>
                </c:pt>
                <c:pt idx="407">
                  <c:v>0.19447</c:v>
                </c:pt>
                <c:pt idx="408">
                  <c:v>0.13375400000000001</c:v>
                </c:pt>
                <c:pt idx="409">
                  <c:v>8.1435999999999995E-2</c:v>
                </c:pt>
                <c:pt idx="410">
                  <c:v>3.3322999999999998E-2</c:v>
                </c:pt>
                <c:pt idx="411">
                  <c:v>-1.1551000000000001E-2</c:v>
                </c:pt>
                <c:pt idx="412">
                  <c:v>-5.9610999999999997E-2</c:v>
                </c:pt>
                <c:pt idx="413">
                  <c:v>-0.110809</c:v>
                </c:pt>
                <c:pt idx="414">
                  <c:v>-0.16936200000000001</c:v>
                </c:pt>
                <c:pt idx="415">
                  <c:v>-0.22576599999999999</c:v>
                </c:pt>
                <c:pt idx="416">
                  <c:v>-0.27267200000000003</c:v>
                </c:pt>
                <c:pt idx="417">
                  <c:v>-0.300454</c:v>
                </c:pt>
                <c:pt idx="418">
                  <c:v>-0.31109399999999998</c:v>
                </c:pt>
                <c:pt idx="419">
                  <c:v>-0.30879200000000001</c:v>
                </c:pt>
                <c:pt idx="420">
                  <c:v>-0.31614100000000001</c:v>
                </c:pt>
                <c:pt idx="421">
                  <c:v>-0.34817900000000002</c:v>
                </c:pt>
                <c:pt idx="422">
                  <c:v>-0.39628999999999998</c:v>
                </c:pt>
                <c:pt idx="423">
                  <c:v>-0.45190000000000002</c:v>
                </c:pt>
                <c:pt idx="424">
                  <c:v>-0.506386</c:v>
                </c:pt>
                <c:pt idx="425">
                  <c:v>-0.55654400000000004</c:v>
                </c:pt>
                <c:pt idx="426">
                  <c:v>-0.60443899999999995</c:v>
                </c:pt>
                <c:pt idx="427">
                  <c:v>-0.64799300000000004</c:v>
                </c:pt>
                <c:pt idx="428">
                  <c:v>-0.69581400000000004</c:v>
                </c:pt>
                <c:pt idx="429">
                  <c:v>-0.74907800000000002</c:v>
                </c:pt>
                <c:pt idx="430">
                  <c:v>-0.80458700000000005</c:v>
                </c:pt>
                <c:pt idx="431">
                  <c:v>-0.86668900000000004</c:v>
                </c:pt>
                <c:pt idx="432">
                  <c:v>-0.92658600000000002</c:v>
                </c:pt>
                <c:pt idx="433">
                  <c:v>-0.97884199999999999</c:v>
                </c:pt>
                <c:pt idx="434">
                  <c:v>-1.0289269999999999</c:v>
                </c:pt>
                <c:pt idx="435">
                  <c:v>-1.084344</c:v>
                </c:pt>
                <c:pt idx="436">
                  <c:v>-1.1385540000000001</c:v>
                </c:pt>
                <c:pt idx="437">
                  <c:v>-1.1927920000000001</c:v>
                </c:pt>
                <c:pt idx="438">
                  <c:v>-1.244041</c:v>
                </c:pt>
                <c:pt idx="439">
                  <c:v>-1.293169</c:v>
                </c:pt>
                <c:pt idx="440">
                  <c:v>-1.329448</c:v>
                </c:pt>
                <c:pt idx="441">
                  <c:v>-1.3519159999999999</c:v>
                </c:pt>
                <c:pt idx="442">
                  <c:v>-1.362679</c:v>
                </c:pt>
                <c:pt idx="443">
                  <c:v>-1.3711899999999999</c:v>
                </c:pt>
                <c:pt idx="444">
                  <c:v>-1.3722909999999999</c:v>
                </c:pt>
                <c:pt idx="445">
                  <c:v>-1.373432</c:v>
                </c:pt>
                <c:pt idx="446">
                  <c:v>-1.384234</c:v>
                </c:pt>
                <c:pt idx="447">
                  <c:v>-1.401518</c:v>
                </c:pt>
                <c:pt idx="448">
                  <c:v>-1.427243</c:v>
                </c:pt>
                <c:pt idx="449">
                  <c:v>-1.4624900000000001</c:v>
                </c:pt>
                <c:pt idx="450">
                  <c:v>-1.5081469999999999</c:v>
                </c:pt>
                <c:pt idx="451">
                  <c:v>-1.5441009999999999</c:v>
                </c:pt>
                <c:pt idx="452">
                  <c:v>-1.5802160000000001</c:v>
                </c:pt>
                <c:pt idx="453">
                  <c:v>-1.6132059999999999</c:v>
                </c:pt>
                <c:pt idx="454">
                  <c:v>-1.642021</c:v>
                </c:pt>
                <c:pt idx="455">
                  <c:v>-1.6635040000000001</c:v>
                </c:pt>
                <c:pt idx="456">
                  <c:v>-1.6765730000000001</c:v>
                </c:pt>
                <c:pt idx="457">
                  <c:v>-1.6874880000000001</c:v>
                </c:pt>
                <c:pt idx="458">
                  <c:v>-1.7142980000000001</c:v>
                </c:pt>
                <c:pt idx="459">
                  <c:v>-1.7558389999999999</c:v>
                </c:pt>
                <c:pt idx="460">
                  <c:v>-1.804702</c:v>
                </c:pt>
                <c:pt idx="461">
                  <c:v>-1.8449819999999999</c:v>
                </c:pt>
                <c:pt idx="462">
                  <c:v>-1.8724289999999999</c:v>
                </c:pt>
                <c:pt idx="463">
                  <c:v>-1.87853</c:v>
                </c:pt>
                <c:pt idx="464">
                  <c:v>-1.8430500000000001</c:v>
                </c:pt>
                <c:pt idx="465">
                  <c:v>-1.7778119999999999</c:v>
                </c:pt>
                <c:pt idx="466">
                  <c:v>-1.708342</c:v>
                </c:pt>
                <c:pt idx="467">
                  <c:v>-1.63998</c:v>
                </c:pt>
                <c:pt idx="468">
                  <c:v>-1.5812930000000001</c:v>
                </c:pt>
                <c:pt idx="469">
                  <c:v>-1.538629</c:v>
                </c:pt>
                <c:pt idx="470">
                  <c:v>-1.513066</c:v>
                </c:pt>
                <c:pt idx="471">
                  <c:v>-1.487495</c:v>
                </c:pt>
                <c:pt idx="472">
                  <c:v>-1.45322</c:v>
                </c:pt>
                <c:pt idx="473">
                  <c:v>-1.403931</c:v>
                </c:pt>
                <c:pt idx="474">
                  <c:v>-1.3428659999999999</c:v>
                </c:pt>
                <c:pt idx="475">
                  <c:v>-1.2860670000000001</c:v>
                </c:pt>
                <c:pt idx="476">
                  <c:v>-1.231668</c:v>
                </c:pt>
                <c:pt idx="477">
                  <c:v>-1.1838150000000001</c:v>
                </c:pt>
                <c:pt idx="478">
                  <c:v>-1.137159</c:v>
                </c:pt>
                <c:pt idx="479">
                  <c:v>-1.092668</c:v>
                </c:pt>
                <c:pt idx="480">
                  <c:v>-1.0492079999999999</c:v>
                </c:pt>
                <c:pt idx="481">
                  <c:v>-1.017377</c:v>
                </c:pt>
                <c:pt idx="482">
                  <c:v>-0.98118899999999998</c:v>
                </c:pt>
                <c:pt idx="483">
                  <c:v>-0.94181000000000004</c:v>
                </c:pt>
                <c:pt idx="484">
                  <c:v>-0.89388699999999999</c:v>
                </c:pt>
                <c:pt idx="485">
                  <c:v>-0.83318199999999998</c:v>
                </c:pt>
                <c:pt idx="486">
                  <c:v>-0.76611899999999999</c:v>
                </c:pt>
                <c:pt idx="487">
                  <c:v>-0.69799100000000003</c:v>
                </c:pt>
                <c:pt idx="488">
                  <c:v>-0.62025399999999997</c:v>
                </c:pt>
                <c:pt idx="489">
                  <c:v>-0.53179500000000002</c:v>
                </c:pt>
                <c:pt idx="490">
                  <c:v>-0.43788899999999997</c:v>
                </c:pt>
                <c:pt idx="491">
                  <c:v>-0.334337</c:v>
                </c:pt>
                <c:pt idx="492">
                  <c:v>-0.22867299999999999</c:v>
                </c:pt>
                <c:pt idx="493">
                  <c:v>-0.126279</c:v>
                </c:pt>
                <c:pt idx="494">
                  <c:v>-3.2547E-2</c:v>
                </c:pt>
                <c:pt idx="495">
                  <c:v>4.8265000000000002E-2</c:v>
                </c:pt>
                <c:pt idx="496">
                  <c:v>0.11195099999999999</c:v>
                </c:pt>
                <c:pt idx="497">
                  <c:v>0.17566599999999999</c:v>
                </c:pt>
                <c:pt idx="498">
                  <c:v>0.25012600000000001</c:v>
                </c:pt>
                <c:pt idx="499">
                  <c:v>0.343862</c:v>
                </c:pt>
                <c:pt idx="500">
                  <c:v>0.44625100000000001</c:v>
                </c:pt>
                <c:pt idx="501">
                  <c:v>0.55299500000000001</c:v>
                </c:pt>
                <c:pt idx="502">
                  <c:v>0.66934499999999997</c:v>
                </c:pt>
                <c:pt idx="503">
                  <c:v>0.77382700000000004</c:v>
                </c:pt>
                <c:pt idx="504">
                  <c:v>0.85994400000000004</c:v>
                </c:pt>
                <c:pt idx="505">
                  <c:v>0.93873300000000004</c:v>
                </c:pt>
                <c:pt idx="506">
                  <c:v>1.041282</c:v>
                </c:pt>
                <c:pt idx="507">
                  <c:v>1.163097</c:v>
                </c:pt>
                <c:pt idx="508">
                  <c:v>1.285728</c:v>
                </c:pt>
                <c:pt idx="509">
                  <c:v>1.4007529999999999</c:v>
                </c:pt>
                <c:pt idx="510">
                  <c:v>1.5006619999999999</c:v>
                </c:pt>
                <c:pt idx="511">
                  <c:v>1.5516209999999999</c:v>
                </c:pt>
                <c:pt idx="512">
                  <c:v>1.5920449999999999</c:v>
                </c:pt>
                <c:pt idx="513">
                  <c:v>1.63462</c:v>
                </c:pt>
                <c:pt idx="514">
                  <c:v>1.6826179999999999</c:v>
                </c:pt>
                <c:pt idx="515">
                  <c:v>1.7360150000000001</c:v>
                </c:pt>
                <c:pt idx="516">
                  <c:v>1.7926800000000001</c:v>
                </c:pt>
                <c:pt idx="517">
                  <c:v>1.8388519999999999</c:v>
                </c:pt>
                <c:pt idx="518">
                  <c:v>1.875345</c:v>
                </c:pt>
                <c:pt idx="519">
                  <c:v>1.91797</c:v>
                </c:pt>
                <c:pt idx="520">
                  <c:v>1.993538</c:v>
                </c:pt>
                <c:pt idx="521">
                  <c:v>2.0259109999999998</c:v>
                </c:pt>
                <c:pt idx="522">
                  <c:v>2.0167310000000001</c:v>
                </c:pt>
                <c:pt idx="523">
                  <c:v>2.0273910000000002</c:v>
                </c:pt>
                <c:pt idx="524">
                  <c:v>2.0485730000000002</c:v>
                </c:pt>
                <c:pt idx="525">
                  <c:v>2.0623870000000002</c:v>
                </c:pt>
                <c:pt idx="526">
                  <c:v>2.0910769999999999</c:v>
                </c:pt>
                <c:pt idx="527">
                  <c:v>2.139983</c:v>
                </c:pt>
                <c:pt idx="528">
                  <c:v>2.1931729999999998</c:v>
                </c:pt>
                <c:pt idx="529">
                  <c:v>2.2591929999999998</c:v>
                </c:pt>
                <c:pt idx="530">
                  <c:v>2.286063</c:v>
                </c:pt>
                <c:pt idx="531">
                  <c:v>2.2744330000000001</c:v>
                </c:pt>
                <c:pt idx="532">
                  <c:v>2.2167750000000002</c:v>
                </c:pt>
                <c:pt idx="533">
                  <c:v>2.135472</c:v>
                </c:pt>
                <c:pt idx="534">
                  <c:v>2.062656</c:v>
                </c:pt>
                <c:pt idx="535">
                  <c:v>2.021814</c:v>
                </c:pt>
                <c:pt idx="536">
                  <c:v>2.0162</c:v>
                </c:pt>
                <c:pt idx="537">
                  <c:v>2.0203790000000001</c:v>
                </c:pt>
                <c:pt idx="538">
                  <c:v>1.992699</c:v>
                </c:pt>
                <c:pt idx="539">
                  <c:v>1.924458</c:v>
                </c:pt>
                <c:pt idx="540">
                  <c:v>1.834824</c:v>
                </c:pt>
                <c:pt idx="541">
                  <c:v>1.743125</c:v>
                </c:pt>
                <c:pt idx="542">
                  <c:v>1.6579680000000001</c:v>
                </c:pt>
                <c:pt idx="543">
                  <c:v>1.58138</c:v>
                </c:pt>
                <c:pt idx="544">
                  <c:v>1.516424</c:v>
                </c:pt>
                <c:pt idx="545">
                  <c:v>1.461069</c:v>
                </c:pt>
                <c:pt idx="546">
                  <c:v>1.4014869999999999</c:v>
                </c:pt>
                <c:pt idx="547">
                  <c:v>1.322792</c:v>
                </c:pt>
                <c:pt idx="548">
                  <c:v>1.2226109999999999</c:v>
                </c:pt>
                <c:pt idx="549">
                  <c:v>1.096606</c:v>
                </c:pt>
                <c:pt idx="550">
                  <c:v>0.96105200000000002</c:v>
                </c:pt>
                <c:pt idx="551">
                  <c:v>0.81925099999999995</c:v>
                </c:pt>
                <c:pt idx="552">
                  <c:v>0.67334499999999997</c:v>
                </c:pt>
                <c:pt idx="553">
                  <c:v>0.53386400000000001</c:v>
                </c:pt>
                <c:pt idx="554">
                  <c:v>0.39953899999999998</c:v>
                </c:pt>
                <c:pt idx="555">
                  <c:v>0.28536699999999998</c:v>
                </c:pt>
                <c:pt idx="556">
                  <c:v>0.19458800000000001</c:v>
                </c:pt>
                <c:pt idx="557">
                  <c:v>0.12520800000000001</c:v>
                </c:pt>
                <c:pt idx="558">
                  <c:v>6.8057000000000006E-2</c:v>
                </c:pt>
                <c:pt idx="559">
                  <c:v>5.8500000000000002E-4</c:v>
                </c:pt>
                <c:pt idx="560">
                  <c:v>-8.5360000000000005E-2</c:v>
                </c:pt>
                <c:pt idx="561">
                  <c:v>-0.179145</c:v>
                </c:pt>
                <c:pt idx="562">
                  <c:v>-0.28053299999999998</c:v>
                </c:pt>
                <c:pt idx="563">
                  <c:v>-0.39563900000000002</c:v>
                </c:pt>
                <c:pt idx="564">
                  <c:v>-0.52435699999999996</c:v>
                </c:pt>
                <c:pt idx="565">
                  <c:v>-0.66049800000000003</c:v>
                </c:pt>
                <c:pt idx="566">
                  <c:v>-0.80019200000000001</c:v>
                </c:pt>
                <c:pt idx="567">
                  <c:v>-0.93380399999999997</c:v>
                </c:pt>
                <c:pt idx="568">
                  <c:v>-1.059302</c:v>
                </c:pt>
                <c:pt idx="569">
                  <c:v>-1.1699980000000001</c:v>
                </c:pt>
                <c:pt idx="570">
                  <c:v>-1.2655940000000001</c:v>
                </c:pt>
                <c:pt idx="571">
                  <c:v>-1.3381479999999999</c:v>
                </c:pt>
                <c:pt idx="572">
                  <c:v>-1.398217</c:v>
                </c:pt>
                <c:pt idx="573">
                  <c:v>-1.448388</c:v>
                </c:pt>
                <c:pt idx="574">
                  <c:v>-1.5095970000000001</c:v>
                </c:pt>
                <c:pt idx="575">
                  <c:v>-1.576665</c:v>
                </c:pt>
                <c:pt idx="576">
                  <c:v>-1.6251279999999999</c:v>
                </c:pt>
                <c:pt idx="577">
                  <c:v>-1.6678329999999999</c:v>
                </c:pt>
                <c:pt idx="578">
                  <c:v>-1.7257910000000001</c:v>
                </c:pt>
                <c:pt idx="579">
                  <c:v>-1.7899719999999999</c:v>
                </c:pt>
                <c:pt idx="580">
                  <c:v>-1.850703</c:v>
                </c:pt>
                <c:pt idx="581">
                  <c:v>-1.8940669999999999</c:v>
                </c:pt>
                <c:pt idx="582">
                  <c:v>-1.911311</c:v>
                </c:pt>
                <c:pt idx="583">
                  <c:v>-1.9064399999999999</c:v>
                </c:pt>
                <c:pt idx="584">
                  <c:v>-1.878816</c:v>
                </c:pt>
                <c:pt idx="585">
                  <c:v>-1.8457159999999999</c:v>
                </c:pt>
                <c:pt idx="586">
                  <c:v>-1.8479270000000001</c:v>
                </c:pt>
                <c:pt idx="587">
                  <c:v>-1.8582099999999999</c:v>
                </c:pt>
                <c:pt idx="588">
                  <c:v>-1.882401</c:v>
                </c:pt>
                <c:pt idx="589">
                  <c:v>-1.925602</c:v>
                </c:pt>
                <c:pt idx="590">
                  <c:v>-1.961522</c:v>
                </c:pt>
                <c:pt idx="591">
                  <c:v>-1.997012</c:v>
                </c:pt>
                <c:pt idx="592">
                  <c:v>-2.028492</c:v>
                </c:pt>
                <c:pt idx="593">
                  <c:v>-2.0211920000000001</c:v>
                </c:pt>
                <c:pt idx="594">
                  <c:v>-1.9881070000000001</c:v>
                </c:pt>
                <c:pt idx="595">
                  <c:v>-1.9560709999999999</c:v>
                </c:pt>
                <c:pt idx="596">
                  <c:v>-1.9389270000000001</c:v>
                </c:pt>
                <c:pt idx="597">
                  <c:v>-1.925038</c:v>
                </c:pt>
                <c:pt idx="598">
                  <c:v>-1.905883</c:v>
                </c:pt>
                <c:pt idx="599">
                  <c:v>-1.870682</c:v>
                </c:pt>
                <c:pt idx="600">
                  <c:v>-1.8087200000000001</c:v>
                </c:pt>
                <c:pt idx="601">
                  <c:v>-1.7328520000000001</c:v>
                </c:pt>
                <c:pt idx="602">
                  <c:v>-1.6431770000000001</c:v>
                </c:pt>
                <c:pt idx="603">
                  <c:v>-1.5525549999999999</c:v>
                </c:pt>
                <c:pt idx="604">
                  <c:v>-1.45774</c:v>
                </c:pt>
                <c:pt idx="605">
                  <c:v>-1.373529</c:v>
                </c:pt>
                <c:pt idx="606">
                  <c:v>-1.299901</c:v>
                </c:pt>
                <c:pt idx="607">
                  <c:v>-1.2422139999999999</c:v>
                </c:pt>
                <c:pt idx="608">
                  <c:v>-1.200458</c:v>
                </c:pt>
                <c:pt idx="609">
                  <c:v>-1.177837</c:v>
                </c:pt>
                <c:pt idx="610">
                  <c:v>-1.1595610000000001</c:v>
                </c:pt>
                <c:pt idx="611">
                  <c:v>-1.138191</c:v>
                </c:pt>
                <c:pt idx="612">
                  <c:v>-1.095545</c:v>
                </c:pt>
                <c:pt idx="613">
                  <c:v>-1.024167</c:v>
                </c:pt>
                <c:pt idx="614">
                  <c:v>-0.93462199999999995</c:v>
                </c:pt>
                <c:pt idx="615">
                  <c:v>-0.83965800000000002</c:v>
                </c:pt>
                <c:pt idx="616">
                  <c:v>-0.74684200000000001</c:v>
                </c:pt>
                <c:pt idx="617">
                  <c:v>-0.66151199999999999</c:v>
                </c:pt>
                <c:pt idx="618">
                  <c:v>-0.57833900000000005</c:v>
                </c:pt>
                <c:pt idx="619">
                  <c:v>-0.48138399999999998</c:v>
                </c:pt>
                <c:pt idx="620">
                  <c:v>-0.36208000000000001</c:v>
                </c:pt>
                <c:pt idx="621">
                  <c:v>-0.22792299999999999</c:v>
                </c:pt>
                <c:pt idx="622">
                  <c:v>-8.5266999999999996E-2</c:v>
                </c:pt>
                <c:pt idx="623">
                  <c:v>4.8859E-2</c:v>
                </c:pt>
                <c:pt idx="624">
                  <c:v>0.1671</c:v>
                </c:pt>
                <c:pt idx="625">
                  <c:v>0.264067</c:v>
                </c:pt>
                <c:pt idx="626">
                  <c:v>0.348271</c:v>
                </c:pt>
                <c:pt idx="627">
                  <c:v>0.42511599999999999</c:v>
                </c:pt>
                <c:pt idx="628">
                  <c:v>0.49981599999999998</c:v>
                </c:pt>
                <c:pt idx="629">
                  <c:v>0.57771600000000001</c:v>
                </c:pt>
                <c:pt idx="630">
                  <c:v>0.669377</c:v>
                </c:pt>
                <c:pt idx="631">
                  <c:v>0.76937199999999994</c:v>
                </c:pt>
                <c:pt idx="632">
                  <c:v>0.874579</c:v>
                </c:pt>
                <c:pt idx="633">
                  <c:v>0.97246699999999997</c:v>
                </c:pt>
                <c:pt idx="634">
                  <c:v>1.0579529999999999</c:v>
                </c:pt>
                <c:pt idx="635">
                  <c:v>1.1383179999999999</c:v>
                </c:pt>
                <c:pt idx="636">
                  <c:v>1.2132350000000001</c:v>
                </c:pt>
                <c:pt idx="637">
                  <c:v>1.269811</c:v>
                </c:pt>
                <c:pt idx="638">
                  <c:v>1.3519570000000001</c:v>
                </c:pt>
                <c:pt idx="639">
                  <c:v>1.462825</c:v>
                </c:pt>
                <c:pt idx="640">
                  <c:v>1.5831299999999999</c:v>
                </c:pt>
                <c:pt idx="641">
                  <c:v>1.70543</c:v>
                </c:pt>
                <c:pt idx="642">
                  <c:v>1.7883519999999999</c:v>
                </c:pt>
                <c:pt idx="643">
                  <c:v>1.8246249999999999</c:v>
                </c:pt>
                <c:pt idx="644">
                  <c:v>1.8567769999999999</c:v>
                </c:pt>
                <c:pt idx="645">
                  <c:v>1.9071180000000001</c:v>
                </c:pt>
                <c:pt idx="646">
                  <c:v>1.970194</c:v>
                </c:pt>
                <c:pt idx="647">
                  <c:v>2.0524179999999999</c:v>
                </c:pt>
                <c:pt idx="648">
                  <c:v>2.141092</c:v>
                </c:pt>
                <c:pt idx="649">
                  <c:v>2.2245569999999999</c:v>
                </c:pt>
                <c:pt idx="650">
                  <c:v>2.3048129999999998</c:v>
                </c:pt>
                <c:pt idx="651">
                  <c:v>2.369011</c:v>
                </c:pt>
                <c:pt idx="652">
                  <c:v>2.4096920000000002</c:v>
                </c:pt>
                <c:pt idx="653">
                  <c:v>2.4267880000000002</c:v>
                </c:pt>
                <c:pt idx="654">
                  <c:v>2.4129770000000001</c:v>
                </c:pt>
                <c:pt idx="655">
                  <c:v>2.376792</c:v>
                </c:pt>
                <c:pt idx="656">
                  <c:v>2.3437220000000001</c:v>
                </c:pt>
                <c:pt idx="657">
                  <c:v>2.3297129999999999</c:v>
                </c:pt>
                <c:pt idx="658">
                  <c:v>2.3210250000000001</c:v>
                </c:pt>
                <c:pt idx="659">
                  <c:v>2.3017059999999998</c:v>
                </c:pt>
                <c:pt idx="660">
                  <c:v>2.275887</c:v>
                </c:pt>
                <c:pt idx="661">
                  <c:v>2.2149269999999999</c:v>
                </c:pt>
                <c:pt idx="662">
                  <c:v>2.119961</c:v>
                </c:pt>
                <c:pt idx="663">
                  <c:v>1.988737</c:v>
                </c:pt>
                <c:pt idx="664">
                  <c:v>1.844668</c:v>
                </c:pt>
                <c:pt idx="665">
                  <c:v>1.697379</c:v>
                </c:pt>
                <c:pt idx="666">
                  <c:v>1.5682320000000001</c:v>
                </c:pt>
                <c:pt idx="667">
                  <c:v>1.470002</c:v>
                </c:pt>
                <c:pt idx="668">
                  <c:v>1.395203</c:v>
                </c:pt>
                <c:pt idx="669">
                  <c:v>1.3345560000000001</c:v>
                </c:pt>
                <c:pt idx="670">
                  <c:v>1.283846</c:v>
                </c:pt>
                <c:pt idx="671">
                  <c:v>1.2021269999999999</c:v>
                </c:pt>
                <c:pt idx="672">
                  <c:v>1.0870139999999999</c:v>
                </c:pt>
                <c:pt idx="673">
                  <c:v>0.94937800000000006</c:v>
                </c:pt>
                <c:pt idx="674">
                  <c:v>0.79992600000000003</c:v>
                </c:pt>
                <c:pt idx="675">
                  <c:v>0.64930299999999996</c:v>
                </c:pt>
                <c:pt idx="676">
                  <c:v>0.510544</c:v>
                </c:pt>
                <c:pt idx="677">
                  <c:v>0.38488800000000001</c:v>
                </c:pt>
                <c:pt idx="678">
                  <c:v>0.27646900000000002</c:v>
                </c:pt>
                <c:pt idx="679">
                  <c:v>0.175369</c:v>
                </c:pt>
                <c:pt idx="680">
                  <c:v>7.4041999999999997E-2</c:v>
                </c:pt>
                <c:pt idx="681">
                  <c:v>-3.3940999999999999E-2</c:v>
                </c:pt>
                <c:pt idx="682">
                  <c:v>-0.15709500000000001</c:v>
                </c:pt>
                <c:pt idx="683">
                  <c:v>-0.297095</c:v>
                </c:pt>
                <c:pt idx="684">
                  <c:v>-0.471723</c:v>
                </c:pt>
                <c:pt idx="685">
                  <c:v>-0.67708000000000002</c:v>
                </c:pt>
                <c:pt idx="686">
                  <c:v>-0.87949699999999997</c:v>
                </c:pt>
                <c:pt idx="687">
                  <c:v>-1.0300530000000001</c:v>
                </c:pt>
                <c:pt idx="688">
                  <c:v>-1.1711990000000001</c:v>
                </c:pt>
                <c:pt idx="689">
                  <c:v>-1.3163959999999999</c:v>
                </c:pt>
                <c:pt idx="690">
                  <c:v>-1.409991</c:v>
                </c:pt>
                <c:pt idx="691">
                  <c:v>-1.483322</c:v>
                </c:pt>
                <c:pt idx="692">
                  <c:v>-1.5408599999999999</c:v>
                </c:pt>
                <c:pt idx="693">
                  <c:v>-1.585928</c:v>
                </c:pt>
                <c:pt idx="694">
                  <c:v>-1.652525</c:v>
                </c:pt>
                <c:pt idx="695">
                  <c:v>-1.731671</c:v>
                </c:pt>
                <c:pt idx="696">
                  <c:v>-1.7868120000000001</c:v>
                </c:pt>
                <c:pt idx="697">
                  <c:v>-1.80111</c:v>
                </c:pt>
                <c:pt idx="698">
                  <c:v>-1.7694019999999999</c:v>
                </c:pt>
                <c:pt idx="699">
                  <c:v>-1.7251540000000001</c:v>
                </c:pt>
                <c:pt idx="700">
                  <c:v>-1.7046570000000001</c:v>
                </c:pt>
                <c:pt idx="701">
                  <c:v>-1.7034899999999999</c:v>
                </c:pt>
                <c:pt idx="702">
                  <c:v>-1.7163330000000001</c:v>
                </c:pt>
                <c:pt idx="703">
                  <c:v>-1.749571</c:v>
                </c:pt>
                <c:pt idx="704">
                  <c:v>-1.7902530000000001</c:v>
                </c:pt>
                <c:pt idx="705">
                  <c:v>-1.812729</c:v>
                </c:pt>
                <c:pt idx="706">
                  <c:v>-1.8244739999999999</c:v>
                </c:pt>
                <c:pt idx="707">
                  <c:v>-1.821088</c:v>
                </c:pt>
                <c:pt idx="708">
                  <c:v>-1.781798</c:v>
                </c:pt>
                <c:pt idx="709">
                  <c:v>-1.7787820000000001</c:v>
                </c:pt>
                <c:pt idx="710">
                  <c:v>-1.8023370000000001</c:v>
                </c:pt>
                <c:pt idx="711">
                  <c:v>-1.831334</c:v>
                </c:pt>
                <c:pt idx="712">
                  <c:v>-1.860249</c:v>
                </c:pt>
                <c:pt idx="713">
                  <c:v>-1.878185</c:v>
                </c:pt>
                <c:pt idx="714">
                  <c:v>-1.8723240000000001</c:v>
                </c:pt>
                <c:pt idx="715">
                  <c:v>-1.8461970000000001</c:v>
                </c:pt>
                <c:pt idx="716">
                  <c:v>-1.81386</c:v>
                </c:pt>
                <c:pt idx="717">
                  <c:v>-1.791334</c:v>
                </c:pt>
                <c:pt idx="718">
                  <c:v>-1.7980020000000001</c:v>
                </c:pt>
                <c:pt idx="719">
                  <c:v>-1.811231</c:v>
                </c:pt>
                <c:pt idx="720">
                  <c:v>-1.8308489999999999</c:v>
                </c:pt>
                <c:pt idx="721">
                  <c:v>-1.8428</c:v>
                </c:pt>
                <c:pt idx="722">
                  <c:v>-1.8417399999999999</c:v>
                </c:pt>
                <c:pt idx="723">
                  <c:v>-1.8331850000000001</c:v>
                </c:pt>
                <c:pt idx="724">
                  <c:v>-1.819456</c:v>
                </c:pt>
                <c:pt idx="725">
                  <c:v>-1.787628</c:v>
                </c:pt>
                <c:pt idx="726">
                  <c:v>-1.726928</c:v>
                </c:pt>
                <c:pt idx="727">
                  <c:v>-1.6480109999999999</c:v>
                </c:pt>
                <c:pt idx="728">
                  <c:v>-1.5733630000000001</c:v>
                </c:pt>
                <c:pt idx="729">
                  <c:v>-1.513719</c:v>
                </c:pt>
                <c:pt idx="730">
                  <c:v>-1.4658089999999999</c:v>
                </c:pt>
                <c:pt idx="731">
                  <c:v>-1.4199379999999999</c:v>
                </c:pt>
                <c:pt idx="732">
                  <c:v>-1.373991</c:v>
                </c:pt>
                <c:pt idx="733">
                  <c:v>-1.333385</c:v>
                </c:pt>
                <c:pt idx="734">
                  <c:v>-1.2928379999999999</c:v>
                </c:pt>
                <c:pt idx="735">
                  <c:v>-1.234192</c:v>
                </c:pt>
                <c:pt idx="736">
                  <c:v>-1.1595599999999999</c:v>
                </c:pt>
                <c:pt idx="737">
                  <c:v>-1.0615000000000001</c:v>
                </c:pt>
                <c:pt idx="738">
                  <c:v>-0.94955299999999998</c:v>
                </c:pt>
                <c:pt idx="739">
                  <c:v>-0.82477400000000001</c:v>
                </c:pt>
                <c:pt idx="740">
                  <c:v>-0.68721900000000002</c:v>
                </c:pt>
                <c:pt idx="741">
                  <c:v>-0.54755699999999996</c:v>
                </c:pt>
                <c:pt idx="742">
                  <c:v>-0.411078</c:v>
                </c:pt>
                <c:pt idx="743">
                  <c:v>-0.283078</c:v>
                </c:pt>
                <c:pt idx="744">
                  <c:v>-0.161438</c:v>
                </c:pt>
                <c:pt idx="745">
                  <c:v>-4.0929E-2</c:v>
                </c:pt>
                <c:pt idx="746">
                  <c:v>7.7334E-2</c:v>
                </c:pt>
                <c:pt idx="747">
                  <c:v>0.21143799999999999</c:v>
                </c:pt>
                <c:pt idx="748">
                  <c:v>0.361375</c:v>
                </c:pt>
                <c:pt idx="749">
                  <c:v>0.50708600000000004</c:v>
                </c:pt>
                <c:pt idx="750">
                  <c:v>0.62315799999999999</c:v>
                </c:pt>
                <c:pt idx="751">
                  <c:v>0.69272599999999995</c:v>
                </c:pt>
                <c:pt idx="752">
                  <c:v>0.73148199999999997</c:v>
                </c:pt>
                <c:pt idx="753">
                  <c:v>0.75617500000000004</c:v>
                </c:pt>
                <c:pt idx="754">
                  <c:v>0.77005900000000005</c:v>
                </c:pt>
                <c:pt idx="755">
                  <c:v>0.79555799999999999</c:v>
                </c:pt>
                <c:pt idx="756">
                  <c:v>0.84441999999999995</c:v>
                </c:pt>
                <c:pt idx="757">
                  <c:v>0.91462299999999996</c:v>
                </c:pt>
                <c:pt idx="758">
                  <c:v>0.99238800000000005</c:v>
                </c:pt>
                <c:pt idx="759">
                  <c:v>1.086184</c:v>
                </c:pt>
                <c:pt idx="760">
                  <c:v>1.1821459999999999</c:v>
                </c:pt>
                <c:pt idx="761">
                  <c:v>1.2696639999999999</c:v>
                </c:pt>
                <c:pt idx="762">
                  <c:v>1.335915</c:v>
                </c:pt>
                <c:pt idx="763">
                  <c:v>1.3798269999999999</c:v>
                </c:pt>
                <c:pt idx="764">
                  <c:v>1.414167</c:v>
                </c:pt>
                <c:pt idx="765">
                  <c:v>1.4493450000000001</c:v>
                </c:pt>
                <c:pt idx="766">
                  <c:v>1.499161</c:v>
                </c:pt>
                <c:pt idx="767">
                  <c:v>1.5851850000000001</c:v>
                </c:pt>
                <c:pt idx="768">
                  <c:v>1.682164</c:v>
                </c:pt>
                <c:pt idx="769">
                  <c:v>1.7644569999999999</c:v>
                </c:pt>
                <c:pt idx="770">
                  <c:v>1.836047</c:v>
                </c:pt>
                <c:pt idx="771">
                  <c:v>1.8669549999999999</c:v>
                </c:pt>
                <c:pt idx="772">
                  <c:v>1.858304</c:v>
                </c:pt>
                <c:pt idx="773">
                  <c:v>1.847445</c:v>
                </c:pt>
                <c:pt idx="774">
                  <c:v>1.850654</c:v>
                </c:pt>
                <c:pt idx="775">
                  <c:v>1.8648420000000001</c:v>
                </c:pt>
                <c:pt idx="776">
                  <c:v>1.8951</c:v>
                </c:pt>
                <c:pt idx="777">
                  <c:v>1.919899</c:v>
                </c:pt>
                <c:pt idx="778">
                  <c:v>1.944674</c:v>
                </c:pt>
                <c:pt idx="779">
                  <c:v>2.013274</c:v>
                </c:pt>
                <c:pt idx="780">
                  <c:v>2.1224180000000001</c:v>
                </c:pt>
                <c:pt idx="781">
                  <c:v>2.2293590000000001</c:v>
                </c:pt>
                <c:pt idx="782">
                  <c:v>2.2848310000000001</c:v>
                </c:pt>
                <c:pt idx="783">
                  <c:v>2.298505</c:v>
                </c:pt>
                <c:pt idx="784">
                  <c:v>2.305895</c:v>
                </c:pt>
                <c:pt idx="785">
                  <c:v>2.319912</c:v>
                </c:pt>
                <c:pt idx="786">
                  <c:v>2.3394370000000002</c:v>
                </c:pt>
                <c:pt idx="787">
                  <c:v>2.335604</c:v>
                </c:pt>
                <c:pt idx="788">
                  <c:v>2.299525</c:v>
                </c:pt>
                <c:pt idx="789">
                  <c:v>2.21719</c:v>
                </c:pt>
                <c:pt idx="790">
                  <c:v>2.081413</c:v>
                </c:pt>
                <c:pt idx="791">
                  <c:v>1.922186</c:v>
                </c:pt>
                <c:pt idx="792">
                  <c:v>1.767326</c:v>
                </c:pt>
                <c:pt idx="793">
                  <c:v>1.640382</c:v>
                </c:pt>
                <c:pt idx="794">
                  <c:v>1.546713</c:v>
                </c:pt>
                <c:pt idx="795">
                  <c:v>1.4690510000000001</c:v>
                </c:pt>
                <c:pt idx="796">
                  <c:v>1.393378</c:v>
                </c:pt>
                <c:pt idx="797">
                  <c:v>1.3239529999999999</c:v>
                </c:pt>
                <c:pt idx="798">
                  <c:v>1.267198</c:v>
                </c:pt>
                <c:pt idx="799">
                  <c:v>1.2222010000000001</c:v>
                </c:pt>
                <c:pt idx="800">
                  <c:v>1.183702</c:v>
                </c:pt>
                <c:pt idx="801">
                  <c:v>1.153751</c:v>
                </c:pt>
                <c:pt idx="802">
                  <c:v>1.1140840000000001</c:v>
                </c:pt>
                <c:pt idx="803">
                  <c:v>1.070012</c:v>
                </c:pt>
                <c:pt idx="804">
                  <c:v>1.021679</c:v>
                </c:pt>
                <c:pt idx="805">
                  <c:v>0.96064300000000002</c:v>
                </c:pt>
                <c:pt idx="806">
                  <c:v>0.881772</c:v>
                </c:pt>
                <c:pt idx="807">
                  <c:v>0.78395999999999999</c:v>
                </c:pt>
                <c:pt idx="808">
                  <c:v>0.65842999999999996</c:v>
                </c:pt>
                <c:pt idx="809">
                  <c:v>0.51873100000000005</c:v>
                </c:pt>
                <c:pt idx="810">
                  <c:v>0.37773899999999999</c:v>
                </c:pt>
                <c:pt idx="811">
                  <c:v>0.24411099999999999</c:v>
                </c:pt>
                <c:pt idx="812">
                  <c:v>0.11264399999999999</c:v>
                </c:pt>
                <c:pt idx="813">
                  <c:v>-2.0879999999999999E-2</c:v>
                </c:pt>
                <c:pt idx="814">
                  <c:v>-0.14881800000000001</c:v>
                </c:pt>
                <c:pt idx="815">
                  <c:v>-0.26900800000000002</c:v>
                </c:pt>
                <c:pt idx="816">
                  <c:v>-0.38805499999999998</c:v>
                </c:pt>
                <c:pt idx="817">
                  <c:v>-0.51464500000000002</c:v>
                </c:pt>
                <c:pt idx="818">
                  <c:v>-0.63273299999999999</c:v>
                </c:pt>
                <c:pt idx="819">
                  <c:v>-0.75727999999999995</c:v>
                </c:pt>
                <c:pt idx="820">
                  <c:v>-0.87669399999999997</c:v>
                </c:pt>
                <c:pt idx="821">
                  <c:v>-0.972854</c:v>
                </c:pt>
                <c:pt idx="822">
                  <c:v>-1.0648409999999999</c:v>
                </c:pt>
                <c:pt idx="823">
                  <c:v>-1.1513659999999999</c:v>
                </c:pt>
                <c:pt idx="824">
                  <c:v>-1.209935</c:v>
                </c:pt>
                <c:pt idx="825">
                  <c:v>-1.2547140000000001</c:v>
                </c:pt>
                <c:pt idx="826">
                  <c:v>-1.3040579999999999</c:v>
                </c:pt>
                <c:pt idx="827">
                  <c:v>-1.3619699999999999</c:v>
                </c:pt>
                <c:pt idx="828">
                  <c:v>-1.417635</c:v>
                </c:pt>
                <c:pt idx="829">
                  <c:v>-1.4635309999999999</c:v>
                </c:pt>
                <c:pt idx="830">
                  <c:v>-1.5018400000000001</c:v>
                </c:pt>
                <c:pt idx="831">
                  <c:v>-1.5304850000000001</c:v>
                </c:pt>
                <c:pt idx="832">
                  <c:v>-1.548381</c:v>
                </c:pt>
                <c:pt idx="833">
                  <c:v>-1.5554650000000001</c:v>
                </c:pt>
                <c:pt idx="834">
                  <c:v>-1.5710809999999999</c:v>
                </c:pt>
                <c:pt idx="835">
                  <c:v>-1.6283970000000001</c:v>
                </c:pt>
                <c:pt idx="836">
                  <c:v>-1.709435</c:v>
                </c:pt>
                <c:pt idx="837">
                  <c:v>-1.80671</c:v>
                </c:pt>
                <c:pt idx="838">
                  <c:v>-1.9148449999999999</c:v>
                </c:pt>
                <c:pt idx="839">
                  <c:v>-2.0326849999999999</c:v>
                </c:pt>
                <c:pt idx="840">
                  <c:v>-2.1441620000000001</c:v>
                </c:pt>
                <c:pt idx="841">
                  <c:v>-2.2171959999999999</c:v>
                </c:pt>
                <c:pt idx="842">
                  <c:v>-2.248739</c:v>
                </c:pt>
                <c:pt idx="843">
                  <c:v>-2.271909</c:v>
                </c:pt>
                <c:pt idx="844">
                  <c:v>-2.2864819999999999</c:v>
                </c:pt>
                <c:pt idx="845">
                  <c:v>-2.3081230000000001</c:v>
                </c:pt>
                <c:pt idx="846">
                  <c:v>-2.3482500000000002</c:v>
                </c:pt>
                <c:pt idx="847">
                  <c:v>-2.4029150000000001</c:v>
                </c:pt>
                <c:pt idx="848">
                  <c:v>-2.4714809999999998</c:v>
                </c:pt>
                <c:pt idx="849">
                  <c:v>-2.5209649999999999</c:v>
                </c:pt>
                <c:pt idx="850">
                  <c:v>-2.5502940000000001</c:v>
                </c:pt>
                <c:pt idx="851">
                  <c:v>-2.5509590000000002</c:v>
                </c:pt>
                <c:pt idx="852">
                  <c:v>-2.4954420000000002</c:v>
                </c:pt>
                <c:pt idx="853">
                  <c:v>-2.4303270000000001</c:v>
                </c:pt>
                <c:pt idx="854">
                  <c:v>-2.3259599999999998</c:v>
                </c:pt>
                <c:pt idx="855">
                  <c:v>-2.226753</c:v>
                </c:pt>
                <c:pt idx="856">
                  <c:v>-2.1084849999999999</c:v>
                </c:pt>
                <c:pt idx="857">
                  <c:v>-1.995595</c:v>
                </c:pt>
                <c:pt idx="858">
                  <c:v>-1.8889229999999999</c:v>
                </c:pt>
                <c:pt idx="859">
                  <c:v>-1.780046</c:v>
                </c:pt>
                <c:pt idx="860">
                  <c:v>-1.672159</c:v>
                </c:pt>
                <c:pt idx="861">
                  <c:v>-1.5663180000000001</c:v>
                </c:pt>
                <c:pt idx="862">
                  <c:v>-1.466777</c:v>
                </c:pt>
                <c:pt idx="863">
                  <c:v>-1.3587089999999999</c:v>
                </c:pt>
                <c:pt idx="864">
                  <c:v>-1.2433689999999999</c:v>
                </c:pt>
                <c:pt idx="865">
                  <c:v>-1.131516</c:v>
                </c:pt>
                <c:pt idx="866">
                  <c:v>-1.0250170000000001</c:v>
                </c:pt>
                <c:pt idx="867">
                  <c:v>-0.91631499999999999</c:v>
                </c:pt>
                <c:pt idx="868">
                  <c:v>-0.79589399999999999</c:v>
                </c:pt>
                <c:pt idx="869">
                  <c:v>-0.67028600000000005</c:v>
                </c:pt>
                <c:pt idx="870">
                  <c:v>-0.53615000000000002</c:v>
                </c:pt>
                <c:pt idx="871">
                  <c:v>-0.40082200000000001</c:v>
                </c:pt>
                <c:pt idx="872">
                  <c:v>-0.28379900000000002</c:v>
                </c:pt>
                <c:pt idx="873">
                  <c:v>-0.18171000000000001</c:v>
                </c:pt>
                <c:pt idx="874">
                  <c:v>-7.2900999999999994E-2</c:v>
                </c:pt>
                <c:pt idx="875">
                  <c:v>4.1549000000000003E-2</c:v>
                </c:pt>
                <c:pt idx="876">
                  <c:v>0.15071999999999999</c:v>
                </c:pt>
                <c:pt idx="877">
                  <c:v>0.24271699999999999</c:v>
                </c:pt>
                <c:pt idx="878">
                  <c:v>0.32714300000000002</c:v>
                </c:pt>
                <c:pt idx="879">
                  <c:v>0.41372799999999998</c:v>
                </c:pt>
                <c:pt idx="880">
                  <c:v>0.48845499999999997</c:v>
                </c:pt>
                <c:pt idx="881">
                  <c:v>0.56829499999999999</c:v>
                </c:pt>
                <c:pt idx="882">
                  <c:v>0.63952399999999998</c:v>
                </c:pt>
                <c:pt idx="883">
                  <c:v>0.69247099999999995</c:v>
                </c:pt>
                <c:pt idx="884">
                  <c:v>0.712229</c:v>
                </c:pt>
                <c:pt idx="885">
                  <c:v>0.71929799999999999</c:v>
                </c:pt>
                <c:pt idx="886">
                  <c:v>0.72462300000000002</c:v>
                </c:pt>
                <c:pt idx="887">
                  <c:v>0.71525000000000005</c:v>
                </c:pt>
                <c:pt idx="888">
                  <c:v>0.69214500000000001</c:v>
                </c:pt>
                <c:pt idx="889">
                  <c:v>0.66021399999999997</c:v>
                </c:pt>
                <c:pt idx="890">
                  <c:v>0.64617800000000003</c:v>
                </c:pt>
                <c:pt idx="891">
                  <c:v>0.66847100000000004</c:v>
                </c:pt>
                <c:pt idx="892">
                  <c:v>0.71543699999999999</c:v>
                </c:pt>
                <c:pt idx="893">
                  <c:v>0.784972</c:v>
                </c:pt>
                <c:pt idx="894">
                  <c:v>0.86837200000000003</c:v>
                </c:pt>
                <c:pt idx="895">
                  <c:v>0.94737400000000005</c:v>
                </c:pt>
                <c:pt idx="896">
                  <c:v>1.0091140000000001</c:v>
                </c:pt>
                <c:pt idx="897">
                  <c:v>1.0664819999999999</c:v>
                </c:pt>
                <c:pt idx="898">
                  <c:v>1.127129</c:v>
                </c:pt>
                <c:pt idx="899">
                  <c:v>1.1934990000000001</c:v>
                </c:pt>
                <c:pt idx="900">
                  <c:v>1.264731</c:v>
                </c:pt>
                <c:pt idx="901">
                  <c:v>1.3447560000000001</c:v>
                </c:pt>
                <c:pt idx="902">
                  <c:v>1.4247339999999999</c:v>
                </c:pt>
                <c:pt idx="903">
                  <c:v>1.522068</c:v>
                </c:pt>
                <c:pt idx="904">
                  <c:v>1.625051</c:v>
                </c:pt>
                <c:pt idx="905">
                  <c:v>1.7045060000000001</c:v>
                </c:pt>
                <c:pt idx="906">
                  <c:v>1.774637</c:v>
                </c:pt>
                <c:pt idx="907">
                  <c:v>1.809124</c:v>
                </c:pt>
                <c:pt idx="908">
                  <c:v>1.869292</c:v>
                </c:pt>
                <c:pt idx="909">
                  <c:v>1.941006</c:v>
                </c:pt>
                <c:pt idx="910">
                  <c:v>2.033893</c:v>
                </c:pt>
                <c:pt idx="911">
                  <c:v>2.1491829999999998</c:v>
                </c:pt>
                <c:pt idx="912">
                  <c:v>2.2599999999999998</c:v>
                </c:pt>
                <c:pt idx="913">
                  <c:v>2.3321839999999998</c:v>
                </c:pt>
                <c:pt idx="914">
                  <c:v>2.3453050000000002</c:v>
                </c:pt>
                <c:pt idx="915">
                  <c:v>2.3220900000000002</c:v>
                </c:pt>
                <c:pt idx="916">
                  <c:v>2.3186789999999999</c:v>
                </c:pt>
                <c:pt idx="917">
                  <c:v>2.3317260000000002</c:v>
                </c:pt>
                <c:pt idx="918">
                  <c:v>2.307769</c:v>
                </c:pt>
                <c:pt idx="919">
                  <c:v>2.2770959999999998</c:v>
                </c:pt>
                <c:pt idx="920">
                  <c:v>2.236853</c:v>
                </c:pt>
                <c:pt idx="921">
                  <c:v>2.2075420000000001</c:v>
                </c:pt>
                <c:pt idx="922">
                  <c:v>2.194461</c:v>
                </c:pt>
                <c:pt idx="923">
                  <c:v>2.1747879999999999</c:v>
                </c:pt>
                <c:pt idx="924">
                  <c:v>2.1332840000000002</c:v>
                </c:pt>
                <c:pt idx="925">
                  <c:v>2.0796779999999999</c:v>
                </c:pt>
                <c:pt idx="926">
                  <c:v>2.0142159999999998</c:v>
                </c:pt>
                <c:pt idx="927">
                  <c:v>1.955114</c:v>
                </c:pt>
                <c:pt idx="928">
                  <c:v>1.899125</c:v>
                </c:pt>
                <c:pt idx="929">
                  <c:v>1.8409610000000001</c:v>
                </c:pt>
                <c:pt idx="930">
                  <c:v>1.782864</c:v>
                </c:pt>
                <c:pt idx="931">
                  <c:v>1.7291650000000001</c:v>
                </c:pt>
                <c:pt idx="932">
                  <c:v>1.676625</c:v>
                </c:pt>
                <c:pt idx="933">
                  <c:v>1.620908</c:v>
                </c:pt>
                <c:pt idx="934">
                  <c:v>1.5556179999999999</c:v>
                </c:pt>
                <c:pt idx="935">
                  <c:v>1.4786889999999999</c:v>
                </c:pt>
                <c:pt idx="936">
                  <c:v>1.392304</c:v>
                </c:pt>
                <c:pt idx="937">
                  <c:v>1.296486</c:v>
                </c:pt>
                <c:pt idx="938">
                  <c:v>1.1955169999999999</c:v>
                </c:pt>
                <c:pt idx="939">
                  <c:v>1.08483</c:v>
                </c:pt>
                <c:pt idx="940">
                  <c:v>0.97810799999999998</c:v>
                </c:pt>
                <c:pt idx="941">
                  <c:v>0.85866500000000001</c:v>
                </c:pt>
                <c:pt idx="942">
                  <c:v>0.71896899999999997</c:v>
                </c:pt>
                <c:pt idx="943">
                  <c:v>0.58122700000000005</c:v>
                </c:pt>
                <c:pt idx="944">
                  <c:v>0.44351800000000002</c:v>
                </c:pt>
                <c:pt idx="945">
                  <c:v>0.302813</c:v>
                </c:pt>
                <c:pt idx="946">
                  <c:v>0.16758000000000001</c:v>
                </c:pt>
                <c:pt idx="947">
                  <c:v>3.7682E-2</c:v>
                </c:pt>
                <c:pt idx="948">
                  <c:v>-8.9151999999999995E-2</c:v>
                </c:pt>
                <c:pt idx="949">
                  <c:v>-0.21082400000000001</c:v>
                </c:pt>
                <c:pt idx="950">
                  <c:v>-0.334702</c:v>
                </c:pt>
                <c:pt idx="951">
                  <c:v>-0.470219</c:v>
                </c:pt>
                <c:pt idx="952">
                  <c:v>-0.61204800000000004</c:v>
                </c:pt>
                <c:pt idx="953">
                  <c:v>-0.76142100000000001</c:v>
                </c:pt>
                <c:pt idx="954">
                  <c:v>-0.90549599999999997</c:v>
                </c:pt>
                <c:pt idx="955">
                  <c:v>-1.0270820000000001</c:v>
                </c:pt>
                <c:pt idx="956">
                  <c:v>-1.1133820000000001</c:v>
                </c:pt>
                <c:pt idx="957">
                  <c:v>-1.1560349999999999</c:v>
                </c:pt>
                <c:pt idx="958">
                  <c:v>-1.1613830000000001</c:v>
                </c:pt>
                <c:pt idx="959">
                  <c:v>-1.1398779999999999</c:v>
                </c:pt>
                <c:pt idx="960">
                  <c:v>-1.1129</c:v>
                </c:pt>
                <c:pt idx="961">
                  <c:v>-1.0999779999999999</c:v>
                </c:pt>
                <c:pt idx="962">
                  <c:v>-1.10429</c:v>
                </c:pt>
                <c:pt idx="963">
                  <c:v>-1.1310960000000001</c:v>
                </c:pt>
                <c:pt idx="964">
                  <c:v>-1.183586</c:v>
                </c:pt>
                <c:pt idx="965">
                  <c:v>-1.26064</c:v>
                </c:pt>
                <c:pt idx="966">
                  <c:v>-1.3235710000000001</c:v>
                </c:pt>
                <c:pt idx="967">
                  <c:v>-1.3727499999999999</c:v>
                </c:pt>
                <c:pt idx="968">
                  <c:v>-1.416938</c:v>
                </c:pt>
                <c:pt idx="969">
                  <c:v>-1.441835</c:v>
                </c:pt>
                <c:pt idx="970">
                  <c:v>-1.455927</c:v>
                </c:pt>
                <c:pt idx="971">
                  <c:v>-1.4771300000000001</c:v>
                </c:pt>
                <c:pt idx="972">
                  <c:v>-1.505093</c:v>
                </c:pt>
                <c:pt idx="973">
                  <c:v>-1.550095</c:v>
                </c:pt>
                <c:pt idx="974">
                  <c:v>-1.6182650000000001</c:v>
                </c:pt>
                <c:pt idx="975">
                  <c:v>-1.6781569999999999</c:v>
                </c:pt>
                <c:pt idx="976">
                  <c:v>-1.723101</c:v>
                </c:pt>
                <c:pt idx="977">
                  <c:v>-1.7605029999999999</c:v>
                </c:pt>
                <c:pt idx="978">
                  <c:v>-1.795865</c:v>
                </c:pt>
                <c:pt idx="979">
                  <c:v>-1.839866</c:v>
                </c:pt>
                <c:pt idx="980">
                  <c:v>-1.8828210000000001</c:v>
                </c:pt>
                <c:pt idx="981">
                  <c:v>-1.917038</c:v>
                </c:pt>
                <c:pt idx="982">
                  <c:v>-1.939451</c:v>
                </c:pt>
                <c:pt idx="983">
                  <c:v>-1.962178</c:v>
                </c:pt>
                <c:pt idx="984">
                  <c:v>-1.9999849999999999</c:v>
                </c:pt>
                <c:pt idx="985">
                  <c:v>-2.053598</c:v>
                </c:pt>
                <c:pt idx="986">
                  <c:v>-2.1133160000000002</c:v>
                </c:pt>
                <c:pt idx="987">
                  <c:v>-2.1621229999999998</c:v>
                </c:pt>
                <c:pt idx="988">
                  <c:v>-2.1958739999999999</c:v>
                </c:pt>
                <c:pt idx="989">
                  <c:v>-2.2049340000000002</c:v>
                </c:pt>
                <c:pt idx="990">
                  <c:v>-2.1926060000000001</c:v>
                </c:pt>
                <c:pt idx="991">
                  <c:v>-2.1622400000000002</c:v>
                </c:pt>
                <c:pt idx="992">
                  <c:v>-2.1288930000000001</c:v>
                </c:pt>
                <c:pt idx="993">
                  <c:v>-2.1105269999999998</c:v>
                </c:pt>
                <c:pt idx="994">
                  <c:v>-2.0950989999999998</c:v>
                </c:pt>
                <c:pt idx="995">
                  <c:v>-2.0850759999999999</c:v>
                </c:pt>
                <c:pt idx="996">
                  <c:v>-2.0752790000000001</c:v>
                </c:pt>
                <c:pt idx="997">
                  <c:v>-2.052635</c:v>
                </c:pt>
                <c:pt idx="998">
                  <c:v>-2.0131350000000001</c:v>
                </c:pt>
                <c:pt idx="999">
                  <c:v>-1.963414</c:v>
                </c:pt>
                <c:pt idx="1000">
                  <c:v>-1.9105589999999999</c:v>
                </c:pt>
                <c:pt idx="1001">
                  <c:v>-1.884514</c:v>
                </c:pt>
                <c:pt idx="1002">
                  <c:v>-1.8726700000000001</c:v>
                </c:pt>
                <c:pt idx="1003">
                  <c:v>-1.8914120000000001</c:v>
                </c:pt>
                <c:pt idx="1004">
                  <c:v>-1.9360539999999999</c:v>
                </c:pt>
                <c:pt idx="1005">
                  <c:v>-1.9281239999999999</c:v>
                </c:pt>
                <c:pt idx="1006">
                  <c:v>-1.8716950000000001</c:v>
                </c:pt>
                <c:pt idx="1007">
                  <c:v>-1.7954669999999999</c:v>
                </c:pt>
                <c:pt idx="1008">
                  <c:v>-1.685376</c:v>
                </c:pt>
                <c:pt idx="1009">
                  <c:v>-1.553904</c:v>
                </c:pt>
                <c:pt idx="1010">
                  <c:v>-1.428658</c:v>
                </c:pt>
                <c:pt idx="1011">
                  <c:v>-1.31192</c:v>
                </c:pt>
                <c:pt idx="1012">
                  <c:v>-1.217471</c:v>
                </c:pt>
                <c:pt idx="1013">
                  <c:v>-1.139748</c:v>
                </c:pt>
                <c:pt idx="1014">
                  <c:v>-1.0619559999999999</c:v>
                </c:pt>
                <c:pt idx="1015">
                  <c:v>-0.98544500000000002</c:v>
                </c:pt>
                <c:pt idx="1016">
                  <c:v>-0.90907099999999996</c:v>
                </c:pt>
                <c:pt idx="1017">
                  <c:v>-0.829488</c:v>
                </c:pt>
                <c:pt idx="1018">
                  <c:v>-0.74440899999999999</c:v>
                </c:pt>
                <c:pt idx="1019">
                  <c:v>-0.66116699999999995</c:v>
                </c:pt>
                <c:pt idx="1020">
                  <c:v>-0.59724699999999997</c:v>
                </c:pt>
                <c:pt idx="1021">
                  <c:v>-0.54414899999999999</c:v>
                </c:pt>
                <c:pt idx="1022">
                  <c:v>-0.49001400000000001</c:v>
                </c:pt>
                <c:pt idx="1023">
                  <c:v>-0.44011699999999998</c:v>
                </c:pt>
                <c:pt idx="1024">
                  <c:v>-0.39551999999999998</c:v>
                </c:pt>
                <c:pt idx="1025">
                  <c:v>-0.35625400000000002</c:v>
                </c:pt>
                <c:pt idx="1026">
                  <c:v>-0.31801000000000001</c:v>
                </c:pt>
                <c:pt idx="1027">
                  <c:v>-0.27098699999999998</c:v>
                </c:pt>
                <c:pt idx="1028">
                  <c:v>-0.21219199999999999</c:v>
                </c:pt>
                <c:pt idx="1029">
                  <c:v>-0.146125</c:v>
                </c:pt>
                <c:pt idx="1030">
                  <c:v>-7.8100000000000003E-2</c:v>
                </c:pt>
                <c:pt idx="1031">
                  <c:v>-1.4344000000000001E-2</c:v>
                </c:pt>
                <c:pt idx="1032">
                  <c:v>4.9454999999999999E-2</c:v>
                </c:pt>
                <c:pt idx="1033">
                  <c:v>0.101497</c:v>
                </c:pt>
                <c:pt idx="1034">
                  <c:v>0.136541</c:v>
                </c:pt>
                <c:pt idx="1035">
                  <c:v>0.17708499999999999</c:v>
                </c:pt>
                <c:pt idx="1036">
                  <c:v>0.236932</c:v>
                </c:pt>
                <c:pt idx="1037">
                  <c:v>0.30943700000000002</c:v>
                </c:pt>
                <c:pt idx="1038">
                  <c:v>0.37441999999999998</c:v>
                </c:pt>
                <c:pt idx="1039">
                  <c:v>0.40954200000000002</c:v>
                </c:pt>
                <c:pt idx="1040">
                  <c:v>0.42438399999999998</c:v>
                </c:pt>
                <c:pt idx="1041">
                  <c:v>0.439249</c:v>
                </c:pt>
                <c:pt idx="1042">
                  <c:v>0.458561</c:v>
                </c:pt>
                <c:pt idx="1043">
                  <c:v>0.48114299999999999</c:v>
                </c:pt>
                <c:pt idx="1044">
                  <c:v>0.49510900000000002</c:v>
                </c:pt>
                <c:pt idx="1045">
                  <c:v>0.49186999999999997</c:v>
                </c:pt>
                <c:pt idx="1046">
                  <c:v>0.49382199999999998</c:v>
                </c:pt>
                <c:pt idx="1047">
                  <c:v>0.54353399999999996</c:v>
                </c:pt>
                <c:pt idx="1048">
                  <c:v>0.64230200000000004</c:v>
                </c:pt>
                <c:pt idx="1049">
                  <c:v>0.77761199999999997</c:v>
                </c:pt>
                <c:pt idx="1050">
                  <c:v>0.89478899999999995</c:v>
                </c:pt>
                <c:pt idx="1051">
                  <c:v>0.987178</c:v>
                </c:pt>
                <c:pt idx="1052">
                  <c:v>1.0677380000000001</c:v>
                </c:pt>
                <c:pt idx="1053">
                  <c:v>1.1335599999999999</c:v>
                </c:pt>
                <c:pt idx="1054">
                  <c:v>1.1729350000000001</c:v>
                </c:pt>
                <c:pt idx="1055">
                  <c:v>1.17825</c:v>
                </c:pt>
                <c:pt idx="1056">
                  <c:v>1.1665049999999999</c:v>
                </c:pt>
                <c:pt idx="1057">
                  <c:v>1.167516</c:v>
                </c:pt>
                <c:pt idx="1058">
                  <c:v>1.2016210000000001</c:v>
                </c:pt>
                <c:pt idx="1059">
                  <c:v>1.2677229999999999</c:v>
                </c:pt>
                <c:pt idx="1060">
                  <c:v>1.3498559999999999</c:v>
                </c:pt>
                <c:pt idx="1061">
                  <c:v>1.4341200000000001</c:v>
                </c:pt>
                <c:pt idx="1062">
                  <c:v>1.509714</c:v>
                </c:pt>
                <c:pt idx="1063">
                  <c:v>1.5767899999999999</c:v>
                </c:pt>
                <c:pt idx="1064">
                  <c:v>1.632452</c:v>
                </c:pt>
                <c:pt idx="1065">
                  <c:v>1.6842220000000001</c:v>
                </c:pt>
                <c:pt idx="1066">
                  <c:v>1.7297070000000001</c:v>
                </c:pt>
                <c:pt idx="1067">
                  <c:v>1.782384</c:v>
                </c:pt>
                <c:pt idx="1068">
                  <c:v>1.859183</c:v>
                </c:pt>
                <c:pt idx="1069">
                  <c:v>1.959139</c:v>
                </c:pt>
                <c:pt idx="1070">
                  <c:v>2.0771039999999998</c:v>
                </c:pt>
                <c:pt idx="1071">
                  <c:v>2.2016339999999999</c:v>
                </c:pt>
                <c:pt idx="1072">
                  <c:v>2.3241900000000002</c:v>
                </c:pt>
                <c:pt idx="1073">
                  <c:v>2.403305</c:v>
                </c:pt>
                <c:pt idx="1074">
                  <c:v>2.4503729999999999</c:v>
                </c:pt>
                <c:pt idx="1075">
                  <c:v>2.4717319999999998</c:v>
                </c:pt>
                <c:pt idx="1076">
                  <c:v>2.476</c:v>
                </c:pt>
                <c:pt idx="1077">
                  <c:v>2.4815260000000001</c:v>
                </c:pt>
                <c:pt idx="1078">
                  <c:v>2.5043739999999999</c:v>
                </c:pt>
                <c:pt idx="1079">
                  <c:v>2.5477280000000002</c:v>
                </c:pt>
                <c:pt idx="1080">
                  <c:v>2.5921829999999999</c:v>
                </c:pt>
                <c:pt idx="1081">
                  <c:v>2.6162830000000001</c:v>
                </c:pt>
                <c:pt idx="1082">
                  <c:v>2.6209199999999999</c:v>
                </c:pt>
                <c:pt idx="1083">
                  <c:v>2.5921989999999999</c:v>
                </c:pt>
                <c:pt idx="1084">
                  <c:v>2.5578829999999999</c:v>
                </c:pt>
                <c:pt idx="1085">
                  <c:v>2.536203</c:v>
                </c:pt>
                <c:pt idx="1086">
                  <c:v>2.5049489999999999</c:v>
                </c:pt>
                <c:pt idx="1087">
                  <c:v>2.4760719999999998</c:v>
                </c:pt>
                <c:pt idx="1088">
                  <c:v>2.4398810000000002</c:v>
                </c:pt>
                <c:pt idx="1089">
                  <c:v>2.3982890000000001</c:v>
                </c:pt>
                <c:pt idx="1090">
                  <c:v>2.3406500000000001</c:v>
                </c:pt>
                <c:pt idx="1091">
                  <c:v>2.2604419999999998</c:v>
                </c:pt>
                <c:pt idx="1092">
                  <c:v>2.1822409999999999</c:v>
                </c:pt>
                <c:pt idx="1093">
                  <c:v>2.107558</c:v>
                </c:pt>
                <c:pt idx="1094">
                  <c:v>2.0503290000000001</c:v>
                </c:pt>
                <c:pt idx="1095">
                  <c:v>2.0026799999999998</c:v>
                </c:pt>
                <c:pt idx="1096">
                  <c:v>1.9601390000000001</c:v>
                </c:pt>
                <c:pt idx="1097">
                  <c:v>1.9057249999999999</c:v>
                </c:pt>
                <c:pt idx="1098">
                  <c:v>1.828811</c:v>
                </c:pt>
                <c:pt idx="1099">
                  <c:v>1.7295199999999999</c:v>
                </c:pt>
                <c:pt idx="1100">
                  <c:v>1.619637</c:v>
                </c:pt>
                <c:pt idx="1101">
                  <c:v>1.5077179999999999</c:v>
                </c:pt>
                <c:pt idx="1102">
                  <c:v>1.394725</c:v>
                </c:pt>
                <c:pt idx="1103">
                  <c:v>1.2837860000000001</c:v>
                </c:pt>
                <c:pt idx="1104">
                  <c:v>1.1738980000000001</c:v>
                </c:pt>
                <c:pt idx="1105">
                  <c:v>1.057561</c:v>
                </c:pt>
                <c:pt idx="1106">
                  <c:v>0.94425999999999999</c:v>
                </c:pt>
                <c:pt idx="1107">
                  <c:v>0.83094000000000001</c:v>
                </c:pt>
                <c:pt idx="1108">
                  <c:v>0.71764799999999995</c:v>
                </c:pt>
                <c:pt idx="1109">
                  <c:v>0.61189700000000002</c:v>
                </c:pt>
                <c:pt idx="1110">
                  <c:v>0.52868999999999999</c:v>
                </c:pt>
                <c:pt idx="1111">
                  <c:v>0.47229199999999999</c:v>
                </c:pt>
                <c:pt idx="1112">
                  <c:v>0.42869299999999999</c:v>
                </c:pt>
                <c:pt idx="1113">
                  <c:v>0.38710699999999998</c:v>
                </c:pt>
                <c:pt idx="1114">
                  <c:v>0.34437299999999998</c:v>
                </c:pt>
                <c:pt idx="1115">
                  <c:v>0.30372300000000002</c:v>
                </c:pt>
                <c:pt idx="1116">
                  <c:v>0.26740599999999998</c:v>
                </c:pt>
                <c:pt idx="1117">
                  <c:v>0.24714700000000001</c:v>
                </c:pt>
                <c:pt idx="1118">
                  <c:v>0.24075299999999999</c:v>
                </c:pt>
                <c:pt idx="1119">
                  <c:v>0.234288</c:v>
                </c:pt>
                <c:pt idx="1120">
                  <c:v>0.22452</c:v>
                </c:pt>
                <c:pt idx="1121">
                  <c:v>0.221134</c:v>
                </c:pt>
                <c:pt idx="1122">
                  <c:v>0.20507700000000001</c:v>
                </c:pt>
                <c:pt idx="1123">
                  <c:v>0.139127</c:v>
                </c:pt>
                <c:pt idx="1124">
                  <c:v>3.8240999999999997E-2</c:v>
                </c:pt>
                <c:pt idx="1125">
                  <c:v>-8.6309999999999998E-2</c:v>
                </c:pt>
                <c:pt idx="1126">
                  <c:v>-0.19739899999999999</c:v>
                </c:pt>
                <c:pt idx="1127">
                  <c:v>-0.276644</c:v>
                </c:pt>
                <c:pt idx="1128">
                  <c:v>-0.30679000000000001</c:v>
                </c:pt>
                <c:pt idx="1129">
                  <c:v>-0.30260900000000002</c:v>
                </c:pt>
                <c:pt idx="1130">
                  <c:v>-0.30146299999999998</c:v>
                </c:pt>
                <c:pt idx="1131">
                  <c:v>-0.34377600000000003</c:v>
                </c:pt>
                <c:pt idx="1132">
                  <c:v>-0.44445000000000001</c:v>
                </c:pt>
                <c:pt idx="1133">
                  <c:v>-0.55782399999999999</c:v>
                </c:pt>
                <c:pt idx="1134">
                  <c:v>-0.70150900000000005</c:v>
                </c:pt>
                <c:pt idx="1135">
                  <c:v>-0.85101599999999999</c:v>
                </c:pt>
                <c:pt idx="1136">
                  <c:v>-0.96043900000000004</c:v>
                </c:pt>
                <c:pt idx="1137">
                  <c:v>-1.022111</c:v>
                </c:pt>
                <c:pt idx="1138">
                  <c:v>-1.078424</c:v>
                </c:pt>
                <c:pt idx="1139">
                  <c:v>-1.145106</c:v>
                </c:pt>
                <c:pt idx="1140">
                  <c:v>-1.235806</c:v>
                </c:pt>
                <c:pt idx="1141">
                  <c:v>-1.3452519999999999</c:v>
                </c:pt>
                <c:pt idx="1142">
                  <c:v>-1.427935</c:v>
                </c:pt>
                <c:pt idx="1143">
                  <c:v>-1.496739</c:v>
                </c:pt>
                <c:pt idx="1144">
                  <c:v>-1.5529679999999999</c:v>
                </c:pt>
                <c:pt idx="1145">
                  <c:v>-1.6063499999999999</c:v>
                </c:pt>
                <c:pt idx="1146">
                  <c:v>-1.6653849999999999</c:v>
                </c:pt>
                <c:pt idx="1147">
                  <c:v>-1.7341390000000001</c:v>
                </c:pt>
                <c:pt idx="1148">
                  <c:v>-1.802738</c:v>
                </c:pt>
                <c:pt idx="1149">
                  <c:v>-1.8604290000000001</c:v>
                </c:pt>
                <c:pt idx="1150">
                  <c:v>-1.898914</c:v>
                </c:pt>
                <c:pt idx="1151">
                  <c:v>-1.906061</c:v>
                </c:pt>
                <c:pt idx="1152">
                  <c:v>-1.89392</c:v>
                </c:pt>
                <c:pt idx="1153">
                  <c:v>-1.8820129999999999</c:v>
                </c:pt>
                <c:pt idx="1154">
                  <c:v>-1.8799399999999999</c:v>
                </c:pt>
                <c:pt idx="1155">
                  <c:v>-1.8941319999999999</c:v>
                </c:pt>
                <c:pt idx="1156">
                  <c:v>-1.929888</c:v>
                </c:pt>
                <c:pt idx="1157">
                  <c:v>-1.9815719999999999</c:v>
                </c:pt>
                <c:pt idx="1158">
                  <c:v>-2.030821</c:v>
                </c:pt>
                <c:pt idx="1159">
                  <c:v>-2.0637629999999998</c:v>
                </c:pt>
                <c:pt idx="1160">
                  <c:v>-2.0827079999999998</c:v>
                </c:pt>
                <c:pt idx="1161">
                  <c:v>-2.0953400000000002</c:v>
                </c:pt>
                <c:pt idx="1162">
                  <c:v>-2.1102449999999999</c:v>
                </c:pt>
                <c:pt idx="1163">
                  <c:v>-2.127313</c:v>
                </c:pt>
                <c:pt idx="1164">
                  <c:v>-2.1422300000000001</c:v>
                </c:pt>
                <c:pt idx="1165">
                  <c:v>-2.135805</c:v>
                </c:pt>
                <c:pt idx="1166">
                  <c:v>-2.1220300000000001</c:v>
                </c:pt>
                <c:pt idx="1167">
                  <c:v>-2.1038890000000001</c:v>
                </c:pt>
                <c:pt idx="1168">
                  <c:v>-2.087564</c:v>
                </c:pt>
                <c:pt idx="1169">
                  <c:v>-2.0657420000000002</c:v>
                </c:pt>
                <c:pt idx="1170">
                  <c:v>-2.0225780000000002</c:v>
                </c:pt>
                <c:pt idx="1171">
                  <c:v>-1.9668460000000001</c:v>
                </c:pt>
                <c:pt idx="1172">
                  <c:v>-1.913373</c:v>
                </c:pt>
                <c:pt idx="1173">
                  <c:v>-1.876925</c:v>
                </c:pt>
                <c:pt idx="1174">
                  <c:v>-1.8638650000000001</c:v>
                </c:pt>
                <c:pt idx="1175">
                  <c:v>-1.8613839999999999</c:v>
                </c:pt>
                <c:pt idx="1176">
                  <c:v>-1.847321</c:v>
                </c:pt>
                <c:pt idx="1177">
                  <c:v>-1.834503</c:v>
                </c:pt>
                <c:pt idx="1178">
                  <c:v>-1.821896</c:v>
                </c:pt>
                <c:pt idx="1179">
                  <c:v>-1.8122750000000001</c:v>
                </c:pt>
                <c:pt idx="1180">
                  <c:v>-1.804435</c:v>
                </c:pt>
                <c:pt idx="1181">
                  <c:v>-1.7985409999999999</c:v>
                </c:pt>
                <c:pt idx="1182">
                  <c:v>-1.7945549999999999</c:v>
                </c:pt>
                <c:pt idx="1183">
                  <c:v>-1.7918449999999999</c:v>
                </c:pt>
                <c:pt idx="1184">
                  <c:v>-1.798108</c:v>
                </c:pt>
                <c:pt idx="1185">
                  <c:v>-1.7822290000000001</c:v>
                </c:pt>
                <c:pt idx="1186">
                  <c:v>-1.7364790000000001</c:v>
                </c:pt>
                <c:pt idx="1187">
                  <c:v>-1.6534740000000001</c:v>
                </c:pt>
                <c:pt idx="1188">
                  <c:v>-1.574775</c:v>
                </c:pt>
                <c:pt idx="1189">
                  <c:v>-1.517272</c:v>
                </c:pt>
                <c:pt idx="1190">
                  <c:v>-1.4692670000000001</c:v>
                </c:pt>
                <c:pt idx="1191">
                  <c:v>-1.417932</c:v>
                </c:pt>
                <c:pt idx="1192">
                  <c:v>-1.355793</c:v>
                </c:pt>
                <c:pt idx="1193">
                  <c:v>-1.2926660000000001</c:v>
                </c:pt>
                <c:pt idx="1194">
                  <c:v>-1.234064</c:v>
                </c:pt>
                <c:pt idx="1195">
                  <c:v>-1.176698</c:v>
                </c:pt>
                <c:pt idx="1196">
                  <c:v>-1.1215269999999999</c:v>
                </c:pt>
                <c:pt idx="1197">
                  <c:v>-1.0652159999999999</c:v>
                </c:pt>
                <c:pt idx="1198">
                  <c:v>-1.0055750000000001</c:v>
                </c:pt>
                <c:pt idx="1199">
                  <c:v>-0.93201599999999996</c:v>
                </c:pt>
                <c:pt idx="1200">
                  <c:v>-0.852105</c:v>
                </c:pt>
                <c:pt idx="1201">
                  <c:v>-0.775451</c:v>
                </c:pt>
                <c:pt idx="1202">
                  <c:v>-0.71586000000000005</c:v>
                </c:pt>
                <c:pt idx="1203">
                  <c:v>-0.675423</c:v>
                </c:pt>
                <c:pt idx="1204">
                  <c:v>-0.64663300000000001</c:v>
                </c:pt>
                <c:pt idx="1205">
                  <c:v>-0.62207299999999999</c:v>
                </c:pt>
                <c:pt idx="1206">
                  <c:v>-0.58367100000000005</c:v>
                </c:pt>
                <c:pt idx="1207">
                  <c:v>-0.53569900000000004</c:v>
                </c:pt>
                <c:pt idx="1208">
                  <c:v>-0.46968799999999999</c:v>
                </c:pt>
                <c:pt idx="1209">
                  <c:v>-0.38358300000000001</c:v>
                </c:pt>
                <c:pt idx="1210">
                  <c:v>-0.283586</c:v>
                </c:pt>
                <c:pt idx="1211">
                  <c:v>-0.18659700000000001</c:v>
                </c:pt>
                <c:pt idx="1212">
                  <c:v>-7.0539000000000004E-2</c:v>
                </c:pt>
                <c:pt idx="1213">
                  <c:v>6.6684999999999994E-2</c:v>
                </c:pt>
                <c:pt idx="1214">
                  <c:v>0.18152299999999999</c:v>
                </c:pt>
                <c:pt idx="1215">
                  <c:v>0.276113</c:v>
                </c:pt>
                <c:pt idx="1216">
                  <c:v>0.345221</c:v>
                </c:pt>
                <c:pt idx="1217">
                  <c:v>0.403833</c:v>
                </c:pt>
                <c:pt idx="1218">
                  <c:v>0.45293</c:v>
                </c:pt>
                <c:pt idx="1219">
                  <c:v>0.49335899999999999</c:v>
                </c:pt>
                <c:pt idx="1220">
                  <c:v>0.53070799999999996</c:v>
                </c:pt>
                <c:pt idx="1221">
                  <c:v>0.57645400000000002</c:v>
                </c:pt>
                <c:pt idx="1222">
                  <c:v>0.63594600000000001</c:v>
                </c:pt>
                <c:pt idx="1223">
                  <c:v>0.69957199999999997</c:v>
                </c:pt>
                <c:pt idx="1224">
                  <c:v>0.736236</c:v>
                </c:pt>
                <c:pt idx="1225">
                  <c:v>0.75165300000000002</c:v>
                </c:pt>
                <c:pt idx="1226">
                  <c:v>0.75469900000000001</c:v>
                </c:pt>
                <c:pt idx="1227">
                  <c:v>0.75070800000000004</c:v>
                </c:pt>
                <c:pt idx="1228">
                  <c:v>0.73409599999999997</c:v>
                </c:pt>
                <c:pt idx="1229">
                  <c:v>0.70579999999999998</c:v>
                </c:pt>
                <c:pt idx="1230">
                  <c:v>0.68510800000000005</c:v>
                </c:pt>
                <c:pt idx="1231">
                  <c:v>0.67704200000000003</c:v>
                </c:pt>
                <c:pt idx="1232">
                  <c:v>0.66952100000000003</c:v>
                </c:pt>
                <c:pt idx="1233">
                  <c:v>0.67003100000000004</c:v>
                </c:pt>
                <c:pt idx="1234">
                  <c:v>0.68744899999999998</c:v>
                </c:pt>
                <c:pt idx="1235">
                  <c:v>0.71898399999999996</c:v>
                </c:pt>
                <c:pt idx="1236">
                  <c:v>0.754166</c:v>
                </c:pt>
                <c:pt idx="1237">
                  <c:v>0.77256000000000002</c:v>
                </c:pt>
                <c:pt idx="1238">
                  <c:v>0.77402000000000004</c:v>
                </c:pt>
                <c:pt idx="1239">
                  <c:v>0.77122500000000005</c:v>
                </c:pt>
                <c:pt idx="1240">
                  <c:v>0.77900899999999995</c:v>
                </c:pt>
                <c:pt idx="1241">
                  <c:v>0.79513299999999998</c:v>
                </c:pt>
                <c:pt idx="1242">
                  <c:v>0.81089900000000004</c:v>
                </c:pt>
                <c:pt idx="1243">
                  <c:v>0.84669799999999995</c:v>
                </c:pt>
                <c:pt idx="1244">
                  <c:v>0.91354599999999997</c:v>
                </c:pt>
                <c:pt idx="1245">
                  <c:v>1.0074080000000001</c:v>
                </c:pt>
                <c:pt idx="1246">
                  <c:v>1.099281</c:v>
                </c:pt>
                <c:pt idx="1247">
                  <c:v>1.188005</c:v>
                </c:pt>
                <c:pt idx="1248">
                  <c:v>1.274664</c:v>
                </c:pt>
                <c:pt idx="1249">
                  <c:v>1.3665879999999999</c:v>
                </c:pt>
                <c:pt idx="1250">
                  <c:v>1.464744</c:v>
                </c:pt>
                <c:pt idx="1251">
                  <c:v>1.5532699999999999</c:v>
                </c:pt>
                <c:pt idx="1252">
                  <c:v>1.625667</c:v>
                </c:pt>
                <c:pt idx="1253">
                  <c:v>1.688215</c:v>
                </c:pt>
                <c:pt idx="1254">
                  <c:v>1.7345630000000001</c:v>
                </c:pt>
                <c:pt idx="1255">
                  <c:v>1.7703040000000001</c:v>
                </c:pt>
                <c:pt idx="1256">
                  <c:v>1.8181860000000001</c:v>
                </c:pt>
                <c:pt idx="1257">
                  <c:v>1.88157</c:v>
                </c:pt>
                <c:pt idx="1258">
                  <c:v>1.9292020000000001</c:v>
                </c:pt>
                <c:pt idx="1259">
                  <c:v>1.90937</c:v>
                </c:pt>
                <c:pt idx="1260">
                  <c:v>1.8784890000000001</c:v>
                </c:pt>
                <c:pt idx="1261">
                  <c:v>1.8611599999999999</c:v>
                </c:pt>
                <c:pt idx="1262">
                  <c:v>1.871683</c:v>
                </c:pt>
                <c:pt idx="1263">
                  <c:v>1.903691</c:v>
                </c:pt>
                <c:pt idx="1264">
                  <c:v>1.9359489999999999</c:v>
                </c:pt>
                <c:pt idx="1265">
                  <c:v>1.97272</c:v>
                </c:pt>
                <c:pt idx="1266">
                  <c:v>2.006348</c:v>
                </c:pt>
                <c:pt idx="1267">
                  <c:v>2.0176059999999998</c:v>
                </c:pt>
                <c:pt idx="1268">
                  <c:v>2.0254819999999998</c:v>
                </c:pt>
                <c:pt idx="1269">
                  <c:v>2.0471370000000002</c:v>
                </c:pt>
                <c:pt idx="1270">
                  <c:v>2.0815380000000001</c:v>
                </c:pt>
                <c:pt idx="1271">
                  <c:v>2.1188699999999998</c:v>
                </c:pt>
                <c:pt idx="1272">
                  <c:v>2.1537380000000002</c:v>
                </c:pt>
                <c:pt idx="1273">
                  <c:v>2.1767699999999999</c:v>
                </c:pt>
                <c:pt idx="1274">
                  <c:v>2.2019169999999999</c:v>
                </c:pt>
                <c:pt idx="1275">
                  <c:v>2.2251219999999998</c:v>
                </c:pt>
                <c:pt idx="1276">
                  <c:v>2.2304029999999999</c:v>
                </c:pt>
                <c:pt idx="1277">
                  <c:v>2.1996340000000001</c:v>
                </c:pt>
                <c:pt idx="1278">
                  <c:v>2.144558</c:v>
                </c:pt>
                <c:pt idx="1279">
                  <c:v>2.090608</c:v>
                </c:pt>
                <c:pt idx="1280">
                  <c:v>2.0441220000000002</c:v>
                </c:pt>
                <c:pt idx="1281">
                  <c:v>1.998759</c:v>
                </c:pt>
                <c:pt idx="1282">
                  <c:v>1.9501520000000001</c:v>
                </c:pt>
                <c:pt idx="1283">
                  <c:v>1.8710819999999999</c:v>
                </c:pt>
                <c:pt idx="1284">
                  <c:v>1.7827189999999999</c:v>
                </c:pt>
                <c:pt idx="1285">
                  <c:v>1.684564</c:v>
                </c:pt>
                <c:pt idx="1286">
                  <c:v>1.574147</c:v>
                </c:pt>
                <c:pt idx="1287">
                  <c:v>1.450385</c:v>
                </c:pt>
                <c:pt idx="1288">
                  <c:v>1.3117799999999999</c:v>
                </c:pt>
                <c:pt idx="1289">
                  <c:v>1.168588</c:v>
                </c:pt>
                <c:pt idx="1290">
                  <c:v>1.0166869999999999</c:v>
                </c:pt>
                <c:pt idx="1291">
                  <c:v>0.85231000000000001</c:v>
                </c:pt>
                <c:pt idx="1292">
                  <c:v>0.67768300000000004</c:v>
                </c:pt>
                <c:pt idx="1293">
                  <c:v>0.48936000000000002</c:v>
                </c:pt>
                <c:pt idx="1294">
                  <c:v>0.31145200000000001</c:v>
                </c:pt>
                <c:pt idx="1295">
                  <c:v>0.160722</c:v>
                </c:pt>
                <c:pt idx="1296">
                  <c:v>4.0764000000000002E-2</c:v>
                </c:pt>
                <c:pt idx="1297">
                  <c:v>-4.2597999999999997E-2</c:v>
                </c:pt>
                <c:pt idx="1298">
                  <c:v>-0.110944</c:v>
                </c:pt>
                <c:pt idx="1299">
                  <c:v>-0.17188800000000001</c:v>
                </c:pt>
                <c:pt idx="1300">
                  <c:v>-0.23579600000000001</c:v>
                </c:pt>
                <c:pt idx="1301">
                  <c:v>-0.31954500000000002</c:v>
                </c:pt>
                <c:pt idx="1302">
                  <c:v>-0.41391600000000001</c:v>
                </c:pt>
                <c:pt idx="1303">
                  <c:v>-0.50419700000000001</c:v>
                </c:pt>
                <c:pt idx="1304">
                  <c:v>-0.59135000000000004</c:v>
                </c:pt>
                <c:pt idx="1305">
                  <c:v>-0.67954700000000001</c:v>
                </c:pt>
                <c:pt idx="1306">
                  <c:v>-0.75609499999999996</c:v>
                </c:pt>
                <c:pt idx="1307">
                  <c:v>-0.80390300000000003</c:v>
                </c:pt>
                <c:pt idx="1308">
                  <c:v>-0.84740099999999996</c:v>
                </c:pt>
                <c:pt idx="1309">
                  <c:v>-0.86410399999999998</c:v>
                </c:pt>
                <c:pt idx="1310">
                  <c:v>-0.87638799999999994</c:v>
                </c:pt>
                <c:pt idx="1311">
                  <c:v>-0.89109899999999997</c:v>
                </c:pt>
                <c:pt idx="1312">
                  <c:v>-0.88838600000000001</c:v>
                </c:pt>
                <c:pt idx="1313">
                  <c:v>-0.88830399999999998</c:v>
                </c:pt>
                <c:pt idx="1314">
                  <c:v>-0.88305800000000001</c:v>
                </c:pt>
                <c:pt idx="1315">
                  <c:v>-0.88943799999999995</c:v>
                </c:pt>
                <c:pt idx="1316">
                  <c:v>-0.90464299999999997</c:v>
                </c:pt>
                <c:pt idx="1317">
                  <c:v>-0.86804300000000001</c:v>
                </c:pt>
                <c:pt idx="1318">
                  <c:v>-0.81560100000000002</c:v>
                </c:pt>
                <c:pt idx="1319">
                  <c:v>-0.78330699999999998</c:v>
                </c:pt>
                <c:pt idx="1320">
                  <c:v>-0.76697599999999999</c:v>
                </c:pt>
                <c:pt idx="1321">
                  <c:v>-0.77124400000000004</c:v>
                </c:pt>
                <c:pt idx="1322">
                  <c:v>-0.82765</c:v>
                </c:pt>
                <c:pt idx="1323">
                  <c:v>-0.91075099999999998</c:v>
                </c:pt>
                <c:pt idx="1324">
                  <c:v>-0.966449</c:v>
                </c:pt>
                <c:pt idx="1325">
                  <c:v>-1.026635</c:v>
                </c:pt>
                <c:pt idx="1326">
                  <c:v>-1.0701290000000001</c:v>
                </c:pt>
                <c:pt idx="1327">
                  <c:v>-1.0838380000000001</c:v>
                </c:pt>
                <c:pt idx="1328">
                  <c:v>-1.097863</c:v>
                </c:pt>
                <c:pt idx="1329">
                  <c:v>-1.1138159999999999</c:v>
                </c:pt>
                <c:pt idx="1330">
                  <c:v>-1.137227</c:v>
                </c:pt>
                <c:pt idx="1331">
                  <c:v>-1.189595</c:v>
                </c:pt>
                <c:pt idx="1332">
                  <c:v>-1.2587569999999999</c:v>
                </c:pt>
                <c:pt idx="1333">
                  <c:v>-1.3225100000000001</c:v>
                </c:pt>
                <c:pt idx="1334">
                  <c:v>-1.383264</c:v>
                </c:pt>
                <c:pt idx="1335">
                  <c:v>-1.4334469999999999</c:v>
                </c:pt>
                <c:pt idx="1336">
                  <c:v>-1.472224</c:v>
                </c:pt>
                <c:pt idx="1337">
                  <c:v>-1.50569</c:v>
                </c:pt>
                <c:pt idx="1338">
                  <c:v>-1.519803</c:v>
                </c:pt>
                <c:pt idx="1339">
                  <c:v>-1.5368310000000001</c:v>
                </c:pt>
                <c:pt idx="1340">
                  <c:v>-1.543939</c:v>
                </c:pt>
                <c:pt idx="1341">
                  <c:v>-1.557347</c:v>
                </c:pt>
                <c:pt idx="1342">
                  <c:v>-1.571966</c:v>
                </c:pt>
                <c:pt idx="1343">
                  <c:v>-1.58897</c:v>
                </c:pt>
                <c:pt idx="1344">
                  <c:v>-1.6209070000000001</c:v>
                </c:pt>
                <c:pt idx="1345">
                  <c:v>-1.663557</c:v>
                </c:pt>
                <c:pt idx="1346">
                  <c:v>-1.7052659999999999</c:v>
                </c:pt>
                <c:pt idx="1347">
                  <c:v>-1.761989</c:v>
                </c:pt>
                <c:pt idx="1348">
                  <c:v>-1.8219829999999999</c:v>
                </c:pt>
                <c:pt idx="1349">
                  <c:v>-1.85751</c:v>
                </c:pt>
                <c:pt idx="1350">
                  <c:v>-1.8928609999999999</c:v>
                </c:pt>
                <c:pt idx="1351">
                  <c:v>-1.9341740000000001</c:v>
                </c:pt>
                <c:pt idx="1352">
                  <c:v>-1.9803459999999999</c:v>
                </c:pt>
                <c:pt idx="1353">
                  <c:v>-2.0233310000000002</c:v>
                </c:pt>
                <c:pt idx="1354">
                  <c:v>-2.0551270000000001</c:v>
                </c:pt>
                <c:pt idx="1355">
                  <c:v>-2.0720580000000002</c:v>
                </c:pt>
                <c:pt idx="1356">
                  <c:v>-2.0923780000000001</c:v>
                </c:pt>
                <c:pt idx="1357">
                  <c:v>-2.1219700000000001</c:v>
                </c:pt>
                <c:pt idx="1358">
                  <c:v>-2.1158260000000002</c:v>
                </c:pt>
                <c:pt idx="1359">
                  <c:v>-2.1130650000000002</c:v>
                </c:pt>
                <c:pt idx="1360">
                  <c:v>-2.0946950000000002</c:v>
                </c:pt>
                <c:pt idx="1361">
                  <c:v>-2.0457079999999999</c:v>
                </c:pt>
                <c:pt idx="1362">
                  <c:v>-2.0042369999999998</c:v>
                </c:pt>
                <c:pt idx="1363">
                  <c:v>-1.9724999999999999</c:v>
                </c:pt>
                <c:pt idx="1364">
                  <c:v>-1.934299</c:v>
                </c:pt>
                <c:pt idx="1365">
                  <c:v>-1.877907</c:v>
                </c:pt>
                <c:pt idx="1366">
                  <c:v>-1.823936</c:v>
                </c:pt>
                <c:pt idx="1367">
                  <c:v>-1.753153</c:v>
                </c:pt>
                <c:pt idx="1368">
                  <c:v>-1.6905520000000001</c:v>
                </c:pt>
                <c:pt idx="1369">
                  <c:v>-1.624792</c:v>
                </c:pt>
                <c:pt idx="1370">
                  <c:v>-1.540797</c:v>
                </c:pt>
                <c:pt idx="1371">
                  <c:v>-1.451168</c:v>
                </c:pt>
                <c:pt idx="1372">
                  <c:v>-1.367839</c:v>
                </c:pt>
                <c:pt idx="1373">
                  <c:v>-1.278235</c:v>
                </c:pt>
                <c:pt idx="1374">
                  <c:v>-1.181379</c:v>
                </c:pt>
                <c:pt idx="1375">
                  <c:v>-1.082444</c:v>
                </c:pt>
                <c:pt idx="1376">
                  <c:v>-0.98746800000000001</c:v>
                </c:pt>
                <c:pt idx="1377">
                  <c:v>-0.89365700000000003</c:v>
                </c:pt>
                <c:pt idx="1378">
                  <c:v>-0.79893099999999995</c:v>
                </c:pt>
                <c:pt idx="1379">
                  <c:v>-0.69236500000000001</c:v>
                </c:pt>
                <c:pt idx="1380">
                  <c:v>-0.55604600000000004</c:v>
                </c:pt>
                <c:pt idx="1381">
                  <c:v>-0.40623799999999999</c:v>
                </c:pt>
                <c:pt idx="1382">
                  <c:v>-0.27352799999999999</c:v>
                </c:pt>
                <c:pt idx="1383">
                  <c:v>-0.158832</c:v>
                </c:pt>
                <c:pt idx="1384">
                  <c:v>-6.3136999999999999E-2</c:v>
                </c:pt>
                <c:pt idx="1385">
                  <c:v>1.259E-2</c:v>
                </c:pt>
                <c:pt idx="1386">
                  <c:v>7.3446999999999998E-2</c:v>
                </c:pt>
                <c:pt idx="1387">
                  <c:v>0.12570400000000001</c:v>
                </c:pt>
                <c:pt idx="1388">
                  <c:v>0.17258599999999999</c:v>
                </c:pt>
                <c:pt idx="1389">
                  <c:v>0.224804</c:v>
                </c:pt>
                <c:pt idx="1390">
                  <c:v>0.28870499999999999</c:v>
                </c:pt>
                <c:pt idx="1391">
                  <c:v>0.34269699999999997</c:v>
                </c:pt>
                <c:pt idx="1392">
                  <c:v>0.36268299999999998</c:v>
                </c:pt>
                <c:pt idx="1393">
                  <c:v>0.34454699999999999</c:v>
                </c:pt>
                <c:pt idx="1394">
                  <c:v>0.306085</c:v>
                </c:pt>
                <c:pt idx="1395">
                  <c:v>0.26552799999999999</c:v>
                </c:pt>
                <c:pt idx="1396">
                  <c:v>0.237957</c:v>
                </c:pt>
                <c:pt idx="1397">
                  <c:v>0.24113699999999999</c:v>
                </c:pt>
                <c:pt idx="1398">
                  <c:v>0.27400799999999997</c:v>
                </c:pt>
                <c:pt idx="1399">
                  <c:v>0.31851800000000002</c:v>
                </c:pt>
                <c:pt idx="1400">
                  <c:v>0.367062</c:v>
                </c:pt>
                <c:pt idx="1401">
                  <c:v>0.41470000000000001</c:v>
                </c:pt>
                <c:pt idx="1402">
                  <c:v>0.45112200000000002</c:v>
                </c:pt>
                <c:pt idx="1403">
                  <c:v>0.468781</c:v>
                </c:pt>
                <c:pt idx="1404">
                  <c:v>0.47998000000000002</c:v>
                </c:pt>
                <c:pt idx="1405">
                  <c:v>0.509131</c:v>
                </c:pt>
                <c:pt idx="1406">
                  <c:v>0.55744899999999997</c:v>
                </c:pt>
                <c:pt idx="1407">
                  <c:v>0.61526599999999998</c:v>
                </c:pt>
                <c:pt idx="1408">
                  <c:v>0.67601699999999998</c:v>
                </c:pt>
                <c:pt idx="1409">
                  <c:v>0.73242099999999999</c:v>
                </c:pt>
                <c:pt idx="1410">
                  <c:v>0.79284699999999997</c:v>
                </c:pt>
                <c:pt idx="1411">
                  <c:v>0.86900299999999997</c:v>
                </c:pt>
                <c:pt idx="1412">
                  <c:v>0.95687500000000003</c:v>
                </c:pt>
                <c:pt idx="1413">
                  <c:v>1.031018</c:v>
                </c:pt>
                <c:pt idx="1414">
                  <c:v>1.0885009999999999</c:v>
                </c:pt>
                <c:pt idx="1415">
                  <c:v>1.0929770000000001</c:v>
                </c:pt>
                <c:pt idx="1416">
                  <c:v>1.0632539999999999</c:v>
                </c:pt>
                <c:pt idx="1417">
                  <c:v>1.0208520000000001</c:v>
                </c:pt>
                <c:pt idx="1418">
                  <c:v>0.99154500000000001</c:v>
                </c:pt>
                <c:pt idx="1419">
                  <c:v>1.00502</c:v>
                </c:pt>
                <c:pt idx="1420">
                  <c:v>1.0532919999999999</c:v>
                </c:pt>
                <c:pt idx="1421">
                  <c:v>1.1086259999999999</c:v>
                </c:pt>
                <c:pt idx="1422">
                  <c:v>1.1583220000000001</c:v>
                </c:pt>
                <c:pt idx="1423">
                  <c:v>1.179157</c:v>
                </c:pt>
                <c:pt idx="1424">
                  <c:v>1.1592979999999999</c:v>
                </c:pt>
                <c:pt idx="1425">
                  <c:v>1.124625</c:v>
                </c:pt>
                <c:pt idx="1426">
                  <c:v>1.0946149999999999</c:v>
                </c:pt>
                <c:pt idx="1427">
                  <c:v>1.1112869999999999</c:v>
                </c:pt>
                <c:pt idx="1428">
                  <c:v>1.135572</c:v>
                </c:pt>
                <c:pt idx="1429">
                  <c:v>1.180078</c:v>
                </c:pt>
                <c:pt idx="1430">
                  <c:v>1.2234640000000001</c:v>
                </c:pt>
                <c:pt idx="1431">
                  <c:v>1.249997</c:v>
                </c:pt>
                <c:pt idx="1432">
                  <c:v>1.2620499999999999</c:v>
                </c:pt>
                <c:pt idx="1433">
                  <c:v>1.2615620000000001</c:v>
                </c:pt>
                <c:pt idx="1434">
                  <c:v>1.2555769999999999</c:v>
                </c:pt>
                <c:pt idx="1435">
                  <c:v>1.2482800000000001</c:v>
                </c:pt>
                <c:pt idx="1436">
                  <c:v>1.2600340000000001</c:v>
                </c:pt>
                <c:pt idx="1437">
                  <c:v>1.2896780000000001</c:v>
                </c:pt>
                <c:pt idx="1438">
                  <c:v>1.330881</c:v>
                </c:pt>
                <c:pt idx="1439">
                  <c:v>1.384876</c:v>
                </c:pt>
                <c:pt idx="1440">
                  <c:v>1.4581329999999999</c:v>
                </c:pt>
                <c:pt idx="1441">
                  <c:v>1.534837</c:v>
                </c:pt>
                <c:pt idx="1442">
                  <c:v>1.5692060000000001</c:v>
                </c:pt>
                <c:pt idx="1443">
                  <c:v>1.588811</c:v>
                </c:pt>
                <c:pt idx="1444">
                  <c:v>1.6105750000000001</c:v>
                </c:pt>
                <c:pt idx="1445">
                  <c:v>1.6620569999999999</c:v>
                </c:pt>
                <c:pt idx="1446">
                  <c:v>1.743274</c:v>
                </c:pt>
                <c:pt idx="1447">
                  <c:v>1.8564849999999999</c:v>
                </c:pt>
                <c:pt idx="1448">
                  <c:v>1.96462</c:v>
                </c:pt>
                <c:pt idx="1449">
                  <c:v>2.0387849999999998</c:v>
                </c:pt>
                <c:pt idx="1450">
                  <c:v>2.0859070000000002</c:v>
                </c:pt>
                <c:pt idx="1451">
                  <c:v>2.1133289999999998</c:v>
                </c:pt>
                <c:pt idx="1452">
                  <c:v>2.126903</c:v>
                </c:pt>
                <c:pt idx="1453">
                  <c:v>2.1290800000000001</c:v>
                </c:pt>
                <c:pt idx="1454">
                  <c:v>2.1333829999999998</c:v>
                </c:pt>
                <c:pt idx="1455">
                  <c:v>2.1207750000000001</c:v>
                </c:pt>
                <c:pt idx="1456">
                  <c:v>2.0890960000000001</c:v>
                </c:pt>
                <c:pt idx="1457">
                  <c:v>2.0443579999999999</c:v>
                </c:pt>
                <c:pt idx="1458">
                  <c:v>1.9675419999999999</c:v>
                </c:pt>
                <c:pt idx="1459">
                  <c:v>1.8906670000000001</c:v>
                </c:pt>
                <c:pt idx="1460">
                  <c:v>1.8253269999999999</c:v>
                </c:pt>
                <c:pt idx="1461">
                  <c:v>1.7631859999999999</c:v>
                </c:pt>
                <c:pt idx="1462">
                  <c:v>1.7137439999999999</c:v>
                </c:pt>
                <c:pt idx="1463">
                  <c:v>1.6739740000000001</c:v>
                </c:pt>
                <c:pt idx="1464">
                  <c:v>1.639821</c:v>
                </c:pt>
                <c:pt idx="1465">
                  <c:v>1.5977749999999999</c:v>
                </c:pt>
                <c:pt idx="1466">
                  <c:v>1.518743</c:v>
                </c:pt>
                <c:pt idx="1467">
                  <c:v>1.4134139999999999</c:v>
                </c:pt>
                <c:pt idx="1468">
                  <c:v>1.324471</c:v>
                </c:pt>
                <c:pt idx="1469">
                  <c:v>1.2640389999999999</c:v>
                </c:pt>
                <c:pt idx="1470">
                  <c:v>1.231196</c:v>
                </c:pt>
                <c:pt idx="1471">
                  <c:v>1.216518</c:v>
                </c:pt>
                <c:pt idx="1472">
                  <c:v>1.2032560000000001</c:v>
                </c:pt>
                <c:pt idx="1473">
                  <c:v>1.1595489999999999</c:v>
                </c:pt>
                <c:pt idx="1474">
                  <c:v>1.0874239999999999</c:v>
                </c:pt>
                <c:pt idx="1475">
                  <c:v>1.010065</c:v>
                </c:pt>
                <c:pt idx="1476">
                  <c:v>0.94018299999999999</c:v>
                </c:pt>
                <c:pt idx="1477">
                  <c:v>0.88732500000000003</c:v>
                </c:pt>
                <c:pt idx="1478">
                  <c:v>0.84187100000000004</c:v>
                </c:pt>
                <c:pt idx="1479">
                  <c:v>0.78885400000000006</c:v>
                </c:pt>
                <c:pt idx="1480">
                  <c:v>0.71630400000000005</c:v>
                </c:pt>
                <c:pt idx="1481">
                  <c:v>0.63358499999999995</c:v>
                </c:pt>
                <c:pt idx="1482">
                  <c:v>0.527416</c:v>
                </c:pt>
                <c:pt idx="1483">
                  <c:v>0.40692499999999998</c:v>
                </c:pt>
                <c:pt idx="1484">
                  <c:v>0.281609</c:v>
                </c:pt>
                <c:pt idx="1485">
                  <c:v>0.140434</c:v>
                </c:pt>
                <c:pt idx="1486">
                  <c:v>-2.3112000000000001E-2</c:v>
                </c:pt>
                <c:pt idx="1487">
                  <c:v>-0.19234100000000001</c:v>
                </c:pt>
                <c:pt idx="1488">
                  <c:v>-0.35249799999999998</c:v>
                </c:pt>
                <c:pt idx="1489">
                  <c:v>-0.483122</c:v>
                </c:pt>
                <c:pt idx="1490">
                  <c:v>-0.56684599999999996</c:v>
                </c:pt>
                <c:pt idx="1491">
                  <c:v>-0.605576</c:v>
                </c:pt>
                <c:pt idx="1492">
                  <c:v>-0.61743199999999998</c:v>
                </c:pt>
                <c:pt idx="1493">
                  <c:v>-0.63439699999999999</c:v>
                </c:pt>
                <c:pt idx="1494">
                  <c:v>-0.66819700000000004</c:v>
                </c:pt>
                <c:pt idx="1495">
                  <c:v>-0.70001400000000003</c:v>
                </c:pt>
                <c:pt idx="1496">
                  <c:v>-0.74160400000000004</c:v>
                </c:pt>
                <c:pt idx="1497">
                  <c:v>-0.79069599999999995</c:v>
                </c:pt>
                <c:pt idx="1498">
                  <c:v>-0.82708099999999996</c:v>
                </c:pt>
                <c:pt idx="1499">
                  <c:v>-0.85932200000000003</c:v>
                </c:pt>
                <c:pt idx="1500">
                  <c:v>-0.887405</c:v>
                </c:pt>
                <c:pt idx="1501">
                  <c:v>-0.88448300000000002</c:v>
                </c:pt>
                <c:pt idx="1502">
                  <c:v>-0.88568599999999997</c:v>
                </c:pt>
                <c:pt idx="1503">
                  <c:v>-0.91356099999999996</c:v>
                </c:pt>
                <c:pt idx="1504">
                  <c:v>-0.95199199999999995</c:v>
                </c:pt>
                <c:pt idx="1505">
                  <c:v>-1.006151</c:v>
                </c:pt>
                <c:pt idx="1506">
                  <c:v>-1.061231</c:v>
                </c:pt>
                <c:pt idx="1507">
                  <c:v>-1.1004350000000001</c:v>
                </c:pt>
                <c:pt idx="1508">
                  <c:v>-1.13887</c:v>
                </c:pt>
                <c:pt idx="1509">
                  <c:v>-1.1817530000000001</c:v>
                </c:pt>
                <c:pt idx="1510">
                  <c:v>-1.214933</c:v>
                </c:pt>
                <c:pt idx="1511">
                  <c:v>-1.235223</c:v>
                </c:pt>
                <c:pt idx="1512">
                  <c:v>-1.2340329999999999</c:v>
                </c:pt>
                <c:pt idx="1513">
                  <c:v>-1.211479</c:v>
                </c:pt>
                <c:pt idx="1514">
                  <c:v>-1.198582</c:v>
                </c:pt>
                <c:pt idx="1515">
                  <c:v>-1.197465</c:v>
                </c:pt>
                <c:pt idx="1516">
                  <c:v>-1.213522</c:v>
                </c:pt>
                <c:pt idx="1517">
                  <c:v>-1.246623</c:v>
                </c:pt>
                <c:pt idx="1518">
                  <c:v>-1.26359</c:v>
                </c:pt>
                <c:pt idx="1519">
                  <c:v>-1.2635989999999999</c:v>
                </c:pt>
                <c:pt idx="1520">
                  <c:v>-1.2679339999999999</c:v>
                </c:pt>
                <c:pt idx="1521">
                  <c:v>-1.28285</c:v>
                </c:pt>
                <c:pt idx="1522">
                  <c:v>-1.2617</c:v>
                </c:pt>
                <c:pt idx="1523">
                  <c:v>-1.219322</c:v>
                </c:pt>
                <c:pt idx="1524">
                  <c:v>-1.1791450000000001</c:v>
                </c:pt>
                <c:pt idx="1525">
                  <c:v>-1.1405959999999999</c:v>
                </c:pt>
                <c:pt idx="1526">
                  <c:v>-1.108975</c:v>
                </c:pt>
                <c:pt idx="1527">
                  <c:v>-1.0753600000000001</c:v>
                </c:pt>
                <c:pt idx="1528">
                  <c:v>-1.050152</c:v>
                </c:pt>
                <c:pt idx="1529">
                  <c:v>-1.0329699999999999</c:v>
                </c:pt>
                <c:pt idx="1530">
                  <c:v>-1.011225</c:v>
                </c:pt>
                <c:pt idx="1531">
                  <c:v>-1.014367</c:v>
                </c:pt>
                <c:pt idx="1532">
                  <c:v>-1.0809470000000001</c:v>
                </c:pt>
                <c:pt idx="1533">
                  <c:v>-1.1828780000000001</c:v>
                </c:pt>
                <c:pt idx="1534">
                  <c:v>-1.2960259999999999</c:v>
                </c:pt>
                <c:pt idx="1535">
                  <c:v>-1.427656</c:v>
                </c:pt>
                <c:pt idx="1536">
                  <c:v>-1.541059</c:v>
                </c:pt>
                <c:pt idx="1537">
                  <c:v>-1.6072010000000001</c:v>
                </c:pt>
                <c:pt idx="1538">
                  <c:v>-1.635964</c:v>
                </c:pt>
                <c:pt idx="1539">
                  <c:v>-1.6540619999999999</c:v>
                </c:pt>
                <c:pt idx="1540">
                  <c:v>-1.680617</c:v>
                </c:pt>
                <c:pt idx="1541">
                  <c:v>-1.7388330000000001</c:v>
                </c:pt>
                <c:pt idx="1542">
                  <c:v>-1.8212060000000001</c:v>
                </c:pt>
                <c:pt idx="1543">
                  <c:v>-1.912309</c:v>
                </c:pt>
                <c:pt idx="1544">
                  <c:v>-2.006875</c:v>
                </c:pt>
                <c:pt idx="1545">
                  <c:v>-2.0972810000000002</c:v>
                </c:pt>
                <c:pt idx="1546">
                  <c:v>-2.1404740000000002</c:v>
                </c:pt>
                <c:pt idx="1547">
                  <c:v>-2.1411560000000001</c:v>
                </c:pt>
                <c:pt idx="1548">
                  <c:v>-2.112444</c:v>
                </c:pt>
                <c:pt idx="1549">
                  <c:v>-2.0596670000000001</c:v>
                </c:pt>
                <c:pt idx="1550">
                  <c:v>-2.0420289999999999</c:v>
                </c:pt>
                <c:pt idx="1551">
                  <c:v>-2.0676549999999998</c:v>
                </c:pt>
                <c:pt idx="1552">
                  <c:v>-2.0983489999999998</c:v>
                </c:pt>
                <c:pt idx="1553">
                  <c:v>-2.140215</c:v>
                </c:pt>
                <c:pt idx="1554">
                  <c:v>-2.176485</c:v>
                </c:pt>
                <c:pt idx="1555">
                  <c:v>-2.2070560000000001</c:v>
                </c:pt>
                <c:pt idx="1556">
                  <c:v>-2.2217669999999998</c:v>
                </c:pt>
                <c:pt idx="1557">
                  <c:v>-2.236888</c:v>
                </c:pt>
                <c:pt idx="1558">
                  <c:v>-2.2458260000000001</c:v>
                </c:pt>
                <c:pt idx="1559">
                  <c:v>-2.2686959999999998</c:v>
                </c:pt>
                <c:pt idx="1560">
                  <c:v>-2.3071030000000001</c:v>
                </c:pt>
                <c:pt idx="1561">
                  <c:v>-2.322946</c:v>
                </c:pt>
                <c:pt idx="1562">
                  <c:v>-2.3006139999999999</c:v>
                </c:pt>
                <c:pt idx="1563">
                  <c:v>-2.2515049999999999</c:v>
                </c:pt>
                <c:pt idx="1564">
                  <c:v>-2.1939980000000001</c:v>
                </c:pt>
                <c:pt idx="1565">
                  <c:v>-2.162077</c:v>
                </c:pt>
                <c:pt idx="1566">
                  <c:v>-2.1299730000000001</c:v>
                </c:pt>
                <c:pt idx="1567">
                  <c:v>-2.069223</c:v>
                </c:pt>
                <c:pt idx="1568">
                  <c:v>-1.9766710000000001</c:v>
                </c:pt>
                <c:pt idx="1569">
                  <c:v>-1.8520749999999999</c:v>
                </c:pt>
                <c:pt idx="1570">
                  <c:v>-1.7071480000000001</c:v>
                </c:pt>
                <c:pt idx="1571">
                  <c:v>-1.550548</c:v>
                </c:pt>
                <c:pt idx="1572">
                  <c:v>-1.3919459999999999</c:v>
                </c:pt>
                <c:pt idx="1573">
                  <c:v>-1.238567</c:v>
                </c:pt>
                <c:pt idx="1574">
                  <c:v>-1.0902369999999999</c:v>
                </c:pt>
                <c:pt idx="1575">
                  <c:v>-0.94533500000000004</c:v>
                </c:pt>
                <c:pt idx="1576">
                  <c:v>-0.80696800000000002</c:v>
                </c:pt>
                <c:pt idx="1577">
                  <c:v>-0.67066599999999998</c:v>
                </c:pt>
                <c:pt idx="1578">
                  <c:v>-0.54717000000000005</c:v>
                </c:pt>
                <c:pt idx="1579">
                  <c:v>-0.44809300000000002</c:v>
                </c:pt>
                <c:pt idx="1580">
                  <c:v>-0.375608</c:v>
                </c:pt>
                <c:pt idx="1581">
                  <c:v>-0.30316300000000002</c:v>
                </c:pt>
                <c:pt idx="1582">
                  <c:v>-0.22214500000000001</c:v>
                </c:pt>
                <c:pt idx="1583">
                  <c:v>-0.13898199999999999</c:v>
                </c:pt>
                <c:pt idx="1584">
                  <c:v>-7.0862999999999995E-2</c:v>
                </c:pt>
                <c:pt idx="1585">
                  <c:v>-2.2015E-2</c:v>
                </c:pt>
                <c:pt idx="1586">
                  <c:v>1.6182999999999999E-2</c:v>
                </c:pt>
                <c:pt idx="1587">
                  <c:v>3.9498999999999999E-2</c:v>
                </c:pt>
                <c:pt idx="1588">
                  <c:v>4.4803000000000003E-2</c:v>
                </c:pt>
                <c:pt idx="1589">
                  <c:v>3.9489999999999997E-2</c:v>
                </c:pt>
                <c:pt idx="1590">
                  <c:v>3.4188999999999997E-2</c:v>
                </c:pt>
                <c:pt idx="1591">
                  <c:v>3.3294999999999998E-2</c:v>
                </c:pt>
                <c:pt idx="1592">
                  <c:v>4.7324999999999999E-2</c:v>
                </c:pt>
                <c:pt idx="1593">
                  <c:v>7.7093999999999996E-2</c:v>
                </c:pt>
                <c:pt idx="1594">
                  <c:v>0.119558</c:v>
                </c:pt>
                <c:pt idx="1595">
                  <c:v>0.152507</c:v>
                </c:pt>
                <c:pt idx="1596">
                  <c:v>0.15041499999999999</c:v>
                </c:pt>
                <c:pt idx="1597">
                  <c:v>0.14152100000000001</c:v>
                </c:pt>
                <c:pt idx="1598">
                  <c:v>0.158443</c:v>
                </c:pt>
                <c:pt idx="1599">
                  <c:v>0.19384599999999999</c:v>
                </c:pt>
                <c:pt idx="1600">
                  <c:v>0.23980199999999999</c:v>
                </c:pt>
                <c:pt idx="1601">
                  <c:v>0.28234300000000001</c:v>
                </c:pt>
                <c:pt idx="1602">
                  <c:v>0.31319399999999997</c:v>
                </c:pt>
                <c:pt idx="1603">
                  <c:v>0.33669199999999999</c:v>
                </c:pt>
                <c:pt idx="1604">
                  <c:v>0.361263</c:v>
                </c:pt>
                <c:pt idx="1605">
                  <c:v>0.39434900000000001</c:v>
                </c:pt>
                <c:pt idx="1606">
                  <c:v>0.44549299999999997</c:v>
                </c:pt>
                <c:pt idx="1607">
                  <c:v>0.46562500000000001</c:v>
                </c:pt>
                <c:pt idx="1608">
                  <c:v>0.44305899999999998</c:v>
                </c:pt>
                <c:pt idx="1609">
                  <c:v>0.411022</c:v>
                </c:pt>
                <c:pt idx="1610">
                  <c:v>0.40036699999999997</c:v>
                </c:pt>
                <c:pt idx="1611">
                  <c:v>0.43142200000000003</c:v>
                </c:pt>
                <c:pt idx="1612">
                  <c:v>0.49804799999999999</c:v>
                </c:pt>
                <c:pt idx="1613">
                  <c:v>0.58274899999999996</c:v>
                </c:pt>
                <c:pt idx="1614">
                  <c:v>0.66273800000000005</c:v>
                </c:pt>
                <c:pt idx="1615">
                  <c:v>0.73408799999999996</c:v>
                </c:pt>
                <c:pt idx="1616">
                  <c:v>0.79904600000000003</c:v>
                </c:pt>
                <c:pt idx="1617">
                  <c:v>0.83615200000000001</c:v>
                </c:pt>
                <c:pt idx="1618">
                  <c:v>0.85085500000000003</c:v>
                </c:pt>
                <c:pt idx="1619">
                  <c:v>0.85836599999999996</c:v>
                </c:pt>
                <c:pt idx="1620">
                  <c:v>0.87448000000000004</c:v>
                </c:pt>
                <c:pt idx="1621">
                  <c:v>0.91082600000000002</c:v>
                </c:pt>
                <c:pt idx="1622">
                  <c:v>0.96538500000000005</c:v>
                </c:pt>
                <c:pt idx="1623">
                  <c:v>1.0125580000000001</c:v>
                </c:pt>
                <c:pt idx="1624">
                  <c:v>1.0433870000000001</c:v>
                </c:pt>
                <c:pt idx="1625">
                  <c:v>1.0590390000000001</c:v>
                </c:pt>
                <c:pt idx="1626">
                  <c:v>1.035148</c:v>
                </c:pt>
                <c:pt idx="1627">
                  <c:v>0.96449200000000002</c:v>
                </c:pt>
                <c:pt idx="1628">
                  <c:v>0.88213900000000001</c:v>
                </c:pt>
                <c:pt idx="1629">
                  <c:v>0.82135599999999998</c:v>
                </c:pt>
                <c:pt idx="1630">
                  <c:v>0.79605099999999995</c:v>
                </c:pt>
                <c:pt idx="1631">
                  <c:v>0.81223800000000002</c:v>
                </c:pt>
                <c:pt idx="1632">
                  <c:v>0.83671799999999996</c:v>
                </c:pt>
                <c:pt idx="1633">
                  <c:v>0.84418899999999997</c:v>
                </c:pt>
                <c:pt idx="1634">
                  <c:v>0.85589700000000002</c:v>
                </c:pt>
                <c:pt idx="1635">
                  <c:v>0.85808399999999996</c:v>
                </c:pt>
                <c:pt idx="1636">
                  <c:v>0.85412100000000002</c:v>
                </c:pt>
                <c:pt idx="1637">
                  <c:v>0.86602599999999996</c:v>
                </c:pt>
                <c:pt idx="1638">
                  <c:v>0.91623399999999999</c:v>
                </c:pt>
                <c:pt idx="1639">
                  <c:v>0.99419199999999996</c:v>
                </c:pt>
                <c:pt idx="1640">
                  <c:v>1.1049329999999999</c:v>
                </c:pt>
                <c:pt idx="1641">
                  <c:v>1.201516</c:v>
                </c:pt>
                <c:pt idx="1642">
                  <c:v>1.263981</c:v>
                </c:pt>
                <c:pt idx="1643">
                  <c:v>1.278759</c:v>
                </c:pt>
                <c:pt idx="1644">
                  <c:v>1.246939</c:v>
                </c:pt>
                <c:pt idx="1645">
                  <c:v>1.1925790000000001</c:v>
                </c:pt>
                <c:pt idx="1646">
                  <c:v>1.123167</c:v>
                </c:pt>
                <c:pt idx="1647">
                  <c:v>1.0759719999999999</c:v>
                </c:pt>
                <c:pt idx="1648">
                  <c:v>1.058846</c:v>
                </c:pt>
                <c:pt idx="1649">
                  <c:v>1.0655840000000001</c:v>
                </c:pt>
                <c:pt idx="1650">
                  <c:v>1.075388</c:v>
                </c:pt>
                <c:pt idx="1651">
                  <c:v>1.06904</c:v>
                </c:pt>
                <c:pt idx="1652">
                  <c:v>1.0434030000000001</c:v>
                </c:pt>
                <c:pt idx="1653">
                  <c:v>1.019585</c:v>
                </c:pt>
                <c:pt idx="1654">
                  <c:v>0.98701399999999995</c:v>
                </c:pt>
                <c:pt idx="1655">
                  <c:v>0.94182500000000002</c:v>
                </c:pt>
                <c:pt idx="1656">
                  <c:v>0.89588599999999996</c:v>
                </c:pt>
                <c:pt idx="1657">
                  <c:v>0.86943099999999995</c:v>
                </c:pt>
                <c:pt idx="1658">
                  <c:v>0.84020799999999995</c:v>
                </c:pt>
                <c:pt idx="1659">
                  <c:v>0.84411499999999995</c:v>
                </c:pt>
                <c:pt idx="1660">
                  <c:v>0.87523499999999999</c:v>
                </c:pt>
                <c:pt idx="1661">
                  <c:v>0.905366</c:v>
                </c:pt>
                <c:pt idx="1662">
                  <c:v>0.949102</c:v>
                </c:pt>
                <c:pt idx="1663">
                  <c:v>0.99233700000000002</c:v>
                </c:pt>
                <c:pt idx="1664">
                  <c:v>1.0256670000000001</c:v>
                </c:pt>
                <c:pt idx="1665">
                  <c:v>1.049509</c:v>
                </c:pt>
                <c:pt idx="1666">
                  <c:v>1.072832</c:v>
                </c:pt>
                <c:pt idx="1667">
                  <c:v>1.079431</c:v>
                </c:pt>
                <c:pt idx="1668">
                  <c:v>1.0847770000000001</c:v>
                </c:pt>
                <c:pt idx="1669">
                  <c:v>1.084776</c:v>
                </c:pt>
                <c:pt idx="1670">
                  <c:v>1.0754760000000001</c:v>
                </c:pt>
                <c:pt idx="1671">
                  <c:v>1.085699</c:v>
                </c:pt>
                <c:pt idx="1672">
                  <c:v>1.1161559999999999</c:v>
                </c:pt>
                <c:pt idx="1673">
                  <c:v>1.1387989999999999</c:v>
                </c:pt>
                <c:pt idx="1674">
                  <c:v>1.169314</c:v>
                </c:pt>
                <c:pt idx="1675">
                  <c:v>1.230661</c:v>
                </c:pt>
                <c:pt idx="1676">
                  <c:v>1.32403</c:v>
                </c:pt>
                <c:pt idx="1677">
                  <c:v>1.416561</c:v>
                </c:pt>
                <c:pt idx="1678">
                  <c:v>1.4777450000000001</c:v>
                </c:pt>
                <c:pt idx="1679">
                  <c:v>1.492335</c:v>
                </c:pt>
                <c:pt idx="1680">
                  <c:v>1.458545</c:v>
                </c:pt>
                <c:pt idx="1681">
                  <c:v>1.4255640000000001</c:v>
                </c:pt>
                <c:pt idx="1682">
                  <c:v>1.4179459999999999</c:v>
                </c:pt>
                <c:pt idx="1683">
                  <c:v>1.447611</c:v>
                </c:pt>
                <c:pt idx="1684">
                  <c:v>1.489263</c:v>
                </c:pt>
                <c:pt idx="1685">
                  <c:v>1.516213</c:v>
                </c:pt>
                <c:pt idx="1686">
                  <c:v>1.5343910000000001</c:v>
                </c:pt>
                <c:pt idx="1687">
                  <c:v>1.5362169999999999</c:v>
                </c:pt>
                <c:pt idx="1688">
                  <c:v>1.529193</c:v>
                </c:pt>
                <c:pt idx="1689">
                  <c:v>1.547987</c:v>
                </c:pt>
                <c:pt idx="1690">
                  <c:v>1.570697</c:v>
                </c:pt>
                <c:pt idx="1691">
                  <c:v>1.6035410000000001</c:v>
                </c:pt>
                <c:pt idx="1692">
                  <c:v>1.6156429999999999</c:v>
                </c:pt>
                <c:pt idx="1693">
                  <c:v>1.6149990000000001</c:v>
                </c:pt>
                <c:pt idx="1694">
                  <c:v>1.5974630000000001</c:v>
                </c:pt>
                <c:pt idx="1695">
                  <c:v>1.5825210000000001</c:v>
                </c:pt>
                <c:pt idx="1696">
                  <c:v>1.5538080000000001</c:v>
                </c:pt>
                <c:pt idx="1697">
                  <c:v>1.493941</c:v>
                </c:pt>
                <c:pt idx="1698">
                  <c:v>1.4124719999999999</c:v>
                </c:pt>
                <c:pt idx="1699">
                  <c:v>1.323534</c:v>
                </c:pt>
                <c:pt idx="1700">
                  <c:v>1.2635730000000001</c:v>
                </c:pt>
                <c:pt idx="1701">
                  <c:v>1.2537640000000001</c:v>
                </c:pt>
                <c:pt idx="1702">
                  <c:v>1.2760119999999999</c:v>
                </c:pt>
                <c:pt idx="1703">
                  <c:v>1.307857</c:v>
                </c:pt>
                <c:pt idx="1704">
                  <c:v>1.3208679999999999</c:v>
                </c:pt>
                <c:pt idx="1705">
                  <c:v>1.2968059999999999</c:v>
                </c:pt>
                <c:pt idx="1706">
                  <c:v>1.2171609999999999</c:v>
                </c:pt>
                <c:pt idx="1707">
                  <c:v>1.078611</c:v>
                </c:pt>
                <c:pt idx="1708">
                  <c:v>0.90388999999999997</c:v>
                </c:pt>
                <c:pt idx="1709">
                  <c:v>0.73249600000000004</c:v>
                </c:pt>
                <c:pt idx="1710">
                  <c:v>0.58249499999999999</c:v>
                </c:pt>
                <c:pt idx="1711">
                  <c:v>0.45494299999999999</c:v>
                </c:pt>
                <c:pt idx="1712">
                  <c:v>0.34870299999999999</c:v>
                </c:pt>
                <c:pt idx="1713">
                  <c:v>0.25419900000000001</c:v>
                </c:pt>
                <c:pt idx="1714">
                  <c:v>0.16400000000000001</c:v>
                </c:pt>
                <c:pt idx="1715">
                  <c:v>5.9809000000000001E-2</c:v>
                </c:pt>
                <c:pt idx="1716">
                  <c:v>-7.1310999999999999E-2</c:v>
                </c:pt>
                <c:pt idx="1717">
                  <c:v>-0.20799899999999999</c:v>
                </c:pt>
                <c:pt idx="1718">
                  <c:v>-0.33842100000000003</c:v>
                </c:pt>
                <c:pt idx="1719">
                  <c:v>-0.43682799999999999</c:v>
                </c:pt>
                <c:pt idx="1720">
                  <c:v>-0.51792300000000002</c:v>
                </c:pt>
                <c:pt idx="1721">
                  <c:v>-0.51346400000000003</c:v>
                </c:pt>
                <c:pt idx="1722">
                  <c:v>-0.47509699999999999</c:v>
                </c:pt>
                <c:pt idx="1723">
                  <c:v>-0.42078900000000002</c:v>
                </c:pt>
                <c:pt idx="1724">
                  <c:v>-0.36441499999999999</c:v>
                </c:pt>
                <c:pt idx="1725">
                  <c:v>-0.32618799999999998</c:v>
                </c:pt>
                <c:pt idx="1726">
                  <c:v>-0.32308100000000001</c:v>
                </c:pt>
                <c:pt idx="1727">
                  <c:v>-0.35712699999999997</c:v>
                </c:pt>
                <c:pt idx="1728">
                  <c:v>-0.39746300000000001</c:v>
                </c:pt>
                <c:pt idx="1729">
                  <c:v>-0.41236600000000001</c:v>
                </c:pt>
                <c:pt idx="1730">
                  <c:v>-0.39541199999999999</c:v>
                </c:pt>
                <c:pt idx="1731">
                  <c:v>-0.36129899999999998</c:v>
                </c:pt>
                <c:pt idx="1732">
                  <c:v>-0.33242100000000002</c:v>
                </c:pt>
                <c:pt idx="1733">
                  <c:v>-0.31741399999999997</c:v>
                </c:pt>
                <c:pt idx="1734">
                  <c:v>-0.32058399999999998</c:v>
                </c:pt>
                <c:pt idx="1735">
                  <c:v>-0.339756</c:v>
                </c:pt>
                <c:pt idx="1736">
                  <c:v>-0.35780899999999999</c:v>
                </c:pt>
                <c:pt idx="1737">
                  <c:v>-0.370448</c:v>
                </c:pt>
                <c:pt idx="1738">
                  <c:v>-0.37670500000000001</c:v>
                </c:pt>
                <c:pt idx="1739">
                  <c:v>-0.37992300000000001</c:v>
                </c:pt>
                <c:pt idx="1740">
                  <c:v>-0.38965100000000003</c:v>
                </c:pt>
                <c:pt idx="1741">
                  <c:v>-0.41651700000000003</c:v>
                </c:pt>
                <c:pt idx="1742">
                  <c:v>-0.46370499999999998</c:v>
                </c:pt>
                <c:pt idx="1743">
                  <c:v>-0.50569200000000003</c:v>
                </c:pt>
                <c:pt idx="1744">
                  <c:v>-0.54990000000000006</c:v>
                </c:pt>
                <c:pt idx="1745">
                  <c:v>-0.60643899999999995</c:v>
                </c:pt>
                <c:pt idx="1746">
                  <c:v>-0.64098500000000003</c:v>
                </c:pt>
                <c:pt idx="1747">
                  <c:v>-0.67112400000000005</c:v>
                </c:pt>
                <c:pt idx="1748">
                  <c:v>-0.66851400000000005</c:v>
                </c:pt>
                <c:pt idx="1749">
                  <c:v>-0.63143899999999997</c:v>
                </c:pt>
                <c:pt idx="1750">
                  <c:v>-0.62065400000000004</c:v>
                </c:pt>
                <c:pt idx="1751">
                  <c:v>-0.61177300000000001</c:v>
                </c:pt>
                <c:pt idx="1752">
                  <c:v>-0.58887299999999998</c:v>
                </c:pt>
                <c:pt idx="1753">
                  <c:v>-0.59225700000000003</c:v>
                </c:pt>
                <c:pt idx="1754">
                  <c:v>-0.57052000000000003</c:v>
                </c:pt>
                <c:pt idx="1755">
                  <c:v>-0.51393599999999995</c:v>
                </c:pt>
                <c:pt idx="1756">
                  <c:v>-0.53521399999999997</c:v>
                </c:pt>
                <c:pt idx="1757">
                  <c:v>-0.61311899999999997</c:v>
                </c:pt>
                <c:pt idx="1758">
                  <c:v>-0.67066000000000003</c:v>
                </c:pt>
                <c:pt idx="1759">
                  <c:v>-0.71541699999999997</c:v>
                </c:pt>
                <c:pt idx="1760">
                  <c:v>-0.74314800000000003</c:v>
                </c:pt>
                <c:pt idx="1761">
                  <c:v>-0.75918399999999997</c:v>
                </c:pt>
                <c:pt idx="1762">
                  <c:v>-0.74229199999999995</c:v>
                </c:pt>
                <c:pt idx="1763">
                  <c:v>-0.73403700000000005</c:v>
                </c:pt>
                <c:pt idx="1764">
                  <c:v>-0.73320300000000005</c:v>
                </c:pt>
                <c:pt idx="1765">
                  <c:v>-0.73545099999999997</c:v>
                </c:pt>
                <c:pt idx="1766">
                  <c:v>-0.75021400000000005</c:v>
                </c:pt>
                <c:pt idx="1767">
                  <c:v>-0.74671900000000002</c:v>
                </c:pt>
                <c:pt idx="1768">
                  <c:v>-0.72293099999999999</c:v>
                </c:pt>
                <c:pt idx="1769">
                  <c:v>-0.71632499999999999</c:v>
                </c:pt>
                <c:pt idx="1770">
                  <c:v>-0.71092500000000003</c:v>
                </c:pt>
                <c:pt idx="1771">
                  <c:v>-0.69289500000000004</c:v>
                </c:pt>
                <c:pt idx="1772">
                  <c:v>-0.68667699999999998</c:v>
                </c:pt>
                <c:pt idx="1773">
                  <c:v>-0.67415099999999994</c:v>
                </c:pt>
                <c:pt idx="1774">
                  <c:v>-0.67525199999999996</c:v>
                </c:pt>
                <c:pt idx="1775">
                  <c:v>-0.68463600000000002</c:v>
                </c:pt>
                <c:pt idx="1776">
                  <c:v>-0.67816200000000004</c:v>
                </c:pt>
                <c:pt idx="1777">
                  <c:v>-0.66455699999999995</c:v>
                </c:pt>
                <c:pt idx="1778">
                  <c:v>-0.66383000000000003</c:v>
                </c:pt>
                <c:pt idx="1779">
                  <c:v>-0.67661099999999996</c:v>
                </c:pt>
                <c:pt idx="1780">
                  <c:v>-0.70937300000000003</c:v>
                </c:pt>
                <c:pt idx="1781">
                  <c:v>-0.73266900000000001</c:v>
                </c:pt>
                <c:pt idx="1782">
                  <c:v>-0.75612599999999996</c:v>
                </c:pt>
                <c:pt idx="1783">
                  <c:v>-0.77740699999999996</c:v>
                </c:pt>
                <c:pt idx="1784">
                  <c:v>-0.79321699999999995</c:v>
                </c:pt>
                <c:pt idx="1785">
                  <c:v>-0.80066400000000004</c:v>
                </c:pt>
                <c:pt idx="1786">
                  <c:v>-0.79999100000000001</c:v>
                </c:pt>
                <c:pt idx="1787">
                  <c:v>-0.81726299999999996</c:v>
                </c:pt>
                <c:pt idx="1788">
                  <c:v>-0.82799199999999995</c:v>
                </c:pt>
                <c:pt idx="1789">
                  <c:v>-0.83666600000000002</c:v>
                </c:pt>
                <c:pt idx="1790">
                  <c:v>-0.83788600000000002</c:v>
                </c:pt>
                <c:pt idx="1791">
                  <c:v>-0.82956700000000005</c:v>
                </c:pt>
                <c:pt idx="1792">
                  <c:v>-0.82448399999999999</c:v>
                </c:pt>
                <c:pt idx="1793">
                  <c:v>-0.82253200000000004</c:v>
                </c:pt>
                <c:pt idx="1794">
                  <c:v>-0.82386000000000004</c:v>
                </c:pt>
                <c:pt idx="1795">
                  <c:v>-0.79836099999999999</c:v>
                </c:pt>
                <c:pt idx="1796">
                  <c:v>-0.75248300000000001</c:v>
                </c:pt>
                <c:pt idx="1797">
                  <c:v>-0.67669599999999996</c:v>
                </c:pt>
                <c:pt idx="1798">
                  <c:v>-0.572963</c:v>
                </c:pt>
                <c:pt idx="1799">
                  <c:v>-0.47767300000000001</c:v>
                </c:pt>
                <c:pt idx="1800">
                  <c:v>-0.38360100000000003</c:v>
                </c:pt>
                <c:pt idx="1801">
                  <c:v>-0.30371999999999999</c:v>
                </c:pt>
                <c:pt idx="1802">
                  <c:v>-0.240923</c:v>
                </c:pt>
                <c:pt idx="1803">
                  <c:v>-0.19825499999999999</c:v>
                </c:pt>
                <c:pt idx="1804">
                  <c:v>-0.171574</c:v>
                </c:pt>
                <c:pt idx="1805">
                  <c:v>-0.14706</c:v>
                </c:pt>
                <c:pt idx="1806">
                  <c:v>-0.11937</c:v>
                </c:pt>
                <c:pt idx="1807">
                  <c:v>-9.0587000000000001E-2</c:v>
                </c:pt>
                <c:pt idx="1808">
                  <c:v>-6.2861E-2</c:v>
                </c:pt>
                <c:pt idx="1809">
                  <c:v>-4.4775000000000002E-2</c:v>
                </c:pt>
                <c:pt idx="1810">
                  <c:v>-4.4777999999999998E-2</c:v>
                </c:pt>
                <c:pt idx="1811">
                  <c:v>-6.0699000000000003E-2</c:v>
                </c:pt>
                <c:pt idx="1812">
                  <c:v>-9.4801999999999997E-2</c:v>
                </c:pt>
                <c:pt idx="1813">
                  <c:v>-0.13639000000000001</c:v>
                </c:pt>
                <c:pt idx="1814">
                  <c:v>-0.16418099999999999</c:v>
                </c:pt>
                <c:pt idx="1815">
                  <c:v>-0.168548</c:v>
                </c:pt>
                <c:pt idx="1816">
                  <c:v>-0.15678500000000001</c:v>
                </c:pt>
                <c:pt idx="1817">
                  <c:v>-0.14058200000000001</c:v>
                </c:pt>
                <c:pt idx="1818">
                  <c:v>-0.108388</c:v>
                </c:pt>
                <c:pt idx="1819">
                  <c:v>-7.9575999999999994E-2</c:v>
                </c:pt>
                <c:pt idx="1820">
                  <c:v>-5.5181000000000001E-2</c:v>
                </c:pt>
                <c:pt idx="1821">
                  <c:v>-4.2571999999999999E-2</c:v>
                </c:pt>
                <c:pt idx="1822">
                  <c:v>-3.3027000000000001E-2</c:v>
                </c:pt>
                <c:pt idx="1823">
                  <c:v>-2.7722E-2</c:v>
                </c:pt>
                <c:pt idx="1824">
                  <c:v>-3.6256999999999998E-2</c:v>
                </c:pt>
                <c:pt idx="1825">
                  <c:v>-2.9721999999999998E-2</c:v>
                </c:pt>
                <c:pt idx="1826">
                  <c:v>-1.4704E-2</c:v>
                </c:pt>
                <c:pt idx="1827">
                  <c:v>-4.0749999999999996E-3</c:v>
                </c:pt>
                <c:pt idx="1828">
                  <c:v>-1.9430000000000001E-3</c:v>
                </c:pt>
                <c:pt idx="1829">
                  <c:v>-6.058E-3</c:v>
                </c:pt>
                <c:pt idx="1830">
                  <c:v>-8.0940000000000005E-3</c:v>
                </c:pt>
                <c:pt idx="1831">
                  <c:v>-9.2309999999999996E-3</c:v>
                </c:pt>
                <c:pt idx="1832">
                  <c:v>-5.0200000000000002E-3</c:v>
                </c:pt>
                <c:pt idx="1833">
                  <c:v>3.5040000000000002E-3</c:v>
                </c:pt>
                <c:pt idx="1834">
                  <c:v>6.6449999999999999E-3</c:v>
                </c:pt>
                <c:pt idx="1835">
                  <c:v>1.0874999999999999E-2</c:v>
                </c:pt>
                <c:pt idx="1836">
                  <c:v>1.5173000000000001E-2</c:v>
                </c:pt>
                <c:pt idx="1837">
                  <c:v>8.881E-3</c:v>
                </c:pt>
                <c:pt idx="1838">
                  <c:v>-6.8599999999999998E-4</c:v>
                </c:pt>
                <c:pt idx="1839">
                  <c:v>-1.6705999999999999E-2</c:v>
                </c:pt>
                <c:pt idx="1840">
                  <c:v>-3.1691999999999998E-2</c:v>
                </c:pt>
                <c:pt idx="1841">
                  <c:v>-4.5649000000000002E-2</c:v>
                </c:pt>
                <c:pt idx="1842">
                  <c:v>-5.2102999999999997E-2</c:v>
                </c:pt>
                <c:pt idx="1843">
                  <c:v>-4.4635000000000001E-2</c:v>
                </c:pt>
                <c:pt idx="1844">
                  <c:v>-3.1876000000000002E-2</c:v>
                </c:pt>
                <c:pt idx="1845">
                  <c:v>-2.0147999999999999E-2</c:v>
                </c:pt>
                <c:pt idx="1846">
                  <c:v>-1.6910999999999999E-2</c:v>
                </c:pt>
                <c:pt idx="1847">
                  <c:v>-2.3272999999999999E-2</c:v>
                </c:pt>
                <c:pt idx="1848">
                  <c:v>-2.9675E-2</c:v>
                </c:pt>
                <c:pt idx="1849">
                  <c:v>-2.8611999999999999E-2</c:v>
                </c:pt>
                <c:pt idx="1850">
                  <c:v>-2.4367E-2</c:v>
                </c:pt>
                <c:pt idx="1851">
                  <c:v>-1.6920000000000001E-2</c:v>
                </c:pt>
                <c:pt idx="1852">
                  <c:v>-1.162E-2</c:v>
                </c:pt>
                <c:pt idx="1853">
                  <c:v>-1.1596E-2</c:v>
                </c:pt>
                <c:pt idx="1854">
                  <c:v>-2.0077999999999999E-2</c:v>
                </c:pt>
                <c:pt idx="1855">
                  <c:v>-2.8566999999999999E-2</c:v>
                </c:pt>
                <c:pt idx="1856">
                  <c:v>-2.9633E-2</c:v>
                </c:pt>
                <c:pt idx="1857">
                  <c:v>-2.2297000000000001E-2</c:v>
                </c:pt>
                <c:pt idx="1858">
                  <c:v>-1.8161E-2</c:v>
                </c:pt>
                <c:pt idx="1859">
                  <c:v>-2.2411E-2</c:v>
                </c:pt>
                <c:pt idx="1860">
                  <c:v>-2.4382000000000001E-2</c:v>
                </c:pt>
                <c:pt idx="1861">
                  <c:v>-2.6398999999999999E-2</c:v>
                </c:pt>
                <c:pt idx="1862">
                  <c:v>-2.8458000000000001E-2</c:v>
                </c:pt>
                <c:pt idx="1863">
                  <c:v>-2.5253999999999999E-2</c:v>
                </c:pt>
                <c:pt idx="1864">
                  <c:v>-1.5727999999999999E-2</c:v>
                </c:pt>
                <c:pt idx="1865">
                  <c:v>-4.0460000000000001E-3</c:v>
                </c:pt>
                <c:pt idx="1866">
                  <c:v>1.197E-2</c:v>
                </c:pt>
                <c:pt idx="1867">
                  <c:v>2.4757999999999999E-2</c:v>
                </c:pt>
                <c:pt idx="1868">
                  <c:v>3.5424999999999998E-2</c:v>
                </c:pt>
                <c:pt idx="1869">
                  <c:v>4.7153E-2</c:v>
                </c:pt>
                <c:pt idx="1870">
                  <c:v>4.9195000000000003E-2</c:v>
                </c:pt>
                <c:pt idx="1871">
                  <c:v>3.9461000000000003E-2</c:v>
                </c:pt>
                <c:pt idx="1872">
                  <c:v>2.3341000000000001E-2</c:v>
                </c:pt>
                <c:pt idx="1873">
                  <c:v>6.3150000000000003E-3</c:v>
                </c:pt>
                <c:pt idx="1874">
                  <c:v>-1.1657000000000001E-2</c:v>
                </c:pt>
                <c:pt idx="1875">
                  <c:v>-2.4309000000000001E-2</c:v>
                </c:pt>
                <c:pt idx="1876">
                  <c:v>-2.6334E-2</c:v>
                </c:pt>
                <c:pt idx="1877">
                  <c:v>-1.4560999999999999E-2</c:v>
                </c:pt>
                <c:pt idx="1878">
                  <c:v>4.5469999999999998E-3</c:v>
                </c:pt>
                <c:pt idx="1879">
                  <c:v>1.8221000000000001E-2</c:v>
                </c:pt>
                <c:pt idx="1880">
                  <c:v>2.9891999999999998E-2</c:v>
                </c:pt>
                <c:pt idx="1881">
                  <c:v>2.6752999999999999E-2</c:v>
                </c:pt>
                <c:pt idx="1882">
                  <c:v>1.1922E-2</c:v>
                </c:pt>
                <c:pt idx="1883">
                  <c:v>-7.2360000000000002E-3</c:v>
                </c:pt>
                <c:pt idx="1884">
                  <c:v>-1.4645999999999999E-2</c:v>
                </c:pt>
                <c:pt idx="1885">
                  <c:v>-1.7822000000000001E-2</c:v>
                </c:pt>
                <c:pt idx="1886">
                  <c:v>-1.6861999999999999E-2</c:v>
                </c:pt>
                <c:pt idx="1887">
                  <c:v>-1.5894999999999999E-2</c:v>
                </c:pt>
                <c:pt idx="1888">
                  <c:v>-4.1570000000000001E-3</c:v>
                </c:pt>
                <c:pt idx="1889">
                  <c:v>3.3240000000000001E-3</c:v>
                </c:pt>
                <c:pt idx="1890">
                  <c:v>7.5519999999999997E-3</c:v>
                </c:pt>
                <c:pt idx="1891">
                  <c:v>3.277E-3</c:v>
                </c:pt>
                <c:pt idx="1892">
                  <c:v>-5.1659999999999996E-3</c:v>
                </c:pt>
                <c:pt idx="1893">
                  <c:v>-2.1068E-2</c:v>
                </c:pt>
                <c:pt idx="1894">
                  <c:v>-2.9534000000000001E-2</c:v>
                </c:pt>
                <c:pt idx="1895">
                  <c:v>-3.1636999999999998E-2</c:v>
                </c:pt>
                <c:pt idx="1896">
                  <c:v>-2.9564E-2</c:v>
                </c:pt>
                <c:pt idx="1897">
                  <c:v>-2.9645000000000001E-2</c:v>
                </c:pt>
                <c:pt idx="1898">
                  <c:v>-2.7559E-2</c:v>
                </c:pt>
                <c:pt idx="1899">
                  <c:v>-2.0029999999999999E-2</c:v>
                </c:pt>
                <c:pt idx="1900">
                  <c:v>-1.3646999999999999E-2</c:v>
                </c:pt>
                <c:pt idx="1901">
                  <c:v>-1.2673E-2</c:v>
                </c:pt>
                <c:pt idx="1902">
                  <c:v>-1.0618000000000001E-2</c:v>
                </c:pt>
                <c:pt idx="1903">
                  <c:v>-1.3823E-2</c:v>
                </c:pt>
                <c:pt idx="1904">
                  <c:v>-1.4775E-2</c:v>
                </c:pt>
                <c:pt idx="1905">
                  <c:v>-1.5720000000000001E-2</c:v>
                </c:pt>
                <c:pt idx="1906">
                  <c:v>-1.6806999999999999E-2</c:v>
                </c:pt>
                <c:pt idx="1907">
                  <c:v>-1.8981000000000001E-2</c:v>
                </c:pt>
                <c:pt idx="1908">
                  <c:v>-1.6892999999999998E-2</c:v>
                </c:pt>
                <c:pt idx="1909">
                  <c:v>-1.7042000000000002E-2</c:v>
                </c:pt>
                <c:pt idx="1910">
                  <c:v>-2.2499999999999999E-2</c:v>
                </c:pt>
                <c:pt idx="1911">
                  <c:v>-3.2016999999999997E-2</c:v>
                </c:pt>
                <c:pt idx="1912">
                  <c:v>-3.6125999999999998E-2</c:v>
                </c:pt>
                <c:pt idx="1913">
                  <c:v>-3.3938999999999997E-2</c:v>
                </c:pt>
                <c:pt idx="1914">
                  <c:v>-3.2904999999999997E-2</c:v>
                </c:pt>
                <c:pt idx="1915">
                  <c:v>-2.5436E-2</c:v>
                </c:pt>
                <c:pt idx="1916">
                  <c:v>-1.3691E-2</c:v>
                </c:pt>
                <c:pt idx="1917">
                  <c:v>3.3779999999999999E-3</c:v>
                </c:pt>
                <c:pt idx="1918">
                  <c:v>1.5092E-2</c:v>
                </c:pt>
                <c:pt idx="1919">
                  <c:v>1.2891E-2</c:v>
                </c:pt>
                <c:pt idx="1920">
                  <c:v>2.1779999999999998E-3</c:v>
                </c:pt>
                <c:pt idx="1921">
                  <c:v>-3.0829999999999998E-3</c:v>
                </c:pt>
                <c:pt idx="1922">
                  <c:v>-7.2579999999999997E-3</c:v>
                </c:pt>
                <c:pt idx="1923">
                  <c:v>-1.1577E-2</c:v>
                </c:pt>
                <c:pt idx="1924">
                  <c:v>-1.7062999999999998E-2</c:v>
                </c:pt>
                <c:pt idx="1925">
                  <c:v>-3.7274000000000002E-2</c:v>
                </c:pt>
                <c:pt idx="1926">
                  <c:v>-6.1445E-2</c:v>
                </c:pt>
                <c:pt idx="1927">
                  <c:v>-7.8230999999999995E-2</c:v>
                </c:pt>
                <c:pt idx="1928">
                  <c:v>-7.6153999999999999E-2</c:v>
                </c:pt>
                <c:pt idx="1929">
                  <c:v>-3.7157000000000003E-2</c:v>
                </c:pt>
                <c:pt idx="1930">
                  <c:v>-2.382E-3</c:v>
                </c:pt>
                <c:pt idx="1931">
                  <c:v>-2.2070000000000002E-3</c:v>
                </c:pt>
                <c:pt idx="1932">
                  <c:v>-9.0399999999999996E-4</c:v>
                </c:pt>
                <c:pt idx="1933">
                  <c:v>-2.9169999999999999E-3</c:v>
                </c:pt>
                <c:pt idx="1934">
                  <c:v>-7.1679999999999999E-3</c:v>
                </c:pt>
                <c:pt idx="1935">
                  <c:v>-1.8948E-2</c:v>
                </c:pt>
                <c:pt idx="1936">
                  <c:v>-2.8650999999999999E-2</c:v>
                </c:pt>
                <c:pt idx="1937">
                  <c:v>-3.9385000000000003E-2</c:v>
                </c:pt>
                <c:pt idx="1938">
                  <c:v>-4.2554000000000002E-2</c:v>
                </c:pt>
                <c:pt idx="1939">
                  <c:v>-4.1374000000000001E-2</c:v>
                </c:pt>
                <c:pt idx="1940">
                  <c:v>-3.8057000000000001E-2</c:v>
                </c:pt>
                <c:pt idx="1941">
                  <c:v>-3.2675999999999997E-2</c:v>
                </c:pt>
                <c:pt idx="1942">
                  <c:v>-2.0999E-2</c:v>
                </c:pt>
                <c:pt idx="1943">
                  <c:v>-7.26E-3</c:v>
                </c:pt>
                <c:pt idx="1944">
                  <c:v>2.212E-3</c:v>
                </c:pt>
                <c:pt idx="1945">
                  <c:v>3.2209999999999999E-3</c:v>
                </c:pt>
                <c:pt idx="1946">
                  <c:v>-1.052E-3</c:v>
                </c:pt>
                <c:pt idx="1947">
                  <c:v>-6.3629999999999997E-3</c:v>
                </c:pt>
                <c:pt idx="1948">
                  <c:v>-1.1649E-2</c:v>
                </c:pt>
                <c:pt idx="1949">
                  <c:v>-1.9082999999999999E-2</c:v>
                </c:pt>
                <c:pt idx="1950">
                  <c:v>-2.2273999999999999E-2</c:v>
                </c:pt>
                <c:pt idx="1951">
                  <c:v>-2.1166999999999998E-2</c:v>
                </c:pt>
                <c:pt idx="1952">
                  <c:v>-2.2159000000000002E-2</c:v>
                </c:pt>
                <c:pt idx="1953">
                  <c:v>-2.3185000000000001E-2</c:v>
                </c:pt>
                <c:pt idx="1954">
                  <c:v>-2.2081E-2</c:v>
                </c:pt>
                <c:pt idx="1955">
                  <c:v>-1.0378999999999999E-2</c:v>
                </c:pt>
                <c:pt idx="1956">
                  <c:v>4.4260000000000002E-3</c:v>
                </c:pt>
                <c:pt idx="1957">
                  <c:v>1.4962E-2</c:v>
                </c:pt>
                <c:pt idx="1958">
                  <c:v>1.489E-2</c:v>
                </c:pt>
                <c:pt idx="1959">
                  <c:v>5.3280000000000003E-3</c:v>
                </c:pt>
                <c:pt idx="1960">
                  <c:v>-9.5100000000000002E-4</c:v>
                </c:pt>
                <c:pt idx="1961">
                  <c:v>-7.2849999999999998E-3</c:v>
                </c:pt>
                <c:pt idx="1962">
                  <c:v>-1.2621E-2</c:v>
                </c:pt>
                <c:pt idx="1963">
                  <c:v>-1.3681E-2</c:v>
                </c:pt>
                <c:pt idx="1964">
                  <c:v>-8.3020000000000004E-3</c:v>
                </c:pt>
                <c:pt idx="1965">
                  <c:v>-8.2700000000000004E-4</c:v>
                </c:pt>
                <c:pt idx="1966">
                  <c:v>5.4869999999999997E-3</c:v>
                </c:pt>
                <c:pt idx="1967">
                  <c:v>5.45E-3</c:v>
                </c:pt>
                <c:pt idx="1968">
                  <c:v>-1.9940000000000001E-3</c:v>
                </c:pt>
                <c:pt idx="1969">
                  <c:v>-1.6832E-2</c:v>
                </c:pt>
                <c:pt idx="1970">
                  <c:v>-3.0571999999999998E-2</c:v>
                </c:pt>
                <c:pt idx="1971">
                  <c:v>-3.4859000000000001E-2</c:v>
                </c:pt>
                <c:pt idx="1972">
                  <c:v>-4.0267999999999998E-2</c:v>
                </c:pt>
                <c:pt idx="1973">
                  <c:v>-4.7843999999999998E-2</c:v>
                </c:pt>
                <c:pt idx="1974">
                  <c:v>-2.9902999999999999E-2</c:v>
                </c:pt>
                <c:pt idx="1975">
                  <c:v>-1.5004E-2</c:v>
                </c:pt>
                <c:pt idx="1976">
                  <c:v>-1.2815999999999999E-2</c:v>
                </c:pt>
                <c:pt idx="1977">
                  <c:v>-4.215E-3</c:v>
                </c:pt>
                <c:pt idx="1978">
                  <c:v>7.5389999999999997E-3</c:v>
                </c:pt>
                <c:pt idx="1979">
                  <c:v>9.6939999999999995E-3</c:v>
                </c:pt>
                <c:pt idx="1980">
                  <c:v>3.3700000000000002E-3</c:v>
                </c:pt>
                <c:pt idx="1981">
                  <c:v>-8.319E-3</c:v>
                </c:pt>
                <c:pt idx="1982">
                  <c:v>-1.5758999999999999E-2</c:v>
                </c:pt>
                <c:pt idx="1983">
                  <c:v>-2.1051E-2</c:v>
                </c:pt>
                <c:pt idx="1984">
                  <c:v>-1.8939000000000001E-2</c:v>
                </c:pt>
                <c:pt idx="1985">
                  <c:v>-1.2638999999999999E-2</c:v>
                </c:pt>
                <c:pt idx="1986">
                  <c:v>-9.9500000000000001E-4</c:v>
                </c:pt>
                <c:pt idx="1987">
                  <c:v>1.1769E-2</c:v>
                </c:pt>
                <c:pt idx="1988">
                  <c:v>2.0257000000000001E-2</c:v>
                </c:pt>
                <c:pt idx="1989">
                  <c:v>1.9231000000000002E-2</c:v>
                </c:pt>
                <c:pt idx="1990">
                  <c:v>1.2916E-2</c:v>
                </c:pt>
                <c:pt idx="1991">
                  <c:v>3.3960000000000001E-3</c:v>
                </c:pt>
                <c:pt idx="1992">
                  <c:v>-7.2680000000000002E-3</c:v>
                </c:pt>
                <c:pt idx="1993">
                  <c:v>-1.2734000000000001E-2</c:v>
                </c:pt>
                <c:pt idx="1994">
                  <c:v>-2.1298999999999998E-2</c:v>
                </c:pt>
                <c:pt idx="1995">
                  <c:v>-3.1851999999999998E-2</c:v>
                </c:pt>
                <c:pt idx="1996">
                  <c:v>-4.2424999999999997E-2</c:v>
                </c:pt>
                <c:pt idx="1997">
                  <c:v>-4.5755999999999998E-2</c:v>
                </c:pt>
                <c:pt idx="1998">
                  <c:v>-3.848E-2</c:v>
                </c:pt>
              </c:numCache>
            </c:numRef>
          </c:val>
          <c:smooth val="0"/>
          <c:extLst>
            <c:ext xmlns:c16="http://schemas.microsoft.com/office/drawing/2014/chart" uri="{C3380CC4-5D6E-409C-BE32-E72D297353CC}">
              <c16:uniqueId val="{00000000-2BF3-4F7B-824B-73CE81FF7C38}"/>
            </c:ext>
          </c:extLst>
        </c:ser>
        <c:ser>
          <c:idx val="1"/>
          <c:order val="1"/>
          <c:tx>
            <c:strRef>
              <c:f>[Simulate_raci_31_01_2018.csv]Simulate_raci_31_01_2018!$B$1</c:f>
              <c:strCache>
                <c:ptCount val="1"/>
                <c:pt idx="0">
                  <c:v>Roll_Aixs</c:v>
                </c:pt>
              </c:strCache>
            </c:strRef>
          </c:tx>
          <c:spPr>
            <a:ln w="28575" cap="rnd">
              <a:solidFill>
                <a:schemeClr val="accent2"/>
              </a:solidFill>
              <a:round/>
            </a:ln>
            <a:effectLst/>
          </c:spPr>
          <c:marker>
            <c:symbol val="none"/>
          </c:marker>
          <c:val>
            <c:numRef>
              <c:f>[Simulate_raci_31_01_2018.csv]Simulate_raci_31_01_2018!$B$2:$B$2000</c:f>
              <c:numCache>
                <c:formatCode>General</c:formatCode>
                <c:ptCount val="1999"/>
                <c:pt idx="0">
                  <c:v>-0.265293</c:v>
                </c:pt>
                <c:pt idx="1">
                  <c:v>-0.421954</c:v>
                </c:pt>
                <c:pt idx="2">
                  <c:v>-0.35803299999999999</c:v>
                </c:pt>
                <c:pt idx="3">
                  <c:v>-0.18545700000000001</c:v>
                </c:pt>
                <c:pt idx="4">
                  <c:v>-2.1461000000000001E-2</c:v>
                </c:pt>
                <c:pt idx="5">
                  <c:v>7.5462000000000001E-2</c:v>
                </c:pt>
                <c:pt idx="6">
                  <c:v>0.122311</c:v>
                </c:pt>
                <c:pt idx="7">
                  <c:v>0.14466300000000001</c:v>
                </c:pt>
                <c:pt idx="8">
                  <c:v>0.17446600000000001</c:v>
                </c:pt>
                <c:pt idx="9">
                  <c:v>0.16269900000000001</c:v>
                </c:pt>
                <c:pt idx="10">
                  <c:v>4.7717000000000002E-2</c:v>
                </c:pt>
                <c:pt idx="11">
                  <c:v>-6.6154000000000004E-2</c:v>
                </c:pt>
                <c:pt idx="12">
                  <c:v>-0.15875400000000001</c:v>
                </c:pt>
                <c:pt idx="13">
                  <c:v>-0.18537500000000001</c:v>
                </c:pt>
                <c:pt idx="14">
                  <c:v>-0.141709</c:v>
                </c:pt>
                <c:pt idx="15">
                  <c:v>-0.10120800000000001</c:v>
                </c:pt>
                <c:pt idx="16">
                  <c:v>-9.0553999999999996E-2</c:v>
                </c:pt>
                <c:pt idx="17">
                  <c:v>-0.106543</c:v>
                </c:pt>
                <c:pt idx="18">
                  <c:v>-0.110767</c:v>
                </c:pt>
                <c:pt idx="19">
                  <c:v>-7.5592000000000006E-2</c:v>
                </c:pt>
                <c:pt idx="20">
                  <c:v>4.3099999999999996E-3</c:v>
                </c:pt>
                <c:pt idx="21">
                  <c:v>9.6997E-2</c:v>
                </c:pt>
                <c:pt idx="22">
                  <c:v>0.13856199999999999</c:v>
                </c:pt>
                <c:pt idx="23">
                  <c:v>8.9566999999999994E-2</c:v>
                </c:pt>
                <c:pt idx="24">
                  <c:v>-1.008E-3</c:v>
                </c:pt>
                <c:pt idx="25">
                  <c:v>-7.7747999999999998E-2</c:v>
                </c:pt>
                <c:pt idx="26">
                  <c:v>-0.104411</c:v>
                </c:pt>
                <c:pt idx="27">
                  <c:v>-8.1026000000000001E-2</c:v>
                </c:pt>
                <c:pt idx="28">
                  <c:v>-3.4194000000000002E-2</c:v>
                </c:pt>
                <c:pt idx="29">
                  <c:v>1.2677000000000001E-2</c:v>
                </c:pt>
                <c:pt idx="30">
                  <c:v>1.9108E-2</c:v>
                </c:pt>
                <c:pt idx="31">
                  <c:v>-3.0903E-2</c:v>
                </c:pt>
                <c:pt idx="32">
                  <c:v>-0.11927400000000001</c:v>
                </c:pt>
                <c:pt idx="33">
                  <c:v>-0.21082899999999999</c:v>
                </c:pt>
                <c:pt idx="34">
                  <c:v>-0.28428599999999998</c:v>
                </c:pt>
                <c:pt idx="35">
                  <c:v>-0.30879000000000001</c:v>
                </c:pt>
                <c:pt idx="36">
                  <c:v>-0.25985399999999997</c:v>
                </c:pt>
                <c:pt idx="37">
                  <c:v>-0.207731</c:v>
                </c:pt>
                <c:pt idx="38">
                  <c:v>-0.20138900000000001</c:v>
                </c:pt>
                <c:pt idx="39">
                  <c:v>-0.21207699999999999</c:v>
                </c:pt>
                <c:pt idx="40">
                  <c:v>-0.18337600000000001</c:v>
                </c:pt>
                <c:pt idx="41">
                  <c:v>-0.120606</c:v>
                </c:pt>
                <c:pt idx="42">
                  <c:v>-5.1429999999999997E-2</c:v>
                </c:pt>
                <c:pt idx="43">
                  <c:v>6.0559999999999998E-3</c:v>
                </c:pt>
                <c:pt idx="44">
                  <c:v>4.5435999999999997E-2</c:v>
                </c:pt>
                <c:pt idx="45">
                  <c:v>6.3492999999999994E-2</c:v>
                </c:pt>
                <c:pt idx="46">
                  <c:v>5.8125000000000003E-2</c:v>
                </c:pt>
                <c:pt idx="47">
                  <c:v>5.4857000000000003E-2</c:v>
                </c:pt>
                <c:pt idx="48">
                  <c:v>7.8224000000000002E-2</c:v>
                </c:pt>
                <c:pt idx="49">
                  <c:v>6.9666000000000006E-2</c:v>
                </c:pt>
                <c:pt idx="50">
                  <c:v>-3.8539999999999998E-3</c:v>
                </c:pt>
                <c:pt idx="51">
                  <c:v>-6.5673999999999996E-2</c:v>
                </c:pt>
                <c:pt idx="52">
                  <c:v>-6.2524999999999997E-2</c:v>
                </c:pt>
                <c:pt idx="53">
                  <c:v>6.6400000000000001E-3</c:v>
                </c:pt>
                <c:pt idx="54">
                  <c:v>6.9453000000000001E-2</c:v>
                </c:pt>
                <c:pt idx="55">
                  <c:v>0.12055299999999999</c:v>
                </c:pt>
                <c:pt idx="56">
                  <c:v>5.9846999999999997E-2</c:v>
                </c:pt>
                <c:pt idx="57">
                  <c:v>-7.1124999999999994E-2</c:v>
                </c:pt>
                <c:pt idx="58">
                  <c:v>-0.129716</c:v>
                </c:pt>
                <c:pt idx="59">
                  <c:v>-0.14040800000000001</c:v>
                </c:pt>
                <c:pt idx="60">
                  <c:v>-7.1209999999999996E-2</c:v>
                </c:pt>
                <c:pt idx="61">
                  <c:v>5.7637000000000001E-2</c:v>
                </c:pt>
                <c:pt idx="62">
                  <c:v>0.152397</c:v>
                </c:pt>
                <c:pt idx="63">
                  <c:v>0.179011</c:v>
                </c:pt>
                <c:pt idx="64">
                  <c:v>0.16844400000000001</c:v>
                </c:pt>
                <c:pt idx="65">
                  <c:v>0.119507</c:v>
                </c:pt>
                <c:pt idx="66">
                  <c:v>7.2687000000000002E-2</c:v>
                </c:pt>
                <c:pt idx="67">
                  <c:v>5.8805999999999997E-2</c:v>
                </c:pt>
                <c:pt idx="68">
                  <c:v>8.5350999999999996E-2</c:v>
                </c:pt>
                <c:pt idx="69">
                  <c:v>0.132076</c:v>
                </c:pt>
                <c:pt idx="70">
                  <c:v>0.154365</c:v>
                </c:pt>
                <c:pt idx="71">
                  <c:v>0.10852100000000001</c:v>
                </c:pt>
                <c:pt idx="72">
                  <c:v>6.0546000000000003E-2</c:v>
                </c:pt>
                <c:pt idx="73">
                  <c:v>-2.2859999999999998E-3</c:v>
                </c:pt>
                <c:pt idx="74">
                  <c:v>-4.3839999999999997E-2</c:v>
                </c:pt>
                <c:pt idx="75">
                  <c:v>-8.8532E-2</c:v>
                </c:pt>
                <c:pt idx="76">
                  <c:v>-0.12146899999999999</c:v>
                </c:pt>
                <c:pt idx="77">
                  <c:v>-0.12670799999999999</c:v>
                </c:pt>
                <c:pt idx="78">
                  <c:v>-8.9409000000000002E-2</c:v>
                </c:pt>
                <c:pt idx="79">
                  <c:v>-5.3220000000000003E-2</c:v>
                </c:pt>
                <c:pt idx="80">
                  <c:v>-3.0866000000000001E-2</c:v>
                </c:pt>
                <c:pt idx="81">
                  <c:v>-6.0685999999999997E-2</c:v>
                </c:pt>
                <c:pt idx="82">
                  <c:v>-0.11495</c:v>
                </c:pt>
                <c:pt idx="83">
                  <c:v>-0.17346200000000001</c:v>
                </c:pt>
                <c:pt idx="84">
                  <c:v>-0.19680600000000001</c:v>
                </c:pt>
                <c:pt idx="85">
                  <c:v>-0.18176200000000001</c:v>
                </c:pt>
                <c:pt idx="86">
                  <c:v>-0.16567100000000001</c:v>
                </c:pt>
                <c:pt idx="87">
                  <c:v>-0.13150000000000001</c:v>
                </c:pt>
                <c:pt idx="88">
                  <c:v>-9.1990000000000002E-2</c:v>
                </c:pt>
                <c:pt idx="89">
                  <c:v>-6.5284999999999996E-2</c:v>
                </c:pt>
                <c:pt idx="90">
                  <c:v>-4.1821999999999998E-2</c:v>
                </c:pt>
                <c:pt idx="91">
                  <c:v>2.6381999999999999E-2</c:v>
                </c:pt>
                <c:pt idx="92">
                  <c:v>0.13402900000000001</c:v>
                </c:pt>
                <c:pt idx="93">
                  <c:v>0.21293599999999999</c:v>
                </c:pt>
                <c:pt idx="94">
                  <c:v>0.20239599999999999</c:v>
                </c:pt>
                <c:pt idx="95">
                  <c:v>0.169519</c:v>
                </c:pt>
                <c:pt idx="96">
                  <c:v>0.235706</c:v>
                </c:pt>
                <c:pt idx="97">
                  <c:v>0.31034200000000001</c:v>
                </c:pt>
                <c:pt idx="98">
                  <c:v>0.29547299999999999</c:v>
                </c:pt>
                <c:pt idx="99">
                  <c:v>0.20927299999999999</c:v>
                </c:pt>
                <c:pt idx="100">
                  <c:v>0.11772100000000001</c:v>
                </c:pt>
                <c:pt idx="101">
                  <c:v>0.14225499999999999</c:v>
                </c:pt>
                <c:pt idx="102">
                  <c:v>0.243505</c:v>
                </c:pt>
                <c:pt idx="103">
                  <c:v>0.335179</c:v>
                </c:pt>
                <c:pt idx="104">
                  <c:v>0.37896400000000002</c:v>
                </c:pt>
                <c:pt idx="105">
                  <c:v>0.319434</c:v>
                </c:pt>
                <c:pt idx="106">
                  <c:v>0.20660000000000001</c:v>
                </c:pt>
                <c:pt idx="107">
                  <c:v>0.111804</c:v>
                </c:pt>
                <c:pt idx="108">
                  <c:v>8.5114999999999996E-2</c:v>
                </c:pt>
                <c:pt idx="109">
                  <c:v>0.12550900000000001</c:v>
                </c:pt>
                <c:pt idx="110">
                  <c:v>0.173346</c:v>
                </c:pt>
                <c:pt idx="111">
                  <c:v>0.21268200000000001</c:v>
                </c:pt>
                <c:pt idx="112">
                  <c:v>0.21263199999999999</c:v>
                </c:pt>
                <c:pt idx="113">
                  <c:v>0.16255900000000001</c:v>
                </c:pt>
                <c:pt idx="114">
                  <c:v>9.7606999999999999E-2</c:v>
                </c:pt>
                <c:pt idx="115">
                  <c:v>5.0810000000000001E-2</c:v>
                </c:pt>
                <c:pt idx="116">
                  <c:v>3.2778000000000002E-2</c:v>
                </c:pt>
                <c:pt idx="117">
                  <c:v>4.7731000000000003E-2</c:v>
                </c:pt>
                <c:pt idx="118">
                  <c:v>9.0355000000000005E-2</c:v>
                </c:pt>
                <c:pt idx="119">
                  <c:v>0.175594</c:v>
                </c:pt>
                <c:pt idx="120">
                  <c:v>0.24058099999999999</c:v>
                </c:pt>
                <c:pt idx="121">
                  <c:v>0.25656600000000002</c:v>
                </c:pt>
                <c:pt idx="122">
                  <c:v>0.25439800000000001</c:v>
                </c:pt>
                <c:pt idx="123">
                  <c:v>0.29266999999999999</c:v>
                </c:pt>
                <c:pt idx="124">
                  <c:v>0.359709</c:v>
                </c:pt>
                <c:pt idx="125">
                  <c:v>0.34057300000000001</c:v>
                </c:pt>
                <c:pt idx="126">
                  <c:v>0.16598399999999999</c:v>
                </c:pt>
                <c:pt idx="127">
                  <c:v>-7.9973000000000002E-2</c:v>
                </c:pt>
                <c:pt idx="128">
                  <c:v>-0.28231299999999998</c:v>
                </c:pt>
                <c:pt idx="129">
                  <c:v>-0.368535</c:v>
                </c:pt>
                <c:pt idx="130">
                  <c:v>-0.38231900000000002</c:v>
                </c:pt>
                <c:pt idx="131">
                  <c:v>-0.41109699999999999</c:v>
                </c:pt>
                <c:pt idx="132">
                  <c:v>-0.40895500000000001</c:v>
                </c:pt>
                <c:pt idx="133">
                  <c:v>-0.374838</c:v>
                </c:pt>
                <c:pt idx="134">
                  <c:v>-0.35991899999999999</c:v>
                </c:pt>
                <c:pt idx="135">
                  <c:v>-0.35456599999999999</c:v>
                </c:pt>
                <c:pt idx="136">
                  <c:v>-0.34065699999999999</c:v>
                </c:pt>
                <c:pt idx="137">
                  <c:v>-0.34272999999999998</c:v>
                </c:pt>
                <c:pt idx="138">
                  <c:v>-0.37786599999999998</c:v>
                </c:pt>
                <c:pt idx="139">
                  <c:v>-0.41726999999999997</c:v>
                </c:pt>
                <c:pt idx="140">
                  <c:v>-0.408775</c:v>
                </c:pt>
                <c:pt idx="141">
                  <c:v>-0.34812799999999999</c:v>
                </c:pt>
                <c:pt idx="142">
                  <c:v>-0.28111700000000001</c:v>
                </c:pt>
                <c:pt idx="143">
                  <c:v>-0.248219</c:v>
                </c:pt>
                <c:pt idx="144">
                  <c:v>-0.24196000000000001</c:v>
                </c:pt>
                <c:pt idx="145">
                  <c:v>-0.24312</c:v>
                </c:pt>
                <c:pt idx="146">
                  <c:v>-0.219774</c:v>
                </c:pt>
                <c:pt idx="147">
                  <c:v>-0.131467</c:v>
                </c:pt>
                <c:pt idx="148">
                  <c:v>-4.2096000000000001E-2</c:v>
                </c:pt>
                <c:pt idx="149">
                  <c:v>4.1399999999999998E-4</c:v>
                </c:pt>
                <c:pt idx="150">
                  <c:v>3.4390999999999998E-2</c:v>
                </c:pt>
                <c:pt idx="151">
                  <c:v>2.7889000000000001E-2</c:v>
                </c:pt>
                <c:pt idx="152">
                  <c:v>-1.4834999999999999E-2</c:v>
                </c:pt>
                <c:pt idx="153">
                  <c:v>-5.7567E-2</c:v>
                </c:pt>
                <c:pt idx="154">
                  <c:v>-8.2181000000000004E-2</c:v>
                </c:pt>
                <c:pt idx="155">
                  <c:v>-8.0151E-2</c:v>
                </c:pt>
                <c:pt idx="156">
                  <c:v>-5.8930000000000003E-2</c:v>
                </c:pt>
                <c:pt idx="157">
                  <c:v>-3.1306E-2</c:v>
                </c:pt>
                <c:pt idx="158">
                  <c:v>-1.5365999999999999E-2</c:v>
                </c:pt>
                <c:pt idx="159">
                  <c:v>-2.6059999999999998E-3</c:v>
                </c:pt>
                <c:pt idx="160">
                  <c:v>1.44E-2</c:v>
                </c:pt>
                <c:pt idx="161">
                  <c:v>7.9579999999999998E-3</c:v>
                </c:pt>
                <c:pt idx="162">
                  <c:v>-2.0865999999999999E-2</c:v>
                </c:pt>
                <c:pt idx="163">
                  <c:v>-5.8212E-2</c:v>
                </c:pt>
                <c:pt idx="164">
                  <c:v>-8.2779000000000005E-2</c:v>
                </c:pt>
                <c:pt idx="165">
                  <c:v>-8.3932999999999994E-2</c:v>
                </c:pt>
                <c:pt idx="166">
                  <c:v>-5.9493999999999998E-2</c:v>
                </c:pt>
                <c:pt idx="167">
                  <c:v>7.5630000000000003E-3</c:v>
                </c:pt>
                <c:pt idx="168">
                  <c:v>8.8482000000000005E-2</c:v>
                </c:pt>
                <c:pt idx="169">
                  <c:v>0.15132300000000001</c:v>
                </c:pt>
                <c:pt idx="170">
                  <c:v>0.137493</c:v>
                </c:pt>
                <c:pt idx="171">
                  <c:v>8.8511999999999993E-2</c:v>
                </c:pt>
                <c:pt idx="172">
                  <c:v>3.4208000000000002E-2</c:v>
                </c:pt>
                <c:pt idx="173">
                  <c:v>-1.7972999999999999E-2</c:v>
                </c:pt>
                <c:pt idx="174">
                  <c:v>-6.3785999999999995E-2</c:v>
                </c:pt>
                <c:pt idx="175">
                  <c:v>-9.042E-2</c:v>
                </c:pt>
                <c:pt idx="176">
                  <c:v>-5.1038E-2</c:v>
                </c:pt>
                <c:pt idx="177">
                  <c:v>-8.4849999999999995E-3</c:v>
                </c:pt>
                <c:pt idx="178">
                  <c:v>2.3418999999999999E-2</c:v>
                </c:pt>
                <c:pt idx="179">
                  <c:v>4.6831999999999999E-2</c:v>
                </c:pt>
                <c:pt idx="180">
                  <c:v>5.3260000000000002E-2</c:v>
                </c:pt>
                <c:pt idx="181">
                  <c:v>6.2887999999999999E-2</c:v>
                </c:pt>
                <c:pt idx="182">
                  <c:v>7.7818999999999999E-2</c:v>
                </c:pt>
                <c:pt idx="183">
                  <c:v>9.4861000000000001E-2</c:v>
                </c:pt>
                <c:pt idx="184">
                  <c:v>8.8478000000000001E-2</c:v>
                </c:pt>
                <c:pt idx="185">
                  <c:v>6.2905000000000003E-2</c:v>
                </c:pt>
                <c:pt idx="186">
                  <c:v>5.5403000000000001E-2</c:v>
                </c:pt>
                <c:pt idx="187">
                  <c:v>8.3006999999999997E-2</c:v>
                </c:pt>
                <c:pt idx="188">
                  <c:v>0.139352</c:v>
                </c:pt>
                <c:pt idx="189">
                  <c:v>0.20105100000000001</c:v>
                </c:pt>
                <c:pt idx="190">
                  <c:v>0.25748399999999999</c:v>
                </c:pt>
                <c:pt idx="191">
                  <c:v>0.31502200000000002</c:v>
                </c:pt>
                <c:pt idx="192">
                  <c:v>0.353377</c:v>
                </c:pt>
                <c:pt idx="193">
                  <c:v>0.36297200000000002</c:v>
                </c:pt>
                <c:pt idx="194">
                  <c:v>0.335283</c:v>
                </c:pt>
                <c:pt idx="195">
                  <c:v>0.28839399999999998</c:v>
                </c:pt>
                <c:pt idx="196">
                  <c:v>0.23938499999999999</c:v>
                </c:pt>
                <c:pt idx="197">
                  <c:v>0.18401100000000001</c:v>
                </c:pt>
                <c:pt idx="198">
                  <c:v>0.11160399999999999</c:v>
                </c:pt>
                <c:pt idx="199">
                  <c:v>4.8805000000000001E-2</c:v>
                </c:pt>
                <c:pt idx="200">
                  <c:v>9.4490000000000008E-3</c:v>
                </c:pt>
                <c:pt idx="201">
                  <c:v>-7.5519999999999997E-3</c:v>
                </c:pt>
                <c:pt idx="202">
                  <c:v>1.0628E-2</c:v>
                </c:pt>
                <c:pt idx="203">
                  <c:v>2.9888999999999999E-2</c:v>
                </c:pt>
                <c:pt idx="204">
                  <c:v>2.998E-2</c:v>
                </c:pt>
                <c:pt idx="205">
                  <c:v>1.4123999999999999E-2</c:v>
                </c:pt>
                <c:pt idx="206">
                  <c:v>3.8400000000000001E-4</c:v>
                </c:pt>
                <c:pt idx="207">
                  <c:v>-5.8989999999999997E-3</c:v>
                </c:pt>
                <c:pt idx="208">
                  <c:v>6.2699999999999995E-4</c:v>
                </c:pt>
                <c:pt idx="209">
                  <c:v>-4.5750000000000001E-3</c:v>
                </c:pt>
                <c:pt idx="210">
                  <c:v>-8.7130000000000003E-3</c:v>
                </c:pt>
                <c:pt idx="211">
                  <c:v>5.2300000000000003E-3</c:v>
                </c:pt>
                <c:pt idx="212">
                  <c:v>2.5509E-2</c:v>
                </c:pt>
                <c:pt idx="213">
                  <c:v>3.5109000000000001E-2</c:v>
                </c:pt>
                <c:pt idx="214">
                  <c:v>4.8964000000000001E-2</c:v>
                </c:pt>
                <c:pt idx="215">
                  <c:v>6.6032999999999994E-2</c:v>
                </c:pt>
                <c:pt idx="216">
                  <c:v>6.7172999999999997E-2</c:v>
                </c:pt>
                <c:pt idx="217">
                  <c:v>3.6352000000000002E-2</c:v>
                </c:pt>
                <c:pt idx="218">
                  <c:v>2.287E-3</c:v>
                </c:pt>
                <c:pt idx="219">
                  <c:v>3.3500000000000001E-3</c:v>
                </c:pt>
                <c:pt idx="220">
                  <c:v>4.7019999999999999E-2</c:v>
                </c:pt>
                <c:pt idx="221">
                  <c:v>0.111979</c:v>
                </c:pt>
                <c:pt idx="222">
                  <c:v>0.172681</c:v>
                </c:pt>
                <c:pt idx="223">
                  <c:v>0.200407</c:v>
                </c:pt>
                <c:pt idx="224">
                  <c:v>0.17174400000000001</c:v>
                </c:pt>
                <c:pt idx="225">
                  <c:v>7.7078999999999995E-2</c:v>
                </c:pt>
                <c:pt idx="226">
                  <c:v>-6.9259999999999999E-3</c:v>
                </c:pt>
                <c:pt idx="227">
                  <c:v>-2.5019999999999999E-3</c:v>
                </c:pt>
                <c:pt idx="228">
                  <c:v>6.6872000000000001E-2</c:v>
                </c:pt>
                <c:pt idx="229">
                  <c:v>0.15328</c:v>
                </c:pt>
                <c:pt idx="230">
                  <c:v>0.22050400000000001</c:v>
                </c:pt>
                <c:pt idx="231">
                  <c:v>0.23983099999999999</c:v>
                </c:pt>
                <c:pt idx="232">
                  <c:v>0.20699799999999999</c:v>
                </c:pt>
                <c:pt idx="233">
                  <c:v>4.1998000000000001E-2</c:v>
                </c:pt>
                <c:pt idx="234">
                  <c:v>-0.135855</c:v>
                </c:pt>
                <c:pt idx="235">
                  <c:v>-0.19445899999999999</c:v>
                </c:pt>
                <c:pt idx="236">
                  <c:v>-9.4371999999999998E-2</c:v>
                </c:pt>
                <c:pt idx="237">
                  <c:v>0.10695399999999999</c:v>
                </c:pt>
                <c:pt idx="238">
                  <c:v>0.24018800000000001</c:v>
                </c:pt>
                <c:pt idx="239">
                  <c:v>0.210505</c:v>
                </c:pt>
                <c:pt idx="240">
                  <c:v>0.120119</c:v>
                </c:pt>
                <c:pt idx="241">
                  <c:v>6.9095000000000004E-2</c:v>
                </c:pt>
                <c:pt idx="242">
                  <c:v>3.8254999999999997E-2</c:v>
                </c:pt>
                <c:pt idx="243">
                  <c:v>-6.4770000000000001E-3</c:v>
                </c:pt>
                <c:pt idx="244">
                  <c:v>-5.7632000000000003E-2</c:v>
                </c:pt>
                <c:pt idx="245">
                  <c:v>-0.109962</c:v>
                </c:pt>
                <c:pt idx="246">
                  <c:v>-0.13241700000000001</c:v>
                </c:pt>
                <c:pt idx="247">
                  <c:v>-0.119617</c:v>
                </c:pt>
                <c:pt idx="248">
                  <c:v>-0.117442</c:v>
                </c:pt>
                <c:pt idx="249">
                  <c:v>-0.12909999999999999</c:v>
                </c:pt>
                <c:pt idx="250">
                  <c:v>-0.17599400000000001</c:v>
                </c:pt>
                <c:pt idx="251">
                  <c:v>-0.22933100000000001</c:v>
                </c:pt>
                <c:pt idx="252">
                  <c:v>-0.25069200000000003</c:v>
                </c:pt>
                <c:pt idx="253">
                  <c:v>-0.26356200000000002</c:v>
                </c:pt>
                <c:pt idx="254">
                  <c:v>-0.28710000000000002</c:v>
                </c:pt>
                <c:pt idx="255">
                  <c:v>-0.319137</c:v>
                </c:pt>
                <c:pt idx="256">
                  <c:v>-0.33519599999999999</c:v>
                </c:pt>
                <c:pt idx="257">
                  <c:v>-0.30227599999999999</c:v>
                </c:pt>
                <c:pt idx="258">
                  <c:v>-0.244892</c:v>
                </c:pt>
                <c:pt idx="259">
                  <c:v>-0.20241500000000001</c:v>
                </c:pt>
                <c:pt idx="260">
                  <c:v>-0.172704</c:v>
                </c:pt>
                <c:pt idx="261">
                  <c:v>-0.13234599999999999</c:v>
                </c:pt>
                <c:pt idx="262">
                  <c:v>-0.104806</c:v>
                </c:pt>
                <c:pt idx="263">
                  <c:v>-0.109246</c:v>
                </c:pt>
                <c:pt idx="264">
                  <c:v>-0.119007</c:v>
                </c:pt>
                <c:pt idx="265">
                  <c:v>-0.120227</c:v>
                </c:pt>
                <c:pt idx="266">
                  <c:v>-0.111857</c:v>
                </c:pt>
                <c:pt idx="267">
                  <c:v>-0.102395</c:v>
                </c:pt>
                <c:pt idx="268">
                  <c:v>-0.101426</c:v>
                </c:pt>
                <c:pt idx="269">
                  <c:v>-9.9428000000000002E-2</c:v>
                </c:pt>
                <c:pt idx="270">
                  <c:v>-0.10169499999999999</c:v>
                </c:pt>
                <c:pt idx="271">
                  <c:v>-0.107086</c:v>
                </c:pt>
                <c:pt idx="272">
                  <c:v>-0.12627099999999999</c:v>
                </c:pt>
                <c:pt idx="273">
                  <c:v>-0.148641</c:v>
                </c:pt>
                <c:pt idx="274">
                  <c:v>-0.18065000000000001</c:v>
                </c:pt>
                <c:pt idx="275">
                  <c:v>-0.15081</c:v>
                </c:pt>
                <c:pt idx="276">
                  <c:v>-4.3285999999999998E-2</c:v>
                </c:pt>
                <c:pt idx="277">
                  <c:v>4.6126E-2</c:v>
                </c:pt>
                <c:pt idx="278">
                  <c:v>0.101518</c:v>
                </c:pt>
                <c:pt idx="279">
                  <c:v>9.2965999999999993E-2</c:v>
                </c:pt>
                <c:pt idx="280">
                  <c:v>2.0410999999999999E-2</c:v>
                </c:pt>
                <c:pt idx="281">
                  <c:v>-3.9329000000000003E-2</c:v>
                </c:pt>
                <c:pt idx="282">
                  <c:v>-8.0911999999999998E-2</c:v>
                </c:pt>
                <c:pt idx="283">
                  <c:v>-0.13203999999999999</c:v>
                </c:pt>
                <c:pt idx="284">
                  <c:v>-0.169322</c:v>
                </c:pt>
                <c:pt idx="285">
                  <c:v>-0.154533</c:v>
                </c:pt>
                <c:pt idx="286">
                  <c:v>-0.14085500000000001</c:v>
                </c:pt>
                <c:pt idx="287">
                  <c:v>-0.106859</c:v>
                </c:pt>
                <c:pt idx="288">
                  <c:v>-2.6998999999999999E-2</c:v>
                </c:pt>
                <c:pt idx="289">
                  <c:v>5.8251999999999998E-2</c:v>
                </c:pt>
                <c:pt idx="290">
                  <c:v>0.142461</c:v>
                </c:pt>
                <c:pt idx="291">
                  <c:v>0.16387499999999999</c:v>
                </c:pt>
                <c:pt idx="292">
                  <c:v>0.17784900000000001</c:v>
                </c:pt>
                <c:pt idx="293">
                  <c:v>0.179004</c:v>
                </c:pt>
                <c:pt idx="294">
                  <c:v>0.139657</c:v>
                </c:pt>
                <c:pt idx="295">
                  <c:v>0.100177</c:v>
                </c:pt>
                <c:pt idx="296">
                  <c:v>1.5859999999999999E-2</c:v>
                </c:pt>
                <c:pt idx="297">
                  <c:v>-9.6119999999999997E-2</c:v>
                </c:pt>
                <c:pt idx="298">
                  <c:v>-8.1341999999999998E-2</c:v>
                </c:pt>
                <c:pt idx="299">
                  <c:v>-4.2042000000000003E-2</c:v>
                </c:pt>
                <c:pt idx="300">
                  <c:v>-7.8289999999999998E-2</c:v>
                </c:pt>
                <c:pt idx="301">
                  <c:v>-0.154947</c:v>
                </c:pt>
                <c:pt idx="302">
                  <c:v>-0.21778900000000001</c:v>
                </c:pt>
                <c:pt idx="303">
                  <c:v>-0.21143700000000001</c:v>
                </c:pt>
                <c:pt idx="304">
                  <c:v>-0.12729799999999999</c:v>
                </c:pt>
                <c:pt idx="305">
                  <c:v>-1.1194000000000001E-2</c:v>
                </c:pt>
                <c:pt idx="306">
                  <c:v>0.105962</c:v>
                </c:pt>
                <c:pt idx="307">
                  <c:v>0.24441399999999999</c:v>
                </c:pt>
                <c:pt idx="308">
                  <c:v>0.39245099999999999</c:v>
                </c:pt>
                <c:pt idx="309">
                  <c:v>0.45954400000000001</c:v>
                </c:pt>
                <c:pt idx="310">
                  <c:v>0.37650400000000001</c:v>
                </c:pt>
                <c:pt idx="311">
                  <c:v>0.20195199999999999</c:v>
                </c:pt>
                <c:pt idx="312">
                  <c:v>8.0700999999999995E-2</c:v>
                </c:pt>
                <c:pt idx="313">
                  <c:v>6.1650999999999997E-2</c:v>
                </c:pt>
                <c:pt idx="314">
                  <c:v>6.1745000000000001E-2</c:v>
                </c:pt>
                <c:pt idx="315">
                  <c:v>6.2867999999999993E-2</c:v>
                </c:pt>
                <c:pt idx="316">
                  <c:v>6.6101999999999994E-2</c:v>
                </c:pt>
                <c:pt idx="317">
                  <c:v>6.5055000000000002E-2</c:v>
                </c:pt>
                <c:pt idx="318">
                  <c:v>5.6542000000000002E-2</c:v>
                </c:pt>
                <c:pt idx="319">
                  <c:v>2.8867E-2</c:v>
                </c:pt>
                <c:pt idx="320">
                  <c:v>-3.0500000000000002E-3</c:v>
                </c:pt>
                <c:pt idx="321">
                  <c:v>-2.324E-2</c:v>
                </c:pt>
                <c:pt idx="322">
                  <c:v>-3.4921000000000001E-2</c:v>
                </c:pt>
                <c:pt idx="323">
                  <c:v>-3.2771000000000002E-2</c:v>
                </c:pt>
                <c:pt idx="324">
                  <c:v>-2.5298999999999999E-2</c:v>
                </c:pt>
                <c:pt idx="325">
                  <c:v>2.8400000000000002E-4</c:v>
                </c:pt>
                <c:pt idx="326">
                  <c:v>3.1220000000000001E-2</c:v>
                </c:pt>
                <c:pt idx="327">
                  <c:v>5.0462E-2</c:v>
                </c:pt>
                <c:pt idx="328">
                  <c:v>5.0538E-2</c:v>
                </c:pt>
                <c:pt idx="329">
                  <c:v>1.9730999999999999E-2</c:v>
                </c:pt>
                <c:pt idx="330">
                  <c:v>-8.9370000000000005E-3</c:v>
                </c:pt>
                <c:pt idx="331">
                  <c:v>-8.8389999999999996E-3</c:v>
                </c:pt>
                <c:pt idx="332">
                  <c:v>1.6823000000000001E-2</c:v>
                </c:pt>
                <c:pt idx="333">
                  <c:v>3.3938999999999997E-2</c:v>
                </c:pt>
                <c:pt idx="334">
                  <c:v>3.8302999999999997E-2</c:v>
                </c:pt>
                <c:pt idx="335">
                  <c:v>2.5708000000000002E-2</c:v>
                </c:pt>
                <c:pt idx="336">
                  <c:v>-2.9199999999999999E-3</c:v>
                </c:pt>
                <c:pt idx="337">
                  <c:v>-1.141E-2</c:v>
                </c:pt>
                <c:pt idx="338">
                  <c:v>1.1024000000000001E-2</c:v>
                </c:pt>
                <c:pt idx="339">
                  <c:v>1.6444E-2</c:v>
                </c:pt>
                <c:pt idx="340">
                  <c:v>-6.9020000000000001E-3</c:v>
                </c:pt>
                <c:pt idx="341">
                  <c:v>-3.0286E-2</c:v>
                </c:pt>
                <c:pt idx="342">
                  <c:v>-3.6632999999999999E-2</c:v>
                </c:pt>
                <c:pt idx="343">
                  <c:v>-3.0169999999999999E-2</c:v>
                </c:pt>
                <c:pt idx="344">
                  <c:v>-2.1637E-2</c:v>
                </c:pt>
                <c:pt idx="345">
                  <c:v>7.1110000000000001E-3</c:v>
                </c:pt>
                <c:pt idx="346">
                  <c:v>5.2887000000000003E-2</c:v>
                </c:pt>
                <c:pt idx="347">
                  <c:v>9.8659999999999998E-2</c:v>
                </c:pt>
                <c:pt idx="348">
                  <c:v>0.102897</c:v>
                </c:pt>
                <c:pt idx="349">
                  <c:v>6.1351999999999997E-2</c:v>
                </c:pt>
                <c:pt idx="350">
                  <c:v>6.4099999999999997E-4</c:v>
                </c:pt>
                <c:pt idx="351">
                  <c:v>-4.9425999999999998E-2</c:v>
                </c:pt>
                <c:pt idx="352">
                  <c:v>-4.1958000000000002E-2</c:v>
                </c:pt>
                <c:pt idx="353">
                  <c:v>1.4533000000000001E-2</c:v>
                </c:pt>
                <c:pt idx="354">
                  <c:v>5.1834999999999999E-2</c:v>
                </c:pt>
                <c:pt idx="355">
                  <c:v>4.7634000000000003E-2</c:v>
                </c:pt>
                <c:pt idx="356">
                  <c:v>8.3009999999999994E-3</c:v>
                </c:pt>
                <c:pt idx="357">
                  <c:v>-3.8439000000000001E-2</c:v>
                </c:pt>
                <c:pt idx="358">
                  <c:v>-7.8744999999999996E-2</c:v>
                </c:pt>
                <c:pt idx="359">
                  <c:v>-0.10528800000000001</c:v>
                </c:pt>
                <c:pt idx="360">
                  <c:v>-0.111709</c:v>
                </c:pt>
                <c:pt idx="361">
                  <c:v>-7.7649999999999997E-2</c:v>
                </c:pt>
                <c:pt idx="362">
                  <c:v>-4.2506000000000002E-2</c:v>
                </c:pt>
                <c:pt idx="363">
                  <c:v>-5.5298E-2</c:v>
                </c:pt>
                <c:pt idx="364">
                  <c:v>-0.10109799999999999</c:v>
                </c:pt>
                <c:pt idx="365">
                  <c:v>-0.15116099999999999</c:v>
                </c:pt>
                <c:pt idx="366">
                  <c:v>-0.190581</c:v>
                </c:pt>
                <c:pt idx="367">
                  <c:v>-0.22359899999999999</c:v>
                </c:pt>
                <c:pt idx="368">
                  <c:v>-0.249164</c:v>
                </c:pt>
                <c:pt idx="369">
                  <c:v>-0.24596599999999999</c:v>
                </c:pt>
                <c:pt idx="370">
                  <c:v>-0.217225</c:v>
                </c:pt>
                <c:pt idx="371">
                  <c:v>-0.18315400000000001</c:v>
                </c:pt>
                <c:pt idx="372">
                  <c:v>-0.16400500000000001</c:v>
                </c:pt>
                <c:pt idx="373">
                  <c:v>-0.156582</c:v>
                </c:pt>
                <c:pt idx="374">
                  <c:v>-0.15554899999999999</c:v>
                </c:pt>
                <c:pt idx="375">
                  <c:v>-0.158773</c:v>
                </c:pt>
                <c:pt idx="376">
                  <c:v>-0.15560299999999999</c:v>
                </c:pt>
                <c:pt idx="377">
                  <c:v>-0.15776699999999999</c:v>
                </c:pt>
                <c:pt idx="378">
                  <c:v>-0.17696400000000001</c:v>
                </c:pt>
                <c:pt idx="379">
                  <c:v>-0.20467099999999999</c:v>
                </c:pt>
                <c:pt idx="380">
                  <c:v>-0.23021800000000001</c:v>
                </c:pt>
                <c:pt idx="381">
                  <c:v>-0.23766399999999999</c:v>
                </c:pt>
                <c:pt idx="382">
                  <c:v>-0.21319399999999999</c:v>
                </c:pt>
                <c:pt idx="383">
                  <c:v>-0.17488600000000001</c:v>
                </c:pt>
                <c:pt idx="384">
                  <c:v>-0.14935599999999999</c:v>
                </c:pt>
                <c:pt idx="385">
                  <c:v>-0.15045800000000001</c:v>
                </c:pt>
                <c:pt idx="386">
                  <c:v>-0.16970199999999999</c:v>
                </c:pt>
                <c:pt idx="387">
                  <c:v>-0.187884</c:v>
                </c:pt>
                <c:pt idx="388">
                  <c:v>-0.192189</c:v>
                </c:pt>
                <c:pt idx="389">
                  <c:v>-0.17835500000000001</c:v>
                </c:pt>
                <c:pt idx="390">
                  <c:v>-0.15598699999999999</c:v>
                </c:pt>
                <c:pt idx="391">
                  <c:v>-0.120849</c:v>
                </c:pt>
                <c:pt idx="392">
                  <c:v>-8.9973999999999998E-2</c:v>
                </c:pt>
                <c:pt idx="393">
                  <c:v>-9.7447000000000006E-2</c:v>
                </c:pt>
                <c:pt idx="394">
                  <c:v>-0.136874</c:v>
                </c:pt>
                <c:pt idx="395">
                  <c:v>-0.16244600000000001</c:v>
                </c:pt>
                <c:pt idx="396">
                  <c:v>-0.157142</c:v>
                </c:pt>
                <c:pt idx="397">
                  <c:v>-0.15076000000000001</c:v>
                </c:pt>
                <c:pt idx="398">
                  <c:v>-0.14224999999999999</c:v>
                </c:pt>
                <c:pt idx="399">
                  <c:v>-0.119894</c:v>
                </c:pt>
                <c:pt idx="400">
                  <c:v>-9.0078000000000005E-2</c:v>
                </c:pt>
                <c:pt idx="401">
                  <c:v>-6.5594E-2</c:v>
                </c:pt>
                <c:pt idx="402">
                  <c:v>-4.4327999999999999E-2</c:v>
                </c:pt>
                <c:pt idx="403">
                  <c:v>-3.2659000000000001E-2</c:v>
                </c:pt>
                <c:pt idx="404">
                  <c:v>-3.3799999999999997E-2</c:v>
                </c:pt>
                <c:pt idx="405">
                  <c:v>-4.4525000000000002E-2</c:v>
                </c:pt>
                <c:pt idx="406">
                  <c:v>-6.1641000000000001E-2</c:v>
                </c:pt>
                <c:pt idx="407">
                  <c:v>-7.4482000000000007E-2</c:v>
                </c:pt>
                <c:pt idx="408">
                  <c:v>-7.7730999999999995E-2</c:v>
                </c:pt>
                <c:pt idx="409">
                  <c:v>-6.0720999999999997E-2</c:v>
                </c:pt>
                <c:pt idx="410">
                  <c:v>-2.8799000000000002E-2</c:v>
                </c:pt>
                <c:pt idx="411">
                  <c:v>-8.1000000000000004E-5</c:v>
                </c:pt>
                <c:pt idx="412">
                  <c:v>2.3314000000000001E-2</c:v>
                </c:pt>
                <c:pt idx="413">
                  <c:v>3.7113E-2</c:v>
                </c:pt>
                <c:pt idx="414">
                  <c:v>2.8537E-2</c:v>
                </c:pt>
                <c:pt idx="415">
                  <c:v>8.26E-3</c:v>
                </c:pt>
                <c:pt idx="416">
                  <c:v>9.2919999999999999E-3</c:v>
                </c:pt>
                <c:pt idx="417">
                  <c:v>1.8870000000000001E-2</c:v>
                </c:pt>
                <c:pt idx="418">
                  <c:v>1.2475E-2</c:v>
                </c:pt>
                <c:pt idx="419">
                  <c:v>-1.9488999999999999E-2</c:v>
                </c:pt>
                <c:pt idx="420">
                  <c:v>-4.2930000000000003E-2</c:v>
                </c:pt>
                <c:pt idx="421">
                  <c:v>-3.7612E-2</c:v>
                </c:pt>
                <c:pt idx="422">
                  <c:v>-9.9430000000000004E-3</c:v>
                </c:pt>
                <c:pt idx="423">
                  <c:v>2.8367E-2</c:v>
                </c:pt>
                <c:pt idx="424">
                  <c:v>5.7085999999999998E-2</c:v>
                </c:pt>
                <c:pt idx="425">
                  <c:v>7.0897000000000002E-2</c:v>
                </c:pt>
                <c:pt idx="426">
                  <c:v>6.2328000000000001E-2</c:v>
                </c:pt>
                <c:pt idx="427">
                  <c:v>3.4592999999999999E-2</c:v>
                </c:pt>
                <c:pt idx="428">
                  <c:v>1.3236E-2</c:v>
                </c:pt>
                <c:pt idx="429">
                  <c:v>1.3186E-2</c:v>
                </c:pt>
                <c:pt idx="430">
                  <c:v>3.5506999999999997E-2</c:v>
                </c:pt>
                <c:pt idx="431">
                  <c:v>9.2990000000000003E-2</c:v>
                </c:pt>
                <c:pt idx="432">
                  <c:v>0.137686</c:v>
                </c:pt>
                <c:pt idx="433">
                  <c:v>0.15786</c:v>
                </c:pt>
                <c:pt idx="434">
                  <c:v>0.16419900000000001</c:v>
                </c:pt>
                <c:pt idx="435">
                  <c:v>0.16734499999999999</c:v>
                </c:pt>
                <c:pt idx="436">
                  <c:v>0.14598</c:v>
                </c:pt>
                <c:pt idx="437">
                  <c:v>0.12781699999999999</c:v>
                </c:pt>
                <c:pt idx="438">
                  <c:v>0.146953</c:v>
                </c:pt>
                <c:pt idx="439">
                  <c:v>0.16822100000000001</c:v>
                </c:pt>
                <c:pt idx="440">
                  <c:v>0.175654</c:v>
                </c:pt>
                <c:pt idx="441">
                  <c:v>0.183115</c:v>
                </c:pt>
                <c:pt idx="442">
                  <c:v>0.19165599999999999</c:v>
                </c:pt>
                <c:pt idx="443">
                  <c:v>0.183138</c:v>
                </c:pt>
                <c:pt idx="444">
                  <c:v>0.17571000000000001</c:v>
                </c:pt>
                <c:pt idx="445">
                  <c:v>0.17680399999999999</c:v>
                </c:pt>
                <c:pt idx="446">
                  <c:v>0.18429799999999999</c:v>
                </c:pt>
                <c:pt idx="447">
                  <c:v>0.20883399999999999</c:v>
                </c:pt>
                <c:pt idx="448">
                  <c:v>0.23013900000000001</c:v>
                </c:pt>
                <c:pt idx="449">
                  <c:v>0.22589100000000001</c:v>
                </c:pt>
                <c:pt idx="450">
                  <c:v>0.18006900000000001</c:v>
                </c:pt>
                <c:pt idx="451">
                  <c:v>0.11507100000000001</c:v>
                </c:pt>
                <c:pt idx="452">
                  <c:v>8.4162000000000001E-2</c:v>
                </c:pt>
                <c:pt idx="453">
                  <c:v>6.8168999999999993E-2</c:v>
                </c:pt>
                <c:pt idx="454">
                  <c:v>6.8164000000000002E-2</c:v>
                </c:pt>
                <c:pt idx="455">
                  <c:v>9.2670000000000002E-2</c:v>
                </c:pt>
                <c:pt idx="456">
                  <c:v>0.14061899999999999</c:v>
                </c:pt>
                <c:pt idx="457">
                  <c:v>0.18537000000000001</c:v>
                </c:pt>
                <c:pt idx="458">
                  <c:v>0.206682</c:v>
                </c:pt>
                <c:pt idx="459">
                  <c:v>0.190694</c:v>
                </c:pt>
                <c:pt idx="460">
                  <c:v>0.16294700000000001</c:v>
                </c:pt>
                <c:pt idx="461">
                  <c:v>0.12986600000000001</c:v>
                </c:pt>
                <c:pt idx="462">
                  <c:v>8.5083000000000006E-2</c:v>
                </c:pt>
                <c:pt idx="463">
                  <c:v>3.3924000000000003E-2</c:v>
                </c:pt>
                <c:pt idx="464">
                  <c:v>-1.6146000000000001E-2</c:v>
                </c:pt>
                <c:pt idx="465">
                  <c:v>-5.1275000000000001E-2</c:v>
                </c:pt>
                <c:pt idx="466">
                  <c:v>-7.5756000000000004E-2</c:v>
                </c:pt>
                <c:pt idx="467">
                  <c:v>-8.7462999999999999E-2</c:v>
                </c:pt>
                <c:pt idx="468">
                  <c:v>-9.4889000000000001E-2</c:v>
                </c:pt>
                <c:pt idx="469">
                  <c:v>-9.9123000000000003E-2</c:v>
                </c:pt>
                <c:pt idx="470">
                  <c:v>-9.1655E-2</c:v>
                </c:pt>
                <c:pt idx="471">
                  <c:v>-8.8442999999999994E-2</c:v>
                </c:pt>
                <c:pt idx="472">
                  <c:v>-0.11613</c:v>
                </c:pt>
                <c:pt idx="473">
                  <c:v>-0.19275</c:v>
                </c:pt>
                <c:pt idx="474">
                  <c:v>-0.28852</c:v>
                </c:pt>
                <c:pt idx="475">
                  <c:v>-0.34601799999999999</c:v>
                </c:pt>
                <c:pt idx="476">
                  <c:v>-0.34174199999999999</c:v>
                </c:pt>
                <c:pt idx="477">
                  <c:v>-0.30019800000000002</c:v>
                </c:pt>
                <c:pt idx="478">
                  <c:v>-0.230958</c:v>
                </c:pt>
                <c:pt idx="479">
                  <c:v>-0.15745400000000001</c:v>
                </c:pt>
                <c:pt idx="480">
                  <c:v>-0.102038</c:v>
                </c:pt>
                <c:pt idx="481">
                  <c:v>-6.7932999999999993E-2</c:v>
                </c:pt>
                <c:pt idx="482">
                  <c:v>-5.0874999999999997E-2</c:v>
                </c:pt>
                <c:pt idx="483">
                  <c:v>-4.4443000000000003E-2</c:v>
                </c:pt>
                <c:pt idx="484">
                  <c:v>-4.8645000000000001E-2</c:v>
                </c:pt>
                <c:pt idx="485">
                  <c:v>-4.4326999999999998E-2</c:v>
                </c:pt>
                <c:pt idx="486">
                  <c:v>-2.298E-2</c:v>
                </c:pt>
                <c:pt idx="487">
                  <c:v>2.6220000000000002E-3</c:v>
                </c:pt>
                <c:pt idx="488">
                  <c:v>2.6096999999999999E-2</c:v>
                </c:pt>
                <c:pt idx="489">
                  <c:v>2.9354000000000002E-2</c:v>
                </c:pt>
                <c:pt idx="490">
                  <c:v>4.9230000000000003E-3</c:v>
                </c:pt>
                <c:pt idx="491">
                  <c:v>-3.3342999999999998E-2</c:v>
                </c:pt>
                <c:pt idx="492">
                  <c:v>-7.6915999999999998E-2</c:v>
                </c:pt>
                <c:pt idx="493">
                  <c:v>-0.111956</c:v>
                </c:pt>
                <c:pt idx="494">
                  <c:v>-0.122493</c:v>
                </c:pt>
                <c:pt idx="495">
                  <c:v>-0.10428</c:v>
                </c:pt>
                <c:pt idx="496">
                  <c:v>-5.8407000000000001E-2</c:v>
                </c:pt>
                <c:pt idx="497">
                  <c:v>-4.0410000000000003E-3</c:v>
                </c:pt>
                <c:pt idx="498">
                  <c:v>4.2854000000000003E-2</c:v>
                </c:pt>
                <c:pt idx="499">
                  <c:v>7.1651999999999993E-2</c:v>
                </c:pt>
                <c:pt idx="500">
                  <c:v>6.3192999999999999E-2</c:v>
                </c:pt>
                <c:pt idx="501">
                  <c:v>2.5994E-2</c:v>
                </c:pt>
                <c:pt idx="502">
                  <c:v>-5.7200000000000003E-4</c:v>
                </c:pt>
                <c:pt idx="503">
                  <c:v>1.1187000000000001E-2</c:v>
                </c:pt>
                <c:pt idx="504">
                  <c:v>6.1309000000000002E-2</c:v>
                </c:pt>
                <c:pt idx="505">
                  <c:v>7.9475000000000004E-2</c:v>
                </c:pt>
                <c:pt idx="506">
                  <c:v>4.0118000000000001E-2</c:v>
                </c:pt>
                <c:pt idx="507">
                  <c:v>-2.0521999999999999E-2</c:v>
                </c:pt>
                <c:pt idx="508">
                  <c:v>-4.0655999999999998E-2</c:v>
                </c:pt>
                <c:pt idx="509">
                  <c:v>-1.2893999999999999E-2</c:v>
                </c:pt>
                <c:pt idx="510">
                  <c:v>4.258E-2</c:v>
                </c:pt>
                <c:pt idx="511">
                  <c:v>7.2469000000000006E-2</c:v>
                </c:pt>
                <c:pt idx="512">
                  <c:v>9.2731999999999995E-2</c:v>
                </c:pt>
                <c:pt idx="513">
                  <c:v>0.108735</c:v>
                </c:pt>
                <c:pt idx="514">
                  <c:v>0.113008</c:v>
                </c:pt>
                <c:pt idx="515">
                  <c:v>0.106624</c:v>
                </c:pt>
                <c:pt idx="516">
                  <c:v>9.0645000000000003E-2</c:v>
                </c:pt>
                <c:pt idx="517">
                  <c:v>3.7379000000000003E-2</c:v>
                </c:pt>
                <c:pt idx="518">
                  <c:v>-8.4159999999999999E-3</c:v>
                </c:pt>
                <c:pt idx="519">
                  <c:v>-2.4329E-2</c:v>
                </c:pt>
                <c:pt idx="520">
                  <c:v>-2.5291999999999999E-2</c:v>
                </c:pt>
                <c:pt idx="521">
                  <c:v>-0.11473999999999999</c:v>
                </c:pt>
                <c:pt idx="522">
                  <c:v>-0.198908</c:v>
                </c:pt>
                <c:pt idx="523">
                  <c:v>-0.192522</c:v>
                </c:pt>
                <c:pt idx="524">
                  <c:v>-0.16161800000000001</c:v>
                </c:pt>
                <c:pt idx="525">
                  <c:v>-0.14351700000000001</c:v>
                </c:pt>
                <c:pt idx="526">
                  <c:v>-0.115817</c:v>
                </c:pt>
                <c:pt idx="527">
                  <c:v>-8.9151999999999995E-2</c:v>
                </c:pt>
                <c:pt idx="528">
                  <c:v>-7.7374999999999999E-2</c:v>
                </c:pt>
                <c:pt idx="529">
                  <c:v>-9.4311000000000006E-2</c:v>
                </c:pt>
                <c:pt idx="530">
                  <c:v>-0.16455400000000001</c:v>
                </c:pt>
                <c:pt idx="531">
                  <c:v>-0.22201199999999999</c:v>
                </c:pt>
                <c:pt idx="532">
                  <c:v>-0.24965399999999999</c:v>
                </c:pt>
                <c:pt idx="533">
                  <c:v>-0.220883</c:v>
                </c:pt>
                <c:pt idx="534">
                  <c:v>-0.16232099999999999</c:v>
                </c:pt>
                <c:pt idx="535">
                  <c:v>-9.3104000000000006E-2</c:v>
                </c:pt>
                <c:pt idx="536">
                  <c:v>-3.9830999999999998E-2</c:v>
                </c:pt>
                <c:pt idx="537">
                  <c:v>-1.9592999999999999E-2</c:v>
                </c:pt>
                <c:pt idx="538">
                  <c:v>-4.8999999999999998E-4</c:v>
                </c:pt>
                <c:pt idx="539">
                  <c:v>3.1365999999999998E-2</c:v>
                </c:pt>
                <c:pt idx="540">
                  <c:v>6.8554000000000004E-2</c:v>
                </c:pt>
                <c:pt idx="541">
                  <c:v>8.2322999999999993E-2</c:v>
                </c:pt>
                <c:pt idx="542">
                  <c:v>7.0519999999999999E-2</c:v>
                </c:pt>
                <c:pt idx="543">
                  <c:v>4.1695000000000003E-2</c:v>
                </c:pt>
                <c:pt idx="544">
                  <c:v>2.1422E-2</c:v>
                </c:pt>
                <c:pt idx="545">
                  <c:v>7.5319999999999996E-3</c:v>
                </c:pt>
                <c:pt idx="546">
                  <c:v>-1.2755000000000001E-2</c:v>
                </c:pt>
                <c:pt idx="547">
                  <c:v>-4.6907999999999998E-2</c:v>
                </c:pt>
                <c:pt idx="548">
                  <c:v>-5.4427000000000003E-2</c:v>
                </c:pt>
                <c:pt idx="549">
                  <c:v>-2.2526000000000001E-2</c:v>
                </c:pt>
                <c:pt idx="550">
                  <c:v>1.3602E-2</c:v>
                </c:pt>
                <c:pt idx="551">
                  <c:v>2.5211000000000001E-2</c:v>
                </c:pt>
                <c:pt idx="552">
                  <c:v>9.11E-3</c:v>
                </c:pt>
                <c:pt idx="553">
                  <c:v>-8.0630000000000007E-3</c:v>
                </c:pt>
                <c:pt idx="554">
                  <c:v>4.6090000000000002E-3</c:v>
                </c:pt>
                <c:pt idx="555">
                  <c:v>3.2219999999999999E-2</c:v>
                </c:pt>
                <c:pt idx="556">
                  <c:v>6.7313999999999999E-2</c:v>
                </c:pt>
                <c:pt idx="557">
                  <c:v>7.6872999999999997E-2</c:v>
                </c:pt>
                <c:pt idx="558">
                  <c:v>1.4999E-2</c:v>
                </c:pt>
                <c:pt idx="559">
                  <c:v>-8.9549000000000004E-2</c:v>
                </c:pt>
                <c:pt idx="560">
                  <c:v>-0.13442699999999999</c:v>
                </c:pt>
                <c:pt idx="561">
                  <c:v>-0.110046</c:v>
                </c:pt>
                <c:pt idx="562">
                  <c:v>-6.6475999999999993E-2</c:v>
                </c:pt>
                <c:pt idx="563">
                  <c:v>-5.1678000000000002E-2</c:v>
                </c:pt>
                <c:pt idx="564">
                  <c:v>-8.6959999999999996E-2</c:v>
                </c:pt>
                <c:pt idx="565">
                  <c:v>-0.14352699999999999</c:v>
                </c:pt>
                <c:pt idx="566">
                  <c:v>-0.14679</c:v>
                </c:pt>
                <c:pt idx="567">
                  <c:v>-9.8886000000000002E-2</c:v>
                </c:pt>
                <c:pt idx="568">
                  <c:v>1.8301000000000001E-2</c:v>
                </c:pt>
                <c:pt idx="569">
                  <c:v>0.16744300000000001</c:v>
                </c:pt>
                <c:pt idx="570">
                  <c:v>0.29632199999999997</c:v>
                </c:pt>
                <c:pt idx="571">
                  <c:v>0.30374400000000001</c:v>
                </c:pt>
                <c:pt idx="572">
                  <c:v>0.19497200000000001</c:v>
                </c:pt>
                <c:pt idx="573">
                  <c:v>3.2923000000000001E-2</c:v>
                </c:pt>
                <c:pt idx="574">
                  <c:v>-6.9440000000000002E-2</c:v>
                </c:pt>
                <c:pt idx="575">
                  <c:v>-8.4405999999999995E-2</c:v>
                </c:pt>
                <c:pt idx="576">
                  <c:v>-2.4399999999999999E-4</c:v>
                </c:pt>
                <c:pt idx="577">
                  <c:v>0.19369400000000001</c:v>
                </c:pt>
                <c:pt idx="578">
                  <c:v>0.45367499999999999</c:v>
                </c:pt>
                <c:pt idx="579">
                  <c:v>0.68274699999999999</c:v>
                </c:pt>
                <c:pt idx="580">
                  <c:v>0.86281200000000002</c:v>
                </c:pt>
                <c:pt idx="581">
                  <c:v>0.98322100000000001</c:v>
                </c:pt>
                <c:pt idx="582">
                  <c:v>0.99392000000000003</c:v>
                </c:pt>
                <c:pt idx="583">
                  <c:v>0.86609100000000006</c:v>
                </c:pt>
                <c:pt idx="584">
                  <c:v>0.67327199999999998</c:v>
                </c:pt>
                <c:pt idx="585">
                  <c:v>0.45913199999999998</c:v>
                </c:pt>
                <c:pt idx="586">
                  <c:v>0.27691900000000003</c:v>
                </c:pt>
                <c:pt idx="587">
                  <c:v>0.20339699999999999</c:v>
                </c:pt>
                <c:pt idx="588">
                  <c:v>0.15965499999999999</c:v>
                </c:pt>
                <c:pt idx="589">
                  <c:v>7.6489000000000001E-2</c:v>
                </c:pt>
                <c:pt idx="590">
                  <c:v>-2.3440000000000002E-3</c:v>
                </c:pt>
                <c:pt idx="591">
                  <c:v>4.4541999999999998E-2</c:v>
                </c:pt>
                <c:pt idx="592">
                  <c:v>0.18509300000000001</c:v>
                </c:pt>
                <c:pt idx="593">
                  <c:v>0.24045</c:v>
                </c:pt>
                <c:pt idx="594">
                  <c:v>0.23088800000000001</c:v>
                </c:pt>
                <c:pt idx="595">
                  <c:v>0.20856</c:v>
                </c:pt>
                <c:pt idx="596">
                  <c:v>0.17982899999999999</c:v>
                </c:pt>
                <c:pt idx="597">
                  <c:v>0.160688</c:v>
                </c:pt>
                <c:pt idx="598">
                  <c:v>0.157526</c:v>
                </c:pt>
                <c:pt idx="599">
                  <c:v>0.145845</c:v>
                </c:pt>
                <c:pt idx="600">
                  <c:v>0.113936</c:v>
                </c:pt>
                <c:pt idx="601">
                  <c:v>7.1385000000000004E-2</c:v>
                </c:pt>
                <c:pt idx="602">
                  <c:v>4.6937E-2</c:v>
                </c:pt>
                <c:pt idx="603">
                  <c:v>5.0181999999999997E-2</c:v>
                </c:pt>
                <c:pt idx="604">
                  <c:v>7.3660000000000003E-2</c:v>
                </c:pt>
                <c:pt idx="605">
                  <c:v>9.3918000000000001E-2</c:v>
                </c:pt>
                <c:pt idx="606">
                  <c:v>9.8188999999999999E-2</c:v>
                </c:pt>
                <c:pt idx="607">
                  <c:v>9.2859999999999998E-2</c:v>
                </c:pt>
                <c:pt idx="608">
                  <c:v>7.5801999999999994E-2</c:v>
                </c:pt>
                <c:pt idx="609">
                  <c:v>4.2761E-2</c:v>
                </c:pt>
                <c:pt idx="610">
                  <c:v>1.5067000000000001E-2</c:v>
                </c:pt>
                <c:pt idx="611">
                  <c:v>1.1871E-2</c:v>
                </c:pt>
                <c:pt idx="612">
                  <c:v>2.3591999999999998E-2</c:v>
                </c:pt>
                <c:pt idx="613">
                  <c:v>3.5353000000000002E-2</c:v>
                </c:pt>
                <c:pt idx="614">
                  <c:v>3.4348999999999998E-2</c:v>
                </c:pt>
                <c:pt idx="615">
                  <c:v>2.3744000000000001E-2</c:v>
                </c:pt>
                <c:pt idx="616">
                  <c:v>4.6379999999999998E-3</c:v>
                </c:pt>
                <c:pt idx="617">
                  <c:v>-1.8714999999999999E-2</c:v>
                </c:pt>
                <c:pt idx="618">
                  <c:v>-4.2058999999999999E-2</c:v>
                </c:pt>
                <c:pt idx="619">
                  <c:v>-5.7919999999999999E-2</c:v>
                </c:pt>
                <c:pt idx="620">
                  <c:v>-6.4182000000000003E-2</c:v>
                </c:pt>
                <c:pt idx="621">
                  <c:v>-5.3393999999999997E-2</c:v>
                </c:pt>
                <c:pt idx="622">
                  <c:v>-3.3021000000000002E-2</c:v>
                </c:pt>
                <c:pt idx="623">
                  <c:v>-1.1587999999999999E-2</c:v>
                </c:pt>
                <c:pt idx="624">
                  <c:v>2.2100000000000001E-4</c:v>
                </c:pt>
                <c:pt idx="625">
                  <c:v>4.555E-3</c:v>
                </c:pt>
                <c:pt idx="626">
                  <c:v>8.8690000000000001E-3</c:v>
                </c:pt>
                <c:pt idx="627">
                  <c:v>-1.75E-3</c:v>
                </c:pt>
                <c:pt idx="628">
                  <c:v>-1.8744E-2</c:v>
                </c:pt>
                <c:pt idx="629">
                  <c:v>-4.3179000000000002E-2</c:v>
                </c:pt>
                <c:pt idx="630">
                  <c:v>-4.0985000000000001E-2</c:v>
                </c:pt>
                <c:pt idx="631">
                  <c:v>1.1264E-2</c:v>
                </c:pt>
                <c:pt idx="632">
                  <c:v>8.8017999999999999E-2</c:v>
                </c:pt>
                <c:pt idx="633">
                  <c:v>0.12962399999999999</c:v>
                </c:pt>
                <c:pt idx="634">
                  <c:v>9.7699999999999995E-2</c:v>
                </c:pt>
                <c:pt idx="635">
                  <c:v>1.7843999999999999E-2</c:v>
                </c:pt>
                <c:pt idx="636">
                  <c:v>-5.5586999999999998E-2</c:v>
                </c:pt>
                <c:pt idx="637">
                  <c:v>-9.1729000000000005E-2</c:v>
                </c:pt>
                <c:pt idx="638">
                  <c:v>-0.104459</c:v>
                </c:pt>
                <c:pt idx="639">
                  <c:v>-8.9501999999999998E-2</c:v>
                </c:pt>
                <c:pt idx="640">
                  <c:v>-5.0021000000000003E-2</c:v>
                </c:pt>
                <c:pt idx="641">
                  <c:v>2.2769999999999999E-3</c:v>
                </c:pt>
                <c:pt idx="642">
                  <c:v>3.8573999999999997E-2</c:v>
                </c:pt>
                <c:pt idx="643">
                  <c:v>3.6459999999999999E-2</c:v>
                </c:pt>
                <c:pt idx="644">
                  <c:v>1.0893999999999999E-2</c:v>
                </c:pt>
                <c:pt idx="645">
                  <c:v>-2.1066000000000001E-2</c:v>
                </c:pt>
                <c:pt idx="646">
                  <c:v>-4.4490000000000002E-2</c:v>
                </c:pt>
                <c:pt idx="647">
                  <c:v>-6.6820000000000004E-2</c:v>
                </c:pt>
                <c:pt idx="648">
                  <c:v>-0.10086299999999999</c:v>
                </c:pt>
                <c:pt idx="649">
                  <c:v>-0.15197099999999999</c:v>
                </c:pt>
                <c:pt idx="650">
                  <c:v>-0.19669800000000001</c:v>
                </c:pt>
                <c:pt idx="651">
                  <c:v>-0.22120699999999999</c:v>
                </c:pt>
                <c:pt idx="652">
                  <c:v>-0.22975699999999999</c:v>
                </c:pt>
                <c:pt idx="653">
                  <c:v>-0.23614099999999999</c:v>
                </c:pt>
                <c:pt idx="654">
                  <c:v>-0.25743300000000002</c:v>
                </c:pt>
                <c:pt idx="655">
                  <c:v>-0.276619</c:v>
                </c:pt>
                <c:pt idx="656">
                  <c:v>-0.27025199999999999</c:v>
                </c:pt>
                <c:pt idx="657">
                  <c:v>-0.24468300000000001</c:v>
                </c:pt>
                <c:pt idx="658">
                  <c:v>-0.215916</c:v>
                </c:pt>
                <c:pt idx="659">
                  <c:v>-0.19567499999999999</c:v>
                </c:pt>
                <c:pt idx="660">
                  <c:v>-0.17752000000000001</c:v>
                </c:pt>
                <c:pt idx="661">
                  <c:v>-0.166847</c:v>
                </c:pt>
                <c:pt idx="662">
                  <c:v>-0.16261999999999999</c:v>
                </c:pt>
                <c:pt idx="663">
                  <c:v>-0.155221</c:v>
                </c:pt>
                <c:pt idx="664">
                  <c:v>-0.13505200000000001</c:v>
                </c:pt>
                <c:pt idx="665">
                  <c:v>-0.108496</c:v>
                </c:pt>
                <c:pt idx="666">
                  <c:v>-7.7684000000000003E-2</c:v>
                </c:pt>
                <c:pt idx="667">
                  <c:v>-4.0473000000000002E-2</c:v>
                </c:pt>
                <c:pt idx="668">
                  <c:v>-1.068E-2</c:v>
                </c:pt>
                <c:pt idx="669">
                  <c:v>-3.5221000000000002E-2</c:v>
                </c:pt>
                <c:pt idx="670">
                  <c:v>-0.121562</c:v>
                </c:pt>
                <c:pt idx="671">
                  <c:v>-0.191936</c:v>
                </c:pt>
                <c:pt idx="672">
                  <c:v>-0.19733600000000001</c:v>
                </c:pt>
                <c:pt idx="673">
                  <c:v>-0.17292399999999999</c:v>
                </c:pt>
                <c:pt idx="674">
                  <c:v>-0.119778</c:v>
                </c:pt>
                <c:pt idx="675">
                  <c:v>-4.3200000000000002E-2</c:v>
                </c:pt>
                <c:pt idx="676">
                  <c:v>6.7499999999999999E-3</c:v>
                </c:pt>
                <c:pt idx="677">
                  <c:v>-9.3360000000000005E-3</c:v>
                </c:pt>
                <c:pt idx="678">
                  <c:v>-7.2265999999999997E-2</c:v>
                </c:pt>
                <c:pt idx="679">
                  <c:v>-0.12556200000000001</c:v>
                </c:pt>
                <c:pt idx="680">
                  <c:v>-0.140491</c:v>
                </c:pt>
                <c:pt idx="681">
                  <c:v>-8.8335999999999998E-2</c:v>
                </c:pt>
                <c:pt idx="682">
                  <c:v>2.4511000000000002E-2</c:v>
                </c:pt>
                <c:pt idx="683">
                  <c:v>0.108555</c:v>
                </c:pt>
                <c:pt idx="684">
                  <c:v>9.5598000000000002E-2</c:v>
                </c:pt>
                <c:pt idx="685">
                  <c:v>3.6828E-2</c:v>
                </c:pt>
                <c:pt idx="686">
                  <c:v>1.2187999999999999E-2</c:v>
                </c:pt>
                <c:pt idx="687">
                  <c:v>6.0033999999999997E-2</c:v>
                </c:pt>
                <c:pt idx="688">
                  <c:v>0.17175199999999999</c:v>
                </c:pt>
                <c:pt idx="689">
                  <c:v>0.264241</c:v>
                </c:pt>
                <c:pt idx="690">
                  <c:v>0.261963</c:v>
                </c:pt>
                <c:pt idx="691">
                  <c:v>0.23949500000000001</c:v>
                </c:pt>
                <c:pt idx="692">
                  <c:v>0.23625599999999999</c:v>
                </c:pt>
                <c:pt idx="693">
                  <c:v>0.28419100000000003</c:v>
                </c:pt>
                <c:pt idx="694">
                  <c:v>0.36621999999999999</c:v>
                </c:pt>
                <c:pt idx="695">
                  <c:v>0.40986600000000001</c:v>
                </c:pt>
                <c:pt idx="696">
                  <c:v>0.34804499999999999</c:v>
                </c:pt>
                <c:pt idx="697">
                  <c:v>0.202121</c:v>
                </c:pt>
                <c:pt idx="698">
                  <c:v>2.9579999999999999E-2</c:v>
                </c:pt>
                <c:pt idx="699">
                  <c:v>-8.2248000000000002E-2</c:v>
                </c:pt>
                <c:pt idx="700">
                  <c:v>-0.13017799999999999</c:v>
                </c:pt>
                <c:pt idx="701">
                  <c:v>-0.14191400000000001</c:v>
                </c:pt>
                <c:pt idx="702">
                  <c:v>-0.12808</c:v>
                </c:pt>
                <c:pt idx="703">
                  <c:v>-9.7191E-2</c:v>
                </c:pt>
                <c:pt idx="704">
                  <c:v>-8.4388000000000005E-2</c:v>
                </c:pt>
                <c:pt idx="705">
                  <c:v>-7.2669999999999998E-2</c:v>
                </c:pt>
                <c:pt idx="706">
                  <c:v>-2.3765000000000001E-2</c:v>
                </c:pt>
                <c:pt idx="707">
                  <c:v>4.8640000000000003E-3</c:v>
                </c:pt>
                <c:pt idx="708">
                  <c:v>6.7680000000000004E-2</c:v>
                </c:pt>
                <c:pt idx="709">
                  <c:v>0.12729499999999999</c:v>
                </c:pt>
                <c:pt idx="710">
                  <c:v>0.16878499999999999</c:v>
                </c:pt>
                <c:pt idx="711">
                  <c:v>0.23264499999999999</c:v>
                </c:pt>
                <c:pt idx="712">
                  <c:v>0.26032300000000003</c:v>
                </c:pt>
                <c:pt idx="713">
                  <c:v>0.212391</c:v>
                </c:pt>
                <c:pt idx="714">
                  <c:v>0.10054200000000001</c:v>
                </c:pt>
                <c:pt idx="715">
                  <c:v>-1.3424999999999999E-2</c:v>
                </c:pt>
                <c:pt idx="716">
                  <c:v>-9.1162000000000007E-2</c:v>
                </c:pt>
                <c:pt idx="717">
                  <c:v>-0.13373199999999999</c:v>
                </c:pt>
                <c:pt idx="718">
                  <c:v>-0.107044</c:v>
                </c:pt>
                <c:pt idx="719">
                  <c:v>-5.4775999999999998E-2</c:v>
                </c:pt>
                <c:pt idx="720">
                  <c:v>-2.5149999999999999E-3</c:v>
                </c:pt>
                <c:pt idx="721">
                  <c:v>1.0329E-2</c:v>
                </c:pt>
                <c:pt idx="722">
                  <c:v>-1.5184E-2</c:v>
                </c:pt>
                <c:pt idx="723">
                  <c:v>-4.2832000000000002E-2</c:v>
                </c:pt>
                <c:pt idx="724">
                  <c:v>-4.1704999999999999E-2</c:v>
                </c:pt>
                <c:pt idx="725">
                  <c:v>-2.5673000000000001E-2</c:v>
                </c:pt>
                <c:pt idx="726">
                  <c:v>-2.0291E-2</c:v>
                </c:pt>
                <c:pt idx="727">
                  <c:v>-2.7694E-2</c:v>
                </c:pt>
                <c:pt idx="728">
                  <c:v>-3.9350000000000003E-2</c:v>
                </c:pt>
                <c:pt idx="729">
                  <c:v>-4.1415E-2</c:v>
                </c:pt>
                <c:pt idx="730">
                  <c:v>-3.6041999999999998E-2</c:v>
                </c:pt>
                <c:pt idx="731">
                  <c:v>-3.8150999999999997E-2</c:v>
                </c:pt>
                <c:pt idx="732">
                  <c:v>-4.6670999999999997E-2</c:v>
                </c:pt>
                <c:pt idx="733">
                  <c:v>-4.8811E-2</c:v>
                </c:pt>
                <c:pt idx="734">
                  <c:v>-4.2421E-2</c:v>
                </c:pt>
                <c:pt idx="735">
                  <c:v>-3.0693999999999999E-2</c:v>
                </c:pt>
                <c:pt idx="736">
                  <c:v>-2.0017E-2</c:v>
                </c:pt>
                <c:pt idx="737">
                  <c:v>-1.4631E-2</c:v>
                </c:pt>
                <c:pt idx="738">
                  <c:v>-1.9879000000000001E-2</c:v>
                </c:pt>
                <c:pt idx="739">
                  <c:v>-3.1514E-2</c:v>
                </c:pt>
                <c:pt idx="740">
                  <c:v>-3.8880999999999999E-2</c:v>
                </c:pt>
                <c:pt idx="741">
                  <c:v>-4.0919999999999998E-2</c:v>
                </c:pt>
                <c:pt idx="742">
                  <c:v>-4.6156999999999997E-2</c:v>
                </c:pt>
                <c:pt idx="743">
                  <c:v>-5.9926E-2</c:v>
                </c:pt>
                <c:pt idx="744">
                  <c:v>-8.1156000000000006E-2</c:v>
                </c:pt>
                <c:pt idx="745">
                  <c:v>-9.9169999999999994E-2</c:v>
                </c:pt>
                <c:pt idx="746">
                  <c:v>-0.10012799999999999</c:v>
                </c:pt>
                <c:pt idx="747">
                  <c:v>-6.0611999999999999E-2</c:v>
                </c:pt>
                <c:pt idx="748">
                  <c:v>2.0441999999999998E-2</c:v>
                </c:pt>
                <c:pt idx="749">
                  <c:v>9.5098000000000002E-2</c:v>
                </c:pt>
                <c:pt idx="750">
                  <c:v>0.117553</c:v>
                </c:pt>
                <c:pt idx="751">
                  <c:v>5.3695E-2</c:v>
                </c:pt>
                <c:pt idx="752">
                  <c:v>-3.0426999999999999E-2</c:v>
                </c:pt>
                <c:pt idx="753">
                  <c:v>-6.5568000000000001E-2</c:v>
                </c:pt>
                <c:pt idx="754">
                  <c:v>-5.2811999999999998E-2</c:v>
                </c:pt>
                <c:pt idx="755">
                  <c:v>-1.4485E-2</c:v>
                </c:pt>
                <c:pt idx="756">
                  <c:v>3.2398999999999997E-2</c:v>
                </c:pt>
                <c:pt idx="757">
                  <c:v>6.4404000000000003E-2</c:v>
                </c:pt>
                <c:pt idx="758">
                  <c:v>6.4478999999999995E-2</c:v>
                </c:pt>
                <c:pt idx="759">
                  <c:v>5.9230999999999999E-2</c:v>
                </c:pt>
                <c:pt idx="760">
                  <c:v>6.0349E-2</c:v>
                </c:pt>
                <c:pt idx="761">
                  <c:v>5.6111000000000001E-2</c:v>
                </c:pt>
                <c:pt idx="762">
                  <c:v>4.0141999999999997E-2</c:v>
                </c:pt>
                <c:pt idx="763">
                  <c:v>7.1269999999999997E-3</c:v>
                </c:pt>
                <c:pt idx="764">
                  <c:v>-3.0155999999999999E-2</c:v>
                </c:pt>
                <c:pt idx="765">
                  <c:v>-2.4816000000000001E-2</c:v>
                </c:pt>
                <c:pt idx="766">
                  <c:v>2.5305000000000001E-2</c:v>
                </c:pt>
                <c:pt idx="767">
                  <c:v>7.7590999999999993E-2</c:v>
                </c:pt>
                <c:pt idx="768">
                  <c:v>7.0225999999999997E-2</c:v>
                </c:pt>
                <c:pt idx="769">
                  <c:v>1.1719E-2</c:v>
                </c:pt>
                <c:pt idx="770">
                  <c:v>-4.2523999999999999E-2</c:v>
                </c:pt>
                <c:pt idx="771">
                  <c:v>-6.8015999999999993E-2</c:v>
                </c:pt>
                <c:pt idx="772">
                  <c:v>-5.5212999999999998E-2</c:v>
                </c:pt>
                <c:pt idx="773">
                  <c:v>-1.1547999999999999E-2</c:v>
                </c:pt>
                <c:pt idx="774">
                  <c:v>7.587E-3</c:v>
                </c:pt>
                <c:pt idx="775">
                  <c:v>-2.231E-2</c:v>
                </c:pt>
                <c:pt idx="776">
                  <c:v>-9.3691999999999998E-2</c:v>
                </c:pt>
                <c:pt idx="777">
                  <c:v>-0.18735099999999999</c:v>
                </c:pt>
                <c:pt idx="778">
                  <c:v>-0.30013600000000001</c:v>
                </c:pt>
                <c:pt idx="779">
                  <c:v>-0.40337299999999998</c:v>
                </c:pt>
                <c:pt idx="780">
                  <c:v>-0.466198</c:v>
                </c:pt>
                <c:pt idx="781">
                  <c:v>-0.47371099999999999</c:v>
                </c:pt>
                <c:pt idx="782">
                  <c:v>-0.43329000000000001</c:v>
                </c:pt>
                <c:pt idx="783">
                  <c:v>-0.384299</c:v>
                </c:pt>
                <c:pt idx="784">
                  <c:v>-0.364064</c:v>
                </c:pt>
                <c:pt idx="785">
                  <c:v>-0.39282600000000001</c:v>
                </c:pt>
                <c:pt idx="786">
                  <c:v>-0.46312199999999998</c:v>
                </c:pt>
                <c:pt idx="787">
                  <c:v>-0.54835699999999998</c:v>
                </c:pt>
                <c:pt idx="788">
                  <c:v>-0.600545</c:v>
                </c:pt>
                <c:pt idx="789">
                  <c:v>-0.58560999999999996</c:v>
                </c:pt>
                <c:pt idx="790">
                  <c:v>-0.53344199999999997</c:v>
                </c:pt>
                <c:pt idx="791">
                  <c:v>-0.468532</c:v>
                </c:pt>
                <c:pt idx="792">
                  <c:v>-0.41216700000000001</c:v>
                </c:pt>
                <c:pt idx="793">
                  <c:v>-0.39095200000000002</c:v>
                </c:pt>
                <c:pt idx="794">
                  <c:v>-0.40170400000000001</c:v>
                </c:pt>
                <c:pt idx="795">
                  <c:v>-0.41138999999999998</c:v>
                </c:pt>
                <c:pt idx="796">
                  <c:v>-0.39762500000000001</c:v>
                </c:pt>
                <c:pt idx="797">
                  <c:v>-0.357215</c:v>
                </c:pt>
                <c:pt idx="798">
                  <c:v>-0.30079800000000001</c:v>
                </c:pt>
                <c:pt idx="799">
                  <c:v>-0.25714599999999999</c:v>
                </c:pt>
                <c:pt idx="800">
                  <c:v>-0.244362</c:v>
                </c:pt>
                <c:pt idx="801">
                  <c:v>-0.244339</c:v>
                </c:pt>
                <c:pt idx="802">
                  <c:v>-0.225135</c:v>
                </c:pt>
                <c:pt idx="803">
                  <c:v>-0.17716999999999999</c:v>
                </c:pt>
                <c:pt idx="804">
                  <c:v>-0.127082</c:v>
                </c:pt>
                <c:pt idx="805">
                  <c:v>-8.4483000000000003E-2</c:v>
                </c:pt>
                <c:pt idx="806">
                  <c:v>-8.6666999999999994E-2</c:v>
                </c:pt>
                <c:pt idx="807">
                  <c:v>-0.138936</c:v>
                </c:pt>
                <c:pt idx="808">
                  <c:v>-0.18697</c:v>
                </c:pt>
                <c:pt idx="809">
                  <c:v>-0.17428299999999999</c:v>
                </c:pt>
                <c:pt idx="810">
                  <c:v>-0.117914</c:v>
                </c:pt>
                <c:pt idx="811">
                  <c:v>-4.1298000000000001E-2</c:v>
                </c:pt>
                <c:pt idx="812">
                  <c:v>3.2117E-2</c:v>
                </c:pt>
                <c:pt idx="813">
                  <c:v>8.9552000000000007E-2</c:v>
                </c:pt>
                <c:pt idx="814">
                  <c:v>0.106485</c:v>
                </c:pt>
                <c:pt idx="815">
                  <c:v>7.2271000000000002E-2</c:v>
                </c:pt>
                <c:pt idx="816">
                  <c:v>2.3141999999999999E-2</c:v>
                </c:pt>
                <c:pt idx="817">
                  <c:v>-4.6950000000000004E-3</c:v>
                </c:pt>
                <c:pt idx="818">
                  <c:v>-2.7199000000000001E-2</c:v>
                </c:pt>
                <c:pt idx="819">
                  <c:v>-4.4366000000000003E-2</c:v>
                </c:pt>
                <c:pt idx="820">
                  <c:v>-3.3806000000000003E-2</c:v>
                </c:pt>
                <c:pt idx="821">
                  <c:v>1.0874E-2</c:v>
                </c:pt>
                <c:pt idx="822">
                  <c:v>8.0046999999999993E-2</c:v>
                </c:pt>
                <c:pt idx="823">
                  <c:v>0.12790599999999999</c:v>
                </c:pt>
                <c:pt idx="824">
                  <c:v>0.11720999999999999</c:v>
                </c:pt>
                <c:pt idx="825">
                  <c:v>0.104425</c:v>
                </c:pt>
                <c:pt idx="826">
                  <c:v>0.141731</c:v>
                </c:pt>
                <c:pt idx="827">
                  <c:v>0.187553</c:v>
                </c:pt>
                <c:pt idx="828">
                  <c:v>0.212066</c:v>
                </c:pt>
                <c:pt idx="829">
                  <c:v>0.20993300000000001</c:v>
                </c:pt>
                <c:pt idx="830">
                  <c:v>0.18648899999999999</c:v>
                </c:pt>
                <c:pt idx="831">
                  <c:v>0.15345500000000001</c:v>
                </c:pt>
                <c:pt idx="832">
                  <c:v>0.10657</c:v>
                </c:pt>
                <c:pt idx="833">
                  <c:v>1.9229E-2</c:v>
                </c:pt>
                <c:pt idx="834">
                  <c:v>-7.7685000000000004E-2</c:v>
                </c:pt>
                <c:pt idx="835">
                  <c:v>-0.13842699999999999</c:v>
                </c:pt>
                <c:pt idx="836">
                  <c:v>-0.13847200000000001</c:v>
                </c:pt>
                <c:pt idx="837">
                  <c:v>-9.6962000000000007E-2</c:v>
                </c:pt>
                <c:pt idx="838">
                  <c:v>-2.8795999999999999E-2</c:v>
                </c:pt>
                <c:pt idx="839">
                  <c:v>5.7481999999999998E-2</c:v>
                </c:pt>
                <c:pt idx="840">
                  <c:v>0.158663</c:v>
                </c:pt>
                <c:pt idx="841">
                  <c:v>0.257716</c:v>
                </c:pt>
                <c:pt idx="842">
                  <c:v>0.36852499999999999</c:v>
                </c:pt>
                <c:pt idx="843">
                  <c:v>0.51023700000000005</c:v>
                </c:pt>
                <c:pt idx="844">
                  <c:v>0.64129400000000003</c:v>
                </c:pt>
                <c:pt idx="845">
                  <c:v>0.68819200000000003</c:v>
                </c:pt>
                <c:pt idx="846">
                  <c:v>0.59338500000000005</c:v>
                </c:pt>
                <c:pt idx="847">
                  <c:v>0.42611300000000002</c:v>
                </c:pt>
                <c:pt idx="848">
                  <c:v>0.26841799999999999</c:v>
                </c:pt>
                <c:pt idx="849">
                  <c:v>0.13204199999999999</c:v>
                </c:pt>
                <c:pt idx="850">
                  <c:v>2.5491E-2</c:v>
                </c:pt>
                <c:pt idx="851">
                  <c:v>-3.7402999999999999E-2</c:v>
                </c:pt>
                <c:pt idx="852">
                  <c:v>-5.7602E-2</c:v>
                </c:pt>
                <c:pt idx="853">
                  <c:v>-5.8658000000000002E-2</c:v>
                </c:pt>
                <c:pt idx="854">
                  <c:v>-4.6850999999999997E-2</c:v>
                </c:pt>
                <c:pt idx="855">
                  <c:v>-4.2561000000000002E-2</c:v>
                </c:pt>
                <c:pt idx="856">
                  <c:v>-2.0131E-2</c:v>
                </c:pt>
                <c:pt idx="857">
                  <c:v>1.5073E-2</c:v>
                </c:pt>
                <c:pt idx="858">
                  <c:v>3.2125000000000001E-2</c:v>
                </c:pt>
                <c:pt idx="859">
                  <c:v>3.7453E-2</c:v>
                </c:pt>
                <c:pt idx="860">
                  <c:v>2.5738E-2</c:v>
                </c:pt>
                <c:pt idx="861">
                  <c:v>-1.8971999999999999E-2</c:v>
                </c:pt>
                <c:pt idx="862">
                  <c:v>-0.100936</c:v>
                </c:pt>
                <c:pt idx="863">
                  <c:v>-0.172263</c:v>
                </c:pt>
                <c:pt idx="864">
                  <c:v>-0.18928400000000001</c:v>
                </c:pt>
                <c:pt idx="865">
                  <c:v>-0.15196699999999999</c:v>
                </c:pt>
                <c:pt idx="866">
                  <c:v>-0.10932699999999999</c:v>
                </c:pt>
                <c:pt idx="867">
                  <c:v>-8.0536999999999997E-2</c:v>
                </c:pt>
                <c:pt idx="868">
                  <c:v>-6.1303999999999997E-2</c:v>
                </c:pt>
                <c:pt idx="869">
                  <c:v>-3.2439000000000003E-2</c:v>
                </c:pt>
                <c:pt idx="870">
                  <c:v>-2.506E-3</c:v>
                </c:pt>
                <c:pt idx="871">
                  <c:v>4.1196999999999998E-2</c:v>
                </c:pt>
                <c:pt idx="872">
                  <c:v>0.114732</c:v>
                </c:pt>
                <c:pt idx="873">
                  <c:v>0.16806099999999999</c:v>
                </c:pt>
                <c:pt idx="874">
                  <c:v>0.13408100000000001</c:v>
                </c:pt>
                <c:pt idx="875">
                  <c:v>4.7879999999999999E-2</c:v>
                </c:pt>
                <c:pt idx="876">
                  <c:v>-2.4524000000000001E-2</c:v>
                </c:pt>
                <c:pt idx="877">
                  <c:v>-7.5628000000000001E-2</c:v>
                </c:pt>
                <c:pt idx="878">
                  <c:v>-0.123502</c:v>
                </c:pt>
                <c:pt idx="879">
                  <c:v>-0.18945999999999999</c:v>
                </c:pt>
                <c:pt idx="880">
                  <c:v>-0.236233</c:v>
                </c:pt>
                <c:pt idx="881">
                  <c:v>-0.21487000000000001</c:v>
                </c:pt>
                <c:pt idx="882">
                  <c:v>-0.15839500000000001</c:v>
                </c:pt>
                <c:pt idx="883">
                  <c:v>-6.9970000000000004E-2</c:v>
                </c:pt>
                <c:pt idx="884">
                  <c:v>5.2512999999999997E-2</c:v>
                </c:pt>
                <c:pt idx="885">
                  <c:v>0.158997</c:v>
                </c:pt>
                <c:pt idx="886">
                  <c:v>0.176014</c:v>
                </c:pt>
                <c:pt idx="887">
                  <c:v>0.13126299999999999</c:v>
                </c:pt>
                <c:pt idx="888">
                  <c:v>6.3060000000000005E-2</c:v>
                </c:pt>
                <c:pt idx="889">
                  <c:v>5.1324000000000002E-2</c:v>
                </c:pt>
                <c:pt idx="890">
                  <c:v>8.541E-2</c:v>
                </c:pt>
                <c:pt idx="891">
                  <c:v>0.101411</c:v>
                </c:pt>
                <c:pt idx="892">
                  <c:v>9.1847999999999999E-2</c:v>
                </c:pt>
                <c:pt idx="893">
                  <c:v>4.8203000000000003E-2</c:v>
                </c:pt>
                <c:pt idx="894">
                  <c:v>-3.9410000000000001E-3</c:v>
                </c:pt>
                <c:pt idx="895">
                  <c:v>-1.9885E-2</c:v>
                </c:pt>
                <c:pt idx="896">
                  <c:v>1.6341000000000001E-2</c:v>
                </c:pt>
                <c:pt idx="897">
                  <c:v>7.8123999999999999E-2</c:v>
                </c:pt>
                <c:pt idx="898">
                  <c:v>0.11755</c:v>
                </c:pt>
                <c:pt idx="899">
                  <c:v>8.4519999999999998E-2</c:v>
                </c:pt>
                <c:pt idx="900">
                  <c:v>-4.7628999999999998E-2</c:v>
                </c:pt>
                <c:pt idx="901">
                  <c:v>-0.22772500000000001</c:v>
                </c:pt>
                <c:pt idx="902">
                  <c:v>-0.40354899999999999</c:v>
                </c:pt>
                <c:pt idx="903">
                  <c:v>-0.45890500000000001</c:v>
                </c:pt>
                <c:pt idx="904">
                  <c:v>-0.40018700000000001</c:v>
                </c:pt>
                <c:pt idx="905">
                  <c:v>-0.32338</c:v>
                </c:pt>
                <c:pt idx="906">
                  <c:v>-0.26263900000000001</c:v>
                </c:pt>
                <c:pt idx="907">
                  <c:v>-0.29466799999999999</c:v>
                </c:pt>
                <c:pt idx="908">
                  <c:v>-0.384129</c:v>
                </c:pt>
                <c:pt idx="909">
                  <c:v>-0.45118200000000003</c:v>
                </c:pt>
                <c:pt idx="910">
                  <c:v>-0.489454</c:v>
                </c:pt>
                <c:pt idx="911">
                  <c:v>-0.521339</c:v>
                </c:pt>
                <c:pt idx="912">
                  <c:v>-0.51699200000000001</c:v>
                </c:pt>
                <c:pt idx="913">
                  <c:v>-0.46259600000000001</c:v>
                </c:pt>
                <c:pt idx="914">
                  <c:v>-0.324069</c:v>
                </c:pt>
                <c:pt idx="915">
                  <c:v>-0.18765499999999999</c:v>
                </c:pt>
                <c:pt idx="916">
                  <c:v>-0.18437899999999999</c:v>
                </c:pt>
                <c:pt idx="917">
                  <c:v>-0.24401300000000001</c:v>
                </c:pt>
                <c:pt idx="918">
                  <c:v>-0.31549500000000003</c:v>
                </c:pt>
                <c:pt idx="919">
                  <c:v>-0.352827</c:v>
                </c:pt>
                <c:pt idx="920">
                  <c:v>-0.41250100000000001</c:v>
                </c:pt>
                <c:pt idx="921">
                  <c:v>-0.55520800000000003</c:v>
                </c:pt>
                <c:pt idx="922">
                  <c:v>-0.73840300000000003</c:v>
                </c:pt>
                <c:pt idx="923">
                  <c:v>-0.865174</c:v>
                </c:pt>
                <c:pt idx="924">
                  <c:v>-0.88649500000000003</c:v>
                </c:pt>
                <c:pt idx="925">
                  <c:v>-0.83324500000000001</c:v>
                </c:pt>
                <c:pt idx="926">
                  <c:v>-0.75230699999999995</c:v>
                </c:pt>
                <c:pt idx="927">
                  <c:v>-0.66284500000000002</c:v>
                </c:pt>
                <c:pt idx="928">
                  <c:v>-0.57015499999999997</c:v>
                </c:pt>
                <c:pt idx="929">
                  <c:v>-0.485954</c:v>
                </c:pt>
                <c:pt idx="930">
                  <c:v>-0.41985499999999998</c:v>
                </c:pt>
                <c:pt idx="931">
                  <c:v>-0.36869299999999999</c:v>
                </c:pt>
                <c:pt idx="932">
                  <c:v>-0.32501099999999999</c:v>
                </c:pt>
                <c:pt idx="933">
                  <c:v>-0.280277</c:v>
                </c:pt>
                <c:pt idx="934">
                  <c:v>-0.23555799999999999</c:v>
                </c:pt>
                <c:pt idx="935">
                  <c:v>-0.19938900000000001</c:v>
                </c:pt>
                <c:pt idx="936">
                  <c:v>-0.193051</c:v>
                </c:pt>
                <c:pt idx="937">
                  <c:v>-0.21761900000000001</c:v>
                </c:pt>
                <c:pt idx="938">
                  <c:v>-0.25289600000000001</c:v>
                </c:pt>
                <c:pt idx="939">
                  <c:v>-0.28175</c:v>
                </c:pt>
                <c:pt idx="940">
                  <c:v>-0.28283399999999997</c:v>
                </c:pt>
                <c:pt idx="941">
                  <c:v>-0.27013500000000001</c:v>
                </c:pt>
                <c:pt idx="942">
                  <c:v>-0.24469199999999999</c:v>
                </c:pt>
                <c:pt idx="943">
                  <c:v>-0.19791</c:v>
                </c:pt>
                <c:pt idx="944">
                  <c:v>-0.164963</c:v>
                </c:pt>
                <c:pt idx="945">
                  <c:v>-0.16612299999999999</c:v>
                </c:pt>
                <c:pt idx="946">
                  <c:v>-0.189666</c:v>
                </c:pt>
                <c:pt idx="947">
                  <c:v>-0.21426899999999999</c:v>
                </c:pt>
                <c:pt idx="948">
                  <c:v>-0.207984</c:v>
                </c:pt>
                <c:pt idx="949">
                  <c:v>-0.17610899999999999</c:v>
                </c:pt>
                <c:pt idx="950">
                  <c:v>-0.13250999999999999</c:v>
                </c:pt>
                <c:pt idx="951">
                  <c:v>-9.7460000000000005E-2</c:v>
                </c:pt>
                <c:pt idx="952">
                  <c:v>-7.8396999999999994E-2</c:v>
                </c:pt>
                <c:pt idx="953">
                  <c:v>-4.8673000000000001E-2</c:v>
                </c:pt>
                <c:pt idx="954">
                  <c:v>-1.3617000000000001E-2</c:v>
                </c:pt>
                <c:pt idx="955">
                  <c:v>-5.1669999999999997E-3</c:v>
                </c:pt>
                <c:pt idx="956">
                  <c:v>-1.6938999999999999E-2</c:v>
                </c:pt>
                <c:pt idx="957">
                  <c:v>-1.3773000000000001E-2</c:v>
                </c:pt>
                <c:pt idx="958">
                  <c:v>-3.137E-3</c:v>
                </c:pt>
                <c:pt idx="959">
                  <c:v>-3.0842000000000001E-2</c:v>
                </c:pt>
                <c:pt idx="960">
                  <c:v>-0.10219200000000001</c:v>
                </c:pt>
                <c:pt idx="961">
                  <c:v>-0.154333</c:v>
                </c:pt>
                <c:pt idx="962">
                  <c:v>-0.13730500000000001</c:v>
                </c:pt>
                <c:pt idx="963">
                  <c:v>-0.107489</c:v>
                </c:pt>
                <c:pt idx="964">
                  <c:v>-9.5723000000000003E-2</c:v>
                </c:pt>
                <c:pt idx="965">
                  <c:v>-5.2059000000000001E-2</c:v>
                </c:pt>
                <c:pt idx="966">
                  <c:v>-2.9760000000000002E-2</c:v>
                </c:pt>
                <c:pt idx="967">
                  <c:v>-1.3786E-2</c:v>
                </c:pt>
                <c:pt idx="968">
                  <c:v>7.4628E-2</c:v>
                </c:pt>
                <c:pt idx="969">
                  <c:v>0.160885</c:v>
                </c:pt>
                <c:pt idx="970">
                  <c:v>0.18648899999999999</c:v>
                </c:pt>
                <c:pt idx="971">
                  <c:v>0.154531</c:v>
                </c:pt>
                <c:pt idx="972">
                  <c:v>7.4549999999999998E-3</c:v>
                </c:pt>
                <c:pt idx="973">
                  <c:v>-0.18429200000000001</c:v>
                </c:pt>
                <c:pt idx="974">
                  <c:v>-0.22369700000000001</c:v>
                </c:pt>
                <c:pt idx="975">
                  <c:v>-0.21515000000000001</c:v>
                </c:pt>
                <c:pt idx="976">
                  <c:v>-0.170456</c:v>
                </c:pt>
                <c:pt idx="977">
                  <c:v>-0.14280000000000001</c:v>
                </c:pt>
                <c:pt idx="978">
                  <c:v>-0.101284</c:v>
                </c:pt>
                <c:pt idx="979">
                  <c:v>-5.2284999999999998E-2</c:v>
                </c:pt>
                <c:pt idx="980">
                  <c:v>6.2909999999999997E-3</c:v>
                </c:pt>
                <c:pt idx="981">
                  <c:v>4.4586000000000001E-2</c:v>
                </c:pt>
                <c:pt idx="982">
                  <c:v>7.1160000000000001E-2</c:v>
                </c:pt>
                <c:pt idx="983">
                  <c:v>0.117003</c:v>
                </c:pt>
                <c:pt idx="984">
                  <c:v>0.18416399999999999</c:v>
                </c:pt>
                <c:pt idx="985">
                  <c:v>0.22253200000000001</c:v>
                </c:pt>
                <c:pt idx="986">
                  <c:v>0.21612300000000001</c:v>
                </c:pt>
                <c:pt idx="987">
                  <c:v>0.17665800000000001</c:v>
                </c:pt>
                <c:pt idx="988">
                  <c:v>0.107379</c:v>
                </c:pt>
                <c:pt idx="989">
                  <c:v>1.8979999999999999E-3</c:v>
                </c:pt>
                <c:pt idx="990">
                  <c:v>-0.113166</c:v>
                </c:pt>
                <c:pt idx="991">
                  <c:v>-0.22074099999999999</c:v>
                </c:pt>
                <c:pt idx="992">
                  <c:v>-0.28676000000000001</c:v>
                </c:pt>
                <c:pt idx="993">
                  <c:v>-0.32406000000000001</c:v>
                </c:pt>
                <c:pt idx="994">
                  <c:v>-0.37422800000000001</c:v>
                </c:pt>
                <c:pt idx="995">
                  <c:v>-0.41267399999999999</c:v>
                </c:pt>
                <c:pt idx="996">
                  <c:v>-0.44358300000000001</c:v>
                </c:pt>
                <c:pt idx="997">
                  <c:v>-0.48407600000000001</c:v>
                </c:pt>
                <c:pt idx="998">
                  <c:v>-0.46281</c:v>
                </c:pt>
                <c:pt idx="999">
                  <c:v>-0.34035500000000002</c:v>
                </c:pt>
                <c:pt idx="1000">
                  <c:v>-0.21255499999999999</c:v>
                </c:pt>
                <c:pt idx="1001">
                  <c:v>-0.254193</c:v>
                </c:pt>
                <c:pt idx="1002">
                  <c:v>-0.45136300000000001</c:v>
                </c:pt>
                <c:pt idx="1003">
                  <c:v>-0.73799599999999999</c:v>
                </c:pt>
                <c:pt idx="1004">
                  <c:v>-0.98411400000000004</c:v>
                </c:pt>
                <c:pt idx="1005">
                  <c:v>-1.089556</c:v>
                </c:pt>
                <c:pt idx="1006">
                  <c:v>-1.074606</c:v>
                </c:pt>
                <c:pt idx="1007">
                  <c:v>-0.96589400000000003</c:v>
                </c:pt>
                <c:pt idx="1008">
                  <c:v>-0.81027700000000003</c:v>
                </c:pt>
                <c:pt idx="1009">
                  <c:v>-0.66955500000000001</c:v>
                </c:pt>
                <c:pt idx="1010">
                  <c:v>-0.56718199999999996</c:v>
                </c:pt>
                <c:pt idx="1011">
                  <c:v>-0.48608600000000002</c:v>
                </c:pt>
                <c:pt idx="1012">
                  <c:v>-0.44863500000000001</c:v>
                </c:pt>
                <c:pt idx="1013">
                  <c:v>-0.466617</c:v>
                </c:pt>
                <c:pt idx="1014">
                  <c:v>-0.48569099999999998</c:v>
                </c:pt>
                <c:pt idx="1015">
                  <c:v>-0.44194899999999998</c:v>
                </c:pt>
                <c:pt idx="1016">
                  <c:v>-0.34393000000000001</c:v>
                </c:pt>
                <c:pt idx="1017">
                  <c:v>-0.246976</c:v>
                </c:pt>
                <c:pt idx="1018">
                  <c:v>-0.20005700000000001</c:v>
                </c:pt>
                <c:pt idx="1019">
                  <c:v>-0.20960799999999999</c:v>
                </c:pt>
                <c:pt idx="1020">
                  <c:v>-0.211675</c:v>
                </c:pt>
                <c:pt idx="1021">
                  <c:v>-0.195608</c:v>
                </c:pt>
                <c:pt idx="1022">
                  <c:v>-0.173149</c:v>
                </c:pt>
                <c:pt idx="1023">
                  <c:v>-0.150703</c:v>
                </c:pt>
                <c:pt idx="1024">
                  <c:v>-0.13040099999999999</c:v>
                </c:pt>
                <c:pt idx="1025">
                  <c:v>-0.111164</c:v>
                </c:pt>
                <c:pt idx="1026">
                  <c:v>-0.103641</c:v>
                </c:pt>
                <c:pt idx="1027">
                  <c:v>-0.134491</c:v>
                </c:pt>
                <c:pt idx="1028">
                  <c:v>-0.16747799999999999</c:v>
                </c:pt>
                <c:pt idx="1029">
                  <c:v>-0.15679199999999999</c:v>
                </c:pt>
                <c:pt idx="1030">
                  <c:v>-0.105632</c:v>
                </c:pt>
                <c:pt idx="1031">
                  <c:v>-5.9788000000000001E-2</c:v>
                </c:pt>
                <c:pt idx="1032">
                  <c:v>-3.0973000000000001E-2</c:v>
                </c:pt>
                <c:pt idx="1033">
                  <c:v>-2.153E-3</c:v>
                </c:pt>
                <c:pt idx="1034">
                  <c:v>2.3442000000000001E-2</c:v>
                </c:pt>
                <c:pt idx="1035">
                  <c:v>3.3022999999999997E-2</c:v>
                </c:pt>
                <c:pt idx="1036">
                  <c:v>2.4494999999999999E-2</c:v>
                </c:pt>
                <c:pt idx="1037">
                  <c:v>3.9419999999999997E-2</c:v>
                </c:pt>
                <c:pt idx="1038">
                  <c:v>6.6060999999999995E-2</c:v>
                </c:pt>
                <c:pt idx="1039">
                  <c:v>9.2687000000000005E-2</c:v>
                </c:pt>
                <c:pt idx="1040">
                  <c:v>0.11612</c:v>
                </c:pt>
                <c:pt idx="1041">
                  <c:v>0.122534</c:v>
                </c:pt>
                <c:pt idx="1042">
                  <c:v>9.6978999999999996E-2</c:v>
                </c:pt>
                <c:pt idx="1043">
                  <c:v>4.8007000000000001E-2</c:v>
                </c:pt>
                <c:pt idx="1044">
                  <c:v>3.3189999999999999E-3</c:v>
                </c:pt>
                <c:pt idx="1045">
                  <c:v>5.4599999999999996E-3</c:v>
                </c:pt>
                <c:pt idx="1046">
                  <c:v>5.1251999999999999E-2</c:v>
                </c:pt>
                <c:pt idx="1047">
                  <c:v>0.13012199999999999</c:v>
                </c:pt>
                <c:pt idx="1048">
                  <c:v>0.17180599999999999</c:v>
                </c:pt>
                <c:pt idx="1049">
                  <c:v>0.14003199999999999</c:v>
                </c:pt>
                <c:pt idx="1050">
                  <c:v>0.13270299999999999</c:v>
                </c:pt>
                <c:pt idx="1051">
                  <c:v>0.20733299999999999</c:v>
                </c:pt>
                <c:pt idx="1052">
                  <c:v>0.30964000000000003</c:v>
                </c:pt>
                <c:pt idx="1053">
                  <c:v>0.369334</c:v>
                </c:pt>
                <c:pt idx="1054">
                  <c:v>0.38320900000000002</c:v>
                </c:pt>
                <c:pt idx="1055">
                  <c:v>0.382156</c:v>
                </c:pt>
                <c:pt idx="1056">
                  <c:v>0.37577700000000003</c:v>
                </c:pt>
                <c:pt idx="1057">
                  <c:v>0.35772700000000002</c:v>
                </c:pt>
                <c:pt idx="1058">
                  <c:v>0.32160499999999997</c:v>
                </c:pt>
                <c:pt idx="1059">
                  <c:v>0.28337200000000001</c:v>
                </c:pt>
                <c:pt idx="1060">
                  <c:v>0.239816</c:v>
                </c:pt>
                <c:pt idx="1061">
                  <c:v>0.20583099999999999</c:v>
                </c:pt>
                <c:pt idx="1062">
                  <c:v>0.210172</c:v>
                </c:pt>
                <c:pt idx="1063">
                  <c:v>0.22619900000000001</c:v>
                </c:pt>
                <c:pt idx="1064">
                  <c:v>0.18892999999999999</c:v>
                </c:pt>
                <c:pt idx="1065">
                  <c:v>8.0270999999999995E-2</c:v>
                </c:pt>
                <c:pt idx="1066">
                  <c:v>-4.8638000000000001E-2</c:v>
                </c:pt>
                <c:pt idx="1067">
                  <c:v>-0.11045000000000001</c:v>
                </c:pt>
                <c:pt idx="1068">
                  <c:v>-7.6397999999999994E-2</c:v>
                </c:pt>
                <c:pt idx="1069">
                  <c:v>2.1583000000000001E-2</c:v>
                </c:pt>
                <c:pt idx="1070">
                  <c:v>0.129192</c:v>
                </c:pt>
                <c:pt idx="1071">
                  <c:v>0.19420799999999999</c:v>
                </c:pt>
                <c:pt idx="1072">
                  <c:v>0.200683</c:v>
                </c:pt>
                <c:pt idx="1073">
                  <c:v>0.14216599999999999</c:v>
                </c:pt>
                <c:pt idx="1074">
                  <c:v>9.1097999999999998E-2</c:v>
                </c:pt>
                <c:pt idx="1075">
                  <c:v>6.4517000000000005E-2</c:v>
                </c:pt>
                <c:pt idx="1076">
                  <c:v>5.8139000000000003E-2</c:v>
                </c:pt>
                <c:pt idx="1077">
                  <c:v>3.1482000000000003E-2</c:v>
                </c:pt>
                <c:pt idx="1078">
                  <c:v>-4.5242999999999998E-2</c:v>
                </c:pt>
                <c:pt idx="1079">
                  <c:v>-0.17840600000000001</c:v>
                </c:pt>
                <c:pt idx="1080">
                  <c:v>-0.32965699999999998</c:v>
                </c:pt>
                <c:pt idx="1081">
                  <c:v>-0.46705799999999997</c:v>
                </c:pt>
                <c:pt idx="1082">
                  <c:v>-0.55651600000000001</c:v>
                </c:pt>
                <c:pt idx="1083">
                  <c:v>-0.57888700000000004</c:v>
                </c:pt>
                <c:pt idx="1084">
                  <c:v>-0.54267699999999996</c:v>
                </c:pt>
                <c:pt idx="1085">
                  <c:v>-0.48619400000000002</c:v>
                </c:pt>
                <c:pt idx="1086">
                  <c:v>-0.42547400000000002</c:v>
                </c:pt>
                <c:pt idx="1087">
                  <c:v>-0.419074</c:v>
                </c:pt>
                <c:pt idx="1088">
                  <c:v>-0.45845799999999998</c:v>
                </c:pt>
                <c:pt idx="1089">
                  <c:v>-0.49462499999999998</c:v>
                </c:pt>
                <c:pt idx="1090">
                  <c:v>-0.48187400000000002</c:v>
                </c:pt>
                <c:pt idx="1091">
                  <c:v>-0.42441000000000001</c:v>
                </c:pt>
                <c:pt idx="1092">
                  <c:v>-0.343503</c:v>
                </c:pt>
                <c:pt idx="1093">
                  <c:v>-0.33395799999999998</c:v>
                </c:pt>
                <c:pt idx="1094">
                  <c:v>-0.42769400000000002</c:v>
                </c:pt>
                <c:pt idx="1095">
                  <c:v>-0.50546999999999997</c:v>
                </c:pt>
                <c:pt idx="1096">
                  <c:v>-0.514046</c:v>
                </c:pt>
                <c:pt idx="1097">
                  <c:v>-0.484294</c:v>
                </c:pt>
                <c:pt idx="1098">
                  <c:v>-0.441751</c:v>
                </c:pt>
                <c:pt idx="1099">
                  <c:v>-0.405607</c:v>
                </c:pt>
                <c:pt idx="1100">
                  <c:v>-0.387571</c:v>
                </c:pt>
                <c:pt idx="1101">
                  <c:v>-0.37595600000000001</c:v>
                </c:pt>
                <c:pt idx="1102">
                  <c:v>-0.35476999999999997</c:v>
                </c:pt>
                <c:pt idx="1103">
                  <c:v>-0.314413</c:v>
                </c:pt>
                <c:pt idx="1104">
                  <c:v>-0.285744</c:v>
                </c:pt>
                <c:pt idx="1105">
                  <c:v>-0.25386799999999998</c:v>
                </c:pt>
                <c:pt idx="1106">
                  <c:v>-0.19853199999999999</c:v>
                </c:pt>
                <c:pt idx="1107">
                  <c:v>-0.142126</c:v>
                </c:pt>
                <c:pt idx="1108">
                  <c:v>-9.9552000000000002E-2</c:v>
                </c:pt>
                <c:pt idx="1109">
                  <c:v>-6.9764000000000007E-2</c:v>
                </c:pt>
                <c:pt idx="1110">
                  <c:v>-5.8099999999999999E-2</c:v>
                </c:pt>
                <c:pt idx="1111">
                  <c:v>-6.8810999999999997E-2</c:v>
                </c:pt>
                <c:pt idx="1112">
                  <c:v>-8.1642999999999993E-2</c:v>
                </c:pt>
                <c:pt idx="1113">
                  <c:v>-6.6781999999999994E-2</c:v>
                </c:pt>
                <c:pt idx="1114">
                  <c:v>-4.1255E-2</c:v>
                </c:pt>
                <c:pt idx="1115">
                  <c:v>-1.2518E-2</c:v>
                </c:pt>
                <c:pt idx="1116">
                  <c:v>2.4600000000000002E-4</c:v>
                </c:pt>
                <c:pt idx="1117">
                  <c:v>-7.208E-3</c:v>
                </c:pt>
                <c:pt idx="1118">
                  <c:v>-1.6781000000000001E-2</c:v>
                </c:pt>
                <c:pt idx="1119">
                  <c:v>-1.6757000000000001E-2</c:v>
                </c:pt>
                <c:pt idx="1120">
                  <c:v>6.6990000000000001E-3</c:v>
                </c:pt>
                <c:pt idx="1121">
                  <c:v>3.9732999999999997E-2</c:v>
                </c:pt>
                <c:pt idx="1122">
                  <c:v>6.5266000000000005E-2</c:v>
                </c:pt>
                <c:pt idx="1123">
                  <c:v>7.6856999999999995E-2</c:v>
                </c:pt>
                <c:pt idx="1124">
                  <c:v>3.0913E-2</c:v>
                </c:pt>
                <c:pt idx="1125">
                  <c:v>-1.4957E-2</c:v>
                </c:pt>
                <c:pt idx="1126">
                  <c:v>-2.7695999999999998E-2</c:v>
                </c:pt>
                <c:pt idx="1127">
                  <c:v>1.3865000000000001E-2</c:v>
                </c:pt>
                <c:pt idx="1128">
                  <c:v>7.7758999999999995E-2</c:v>
                </c:pt>
                <c:pt idx="1129">
                  <c:v>0.12989100000000001</c:v>
                </c:pt>
                <c:pt idx="1130">
                  <c:v>0.16281599999999999</c:v>
                </c:pt>
                <c:pt idx="1131">
                  <c:v>0.177535</c:v>
                </c:pt>
                <c:pt idx="1132">
                  <c:v>0.16339799999999999</c:v>
                </c:pt>
                <c:pt idx="1133">
                  <c:v>9.2867000000000005E-2</c:v>
                </c:pt>
                <c:pt idx="1134">
                  <c:v>2.5697999999999999E-2</c:v>
                </c:pt>
                <c:pt idx="1135">
                  <c:v>-8.7000000000000001E-4</c:v>
                </c:pt>
                <c:pt idx="1136">
                  <c:v>5.3566000000000003E-2</c:v>
                </c:pt>
                <c:pt idx="1137">
                  <c:v>0.16553599999999999</c:v>
                </c:pt>
                <c:pt idx="1138">
                  <c:v>0.28068700000000002</c:v>
                </c:pt>
                <c:pt idx="1139">
                  <c:v>0.33510899999999999</c:v>
                </c:pt>
                <c:pt idx="1140">
                  <c:v>0.30106500000000003</c:v>
                </c:pt>
                <c:pt idx="1141">
                  <c:v>0.21260299999999999</c:v>
                </c:pt>
                <c:pt idx="1142">
                  <c:v>0.121985</c:v>
                </c:pt>
                <c:pt idx="1143">
                  <c:v>4.5189E-2</c:v>
                </c:pt>
                <c:pt idx="1144">
                  <c:v>1.6334000000000001E-2</c:v>
                </c:pt>
                <c:pt idx="1145">
                  <c:v>4.5037000000000001E-2</c:v>
                </c:pt>
                <c:pt idx="1146">
                  <c:v>0.13128200000000001</c:v>
                </c:pt>
                <c:pt idx="1147">
                  <c:v>0.24415200000000001</c:v>
                </c:pt>
                <c:pt idx="1148">
                  <c:v>0.32718900000000001</c:v>
                </c:pt>
                <c:pt idx="1149">
                  <c:v>0.34421400000000002</c:v>
                </c:pt>
                <c:pt idx="1150">
                  <c:v>0.35380200000000001</c:v>
                </c:pt>
                <c:pt idx="1151">
                  <c:v>0.31326599999999999</c:v>
                </c:pt>
                <c:pt idx="1152">
                  <c:v>0.248248</c:v>
                </c:pt>
                <c:pt idx="1153">
                  <c:v>0.205654</c:v>
                </c:pt>
                <c:pt idx="1154">
                  <c:v>0.21524799999999999</c:v>
                </c:pt>
                <c:pt idx="1155">
                  <c:v>0.27810499999999999</c:v>
                </c:pt>
                <c:pt idx="1156">
                  <c:v>0.37294300000000002</c:v>
                </c:pt>
                <c:pt idx="1157">
                  <c:v>0.45285999999999998</c:v>
                </c:pt>
                <c:pt idx="1158">
                  <c:v>0.479495</c:v>
                </c:pt>
                <c:pt idx="1159">
                  <c:v>0.45604</c:v>
                </c:pt>
                <c:pt idx="1160">
                  <c:v>0.40702100000000002</c:v>
                </c:pt>
                <c:pt idx="1161">
                  <c:v>0.36441899999999999</c:v>
                </c:pt>
                <c:pt idx="1162">
                  <c:v>0.35164400000000001</c:v>
                </c:pt>
                <c:pt idx="1163">
                  <c:v>0.354827</c:v>
                </c:pt>
                <c:pt idx="1164">
                  <c:v>0.363319</c:v>
                </c:pt>
                <c:pt idx="1165">
                  <c:v>0.37713200000000002</c:v>
                </c:pt>
                <c:pt idx="1166">
                  <c:v>0.410134</c:v>
                </c:pt>
                <c:pt idx="1167">
                  <c:v>0.41758000000000001</c:v>
                </c:pt>
                <c:pt idx="1168">
                  <c:v>0.36110399999999998</c:v>
                </c:pt>
                <c:pt idx="1169">
                  <c:v>0.26416200000000001</c:v>
                </c:pt>
                <c:pt idx="1170">
                  <c:v>0.15872</c:v>
                </c:pt>
                <c:pt idx="1171">
                  <c:v>9.4842999999999997E-2</c:v>
                </c:pt>
                <c:pt idx="1172">
                  <c:v>5.228E-2</c:v>
                </c:pt>
                <c:pt idx="1173">
                  <c:v>6.5030000000000001E-3</c:v>
                </c:pt>
                <c:pt idx="1174">
                  <c:v>-4.3568000000000003E-2</c:v>
                </c:pt>
                <c:pt idx="1175">
                  <c:v>-9.5807000000000003E-2</c:v>
                </c:pt>
                <c:pt idx="1176">
                  <c:v>-0.124588</c:v>
                </c:pt>
                <c:pt idx="1177">
                  <c:v>-0.117148</c:v>
                </c:pt>
                <c:pt idx="1178">
                  <c:v>-7.8788999999999998E-2</c:v>
                </c:pt>
                <c:pt idx="1179">
                  <c:v>-8.6235999999999993E-2</c:v>
                </c:pt>
                <c:pt idx="1180">
                  <c:v>-0.18207200000000001</c:v>
                </c:pt>
                <c:pt idx="1181">
                  <c:v>-0.32795600000000003</c:v>
                </c:pt>
                <c:pt idx="1182">
                  <c:v>-0.484566</c:v>
                </c:pt>
                <c:pt idx="1183">
                  <c:v>-0.56879500000000005</c:v>
                </c:pt>
                <c:pt idx="1184">
                  <c:v>-0.56566499999999997</c:v>
                </c:pt>
                <c:pt idx="1185">
                  <c:v>-0.50394499999999998</c:v>
                </c:pt>
                <c:pt idx="1186">
                  <c:v>-0.44434099999999999</c:v>
                </c:pt>
                <c:pt idx="1187">
                  <c:v>-0.387878</c:v>
                </c:pt>
                <c:pt idx="1188">
                  <c:v>-0.33990599999999999</c:v>
                </c:pt>
                <c:pt idx="1189">
                  <c:v>-0.318579</c:v>
                </c:pt>
                <c:pt idx="1190">
                  <c:v>-0.323878</c:v>
                </c:pt>
                <c:pt idx="1191">
                  <c:v>-0.35687099999999999</c:v>
                </c:pt>
                <c:pt idx="1192">
                  <c:v>-0.41011700000000001</c:v>
                </c:pt>
                <c:pt idx="1193">
                  <c:v>-0.44950800000000002</c:v>
                </c:pt>
                <c:pt idx="1194">
                  <c:v>-0.44733099999999998</c:v>
                </c:pt>
                <c:pt idx="1195">
                  <c:v>-0.41318899999999997</c:v>
                </c:pt>
                <c:pt idx="1196">
                  <c:v>-0.36307499999999998</c:v>
                </c:pt>
                <c:pt idx="1197">
                  <c:v>-0.33000099999999999</c:v>
                </c:pt>
                <c:pt idx="1198">
                  <c:v>-0.33419100000000002</c:v>
                </c:pt>
                <c:pt idx="1199">
                  <c:v>-0.35434399999999999</c:v>
                </c:pt>
                <c:pt idx="1200">
                  <c:v>-0.353211</c:v>
                </c:pt>
                <c:pt idx="1201">
                  <c:v>-0.32228699999999999</c:v>
                </c:pt>
                <c:pt idx="1202">
                  <c:v>-0.27436100000000002</c:v>
                </c:pt>
                <c:pt idx="1203">
                  <c:v>-0.23815700000000001</c:v>
                </c:pt>
                <c:pt idx="1204">
                  <c:v>-0.222194</c:v>
                </c:pt>
                <c:pt idx="1205">
                  <c:v>-0.22644700000000001</c:v>
                </c:pt>
                <c:pt idx="1206">
                  <c:v>-0.240254</c:v>
                </c:pt>
                <c:pt idx="1207">
                  <c:v>-0.24660099999999999</c:v>
                </c:pt>
                <c:pt idx="1208">
                  <c:v>-0.219944</c:v>
                </c:pt>
                <c:pt idx="1209">
                  <c:v>-0.15387000000000001</c:v>
                </c:pt>
                <c:pt idx="1210">
                  <c:v>-9.9496000000000001E-2</c:v>
                </c:pt>
                <c:pt idx="1211">
                  <c:v>-9.8361000000000004E-2</c:v>
                </c:pt>
                <c:pt idx="1212">
                  <c:v>-0.102479</c:v>
                </c:pt>
                <c:pt idx="1213">
                  <c:v>-5.2297999999999997E-2</c:v>
                </c:pt>
                <c:pt idx="1214">
                  <c:v>2.4448000000000001E-2</c:v>
                </c:pt>
                <c:pt idx="1215">
                  <c:v>9.2672000000000004E-2</c:v>
                </c:pt>
                <c:pt idx="1216">
                  <c:v>0.12681500000000001</c:v>
                </c:pt>
                <c:pt idx="1217">
                  <c:v>0.121546</c:v>
                </c:pt>
                <c:pt idx="1218">
                  <c:v>9.0721999999999997E-2</c:v>
                </c:pt>
                <c:pt idx="1219">
                  <c:v>6.4202999999999996E-2</c:v>
                </c:pt>
                <c:pt idx="1220">
                  <c:v>2.4875000000000001E-2</c:v>
                </c:pt>
                <c:pt idx="1221">
                  <c:v>-5.8869999999999999E-3</c:v>
                </c:pt>
                <c:pt idx="1222">
                  <c:v>-1.5100000000000001E-3</c:v>
                </c:pt>
                <c:pt idx="1223">
                  <c:v>6.8839999999999998E-2</c:v>
                </c:pt>
                <c:pt idx="1224">
                  <c:v>0.22222900000000001</c:v>
                </c:pt>
                <c:pt idx="1225">
                  <c:v>0.37451000000000001</c:v>
                </c:pt>
                <c:pt idx="1226">
                  <c:v>0.43730200000000002</c:v>
                </c:pt>
                <c:pt idx="1227">
                  <c:v>0.39465899999999998</c:v>
                </c:pt>
                <c:pt idx="1228">
                  <c:v>0.307284</c:v>
                </c:pt>
                <c:pt idx="1229">
                  <c:v>0.20074600000000001</c:v>
                </c:pt>
                <c:pt idx="1230">
                  <c:v>7.0764999999999995E-2</c:v>
                </c:pt>
                <c:pt idx="1231">
                  <c:v>-4.1064999999999997E-2</c:v>
                </c:pt>
                <c:pt idx="1232">
                  <c:v>-3.3603000000000001E-2</c:v>
                </c:pt>
                <c:pt idx="1233">
                  <c:v>9.9524000000000001E-2</c:v>
                </c:pt>
                <c:pt idx="1234">
                  <c:v>0.25505</c:v>
                </c:pt>
                <c:pt idx="1235">
                  <c:v>0.343499</c:v>
                </c:pt>
                <c:pt idx="1236">
                  <c:v>0.326511</c:v>
                </c:pt>
                <c:pt idx="1237">
                  <c:v>0.260494</c:v>
                </c:pt>
                <c:pt idx="1238">
                  <c:v>0.17740400000000001</c:v>
                </c:pt>
                <c:pt idx="1239">
                  <c:v>9.0054999999999996E-2</c:v>
                </c:pt>
                <c:pt idx="1240">
                  <c:v>1.6567999999999999E-2</c:v>
                </c:pt>
                <c:pt idx="1241">
                  <c:v>-1.2182E-2</c:v>
                </c:pt>
                <c:pt idx="1242">
                  <c:v>3.1510999999999997E-2</c:v>
                </c:pt>
                <c:pt idx="1243">
                  <c:v>0.11039499999999999</c:v>
                </c:pt>
                <c:pt idx="1244">
                  <c:v>0.169043</c:v>
                </c:pt>
                <c:pt idx="1245">
                  <c:v>0.18077799999999999</c:v>
                </c:pt>
                <c:pt idx="1246">
                  <c:v>0.173315</c:v>
                </c:pt>
                <c:pt idx="1247">
                  <c:v>0.14350299999999999</c:v>
                </c:pt>
                <c:pt idx="1248">
                  <c:v>9.9840999999999999E-2</c:v>
                </c:pt>
                <c:pt idx="1249">
                  <c:v>7.2156999999999999E-2</c:v>
                </c:pt>
                <c:pt idx="1250">
                  <c:v>7.7504000000000003E-2</c:v>
                </c:pt>
                <c:pt idx="1251">
                  <c:v>9.8806000000000005E-2</c:v>
                </c:pt>
                <c:pt idx="1252">
                  <c:v>0.13397700000000001</c:v>
                </c:pt>
                <c:pt idx="1253">
                  <c:v>0.209647</c:v>
                </c:pt>
                <c:pt idx="1254">
                  <c:v>0.33429999999999999</c:v>
                </c:pt>
                <c:pt idx="1255">
                  <c:v>0.44403799999999999</c:v>
                </c:pt>
                <c:pt idx="1256">
                  <c:v>0.45261200000000001</c:v>
                </c:pt>
                <c:pt idx="1257">
                  <c:v>0.31742999999999999</c:v>
                </c:pt>
                <c:pt idx="1258">
                  <c:v>0.114095</c:v>
                </c:pt>
                <c:pt idx="1259">
                  <c:v>-1.6861999999999999E-2</c:v>
                </c:pt>
                <c:pt idx="1260">
                  <c:v>-3.6033999999999997E-2</c:v>
                </c:pt>
                <c:pt idx="1261">
                  <c:v>2.4667999999999999E-2</c:v>
                </c:pt>
                <c:pt idx="1262">
                  <c:v>6.5131999999999995E-2</c:v>
                </c:pt>
                <c:pt idx="1263">
                  <c:v>6.6206000000000001E-2</c:v>
                </c:pt>
                <c:pt idx="1264">
                  <c:v>2.2522E-2</c:v>
                </c:pt>
                <c:pt idx="1265">
                  <c:v>-6.1663000000000003E-2</c:v>
                </c:pt>
                <c:pt idx="1266">
                  <c:v>-0.16394600000000001</c:v>
                </c:pt>
                <c:pt idx="1267">
                  <c:v>-0.27688299999999999</c:v>
                </c:pt>
                <c:pt idx="1268">
                  <c:v>-0.34828199999999998</c:v>
                </c:pt>
                <c:pt idx="1269">
                  <c:v>-0.404754</c:v>
                </c:pt>
                <c:pt idx="1270">
                  <c:v>-0.47502</c:v>
                </c:pt>
                <c:pt idx="1271">
                  <c:v>-0.50264600000000004</c:v>
                </c:pt>
                <c:pt idx="1272">
                  <c:v>-0.46422000000000002</c:v>
                </c:pt>
                <c:pt idx="1273">
                  <c:v>-0.40768199999999999</c:v>
                </c:pt>
                <c:pt idx="1274">
                  <c:v>-0.354325</c:v>
                </c:pt>
                <c:pt idx="1275">
                  <c:v>-0.32337500000000002</c:v>
                </c:pt>
                <c:pt idx="1276">
                  <c:v>-0.315909</c:v>
                </c:pt>
                <c:pt idx="1277">
                  <c:v>-0.33725300000000002</c:v>
                </c:pt>
                <c:pt idx="1278">
                  <c:v>-0.39378600000000002</c:v>
                </c:pt>
                <c:pt idx="1279">
                  <c:v>-0.457785</c:v>
                </c:pt>
                <c:pt idx="1280">
                  <c:v>-0.52390599999999998</c:v>
                </c:pt>
                <c:pt idx="1281">
                  <c:v>-0.61131400000000002</c:v>
                </c:pt>
                <c:pt idx="1282">
                  <c:v>-0.70508300000000002</c:v>
                </c:pt>
                <c:pt idx="1283">
                  <c:v>-0.68698499999999996</c:v>
                </c:pt>
                <c:pt idx="1284">
                  <c:v>-0.53567900000000002</c:v>
                </c:pt>
                <c:pt idx="1285">
                  <c:v>-0.359844</c:v>
                </c:pt>
                <c:pt idx="1286">
                  <c:v>-0.268229</c:v>
                </c:pt>
                <c:pt idx="1287">
                  <c:v>-0.24913099999999999</c:v>
                </c:pt>
                <c:pt idx="1288">
                  <c:v>-0.23432900000000001</c:v>
                </c:pt>
                <c:pt idx="1289">
                  <c:v>-0.156669</c:v>
                </c:pt>
                <c:pt idx="1290">
                  <c:v>-5.0235000000000002E-2</c:v>
                </c:pt>
                <c:pt idx="1291">
                  <c:v>9.2809999999999993E-3</c:v>
                </c:pt>
                <c:pt idx="1292">
                  <c:v>-2.6129999999999999E-3</c:v>
                </c:pt>
                <c:pt idx="1293">
                  <c:v>-6.1363000000000001E-2</c:v>
                </c:pt>
                <c:pt idx="1294">
                  <c:v>-8.9172000000000001E-2</c:v>
                </c:pt>
                <c:pt idx="1295">
                  <c:v>-1.6801E-2</c:v>
                </c:pt>
                <c:pt idx="1296">
                  <c:v>8.4354999999999999E-2</c:v>
                </c:pt>
                <c:pt idx="1297">
                  <c:v>0.120535</c:v>
                </c:pt>
                <c:pt idx="1298">
                  <c:v>0.13542499999999999</c:v>
                </c:pt>
                <c:pt idx="1299">
                  <c:v>0.17479700000000001</c:v>
                </c:pt>
                <c:pt idx="1300">
                  <c:v>0.18111099999999999</c:v>
                </c:pt>
                <c:pt idx="1301">
                  <c:v>0.13089300000000001</c:v>
                </c:pt>
                <c:pt idx="1302">
                  <c:v>8.3840999999999999E-2</c:v>
                </c:pt>
                <c:pt idx="1303">
                  <c:v>6.7695000000000005E-2</c:v>
                </c:pt>
                <c:pt idx="1304">
                  <c:v>5.6897000000000003E-2</c:v>
                </c:pt>
                <c:pt idx="1305">
                  <c:v>6.3100000000000003E-2</c:v>
                </c:pt>
                <c:pt idx="1306">
                  <c:v>9.1669E-2</c:v>
                </c:pt>
                <c:pt idx="1307">
                  <c:v>0.11176899999999999</c:v>
                </c:pt>
                <c:pt idx="1308">
                  <c:v>0.1074</c:v>
                </c:pt>
                <c:pt idx="1309">
                  <c:v>6.0463000000000003E-2</c:v>
                </c:pt>
                <c:pt idx="1310">
                  <c:v>-4.1820000000000003E-2</c:v>
                </c:pt>
                <c:pt idx="1311">
                  <c:v>-9.8266000000000006E-2</c:v>
                </c:pt>
                <c:pt idx="1312">
                  <c:v>-5.5669999999999999E-3</c:v>
                </c:pt>
                <c:pt idx="1313">
                  <c:v>0.18940100000000001</c:v>
                </c:pt>
                <c:pt idx="1314">
                  <c:v>0.35467300000000002</c:v>
                </c:pt>
                <c:pt idx="1315">
                  <c:v>0.48055999999999999</c:v>
                </c:pt>
                <c:pt idx="1316">
                  <c:v>0.53488800000000003</c:v>
                </c:pt>
                <c:pt idx="1317">
                  <c:v>0.44652199999999997</c:v>
                </c:pt>
                <c:pt idx="1318">
                  <c:v>0.35503899999999999</c:v>
                </c:pt>
                <c:pt idx="1319">
                  <c:v>0.28901399999999999</c:v>
                </c:pt>
                <c:pt idx="1320">
                  <c:v>0.21127199999999999</c:v>
                </c:pt>
                <c:pt idx="1321">
                  <c:v>0.171934</c:v>
                </c:pt>
                <c:pt idx="1322">
                  <c:v>0.139963</c:v>
                </c:pt>
                <c:pt idx="1323">
                  <c:v>0.169656</c:v>
                </c:pt>
                <c:pt idx="1324">
                  <c:v>0.20375099999999999</c:v>
                </c:pt>
                <c:pt idx="1325">
                  <c:v>0.28365200000000002</c:v>
                </c:pt>
                <c:pt idx="1326">
                  <c:v>0.23144000000000001</c:v>
                </c:pt>
                <c:pt idx="1327">
                  <c:v>0.15482099999999999</c:v>
                </c:pt>
                <c:pt idx="1328">
                  <c:v>0.16763900000000001</c:v>
                </c:pt>
                <c:pt idx="1329">
                  <c:v>0.14316000000000001</c:v>
                </c:pt>
                <c:pt idx="1330">
                  <c:v>0.105917</c:v>
                </c:pt>
                <c:pt idx="1331">
                  <c:v>0.118696</c:v>
                </c:pt>
                <c:pt idx="1332">
                  <c:v>9.3079999999999996E-2</c:v>
                </c:pt>
                <c:pt idx="1333">
                  <c:v>5.4677000000000003E-2</c:v>
                </c:pt>
                <c:pt idx="1334">
                  <c:v>7.6960000000000001E-2</c:v>
                </c:pt>
                <c:pt idx="1335">
                  <c:v>0.112044</c:v>
                </c:pt>
                <c:pt idx="1336">
                  <c:v>0.19936400000000001</c:v>
                </c:pt>
                <c:pt idx="1337">
                  <c:v>0.28775899999999999</c:v>
                </c:pt>
                <c:pt idx="1338">
                  <c:v>0.33782400000000001</c:v>
                </c:pt>
                <c:pt idx="1339">
                  <c:v>0.33142199999999999</c:v>
                </c:pt>
                <c:pt idx="1340">
                  <c:v>0.25047000000000003</c:v>
                </c:pt>
                <c:pt idx="1341">
                  <c:v>0.14821000000000001</c:v>
                </c:pt>
                <c:pt idx="1342">
                  <c:v>9.3852000000000005E-2</c:v>
                </c:pt>
                <c:pt idx="1343">
                  <c:v>9.1692999999999997E-2</c:v>
                </c:pt>
                <c:pt idx="1344">
                  <c:v>9.5906000000000005E-2</c:v>
                </c:pt>
                <c:pt idx="1345">
                  <c:v>0.111829</c:v>
                </c:pt>
                <c:pt idx="1346">
                  <c:v>0.14587800000000001</c:v>
                </c:pt>
                <c:pt idx="1347">
                  <c:v>0.196966</c:v>
                </c:pt>
                <c:pt idx="1348">
                  <c:v>0.26190200000000002</c:v>
                </c:pt>
                <c:pt idx="1349">
                  <c:v>0.32474999999999998</c:v>
                </c:pt>
                <c:pt idx="1350">
                  <c:v>0.35456700000000002</c:v>
                </c:pt>
                <c:pt idx="1351">
                  <c:v>0.28107300000000002</c:v>
                </c:pt>
                <c:pt idx="1352">
                  <c:v>0.123389</c:v>
                </c:pt>
                <c:pt idx="1353">
                  <c:v>1.3554E-2</c:v>
                </c:pt>
                <c:pt idx="1354">
                  <c:v>-2.4910000000000002E-3</c:v>
                </c:pt>
                <c:pt idx="1355">
                  <c:v>-2.8070000000000001E-2</c:v>
                </c:pt>
                <c:pt idx="1356">
                  <c:v>-0.187974</c:v>
                </c:pt>
                <c:pt idx="1357">
                  <c:v>-0.418188</c:v>
                </c:pt>
                <c:pt idx="1358">
                  <c:v>-0.58437600000000001</c:v>
                </c:pt>
                <c:pt idx="1359">
                  <c:v>-0.68988899999999997</c:v>
                </c:pt>
                <c:pt idx="1360">
                  <c:v>-0.70805399999999996</c:v>
                </c:pt>
                <c:pt idx="1361">
                  <c:v>-0.66866400000000004</c:v>
                </c:pt>
                <c:pt idx="1362">
                  <c:v>-0.62181399999999998</c:v>
                </c:pt>
                <c:pt idx="1363">
                  <c:v>-0.56109100000000001</c:v>
                </c:pt>
                <c:pt idx="1364">
                  <c:v>-0.52590899999999996</c:v>
                </c:pt>
                <c:pt idx="1365">
                  <c:v>-0.50031099999999995</c:v>
                </c:pt>
                <c:pt idx="1366">
                  <c:v>-0.43419400000000002</c:v>
                </c:pt>
                <c:pt idx="1367">
                  <c:v>-0.34670099999999998</c:v>
                </c:pt>
                <c:pt idx="1368">
                  <c:v>-0.31570500000000001</c:v>
                </c:pt>
                <c:pt idx="1369">
                  <c:v>-0.27937600000000001</c:v>
                </c:pt>
                <c:pt idx="1370">
                  <c:v>-0.26328000000000001</c:v>
                </c:pt>
                <c:pt idx="1371">
                  <c:v>-0.30897200000000002</c:v>
                </c:pt>
                <c:pt idx="1372">
                  <c:v>-0.37171700000000002</c:v>
                </c:pt>
                <c:pt idx="1373">
                  <c:v>-0.401451</c:v>
                </c:pt>
                <c:pt idx="1374">
                  <c:v>-0.36836600000000003</c:v>
                </c:pt>
                <c:pt idx="1375">
                  <c:v>-0.29592000000000002</c:v>
                </c:pt>
                <c:pt idx="1376">
                  <c:v>-0.25656200000000001</c:v>
                </c:pt>
                <c:pt idx="1377">
                  <c:v>-0.21929000000000001</c:v>
                </c:pt>
                <c:pt idx="1378">
                  <c:v>-0.19045899999999999</c:v>
                </c:pt>
                <c:pt idx="1379">
                  <c:v>-0.206321</c:v>
                </c:pt>
                <c:pt idx="1380">
                  <c:v>-0.20192299999999999</c:v>
                </c:pt>
                <c:pt idx="1381">
                  <c:v>-0.121879</c:v>
                </c:pt>
                <c:pt idx="1382">
                  <c:v>-1.7375000000000002E-2</c:v>
                </c:pt>
                <c:pt idx="1383">
                  <c:v>6.8998000000000004E-2</c:v>
                </c:pt>
                <c:pt idx="1384">
                  <c:v>0.11275399999999999</c:v>
                </c:pt>
                <c:pt idx="1385">
                  <c:v>0.101093</c:v>
                </c:pt>
                <c:pt idx="1386">
                  <c:v>7.8768000000000005E-2</c:v>
                </c:pt>
                <c:pt idx="1387">
                  <c:v>7.9855999999999996E-2</c:v>
                </c:pt>
                <c:pt idx="1388">
                  <c:v>9.4781000000000004E-2</c:v>
                </c:pt>
                <c:pt idx="1389">
                  <c:v>0.100138</c:v>
                </c:pt>
                <c:pt idx="1390">
                  <c:v>0.108711</c:v>
                </c:pt>
                <c:pt idx="1391">
                  <c:v>0.170566</c:v>
                </c:pt>
                <c:pt idx="1392">
                  <c:v>0.20471300000000001</c:v>
                </c:pt>
                <c:pt idx="1393">
                  <c:v>0.170685</c:v>
                </c:pt>
                <c:pt idx="1394">
                  <c:v>0.11115899999999999</c:v>
                </c:pt>
                <c:pt idx="1395">
                  <c:v>5.5868000000000001E-2</c:v>
                </c:pt>
                <c:pt idx="1396">
                  <c:v>-5.5900000000000004E-4</c:v>
                </c:pt>
                <c:pt idx="1397">
                  <c:v>-2.5000999999999999E-2</c:v>
                </c:pt>
                <c:pt idx="1398">
                  <c:v>-1.5169999999999999E-3</c:v>
                </c:pt>
                <c:pt idx="1399">
                  <c:v>7.7296000000000004E-2</c:v>
                </c:pt>
                <c:pt idx="1400">
                  <c:v>0.20192299999999999</c:v>
                </c:pt>
                <c:pt idx="1401">
                  <c:v>0.30203000000000002</c:v>
                </c:pt>
                <c:pt idx="1402">
                  <c:v>0.30623299999999998</c:v>
                </c:pt>
                <c:pt idx="1403">
                  <c:v>0.21881400000000001</c:v>
                </c:pt>
                <c:pt idx="1404">
                  <c:v>0.14523900000000001</c:v>
                </c:pt>
                <c:pt idx="1405">
                  <c:v>9.7262000000000001E-2</c:v>
                </c:pt>
                <c:pt idx="1406">
                  <c:v>3.0171E-2</c:v>
                </c:pt>
                <c:pt idx="1407">
                  <c:v>-2.9433000000000001E-2</c:v>
                </c:pt>
                <c:pt idx="1408">
                  <c:v>-3.4702999999999998E-2</c:v>
                </c:pt>
                <c:pt idx="1409">
                  <c:v>-9.11E-3</c:v>
                </c:pt>
                <c:pt idx="1410">
                  <c:v>4.8481000000000003E-2</c:v>
                </c:pt>
                <c:pt idx="1411">
                  <c:v>0.15084400000000001</c:v>
                </c:pt>
                <c:pt idx="1412">
                  <c:v>0.26810200000000001</c:v>
                </c:pt>
                <c:pt idx="1413">
                  <c:v>0.35765599999999997</c:v>
                </c:pt>
                <c:pt idx="1414">
                  <c:v>0.36304500000000001</c:v>
                </c:pt>
                <c:pt idx="1415">
                  <c:v>0.30342200000000003</c:v>
                </c:pt>
                <c:pt idx="1416">
                  <c:v>0.271455</c:v>
                </c:pt>
                <c:pt idx="1417">
                  <c:v>0.28089599999999998</c:v>
                </c:pt>
                <c:pt idx="1418">
                  <c:v>0.25407200000000002</c:v>
                </c:pt>
                <c:pt idx="1419">
                  <c:v>0.16342699999999999</c:v>
                </c:pt>
                <c:pt idx="1420">
                  <c:v>0.12612300000000001</c:v>
                </c:pt>
                <c:pt idx="1421">
                  <c:v>0.18892700000000001</c:v>
                </c:pt>
                <c:pt idx="1422">
                  <c:v>0.31670900000000002</c:v>
                </c:pt>
                <c:pt idx="1423">
                  <c:v>0.40729300000000002</c:v>
                </c:pt>
                <c:pt idx="1424">
                  <c:v>0.32100000000000001</c:v>
                </c:pt>
                <c:pt idx="1425">
                  <c:v>0.17830299999999999</c:v>
                </c:pt>
                <c:pt idx="1426">
                  <c:v>0.12094000000000001</c:v>
                </c:pt>
                <c:pt idx="1427">
                  <c:v>0.123238</c:v>
                </c:pt>
                <c:pt idx="1428">
                  <c:v>0.14461399999999999</c:v>
                </c:pt>
                <c:pt idx="1429">
                  <c:v>0.16389200000000001</c:v>
                </c:pt>
                <c:pt idx="1430">
                  <c:v>0.20658099999999999</c:v>
                </c:pt>
                <c:pt idx="1431">
                  <c:v>0.234289</c:v>
                </c:pt>
                <c:pt idx="1432">
                  <c:v>0.20120299999999999</c:v>
                </c:pt>
                <c:pt idx="1433">
                  <c:v>0.121225</c:v>
                </c:pt>
                <c:pt idx="1434">
                  <c:v>6.0449000000000003E-2</c:v>
                </c:pt>
                <c:pt idx="1435">
                  <c:v>6.3564999999999997E-2</c:v>
                </c:pt>
                <c:pt idx="1436">
                  <c:v>9.2267000000000002E-2</c:v>
                </c:pt>
                <c:pt idx="1437">
                  <c:v>0.14871899999999999</c:v>
                </c:pt>
                <c:pt idx="1438">
                  <c:v>0.23182700000000001</c:v>
                </c:pt>
                <c:pt idx="1439">
                  <c:v>0.301124</c:v>
                </c:pt>
                <c:pt idx="1440">
                  <c:v>0.34063300000000002</c:v>
                </c:pt>
                <c:pt idx="1441">
                  <c:v>0.33432600000000001</c:v>
                </c:pt>
                <c:pt idx="1442">
                  <c:v>0.28427400000000003</c:v>
                </c:pt>
                <c:pt idx="1443">
                  <c:v>0.21713399999999999</c:v>
                </c:pt>
                <c:pt idx="1444">
                  <c:v>0.15104699999999999</c:v>
                </c:pt>
                <c:pt idx="1445">
                  <c:v>0.123309</c:v>
                </c:pt>
                <c:pt idx="1446">
                  <c:v>0.117963</c:v>
                </c:pt>
                <c:pt idx="1447">
                  <c:v>8.7118000000000001E-2</c:v>
                </c:pt>
                <c:pt idx="1448">
                  <c:v>-1.7194000000000001E-2</c:v>
                </c:pt>
                <c:pt idx="1449">
                  <c:v>-0.15667300000000001</c:v>
                </c:pt>
                <c:pt idx="1450">
                  <c:v>-0.23008999999999999</c:v>
                </c:pt>
                <c:pt idx="1451">
                  <c:v>-0.210812</c:v>
                </c:pt>
                <c:pt idx="1452">
                  <c:v>-0.19048499999999999</c:v>
                </c:pt>
                <c:pt idx="1453">
                  <c:v>-0.21495500000000001</c:v>
                </c:pt>
                <c:pt idx="1454">
                  <c:v>-0.250052</c:v>
                </c:pt>
                <c:pt idx="1455">
                  <c:v>-0.319243</c:v>
                </c:pt>
                <c:pt idx="1456">
                  <c:v>-0.405505</c:v>
                </c:pt>
                <c:pt idx="1457">
                  <c:v>-0.43638100000000002</c:v>
                </c:pt>
                <c:pt idx="1458">
                  <c:v>-0.42258499999999999</c:v>
                </c:pt>
                <c:pt idx="1459">
                  <c:v>-0.389627</c:v>
                </c:pt>
                <c:pt idx="1460">
                  <c:v>-0.32362400000000002</c:v>
                </c:pt>
                <c:pt idx="1461">
                  <c:v>-0.245925</c:v>
                </c:pt>
                <c:pt idx="1462">
                  <c:v>-0.15861</c:v>
                </c:pt>
                <c:pt idx="1463">
                  <c:v>-7.9825999999999994E-2</c:v>
                </c:pt>
                <c:pt idx="1464">
                  <c:v>-5.6441999999999999E-2</c:v>
                </c:pt>
                <c:pt idx="1465">
                  <c:v>-0.175792</c:v>
                </c:pt>
                <c:pt idx="1466">
                  <c:v>-0.373975</c:v>
                </c:pt>
                <c:pt idx="1467">
                  <c:v>-0.43047800000000003</c:v>
                </c:pt>
                <c:pt idx="1468">
                  <c:v>-0.34529100000000001</c:v>
                </c:pt>
                <c:pt idx="1469">
                  <c:v>-0.21213000000000001</c:v>
                </c:pt>
                <c:pt idx="1470">
                  <c:v>-5.8696999999999999E-2</c:v>
                </c:pt>
                <c:pt idx="1471">
                  <c:v>8.6223999999999995E-2</c:v>
                </c:pt>
                <c:pt idx="1472">
                  <c:v>0.16295899999999999</c:v>
                </c:pt>
                <c:pt idx="1473">
                  <c:v>0.160804</c:v>
                </c:pt>
                <c:pt idx="1474">
                  <c:v>0.107446</c:v>
                </c:pt>
                <c:pt idx="1475">
                  <c:v>4.3413E-2</c:v>
                </c:pt>
                <c:pt idx="1476">
                  <c:v>-1.7430999999999999E-2</c:v>
                </c:pt>
                <c:pt idx="1477">
                  <c:v>-7.0808999999999997E-2</c:v>
                </c:pt>
                <c:pt idx="1478">
                  <c:v>-0.113526</c:v>
                </c:pt>
                <c:pt idx="1479">
                  <c:v>-0.14025899999999999</c:v>
                </c:pt>
                <c:pt idx="1480">
                  <c:v>-0.11476500000000001</c:v>
                </c:pt>
                <c:pt idx="1481">
                  <c:v>2.392E-3</c:v>
                </c:pt>
                <c:pt idx="1482">
                  <c:v>0.117407</c:v>
                </c:pt>
                <c:pt idx="1483">
                  <c:v>0.103519</c:v>
                </c:pt>
                <c:pt idx="1484">
                  <c:v>1.7121999999999998E-2</c:v>
                </c:pt>
                <c:pt idx="1485">
                  <c:v>-3.8509000000000002E-2</c:v>
                </c:pt>
                <c:pt idx="1486">
                  <c:v>-9.6285999999999997E-2</c:v>
                </c:pt>
                <c:pt idx="1487">
                  <c:v>-0.11458400000000001</c:v>
                </c:pt>
                <c:pt idx="1488">
                  <c:v>-6.8867999999999999E-2</c:v>
                </c:pt>
                <c:pt idx="1489">
                  <c:v>5.7039999999999999E-3</c:v>
                </c:pt>
                <c:pt idx="1490">
                  <c:v>6.9677000000000003E-2</c:v>
                </c:pt>
                <c:pt idx="1491">
                  <c:v>9.7441E-2</c:v>
                </c:pt>
                <c:pt idx="1492">
                  <c:v>8.8982000000000006E-2</c:v>
                </c:pt>
                <c:pt idx="1493">
                  <c:v>5.1722999999999998E-2</c:v>
                </c:pt>
                <c:pt idx="1494">
                  <c:v>-5.2499999999999997E-4</c:v>
                </c:pt>
                <c:pt idx="1495">
                  <c:v>-2.8256E-2</c:v>
                </c:pt>
                <c:pt idx="1496">
                  <c:v>-2.7213999999999999E-2</c:v>
                </c:pt>
                <c:pt idx="1497">
                  <c:v>-1.7656000000000002E-2</c:v>
                </c:pt>
                <c:pt idx="1498">
                  <c:v>1.2147E-2</c:v>
                </c:pt>
                <c:pt idx="1499">
                  <c:v>6.9644999999999999E-2</c:v>
                </c:pt>
                <c:pt idx="1500">
                  <c:v>0.13994799999999999</c:v>
                </c:pt>
                <c:pt idx="1501">
                  <c:v>0.16983300000000001</c:v>
                </c:pt>
                <c:pt idx="1502">
                  <c:v>0.17307900000000001</c:v>
                </c:pt>
                <c:pt idx="1503">
                  <c:v>0.179506</c:v>
                </c:pt>
                <c:pt idx="1504">
                  <c:v>0.17524999999999999</c:v>
                </c:pt>
                <c:pt idx="1505">
                  <c:v>0.153864</c:v>
                </c:pt>
                <c:pt idx="1506">
                  <c:v>0.13560700000000001</c:v>
                </c:pt>
                <c:pt idx="1507">
                  <c:v>0.130166</c:v>
                </c:pt>
                <c:pt idx="1508">
                  <c:v>0.143985</c:v>
                </c:pt>
                <c:pt idx="1509">
                  <c:v>0.172764</c:v>
                </c:pt>
                <c:pt idx="1510">
                  <c:v>0.18342900000000001</c:v>
                </c:pt>
                <c:pt idx="1511">
                  <c:v>0.17705099999999999</c:v>
                </c:pt>
                <c:pt idx="1512">
                  <c:v>0.153611</c:v>
                </c:pt>
                <c:pt idx="1513">
                  <c:v>0.133356</c:v>
                </c:pt>
                <c:pt idx="1514">
                  <c:v>0.13225700000000001</c:v>
                </c:pt>
                <c:pt idx="1515">
                  <c:v>0.14286799999999999</c:v>
                </c:pt>
                <c:pt idx="1516">
                  <c:v>0.15776999999999999</c:v>
                </c:pt>
                <c:pt idx="1517">
                  <c:v>0.17052800000000001</c:v>
                </c:pt>
                <c:pt idx="1518">
                  <c:v>0.15240600000000001</c:v>
                </c:pt>
                <c:pt idx="1519">
                  <c:v>0.124768</c:v>
                </c:pt>
                <c:pt idx="1520">
                  <c:v>0.102469</c:v>
                </c:pt>
                <c:pt idx="1521">
                  <c:v>8.1192E-2</c:v>
                </c:pt>
                <c:pt idx="1522">
                  <c:v>8.6593000000000003E-2</c:v>
                </c:pt>
                <c:pt idx="1523">
                  <c:v>0.123941</c:v>
                </c:pt>
                <c:pt idx="1524">
                  <c:v>0.18257999999999999</c:v>
                </c:pt>
                <c:pt idx="1525">
                  <c:v>0.15276500000000001</c:v>
                </c:pt>
                <c:pt idx="1526">
                  <c:v>1.2154999999999999E-2</c:v>
                </c:pt>
                <c:pt idx="1527">
                  <c:v>-0.110323</c:v>
                </c:pt>
                <c:pt idx="1528">
                  <c:v>-4.4234000000000002E-2</c:v>
                </c:pt>
                <c:pt idx="1529">
                  <c:v>0.17305400000000001</c:v>
                </c:pt>
                <c:pt idx="1530">
                  <c:v>0.343441</c:v>
                </c:pt>
                <c:pt idx="1531">
                  <c:v>0.36255199999999999</c:v>
                </c:pt>
                <c:pt idx="1532">
                  <c:v>0.26764500000000002</c:v>
                </c:pt>
                <c:pt idx="1533">
                  <c:v>0.17172399999999999</c:v>
                </c:pt>
                <c:pt idx="1534">
                  <c:v>0.15576400000000001</c:v>
                </c:pt>
                <c:pt idx="1535">
                  <c:v>0.22712099999999999</c:v>
                </c:pt>
                <c:pt idx="1536">
                  <c:v>0.26761499999999999</c:v>
                </c:pt>
                <c:pt idx="1537">
                  <c:v>0.21762300000000001</c:v>
                </c:pt>
                <c:pt idx="1538">
                  <c:v>0.18782799999999999</c:v>
                </c:pt>
                <c:pt idx="1539">
                  <c:v>0.16866900000000001</c:v>
                </c:pt>
                <c:pt idx="1540">
                  <c:v>0.13352700000000001</c:v>
                </c:pt>
                <c:pt idx="1541">
                  <c:v>5.1451999999999998E-2</c:v>
                </c:pt>
                <c:pt idx="1542">
                  <c:v>-0.103084</c:v>
                </c:pt>
                <c:pt idx="1543">
                  <c:v>-0.241595</c:v>
                </c:pt>
                <c:pt idx="1544">
                  <c:v>-0.31620799999999999</c:v>
                </c:pt>
                <c:pt idx="1545">
                  <c:v>-0.351437</c:v>
                </c:pt>
                <c:pt idx="1546">
                  <c:v>-0.42291200000000001</c:v>
                </c:pt>
                <c:pt idx="1547">
                  <c:v>-0.47942000000000001</c:v>
                </c:pt>
                <c:pt idx="1548">
                  <c:v>-0.459171</c:v>
                </c:pt>
                <c:pt idx="1549">
                  <c:v>-0.35791800000000001</c:v>
                </c:pt>
                <c:pt idx="1550">
                  <c:v>-0.25138899999999997</c:v>
                </c:pt>
                <c:pt idx="1551">
                  <c:v>-0.19716700000000001</c:v>
                </c:pt>
                <c:pt idx="1552">
                  <c:v>-0.23555300000000001</c:v>
                </c:pt>
                <c:pt idx="1553">
                  <c:v>-0.40494599999999997</c:v>
                </c:pt>
                <c:pt idx="1554">
                  <c:v>-0.57657199999999997</c:v>
                </c:pt>
                <c:pt idx="1555">
                  <c:v>-0.63414599999999999</c:v>
                </c:pt>
                <c:pt idx="1556">
                  <c:v>-0.65019199999999999</c:v>
                </c:pt>
                <c:pt idx="1557">
                  <c:v>-0.61503699999999994</c:v>
                </c:pt>
                <c:pt idx="1558">
                  <c:v>-0.55108199999999996</c:v>
                </c:pt>
                <c:pt idx="1559">
                  <c:v>-0.47647400000000001</c:v>
                </c:pt>
                <c:pt idx="1560">
                  <c:v>-0.445656</c:v>
                </c:pt>
                <c:pt idx="1561">
                  <c:v>-0.42233799999999999</c:v>
                </c:pt>
                <c:pt idx="1562">
                  <c:v>-0.37552200000000002</c:v>
                </c:pt>
                <c:pt idx="1563">
                  <c:v>-0.36595100000000003</c:v>
                </c:pt>
                <c:pt idx="1564">
                  <c:v>-0.346752</c:v>
                </c:pt>
                <c:pt idx="1565">
                  <c:v>-0.327569</c:v>
                </c:pt>
                <c:pt idx="1566">
                  <c:v>-0.32015700000000002</c:v>
                </c:pt>
                <c:pt idx="1567">
                  <c:v>-0.27971200000000002</c:v>
                </c:pt>
                <c:pt idx="1568">
                  <c:v>-0.21365400000000001</c:v>
                </c:pt>
                <c:pt idx="1569">
                  <c:v>-0.18268699999999999</c:v>
                </c:pt>
                <c:pt idx="1570">
                  <c:v>-0.188948</c:v>
                </c:pt>
                <c:pt idx="1571">
                  <c:v>-0.17498</c:v>
                </c:pt>
                <c:pt idx="1572">
                  <c:v>-0.13756599999999999</c:v>
                </c:pt>
                <c:pt idx="1573">
                  <c:v>-0.13209499999999999</c:v>
                </c:pt>
                <c:pt idx="1574">
                  <c:v>-0.18415500000000001</c:v>
                </c:pt>
                <c:pt idx="1575">
                  <c:v>-0.174459</c:v>
                </c:pt>
                <c:pt idx="1576">
                  <c:v>-0.12962499999999999</c:v>
                </c:pt>
                <c:pt idx="1577">
                  <c:v>-0.10821</c:v>
                </c:pt>
                <c:pt idx="1578">
                  <c:v>-9.9555000000000005E-2</c:v>
                </c:pt>
                <c:pt idx="1579">
                  <c:v>-9.2021000000000006E-2</c:v>
                </c:pt>
                <c:pt idx="1580">
                  <c:v>-7.8149999999999997E-2</c:v>
                </c:pt>
                <c:pt idx="1581">
                  <c:v>-5.5757000000000001E-2</c:v>
                </c:pt>
                <c:pt idx="1582">
                  <c:v>-4.7197999999999997E-2</c:v>
                </c:pt>
                <c:pt idx="1583">
                  <c:v>-5.2464999999999998E-2</c:v>
                </c:pt>
                <c:pt idx="1584">
                  <c:v>-3.4301999999999999E-2</c:v>
                </c:pt>
                <c:pt idx="1585">
                  <c:v>-8.6750000000000004E-3</c:v>
                </c:pt>
                <c:pt idx="1586">
                  <c:v>3.1199999999999999E-3</c:v>
                </c:pt>
                <c:pt idx="1587">
                  <c:v>5.3189999999999999E-3</c:v>
                </c:pt>
                <c:pt idx="1588">
                  <c:v>-9.5510000000000005E-3</c:v>
                </c:pt>
                <c:pt idx="1589">
                  <c:v>-2.232E-2</c:v>
                </c:pt>
                <c:pt idx="1590">
                  <c:v>-3.5094E-2</c:v>
                </c:pt>
                <c:pt idx="1591">
                  <c:v>-8.1945000000000004E-2</c:v>
                </c:pt>
                <c:pt idx="1592">
                  <c:v>-0.101144</c:v>
                </c:pt>
                <c:pt idx="1593">
                  <c:v>-4.6870000000000002E-2</c:v>
                </c:pt>
                <c:pt idx="1594">
                  <c:v>1.2769000000000001E-2</c:v>
                </c:pt>
                <c:pt idx="1595">
                  <c:v>4.2599999999999999E-2</c:v>
                </c:pt>
                <c:pt idx="1596">
                  <c:v>3.3013000000000001E-2</c:v>
                </c:pt>
                <c:pt idx="1597">
                  <c:v>7.1433999999999997E-2</c:v>
                </c:pt>
                <c:pt idx="1598">
                  <c:v>8.9575000000000002E-2</c:v>
                </c:pt>
                <c:pt idx="1599">
                  <c:v>5.0167999999999997E-2</c:v>
                </c:pt>
                <c:pt idx="1600">
                  <c:v>3.4202000000000003E-2</c:v>
                </c:pt>
                <c:pt idx="1601">
                  <c:v>5.3407999999999997E-2</c:v>
                </c:pt>
                <c:pt idx="1602">
                  <c:v>4.3887000000000002E-2</c:v>
                </c:pt>
                <c:pt idx="1603">
                  <c:v>-2.895E-3</c:v>
                </c:pt>
                <c:pt idx="1604">
                  <c:v>-5.9248000000000002E-2</c:v>
                </c:pt>
                <c:pt idx="1605">
                  <c:v>-0.103895</c:v>
                </c:pt>
                <c:pt idx="1606">
                  <c:v>-0.11022999999999999</c:v>
                </c:pt>
                <c:pt idx="1607">
                  <c:v>-6.1260000000000002E-2</c:v>
                </c:pt>
                <c:pt idx="1608">
                  <c:v>2.1725999999999999E-2</c:v>
                </c:pt>
                <c:pt idx="1609">
                  <c:v>8.8706999999999994E-2</c:v>
                </c:pt>
                <c:pt idx="1610">
                  <c:v>0.13122400000000001</c:v>
                </c:pt>
                <c:pt idx="1611">
                  <c:v>0.116302</c:v>
                </c:pt>
                <c:pt idx="1612">
                  <c:v>1.3029999999999999E-3</c:v>
                </c:pt>
                <c:pt idx="1613">
                  <c:v>-9.7716999999999998E-2</c:v>
                </c:pt>
                <c:pt idx="1614">
                  <c:v>-0.10512199999999999</c:v>
                </c:pt>
                <c:pt idx="1615">
                  <c:v>-9.0160000000000004E-2</c:v>
                </c:pt>
                <c:pt idx="1616">
                  <c:v>-8.3709000000000006E-2</c:v>
                </c:pt>
                <c:pt idx="1617">
                  <c:v>-4.2136E-2</c:v>
                </c:pt>
                <c:pt idx="1618">
                  <c:v>8.9969999999999998E-3</c:v>
                </c:pt>
                <c:pt idx="1619">
                  <c:v>1.8550000000000001E-2</c:v>
                </c:pt>
                <c:pt idx="1620">
                  <c:v>-2.7539999999999999E-3</c:v>
                </c:pt>
                <c:pt idx="1621">
                  <c:v>-3.3603000000000001E-2</c:v>
                </c:pt>
                <c:pt idx="1622">
                  <c:v>-6.9794999999999996E-2</c:v>
                </c:pt>
                <c:pt idx="1623">
                  <c:v>-0.11878</c:v>
                </c:pt>
                <c:pt idx="1624">
                  <c:v>-0.115535</c:v>
                </c:pt>
                <c:pt idx="1625">
                  <c:v>-5.5847000000000001E-2</c:v>
                </c:pt>
                <c:pt idx="1626">
                  <c:v>2.4056999999999999E-2</c:v>
                </c:pt>
                <c:pt idx="1627">
                  <c:v>6.4534999999999995E-2</c:v>
                </c:pt>
                <c:pt idx="1628">
                  <c:v>7.5225E-2</c:v>
                </c:pt>
                <c:pt idx="1629">
                  <c:v>1.8845000000000001E-2</c:v>
                </c:pt>
                <c:pt idx="1630">
                  <c:v>-7.3783000000000001E-2</c:v>
                </c:pt>
                <c:pt idx="1631">
                  <c:v>-0.102559</c:v>
                </c:pt>
                <c:pt idx="1632">
                  <c:v>-3.2358999999999999E-2</c:v>
                </c:pt>
                <c:pt idx="1633">
                  <c:v>3.6748000000000003E-2</c:v>
                </c:pt>
                <c:pt idx="1634">
                  <c:v>9.6299999999999997E-2</c:v>
                </c:pt>
                <c:pt idx="1635">
                  <c:v>0.114352</c:v>
                </c:pt>
                <c:pt idx="1636">
                  <c:v>4.8307999999999997E-2</c:v>
                </c:pt>
                <c:pt idx="1637">
                  <c:v>3.5890000000000002E-3</c:v>
                </c:pt>
                <c:pt idx="1638">
                  <c:v>-3.6822000000000001E-2</c:v>
                </c:pt>
                <c:pt idx="1639">
                  <c:v>-7.0848999999999995E-2</c:v>
                </c:pt>
                <c:pt idx="1640">
                  <c:v>-1.4376E-2</c:v>
                </c:pt>
                <c:pt idx="1641">
                  <c:v>0.12726499999999999</c:v>
                </c:pt>
                <c:pt idx="1642">
                  <c:v>0.24868499999999999</c:v>
                </c:pt>
                <c:pt idx="1643">
                  <c:v>0.28703000000000001</c:v>
                </c:pt>
                <c:pt idx="1644">
                  <c:v>0.25185800000000003</c:v>
                </c:pt>
                <c:pt idx="1645">
                  <c:v>0.22311400000000001</c:v>
                </c:pt>
                <c:pt idx="1646">
                  <c:v>0.222055</c:v>
                </c:pt>
                <c:pt idx="1647">
                  <c:v>0.24340800000000001</c:v>
                </c:pt>
                <c:pt idx="1648">
                  <c:v>0.19983600000000001</c:v>
                </c:pt>
                <c:pt idx="1649">
                  <c:v>6.0423999999999999E-2</c:v>
                </c:pt>
                <c:pt idx="1650">
                  <c:v>-3.1088000000000001E-2</c:v>
                </c:pt>
                <c:pt idx="1651">
                  <c:v>-6.5132999999999996E-2</c:v>
                </c:pt>
                <c:pt idx="1652">
                  <c:v>-6.5128000000000005E-2</c:v>
                </c:pt>
                <c:pt idx="1653">
                  <c:v>-3.3289999999999999E-3</c:v>
                </c:pt>
                <c:pt idx="1654">
                  <c:v>9.6833000000000002E-2</c:v>
                </c:pt>
                <c:pt idx="1655">
                  <c:v>0.17565</c:v>
                </c:pt>
                <c:pt idx="1656">
                  <c:v>0.20011399999999999</c:v>
                </c:pt>
                <c:pt idx="1657">
                  <c:v>0.15748899999999999</c:v>
                </c:pt>
                <c:pt idx="1658">
                  <c:v>4.9829999999999999E-2</c:v>
                </c:pt>
                <c:pt idx="1659">
                  <c:v>-5.2526999999999997E-2</c:v>
                </c:pt>
                <c:pt idx="1660">
                  <c:v>-4.1959999999999997E-2</c:v>
                </c:pt>
                <c:pt idx="1661">
                  <c:v>-3.5679000000000002E-2</c:v>
                </c:pt>
                <c:pt idx="1662">
                  <c:v>-4.6294000000000002E-2</c:v>
                </c:pt>
                <c:pt idx="1663">
                  <c:v>3.8983999999999998E-2</c:v>
                </c:pt>
                <c:pt idx="1664">
                  <c:v>0.200933</c:v>
                </c:pt>
                <c:pt idx="1665">
                  <c:v>0.32880900000000002</c:v>
                </c:pt>
                <c:pt idx="1666">
                  <c:v>0.36183700000000002</c:v>
                </c:pt>
                <c:pt idx="1667">
                  <c:v>0.35644100000000001</c:v>
                </c:pt>
                <c:pt idx="1668">
                  <c:v>0.38514300000000001</c:v>
                </c:pt>
                <c:pt idx="1669">
                  <c:v>0.37451200000000001</c:v>
                </c:pt>
                <c:pt idx="1670">
                  <c:v>0.275509</c:v>
                </c:pt>
                <c:pt idx="1671">
                  <c:v>0.121096</c:v>
                </c:pt>
                <c:pt idx="1672">
                  <c:v>-3.6484999999999997E-2</c:v>
                </c:pt>
                <c:pt idx="1673">
                  <c:v>-0.114187</c:v>
                </c:pt>
                <c:pt idx="1674">
                  <c:v>-4.4894999999999997E-2</c:v>
                </c:pt>
                <c:pt idx="1675">
                  <c:v>8.0798999999999996E-2</c:v>
                </c:pt>
                <c:pt idx="1676">
                  <c:v>0.22988600000000001</c:v>
                </c:pt>
                <c:pt idx="1677">
                  <c:v>0.320405</c:v>
                </c:pt>
                <c:pt idx="1678">
                  <c:v>0.25860699999999998</c:v>
                </c:pt>
                <c:pt idx="1679">
                  <c:v>0.120101</c:v>
                </c:pt>
                <c:pt idx="1680">
                  <c:v>4.0207E-2</c:v>
                </c:pt>
                <c:pt idx="1681">
                  <c:v>5.0740000000000004E-3</c:v>
                </c:pt>
                <c:pt idx="1682">
                  <c:v>1.6829E-2</c:v>
                </c:pt>
                <c:pt idx="1683">
                  <c:v>5.9450999999999997E-2</c:v>
                </c:pt>
                <c:pt idx="1684">
                  <c:v>6.1573000000000003E-2</c:v>
                </c:pt>
                <c:pt idx="1685">
                  <c:v>2.4254999999999999E-2</c:v>
                </c:pt>
                <c:pt idx="1686">
                  <c:v>2.6370000000000001E-2</c:v>
                </c:pt>
                <c:pt idx="1687">
                  <c:v>7.3277999999999996E-2</c:v>
                </c:pt>
                <c:pt idx="1688">
                  <c:v>0.11712400000000001</c:v>
                </c:pt>
                <c:pt idx="1689">
                  <c:v>0.10667</c:v>
                </c:pt>
                <c:pt idx="1690">
                  <c:v>1.6181999999999998E-2</c:v>
                </c:pt>
                <c:pt idx="1691">
                  <c:v>-0.17233499999999999</c:v>
                </c:pt>
                <c:pt idx="1692">
                  <c:v>-0.27879999999999999</c:v>
                </c:pt>
                <c:pt idx="1693">
                  <c:v>-0.17008899999999999</c:v>
                </c:pt>
                <c:pt idx="1694">
                  <c:v>-8.0596000000000001E-2</c:v>
                </c:pt>
                <c:pt idx="1695">
                  <c:v>-8.6978E-2</c:v>
                </c:pt>
                <c:pt idx="1696">
                  <c:v>-7.7456999999999998E-2</c:v>
                </c:pt>
                <c:pt idx="1697">
                  <c:v>-1.8952E-2</c:v>
                </c:pt>
                <c:pt idx="1698">
                  <c:v>4.6035E-2</c:v>
                </c:pt>
                <c:pt idx="1699">
                  <c:v>0.12484099999999999</c:v>
                </c:pt>
                <c:pt idx="1700">
                  <c:v>0.16956399999999999</c:v>
                </c:pt>
                <c:pt idx="1701">
                  <c:v>0.205794</c:v>
                </c:pt>
                <c:pt idx="1702">
                  <c:v>0.216498</c:v>
                </c:pt>
                <c:pt idx="1703">
                  <c:v>0.21019699999999999</c:v>
                </c:pt>
                <c:pt idx="1704">
                  <c:v>0.15270400000000001</c:v>
                </c:pt>
                <c:pt idx="1705">
                  <c:v>6.3192999999999999E-2</c:v>
                </c:pt>
                <c:pt idx="1706">
                  <c:v>1.9421999999999998E-2</c:v>
                </c:pt>
                <c:pt idx="1707">
                  <c:v>2.6759000000000002E-2</c:v>
                </c:pt>
                <c:pt idx="1708">
                  <c:v>1.5968E-2</c:v>
                </c:pt>
                <c:pt idx="1709">
                  <c:v>1.9350000000000001E-3</c:v>
                </c:pt>
                <c:pt idx="1710">
                  <c:v>2.7699999999999999E-3</c:v>
                </c:pt>
                <c:pt idx="1711">
                  <c:v>1.4679999999999999E-3</c:v>
                </c:pt>
                <c:pt idx="1712">
                  <c:v>1.1878E-2</c:v>
                </c:pt>
                <c:pt idx="1713">
                  <c:v>2.0920000000000001E-3</c:v>
                </c:pt>
                <c:pt idx="1714">
                  <c:v>-2.5781999999999999E-2</c:v>
                </c:pt>
                <c:pt idx="1715">
                  <c:v>-4.5104999999999999E-2</c:v>
                </c:pt>
                <c:pt idx="1716">
                  <c:v>-3.1370000000000002E-2</c:v>
                </c:pt>
                <c:pt idx="1717">
                  <c:v>1.6480000000000002E-2</c:v>
                </c:pt>
                <c:pt idx="1718">
                  <c:v>7.3957999999999996E-2</c:v>
                </c:pt>
                <c:pt idx="1719">
                  <c:v>0.12825300000000001</c:v>
                </c:pt>
                <c:pt idx="1720">
                  <c:v>0.14524100000000001</c:v>
                </c:pt>
                <c:pt idx="1721">
                  <c:v>9.7321000000000005E-2</c:v>
                </c:pt>
                <c:pt idx="1722">
                  <c:v>9.0970999999999996E-2</c:v>
                </c:pt>
                <c:pt idx="1723">
                  <c:v>8.8905999999999999E-2</c:v>
                </c:pt>
                <c:pt idx="1724">
                  <c:v>9.5374E-2</c:v>
                </c:pt>
                <c:pt idx="1725">
                  <c:v>0.11459900000000001</c:v>
                </c:pt>
                <c:pt idx="1726">
                  <c:v>0.118892</c:v>
                </c:pt>
                <c:pt idx="1727">
                  <c:v>9.5451999999999995E-2</c:v>
                </c:pt>
                <c:pt idx="1728">
                  <c:v>5.8141999999999999E-2</c:v>
                </c:pt>
                <c:pt idx="1729">
                  <c:v>5.7061000000000001E-2</c:v>
                </c:pt>
                <c:pt idx="1730">
                  <c:v>8.5819999999999994E-2</c:v>
                </c:pt>
                <c:pt idx="1731">
                  <c:v>9.6474000000000004E-2</c:v>
                </c:pt>
                <c:pt idx="1732">
                  <c:v>8.5820999999999995E-2</c:v>
                </c:pt>
                <c:pt idx="1733">
                  <c:v>7.7292E-2</c:v>
                </c:pt>
                <c:pt idx="1734">
                  <c:v>6.8773000000000001E-2</c:v>
                </c:pt>
                <c:pt idx="1735">
                  <c:v>6.3436999999999993E-2</c:v>
                </c:pt>
                <c:pt idx="1736">
                  <c:v>4.9575000000000001E-2</c:v>
                </c:pt>
                <c:pt idx="1737">
                  <c:v>2.1860999999999998E-2</c:v>
                </c:pt>
                <c:pt idx="1738">
                  <c:v>3.725E-3</c:v>
                </c:pt>
                <c:pt idx="1739">
                  <c:v>7.9839999999999998E-3</c:v>
                </c:pt>
                <c:pt idx="1740">
                  <c:v>2.1853999999999998E-2</c:v>
                </c:pt>
                <c:pt idx="1741">
                  <c:v>4.4253000000000001E-2</c:v>
                </c:pt>
                <c:pt idx="1742">
                  <c:v>9.1119000000000006E-2</c:v>
                </c:pt>
                <c:pt idx="1743">
                  <c:v>0.168873</c:v>
                </c:pt>
                <c:pt idx="1744">
                  <c:v>0.272179</c:v>
                </c:pt>
                <c:pt idx="1745">
                  <c:v>0.27641100000000002</c:v>
                </c:pt>
                <c:pt idx="1746">
                  <c:v>0.12196700000000001</c:v>
                </c:pt>
                <c:pt idx="1747">
                  <c:v>-3.9976999999999999E-2</c:v>
                </c:pt>
                <c:pt idx="1748">
                  <c:v>-0.107153</c:v>
                </c:pt>
                <c:pt idx="1749">
                  <c:v>-8.1569999999999993E-3</c:v>
                </c:pt>
                <c:pt idx="1750">
                  <c:v>0.1666</c:v>
                </c:pt>
                <c:pt idx="1751">
                  <c:v>0.25195699999999999</c:v>
                </c:pt>
                <c:pt idx="1752">
                  <c:v>0.11461</c:v>
                </c:pt>
                <c:pt idx="1753">
                  <c:v>-4.6295999999999997E-2</c:v>
                </c:pt>
                <c:pt idx="1754">
                  <c:v>-0.11874999999999999</c:v>
                </c:pt>
                <c:pt idx="1755">
                  <c:v>-0.117685</c:v>
                </c:pt>
                <c:pt idx="1756">
                  <c:v>-0.123032</c:v>
                </c:pt>
                <c:pt idx="1757">
                  <c:v>-0.117732</c:v>
                </c:pt>
                <c:pt idx="1758">
                  <c:v>-0.128412</c:v>
                </c:pt>
                <c:pt idx="1759">
                  <c:v>-0.13908000000000001</c:v>
                </c:pt>
                <c:pt idx="1760">
                  <c:v>-0.13483999999999999</c:v>
                </c:pt>
                <c:pt idx="1761">
                  <c:v>-0.123136</c:v>
                </c:pt>
                <c:pt idx="1762">
                  <c:v>-8.2656999999999994E-2</c:v>
                </c:pt>
                <c:pt idx="1763">
                  <c:v>-3.8948000000000003E-2</c:v>
                </c:pt>
                <c:pt idx="1764">
                  <c:v>5.8019999999999999E-3</c:v>
                </c:pt>
                <c:pt idx="1765">
                  <c:v>1.967E-2</c:v>
                </c:pt>
                <c:pt idx="1766">
                  <c:v>-2.7185999999999998E-2</c:v>
                </c:pt>
                <c:pt idx="1767">
                  <c:v>-8.5780999999999996E-2</c:v>
                </c:pt>
                <c:pt idx="1768">
                  <c:v>-0.150758</c:v>
                </c:pt>
                <c:pt idx="1769">
                  <c:v>-0.17635700000000001</c:v>
                </c:pt>
                <c:pt idx="1770">
                  <c:v>-0.16575100000000001</c:v>
                </c:pt>
                <c:pt idx="1771">
                  <c:v>-0.14443700000000001</c:v>
                </c:pt>
                <c:pt idx="1772">
                  <c:v>-0.10714799999999999</c:v>
                </c:pt>
                <c:pt idx="1773">
                  <c:v>-5.1744999999999999E-2</c:v>
                </c:pt>
                <c:pt idx="1774">
                  <c:v>-3.3658E-2</c:v>
                </c:pt>
                <c:pt idx="1775">
                  <c:v>-4.1194000000000001E-2</c:v>
                </c:pt>
                <c:pt idx="1776">
                  <c:v>-2.4211E-2</c:v>
                </c:pt>
                <c:pt idx="1777">
                  <c:v>5.1388000000000003E-2</c:v>
                </c:pt>
                <c:pt idx="1778">
                  <c:v>0.128077</c:v>
                </c:pt>
                <c:pt idx="1779">
                  <c:v>8.4473999999999994E-2</c:v>
                </c:pt>
                <c:pt idx="1780">
                  <c:v>-1.0286999999999999E-2</c:v>
                </c:pt>
                <c:pt idx="1781">
                  <c:v>-6.3524999999999998E-2</c:v>
                </c:pt>
                <c:pt idx="1782">
                  <c:v>-6.5666000000000002E-2</c:v>
                </c:pt>
                <c:pt idx="1783">
                  <c:v>-8.3769999999999997E-2</c:v>
                </c:pt>
                <c:pt idx="1784">
                  <c:v>-0.11575000000000001</c:v>
                </c:pt>
                <c:pt idx="1785">
                  <c:v>-0.110446</c:v>
                </c:pt>
                <c:pt idx="1786">
                  <c:v>-3.0544999999999999E-2</c:v>
                </c:pt>
                <c:pt idx="1787">
                  <c:v>1.8439000000000001E-2</c:v>
                </c:pt>
                <c:pt idx="1788">
                  <c:v>3.3345E-2</c:v>
                </c:pt>
                <c:pt idx="1789">
                  <c:v>4.8284000000000001E-2</c:v>
                </c:pt>
                <c:pt idx="1790">
                  <c:v>6.3231999999999997E-2</c:v>
                </c:pt>
                <c:pt idx="1791">
                  <c:v>8.1397999999999998E-2</c:v>
                </c:pt>
                <c:pt idx="1792">
                  <c:v>0.114463</c:v>
                </c:pt>
                <c:pt idx="1793">
                  <c:v>0.12942400000000001</c:v>
                </c:pt>
                <c:pt idx="1794">
                  <c:v>0.149732</c:v>
                </c:pt>
                <c:pt idx="1795">
                  <c:v>0.142342</c:v>
                </c:pt>
                <c:pt idx="1796">
                  <c:v>0.13491400000000001</c:v>
                </c:pt>
                <c:pt idx="1797">
                  <c:v>0.12535399999999999</c:v>
                </c:pt>
                <c:pt idx="1798">
                  <c:v>7.8506999999999993E-2</c:v>
                </c:pt>
                <c:pt idx="1799">
                  <c:v>2.7366000000000001E-2</c:v>
                </c:pt>
                <c:pt idx="1800">
                  <c:v>7.1190000000000003E-3</c:v>
                </c:pt>
                <c:pt idx="1801">
                  <c:v>1.9959000000000001E-2</c:v>
                </c:pt>
                <c:pt idx="1802">
                  <c:v>3.9177999999999998E-2</c:v>
                </c:pt>
                <c:pt idx="1803">
                  <c:v>4.2384999999999999E-2</c:v>
                </c:pt>
                <c:pt idx="1804">
                  <c:v>2.5378999999999999E-2</c:v>
                </c:pt>
                <c:pt idx="1805">
                  <c:v>1.0513E-2</c:v>
                </c:pt>
                <c:pt idx="1806">
                  <c:v>1.4795000000000001E-2</c:v>
                </c:pt>
                <c:pt idx="1807">
                  <c:v>1.4814000000000001E-2</c:v>
                </c:pt>
                <c:pt idx="1808">
                  <c:v>1.1639E-2</c:v>
                </c:pt>
                <c:pt idx="1809">
                  <c:v>1.5918999999999999E-2</c:v>
                </c:pt>
                <c:pt idx="1810">
                  <c:v>1.9109000000000001E-2</c:v>
                </c:pt>
                <c:pt idx="1811">
                  <c:v>5.2490000000000002E-3</c:v>
                </c:pt>
                <c:pt idx="1812">
                  <c:v>2.0330000000000001E-3</c:v>
                </c:pt>
                <c:pt idx="1813">
                  <c:v>5.1999999999999998E-3</c:v>
                </c:pt>
                <c:pt idx="1814">
                  <c:v>1.2655E-2</c:v>
                </c:pt>
                <c:pt idx="1815">
                  <c:v>2.6516000000000001E-2</c:v>
                </c:pt>
                <c:pt idx="1816">
                  <c:v>2.2256000000000001E-2</c:v>
                </c:pt>
                <c:pt idx="1817">
                  <c:v>-1.5032E-2</c:v>
                </c:pt>
                <c:pt idx="1818">
                  <c:v>-5.8689999999999999E-2</c:v>
                </c:pt>
                <c:pt idx="1819">
                  <c:v>-6.6125000000000003E-2</c:v>
                </c:pt>
                <c:pt idx="1820">
                  <c:v>-4.2667999999999998E-2</c:v>
                </c:pt>
                <c:pt idx="1821">
                  <c:v>-1.3878E-2</c:v>
                </c:pt>
                <c:pt idx="1822">
                  <c:v>-5.3460000000000001E-3</c:v>
                </c:pt>
                <c:pt idx="1823">
                  <c:v>1.047E-3</c:v>
                </c:pt>
                <c:pt idx="1824">
                  <c:v>4.2339999999999999E-3</c:v>
                </c:pt>
                <c:pt idx="1825">
                  <c:v>-1.602E-2</c:v>
                </c:pt>
                <c:pt idx="1826">
                  <c:v>-2.5617000000000001E-2</c:v>
                </c:pt>
                <c:pt idx="1827">
                  <c:v>-1.2840000000000001E-2</c:v>
                </c:pt>
                <c:pt idx="1828">
                  <c:v>-1.2838E-2</c:v>
                </c:pt>
                <c:pt idx="1829">
                  <c:v>-4.2671000000000001E-2</c:v>
                </c:pt>
                <c:pt idx="1830">
                  <c:v>-6.8228999999999998E-2</c:v>
                </c:pt>
                <c:pt idx="1831">
                  <c:v>-6.3947000000000004E-2</c:v>
                </c:pt>
                <c:pt idx="1832">
                  <c:v>-5.4354E-2</c:v>
                </c:pt>
                <c:pt idx="1833">
                  <c:v>-5.1157000000000001E-2</c:v>
                </c:pt>
                <c:pt idx="1834">
                  <c:v>-3.5184E-2</c:v>
                </c:pt>
                <c:pt idx="1835">
                  <c:v>-2.5597999999999999E-2</c:v>
                </c:pt>
                <c:pt idx="1836">
                  <c:v>-2.8799000000000002E-2</c:v>
                </c:pt>
                <c:pt idx="1837">
                  <c:v>-4.3730999999999999E-2</c:v>
                </c:pt>
                <c:pt idx="1838">
                  <c:v>-4.9064000000000003E-2</c:v>
                </c:pt>
                <c:pt idx="1839">
                  <c:v>-4.4810000000000003E-2</c:v>
                </c:pt>
                <c:pt idx="1840">
                  <c:v>-3.5226E-2</c:v>
                </c:pt>
                <c:pt idx="1841">
                  <c:v>-1.9245999999999999E-2</c:v>
                </c:pt>
                <c:pt idx="1842">
                  <c:v>-1.0721E-2</c:v>
                </c:pt>
                <c:pt idx="1843">
                  <c:v>-9.6559999999999997E-3</c:v>
                </c:pt>
                <c:pt idx="1844">
                  <c:v>-3.2539999999999999E-3</c:v>
                </c:pt>
                <c:pt idx="1845">
                  <c:v>-5.8E-5</c:v>
                </c:pt>
                <c:pt idx="1846">
                  <c:v>-9.6399999999999993E-3</c:v>
                </c:pt>
                <c:pt idx="1847">
                  <c:v>-1.9227000000000001E-2</c:v>
                </c:pt>
                <c:pt idx="1848">
                  <c:v>-1.9229E-2</c:v>
                </c:pt>
                <c:pt idx="1849">
                  <c:v>-1.7100000000000001E-2</c:v>
                </c:pt>
                <c:pt idx="1850">
                  <c:v>-1.6027E-2</c:v>
                </c:pt>
                <c:pt idx="1851">
                  <c:v>-1.1762999999999999E-2</c:v>
                </c:pt>
                <c:pt idx="1852">
                  <c:v>-4.3039999999999997E-3</c:v>
                </c:pt>
                <c:pt idx="1853">
                  <c:v>-5.378E-3</c:v>
                </c:pt>
                <c:pt idx="1854">
                  <c:v>-1.6034E-2</c:v>
                </c:pt>
                <c:pt idx="1855">
                  <c:v>-3.2002999999999997E-2</c:v>
                </c:pt>
                <c:pt idx="1856">
                  <c:v>-3.7319999999999999E-2</c:v>
                </c:pt>
                <c:pt idx="1857">
                  <c:v>-1.3873E-2</c:v>
                </c:pt>
                <c:pt idx="1858">
                  <c:v>1.7014999999999999E-2</c:v>
                </c:pt>
                <c:pt idx="1859">
                  <c:v>2.2322000000000002E-2</c:v>
                </c:pt>
                <c:pt idx="1860">
                  <c:v>-7.515E-3</c:v>
                </c:pt>
                <c:pt idx="1861">
                  <c:v>-3.3079999999999998E-2</c:v>
                </c:pt>
                <c:pt idx="1862">
                  <c:v>-4.6933000000000002E-2</c:v>
                </c:pt>
                <c:pt idx="1863">
                  <c:v>-4.6933000000000002E-2</c:v>
                </c:pt>
                <c:pt idx="1864">
                  <c:v>-3.3078000000000003E-2</c:v>
                </c:pt>
                <c:pt idx="1865">
                  <c:v>-2.0294E-2</c:v>
                </c:pt>
                <c:pt idx="1866">
                  <c:v>-1.8166999999999999E-2</c:v>
                </c:pt>
                <c:pt idx="1867">
                  <c:v>-1.9220000000000001E-2</c:v>
                </c:pt>
                <c:pt idx="1868">
                  <c:v>-2.2405000000000001E-2</c:v>
                </c:pt>
                <c:pt idx="1869">
                  <c:v>-2.3462E-2</c:v>
                </c:pt>
                <c:pt idx="1870">
                  <c:v>-8.5389999999999997E-3</c:v>
                </c:pt>
                <c:pt idx="1871">
                  <c:v>2.1281999999999999E-2</c:v>
                </c:pt>
                <c:pt idx="1872">
                  <c:v>4.7904000000000002E-2</c:v>
                </c:pt>
                <c:pt idx="1873">
                  <c:v>3.8311999999999999E-2</c:v>
                </c:pt>
                <c:pt idx="1874">
                  <c:v>-3.2260000000000001E-3</c:v>
                </c:pt>
                <c:pt idx="1875">
                  <c:v>-4.5818999999999999E-2</c:v>
                </c:pt>
                <c:pt idx="1876">
                  <c:v>-7.3507000000000003E-2</c:v>
                </c:pt>
                <c:pt idx="1877">
                  <c:v>-7.9897999999999997E-2</c:v>
                </c:pt>
                <c:pt idx="1878">
                  <c:v>-5.4336000000000002E-2</c:v>
                </c:pt>
                <c:pt idx="1879">
                  <c:v>-5.3449999999999999E-3</c:v>
                </c:pt>
                <c:pt idx="1880">
                  <c:v>1.9139E-2</c:v>
                </c:pt>
                <c:pt idx="1881">
                  <c:v>1.4859000000000001E-2</c:v>
                </c:pt>
                <c:pt idx="1882">
                  <c:v>-7.3999999999999996E-5</c:v>
                </c:pt>
                <c:pt idx="1883">
                  <c:v>-9.6679999999999995E-3</c:v>
                </c:pt>
                <c:pt idx="1884">
                  <c:v>-2.5641000000000001E-2</c:v>
                </c:pt>
                <c:pt idx="1885">
                  <c:v>-3.4158000000000001E-2</c:v>
                </c:pt>
                <c:pt idx="1886">
                  <c:v>-2.1354999999999999E-2</c:v>
                </c:pt>
                <c:pt idx="1887">
                  <c:v>-8.5550000000000001E-3</c:v>
                </c:pt>
                <c:pt idx="1888">
                  <c:v>-1.7058E-2</c:v>
                </c:pt>
                <c:pt idx="1889">
                  <c:v>-2.6629E-2</c:v>
                </c:pt>
                <c:pt idx="1890">
                  <c:v>-1.9168999999999999E-2</c:v>
                </c:pt>
                <c:pt idx="1891">
                  <c:v>-1.2789E-2</c:v>
                </c:pt>
                <c:pt idx="1892">
                  <c:v>-1.8145000000000001E-2</c:v>
                </c:pt>
                <c:pt idx="1893">
                  <c:v>-2.6698E-2</c:v>
                </c:pt>
                <c:pt idx="1894">
                  <c:v>-3.9488000000000002E-2</c:v>
                </c:pt>
                <c:pt idx="1895">
                  <c:v>-4.2689999999999999E-2</c:v>
                </c:pt>
                <c:pt idx="1896">
                  <c:v>-2.7779999999999999E-2</c:v>
                </c:pt>
                <c:pt idx="1897">
                  <c:v>-1.0736000000000001E-2</c:v>
                </c:pt>
                <c:pt idx="1898">
                  <c:v>-6.463E-3</c:v>
                </c:pt>
                <c:pt idx="1899">
                  <c:v>-2.3496E-2</c:v>
                </c:pt>
                <c:pt idx="1900">
                  <c:v>-2.7739E-2</c:v>
                </c:pt>
                <c:pt idx="1901">
                  <c:v>-1.3879000000000001E-2</c:v>
                </c:pt>
                <c:pt idx="1902">
                  <c:v>1.039E-3</c:v>
                </c:pt>
                <c:pt idx="1903">
                  <c:v>-2.4000000000000001E-5</c:v>
                </c:pt>
                <c:pt idx="1904">
                  <c:v>-2.1335E-2</c:v>
                </c:pt>
                <c:pt idx="1905">
                  <c:v>-3.7333999999999999E-2</c:v>
                </c:pt>
                <c:pt idx="1906">
                  <c:v>-2.8819999999999998E-2</c:v>
                </c:pt>
                <c:pt idx="1907">
                  <c:v>-1.6046999999999999E-2</c:v>
                </c:pt>
                <c:pt idx="1908">
                  <c:v>-5.3949999999999996E-3</c:v>
                </c:pt>
                <c:pt idx="1909">
                  <c:v>1.9119000000000001E-2</c:v>
                </c:pt>
                <c:pt idx="1910">
                  <c:v>3.2989999999999998E-2</c:v>
                </c:pt>
                <c:pt idx="1911">
                  <c:v>1.1689E-2</c:v>
                </c:pt>
                <c:pt idx="1912">
                  <c:v>-2.3463000000000001E-2</c:v>
                </c:pt>
                <c:pt idx="1913">
                  <c:v>-3.5179000000000002E-2</c:v>
                </c:pt>
                <c:pt idx="1914">
                  <c:v>-2.5596000000000001E-2</c:v>
                </c:pt>
                <c:pt idx="1915">
                  <c:v>-1.8152999999999999E-2</c:v>
                </c:pt>
                <c:pt idx="1916">
                  <c:v>-1.7089E-2</c:v>
                </c:pt>
                <c:pt idx="1917">
                  <c:v>-2.4525000000000002E-2</c:v>
                </c:pt>
                <c:pt idx="1918">
                  <c:v>-2.6638999999999999E-2</c:v>
                </c:pt>
                <c:pt idx="1919">
                  <c:v>-1.0664E-2</c:v>
                </c:pt>
                <c:pt idx="1920">
                  <c:v>1.0460000000000001E-3</c:v>
                </c:pt>
                <c:pt idx="1921">
                  <c:v>-1.0682000000000001E-2</c:v>
                </c:pt>
                <c:pt idx="1922">
                  <c:v>-2.2415999999999998E-2</c:v>
                </c:pt>
                <c:pt idx="1923">
                  <c:v>-6.9999999999999994E-5</c:v>
                </c:pt>
                <c:pt idx="1924">
                  <c:v>3.2948999999999999E-2</c:v>
                </c:pt>
                <c:pt idx="1925">
                  <c:v>2.3349000000000002E-2</c:v>
                </c:pt>
                <c:pt idx="1926">
                  <c:v>-4.5916999999999999E-2</c:v>
                </c:pt>
                <c:pt idx="1927">
                  <c:v>-0.108767</c:v>
                </c:pt>
                <c:pt idx="1928">
                  <c:v>-0.1013</c:v>
                </c:pt>
                <c:pt idx="1929">
                  <c:v>-6.4669999999999997E-3</c:v>
                </c:pt>
                <c:pt idx="1930">
                  <c:v>7.0271E-2</c:v>
                </c:pt>
                <c:pt idx="1931">
                  <c:v>2.6609000000000001E-2</c:v>
                </c:pt>
                <c:pt idx="1932">
                  <c:v>-1.9205E-2</c:v>
                </c:pt>
                <c:pt idx="1933">
                  <c:v>-4.1582000000000001E-2</c:v>
                </c:pt>
                <c:pt idx="1934">
                  <c:v>-4.6906999999999997E-2</c:v>
                </c:pt>
                <c:pt idx="1935">
                  <c:v>-3.6260000000000001E-2</c:v>
                </c:pt>
                <c:pt idx="1936">
                  <c:v>-1.1769E-2</c:v>
                </c:pt>
                <c:pt idx="1937">
                  <c:v>8.4550000000000007E-3</c:v>
                </c:pt>
                <c:pt idx="1938">
                  <c:v>6.3140000000000002E-3</c:v>
                </c:pt>
                <c:pt idx="1939">
                  <c:v>-1.4995E-2</c:v>
                </c:pt>
                <c:pt idx="1940">
                  <c:v>-3.7368999999999999E-2</c:v>
                </c:pt>
                <c:pt idx="1941">
                  <c:v>-4.1639000000000002E-2</c:v>
                </c:pt>
                <c:pt idx="1942">
                  <c:v>-2.7789999999999999E-2</c:v>
                </c:pt>
                <c:pt idx="1943">
                  <c:v>-8.5939999999999992E-3</c:v>
                </c:pt>
                <c:pt idx="1944">
                  <c:v>3.1570000000000001E-3</c:v>
                </c:pt>
                <c:pt idx="1945">
                  <c:v>3.1819999999999999E-3</c:v>
                </c:pt>
                <c:pt idx="1946">
                  <c:v>-4.2589999999999998E-3</c:v>
                </c:pt>
                <c:pt idx="1947">
                  <c:v>-1.0649E-2</c:v>
                </c:pt>
                <c:pt idx="1948">
                  <c:v>-1.7049999999999999E-2</c:v>
                </c:pt>
                <c:pt idx="1949">
                  <c:v>-1.6004000000000001E-2</c:v>
                </c:pt>
                <c:pt idx="1950">
                  <c:v>-1.0692999999999999E-2</c:v>
                </c:pt>
                <c:pt idx="1951">
                  <c:v>-1.3899E-2</c:v>
                </c:pt>
                <c:pt idx="1952">
                  <c:v>-2.6688E-2</c:v>
                </c:pt>
                <c:pt idx="1953">
                  <c:v>-3.5210999999999999E-2</c:v>
                </c:pt>
                <c:pt idx="1954">
                  <c:v>-4.0542000000000002E-2</c:v>
                </c:pt>
                <c:pt idx="1955">
                  <c:v>-3.7335E-2</c:v>
                </c:pt>
                <c:pt idx="1956">
                  <c:v>-1.8138000000000001E-2</c:v>
                </c:pt>
                <c:pt idx="1957">
                  <c:v>2.1199999999999999E-3</c:v>
                </c:pt>
                <c:pt idx="1958">
                  <c:v>1.0656000000000001E-2</c:v>
                </c:pt>
                <c:pt idx="1959">
                  <c:v>-1.059E-3</c:v>
                </c:pt>
                <c:pt idx="1960">
                  <c:v>-2.5564E-2</c:v>
                </c:pt>
                <c:pt idx="1961">
                  <c:v>-3.3036999999999997E-2</c:v>
                </c:pt>
                <c:pt idx="1962">
                  <c:v>-2.8785000000000002E-2</c:v>
                </c:pt>
                <c:pt idx="1963">
                  <c:v>-2.4535000000000001E-2</c:v>
                </c:pt>
                <c:pt idx="1964">
                  <c:v>-2.9867999999999999E-2</c:v>
                </c:pt>
                <c:pt idx="1965">
                  <c:v>-2.8805999999999998E-2</c:v>
                </c:pt>
                <c:pt idx="1966">
                  <c:v>-1.1757E-2</c:v>
                </c:pt>
                <c:pt idx="1967">
                  <c:v>-4.6999999999999997E-5</c:v>
                </c:pt>
                <c:pt idx="1968">
                  <c:v>-7.5009999999999999E-3</c:v>
                </c:pt>
                <c:pt idx="1969">
                  <c:v>-3.3063000000000002E-2</c:v>
                </c:pt>
                <c:pt idx="1970">
                  <c:v>-5.8637000000000002E-2</c:v>
                </c:pt>
                <c:pt idx="1971">
                  <c:v>-5.2250999999999999E-2</c:v>
                </c:pt>
                <c:pt idx="1972">
                  <c:v>-2.3517E-2</c:v>
                </c:pt>
                <c:pt idx="1973">
                  <c:v>1.6926E-2</c:v>
                </c:pt>
                <c:pt idx="1974">
                  <c:v>4.8908E-2</c:v>
                </c:pt>
                <c:pt idx="1975">
                  <c:v>3.6171000000000002E-2</c:v>
                </c:pt>
                <c:pt idx="1976">
                  <c:v>4.254E-3</c:v>
                </c:pt>
                <c:pt idx="1977">
                  <c:v>-1.2781000000000001E-2</c:v>
                </c:pt>
                <c:pt idx="1978">
                  <c:v>-1.3847999999999999E-2</c:v>
                </c:pt>
                <c:pt idx="1979">
                  <c:v>-1.0666999999999999E-2</c:v>
                </c:pt>
                <c:pt idx="1980">
                  <c:v>-1.4954E-2</c:v>
                </c:pt>
                <c:pt idx="1981">
                  <c:v>-1.2851E-2</c:v>
                </c:pt>
                <c:pt idx="1982">
                  <c:v>-1.1802E-2</c:v>
                </c:pt>
                <c:pt idx="1983">
                  <c:v>-1.8200000000000001E-2</c:v>
                </c:pt>
                <c:pt idx="1984">
                  <c:v>-1.8190000000000001E-2</c:v>
                </c:pt>
                <c:pt idx="1985">
                  <c:v>-7.5139999999999998E-3</c:v>
                </c:pt>
                <c:pt idx="1986">
                  <c:v>-3.0000000000000001E-5</c:v>
                </c:pt>
                <c:pt idx="1987">
                  <c:v>-1.0000000000000001E-5</c:v>
                </c:pt>
                <c:pt idx="1988">
                  <c:v>1.2999999999999999E-5</c:v>
                </c:pt>
                <c:pt idx="1989">
                  <c:v>-1.3826E-2</c:v>
                </c:pt>
                <c:pt idx="1990">
                  <c:v>-3.7253000000000001E-2</c:v>
                </c:pt>
                <c:pt idx="1991">
                  <c:v>-4.5796000000000003E-2</c:v>
                </c:pt>
                <c:pt idx="1992">
                  <c:v>-3.517E-2</c:v>
                </c:pt>
                <c:pt idx="1993">
                  <c:v>3.1570000000000001E-3</c:v>
                </c:pt>
                <c:pt idx="1994">
                  <c:v>2.3366999999999999E-2</c:v>
                </c:pt>
                <c:pt idx="1995">
                  <c:v>5.241E-3</c:v>
                </c:pt>
                <c:pt idx="1996">
                  <c:v>-3.3080000000000002E-3</c:v>
                </c:pt>
                <c:pt idx="1997">
                  <c:v>3.2892999999999999E-2</c:v>
                </c:pt>
                <c:pt idx="1998">
                  <c:v>7.9754000000000005E-2</c:v>
                </c:pt>
              </c:numCache>
            </c:numRef>
          </c:val>
          <c:smooth val="0"/>
          <c:extLst>
            <c:ext xmlns:c16="http://schemas.microsoft.com/office/drawing/2014/chart" uri="{C3380CC4-5D6E-409C-BE32-E72D297353CC}">
              <c16:uniqueId val="{00000001-2BF3-4F7B-824B-73CE81FF7C38}"/>
            </c:ext>
          </c:extLst>
        </c:ser>
        <c:ser>
          <c:idx val="2"/>
          <c:order val="2"/>
          <c:tx>
            <c:strRef>
              <c:f>[Simulate_raci_31_01_2018.csv]Simulate_raci_31_01_2018!$C$1</c:f>
              <c:strCache>
                <c:ptCount val="1"/>
                <c:pt idx="0">
                  <c:v>Yaw_Axis</c:v>
                </c:pt>
              </c:strCache>
            </c:strRef>
          </c:tx>
          <c:spPr>
            <a:ln w="28575" cap="rnd">
              <a:solidFill>
                <a:schemeClr val="accent3"/>
              </a:solidFill>
              <a:round/>
            </a:ln>
            <a:effectLst/>
          </c:spPr>
          <c:marker>
            <c:symbol val="none"/>
          </c:marker>
          <c:val>
            <c:numRef>
              <c:f>[Simulate_raci_31_01_2018.csv]Simulate_raci_31_01_2018!$C$2:$C$2000</c:f>
              <c:numCache>
                <c:formatCode>General</c:formatCode>
                <c:ptCount val="1999"/>
                <c:pt idx="0">
                  <c:v>-1.3232000000000001E-2</c:v>
                </c:pt>
                <c:pt idx="1">
                  <c:v>-5.1007999999999998E-2</c:v>
                </c:pt>
                <c:pt idx="2">
                  <c:v>-4.2778999999999998E-2</c:v>
                </c:pt>
                <c:pt idx="3">
                  <c:v>-3.0691E-2</c:v>
                </c:pt>
                <c:pt idx="4">
                  <c:v>-4.2078999999999998E-2</c:v>
                </c:pt>
                <c:pt idx="5">
                  <c:v>-4.1442E-2</c:v>
                </c:pt>
                <c:pt idx="6">
                  <c:v>-4.3866000000000002E-2</c:v>
                </c:pt>
                <c:pt idx="7">
                  <c:v>-4.514E-2</c:v>
                </c:pt>
                <c:pt idx="8">
                  <c:v>-5.1712000000000001E-2</c:v>
                </c:pt>
                <c:pt idx="9">
                  <c:v>-6.9872000000000004E-2</c:v>
                </c:pt>
                <c:pt idx="10">
                  <c:v>-5.1198E-2</c:v>
                </c:pt>
                <c:pt idx="11">
                  <c:v>-1.7496000000000001E-2</c:v>
                </c:pt>
                <c:pt idx="12">
                  <c:v>4.3439999999999998E-3</c:v>
                </c:pt>
                <c:pt idx="13">
                  <c:v>-4.8830000000000002E-3</c:v>
                </c:pt>
                <c:pt idx="14">
                  <c:v>-1.4489999999999999E-2</c:v>
                </c:pt>
                <c:pt idx="15">
                  <c:v>-6.0610000000000004E-3</c:v>
                </c:pt>
                <c:pt idx="16">
                  <c:v>-6.0749999999999997E-3</c:v>
                </c:pt>
                <c:pt idx="17">
                  <c:v>-1.9699000000000001E-2</c:v>
                </c:pt>
                <c:pt idx="18">
                  <c:v>-1.3089E-2</c:v>
                </c:pt>
                <c:pt idx="19">
                  <c:v>-3.5980000000000001E-3</c:v>
                </c:pt>
                <c:pt idx="20">
                  <c:v>3.5599999999999998E-3</c:v>
                </c:pt>
                <c:pt idx="21">
                  <c:v>1.2784999999999999E-2</c:v>
                </c:pt>
                <c:pt idx="22">
                  <c:v>2.7470999999999999E-2</c:v>
                </c:pt>
                <c:pt idx="23">
                  <c:v>3.3937000000000002E-2</c:v>
                </c:pt>
                <c:pt idx="24">
                  <c:v>2.0361000000000001E-2</c:v>
                </c:pt>
                <c:pt idx="25">
                  <c:v>-2.7759999999999998E-3</c:v>
                </c:pt>
                <c:pt idx="26">
                  <c:v>-1.865E-2</c:v>
                </c:pt>
                <c:pt idx="27">
                  <c:v>-3.1709000000000001E-2</c:v>
                </c:pt>
                <c:pt idx="28">
                  <c:v>-4.0543999999999997E-2</c:v>
                </c:pt>
                <c:pt idx="29">
                  <c:v>-3.6506999999999998E-2</c:v>
                </c:pt>
                <c:pt idx="30">
                  <c:v>-1.9449999999999999E-2</c:v>
                </c:pt>
                <c:pt idx="31">
                  <c:v>-2.0950000000000001E-3</c:v>
                </c:pt>
                <c:pt idx="32">
                  <c:v>3.7850000000000002E-3</c:v>
                </c:pt>
                <c:pt idx="33">
                  <c:v>1.1861E-2</c:v>
                </c:pt>
                <c:pt idx="34">
                  <c:v>1.9793999999999999E-2</c:v>
                </c:pt>
                <c:pt idx="35">
                  <c:v>1.9833E-2</c:v>
                </c:pt>
                <c:pt idx="36">
                  <c:v>6.5680000000000001E-3</c:v>
                </c:pt>
                <c:pt idx="37">
                  <c:v>-8.8719999999999997E-3</c:v>
                </c:pt>
                <c:pt idx="38">
                  <c:v>-1.8728999999999999E-2</c:v>
                </c:pt>
                <c:pt idx="39">
                  <c:v>-2.2157E-2</c:v>
                </c:pt>
                <c:pt idx="40">
                  <c:v>-3.2183000000000003E-2</c:v>
                </c:pt>
                <c:pt idx="41">
                  <c:v>-4.3528999999999998E-2</c:v>
                </c:pt>
                <c:pt idx="42">
                  <c:v>-4.4316000000000001E-2</c:v>
                </c:pt>
                <c:pt idx="43">
                  <c:v>-3.1238999999999999E-2</c:v>
                </c:pt>
                <c:pt idx="44">
                  <c:v>-2.1215999999999999E-2</c:v>
                </c:pt>
                <c:pt idx="45">
                  <c:v>-1.8606999999999999E-2</c:v>
                </c:pt>
                <c:pt idx="46">
                  <c:v>-1.1653E-2</c:v>
                </c:pt>
                <c:pt idx="47">
                  <c:v>-1.5424E-2</c:v>
                </c:pt>
                <c:pt idx="48">
                  <c:v>-1.9248000000000001E-2</c:v>
                </c:pt>
                <c:pt idx="49">
                  <c:v>-1.0141000000000001E-2</c:v>
                </c:pt>
                <c:pt idx="50">
                  <c:v>4.5310000000000003E-3</c:v>
                </c:pt>
                <c:pt idx="51">
                  <c:v>1.1698E-2</c:v>
                </c:pt>
                <c:pt idx="52">
                  <c:v>1.4399E-2</c:v>
                </c:pt>
                <c:pt idx="53">
                  <c:v>5.1650000000000003E-3</c:v>
                </c:pt>
                <c:pt idx="54">
                  <c:v>5.6940000000000003E-3</c:v>
                </c:pt>
                <c:pt idx="55">
                  <c:v>5.2579999999999997E-3</c:v>
                </c:pt>
                <c:pt idx="56">
                  <c:v>1.4955E-2</c:v>
                </c:pt>
                <c:pt idx="57">
                  <c:v>3.5659000000000003E-2</c:v>
                </c:pt>
                <c:pt idx="58">
                  <c:v>3.6852999999999997E-2</c:v>
                </c:pt>
                <c:pt idx="59">
                  <c:v>3.0263000000000002E-2</c:v>
                </c:pt>
                <c:pt idx="60">
                  <c:v>2.9669999999999998E-2</c:v>
                </c:pt>
                <c:pt idx="61">
                  <c:v>3.3043000000000003E-2</c:v>
                </c:pt>
                <c:pt idx="62">
                  <c:v>3.7571E-2</c:v>
                </c:pt>
                <c:pt idx="63">
                  <c:v>4.8826000000000001E-2</c:v>
                </c:pt>
                <c:pt idx="64">
                  <c:v>9.3493000000000007E-2</c:v>
                </c:pt>
                <c:pt idx="65">
                  <c:v>0.12868599999999999</c:v>
                </c:pt>
                <c:pt idx="66">
                  <c:v>0.15434999999999999</c:v>
                </c:pt>
                <c:pt idx="67">
                  <c:v>0.14782600000000001</c:v>
                </c:pt>
                <c:pt idx="68">
                  <c:v>0.120862</c:v>
                </c:pt>
                <c:pt idx="69">
                  <c:v>7.2408E-2</c:v>
                </c:pt>
                <c:pt idx="70">
                  <c:v>4.4458999999999999E-2</c:v>
                </c:pt>
                <c:pt idx="71">
                  <c:v>2.8579E-2</c:v>
                </c:pt>
                <c:pt idx="72">
                  <c:v>5.3920000000000001E-3</c:v>
                </c:pt>
                <c:pt idx="73">
                  <c:v>-9.9369999999999997E-3</c:v>
                </c:pt>
                <c:pt idx="74">
                  <c:v>-3.4970000000000001E-2</c:v>
                </c:pt>
                <c:pt idx="75">
                  <c:v>-3.9627999999999997E-2</c:v>
                </c:pt>
                <c:pt idx="76">
                  <c:v>-3.0407E-2</c:v>
                </c:pt>
                <c:pt idx="77">
                  <c:v>-2.2294999999999999E-2</c:v>
                </c:pt>
                <c:pt idx="78">
                  <c:v>-4.3156E-2</c:v>
                </c:pt>
                <c:pt idx="79">
                  <c:v>-7.5902999999999998E-2</c:v>
                </c:pt>
                <c:pt idx="80">
                  <c:v>-0.101183</c:v>
                </c:pt>
                <c:pt idx="81">
                  <c:v>-0.11879099999999999</c:v>
                </c:pt>
                <c:pt idx="82">
                  <c:v>-0.11597200000000001</c:v>
                </c:pt>
                <c:pt idx="83">
                  <c:v>-0.10570599999999999</c:v>
                </c:pt>
                <c:pt idx="84">
                  <c:v>-9.2287999999999995E-2</c:v>
                </c:pt>
                <c:pt idx="85">
                  <c:v>-7.0262000000000005E-2</c:v>
                </c:pt>
                <c:pt idx="86">
                  <c:v>-5.9899000000000001E-2</c:v>
                </c:pt>
                <c:pt idx="87">
                  <c:v>-6.0291999999999998E-2</c:v>
                </c:pt>
                <c:pt idx="88">
                  <c:v>-5.2238E-2</c:v>
                </c:pt>
                <c:pt idx="89">
                  <c:v>-5.0603000000000002E-2</c:v>
                </c:pt>
                <c:pt idx="90">
                  <c:v>-6.5043000000000004E-2</c:v>
                </c:pt>
                <c:pt idx="91">
                  <c:v>-7.8566999999999998E-2</c:v>
                </c:pt>
                <c:pt idx="92">
                  <c:v>-7.8367000000000006E-2</c:v>
                </c:pt>
                <c:pt idx="93">
                  <c:v>-7.2665999999999994E-2</c:v>
                </c:pt>
                <c:pt idx="94">
                  <c:v>-5.5954999999999998E-2</c:v>
                </c:pt>
                <c:pt idx="95">
                  <c:v>-2.4254000000000001E-2</c:v>
                </c:pt>
                <c:pt idx="96">
                  <c:v>8.1650000000000004E-3</c:v>
                </c:pt>
                <c:pt idx="97">
                  <c:v>1.0651000000000001E-2</c:v>
                </c:pt>
                <c:pt idx="98">
                  <c:v>3.7880000000000001E-3</c:v>
                </c:pt>
                <c:pt idx="99">
                  <c:v>1.8381999999999999E-2</c:v>
                </c:pt>
                <c:pt idx="100">
                  <c:v>1.9172999999999999E-2</c:v>
                </c:pt>
                <c:pt idx="101">
                  <c:v>1.1055000000000001E-2</c:v>
                </c:pt>
                <c:pt idx="102">
                  <c:v>1.2269E-2</c:v>
                </c:pt>
                <c:pt idx="103">
                  <c:v>1.7784000000000001E-2</c:v>
                </c:pt>
                <c:pt idx="104">
                  <c:v>3.9543000000000002E-2</c:v>
                </c:pt>
                <c:pt idx="105">
                  <c:v>6.7983000000000002E-2</c:v>
                </c:pt>
                <c:pt idx="106">
                  <c:v>8.9942999999999995E-2</c:v>
                </c:pt>
                <c:pt idx="107">
                  <c:v>9.5538999999999999E-2</c:v>
                </c:pt>
                <c:pt idx="108">
                  <c:v>8.1514000000000003E-2</c:v>
                </c:pt>
                <c:pt idx="109">
                  <c:v>5.9739E-2</c:v>
                </c:pt>
                <c:pt idx="110">
                  <c:v>3.2592999999999997E-2</c:v>
                </c:pt>
                <c:pt idx="111">
                  <c:v>-1.6479999999999999E-3</c:v>
                </c:pt>
                <c:pt idx="112">
                  <c:v>-3.5514999999999998E-2</c:v>
                </c:pt>
                <c:pt idx="113">
                  <c:v>-5.7369999999999997E-2</c:v>
                </c:pt>
                <c:pt idx="114">
                  <c:v>-6.8412000000000001E-2</c:v>
                </c:pt>
                <c:pt idx="115">
                  <c:v>-5.2993999999999999E-2</c:v>
                </c:pt>
                <c:pt idx="116">
                  <c:v>-3.2398999999999997E-2</c:v>
                </c:pt>
                <c:pt idx="117">
                  <c:v>-2.164E-2</c:v>
                </c:pt>
                <c:pt idx="118">
                  <c:v>-2.6855E-2</c:v>
                </c:pt>
                <c:pt idx="119">
                  <c:v>-3.8425000000000001E-2</c:v>
                </c:pt>
                <c:pt idx="120">
                  <c:v>-5.108E-2</c:v>
                </c:pt>
                <c:pt idx="121">
                  <c:v>-6.8828E-2</c:v>
                </c:pt>
                <c:pt idx="122">
                  <c:v>-0.107802</c:v>
                </c:pt>
                <c:pt idx="123">
                  <c:v>-0.15978700000000001</c:v>
                </c:pt>
                <c:pt idx="124">
                  <c:v>-0.213895</c:v>
                </c:pt>
                <c:pt idx="125">
                  <c:v>-0.23020399999999999</c:v>
                </c:pt>
                <c:pt idx="126">
                  <c:v>-0.221382</c:v>
                </c:pt>
                <c:pt idx="127">
                  <c:v>-0.21546000000000001</c:v>
                </c:pt>
                <c:pt idx="128">
                  <c:v>-0.222718</c:v>
                </c:pt>
                <c:pt idx="129">
                  <c:v>-0.21563099999999999</c:v>
                </c:pt>
                <c:pt idx="130">
                  <c:v>-0.193077</c:v>
                </c:pt>
                <c:pt idx="131">
                  <c:v>-0.19314100000000001</c:v>
                </c:pt>
                <c:pt idx="132">
                  <c:v>-0.19095999999999999</c:v>
                </c:pt>
                <c:pt idx="133">
                  <c:v>-0.17721400000000001</c:v>
                </c:pt>
                <c:pt idx="134">
                  <c:v>-0.171985</c:v>
                </c:pt>
                <c:pt idx="135">
                  <c:v>-0.16131499999999999</c:v>
                </c:pt>
                <c:pt idx="136">
                  <c:v>-0.13678499999999999</c:v>
                </c:pt>
                <c:pt idx="137">
                  <c:v>-0.10702100000000001</c:v>
                </c:pt>
                <c:pt idx="138">
                  <c:v>-8.1691E-2</c:v>
                </c:pt>
                <c:pt idx="139">
                  <c:v>-4.9106999999999998E-2</c:v>
                </c:pt>
                <c:pt idx="140">
                  <c:v>-2.1173999999999998E-2</c:v>
                </c:pt>
                <c:pt idx="141">
                  <c:v>-5.2880000000000002E-3</c:v>
                </c:pt>
                <c:pt idx="142">
                  <c:v>-1.12E-4</c:v>
                </c:pt>
                <c:pt idx="143">
                  <c:v>-1.3320000000000001E-3</c:v>
                </c:pt>
                <c:pt idx="144">
                  <c:v>-6.7159999999999997E-3</c:v>
                </c:pt>
                <c:pt idx="145">
                  <c:v>-2.5500000000000002E-4</c:v>
                </c:pt>
                <c:pt idx="146">
                  <c:v>1.1402000000000001E-2</c:v>
                </c:pt>
                <c:pt idx="147">
                  <c:v>1.6441000000000001E-2</c:v>
                </c:pt>
                <c:pt idx="148">
                  <c:v>2.5642999999999999E-2</c:v>
                </c:pt>
                <c:pt idx="149">
                  <c:v>3.4020000000000002E-2</c:v>
                </c:pt>
                <c:pt idx="150">
                  <c:v>3.3966000000000003E-2</c:v>
                </c:pt>
                <c:pt idx="151">
                  <c:v>3.1945000000000001E-2</c:v>
                </c:pt>
                <c:pt idx="152">
                  <c:v>2.3727000000000002E-2</c:v>
                </c:pt>
                <c:pt idx="153">
                  <c:v>4.9969999999999997E-3</c:v>
                </c:pt>
                <c:pt idx="154">
                  <c:v>-1.371E-2</c:v>
                </c:pt>
                <c:pt idx="155">
                  <c:v>-3.0290000000000001E-2</c:v>
                </c:pt>
                <c:pt idx="156">
                  <c:v>-4.2597999999999997E-2</c:v>
                </c:pt>
                <c:pt idx="157">
                  <c:v>-5.1681999999999999E-2</c:v>
                </c:pt>
                <c:pt idx="158">
                  <c:v>-4.6850999999999997E-2</c:v>
                </c:pt>
                <c:pt idx="159">
                  <c:v>-3.456E-2</c:v>
                </c:pt>
                <c:pt idx="160">
                  <c:v>-2.9732000000000001E-2</c:v>
                </c:pt>
                <c:pt idx="161">
                  <c:v>-3.3300999999999997E-2</c:v>
                </c:pt>
                <c:pt idx="162">
                  <c:v>-4.3182999999999999E-2</c:v>
                </c:pt>
                <c:pt idx="163">
                  <c:v>-4.8855000000000003E-2</c:v>
                </c:pt>
                <c:pt idx="164">
                  <c:v>-5.1471000000000003E-2</c:v>
                </c:pt>
                <c:pt idx="165">
                  <c:v>-6.2713000000000005E-2</c:v>
                </c:pt>
                <c:pt idx="166">
                  <c:v>-6.6475000000000006E-2</c:v>
                </c:pt>
                <c:pt idx="167">
                  <c:v>-6.8195000000000006E-2</c:v>
                </c:pt>
                <c:pt idx="168">
                  <c:v>-6.6691E-2</c:v>
                </c:pt>
                <c:pt idx="169">
                  <c:v>-5.7556999999999997E-2</c:v>
                </c:pt>
                <c:pt idx="170">
                  <c:v>-4.1679000000000001E-2</c:v>
                </c:pt>
                <c:pt idx="171">
                  <c:v>-3.091E-2</c:v>
                </c:pt>
                <c:pt idx="172">
                  <c:v>-2.2190999999999999E-2</c:v>
                </c:pt>
                <c:pt idx="173">
                  <c:v>-1.5622E-2</c:v>
                </c:pt>
                <c:pt idx="174">
                  <c:v>-1.7648E-2</c:v>
                </c:pt>
                <c:pt idx="175">
                  <c:v>-1.6549000000000001E-2</c:v>
                </c:pt>
                <c:pt idx="176">
                  <c:v>-2.4265999999999999E-2</c:v>
                </c:pt>
                <c:pt idx="177">
                  <c:v>-4.1614999999999999E-2</c:v>
                </c:pt>
                <c:pt idx="178">
                  <c:v>-5.6805000000000001E-2</c:v>
                </c:pt>
                <c:pt idx="179">
                  <c:v>-5.8125000000000003E-2</c:v>
                </c:pt>
                <c:pt idx="180">
                  <c:v>-3.6924999999999999E-2</c:v>
                </c:pt>
                <c:pt idx="181">
                  <c:v>-1.2555999999999999E-2</c:v>
                </c:pt>
                <c:pt idx="182">
                  <c:v>8.7999999999999998E-5</c:v>
                </c:pt>
                <c:pt idx="183">
                  <c:v>4.1999999999999997E-3</c:v>
                </c:pt>
                <c:pt idx="184">
                  <c:v>1.4744E-2</c:v>
                </c:pt>
                <c:pt idx="185">
                  <c:v>2.4150000000000001E-2</c:v>
                </c:pt>
                <c:pt idx="186">
                  <c:v>2.6901000000000001E-2</c:v>
                </c:pt>
                <c:pt idx="187">
                  <c:v>1.8676999999999999E-2</c:v>
                </c:pt>
                <c:pt idx="188">
                  <c:v>6.0060000000000001E-3</c:v>
                </c:pt>
                <c:pt idx="189">
                  <c:v>-1.214E-3</c:v>
                </c:pt>
                <c:pt idx="190">
                  <c:v>5.7140000000000003E-3</c:v>
                </c:pt>
                <c:pt idx="191">
                  <c:v>1.7165E-2</c:v>
                </c:pt>
                <c:pt idx="192">
                  <c:v>2.0243000000000001E-2</c:v>
                </c:pt>
                <c:pt idx="193">
                  <c:v>2.0282000000000001E-2</c:v>
                </c:pt>
                <c:pt idx="194">
                  <c:v>1.7295999999999999E-2</c:v>
                </c:pt>
                <c:pt idx="195">
                  <c:v>5.5999999999999995E-4</c:v>
                </c:pt>
                <c:pt idx="196">
                  <c:v>-1.7124E-2</c:v>
                </c:pt>
                <c:pt idx="197">
                  <c:v>-2.9326000000000001E-2</c:v>
                </c:pt>
                <c:pt idx="198">
                  <c:v>-3.9293000000000002E-2</c:v>
                </c:pt>
                <c:pt idx="199">
                  <c:v>-4.3880000000000002E-2</c:v>
                </c:pt>
                <c:pt idx="200">
                  <c:v>-4.8460000000000003E-2</c:v>
                </c:pt>
                <c:pt idx="201">
                  <c:v>-6.2651999999999999E-2</c:v>
                </c:pt>
                <c:pt idx="202">
                  <c:v>-6.9375999999999993E-2</c:v>
                </c:pt>
                <c:pt idx="203">
                  <c:v>-7.0738999999999996E-2</c:v>
                </c:pt>
                <c:pt idx="204">
                  <c:v>-7.2012999999999994E-2</c:v>
                </c:pt>
                <c:pt idx="205">
                  <c:v>-6.1461000000000002E-2</c:v>
                </c:pt>
                <c:pt idx="206">
                  <c:v>-5.4177999999999997E-2</c:v>
                </c:pt>
                <c:pt idx="207">
                  <c:v>-4.3782000000000001E-2</c:v>
                </c:pt>
                <c:pt idx="208">
                  <c:v>-1.9618E-2</c:v>
                </c:pt>
                <c:pt idx="209">
                  <c:v>5.5389999999999997E-3</c:v>
                </c:pt>
                <c:pt idx="210">
                  <c:v>3.4867000000000002E-2</c:v>
                </c:pt>
                <c:pt idx="211">
                  <c:v>5.6564999999999997E-2</c:v>
                </c:pt>
                <c:pt idx="212">
                  <c:v>5.8948E-2</c:v>
                </c:pt>
                <c:pt idx="213">
                  <c:v>5.0682999999999999E-2</c:v>
                </c:pt>
                <c:pt idx="214">
                  <c:v>4.2341999999999998E-2</c:v>
                </c:pt>
                <c:pt idx="215">
                  <c:v>4.3565E-2</c:v>
                </c:pt>
                <c:pt idx="216">
                  <c:v>6.4077999999999996E-2</c:v>
                </c:pt>
                <c:pt idx="217">
                  <c:v>8.2572000000000007E-2</c:v>
                </c:pt>
                <c:pt idx="218">
                  <c:v>7.7654000000000001E-2</c:v>
                </c:pt>
                <c:pt idx="219">
                  <c:v>5.5695000000000001E-2</c:v>
                </c:pt>
                <c:pt idx="220">
                  <c:v>2.5229000000000001E-2</c:v>
                </c:pt>
                <c:pt idx="221">
                  <c:v>-1.6924999999999999E-2</c:v>
                </c:pt>
                <c:pt idx="222">
                  <c:v>-6.1126E-2</c:v>
                </c:pt>
                <c:pt idx="223">
                  <c:v>-8.7051000000000003E-2</c:v>
                </c:pt>
                <c:pt idx="224">
                  <c:v>-8.1900000000000001E-2</c:v>
                </c:pt>
                <c:pt idx="225">
                  <c:v>-5.6330999999999999E-2</c:v>
                </c:pt>
                <c:pt idx="226">
                  <c:v>-2.6533000000000001E-2</c:v>
                </c:pt>
                <c:pt idx="227">
                  <c:v>3.124E-3</c:v>
                </c:pt>
                <c:pt idx="228">
                  <c:v>1.038E-2</c:v>
                </c:pt>
                <c:pt idx="229">
                  <c:v>6.0150000000000004E-3</c:v>
                </c:pt>
                <c:pt idx="230">
                  <c:v>-1.5089999999999999E-3</c:v>
                </c:pt>
                <c:pt idx="231">
                  <c:v>7.1180000000000002E-3</c:v>
                </c:pt>
                <c:pt idx="232">
                  <c:v>2.8767999999999998E-2</c:v>
                </c:pt>
                <c:pt idx="233">
                  <c:v>4.1751999999999997E-2</c:v>
                </c:pt>
                <c:pt idx="234">
                  <c:v>4.0564000000000003E-2</c:v>
                </c:pt>
                <c:pt idx="235">
                  <c:v>2.0756E-2</c:v>
                </c:pt>
                <c:pt idx="236">
                  <c:v>-2.9320000000000001E-3</c:v>
                </c:pt>
                <c:pt idx="237">
                  <c:v>-1.0879E-2</c:v>
                </c:pt>
                <c:pt idx="238">
                  <c:v>9.2860000000000009E-3</c:v>
                </c:pt>
                <c:pt idx="239">
                  <c:v>5.1403999999999998E-2</c:v>
                </c:pt>
                <c:pt idx="240">
                  <c:v>9.9060999999999996E-2</c:v>
                </c:pt>
                <c:pt idx="241">
                  <c:v>0.12106699999999999</c:v>
                </c:pt>
                <c:pt idx="242">
                  <c:v>0.122673</c:v>
                </c:pt>
                <c:pt idx="243">
                  <c:v>0.11556900000000001</c:v>
                </c:pt>
                <c:pt idx="244">
                  <c:v>9.1480000000000006E-2</c:v>
                </c:pt>
                <c:pt idx="245">
                  <c:v>2.1500999999999999E-2</c:v>
                </c:pt>
                <c:pt idx="246">
                  <c:v>-2.6195E-2</c:v>
                </c:pt>
                <c:pt idx="247">
                  <c:v>-2.6079000000000001E-2</c:v>
                </c:pt>
                <c:pt idx="248">
                  <c:v>-7.9279999999999993E-3</c:v>
                </c:pt>
                <c:pt idx="249">
                  <c:v>2.8150999999999999E-2</c:v>
                </c:pt>
                <c:pt idx="250">
                  <c:v>4.0613000000000003E-2</c:v>
                </c:pt>
                <c:pt idx="251">
                  <c:v>3.5916999999999998E-2</c:v>
                </c:pt>
                <c:pt idx="252">
                  <c:v>3.5479999999999998E-2</c:v>
                </c:pt>
                <c:pt idx="253">
                  <c:v>2.8464E-2</c:v>
                </c:pt>
                <c:pt idx="254">
                  <c:v>1.8207999999999998E-2</c:v>
                </c:pt>
                <c:pt idx="255">
                  <c:v>1.5497E-2</c:v>
                </c:pt>
                <c:pt idx="256">
                  <c:v>1.7947999999999999E-2</c:v>
                </c:pt>
                <c:pt idx="257">
                  <c:v>2.0063000000000001E-2</c:v>
                </c:pt>
                <c:pt idx="258">
                  <c:v>1.5513000000000001E-2</c:v>
                </c:pt>
                <c:pt idx="259">
                  <c:v>1.7329000000000001E-2</c:v>
                </c:pt>
                <c:pt idx="260">
                  <c:v>2.4551E-2</c:v>
                </c:pt>
                <c:pt idx="261">
                  <c:v>2.7519999999999999E-2</c:v>
                </c:pt>
                <c:pt idx="262">
                  <c:v>2.0806999999999999E-2</c:v>
                </c:pt>
                <c:pt idx="263">
                  <c:v>1.0854000000000001E-2</c:v>
                </c:pt>
                <c:pt idx="264">
                  <c:v>4.0930000000000003E-3</c:v>
                </c:pt>
                <c:pt idx="265">
                  <c:v>-4.2499999999999998E-4</c:v>
                </c:pt>
                <c:pt idx="266">
                  <c:v>-1.1223E-2</c:v>
                </c:pt>
                <c:pt idx="267">
                  <c:v>-1.6551E-2</c:v>
                </c:pt>
                <c:pt idx="268">
                  <c:v>-1.8464000000000001E-2</c:v>
                </c:pt>
                <c:pt idx="269">
                  <c:v>-4.1598000000000003E-2</c:v>
                </c:pt>
                <c:pt idx="270">
                  <c:v>-7.9376000000000002E-2</c:v>
                </c:pt>
                <c:pt idx="271">
                  <c:v>-0.102925</c:v>
                </c:pt>
                <c:pt idx="272">
                  <c:v>-0.10714600000000001</c:v>
                </c:pt>
                <c:pt idx="273">
                  <c:v>-0.101857</c:v>
                </c:pt>
                <c:pt idx="274">
                  <c:v>-0.108497</c:v>
                </c:pt>
                <c:pt idx="275">
                  <c:v>-7.9214999999999994E-2</c:v>
                </c:pt>
                <c:pt idx="276">
                  <c:v>-7.4901999999999996E-2</c:v>
                </c:pt>
                <c:pt idx="277">
                  <c:v>-7.1600999999999998E-2</c:v>
                </c:pt>
                <c:pt idx="278">
                  <c:v>-4.7739999999999998E-2</c:v>
                </c:pt>
                <c:pt idx="279">
                  <c:v>-4.1722000000000002E-2</c:v>
                </c:pt>
                <c:pt idx="280">
                  <c:v>-7.1820999999999996E-2</c:v>
                </c:pt>
                <c:pt idx="281">
                  <c:v>-9.0179999999999996E-2</c:v>
                </c:pt>
                <c:pt idx="282">
                  <c:v>-9.4585000000000002E-2</c:v>
                </c:pt>
                <c:pt idx="283">
                  <c:v>-8.1866999999999995E-2</c:v>
                </c:pt>
                <c:pt idx="284">
                  <c:v>-6.1894999999999999E-2</c:v>
                </c:pt>
                <c:pt idx="285">
                  <c:v>-8.4999000000000005E-2</c:v>
                </c:pt>
                <c:pt idx="286">
                  <c:v>-0.125218</c:v>
                </c:pt>
                <c:pt idx="287">
                  <c:v>-0.137632</c:v>
                </c:pt>
                <c:pt idx="288">
                  <c:v>-0.12771399999999999</c:v>
                </c:pt>
                <c:pt idx="289">
                  <c:v>-9.9481E-2</c:v>
                </c:pt>
                <c:pt idx="290">
                  <c:v>-6.8943000000000004E-2</c:v>
                </c:pt>
                <c:pt idx="291">
                  <c:v>-2.9381999999999998E-2</c:v>
                </c:pt>
                <c:pt idx="292">
                  <c:v>1.5577000000000001E-2</c:v>
                </c:pt>
                <c:pt idx="293">
                  <c:v>4.8769E-2</c:v>
                </c:pt>
                <c:pt idx="294">
                  <c:v>7.4549000000000004E-2</c:v>
                </c:pt>
                <c:pt idx="295">
                  <c:v>6.3627000000000003E-2</c:v>
                </c:pt>
                <c:pt idx="296">
                  <c:v>3.4204999999999999E-2</c:v>
                </c:pt>
                <c:pt idx="297">
                  <c:v>2.5016E-2</c:v>
                </c:pt>
                <c:pt idx="298">
                  <c:v>1.3305000000000001E-2</c:v>
                </c:pt>
                <c:pt idx="299">
                  <c:v>-2.4589999999999998E-3</c:v>
                </c:pt>
                <c:pt idx="300">
                  <c:v>-3.6649999999999999E-3</c:v>
                </c:pt>
                <c:pt idx="301">
                  <c:v>9.4610000000000007E-3</c:v>
                </c:pt>
                <c:pt idx="302">
                  <c:v>3.1199999999999999E-4</c:v>
                </c:pt>
                <c:pt idx="303">
                  <c:v>-2.6172000000000001E-2</c:v>
                </c:pt>
                <c:pt idx="304">
                  <c:v>-3.9095999999999999E-2</c:v>
                </c:pt>
                <c:pt idx="305">
                  <c:v>-4.0548000000000001E-2</c:v>
                </c:pt>
                <c:pt idx="306">
                  <c:v>-4.1071999999999997E-2</c:v>
                </c:pt>
                <c:pt idx="307">
                  <c:v>-4.2795E-2</c:v>
                </c:pt>
                <c:pt idx="308">
                  <c:v>-4.6643999999999998E-2</c:v>
                </c:pt>
                <c:pt idx="309">
                  <c:v>-5.6402000000000001E-2</c:v>
                </c:pt>
                <c:pt idx="310">
                  <c:v>-5.7799999999999997E-2</c:v>
                </c:pt>
                <c:pt idx="311">
                  <c:v>-4.0293000000000002E-2</c:v>
                </c:pt>
                <c:pt idx="312">
                  <c:v>-4.8339999999999998E-3</c:v>
                </c:pt>
                <c:pt idx="313">
                  <c:v>1.5141999999999999E-2</c:v>
                </c:pt>
                <c:pt idx="314">
                  <c:v>2.9564E-2</c:v>
                </c:pt>
                <c:pt idx="315">
                  <c:v>3.7392000000000002E-2</c:v>
                </c:pt>
                <c:pt idx="316">
                  <c:v>4.0862000000000002E-2</c:v>
                </c:pt>
                <c:pt idx="317">
                  <c:v>3.5810000000000002E-2</c:v>
                </c:pt>
                <c:pt idx="318">
                  <c:v>2.5472999999999999E-2</c:v>
                </c:pt>
                <c:pt idx="319">
                  <c:v>1.7389999999999999E-2</c:v>
                </c:pt>
                <c:pt idx="320">
                  <c:v>1.4711E-2</c:v>
                </c:pt>
                <c:pt idx="321">
                  <c:v>1.7305999999999998E-2</c:v>
                </c:pt>
                <c:pt idx="322">
                  <c:v>1.5582E-2</c:v>
                </c:pt>
                <c:pt idx="323">
                  <c:v>5.3020000000000003E-3</c:v>
                </c:pt>
                <c:pt idx="324">
                  <c:v>-1.0248999999999999E-2</c:v>
                </c:pt>
                <c:pt idx="325">
                  <c:v>-2.7923E-2</c:v>
                </c:pt>
                <c:pt idx="326">
                  <c:v>-3.9106000000000002E-2</c:v>
                </c:pt>
                <c:pt idx="327">
                  <c:v>-4.3782000000000001E-2</c:v>
                </c:pt>
                <c:pt idx="328">
                  <c:v>-4.7272000000000002E-2</c:v>
                </c:pt>
                <c:pt idx="329">
                  <c:v>-5.0597999999999997E-2</c:v>
                </c:pt>
                <c:pt idx="330">
                  <c:v>-5.3844000000000003E-2</c:v>
                </c:pt>
                <c:pt idx="331">
                  <c:v>-5.9234000000000002E-2</c:v>
                </c:pt>
                <c:pt idx="332">
                  <c:v>-6.7842E-2</c:v>
                </c:pt>
                <c:pt idx="333">
                  <c:v>-8.4995000000000001E-2</c:v>
                </c:pt>
                <c:pt idx="334">
                  <c:v>-8.4079000000000001E-2</c:v>
                </c:pt>
                <c:pt idx="335">
                  <c:v>-4.8932999999999997E-2</c:v>
                </c:pt>
                <c:pt idx="336">
                  <c:v>-3.4064999999999998E-2</c:v>
                </c:pt>
                <c:pt idx="337">
                  <c:v>-5.5689000000000002E-2</c:v>
                </c:pt>
                <c:pt idx="338">
                  <c:v>-5.8307999999999999E-2</c:v>
                </c:pt>
                <c:pt idx="339">
                  <c:v>-4.3901000000000003E-2</c:v>
                </c:pt>
                <c:pt idx="340">
                  <c:v>-2.9457000000000001E-2</c:v>
                </c:pt>
                <c:pt idx="341">
                  <c:v>-2.6832000000000002E-2</c:v>
                </c:pt>
                <c:pt idx="342">
                  <c:v>-2.4324999999999999E-2</c:v>
                </c:pt>
                <c:pt idx="343">
                  <c:v>-3.8549999999999999E-3</c:v>
                </c:pt>
                <c:pt idx="344">
                  <c:v>2.4819999999999998E-3</c:v>
                </c:pt>
                <c:pt idx="345">
                  <c:v>-2.9390000000000002E-3</c:v>
                </c:pt>
                <c:pt idx="346">
                  <c:v>-1.4833000000000001E-2</c:v>
                </c:pt>
                <c:pt idx="347">
                  <c:v>-3.0928000000000001E-2</c:v>
                </c:pt>
                <c:pt idx="348">
                  <c:v>-4.3688999999999999E-2</c:v>
                </c:pt>
                <c:pt idx="349">
                  <c:v>-4.8794999999999998E-2</c:v>
                </c:pt>
                <c:pt idx="350">
                  <c:v>-5.1674999999999999E-2</c:v>
                </c:pt>
                <c:pt idx="351">
                  <c:v>-5.8844E-2</c:v>
                </c:pt>
                <c:pt idx="352">
                  <c:v>-6.3991000000000006E-2</c:v>
                </c:pt>
                <c:pt idx="353">
                  <c:v>-5.8631999999999997E-2</c:v>
                </c:pt>
                <c:pt idx="354">
                  <c:v>-7.0069999999999993E-2</c:v>
                </c:pt>
                <c:pt idx="355">
                  <c:v>-7.1606000000000003E-2</c:v>
                </c:pt>
                <c:pt idx="356">
                  <c:v>-6.1364000000000002E-2</c:v>
                </c:pt>
                <c:pt idx="357">
                  <c:v>-2.5579999999999999E-2</c:v>
                </c:pt>
                <c:pt idx="358">
                  <c:v>2.8327999999999999E-2</c:v>
                </c:pt>
                <c:pt idx="359">
                  <c:v>4.8000000000000001E-2</c:v>
                </c:pt>
                <c:pt idx="360">
                  <c:v>2.3723999999999999E-2</c:v>
                </c:pt>
                <c:pt idx="361">
                  <c:v>3.5230000000000001E-3</c:v>
                </c:pt>
                <c:pt idx="362">
                  <c:v>-1.0240000000000001E-2</c:v>
                </c:pt>
                <c:pt idx="363">
                  <c:v>-2.4912E-2</c:v>
                </c:pt>
                <c:pt idx="364">
                  <c:v>-3.4122E-2</c:v>
                </c:pt>
                <c:pt idx="365">
                  <c:v>-3.4994999999999998E-2</c:v>
                </c:pt>
                <c:pt idx="366">
                  <c:v>-3.3883000000000003E-2</c:v>
                </c:pt>
                <c:pt idx="367">
                  <c:v>-2.8528999999999999E-2</c:v>
                </c:pt>
                <c:pt idx="368">
                  <c:v>-2.0091000000000001E-2</c:v>
                </c:pt>
                <c:pt idx="369">
                  <c:v>-1.2763999999999999E-2</c:v>
                </c:pt>
                <c:pt idx="370">
                  <c:v>-1.721E-2</c:v>
                </c:pt>
                <c:pt idx="371">
                  <c:v>-2.3729E-2</c:v>
                </c:pt>
                <c:pt idx="372">
                  <c:v>-3.6553000000000002E-2</c:v>
                </c:pt>
                <c:pt idx="373">
                  <c:v>-5.0449000000000001E-2</c:v>
                </c:pt>
                <c:pt idx="374">
                  <c:v>-6.2233999999999998E-2</c:v>
                </c:pt>
                <c:pt idx="375">
                  <c:v>-6.8744E-2</c:v>
                </c:pt>
                <c:pt idx="376">
                  <c:v>-7.1077000000000001E-2</c:v>
                </c:pt>
                <c:pt idx="377">
                  <c:v>-7.2419999999999998E-2</c:v>
                </c:pt>
                <c:pt idx="378">
                  <c:v>-6.9434999999999997E-2</c:v>
                </c:pt>
                <c:pt idx="379">
                  <c:v>-6.5271999999999997E-2</c:v>
                </c:pt>
                <c:pt idx="380">
                  <c:v>-4.9354000000000002E-2</c:v>
                </c:pt>
                <c:pt idx="381">
                  <c:v>-3.6706000000000003E-2</c:v>
                </c:pt>
                <c:pt idx="382">
                  <c:v>-4.0188000000000001E-2</c:v>
                </c:pt>
                <c:pt idx="383">
                  <c:v>-4.4839999999999998E-2</c:v>
                </c:pt>
                <c:pt idx="384">
                  <c:v>-4.4193999999999997E-2</c:v>
                </c:pt>
                <c:pt idx="385">
                  <c:v>-4.0342000000000003E-2</c:v>
                </c:pt>
                <c:pt idx="386">
                  <c:v>-4.7182000000000002E-2</c:v>
                </c:pt>
                <c:pt idx="387">
                  <c:v>-5.7187000000000002E-2</c:v>
                </c:pt>
                <c:pt idx="388">
                  <c:v>-5.9657000000000002E-2</c:v>
                </c:pt>
                <c:pt idx="389">
                  <c:v>-5.3558000000000001E-2</c:v>
                </c:pt>
                <c:pt idx="390">
                  <c:v>-4.5287000000000001E-2</c:v>
                </c:pt>
                <c:pt idx="391">
                  <c:v>-4.3434E-2</c:v>
                </c:pt>
                <c:pt idx="392">
                  <c:v>-4.2637000000000001E-2</c:v>
                </c:pt>
                <c:pt idx="393">
                  <c:v>-4.1714000000000001E-2</c:v>
                </c:pt>
                <c:pt idx="394">
                  <c:v>-3.6492999999999998E-2</c:v>
                </c:pt>
                <c:pt idx="395">
                  <c:v>-2.708E-2</c:v>
                </c:pt>
                <c:pt idx="396">
                  <c:v>-2.1028999999999999E-2</c:v>
                </c:pt>
                <c:pt idx="397">
                  <c:v>-1.1731999999999999E-2</c:v>
                </c:pt>
                <c:pt idx="398">
                  <c:v>-4.5500000000000002E-3</c:v>
                </c:pt>
                <c:pt idx="399">
                  <c:v>4.7899999999999999E-4</c:v>
                </c:pt>
                <c:pt idx="400">
                  <c:v>8.6499999999999997E-3</c:v>
                </c:pt>
                <c:pt idx="401">
                  <c:v>1.6785000000000001E-2</c:v>
                </c:pt>
                <c:pt idx="402">
                  <c:v>1.8467999999999998E-2</c:v>
                </c:pt>
                <c:pt idx="403">
                  <c:v>1.695E-2</c:v>
                </c:pt>
                <c:pt idx="404">
                  <c:v>4.7829999999999999E-3</c:v>
                </c:pt>
                <c:pt idx="405">
                  <c:v>-7.3359999999999996E-3</c:v>
                </c:pt>
                <c:pt idx="406">
                  <c:v>-1.7329000000000001E-2</c:v>
                </c:pt>
                <c:pt idx="407">
                  <c:v>-2.1992000000000001E-2</c:v>
                </c:pt>
                <c:pt idx="408">
                  <c:v>-2.5599E-2</c:v>
                </c:pt>
                <c:pt idx="409">
                  <c:v>-2.3861E-2</c:v>
                </c:pt>
                <c:pt idx="410">
                  <c:v>-2.4272999999999999E-2</c:v>
                </c:pt>
                <c:pt idx="411">
                  <c:v>-2.8927999999999999E-2</c:v>
                </c:pt>
                <c:pt idx="412">
                  <c:v>-3.1452000000000001E-2</c:v>
                </c:pt>
                <c:pt idx="413">
                  <c:v>-3.6110000000000003E-2</c:v>
                </c:pt>
                <c:pt idx="414">
                  <c:v>-4.0755E-2</c:v>
                </c:pt>
                <c:pt idx="415">
                  <c:v>-3.8943999999999999E-2</c:v>
                </c:pt>
                <c:pt idx="416">
                  <c:v>-3.8195E-2</c:v>
                </c:pt>
                <c:pt idx="417">
                  <c:v>-3.4133999999999998E-2</c:v>
                </c:pt>
                <c:pt idx="418">
                  <c:v>-3.2051999999999997E-2</c:v>
                </c:pt>
                <c:pt idx="419">
                  <c:v>-3.5154999999999999E-2</c:v>
                </c:pt>
                <c:pt idx="420">
                  <c:v>-3.5140999999999999E-2</c:v>
                </c:pt>
                <c:pt idx="421">
                  <c:v>-2.896E-2</c:v>
                </c:pt>
                <c:pt idx="422">
                  <c:v>-2.6155000000000001E-2</c:v>
                </c:pt>
                <c:pt idx="423">
                  <c:v>-2.5565999999999998E-2</c:v>
                </c:pt>
                <c:pt idx="424">
                  <c:v>-2.708E-2</c:v>
                </c:pt>
                <c:pt idx="425">
                  <c:v>-2.7456000000000001E-2</c:v>
                </c:pt>
                <c:pt idx="426">
                  <c:v>-3.2030000000000003E-2</c:v>
                </c:pt>
                <c:pt idx="427">
                  <c:v>-3.4384999999999999E-2</c:v>
                </c:pt>
                <c:pt idx="428">
                  <c:v>-4.1061E-2</c:v>
                </c:pt>
                <c:pt idx="429">
                  <c:v>-4.5695E-2</c:v>
                </c:pt>
                <c:pt idx="430">
                  <c:v>-4.9334999999999997E-2</c:v>
                </c:pt>
                <c:pt idx="431">
                  <c:v>-4.7773999999999997E-2</c:v>
                </c:pt>
                <c:pt idx="432">
                  <c:v>-4.8299000000000002E-2</c:v>
                </c:pt>
                <c:pt idx="433">
                  <c:v>-5.9392E-2</c:v>
                </c:pt>
                <c:pt idx="434">
                  <c:v>-6.6157999999999995E-2</c:v>
                </c:pt>
                <c:pt idx="435">
                  <c:v>-6.9746000000000002E-2</c:v>
                </c:pt>
                <c:pt idx="436">
                  <c:v>-7.7534000000000006E-2</c:v>
                </c:pt>
                <c:pt idx="437">
                  <c:v>-8.3193000000000003E-2</c:v>
                </c:pt>
                <c:pt idx="438">
                  <c:v>-8.3590999999999999E-2</c:v>
                </c:pt>
                <c:pt idx="439">
                  <c:v>-8.3979999999999999E-2</c:v>
                </c:pt>
                <c:pt idx="440">
                  <c:v>-8.3177000000000001E-2</c:v>
                </c:pt>
                <c:pt idx="441">
                  <c:v>-7.4800000000000005E-2</c:v>
                </c:pt>
                <c:pt idx="442">
                  <c:v>-6.4211000000000004E-2</c:v>
                </c:pt>
                <c:pt idx="443">
                  <c:v>-5.9970999999999997E-2</c:v>
                </c:pt>
                <c:pt idx="444">
                  <c:v>-4.8204999999999998E-2</c:v>
                </c:pt>
                <c:pt idx="445">
                  <c:v>-3.6462000000000001E-2</c:v>
                </c:pt>
                <c:pt idx="446">
                  <c:v>-1.8391000000000001E-2</c:v>
                </c:pt>
                <c:pt idx="447">
                  <c:v>6.5899999999999997E-4</c:v>
                </c:pt>
                <c:pt idx="448">
                  <c:v>7.9070000000000008E-3</c:v>
                </c:pt>
                <c:pt idx="449">
                  <c:v>2.3709000000000001E-2</c:v>
                </c:pt>
                <c:pt idx="450">
                  <c:v>3.1005000000000001E-2</c:v>
                </c:pt>
                <c:pt idx="451">
                  <c:v>3.5213000000000001E-2</c:v>
                </c:pt>
                <c:pt idx="452">
                  <c:v>3.9327000000000001E-2</c:v>
                </c:pt>
                <c:pt idx="453">
                  <c:v>4.3422000000000002E-2</c:v>
                </c:pt>
                <c:pt idx="454">
                  <c:v>4.9638000000000002E-2</c:v>
                </c:pt>
                <c:pt idx="455">
                  <c:v>5.7974999999999999E-2</c:v>
                </c:pt>
                <c:pt idx="456">
                  <c:v>6.6304000000000002E-2</c:v>
                </c:pt>
                <c:pt idx="457">
                  <c:v>7.3589000000000002E-2</c:v>
                </c:pt>
                <c:pt idx="458">
                  <c:v>8.4034999999999999E-2</c:v>
                </c:pt>
                <c:pt idx="459">
                  <c:v>9.2345999999999998E-2</c:v>
                </c:pt>
                <c:pt idx="460">
                  <c:v>8.6749000000000007E-2</c:v>
                </c:pt>
                <c:pt idx="461">
                  <c:v>7.5882000000000005E-2</c:v>
                </c:pt>
                <c:pt idx="462">
                  <c:v>6.7270999999999997E-2</c:v>
                </c:pt>
                <c:pt idx="463">
                  <c:v>5.8819999999999997E-2</c:v>
                </c:pt>
                <c:pt idx="464">
                  <c:v>4.7441999999999998E-2</c:v>
                </c:pt>
                <c:pt idx="465">
                  <c:v>3.8362E-2</c:v>
                </c:pt>
                <c:pt idx="466">
                  <c:v>2.6075000000000001E-2</c:v>
                </c:pt>
                <c:pt idx="467">
                  <c:v>1.0540000000000001E-2</c:v>
                </c:pt>
                <c:pt idx="468">
                  <c:v>5.6140000000000001E-3</c:v>
                </c:pt>
                <c:pt idx="469">
                  <c:v>3.7759999999999998E-3</c:v>
                </c:pt>
                <c:pt idx="470">
                  <c:v>7.2300000000000001E-4</c:v>
                </c:pt>
                <c:pt idx="471">
                  <c:v>-1.8200000000000001E-4</c:v>
                </c:pt>
                <c:pt idx="472">
                  <c:v>-6.2859999999999999E-3</c:v>
                </c:pt>
                <c:pt idx="473">
                  <c:v>1.1351E-2</c:v>
                </c:pt>
                <c:pt idx="474">
                  <c:v>3.5531E-2</c:v>
                </c:pt>
                <c:pt idx="475">
                  <c:v>2.9659000000000001E-2</c:v>
                </c:pt>
                <c:pt idx="476">
                  <c:v>1.9328999999999999E-2</c:v>
                </c:pt>
                <c:pt idx="477">
                  <c:v>4.5799999999999999E-3</c:v>
                </c:pt>
                <c:pt idx="478">
                  <c:v>-1.0252000000000001E-2</c:v>
                </c:pt>
                <c:pt idx="479">
                  <c:v>-2.2974000000000001E-2</c:v>
                </c:pt>
                <c:pt idx="480">
                  <c:v>-2.7105000000000001E-2</c:v>
                </c:pt>
                <c:pt idx="481">
                  <c:v>-3.0189000000000001E-2</c:v>
                </c:pt>
                <c:pt idx="482">
                  <c:v>-3.5333000000000003E-2</c:v>
                </c:pt>
                <c:pt idx="483">
                  <c:v>-3.0811000000000002E-2</c:v>
                </c:pt>
                <c:pt idx="484">
                  <c:v>-2.0858999999999999E-2</c:v>
                </c:pt>
                <c:pt idx="485">
                  <c:v>-1.6187E-2</c:v>
                </c:pt>
                <c:pt idx="486">
                  <c:v>-1.8998000000000001E-2</c:v>
                </c:pt>
                <c:pt idx="487">
                  <c:v>-2.5019E-2</c:v>
                </c:pt>
                <c:pt idx="488">
                  <c:v>-3.2037999999999997E-2</c:v>
                </c:pt>
                <c:pt idx="489">
                  <c:v>-3.3586999999999999E-2</c:v>
                </c:pt>
                <c:pt idx="490">
                  <c:v>-3.2887E-2</c:v>
                </c:pt>
                <c:pt idx="491">
                  <c:v>-2.9947000000000001E-2</c:v>
                </c:pt>
                <c:pt idx="492">
                  <c:v>-1.9498999999999999E-2</c:v>
                </c:pt>
                <c:pt idx="493">
                  <c:v>-3.7529999999999998E-3</c:v>
                </c:pt>
                <c:pt idx="494">
                  <c:v>1.5072E-2</c:v>
                </c:pt>
                <c:pt idx="495">
                  <c:v>3.2663999999999999E-2</c:v>
                </c:pt>
                <c:pt idx="496">
                  <c:v>4.0448999999999999E-2</c:v>
                </c:pt>
                <c:pt idx="497">
                  <c:v>3.6457000000000003E-2</c:v>
                </c:pt>
                <c:pt idx="498">
                  <c:v>2.401E-2</c:v>
                </c:pt>
                <c:pt idx="499">
                  <c:v>1.0673999999999999E-2</c:v>
                </c:pt>
                <c:pt idx="500">
                  <c:v>6.045E-3</c:v>
                </c:pt>
                <c:pt idx="501">
                  <c:v>9.0039999999999999E-3</c:v>
                </c:pt>
                <c:pt idx="502">
                  <c:v>1.3129999999999999E-3</c:v>
                </c:pt>
                <c:pt idx="503">
                  <c:v>-1.2973E-2</c:v>
                </c:pt>
                <c:pt idx="504">
                  <c:v>-1.6802000000000001E-2</c:v>
                </c:pt>
                <c:pt idx="505">
                  <c:v>-1.7388000000000001E-2</c:v>
                </c:pt>
                <c:pt idx="506">
                  <c:v>-2.4069E-2</c:v>
                </c:pt>
                <c:pt idx="507">
                  <c:v>-2.7355999999999998E-2</c:v>
                </c:pt>
                <c:pt idx="508">
                  <c:v>-2.1131E-2</c:v>
                </c:pt>
                <c:pt idx="509">
                  <c:v>-2.8978E-2</c:v>
                </c:pt>
                <c:pt idx="510">
                  <c:v>-2.6318000000000001E-2</c:v>
                </c:pt>
                <c:pt idx="511">
                  <c:v>-1.6438000000000001E-2</c:v>
                </c:pt>
                <c:pt idx="512">
                  <c:v>-1.9425999999999999E-2</c:v>
                </c:pt>
                <c:pt idx="513">
                  <c:v>-2.2388000000000002E-2</c:v>
                </c:pt>
                <c:pt idx="514">
                  <c:v>-3.1691999999999998E-2</c:v>
                </c:pt>
                <c:pt idx="515">
                  <c:v>-4.4137000000000003E-2</c:v>
                </c:pt>
                <c:pt idx="516">
                  <c:v>-6.0807E-2</c:v>
                </c:pt>
                <c:pt idx="517">
                  <c:v>-7.5310000000000002E-2</c:v>
                </c:pt>
                <c:pt idx="518">
                  <c:v>-8.1350000000000006E-2</c:v>
                </c:pt>
                <c:pt idx="519">
                  <c:v>-6.7127999999999993E-2</c:v>
                </c:pt>
                <c:pt idx="520">
                  <c:v>-4.8451000000000001E-2</c:v>
                </c:pt>
                <c:pt idx="521">
                  <c:v>-4.3715999999999998E-2</c:v>
                </c:pt>
                <c:pt idx="522">
                  <c:v>-4.5685999999999997E-2</c:v>
                </c:pt>
                <c:pt idx="523">
                  <c:v>-5.0973999999999998E-2</c:v>
                </c:pt>
                <c:pt idx="524">
                  <c:v>-5.3052000000000002E-2</c:v>
                </c:pt>
                <c:pt idx="525">
                  <c:v>-6.0486999999999999E-2</c:v>
                </c:pt>
                <c:pt idx="526">
                  <c:v>-6.7849000000000007E-2</c:v>
                </c:pt>
                <c:pt idx="527">
                  <c:v>-6.8658999999999998E-2</c:v>
                </c:pt>
                <c:pt idx="528">
                  <c:v>-6.0852999999999997E-2</c:v>
                </c:pt>
                <c:pt idx="529">
                  <c:v>-3.6853999999999998E-2</c:v>
                </c:pt>
                <c:pt idx="530">
                  <c:v>-1.8317E-2</c:v>
                </c:pt>
                <c:pt idx="531">
                  <c:v>1.1679E-2</c:v>
                </c:pt>
                <c:pt idx="532">
                  <c:v>5.0900000000000001E-2</c:v>
                </c:pt>
                <c:pt idx="533">
                  <c:v>7.8053999999999998E-2</c:v>
                </c:pt>
                <c:pt idx="534">
                  <c:v>8.8089000000000001E-2</c:v>
                </c:pt>
                <c:pt idx="535">
                  <c:v>8.9761999999999995E-2</c:v>
                </c:pt>
                <c:pt idx="536">
                  <c:v>9.4922000000000006E-2</c:v>
                </c:pt>
                <c:pt idx="537">
                  <c:v>9.2757999999999993E-2</c:v>
                </c:pt>
                <c:pt idx="538">
                  <c:v>7.2217000000000003E-2</c:v>
                </c:pt>
                <c:pt idx="539">
                  <c:v>5.1368999999999998E-2</c:v>
                </c:pt>
                <c:pt idx="540">
                  <c:v>3.8908999999999999E-2</c:v>
                </c:pt>
                <c:pt idx="541">
                  <c:v>3.3979000000000002E-2</c:v>
                </c:pt>
                <c:pt idx="542">
                  <c:v>2.4888E-2</c:v>
                </c:pt>
                <c:pt idx="543">
                  <c:v>2.2311999999999999E-2</c:v>
                </c:pt>
                <c:pt idx="544">
                  <c:v>2.8340000000000001E-2</c:v>
                </c:pt>
                <c:pt idx="545">
                  <c:v>2.8004000000000001E-2</c:v>
                </c:pt>
                <c:pt idx="546">
                  <c:v>2.6589000000000002E-2</c:v>
                </c:pt>
                <c:pt idx="547">
                  <c:v>2.4014000000000001E-2</c:v>
                </c:pt>
                <c:pt idx="548">
                  <c:v>2.8701000000000001E-2</c:v>
                </c:pt>
                <c:pt idx="549">
                  <c:v>4.2722999999999997E-2</c:v>
                </c:pt>
                <c:pt idx="550">
                  <c:v>4.5983999999999997E-2</c:v>
                </c:pt>
                <c:pt idx="551">
                  <c:v>4.3927000000000001E-2</c:v>
                </c:pt>
                <c:pt idx="552">
                  <c:v>3.7643000000000003E-2</c:v>
                </c:pt>
                <c:pt idx="553">
                  <c:v>2.7132E-2</c:v>
                </c:pt>
                <c:pt idx="554">
                  <c:v>2.1916999999999999E-2</c:v>
                </c:pt>
                <c:pt idx="555">
                  <c:v>2.1070999999999999E-2</c:v>
                </c:pt>
                <c:pt idx="556">
                  <c:v>2.3569E-2</c:v>
                </c:pt>
                <c:pt idx="557">
                  <c:v>3.2690999999999998E-2</c:v>
                </c:pt>
                <c:pt idx="558">
                  <c:v>1.4309000000000001E-2</c:v>
                </c:pt>
                <c:pt idx="559">
                  <c:v>-2.6464999999999999E-2</c:v>
                </c:pt>
                <c:pt idx="560">
                  <c:v>-5.5773000000000003E-2</c:v>
                </c:pt>
                <c:pt idx="561">
                  <c:v>-7.6773999999999995E-2</c:v>
                </c:pt>
                <c:pt idx="562">
                  <c:v>-8.9330000000000007E-2</c:v>
                </c:pt>
                <c:pt idx="563">
                  <c:v>-0.10190100000000001</c:v>
                </c:pt>
                <c:pt idx="564">
                  <c:v>-0.115496</c:v>
                </c:pt>
                <c:pt idx="565">
                  <c:v>-0.118398</c:v>
                </c:pt>
                <c:pt idx="566">
                  <c:v>-0.10437299999999999</c:v>
                </c:pt>
                <c:pt idx="567">
                  <c:v>-7.8691999999999998E-2</c:v>
                </c:pt>
                <c:pt idx="568">
                  <c:v>-3.9253999999999997E-2</c:v>
                </c:pt>
                <c:pt idx="569">
                  <c:v>-5.1450000000000003E-3</c:v>
                </c:pt>
                <c:pt idx="570">
                  <c:v>1.5228999999999999E-2</c:v>
                </c:pt>
                <c:pt idx="571">
                  <c:v>2.2199E-2</c:v>
                </c:pt>
                <c:pt idx="572">
                  <c:v>-5.692E-3</c:v>
                </c:pt>
                <c:pt idx="573">
                  <c:v>-4.1918999999999998E-2</c:v>
                </c:pt>
                <c:pt idx="574">
                  <c:v>-6.2356000000000002E-2</c:v>
                </c:pt>
                <c:pt idx="575">
                  <c:v>-6.3837000000000005E-2</c:v>
                </c:pt>
                <c:pt idx="576">
                  <c:v>-4.7295999999999998E-2</c:v>
                </c:pt>
                <c:pt idx="577">
                  <c:v>-1.1782000000000001E-2</c:v>
                </c:pt>
                <c:pt idx="578">
                  <c:v>2.6655000000000002E-2</c:v>
                </c:pt>
                <c:pt idx="579">
                  <c:v>6.0859999999999997E-2</c:v>
                </c:pt>
                <c:pt idx="580">
                  <c:v>9.2016000000000001E-2</c:v>
                </c:pt>
                <c:pt idx="581">
                  <c:v>0.11810900000000001</c:v>
                </c:pt>
                <c:pt idx="582">
                  <c:v>0.14147100000000001</c:v>
                </c:pt>
                <c:pt idx="583">
                  <c:v>0.141851</c:v>
                </c:pt>
                <c:pt idx="584">
                  <c:v>0.13187699999999999</c:v>
                </c:pt>
                <c:pt idx="585">
                  <c:v>0.11451699999999999</c:v>
                </c:pt>
                <c:pt idx="586">
                  <c:v>9.4696000000000002E-2</c:v>
                </c:pt>
                <c:pt idx="587">
                  <c:v>9.0551999999999994E-2</c:v>
                </c:pt>
                <c:pt idx="588">
                  <c:v>7.1275000000000005E-2</c:v>
                </c:pt>
                <c:pt idx="589">
                  <c:v>5.4113000000000001E-2</c:v>
                </c:pt>
                <c:pt idx="590">
                  <c:v>6.3700999999999994E-2</c:v>
                </c:pt>
                <c:pt idx="591">
                  <c:v>7.9362000000000002E-2</c:v>
                </c:pt>
                <c:pt idx="592">
                  <c:v>6.2740000000000004E-2</c:v>
                </c:pt>
                <c:pt idx="593">
                  <c:v>4.5543E-2</c:v>
                </c:pt>
                <c:pt idx="594">
                  <c:v>4.5791999999999999E-2</c:v>
                </c:pt>
                <c:pt idx="595">
                  <c:v>5.3547999999999998E-2</c:v>
                </c:pt>
                <c:pt idx="596">
                  <c:v>6.1221999999999999E-2</c:v>
                </c:pt>
                <c:pt idx="597">
                  <c:v>7.0984000000000005E-2</c:v>
                </c:pt>
                <c:pt idx="598">
                  <c:v>7.8602000000000005E-2</c:v>
                </c:pt>
                <c:pt idx="599">
                  <c:v>8.3144999999999997E-2</c:v>
                </c:pt>
                <c:pt idx="600">
                  <c:v>8.4718000000000002E-2</c:v>
                </c:pt>
                <c:pt idx="601">
                  <c:v>8.6415000000000006E-2</c:v>
                </c:pt>
                <c:pt idx="602">
                  <c:v>8.1743999999999997E-2</c:v>
                </c:pt>
                <c:pt idx="603">
                  <c:v>7.4867000000000003E-2</c:v>
                </c:pt>
                <c:pt idx="604">
                  <c:v>6.3688999999999996E-2</c:v>
                </c:pt>
                <c:pt idx="605">
                  <c:v>4.6038000000000003E-2</c:v>
                </c:pt>
                <c:pt idx="606">
                  <c:v>2.8358000000000001E-2</c:v>
                </c:pt>
                <c:pt idx="607">
                  <c:v>1.0598E-2</c:v>
                </c:pt>
                <c:pt idx="608">
                  <c:v>-7.2389999999999998E-3</c:v>
                </c:pt>
                <c:pt idx="609">
                  <c:v>-2.0886999999999999E-2</c:v>
                </c:pt>
                <c:pt idx="610">
                  <c:v>-2.4962999999999999E-2</c:v>
                </c:pt>
                <c:pt idx="611">
                  <c:v>-3.1220999999999999E-2</c:v>
                </c:pt>
                <c:pt idx="612">
                  <c:v>-4.2717999999999999E-2</c:v>
                </c:pt>
                <c:pt idx="613">
                  <c:v>-4.6543000000000001E-2</c:v>
                </c:pt>
                <c:pt idx="614">
                  <c:v>-4.8072999999999998E-2</c:v>
                </c:pt>
                <c:pt idx="615">
                  <c:v>-5.7020000000000001E-2</c:v>
                </c:pt>
                <c:pt idx="616">
                  <c:v>-5.6341000000000002E-2</c:v>
                </c:pt>
                <c:pt idx="617">
                  <c:v>-4.8222000000000001E-2</c:v>
                </c:pt>
                <c:pt idx="618">
                  <c:v>-3.5844000000000001E-2</c:v>
                </c:pt>
                <c:pt idx="619">
                  <c:v>-1.6982000000000001E-2</c:v>
                </c:pt>
                <c:pt idx="620">
                  <c:v>-1.3200000000000001E-4</c:v>
                </c:pt>
                <c:pt idx="621">
                  <c:v>1.4635E-2</c:v>
                </c:pt>
                <c:pt idx="622">
                  <c:v>2.6227E-2</c:v>
                </c:pt>
                <c:pt idx="623">
                  <c:v>3.7759000000000001E-2</c:v>
                </c:pt>
                <c:pt idx="624">
                  <c:v>3.9593000000000003E-2</c:v>
                </c:pt>
                <c:pt idx="625">
                  <c:v>4.0236000000000001E-2</c:v>
                </c:pt>
                <c:pt idx="626">
                  <c:v>3.6519000000000003E-2</c:v>
                </c:pt>
                <c:pt idx="627">
                  <c:v>2.7449000000000001E-2</c:v>
                </c:pt>
                <c:pt idx="628">
                  <c:v>2.5863000000000001E-2</c:v>
                </c:pt>
                <c:pt idx="629">
                  <c:v>2.9659999999999999E-2</c:v>
                </c:pt>
                <c:pt idx="630">
                  <c:v>2.8136000000000001E-2</c:v>
                </c:pt>
                <c:pt idx="631">
                  <c:v>1.9051999999999999E-2</c:v>
                </c:pt>
                <c:pt idx="632">
                  <c:v>9.9369999999999997E-3</c:v>
                </c:pt>
                <c:pt idx="633">
                  <c:v>5.1419999999999999E-3</c:v>
                </c:pt>
                <c:pt idx="634">
                  <c:v>-5.9480000000000002E-3</c:v>
                </c:pt>
                <c:pt idx="635">
                  <c:v>-1.3736999999999999E-2</c:v>
                </c:pt>
                <c:pt idx="636">
                  <c:v>-6.62E-3</c:v>
                </c:pt>
                <c:pt idx="637">
                  <c:v>7.7499999999999999E-3</c:v>
                </c:pt>
                <c:pt idx="638">
                  <c:v>5.1339999999999997E-3</c:v>
                </c:pt>
                <c:pt idx="639">
                  <c:v>-1.0186000000000001E-2</c:v>
                </c:pt>
                <c:pt idx="640">
                  <c:v>-1.9098E-2</c:v>
                </c:pt>
                <c:pt idx="641">
                  <c:v>-1.521E-2</c:v>
                </c:pt>
                <c:pt idx="642">
                  <c:v>-8.3379999999999999E-3</c:v>
                </c:pt>
                <c:pt idx="643">
                  <c:v>-1.2361E-2</c:v>
                </c:pt>
                <c:pt idx="644">
                  <c:v>-2.1690999999999998E-2</c:v>
                </c:pt>
                <c:pt idx="645">
                  <c:v>-3.7291999999999999E-2</c:v>
                </c:pt>
                <c:pt idx="646">
                  <c:v>-5.0694000000000003E-2</c:v>
                </c:pt>
                <c:pt idx="647">
                  <c:v>-5.8625999999999998E-2</c:v>
                </c:pt>
                <c:pt idx="648">
                  <c:v>-6.6483E-2</c:v>
                </c:pt>
                <c:pt idx="649">
                  <c:v>-8.0740000000000006E-2</c:v>
                </c:pt>
                <c:pt idx="650">
                  <c:v>-9.8241999999999996E-2</c:v>
                </c:pt>
                <c:pt idx="651">
                  <c:v>-0.12018</c:v>
                </c:pt>
                <c:pt idx="652">
                  <c:v>-0.14338999999999999</c:v>
                </c:pt>
                <c:pt idx="653">
                  <c:v>-0.145394</c:v>
                </c:pt>
                <c:pt idx="654">
                  <c:v>-0.13581299999999999</c:v>
                </c:pt>
                <c:pt idx="655">
                  <c:v>-0.12959399999999999</c:v>
                </c:pt>
                <c:pt idx="656">
                  <c:v>-0.129834</c:v>
                </c:pt>
                <c:pt idx="657">
                  <c:v>-0.124656</c:v>
                </c:pt>
                <c:pt idx="658">
                  <c:v>-0.120519</c:v>
                </c:pt>
                <c:pt idx="659">
                  <c:v>-0.11429300000000001</c:v>
                </c:pt>
                <c:pt idx="660">
                  <c:v>-8.8872000000000007E-2</c:v>
                </c:pt>
                <c:pt idx="661">
                  <c:v>-6.2600000000000003E-2</c:v>
                </c:pt>
                <c:pt idx="662">
                  <c:v>-4.8293000000000003E-2</c:v>
                </c:pt>
                <c:pt idx="663">
                  <c:v>-3.3170999999999999E-2</c:v>
                </c:pt>
                <c:pt idx="664">
                  <c:v>-1.9238999999999999E-2</c:v>
                </c:pt>
                <c:pt idx="665">
                  <c:v>-6.4149999999999997E-3</c:v>
                </c:pt>
                <c:pt idx="666">
                  <c:v>-9.59E-4</c:v>
                </c:pt>
                <c:pt idx="667">
                  <c:v>-1.7229999999999999E-3</c:v>
                </c:pt>
                <c:pt idx="668">
                  <c:v>6.2389999999999998E-3</c:v>
                </c:pt>
                <c:pt idx="669">
                  <c:v>8.0339999999999995E-3</c:v>
                </c:pt>
                <c:pt idx="670">
                  <c:v>1.5150000000000001E-3</c:v>
                </c:pt>
                <c:pt idx="671">
                  <c:v>-9.8200000000000002E-4</c:v>
                </c:pt>
                <c:pt idx="672">
                  <c:v>3.5980000000000001E-3</c:v>
                </c:pt>
                <c:pt idx="673">
                  <c:v>7.9459999999999999E-3</c:v>
                </c:pt>
                <c:pt idx="674">
                  <c:v>4.6550000000000003E-3</c:v>
                </c:pt>
                <c:pt idx="675">
                  <c:v>2.2499999999999999E-4</c:v>
                </c:pt>
                <c:pt idx="676">
                  <c:v>-6.1890000000000001E-3</c:v>
                </c:pt>
                <c:pt idx="677">
                  <c:v>-1.2336E-2</c:v>
                </c:pt>
                <c:pt idx="678">
                  <c:v>-1.1828E-2</c:v>
                </c:pt>
                <c:pt idx="679">
                  <c:v>4.7299999999999998E-3</c:v>
                </c:pt>
                <c:pt idx="680">
                  <c:v>2.8663000000000001E-2</c:v>
                </c:pt>
                <c:pt idx="681">
                  <c:v>4.2750999999999997E-2</c:v>
                </c:pt>
                <c:pt idx="682">
                  <c:v>5.0161999999999998E-2</c:v>
                </c:pt>
                <c:pt idx="683">
                  <c:v>4.5782999999999997E-2</c:v>
                </c:pt>
                <c:pt idx="684">
                  <c:v>2.7543000000000002E-2</c:v>
                </c:pt>
                <c:pt idx="685">
                  <c:v>1.5632E-2</c:v>
                </c:pt>
                <c:pt idx="686">
                  <c:v>1.9675999999999999E-2</c:v>
                </c:pt>
                <c:pt idx="687">
                  <c:v>2.7078000000000001E-2</c:v>
                </c:pt>
                <c:pt idx="688">
                  <c:v>1.4068000000000001E-2</c:v>
                </c:pt>
                <c:pt idx="689">
                  <c:v>-1.9219E-2</c:v>
                </c:pt>
                <c:pt idx="690">
                  <c:v>-5.0831000000000001E-2</c:v>
                </c:pt>
                <c:pt idx="691">
                  <c:v>-6.8361000000000005E-2</c:v>
                </c:pt>
                <c:pt idx="692">
                  <c:v>-6.8739999999999996E-2</c:v>
                </c:pt>
                <c:pt idx="693">
                  <c:v>-5.6353E-2</c:v>
                </c:pt>
                <c:pt idx="694">
                  <c:v>-3.5654999999999999E-2</c:v>
                </c:pt>
                <c:pt idx="695">
                  <c:v>-2.4553999999999999E-2</c:v>
                </c:pt>
                <c:pt idx="696">
                  <c:v>-2.2620999999999999E-2</c:v>
                </c:pt>
                <c:pt idx="697">
                  <c:v>-1.0567E-2</c:v>
                </c:pt>
                <c:pt idx="698">
                  <c:v>-6.679E-3</c:v>
                </c:pt>
                <c:pt idx="699">
                  <c:v>-9.2820000000000003E-3</c:v>
                </c:pt>
                <c:pt idx="700">
                  <c:v>-1.2219000000000001E-2</c:v>
                </c:pt>
                <c:pt idx="701">
                  <c:v>-1.9658999999999999E-2</c:v>
                </c:pt>
                <c:pt idx="702">
                  <c:v>-2.1919999999999999E-2</c:v>
                </c:pt>
                <c:pt idx="703">
                  <c:v>-1.3679999999999999E-2</c:v>
                </c:pt>
                <c:pt idx="704">
                  <c:v>6.3119999999999999E-3</c:v>
                </c:pt>
                <c:pt idx="705">
                  <c:v>1.2540000000000001E-2</c:v>
                </c:pt>
                <c:pt idx="706">
                  <c:v>-2.2932999999999999E-2</c:v>
                </c:pt>
                <c:pt idx="707">
                  <c:v>-7.7481999999999995E-2</c:v>
                </c:pt>
                <c:pt idx="708">
                  <c:v>-0.103032</c:v>
                </c:pt>
                <c:pt idx="709">
                  <c:v>-0.12027</c:v>
                </c:pt>
                <c:pt idx="710">
                  <c:v>-0.13550100000000001</c:v>
                </c:pt>
                <c:pt idx="711">
                  <c:v>-0.14976100000000001</c:v>
                </c:pt>
                <c:pt idx="712">
                  <c:v>-0.14896300000000001</c:v>
                </c:pt>
                <c:pt idx="713">
                  <c:v>-0.14147399999999999</c:v>
                </c:pt>
                <c:pt idx="714">
                  <c:v>-0.14113000000000001</c:v>
                </c:pt>
                <c:pt idx="715">
                  <c:v>-0.14171300000000001</c:v>
                </c:pt>
                <c:pt idx="716">
                  <c:v>-0.14021500000000001</c:v>
                </c:pt>
                <c:pt idx="717">
                  <c:v>-0.13033</c:v>
                </c:pt>
                <c:pt idx="718">
                  <c:v>-0.10587199999999999</c:v>
                </c:pt>
                <c:pt idx="719">
                  <c:v>-7.4048000000000003E-2</c:v>
                </c:pt>
                <c:pt idx="720">
                  <c:v>-4.3336E-2</c:v>
                </c:pt>
                <c:pt idx="721">
                  <c:v>-1.567E-2</c:v>
                </c:pt>
                <c:pt idx="722">
                  <c:v>5.777E-3</c:v>
                </c:pt>
                <c:pt idx="723">
                  <c:v>2.3005999999999999E-2</c:v>
                </c:pt>
                <c:pt idx="724">
                  <c:v>4.3396999999999998E-2</c:v>
                </c:pt>
                <c:pt idx="725">
                  <c:v>5.5322000000000003E-2</c:v>
                </c:pt>
                <c:pt idx="726">
                  <c:v>5.9991000000000003E-2</c:v>
                </c:pt>
                <c:pt idx="727">
                  <c:v>5.8407000000000001E-2</c:v>
                </c:pt>
                <c:pt idx="728">
                  <c:v>6.1079000000000001E-2</c:v>
                </c:pt>
                <c:pt idx="729">
                  <c:v>7.0035E-2</c:v>
                </c:pt>
                <c:pt idx="730">
                  <c:v>7.4618000000000004E-2</c:v>
                </c:pt>
                <c:pt idx="731">
                  <c:v>6.9591E-2</c:v>
                </c:pt>
                <c:pt idx="732">
                  <c:v>5.7102E-2</c:v>
                </c:pt>
                <c:pt idx="733">
                  <c:v>4.1354000000000002E-2</c:v>
                </c:pt>
                <c:pt idx="734">
                  <c:v>2.8788000000000001E-2</c:v>
                </c:pt>
                <c:pt idx="735">
                  <c:v>1.5262E-2</c:v>
                </c:pt>
                <c:pt idx="736">
                  <c:v>2.9139999999999999E-3</c:v>
                </c:pt>
                <c:pt idx="737">
                  <c:v>-1.781E-3</c:v>
                </c:pt>
                <c:pt idx="738">
                  <c:v>-3.1489999999999999E-3</c:v>
                </c:pt>
                <c:pt idx="739">
                  <c:v>-6.5490000000000001E-3</c:v>
                </c:pt>
                <c:pt idx="740">
                  <c:v>-1.0943E-2</c:v>
                </c:pt>
                <c:pt idx="741">
                  <c:v>-1.5337999999999999E-2</c:v>
                </c:pt>
                <c:pt idx="742">
                  <c:v>-1.9744999999999999E-2</c:v>
                </c:pt>
                <c:pt idx="743">
                  <c:v>-2.5255E-2</c:v>
                </c:pt>
                <c:pt idx="744">
                  <c:v>-3.0786999999999998E-2</c:v>
                </c:pt>
                <c:pt idx="745">
                  <c:v>-2.7788E-2</c:v>
                </c:pt>
                <c:pt idx="746">
                  <c:v>-1.9508000000000001E-2</c:v>
                </c:pt>
                <c:pt idx="747">
                  <c:v>-1.8710000000000001E-2</c:v>
                </c:pt>
                <c:pt idx="748">
                  <c:v>-2.5398E-2</c:v>
                </c:pt>
                <c:pt idx="749">
                  <c:v>-3.3166000000000001E-2</c:v>
                </c:pt>
                <c:pt idx="750">
                  <c:v>-3.3512E-2</c:v>
                </c:pt>
                <c:pt idx="751">
                  <c:v>-3.0731999999999999E-2</c:v>
                </c:pt>
                <c:pt idx="752">
                  <c:v>-2.8105000000000002E-2</c:v>
                </c:pt>
                <c:pt idx="753">
                  <c:v>-2.9978999999999999E-2</c:v>
                </c:pt>
                <c:pt idx="754">
                  <c:v>-4.4880000000000003E-2</c:v>
                </c:pt>
                <c:pt idx="755">
                  <c:v>-6.1907999999999998E-2</c:v>
                </c:pt>
                <c:pt idx="756">
                  <c:v>-7.1321999999999997E-2</c:v>
                </c:pt>
                <c:pt idx="757">
                  <c:v>-7.3071999999999998E-2</c:v>
                </c:pt>
                <c:pt idx="758">
                  <c:v>-6.6137000000000001E-2</c:v>
                </c:pt>
                <c:pt idx="759">
                  <c:v>-6.2283999999999999E-2</c:v>
                </c:pt>
                <c:pt idx="760">
                  <c:v>-6.9119E-2</c:v>
                </c:pt>
                <c:pt idx="761">
                  <c:v>-8.5612999999999995E-2</c:v>
                </c:pt>
                <c:pt idx="762">
                  <c:v>-0.10115</c:v>
                </c:pt>
                <c:pt idx="763">
                  <c:v>-0.11038100000000001</c:v>
                </c:pt>
                <c:pt idx="764">
                  <c:v>-0.11966400000000001</c:v>
                </c:pt>
                <c:pt idx="765">
                  <c:v>-0.12478400000000001</c:v>
                </c:pt>
                <c:pt idx="766">
                  <c:v>-0.118173</c:v>
                </c:pt>
                <c:pt idx="767">
                  <c:v>-0.10811800000000001</c:v>
                </c:pt>
                <c:pt idx="768">
                  <c:v>-9.9963999999999997E-2</c:v>
                </c:pt>
                <c:pt idx="769">
                  <c:v>-9.0701000000000004E-2</c:v>
                </c:pt>
                <c:pt idx="770">
                  <c:v>-7.7247999999999997E-2</c:v>
                </c:pt>
                <c:pt idx="771">
                  <c:v>-5.6668999999999997E-2</c:v>
                </c:pt>
                <c:pt idx="772">
                  <c:v>-4.6077E-2</c:v>
                </c:pt>
                <c:pt idx="773">
                  <c:v>-4.7336999999999997E-2</c:v>
                </c:pt>
                <c:pt idx="774">
                  <c:v>-6.4463999999999994E-2</c:v>
                </c:pt>
                <c:pt idx="775">
                  <c:v>-9.6341999999999997E-2</c:v>
                </c:pt>
                <c:pt idx="776">
                  <c:v>-0.108766</c:v>
                </c:pt>
                <c:pt idx="777">
                  <c:v>-8.1630999999999995E-2</c:v>
                </c:pt>
                <c:pt idx="778">
                  <c:v>-3.5212E-2</c:v>
                </c:pt>
                <c:pt idx="779">
                  <c:v>-1.7371999999999999E-2</c:v>
                </c:pt>
                <c:pt idx="780">
                  <c:v>-3.8903E-2</c:v>
                </c:pt>
                <c:pt idx="781">
                  <c:v>-9.2655000000000001E-2</c:v>
                </c:pt>
                <c:pt idx="782">
                  <c:v>-0.132994</c:v>
                </c:pt>
                <c:pt idx="783">
                  <c:v>-0.14158299999999999</c:v>
                </c:pt>
                <c:pt idx="784">
                  <c:v>-0.14586199999999999</c:v>
                </c:pt>
                <c:pt idx="785">
                  <c:v>-0.14996399999999999</c:v>
                </c:pt>
                <c:pt idx="786">
                  <c:v>-0.15070900000000001</c:v>
                </c:pt>
                <c:pt idx="787">
                  <c:v>-0.154778</c:v>
                </c:pt>
                <c:pt idx="788">
                  <c:v>-0.13991999999999999</c:v>
                </c:pt>
                <c:pt idx="789">
                  <c:v>-0.107393</c:v>
                </c:pt>
                <c:pt idx="790">
                  <c:v>-7.9601000000000005E-2</c:v>
                </c:pt>
                <c:pt idx="791">
                  <c:v>-6.1619E-2</c:v>
                </c:pt>
                <c:pt idx="792">
                  <c:v>-5.4268999999999998E-2</c:v>
                </c:pt>
                <c:pt idx="793">
                  <c:v>-5.3046000000000003E-2</c:v>
                </c:pt>
                <c:pt idx="794">
                  <c:v>-6.5403000000000003E-2</c:v>
                </c:pt>
                <c:pt idx="795">
                  <c:v>-8.1928000000000001E-2</c:v>
                </c:pt>
                <c:pt idx="796">
                  <c:v>-9.3160999999999994E-2</c:v>
                </c:pt>
                <c:pt idx="797">
                  <c:v>-0.101219</c:v>
                </c:pt>
                <c:pt idx="798">
                  <c:v>-0.101756</c:v>
                </c:pt>
                <c:pt idx="799">
                  <c:v>-9.7904000000000005E-2</c:v>
                </c:pt>
                <c:pt idx="800">
                  <c:v>-8.6444999999999994E-2</c:v>
                </c:pt>
                <c:pt idx="801">
                  <c:v>-6.8482000000000001E-2</c:v>
                </c:pt>
                <c:pt idx="802">
                  <c:v>-4.5295000000000002E-2</c:v>
                </c:pt>
                <c:pt idx="803">
                  <c:v>-2.1146999999999999E-2</c:v>
                </c:pt>
                <c:pt idx="804">
                  <c:v>8.2899999999999998E-4</c:v>
                </c:pt>
                <c:pt idx="805">
                  <c:v>1.4192E-2</c:v>
                </c:pt>
                <c:pt idx="806">
                  <c:v>1.5803000000000001E-2</c:v>
                </c:pt>
                <c:pt idx="807">
                  <c:v>1.6352999999999999E-2</c:v>
                </c:pt>
                <c:pt idx="808">
                  <c:v>1.4567999999999999E-2</c:v>
                </c:pt>
                <c:pt idx="809">
                  <c:v>1.6796999999999999E-2</c:v>
                </c:pt>
                <c:pt idx="810">
                  <c:v>2.2103000000000001E-2</c:v>
                </c:pt>
                <c:pt idx="811">
                  <c:v>2.7404000000000001E-2</c:v>
                </c:pt>
                <c:pt idx="812">
                  <c:v>3.0591E-2</c:v>
                </c:pt>
                <c:pt idx="813">
                  <c:v>3.3807999999999998E-2</c:v>
                </c:pt>
                <c:pt idx="814">
                  <c:v>2.6488000000000001E-2</c:v>
                </c:pt>
                <c:pt idx="815">
                  <c:v>1.1879000000000001E-2</c:v>
                </c:pt>
                <c:pt idx="816">
                  <c:v>-3.7499999999999999E-3</c:v>
                </c:pt>
                <c:pt idx="817">
                  <c:v>-2.2693999999999999E-2</c:v>
                </c:pt>
                <c:pt idx="818">
                  <c:v>-4.1593999999999999E-2</c:v>
                </c:pt>
                <c:pt idx="819">
                  <c:v>-5.4142000000000003E-2</c:v>
                </c:pt>
                <c:pt idx="820">
                  <c:v>-5.6044999999999998E-2</c:v>
                </c:pt>
                <c:pt idx="821">
                  <c:v>-5.2540999999999997E-2</c:v>
                </c:pt>
                <c:pt idx="822">
                  <c:v>-5.3350000000000002E-2</c:v>
                </c:pt>
                <c:pt idx="823">
                  <c:v>-5.9406E-2</c:v>
                </c:pt>
                <c:pt idx="824">
                  <c:v>-5.9773E-2</c:v>
                </c:pt>
                <c:pt idx="825">
                  <c:v>-4.7218000000000003E-2</c:v>
                </c:pt>
                <c:pt idx="826">
                  <c:v>-2.4145E-2</c:v>
                </c:pt>
                <c:pt idx="827">
                  <c:v>-1.1529999999999999E-3</c:v>
                </c:pt>
                <c:pt idx="828">
                  <c:v>1.9775000000000001E-2</c:v>
                </c:pt>
                <c:pt idx="829">
                  <c:v>3.2293000000000002E-2</c:v>
                </c:pt>
                <c:pt idx="830">
                  <c:v>4.0646000000000002E-2</c:v>
                </c:pt>
                <c:pt idx="831">
                  <c:v>4.4817000000000003E-2</c:v>
                </c:pt>
                <c:pt idx="832">
                  <c:v>4.4823000000000002E-2</c:v>
                </c:pt>
                <c:pt idx="833">
                  <c:v>5.1423999999999997E-2</c:v>
                </c:pt>
                <c:pt idx="834">
                  <c:v>6.6541000000000003E-2</c:v>
                </c:pt>
                <c:pt idx="835">
                  <c:v>7.4868000000000004E-2</c:v>
                </c:pt>
                <c:pt idx="836">
                  <c:v>8.0731999999999998E-2</c:v>
                </c:pt>
                <c:pt idx="837">
                  <c:v>9.4922000000000006E-2</c:v>
                </c:pt>
                <c:pt idx="838">
                  <c:v>0.12178799999999999</c:v>
                </c:pt>
                <c:pt idx="839">
                  <c:v>0.15281400000000001</c:v>
                </c:pt>
                <c:pt idx="840">
                  <c:v>0.17743</c:v>
                </c:pt>
                <c:pt idx="841">
                  <c:v>0.19162699999999999</c:v>
                </c:pt>
                <c:pt idx="842">
                  <c:v>0.20927799999999999</c:v>
                </c:pt>
                <c:pt idx="843">
                  <c:v>0.22797000000000001</c:v>
                </c:pt>
                <c:pt idx="844">
                  <c:v>0.24354300000000001</c:v>
                </c:pt>
                <c:pt idx="845">
                  <c:v>0.26036599999999999</c:v>
                </c:pt>
                <c:pt idx="846">
                  <c:v>0.273175</c:v>
                </c:pt>
                <c:pt idx="847">
                  <c:v>0.279671</c:v>
                </c:pt>
                <c:pt idx="848">
                  <c:v>0.28604800000000002</c:v>
                </c:pt>
                <c:pt idx="849">
                  <c:v>0.29249599999999998</c:v>
                </c:pt>
                <c:pt idx="850">
                  <c:v>0.29151899999999997</c:v>
                </c:pt>
                <c:pt idx="851">
                  <c:v>0.27458900000000003</c:v>
                </c:pt>
                <c:pt idx="852">
                  <c:v>0.27501900000000001</c:v>
                </c:pt>
                <c:pt idx="853">
                  <c:v>0.259434</c:v>
                </c:pt>
                <c:pt idx="854">
                  <c:v>0.26438</c:v>
                </c:pt>
                <c:pt idx="855">
                  <c:v>0.24687300000000001</c:v>
                </c:pt>
                <c:pt idx="856">
                  <c:v>0.23585700000000001</c:v>
                </c:pt>
                <c:pt idx="857">
                  <c:v>0.222632</c:v>
                </c:pt>
                <c:pt idx="858">
                  <c:v>0.19445599999999999</c:v>
                </c:pt>
                <c:pt idx="859">
                  <c:v>0.16312099999999999</c:v>
                </c:pt>
                <c:pt idx="860">
                  <c:v>0.13289400000000001</c:v>
                </c:pt>
                <c:pt idx="861">
                  <c:v>0.114497</c:v>
                </c:pt>
                <c:pt idx="862">
                  <c:v>0.11004899999999999</c:v>
                </c:pt>
                <c:pt idx="863">
                  <c:v>9.7081000000000001E-2</c:v>
                </c:pt>
                <c:pt idx="864">
                  <c:v>7.2262000000000007E-2</c:v>
                </c:pt>
                <c:pt idx="865">
                  <c:v>5.2613E-2</c:v>
                </c:pt>
                <c:pt idx="866">
                  <c:v>3.2915E-2</c:v>
                </c:pt>
                <c:pt idx="867">
                  <c:v>1.2200000000000001E-2</c:v>
                </c:pt>
                <c:pt idx="868">
                  <c:v>1.3799999999999999E-4</c:v>
                </c:pt>
                <c:pt idx="869">
                  <c:v>4.1130000000000003E-3</c:v>
                </c:pt>
                <c:pt idx="870">
                  <c:v>7.0740000000000004E-3</c:v>
                </c:pt>
                <c:pt idx="871">
                  <c:v>-2.205E-2</c:v>
                </c:pt>
                <c:pt idx="872">
                  <c:v>-4.3899000000000001E-2</c:v>
                </c:pt>
                <c:pt idx="873">
                  <c:v>-4.7628999999999998E-2</c:v>
                </c:pt>
                <c:pt idx="874">
                  <c:v>-3.6117000000000003E-2</c:v>
                </c:pt>
                <c:pt idx="875">
                  <c:v>-3.5111000000000003E-2</c:v>
                </c:pt>
                <c:pt idx="876">
                  <c:v>-5.3409999999999999E-2</c:v>
                </c:pt>
                <c:pt idx="877">
                  <c:v>-6.8678000000000003E-2</c:v>
                </c:pt>
                <c:pt idx="878">
                  <c:v>-6.7977999999999997E-2</c:v>
                </c:pt>
                <c:pt idx="879">
                  <c:v>-5.7598000000000003E-2</c:v>
                </c:pt>
                <c:pt idx="880">
                  <c:v>-3.9870000000000003E-2</c:v>
                </c:pt>
                <c:pt idx="881">
                  <c:v>-4.0458000000000001E-2</c:v>
                </c:pt>
                <c:pt idx="882">
                  <c:v>-5.509E-2</c:v>
                </c:pt>
                <c:pt idx="883">
                  <c:v>-6.7794999999999994E-2</c:v>
                </c:pt>
                <c:pt idx="884">
                  <c:v>-8.2954E-2</c:v>
                </c:pt>
                <c:pt idx="885">
                  <c:v>-0.10242900000000001</c:v>
                </c:pt>
                <c:pt idx="886">
                  <c:v>-0.115261</c:v>
                </c:pt>
                <c:pt idx="887">
                  <c:v>-0.116271</c:v>
                </c:pt>
                <c:pt idx="888">
                  <c:v>-0.119448</c:v>
                </c:pt>
                <c:pt idx="889">
                  <c:v>-0.117494</c:v>
                </c:pt>
                <c:pt idx="890">
                  <c:v>-0.11447599999999999</c:v>
                </c:pt>
                <c:pt idx="891">
                  <c:v>-0.112232</c:v>
                </c:pt>
                <c:pt idx="892">
                  <c:v>-0.116163</c:v>
                </c:pt>
                <c:pt idx="893">
                  <c:v>-0.124123</c:v>
                </c:pt>
                <c:pt idx="894">
                  <c:v>-0.12662399999999999</c:v>
                </c:pt>
                <c:pt idx="895">
                  <c:v>-0.13566400000000001</c:v>
                </c:pt>
                <c:pt idx="896">
                  <c:v>-0.15137400000000001</c:v>
                </c:pt>
                <c:pt idx="897">
                  <c:v>-0.169319</c:v>
                </c:pt>
                <c:pt idx="898">
                  <c:v>-0.18290799999999999</c:v>
                </c:pt>
                <c:pt idx="899">
                  <c:v>-0.20480899999999999</c:v>
                </c:pt>
                <c:pt idx="900">
                  <c:v>-0.247778</c:v>
                </c:pt>
                <c:pt idx="901">
                  <c:v>-0.29696800000000001</c:v>
                </c:pt>
                <c:pt idx="902">
                  <c:v>-0.34189700000000001</c:v>
                </c:pt>
                <c:pt idx="903">
                  <c:v>-0.35498000000000002</c:v>
                </c:pt>
                <c:pt idx="904">
                  <c:v>-0.33414300000000002</c:v>
                </c:pt>
                <c:pt idx="905">
                  <c:v>-0.31458199999999997</c:v>
                </c:pt>
                <c:pt idx="906">
                  <c:v>-0.327096</c:v>
                </c:pt>
                <c:pt idx="907">
                  <c:v>-0.36524299999999998</c:v>
                </c:pt>
                <c:pt idx="908">
                  <c:v>-0.37420999999999999</c:v>
                </c:pt>
                <c:pt idx="909">
                  <c:v>-0.37140699999999999</c:v>
                </c:pt>
                <c:pt idx="910">
                  <c:v>-0.36747000000000002</c:v>
                </c:pt>
                <c:pt idx="911">
                  <c:v>-0.371948</c:v>
                </c:pt>
                <c:pt idx="912">
                  <c:v>-0.37014399999999997</c:v>
                </c:pt>
                <c:pt idx="913">
                  <c:v>-0.36446200000000001</c:v>
                </c:pt>
                <c:pt idx="914">
                  <c:v>-0.35192800000000002</c:v>
                </c:pt>
                <c:pt idx="915">
                  <c:v>-0.32146799999999998</c:v>
                </c:pt>
                <c:pt idx="916">
                  <c:v>-0.28837600000000002</c:v>
                </c:pt>
                <c:pt idx="917">
                  <c:v>-0.28385199999999999</c:v>
                </c:pt>
                <c:pt idx="918">
                  <c:v>-0.32014900000000002</c:v>
                </c:pt>
                <c:pt idx="919">
                  <c:v>-0.32987100000000003</c:v>
                </c:pt>
                <c:pt idx="920">
                  <c:v>-0.325706</c:v>
                </c:pt>
                <c:pt idx="921">
                  <c:v>-0.30094100000000001</c:v>
                </c:pt>
                <c:pt idx="922">
                  <c:v>-0.28450300000000001</c:v>
                </c:pt>
                <c:pt idx="923">
                  <c:v>-0.28001799999999999</c:v>
                </c:pt>
                <c:pt idx="924">
                  <c:v>-0.27382899999999999</c:v>
                </c:pt>
                <c:pt idx="925">
                  <c:v>-0.26365</c:v>
                </c:pt>
                <c:pt idx="926">
                  <c:v>-0.25362699999999999</c:v>
                </c:pt>
                <c:pt idx="927">
                  <c:v>-0.24465200000000001</c:v>
                </c:pt>
                <c:pt idx="928">
                  <c:v>-0.223912</c:v>
                </c:pt>
                <c:pt idx="929">
                  <c:v>-0.189272</c:v>
                </c:pt>
                <c:pt idx="930">
                  <c:v>-0.15137800000000001</c:v>
                </c:pt>
                <c:pt idx="931">
                  <c:v>-0.124098</c:v>
                </c:pt>
                <c:pt idx="932">
                  <c:v>-0.106406</c:v>
                </c:pt>
                <c:pt idx="933">
                  <c:v>-9.3012999999999998E-2</c:v>
                </c:pt>
                <c:pt idx="934">
                  <c:v>-8.2890000000000005E-2</c:v>
                </c:pt>
                <c:pt idx="935">
                  <c:v>-8.0301999999999998E-2</c:v>
                </c:pt>
                <c:pt idx="936">
                  <c:v>-7.6628000000000002E-2</c:v>
                </c:pt>
                <c:pt idx="937">
                  <c:v>-7.5070999999999999E-2</c:v>
                </c:pt>
                <c:pt idx="938">
                  <c:v>-9.4890000000000002E-2</c:v>
                </c:pt>
                <c:pt idx="939">
                  <c:v>-9.8764000000000005E-2</c:v>
                </c:pt>
                <c:pt idx="940">
                  <c:v>-7.4906E-2</c:v>
                </c:pt>
                <c:pt idx="941">
                  <c:v>-7.3608999999999994E-2</c:v>
                </c:pt>
                <c:pt idx="942">
                  <c:v>-8.2100999999999993E-2</c:v>
                </c:pt>
                <c:pt idx="943">
                  <c:v>-7.7814999999999995E-2</c:v>
                </c:pt>
                <c:pt idx="944">
                  <c:v>-6.8149000000000001E-2</c:v>
                </c:pt>
                <c:pt idx="945">
                  <c:v>-6.4821000000000004E-2</c:v>
                </c:pt>
                <c:pt idx="946">
                  <c:v>-6.7807000000000006E-2</c:v>
                </c:pt>
                <c:pt idx="947">
                  <c:v>-7.0753999999999997E-2</c:v>
                </c:pt>
                <c:pt idx="948">
                  <c:v>-7.5900999999999996E-2</c:v>
                </c:pt>
                <c:pt idx="949">
                  <c:v>-7.3603000000000002E-2</c:v>
                </c:pt>
                <c:pt idx="950">
                  <c:v>-6.8145999999999998E-2</c:v>
                </c:pt>
                <c:pt idx="951">
                  <c:v>-7.0224999999999996E-2</c:v>
                </c:pt>
                <c:pt idx="952">
                  <c:v>-7.3371000000000006E-2</c:v>
                </c:pt>
                <c:pt idx="953">
                  <c:v>-7.1253999999999998E-2</c:v>
                </c:pt>
                <c:pt idx="954">
                  <c:v>-6.8046999999999996E-2</c:v>
                </c:pt>
                <c:pt idx="955">
                  <c:v>-6.1411E-2</c:v>
                </c:pt>
                <c:pt idx="956">
                  <c:v>-5.7688000000000003E-2</c:v>
                </c:pt>
                <c:pt idx="957">
                  <c:v>-5.6916000000000001E-2</c:v>
                </c:pt>
                <c:pt idx="958">
                  <c:v>-6.2323000000000003E-2</c:v>
                </c:pt>
                <c:pt idx="959">
                  <c:v>-7.1719000000000005E-2</c:v>
                </c:pt>
                <c:pt idx="960">
                  <c:v>-7.0275000000000004E-2</c:v>
                </c:pt>
                <c:pt idx="961">
                  <c:v>-5.0812999999999997E-2</c:v>
                </c:pt>
                <c:pt idx="962">
                  <c:v>-5.6231000000000003E-2</c:v>
                </c:pt>
                <c:pt idx="963">
                  <c:v>-5.3287000000000001E-2</c:v>
                </c:pt>
                <c:pt idx="964">
                  <c:v>-1.8412999999999999E-2</c:v>
                </c:pt>
                <c:pt idx="965">
                  <c:v>-8.8699999999999998E-4</c:v>
                </c:pt>
                <c:pt idx="966">
                  <c:v>-1.0988E-2</c:v>
                </c:pt>
                <c:pt idx="967">
                  <c:v>1.4580000000000001E-3</c:v>
                </c:pt>
                <c:pt idx="968">
                  <c:v>1.2673E-2</c:v>
                </c:pt>
                <c:pt idx="969">
                  <c:v>7.9970000000000006E-3</c:v>
                </c:pt>
                <c:pt idx="970">
                  <c:v>2.7064999999999999E-2</c:v>
                </c:pt>
                <c:pt idx="971">
                  <c:v>3.3419999999999998E-2</c:v>
                </c:pt>
                <c:pt idx="972">
                  <c:v>1.4397999999999999E-2</c:v>
                </c:pt>
                <c:pt idx="973">
                  <c:v>2.8506E-2</c:v>
                </c:pt>
                <c:pt idx="974">
                  <c:v>5.2728999999999998E-2</c:v>
                </c:pt>
                <c:pt idx="975">
                  <c:v>8.0083000000000001E-2</c:v>
                </c:pt>
                <c:pt idx="976">
                  <c:v>7.4315999999999993E-2</c:v>
                </c:pt>
                <c:pt idx="977">
                  <c:v>6.8644999999999998E-2</c:v>
                </c:pt>
                <c:pt idx="978">
                  <c:v>6.7224999999999993E-2</c:v>
                </c:pt>
                <c:pt idx="979">
                  <c:v>7.8548999999999994E-2</c:v>
                </c:pt>
                <c:pt idx="980">
                  <c:v>8.5579000000000002E-2</c:v>
                </c:pt>
                <c:pt idx="981">
                  <c:v>7.3491000000000001E-2</c:v>
                </c:pt>
                <c:pt idx="982">
                  <c:v>5.7239999999999999E-2</c:v>
                </c:pt>
                <c:pt idx="983">
                  <c:v>7.8331999999999999E-2</c:v>
                </c:pt>
                <c:pt idx="984">
                  <c:v>0.10888100000000001</c:v>
                </c:pt>
                <c:pt idx="985">
                  <c:v>0.13192200000000001</c:v>
                </c:pt>
                <c:pt idx="986">
                  <c:v>0.14222199999999999</c:v>
                </c:pt>
                <c:pt idx="987">
                  <c:v>0.136657</c:v>
                </c:pt>
                <c:pt idx="988">
                  <c:v>0.13234299999999999</c:v>
                </c:pt>
                <c:pt idx="989">
                  <c:v>0.12722600000000001</c:v>
                </c:pt>
                <c:pt idx="990">
                  <c:v>0.118006</c:v>
                </c:pt>
                <c:pt idx="991">
                  <c:v>0.116366</c:v>
                </c:pt>
                <c:pt idx="992">
                  <c:v>0.117839</c:v>
                </c:pt>
                <c:pt idx="993">
                  <c:v>0.106311</c:v>
                </c:pt>
                <c:pt idx="994">
                  <c:v>6.1674E-2</c:v>
                </c:pt>
                <c:pt idx="995">
                  <c:v>2.0174000000000001E-2</c:v>
                </c:pt>
                <c:pt idx="996">
                  <c:v>1.0708000000000001E-2</c:v>
                </c:pt>
                <c:pt idx="997">
                  <c:v>-7.8299999999999995E-4</c:v>
                </c:pt>
                <c:pt idx="998">
                  <c:v>-2.8355999999999999E-2</c:v>
                </c:pt>
                <c:pt idx="999">
                  <c:v>-6.3614000000000004E-2</c:v>
                </c:pt>
                <c:pt idx="1000">
                  <c:v>-9.2453999999999995E-2</c:v>
                </c:pt>
                <c:pt idx="1001">
                  <c:v>-0.137043</c:v>
                </c:pt>
                <c:pt idx="1002">
                  <c:v>-0.17809900000000001</c:v>
                </c:pt>
                <c:pt idx="1003">
                  <c:v>-0.20202200000000001</c:v>
                </c:pt>
                <c:pt idx="1004">
                  <c:v>-0.20485999999999999</c:v>
                </c:pt>
                <c:pt idx="1005">
                  <c:v>-0.19917699999999999</c:v>
                </c:pt>
                <c:pt idx="1006">
                  <c:v>-0.20097400000000001</c:v>
                </c:pt>
                <c:pt idx="1007">
                  <c:v>-0.201824</c:v>
                </c:pt>
                <c:pt idx="1008">
                  <c:v>-0.19936699999999999</c:v>
                </c:pt>
                <c:pt idx="1009">
                  <c:v>-0.195656</c:v>
                </c:pt>
                <c:pt idx="1010">
                  <c:v>-0.189747</c:v>
                </c:pt>
                <c:pt idx="1011">
                  <c:v>-0.16994600000000001</c:v>
                </c:pt>
                <c:pt idx="1012">
                  <c:v>-0.130944</c:v>
                </c:pt>
                <c:pt idx="1013">
                  <c:v>-0.102589</c:v>
                </c:pt>
                <c:pt idx="1014">
                  <c:v>-8.4916000000000005E-2</c:v>
                </c:pt>
                <c:pt idx="1015">
                  <c:v>-8.1312999999999996E-2</c:v>
                </c:pt>
                <c:pt idx="1016">
                  <c:v>-9.8160999999999998E-2</c:v>
                </c:pt>
                <c:pt idx="1017">
                  <c:v>-0.116052</c:v>
                </c:pt>
                <c:pt idx="1018">
                  <c:v>-0.122016</c:v>
                </c:pt>
                <c:pt idx="1019">
                  <c:v>-0.13211400000000001</c:v>
                </c:pt>
                <c:pt idx="1020">
                  <c:v>-0.12526599999999999</c:v>
                </c:pt>
                <c:pt idx="1021">
                  <c:v>-0.10571800000000001</c:v>
                </c:pt>
                <c:pt idx="1022">
                  <c:v>-8.6180000000000007E-2</c:v>
                </c:pt>
                <c:pt idx="1023">
                  <c:v>-7.0944999999999994E-2</c:v>
                </c:pt>
                <c:pt idx="1024">
                  <c:v>-5.8945999999999998E-2</c:v>
                </c:pt>
                <c:pt idx="1025">
                  <c:v>-4.5911E-2</c:v>
                </c:pt>
                <c:pt idx="1026">
                  <c:v>-3.0714000000000002E-2</c:v>
                </c:pt>
                <c:pt idx="1027">
                  <c:v>-2.7108E-2</c:v>
                </c:pt>
                <c:pt idx="1028">
                  <c:v>-2.9826999999999999E-2</c:v>
                </c:pt>
                <c:pt idx="1029">
                  <c:v>-3.5820999999999999E-2</c:v>
                </c:pt>
                <c:pt idx="1030">
                  <c:v>-4.5116999999999997E-2</c:v>
                </c:pt>
                <c:pt idx="1031">
                  <c:v>-4.9085999999999998E-2</c:v>
                </c:pt>
                <c:pt idx="1032">
                  <c:v>-4.6597E-2</c:v>
                </c:pt>
                <c:pt idx="1033">
                  <c:v>-3.8843999999999997E-2</c:v>
                </c:pt>
                <c:pt idx="1034">
                  <c:v>-3.7608999999999997E-2</c:v>
                </c:pt>
                <c:pt idx="1035">
                  <c:v>-5.2319999999999998E-2</c:v>
                </c:pt>
                <c:pt idx="1036">
                  <c:v>-7.2194999999999995E-2</c:v>
                </c:pt>
                <c:pt idx="1037">
                  <c:v>-8.8842000000000004E-2</c:v>
                </c:pt>
                <c:pt idx="1038">
                  <c:v>-0.104504</c:v>
                </c:pt>
                <c:pt idx="1039">
                  <c:v>-0.117161</c:v>
                </c:pt>
                <c:pt idx="1040">
                  <c:v>-0.12246700000000001</c:v>
                </c:pt>
                <c:pt idx="1041">
                  <c:v>-0.11811000000000001</c:v>
                </c:pt>
                <c:pt idx="1042">
                  <c:v>-0.118979</c:v>
                </c:pt>
                <c:pt idx="1043">
                  <c:v>-0.11335099999999999</c:v>
                </c:pt>
                <c:pt idx="1044">
                  <c:v>-9.6038999999999999E-2</c:v>
                </c:pt>
                <c:pt idx="1045">
                  <c:v>-9.0723999999999999E-2</c:v>
                </c:pt>
                <c:pt idx="1046">
                  <c:v>-9.7247E-2</c:v>
                </c:pt>
                <c:pt idx="1047">
                  <c:v>-9.6057000000000003E-2</c:v>
                </c:pt>
                <c:pt idx="1048">
                  <c:v>-6.9860000000000005E-2</c:v>
                </c:pt>
                <c:pt idx="1049">
                  <c:v>-3.5735999999999997E-2</c:v>
                </c:pt>
                <c:pt idx="1050">
                  <c:v>-1.8898000000000002E-2</c:v>
                </c:pt>
                <c:pt idx="1051">
                  <c:v>-2.1683000000000001E-2</c:v>
                </c:pt>
                <c:pt idx="1052">
                  <c:v>-2.8896999999999999E-2</c:v>
                </c:pt>
                <c:pt idx="1053">
                  <c:v>-3.2889000000000002E-2</c:v>
                </c:pt>
                <c:pt idx="1054">
                  <c:v>-3.3729000000000002E-2</c:v>
                </c:pt>
                <c:pt idx="1055">
                  <c:v>-3.0485000000000002E-2</c:v>
                </c:pt>
                <c:pt idx="1056">
                  <c:v>-2.1999000000000001E-2</c:v>
                </c:pt>
                <c:pt idx="1057">
                  <c:v>1.5640000000000001E-3</c:v>
                </c:pt>
                <c:pt idx="1058">
                  <c:v>3.0741999999999998E-2</c:v>
                </c:pt>
                <c:pt idx="1059">
                  <c:v>5.8005000000000001E-2</c:v>
                </c:pt>
                <c:pt idx="1060">
                  <c:v>8.2184999999999994E-2</c:v>
                </c:pt>
                <c:pt idx="1061">
                  <c:v>9.8874000000000004E-2</c:v>
                </c:pt>
                <c:pt idx="1062">
                  <c:v>0.108989</c:v>
                </c:pt>
                <c:pt idx="1063">
                  <c:v>0.10832899999999999</c:v>
                </c:pt>
                <c:pt idx="1064">
                  <c:v>9.8121E-2</c:v>
                </c:pt>
                <c:pt idx="1065">
                  <c:v>8.2738000000000006E-2</c:v>
                </c:pt>
                <c:pt idx="1066">
                  <c:v>6.5230999999999997E-2</c:v>
                </c:pt>
                <c:pt idx="1067">
                  <c:v>3.9042E-2</c:v>
                </c:pt>
                <c:pt idx="1068">
                  <c:v>2.0699999999999998E-3</c:v>
                </c:pt>
                <c:pt idx="1069">
                  <c:v>-3.7057E-2</c:v>
                </c:pt>
                <c:pt idx="1070">
                  <c:v>-6.5403000000000003E-2</c:v>
                </c:pt>
                <c:pt idx="1071">
                  <c:v>-8.8247000000000006E-2</c:v>
                </c:pt>
                <c:pt idx="1072">
                  <c:v>-9.0643000000000001E-2</c:v>
                </c:pt>
                <c:pt idx="1073">
                  <c:v>-8.4607000000000002E-2</c:v>
                </c:pt>
                <c:pt idx="1074">
                  <c:v>-7.2397000000000003E-2</c:v>
                </c:pt>
                <c:pt idx="1075">
                  <c:v>-5.8290000000000002E-2</c:v>
                </c:pt>
                <c:pt idx="1076">
                  <c:v>-5.3969999999999997E-2</c:v>
                </c:pt>
                <c:pt idx="1077">
                  <c:v>-6.5614000000000006E-2</c:v>
                </c:pt>
                <c:pt idx="1078">
                  <c:v>-8.2347000000000004E-2</c:v>
                </c:pt>
                <c:pt idx="1079">
                  <c:v>-9.6652000000000002E-2</c:v>
                </c:pt>
                <c:pt idx="1080">
                  <c:v>-0.102352</c:v>
                </c:pt>
                <c:pt idx="1081">
                  <c:v>-0.101816</c:v>
                </c:pt>
                <c:pt idx="1082">
                  <c:v>-9.2993000000000006E-2</c:v>
                </c:pt>
                <c:pt idx="1083">
                  <c:v>-8.4578E-2</c:v>
                </c:pt>
                <c:pt idx="1084">
                  <c:v>-7.8496999999999997E-2</c:v>
                </c:pt>
                <c:pt idx="1085">
                  <c:v>-6.2769000000000005E-2</c:v>
                </c:pt>
                <c:pt idx="1086">
                  <c:v>-5.3529E-2</c:v>
                </c:pt>
                <c:pt idx="1087">
                  <c:v>-4.1986999999999997E-2</c:v>
                </c:pt>
                <c:pt idx="1088">
                  <c:v>-1.8617000000000002E-2</c:v>
                </c:pt>
                <c:pt idx="1089">
                  <c:v>1.4324E-2</c:v>
                </c:pt>
                <c:pt idx="1090">
                  <c:v>1.8173999999999999E-2</c:v>
                </c:pt>
                <c:pt idx="1091">
                  <c:v>1.7476999999999999E-2</c:v>
                </c:pt>
                <c:pt idx="1092">
                  <c:v>1.8866000000000001E-2</c:v>
                </c:pt>
                <c:pt idx="1093">
                  <c:v>2.3678999999999999E-2</c:v>
                </c:pt>
                <c:pt idx="1094">
                  <c:v>4.3848999999999999E-2</c:v>
                </c:pt>
                <c:pt idx="1095">
                  <c:v>5.3356000000000001E-2</c:v>
                </c:pt>
                <c:pt idx="1096">
                  <c:v>4.4544E-2</c:v>
                </c:pt>
                <c:pt idx="1097">
                  <c:v>3.0204999999999999E-2</c:v>
                </c:pt>
                <c:pt idx="1098">
                  <c:v>2.5295999999999999E-2</c:v>
                </c:pt>
                <c:pt idx="1099">
                  <c:v>2.4528000000000001E-2</c:v>
                </c:pt>
                <c:pt idx="1100">
                  <c:v>2.6943000000000002E-2</c:v>
                </c:pt>
                <c:pt idx="1101">
                  <c:v>1.8676000000000002E-2</c:v>
                </c:pt>
                <c:pt idx="1102">
                  <c:v>3.9659999999999999E-3</c:v>
                </c:pt>
                <c:pt idx="1103">
                  <c:v>-1.2919999999999999E-2</c:v>
                </c:pt>
                <c:pt idx="1104">
                  <c:v>-1.8013999999999999E-2</c:v>
                </c:pt>
                <c:pt idx="1105">
                  <c:v>-1.6749E-2</c:v>
                </c:pt>
                <c:pt idx="1106">
                  <c:v>-6.979E-3</c:v>
                </c:pt>
                <c:pt idx="1107">
                  <c:v>4.9259999999999998E-3</c:v>
                </c:pt>
                <c:pt idx="1108">
                  <c:v>2.3278E-2</c:v>
                </c:pt>
                <c:pt idx="1109">
                  <c:v>3.8510999999999997E-2</c:v>
                </c:pt>
                <c:pt idx="1110">
                  <c:v>4.1124000000000001E-2</c:v>
                </c:pt>
                <c:pt idx="1111">
                  <c:v>3.4361000000000003E-2</c:v>
                </c:pt>
                <c:pt idx="1112">
                  <c:v>2.7691E-2</c:v>
                </c:pt>
                <c:pt idx="1113">
                  <c:v>1.8821999999999998E-2</c:v>
                </c:pt>
                <c:pt idx="1114">
                  <c:v>1.5258000000000001E-2</c:v>
                </c:pt>
                <c:pt idx="1115">
                  <c:v>1.7042999999999999E-2</c:v>
                </c:pt>
                <c:pt idx="1116">
                  <c:v>1.9969000000000001E-2</c:v>
                </c:pt>
                <c:pt idx="1117">
                  <c:v>2.7331999999999999E-2</c:v>
                </c:pt>
                <c:pt idx="1118">
                  <c:v>3.4793999999999999E-2</c:v>
                </c:pt>
                <c:pt idx="1119">
                  <c:v>4.6503999999999997E-2</c:v>
                </c:pt>
                <c:pt idx="1120">
                  <c:v>5.706E-2</c:v>
                </c:pt>
                <c:pt idx="1121">
                  <c:v>6.2288999999999997E-2</c:v>
                </c:pt>
                <c:pt idx="1122">
                  <c:v>5.3564000000000001E-2</c:v>
                </c:pt>
                <c:pt idx="1123">
                  <c:v>2.2100000000000002E-2</c:v>
                </c:pt>
                <c:pt idx="1124">
                  <c:v>-3.0309999999999998E-3</c:v>
                </c:pt>
                <c:pt idx="1125">
                  <c:v>8.0059999999999992E-3</c:v>
                </c:pt>
                <c:pt idx="1126">
                  <c:v>5.858E-2</c:v>
                </c:pt>
                <c:pt idx="1127">
                  <c:v>8.7849999999999998E-2</c:v>
                </c:pt>
                <c:pt idx="1128">
                  <c:v>8.7472999999999995E-2</c:v>
                </c:pt>
                <c:pt idx="1129">
                  <c:v>5.9577999999999999E-2</c:v>
                </c:pt>
                <c:pt idx="1130">
                  <c:v>1.9962000000000001E-2</c:v>
                </c:pt>
                <c:pt idx="1131">
                  <c:v>-4.5543E-2</c:v>
                </c:pt>
                <c:pt idx="1132">
                  <c:v>-0.131665</c:v>
                </c:pt>
                <c:pt idx="1133">
                  <c:v>-0.187801</c:v>
                </c:pt>
                <c:pt idx="1134">
                  <c:v>-0.16828599999999999</c:v>
                </c:pt>
                <c:pt idx="1135">
                  <c:v>-9.8700999999999997E-2</c:v>
                </c:pt>
                <c:pt idx="1136">
                  <c:v>-2.3723000000000001E-2</c:v>
                </c:pt>
                <c:pt idx="1137">
                  <c:v>4.0735E-2</c:v>
                </c:pt>
                <c:pt idx="1138">
                  <c:v>9.7741999999999996E-2</c:v>
                </c:pt>
                <c:pt idx="1139">
                  <c:v>0.15484300000000001</c:v>
                </c:pt>
                <c:pt idx="1140">
                  <c:v>0.19920099999999999</c:v>
                </c:pt>
                <c:pt idx="1141">
                  <c:v>0.21366199999999999</c:v>
                </c:pt>
                <c:pt idx="1142">
                  <c:v>0.210145</c:v>
                </c:pt>
                <c:pt idx="1143">
                  <c:v>0.19172500000000001</c:v>
                </c:pt>
                <c:pt idx="1144">
                  <c:v>0.171122</c:v>
                </c:pt>
                <c:pt idx="1145">
                  <c:v>0.16320399999999999</c:v>
                </c:pt>
                <c:pt idx="1146">
                  <c:v>0.16364000000000001</c:v>
                </c:pt>
                <c:pt idx="1147">
                  <c:v>0.163938</c:v>
                </c:pt>
                <c:pt idx="1148">
                  <c:v>0.16217999999999999</c:v>
                </c:pt>
                <c:pt idx="1149">
                  <c:v>0.17136100000000001</c:v>
                </c:pt>
                <c:pt idx="1150">
                  <c:v>0.18282899999999999</c:v>
                </c:pt>
                <c:pt idx="1151">
                  <c:v>0.16258900000000001</c:v>
                </c:pt>
                <c:pt idx="1152">
                  <c:v>0.14468300000000001</c:v>
                </c:pt>
                <c:pt idx="1153">
                  <c:v>0.14808499999999999</c:v>
                </c:pt>
                <c:pt idx="1154">
                  <c:v>0.15021000000000001</c:v>
                </c:pt>
                <c:pt idx="1155">
                  <c:v>0.15635399999999999</c:v>
                </c:pt>
                <c:pt idx="1156">
                  <c:v>0.17829400000000001</c:v>
                </c:pt>
                <c:pt idx="1157">
                  <c:v>0.20230400000000001</c:v>
                </c:pt>
                <c:pt idx="1158">
                  <c:v>0.21792700000000001</c:v>
                </c:pt>
                <c:pt idx="1159">
                  <c:v>0.21990499999999999</c:v>
                </c:pt>
                <c:pt idx="1160">
                  <c:v>0.21884200000000001</c:v>
                </c:pt>
                <c:pt idx="1161">
                  <c:v>0.226352</c:v>
                </c:pt>
                <c:pt idx="1162">
                  <c:v>0.233766</c:v>
                </c:pt>
                <c:pt idx="1163">
                  <c:v>0.23364199999999999</c:v>
                </c:pt>
                <c:pt idx="1164">
                  <c:v>0.22603899999999999</c:v>
                </c:pt>
                <c:pt idx="1165">
                  <c:v>0.21001700000000001</c:v>
                </c:pt>
                <c:pt idx="1166">
                  <c:v>0.19719800000000001</c:v>
                </c:pt>
                <c:pt idx="1167">
                  <c:v>0.18768399999999999</c:v>
                </c:pt>
                <c:pt idx="1168">
                  <c:v>0.17619399999999999</c:v>
                </c:pt>
                <c:pt idx="1169">
                  <c:v>0.169125</c:v>
                </c:pt>
                <c:pt idx="1170">
                  <c:v>0.16436000000000001</c:v>
                </c:pt>
                <c:pt idx="1171">
                  <c:v>0.16384099999999999</c:v>
                </c:pt>
                <c:pt idx="1172">
                  <c:v>0.16752300000000001</c:v>
                </c:pt>
                <c:pt idx="1173">
                  <c:v>0.168962</c:v>
                </c:pt>
                <c:pt idx="1174">
                  <c:v>0.16384399999999999</c:v>
                </c:pt>
                <c:pt idx="1175">
                  <c:v>0.14690700000000001</c:v>
                </c:pt>
                <c:pt idx="1176">
                  <c:v>0.135326</c:v>
                </c:pt>
                <c:pt idx="1177">
                  <c:v>0.124707</c:v>
                </c:pt>
                <c:pt idx="1178">
                  <c:v>0.12468799999999999</c:v>
                </c:pt>
                <c:pt idx="1179">
                  <c:v>0.12584200000000001</c:v>
                </c:pt>
                <c:pt idx="1180">
                  <c:v>0.13897699999999999</c:v>
                </c:pt>
                <c:pt idx="1181">
                  <c:v>0.16078400000000001</c:v>
                </c:pt>
                <c:pt idx="1182">
                  <c:v>0.153757</c:v>
                </c:pt>
                <c:pt idx="1183">
                  <c:v>0.124086</c:v>
                </c:pt>
                <c:pt idx="1184">
                  <c:v>9.9459000000000006E-2</c:v>
                </c:pt>
                <c:pt idx="1185">
                  <c:v>6.8412000000000001E-2</c:v>
                </c:pt>
                <c:pt idx="1186">
                  <c:v>3.4366000000000001E-2</c:v>
                </c:pt>
                <c:pt idx="1187">
                  <c:v>1.1266E-2</c:v>
                </c:pt>
                <c:pt idx="1188">
                  <c:v>2.0500000000000002E-3</c:v>
                </c:pt>
                <c:pt idx="1189">
                  <c:v>-6.1679999999999999E-3</c:v>
                </c:pt>
                <c:pt idx="1190">
                  <c:v>-9.0349999999999996E-3</c:v>
                </c:pt>
                <c:pt idx="1191">
                  <c:v>-1.1805E-2</c:v>
                </c:pt>
                <c:pt idx="1192">
                  <c:v>-2.2994000000000001E-2</c:v>
                </c:pt>
                <c:pt idx="1193">
                  <c:v>-3.2078000000000002E-2</c:v>
                </c:pt>
                <c:pt idx="1194">
                  <c:v>-3.0620000000000001E-2</c:v>
                </c:pt>
                <c:pt idx="1195">
                  <c:v>-2.6051000000000001E-2</c:v>
                </c:pt>
                <c:pt idx="1196">
                  <c:v>-2.3678000000000001E-2</c:v>
                </c:pt>
                <c:pt idx="1197">
                  <c:v>-2.0183E-2</c:v>
                </c:pt>
                <c:pt idx="1198">
                  <c:v>-9.0840000000000001E-3</c:v>
                </c:pt>
                <c:pt idx="1199">
                  <c:v>4.2900000000000004E-3</c:v>
                </c:pt>
                <c:pt idx="1200">
                  <c:v>8.0319999999999992E-3</c:v>
                </c:pt>
                <c:pt idx="1201">
                  <c:v>-2.2200000000000002E-3</c:v>
                </c:pt>
                <c:pt idx="1202">
                  <c:v>-2.4386999999999999E-2</c:v>
                </c:pt>
                <c:pt idx="1203">
                  <c:v>-4.2376999999999998E-2</c:v>
                </c:pt>
                <c:pt idx="1204">
                  <c:v>-5.7186000000000001E-2</c:v>
                </c:pt>
                <c:pt idx="1205">
                  <c:v>-6.1282000000000003E-2</c:v>
                </c:pt>
                <c:pt idx="1206">
                  <c:v>-5.5642999999999998E-2</c:v>
                </c:pt>
                <c:pt idx="1207">
                  <c:v>-5.2096000000000003E-2</c:v>
                </c:pt>
                <c:pt idx="1208">
                  <c:v>-6.1339999999999999E-2</c:v>
                </c:pt>
                <c:pt idx="1209">
                  <c:v>-7.5897999999999993E-2</c:v>
                </c:pt>
                <c:pt idx="1210">
                  <c:v>-8.7123999999999993E-2</c:v>
                </c:pt>
                <c:pt idx="1211">
                  <c:v>-8.7540999999999994E-2</c:v>
                </c:pt>
                <c:pt idx="1212">
                  <c:v>-6.4308000000000004E-2</c:v>
                </c:pt>
                <c:pt idx="1213">
                  <c:v>-5.9243999999999998E-2</c:v>
                </c:pt>
                <c:pt idx="1214">
                  <c:v>-7.4705999999999995E-2</c:v>
                </c:pt>
                <c:pt idx="1215">
                  <c:v>-8.3868999999999999E-2</c:v>
                </c:pt>
                <c:pt idx="1216">
                  <c:v>-8.2427E-2</c:v>
                </c:pt>
                <c:pt idx="1217">
                  <c:v>-7.6674999999999993E-2</c:v>
                </c:pt>
                <c:pt idx="1218">
                  <c:v>-6.3437999999999994E-2</c:v>
                </c:pt>
                <c:pt idx="1219">
                  <c:v>-2.9968999999999999E-2</c:v>
                </c:pt>
                <c:pt idx="1220">
                  <c:v>-6.1029999999999999E-3</c:v>
                </c:pt>
                <c:pt idx="1221">
                  <c:v>3.2756E-2</c:v>
                </c:pt>
                <c:pt idx="1222">
                  <c:v>6.1995000000000001E-2</c:v>
                </c:pt>
                <c:pt idx="1223">
                  <c:v>6.0096999999999998E-2</c:v>
                </c:pt>
                <c:pt idx="1224">
                  <c:v>4.4968000000000001E-2</c:v>
                </c:pt>
                <c:pt idx="1225">
                  <c:v>1.9014E-2</c:v>
                </c:pt>
                <c:pt idx="1226">
                  <c:v>-5.7120000000000001E-3</c:v>
                </c:pt>
                <c:pt idx="1227">
                  <c:v>-1.7377E-2</c:v>
                </c:pt>
                <c:pt idx="1228">
                  <c:v>-2.1524999999999999E-2</c:v>
                </c:pt>
                <c:pt idx="1229">
                  <c:v>-1.7153000000000002E-2</c:v>
                </c:pt>
                <c:pt idx="1230">
                  <c:v>-1.8006999999999999E-2</c:v>
                </c:pt>
                <c:pt idx="1231">
                  <c:v>-6.0039999999999998E-3</c:v>
                </c:pt>
                <c:pt idx="1232">
                  <c:v>-1.8010000000000001E-3</c:v>
                </c:pt>
                <c:pt idx="1233">
                  <c:v>-1.4982000000000001E-2</c:v>
                </c:pt>
                <c:pt idx="1234">
                  <c:v>-2.1697999999999999E-2</c:v>
                </c:pt>
                <c:pt idx="1235">
                  <c:v>-1.8519999999999998E-2</c:v>
                </c:pt>
                <c:pt idx="1236">
                  <c:v>-6.483E-3</c:v>
                </c:pt>
                <c:pt idx="1237">
                  <c:v>2.32E-4</c:v>
                </c:pt>
                <c:pt idx="1238">
                  <c:v>4.6700000000000002E-4</c:v>
                </c:pt>
                <c:pt idx="1239">
                  <c:v>2.823E-3</c:v>
                </c:pt>
                <c:pt idx="1240">
                  <c:v>7.3489999999999996E-3</c:v>
                </c:pt>
                <c:pt idx="1241">
                  <c:v>7.5360000000000002E-3</c:v>
                </c:pt>
                <c:pt idx="1242">
                  <c:v>9.6609999999999994E-3</c:v>
                </c:pt>
                <c:pt idx="1243">
                  <c:v>2.0372999999999999E-2</c:v>
                </c:pt>
                <c:pt idx="1244">
                  <c:v>2.3869999999999999E-2</c:v>
                </c:pt>
                <c:pt idx="1245">
                  <c:v>3.1020000000000002E-3</c:v>
                </c:pt>
                <c:pt idx="1246">
                  <c:v>-2.6176000000000001E-2</c:v>
                </c:pt>
                <c:pt idx="1247">
                  <c:v>-4.5797999999999998E-2</c:v>
                </c:pt>
                <c:pt idx="1248">
                  <c:v>-6.5395999999999996E-2</c:v>
                </c:pt>
                <c:pt idx="1249">
                  <c:v>-8.7138999999999994E-2</c:v>
                </c:pt>
                <c:pt idx="1250">
                  <c:v>-0.107862</c:v>
                </c:pt>
                <c:pt idx="1251">
                  <c:v>-0.135103</c:v>
                </c:pt>
                <c:pt idx="1252">
                  <c:v>-0.14967</c:v>
                </c:pt>
                <c:pt idx="1253">
                  <c:v>-0.153727</c:v>
                </c:pt>
                <c:pt idx="1254">
                  <c:v>-0.16123299999999999</c:v>
                </c:pt>
                <c:pt idx="1255">
                  <c:v>-0.16556399999999999</c:v>
                </c:pt>
                <c:pt idx="1256">
                  <c:v>-0.15885299999999999</c:v>
                </c:pt>
                <c:pt idx="1257">
                  <c:v>-0.134551</c:v>
                </c:pt>
                <c:pt idx="1258">
                  <c:v>-9.5210000000000003E-2</c:v>
                </c:pt>
                <c:pt idx="1259">
                  <c:v>-6.0796000000000003E-2</c:v>
                </c:pt>
                <c:pt idx="1260">
                  <c:v>-5.0266999999999999E-2</c:v>
                </c:pt>
                <c:pt idx="1261">
                  <c:v>-5.2685999999999997E-2</c:v>
                </c:pt>
                <c:pt idx="1262">
                  <c:v>-6.2341000000000001E-2</c:v>
                </c:pt>
                <c:pt idx="1263">
                  <c:v>-6.8539000000000003E-2</c:v>
                </c:pt>
                <c:pt idx="1264">
                  <c:v>-8.1025E-2</c:v>
                </c:pt>
                <c:pt idx="1265">
                  <c:v>-0.102987</c:v>
                </c:pt>
                <c:pt idx="1266">
                  <c:v>-0.119578</c:v>
                </c:pt>
                <c:pt idx="1267">
                  <c:v>-0.12988</c:v>
                </c:pt>
                <c:pt idx="1268">
                  <c:v>-0.142455</c:v>
                </c:pt>
                <c:pt idx="1269">
                  <c:v>-0.15390899999999999</c:v>
                </c:pt>
                <c:pt idx="1270">
                  <c:v>-0.14707500000000001</c:v>
                </c:pt>
                <c:pt idx="1271">
                  <c:v>-0.12965199999999999</c:v>
                </c:pt>
                <c:pt idx="1272">
                  <c:v>-0.109219</c:v>
                </c:pt>
                <c:pt idx="1273">
                  <c:v>-8.4641999999999995E-2</c:v>
                </c:pt>
                <c:pt idx="1274">
                  <c:v>-5.4698999999999998E-2</c:v>
                </c:pt>
                <c:pt idx="1275">
                  <c:v>-3.8599000000000001E-2</c:v>
                </c:pt>
                <c:pt idx="1276">
                  <c:v>-3.6445999999999999E-2</c:v>
                </c:pt>
                <c:pt idx="1277">
                  <c:v>-4.3006999999999997E-2</c:v>
                </c:pt>
                <c:pt idx="1278">
                  <c:v>-5.6047E-2</c:v>
                </c:pt>
                <c:pt idx="1279">
                  <c:v>-7.3332999999999995E-2</c:v>
                </c:pt>
                <c:pt idx="1280">
                  <c:v>-8.9495000000000005E-2</c:v>
                </c:pt>
                <c:pt idx="1281">
                  <c:v>-9.8112000000000005E-2</c:v>
                </c:pt>
                <c:pt idx="1282">
                  <c:v>-9.3910999999999994E-2</c:v>
                </c:pt>
                <c:pt idx="1283">
                  <c:v>-7.5259999999999994E-2</c:v>
                </c:pt>
                <c:pt idx="1284">
                  <c:v>-3.4596000000000002E-2</c:v>
                </c:pt>
                <c:pt idx="1285">
                  <c:v>1.9826E-2</c:v>
                </c:pt>
                <c:pt idx="1286">
                  <c:v>5.3024000000000002E-2</c:v>
                </c:pt>
                <c:pt idx="1287">
                  <c:v>5.8548000000000003E-2</c:v>
                </c:pt>
                <c:pt idx="1288">
                  <c:v>5.4366999999999999E-2</c:v>
                </c:pt>
                <c:pt idx="1289">
                  <c:v>5.4258000000000001E-2</c:v>
                </c:pt>
                <c:pt idx="1290">
                  <c:v>6.1491999999999998E-2</c:v>
                </c:pt>
                <c:pt idx="1291">
                  <c:v>5.3809999999999997E-2</c:v>
                </c:pt>
                <c:pt idx="1292">
                  <c:v>3.4499000000000002E-2</c:v>
                </c:pt>
                <c:pt idx="1293">
                  <c:v>2.5908E-2</c:v>
                </c:pt>
                <c:pt idx="1294">
                  <c:v>3.3331E-2</c:v>
                </c:pt>
                <c:pt idx="1295">
                  <c:v>5.0282E-2</c:v>
                </c:pt>
                <c:pt idx="1296">
                  <c:v>6.7362000000000005E-2</c:v>
                </c:pt>
                <c:pt idx="1297">
                  <c:v>7.6317999999999997E-2</c:v>
                </c:pt>
                <c:pt idx="1298">
                  <c:v>8.6500999999999995E-2</c:v>
                </c:pt>
                <c:pt idx="1299">
                  <c:v>8.7051000000000003E-2</c:v>
                </c:pt>
                <c:pt idx="1300">
                  <c:v>7.4848999999999999E-2</c:v>
                </c:pt>
                <c:pt idx="1301">
                  <c:v>3.916E-2</c:v>
                </c:pt>
                <c:pt idx="1302">
                  <c:v>-5.1580000000000003E-3</c:v>
                </c:pt>
                <c:pt idx="1303">
                  <c:v>-4.5259000000000001E-2</c:v>
                </c:pt>
                <c:pt idx="1304">
                  <c:v>-7.7872999999999998E-2</c:v>
                </c:pt>
                <c:pt idx="1305">
                  <c:v>-0.127636</c:v>
                </c:pt>
                <c:pt idx="1306">
                  <c:v>-0.182725</c:v>
                </c:pt>
                <c:pt idx="1307">
                  <c:v>-0.224774</c:v>
                </c:pt>
                <c:pt idx="1308">
                  <c:v>-0.25497399999999998</c:v>
                </c:pt>
                <c:pt idx="1309">
                  <c:v>-0.27632899999999999</c:v>
                </c:pt>
                <c:pt idx="1310">
                  <c:v>-0.279339</c:v>
                </c:pt>
                <c:pt idx="1311">
                  <c:v>-0.26966899999999999</c:v>
                </c:pt>
                <c:pt idx="1312">
                  <c:v>-0.26242300000000002</c:v>
                </c:pt>
                <c:pt idx="1313">
                  <c:v>-0.25333600000000001</c:v>
                </c:pt>
                <c:pt idx="1314">
                  <c:v>-0.19284399999999999</c:v>
                </c:pt>
                <c:pt idx="1315">
                  <c:v>-0.117365</c:v>
                </c:pt>
                <c:pt idx="1316">
                  <c:v>-0.113341</c:v>
                </c:pt>
                <c:pt idx="1317">
                  <c:v>-0.103238</c:v>
                </c:pt>
                <c:pt idx="1318">
                  <c:v>-6.6306000000000004E-2</c:v>
                </c:pt>
                <c:pt idx="1319">
                  <c:v>-6.6976999999999995E-2</c:v>
                </c:pt>
                <c:pt idx="1320">
                  <c:v>-6.2380999999999999E-2</c:v>
                </c:pt>
                <c:pt idx="1321">
                  <c:v>-3.0248000000000001E-2</c:v>
                </c:pt>
                <c:pt idx="1322">
                  <c:v>-1.8787999999999999E-2</c:v>
                </c:pt>
                <c:pt idx="1323">
                  <c:v>-4.8279000000000002E-2</c:v>
                </c:pt>
                <c:pt idx="1324">
                  <c:v>-2.9515E-2</c:v>
                </c:pt>
                <c:pt idx="1325">
                  <c:v>-9.8359999999999993E-3</c:v>
                </c:pt>
                <c:pt idx="1326">
                  <c:v>-2.5079999999999998E-3</c:v>
                </c:pt>
                <c:pt idx="1327">
                  <c:v>3.3937000000000002E-2</c:v>
                </c:pt>
                <c:pt idx="1328">
                  <c:v>5.1971999999999997E-2</c:v>
                </c:pt>
                <c:pt idx="1329">
                  <c:v>6.5821000000000005E-2</c:v>
                </c:pt>
                <c:pt idx="1330">
                  <c:v>8.9272000000000004E-2</c:v>
                </c:pt>
                <c:pt idx="1331">
                  <c:v>0.102774</c:v>
                </c:pt>
                <c:pt idx="1332">
                  <c:v>0.103446</c:v>
                </c:pt>
                <c:pt idx="1333">
                  <c:v>0.100983</c:v>
                </c:pt>
                <c:pt idx="1334">
                  <c:v>8.3416000000000004E-2</c:v>
                </c:pt>
                <c:pt idx="1335">
                  <c:v>7.016E-2</c:v>
                </c:pt>
                <c:pt idx="1336">
                  <c:v>6.8592E-2</c:v>
                </c:pt>
                <c:pt idx="1337">
                  <c:v>6.9195000000000007E-2</c:v>
                </c:pt>
                <c:pt idx="1338">
                  <c:v>7.2168999999999997E-2</c:v>
                </c:pt>
                <c:pt idx="1339">
                  <c:v>7.3139999999999997E-2</c:v>
                </c:pt>
                <c:pt idx="1340">
                  <c:v>7.8655000000000003E-2</c:v>
                </c:pt>
                <c:pt idx="1341">
                  <c:v>8.5252999999999995E-2</c:v>
                </c:pt>
                <c:pt idx="1342">
                  <c:v>7.7823000000000003E-2</c:v>
                </c:pt>
                <c:pt idx="1343">
                  <c:v>7.1303000000000005E-2</c:v>
                </c:pt>
                <c:pt idx="1344">
                  <c:v>6.1459E-2</c:v>
                </c:pt>
                <c:pt idx="1345">
                  <c:v>5.1511000000000001E-2</c:v>
                </c:pt>
                <c:pt idx="1346">
                  <c:v>4.7932000000000002E-2</c:v>
                </c:pt>
                <c:pt idx="1347">
                  <c:v>4.6342000000000001E-2</c:v>
                </c:pt>
                <c:pt idx="1348">
                  <c:v>4.5760000000000002E-2</c:v>
                </c:pt>
                <c:pt idx="1349">
                  <c:v>5.4966000000000001E-2</c:v>
                </c:pt>
                <c:pt idx="1350">
                  <c:v>6.1058000000000001E-2</c:v>
                </c:pt>
                <c:pt idx="1351">
                  <c:v>7.7006000000000005E-2</c:v>
                </c:pt>
                <c:pt idx="1352">
                  <c:v>8.1396999999999997E-2</c:v>
                </c:pt>
                <c:pt idx="1353">
                  <c:v>4.9350999999999999E-2</c:v>
                </c:pt>
                <c:pt idx="1354">
                  <c:v>3.2083E-2</c:v>
                </c:pt>
                <c:pt idx="1355">
                  <c:v>3.2038999999999998E-2</c:v>
                </c:pt>
                <c:pt idx="1356">
                  <c:v>-7.1989999999999997E-3</c:v>
                </c:pt>
                <c:pt idx="1357">
                  <c:v>-4.4171000000000002E-2</c:v>
                </c:pt>
                <c:pt idx="1358">
                  <c:v>-4.7952000000000002E-2</c:v>
                </c:pt>
                <c:pt idx="1359">
                  <c:v>-6.9015999999999994E-2</c:v>
                </c:pt>
                <c:pt idx="1360">
                  <c:v>-9.6624000000000002E-2</c:v>
                </c:pt>
                <c:pt idx="1361">
                  <c:v>-0.120976</c:v>
                </c:pt>
                <c:pt idx="1362">
                  <c:v>-0.14219399999999999</c:v>
                </c:pt>
                <c:pt idx="1363">
                  <c:v>-0.15069299999999999</c:v>
                </c:pt>
                <c:pt idx="1364">
                  <c:v>-0.150531</c:v>
                </c:pt>
                <c:pt idx="1365">
                  <c:v>-0.15449399999999999</c:v>
                </c:pt>
                <c:pt idx="1366">
                  <c:v>-0.14255599999999999</c:v>
                </c:pt>
                <c:pt idx="1367">
                  <c:v>-0.107055</c:v>
                </c:pt>
                <c:pt idx="1368">
                  <c:v>-8.4278000000000006E-2</c:v>
                </c:pt>
                <c:pt idx="1369">
                  <c:v>-5.9357E-2</c:v>
                </c:pt>
                <c:pt idx="1370">
                  <c:v>-3.7463999999999997E-2</c:v>
                </c:pt>
                <c:pt idx="1371">
                  <c:v>-1.7502E-2</c:v>
                </c:pt>
                <c:pt idx="1372">
                  <c:v>3.2699999999999998E-4</c:v>
                </c:pt>
                <c:pt idx="1373">
                  <c:v>1.1698E-2</c:v>
                </c:pt>
                <c:pt idx="1374">
                  <c:v>7.9880000000000003E-3</c:v>
                </c:pt>
                <c:pt idx="1375">
                  <c:v>-1.8253999999999999E-2</c:v>
                </c:pt>
                <c:pt idx="1376">
                  <c:v>-6.9009000000000001E-2</c:v>
                </c:pt>
                <c:pt idx="1377">
                  <c:v>-0.101601</c:v>
                </c:pt>
                <c:pt idx="1378">
                  <c:v>-0.10210900000000001</c:v>
                </c:pt>
                <c:pt idx="1379">
                  <c:v>-8.6387000000000005E-2</c:v>
                </c:pt>
                <c:pt idx="1380">
                  <c:v>-7.1587999999999999E-2</c:v>
                </c:pt>
                <c:pt idx="1381">
                  <c:v>-5.5835999999999997E-2</c:v>
                </c:pt>
                <c:pt idx="1382">
                  <c:v>-5.2019000000000003E-2</c:v>
                </c:pt>
                <c:pt idx="1383">
                  <c:v>-5.1478999999999997E-2</c:v>
                </c:pt>
                <c:pt idx="1384">
                  <c:v>-4.7746999999999998E-2</c:v>
                </c:pt>
                <c:pt idx="1385">
                  <c:v>-4.7204000000000003E-2</c:v>
                </c:pt>
                <c:pt idx="1386">
                  <c:v>-4.6732999999999997E-2</c:v>
                </c:pt>
                <c:pt idx="1387">
                  <c:v>-5.2794000000000001E-2</c:v>
                </c:pt>
                <c:pt idx="1388">
                  <c:v>-6.2135000000000003E-2</c:v>
                </c:pt>
                <c:pt idx="1389">
                  <c:v>-6.5003000000000005E-2</c:v>
                </c:pt>
                <c:pt idx="1390">
                  <c:v>-6.3525999999999999E-2</c:v>
                </c:pt>
                <c:pt idx="1391">
                  <c:v>-5.1575999999999997E-2</c:v>
                </c:pt>
                <c:pt idx="1392">
                  <c:v>-3.4438000000000003E-2</c:v>
                </c:pt>
                <c:pt idx="1393">
                  <c:v>-4.5500000000000002E-3</c:v>
                </c:pt>
                <c:pt idx="1394">
                  <c:v>5.8395000000000002E-2</c:v>
                </c:pt>
                <c:pt idx="1395">
                  <c:v>0.111697</c:v>
                </c:pt>
                <c:pt idx="1396">
                  <c:v>0.13303400000000001</c:v>
                </c:pt>
                <c:pt idx="1397">
                  <c:v>0.155561</c:v>
                </c:pt>
                <c:pt idx="1398">
                  <c:v>0.16533500000000001</c:v>
                </c:pt>
                <c:pt idx="1399">
                  <c:v>0.14512</c:v>
                </c:pt>
                <c:pt idx="1400">
                  <c:v>0.126944</c:v>
                </c:pt>
                <c:pt idx="1401">
                  <c:v>0.10134899999999999</c:v>
                </c:pt>
                <c:pt idx="1402">
                  <c:v>6.7391000000000006E-2</c:v>
                </c:pt>
                <c:pt idx="1403">
                  <c:v>3.5693000000000003E-2</c:v>
                </c:pt>
                <c:pt idx="1404">
                  <c:v>3.9129999999999998E-3</c:v>
                </c:pt>
                <c:pt idx="1405">
                  <c:v>-2.0336E-2</c:v>
                </c:pt>
                <c:pt idx="1406">
                  <c:v>-2.6238000000000001E-2</c:v>
                </c:pt>
                <c:pt idx="1407">
                  <c:v>-2.2481000000000001E-2</c:v>
                </c:pt>
                <c:pt idx="1408">
                  <c:v>-1.7781999999999999E-2</c:v>
                </c:pt>
                <c:pt idx="1409">
                  <c:v>-2.3882E-2</c:v>
                </c:pt>
                <c:pt idx="1410">
                  <c:v>-1.5082999999999999E-2</c:v>
                </c:pt>
                <c:pt idx="1411">
                  <c:v>1.181E-3</c:v>
                </c:pt>
                <c:pt idx="1412">
                  <c:v>6.7970000000000001E-3</c:v>
                </c:pt>
                <c:pt idx="1413">
                  <c:v>1.3465E-2</c:v>
                </c:pt>
                <c:pt idx="1414">
                  <c:v>2.1318E-2</c:v>
                </c:pt>
                <c:pt idx="1415">
                  <c:v>3.3264000000000002E-2</c:v>
                </c:pt>
                <c:pt idx="1416">
                  <c:v>3.8492999999999999E-2</c:v>
                </c:pt>
                <c:pt idx="1417">
                  <c:v>-7.7650000000000002E-3</c:v>
                </c:pt>
                <c:pt idx="1418">
                  <c:v>-7.6273999999999995E-2</c:v>
                </c:pt>
                <c:pt idx="1419">
                  <c:v>-0.118677</c:v>
                </c:pt>
                <c:pt idx="1420">
                  <c:v>-0.14068900000000001</c:v>
                </c:pt>
                <c:pt idx="1421">
                  <c:v>-0.17574699999999999</c:v>
                </c:pt>
                <c:pt idx="1422">
                  <c:v>-0.21102000000000001</c:v>
                </c:pt>
                <c:pt idx="1423">
                  <c:v>-0.20257700000000001</c:v>
                </c:pt>
                <c:pt idx="1424">
                  <c:v>-0.199271</c:v>
                </c:pt>
                <c:pt idx="1425">
                  <c:v>-0.16919899999999999</c:v>
                </c:pt>
                <c:pt idx="1426">
                  <c:v>-9.5519000000000007E-2</c:v>
                </c:pt>
                <c:pt idx="1427">
                  <c:v>-3.3439000000000003E-2</c:v>
                </c:pt>
                <c:pt idx="1428">
                  <c:v>-1.1963E-2</c:v>
                </c:pt>
                <c:pt idx="1429">
                  <c:v>1.6067000000000001E-2</c:v>
                </c:pt>
                <c:pt idx="1430">
                  <c:v>3.4408000000000001E-2</c:v>
                </c:pt>
                <c:pt idx="1431">
                  <c:v>3.1306E-2</c:v>
                </c:pt>
                <c:pt idx="1432">
                  <c:v>2.6280000000000001E-3</c:v>
                </c:pt>
                <c:pt idx="1433">
                  <c:v>-3.0282E-2</c:v>
                </c:pt>
                <c:pt idx="1434">
                  <c:v>-5.0458999999999997E-2</c:v>
                </c:pt>
                <c:pt idx="1435">
                  <c:v>-8.0435000000000006E-2</c:v>
                </c:pt>
                <c:pt idx="1436">
                  <c:v>-0.10821500000000001</c:v>
                </c:pt>
                <c:pt idx="1437">
                  <c:v>-0.119922</c:v>
                </c:pt>
                <c:pt idx="1438">
                  <c:v>-0.12521199999999999</c:v>
                </c:pt>
                <c:pt idx="1439">
                  <c:v>-0.11969399999999999</c:v>
                </c:pt>
                <c:pt idx="1440">
                  <c:v>-0.103279</c:v>
                </c:pt>
                <c:pt idx="1441">
                  <c:v>-9.2059000000000002E-2</c:v>
                </c:pt>
                <c:pt idx="1442">
                  <c:v>-9.5964999999999995E-2</c:v>
                </c:pt>
                <c:pt idx="1443">
                  <c:v>-0.112747</c:v>
                </c:pt>
                <c:pt idx="1444">
                  <c:v>-0.13485900000000001</c:v>
                </c:pt>
                <c:pt idx="1445">
                  <c:v>-0.166491</c:v>
                </c:pt>
                <c:pt idx="1446">
                  <c:v>-0.19798399999999999</c:v>
                </c:pt>
                <c:pt idx="1447">
                  <c:v>-0.21209500000000001</c:v>
                </c:pt>
                <c:pt idx="1448">
                  <c:v>-0.21001300000000001</c:v>
                </c:pt>
                <c:pt idx="1449">
                  <c:v>-0.20272299999999999</c:v>
                </c:pt>
                <c:pt idx="1450">
                  <c:v>-0.18190300000000001</c:v>
                </c:pt>
                <c:pt idx="1451">
                  <c:v>-0.148647</c:v>
                </c:pt>
                <c:pt idx="1452">
                  <c:v>-0.11762400000000001</c:v>
                </c:pt>
                <c:pt idx="1453">
                  <c:v>-0.10578899999999999</c:v>
                </c:pt>
                <c:pt idx="1454">
                  <c:v>-8.4293999999999994E-2</c:v>
                </c:pt>
                <c:pt idx="1455">
                  <c:v>-5.9616000000000002E-2</c:v>
                </c:pt>
                <c:pt idx="1456">
                  <c:v>-4.0362000000000002E-2</c:v>
                </c:pt>
                <c:pt idx="1457">
                  <c:v>-2.0278000000000001E-2</c:v>
                </c:pt>
                <c:pt idx="1458">
                  <c:v>-1.8696999999999998E-2</c:v>
                </c:pt>
                <c:pt idx="1459">
                  <c:v>-2.2511E-2</c:v>
                </c:pt>
                <c:pt idx="1460">
                  <c:v>-2.0993999999999999E-2</c:v>
                </c:pt>
                <c:pt idx="1461">
                  <c:v>-2.9104000000000001E-2</c:v>
                </c:pt>
                <c:pt idx="1462">
                  <c:v>-2.9675E-2</c:v>
                </c:pt>
                <c:pt idx="1463">
                  <c:v>-3.6568999999999997E-2</c:v>
                </c:pt>
                <c:pt idx="1464">
                  <c:v>-4.7548E-2</c:v>
                </c:pt>
                <c:pt idx="1465">
                  <c:v>-5.0713000000000001E-2</c:v>
                </c:pt>
                <c:pt idx="1466">
                  <c:v>-4.4297000000000003E-2</c:v>
                </c:pt>
                <c:pt idx="1467">
                  <c:v>-3.0963000000000001E-2</c:v>
                </c:pt>
                <c:pt idx="1468">
                  <c:v>-1.8973E-2</c:v>
                </c:pt>
                <c:pt idx="1469">
                  <c:v>-5.0900000000000001E-4</c:v>
                </c:pt>
                <c:pt idx="1470">
                  <c:v>2.2359E-2</c:v>
                </c:pt>
                <c:pt idx="1471">
                  <c:v>4.4304999999999997E-2</c:v>
                </c:pt>
                <c:pt idx="1472">
                  <c:v>6.2170999999999997E-2</c:v>
                </c:pt>
                <c:pt idx="1473">
                  <c:v>6.5087999999999993E-2</c:v>
                </c:pt>
                <c:pt idx="1474">
                  <c:v>4.8718999999999998E-2</c:v>
                </c:pt>
                <c:pt idx="1475">
                  <c:v>2.4863E-2</c:v>
                </c:pt>
                <c:pt idx="1476">
                  <c:v>-4.2929999999999999E-3</c:v>
                </c:pt>
                <c:pt idx="1477">
                  <c:v>-3.4423000000000002E-2</c:v>
                </c:pt>
                <c:pt idx="1478">
                  <c:v>-6.3463000000000006E-2</c:v>
                </c:pt>
                <c:pt idx="1479">
                  <c:v>-8.8324E-2</c:v>
                </c:pt>
                <c:pt idx="1480">
                  <c:v>-9.6362000000000003E-2</c:v>
                </c:pt>
                <c:pt idx="1481">
                  <c:v>-8.1211000000000005E-2</c:v>
                </c:pt>
                <c:pt idx="1482">
                  <c:v>-6.4075999999999994E-2</c:v>
                </c:pt>
                <c:pt idx="1483">
                  <c:v>-4.4549999999999999E-2</c:v>
                </c:pt>
                <c:pt idx="1484">
                  <c:v>-5.1572E-2</c:v>
                </c:pt>
                <c:pt idx="1485">
                  <c:v>-0.10473</c:v>
                </c:pt>
                <c:pt idx="1486">
                  <c:v>-0.15803400000000001</c:v>
                </c:pt>
                <c:pt idx="1487">
                  <c:v>-0.183702</c:v>
                </c:pt>
                <c:pt idx="1488">
                  <c:v>-0.173153</c:v>
                </c:pt>
                <c:pt idx="1489">
                  <c:v>-0.133634</c:v>
                </c:pt>
                <c:pt idx="1490">
                  <c:v>-8.6290000000000006E-2</c:v>
                </c:pt>
                <c:pt idx="1491">
                  <c:v>-4.8161000000000002E-2</c:v>
                </c:pt>
                <c:pt idx="1492">
                  <c:v>-1.9368E-2</c:v>
                </c:pt>
                <c:pt idx="1493">
                  <c:v>-4.4219999999999997E-3</c:v>
                </c:pt>
                <c:pt idx="1494">
                  <c:v>-1.4125E-2</c:v>
                </c:pt>
                <c:pt idx="1495">
                  <c:v>-1.8537999999999999E-2</c:v>
                </c:pt>
                <c:pt idx="1496">
                  <c:v>-1.5616E-2</c:v>
                </c:pt>
                <c:pt idx="1497">
                  <c:v>-1.2768E-2</c:v>
                </c:pt>
                <c:pt idx="1498">
                  <c:v>-1.2026E-2</c:v>
                </c:pt>
                <c:pt idx="1499">
                  <c:v>-1.3468000000000001E-2</c:v>
                </c:pt>
                <c:pt idx="1500">
                  <c:v>-7.4380000000000002E-3</c:v>
                </c:pt>
                <c:pt idx="1501">
                  <c:v>1.494E-2</c:v>
                </c:pt>
                <c:pt idx="1502">
                  <c:v>3.5223999999999998E-2</c:v>
                </c:pt>
                <c:pt idx="1503">
                  <c:v>5.7457000000000001E-2</c:v>
                </c:pt>
                <c:pt idx="1504">
                  <c:v>7.1099999999999997E-2</c:v>
                </c:pt>
                <c:pt idx="1505">
                  <c:v>5.4765000000000001E-2</c:v>
                </c:pt>
                <c:pt idx="1506">
                  <c:v>1.1703E-2</c:v>
                </c:pt>
                <c:pt idx="1507">
                  <c:v>-2.2738999999999999E-2</c:v>
                </c:pt>
                <c:pt idx="1508">
                  <c:v>-2.3036000000000001E-2</c:v>
                </c:pt>
                <c:pt idx="1509">
                  <c:v>-4.1710000000000002E-3</c:v>
                </c:pt>
                <c:pt idx="1510">
                  <c:v>1.0534999999999999E-2</c:v>
                </c:pt>
                <c:pt idx="1511">
                  <c:v>2.2169000000000001E-2</c:v>
                </c:pt>
                <c:pt idx="1512">
                  <c:v>2.0104E-2</c:v>
                </c:pt>
                <c:pt idx="1513">
                  <c:v>7.489E-3</c:v>
                </c:pt>
                <c:pt idx="1514">
                  <c:v>-9.5169999999999994E-3</c:v>
                </c:pt>
                <c:pt idx="1515">
                  <c:v>-2.6634000000000001E-2</c:v>
                </c:pt>
                <c:pt idx="1516">
                  <c:v>-2.6783000000000001E-2</c:v>
                </c:pt>
                <c:pt idx="1517">
                  <c:v>-2.7040999999999999E-2</c:v>
                </c:pt>
                <c:pt idx="1518">
                  <c:v>-2.7106000000000002E-2</c:v>
                </c:pt>
                <c:pt idx="1519">
                  <c:v>-3.5239999999999998E-3</c:v>
                </c:pt>
                <c:pt idx="1520">
                  <c:v>2.6425000000000001E-2</c:v>
                </c:pt>
                <c:pt idx="1521">
                  <c:v>4.2410000000000003E-2</c:v>
                </c:pt>
                <c:pt idx="1522">
                  <c:v>6.6045999999999994E-2</c:v>
                </c:pt>
                <c:pt idx="1523">
                  <c:v>7.9051999999999997E-2</c:v>
                </c:pt>
                <c:pt idx="1524">
                  <c:v>8.6643999999999999E-2</c:v>
                </c:pt>
                <c:pt idx="1525">
                  <c:v>8.0574000000000007E-2</c:v>
                </c:pt>
                <c:pt idx="1526">
                  <c:v>7.3690000000000005E-2</c:v>
                </c:pt>
                <c:pt idx="1527">
                  <c:v>7.5317999999999996E-2</c:v>
                </c:pt>
                <c:pt idx="1528">
                  <c:v>8.4925E-2</c:v>
                </c:pt>
                <c:pt idx="1529">
                  <c:v>6.8422999999999998E-2</c:v>
                </c:pt>
                <c:pt idx="1530">
                  <c:v>3.9257E-2</c:v>
                </c:pt>
                <c:pt idx="1531">
                  <c:v>1.4607999999999999E-2</c:v>
                </c:pt>
                <c:pt idx="1532">
                  <c:v>-4.8170000000000001E-3</c:v>
                </c:pt>
                <c:pt idx="1533">
                  <c:v>6.5100000000000002E-3</c:v>
                </c:pt>
                <c:pt idx="1534">
                  <c:v>4.7461000000000003E-2</c:v>
                </c:pt>
                <c:pt idx="1535">
                  <c:v>7.9503000000000004E-2</c:v>
                </c:pt>
                <c:pt idx="1536">
                  <c:v>0.118162</c:v>
                </c:pt>
                <c:pt idx="1537">
                  <c:v>0.168072</c:v>
                </c:pt>
                <c:pt idx="1538">
                  <c:v>0.189329</c:v>
                </c:pt>
                <c:pt idx="1539">
                  <c:v>0.201012</c:v>
                </c:pt>
                <c:pt idx="1540">
                  <c:v>0.213751</c:v>
                </c:pt>
                <c:pt idx="1541">
                  <c:v>0.21144399999999999</c:v>
                </c:pt>
                <c:pt idx="1542">
                  <c:v>0.207034</c:v>
                </c:pt>
                <c:pt idx="1543">
                  <c:v>0.22389200000000001</c:v>
                </c:pt>
                <c:pt idx="1544">
                  <c:v>0.23414199999999999</c:v>
                </c:pt>
                <c:pt idx="1545">
                  <c:v>0.23042199999999999</c:v>
                </c:pt>
                <c:pt idx="1546">
                  <c:v>0.202543</c:v>
                </c:pt>
                <c:pt idx="1547">
                  <c:v>0.18345900000000001</c:v>
                </c:pt>
                <c:pt idx="1548">
                  <c:v>0.178255</c:v>
                </c:pt>
                <c:pt idx="1549">
                  <c:v>0.18367900000000001</c:v>
                </c:pt>
                <c:pt idx="1550">
                  <c:v>0.179234</c:v>
                </c:pt>
                <c:pt idx="1551">
                  <c:v>0.143653</c:v>
                </c:pt>
                <c:pt idx="1552">
                  <c:v>0.138208</c:v>
                </c:pt>
                <c:pt idx="1553">
                  <c:v>0.14479700000000001</c:v>
                </c:pt>
                <c:pt idx="1554">
                  <c:v>0.10868899999999999</c:v>
                </c:pt>
                <c:pt idx="1555">
                  <c:v>9.7953999999999999E-2</c:v>
                </c:pt>
                <c:pt idx="1556">
                  <c:v>7.5459999999999999E-2</c:v>
                </c:pt>
                <c:pt idx="1557">
                  <c:v>8.0604999999999996E-2</c:v>
                </c:pt>
                <c:pt idx="1558">
                  <c:v>9.8534999999999998E-2</c:v>
                </c:pt>
                <c:pt idx="1559">
                  <c:v>0.120617</c:v>
                </c:pt>
                <c:pt idx="1560">
                  <c:v>0.10210900000000001</c:v>
                </c:pt>
                <c:pt idx="1561">
                  <c:v>5.9198000000000001E-2</c:v>
                </c:pt>
                <c:pt idx="1562">
                  <c:v>3.0372E-2</c:v>
                </c:pt>
                <c:pt idx="1563">
                  <c:v>9.3069999999999993E-3</c:v>
                </c:pt>
                <c:pt idx="1564">
                  <c:v>2.1640000000000001E-3</c:v>
                </c:pt>
                <c:pt idx="1565">
                  <c:v>-4.084E-3</c:v>
                </c:pt>
                <c:pt idx="1566">
                  <c:v>-3.1669000000000003E-2</c:v>
                </c:pt>
                <c:pt idx="1567">
                  <c:v>-6.3423999999999994E-2</c:v>
                </c:pt>
                <c:pt idx="1568">
                  <c:v>-8.6485999999999993E-2</c:v>
                </c:pt>
                <c:pt idx="1569">
                  <c:v>-9.3209E-2</c:v>
                </c:pt>
                <c:pt idx="1570">
                  <c:v>-8.3666000000000004E-2</c:v>
                </c:pt>
                <c:pt idx="1571">
                  <c:v>-8.1578999999999999E-2</c:v>
                </c:pt>
                <c:pt idx="1572">
                  <c:v>-7.6336000000000001E-2</c:v>
                </c:pt>
                <c:pt idx="1573">
                  <c:v>-6.3561999999999994E-2</c:v>
                </c:pt>
                <c:pt idx="1574">
                  <c:v>-5.1735000000000003E-2</c:v>
                </c:pt>
                <c:pt idx="1575">
                  <c:v>-5.0783000000000002E-2</c:v>
                </c:pt>
                <c:pt idx="1576">
                  <c:v>-5.4245000000000002E-2</c:v>
                </c:pt>
                <c:pt idx="1577">
                  <c:v>-5.0178E-2</c:v>
                </c:pt>
                <c:pt idx="1578">
                  <c:v>-3.3340000000000002E-2</c:v>
                </c:pt>
                <c:pt idx="1579">
                  <c:v>-3.1623999999999999E-2</c:v>
                </c:pt>
                <c:pt idx="1580">
                  <c:v>-4.3993999999999998E-2</c:v>
                </c:pt>
                <c:pt idx="1581">
                  <c:v>-5.6388000000000001E-2</c:v>
                </c:pt>
                <c:pt idx="1582">
                  <c:v>-6.5481999999999999E-2</c:v>
                </c:pt>
                <c:pt idx="1583">
                  <c:v>-6.5974000000000005E-2</c:v>
                </c:pt>
                <c:pt idx="1584">
                  <c:v>-6.4495999999999998E-2</c:v>
                </c:pt>
                <c:pt idx="1585">
                  <c:v>-5.4619000000000001E-2</c:v>
                </c:pt>
                <c:pt idx="1586">
                  <c:v>-3.5159999999999997E-2</c:v>
                </c:pt>
                <c:pt idx="1587">
                  <c:v>-1.4707E-2</c:v>
                </c:pt>
                <c:pt idx="1588">
                  <c:v>1.397E-3</c:v>
                </c:pt>
                <c:pt idx="1589">
                  <c:v>8.8749999999999992E-3</c:v>
                </c:pt>
                <c:pt idx="1590">
                  <c:v>1.4217E-2</c:v>
                </c:pt>
                <c:pt idx="1591">
                  <c:v>2.2886E-2</c:v>
                </c:pt>
                <c:pt idx="1592">
                  <c:v>9.1420000000000008E-3</c:v>
                </c:pt>
                <c:pt idx="1593">
                  <c:v>-2.1791000000000001E-2</c:v>
                </c:pt>
                <c:pt idx="1594">
                  <c:v>-4.0899999999999999E-2</c:v>
                </c:pt>
                <c:pt idx="1595">
                  <c:v>-4.9306999999999997E-2</c:v>
                </c:pt>
                <c:pt idx="1596">
                  <c:v>-4.8225999999999998E-2</c:v>
                </c:pt>
                <c:pt idx="1597">
                  <c:v>-1.7403999999999999E-2</c:v>
                </c:pt>
                <c:pt idx="1598">
                  <c:v>-9.8589999999999997E-3</c:v>
                </c:pt>
                <c:pt idx="1599">
                  <c:v>-1.6993000000000001E-2</c:v>
                </c:pt>
                <c:pt idx="1600">
                  <c:v>-2.5187000000000001E-2</c:v>
                </c:pt>
                <c:pt idx="1601">
                  <c:v>-2.4951999999999998E-2</c:v>
                </c:pt>
                <c:pt idx="1602">
                  <c:v>-7.6220000000000003E-3</c:v>
                </c:pt>
                <c:pt idx="1603">
                  <c:v>2.1513000000000001E-2</c:v>
                </c:pt>
                <c:pt idx="1604">
                  <c:v>5.7092999999999998E-2</c:v>
                </c:pt>
                <c:pt idx="1605">
                  <c:v>8.5219000000000003E-2</c:v>
                </c:pt>
                <c:pt idx="1606">
                  <c:v>9.3061000000000005E-2</c:v>
                </c:pt>
                <c:pt idx="1607">
                  <c:v>7.3830999999999994E-2</c:v>
                </c:pt>
                <c:pt idx="1608">
                  <c:v>3.8191999999999997E-2</c:v>
                </c:pt>
                <c:pt idx="1609">
                  <c:v>-4.947E-3</c:v>
                </c:pt>
                <c:pt idx="1610">
                  <c:v>-3.9327000000000001E-2</c:v>
                </c:pt>
                <c:pt idx="1611">
                  <c:v>-5.1899000000000001E-2</c:v>
                </c:pt>
                <c:pt idx="1612">
                  <c:v>-5.1136000000000001E-2</c:v>
                </c:pt>
                <c:pt idx="1613">
                  <c:v>-5.5638E-2</c:v>
                </c:pt>
                <c:pt idx="1614">
                  <c:v>-5.8284000000000002E-2</c:v>
                </c:pt>
                <c:pt idx="1615">
                  <c:v>-5.9979999999999999E-2</c:v>
                </c:pt>
                <c:pt idx="1616">
                  <c:v>-5.5285000000000001E-2</c:v>
                </c:pt>
                <c:pt idx="1617">
                  <c:v>-5.5148000000000003E-2</c:v>
                </c:pt>
                <c:pt idx="1618">
                  <c:v>-5.9461E-2</c:v>
                </c:pt>
                <c:pt idx="1619">
                  <c:v>-7.5464000000000003E-2</c:v>
                </c:pt>
                <c:pt idx="1620">
                  <c:v>-7.9572000000000004E-2</c:v>
                </c:pt>
                <c:pt idx="1621">
                  <c:v>-7.2831999999999994E-2</c:v>
                </c:pt>
                <c:pt idx="1622">
                  <c:v>-7.7707999999999999E-2</c:v>
                </c:pt>
                <c:pt idx="1623">
                  <c:v>-8.4736000000000006E-2</c:v>
                </c:pt>
                <c:pt idx="1624">
                  <c:v>-7.3851E-2</c:v>
                </c:pt>
                <c:pt idx="1625">
                  <c:v>-6.5360000000000001E-2</c:v>
                </c:pt>
                <c:pt idx="1626">
                  <c:v>-5.5052999999999998E-2</c:v>
                </c:pt>
                <c:pt idx="1627">
                  <c:v>-3.5338000000000001E-2</c:v>
                </c:pt>
                <c:pt idx="1628">
                  <c:v>3.6120000000000002E-3</c:v>
                </c:pt>
                <c:pt idx="1629">
                  <c:v>5.3574999999999998E-2</c:v>
                </c:pt>
                <c:pt idx="1630">
                  <c:v>8.1436999999999996E-2</c:v>
                </c:pt>
                <c:pt idx="1631">
                  <c:v>7.0939000000000002E-2</c:v>
                </c:pt>
                <c:pt idx="1632">
                  <c:v>2.0694000000000001E-2</c:v>
                </c:pt>
                <c:pt idx="1633">
                  <c:v>-3.6075000000000003E-2</c:v>
                </c:pt>
                <c:pt idx="1634">
                  <c:v>-8.1034999999999996E-2</c:v>
                </c:pt>
                <c:pt idx="1635">
                  <c:v>-0.104576</c:v>
                </c:pt>
                <c:pt idx="1636">
                  <c:v>-0.102287</c:v>
                </c:pt>
                <c:pt idx="1637">
                  <c:v>-9.6741999999999995E-2</c:v>
                </c:pt>
                <c:pt idx="1638">
                  <c:v>-8.3471000000000004E-2</c:v>
                </c:pt>
                <c:pt idx="1639">
                  <c:v>-8.1783999999999996E-2</c:v>
                </c:pt>
                <c:pt idx="1640">
                  <c:v>-0.108972</c:v>
                </c:pt>
                <c:pt idx="1641">
                  <c:v>-0.153582</c:v>
                </c:pt>
                <c:pt idx="1642">
                  <c:v>-0.180204</c:v>
                </c:pt>
                <c:pt idx="1643">
                  <c:v>-0.18661900000000001</c:v>
                </c:pt>
                <c:pt idx="1644">
                  <c:v>-0.18460099999999999</c:v>
                </c:pt>
                <c:pt idx="1645">
                  <c:v>-0.161383</c:v>
                </c:pt>
                <c:pt idx="1646">
                  <c:v>-0.13834099999999999</c:v>
                </c:pt>
                <c:pt idx="1647">
                  <c:v>-0.10559399999999999</c:v>
                </c:pt>
                <c:pt idx="1648">
                  <c:v>-5.8576000000000003E-2</c:v>
                </c:pt>
                <c:pt idx="1649">
                  <c:v>-4.7270000000000003E-3</c:v>
                </c:pt>
                <c:pt idx="1650">
                  <c:v>3.2986000000000001E-2</c:v>
                </c:pt>
                <c:pt idx="1651">
                  <c:v>5.2269000000000003E-2</c:v>
                </c:pt>
                <c:pt idx="1652">
                  <c:v>6.1712999999999997E-2</c:v>
                </c:pt>
                <c:pt idx="1653">
                  <c:v>7.4205999999999994E-2</c:v>
                </c:pt>
                <c:pt idx="1654">
                  <c:v>9.4016000000000002E-2</c:v>
                </c:pt>
                <c:pt idx="1655">
                  <c:v>0.102045</c:v>
                </c:pt>
                <c:pt idx="1656">
                  <c:v>0.10059999999999999</c:v>
                </c:pt>
                <c:pt idx="1657">
                  <c:v>0.102674</c:v>
                </c:pt>
                <c:pt idx="1658">
                  <c:v>8.4605E-2</c:v>
                </c:pt>
                <c:pt idx="1659">
                  <c:v>4.7510999999999998E-2</c:v>
                </c:pt>
                <c:pt idx="1660">
                  <c:v>3.8839999999999999E-3</c:v>
                </c:pt>
                <c:pt idx="1661">
                  <c:v>-4.9355999999999997E-2</c:v>
                </c:pt>
                <c:pt idx="1662">
                  <c:v>-4.6894999999999999E-2</c:v>
                </c:pt>
                <c:pt idx="1663">
                  <c:v>-3.7218000000000001E-2</c:v>
                </c:pt>
                <c:pt idx="1664">
                  <c:v>-3.6365000000000001E-2</c:v>
                </c:pt>
                <c:pt idx="1665">
                  <c:v>-2.5866E-2</c:v>
                </c:pt>
                <c:pt idx="1666">
                  <c:v>-3.1140999999999999E-2</c:v>
                </c:pt>
                <c:pt idx="1667">
                  <c:v>-6.0999999999999999E-2</c:v>
                </c:pt>
                <c:pt idx="1668">
                  <c:v>-8.6685999999999999E-2</c:v>
                </c:pt>
                <c:pt idx="1669">
                  <c:v>-7.8108999999999998E-2</c:v>
                </c:pt>
                <c:pt idx="1670">
                  <c:v>-4.7985E-2</c:v>
                </c:pt>
                <c:pt idx="1671">
                  <c:v>-3.04E-2</c:v>
                </c:pt>
                <c:pt idx="1672">
                  <c:v>-7.3270000000000002E-3</c:v>
                </c:pt>
                <c:pt idx="1673">
                  <c:v>1.1200999999999999E-2</c:v>
                </c:pt>
                <c:pt idx="1674">
                  <c:v>2.1904E-2</c:v>
                </c:pt>
                <c:pt idx="1675">
                  <c:v>6.0599999999999998E-4</c:v>
                </c:pt>
                <c:pt idx="1676">
                  <c:v>-4.7252000000000002E-2</c:v>
                </c:pt>
                <c:pt idx="1677">
                  <c:v>-8.6407999999999999E-2</c:v>
                </c:pt>
                <c:pt idx="1678">
                  <c:v>-0.109335</c:v>
                </c:pt>
                <c:pt idx="1679">
                  <c:v>-0.121682</c:v>
                </c:pt>
                <c:pt idx="1680">
                  <c:v>-0.111008</c:v>
                </c:pt>
                <c:pt idx="1681">
                  <c:v>-9.2969999999999997E-2</c:v>
                </c:pt>
                <c:pt idx="1682">
                  <c:v>-7.5956999999999997E-2</c:v>
                </c:pt>
                <c:pt idx="1683">
                  <c:v>-8.0146999999999996E-2</c:v>
                </c:pt>
                <c:pt idx="1684">
                  <c:v>-9.5898999999999998E-2</c:v>
                </c:pt>
                <c:pt idx="1685">
                  <c:v>-0.11698600000000001</c:v>
                </c:pt>
                <c:pt idx="1686">
                  <c:v>-0.12862299999999999</c:v>
                </c:pt>
                <c:pt idx="1687">
                  <c:v>-0.114847</c:v>
                </c:pt>
                <c:pt idx="1688">
                  <c:v>-4.4491999999999997E-2</c:v>
                </c:pt>
                <c:pt idx="1689">
                  <c:v>2.9389999999999999E-2</c:v>
                </c:pt>
                <c:pt idx="1690">
                  <c:v>4.6885000000000003E-2</c:v>
                </c:pt>
                <c:pt idx="1691">
                  <c:v>5.1894000000000003E-2</c:v>
                </c:pt>
                <c:pt idx="1692">
                  <c:v>7.3635000000000006E-2</c:v>
                </c:pt>
                <c:pt idx="1693">
                  <c:v>9.4704999999999998E-2</c:v>
                </c:pt>
                <c:pt idx="1694">
                  <c:v>0.10396</c:v>
                </c:pt>
                <c:pt idx="1695">
                  <c:v>0.112425</c:v>
                </c:pt>
                <c:pt idx="1696">
                  <c:v>9.4039999999999999E-2</c:v>
                </c:pt>
                <c:pt idx="1697">
                  <c:v>7.7450000000000005E-2</c:v>
                </c:pt>
                <c:pt idx="1698">
                  <c:v>0.103436</c:v>
                </c:pt>
                <c:pt idx="1699">
                  <c:v>0.119718</c:v>
                </c:pt>
                <c:pt idx="1700">
                  <c:v>0.12987699999999999</c:v>
                </c:pt>
                <c:pt idx="1701">
                  <c:v>0.13719200000000001</c:v>
                </c:pt>
                <c:pt idx="1702">
                  <c:v>0.151203</c:v>
                </c:pt>
                <c:pt idx="1703">
                  <c:v>0.178148</c:v>
                </c:pt>
                <c:pt idx="1704">
                  <c:v>0.18694</c:v>
                </c:pt>
                <c:pt idx="1705">
                  <c:v>0.18274699999999999</c:v>
                </c:pt>
                <c:pt idx="1706">
                  <c:v>0.168438</c:v>
                </c:pt>
                <c:pt idx="1707">
                  <c:v>0.16107199999999999</c:v>
                </c:pt>
                <c:pt idx="1708">
                  <c:v>0.156717</c:v>
                </c:pt>
                <c:pt idx="1709">
                  <c:v>0.133159</c:v>
                </c:pt>
                <c:pt idx="1710">
                  <c:v>8.5129999999999997E-2</c:v>
                </c:pt>
                <c:pt idx="1711">
                  <c:v>2.7642E-2</c:v>
                </c:pt>
                <c:pt idx="1712">
                  <c:v>-3.8281999999999997E-2</c:v>
                </c:pt>
                <c:pt idx="1713">
                  <c:v>-9.0181999999999998E-2</c:v>
                </c:pt>
                <c:pt idx="1714">
                  <c:v>-0.134524</c:v>
                </c:pt>
                <c:pt idx="1715">
                  <c:v>-0.16295599999999999</c:v>
                </c:pt>
                <c:pt idx="1716">
                  <c:v>-0.170289</c:v>
                </c:pt>
                <c:pt idx="1717">
                  <c:v>-0.16493099999999999</c:v>
                </c:pt>
                <c:pt idx="1718">
                  <c:v>-0.14566499999999999</c:v>
                </c:pt>
                <c:pt idx="1719">
                  <c:v>-0.13044900000000001</c:v>
                </c:pt>
                <c:pt idx="1720">
                  <c:v>-0.12890599999999999</c:v>
                </c:pt>
                <c:pt idx="1721">
                  <c:v>-0.123403</c:v>
                </c:pt>
                <c:pt idx="1722">
                  <c:v>-0.117784</c:v>
                </c:pt>
                <c:pt idx="1723">
                  <c:v>-0.107795</c:v>
                </c:pt>
                <c:pt idx="1724">
                  <c:v>-9.3542E-2</c:v>
                </c:pt>
                <c:pt idx="1725">
                  <c:v>-8.4788000000000002E-2</c:v>
                </c:pt>
                <c:pt idx="1726">
                  <c:v>-7.3025000000000007E-2</c:v>
                </c:pt>
                <c:pt idx="1727">
                  <c:v>-6.4643000000000006E-2</c:v>
                </c:pt>
                <c:pt idx="1728">
                  <c:v>-6.2676999999999997E-2</c:v>
                </c:pt>
                <c:pt idx="1729">
                  <c:v>-6.4911999999999997E-2</c:v>
                </c:pt>
                <c:pt idx="1730">
                  <c:v>-7.1286000000000002E-2</c:v>
                </c:pt>
                <c:pt idx="1731">
                  <c:v>-8.0701999999999996E-2</c:v>
                </c:pt>
                <c:pt idx="1732">
                  <c:v>-8.9025999999999994E-2</c:v>
                </c:pt>
                <c:pt idx="1733">
                  <c:v>-9.6380999999999994E-2</c:v>
                </c:pt>
                <c:pt idx="1734">
                  <c:v>-9.4242000000000006E-2</c:v>
                </c:pt>
                <c:pt idx="1735">
                  <c:v>-9.2219999999999996E-2</c:v>
                </c:pt>
                <c:pt idx="1736">
                  <c:v>-9.2303999999999997E-2</c:v>
                </c:pt>
                <c:pt idx="1737">
                  <c:v>-9.5519999999999994E-2</c:v>
                </c:pt>
                <c:pt idx="1738">
                  <c:v>-0.104061</c:v>
                </c:pt>
                <c:pt idx="1739">
                  <c:v>-0.10409400000000001</c:v>
                </c:pt>
                <c:pt idx="1740">
                  <c:v>-9.2443999999999998E-2</c:v>
                </c:pt>
                <c:pt idx="1741">
                  <c:v>-7.3453000000000004E-2</c:v>
                </c:pt>
                <c:pt idx="1742">
                  <c:v>-6.2144999999999999E-2</c:v>
                </c:pt>
                <c:pt idx="1743">
                  <c:v>-5.4092000000000001E-2</c:v>
                </c:pt>
                <c:pt idx="1744">
                  <c:v>-5.1464999999999997E-2</c:v>
                </c:pt>
                <c:pt idx="1745">
                  <c:v>-4.6516000000000002E-2</c:v>
                </c:pt>
                <c:pt idx="1746">
                  <c:v>-2.8164999999999999E-2</c:v>
                </c:pt>
                <c:pt idx="1747">
                  <c:v>-2.7928000000000001E-2</c:v>
                </c:pt>
                <c:pt idx="1748">
                  <c:v>-5.4440000000000002E-2</c:v>
                </c:pt>
                <c:pt idx="1749">
                  <c:v>-9.5062999999999995E-2</c:v>
                </c:pt>
                <c:pt idx="1750">
                  <c:v>-7.7299999999999994E-2</c:v>
                </c:pt>
                <c:pt idx="1751">
                  <c:v>-2.6183999999999999E-2</c:v>
                </c:pt>
                <c:pt idx="1752">
                  <c:v>-3.2169999999999998E-3</c:v>
                </c:pt>
                <c:pt idx="1753">
                  <c:v>-2.2036E-2</c:v>
                </c:pt>
                <c:pt idx="1754">
                  <c:v>-3.4514000000000003E-2</c:v>
                </c:pt>
                <c:pt idx="1755">
                  <c:v>-5.1230999999999999E-2</c:v>
                </c:pt>
                <c:pt idx="1756">
                  <c:v>-5.3497999999999997E-2</c:v>
                </c:pt>
                <c:pt idx="1757">
                  <c:v>-4.1216000000000003E-2</c:v>
                </c:pt>
                <c:pt idx="1758">
                  <c:v>-3.5164000000000001E-2</c:v>
                </c:pt>
                <c:pt idx="1759">
                  <c:v>-2.7956999999999999E-2</c:v>
                </c:pt>
                <c:pt idx="1760">
                  <c:v>-2.8156E-2</c:v>
                </c:pt>
                <c:pt idx="1761">
                  <c:v>-2.9364999999999999E-2</c:v>
                </c:pt>
                <c:pt idx="1762">
                  <c:v>-3.4702999999999998E-2</c:v>
                </c:pt>
                <c:pt idx="1763">
                  <c:v>-2.4081000000000002E-2</c:v>
                </c:pt>
                <c:pt idx="1764">
                  <c:v>-2.0992E-2</c:v>
                </c:pt>
                <c:pt idx="1765">
                  <c:v>-1.2496E-2</c:v>
                </c:pt>
                <c:pt idx="1766">
                  <c:v>-1.784E-3</c:v>
                </c:pt>
                <c:pt idx="1767">
                  <c:v>-4.8060000000000004E-3</c:v>
                </c:pt>
                <c:pt idx="1768">
                  <c:v>-9.8119999999999995E-3</c:v>
                </c:pt>
                <c:pt idx="1769">
                  <c:v>-2.4656999999999998E-2</c:v>
                </c:pt>
                <c:pt idx="1770">
                  <c:v>-4.4950999999999998E-2</c:v>
                </c:pt>
                <c:pt idx="1771">
                  <c:v>-4.7024000000000003E-2</c:v>
                </c:pt>
                <c:pt idx="1772">
                  <c:v>-4.7083E-2</c:v>
                </c:pt>
                <c:pt idx="1773">
                  <c:v>-4.7149000000000003E-2</c:v>
                </c:pt>
                <c:pt idx="1774">
                  <c:v>-5.5753999999999998E-2</c:v>
                </c:pt>
                <c:pt idx="1775">
                  <c:v>-8.4647E-2</c:v>
                </c:pt>
                <c:pt idx="1776">
                  <c:v>-0.111362</c:v>
                </c:pt>
                <c:pt idx="1777">
                  <c:v>-0.12964000000000001</c:v>
                </c:pt>
                <c:pt idx="1778">
                  <c:v>-0.13411799999999999</c:v>
                </c:pt>
                <c:pt idx="1779">
                  <c:v>-0.100962</c:v>
                </c:pt>
                <c:pt idx="1780">
                  <c:v>-7.2076000000000001E-2</c:v>
                </c:pt>
                <c:pt idx="1781">
                  <c:v>-5.4991999999999999E-2</c:v>
                </c:pt>
                <c:pt idx="1782">
                  <c:v>-5.1938999999999999E-2</c:v>
                </c:pt>
                <c:pt idx="1783">
                  <c:v>-4.3485000000000003E-2</c:v>
                </c:pt>
                <c:pt idx="1784">
                  <c:v>-4.7779000000000002E-2</c:v>
                </c:pt>
                <c:pt idx="1785">
                  <c:v>-5.4254999999999998E-2</c:v>
                </c:pt>
                <c:pt idx="1786">
                  <c:v>-5.2330000000000002E-2</c:v>
                </c:pt>
                <c:pt idx="1787">
                  <c:v>-5.4717000000000002E-2</c:v>
                </c:pt>
                <c:pt idx="1788">
                  <c:v>-5.4829999999999997E-2</c:v>
                </c:pt>
                <c:pt idx="1789">
                  <c:v>-4.2106999999999999E-2</c:v>
                </c:pt>
                <c:pt idx="1790">
                  <c:v>-2.8264999999999998E-2</c:v>
                </c:pt>
                <c:pt idx="1791">
                  <c:v>-7.9570000000000005E-3</c:v>
                </c:pt>
                <c:pt idx="1792">
                  <c:v>6.9470000000000001E-3</c:v>
                </c:pt>
                <c:pt idx="1793">
                  <c:v>2.5083999999999999E-2</c:v>
                </c:pt>
                <c:pt idx="1794">
                  <c:v>5.2801000000000001E-2</c:v>
                </c:pt>
                <c:pt idx="1795">
                  <c:v>7.2227E-2</c:v>
                </c:pt>
                <c:pt idx="1796">
                  <c:v>7.0418999999999995E-2</c:v>
                </c:pt>
                <c:pt idx="1797">
                  <c:v>5.9202999999999999E-2</c:v>
                </c:pt>
                <c:pt idx="1798">
                  <c:v>3.866E-2</c:v>
                </c:pt>
                <c:pt idx="1799">
                  <c:v>7.3870000000000003E-3</c:v>
                </c:pt>
                <c:pt idx="1800">
                  <c:v>-2.291E-2</c:v>
                </c:pt>
                <c:pt idx="1801">
                  <c:v>-2.3473999999999998E-2</c:v>
                </c:pt>
                <c:pt idx="1802">
                  <c:v>-2.4171000000000002E-2</c:v>
                </c:pt>
                <c:pt idx="1803">
                  <c:v>-3.2439999999999997E-2</c:v>
                </c:pt>
                <c:pt idx="1804">
                  <c:v>-2.4733999999999999E-2</c:v>
                </c:pt>
                <c:pt idx="1805">
                  <c:v>-1.2775E-2</c:v>
                </c:pt>
                <c:pt idx="1806">
                  <c:v>-1.2599000000000001E-2</c:v>
                </c:pt>
                <c:pt idx="1807">
                  <c:v>-1.3474E-2</c:v>
                </c:pt>
                <c:pt idx="1808">
                  <c:v>-1.3278E-2</c:v>
                </c:pt>
                <c:pt idx="1809">
                  <c:v>-1.1030999999999999E-2</c:v>
                </c:pt>
                <c:pt idx="1810">
                  <c:v>-1.3176E-2</c:v>
                </c:pt>
                <c:pt idx="1811">
                  <c:v>-1.3246000000000001E-2</c:v>
                </c:pt>
                <c:pt idx="1812">
                  <c:v>-1.133E-2</c:v>
                </c:pt>
                <c:pt idx="1813">
                  <c:v>-1.0551E-2</c:v>
                </c:pt>
                <c:pt idx="1814">
                  <c:v>-3.2789999999999998E-3</c:v>
                </c:pt>
                <c:pt idx="1815">
                  <c:v>3.0639999999999999E-3</c:v>
                </c:pt>
                <c:pt idx="1816">
                  <c:v>-5.0000000000000002E-5</c:v>
                </c:pt>
                <c:pt idx="1817">
                  <c:v>-6.2500000000000003E-3</c:v>
                </c:pt>
                <c:pt idx="1818">
                  <c:v>-8.0520000000000001E-3</c:v>
                </c:pt>
                <c:pt idx="1819">
                  <c:v>-7.8370000000000002E-3</c:v>
                </c:pt>
                <c:pt idx="1820">
                  <c:v>-6.6670000000000002E-3</c:v>
                </c:pt>
                <c:pt idx="1821">
                  <c:v>8.1899999999999996E-4</c:v>
                </c:pt>
                <c:pt idx="1822">
                  <c:v>1.9289999999999999E-3</c:v>
                </c:pt>
                <c:pt idx="1823">
                  <c:v>8.7900000000000001E-4</c:v>
                </c:pt>
                <c:pt idx="1824">
                  <c:v>-2.5599999999999999E-4</c:v>
                </c:pt>
                <c:pt idx="1825">
                  <c:v>-7.6369999999999997E-3</c:v>
                </c:pt>
                <c:pt idx="1826">
                  <c:v>-1.6056999999999998E-2</c:v>
                </c:pt>
                <c:pt idx="1827">
                  <c:v>-2.1363E-2</c:v>
                </c:pt>
                <c:pt idx="1828">
                  <c:v>-2.1347999999999999E-2</c:v>
                </c:pt>
                <c:pt idx="1829">
                  <c:v>-2.2363999999999998E-2</c:v>
                </c:pt>
                <c:pt idx="1830">
                  <c:v>-1.8034000000000001E-2</c:v>
                </c:pt>
                <c:pt idx="1831">
                  <c:v>-9.5049999999999996E-3</c:v>
                </c:pt>
                <c:pt idx="1832">
                  <c:v>-8.4340000000000005E-3</c:v>
                </c:pt>
                <c:pt idx="1833">
                  <c:v>-1.0522E-2</c:v>
                </c:pt>
                <c:pt idx="1834">
                  <c:v>-1.375E-2</c:v>
                </c:pt>
                <c:pt idx="1835">
                  <c:v>-1.5885E-2</c:v>
                </c:pt>
                <c:pt idx="1836">
                  <c:v>-1.9053E-2</c:v>
                </c:pt>
                <c:pt idx="1837">
                  <c:v>-2.4396999999999999E-2</c:v>
                </c:pt>
                <c:pt idx="1838">
                  <c:v>-2.4447E-2</c:v>
                </c:pt>
                <c:pt idx="1839">
                  <c:v>-2.2429999999999999E-2</c:v>
                </c:pt>
                <c:pt idx="1840">
                  <c:v>-1.9351E-2</c:v>
                </c:pt>
                <c:pt idx="1841">
                  <c:v>-1.5214999999999999E-2</c:v>
                </c:pt>
                <c:pt idx="1842">
                  <c:v>-1.2076E-2</c:v>
                </c:pt>
                <c:pt idx="1843">
                  <c:v>-1.4166E-2</c:v>
                </c:pt>
                <c:pt idx="1844">
                  <c:v>-1.4097E-2</c:v>
                </c:pt>
                <c:pt idx="1845">
                  <c:v>-1.7232000000000001E-2</c:v>
                </c:pt>
                <c:pt idx="1846">
                  <c:v>-1.6115999999999998E-2</c:v>
                </c:pt>
                <c:pt idx="1847">
                  <c:v>-1.3995E-2</c:v>
                </c:pt>
                <c:pt idx="1848">
                  <c:v>-1.2970000000000001E-2</c:v>
                </c:pt>
                <c:pt idx="1849">
                  <c:v>-1.4037000000000001E-2</c:v>
                </c:pt>
                <c:pt idx="1850">
                  <c:v>-1.1875E-2</c:v>
                </c:pt>
                <c:pt idx="1851">
                  <c:v>-1.2904000000000001E-2</c:v>
                </c:pt>
                <c:pt idx="1852">
                  <c:v>-1.3957000000000001E-2</c:v>
                </c:pt>
                <c:pt idx="1853">
                  <c:v>-1.7160000000000002E-2</c:v>
                </c:pt>
                <c:pt idx="1854">
                  <c:v>-1.6119999999999999E-2</c:v>
                </c:pt>
                <c:pt idx="1855">
                  <c:v>-9.7219999999999997E-3</c:v>
                </c:pt>
                <c:pt idx="1856">
                  <c:v>-5.4409999999999997E-3</c:v>
                </c:pt>
                <c:pt idx="1857">
                  <c:v>-3.3180000000000002E-3</c:v>
                </c:pt>
                <c:pt idx="1858">
                  <c:v>-6.5799999999999999E-3</c:v>
                </c:pt>
                <c:pt idx="1859">
                  <c:v>-1.3034E-2</c:v>
                </c:pt>
                <c:pt idx="1860">
                  <c:v>-1.6171999999999999E-2</c:v>
                </c:pt>
                <c:pt idx="1861">
                  <c:v>-1.5047E-2</c:v>
                </c:pt>
                <c:pt idx="1862">
                  <c:v>-1.6091999999999999E-2</c:v>
                </c:pt>
                <c:pt idx="1863">
                  <c:v>-1.7139000000000001E-2</c:v>
                </c:pt>
                <c:pt idx="1864">
                  <c:v>-1.7111999999999999E-2</c:v>
                </c:pt>
                <c:pt idx="1865">
                  <c:v>-2.0274E-2</c:v>
                </c:pt>
                <c:pt idx="1866">
                  <c:v>-2.6582999999999999E-2</c:v>
                </c:pt>
                <c:pt idx="1867">
                  <c:v>-2.5425E-2</c:v>
                </c:pt>
                <c:pt idx="1868">
                  <c:v>-2.4275999999999999E-2</c:v>
                </c:pt>
                <c:pt idx="1869">
                  <c:v>-2.4194E-2</c:v>
                </c:pt>
                <c:pt idx="1870">
                  <c:v>-2.1014999999999999E-2</c:v>
                </c:pt>
                <c:pt idx="1871">
                  <c:v>-2.1162E-2</c:v>
                </c:pt>
                <c:pt idx="1872">
                  <c:v>-2.0274E-2</c:v>
                </c:pt>
                <c:pt idx="1873">
                  <c:v>-1.7158E-2</c:v>
                </c:pt>
                <c:pt idx="1874">
                  <c:v>-8.6180000000000007E-3</c:v>
                </c:pt>
                <c:pt idx="1875">
                  <c:v>2.098E-3</c:v>
                </c:pt>
                <c:pt idx="1876">
                  <c:v>6.4330000000000003E-3</c:v>
                </c:pt>
                <c:pt idx="1877">
                  <c:v>3.3240000000000001E-3</c:v>
                </c:pt>
                <c:pt idx="1878">
                  <c:v>-4.0959999999999998E-3</c:v>
                </c:pt>
                <c:pt idx="1879">
                  <c:v>-1.2685E-2</c:v>
                </c:pt>
                <c:pt idx="1880">
                  <c:v>-2.3358E-2</c:v>
                </c:pt>
                <c:pt idx="1881">
                  <c:v>-2.9777999999999999E-2</c:v>
                </c:pt>
                <c:pt idx="1882">
                  <c:v>-3.3043000000000003E-2</c:v>
                </c:pt>
                <c:pt idx="1883">
                  <c:v>-2.9940999999999999E-2</c:v>
                </c:pt>
                <c:pt idx="1884">
                  <c:v>-2.5673000000000001E-2</c:v>
                </c:pt>
                <c:pt idx="1885">
                  <c:v>-2.2466E-2</c:v>
                </c:pt>
                <c:pt idx="1886">
                  <c:v>-1.5015000000000001E-2</c:v>
                </c:pt>
                <c:pt idx="1887">
                  <c:v>-8.6320000000000008E-3</c:v>
                </c:pt>
                <c:pt idx="1888">
                  <c:v>-4.2560000000000002E-3</c:v>
                </c:pt>
                <c:pt idx="1889">
                  <c:v>9.5000000000000005E-5</c:v>
                </c:pt>
                <c:pt idx="1890">
                  <c:v>1.03E-4</c:v>
                </c:pt>
                <c:pt idx="1891">
                  <c:v>-3.1489999999999999E-3</c:v>
                </c:pt>
                <c:pt idx="1892">
                  <c:v>-1.2808E-2</c:v>
                </c:pt>
                <c:pt idx="1893">
                  <c:v>-2.0371E-2</c:v>
                </c:pt>
                <c:pt idx="1894">
                  <c:v>-2.0393999999999999E-2</c:v>
                </c:pt>
                <c:pt idx="1895">
                  <c:v>-2.2536E-2</c:v>
                </c:pt>
                <c:pt idx="1896">
                  <c:v>-2.47E-2</c:v>
                </c:pt>
                <c:pt idx="1897">
                  <c:v>-2.4747000000000002E-2</c:v>
                </c:pt>
                <c:pt idx="1898">
                  <c:v>-2.0469999999999999E-2</c:v>
                </c:pt>
                <c:pt idx="1899">
                  <c:v>-1.8235999999999999E-2</c:v>
                </c:pt>
                <c:pt idx="1900">
                  <c:v>-1.2839E-2</c:v>
                </c:pt>
                <c:pt idx="1901">
                  <c:v>-8.5959999999999995E-3</c:v>
                </c:pt>
                <c:pt idx="1902">
                  <c:v>-7.554E-3</c:v>
                </c:pt>
                <c:pt idx="1903">
                  <c:v>-5.4359999999999999E-3</c:v>
                </c:pt>
                <c:pt idx="1904">
                  <c:v>-7.5209999999999999E-3</c:v>
                </c:pt>
                <c:pt idx="1905">
                  <c:v>-1.4964E-2</c:v>
                </c:pt>
                <c:pt idx="1906">
                  <c:v>-1.8200000000000001E-2</c:v>
                </c:pt>
                <c:pt idx="1907">
                  <c:v>-2.1454999999999998E-2</c:v>
                </c:pt>
                <c:pt idx="1908">
                  <c:v>-2.2537999999999999E-2</c:v>
                </c:pt>
                <c:pt idx="1909">
                  <c:v>-1.7263000000000001E-2</c:v>
                </c:pt>
                <c:pt idx="1910">
                  <c:v>-6.6530000000000001E-3</c:v>
                </c:pt>
                <c:pt idx="1911">
                  <c:v>-2.385E-3</c:v>
                </c:pt>
                <c:pt idx="1912">
                  <c:v>-1.8000000000000001E-4</c:v>
                </c:pt>
                <c:pt idx="1913">
                  <c:v>-1.3300000000000001E-4</c:v>
                </c:pt>
                <c:pt idx="1914">
                  <c:v>-2.2899999999999999E-3</c:v>
                </c:pt>
                <c:pt idx="1915">
                  <c:v>-9.7389999999999994E-3</c:v>
                </c:pt>
                <c:pt idx="1916">
                  <c:v>-1.3937E-2</c:v>
                </c:pt>
                <c:pt idx="1917">
                  <c:v>-1.0596E-2</c:v>
                </c:pt>
                <c:pt idx="1918">
                  <c:v>-7.3049999999999999E-3</c:v>
                </c:pt>
                <c:pt idx="1919">
                  <c:v>-8.4320000000000003E-3</c:v>
                </c:pt>
                <c:pt idx="1920">
                  <c:v>-8.5360000000000002E-3</c:v>
                </c:pt>
                <c:pt idx="1921">
                  <c:v>-1.0677000000000001E-2</c:v>
                </c:pt>
                <c:pt idx="1922">
                  <c:v>-1.6015999999999999E-2</c:v>
                </c:pt>
                <c:pt idx="1923">
                  <c:v>-2.4653999999999999E-2</c:v>
                </c:pt>
                <c:pt idx="1924">
                  <c:v>-2.478E-2</c:v>
                </c:pt>
                <c:pt idx="1925">
                  <c:v>-2.3821999999999999E-2</c:v>
                </c:pt>
                <c:pt idx="1926">
                  <c:v>-2.5933999999999999E-2</c:v>
                </c:pt>
                <c:pt idx="1927">
                  <c:v>-2.0534E-2</c:v>
                </c:pt>
                <c:pt idx="1928">
                  <c:v>-1.7335E-2</c:v>
                </c:pt>
                <c:pt idx="1929">
                  <c:v>-1.9466000000000001E-2</c:v>
                </c:pt>
                <c:pt idx="1930">
                  <c:v>-1.4097999999999999E-2</c:v>
                </c:pt>
                <c:pt idx="1931">
                  <c:v>-8.6350000000000003E-3</c:v>
                </c:pt>
                <c:pt idx="1932">
                  <c:v>-1.1708E-2</c:v>
                </c:pt>
                <c:pt idx="1933">
                  <c:v>-1.3797E-2</c:v>
                </c:pt>
                <c:pt idx="1934">
                  <c:v>-1.1674E-2</c:v>
                </c:pt>
                <c:pt idx="1935">
                  <c:v>-1.0714E-2</c:v>
                </c:pt>
                <c:pt idx="1936">
                  <c:v>-1.1915E-2</c:v>
                </c:pt>
                <c:pt idx="1937">
                  <c:v>-1.5247999999999999E-2</c:v>
                </c:pt>
                <c:pt idx="1938">
                  <c:v>-1.8468999999999999E-2</c:v>
                </c:pt>
                <c:pt idx="1939">
                  <c:v>-2.0539999999999999E-2</c:v>
                </c:pt>
                <c:pt idx="1940">
                  <c:v>-2.2594E-2</c:v>
                </c:pt>
                <c:pt idx="1941">
                  <c:v>-2.7889000000000001E-2</c:v>
                </c:pt>
                <c:pt idx="1942">
                  <c:v>-3.1053000000000001E-2</c:v>
                </c:pt>
                <c:pt idx="1943">
                  <c:v>-2.6738000000000001E-2</c:v>
                </c:pt>
                <c:pt idx="1944">
                  <c:v>-1.6021000000000001E-2</c:v>
                </c:pt>
                <c:pt idx="1945">
                  <c:v>-6.398E-3</c:v>
                </c:pt>
                <c:pt idx="1946">
                  <c:v>1.073E-3</c:v>
                </c:pt>
                <c:pt idx="1947">
                  <c:v>3.192E-3</c:v>
                </c:pt>
                <c:pt idx="1948">
                  <c:v>1.036E-3</c:v>
                </c:pt>
                <c:pt idx="1949">
                  <c:v>-4.359E-3</c:v>
                </c:pt>
                <c:pt idx="1950">
                  <c:v>-9.7380000000000001E-3</c:v>
                </c:pt>
                <c:pt idx="1951">
                  <c:v>-1.3996E-2</c:v>
                </c:pt>
                <c:pt idx="1952">
                  <c:v>-1.6105000000000001E-2</c:v>
                </c:pt>
                <c:pt idx="1953">
                  <c:v>-1.6088000000000002E-2</c:v>
                </c:pt>
                <c:pt idx="1954">
                  <c:v>-1.8204000000000001E-2</c:v>
                </c:pt>
                <c:pt idx="1955">
                  <c:v>-1.7065E-2</c:v>
                </c:pt>
                <c:pt idx="1956">
                  <c:v>-1.2743000000000001E-2</c:v>
                </c:pt>
                <c:pt idx="1957">
                  <c:v>-8.4530000000000004E-3</c:v>
                </c:pt>
                <c:pt idx="1958">
                  <c:v>-3.1340000000000001E-3</c:v>
                </c:pt>
                <c:pt idx="1959">
                  <c:v>1.1069999999999999E-3</c:v>
                </c:pt>
                <c:pt idx="1960">
                  <c:v>1.132E-3</c:v>
                </c:pt>
                <c:pt idx="1961">
                  <c:v>-3.1649999999999998E-3</c:v>
                </c:pt>
                <c:pt idx="1962">
                  <c:v>-5.3489999999999996E-3</c:v>
                </c:pt>
                <c:pt idx="1963">
                  <c:v>-9.6419999999999995E-3</c:v>
                </c:pt>
                <c:pt idx="1964">
                  <c:v>-1.3865000000000001E-2</c:v>
                </c:pt>
                <c:pt idx="1965">
                  <c:v>-1.7023E-2</c:v>
                </c:pt>
                <c:pt idx="1966">
                  <c:v>-1.7027E-2</c:v>
                </c:pt>
                <c:pt idx="1967">
                  <c:v>-2.0264999999999998E-2</c:v>
                </c:pt>
                <c:pt idx="1968">
                  <c:v>-1.7089E-2</c:v>
                </c:pt>
                <c:pt idx="1969">
                  <c:v>-1.0709E-2</c:v>
                </c:pt>
                <c:pt idx="1970">
                  <c:v>-9.6640000000000007E-3</c:v>
                </c:pt>
                <c:pt idx="1971">
                  <c:v>-1.0777999999999999E-2</c:v>
                </c:pt>
                <c:pt idx="1972">
                  <c:v>-2.051E-2</c:v>
                </c:pt>
                <c:pt idx="1973">
                  <c:v>-3.3493000000000002E-2</c:v>
                </c:pt>
                <c:pt idx="1974">
                  <c:v>-2.9184999999999999E-2</c:v>
                </c:pt>
                <c:pt idx="1975">
                  <c:v>-1.5159000000000001E-2</c:v>
                </c:pt>
                <c:pt idx="1976">
                  <c:v>9.7000000000000005E-4</c:v>
                </c:pt>
                <c:pt idx="1977">
                  <c:v>2.1429999999999999E-3</c:v>
                </c:pt>
                <c:pt idx="1978">
                  <c:v>-2.049E-3</c:v>
                </c:pt>
                <c:pt idx="1979">
                  <c:v>-8.4539999999999997E-3</c:v>
                </c:pt>
                <c:pt idx="1980">
                  <c:v>-1.7033E-2</c:v>
                </c:pt>
                <c:pt idx="1981">
                  <c:v>-2.4597000000000001E-2</c:v>
                </c:pt>
                <c:pt idx="1982">
                  <c:v>-2.8923999999999998E-2</c:v>
                </c:pt>
                <c:pt idx="1983">
                  <c:v>-3.0010999999999999E-2</c:v>
                </c:pt>
                <c:pt idx="1984">
                  <c:v>-2.6790999999999999E-2</c:v>
                </c:pt>
                <c:pt idx="1985">
                  <c:v>-1.9297999999999999E-2</c:v>
                </c:pt>
                <c:pt idx="1986">
                  <c:v>-1.176E-2</c:v>
                </c:pt>
                <c:pt idx="1987">
                  <c:v>-7.4000000000000003E-3</c:v>
                </c:pt>
                <c:pt idx="1988">
                  <c:v>-9.3199999999999999E-4</c:v>
                </c:pt>
                <c:pt idx="1989">
                  <c:v>3.3730000000000001E-3</c:v>
                </c:pt>
                <c:pt idx="1990">
                  <c:v>8.7360000000000007E-3</c:v>
                </c:pt>
                <c:pt idx="1991">
                  <c:v>3.3530000000000001E-3</c:v>
                </c:pt>
                <c:pt idx="1992">
                  <c:v>-4.228E-3</c:v>
                </c:pt>
                <c:pt idx="1993">
                  <c:v>-1.1847999999999999E-2</c:v>
                </c:pt>
                <c:pt idx="1994">
                  <c:v>-2.1576999999999999E-2</c:v>
                </c:pt>
                <c:pt idx="1995">
                  <c:v>-2.4805000000000001E-2</c:v>
                </c:pt>
                <c:pt idx="1996">
                  <c:v>-3.2333000000000001E-2</c:v>
                </c:pt>
                <c:pt idx="1997">
                  <c:v>-3.8864999999999997E-2</c:v>
                </c:pt>
                <c:pt idx="1998">
                  <c:v>-4.5353999999999998E-2</c:v>
                </c:pt>
              </c:numCache>
            </c:numRef>
          </c:val>
          <c:smooth val="0"/>
          <c:extLst>
            <c:ext xmlns:c16="http://schemas.microsoft.com/office/drawing/2014/chart" uri="{C3380CC4-5D6E-409C-BE32-E72D297353CC}">
              <c16:uniqueId val="{00000002-2BF3-4F7B-824B-73CE81FF7C38}"/>
            </c:ext>
          </c:extLst>
        </c:ser>
        <c:dLbls>
          <c:showLegendKey val="0"/>
          <c:showVal val="0"/>
          <c:showCatName val="0"/>
          <c:showSerName val="0"/>
          <c:showPercent val="0"/>
          <c:showBubbleSize val="0"/>
        </c:dLbls>
        <c:smooth val="0"/>
        <c:axId val="268571963"/>
        <c:axId val="560115804"/>
      </c:lineChart>
      <c:catAx>
        <c:axId val="26857196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60115804"/>
        <c:crosses val="autoZero"/>
        <c:auto val="1"/>
        <c:lblAlgn val="ctr"/>
        <c:lblOffset val="100"/>
        <c:noMultiLvlLbl val="0"/>
      </c:catAx>
      <c:valAx>
        <c:axId val="5601158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268571963"/>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Racing gyro data</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Simulate_raci_31_01_2018!$O$1</c:f>
              <c:strCache>
                <c:ptCount val="1"/>
                <c:pt idx="0">
                  <c:v>Pitch_Axis</c:v>
                </c:pt>
              </c:strCache>
            </c:strRef>
          </c:tx>
          <c:spPr>
            <a:ln w="28575" cap="rnd">
              <a:solidFill>
                <a:schemeClr val="accent1"/>
              </a:solidFill>
              <a:round/>
            </a:ln>
            <a:effectLst/>
          </c:spPr>
          <c:marker>
            <c:symbol val="none"/>
          </c:marker>
          <c:val>
            <c:numRef>
              <c:f>Simulate_raci_31_01_2018!$O$2:$O$1500</c:f>
              <c:numCache>
                <c:formatCode>General</c:formatCode>
                <c:ptCount val="1499"/>
                <c:pt idx="0">
                  <c:v>-9.3150000000000004E-3</c:v>
                </c:pt>
                <c:pt idx="1">
                  <c:v>3.0027999999999999E-2</c:v>
                </c:pt>
                <c:pt idx="2">
                  <c:v>8.3569999999999998E-3</c:v>
                </c:pt>
                <c:pt idx="3">
                  <c:v>-3.0908000000000001E-2</c:v>
                </c:pt>
                <c:pt idx="4">
                  <c:v>-6.8926000000000001E-2</c:v>
                </c:pt>
                <c:pt idx="5">
                  <c:v>-9.3907000000000004E-2</c:v>
                </c:pt>
                <c:pt idx="6">
                  <c:v>-0.117564</c:v>
                </c:pt>
                <c:pt idx="7">
                  <c:v>-0.13897999999999999</c:v>
                </c:pt>
                <c:pt idx="8">
                  <c:v>-0.150807</c:v>
                </c:pt>
                <c:pt idx="9">
                  <c:v>-0.15490599999999999</c:v>
                </c:pt>
                <c:pt idx="10">
                  <c:v>-0.125691</c:v>
                </c:pt>
                <c:pt idx="11">
                  <c:v>-8.5914000000000004E-2</c:v>
                </c:pt>
                <c:pt idx="12">
                  <c:v>-5.3627000000000001E-2</c:v>
                </c:pt>
                <c:pt idx="13">
                  <c:v>-6.548E-3</c:v>
                </c:pt>
                <c:pt idx="14">
                  <c:v>1.2486000000000001E-2</c:v>
                </c:pt>
                <c:pt idx="15">
                  <c:v>1.1176999999999999E-2</c:v>
                </c:pt>
                <c:pt idx="16">
                  <c:v>1.3258000000000001E-2</c:v>
                </c:pt>
                <c:pt idx="17">
                  <c:v>4.6456999999999998E-2</c:v>
                </c:pt>
                <c:pt idx="18">
                  <c:v>7.4149000000000007E-2</c:v>
                </c:pt>
                <c:pt idx="19">
                  <c:v>6.9662000000000002E-2</c:v>
                </c:pt>
                <c:pt idx="20">
                  <c:v>5.4316000000000003E-2</c:v>
                </c:pt>
                <c:pt idx="21">
                  <c:v>3.3568000000000001E-2</c:v>
                </c:pt>
                <c:pt idx="22">
                  <c:v>9.8340000000000007E-3</c:v>
                </c:pt>
                <c:pt idx="23">
                  <c:v>-1.6949999999999999E-3</c:v>
                </c:pt>
                <c:pt idx="24">
                  <c:v>8.4100000000000008E-3</c:v>
                </c:pt>
                <c:pt idx="25">
                  <c:v>3.2362000000000002E-2</c:v>
                </c:pt>
                <c:pt idx="26">
                  <c:v>4.4309000000000001E-2</c:v>
                </c:pt>
                <c:pt idx="27">
                  <c:v>1.8695E-2</c:v>
                </c:pt>
                <c:pt idx="28">
                  <c:v>-4.9240000000000004E-3</c:v>
                </c:pt>
                <c:pt idx="29">
                  <c:v>-2.1159000000000001E-2</c:v>
                </c:pt>
                <c:pt idx="30">
                  <c:v>-2.4489E-2</c:v>
                </c:pt>
                <c:pt idx="31">
                  <c:v>-6.2350000000000001E-3</c:v>
                </c:pt>
                <c:pt idx="32">
                  <c:v>3.7850000000000002E-2</c:v>
                </c:pt>
                <c:pt idx="33">
                  <c:v>8.9399000000000006E-2</c:v>
                </c:pt>
                <c:pt idx="34">
                  <c:v>0.12700600000000001</c:v>
                </c:pt>
                <c:pt idx="35">
                  <c:v>0.12286</c:v>
                </c:pt>
                <c:pt idx="36">
                  <c:v>7.6873999999999998E-2</c:v>
                </c:pt>
                <c:pt idx="37">
                  <c:v>2.6623000000000001E-2</c:v>
                </c:pt>
                <c:pt idx="38">
                  <c:v>-6.3889999999999997E-3</c:v>
                </c:pt>
                <c:pt idx="39">
                  <c:v>-4.3622000000000001E-2</c:v>
                </c:pt>
                <c:pt idx="40">
                  <c:v>-9.2728000000000005E-2</c:v>
                </c:pt>
                <c:pt idx="41">
                  <c:v>-0.165437</c:v>
                </c:pt>
                <c:pt idx="42">
                  <c:v>-0.25422699999999998</c:v>
                </c:pt>
                <c:pt idx="43">
                  <c:v>-0.35157100000000002</c:v>
                </c:pt>
                <c:pt idx="44">
                  <c:v>-0.433888</c:v>
                </c:pt>
                <c:pt idx="45">
                  <c:v>-0.51499399999999995</c:v>
                </c:pt>
                <c:pt idx="46">
                  <c:v>-0.59494800000000003</c:v>
                </c:pt>
                <c:pt idx="47">
                  <c:v>-0.68017799999999995</c:v>
                </c:pt>
                <c:pt idx="48">
                  <c:v>-0.76233600000000001</c:v>
                </c:pt>
                <c:pt idx="49">
                  <c:v>-0.84122200000000003</c:v>
                </c:pt>
                <c:pt idx="50">
                  <c:v>-0.91343700000000005</c:v>
                </c:pt>
                <c:pt idx="51">
                  <c:v>-0.98459600000000003</c:v>
                </c:pt>
                <c:pt idx="52">
                  <c:v>-1.058171</c:v>
                </c:pt>
                <c:pt idx="53">
                  <c:v>-1.1319889999999999</c:v>
                </c:pt>
                <c:pt idx="54">
                  <c:v>-1.1866490000000001</c:v>
                </c:pt>
                <c:pt idx="55">
                  <c:v>-1.2305900000000001</c:v>
                </c:pt>
                <c:pt idx="56">
                  <c:v>-1.2431479999999999</c:v>
                </c:pt>
                <c:pt idx="57">
                  <c:v>-1.236253</c:v>
                </c:pt>
                <c:pt idx="58">
                  <c:v>-1.2413099999999999</c:v>
                </c:pt>
                <c:pt idx="59">
                  <c:v>-1.2721290000000001</c:v>
                </c:pt>
                <c:pt idx="60">
                  <c:v>-1.3321419999999999</c:v>
                </c:pt>
                <c:pt idx="61">
                  <c:v>-1.413781</c:v>
                </c:pt>
                <c:pt idx="62">
                  <c:v>-1.4963299999999999</c:v>
                </c:pt>
                <c:pt idx="63">
                  <c:v>-1.5594079999999999</c:v>
                </c:pt>
                <c:pt idx="64">
                  <c:v>-1.5947979999999999</c:v>
                </c:pt>
                <c:pt idx="65">
                  <c:v>-1.6246179999999999</c:v>
                </c:pt>
                <c:pt idx="66">
                  <c:v>-1.640536</c:v>
                </c:pt>
                <c:pt idx="67">
                  <c:v>-1.6628130000000001</c:v>
                </c:pt>
                <c:pt idx="68">
                  <c:v>-1.689425</c:v>
                </c:pt>
                <c:pt idx="69">
                  <c:v>-1.725597</c:v>
                </c:pt>
                <c:pt idx="70">
                  <c:v>-1.7415240000000001</c:v>
                </c:pt>
                <c:pt idx="71">
                  <c:v>-1.738013</c:v>
                </c:pt>
                <c:pt idx="72">
                  <c:v>-1.7099340000000001</c:v>
                </c:pt>
                <c:pt idx="73">
                  <c:v>-1.631737</c:v>
                </c:pt>
                <c:pt idx="74">
                  <c:v>-1.5578460000000001</c:v>
                </c:pt>
                <c:pt idx="75">
                  <c:v>-1.474469</c:v>
                </c:pt>
                <c:pt idx="76">
                  <c:v>-1.388034</c:v>
                </c:pt>
                <c:pt idx="77">
                  <c:v>-1.296395</c:v>
                </c:pt>
                <c:pt idx="78">
                  <c:v>-1.205851</c:v>
                </c:pt>
                <c:pt idx="79">
                  <c:v>-1.135483</c:v>
                </c:pt>
                <c:pt idx="80">
                  <c:v>-1.072554</c:v>
                </c:pt>
                <c:pt idx="81">
                  <c:v>-1.0019610000000001</c:v>
                </c:pt>
                <c:pt idx="82">
                  <c:v>-0.92284600000000006</c:v>
                </c:pt>
                <c:pt idx="83">
                  <c:v>-0.85015099999999999</c:v>
                </c:pt>
                <c:pt idx="84">
                  <c:v>-0.77124800000000004</c:v>
                </c:pt>
                <c:pt idx="85">
                  <c:v>-0.66806399999999999</c:v>
                </c:pt>
                <c:pt idx="86">
                  <c:v>-0.55096000000000001</c:v>
                </c:pt>
                <c:pt idx="87">
                  <c:v>-0.43707499999999999</c:v>
                </c:pt>
                <c:pt idx="88">
                  <c:v>-0.33605600000000002</c:v>
                </c:pt>
                <c:pt idx="89">
                  <c:v>-0.24133299999999999</c:v>
                </c:pt>
                <c:pt idx="90">
                  <c:v>-0.155026</c:v>
                </c:pt>
                <c:pt idx="91">
                  <c:v>-7.3200000000000001E-2</c:v>
                </c:pt>
                <c:pt idx="92">
                  <c:v>-1.7100000000000001E-4</c:v>
                </c:pt>
                <c:pt idx="93">
                  <c:v>8.4685999999999997E-2</c:v>
                </c:pt>
                <c:pt idx="94">
                  <c:v>0.18162900000000001</c:v>
                </c:pt>
                <c:pt idx="95">
                  <c:v>0.27432499999999999</c:v>
                </c:pt>
                <c:pt idx="96">
                  <c:v>0.35482000000000002</c:v>
                </c:pt>
                <c:pt idx="97">
                  <c:v>0.43651899999999999</c:v>
                </c:pt>
                <c:pt idx="98">
                  <c:v>0.52189799999999997</c:v>
                </c:pt>
                <c:pt idx="99">
                  <c:v>0.59150199999999997</c:v>
                </c:pt>
                <c:pt idx="100">
                  <c:v>0.67187200000000002</c:v>
                </c:pt>
                <c:pt idx="101">
                  <c:v>0.74534699999999998</c:v>
                </c:pt>
                <c:pt idx="102">
                  <c:v>0.80774199999999996</c:v>
                </c:pt>
                <c:pt idx="103">
                  <c:v>0.87015600000000004</c:v>
                </c:pt>
                <c:pt idx="104">
                  <c:v>0.94549300000000003</c:v>
                </c:pt>
                <c:pt idx="105">
                  <c:v>1.01915</c:v>
                </c:pt>
                <c:pt idx="106">
                  <c:v>1.0611250000000001</c:v>
                </c:pt>
                <c:pt idx="107">
                  <c:v>1.0604769999999999</c:v>
                </c:pt>
                <c:pt idx="108">
                  <c:v>1.029779</c:v>
                </c:pt>
                <c:pt idx="109">
                  <c:v>0.986016</c:v>
                </c:pt>
                <c:pt idx="110">
                  <c:v>0.94118500000000005</c:v>
                </c:pt>
                <c:pt idx="111">
                  <c:v>0.94972900000000005</c:v>
                </c:pt>
                <c:pt idx="112">
                  <c:v>0.99789399999999995</c:v>
                </c:pt>
                <c:pt idx="113">
                  <c:v>1.064346</c:v>
                </c:pt>
                <c:pt idx="114">
                  <c:v>1.143594</c:v>
                </c:pt>
                <c:pt idx="115">
                  <c:v>1.192753</c:v>
                </c:pt>
                <c:pt idx="116">
                  <c:v>1.228955</c:v>
                </c:pt>
                <c:pt idx="117">
                  <c:v>1.245873</c:v>
                </c:pt>
                <c:pt idx="118">
                  <c:v>1.2819400000000001</c:v>
                </c:pt>
                <c:pt idx="119">
                  <c:v>1.343421</c:v>
                </c:pt>
                <c:pt idx="120">
                  <c:v>1.3943479999999999</c:v>
                </c:pt>
                <c:pt idx="121">
                  <c:v>1.4625919999999999</c:v>
                </c:pt>
                <c:pt idx="122">
                  <c:v>1.544905</c:v>
                </c:pt>
                <c:pt idx="123">
                  <c:v>1.615378</c:v>
                </c:pt>
                <c:pt idx="124">
                  <c:v>1.6995830000000001</c:v>
                </c:pt>
                <c:pt idx="125">
                  <c:v>1.8084880000000001</c:v>
                </c:pt>
                <c:pt idx="126">
                  <c:v>1.9371689999999999</c:v>
                </c:pt>
                <c:pt idx="127">
                  <c:v>2.082195</c:v>
                </c:pt>
                <c:pt idx="128">
                  <c:v>2.1919179999999998</c:v>
                </c:pt>
                <c:pt idx="129">
                  <c:v>2.257304</c:v>
                </c:pt>
                <c:pt idx="130">
                  <c:v>2.2689590000000002</c:v>
                </c:pt>
                <c:pt idx="131">
                  <c:v>2.2477800000000001</c:v>
                </c:pt>
                <c:pt idx="132">
                  <c:v>2.255217</c:v>
                </c:pt>
                <c:pt idx="133">
                  <c:v>2.247512</c:v>
                </c:pt>
                <c:pt idx="134">
                  <c:v>2.2367509999999999</c:v>
                </c:pt>
                <c:pt idx="135">
                  <c:v>2.2366619999999999</c:v>
                </c:pt>
                <c:pt idx="136">
                  <c:v>2.2353830000000001</c:v>
                </c:pt>
                <c:pt idx="137">
                  <c:v>2.211767</c:v>
                </c:pt>
                <c:pt idx="138">
                  <c:v>2.15103</c:v>
                </c:pt>
                <c:pt idx="139">
                  <c:v>2.055097</c:v>
                </c:pt>
                <c:pt idx="140">
                  <c:v>1.922725</c:v>
                </c:pt>
                <c:pt idx="141">
                  <c:v>1.7677940000000001</c:v>
                </c:pt>
                <c:pt idx="142">
                  <c:v>1.611831</c:v>
                </c:pt>
                <c:pt idx="143">
                  <c:v>1.4443440000000001</c:v>
                </c:pt>
                <c:pt idx="144">
                  <c:v>1.282338</c:v>
                </c:pt>
                <c:pt idx="145">
                  <c:v>1.1309549999999999</c:v>
                </c:pt>
                <c:pt idx="146">
                  <c:v>0.9677</c:v>
                </c:pt>
                <c:pt idx="147">
                  <c:v>0.79991100000000004</c:v>
                </c:pt>
                <c:pt idx="148">
                  <c:v>0.61610500000000001</c:v>
                </c:pt>
                <c:pt idx="149">
                  <c:v>0.44958100000000001</c:v>
                </c:pt>
                <c:pt idx="150">
                  <c:v>0.29700399999999999</c:v>
                </c:pt>
                <c:pt idx="151">
                  <c:v>0.15315799999999999</c:v>
                </c:pt>
                <c:pt idx="152">
                  <c:v>2.6575000000000001E-2</c:v>
                </c:pt>
                <c:pt idx="153">
                  <c:v>-7.4365000000000001E-2</c:v>
                </c:pt>
                <c:pt idx="154">
                  <c:v>-0.16473199999999999</c:v>
                </c:pt>
                <c:pt idx="155">
                  <c:v>-0.245647</c:v>
                </c:pt>
                <c:pt idx="156">
                  <c:v>-0.319218</c:v>
                </c:pt>
                <c:pt idx="157">
                  <c:v>-0.38750899999999999</c:v>
                </c:pt>
                <c:pt idx="158">
                  <c:v>-0.45689400000000002</c:v>
                </c:pt>
                <c:pt idx="159">
                  <c:v>-0.53057100000000001</c:v>
                </c:pt>
                <c:pt idx="160">
                  <c:v>-0.59996099999999997</c:v>
                </c:pt>
                <c:pt idx="161">
                  <c:v>-0.65639899999999995</c:v>
                </c:pt>
                <c:pt idx="162">
                  <c:v>-0.70736299999999996</c:v>
                </c:pt>
                <c:pt idx="163">
                  <c:v>-0.77110199999999995</c:v>
                </c:pt>
                <c:pt idx="164">
                  <c:v>-0.85197299999999998</c:v>
                </c:pt>
                <c:pt idx="165">
                  <c:v>-0.93503599999999998</c:v>
                </c:pt>
                <c:pt idx="166">
                  <c:v>-1.0076080000000001</c:v>
                </c:pt>
                <c:pt idx="167">
                  <c:v>-1.077197</c:v>
                </c:pt>
                <c:pt idx="168">
                  <c:v>-1.1383449999999999</c:v>
                </c:pt>
                <c:pt idx="169">
                  <c:v>-1.1845300000000001</c:v>
                </c:pt>
                <c:pt idx="170">
                  <c:v>-1.2122710000000001</c:v>
                </c:pt>
                <c:pt idx="171">
                  <c:v>-1.219563</c:v>
                </c:pt>
                <c:pt idx="172">
                  <c:v>-1.2161580000000001</c:v>
                </c:pt>
                <c:pt idx="173">
                  <c:v>-1.2138169999999999</c:v>
                </c:pt>
                <c:pt idx="174">
                  <c:v>-1.2157180000000001</c:v>
                </c:pt>
                <c:pt idx="175">
                  <c:v>-1.2219930000000001</c:v>
                </c:pt>
                <c:pt idx="176">
                  <c:v>-1.24132</c:v>
                </c:pt>
                <c:pt idx="177">
                  <c:v>-1.2616700000000001</c:v>
                </c:pt>
                <c:pt idx="178">
                  <c:v>-1.283048</c:v>
                </c:pt>
                <c:pt idx="179">
                  <c:v>-1.310864</c:v>
                </c:pt>
                <c:pt idx="180">
                  <c:v>-1.333404</c:v>
                </c:pt>
                <c:pt idx="181">
                  <c:v>-1.360241</c:v>
                </c:pt>
                <c:pt idx="182">
                  <c:v>-1.3806389999999999</c:v>
                </c:pt>
                <c:pt idx="183">
                  <c:v>-1.3977980000000001</c:v>
                </c:pt>
                <c:pt idx="184">
                  <c:v>-1.4212800000000001</c:v>
                </c:pt>
                <c:pt idx="185">
                  <c:v>-1.462782</c:v>
                </c:pt>
                <c:pt idx="186">
                  <c:v>-1.5331079999999999</c:v>
                </c:pt>
                <c:pt idx="187">
                  <c:v>-1.632314</c:v>
                </c:pt>
                <c:pt idx="188">
                  <c:v>-1.7454860000000001</c:v>
                </c:pt>
                <c:pt idx="189">
                  <c:v>-1.840597</c:v>
                </c:pt>
                <c:pt idx="190">
                  <c:v>-1.899529</c:v>
                </c:pt>
                <c:pt idx="191">
                  <c:v>-1.921189</c:v>
                </c:pt>
                <c:pt idx="192">
                  <c:v>-1.924587</c:v>
                </c:pt>
                <c:pt idx="193">
                  <c:v>-1.915041</c:v>
                </c:pt>
                <c:pt idx="194">
                  <c:v>-1.8935740000000001</c:v>
                </c:pt>
                <c:pt idx="195">
                  <c:v>-1.8591439999999999</c:v>
                </c:pt>
                <c:pt idx="196">
                  <c:v>-1.807644</c:v>
                </c:pt>
                <c:pt idx="197">
                  <c:v>-1.738027</c:v>
                </c:pt>
                <c:pt idx="198">
                  <c:v>-1.660882</c:v>
                </c:pt>
                <c:pt idx="199">
                  <c:v>-1.574222</c:v>
                </c:pt>
                <c:pt idx="200">
                  <c:v>-1.477015</c:v>
                </c:pt>
                <c:pt idx="201">
                  <c:v>-1.3702650000000001</c:v>
                </c:pt>
                <c:pt idx="202">
                  <c:v>-1.250937</c:v>
                </c:pt>
                <c:pt idx="203">
                  <c:v>-1.128449</c:v>
                </c:pt>
                <c:pt idx="204">
                  <c:v>-1.00054</c:v>
                </c:pt>
                <c:pt idx="205">
                  <c:v>-0.868363</c:v>
                </c:pt>
                <c:pt idx="206">
                  <c:v>-0.744703</c:v>
                </c:pt>
                <c:pt idx="207">
                  <c:v>-0.63175599999999998</c:v>
                </c:pt>
                <c:pt idx="208">
                  <c:v>-0.53174200000000005</c:v>
                </c:pt>
                <c:pt idx="209">
                  <c:v>-0.44766600000000001</c:v>
                </c:pt>
                <c:pt idx="210">
                  <c:v>-0.37854100000000002</c:v>
                </c:pt>
                <c:pt idx="211">
                  <c:v>-0.32437899999999997</c:v>
                </c:pt>
                <c:pt idx="212">
                  <c:v>-0.279725</c:v>
                </c:pt>
                <c:pt idx="213">
                  <c:v>-0.23388999999999999</c:v>
                </c:pt>
                <c:pt idx="214">
                  <c:v>-0.19766700000000001</c:v>
                </c:pt>
                <c:pt idx="215">
                  <c:v>-0.16791200000000001</c:v>
                </c:pt>
                <c:pt idx="216">
                  <c:v>-0.13606499999999999</c:v>
                </c:pt>
                <c:pt idx="217">
                  <c:v>-9.9790000000000004E-2</c:v>
                </c:pt>
                <c:pt idx="218">
                  <c:v>-5.0569000000000003E-2</c:v>
                </c:pt>
                <c:pt idx="219">
                  <c:v>2.0968000000000001E-2</c:v>
                </c:pt>
                <c:pt idx="220">
                  <c:v>0.115802</c:v>
                </c:pt>
                <c:pt idx="221">
                  <c:v>0.22872400000000001</c:v>
                </c:pt>
                <c:pt idx="222">
                  <c:v>0.35340199999999999</c:v>
                </c:pt>
                <c:pt idx="223">
                  <c:v>0.48132599999999998</c:v>
                </c:pt>
                <c:pt idx="224">
                  <c:v>0.59974000000000005</c:v>
                </c:pt>
                <c:pt idx="225">
                  <c:v>0.70875500000000002</c:v>
                </c:pt>
                <c:pt idx="226">
                  <c:v>0.81556200000000001</c:v>
                </c:pt>
                <c:pt idx="227">
                  <c:v>0.93686999999999998</c:v>
                </c:pt>
                <c:pt idx="228">
                  <c:v>1.0899779999999999</c:v>
                </c:pt>
                <c:pt idx="229">
                  <c:v>1.269719</c:v>
                </c:pt>
                <c:pt idx="230">
                  <c:v>1.4485060000000001</c:v>
                </c:pt>
                <c:pt idx="231">
                  <c:v>1.626358</c:v>
                </c:pt>
                <c:pt idx="232">
                  <c:v>1.812908</c:v>
                </c:pt>
                <c:pt idx="233">
                  <c:v>1.928728</c:v>
                </c:pt>
                <c:pt idx="234">
                  <c:v>1.997797</c:v>
                </c:pt>
                <c:pt idx="235">
                  <c:v>2.0472229999999998</c:v>
                </c:pt>
                <c:pt idx="236">
                  <c:v>2.060743</c:v>
                </c:pt>
                <c:pt idx="237">
                  <c:v>2.0726209999999998</c:v>
                </c:pt>
                <c:pt idx="238">
                  <c:v>2.1059730000000001</c:v>
                </c:pt>
                <c:pt idx="239">
                  <c:v>2.1602209999999999</c:v>
                </c:pt>
                <c:pt idx="240">
                  <c:v>2.2189890000000001</c:v>
                </c:pt>
                <c:pt idx="241">
                  <c:v>2.2926440000000001</c:v>
                </c:pt>
                <c:pt idx="242">
                  <c:v>2.3599290000000002</c:v>
                </c:pt>
                <c:pt idx="243">
                  <c:v>2.3974890000000002</c:v>
                </c:pt>
                <c:pt idx="244">
                  <c:v>2.4490379999999998</c:v>
                </c:pt>
                <c:pt idx="245">
                  <c:v>2.5083259999999998</c:v>
                </c:pt>
                <c:pt idx="246">
                  <c:v>2.5566810000000002</c:v>
                </c:pt>
                <c:pt idx="247">
                  <c:v>2.579002</c:v>
                </c:pt>
                <c:pt idx="248">
                  <c:v>2.577817</c:v>
                </c:pt>
                <c:pt idx="249">
                  <c:v>2.5360900000000002</c:v>
                </c:pt>
                <c:pt idx="250">
                  <c:v>2.4637609999999999</c:v>
                </c:pt>
                <c:pt idx="251">
                  <c:v>2.379842</c:v>
                </c:pt>
                <c:pt idx="252">
                  <c:v>2.306403</c:v>
                </c:pt>
                <c:pt idx="253">
                  <c:v>2.211646</c:v>
                </c:pt>
                <c:pt idx="254">
                  <c:v>2.107367</c:v>
                </c:pt>
                <c:pt idx="255">
                  <c:v>2.0094780000000001</c:v>
                </c:pt>
                <c:pt idx="256">
                  <c:v>1.891232</c:v>
                </c:pt>
                <c:pt idx="257">
                  <c:v>1.74291</c:v>
                </c:pt>
                <c:pt idx="258">
                  <c:v>1.5667990000000001</c:v>
                </c:pt>
                <c:pt idx="259">
                  <c:v>1.3779319999999999</c:v>
                </c:pt>
                <c:pt idx="260">
                  <c:v>1.1933560000000001</c:v>
                </c:pt>
                <c:pt idx="261">
                  <c:v>1.016216</c:v>
                </c:pt>
                <c:pt idx="262">
                  <c:v>0.82427300000000003</c:v>
                </c:pt>
                <c:pt idx="263">
                  <c:v>0.61438199999999998</c:v>
                </c:pt>
                <c:pt idx="264">
                  <c:v>0.40023399999999998</c:v>
                </c:pt>
                <c:pt idx="265">
                  <c:v>0.20521800000000001</c:v>
                </c:pt>
                <c:pt idx="266">
                  <c:v>3.3640999999999997E-2</c:v>
                </c:pt>
                <c:pt idx="267">
                  <c:v>-0.118788</c:v>
                </c:pt>
                <c:pt idx="268">
                  <c:v>-0.24348500000000001</c:v>
                </c:pt>
                <c:pt idx="269">
                  <c:v>-0.34567700000000001</c:v>
                </c:pt>
                <c:pt idx="270">
                  <c:v>-0.40299600000000002</c:v>
                </c:pt>
                <c:pt idx="271">
                  <c:v>-0.41135699999999997</c:v>
                </c:pt>
                <c:pt idx="272">
                  <c:v>-0.41123999999999999</c:v>
                </c:pt>
                <c:pt idx="273">
                  <c:v>-0.42821799999999999</c:v>
                </c:pt>
                <c:pt idx="274">
                  <c:v>-0.47492299999999998</c:v>
                </c:pt>
                <c:pt idx="275">
                  <c:v>-0.55730999999999997</c:v>
                </c:pt>
                <c:pt idx="276">
                  <c:v>-0.66656499999999996</c:v>
                </c:pt>
                <c:pt idx="277">
                  <c:v>-0.77466100000000004</c:v>
                </c:pt>
                <c:pt idx="278">
                  <c:v>-0.85820300000000005</c:v>
                </c:pt>
                <c:pt idx="279">
                  <c:v>-0.92001699999999997</c:v>
                </c:pt>
                <c:pt idx="280">
                  <c:v>-0.97598099999999999</c:v>
                </c:pt>
                <c:pt idx="281">
                  <c:v>-1.0288790000000001</c:v>
                </c:pt>
                <c:pt idx="282">
                  <c:v>-1.0648930000000001</c:v>
                </c:pt>
                <c:pt idx="283">
                  <c:v>-1.1009640000000001</c:v>
                </c:pt>
                <c:pt idx="284">
                  <c:v>-1.164857</c:v>
                </c:pt>
                <c:pt idx="285">
                  <c:v>-1.2575179999999999</c:v>
                </c:pt>
                <c:pt idx="286">
                  <c:v>-1.3532690000000001</c:v>
                </c:pt>
                <c:pt idx="287">
                  <c:v>-1.4375579999999999</c:v>
                </c:pt>
                <c:pt idx="288">
                  <c:v>-1.519002</c:v>
                </c:pt>
                <c:pt idx="289">
                  <c:v>-1.5760670000000001</c:v>
                </c:pt>
                <c:pt idx="290">
                  <c:v>-1.6086259999999999</c:v>
                </c:pt>
                <c:pt idx="291">
                  <c:v>-1.596174</c:v>
                </c:pt>
                <c:pt idx="292">
                  <c:v>-1.57839</c:v>
                </c:pt>
                <c:pt idx="293">
                  <c:v>-1.5679350000000001</c:v>
                </c:pt>
                <c:pt idx="294">
                  <c:v>-1.5636380000000001</c:v>
                </c:pt>
                <c:pt idx="295">
                  <c:v>-1.6145449999999999</c:v>
                </c:pt>
                <c:pt idx="296">
                  <c:v>-1.7333419999999999</c:v>
                </c:pt>
                <c:pt idx="297">
                  <c:v>-1.873445</c:v>
                </c:pt>
                <c:pt idx="298">
                  <c:v>-2.019466</c:v>
                </c:pt>
                <c:pt idx="299">
                  <c:v>-2.1229460000000002</c:v>
                </c:pt>
                <c:pt idx="300">
                  <c:v>-2.1579389999999998</c:v>
                </c:pt>
                <c:pt idx="301">
                  <c:v>-2.143796</c:v>
                </c:pt>
                <c:pt idx="302">
                  <c:v>-2.099742</c:v>
                </c:pt>
                <c:pt idx="303">
                  <c:v>-2.0633750000000002</c:v>
                </c:pt>
                <c:pt idx="304">
                  <c:v>-2.0445139999999999</c:v>
                </c:pt>
                <c:pt idx="305">
                  <c:v>-2.0546509999999998</c:v>
                </c:pt>
                <c:pt idx="306">
                  <c:v>-2.0850499999999998</c:v>
                </c:pt>
                <c:pt idx="307">
                  <c:v>-2.1262020000000001</c:v>
                </c:pt>
                <c:pt idx="308">
                  <c:v>-2.162058</c:v>
                </c:pt>
                <c:pt idx="309">
                  <c:v>-2.1559240000000002</c:v>
                </c:pt>
                <c:pt idx="310">
                  <c:v>-2.0798450000000002</c:v>
                </c:pt>
                <c:pt idx="311">
                  <c:v>-1.930965</c:v>
                </c:pt>
                <c:pt idx="312">
                  <c:v>-1.7920389999999999</c:v>
                </c:pt>
                <c:pt idx="313">
                  <c:v>-1.6897470000000001</c:v>
                </c:pt>
                <c:pt idx="314">
                  <c:v>-1.6109610000000001</c:v>
                </c:pt>
                <c:pt idx="315">
                  <c:v>-1.5587869999999999</c:v>
                </c:pt>
                <c:pt idx="316">
                  <c:v>-1.518321</c:v>
                </c:pt>
                <c:pt idx="317">
                  <c:v>-1.475652</c:v>
                </c:pt>
                <c:pt idx="318">
                  <c:v>-1.427586</c:v>
                </c:pt>
                <c:pt idx="319">
                  <c:v>-1.3698509999999999</c:v>
                </c:pt>
                <c:pt idx="320">
                  <c:v>-1.3046660000000001</c:v>
                </c:pt>
                <c:pt idx="321">
                  <c:v>-1.2448980000000001</c:v>
                </c:pt>
                <c:pt idx="322">
                  <c:v>-1.188342</c:v>
                </c:pt>
                <c:pt idx="323">
                  <c:v>-1.1275379999999999</c:v>
                </c:pt>
                <c:pt idx="324">
                  <c:v>-1.053938</c:v>
                </c:pt>
                <c:pt idx="325">
                  <c:v>-0.97081799999999996</c:v>
                </c:pt>
                <c:pt idx="326">
                  <c:v>-0.87390699999999999</c:v>
                </c:pt>
                <c:pt idx="327">
                  <c:v>-0.76738700000000004</c:v>
                </c:pt>
                <c:pt idx="328">
                  <c:v>-0.65118900000000002</c:v>
                </c:pt>
                <c:pt idx="329">
                  <c:v>-0.52312099999999995</c:v>
                </c:pt>
                <c:pt idx="330">
                  <c:v>-0.382274</c:v>
                </c:pt>
                <c:pt idx="331">
                  <c:v>-0.23089199999999999</c:v>
                </c:pt>
                <c:pt idx="332">
                  <c:v>-7.1086999999999997E-2</c:v>
                </c:pt>
                <c:pt idx="333">
                  <c:v>8.5612999999999995E-2</c:v>
                </c:pt>
                <c:pt idx="334">
                  <c:v>0.223081</c:v>
                </c:pt>
                <c:pt idx="335">
                  <c:v>0.35935899999999998</c:v>
                </c:pt>
                <c:pt idx="336">
                  <c:v>0.49263699999999999</c:v>
                </c:pt>
                <c:pt idx="337">
                  <c:v>0.61004999999999998</c:v>
                </c:pt>
                <c:pt idx="338">
                  <c:v>0.70588399999999996</c:v>
                </c:pt>
                <c:pt idx="339">
                  <c:v>0.78464500000000004</c:v>
                </c:pt>
                <c:pt idx="340">
                  <c:v>0.85714699999999999</c:v>
                </c:pt>
                <c:pt idx="341">
                  <c:v>0.92012799999999995</c:v>
                </c:pt>
                <c:pt idx="342">
                  <c:v>0.97236900000000004</c:v>
                </c:pt>
                <c:pt idx="343">
                  <c:v>0.99992800000000004</c:v>
                </c:pt>
                <c:pt idx="344">
                  <c:v>0.99238899999999997</c:v>
                </c:pt>
                <c:pt idx="345">
                  <c:v>0.99228400000000005</c:v>
                </c:pt>
                <c:pt idx="346">
                  <c:v>0.99000500000000002</c:v>
                </c:pt>
                <c:pt idx="347">
                  <c:v>0.99841000000000002</c:v>
                </c:pt>
                <c:pt idx="348">
                  <c:v>1.0091239999999999</c:v>
                </c:pt>
                <c:pt idx="349">
                  <c:v>1.0274719999999999</c:v>
                </c:pt>
                <c:pt idx="350">
                  <c:v>1.0512269999999999</c:v>
                </c:pt>
                <c:pt idx="351">
                  <c:v>1.077089</c:v>
                </c:pt>
                <c:pt idx="352">
                  <c:v>1.1090599999999999</c:v>
                </c:pt>
                <c:pt idx="353">
                  <c:v>1.134339</c:v>
                </c:pt>
                <c:pt idx="354">
                  <c:v>1.196048</c:v>
                </c:pt>
                <c:pt idx="355">
                  <c:v>1.2834760000000001</c:v>
                </c:pt>
                <c:pt idx="356">
                  <c:v>1.3603430000000001</c:v>
                </c:pt>
                <c:pt idx="357">
                  <c:v>1.418974</c:v>
                </c:pt>
                <c:pt idx="358">
                  <c:v>1.4742679999999999</c:v>
                </c:pt>
                <c:pt idx="359">
                  <c:v>1.528635</c:v>
                </c:pt>
                <c:pt idx="360">
                  <c:v>1.570379</c:v>
                </c:pt>
                <c:pt idx="361">
                  <c:v>1.5991150000000001</c:v>
                </c:pt>
                <c:pt idx="362">
                  <c:v>1.632071</c:v>
                </c:pt>
                <c:pt idx="363">
                  <c:v>1.669524</c:v>
                </c:pt>
                <c:pt idx="364">
                  <c:v>1.711365</c:v>
                </c:pt>
                <c:pt idx="365">
                  <c:v>1.720135</c:v>
                </c:pt>
                <c:pt idx="366">
                  <c:v>1.7107239999999999</c:v>
                </c:pt>
                <c:pt idx="367">
                  <c:v>1.699125</c:v>
                </c:pt>
                <c:pt idx="368">
                  <c:v>1.6725509999999999</c:v>
                </c:pt>
                <c:pt idx="369">
                  <c:v>1.6511750000000001</c:v>
                </c:pt>
                <c:pt idx="370">
                  <c:v>1.637208</c:v>
                </c:pt>
                <c:pt idx="371">
                  <c:v>1.6349530000000001</c:v>
                </c:pt>
                <c:pt idx="372">
                  <c:v>1.6423989999999999</c:v>
                </c:pt>
                <c:pt idx="373">
                  <c:v>1.644579</c:v>
                </c:pt>
                <c:pt idx="374">
                  <c:v>1.6403810000000001</c:v>
                </c:pt>
                <c:pt idx="375">
                  <c:v>1.624447</c:v>
                </c:pt>
                <c:pt idx="376">
                  <c:v>1.5967340000000001</c:v>
                </c:pt>
                <c:pt idx="377">
                  <c:v>1.555185</c:v>
                </c:pt>
                <c:pt idx="378">
                  <c:v>1.514756</c:v>
                </c:pt>
                <c:pt idx="379">
                  <c:v>1.4871509999999999</c:v>
                </c:pt>
                <c:pt idx="380">
                  <c:v>1.4605319999999999</c:v>
                </c:pt>
                <c:pt idx="381">
                  <c:v>1.4317139999999999</c:v>
                </c:pt>
                <c:pt idx="382">
                  <c:v>1.400709</c:v>
                </c:pt>
                <c:pt idx="383">
                  <c:v>1.360052</c:v>
                </c:pt>
                <c:pt idx="384">
                  <c:v>1.3077000000000001</c:v>
                </c:pt>
                <c:pt idx="385">
                  <c:v>1.2447980000000001</c:v>
                </c:pt>
                <c:pt idx="386">
                  <c:v>1.173519</c:v>
                </c:pt>
                <c:pt idx="387">
                  <c:v>1.108649</c:v>
                </c:pt>
                <c:pt idx="388">
                  <c:v>1.057523</c:v>
                </c:pt>
                <c:pt idx="389">
                  <c:v>1.0169189999999999</c:v>
                </c:pt>
                <c:pt idx="390">
                  <c:v>0.984788</c:v>
                </c:pt>
                <c:pt idx="391">
                  <c:v>0.956897</c:v>
                </c:pt>
                <c:pt idx="392">
                  <c:v>0.929033</c:v>
                </c:pt>
                <c:pt idx="393">
                  <c:v>0.90454900000000005</c:v>
                </c:pt>
                <c:pt idx="394">
                  <c:v>0.87059900000000001</c:v>
                </c:pt>
                <c:pt idx="395">
                  <c:v>0.83016199999999996</c:v>
                </c:pt>
                <c:pt idx="396">
                  <c:v>0.77894099999999999</c:v>
                </c:pt>
                <c:pt idx="397">
                  <c:v>0.73408899999999999</c:v>
                </c:pt>
                <c:pt idx="398">
                  <c:v>0.69350400000000001</c:v>
                </c:pt>
                <c:pt idx="399">
                  <c:v>0.65606299999999995</c:v>
                </c:pt>
                <c:pt idx="400">
                  <c:v>0.61217200000000005</c:v>
                </c:pt>
                <c:pt idx="401">
                  <c:v>0.56084599999999996</c:v>
                </c:pt>
                <c:pt idx="402">
                  <c:v>0.50211300000000003</c:v>
                </c:pt>
                <c:pt idx="403">
                  <c:v>0.44024799999999997</c:v>
                </c:pt>
                <c:pt idx="404">
                  <c:v>0.37850699999999998</c:v>
                </c:pt>
                <c:pt idx="405">
                  <c:v>0.32000899999999999</c:v>
                </c:pt>
                <c:pt idx="406">
                  <c:v>0.25726599999999999</c:v>
                </c:pt>
                <c:pt idx="407">
                  <c:v>0.19447</c:v>
                </c:pt>
                <c:pt idx="408">
                  <c:v>0.13375400000000001</c:v>
                </c:pt>
                <c:pt idx="409">
                  <c:v>8.1435999999999995E-2</c:v>
                </c:pt>
                <c:pt idx="410">
                  <c:v>3.3322999999999998E-2</c:v>
                </c:pt>
                <c:pt idx="411">
                  <c:v>-1.1551000000000001E-2</c:v>
                </c:pt>
                <c:pt idx="412">
                  <c:v>-5.9610999999999997E-2</c:v>
                </c:pt>
                <c:pt idx="413">
                  <c:v>-0.110809</c:v>
                </c:pt>
                <c:pt idx="414">
                  <c:v>-0.16936200000000001</c:v>
                </c:pt>
                <c:pt idx="415">
                  <c:v>-0.22576599999999999</c:v>
                </c:pt>
                <c:pt idx="416">
                  <c:v>-0.27267200000000003</c:v>
                </c:pt>
                <c:pt idx="417">
                  <c:v>-0.300454</c:v>
                </c:pt>
                <c:pt idx="418">
                  <c:v>-0.31109399999999998</c:v>
                </c:pt>
                <c:pt idx="419">
                  <c:v>-0.30879200000000001</c:v>
                </c:pt>
                <c:pt idx="420">
                  <c:v>-0.31614100000000001</c:v>
                </c:pt>
                <c:pt idx="421">
                  <c:v>-0.34817900000000002</c:v>
                </c:pt>
                <c:pt idx="422">
                  <c:v>-0.39628999999999998</c:v>
                </c:pt>
                <c:pt idx="423">
                  <c:v>-0.45190000000000002</c:v>
                </c:pt>
                <c:pt idx="424">
                  <c:v>-0.506386</c:v>
                </c:pt>
                <c:pt idx="425">
                  <c:v>-0.55654400000000004</c:v>
                </c:pt>
                <c:pt idx="426">
                  <c:v>-0.60443899999999995</c:v>
                </c:pt>
                <c:pt idx="427">
                  <c:v>-0.64799300000000004</c:v>
                </c:pt>
                <c:pt idx="428">
                  <c:v>-0.69581400000000004</c:v>
                </c:pt>
                <c:pt idx="429">
                  <c:v>-0.74907800000000002</c:v>
                </c:pt>
                <c:pt idx="430">
                  <c:v>-0.80458700000000005</c:v>
                </c:pt>
                <c:pt idx="431">
                  <c:v>-0.86668900000000004</c:v>
                </c:pt>
                <c:pt idx="432">
                  <c:v>-0.92658600000000002</c:v>
                </c:pt>
                <c:pt idx="433">
                  <c:v>-0.97884199999999999</c:v>
                </c:pt>
                <c:pt idx="434">
                  <c:v>-1.0289269999999999</c:v>
                </c:pt>
                <c:pt idx="435">
                  <c:v>-1.084344</c:v>
                </c:pt>
                <c:pt idx="436">
                  <c:v>-1.1385540000000001</c:v>
                </c:pt>
                <c:pt idx="437">
                  <c:v>-1.1927920000000001</c:v>
                </c:pt>
                <c:pt idx="438">
                  <c:v>-1.244041</c:v>
                </c:pt>
                <c:pt idx="439">
                  <c:v>-1.293169</c:v>
                </c:pt>
                <c:pt idx="440">
                  <c:v>-1.329448</c:v>
                </c:pt>
                <c:pt idx="441">
                  <c:v>-1.3519159999999999</c:v>
                </c:pt>
                <c:pt idx="442">
                  <c:v>-1.362679</c:v>
                </c:pt>
                <c:pt idx="443">
                  <c:v>-1.3711899999999999</c:v>
                </c:pt>
                <c:pt idx="444">
                  <c:v>-1.3722909999999999</c:v>
                </c:pt>
                <c:pt idx="445">
                  <c:v>-1.373432</c:v>
                </c:pt>
                <c:pt idx="446">
                  <c:v>-1.384234</c:v>
                </c:pt>
                <c:pt idx="447">
                  <c:v>-1.401518</c:v>
                </c:pt>
                <c:pt idx="448">
                  <c:v>-1.427243</c:v>
                </c:pt>
                <c:pt idx="449">
                  <c:v>-1.4624900000000001</c:v>
                </c:pt>
                <c:pt idx="450">
                  <c:v>-1.5081469999999999</c:v>
                </c:pt>
                <c:pt idx="451">
                  <c:v>-1.5441009999999999</c:v>
                </c:pt>
                <c:pt idx="452">
                  <c:v>-1.5802160000000001</c:v>
                </c:pt>
                <c:pt idx="453">
                  <c:v>-1.6132059999999999</c:v>
                </c:pt>
                <c:pt idx="454">
                  <c:v>-1.642021</c:v>
                </c:pt>
                <c:pt idx="455">
                  <c:v>-1.6635040000000001</c:v>
                </c:pt>
                <c:pt idx="456">
                  <c:v>-1.6765730000000001</c:v>
                </c:pt>
                <c:pt idx="457">
                  <c:v>-1.6874880000000001</c:v>
                </c:pt>
                <c:pt idx="458">
                  <c:v>-1.7142980000000001</c:v>
                </c:pt>
                <c:pt idx="459">
                  <c:v>-1.7558389999999999</c:v>
                </c:pt>
                <c:pt idx="460">
                  <c:v>-1.804702</c:v>
                </c:pt>
                <c:pt idx="461">
                  <c:v>-1.8449819999999999</c:v>
                </c:pt>
                <c:pt idx="462">
                  <c:v>-1.8724289999999999</c:v>
                </c:pt>
                <c:pt idx="463">
                  <c:v>-1.87853</c:v>
                </c:pt>
                <c:pt idx="464">
                  <c:v>-1.8430500000000001</c:v>
                </c:pt>
                <c:pt idx="465">
                  <c:v>-1.7778119999999999</c:v>
                </c:pt>
                <c:pt idx="466">
                  <c:v>-1.708342</c:v>
                </c:pt>
                <c:pt idx="467">
                  <c:v>-1.63998</c:v>
                </c:pt>
                <c:pt idx="468">
                  <c:v>-1.5812930000000001</c:v>
                </c:pt>
                <c:pt idx="469">
                  <c:v>-1.538629</c:v>
                </c:pt>
                <c:pt idx="470">
                  <c:v>-1.513066</c:v>
                </c:pt>
                <c:pt idx="471">
                  <c:v>-1.487495</c:v>
                </c:pt>
                <c:pt idx="472">
                  <c:v>-1.45322</c:v>
                </c:pt>
                <c:pt idx="473">
                  <c:v>-1.403931</c:v>
                </c:pt>
                <c:pt idx="474">
                  <c:v>-1.3428659999999999</c:v>
                </c:pt>
                <c:pt idx="475">
                  <c:v>-1.2860670000000001</c:v>
                </c:pt>
                <c:pt idx="476">
                  <c:v>-1.231668</c:v>
                </c:pt>
                <c:pt idx="477">
                  <c:v>-1.1838150000000001</c:v>
                </c:pt>
                <c:pt idx="478">
                  <c:v>-1.137159</c:v>
                </c:pt>
                <c:pt idx="479">
                  <c:v>-1.092668</c:v>
                </c:pt>
                <c:pt idx="480">
                  <c:v>-1.0492079999999999</c:v>
                </c:pt>
                <c:pt idx="481">
                  <c:v>-1.017377</c:v>
                </c:pt>
                <c:pt idx="482">
                  <c:v>-0.98118899999999998</c:v>
                </c:pt>
                <c:pt idx="483">
                  <c:v>-0.94181000000000004</c:v>
                </c:pt>
                <c:pt idx="484">
                  <c:v>-0.89388699999999999</c:v>
                </c:pt>
                <c:pt idx="485">
                  <c:v>-0.83318199999999998</c:v>
                </c:pt>
                <c:pt idx="486">
                  <c:v>-0.76611899999999999</c:v>
                </c:pt>
                <c:pt idx="487">
                  <c:v>-0.69799100000000003</c:v>
                </c:pt>
                <c:pt idx="488">
                  <c:v>-0.62025399999999997</c:v>
                </c:pt>
                <c:pt idx="489">
                  <c:v>-0.53179500000000002</c:v>
                </c:pt>
                <c:pt idx="490">
                  <c:v>-0.43788899999999997</c:v>
                </c:pt>
                <c:pt idx="491">
                  <c:v>-0.334337</c:v>
                </c:pt>
                <c:pt idx="492">
                  <c:v>-0.22867299999999999</c:v>
                </c:pt>
                <c:pt idx="493">
                  <c:v>-0.126279</c:v>
                </c:pt>
                <c:pt idx="494">
                  <c:v>-3.2547E-2</c:v>
                </c:pt>
                <c:pt idx="495">
                  <c:v>4.8265000000000002E-2</c:v>
                </c:pt>
                <c:pt idx="496">
                  <c:v>0.11195099999999999</c:v>
                </c:pt>
                <c:pt idx="497">
                  <c:v>0.17566599999999999</c:v>
                </c:pt>
                <c:pt idx="498">
                  <c:v>0.25012600000000001</c:v>
                </c:pt>
                <c:pt idx="499">
                  <c:v>0.343862</c:v>
                </c:pt>
                <c:pt idx="500">
                  <c:v>0.44625100000000001</c:v>
                </c:pt>
                <c:pt idx="501">
                  <c:v>0.55299500000000001</c:v>
                </c:pt>
                <c:pt idx="502">
                  <c:v>0.66934499999999997</c:v>
                </c:pt>
                <c:pt idx="503">
                  <c:v>0.77382700000000004</c:v>
                </c:pt>
                <c:pt idx="504">
                  <c:v>0.85994400000000004</c:v>
                </c:pt>
                <c:pt idx="505">
                  <c:v>0.93873300000000004</c:v>
                </c:pt>
                <c:pt idx="506">
                  <c:v>1.041282</c:v>
                </c:pt>
                <c:pt idx="507">
                  <c:v>1.163097</c:v>
                </c:pt>
                <c:pt idx="508">
                  <c:v>1.285728</c:v>
                </c:pt>
                <c:pt idx="509">
                  <c:v>1.4007529999999999</c:v>
                </c:pt>
                <c:pt idx="510">
                  <c:v>1.5006619999999999</c:v>
                </c:pt>
                <c:pt idx="511">
                  <c:v>1.5516209999999999</c:v>
                </c:pt>
                <c:pt idx="512">
                  <c:v>1.5920449999999999</c:v>
                </c:pt>
                <c:pt idx="513">
                  <c:v>1.63462</c:v>
                </c:pt>
                <c:pt idx="514">
                  <c:v>1.6826179999999999</c:v>
                </c:pt>
                <c:pt idx="515">
                  <c:v>1.7360150000000001</c:v>
                </c:pt>
                <c:pt idx="516">
                  <c:v>1.7926800000000001</c:v>
                </c:pt>
                <c:pt idx="517">
                  <c:v>1.8388519999999999</c:v>
                </c:pt>
                <c:pt idx="518">
                  <c:v>1.875345</c:v>
                </c:pt>
                <c:pt idx="519">
                  <c:v>1.91797</c:v>
                </c:pt>
                <c:pt idx="520">
                  <c:v>1.993538</c:v>
                </c:pt>
                <c:pt idx="521">
                  <c:v>2.0259109999999998</c:v>
                </c:pt>
                <c:pt idx="522">
                  <c:v>2.0167310000000001</c:v>
                </c:pt>
                <c:pt idx="523">
                  <c:v>2.0273910000000002</c:v>
                </c:pt>
                <c:pt idx="524">
                  <c:v>2.0485730000000002</c:v>
                </c:pt>
                <c:pt idx="525">
                  <c:v>2.0623870000000002</c:v>
                </c:pt>
                <c:pt idx="526">
                  <c:v>2.0910769999999999</c:v>
                </c:pt>
                <c:pt idx="527">
                  <c:v>2.139983</c:v>
                </c:pt>
                <c:pt idx="528">
                  <c:v>2.1931729999999998</c:v>
                </c:pt>
                <c:pt idx="529">
                  <c:v>2.2591929999999998</c:v>
                </c:pt>
                <c:pt idx="530">
                  <c:v>2.286063</c:v>
                </c:pt>
                <c:pt idx="531">
                  <c:v>2.2744330000000001</c:v>
                </c:pt>
                <c:pt idx="532">
                  <c:v>2.2167750000000002</c:v>
                </c:pt>
                <c:pt idx="533">
                  <c:v>2.135472</c:v>
                </c:pt>
                <c:pt idx="534">
                  <c:v>2.062656</c:v>
                </c:pt>
                <c:pt idx="535">
                  <c:v>2.021814</c:v>
                </c:pt>
                <c:pt idx="536">
                  <c:v>2.0162</c:v>
                </c:pt>
                <c:pt idx="537">
                  <c:v>2.0203790000000001</c:v>
                </c:pt>
                <c:pt idx="538">
                  <c:v>1.992699</c:v>
                </c:pt>
                <c:pt idx="539">
                  <c:v>1.924458</c:v>
                </c:pt>
                <c:pt idx="540">
                  <c:v>1.834824</c:v>
                </c:pt>
                <c:pt idx="541">
                  <c:v>1.743125</c:v>
                </c:pt>
                <c:pt idx="542">
                  <c:v>1.6579680000000001</c:v>
                </c:pt>
                <c:pt idx="543">
                  <c:v>1.58138</c:v>
                </c:pt>
                <c:pt idx="544">
                  <c:v>1.516424</c:v>
                </c:pt>
                <c:pt idx="545">
                  <c:v>1.461069</c:v>
                </c:pt>
                <c:pt idx="546">
                  <c:v>1.4014869999999999</c:v>
                </c:pt>
                <c:pt idx="547">
                  <c:v>1.322792</c:v>
                </c:pt>
                <c:pt idx="548">
                  <c:v>1.2226109999999999</c:v>
                </c:pt>
                <c:pt idx="549">
                  <c:v>1.096606</c:v>
                </c:pt>
                <c:pt idx="550">
                  <c:v>0.96105200000000002</c:v>
                </c:pt>
                <c:pt idx="551">
                  <c:v>0.81925099999999995</c:v>
                </c:pt>
                <c:pt idx="552">
                  <c:v>0.67334499999999997</c:v>
                </c:pt>
                <c:pt idx="553">
                  <c:v>0.53386400000000001</c:v>
                </c:pt>
                <c:pt idx="554">
                  <c:v>0.39953899999999998</c:v>
                </c:pt>
                <c:pt idx="555">
                  <c:v>0.28536699999999998</c:v>
                </c:pt>
                <c:pt idx="556">
                  <c:v>0.19458800000000001</c:v>
                </c:pt>
                <c:pt idx="557">
                  <c:v>0.12520800000000001</c:v>
                </c:pt>
                <c:pt idx="558">
                  <c:v>6.8057000000000006E-2</c:v>
                </c:pt>
                <c:pt idx="559">
                  <c:v>5.8500000000000002E-4</c:v>
                </c:pt>
                <c:pt idx="560">
                  <c:v>-8.5360000000000005E-2</c:v>
                </c:pt>
                <c:pt idx="561">
                  <c:v>-0.179145</c:v>
                </c:pt>
                <c:pt idx="562">
                  <c:v>-0.28053299999999998</c:v>
                </c:pt>
                <c:pt idx="563">
                  <c:v>-0.39563900000000002</c:v>
                </c:pt>
                <c:pt idx="564">
                  <c:v>-0.52435699999999996</c:v>
                </c:pt>
                <c:pt idx="565">
                  <c:v>-0.66049800000000003</c:v>
                </c:pt>
                <c:pt idx="566">
                  <c:v>-0.80019200000000001</c:v>
                </c:pt>
                <c:pt idx="567">
                  <c:v>-0.93380399999999997</c:v>
                </c:pt>
                <c:pt idx="568">
                  <c:v>-1.059302</c:v>
                </c:pt>
                <c:pt idx="569">
                  <c:v>-1.1699980000000001</c:v>
                </c:pt>
                <c:pt idx="570">
                  <c:v>-1.2655940000000001</c:v>
                </c:pt>
                <c:pt idx="571">
                  <c:v>-1.3381479999999999</c:v>
                </c:pt>
                <c:pt idx="572">
                  <c:v>-1.398217</c:v>
                </c:pt>
                <c:pt idx="573">
                  <c:v>-1.448388</c:v>
                </c:pt>
                <c:pt idx="574">
                  <c:v>-1.5095970000000001</c:v>
                </c:pt>
                <c:pt idx="575">
                  <c:v>-1.576665</c:v>
                </c:pt>
                <c:pt idx="576">
                  <c:v>-1.6251279999999999</c:v>
                </c:pt>
                <c:pt idx="577">
                  <c:v>-1.6678329999999999</c:v>
                </c:pt>
                <c:pt idx="578">
                  <c:v>-1.7257910000000001</c:v>
                </c:pt>
                <c:pt idx="579">
                  <c:v>-1.7899719999999999</c:v>
                </c:pt>
                <c:pt idx="580">
                  <c:v>-1.850703</c:v>
                </c:pt>
                <c:pt idx="581">
                  <c:v>-1.8940669999999999</c:v>
                </c:pt>
                <c:pt idx="582">
                  <c:v>-1.911311</c:v>
                </c:pt>
                <c:pt idx="583">
                  <c:v>-1.9064399999999999</c:v>
                </c:pt>
                <c:pt idx="584">
                  <c:v>-1.878816</c:v>
                </c:pt>
                <c:pt idx="585">
                  <c:v>-1.8457159999999999</c:v>
                </c:pt>
                <c:pt idx="586">
                  <c:v>-1.8479270000000001</c:v>
                </c:pt>
                <c:pt idx="587">
                  <c:v>-1.8582099999999999</c:v>
                </c:pt>
                <c:pt idx="588">
                  <c:v>-1.882401</c:v>
                </c:pt>
                <c:pt idx="589">
                  <c:v>-1.925602</c:v>
                </c:pt>
                <c:pt idx="590">
                  <c:v>-1.961522</c:v>
                </c:pt>
                <c:pt idx="591">
                  <c:v>-1.997012</c:v>
                </c:pt>
                <c:pt idx="592">
                  <c:v>-2.028492</c:v>
                </c:pt>
                <c:pt idx="593">
                  <c:v>-2.0211920000000001</c:v>
                </c:pt>
                <c:pt idx="594">
                  <c:v>-1.9881070000000001</c:v>
                </c:pt>
                <c:pt idx="595">
                  <c:v>-1.9560709999999999</c:v>
                </c:pt>
                <c:pt idx="596">
                  <c:v>-1.9389270000000001</c:v>
                </c:pt>
                <c:pt idx="597">
                  <c:v>-1.925038</c:v>
                </c:pt>
                <c:pt idx="598">
                  <c:v>-1.905883</c:v>
                </c:pt>
                <c:pt idx="599">
                  <c:v>-1.870682</c:v>
                </c:pt>
                <c:pt idx="600">
                  <c:v>-1.8087200000000001</c:v>
                </c:pt>
                <c:pt idx="601">
                  <c:v>-1.7328520000000001</c:v>
                </c:pt>
                <c:pt idx="602">
                  <c:v>-1.6431770000000001</c:v>
                </c:pt>
                <c:pt idx="603">
                  <c:v>-1.5525549999999999</c:v>
                </c:pt>
                <c:pt idx="604">
                  <c:v>-1.45774</c:v>
                </c:pt>
                <c:pt idx="605">
                  <c:v>-1.373529</c:v>
                </c:pt>
                <c:pt idx="606">
                  <c:v>-1.299901</c:v>
                </c:pt>
                <c:pt idx="607">
                  <c:v>-1.2422139999999999</c:v>
                </c:pt>
                <c:pt idx="608">
                  <c:v>-1.200458</c:v>
                </c:pt>
                <c:pt idx="609">
                  <c:v>-1.177837</c:v>
                </c:pt>
                <c:pt idx="610">
                  <c:v>-1.1595610000000001</c:v>
                </c:pt>
                <c:pt idx="611">
                  <c:v>-1.138191</c:v>
                </c:pt>
                <c:pt idx="612">
                  <c:v>-1.095545</c:v>
                </c:pt>
                <c:pt idx="613">
                  <c:v>-1.024167</c:v>
                </c:pt>
                <c:pt idx="614">
                  <c:v>-0.93462199999999995</c:v>
                </c:pt>
                <c:pt idx="615">
                  <c:v>-0.83965800000000002</c:v>
                </c:pt>
                <c:pt idx="616">
                  <c:v>-0.74684200000000001</c:v>
                </c:pt>
                <c:pt idx="617">
                  <c:v>-0.66151199999999999</c:v>
                </c:pt>
                <c:pt idx="618">
                  <c:v>-0.57833900000000005</c:v>
                </c:pt>
                <c:pt idx="619">
                  <c:v>-0.48138399999999998</c:v>
                </c:pt>
                <c:pt idx="620">
                  <c:v>-0.36208000000000001</c:v>
                </c:pt>
                <c:pt idx="621">
                  <c:v>-0.22792299999999999</c:v>
                </c:pt>
                <c:pt idx="622">
                  <c:v>-8.5266999999999996E-2</c:v>
                </c:pt>
                <c:pt idx="623">
                  <c:v>4.8859E-2</c:v>
                </c:pt>
                <c:pt idx="624">
                  <c:v>0.1671</c:v>
                </c:pt>
                <c:pt idx="625">
                  <c:v>0.264067</c:v>
                </c:pt>
                <c:pt idx="626">
                  <c:v>0.348271</c:v>
                </c:pt>
                <c:pt idx="627">
                  <c:v>0.42511599999999999</c:v>
                </c:pt>
                <c:pt idx="628">
                  <c:v>0.49981599999999998</c:v>
                </c:pt>
                <c:pt idx="629">
                  <c:v>0.57771600000000001</c:v>
                </c:pt>
                <c:pt idx="630">
                  <c:v>0.669377</c:v>
                </c:pt>
                <c:pt idx="631">
                  <c:v>0.76937199999999994</c:v>
                </c:pt>
                <c:pt idx="632">
                  <c:v>0.874579</c:v>
                </c:pt>
                <c:pt idx="633">
                  <c:v>0.97246699999999997</c:v>
                </c:pt>
                <c:pt idx="634">
                  <c:v>1.0579529999999999</c:v>
                </c:pt>
                <c:pt idx="635">
                  <c:v>1.1383179999999999</c:v>
                </c:pt>
                <c:pt idx="636">
                  <c:v>1.2132350000000001</c:v>
                </c:pt>
                <c:pt idx="637">
                  <c:v>1.269811</c:v>
                </c:pt>
                <c:pt idx="638">
                  <c:v>1.3519570000000001</c:v>
                </c:pt>
                <c:pt idx="639">
                  <c:v>1.462825</c:v>
                </c:pt>
                <c:pt idx="640">
                  <c:v>1.5831299999999999</c:v>
                </c:pt>
                <c:pt idx="641">
                  <c:v>1.70543</c:v>
                </c:pt>
                <c:pt idx="642">
                  <c:v>1.7883519999999999</c:v>
                </c:pt>
                <c:pt idx="643">
                  <c:v>1.8246249999999999</c:v>
                </c:pt>
                <c:pt idx="644">
                  <c:v>1.8567769999999999</c:v>
                </c:pt>
                <c:pt idx="645">
                  <c:v>1.9071180000000001</c:v>
                </c:pt>
                <c:pt idx="646">
                  <c:v>1.970194</c:v>
                </c:pt>
                <c:pt idx="647">
                  <c:v>2.0524179999999999</c:v>
                </c:pt>
                <c:pt idx="648">
                  <c:v>2.141092</c:v>
                </c:pt>
                <c:pt idx="649">
                  <c:v>2.2245569999999999</c:v>
                </c:pt>
                <c:pt idx="650">
                  <c:v>2.3048129999999998</c:v>
                </c:pt>
                <c:pt idx="651">
                  <c:v>2.369011</c:v>
                </c:pt>
                <c:pt idx="652">
                  <c:v>2.4096920000000002</c:v>
                </c:pt>
                <c:pt idx="653">
                  <c:v>2.4267880000000002</c:v>
                </c:pt>
                <c:pt idx="654">
                  <c:v>2.4129770000000001</c:v>
                </c:pt>
                <c:pt idx="655">
                  <c:v>2.376792</c:v>
                </c:pt>
                <c:pt idx="656">
                  <c:v>2.3437220000000001</c:v>
                </c:pt>
                <c:pt idx="657">
                  <c:v>2.3297129999999999</c:v>
                </c:pt>
                <c:pt idx="658">
                  <c:v>2.3210250000000001</c:v>
                </c:pt>
                <c:pt idx="659">
                  <c:v>2.3017059999999998</c:v>
                </c:pt>
                <c:pt idx="660">
                  <c:v>2.275887</c:v>
                </c:pt>
                <c:pt idx="661">
                  <c:v>2.2149269999999999</c:v>
                </c:pt>
                <c:pt idx="662">
                  <c:v>2.119961</c:v>
                </c:pt>
                <c:pt idx="663">
                  <c:v>1.988737</c:v>
                </c:pt>
                <c:pt idx="664">
                  <c:v>1.844668</c:v>
                </c:pt>
                <c:pt idx="665">
                  <c:v>1.697379</c:v>
                </c:pt>
                <c:pt idx="666">
                  <c:v>1.5682320000000001</c:v>
                </c:pt>
                <c:pt idx="667">
                  <c:v>1.470002</c:v>
                </c:pt>
                <c:pt idx="668">
                  <c:v>1.395203</c:v>
                </c:pt>
                <c:pt idx="669">
                  <c:v>1.3345560000000001</c:v>
                </c:pt>
                <c:pt idx="670">
                  <c:v>1.283846</c:v>
                </c:pt>
                <c:pt idx="671">
                  <c:v>1.2021269999999999</c:v>
                </c:pt>
                <c:pt idx="672">
                  <c:v>1.0870139999999999</c:v>
                </c:pt>
                <c:pt idx="673">
                  <c:v>0.94937800000000006</c:v>
                </c:pt>
                <c:pt idx="674">
                  <c:v>0.79992600000000003</c:v>
                </c:pt>
                <c:pt idx="675">
                  <c:v>0.64930299999999996</c:v>
                </c:pt>
                <c:pt idx="676">
                  <c:v>0.510544</c:v>
                </c:pt>
                <c:pt idx="677">
                  <c:v>0.38488800000000001</c:v>
                </c:pt>
                <c:pt idx="678">
                  <c:v>0.27646900000000002</c:v>
                </c:pt>
                <c:pt idx="679">
                  <c:v>0.175369</c:v>
                </c:pt>
                <c:pt idx="680">
                  <c:v>7.4041999999999997E-2</c:v>
                </c:pt>
                <c:pt idx="681">
                  <c:v>-3.3940999999999999E-2</c:v>
                </c:pt>
                <c:pt idx="682">
                  <c:v>-0.15709500000000001</c:v>
                </c:pt>
                <c:pt idx="683">
                  <c:v>-0.297095</c:v>
                </c:pt>
                <c:pt idx="684">
                  <c:v>-0.471723</c:v>
                </c:pt>
                <c:pt idx="685">
                  <c:v>-0.67708000000000002</c:v>
                </c:pt>
                <c:pt idx="686">
                  <c:v>-0.87949699999999997</c:v>
                </c:pt>
                <c:pt idx="687">
                  <c:v>-1.0300530000000001</c:v>
                </c:pt>
                <c:pt idx="688">
                  <c:v>-1.1711990000000001</c:v>
                </c:pt>
                <c:pt idx="689">
                  <c:v>-1.3163959999999999</c:v>
                </c:pt>
                <c:pt idx="690">
                  <c:v>-1.409991</c:v>
                </c:pt>
                <c:pt idx="691">
                  <c:v>-1.483322</c:v>
                </c:pt>
                <c:pt idx="692">
                  <c:v>-1.5408599999999999</c:v>
                </c:pt>
                <c:pt idx="693">
                  <c:v>-1.585928</c:v>
                </c:pt>
                <c:pt idx="694">
                  <c:v>-1.652525</c:v>
                </c:pt>
                <c:pt idx="695">
                  <c:v>-1.731671</c:v>
                </c:pt>
                <c:pt idx="696">
                  <c:v>-1.7868120000000001</c:v>
                </c:pt>
                <c:pt idx="697">
                  <c:v>-1.80111</c:v>
                </c:pt>
                <c:pt idx="698">
                  <c:v>-1.7694019999999999</c:v>
                </c:pt>
                <c:pt idx="699">
                  <c:v>-1.7251540000000001</c:v>
                </c:pt>
                <c:pt idx="700">
                  <c:v>-1.7046570000000001</c:v>
                </c:pt>
                <c:pt idx="701">
                  <c:v>-1.7034899999999999</c:v>
                </c:pt>
                <c:pt idx="702">
                  <c:v>-1.7163330000000001</c:v>
                </c:pt>
                <c:pt idx="703">
                  <c:v>-1.749571</c:v>
                </c:pt>
                <c:pt idx="704">
                  <c:v>-1.7902530000000001</c:v>
                </c:pt>
                <c:pt idx="705">
                  <c:v>-1.812729</c:v>
                </c:pt>
                <c:pt idx="706">
                  <c:v>-1.8244739999999999</c:v>
                </c:pt>
                <c:pt idx="707">
                  <c:v>-1.821088</c:v>
                </c:pt>
                <c:pt idx="708">
                  <c:v>-1.781798</c:v>
                </c:pt>
                <c:pt idx="709">
                  <c:v>-1.7787820000000001</c:v>
                </c:pt>
                <c:pt idx="710">
                  <c:v>-1.8023370000000001</c:v>
                </c:pt>
                <c:pt idx="711">
                  <c:v>-1.831334</c:v>
                </c:pt>
                <c:pt idx="712">
                  <c:v>-1.860249</c:v>
                </c:pt>
                <c:pt idx="713">
                  <c:v>-1.878185</c:v>
                </c:pt>
                <c:pt idx="714">
                  <c:v>-1.8723240000000001</c:v>
                </c:pt>
                <c:pt idx="715">
                  <c:v>-1.8461970000000001</c:v>
                </c:pt>
                <c:pt idx="716">
                  <c:v>-1.81386</c:v>
                </c:pt>
                <c:pt idx="717">
                  <c:v>-1.791334</c:v>
                </c:pt>
                <c:pt idx="718">
                  <c:v>-1.7980020000000001</c:v>
                </c:pt>
                <c:pt idx="719">
                  <c:v>-1.811231</c:v>
                </c:pt>
                <c:pt idx="720">
                  <c:v>-1.8308489999999999</c:v>
                </c:pt>
                <c:pt idx="721">
                  <c:v>-1.8428</c:v>
                </c:pt>
                <c:pt idx="722">
                  <c:v>-1.8417399999999999</c:v>
                </c:pt>
                <c:pt idx="723">
                  <c:v>-1.8331850000000001</c:v>
                </c:pt>
                <c:pt idx="724">
                  <c:v>-1.819456</c:v>
                </c:pt>
                <c:pt idx="725">
                  <c:v>-1.787628</c:v>
                </c:pt>
                <c:pt idx="726">
                  <c:v>-1.726928</c:v>
                </c:pt>
                <c:pt idx="727">
                  <c:v>-1.6480109999999999</c:v>
                </c:pt>
                <c:pt idx="728">
                  <c:v>-1.5733630000000001</c:v>
                </c:pt>
                <c:pt idx="729">
                  <c:v>-1.513719</c:v>
                </c:pt>
                <c:pt idx="730">
                  <c:v>-1.4658089999999999</c:v>
                </c:pt>
                <c:pt idx="731">
                  <c:v>-1.4199379999999999</c:v>
                </c:pt>
                <c:pt idx="732">
                  <c:v>-1.373991</c:v>
                </c:pt>
                <c:pt idx="733">
                  <c:v>-1.333385</c:v>
                </c:pt>
                <c:pt idx="734">
                  <c:v>-1.2928379999999999</c:v>
                </c:pt>
                <c:pt idx="735">
                  <c:v>-1.234192</c:v>
                </c:pt>
                <c:pt idx="736">
                  <c:v>-1.1595599999999999</c:v>
                </c:pt>
                <c:pt idx="737">
                  <c:v>-1.0615000000000001</c:v>
                </c:pt>
                <c:pt idx="738">
                  <c:v>-0.94955299999999998</c:v>
                </c:pt>
                <c:pt idx="739">
                  <c:v>-0.82477400000000001</c:v>
                </c:pt>
                <c:pt idx="740">
                  <c:v>-0.68721900000000002</c:v>
                </c:pt>
                <c:pt idx="741">
                  <c:v>-0.54755699999999996</c:v>
                </c:pt>
                <c:pt idx="742">
                  <c:v>-0.411078</c:v>
                </c:pt>
                <c:pt idx="743">
                  <c:v>-0.283078</c:v>
                </c:pt>
                <c:pt idx="744">
                  <c:v>-0.161438</c:v>
                </c:pt>
                <c:pt idx="745">
                  <c:v>-4.0929E-2</c:v>
                </c:pt>
                <c:pt idx="746">
                  <c:v>7.7334E-2</c:v>
                </c:pt>
                <c:pt idx="747">
                  <c:v>0.21143799999999999</c:v>
                </c:pt>
                <c:pt idx="748">
                  <c:v>0.361375</c:v>
                </c:pt>
                <c:pt idx="749">
                  <c:v>0.50708600000000004</c:v>
                </c:pt>
                <c:pt idx="750">
                  <c:v>0.62315799999999999</c:v>
                </c:pt>
                <c:pt idx="751">
                  <c:v>0.69272599999999995</c:v>
                </c:pt>
                <c:pt idx="752">
                  <c:v>0.73148199999999997</c:v>
                </c:pt>
                <c:pt idx="753">
                  <c:v>0.75617500000000004</c:v>
                </c:pt>
                <c:pt idx="754">
                  <c:v>0.77005900000000005</c:v>
                </c:pt>
                <c:pt idx="755">
                  <c:v>0.79555799999999999</c:v>
                </c:pt>
                <c:pt idx="756">
                  <c:v>0.84441999999999995</c:v>
                </c:pt>
                <c:pt idx="757">
                  <c:v>0.91462299999999996</c:v>
                </c:pt>
                <c:pt idx="758">
                  <c:v>0.99238800000000005</c:v>
                </c:pt>
                <c:pt idx="759">
                  <c:v>1.086184</c:v>
                </c:pt>
                <c:pt idx="760">
                  <c:v>1.1821459999999999</c:v>
                </c:pt>
                <c:pt idx="761">
                  <c:v>1.2696639999999999</c:v>
                </c:pt>
                <c:pt idx="762">
                  <c:v>1.335915</c:v>
                </c:pt>
                <c:pt idx="763">
                  <c:v>1.3798269999999999</c:v>
                </c:pt>
                <c:pt idx="764">
                  <c:v>1.414167</c:v>
                </c:pt>
                <c:pt idx="765">
                  <c:v>1.4493450000000001</c:v>
                </c:pt>
                <c:pt idx="766">
                  <c:v>1.499161</c:v>
                </c:pt>
                <c:pt idx="767">
                  <c:v>1.5851850000000001</c:v>
                </c:pt>
                <c:pt idx="768">
                  <c:v>1.682164</c:v>
                </c:pt>
                <c:pt idx="769">
                  <c:v>1.7644569999999999</c:v>
                </c:pt>
                <c:pt idx="770">
                  <c:v>1.836047</c:v>
                </c:pt>
                <c:pt idx="771">
                  <c:v>1.8669549999999999</c:v>
                </c:pt>
                <c:pt idx="772">
                  <c:v>1.858304</c:v>
                </c:pt>
                <c:pt idx="773">
                  <c:v>1.847445</c:v>
                </c:pt>
                <c:pt idx="774">
                  <c:v>1.850654</c:v>
                </c:pt>
                <c:pt idx="775">
                  <c:v>1.8648420000000001</c:v>
                </c:pt>
                <c:pt idx="776">
                  <c:v>1.8951</c:v>
                </c:pt>
                <c:pt idx="777">
                  <c:v>1.919899</c:v>
                </c:pt>
                <c:pt idx="778">
                  <c:v>1.944674</c:v>
                </c:pt>
                <c:pt idx="779">
                  <c:v>2.013274</c:v>
                </c:pt>
                <c:pt idx="780">
                  <c:v>2.1224180000000001</c:v>
                </c:pt>
                <c:pt idx="781">
                  <c:v>2.2293590000000001</c:v>
                </c:pt>
                <c:pt idx="782">
                  <c:v>2.2848310000000001</c:v>
                </c:pt>
                <c:pt idx="783">
                  <c:v>2.298505</c:v>
                </c:pt>
                <c:pt idx="784">
                  <c:v>2.305895</c:v>
                </c:pt>
                <c:pt idx="785">
                  <c:v>2.319912</c:v>
                </c:pt>
                <c:pt idx="786">
                  <c:v>2.3394370000000002</c:v>
                </c:pt>
                <c:pt idx="787">
                  <c:v>2.335604</c:v>
                </c:pt>
                <c:pt idx="788">
                  <c:v>2.299525</c:v>
                </c:pt>
                <c:pt idx="789">
                  <c:v>2.21719</c:v>
                </c:pt>
                <c:pt idx="790">
                  <c:v>2.081413</c:v>
                </c:pt>
                <c:pt idx="791">
                  <c:v>1.922186</c:v>
                </c:pt>
                <c:pt idx="792">
                  <c:v>1.767326</c:v>
                </c:pt>
                <c:pt idx="793">
                  <c:v>1.640382</c:v>
                </c:pt>
                <c:pt idx="794">
                  <c:v>1.546713</c:v>
                </c:pt>
                <c:pt idx="795">
                  <c:v>1.4690510000000001</c:v>
                </c:pt>
                <c:pt idx="796">
                  <c:v>1.393378</c:v>
                </c:pt>
                <c:pt idx="797">
                  <c:v>1.3239529999999999</c:v>
                </c:pt>
                <c:pt idx="798">
                  <c:v>1.267198</c:v>
                </c:pt>
                <c:pt idx="799">
                  <c:v>1.2222010000000001</c:v>
                </c:pt>
                <c:pt idx="800">
                  <c:v>1.183702</c:v>
                </c:pt>
                <c:pt idx="801">
                  <c:v>1.153751</c:v>
                </c:pt>
                <c:pt idx="802">
                  <c:v>1.1140840000000001</c:v>
                </c:pt>
                <c:pt idx="803">
                  <c:v>1.070012</c:v>
                </c:pt>
                <c:pt idx="804">
                  <c:v>1.021679</c:v>
                </c:pt>
                <c:pt idx="805">
                  <c:v>0.96064300000000002</c:v>
                </c:pt>
                <c:pt idx="806">
                  <c:v>0.881772</c:v>
                </c:pt>
                <c:pt idx="807">
                  <c:v>0.78395999999999999</c:v>
                </c:pt>
                <c:pt idx="808">
                  <c:v>0.65842999999999996</c:v>
                </c:pt>
                <c:pt idx="809">
                  <c:v>0.51873100000000005</c:v>
                </c:pt>
                <c:pt idx="810">
                  <c:v>0.37773899999999999</c:v>
                </c:pt>
                <c:pt idx="811">
                  <c:v>0.24411099999999999</c:v>
                </c:pt>
                <c:pt idx="812">
                  <c:v>0.11264399999999999</c:v>
                </c:pt>
                <c:pt idx="813">
                  <c:v>-2.0879999999999999E-2</c:v>
                </c:pt>
                <c:pt idx="814">
                  <c:v>-0.14881800000000001</c:v>
                </c:pt>
                <c:pt idx="815">
                  <c:v>-0.26900800000000002</c:v>
                </c:pt>
                <c:pt idx="816">
                  <c:v>-0.38805499999999998</c:v>
                </c:pt>
                <c:pt idx="817">
                  <c:v>-0.51464500000000002</c:v>
                </c:pt>
                <c:pt idx="818">
                  <c:v>-0.63273299999999999</c:v>
                </c:pt>
                <c:pt idx="819">
                  <c:v>-0.75727999999999995</c:v>
                </c:pt>
                <c:pt idx="820">
                  <c:v>-0.87669399999999997</c:v>
                </c:pt>
                <c:pt idx="821">
                  <c:v>-0.972854</c:v>
                </c:pt>
                <c:pt idx="822">
                  <c:v>-1.0648409999999999</c:v>
                </c:pt>
                <c:pt idx="823">
                  <c:v>-1.1513659999999999</c:v>
                </c:pt>
                <c:pt idx="824">
                  <c:v>-1.209935</c:v>
                </c:pt>
                <c:pt idx="825">
                  <c:v>-1.2547140000000001</c:v>
                </c:pt>
                <c:pt idx="826">
                  <c:v>-1.3040579999999999</c:v>
                </c:pt>
                <c:pt idx="827">
                  <c:v>-1.3619699999999999</c:v>
                </c:pt>
                <c:pt idx="828">
                  <c:v>-1.417635</c:v>
                </c:pt>
                <c:pt idx="829">
                  <c:v>-1.4635309999999999</c:v>
                </c:pt>
                <c:pt idx="830">
                  <c:v>-1.5018400000000001</c:v>
                </c:pt>
                <c:pt idx="831">
                  <c:v>-1.5304850000000001</c:v>
                </c:pt>
                <c:pt idx="832">
                  <c:v>-1.548381</c:v>
                </c:pt>
                <c:pt idx="833">
                  <c:v>-1.5554650000000001</c:v>
                </c:pt>
                <c:pt idx="834">
                  <c:v>-1.5710809999999999</c:v>
                </c:pt>
                <c:pt idx="835">
                  <c:v>-1.6283970000000001</c:v>
                </c:pt>
                <c:pt idx="836">
                  <c:v>-1.709435</c:v>
                </c:pt>
                <c:pt idx="837">
                  <c:v>-1.80671</c:v>
                </c:pt>
                <c:pt idx="838">
                  <c:v>-1.9148449999999999</c:v>
                </c:pt>
                <c:pt idx="839">
                  <c:v>-2.0326849999999999</c:v>
                </c:pt>
                <c:pt idx="840">
                  <c:v>-2.1441620000000001</c:v>
                </c:pt>
                <c:pt idx="841">
                  <c:v>-2.2171959999999999</c:v>
                </c:pt>
                <c:pt idx="842">
                  <c:v>-2.248739</c:v>
                </c:pt>
                <c:pt idx="843">
                  <c:v>-2.271909</c:v>
                </c:pt>
                <c:pt idx="844">
                  <c:v>-2.2864819999999999</c:v>
                </c:pt>
                <c:pt idx="845">
                  <c:v>-2.3081230000000001</c:v>
                </c:pt>
                <c:pt idx="846">
                  <c:v>-2.3482500000000002</c:v>
                </c:pt>
                <c:pt idx="847">
                  <c:v>-2.4029150000000001</c:v>
                </c:pt>
                <c:pt idx="848">
                  <c:v>-2.4714809999999998</c:v>
                </c:pt>
                <c:pt idx="849">
                  <c:v>-2.5209649999999999</c:v>
                </c:pt>
                <c:pt idx="850">
                  <c:v>-2.5502940000000001</c:v>
                </c:pt>
                <c:pt idx="851">
                  <c:v>-2.5509590000000002</c:v>
                </c:pt>
                <c:pt idx="852">
                  <c:v>-2.4954420000000002</c:v>
                </c:pt>
                <c:pt idx="853">
                  <c:v>-2.4303270000000001</c:v>
                </c:pt>
                <c:pt idx="854">
                  <c:v>-2.3259599999999998</c:v>
                </c:pt>
                <c:pt idx="855">
                  <c:v>-2.226753</c:v>
                </c:pt>
                <c:pt idx="856">
                  <c:v>-2.1084849999999999</c:v>
                </c:pt>
                <c:pt idx="857">
                  <c:v>-1.995595</c:v>
                </c:pt>
                <c:pt idx="858">
                  <c:v>-1.8889229999999999</c:v>
                </c:pt>
                <c:pt idx="859">
                  <c:v>-1.780046</c:v>
                </c:pt>
                <c:pt idx="860">
                  <c:v>-1.672159</c:v>
                </c:pt>
                <c:pt idx="861">
                  <c:v>-1.5663180000000001</c:v>
                </c:pt>
                <c:pt idx="862">
                  <c:v>-1.466777</c:v>
                </c:pt>
                <c:pt idx="863">
                  <c:v>-1.3587089999999999</c:v>
                </c:pt>
                <c:pt idx="864">
                  <c:v>-1.2433689999999999</c:v>
                </c:pt>
                <c:pt idx="865">
                  <c:v>-1.131516</c:v>
                </c:pt>
                <c:pt idx="866">
                  <c:v>-1.0250170000000001</c:v>
                </c:pt>
                <c:pt idx="867">
                  <c:v>-0.91631499999999999</c:v>
                </c:pt>
                <c:pt idx="868">
                  <c:v>-0.79589399999999999</c:v>
                </c:pt>
                <c:pt idx="869">
                  <c:v>-0.67028600000000005</c:v>
                </c:pt>
                <c:pt idx="870">
                  <c:v>-0.53615000000000002</c:v>
                </c:pt>
                <c:pt idx="871">
                  <c:v>-0.40082200000000001</c:v>
                </c:pt>
                <c:pt idx="872">
                  <c:v>-0.28379900000000002</c:v>
                </c:pt>
                <c:pt idx="873">
                  <c:v>-0.18171000000000001</c:v>
                </c:pt>
                <c:pt idx="874">
                  <c:v>-7.2900999999999994E-2</c:v>
                </c:pt>
                <c:pt idx="875">
                  <c:v>4.1549000000000003E-2</c:v>
                </c:pt>
                <c:pt idx="876">
                  <c:v>0.15071999999999999</c:v>
                </c:pt>
                <c:pt idx="877">
                  <c:v>0.24271699999999999</c:v>
                </c:pt>
                <c:pt idx="878">
                  <c:v>0.32714300000000002</c:v>
                </c:pt>
                <c:pt idx="879">
                  <c:v>0.41372799999999998</c:v>
                </c:pt>
                <c:pt idx="880">
                  <c:v>0.48845499999999997</c:v>
                </c:pt>
                <c:pt idx="881">
                  <c:v>0.56829499999999999</c:v>
                </c:pt>
                <c:pt idx="882">
                  <c:v>0.63952399999999998</c:v>
                </c:pt>
                <c:pt idx="883">
                  <c:v>0.69247099999999995</c:v>
                </c:pt>
                <c:pt idx="884">
                  <c:v>0.712229</c:v>
                </c:pt>
                <c:pt idx="885">
                  <c:v>0.71929799999999999</c:v>
                </c:pt>
                <c:pt idx="886">
                  <c:v>0.72462300000000002</c:v>
                </c:pt>
                <c:pt idx="887">
                  <c:v>0.71525000000000005</c:v>
                </c:pt>
                <c:pt idx="888">
                  <c:v>0.69214500000000001</c:v>
                </c:pt>
                <c:pt idx="889">
                  <c:v>0.66021399999999997</c:v>
                </c:pt>
                <c:pt idx="890">
                  <c:v>0.64617800000000003</c:v>
                </c:pt>
                <c:pt idx="891">
                  <c:v>0.66847100000000004</c:v>
                </c:pt>
                <c:pt idx="892">
                  <c:v>0.71543699999999999</c:v>
                </c:pt>
                <c:pt idx="893">
                  <c:v>0.784972</c:v>
                </c:pt>
                <c:pt idx="894">
                  <c:v>0.86837200000000003</c:v>
                </c:pt>
                <c:pt idx="895">
                  <c:v>0.94737400000000005</c:v>
                </c:pt>
                <c:pt idx="896">
                  <c:v>1.0091140000000001</c:v>
                </c:pt>
                <c:pt idx="897">
                  <c:v>1.0664819999999999</c:v>
                </c:pt>
                <c:pt idx="898">
                  <c:v>1.127129</c:v>
                </c:pt>
                <c:pt idx="899">
                  <c:v>1.1934990000000001</c:v>
                </c:pt>
                <c:pt idx="900">
                  <c:v>1.264731</c:v>
                </c:pt>
                <c:pt idx="901">
                  <c:v>1.3447560000000001</c:v>
                </c:pt>
                <c:pt idx="902">
                  <c:v>1.4247339999999999</c:v>
                </c:pt>
                <c:pt idx="903">
                  <c:v>1.522068</c:v>
                </c:pt>
                <c:pt idx="904">
                  <c:v>1.625051</c:v>
                </c:pt>
                <c:pt idx="905">
                  <c:v>1.7045060000000001</c:v>
                </c:pt>
                <c:pt idx="906">
                  <c:v>1.774637</c:v>
                </c:pt>
                <c:pt idx="907">
                  <c:v>1.809124</c:v>
                </c:pt>
                <c:pt idx="908">
                  <c:v>1.869292</c:v>
                </c:pt>
                <c:pt idx="909">
                  <c:v>1.941006</c:v>
                </c:pt>
                <c:pt idx="910">
                  <c:v>2.033893</c:v>
                </c:pt>
                <c:pt idx="911">
                  <c:v>2.1491829999999998</c:v>
                </c:pt>
                <c:pt idx="912">
                  <c:v>2.2599999999999998</c:v>
                </c:pt>
                <c:pt idx="913">
                  <c:v>2.3321839999999998</c:v>
                </c:pt>
                <c:pt idx="914">
                  <c:v>2.3453050000000002</c:v>
                </c:pt>
                <c:pt idx="915">
                  <c:v>2.3220900000000002</c:v>
                </c:pt>
                <c:pt idx="916">
                  <c:v>2.3186789999999999</c:v>
                </c:pt>
                <c:pt idx="917">
                  <c:v>2.3317260000000002</c:v>
                </c:pt>
                <c:pt idx="918">
                  <c:v>2.307769</c:v>
                </c:pt>
                <c:pt idx="919">
                  <c:v>2.2770959999999998</c:v>
                </c:pt>
                <c:pt idx="920">
                  <c:v>2.236853</c:v>
                </c:pt>
                <c:pt idx="921">
                  <c:v>2.2075420000000001</c:v>
                </c:pt>
                <c:pt idx="922">
                  <c:v>2.194461</c:v>
                </c:pt>
                <c:pt idx="923">
                  <c:v>2.1747879999999999</c:v>
                </c:pt>
                <c:pt idx="924">
                  <c:v>2.1332840000000002</c:v>
                </c:pt>
                <c:pt idx="925">
                  <c:v>2.0796779999999999</c:v>
                </c:pt>
                <c:pt idx="926">
                  <c:v>2.0142159999999998</c:v>
                </c:pt>
                <c:pt idx="927">
                  <c:v>1.955114</c:v>
                </c:pt>
                <c:pt idx="928">
                  <c:v>1.899125</c:v>
                </c:pt>
                <c:pt idx="929">
                  <c:v>1.8409610000000001</c:v>
                </c:pt>
                <c:pt idx="930">
                  <c:v>1.782864</c:v>
                </c:pt>
                <c:pt idx="931">
                  <c:v>1.7291650000000001</c:v>
                </c:pt>
                <c:pt idx="932">
                  <c:v>1.676625</c:v>
                </c:pt>
                <c:pt idx="933">
                  <c:v>1.620908</c:v>
                </c:pt>
                <c:pt idx="934">
                  <c:v>1.5556179999999999</c:v>
                </c:pt>
                <c:pt idx="935">
                  <c:v>1.4786889999999999</c:v>
                </c:pt>
                <c:pt idx="936">
                  <c:v>1.392304</c:v>
                </c:pt>
                <c:pt idx="937">
                  <c:v>1.296486</c:v>
                </c:pt>
                <c:pt idx="938">
                  <c:v>1.1955169999999999</c:v>
                </c:pt>
                <c:pt idx="939">
                  <c:v>1.08483</c:v>
                </c:pt>
                <c:pt idx="940">
                  <c:v>0.97810799999999998</c:v>
                </c:pt>
                <c:pt idx="941">
                  <c:v>0.85866500000000001</c:v>
                </c:pt>
                <c:pt idx="942">
                  <c:v>0.71896899999999997</c:v>
                </c:pt>
                <c:pt idx="943">
                  <c:v>0.58122700000000005</c:v>
                </c:pt>
                <c:pt idx="944">
                  <c:v>0.44351800000000002</c:v>
                </c:pt>
                <c:pt idx="945">
                  <c:v>0.302813</c:v>
                </c:pt>
                <c:pt idx="946">
                  <c:v>0.16758000000000001</c:v>
                </c:pt>
                <c:pt idx="947">
                  <c:v>3.7682E-2</c:v>
                </c:pt>
                <c:pt idx="948">
                  <c:v>-8.9151999999999995E-2</c:v>
                </c:pt>
                <c:pt idx="949">
                  <c:v>-0.21082400000000001</c:v>
                </c:pt>
                <c:pt idx="950">
                  <c:v>-0.334702</c:v>
                </c:pt>
                <c:pt idx="951">
                  <c:v>-0.470219</c:v>
                </c:pt>
                <c:pt idx="952">
                  <c:v>-0.61204800000000004</c:v>
                </c:pt>
                <c:pt idx="953">
                  <c:v>-0.76142100000000001</c:v>
                </c:pt>
                <c:pt idx="954">
                  <c:v>-0.90549599999999997</c:v>
                </c:pt>
                <c:pt idx="955">
                  <c:v>-1.0270820000000001</c:v>
                </c:pt>
                <c:pt idx="956">
                  <c:v>-1.1133820000000001</c:v>
                </c:pt>
                <c:pt idx="957">
                  <c:v>-1.1560349999999999</c:v>
                </c:pt>
                <c:pt idx="958">
                  <c:v>-1.1613830000000001</c:v>
                </c:pt>
                <c:pt idx="959">
                  <c:v>-1.1398779999999999</c:v>
                </c:pt>
                <c:pt idx="960">
                  <c:v>-1.1129</c:v>
                </c:pt>
                <c:pt idx="961">
                  <c:v>-1.0999779999999999</c:v>
                </c:pt>
                <c:pt idx="962">
                  <c:v>-1.10429</c:v>
                </c:pt>
                <c:pt idx="963">
                  <c:v>-1.1310960000000001</c:v>
                </c:pt>
                <c:pt idx="964">
                  <c:v>-1.183586</c:v>
                </c:pt>
                <c:pt idx="965">
                  <c:v>-1.26064</c:v>
                </c:pt>
                <c:pt idx="966">
                  <c:v>-1.3235710000000001</c:v>
                </c:pt>
                <c:pt idx="967">
                  <c:v>-1.3727499999999999</c:v>
                </c:pt>
                <c:pt idx="968">
                  <c:v>-1.416938</c:v>
                </c:pt>
                <c:pt idx="969">
                  <c:v>-1.441835</c:v>
                </c:pt>
                <c:pt idx="970">
                  <c:v>-1.455927</c:v>
                </c:pt>
                <c:pt idx="971">
                  <c:v>-1.4771300000000001</c:v>
                </c:pt>
                <c:pt idx="972">
                  <c:v>-1.505093</c:v>
                </c:pt>
                <c:pt idx="973">
                  <c:v>-1.550095</c:v>
                </c:pt>
                <c:pt idx="974">
                  <c:v>-1.6182650000000001</c:v>
                </c:pt>
                <c:pt idx="975">
                  <c:v>-1.6781569999999999</c:v>
                </c:pt>
                <c:pt idx="976">
                  <c:v>-1.723101</c:v>
                </c:pt>
                <c:pt idx="977">
                  <c:v>-1.7605029999999999</c:v>
                </c:pt>
                <c:pt idx="978">
                  <c:v>-1.795865</c:v>
                </c:pt>
                <c:pt idx="979">
                  <c:v>-1.839866</c:v>
                </c:pt>
                <c:pt idx="980">
                  <c:v>-1.8828210000000001</c:v>
                </c:pt>
                <c:pt idx="981">
                  <c:v>-1.917038</c:v>
                </c:pt>
                <c:pt idx="982">
                  <c:v>-1.939451</c:v>
                </c:pt>
                <c:pt idx="983">
                  <c:v>-1.962178</c:v>
                </c:pt>
                <c:pt idx="984">
                  <c:v>-1.9999849999999999</c:v>
                </c:pt>
                <c:pt idx="985">
                  <c:v>-2.053598</c:v>
                </c:pt>
                <c:pt idx="986">
                  <c:v>-2.1133160000000002</c:v>
                </c:pt>
                <c:pt idx="987">
                  <c:v>-2.1621229999999998</c:v>
                </c:pt>
                <c:pt idx="988">
                  <c:v>-2.1958739999999999</c:v>
                </c:pt>
                <c:pt idx="989">
                  <c:v>-2.2049340000000002</c:v>
                </c:pt>
                <c:pt idx="990">
                  <c:v>-2.1926060000000001</c:v>
                </c:pt>
                <c:pt idx="991">
                  <c:v>-2.1622400000000002</c:v>
                </c:pt>
                <c:pt idx="992">
                  <c:v>-2.1288930000000001</c:v>
                </c:pt>
                <c:pt idx="993">
                  <c:v>-2.1105269999999998</c:v>
                </c:pt>
                <c:pt idx="994">
                  <c:v>-2.0950989999999998</c:v>
                </c:pt>
                <c:pt idx="995">
                  <c:v>-2.0850759999999999</c:v>
                </c:pt>
                <c:pt idx="996">
                  <c:v>-2.0752790000000001</c:v>
                </c:pt>
                <c:pt idx="997">
                  <c:v>-2.052635</c:v>
                </c:pt>
                <c:pt idx="998">
                  <c:v>-2.0131350000000001</c:v>
                </c:pt>
                <c:pt idx="999">
                  <c:v>-1.963414</c:v>
                </c:pt>
                <c:pt idx="1000">
                  <c:v>-1.9105589999999999</c:v>
                </c:pt>
                <c:pt idx="1001">
                  <c:v>-1.884514</c:v>
                </c:pt>
                <c:pt idx="1002">
                  <c:v>-1.8726700000000001</c:v>
                </c:pt>
                <c:pt idx="1003">
                  <c:v>-1.8914120000000001</c:v>
                </c:pt>
                <c:pt idx="1004">
                  <c:v>-1.9360539999999999</c:v>
                </c:pt>
                <c:pt idx="1005">
                  <c:v>-1.9281239999999999</c:v>
                </c:pt>
                <c:pt idx="1006">
                  <c:v>-1.8716950000000001</c:v>
                </c:pt>
                <c:pt idx="1007">
                  <c:v>-1.7954669999999999</c:v>
                </c:pt>
                <c:pt idx="1008">
                  <c:v>-1.685376</c:v>
                </c:pt>
                <c:pt idx="1009">
                  <c:v>-1.553904</c:v>
                </c:pt>
                <c:pt idx="1010">
                  <c:v>-1.428658</c:v>
                </c:pt>
                <c:pt idx="1011">
                  <c:v>-1.31192</c:v>
                </c:pt>
                <c:pt idx="1012">
                  <c:v>-1.217471</c:v>
                </c:pt>
                <c:pt idx="1013">
                  <c:v>-1.139748</c:v>
                </c:pt>
                <c:pt idx="1014">
                  <c:v>-1.0619559999999999</c:v>
                </c:pt>
                <c:pt idx="1015">
                  <c:v>-0.98544500000000002</c:v>
                </c:pt>
                <c:pt idx="1016">
                  <c:v>-0.90907099999999996</c:v>
                </c:pt>
                <c:pt idx="1017">
                  <c:v>-0.829488</c:v>
                </c:pt>
                <c:pt idx="1018">
                  <c:v>-0.74440899999999999</c:v>
                </c:pt>
                <c:pt idx="1019">
                  <c:v>-0.66116699999999995</c:v>
                </c:pt>
                <c:pt idx="1020">
                  <c:v>-0.59724699999999997</c:v>
                </c:pt>
                <c:pt idx="1021">
                  <c:v>-0.54414899999999999</c:v>
                </c:pt>
                <c:pt idx="1022">
                  <c:v>-0.49001400000000001</c:v>
                </c:pt>
                <c:pt idx="1023">
                  <c:v>-0.44011699999999998</c:v>
                </c:pt>
                <c:pt idx="1024">
                  <c:v>-0.39551999999999998</c:v>
                </c:pt>
                <c:pt idx="1025">
                  <c:v>-0.35625400000000002</c:v>
                </c:pt>
                <c:pt idx="1026">
                  <c:v>-0.31801000000000001</c:v>
                </c:pt>
                <c:pt idx="1027">
                  <c:v>-0.27098699999999998</c:v>
                </c:pt>
                <c:pt idx="1028">
                  <c:v>-0.21219199999999999</c:v>
                </c:pt>
                <c:pt idx="1029">
                  <c:v>-0.146125</c:v>
                </c:pt>
                <c:pt idx="1030">
                  <c:v>-7.8100000000000003E-2</c:v>
                </c:pt>
                <c:pt idx="1031">
                  <c:v>-1.4344000000000001E-2</c:v>
                </c:pt>
                <c:pt idx="1032">
                  <c:v>4.9454999999999999E-2</c:v>
                </c:pt>
                <c:pt idx="1033">
                  <c:v>0.101497</c:v>
                </c:pt>
                <c:pt idx="1034">
                  <c:v>0.136541</c:v>
                </c:pt>
                <c:pt idx="1035">
                  <c:v>0.17708499999999999</c:v>
                </c:pt>
                <c:pt idx="1036">
                  <c:v>0.236932</c:v>
                </c:pt>
                <c:pt idx="1037">
                  <c:v>0.30943700000000002</c:v>
                </c:pt>
                <c:pt idx="1038">
                  <c:v>0.37441999999999998</c:v>
                </c:pt>
                <c:pt idx="1039">
                  <c:v>0.40954200000000002</c:v>
                </c:pt>
                <c:pt idx="1040">
                  <c:v>0.42438399999999998</c:v>
                </c:pt>
                <c:pt idx="1041">
                  <c:v>0.439249</c:v>
                </c:pt>
                <c:pt idx="1042">
                  <c:v>0.458561</c:v>
                </c:pt>
                <c:pt idx="1043">
                  <c:v>0.48114299999999999</c:v>
                </c:pt>
                <c:pt idx="1044">
                  <c:v>0.49510900000000002</c:v>
                </c:pt>
                <c:pt idx="1045">
                  <c:v>0.49186999999999997</c:v>
                </c:pt>
                <c:pt idx="1046">
                  <c:v>0.49382199999999998</c:v>
                </c:pt>
                <c:pt idx="1047">
                  <c:v>0.54353399999999996</c:v>
                </c:pt>
                <c:pt idx="1048">
                  <c:v>0.64230200000000004</c:v>
                </c:pt>
                <c:pt idx="1049">
                  <c:v>0.77761199999999997</c:v>
                </c:pt>
                <c:pt idx="1050">
                  <c:v>0.89478899999999995</c:v>
                </c:pt>
                <c:pt idx="1051">
                  <c:v>0.987178</c:v>
                </c:pt>
                <c:pt idx="1052">
                  <c:v>1.0677380000000001</c:v>
                </c:pt>
                <c:pt idx="1053">
                  <c:v>1.1335599999999999</c:v>
                </c:pt>
                <c:pt idx="1054">
                  <c:v>1.1729350000000001</c:v>
                </c:pt>
                <c:pt idx="1055">
                  <c:v>1.17825</c:v>
                </c:pt>
                <c:pt idx="1056">
                  <c:v>1.1665049999999999</c:v>
                </c:pt>
                <c:pt idx="1057">
                  <c:v>1.167516</c:v>
                </c:pt>
                <c:pt idx="1058">
                  <c:v>1.2016210000000001</c:v>
                </c:pt>
                <c:pt idx="1059">
                  <c:v>1.2677229999999999</c:v>
                </c:pt>
                <c:pt idx="1060">
                  <c:v>1.3498559999999999</c:v>
                </c:pt>
                <c:pt idx="1061">
                  <c:v>1.4341200000000001</c:v>
                </c:pt>
                <c:pt idx="1062">
                  <c:v>1.509714</c:v>
                </c:pt>
                <c:pt idx="1063">
                  <c:v>1.5767899999999999</c:v>
                </c:pt>
                <c:pt idx="1064">
                  <c:v>1.632452</c:v>
                </c:pt>
                <c:pt idx="1065">
                  <c:v>1.6842220000000001</c:v>
                </c:pt>
                <c:pt idx="1066">
                  <c:v>1.7297070000000001</c:v>
                </c:pt>
                <c:pt idx="1067">
                  <c:v>1.782384</c:v>
                </c:pt>
                <c:pt idx="1068">
                  <c:v>1.859183</c:v>
                </c:pt>
                <c:pt idx="1069">
                  <c:v>1.959139</c:v>
                </c:pt>
                <c:pt idx="1070">
                  <c:v>2.0771039999999998</c:v>
                </c:pt>
                <c:pt idx="1071">
                  <c:v>2.2016339999999999</c:v>
                </c:pt>
                <c:pt idx="1072">
                  <c:v>2.3241900000000002</c:v>
                </c:pt>
                <c:pt idx="1073">
                  <c:v>2.403305</c:v>
                </c:pt>
                <c:pt idx="1074">
                  <c:v>2.4503729999999999</c:v>
                </c:pt>
                <c:pt idx="1075">
                  <c:v>2.4717319999999998</c:v>
                </c:pt>
                <c:pt idx="1076">
                  <c:v>2.476</c:v>
                </c:pt>
                <c:pt idx="1077">
                  <c:v>2.4815260000000001</c:v>
                </c:pt>
                <c:pt idx="1078">
                  <c:v>2.5043739999999999</c:v>
                </c:pt>
                <c:pt idx="1079">
                  <c:v>2.5477280000000002</c:v>
                </c:pt>
                <c:pt idx="1080">
                  <c:v>2.5921829999999999</c:v>
                </c:pt>
                <c:pt idx="1081">
                  <c:v>2.6162830000000001</c:v>
                </c:pt>
                <c:pt idx="1082">
                  <c:v>2.6209199999999999</c:v>
                </c:pt>
                <c:pt idx="1083">
                  <c:v>2.5921989999999999</c:v>
                </c:pt>
                <c:pt idx="1084">
                  <c:v>2.5578829999999999</c:v>
                </c:pt>
                <c:pt idx="1085">
                  <c:v>2.536203</c:v>
                </c:pt>
                <c:pt idx="1086">
                  <c:v>2.5049489999999999</c:v>
                </c:pt>
                <c:pt idx="1087">
                  <c:v>2.4760719999999998</c:v>
                </c:pt>
                <c:pt idx="1088">
                  <c:v>2.4398810000000002</c:v>
                </c:pt>
                <c:pt idx="1089">
                  <c:v>2.3982890000000001</c:v>
                </c:pt>
                <c:pt idx="1090">
                  <c:v>2.3406500000000001</c:v>
                </c:pt>
                <c:pt idx="1091">
                  <c:v>2.2604419999999998</c:v>
                </c:pt>
                <c:pt idx="1092">
                  <c:v>2.1822409999999999</c:v>
                </c:pt>
                <c:pt idx="1093">
                  <c:v>2.107558</c:v>
                </c:pt>
                <c:pt idx="1094">
                  <c:v>2.0503290000000001</c:v>
                </c:pt>
                <c:pt idx="1095">
                  <c:v>2.0026799999999998</c:v>
                </c:pt>
                <c:pt idx="1096">
                  <c:v>1.9601390000000001</c:v>
                </c:pt>
                <c:pt idx="1097">
                  <c:v>1.9057249999999999</c:v>
                </c:pt>
                <c:pt idx="1098">
                  <c:v>1.828811</c:v>
                </c:pt>
                <c:pt idx="1099">
                  <c:v>1.7295199999999999</c:v>
                </c:pt>
                <c:pt idx="1100">
                  <c:v>1.619637</c:v>
                </c:pt>
                <c:pt idx="1101">
                  <c:v>1.5077179999999999</c:v>
                </c:pt>
                <c:pt idx="1102">
                  <c:v>1.394725</c:v>
                </c:pt>
                <c:pt idx="1103">
                  <c:v>1.2837860000000001</c:v>
                </c:pt>
                <c:pt idx="1104">
                  <c:v>1.1738980000000001</c:v>
                </c:pt>
                <c:pt idx="1105">
                  <c:v>1.057561</c:v>
                </c:pt>
                <c:pt idx="1106">
                  <c:v>0.94425999999999999</c:v>
                </c:pt>
                <c:pt idx="1107">
                  <c:v>0.83094000000000001</c:v>
                </c:pt>
                <c:pt idx="1108">
                  <c:v>0.71764799999999995</c:v>
                </c:pt>
                <c:pt idx="1109">
                  <c:v>0.61189700000000002</c:v>
                </c:pt>
                <c:pt idx="1110">
                  <c:v>0.52868999999999999</c:v>
                </c:pt>
                <c:pt idx="1111">
                  <c:v>0.47229199999999999</c:v>
                </c:pt>
                <c:pt idx="1112">
                  <c:v>0.42869299999999999</c:v>
                </c:pt>
                <c:pt idx="1113">
                  <c:v>0.38710699999999998</c:v>
                </c:pt>
                <c:pt idx="1114">
                  <c:v>0.34437299999999998</c:v>
                </c:pt>
                <c:pt idx="1115">
                  <c:v>0.30372300000000002</c:v>
                </c:pt>
                <c:pt idx="1116">
                  <c:v>0.26740599999999998</c:v>
                </c:pt>
                <c:pt idx="1117">
                  <c:v>0.24714700000000001</c:v>
                </c:pt>
                <c:pt idx="1118">
                  <c:v>0.24075299999999999</c:v>
                </c:pt>
                <c:pt idx="1119">
                  <c:v>0.234288</c:v>
                </c:pt>
                <c:pt idx="1120">
                  <c:v>0.22452</c:v>
                </c:pt>
                <c:pt idx="1121">
                  <c:v>0.221134</c:v>
                </c:pt>
                <c:pt idx="1122">
                  <c:v>0.20507700000000001</c:v>
                </c:pt>
                <c:pt idx="1123">
                  <c:v>0.139127</c:v>
                </c:pt>
                <c:pt idx="1124">
                  <c:v>3.8240999999999997E-2</c:v>
                </c:pt>
                <c:pt idx="1125">
                  <c:v>-8.6309999999999998E-2</c:v>
                </c:pt>
                <c:pt idx="1126">
                  <c:v>-0.19739899999999999</c:v>
                </c:pt>
                <c:pt idx="1127">
                  <c:v>-0.276644</c:v>
                </c:pt>
                <c:pt idx="1128">
                  <c:v>-0.30679000000000001</c:v>
                </c:pt>
                <c:pt idx="1129">
                  <c:v>-0.30260900000000002</c:v>
                </c:pt>
                <c:pt idx="1130">
                  <c:v>-0.30146299999999998</c:v>
                </c:pt>
                <c:pt idx="1131">
                  <c:v>-0.34377600000000003</c:v>
                </c:pt>
                <c:pt idx="1132">
                  <c:v>-0.44445000000000001</c:v>
                </c:pt>
                <c:pt idx="1133">
                  <c:v>-0.55782399999999999</c:v>
                </c:pt>
                <c:pt idx="1134">
                  <c:v>-0.70150900000000005</c:v>
                </c:pt>
                <c:pt idx="1135">
                  <c:v>-0.85101599999999999</c:v>
                </c:pt>
                <c:pt idx="1136">
                  <c:v>-0.96043900000000004</c:v>
                </c:pt>
                <c:pt idx="1137">
                  <c:v>-1.022111</c:v>
                </c:pt>
                <c:pt idx="1138">
                  <c:v>-1.078424</c:v>
                </c:pt>
                <c:pt idx="1139">
                  <c:v>-1.145106</c:v>
                </c:pt>
                <c:pt idx="1140">
                  <c:v>-1.235806</c:v>
                </c:pt>
                <c:pt idx="1141">
                  <c:v>-1.3452519999999999</c:v>
                </c:pt>
                <c:pt idx="1142">
                  <c:v>-1.427935</c:v>
                </c:pt>
                <c:pt idx="1143">
                  <c:v>-1.496739</c:v>
                </c:pt>
                <c:pt idx="1144">
                  <c:v>-1.5529679999999999</c:v>
                </c:pt>
                <c:pt idx="1145">
                  <c:v>-1.6063499999999999</c:v>
                </c:pt>
                <c:pt idx="1146">
                  <c:v>-1.6653849999999999</c:v>
                </c:pt>
                <c:pt idx="1147">
                  <c:v>-1.7341390000000001</c:v>
                </c:pt>
                <c:pt idx="1148">
                  <c:v>-1.802738</c:v>
                </c:pt>
                <c:pt idx="1149">
                  <c:v>-1.8604290000000001</c:v>
                </c:pt>
                <c:pt idx="1150">
                  <c:v>-1.898914</c:v>
                </c:pt>
                <c:pt idx="1151">
                  <c:v>-1.906061</c:v>
                </c:pt>
                <c:pt idx="1152">
                  <c:v>-1.89392</c:v>
                </c:pt>
                <c:pt idx="1153">
                  <c:v>-1.8820129999999999</c:v>
                </c:pt>
                <c:pt idx="1154">
                  <c:v>-1.8799399999999999</c:v>
                </c:pt>
                <c:pt idx="1155">
                  <c:v>-1.8941319999999999</c:v>
                </c:pt>
                <c:pt idx="1156">
                  <c:v>-1.929888</c:v>
                </c:pt>
                <c:pt idx="1157">
                  <c:v>-1.9815719999999999</c:v>
                </c:pt>
                <c:pt idx="1158">
                  <c:v>-2.030821</c:v>
                </c:pt>
                <c:pt idx="1159">
                  <c:v>-2.0637629999999998</c:v>
                </c:pt>
                <c:pt idx="1160">
                  <c:v>-2.0827079999999998</c:v>
                </c:pt>
                <c:pt idx="1161">
                  <c:v>-2.0953400000000002</c:v>
                </c:pt>
                <c:pt idx="1162">
                  <c:v>-2.1102449999999999</c:v>
                </c:pt>
                <c:pt idx="1163">
                  <c:v>-2.127313</c:v>
                </c:pt>
                <c:pt idx="1164">
                  <c:v>-2.1422300000000001</c:v>
                </c:pt>
                <c:pt idx="1165">
                  <c:v>-2.135805</c:v>
                </c:pt>
                <c:pt idx="1166">
                  <c:v>-2.1220300000000001</c:v>
                </c:pt>
                <c:pt idx="1167">
                  <c:v>-2.1038890000000001</c:v>
                </c:pt>
                <c:pt idx="1168">
                  <c:v>-2.087564</c:v>
                </c:pt>
                <c:pt idx="1169">
                  <c:v>-2.0657420000000002</c:v>
                </c:pt>
                <c:pt idx="1170">
                  <c:v>-2.0225780000000002</c:v>
                </c:pt>
                <c:pt idx="1171">
                  <c:v>-1.9668460000000001</c:v>
                </c:pt>
                <c:pt idx="1172">
                  <c:v>-1.913373</c:v>
                </c:pt>
                <c:pt idx="1173">
                  <c:v>-1.876925</c:v>
                </c:pt>
                <c:pt idx="1174">
                  <c:v>-1.8638650000000001</c:v>
                </c:pt>
                <c:pt idx="1175">
                  <c:v>-1.8613839999999999</c:v>
                </c:pt>
                <c:pt idx="1176">
                  <c:v>-1.847321</c:v>
                </c:pt>
                <c:pt idx="1177">
                  <c:v>-1.834503</c:v>
                </c:pt>
                <c:pt idx="1178">
                  <c:v>-1.821896</c:v>
                </c:pt>
                <c:pt idx="1179">
                  <c:v>-1.8122750000000001</c:v>
                </c:pt>
                <c:pt idx="1180">
                  <c:v>-1.804435</c:v>
                </c:pt>
                <c:pt idx="1181">
                  <c:v>-1.7985409999999999</c:v>
                </c:pt>
                <c:pt idx="1182">
                  <c:v>-1.7945549999999999</c:v>
                </c:pt>
                <c:pt idx="1183">
                  <c:v>-1.7918449999999999</c:v>
                </c:pt>
                <c:pt idx="1184">
                  <c:v>-1.798108</c:v>
                </c:pt>
                <c:pt idx="1185">
                  <c:v>-1.7822290000000001</c:v>
                </c:pt>
                <c:pt idx="1186">
                  <c:v>-1.7364790000000001</c:v>
                </c:pt>
                <c:pt idx="1187">
                  <c:v>-1.6534740000000001</c:v>
                </c:pt>
                <c:pt idx="1188">
                  <c:v>-1.574775</c:v>
                </c:pt>
                <c:pt idx="1189">
                  <c:v>-1.517272</c:v>
                </c:pt>
                <c:pt idx="1190">
                  <c:v>-1.4692670000000001</c:v>
                </c:pt>
                <c:pt idx="1191">
                  <c:v>-1.417932</c:v>
                </c:pt>
                <c:pt idx="1192">
                  <c:v>-1.355793</c:v>
                </c:pt>
                <c:pt idx="1193">
                  <c:v>-1.2926660000000001</c:v>
                </c:pt>
                <c:pt idx="1194">
                  <c:v>-1.234064</c:v>
                </c:pt>
                <c:pt idx="1195">
                  <c:v>-1.176698</c:v>
                </c:pt>
                <c:pt idx="1196">
                  <c:v>-1.1215269999999999</c:v>
                </c:pt>
                <c:pt idx="1197">
                  <c:v>-1.0652159999999999</c:v>
                </c:pt>
                <c:pt idx="1198">
                  <c:v>-1.0055750000000001</c:v>
                </c:pt>
                <c:pt idx="1199">
                  <c:v>-0.93201599999999996</c:v>
                </c:pt>
                <c:pt idx="1200">
                  <c:v>-0.852105</c:v>
                </c:pt>
                <c:pt idx="1201">
                  <c:v>-0.775451</c:v>
                </c:pt>
                <c:pt idx="1202">
                  <c:v>-0.71586000000000005</c:v>
                </c:pt>
                <c:pt idx="1203">
                  <c:v>-0.675423</c:v>
                </c:pt>
                <c:pt idx="1204">
                  <c:v>-0.64663300000000001</c:v>
                </c:pt>
                <c:pt idx="1205">
                  <c:v>-0.62207299999999999</c:v>
                </c:pt>
                <c:pt idx="1206">
                  <c:v>-0.58367100000000005</c:v>
                </c:pt>
                <c:pt idx="1207">
                  <c:v>-0.53569900000000004</c:v>
                </c:pt>
                <c:pt idx="1208">
                  <c:v>-0.46968799999999999</c:v>
                </c:pt>
                <c:pt idx="1209">
                  <c:v>-0.38358300000000001</c:v>
                </c:pt>
                <c:pt idx="1210">
                  <c:v>-0.283586</c:v>
                </c:pt>
                <c:pt idx="1211">
                  <c:v>-0.18659700000000001</c:v>
                </c:pt>
                <c:pt idx="1212">
                  <c:v>-7.0539000000000004E-2</c:v>
                </c:pt>
                <c:pt idx="1213">
                  <c:v>6.6684999999999994E-2</c:v>
                </c:pt>
                <c:pt idx="1214">
                  <c:v>0.18152299999999999</c:v>
                </c:pt>
                <c:pt idx="1215">
                  <c:v>0.276113</c:v>
                </c:pt>
                <c:pt idx="1216">
                  <c:v>0.345221</c:v>
                </c:pt>
                <c:pt idx="1217">
                  <c:v>0.403833</c:v>
                </c:pt>
                <c:pt idx="1218">
                  <c:v>0.45293</c:v>
                </c:pt>
                <c:pt idx="1219">
                  <c:v>0.49335899999999999</c:v>
                </c:pt>
                <c:pt idx="1220">
                  <c:v>0.53070799999999996</c:v>
                </c:pt>
                <c:pt idx="1221">
                  <c:v>0.57645400000000002</c:v>
                </c:pt>
                <c:pt idx="1222">
                  <c:v>0.63594600000000001</c:v>
                </c:pt>
                <c:pt idx="1223">
                  <c:v>0.69957199999999997</c:v>
                </c:pt>
                <c:pt idx="1224">
                  <c:v>0.736236</c:v>
                </c:pt>
                <c:pt idx="1225">
                  <c:v>0.75165300000000002</c:v>
                </c:pt>
                <c:pt idx="1226">
                  <c:v>0.75469900000000001</c:v>
                </c:pt>
                <c:pt idx="1227">
                  <c:v>0.75070800000000004</c:v>
                </c:pt>
                <c:pt idx="1228">
                  <c:v>0.73409599999999997</c:v>
                </c:pt>
                <c:pt idx="1229">
                  <c:v>0.70579999999999998</c:v>
                </c:pt>
                <c:pt idx="1230">
                  <c:v>0.68510800000000005</c:v>
                </c:pt>
                <c:pt idx="1231">
                  <c:v>0.67704200000000003</c:v>
                </c:pt>
                <c:pt idx="1232">
                  <c:v>0.66952100000000003</c:v>
                </c:pt>
                <c:pt idx="1233">
                  <c:v>0.67003100000000004</c:v>
                </c:pt>
                <c:pt idx="1234">
                  <c:v>0.68744899999999998</c:v>
                </c:pt>
                <c:pt idx="1235">
                  <c:v>0.71898399999999996</c:v>
                </c:pt>
                <c:pt idx="1236">
                  <c:v>0.754166</c:v>
                </c:pt>
                <c:pt idx="1237">
                  <c:v>0.77256000000000002</c:v>
                </c:pt>
                <c:pt idx="1238">
                  <c:v>0.77402000000000004</c:v>
                </c:pt>
                <c:pt idx="1239">
                  <c:v>0.77122500000000005</c:v>
                </c:pt>
                <c:pt idx="1240">
                  <c:v>0.77900899999999995</c:v>
                </c:pt>
                <c:pt idx="1241">
                  <c:v>0.79513299999999998</c:v>
                </c:pt>
                <c:pt idx="1242">
                  <c:v>0.81089900000000004</c:v>
                </c:pt>
                <c:pt idx="1243">
                  <c:v>0.84669799999999995</c:v>
                </c:pt>
                <c:pt idx="1244">
                  <c:v>0.91354599999999997</c:v>
                </c:pt>
                <c:pt idx="1245">
                  <c:v>1.0074080000000001</c:v>
                </c:pt>
                <c:pt idx="1246">
                  <c:v>1.099281</c:v>
                </c:pt>
                <c:pt idx="1247">
                  <c:v>1.188005</c:v>
                </c:pt>
                <c:pt idx="1248">
                  <c:v>1.274664</c:v>
                </c:pt>
                <c:pt idx="1249">
                  <c:v>1.3665879999999999</c:v>
                </c:pt>
                <c:pt idx="1250">
                  <c:v>1.464744</c:v>
                </c:pt>
                <c:pt idx="1251">
                  <c:v>1.5532699999999999</c:v>
                </c:pt>
                <c:pt idx="1252">
                  <c:v>1.625667</c:v>
                </c:pt>
                <c:pt idx="1253">
                  <c:v>1.688215</c:v>
                </c:pt>
                <c:pt idx="1254">
                  <c:v>1.7345630000000001</c:v>
                </c:pt>
                <c:pt idx="1255">
                  <c:v>1.7703040000000001</c:v>
                </c:pt>
                <c:pt idx="1256">
                  <c:v>1.8181860000000001</c:v>
                </c:pt>
                <c:pt idx="1257">
                  <c:v>1.88157</c:v>
                </c:pt>
                <c:pt idx="1258">
                  <c:v>1.9292020000000001</c:v>
                </c:pt>
                <c:pt idx="1259">
                  <c:v>1.90937</c:v>
                </c:pt>
                <c:pt idx="1260">
                  <c:v>1.8784890000000001</c:v>
                </c:pt>
                <c:pt idx="1261">
                  <c:v>1.8611599999999999</c:v>
                </c:pt>
                <c:pt idx="1262">
                  <c:v>1.871683</c:v>
                </c:pt>
                <c:pt idx="1263">
                  <c:v>1.903691</c:v>
                </c:pt>
                <c:pt idx="1264">
                  <c:v>1.9359489999999999</c:v>
                </c:pt>
                <c:pt idx="1265">
                  <c:v>1.97272</c:v>
                </c:pt>
                <c:pt idx="1266">
                  <c:v>2.006348</c:v>
                </c:pt>
                <c:pt idx="1267">
                  <c:v>2.0176059999999998</c:v>
                </c:pt>
                <c:pt idx="1268">
                  <c:v>2.0254819999999998</c:v>
                </c:pt>
                <c:pt idx="1269">
                  <c:v>2.0471370000000002</c:v>
                </c:pt>
                <c:pt idx="1270">
                  <c:v>2.0815380000000001</c:v>
                </c:pt>
                <c:pt idx="1271">
                  <c:v>2.1188699999999998</c:v>
                </c:pt>
                <c:pt idx="1272">
                  <c:v>2.1537380000000002</c:v>
                </c:pt>
                <c:pt idx="1273">
                  <c:v>2.1767699999999999</c:v>
                </c:pt>
                <c:pt idx="1274">
                  <c:v>2.2019169999999999</c:v>
                </c:pt>
                <c:pt idx="1275">
                  <c:v>2.2251219999999998</c:v>
                </c:pt>
                <c:pt idx="1276">
                  <c:v>2.2304029999999999</c:v>
                </c:pt>
                <c:pt idx="1277">
                  <c:v>2.1996340000000001</c:v>
                </c:pt>
                <c:pt idx="1278">
                  <c:v>2.144558</c:v>
                </c:pt>
                <c:pt idx="1279">
                  <c:v>2.090608</c:v>
                </c:pt>
                <c:pt idx="1280">
                  <c:v>2.0441220000000002</c:v>
                </c:pt>
                <c:pt idx="1281">
                  <c:v>1.998759</c:v>
                </c:pt>
                <c:pt idx="1282">
                  <c:v>1.9501520000000001</c:v>
                </c:pt>
                <c:pt idx="1283">
                  <c:v>1.8710819999999999</c:v>
                </c:pt>
                <c:pt idx="1284">
                  <c:v>1.7827189999999999</c:v>
                </c:pt>
                <c:pt idx="1285">
                  <c:v>1.684564</c:v>
                </c:pt>
                <c:pt idx="1286">
                  <c:v>1.574147</c:v>
                </c:pt>
                <c:pt idx="1287">
                  <c:v>1.450385</c:v>
                </c:pt>
                <c:pt idx="1288">
                  <c:v>1.3117799999999999</c:v>
                </c:pt>
                <c:pt idx="1289">
                  <c:v>1.168588</c:v>
                </c:pt>
                <c:pt idx="1290">
                  <c:v>1.0166869999999999</c:v>
                </c:pt>
                <c:pt idx="1291">
                  <c:v>0.85231000000000001</c:v>
                </c:pt>
                <c:pt idx="1292">
                  <c:v>0.67768300000000004</c:v>
                </c:pt>
                <c:pt idx="1293">
                  <c:v>0.48936000000000002</c:v>
                </c:pt>
                <c:pt idx="1294">
                  <c:v>0.31145200000000001</c:v>
                </c:pt>
                <c:pt idx="1295">
                  <c:v>0.160722</c:v>
                </c:pt>
                <c:pt idx="1296">
                  <c:v>4.0764000000000002E-2</c:v>
                </c:pt>
                <c:pt idx="1297">
                  <c:v>-4.2597999999999997E-2</c:v>
                </c:pt>
                <c:pt idx="1298">
                  <c:v>-0.110944</c:v>
                </c:pt>
                <c:pt idx="1299">
                  <c:v>-0.17188800000000001</c:v>
                </c:pt>
                <c:pt idx="1300">
                  <c:v>-0.23579600000000001</c:v>
                </c:pt>
                <c:pt idx="1301">
                  <c:v>-0.31954500000000002</c:v>
                </c:pt>
                <c:pt idx="1302">
                  <c:v>-0.41391600000000001</c:v>
                </c:pt>
                <c:pt idx="1303">
                  <c:v>-0.50419700000000001</c:v>
                </c:pt>
                <c:pt idx="1304">
                  <c:v>-0.59135000000000004</c:v>
                </c:pt>
                <c:pt idx="1305">
                  <c:v>-0.67954700000000001</c:v>
                </c:pt>
                <c:pt idx="1306">
                  <c:v>-0.75609499999999996</c:v>
                </c:pt>
                <c:pt idx="1307">
                  <c:v>-0.80390300000000003</c:v>
                </c:pt>
                <c:pt idx="1308">
                  <c:v>-0.84740099999999996</c:v>
                </c:pt>
                <c:pt idx="1309">
                  <c:v>-0.86410399999999998</c:v>
                </c:pt>
                <c:pt idx="1310">
                  <c:v>-0.87638799999999994</c:v>
                </c:pt>
                <c:pt idx="1311">
                  <c:v>-0.89109899999999997</c:v>
                </c:pt>
                <c:pt idx="1312">
                  <c:v>-0.88838600000000001</c:v>
                </c:pt>
                <c:pt idx="1313">
                  <c:v>-0.88830399999999998</c:v>
                </c:pt>
                <c:pt idx="1314">
                  <c:v>-0.88305800000000001</c:v>
                </c:pt>
                <c:pt idx="1315">
                  <c:v>-0.88943799999999995</c:v>
                </c:pt>
                <c:pt idx="1316">
                  <c:v>-0.90464299999999997</c:v>
                </c:pt>
                <c:pt idx="1317">
                  <c:v>-0.86804300000000001</c:v>
                </c:pt>
                <c:pt idx="1318">
                  <c:v>-0.81560100000000002</c:v>
                </c:pt>
                <c:pt idx="1319">
                  <c:v>-0.78330699999999998</c:v>
                </c:pt>
                <c:pt idx="1320">
                  <c:v>-0.76697599999999999</c:v>
                </c:pt>
                <c:pt idx="1321">
                  <c:v>-0.77124400000000004</c:v>
                </c:pt>
                <c:pt idx="1322">
                  <c:v>-0.82765</c:v>
                </c:pt>
                <c:pt idx="1323">
                  <c:v>-0.91075099999999998</c:v>
                </c:pt>
                <c:pt idx="1324">
                  <c:v>-0.966449</c:v>
                </c:pt>
                <c:pt idx="1325">
                  <c:v>-1.026635</c:v>
                </c:pt>
                <c:pt idx="1326">
                  <c:v>-1.0701290000000001</c:v>
                </c:pt>
                <c:pt idx="1327">
                  <c:v>-1.0838380000000001</c:v>
                </c:pt>
                <c:pt idx="1328">
                  <c:v>-1.097863</c:v>
                </c:pt>
                <c:pt idx="1329">
                  <c:v>-1.1138159999999999</c:v>
                </c:pt>
                <c:pt idx="1330">
                  <c:v>-1.137227</c:v>
                </c:pt>
                <c:pt idx="1331">
                  <c:v>-1.189595</c:v>
                </c:pt>
                <c:pt idx="1332">
                  <c:v>-1.2587569999999999</c:v>
                </c:pt>
                <c:pt idx="1333">
                  <c:v>-1.3225100000000001</c:v>
                </c:pt>
                <c:pt idx="1334">
                  <c:v>-1.383264</c:v>
                </c:pt>
                <c:pt idx="1335">
                  <c:v>-1.4334469999999999</c:v>
                </c:pt>
                <c:pt idx="1336">
                  <c:v>-1.472224</c:v>
                </c:pt>
                <c:pt idx="1337">
                  <c:v>-1.50569</c:v>
                </c:pt>
                <c:pt idx="1338">
                  <c:v>-1.519803</c:v>
                </c:pt>
                <c:pt idx="1339">
                  <c:v>-1.5368310000000001</c:v>
                </c:pt>
                <c:pt idx="1340">
                  <c:v>-1.543939</c:v>
                </c:pt>
                <c:pt idx="1341">
                  <c:v>-1.557347</c:v>
                </c:pt>
                <c:pt idx="1342">
                  <c:v>-1.571966</c:v>
                </c:pt>
                <c:pt idx="1343">
                  <c:v>-1.58897</c:v>
                </c:pt>
                <c:pt idx="1344">
                  <c:v>-1.6209070000000001</c:v>
                </c:pt>
                <c:pt idx="1345">
                  <c:v>-1.663557</c:v>
                </c:pt>
                <c:pt idx="1346">
                  <c:v>-1.7052659999999999</c:v>
                </c:pt>
                <c:pt idx="1347">
                  <c:v>-1.761989</c:v>
                </c:pt>
                <c:pt idx="1348">
                  <c:v>-1.8219829999999999</c:v>
                </c:pt>
                <c:pt idx="1349">
                  <c:v>-1.85751</c:v>
                </c:pt>
                <c:pt idx="1350">
                  <c:v>-1.8928609999999999</c:v>
                </c:pt>
                <c:pt idx="1351">
                  <c:v>-1.9341740000000001</c:v>
                </c:pt>
                <c:pt idx="1352">
                  <c:v>-1.9803459999999999</c:v>
                </c:pt>
                <c:pt idx="1353">
                  <c:v>-2.0233310000000002</c:v>
                </c:pt>
                <c:pt idx="1354">
                  <c:v>-2.0551270000000001</c:v>
                </c:pt>
                <c:pt idx="1355">
                  <c:v>-2.0720580000000002</c:v>
                </c:pt>
                <c:pt idx="1356">
                  <c:v>-2.0923780000000001</c:v>
                </c:pt>
                <c:pt idx="1357">
                  <c:v>-2.1219700000000001</c:v>
                </c:pt>
                <c:pt idx="1358">
                  <c:v>-2.1158260000000002</c:v>
                </c:pt>
                <c:pt idx="1359">
                  <c:v>-2.1130650000000002</c:v>
                </c:pt>
                <c:pt idx="1360">
                  <c:v>-2.0946950000000002</c:v>
                </c:pt>
                <c:pt idx="1361">
                  <c:v>-2.0457079999999999</c:v>
                </c:pt>
                <c:pt idx="1362">
                  <c:v>-2.0042369999999998</c:v>
                </c:pt>
                <c:pt idx="1363">
                  <c:v>-1.9724999999999999</c:v>
                </c:pt>
                <c:pt idx="1364">
                  <c:v>-1.934299</c:v>
                </c:pt>
                <c:pt idx="1365">
                  <c:v>-1.877907</c:v>
                </c:pt>
                <c:pt idx="1366">
                  <c:v>-1.823936</c:v>
                </c:pt>
                <c:pt idx="1367">
                  <c:v>-1.753153</c:v>
                </c:pt>
                <c:pt idx="1368">
                  <c:v>-1.6905520000000001</c:v>
                </c:pt>
                <c:pt idx="1369">
                  <c:v>-1.624792</c:v>
                </c:pt>
                <c:pt idx="1370">
                  <c:v>-1.540797</c:v>
                </c:pt>
                <c:pt idx="1371">
                  <c:v>-1.451168</c:v>
                </c:pt>
                <c:pt idx="1372">
                  <c:v>-1.367839</c:v>
                </c:pt>
                <c:pt idx="1373">
                  <c:v>-1.278235</c:v>
                </c:pt>
                <c:pt idx="1374">
                  <c:v>-1.181379</c:v>
                </c:pt>
                <c:pt idx="1375">
                  <c:v>-1.082444</c:v>
                </c:pt>
                <c:pt idx="1376">
                  <c:v>-0.98746800000000001</c:v>
                </c:pt>
                <c:pt idx="1377">
                  <c:v>-0.89365700000000003</c:v>
                </c:pt>
                <c:pt idx="1378">
                  <c:v>-0.79893099999999995</c:v>
                </c:pt>
                <c:pt idx="1379">
                  <c:v>-0.69236500000000001</c:v>
                </c:pt>
                <c:pt idx="1380">
                  <c:v>-0.55604600000000004</c:v>
                </c:pt>
                <c:pt idx="1381">
                  <c:v>-0.40623799999999999</c:v>
                </c:pt>
                <c:pt idx="1382">
                  <c:v>-0.27352799999999999</c:v>
                </c:pt>
                <c:pt idx="1383">
                  <c:v>-0.158832</c:v>
                </c:pt>
                <c:pt idx="1384">
                  <c:v>-6.3136999999999999E-2</c:v>
                </c:pt>
                <c:pt idx="1385">
                  <c:v>1.259E-2</c:v>
                </c:pt>
                <c:pt idx="1386">
                  <c:v>7.3446999999999998E-2</c:v>
                </c:pt>
                <c:pt idx="1387">
                  <c:v>0.12570400000000001</c:v>
                </c:pt>
                <c:pt idx="1388">
                  <c:v>0.17258599999999999</c:v>
                </c:pt>
                <c:pt idx="1389">
                  <c:v>0.224804</c:v>
                </c:pt>
                <c:pt idx="1390">
                  <c:v>0.28870499999999999</c:v>
                </c:pt>
                <c:pt idx="1391">
                  <c:v>0.34269699999999997</c:v>
                </c:pt>
                <c:pt idx="1392">
                  <c:v>0.36268299999999998</c:v>
                </c:pt>
                <c:pt idx="1393">
                  <c:v>0.34454699999999999</c:v>
                </c:pt>
                <c:pt idx="1394">
                  <c:v>0.306085</c:v>
                </c:pt>
                <c:pt idx="1395">
                  <c:v>0.26552799999999999</c:v>
                </c:pt>
                <c:pt idx="1396">
                  <c:v>0.237957</c:v>
                </c:pt>
                <c:pt idx="1397">
                  <c:v>0.24113699999999999</c:v>
                </c:pt>
                <c:pt idx="1398">
                  <c:v>0.27400799999999997</c:v>
                </c:pt>
                <c:pt idx="1399">
                  <c:v>0.31851800000000002</c:v>
                </c:pt>
                <c:pt idx="1400">
                  <c:v>0.367062</c:v>
                </c:pt>
                <c:pt idx="1401">
                  <c:v>0.41470000000000001</c:v>
                </c:pt>
                <c:pt idx="1402">
                  <c:v>0.45112200000000002</c:v>
                </c:pt>
                <c:pt idx="1403">
                  <c:v>0.468781</c:v>
                </c:pt>
                <c:pt idx="1404">
                  <c:v>0.47998000000000002</c:v>
                </c:pt>
                <c:pt idx="1405">
                  <c:v>0.509131</c:v>
                </c:pt>
                <c:pt idx="1406">
                  <c:v>0.55744899999999997</c:v>
                </c:pt>
                <c:pt idx="1407">
                  <c:v>0.61526599999999998</c:v>
                </c:pt>
                <c:pt idx="1408">
                  <c:v>0.67601699999999998</c:v>
                </c:pt>
                <c:pt idx="1409">
                  <c:v>0.73242099999999999</c:v>
                </c:pt>
                <c:pt idx="1410">
                  <c:v>0.79284699999999997</c:v>
                </c:pt>
                <c:pt idx="1411">
                  <c:v>0.86900299999999997</c:v>
                </c:pt>
                <c:pt idx="1412">
                  <c:v>0.95687500000000003</c:v>
                </c:pt>
                <c:pt idx="1413">
                  <c:v>1.031018</c:v>
                </c:pt>
                <c:pt idx="1414">
                  <c:v>1.0885009999999999</c:v>
                </c:pt>
                <c:pt idx="1415">
                  <c:v>1.0929770000000001</c:v>
                </c:pt>
                <c:pt idx="1416">
                  <c:v>1.0632539999999999</c:v>
                </c:pt>
                <c:pt idx="1417">
                  <c:v>1.0208520000000001</c:v>
                </c:pt>
                <c:pt idx="1418">
                  <c:v>0.99154500000000001</c:v>
                </c:pt>
                <c:pt idx="1419">
                  <c:v>1.00502</c:v>
                </c:pt>
                <c:pt idx="1420">
                  <c:v>1.0532919999999999</c:v>
                </c:pt>
                <c:pt idx="1421">
                  <c:v>1.1086259999999999</c:v>
                </c:pt>
                <c:pt idx="1422">
                  <c:v>1.1583220000000001</c:v>
                </c:pt>
                <c:pt idx="1423">
                  <c:v>1.179157</c:v>
                </c:pt>
                <c:pt idx="1424">
                  <c:v>1.1592979999999999</c:v>
                </c:pt>
                <c:pt idx="1425">
                  <c:v>1.124625</c:v>
                </c:pt>
                <c:pt idx="1426">
                  <c:v>1.0946149999999999</c:v>
                </c:pt>
                <c:pt idx="1427">
                  <c:v>1.1112869999999999</c:v>
                </c:pt>
                <c:pt idx="1428">
                  <c:v>1.135572</c:v>
                </c:pt>
                <c:pt idx="1429">
                  <c:v>1.180078</c:v>
                </c:pt>
                <c:pt idx="1430">
                  <c:v>1.2234640000000001</c:v>
                </c:pt>
                <c:pt idx="1431">
                  <c:v>1.249997</c:v>
                </c:pt>
                <c:pt idx="1432">
                  <c:v>1.2620499999999999</c:v>
                </c:pt>
                <c:pt idx="1433">
                  <c:v>1.2615620000000001</c:v>
                </c:pt>
                <c:pt idx="1434">
                  <c:v>1.2555769999999999</c:v>
                </c:pt>
                <c:pt idx="1435">
                  <c:v>1.2482800000000001</c:v>
                </c:pt>
                <c:pt idx="1436">
                  <c:v>1.2600340000000001</c:v>
                </c:pt>
                <c:pt idx="1437">
                  <c:v>1.2896780000000001</c:v>
                </c:pt>
                <c:pt idx="1438">
                  <c:v>1.330881</c:v>
                </c:pt>
                <c:pt idx="1439">
                  <c:v>1.384876</c:v>
                </c:pt>
                <c:pt idx="1440">
                  <c:v>1.4581329999999999</c:v>
                </c:pt>
                <c:pt idx="1441">
                  <c:v>1.534837</c:v>
                </c:pt>
                <c:pt idx="1442">
                  <c:v>1.5692060000000001</c:v>
                </c:pt>
                <c:pt idx="1443">
                  <c:v>1.588811</c:v>
                </c:pt>
                <c:pt idx="1444">
                  <c:v>1.6105750000000001</c:v>
                </c:pt>
                <c:pt idx="1445">
                  <c:v>1.6620569999999999</c:v>
                </c:pt>
                <c:pt idx="1446">
                  <c:v>1.743274</c:v>
                </c:pt>
                <c:pt idx="1447">
                  <c:v>1.8564849999999999</c:v>
                </c:pt>
                <c:pt idx="1448">
                  <c:v>1.96462</c:v>
                </c:pt>
                <c:pt idx="1449">
                  <c:v>2.0387849999999998</c:v>
                </c:pt>
                <c:pt idx="1450">
                  <c:v>2.0859070000000002</c:v>
                </c:pt>
                <c:pt idx="1451">
                  <c:v>2.1133289999999998</c:v>
                </c:pt>
                <c:pt idx="1452">
                  <c:v>2.126903</c:v>
                </c:pt>
                <c:pt idx="1453">
                  <c:v>2.1290800000000001</c:v>
                </c:pt>
                <c:pt idx="1454">
                  <c:v>2.1333829999999998</c:v>
                </c:pt>
                <c:pt idx="1455">
                  <c:v>2.1207750000000001</c:v>
                </c:pt>
                <c:pt idx="1456">
                  <c:v>2.0890960000000001</c:v>
                </c:pt>
                <c:pt idx="1457">
                  <c:v>2.0443579999999999</c:v>
                </c:pt>
                <c:pt idx="1458">
                  <c:v>1.9675419999999999</c:v>
                </c:pt>
                <c:pt idx="1459">
                  <c:v>1.8906670000000001</c:v>
                </c:pt>
                <c:pt idx="1460">
                  <c:v>1.8253269999999999</c:v>
                </c:pt>
                <c:pt idx="1461">
                  <c:v>1.7631859999999999</c:v>
                </c:pt>
                <c:pt idx="1462">
                  <c:v>1.7137439999999999</c:v>
                </c:pt>
                <c:pt idx="1463">
                  <c:v>1.6739740000000001</c:v>
                </c:pt>
                <c:pt idx="1464">
                  <c:v>1.639821</c:v>
                </c:pt>
                <c:pt idx="1465">
                  <c:v>1.5977749999999999</c:v>
                </c:pt>
                <c:pt idx="1466">
                  <c:v>1.518743</c:v>
                </c:pt>
                <c:pt idx="1467">
                  <c:v>1.4134139999999999</c:v>
                </c:pt>
                <c:pt idx="1468">
                  <c:v>1.324471</c:v>
                </c:pt>
                <c:pt idx="1469">
                  <c:v>1.2640389999999999</c:v>
                </c:pt>
                <c:pt idx="1470">
                  <c:v>1.231196</c:v>
                </c:pt>
                <c:pt idx="1471">
                  <c:v>1.216518</c:v>
                </c:pt>
                <c:pt idx="1472">
                  <c:v>1.2032560000000001</c:v>
                </c:pt>
                <c:pt idx="1473">
                  <c:v>1.1595489999999999</c:v>
                </c:pt>
                <c:pt idx="1474">
                  <c:v>1.0874239999999999</c:v>
                </c:pt>
                <c:pt idx="1475">
                  <c:v>1.010065</c:v>
                </c:pt>
                <c:pt idx="1476">
                  <c:v>0.94018299999999999</c:v>
                </c:pt>
                <c:pt idx="1477">
                  <c:v>0.88732500000000003</c:v>
                </c:pt>
                <c:pt idx="1478">
                  <c:v>0.84187100000000004</c:v>
                </c:pt>
                <c:pt idx="1479">
                  <c:v>0.78885400000000006</c:v>
                </c:pt>
                <c:pt idx="1480">
                  <c:v>0.71630400000000005</c:v>
                </c:pt>
                <c:pt idx="1481">
                  <c:v>0.63358499999999995</c:v>
                </c:pt>
                <c:pt idx="1482">
                  <c:v>0.527416</c:v>
                </c:pt>
                <c:pt idx="1483">
                  <c:v>0.40692499999999998</c:v>
                </c:pt>
                <c:pt idx="1484">
                  <c:v>0.281609</c:v>
                </c:pt>
                <c:pt idx="1485">
                  <c:v>0.140434</c:v>
                </c:pt>
                <c:pt idx="1486">
                  <c:v>-2.3112000000000001E-2</c:v>
                </c:pt>
                <c:pt idx="1487">
                  <c:v>-0.19234100000000001</c:v>
                </c:pt>
                <c:pt idx="1488">
                  <c:v>-0.35249799999999998</c:v>
                </c:pt>
                <c:pt idx="1489">
                  <c:v>-0.483122</c:v>
                </c:pt>
                <c:pt idx="1490">
                  <c:v>-0.56684599999999996</c:v>
                </c:pt>
                <c:pt idx="1491">
                  <c:v>-0.605576</c:v>
                </c:pt>
                <c:pt idx="1492">
                  <c:v>-0.61743199999999998</c:v>
                </c:pt>
                <c:pt idx="1493">
                  <c:v>-0.63439699999999999</c:v>
                </c:pt>
                <c:pt idx="1494">
                  <c:v>-0.66819700000000004</c:v>
                </c:pt>
                <c:pt idx="1495">
                  <c:v>-0.70001400000000003</c:v>
                </c:pt>
                <c:pt idx="1496">
                  <c:v>-0.74160400000000004</c:v>
                </c:pt>
                <c:pt idx="1497">
                  <c:v>-0.79069599999999995</c:v>
                </c:pt>
                <c:pt idx="1498">
                  <c:v>-0.82708099999999996</c:v>
                </c:pt>
              </c:numCache>
            </c:numRef>
          </c:val>
          <c:smooth val="0"/>
          <c:extLst>
            <c:ext xmlns:c16="http://schemas.microsoft.com/office/drawing/2014/chart" uri="{C3380CC4-5D6E-409C-BE32-E72D297353CC}">
              <c16:uniqueId val="{00000000-9515-4ED4-92ED-8510D8D3433A}"/>
            </c:ext>
          </c:extLst>
        </c:ser>
        <c:ser>
          <c:idx val="1"/>
          <c:order val="1"/>
          <c:tx>
            <c:strRef>
              <c:f>Simulate_raci_31_01_2018!$P$1</c:f>
              <c:strCache>
                <c:ptCount val="1"/>
                <c:pt idx="0">
                  <c:v>Roll_Aixs</c:v>
                </c:pt>
              </c:strCache>
            </c:strRef>
          </c:tx>
          <c:spPr>
            <a:ln w="28575" cap="rnd">
              <a:solidFill>
                <a:schemeClr val="accent2"/>
              </a:solidFill>
              <a:round/>
            </a:ln>
            <a:effectLst/>
          </c:spPr>
          <c:marker>
            <c:symbol val="none"/>
          </c:marker>
          <c:val>
            <c:numRef>
              <c:f>Simulate_raci_31_01_2018!$P$2:$P$1500</c:f>
              <c:numCache>
                <c:formatCode>General</c:formatCode>
                <c:ptCount val="1499"/>
                <c:pt idx="0">
                  <c:v>-0.265293</c:v>
                </c:pt>
                <c:pt idx="1">
                  <c:v>-0.421954</c:v>
                </c:pt>
                <c:pt idx="2">
                  <c:v>-0.35803299999999999</c:v>
                </c:pt>
                <c:pt idx="3">
                  <c:v>-0.18545700000000001</c:v>
                </c:pt>
                <c:pt idx="4">
                  <c:v>-2.1461000000000001E-2</c:v>
                </c:pt>
                <c:pt idx="5">
                  <c:v>7.5462000000000001E-2</c:v>
                </c:pt>
                <c:pt idx="6">
                  <c:v>0.122311</c:v>
                </c:pt>
                <c:pt idx="7">
                  <c:v>0.14466300000000001</c:v>
                </c:pt>
                <c:pt idx="8">
                  <c:v>0.17446600000000001</c:v>
                </c:pt>
                <c:pt idx="9">
                  <c:v>0.16269900000000001</c:v>
                </c:pt>
                <c:pt idx="10">
                  <c:v>4.7717000000000002E-2</c:v>
                </c:pt>
                <c:pt idx="11">
                  <c:v>-6.6154000000000004E-2</c:v>
                </c:pt>
                <c:pt idx="12">
                  <c:v>-0.15875400000000001</c:v>
                </c:pt>
                <c:pt idx="13">
                  <c:v>-0.18537500000000001</c:v>
                </c:pt>
                <c:pt idx="14">
                  <c:v>-0.141709</c:v>
                </c:pt>
                <c:pt idx="15">
                  <c:v>-0.10120800000000001</c:v>
                </c:pt>
                <c:pt idx="16">
                  <c:v>-9.0553999999999996E-2</c:v>
                </c:pt>
                <c:pt idx="17">
                  <c:v>-0.106543</c:v>
                </c:pt>
                <c:pt idx="18">
                  <c:v>-0.110767</c:v>
                </c:pt>
                <c:pt idx="19">
                  <c:v>-7.5592000000000006E-2</c:v>
                </c:pt>
                <c:pt idx="20">
                  <c:v>4.3099999999999996E-3</c:v>
                </c:pt>
                <c:pt idx="21">
                  <c:v>9.6997E-2</c:v>
                </c:pt>
                <c:pt idx="22">
                  <c:v>0.13856199999999999</c:v>
                </c:pt>
                <c:pt idx="23">
                  <c:v>8.9566999999999994E-2</c:v>
                </c:pt>
                <c:pt idx="24">
                  <c:v>-1.008E-3</c:v>
                </c:pt>
                <c:pt idx="25">
                  <c:v>-7.7747999999999998E-2</c:v>
                </c:pt>
                <c:pt idx="26">
                  <c:v>-0.104411</c:v>
                </c:pt>
                <c:pt idx="27">
                  <c:v>-8.1026000000000001E-2</c:v>
                </c:pt>
                <c:pt idx="28">
                  <c:v>-3.4194000000000002E-2</c:v>
                </c:pt>
                <c:pt idx="29">
                  <c:v>1.2677000000000001E-2</c:v>
                </c:pt>
                <c:pt idx="30">
                  <c:v>1.9108E-2</c:v>
                </c:pt>
                <c:pt idx="31">
                  <c:v>-3.0903E-2</c:v>
                </c:pt>
                <c:pt idx="32">
                  <c:v>-0.11927400000000001</c:v>
                </c:pt>
                <c:pt idx="33">
                  <c:v>-0.21082899999999999</c:v>
                </c:pt>
                <c:pt idx="34">
                  <c:v>-0.28428599999999998</c:v>
                </c:pt>
                <c:pt idx="35">
                  <c:v>-0.30879000000000001</c:v>
                </c:pt>
                <c:pt idx="36">
                  <c:v>-0.25985399999999997</c:v>
                </c:pt>
                <c:pt idx="37">
                  <c:v>-0.207731</c:v>
                </c:pt>
                <c:pt idx="38">
                  <c:v>-0.20138900000000001</c:v>
                </c:pt>
                <c:pt idx="39">
                  <c:v>-0.21207699999999999</c:v>
                </c:pt>
                <c:pt idx="40">
                  <c:v>-0.18337600000000001</c:v>
                </c:pt>
                <c:pt idx="41">
                  <c:v>-0.120606</c:v>
                </c:pt>
                <c:pt idx="42">
                  <c:v>-5.1429999999999997E-2</c:v>
                </c:pt>
                <c:pt idx="43">
                  <c:v>6.0559999999999998E-3</c:v>
                </c:pt>
                <c:pt idx="44">
                  <c:v>4.5435999999999997E-2</c:v>
                </c:pt>
                <c:pt idx="45">
                  <c:v>6.3492999999999994E-2</c:v>
                </c:pt>
                <c:pt idx="46">
                  <c:v>5.8125000000000003E-2</c:v>
                </c:pt>
                <c:pt idx="47">
                  <c:v>5.4857000000000003E-2</c:v>
                </c:pt>
                <c:pt idx="48">
                  <c:v>7.8224000000000002E-2</c:v>
                </c:pt>
                <c:pt idx="49">
                  <c:v>6.9666000000000006E-2</c:v>
                </c:pt>
                <c:pt idx="50">
                  <c:v>-3.8539999999999998E-3</c:v>
                </c:pt>
                <c:pt idx="51">
                  <c:v>-6.5673999999999996E-2</c:v>
                </c:pt>
                <c:pt idx="52">
                  <c:v>-6.2524999999999997E-2</c:v>
                </c:pt>
                <c:pt idx="53">
                  <c:v>6.6400000000000001E-3</c:v>
                </c:pt>
                <c:pt idx="54">
                  <c:v>6.9453000000000001E-2</c:v>
                </c:pt>
                <c:pt idx="55">
                  <c:v>0.12055299999999999</c:v>
                </c:pt>
                <c:pt idx="56">
                  <c:v>5.9846999999999997E-2</c:v>
                </c:pt>
                <c:pt idx="57">
                  <c:v>-7.1124999999999994E-2</c:v>
                </c:pt>
                <c:pt idx="58">
                  <c:v>-0.129716</c:v>
                </c:pt>
                <c:pt idx="59">
                  <c:v>-0.14040800000000001</c:v>
                </c:pt>
                <c:pt idx="60">
                  <c:v>-7.1209999999999996E-2</c:v>
                </c:pt>
                <c:pt idx="61">
                  <c:v>5.7637000000000001E-2</c:v>
                </c:pt>
                <c:pt idx="62">
                  <c:v>0.152397</c:v>
                </c:pt>
                <c:pt idx="63">
                  <c:v>0.179011</c:v>
                </c:pt>
                <c:pt idx="64">
                  <c:v>0.16844400000000001</c:v>
                </c:pt>
                <c:pt idx="65">
                  <c:v>0.119507</c:v>
                </c:pt>
                <c:pt idx="66">
                  <c:v>7.2687000000000002E-2</c:v>
                </c:pt>
                <c:pt idx="67">
                  <c:v>5.8805999999999997E-2</c:v>
                </c:pt>
                <c:pt idx="68">
                  <c:v>8.5350999999999996E-2</c:v>
                </c:pt>
                <c:pt idx="69">
                  <c:v>0.132076</c:v>
                </c:pt>
                <c:pt idx="70">
                  <c:v>0.154365</c:v>
                </c:pt>
                <c:pt idx="71">
                  <c:v>0.10852100000000001</c:v>
                </c:pt>
                <c:pt idx="72">
                  <c:v>6.0546000000000003E-2</c:v>
                </c:pt>
                <c:pt idx="73">
                  <c:v>-2.2859999999999998E-3</c:v>
                </c:pt>
                <c:pt idx="74">
                  <c:v>-4.3839999999999997E-2</c:v>
                </c:pt>
                <c:pt idx="75">
                  <c:v>-8.8532E-2</c:v>
                </c:pt>
                <c:pt idx="76">
                  <c:v>-0.12146899999999999</c:v>
                </c:pt>
                <c:pt idx="77">
                  <c:v>-0.12670799999999999</c:v>
                </c:pt>
                <c:pt idx="78">
                  <c:v>-8.9409000000000002E-2</c:v>
                </c:pt>
                <c:pt idx="79">
                  <c:v>-5.3220000000000003E-2</c:v>
                </c:pt>
                <c:pt idx="80">
                  <c:v>-3.0866000000000001E-2</c:v>
                </c:pt>
                <c:pt idx="81">
                  <c:v>-6.0685999999999997E-2</c:v>
                </c:pt>
                <c:pt idx="82">
                  <c:v>-0.11495</c:v>
                </c:pt>
                <c:pt idx="83">
                  <c:v>-0.17346200000000001</c:v>
                </c:pt>
                <c:pt idx="84">
                  <c:v>-0.19680600000000001</c:v>
                </c:pt>
                <c:pt idx="85">
                  <c:v>-0.18176200000000001</c:v>
                </c:pt>
                <c:pt idx="86">
                  <c:v>-0.16567100000000001</c:v>
                </c:pt>
                <c:pt idx="87">
                  <c:v>-0.13150000000000001</c:v>
                </c:pt>
                <c:pt idx="88">
                  <c:v>-9.1990000000000002E-2</c:v>
                </c:pt>
                <c:pt idx="89">
                  <c:v>-6.5284999999999996E-2</c:v>
                </c:pt>
                <c:pt idx="90">
                  <c:v>-4.1821999999999998E-2</c:v>
                </c:pt>
                <c:pt idx="91">
                  <c:v>2.6381999999999999E-2</c:v>
                </c:pt>
                <c:pt idx="92">
                  <c:v>0.13402900000000001</c:v>
                </c:pt>
                <c:pt idx="93">
                  <c:v>0.21293599999999999</c:v>
                </c:pt>
                <c:pt idx="94">
                  <c:v>0.20239599999999999</c:v>
                </c:pt>
                <c:pt idx="95">
                  <c:v>0.169519</c:v>
                </c:pt>
                <c:pt idx="96">
                  <c:v>0.235706</c:v>
                </c:pt>
                <c:pt idx="97">
                  <c:v>0.31034200000000001</c:v>
                </c:pt>
                <c:pt idx="98">
                  <c:v>0.29547299999999999</c:v>
                </c:pt>
                <c:pt idx="99">
                  <c:v>0.20927299999999999</c:v>
                </c:pt>
                <c:pt idx="100">
                  <c:v>0.11772100000000001</c:v>
                </c:pt>
                <c:pt idx="101">
                  <c:v>0.14225499999999999</c:v>
                </c:pt>
                <c:pt idx="102">
                  <c:v>0.243505</c:v>
                </c:pt>
                <c:pt idx="103">
                  <c:v>0.335179</c:v>
                </c:pt>
                <c:pt idx="104">
                  <c:v>0.37896400000000002</c:v>
                </c:pt>
                <c:pt idx="105">
                  <c:v>0.319434</c:v>
                </c:pt>
                <c:pt idx="106">
                  <c:v>0.20660000000000001</c:v>
                </c:pt>
                <c:pt idx="107">
                  <c:v>0.111804</c:v>
                </c:pt>
                <c:pt idx="108">
                  <c:v>8.5114999999999996E-2</c:v>
                </c:pt>
                <c:pt idx="109">
                  <c:v>0.12550900000000001</c:v>
                </c:pt>
                <c:pt idx="110">
                  <c:v>0.173346</c:v>
                </c:pt>
                <c:pt idx="111">
                  <c:v>0.21268200000000001</c:v>
                </c:pt>
                <c:pt idx="112">
                  <c:v>0.21263199999999999</c:v>
                </c:pt>
                <c:pt idx="113">
                  <c:v>0.16255900000000001</c:v>
                </c:pt>
                <c:pt idx="114">
                  <c:v>9.7606999999999999E-2</c:v>
                </c:pt>
                <c:pt idx="115">
                  <c:v>5.0810000000000001E-2</c:v>
                </c:pt>
                <c:pt idx="116">
                  <c:v>3.2778000000000002E-2</c:v>
                </c:pt>
                <c:pt idx="117">
                  <c:v>4.7731000000000003E-2</c:v>
                </c:pt>
                <c:pt idx="118">
                  <c:v>9.0355000000000005E-2</c:v>
                </c:pt>
                <c:pt idx="119">
                  <c:v>0.175594</c:v>
                </c:pt>
                <c:pt idx="120">
                  <c:v>0.24058099999999999</c:v>
                </c:pt>
                <c:pt idx="121">
                  <c:v>0.25656600000000002</c:v>
                </c:pt>
                <c:pt idx="122">
                  <c:v>0.25439800000000001</c:v>
                </c:pt>
                <c:pt idx="123">
                  <c:v>0.29266999999999999</c:v>
                </c:pt>
                <c:pt idx="124">
                  <c:v>0.359709</c:v>
                </c:pt>
                <c:pt idx="125">
                  <c:v>0.34057300000000001</c:v>
                </c:pt>
                <c:pt idx="126">
                  <c:v>0.16598399999999999</c:v>
                </c:pt>
                <c:pt idx="127">
                  <c:v>-7.9973000000000002E-2</c:v>
                </c:pt>
                <c:pt idx="128">
                  <c:v>-0.28231299999999998</c:v>
                </c:pt>
                <c:pt idx="129">
                  <c:v>-0.368535</c:v>
                </c:pt>
                <c:pt idx="130">
                  <c:v>-0.38231900000000002</c:v>
                </c:pt>
                <c:pt idx="131">
                  <c:v>-0.41109699999999999</c:v>
                </c:pt>
                <c:pt idx="132">
                  <c:v>-0.40895500000000001</c:v>
                </c:pt>
                <c:pt idx="133">
                  <c:v>-0.374838</c:v>
                </c:pt>
                <c:pt idx="134">
                  <c:v>-0.35991899999999999</c:v>
                </c:pt>
                <c:pt idx="135">
                  <c:v>-0.35456599999999999</c:v>
                </c:pt>
                <c:pt idx="136">
                  <c:v>-0.34065699999999999</c:v>
                </c:pt>
                <c:pt idx="137">
                  <c:v>-0.34272999999999998</c:v>
                </c:pt>
                <c:pt idx="138">
                  <c:v>-0.37786599999999998</c:v>
                </c:pt>
                <c:pt idx="139">
                  <c:v>-0.41726999999999997</c:v>
                </c:pt>
                <c:pt idx="140">
                  <c:v>-0.408775</c:v>
                </c:pt>
                <c:pt idx="141">
                  <c:v>-0.34812799999999999</c:v>
                </c:pt>
                <c:pt idx="142">
                  <c:v>-0.28111700000000001</c:v>
                </c:pt>
                <c:pt idx="143">
                  <c:v>-0.248219</c:v>
                </c:pt>
                <c:pt idx="144">
                  <c:v>-0.24196000000000001</c:v>
                </c:pt>
                <c:pt idx="145">
                  <c:v>-0.24312</c:v>
                </c:pt>
                <c:pt idx="146">
                  <c:v>-0.219774</c:v>
                </c:pt>
                <c:pt idx="147">
                  <c:v>-0.131467</c:v>
                </c:pt>
                <c:pt idx="148">
                  <c:v>-4.2096000000000001E-2</c:v>
                </c:pt>
                <c:pt idx="149">
                  <c:v>4.1399999999999998E-4</c:v>
                </c:pt>
                <c:pt idx="150">
                  <c:v>3.4390999999999998E-2</c:v>
                </c:pt>
                <c:pt idx="151">
                  <c:v>2.7889000000000001E-2</c:v>
                </c:pt>
                <c:pt idx="152">
                  <c:v>-1.4834999999999999E-2</c:v>
                </c:pt>
                <c:pt idx="153">
                  <c:v>-5.7567E-2</c:v>
                </c:pt>
                <c:pt idx="154">
                  <c:v>-8.2181000000000004E-2</c:v>
                </c:pt>
                <c:pt idx="155">
                  <c:v>-8.0151E-2</c:v>
                </c:pt>
                <c:pt idx="156">
                  <c:v>-5.8930000000000003E-2</c:v>
                </c:pt>
                <c:pt idx="157">
                  <c:v>-3.1306E-2</c:v>
                </c:pt>
                <c:pt idx="158">
                  <c:v>-1.5365999999999999E-2</c:v>
                </c:pt>
                <c:pt idx="159">
                  <c:v>-2.6059999999999998E-3</c:v>
                </c:pt>
                <c:pt idx="160">
                  <c:v>1.44E-2</c:v>
                </c:pt>
                <c:pt idx="161">
                  <c:v>7.9579999999999998E-3</c:v>
                </c:pt>
                <c:pt idx="162">
                  <c:v>-2.0865999999999999E-2</c:v>
                </c:pt>
                <c:pt idx="163">
                  <c:v>-5.8212E-2</c:v>
                </c:pt>
                <c:pt idx="164">
                  <c:v>-8.2779000000000005E-2</c:v>
                </c:pt>
                <c:pt idx="165">
                  <c:v>-8.3932999999999994E-2</c:v>
                </c:pt>
                <c:pt idx="166">
                  <c:v>-5.9493999999999998E-2</c:v>
                </c:pt>
                <c:pt idx="167">
                  <c:v>7.5630000000000003E-3</c:v>
                </c:pt>
                <c:pt idx="168">
                  <c:v>8.8482000000000005E-2</c:v>
                </c:pt>
                <c:pt idx="169">
                  <c:v>0.15132300000000001</c:v>
                </c:pt>
                <c:pt idx="170">
                  <c:v>0.137493</c:v>
                </c:pt>
                <c:pt idx="171">
                  <c:v>8.8511999999999993E-2</c:v>
                </c:pt>
                <c:pt idx="172">
                  <c:v>3.4208000000000002E-2</c:v>
                </c:pt>
                <c:pt idx="173">
                  <c:v>-1.7972999999999999E-2</c:v>
                </c:pt>
                <c:pt idx="174">
                  <c:v>-6.3785999999999995E-2</c:v>
                </c:pt>
                <c:pt idx="175">
                  <c:v>-9.042E-2</c:v>
                </c:pt>
                <c:pt idx="176">
                  <c:v>-5.1038E-2</c:v>
                </c:pt>
                <c:pt idx="177">
                  <c:v>-8.4849999999999995E-3</c:v>
                </c:pt>
                <c:pt idx="178">
                  <c:v>2.3418999999999999E-2</c:v>
                </c:pt>
                <c:pt idx="179">
                  <c:v>4.6831999999999999E-2</c:v>
                </c:pt>
                <c:pt idx="180">
                  <c:v>5.3260000000000002E-2</c:v>
                </c:pt>
                <c:pt idx="181">
                  <c:v>6.2887999999999999E-2</c:v>
                </c:pt>
                <c:pt idx="182">
                  <c:v>7.7818999999999999E-2</c:v>
                </c:pt>
                <c:pt idx="183">
                  <c:v>9.4861000000000001E-2</c:v>
                </c:pt>
                <c:pt idx="184">
                  <c:v>8.8478000000000001E-2</c:v>
                </c:pt>
                <c:pt idx="185">
                  <c:v>6.2905000000000003E-2</c:v>
                </c:pt>
                <c:pt idx="186">
                  <c:v>5.5403000000000001E-2</c:v>
                </c:pt>
                <c:pt idx="187">
                  <c:v>8.3006999999999997E-2</c:v>
                </c:pt>
                <c:pt idx="188">
                  <c:v>0.139352</c:v>
                </c:pt>
                <c:pt idx="189">
                  <c:v>0.20105100000000001</c:v>
                </c:pt>
                <c:pt idx="190">
                  <c:v>0.25748399999999999</c:v>
                </c:pt>
                <c:pt idx="191">
                  <c:v>0.31502200000000002</c:v>
                </c:pt>
                <c:pt idx="192">
                  <c:v>0.353377</c:v>
                </c:pt>
                <c:pt idx="193">
                  <c:v>0.36297200000000002</c:v>
                </c:pt>
                <c:pt idx="194">
                  <c:v>0.335283</c:v>
                </c:pt>
                <c:pt idx="195">
                  <c:v>0.28839399999999998</c:v>
                </c:pt>
                <c:pt idx="196">
                  <c:v>0.23938499999999999</c:v>
                </c:pt>
                <c:pt idx="197">
                  <c:v>0.18401100000000001</c:v>
                </c:pt>
                <c:pt idx="198">
                  <c:v>0.11160399999999999</c:v>
                </c:pt>
                <c:pt idx="199">
                  <c:v>4.8805000000000001E-2</c:v>
                </c:pt>
                <c:pt idx="200">
                  <c:v>9.4490000000000008E-3</c:v>
                </c:pt>
                <c:pt idx="201">
                  <c:v>-7.5519999999999997E-3</c:v>
                </c:pt>
                <c:pt idx="202">
                  <c:v>1.0628E-2</c:v>
                </c:pt>
                <c:pt idx="203">
                  <c:v>2.9888999999999999E-2</c:v>
                </c:pt>
                <c:pt idx="204">
                  <c:v>2.998E-2</c:v>
                </c:pt>
                <c:pt idx="205">
                  <c:v>1.4123999999999999E-2</c:v>
                </c:pt>
                <c:pt idx="206">
                  <c:v>3.8400000000000001E-4</c:v>
                </c:pt>
                <c:pt idx="207">
                  <c:v>-5.8989999999999997E-3</c:v>
                </c:pt>
                <c:pt idx="208">
                  <c:v>6.2699999999999995E-4</c:v>
                </c:pt>
                <c:pt idx="209">
                  <c:v>-4.5750000000000001E-3</c:v>
                </c:pt>
                <c:pt idx="210">
                  <c:v>-8.7130000000000003E-3</c:v>
                </c:pt>
                <c:pt idx="211">
                  <c:v>5.2300000000000003E-3</c:v>
                </c:pt>
                <c:pt idx="212">
                  <c:v>2.5509E-2</c:v>
                </c:pt>
                <c:pt idx="213">
                  <c:v>3.5109000000000001E-2</c:v>
                </c:pt>
                <c:pt idx="214">
                  <c:v>4.8964000000000001E-2</c:v>
                </c:pt>
                <c:pt idx="215">
                  <c:v>6.6032999999999994E-2</c:v>
                </c:pt>
                <c:pt idx="216">
                  <c:v>6.7172999999999997E-2</c:v>
                </c:pt>
                <c:pt idx="217">
                  <c:v>3.6352000000000002E-2</c:v>
                </c:pt>
                <c:pt idx="218">
                  <c:v>2.287E-3</c:v>
                </c:pt>
                <c:pt idx="219">
                  <c:v>3.3500000000000001E-3</c:v>
                </c:pt>
                <c:pt idx="220">
                  <c:v>4.7019999999999999E-2</c:v>
                </c:pt>
                <c:pt idx="221">
                  <c:v>0.111979</c:v>
                </c:pt>
                <c:pt idx="222">
                  <c:v>0.172681</c:v>
                </c:pt>
                <c:pt idx="223">
                  <c:v>0.200407</c:v>
                </c:pt>
                <c:pt idx="224">
                  <c:v>0.17174400000000001</c:v>
                </c:pt>
                <c:pt idx="225">
                  <c:v>7.7078999999999995E-2</c:v>
                </c:pt>
                <c:pt idx="226">
                  <c:v>-6.9259999999999999E-3</c:v>
                </c:pt>
                <c:pt idx="227">
                  <c:v>-2.5019999999999999E-3</c:v>
                </c:pt>
                <c:pt idx="228">
                  <c:v>6.6872000000000001E-2</c:v>
                </c:pt>
                <c:pt idx="229">
                  <c:v>0.15328</c:v>
                </c:pt>
                <c:pt idx="230">
                  <c:v>0.22050400000000001</c:v>
                </c:pt>
                <c:pt idx="231">
                  <c:v>0.23983099999999999</c:v>
                </c:pt>
                <c:pt idx="232">
                  <c:v>0.20699799999999999</c:v>
                </c:pt>
                <c:pt idx="233">
                  <c:v>4.1998000000000001E-2</c:v>
                </c:pt>
                <c:pt idx="234">
                  <c:v>-0.135855</c:v>
                </c:pt>
                <c:pt idx="235">
                  <c:v>-0.19445899999999999</c:v>
                </c:pt>
                <c:pt idx="236">
                  <c:v>-9.4371999999999998E-2</c:v>
                </c:pt>
                <c:pt idx="237">
                  <c:v>0.10695399999999999</c:v>
                </c:pt>
                <c:pt idx="238">
                  <c:v>0.24018800000000001</c:v>
                </c:pt>
                <c:pt idx="239">
                  <c:v>0.210505</c:v>
                </c:pt>
                <c:pt idx="240">
                  <c:v>0.120119</c:v>
                </c:pt>
                <c:pt idx="241">
                  <c:v>6.9095000000000004E-2</c:v>
                </c:pt>
                <c:pt idx="242">
                  <c:v>3.8254999999999997E-2</c:v>
                </c:pt>
                <c:pt idx="243">
                  <c:v>-6.4770000000000001E-3</c:v>
                </c:pt>
                <c:pt idx="244">
                  <c:v>-5.7632000000000003E-2</c:v>
                </c:pt>
                <c:pt idx="245">
                  <c:v>-0.109962</c:v>
                </c:pt>
                <c:pt idx="246">
                  <c:v>-0.13241700000000001</c:v>
                </c:pt>
                <c:pt idx="247">
                  <c:v>-0.119617</c:v>
                </c:pt>
                <c:pt idx="248">
                  <c:v>-0.117442</c:v>
                </c:pt>
                <c:pt idx="249">
                  <c:v>-0.12909999999999999</c:v>
                </c:pt>
                <c:pt idx="250">
                  <c:v>-0.17599400000000001</c:v>
                </c:pt>
                <c:pt idx="251">
                  <c:v>-0.22933100000000001</c:v>
                </c:pt>
                <c:pt idx="252">
                  <c:v>-0.25069200000000003</c:v>
                </c:pt>
                <c:pt idx="253">
                  <c:v>-0.26356200000000002</c:v>
                </c:pt>
                <c:pt idx="254">
                  <c:v>-0.28710000000000002</c:v>
                </c:pt>
                <c:pt idx="255">
                  <c:v>-0.319137</c:v>
                </c:pt>
                <c:pt idx="256">
                  <c:v>-0.33519599999999999</c:v>
                </c:pt>
                <c:pt idx="257">
                  <c:v>-0.30227599999999999</c:v>
                </c:pt>
                <c:pt idx="258">
                  <c:v>-0.244892</c:v>
                </c:pt>
                <c:pt idx="259">
                  <c:v>-0.20241500000000001</c:v>
                </c:pt>
                <c:pt idx="260">
                  <c:v>-0.172704</c:v>
                </c:pt>
                <c:pt idx="261">
                  <c:v>-0.13234599999999999</c:v>
                </c:pt>
                <c:pt idx="262">
                  <c:v>-0.104806</c:v>
                </c:pt>
                <c:pt idx="263">
                  <c:v>-0.109246</c:v>
                </c:pt>
                <c:pt idx="264">
                  <c:v>-0.119007</c:v>
                </c:pt>
                <c:pt idx="265">
                  <c:v>-0.120227</c:v>
                </c:pt>
                <c:pt idx="266">
                  <c:v>-0.111857</c:v>
                </c:pt>
                <c:pt idx="267">
                  <c:v>-0.102395</c:v>
                </c:pt>
                <c:pt idx="268">
                  <c:v>-0.101426</c:v>
                </c:pt>
                <c:pt idx="269">
                  <c:v>-9.9428000000000002E-2</c:v>
                </c:pt>
                <c:pt idx="270">
                  <c:v>-0.10169499999999999</c:v>
                </c:pt>
                <c:pt idx="271">
                  <c:v>-0.107086</c:v>
                </c:pt>
                <c:pt idx="272">
                  <c:v>-0.12627099999999999</c:v>
                </c:pt>
                <c:pt idx="273">
                  <c:v>-0.148641</c:v>
                </c:pt>
                <c:pt idx="274">
                  <c:v>-0.18065000000000001</c:v>
                </c:pt>
                <c:pt idx="275">
                  <c:v>-0.15081</c:v>
                </c:pt>
                <c:pt idx="276">
                  <c:v>-4.3285999999999998E-2</c:v>
                </c:pt>
                <c:pt idx="277">
                  <c:v>4.6126E-2</c:v>
                </c:pt>
                <c:pt idx="278">
                  <c:v>0.101518</c:v>
                </c:pt>
                <c:pt idx="279">
                  <c:v>9.2965999999999993E-2</c:v>
                </c:pt>
                <c:pt idx="280">
                  <c:v>2.0410999999999999E-2</c:v>
                </c:pt>
                <c:pt idx="281">
                  <c:v>-3.9329000000000003E-2</c:v>
                </c:pt>
                <c:pt idx="282">
                  <c:v>-8.0911999999999998E-2</c:v>
                </c:pt>
                <c:pt idx="283">
                  <c:v>-0.13203999999999999</c:v>
                </c:pt>
                <c:pt idx="284">
                  <c:v>-0.169322</c:v>
                </c:pt>
                <c:pt idx="285">
                  <c:v>-0.154533</c:v>
                </c:pt>
                <c:pt idx="286">
                  <c:v>-0.14085500000000001</c:v>
                </c:pt>
                <c:pt idx="287">
                  <c:v>-0.106859</c:v>
                </c:pt>
                <c:pt idx="288">
                  <c:v>-2.6998999999999999E-2</c:v>
                </c:pt>
                <c:pt idx="289">
                  <c:v>5.8251999999999998E-2</c:v>
                </c:pt>
                <c:pt idx="290">
                  <c:v>0.142461</c:v>
                </c:pt>
                <c:pt idx="291">
                  <c:v>0.16387499999999999</c:v>
                </c:pt>
                <c:pt idx="292">
                  <c:v>0.17784900000000001</c:v>
                </c:pt>
                <c:pt idx="293">
                  <c:v>0.179004</c:v>
                </c:pt>
                <c:pt idx="294">
                  <c:v>0.139657</c:v>
                </c:pt>
                <c:pt idx="295">
                  <c:v>0.100177</c:v>
                </c:pt>
                <c:pt idx="296">
                  <c:v>1.5859999999999999E-2</c:v>
                </c:pt>
                <c:pt idx="297">
                  <c:v>-9.6119999999999997E-2</c:v>
                </c:pt>
                <c:pt idx="298">
                  <c:v>-8.1341999999999998E-2</c:v>
                </c:pt>
                <c:pt idx="299">
                  <c:v>-4.2042000000000003E-2</c:v>
                </c:pt>
                <c:pt idx="300">
                  <c:v>-7.8289999999999998E-2</c:v>
                </c:pt>
                <c:pt idx="301">
                  <c:v>-0.154947</c:v>
                </c:pt>
                <c:pt idx="302">
                  <c:v>-0.21778900000000001</c:v>
                </c:pt>
                <c:pt idx="303">
                  <c:v>-0.21143700000000001</c:v>
                </c:pt>
                <c:pt idx="304">
                  <c:v>-0.12729799999999999</c:v>
                </c:pt>
                <c:pt idx="305">
                  <c:v>-1.1194000000000001E-2</c:v>
                </c:pt>
                <c:pt idx="306">
                  <c:v>0.105962</c:v>
                </c:pt>
                <c:pt idx="307">
                  <c:v>0.24441399999999999</c:v>
                </c:pt>
                <c:pt idx="308">
                  <c:v>0.39245099999999999</c:v>
                </c:pt>
                <c:pt idx="309">
                  <c:v>0.45954400000000001</c:v>
                </c:pt>
                <c:pt idx="310">
                  <c:v>0.37650400000000001</c:v>
                </c:pt>
                <c:pt idx="311">
                  <c:v>0.20195199999999999</c:v>
                </c:pt>
                <c:pt idx="312">
                  <c:v>8.0700999999999995E-2</c:v>
                </c:pt>
                <c:pt idx="313">
                  <c:v>6.1650999999999997E-2</c:v>
                </c:pt>
                <c:pt idx="314">
                  <c:v>6.1745000000000001E-2</c:v>
                </c:pt>
                <c:pt idx="315">
                  <c:v>6.2867999999999993E-2</c:v>
                </c:pt>
                <c:pt idx="316">
                  <c:v>6.6101999999999994E-2</c:v>
                </c:pt>
                <c:pt idx="317">
                  <c:v>6.5055000000000002E-2</c:v>
                </c:pt>
                <c:pt idx="318">
                  <c:v>5.6542000000000002E-2</c:v>
                </c:pt>
                <c:pt idx="319">
                  <c:v>2.8867E-2</c:v>
                </c:pt>
                <c:pt idx="320">
                  <c:v>-3.0500000000000002E-3</c:v>
                </c:pt>
                <c:pt idx="321">
                  <c:v>-2.324E-2</c:v>
                </c:pt>
                <c:pt idx="322">
                  <c:v>-3.4921000000000001E-2</c:v>
                </c:pt>
                <c:pt idx="323">
                  <c:v>-3.2771000000000002E-2</c:v>
                </c:pt>
                <c:pt idx="324">
                  <c:v>-2.5298999999999999E-2</c:v>
                </c:pt>
                <c:pt idx="325">
                  <c:v>2.8400000000000002E-4</c:v>
                </c:pt>
                <c:pt idx="326">
                  <c:v>3.1220000000000001E-2</c:v>
                </c:pt>
                <c:pt idx="327">
                  <c:v>5.0462E-2</c:v>
                </c:pt>
                <c:pt idx="328">
                  <c:v>5.0538E-2</c:v>
                </c:pt>
                <c:pt idx="329">
                  <c:v>1.9730999999999999E-2</c:v>
                </c:pt>
                <c:pt idx="330">
                  <c:v>-8.9370000000000005E-3</c:v>
                </c:pt>
                <c:pt idx="331">
                  <c:v>-8.8389999999999996E-3</c:v>
                </c:pt>
                <c:pt idx="332">
                  <c:v>1.6823000000000001E-2</c:v>
                </c:pt>
                <c:pt idx="333">
                  <c:v>3.3938999999999997E-2</c:v>
                </c:pt>
                <c:pt idx="334">
                  <c:v>3.8302999999999997E-2</c:v>
                </c:pt>
                <c:pt idx="335">
                  <c:v>2.5708000000000002E-2</c:v>
                </c:pt>
                <c:pt idx="336">
                  <c:v>-2.9199999999999999E-3</c:v>
                </c:pt>
                <c:pt idx="337">
                  <c:v>-1.141E-2</c:v>
                </c:pt>
                <c:pt idx="338">
                  <c:v>1.1024000000000001E-2</c:v>
                </c:pt>
                <c:pt idx="339">
                  <c:v>1.6444E-2</c:v>
                </c:pt>
                <c:pt idx="340">
                  <c:v>-6.9020000000000001E-3</c:v>
                </c:pt>
                <c:pt idx="341">
                  <c:v>-3.0286E-2</c:v>
                </c:pt>
                <c:pt idx="342">
                  <c:v>-3.6632999999999999E-2</c:v>
                </c:pt>
                <c:pt idx="343">
                  <c:v>-3.0169999999999999E-2</c:v>
                </c:pt>
                <c:pt idx="344">
                  <c:v>-2.1637E-2</c:v>
                </c:pt>
                <c:pt idx="345">
                  <c:v>7.1110000000000001E-3</c:v>
                </c:pt>
                <c:pt idx="346">
                  <c:v>5.2887000000000003E-2</c:v>
                </c:pt>
                <c:pt idx="347">
                  <c:v>9.8659999999999998E-2</c:v>
                </c:pt>
                <c:pt idx="348">
                  <c:v>0.102897</c:v>
                </c:pt>
                <c:pt idx="349">
                  <c:v>6.1351999999999997E-2</c:v>
                </c:pt>
                <c:pt idx="350">
                  <c:v>6.4099999999999997E-4</c:v>
                </c:pt>
                <c:pt idx="351">
                  <c:v>-4.9425999999999998E-2</c:v>
                </c:pt>
                <c:pt idx="352">
                  <c:v>-4.1958000000000002E-2</c:v>
                </c:pt>
                <c:pt idx="353">
                  <c:v>1.4533000000000001E-2</c:v>
                </c:pt>
                <c:pt idx="354">
                  <c:v>5.1834999999999999E-2</c:v>
                </c:pt>
                <c:pt idx="355">
                  <c:v>4.7634000000000003E-2</c:v>
                </c:pt>
                <c:pt idx="356">
                  <c:v>8.3009999999999994E-3</c:v>
                </c:pt>
                <c:pt idx="357">
                  <c:v>-3.8439000000000001E-2</c:v>
                </c:pt>
                <c:pt idx="358">
                  <c:v>-7.8744999999999996E-2</c:v>
                </c:pt>
                <c:pt idx="359">
                  <c:v>-0.10528800000000001</c:v>
                </c:pt>
                <c:pt idx="360">
                  <c:v>-0.111709</c:v>
                </c:pt>
                <c:pt idx="361">
                  <c:v>-7.7649999999999997E-2</c:v>
                </c:pt>
                <c:pt idx="362">
                  <c:v>-4.2506000000000002E-2</c:v>
                </c:pt>
                <c:pt idx="363">
                  <c:v>-5.5298E-2</c:v>
                </c:pt>
                <c:pt idx="364">
                  <c:v>-0.10109799999999999</c:v>
                </c:pt>
                <c:pt idx="365">
                  <c:v>-0.15116099999999999</c:v>
                </c:pt>
                <c:pt idx="366">
                  <c:v>-0.190581</c:v>
                </c:pt>
                <c:pt idx="367">
                  <c:v>-0.22359899999999999</c:v>
                </c:pt>
                <c:pt idx="368">
                  <c:v>-0.249164</c:v>
                </c:pt>
                <c:pt idx="369">
                  <c:v>-0.24596599999999999</c:v>
                </c:pt>
                <c:pt idx="370">
                  <c:v>-0.217225</c:v>
                </c:pt>
                <c:pt idx="371">
                  <c:v>-0.18315400000000001</c:v>
                </c:pt>
                <c:pt idx="372">
                  <c:v>-0.16400500000000001</c:v>
                </c:pt>
                <c:pt idx="373">
                  <c:v>-0.156582</c:v>
                </c:pt>
                <c:pt idx="374">
                  <c:v>-0.15554899999999999</c:v>
                </c:pt>
                <c:pt idx="375">
                  <c:v>-0.158773</c:v>
                </c:pt>
                <c:pt idx="376">
                  <c:v>-0.15560299999999999</c:v>
                </c:pt>
                <c:pt idx="377">
                  <c:v>-0.15776699999999999</c:v>
                </c:pt>
                <c:pt idx="378">
                  <c:v>-0.17696400000000001</c:v>
                </c:pt>
                <c:pt idx="379">
                  <c:v>-0.20467099999999999</c:v>
                </c:pt>
                <c:pt idx="380">
                  <c:v>-0.23021800000000001</c:v>
                </c:pt>
                <c:pt idx="381">
                  <c:v>-0.23766399999999999</c:v>
                </c:pt>
                <c:pt idx="382">
                  <c:v>-0.21319399999999999</c:v>
                </c:pt>
                <c:pt idx="383">
                  <c:v>-0.17488600000000001</c:v>
                </c:pt>
                <c:pt idx="384">
                  <c:v>-0.14935599999999999</c:v>
                </c:pt>
                <c:pt idx="385">
                  <c:v>-0.15045800000000001</c:v>
                </c:pt>
                <c:pt idx="386">
                  <c:v>-0.16970199999999999</c:v>
                </c:pt>
                <c:pt idx="387">
                  <c:v>-0.187884</c:v>
                </c:pt>
                <c:pt idx="388">
                  <c:v>-0.192189</c:v>
                </c:pt>
                <c:pt idx="389">
                  <c:v>-0.17835500000000001</c:v>
                </c:pt>
                <c:pt idx="390">
                  <c:v>-0.15598699999999999</c:v>
                </c:pt>
                <c:pt idx="391">
                  <c:v>-0.120849</c:v>
                </c:pt>
                <c:pt idx="392">
                  <c:v>-8.9973999999999998E-2</c:v>
                </c:pt>
                <c:pt idx="393">
                  <c:v>-9.7447000000000006E-2</c:v>
                </c:pt>
                <c:pt idx="394">
                  <c:v>-0.136874</c:v>
                </c:pt>
                <c:pt idx="395">
                  <c:v>-0.16244600000000001</c:v>
                </c:pt>
                <c:pt idx="396">
                  <c:v>-0.157142</c:v>
                </c:pt>
                <c:pt idx="397">
                  <c:v>-0.15076000000000001</c:v>
                </c:pt>
                <c:pt idx="398">
                  <c:v>-0.14224999999999999</c:v>
                </c:pt>
                <c:pt idx="399">
                  <c:v>-0.119894</c:v>
                </c:pt>
                <c:pt idx="400">
                  <c:v>-9.0078000000000005E-2</c:v>
                </c:pt>
                <c:pt idx="401">
                  <c:v>-6.5594E-2</c:v>
                </c:pt>
                <c:pt idx="402">
                  <c:v>-4.4327999999999999E-2</c:v>
                </c:pt>
                <c:pt idx="403">
                  <c:v>-3.2659000000000001E-2</c:v>
                </c:pt>
                <c:pt idx="404">
                  <c:v>-3.3799999999999997E-2</c:v>
                </c:pt>
                <c:pt idx="405">
                  <c:v>-4.4525000000000002E-2</c:v>
                </c:pt>
                <c:pt idx="406">
                  <c:v>-6.1641000000000001E-2</c:v>
                </c:pt>
                <c:pt idx="407">
                  <c:v>-7.4482000000000007E-2</c:v>
                </c:pt>
                <c:pt idx="408">
                  <c:v>-7.7730999999999995E-2</c:v>
                </c:pt>
                <c:pt idx="409">
                  <c:v>-6.0720999999999997E-2</c:v>
                </c:pt>
                <c:pt idx="410">
                  <c:v>-2.8799000000000002E-2</c:v>
                </c:pt>
                <c:pt idx="411">
                  <c:v>-8.1000000000000004E-5</c:v>
                </c:pt>
                <c:pt idx="412">
                  <c:v>2.3314000000000001E-2</c:v>
                </c:pt>
                <c:pt idx="413">
                  <c:v>3.7113E-2</c:v>
                </c:pt>
                <c:pt idx="414">
                  <c:v>2.8537E-2</c:v>
                </c:pt>
                <c:pt idx="415">
                  <c:v>8.26E-3</c:v>
                </c:pt>
                <c:pt idx="416">
                  <c:v>9.2919999999999999E-3</c:v>
                </c:pt>
                <c:pt idx="417">
                  <c:v>1.8870000000000001E-2</c:v>
                </c:pt>
                <c:pt idx="418">
                  <c:v>1.2475E-2</c:v>
                </c:pt>
                <c:pt idx="419">
                  <c:v>-1.9488999999999999E-2</c:v>
                </c:pt>
                <c:pt idx="420">
                  <c:v>-4.2930000000000003E-2</c:v>
                </c:pt>
                <c:pt idx="421">
                  <c:v>-3.7612E-2</c:v>
                </c:pt>
                <c:pt idx="422">
                  <c:v>-9.9430000000000004E-3</c:v>
                </c:pt>
                <c:pt idx="423">
                  <c:v>2.8367E-2</c:v>
                </c:pt>
                <c:pt idx="424">
                  <c:v>5.7085999999999998E-2</c:v>
                </c:pt>
                <c:pt idx="425">
                  <c:v>7.0897000000000002E-2</c:v>
                </c:pt>
                <c:pt idx="426">
                  <c:v>6.2328000000000001E-2</c:v>
                </c:pt>
                <c:pt idx="427">
                  <c:v>3.4592999999999999E-2</c:v>
                </c:pt>
                <c:pt idx="428">
                  <c:v>1.3236E-2</c:v>
                </c:pt>
                <c:pt idx="429">
                  <c:v>1.3186E-2</c:v>
                </c:pt>
                <c:pt idx="430">
                  <c:v>3.5506999999999997E-2</c:v>
                </c:pt>
                <c:pt idx="431">
                  <c:v>9.2990000000000003E-2</c:v>
                </c:pt>
                <c:pt idx="432">
                  <c:v>0.137686</c:v>
                </c:pt>
                <c:pt idx="433">
                  <c:v>0.15786</c:v>
                </c:pt>
                <c:pt idx="434">
                  <c:v>0.16419900000000001</c:v>
                </c:pt>
                <c:pt idx="435">
                  <c:v>0.16734499999999999</c:v>
                </c:pt>
                <c:pt idx="436">
                  <c:v>0.14598</c:v>
                </c:pt>
                <c:pt idx="437">
                  <c:v>0.12781699999999999</c:v>
                </c:pt>
                <c:pt idx="438">
                  <c:v>0.146953</c:v>
                </c:pt>
                <c:pt idx="439">
                  <c:v>0.16822100000000001</c:v>
                </c:pt>
                <c:pt idx="440">
                  <c:v>0.175654</c:v>
                </c:pt>
                <c:pt idx="441">
                  <c:v>0.183115</c:v>
                </c:pt>
                <c:pt idx="442">
                  <c:v>0.19165599999999999</c:v>
                </c:pt>
                <c:pt idx="443">
                  <c:v>0.183138</c:v>
                </c:pt>
                <c:pt idx="444">
                  <c:v>0.17571000000000001</c:v>
                </c:pt>
                <c:pt idx="445">
                  <c:v>0.17680399999999999</c:v>
                </c:pt>
                <c:pt idx="446">
                  <c:v>0.18429799999999999</c:v>
                </c:pt>
                <c:pt idx="447">
                  <c:v>0.20883399999999999</c:v>
                </c:pt>
                <c:pt idx="448">
                  <c:v>0.23013900000000001</c:v>
                </c:pt>
                <c:pt idx="449">
                  <c:v>0.22589100000000001</c:v>
                </c:pt>
                <c:pt idx="450">
                  <c:v>0.18006900000000001</c:v>
                </c:pt>
                <c:pt idx="451">
                  <c:v>0.11507100000000001</c:v>
                </c:pt>
                <c:pt idx="452">
                  <c:v>8.4162000000000001E-2</c:v>
                </c:pt>
                <c:pt idx="453">
                  <c:v>6.8168999999999993E-2</c:v>
                </c:pt>
                <c:pt idx="454">
                  <c:v>6.8164000000000002E-2</c:v>
                </c:pt>
                <c:pt idx="455">
                  <c:v>9.2670000000000002E-2</c:v>
                </c:pt>
                <c:pt idx="456">
                  <c:v>0.14061899999999999</c:v>
                </c:pt>
                <c:pt idx="457">
                  <c:v>0.18537000000000001</c:v>
                </c:pt>
                <c:pt idx="458">
                  <c:v>0.206682</c:v>
                </c:pt>
                <c:pt idx="459">
                  <c:v>0.190694</c:v>
                </c:pt>
                <c:pt idx="460">
                  <c:v>0.16294700000000001</c:v>
                </c:pt>
                <c:pt idx="461">
                  <c:v>0.12986600000000001</c:v>
                </c:pt>
                <c:pt idx="462">
                  <c:v>8.5083000000000006E-2</c:v>
                </c:pt>
                <c:pt idx="463">
                  <c:v>3.3924000000000003E-2</c:v>
                </c:pt>
                <c:pt idx="464">
                  <c:v>-1.6146000000000001E-2</c:v>
                </c:pt>
                <c:pt idx="465">
                  <c:v>-5.1275000000000001E-2</c:v>
                </c:pt>
                <c:pt idx="466">
                  <c:v>-7.5756000000000004E-2</c:v>
                </c:pt>
                <c:pt idx="467">
                  <c:v>-8.7462999999999999E-2</c:v>
                </c:pt>
                <c:pt idx="468">
                  <c:v>-9.4889000000000001E-2</c:v>
                </c:pt>
                <c:pt idx="469">
                  <c:v>-9.9123000000000003E-2</c:v>
                </c:pt>
                <c:pt idx="470">
                  <c:v>-9.1655E-2</c:v>
                </c:pt>
                <c:pt idx="471">
                  <c:v>-8.8442999999999994E-2</c:v>
                </c:pt>
                <c:pt idx="472">
                  <c:v>-0.11613</c:v>
                </c:pt>
                <c:pt idx="473">
                  <c:v>-0.19275</c:v>
                </c:pt>
                <c:pt idx="474">
                  <c:v>-0.28852</c:v>
                </c:pt>
                <c:pt idx="475">
                  <c:v>-0.34601799999999999</c:v>
                </c:pt>
                <c:pt idx="476">
                  <c:v>-0.34174199999999999</c:v>
                </c:pt>
                <c:pt idx="477">
                  <c:v>-0.30019800000000002</c:v>
                </c:pt>
                <c:pt idx="478">
                  <c:v>-0.230958</c:v>
                </c:pt>
                <c:pt idx="479">
                  <c:v>-0.15745400000000001</c:v>
                </c:pt>
                <c:pt idx="480">
                  <c:v>-0.102038</c:v>
                </c:pt>
                <c:pt idx="481">
                  <c:v>-6.7932999999999993E-2</c:v>
                </c:pt>
                <c:pt idx="482">
                  <c:v>-5.0874999999999997E-2</c:v>
                </c:pt>
                <c:pt idx="483">
                  <c:v>-4.4443000000000003E-2</c:v>
                </c:pt>
                <c:pt idx="484">
                  <c:v>-4.8645000000000001E-2</c:v>
                </c:pt>
                <c:pt idx="485">
                  <c:v>-4.4326999999999998E-2</c:v>
                </c:pt>
                <c:pt idx="486">
                  <c:v>-2.298E-2</c:v>
                </c:pt>
                <c:pt idx="487">
                  <c:v>2.6220000000000002E-3</c:v>
                </c:pt>
                <c:pt idx="488">
                  <c:v>2.6096999999999999E-2</c:v>
                </c:pt>
                <c:pt idx="489">
                  <c:v>2.9354000000000002E-2</c:v>
                </c:pt>
                <c:pt idx="490">
                  <c:v>4.9230000000000003E-3</c:v>
                </c:pt>
                <c:pt idx="491">
                  <c:v>-3.3342999999999998E-2</c:v>
                </c:pt>
                <c:pt idx="492">
                  <c:v>-7.6915999999999998E-2</c:v>
                </c:pt>
                <c:pt idx="493">
                  <c:v>-0.111956</c:v>
                </c:pt>
                <c:pt idx="494">
                  <c:v>-0.122493</c:v>
                </c:pt>
                <c:pt idx="495">
                  <c:v>-0.10428</c:v>
                </c:pt>
                <c:pt idx="496">
                  <c:v>-5.8407000000000001E-2</c:v>
                </c:pt>
                <c:pt idx="497">
                  <c:v>-4.0410000000000003E-3</c:v>
                </c:pt>
                <c:pt idx="498">
                  <c:v>4.2854000000000003E-2</c:v>
                </c:pt>
                <c:pt idx="499">
                  <c:v>7.1651999999999993E-2</c:v>
                </c:pt>
                <c:pt idx="500">
                  <c:v>6.3192999999999999E-2</c:v>
                </c:pt>
                <c:pt idx="501">
                  <c:v>2.5994E-2</c:v>
                </c:pt>
                <c:pt idx="502">
                  <c:v>-5.7200000000000003E-4</c:v>
                </c:pt>
                <c:pt idx="503">
                  <c:v>1.1187000000000001E-2</c:v>
                </c:pt>
                <c:pt idx="504">
                  <c:v>6.1309000000000002E-2</c:v>
                </c:pt>
                <c:pt idx="505">
                  <c:v>7.9475000000000004E-2</c:v>
                </c:pt>
                <c:pt idx="506">
                  <c:v>4.0118000000000001E-2</c:v>
                </c:pt>
                <c:pt idx="507">
                  <c:v>-2.0521999999999999E-2</c:v>
                </c:pt>
                <c:pt idx="508">
                  <c:v>-4.0655999999999998E-2</c:v>
                </c:pt>
                <c:pt idx="509">
                  <c:v>-1.2893999999999999E-2</c:v>
                </c:pt>
                <c:pt idx="510">
                  <c:v>4.258E-2</c:v>
                </c:pt>
                <c:pt idx="511">
                  <c:v>7.2469000000000006E-2</c:v>
                </c:pt>
                <c:pt idx="512">
                  <c:v>9.2731999999999995E-2</c:v>
                </c:pt>
                <c:pt idx="513">
                  <c:v>0.108735</c:v>
                </c:pt>
                <c:pt idx="514">
                  <c:v>0.113008</c:v>
                </c:pt>
                <c:pt idx="515">
                  <c:v>0.106624</c:v>
                </c:pt>
                <c:pt idx="516">
                  <c:v>9.0645000000000003E-2</c:v>
                </c:pt>
                <c:pt idx="517">
                  <c:v>3.7379000000000003E-2</c:v>
                </c:pt>
                <c:pt idx="518">
                  <c:v>-8.4159999999999999E-3</c:v>
                </c:pt>
                <c:pt idx="519">
                  <c:v>-2.4329E-2</c:v>
                </c:pt>
                <c:pt idx="520">
                  <c:v>-2.5291999999999999E-2</c:v>
                </c:pt>
                <c:pt idx="521">
                  <c:v>-0.11473999999999999</c:v>
                </c:pt>
                <c:pt idx="522">
                  <c:v>-0.198908</c:v>
                </c:pt>
                <c:pt idx="523">
                  <c:v>-0.192522</c:v>
                </c:pt>
                <c:pt idx="524">
                  <c:v>-0.16161800000000001</c:v>
                </c:pt>
                <c:pt idx="525">
                  <c:v>-0.14351700000000001</c:v>
                </c:pt>
                <c:pt idx="526">
                  <c:v>-0.115817</c:v>
                </c:pt>
                <c:pt idx="527">
                  <c:v>-8.9151999999999995E-2</c:v>
                </c:pt>
                <c:pt idx="528">
                  <c:v>-7.7374999999999999E-2</c:v>
                </c:pt>
                <c:pt idx="529">
                  <c:v>-9.4311000000000006E-2</c:v>
                </c:pt>
                <c:pt idx="530">
                  <c:v>-0.16455400000000001</c:v>
                </c:pt>
                <c:pt idx="531">
                  <c:v>-0.22201199999999999</c:v>
                </c:pt>
                <c:pt idx="532">
                  <c:v>-0.24965399999999999</c:v>
                </c:pt>
                <c:pt idx="533">
                  <c:v>-0.220883</c:v>
                </c:pt>
                <c:pt idx="534">
                  <c:v>-0.16232099999999999</c:v>
                </c:pt>
                <c:pt idx="535">
                  <c:v>-9.3104000000000006E-2</c:v>
                </c:pt>
                <c:pt idx="536">
                  <c:v>-3.9830999999999998E-2</c:v>
                </c:pt>
                <c:pt idx="537">
                  <c:v>-1.9592999999999999E-2</c:v>
                </c:pt>
                <c:pt idx="538">
                  <c:v>-4.8999999999999998E-4</c:v>
                </c:pt>
                <c:pt idx="539">
                  <c:v>3.1365999999999998E-2</c:v>
                </c:pt>
                <c:pt idx="540">
                  <c:v>6.8554000000000004E-2</c:v>
                </c:pt>
                <c:pt idx="541">
                  <c:v>8.2322999999999993E-2</c:v>
                </c:pt>
                <c:pt idx="542">
                  <c:v>7.0519999999999999E-2</c:v>
                </c:pt>
                <c:pt idx="543">
                  <c:v>4.1695000000000003E-2</c:v>
                </c:pt>
                <c:pt idx="544">
                  <c:v>2.1422E-2</c:v>
                </c:pt>
                <c:pt idx="545">
                  <c:v>7.5319999999999996E-3</c:v>
                </c:pt>
                <c:pt idx="546">
                  <c:v>-1.2755000000000001E-2</c:v>
                </c:pt>
                <c:pt idx="547">
                  <c:v>-4.6907999999999998E-2</c:v>
                </c:pt>
                <c:pt idx="548">
                  <c:v>-5.4427000000000003E-2</c:v>
                </c:pt>
                <c:pt idx="549">
                  <c:v>-2.2526000000000001E-2</c:v>
                </c:pt>
                <c:pt idx="550">
                  <c:v>1.3602E-2</c:v>
                </c:pt>
                <c:pt idx="551">
                  <c:v>2.5211000000000001E-2</c:v>
                </c:pt>
                <c:pt idx="552">
                  <c:v>9.11E-3</c:v>
                </c:pt>
                <c:pt idx="553">
                  <c:v>-8.0630000000000007E-3</c:v>
                </c:pt>
                <c:pt idx="554">
                  <c:v>4.6090000000000002E-3</c:v>
                </c:pt>
                <c:pt idx="555">
                  <c:v>3.2219999999999999E-2</c:v>
                </c:pt>
                <c:pt idx="556">
                  <c:v>6.7313999999999999E-2</c:v>
                </c:pt>
                <c:pt idx="557">
                  <c:v>7.6872999999999997E-2</c:v>
                </c:pt>
                <c:pt idx="558">
                  <c:v>1.4999E-2</c:v>
                </c:pt>
                <c:pt idx="559">
                  <c:v>-8.9549000000000004E-2</c:v>
                </c:pt>
                <c:pt idx="560">
                  <c:v>-0.13442699999999999</c:v>
                </c:pt>
                <c:pt idx="561">
                  <c:v>-0.110046</c:v>
                </c:pt>
                <c:pt idx="562">
                  <c:v>-6.6475999999999993E-2</c:v>
                </c:pt>
                <c:pt idx="563">
                  <c:v>-5.1678000000000002E-2</c:v>
                </c:pt>
                <c:pt idx="564">
                  <c:v>-8.6959999999999996E-2</c:v>
                </c:pt>
                <c:pt idx="565">
                  <c:v>-0.14352699999999999</c:v>
                </c:pt>
                <c:pt idx="566">
                  <c:v>-0.14679</c:v>
                </c:pt>
                <c:pt idx="567">
                  <c:v>-9.8886000000000002E-2</c:v>
                </c:pt>
                <c:pt idx="568">
                  <c:v>1.8301000000000001E-2</c:v>
                </c:pt>
                <c:pt idx="569">
                  <c:v>0.16744300000000001</c:v>
                </c:pt>
                <c:pt idx="570">
                  <c:v>0.29632199999999997</c:v>
                </c:pt>
                <c:pt idx="571">
                  <c:v>0.30374400000000001</c:v>
                </c:pt>
                <c:pt idx="572">
                  <c:v>0.19497200000000001</c:v>
                </c:pt>
                <c:pt idx="573">
                  <c:v>3.2923000000000001E-2</c:v>
                </c:pt>
                <c:pt idx="574">
                  <c:v>-6.9440000000000002E-2</c:v>
                </c:pt>
                <c:pt idx="575">
                  <c:v>-8.4405999999999995E-2</c:v>
                </c:pt>
                <c:pt idx="576">
                  <c:v>-2.4399999999999999E-4</c:v>
                </c:pt>
                <c:pt idx="577">
                  <c:v>0.19369400000000001</c:v>
                </c:pt>
                <c:pt idx="578">
                  <c:v>0.45367499999999999</c:v>
                </c:pt>
                <c:pt idx="579">
                  <c:v>0.68274699999999999</c:v>
                </c:pt>
                <c:pt idx="580">
                  <c:v>0.86281200000000002</c:v>
                </c:pt>
                <c:pt idx="581">
                  <c:v>0.98322100000000001</c:v>
                </c:pt>
                <c:pt idx="582">
                  <c:v>0.99392000000000003</c:v>
                </c:pt>
                <c:pt idx="583">
                  <c:v>0.86609100000000006</c:v>
                </c:pt>
                <c:pt idx="584">
                  <c:v>0.67327199999999998</c:v>
                </c:pt>
                <c:pt idx="585">
                  <c:v>0.45913199999999998</c:v>
                </c:pt>
                <c:pt idx="586">
                  <c:v>0.27691900000000003</c:v>
                </c:pt>
                <c:pt idx="587">
                  <c:v>0.20339699999999999</c:v>
                </c:pt>
                <c:pt idx="588">
                  <c:v>0.15965499999999999</c:v>
                </c:pt>
                <c:pt idx="589">
                  <c:v>7.6489000000000001E-2</c:v>
                </c:pt>
                <c:pt idx="590">
                  <c:v>-2.3440000000000002E-3</c:v>
                </c:pt>
                <c:pt idx="591">
                  <c:v>4.4541999999999998E-2</c:v>
                </c:pt>
                <c:pt idx="592">
                  <c:v>0.18509300000000001</c:v>
                </c:pt>
                <c:pt idx="593">
                  <c:v>0.24045</c:v>
                </c:pt>
                <c:pt idx="594">
                  <c:v>0.23088800000000001</c:v>
                </c:pt>
                <c:pt idx="595">
                  <c:v>0.20856</c:v>
                </c:pt>
                <c:pt idx="596">
                  <c:v>0.17982899999999999</c:v>
                </c:pt>
                <c:pt idx="597">
                  <c:v>0.160688</c:v>
                </c:pt>
                <c:pt idx="598">
                  <c:v>0.157526</c:v>
                </c:pt>
                <c:pt idx="599">
                  <c:v>0.145845</c:v>
                </c:pt>
                <c:pt idx="600">
                  <c:v>0.113936</c:v>
                </c:pt>
                <c:pt idx="601">
                  <c:v>7.1385000000000004E-2</c:v>
                </c:pt>
                <c:pt idx="602">
                  <c:v>4.6937E-2</c:v>
                </c:pt>
                <c:pt idx="603">
                  <c:v>5.0181999999999997E-2</c:v>
                </c:pt>
                <c:pt idx="604">
                  <c:v>7.3660000000000003E-2</c:v>
                </c:pt>
                <c:pt idx="605">
                  <c:v>9.3918000000000001E-2</c:v>
                </c:pt>
                <c:pt idx="606">
                  <c:v>9.8188999999999999E-2</c:v>
                </c:pt>
                <c:pt idx="607">
                  <c:v>9.2859999999999998E-2</c:v>
                </c:pt>
                <c:pt idx="608">
                  <c:v>7.5801999999999994E-2</c:v>
                </c:pt>
                <c:pt idx="609">
                  <c:v>4.2761E-2</c:v>
                </c:pt>
                <c:pt idx="610">
                  <c:v>1.5067000000000001E-2</c:v>
                </c:pt>
                <c:pt idx="611">
                  <c:v>1.1871E-2</c:v>
                </c:pt>
                <c:pt idx="612">
                  <c:v>2.3591999999999998E-2</c:v>
                </c:pt>
                <c:pt idx="613">
                  <c:v>3.5353000000000002E-2</c:v>
                </c:pt>
                <c:pt idx="614">
                  <c:v>3.4348999999999998E-2</c:v>
                </c:pt>
                <c:pt idx="615">
                  <c:v>2.3744000000000001E-2</c:v>
                </c:pt>
                <c:pt idx="616">
                  <c:v>4.6379999999999998E-3</c:v>
                </c:pt>
                <c:pt idx="617">
                  <c:v>-1.8714999999999999E-2</c:v>
                </c:pt>
                <c:pt idx="618">
                  <c:v>-4.2058999999999999E-2</c:v>
                </c:pt>
                <c:pt idx="619">
                  <c:v>-5.7919999999999999E-2</c:v>
                </c:pt>
                <c:pt idx="620">
                  <c:v>-6.4182000000000003E-2</c:v>
                </c:pt>
                <c:pt idx="621">
                  <c:v>-5.3393999999999997E-2</c:v>
                </c:pt>
                <c:pt idx="622">
                  <c:v>-3.3021000000000002E-2</c:v>
                </c:pt>
                <c:pt idx="623">
                  <c:v>-1.1587999999999999E-2</c:v>
                </c:pt>
                <c:pt idx="624">
                  <c:v>2.2100000000000001E-4</c:v>
                </c:pt>
                <c:pt idx="625">
                  <c:v>4.555E-3</c:v>
                </c:pt>
                <c:pt idx="626">
                  <c:v>8.8690000000000001E-3</c:v>
                </c:pt>
                <c:pt idx="627">
                  <c:v>-1.75E-3</c:v>
                </c:pt>
                <c:pt idx="628">
                  <c:v>-1.8744E-2</c:v>
                </c:pt>
                <c:pt idx="629">
                  <c:v>-4.3179000000000002E-2</c:v>
                </c:pt>
                <c:pt idx="630">
                  <c:v>-4.0985000000000001E-2</c:v>
                </c:pt>
                <c:pt idx="631">
                  <c:v>1.1264E-2</c:v>
                </c:pt>
                <c:pt idx="632">
                  <c:v>8.8017999999999999E-2</c:v>
                </c:pt>
                <c:pt idx="633">
                  <c:v>0.12962399999999999</c:v>
                </c:pt>
                <c:pt idx="634">
                  <c:v>9.7699999999999995E-2</c:v>
                </c:pt>
                <c:pt idx="635">
                  <c:v>1.7843999999999999E-2</c:v>
                </c:pt>
                <c:pt idx="636">
                  <c:v>-5.5586999999999998E-2</c:v>
                </c:pt>
                <c:pt idx="637">
                  <c:v>-9.1729000000000005E-2</c:v>
                </c:pt>
                <c:pt idx="638">
                  <c:v>-0.104459</c:v>
                </c:pt>
                <c:pt idx="639">
                  <c:v>-8.9501999999999998E-2</c:v>
                </c:pt>
                <c:pt idx="640">
                  <c:v>-5.0021000000000003E-2</c:v>
                </c:pt>
                <c:pt idx="641">
                  <c:v>2.2769999999999999E-3</c:v>
                </c:pt>
                <c:pt idx="642">
                  <c:v>3.8573999999999997E-2</c:v>
                </c:pt>
                <c:pt idx="643">
                  <c:v>3.6459999999999999E-2</c:v>
                </c:pt>
                <c:pt idx="644">
                  <c:v>1.0893999999999999E-2</c:v>
                </c:pt>
                <c:pt idx="645">
                  <c:v>-2.1066000000000001E-2</c:v>
                </c:pt>
                <c:pt idx="646">
                  <c:v>-4.4490000000000002E-2</c:v>
                </c:pt>
                <c:pt idx="647">
                  <c:v>-6.6820000000000004E-2</c:v>
                </c:pt>
                <c:pt idx="648">
                  <c:v>-0.10086299999999999</c:v>
                </c:pt>
                <c:pt idx="649">
                  <c:v>-0.15197099999999999</c:v>
                </c:pt>
                <c:pt idx="650">
                  <c:v>-0.19669800000000001</c:v>
                </c:pt>
                <c:pt idx="651">
                  <c:v>-0.22120699999999999</c:v>
                </c:pt>
                <c:pt idx="652">
                  <c:v>-0.22975699999999999</c:v>
                </c:pt>
                <c:pt idx="653">
                  <c:v>-0.23614099999999999</c:v>
                </c:pt>
                <c:pt idx="654">
                  <c:v>-0.25743300000000002</c:v>
                </c:pt>
                <c:pt idx="655">
                  <c:v>-0.276619</c:v>
                </c:pt>
                <c:pt idx="656">
                  <c:v>-0.27025199999999999</c:v>
                </c:pt>
                <c:pt idx="657">
                  <c:v>-0.24468300000000001</c:v>
                </c:pt>
                <c:pt idx="658">
                  <c:v>-0.215916</c:v>
                </c:pt>
                <c:pt idx="659">
                  <c:v>-0.19567499999999999</c:v>
                </c:pt>
                <c:pt idx="660">
                  <c:v>-0.17752000000000001</c:v>
                </c:pt>
                <c:pt idx="661">
                  <c:v>-0.166847</c:v>
                </c:pt>
                <c:pt idx="662">
                  <c:v>-0.16261999999999999</c:v>
                </c:pt>
                <c:pt idx="663">
                  <c:v>-0.155221</c:v>
                </c:pt>
                <c:pt idx="664">
                  <c:v>-0.13505200000000001</c:v>
                </c:pt>
                <c:pt idx="665">
                  <c:v>-0.108496</c:v>
                </c:pt>
                <c:pt idx="666">
                  <c:v>-7.7684000000000003E-2</c:v>
                </c:pt>
                <c:pt idx="667">
                  <c:v>-4.0473000000000002E-2</c:v>
                </c:pt>
                <c:pt idx="668">
                  <c:v>-1.068E-2</c:v>
                </c:pt>
                <c:pt idx="669">
                  <c:v>-3.5221000000000002E-2</c:v>
                </c:pt>
                <c:pt idx="670">
                  <c:v>-0.121562</c:v>
                </c:pt>
                <c:pt idx="671">
                  <c:v>-0.191936</c:v>
                </c:pt>
                <c:pt idx="672">
                  <c:v>-0.19733600000000001</c:v>
                </c:pt>
                <c:pt idx="673">
                  <c:v>-0.17292399999999999</c:v>
                </c:pt>
                <c:pt idx="674">
                  <c:v>-0.119778</c:v>
                </c:pt>
                <c:pt idx="675">
                  <c:v>-4.3200000000000002E-2</c:v>
                </c:pt>
                <c:pt idx="676">
                  <c:v>6.7499999999999999E-3</c:v>
                </c:pt>
                <c:pt idx="677">
                  <c:v>-9.3360000000000005E-3</c:v>
                </c:pt>
                <c:pt idx="678">
                  <c:v>-7.2265999999999997E-2</c:v>
                </c:pt>
                <c:pt idx="679">
                  <c:v>-0.12556200000000001</c:v>
                </c:pt>
                <c:pt idx="680">
                  <c:v>-0.140491</c:v>
                </c:pt>
                <c:pt idx="681">
                  <c:v>-8.8335999999999998E-2</c:v>
                </c:pt>
                <c:pt idx="682">
                  <c:v>2.4511000000000002E-2</c:v>
                </c:pt>
                <c:pt idx="683">
                  <c:v>0.108555</c:v>
                </c:pt>
                <c:pt idx="684">
                  <c:v>9.5598000000000002E-2</c:v>
                </c:pt>
                <c:pt idx="685">
                  <c:v>3.6828E-2</c:v>
                </c:pt>
                <c:pt idx="686">
                  <c:v>1.2187999999999999E-2</c:v>
                </c:pt>
                <c:pt idx="687">
                  <c:v>6.0033999999999997E-2</c:v>
                </c:pt>
                <c:pt idx="688">
                  <c:v>0.17175199999999999</c:v>
                </c:pt>
                <c:pt idx="689">
                  <c:v>0.264241</c:v>
                </c:pt>
                <c:pt idx="690">
                  <c:v>0.261963</c:v>
                </c:pt>
                <c:pt idx="691">
                  <c:v>0.23949500000000001</c:v>
                </c:pt>
                <c:pt idx="692">
                  <c:v>0.23625599999999999</c:v>
                </c:pt>
                <c:pt idx="693">
                  <c:v>0.28419100000000003</c:v>
                </c:pt>
                <c:pt idx="694">
                  <c:v>0.36621999999999999</c:v>
                </c:pt>
                <c:pt idx="695">
                  <c:v>0.40986600000000001</c:v>
                </c:pt>
                <c:pt idx="696">
                  <c:v>0.34804499999999999</c:v>
                </c:pt>
                <c:pt idx="697">
                  <c:v>0.202121</c:v>
                </c:pt>
                <c:pt idx="698">
                  <c:v>2.9579999999999999E-2</c:v>
                </c:pt>
                <c:pt idx="699">
                  <c:v>-8.2248000000000002E-2</c:v>
                </c:pt>
                <c:pt idx="700">
                  <c:v>-0.13017799999999999</c:v>
                </c:pt>
                <c:pt idx="701">
                  <c:v>-0.14191400000000001</c:v>
                </c:pt>
                <c:pt idx="702">
                  <c:v>-0.12808</c:v>
                </c:pt>
                <c:pt idx="703">
                  <c:v>-9.7191E-2</c:v>
                </c:pt>
                <c:pt idx="704">
                  <c:v>-8.4388000000000005E-2</c:v>
                </c:pt>
                <c:pt idx="705">
                  <c:v>-7.2669999999999998E-2</c:v>
                </c:pt>
                <c:pt idx="706">
                  <c:v>-2.3765000000000001E-2</c:v>
                </c:pt>
                <c:pt idx="707">
                  <c:v>4.8640000000000003E-3</c:v>
                </c:pt>
                <c:pt idx="708">
                  <c:v>6.7680000000000004E-2</c:v>
                </c:pt>
                <c:pt idx="709">
                  <c:v>0.12729499999999999</c:v>
                </c:pt>
                <c:pt idx="710">
                  <c:v>0.16878499999999999</c:v>
                </c:pt>
                <c:pt idx="711">
                  <c:v>0.23264499999999999</c:v>
                </c:pt>
                <c:pt idx="712">
                  <c:v>0.26032300000000003</c:v>
                </c:pt>
                <c:pt idx="713">
                  <c:v>0.212391</c:v>
                </c:pt>
                <c:pt idx="714">
                  <c:v>0.10054200000000001</c:v>
                </c:pt>
                <c:pt idx="715">
                  <c:v>-1.3424999999999999E-2</c:v>
                </c:pt>
                <c:pt idx="716">
                  <c:v>-9.1162000000000007E-2</c:v>
                </c:pt>
                <c:pt idx="717">
                  <c:v>-0.13373199999999999</c:v>
                </c:pt>
                <c:pt idx="718">
                  <c:v>-0.107044</c:v>
                </c:pt>
                <c:pt idx="719">
                  <c:v>-5.4775999999999998E-2</c:v>
                </c:pt>
                <c:pt idx="720">
                  <c:v>-2.5149999999999999E-3</c:v>
                </c:pt>
                <c:pt idx="721">
                  <c:v>1.0329E-2</c:v>
                </c:pt>
                <c:pt idx="722">
                  <c:v>-1.5184E-2</c:v>
                </c:pt>
                <c:pt idx="723">
                  <c:v>-4.2832000000000002E-2</c:v>
                </c:pt>
                <c:pt idx="724">
                  <c:v>-4.1704999999999999E-2</c:v>
                </c:pt>
                <c:pt idx="725">
                  <c:v>-2.5673000000000001E-2</c:v>
                </c:pt>
                <c:pt idx="726">
                  <c:v>-2.0291E-2</c:v>
                </c:pt>
                <c:pt idx="727">
                  <c:v>-2.7694E-2</c:v>
                </c:pt>
                <c:pt idx="728">
                  <c:v>-3.9350000000000003E-2</c:v>
                </c:pt>
                <c:pt idx="729">
                  <c:v>-4.1415E-2</c:v>
                </c:pt>
                <c:pt idx="730">
                  <c:v>-3.6041999999999998E-2</c:v>
                </c:pt>
                <c:pt idx="731">
                  <c:v>-3.8150999999999997E-2</c:v>
                </c:pt>
                <c:pt idx="732">
                  <c:v>-4.6670999999999997E-2</c:v>
                </c:pt>
                <c:pt idx="733">
                  <c:v>-4.8811E-2</c:v>
                </c:pt>
                <c:pt idx="734">
                  <c:v>-4.2421E-2</c:v>
                </c:pt>
                <c:pt idx="735">
                  <c:v>-3.0693999999999999E-2</c:v>
                </c:pt>
                <c:pt idx="736">
                  <c:v>-2.0017E-2</c:v>
                </c:pt>
                <c:pt idx="737">
                  <c:v>-1.4631E-2</c:v>
                </c:pt>
                <c:pt idx="738">
                  <c:v>-1.9879000000000001E-2</c:v>
                </c:pt>
                <c:pt idx="739">
                  <c:v>-3.1514E-2</c:v>
                </c:pt>
                <c:pt idx="740">
                  <c:v>-3.8880999999999999E-2</c:v>
                </c:pt>
                <c:pt idx="741">
                  <c:v>-4.0919999999999998E-2</c:v>
                </c:pt>
                <c:pt idx="742">
                  <c:v>-4.6156999999999997E-2</c:v>
                </c:pt>
                <c:pt idx="743">
                  <c:v>-5.9926E-2</c:v>
                </c:pt>
                <c:pt idx="744">
                  <c:v>-8.1156000000000006E-2</c:v>
                </c:pt>
                <c:pt idx="745">
                  <c:v>-9.9169999999999994E-2</c:v>
                </c:pt>
                <c:pt idx="746">
                  <c:v>-0.10012799999999999</c:v>
                </c:pt>
                <c:pt idx="747">
                  <c:v>-6.0611999999999999E-2</c:v>
                </c:pt>
                <c:pt idx="748">
                  <c:v>2.0441999999999998E-2</c:v>
                </c:pt>
                <c:pt idx="749">
                  <c:v>9.5098000000000002E-2</c:v>
                </c:pt>
                <c:pt idx="750">
                  <c:v>0.117553</c:v>
                </c:pt>
                <c:pt idx="751">
                  <c:v>5.3695E-2</c:v>
                </c:pt>
                <c:pt idx="752">
                  <c:v>-3.0426999999999999E-2</c:v>
                </c:pt>
                <c:pt idx="753">
                  <c:v>-6.5568000000000001E-2</c:v>
                </c:pt>
                <c:pt idx="754">
                  <c:v>-5.2811999999999998E-2</c:v>
                </c:pt>
                <c:pt idx="755">
                  <c:v>-1.4485E-2</c:v>
                </c:pt>
                <c:pt idx="756">
                  <c:v>3.2398999999999997E-2</c:v>
                </c:pt>
                <c:pt idx="757">
                  <c:v>6.4404000000000003E-2</c:v>
                </c:pt>
                <c:pt idx="758">
                  <c:v>6.4478999999999995E-2</c:v>
                </c:pt>
                <c:pt idx="759">
                  <c:v>5.9230999999999999E-2</c:v>
                </c:pt>
                <c:pt idx="760">
                  <c:v>6.0349E-2</c:v>
                </c:pt>
                <c:pt idx="761">
                  <c:v>5.6111000000000001E-2</c:v>
                </c:pt>
                <c:pt idx="762">
                  <c:v>4.0141999999999997E-2</c:v>
                </c:pt>
                <c:pt idx="763">
                  <c:v>7.1269999999999997E-3</c:v>
                </c:pt>
                <c:pt idx="764">
                  <c:v>-3.0155999999999999E-2</c:v>
                </c:pt>
                <c:pt idx="765">
                  <c:v>-2.4816000000000001E-2</c:v>
                </c:pt>
                <c:pt idx="766">
                  <c:v>2.5305000000000001E-2</c:v>
                </c:pt>
                <c:pt idx="767">
                  <c:v>7.7590999999999993E-2</c:v>
                </c:pt>
                <c:pt idx="768">
                  <c:v>7.0225999999999997E-2</c:v>
                </c:pt>
                <c:pt idx="769">
                  <c:v>1.1719E-2</c:v>
                </c:pt>
                <c:pt idx="770">
                  <c:v>-4.2523999999999999E-2</c:v>
                </c:pt>
                <c:pt idx="771">
                  <c:v>-6.8015999999999993E-2</c:v>
                </c:pt>
                <c:pt idx="772">
                  <c:v>-5.5212999999999998E-2</c:v>
                </c:pt>
                <c:pt idx="773">
                  <c:v>-1.1547999999999999E-2</c:v>
                </c:pt>
                <c:pt idx="774">
                  <c:v>7.587E-3</c:v>
                </c:pt>
                <c:pt idx="775">
                  <c:v>-2.231E-2</c:v>
                </c:pt>
                <c:pt idx="776">
                  <c:v>-9.3691999999999998E-2</c:v>
                </c:pt>
                <c:pt idx="777">
                  <c:v>-0.18735099999999999</c:v>
                </c:pt>
                <c:pt idx="778">
                  <c:v>-0.30013600000000001</c:v>
                </c:pt>
                <c:pt idx="779">
                  <c:v>-0.40337299999999998</c:v>
                </c:pt>
                <c:pt idx="780">
                  <c:v>-0.466198</c:v>
                </c:pt>
                <c:pt idx="781">
                  <c:v>-0.47371099999999999</c:v>
                </c:pt>
                <c:pt idx="782">
                  <c:v>-0.43329000000000001</c:v>
                </c:pt>
                <c:pt idx="783">
                  <c:v>-0.384299</c:v>
                </c:pt>
                <c:pt idx="784">
                  <c:v>-0.364064</c:v>
                </c:pt>
                <c:pt idx="785">
                  <c:v>-0.39282600000000001</c:v>
                </c:pt>
                <c:pt idx="786">
                  <c:v>-0.46312199999999998</c:v>
                </c:pt>
                <c:pt idx="787">
                  <c:v>-0.54835699999999998</c:v>
                </c:pt>
                <c:pt idx="788">
                  <c:v>-0.600545</c:v>
                </c:pt>
                <c:pt idx="789">
                  <c:v>-0.58560999999999996</c:v>
                </c:pt>
                <c:pt idx="790">
                  <c:v>-0.53344199999999997</c:v>
                </c:pt>
                <c:pt idx="791">
                  <c:v>-0.468532</c:v>
                </c:pt>
                <c:pt idx="792">
                  <c:v>-0.41216700000000001</c:v>
                </c:pt>
                <c:pt idx="793">
                  <c:v>-0.39095200000000002</c:v>
                </c:pt>
                <c:pt idx="794">
                  <c:v>-0.40170400000000001</c:v>
                </c:pt>
                <c:pt idx="795">
                  <c:v>-0.41138999999999998</c:v>
                </c:pt>
                <c:pt idx="796">
                  <c:v>-0.39762500000000001</c:v>
                </c:pt>
                <c:pt idx="797">
                  <c:v>-0.357215</c:v>
                </c:pt>
                <c:pt idx="798">
                  <c:v>-0.30079800000000001</c:v>
                </c:pt>
                <c:pt idx="799">
                  <c:v>-0.25714599999999999</c:v>
                </c:pt>
                <c:pt idx="800">
                  <c:v>-0.244362</c:v>
                </c:pt>
                <c:pt idx="801">
                  <c:v>-0.244339</c:v>
                </c:pt>
                <c:pt idx="802">
                  <c:v>-0.225135</c:v>
                </c:pt>
                <c:pt idx="803">
                  <c:v>-0.17716999999999999</c:v>
                </c:pt>
                <c:pt idx="804">
                  <c:v>-0.127082</c:v>
                </c:pt>
                <c:pt idx="805">
                  <c:v>-8.4483000000000003E-2</c:v>
                </c:pt>
                <c:pt idx="806">
                  <c:v>-8.6666999999999994E-2</c:v>
                </c:pt>
                <c:pt idx="807">
                  <c:v>-0.138936</c:v>
                </c:pt>
                <c:pt idx="808">
                  <c:v>-0.18697</c:v>
                </c:pt>
                <c:pt idx="809">
                  <c:v>-0.17428299999999999</c:v>
                </c:pt>
                <c:pt idx="810">
                  <c:v>-0.117914</c:v>
                </c:pt>
                <c:pt idx="811">
                  <c:v>-4.1298000000000001E-2</c:v>
                </c:pt>
                <c:pt idx="812">
                  <c:v>3.2117E-2</c:v>
                </c:pt>
                <c:pt idx="813">
                  <c:v>8.9552000000000007E-2</c:v>
                </c:pt>
                <c:pt idx="814">
                  <c:v>0.106485</c:v>
                </c:pt>
                <c:pt idx="815">
                  <c:v>7.2271000000000002E-2</c:v>
                </c:pt>
                <c:pt idx="816">
                  <c:v>2.3141999999999999E-2</c:v>
                </c:pt>
                <c:pt idx="817">
                  <c:v>-4.6950000000000004E-3</c:v>
                </c:pt>
                <c:pt idx="818">
                  <c:v>-2.7199000000000001E-2</c:v>
                </c:pt>
                <c:pt idx="819">
                  <c:v>-4.4366000000000003E-2</c:v>
                </c:pt>
                <c:pt idx="820">
                  <c:v>-3.3806000000000003E-2</c:v>
                </c:pt>
                <c:pt idx="821">
                  <c:v>1.0874E-2</c:v>
                </c:pt>
                <c:pt idx="822">
                  <c:v>8.0046999999999993E-2</c:v>
                </c:pt>
                <c:pt idx="823">
                  <c:v>0.12790599999999999</c:v>
                </c:pt>
                <c:pt idx="824">
                  <c:v>0.11720999999999999</c:v>
                </c:pt>
                <c:pt idx="825">
                  <c:v>0.104425</c:v>
                </c:pt>
                <c:pt idx="826">
                  <c:v>0.141731</c:v>
                </c:pt>
                <c:pt idx="827">
                  <c:v>0.187553</c:v>
                </c:pt>
                <c:pt idx="828">
                  <c:v>0.212066</c:v>
                </c:pt>
                <c:pt idx="829">
                  <c:v>0.20993300000000001</c:v>
                </c:pt>
                <c:pt idx="830">
                  <c:v>0.18648899999999999</c:v>
                </c:pt>
                <c:pt idx="831">
                  <c:v>0.15345500000000001</c:v>
                </c:pt>
                <c:pt idx="832">
                  <c:v>0.10657</c:v>
                </c:pt>
                <c:pt idx="833">
                  <c:v>1.9229E-2</c:v>
                </c:pt>
                <c:pt idx="834">
                  <c:v>-7.7685000000000004E-2</c:v>
                </c:pt>
                <c:pt idx="835">
                  <c:v>-0.13842699999999999</c:v>
                </c:pt>
                <c:pt idx="836">
                  <c:v>-0.13847200000000001</c:v>
                </c:pt>
                <c:pt idx="837">
                  <c:v>-9.6962000000000007E-2</c:v>
                </c:pt>
                <c:pt idx="838">
                  <c:v>-2.8795999999999999E-2</c:v>
                </c:pt>
                <c:pt idx="839">
                  <c:v>5.7481999999999998E-2</c:v>
                </c:pt>
                <c:pt idx="840">
                  <c:v>0.158663</c:v>
                </c:pt>
                <c:pt idx="841">
                  <c:v>0.257716</c:v>
                </c:pt>
                <c:pt idx="842">
                  <c:v>0.36852499999999999</c:v>
                </c:pt>
                <c:pt idx="843">
                  <c:v>0.51023700000000005</c:v>
                </c:pt>
                <c:pt idx="844">
                  <c:v>0.64129400000000003</c:v>
                </c:pt>
                <c:pt idx="845">
                  <c:v>0.68819200000000003</c:v>
                </c:pt>
                <c:pt idx="846">
                  <c:v>0.59338500000000005</c:v>
                </c:pt>
                <c:pt idx="847">
                  <c:v>0.42611300000000002</c:v>
                </c:pt>
                <c:pt idx="848">
                  <c:v>0.26841799999999999</c:v>
                </c:pt>
                <c:pt idx="849">
                  <c:v>0.13204199999999999</c:v>
                </c:pt>
                <c:pt idx="850">
                  <c:v>2.5491E-2</c:v>
                </c:pt>
                <c:pt idx="851">
                  <c:v>-3.7402999999999999E-2</c:v>
                </c:pt>
                <c:pt idx="852">
                  <c:v>-5.7602E-2</c:v>
                </c:pt>
                <c:pt idx="853">
                  <c:v>-5.8658000000000002E-2</c:v>
                </c:pt>
                <c:pt idx="854">
                  <c:v>-4.6850999999999997E-2</c:v>
                </c:pt>
                <c:pt idx="855">
                  <c:v>-4.2561000000000002E-2</c:v>
                </c:pt>
                <c:pt idx="856">
                  <c:v>-2.0131E-2</c:v>
                </c:pt>
                <c:pt idx="857">
                  <c:v>1.5073E-2</c:v>
                </c:pt>
                <c:pt idx="858">
                  <c:v>3.2125000000000001E-2</c:v>
                </c:pt>
                <c:pt idx="859">
                  <c:v>3.7453E-2</c:v>
                </c:pt>
                <c:pt idx="860">
                  <c:v>2.5738E-2</c:v>
                </c:pt>
                <c:pt idx="861">
                  <c:v>-1.8971999999999999E-2</c:v>
                </c:pt>
                <c:pt idx="862">
                  <c:v>-0.100936</c:v>
                </c:pt>
                <c:pt idx="863">
                  <c:v>-0.172263</c:v>
                </c:pt>
                <c:pt idx="864">
                  <c:v>-0.18928400000000001</c:v>
                </c:pt>
                <c:pt idx="865">
                  <c:v>-0.15196699999999999</c:v>
                </c:pt>
                <c:pt idx="866">
                  <c:v>-0.10932699999999999</c:v>
                </c:pt>
                <c:pt idx="867">
                  <c:v>-8.0536999999999997E-2</c:v>
                </c:pt>
                <c:pt idx="868">
                  <c:v>-6.1303999999999997E-2</c:v>
                </c:pt>
                <c:pt idx="869">
                  <c:v>-3.2439000000000003E-2</c:v>
                </c:pt>
                <c:pt idx="870">
                  <c:v>-2.506E-3</c:v>
                </c:pt>
                <c:pt idx="871">
                  <c:v>4.1196999999999998E-2</c:v>
                </c:pt>
                <c:pt idx="872">
                  <c:v>0.114732</c:v>
                </c:pt>
                <c:pt idx="873">
                  <c:v>0.16806099999999999</c:v>
                </c:pt>
                <c:pt idx="874">
                  <c:v>0.13408100000000001</c:v>
                </c:pt>
                <c:pt idx="875">
                  <c:v>4.7879999999999999E-2</c:v>
                </c:pt>
                <c:pt idx="876">
                  <c:v>-2.4524000000000001E-2</c:v>
                </c:pt>
                <c:pt idx="877">
                  <c:v>-7.5628000000000001E-2</c:v>
                </c:pt>
                <c:pt idx="878">
                  <c:v>-0.123502</c:v>
                </c:pt>
                <c:pt idx="879">
                  <c:v>-0.18945999999999999</c:v>
                </c:pt>
                <c:pt idx="880">
                  <c:v>-0.236233</c:v>
                </c:pt>
                <c:pt idx="881">
                  <c:v>-0.21487000000000001</c:v>
                </c:pt>
                <c:pt idx="882">
                  <c:v>-0.15839500000000001</c:v>
                </c:pt>
                <c:pt idx="883">
                  <c:v>-6.9970000000000004E-2</c:v>
                </c:pt>
                <c:pt idx="884">
                  <c:v>5.2512999999999997E-2</c:v>
                </c:pt>
                <c:pt idx="885">
                  <c:v>0.158997</c:v>
                </c:pt>
                <c:pt idx="886">
                  <c:v>0.176014</c:v>
                </c:pt>
                <c:pt idx="887">
                  <c:v>0.13126299999999999</c:v>
                </c:pt>
                <c:pt idx="888">
                  <c:v>6.3060000000000005E-2</c:v>
                </c:pt>
                <c:pt idx="889">
                  <c:v>5.1324000000000002E-2</c:v>
                </c:pt>
                <c:pt idx="890">
                  <c:v>8.541E-2</c:v>
                </c:pt>
                <c:pt idx="891">
                  <c:v>0.101411</c:v>
                </c:pt>
                <c:pt idx="892">
                  <c:v>9.1847999999999999E-2</c:v>
                </c:pt>
                <c:pt idx="893">
                  <c:v>4.8203000000000003E-2</c:v>
                </c:pt>
                <c:pt idx="894">
                  <c:v>-3.9410000000000001E-3</c:v>
                </c:pt>
                <c:pt idx="895">
                  <c:v>-1.9885E-2</c:v>
                </c:pt>
                <c:pt idx="896">
                  <c:v>1.6341000000000001E-2</c:v>
                </c:pt>
                <c:pt idx="897">
                  <c:v>7.8123999999999999E-2</c:v>
                </c:pt>
                <c:pt idx="898">
                  <c:v>0.11755</c:v>
                </c:pt>
                <c:pt idx="899">
                  <c:v>8.4519999999999998E-2</c:v>
                </c:pt>
                <c:pt idx="900">
                  <c:v>-4.7628999999999998E-2</c:v>
                </c:pt>
                <c:pt idx="901">
                  <c:v>-0.22772500000000001</c:v>
                </c:pt>
                <c:pt idx="902">
                  <c:v>-0.40354899999999999</c:v>
                </c:pt>
                <c:pt idx="903">
                  <c:v>-0.45890500000000001</c:v>
                </c:pt>
                <c:pt idx="904">
                  <c:v>-0.40018700000000001</c:v>
                </c:pt>
                <c:pt idx="905">
                  <c:v>-0.32338</c:v>
                </c:pt>
                <c:pt idx="906">
                  <c:v>-0.26263900000000001</c:v>
                </c:pt>
                <c:pt idx="907">
                  <c:v>-0.29466799999999999</c:v>
                </c:pt>
                <c:pt idx="908">
                  <c:v>-0.384129</c:v>
                </c:pt>
                <c:pt idx="909">
                  <c:v>-0.45118200000000003</c:v>
                </c:pt>
                <c:pt idx="910">
                  <c:v>-0.489454</c:v>
                </c:pt>
                <c:pt idx="911">
                  <c:v>-0.521339</c:v>
                </c:pt>
                <c:pt idx="912">
                  <c:v>-0.51699200000000001</c:v>
                </c:pt>
                <c:pt idx="913">
                  <c:v>-0.46259600000000001</c:v>
                </c:pt>
                <c:pt idx="914">
                  <c:v>-0.324069</c:v>
                </c:pt>
                <c:pt idx="915">
                  <c:v>-0.18765499999999999</c:v>
                </c:pt>
                <c:pt idx="916">
                  <c:v>-0.18437899999999999</c:v>
                </c:pt>
                <c:pt idx="917">
                  <c:v>-0.24401300000000001</c:v>
                </c:pt>
                <c:pt idx="918">
                  <c:v>-0.31549500000000003</c:v>
                </c:pt>
                <c:pt idx="919">
                  <c:v>-0.352827</c:v>
                </c:pt>
                <c:pt idx="920">
                  <c:v>-0.41250100000000001</c:v>
                </c:pt>
                <c:pt idx="921">
                  <c:v>-0.55520800000000003</c:v>
                </c:pt>
                <c:pt idx="922">
                  <c:v>-0.73840300000000003</c:v>
                </c:pt>
                <c:pt idx="923">
                  <c:v>-0.865174</c:v>
                </c:pt>
                <c:pt idx="924">
                  <c:v>-0.88649500000000003</c:v>
                </c:pt>
                <c:pt idx="925">
                  <c:v>-0.83324500000000001</c:v>
                </c:pt>
                <c:pt idx="926">
                  <c:v>-0.75230699999999995</c:v>
                </c:pt>
                <c:pt idx="927">
                  <c:v>-0.66284500000000002</c:v>
                </c:pt>
                <c:pt idx="928">
                  <c:v>-0.57015499999999997</c:v>
                </c:pt>
                <c:pt idx="929">
                  <c:v>-0.485954</c:v>
                </c:pt>
                <c:pt idx="930">
                  <c:v>-0.41985499999999998</c:v>
                </c:pt>
                <c:pt idx="931">
                  <c:v>-0.36869299999999999</c:v>
                </c:pt>
                <c:pt idx="932">
                  <c:v>-0.32501099999999999</c:v>
                </c:pt>
                <c:pt idx="933">
                  <c:v>-0.280277</c:v>
                </c:pt>
                <c:pt idx="934">
                  <c:v>-0.23555799999999999</c:v>
                </c:pt>
                <c:pt idx="935">
                  <c:v>-0.19938900000000001</c:v>
                </c:pt>
                <c:pt idx="936">
                  <c:v>-0.193051</c:v>
                </c:pt>
                <c:pt idx="937">
                  <c:v>-0.21761900000000001</c:v>
                </c:pt>
                <c:pt idx="938">
                  <c:v>-0.25289600000000001</c:v>
                </c:pt>
                <c:pt idx="939">
                  <c:v>-0.28175</c:v>
                </c:pt>
                <c:pt idx="940">
                  <c:v>-0.28283399999999997</c:v>
                </c:pt>
                <c:pt idx="941">
                  <c:v>-0.27013500000000001</c:v>
                </c:pt>
                <c:pt idx="942">
                  <c:v>-0.24469199999999999</c:v>
                </c:pt>
                <c:pt idx="943">
                  <c:v>-0.19791</c:v>
                </c:pt>
                <c:pt idx="944">
                  <c:v>-0.164963</c:v>
                </c:pt>
                <c:pt idx="945">
                  <c:v>-0.16612299999999999</c:v>
                </c:pt>
                <c:pt idx="946">
                  <c:v>-0.189666</c:v>
                </c:pt>
                <c:pt idx="947">
                  <c:v>-0.21426899999999999</c:v>
                </c:pt>
                <c:pt idx="948">
                  <c:v>-0.207984</c:v>
                </c:pt>
                <c:pt idx="949">
                  <c:v>-0.17610899999999999</c:v>
                </c:pt>
                <c:pt idx="950">
                  <c:v>-0.13250999999999999</c:v>
                </c:pt>
                <c:pt idx="951">
                  <c:v>-9.7460000000000005E-2</c:v>
                </c:pt>
                <c:pt idx="952">
                  <c:v>-7.8396999999999994E-2</c:v>
                </c:pt>
                <c:pt idx="953">
                  <c:v>-4.8673000000000001E-2</c:v>
                </c:pt>
                <c:pt idx="954">
                  <c:v>-1.3617000000000001E-2</c:v>
                </c:pt>
                <c:pt idx="955">
                  <c:v>-5.1669999999999997E-3</c:v>
                </c:pt>
                <c:pt idx="956">
                  <c:v>-1.6938999999999999E-2</c:v>
                </c:pt>
                <c:pt idx="957">
                  <c:v>-1.3773000000000001E-2</c:v>
                </c:pt>
                <c:pt idx="958">
                  <c:v>-3.137E-3</c:v>
                </c:pt>
                <c:pt idx="959">
                  <c:v>-3.0842000000000001E-2</c:v>
                </c:pt>
                <c:pt idx="960">
                  <c:v>-0.10219200000000001</c:v>
                </c:pt>
                <c:pt idx="961">
                  <c:v>-0.154333</c:v>
                </c:pt>
                <c:pt idx="962">
                  <c:v>-0.13730500000000001</c:v>
                </c:pt>
                <c:pt idx="963">
                  <c:v>-0.107489</c:v>
                </c:pt>
                <c:pt idx="964">
                  <c:v>-9.5723000000000003E-2</c:v>
                </c:pt>
                <c:pt idx="965">
                  <c:v>-5.2059000000000001E-2</c:v>
                </c:pt>
                <c:pt idx="966">
                  <c:v>-2.9760000000000002E-2</c:v>
                </c:pt>
                <c:pt idx="967">
                  <c:v>-1.3786E-2</c:v>
                </c:pt>
                <c:pt idx="968">
                  <c:v>7.4628E-2</c:v>
                </c:pt>
                <c:pt idx="969">
                  <c:v>0.160885</c:v>
                </c:pt>
                <c:pt idx="970">
                  <c:v>0.18648899999999999</c:v>
                </c:pt>
                <c:pt idx="971">
                  <c:v>0.154531</c:v>
                </c:pt>
                <c:pt idx="972">
                  <c:v>7.4549999999999998E-3</c:v>
                </c:pt>
                <c:pt idx="973">
                  <c:v>-0.18429200000000001</c:v>
                </c:pt>
                <c:pt idx="974">
                  <c:v>-0.22369700000000001</c:v>
                </c:pt>
                <c:pt idx="975">
                  <c:v>-0.21515000000000001</c:v>
                </c:pt>
                <c:pt idx="976">
                  <c:v>-0.170456</c:v>
                </c:pt>
                <c:pt idx="977">
                  <c:v>-0.14280000000000001</c:v>
                </c:pt>
                <c:pt idx="978">
                  <c:v>-0.101284</c:v>
                </c:pt>
                <c:pt idx="979">
                  <c:v>-5.2284999999999998E-2</c:v>
                </c:pt>
                <c:pt idx="980">
                  <c:v>6.2909999999999997E-3</c:v>
                </c:pt>
                <c:pt idx="981">
                  <c:v>4.4586000000000001E-2</c:v>
                </c:pt>
                <c:pt idx="982">
                  <c:v>7.1160000000000001E-2</c:v>
                </c:pt>
                <c:pt idx="983">
                  <c:v>0.117003</c:v>
                </c:pt>
                <c:pt idx="984">
                  <c:v>0.18416399999999999</c:v>
                </c:pt>
                <c:pt idx="985">
                  <c:v>0.22253200000000001</c:v>
                </c:pt>
                <c:pt idx="986">
                  <c:v>0.21612300000000001</c:v>
                </c:pt>
                <c:pt idx="987">
                  <c:v>0.17665800000000001</c:v>
                </c:pt>
                <c:pt idx="988">
                  <c:v>0.107379</c:v>
                </c:pt>
                <c:pt idx="989">
                  <c:v>1.8979999999999999E-3</c:v>
                </c:pt>
                <c:pt idx="990">
                  <c:v>-0.113166</c:v>
                </c:pt>
                <c:pt idx="991">
                  <c:v>-0.22074099999999999</c:v>
                </c:pt>
                <c:pt idx="992">
                  <c:v>-0.28676000000000001</c:v>
                </c:pt>
                <c:pt idx="993">
                  <c:v>-0.32406000000000001</c:v>
                </c:pt>
                <c:pt idx="994">
                  <c:v>-0.37422800000000001</c:v>
                </c:pt>
                <c:pt idx="995">
                  <c:v>-0.41267399999999999</c:v>
                </c:pt>
                <c:pt idx="996">
                  <c:v>-0.44358300000000001</c:v>
                </c:pt>
                <c:pt idx="997">
                  <c:v>-0.48407600000000001</c:v>
                </c:pt>
                <c:pt idx="998">
                  <c:v>-0.46281</c:v>
                </c:pt>
                <c:pt idx="999">
                  <c:v>-0.34035500000000002</c:v>
                </c:pt>
                <c:pt idx="1000">
                  <c:v>-0.21255499999999999</c:v>
                </c:pt>
                <c:pt idx="1001">
                  <c:v>-0.254193</c:v>
                </c:pt>
                <c:pt idx="1002">
                  <c:v>-0.45136300000000001</c:v>
                </c:pt>
                <c:pt idx="1003">
                  <c:v>-0.73799599999999999</c:v>
                </c:pt>
                <c:pt idx="1004">
                  <c:v>-0.98411400000000004</c:v>
                </c:pt>
                <c:pt idx="1005">
                  <c:v>-1.089556</c:v>
                </c:pt>
                <c:pt idx="1006">
                  <c:v>-1.074606</c:v>
                </c:pt>
                <c:pt idx="1007">
                  <c:v>-0.96589400000000003</c:v>
                </c:pt>
                <c:pt idx="1008">
                  <c:v>-0.81027700000000003</c:v>
                </c:pt>
                <c:pt idx="1009">
                  <c:v>-0.66955500000000001</c:v>
                </c:pt>
                <c:pt idx="1010">
                  <c:v>-0.56718199999999996</c:v>
                </c:pt>
                <c:pt idx="1011">
                  <c:v>-0.48608600000000002</c:v>
                </c:pt>
                <c:pt idx="1012">
                  <c:v>-0.44863500000000001</c:v>
                </c:pt>
                <c:pt idx="1013">
                  <c:v>-0.466617</c:v>
                </c:pt>
                <c:pt idx="1014">
                  <c:v>-0.48569099999999998</c:v>
                </c:pt>
                <c:pt idx="1015">
                  <c:v>-0.44194899999999998</c:v>
                </c:pt>
                <c:pt idx="1016">
                  <c:v>-0.34393000000000001</c:v>
                </c:pt>
                <c:pt idx="1017">
                  <c:v>-0.246976</c:v>
                </c:pt>
                <c:pt idx="1018">
                  <c:v>-0.20005700000000001</c:v>
                </c:pt>
                <c:pt idx="1019">
                  <c:v>-0.20960799999999999</c:v>
                </c:pt>
                <c:pt idx="1020">
                  <c:v>-0.211675</c:v>
                </c:pt>
                <c:pt idx="1021">
                  <c:v>-0.195608</c:v>
                </c:pt>
                <c:pt idx="1022">
                  <c:v>-0.173149</c:v>
                </c:pt>
                <c:pt idx="1023">
                  <c:v>-0.150703</c:v>
                </c:pt>
                <c:pt idx="1024">
                  <c:v>-0.13040099999999999</c:v>
                </c:pt>
                <c:pt idx="1025">
                  <c:v>-0.111164</c:v>
                </c:pt>
                <c:pt idx="1026">
                  <c:v>-0.103641</c:v>
                </c:pt>
                <c:pt idx="1027">
                  <c:v>-0.134491</c:v>
                </c:pt>
                <c:pt idx="1028">
                  <c:v>-0.16747799999999999</c:v>
                </c:pt>
                <c:pt idx="1029">
                  <c:v>-0.15679199999999999</c:v>
                </c:pt>
                <c:pt idx="1030">
                  <c:v>-0.105632</c:v>
                </c:pt>
                <c:pt idx="1031">
                  <c:v>-5.9788000000000001E-2</c:v>
                </c:pt>
                <c:pt idx="1032">
                  <c:v>-3.0973000000000001E-2</c:v>
                </c:pt>
                <c:pt idx="1033">
                  <c:v>-2.153E-3</c:v>
                </c:pt>
                <c:pt idx="1034">
                  <c:v>2.3442000000000001E-2</c:v>
                </c:pt>
                <c:pt idx="1035">
                  <c:v>3.3022999999999997E-2</c:v>
                </c:pt>
                <c:pt idx="1036">
                  <c:v>2.4494999999999999E-2</c:v>
                </c:pt>
                <c:pt idx="1037">
                  <c:v>3.9419999999999997E-2</c:v>
                </c:pt>
                <c:pt idx="1038">
                  <c:v>6.6060999999999995E-2</c:v>
                </c:pt>
                <c:pt idx="1039">
                  <c:v>9.2687000000000005E-2</c:v>
                </c:pt>
                <c:pt idx="1040">
                  <c:v>0.11612</c:v>
                </c:pt>
                <c:pt idx="1041">
                  <c:v>0.122534</c:v>
                </c:pt>
                <c:pt idx="1042">
                  <c:v>9.6978999999999996E-2</c:v>
                </c:pt>
                <c:pt idx="1043">
                  <c:v>4.8007000000000001E-2</c:v>
                </c:pt>
                <c:pt idx="1044">
                  <c:v>3.3189999999999999E-3</c:v>
                </c:pt>
                <c:pt idx="1045">
                  <c:v>5.4599999999999996E-3</c:v>
                </c:pt>
                <c:pt idx="1046">
                  <c:v>5.1251999999999999E-2</c:v>
                </c:pt>
                <c:pt idx="1047">
                  <c:v>0.13012199999999999</c:v>
                </c:pt>
                <c:pt idx="1048">
                  <c:v>0.17180599999999999</c:v>
                </c:pt>
                <c:pt idx="1049">
                  <c:v>0.14003199999999999</c:v>
                </c:pt>
                <c:pt idx="1050">
                  <c:v>0.13270299999999999</c:v>
                </c:pt>
                <c:pt idx="1051">
                  <c:v>0.20733299999999999</c:v>
                </c:pt>
                <c:pt idx="1052">
                  <c:v>0.30964000000000003</c:v>
                </c:pt>
                <c:pt idx="1053">
                  <c:v>0.369334</c:v>
                </c:pt>
                <c:pt idx="1054">
                  <c:v>0.38320900000000002</c:v>
                </c:pt>
                <c:pt idx="1055">
                  <c:v>0.382156</c:v>
                </c:pt>
                <c:pt idx="1056">
                  <c:v>0.37577700000000003</c:v>
                </c:pt>
                <c:pt idx="1057">
                  <c:v>0.35772700000000002</c:v>
                </c:pt>
                <c:pt idx="1058">
                  <c:v>0.32160499999999997</c:v>
                </c:pt>
                <c:pt idx="1059">
                  <c:v>0.28337200000000001</c:v>
                </c:pt>
                <c:pt idx="1060">
                  <c:v>0.239816</c:v>
                </c:pt>
                <c:pt idx="1061">
                  <c:v>0.20583099999999999</c:v>
                </c:pt>
                <c:pt idx="1062">
                  <c:v>0.210172</c:v>
                </c:pt>
                <c:pt idx="1063">
                  <c:v>0.22619900000000001</c:v>
                </c:pt>
                <c:pt idx="1064">
                  <c:v>0.18892999999999999</c:v>
                </c:pt>
                <c:pt idx="1065">
                  <c:v>8.0270999999999995E-2</c:v>
                </c:pt>
                <c:pt idx="1066">
                  <c:v>-4.8638000000000001E-2</c:v>
                </c:pt>
                <c:pt idx="1067">
                  <c:v>-0.11045000000000001</c:v>
                </c:pt>
                <c:pt idx="1068">
                  <c:v>-7.6397999999999994E-2</c:v>
                </c:pt>
                <c:pt idx="1069">
                  <c:v>2.1583000000000001E-2</c:v>
                </c:pt>
                <c:pt idx="1070">
                  <c:v>0.129192</c:v>
                </c:pt>
                <c:pt idx="1071">
                  <c:v>0.19420799999999999</c:v>
                </c:pt>
                <c:pt idx="1072">
                  <c:v>0.200683</c:v>
                </c:pt>
                <c:pt idx="1073">
                  <c:v>0.14216599999999999</c:v>
                </c:pt>
                <c:pt idx="1074">
                  <c:v>9.1097999999999998E-2</c:v>
                </c:pt>
                <c:pt idx="1075">
                  <c:v>6.4517000000000005E-2</c:v>
                </c:pt>
                <c:pt idx="1076">
                  <c:v>5.8139000000000003E-2</c:v>
                </c:pt>
                <c:pt idx="1077">
                  <c:v>3.1482000000000003E-2</c:v>
                </c:pt>
                <c:pt idx="1078">
                  <c:v>-4.5242999999999998E-2</c:v>
                </c:pt>
                <c:pt idx="1079">
                  <c:v>-0.17840600000000001</c:v>
                </c:pt>
                <c:pt idx="1080">
                  <c:v>-0.32965699999999998</c:v>
                </c:pt>
                <c:pt idx="1081">
                  <c:v>-0.46705799999999997</c:v>
                </c:pt>
                <c:pt idx="1082">
                  <c:v>-0.55651600000000001</c:v>
                </c:pt>
                <c:pt idx="1083">
                  <c:v>-0.57888700000000004</c:v>
                </c:pt>
                <c:pt idx="1084">
                  <c:v>-0.54267699999999996</c:v>
                </c:pt>
                <c:pt idx="1085">
                  <c:v>-0.48619400000000002</c:v>
                </c:pt>
                <c:pt idx="1086">
                  <c:v>-0.42547400000000002</c:v>
                </c:pt>
                <c:pt idx="1087">
                  <c:v>-0.419074</c:v>
                </c:pt>
                <c:pt idx="1088">
                  <c:v>-0.45845799999999998</c:v>
                </c:pt>
                <c:pt idx="1089">
                  <c:v>-0.49462499999999998</c:v>
                </c:pt>
                <c:pt idx="1090">
                  <c:v>-0.48187400000000002</c:v>
                </c:pt>
                <c:pt idx="1091">
                  <c:v>-0.42441000000000001</c:v>
                </c:pt>
                <c:pt idx="1092">
                  <c:v>-0.343503</c:v>
                </c:pt>
                <c:pt idx="1093">
                  <c:v>-0.33395799999999998</c:v>
                </c:pt>
                <c:pt idx="1094">
                  <c:v>-0.42769400000000002</c:v>
                </c:pt>
                <c:pt idx="1095">
                  <c:v>-0.50546999999999997</c:v>
                </c:pt>
                <c:pt idx="1096">
                  <c:v>-0.514046</c:v>
                </c:pt>
                <c:pt idx="1097">
                  <c:v>-0.484294</c:v>
                </c:pt>
                <c:pt idx="1098">
                  <c:v>-0.441751</c:v>
                </c:pt>
                <c:pt idx="1099">
                  <c:v>-0.405607</c:v>
                </c:pt>
                <c:pt idx="1100">
                  <c:v>-0.387571</c:v>
                </c:pt>
                <c:pt idx="1101">
                  <c:v>-0.37595600000000001</c:v>
                </c:pt>
                <c:pt idx="1102">
                  <c:v>-0.35476999999999997</c:v>
                </c:pt>
                <c:pt idx="1103">
                  <c:v>-0.314413</c:v>
                </c:pt>
                <c:pt idx="1104">
                  <c:v>-0.285744</c:v>
                </c:pt>
                <c:pt idx="1105">
                  <c:v>-0.25386799999999998</c:v>
                </c:pt>
                <c:pt idx="1106">
                  <c:v>-0.19853199999999999</c:v>
                </c:pt>
                <c:pt idx="1107">
                  <c:v>-0.142126</c:v>
                </c:pt>
                <c:pt idx="1108">
                  <c:v>-9.9552000000000002E-2</c:v>
                </c:pt>
                <c:pt idx="1109">
                  <c:v>-6.9764000000000007E-2</c:v>
                </c:pt>
                <c:pt idx="1110">
                  <c:v>-5.8099999999999999E-2</c:v>
                </c:pt>
                <c:pt idx="1111">
                  <c:v>-6.8810999999999997E-2</c:v>
                </c:pt>
                <c:pt idx="1112">
                  <c:v>-8.1642999999999993E-2</c:v>
                </c:pt>
                <c:pt idx="1113">
                  <c:v>-6.6781999999999994E-2</c:v>
                </c:pt>
                <c:pt idx="1114">
                  <c:v>-4.1255E-2</c:v>
                </c:pt>
                <c:pt idx="1115">
                  <c:v>-1.2518E-2</c:v>
                </c:pt>
                <c:pt idx="1116">
                  <c:v>2.4600000000000002E-4</c:v>
                </c:pt>
                <c:pt idx="1117">
                  <c:v>-7.208E-3</c:v>
                </c:pt>
                <c:pt idx="1118">
                  <c:v>-1.6781000000000001E-2</c:v>
                </c:pt>
                <c:pt idx="1119">
                  <c:v>-1.6757000000000001E-2</c:v>
                </c:pt>
                <c:pt idx="1120">
                  <c:v>6.6990000000000001E-3</c:v>
                </c:pt>
                <c:pt idx="1121">
                  <c:v>3.9732999999999997E-2</c:v>
                </c:pt>
                <c:pt idx="1122">
                  <c:v>6.5266000000000005E-2</c:v>
                </c:pt>
                <c:pt idx="1123">
                  <c:v>7.6856999999999995E-2</c:v>
                </c:pt>
                <c:pt idx="1124">
                  <c:v>3.0913E-2</c:v>
                </c:pt>
                <c:pt idx="1125">
                  <c:v>-1.4957E-2</c:v>
                </c:pt>
                <c:pt idx="1126">
                  <c:v>-2.7695999999999998E-2</c:v>
                </c:pt>
                <c:pt idx="1127">
                  <c:v>1.3865000000000001E-2</c:v>
                </c:pt>
                <c:pt idx="1128">
                  <c:v>7.7758999999999995E-2</c:v>
                </c:pt>
                <c:pt idx="1129">
                  <c:v>0.12989100000000001</c:v>
                </c:pt>
                <c:pt idx="1130">
                  <c:v>0.16281599999999999</c:v>
                </c:pt>
                <c:pt idx="1131">
                  <c:v>0.177535</c:v>
                </c:pt>
                <c:pt idx="1132">
                  <c:v>0.16339799999999999</c:v>
                </c:pt>
                <c:pt idx="1133">
                  <c:v>9.2867000000000005E-2</c:v>
                </c:pt>
                <c:pt idx="1134">
                  <c:v>2.5697999999999999E-2</c:v>
                </c:pt>
                <c:pt idx="1135">
                  <c:v>-8.7000000000000001E-4</c:v>
                </c:pt>
                <c:pt idx="1136">
                  <c:v>5.3566000000000003E-2</c:v>
                </c:pt>
                <c:pt idx="1137">
                  <c:v>0.16553599999999999</c:v>
                </c:pt>
                <c:pt idx="1138">
                  <c:v>0.28068700000000002</c:v>
                </c:pt>
                <c:pt idx="1139">
                  <c:v>0.33510899999999999</c:v>
                </c:pt>
                <c:pt idx="1140">
                  <c:v>0.30106500000000003</c:v>
                </c:pt>
                <c:pt idx="1141">
                  <c:v>0.21260299999999999</c:v>
                </c:pt>
                <c:pt idx="1142">
                  <c:v>0.121985</c:v>
                </c:pt>
                <c:pt idx="1143">
                  <c:v>4.5189E-2</c:v>
                </c:pt>
                <c:pt idx="1144">
                  <c:v>1.6334000000000001E-2</c:v>
                </c:pt>
                <c:pt idx="1145">
                  <c:v>4.5037000000000001E-2</c:v>
                </c:pt>
                <c:pt idx="1146">
                  <c:v>0.13128200000000001</c:v>
                </c:pt>
                <c:pt idx="1147">
                  <c:v>0.24415200000000001</c:v>
                </c:pt>
                <c:pt idx="1148">
                  <c:v>0.32718900000000001</c:v>
                </c:pt>
                <c:pt idx="1149">
                  <c:v>0.34421400000000002</c:v>
                </c:pt>
                <c:pt idx="1150">
                  <c:v>0.35380200000000001</c:v>
                </c:pt>
                <c:pt idx="1151">
                  <c:v>0.31326599999999999</c:v>
                </c:pt>
                <c:pt idx="1152">
                  <c:v>0.248248</c:v>
                </c:pt>
                <c:pt idx="1153">
                  <c:v>0.205654</c:v>
                </c:pt>
                <c:pt idx="1154">
                  <c:v>0.21524799999999999</c:v>
                </c:pt>
                <c:pt idx="1155">
                  <c:v>0.27810499999999999</c:v>
                </c:pt>
                <c:pt idx="1156">
                  <c:v>0.37294300000000002</c:v>
                </c:pt>
                <c:pt idx="1157">
                  <c:v>0.45285999999999998</c:v>
                </c:pt>
                <c:pt idx="1158">
                  <c:v>0.479495</c:v>
                </c:pt>
                <c:pt idx="1159">
                  <c:v>0.45604</c:v>
                </c:pt>
                <c:pt idx="1160">
                  <c:v>0.40702100000000002</c:v>
                </c:pt>
                <c:pt idx="1161">
                  <c:v>0.36441899999999999</c:v>
                </c:pt>
                <c:pt idx="1162">
                  <c:v>0.35164400000000001</c:v>
                </c:pt>
                <c:pt idx="1163">
                  <c:v>0.354827</c:v>
                </c:pt>
                <c:pt idx="1164">
                  <c:v>0.363319</c:v>
                </c:pt>
                <c:pt idx="1165">
                  <c:v>0.37713200000000002</c:v>
                </c:pt>
                <c:pt idx="1166">
                  <c:v>0.410134</c:v>
                </c:pt>
                <c:pt idx="1167">
                  <c:v>0.41758000000000001</c:v>
                </c:pt>
                <c:pt idx="1168">
                  <c:v>0.36110399999999998</c:v>
                </c:pt>
                <c:pt idx="1169">
                  <c:v>0.26416200000000001</c:v>
                </c:pt>
                <c:pt idx="1170">
                  <c:v>0.15872</c:v>
                </c:pt>
                <c:pt idx="1171">
                  <c:v>9.4842999999999997E-2</c:v>
                </c:pt>
                <c:pt idx="1172">
                  <c:v>5.228E-2</c:v>
                </c:pt>
                <c:pt idx="1173">
                  <c:v>6.5030000000000001E-3</c:v>
                </c:pt>
                <c:pt idx="1174">
                  <c:v>-4.3568000000000003E-2</c:v>
                </c:pt>
                <c:pt idx="1175">
                  <c:v>-9.5807000000000003E-2</c:v>
                </c:pt>
                <c:pt idx="1176">
                  <c:v>-0.124588</c:v>
                </c:pt>
                <c:pt idx="1177">
                  <c:v>-0.117148</c:v>
                </c:pt>
                <c:pt idx="1178">
                  <c:v>-7.8788999999999998E-2</c:v>
                </c:pt>
                <c:pt idx="1179">
                  <c:v>-8.6235999999999993E-2</c:v>
                </c:pt>
                <c:pt idx="1180">
                  <c:v>-0.18207200000000001</c:v>
                </c:pt>
                <c:pt idx="1181">
                  <c:v>-0.32795600000000003</c:v>
                </c:pt>
                <c:pt idx="1182">
                  <c:v>-0.484566</c:v>
                </c:pt>
                <c:pt idx="1183">
                  <c:v>-0.56879500000000005</c:v>
                </c:pt>
                <c:pt idx="1184">
                  <c:v>-0.56566499999999997</c:v>
                </c:pt>
                <c:pt idx="1185">
                  <c:v>-0.50394499999999998</c:v>
                </c:pt>
                <c:pt idx="1186">
                  <c:v>-0.44434099999999999</c:v>
                </c:pt>
                <c:pt idx="1187">
                  <c:v>-0.387878</c:v>
                </c:pt>
                <c:pt idx="1188">
                  <c:v>-0.33990599999999999</c:v>
                </c:pt>
                <c:pt idx="1189">
                  <c:v>-0.318579</c:v>
                </c:pt>
                <c:pt idx="1190">
                  <c:v>-0.323878</c:v>
                </c:pt>
                <c:pt idx="1191">
                  <c:v>-0.35687099999999999</c:v>
                </c:pt>
                <c:pt idx="1192">
                  <c:v>-0.41011700000000001</c:v>
                </c:pt>
                <c:pt idx="1193">
                  <c:v>-0.44950800000000002</c:v>
                </c:pt>
                <c:pt idx="1194">
                  <c:v>-0.44733099999999998</c:v>
                </c:pt>
                <c:pt idx="1195">
                  <c:v>-0.41318899999999997</c:v>
                </c:pt>
                <c:pt idx="1196">
                  <c:v>-0.36307499999999998</c:v>
                </c:pt>
                <c:pt idx="1197">
                  <c:v>-0.33000099999999999</c:v>
                </c:pt>
                <c:pt idx="1198">
                  <c:v>-0.33419100000000002</c:v>
                </c:pt>
                <c:pt idx="1199">
                  <c:v>-0.35434399999999999</c:v>
                </c:pt>
                <c:pt idx="1200">
                  <c:v>-0.353211</c:v>
                </c:pt>
                <c:pt idx="1201">
                  <c:v>-0.32228699999999999</c:v>
                </c:pt>
                <c:pt idx="1202">
                  <c:v>-0.27436100000000002</c:v>
                </c:pt>
                <c:pt idx="1203">
                  <c:v>-0.23815700000000001</c:v>
                </c:pt>
                <c:pt idx="1204">
                  <c:v>-0.222194</c:v>
                </c:pt>
                <c:pt idx="1205">
                  <c:v>-0.22644700000000001</c:v>
                </c:pt>
                <c:pt idx="1206">
                  <c:v>-0.240254</c:v>
                </c:pt>
                <c:pt idx="1207">
                  <c:v>-0.24660099999999999</c:v>
                </c:pt>
                <c:pt idx="1208">
                  <c:v>-0.219944</c:v>
                </c:pt>
                <c:pt idx="1209">
                  <c:v>-0.15387000000000001</c:v>
                </c:pt>
                <c:pt idx="1210">
                  <c:v>-9.9496000000000001E-2</c:v>
                </c:pt>
                <c:pt idx="1211">
                  <c:v>-9.8361000000000004E-2</c:v>
                </c:pt>
                <c:pt idx="1212">
                  <c:v>-0.102479</c:v>
                </c:pt>
                <c:pt idx="1213">
                  <c:v>-5.2297999999999997E-2</c:v>
                </c:pt>
                <c:pt idx="1214">
                  <c:v>2.4448000000000001E-2</c:v>
                </c:pt>
                <c:pt idx="1215">
                  <c:v>9.2672000000000004E-2</c:v>
                </c:pt>
                <c:pt idx="1216">
                  <c:v>0.12681500000000001</c:v>
                </c:pt>
                <c:pt idx="1217">
                  <c:v>0.121546</c:v>
                </c:pt>
                <c:pt idx="1218">
                  <c:v>9.0721999999999997E-2</c:v>
                </c:pt>
                <c:pt idx="1219">
                  <c:v>6.4202999999999996E-2</c:v>
                </c:pt>
                <c:pt idx="1220">
                  <c:v>2.4875000000000001E-2</c:v>
                </c:pt>
                <c:pt idx="1221">
                  <c:v>-5.8869999999999999E-3</c:v>
                </c:pt>
                <c:pt idx="1222">
                  <c:v>-1.5100000000000001E-3</c:v>
                </c:pt>
                <c:pt idx="1223">
                  <c:v>6.8839999999999998E-2</c:v>
                </c:pt>
                <c:pt idx="1224">
                  <c:v>0.22222900000000001</c:v>
                </c:pt>
                <c:pt idx="1225">
                  <c:v>0.37451000000000001</c:v>
                </c:pt>
                <c:pt idx="1226">
                  <c:v>0.43730200000000002</c:v>
                </c:pt>
                <c:pt idx="1227">
                  <c:v>0.39465899999999998</c:v>
                </c:pt>
                <c:pt idx="1228">
                  <c:v>0.307284</c:v>
                </c:pt>
                <c:pt idx="1229">
                  <c:v>0.20074600000000001</c:v>
                </c:pt>
                <c:pt idx="1230">
                  <c:v>7.0764999999999995E-2</c:v>
                </c:pt>
                <c:pt idx="1231">
                  <c:v>-4.1064999999999997E-2</c:v>
                </c:pt>
                <c:pt idx="1232">
                  <c:v>-3.3603000000000001E-2</c:v>
                </c:pt>
                <c:pt idx="1233">
                  <c:v>9.9524000000000001E-2</c:v>
                </c:pt>
                <c:pt idx="1234">
                  <c:v>0.25505</c:v>
                </c:pt>
                <c:pt idx="1235">
                  <c:v>0.343499</c:v>
                </c:pt>
                <c:pt idx="1236">
                  <c:v>0.326511</c:v>
                </c:pt>
                <c:pt idx="1237">
                  <c:v>0.260494</c:v>
                </c:pt>
                <c:pt idx="1238">
                  <c:v>0.17740400000000001</c:v>
                </c:pt>
                <c:pt idx="1239">
                  <c:v>9.0054999999999996E-2</c:v>
                </c:pt>
                <c:pt idx="1240">
                  <c:v>1.6567999999999999E-2</c:v>
                </c:pt>
                <c:pt idx="1241">
                  <c:v>-1.2182E-2</c:v>
                </c:pt>
                <c:pt idx="1242">
                  <c:v>3.1510999999999997E-2</c:v>
                </c:pt>
                <c:pt idx="1243">
                  <c:v>0.11039499999999999</c:v>
                </c:pt>
                <c:pt idx="1244">
                  <c:v>0.169043</c:v>
                </c:pt>
                <c:pt idx="1245">
                  <c:v>0.18077799999999999</c:v>
                </c:pt>
                <c:pt idx="1246">
                  <c:v>0.173315</c:v>
                </c:pt>
                <c:pt idx="1247">
                  <c:v>0.14350299999999999</c:v>
                </c:pt>
                <c:pt idx="1248">
                  <c:v>9.9840999999999999E-2</c:v>
                </c:pt>
                <c:pt idx="1249">
                  <c:v>7.2156999999999999E-2</c:v>
                </c:pt>
                <c:pt idx="1250">
                  <c:v>7.7504000000000003E-2</c:v>
                </c:pt>
                <c:pt idx="1251">
                  <c:v>9.8806000000000005E-2</c:v>
                </c:pt>
                <c:pt idx="1252">
                  <c:v>0.13397700000000001</c:v>
                </c:pt>
                <c:pt idx="1253">
                  <c:v>0.209647</c:v>
                </c:pt>
                <c:pt idx="1254">
                  <c:v>0.33429999999999999</c:v>
                </c:pt>
                <c:pt idx="1255">
                  <c:v>0.44403799999999999</c:v>
                </c:pt>
                <c:pt idx="1256">
                  <c:v>0.45261200000000001</c:v>
                </c:pt>
                <c:pt idx="1257">
                  <c:v>0.31742999999999999</c:v>
                </c:pt>
                <c:pt idx="1258">
                  <c:v>0.114095</c:v>
                </c:pt>
                <c:pt idx="1259">
                  <c:v>-1.6861999999999999E-2</c:v>
                </c:pt>
                <c:pt idx="1260">
                  <c:v>-3.6033999999999997E-2</c:v>
                </c:pt>
                <c:pt idx="1261">
                  <c:v>2.4667999999999999E-2</c:v>
                </c:pt>
                <c:pt idx="1262">
                  <c:v>6.5131999999999995E-2</c:v>
                </c:pt>
                <c:pt idx="1263">
                  <c:v>6.6206000000000001E-2</c:v>
                </c:pt>
                <c:pt idx="1264">
                  <c:v>2.2522E-2</c:v>
                </c:pt>
                <c:pt idx="1265">
                  <c:v>-6.1663000000000003E-2</c:v>
                </c:pt>
                <c:pt idx="1266">
                  <c:v>-0.16394600000000001</c:v>
                </c:pt>
                <c:pt idx="1267">
                  <c:v>-0.27688299999999999</c:v>
                </c:pt>
                <c:pt idx="1268">
                  <c:v>-0.34828199999999998</c:v>
                </c:pt>
                <c:pt idx="1269">
                  <c:v>-0.404754</c:v>
                </c:pt>
                <c:pt idx="1270">
                  <c:v>-0.47502</c:v>
                </c:pt>
                <c:pt idx="1271">
                  <c:v>-0.50264600000000004</c:v>
                </c:pt>
                <c:pt idx="1272">
                  <c:v>-0.46422000000000002</c:v>
                </c:pt>
                <c:pt idx="1273">
                  <c:v>-0.40768199999999999</c:v>
                </c:pt>
                <c:pt idx="1274">
                  <c:v>-0.354325</c:v>
                </c:pt>
                <c:pt idx="1275">
                  <c:v>-0.32337500000000002</c:v>
                </c:pt>
                <c:pt idx="1276">
                  <c:v>-0.315909</c:v>
                </c:pt>
                <c:pt idx="1277">
                  <c:v>-0.33725300000000002</c:v>
                </c:pt>
                <c:pt idx="1278">
                  <c:v>-0.39378600000000002</c:v>
                </c:pt>
                <c:pt idx="1279">
                  <c:v>-0.457785</c:v>
                </c:pt>
                <c:pt idx="1280">
                  <c:v>-0.52390599999999998</c:v>
                </c:pt>
                <c:pt idx="1281">
                  <c:v>-0.61131400000000002</c:v>
                </c:pt>
                <c:pt idx="1282">
                  <c:v>-0.70508300000000002</c:v>
                </c:pt>
                <c:pt idx="1283">
                  <c:v>-0.68698499999999996</c:v>
                </c:pt>
                <c:pt idx="1284">
                  <c:v>-0.53567900000000002</c:v>
                </c:pt>
                <c:pt idx="1285">
                  <c:v>-0.359844</c:v>
                </c:pt>
                <c:pt idx="1286">
                  <c:v>-0.268229</c:v>
                </c:pt>
                <c:pt idx="1287">
                  <c:v>-0.24913099999999999</c:v>
                </c:pt>
                <c:pt idx="1288">
                  <c:v>-0.23432900000000001</c:v>
                </c:pt>
                <c:pt idx="1289">
                  <c:v>-0.156669</c:v>
                </c:pt>
                <c:pt idx="1290">
                  <c:v>-5.0235000000000002E-2</c:v>
                </c:pt>
                <c:pt idx="1291">
                  <c:v>9.2809999999999993E-3</c:v>
                </c:pt>
                <c:pt idx="1292">
                  <c:v>-2.6129999999999999E-3</c:v>
                </c:pt>
                <c:pt idx="1293">
                  <c:v>-6.1363000000000001E-2</c:v>
                </c:pt>
                <c:pt idx="1294">
                  <c:v>-8.9172000000000001E-2</c:v>
                </c:pt>
                <c:pt idx="1295">
                  <c:v>-1.6801E-2</c:v>
                </c:pt>
                <c:pt idx="1296">
                  <c:v>8.4354999999999999E-2</c:v>
                </c:pt>
                <c:pt idx="1297">
                  <c:v>0.120535</c:v>
                </c:pt>
                <c:pt idx="1298">
                  <c:v>0.13542499999999999</c:v>
                </c:pt>
                <c:pt idx="1299">
                  <c:v>0.17479700000000001</c:v>
                </c:pt>
                <c:pt idx="1300">
                  <c:v>0.18111099999999999</c:v>
                </c:pt>
                <c:pt idx="1301">
                  <c:v>0.13089300000000001</c:v>
                </c:pt>
                <c:pt idx="1302">
                  <c:v>8.3840999999999999E-2</c:v>
                </c:pt>
                <c:pt idx="1303">
                  <c:v>6.7695000000000005E-2</c:v>
                </c:pt>
                <c:pt idx="1304">
                  <c:v>5.6897000000000003E-2</c:v>
                </c:pt>
                <c:pt idx="1305">
                  <c:v>6.3100000000000003E-2</c:v>
                </c:pt>
                <c:pt idx="1306">
                  <c:v>9.1669E-2</c:v>
                </c:pt>
                <c:pt idx="1307">
                  <c:v>0.11176899999999999</c:v>
                </c:pt>
                <c:pt idx="1308">
                  <c:v>0.1074</c:v>
                </c:pt>
                <c:pt idx="1309">
                  <c:v>6.0463000000000003E-2</c:v>
                </c:pt>
                <c:pt idx="1310">
                  <c:v>-4.1820000000000003E-2</c:v>
                </c:pt>
                <c:pt idx="1311">
                  <c:v>-9.8266000000000006E-2</c:v>
                </c:pt>
                <c:pt idx="1312">
                  <c:v>-5.5669999999999999E-3</c:v>
                </c:pt>
                <c:pt idx="1313">
                  <c:v>0.18940100000000001</c:v>
                </c:pt>
                <c:pt idx="1314">
                  <c:v>0.35467300000000002</c:v>
                </c:pt>
                <c:pt idx="1315">
                  <c:v>0.48055999999999999</c:v>
                </c:pt>
                <c:pt idx="1316">
                  <c:v>0.53488800000000003</c:v>
                </c:pt>
                <c:pt idx="1317">
                  <c:v>0.44652199999999997</c:v>
                </c:pt>
                <c:pt idx="1318">
                  <c:v>0.35503899999999999</c:v>
                </c:pt>
                <c:pt idx="1319">
                  <c:v>0.28901399999999999</c:v>
                </c:pt>
                <c:pt idx="1320">
                  <c:v>0.21127199999999999</c:v>
                </c:pt>
                <c:pt idx="1321">
                  <c:v>0.171934</c:v>
                </c:pt>
                <c:pt idx="1322">
                  <c:v>0.139963</c:v>
                </c:pt>
                <c:pt idx="1323">
                  <c:v>0.169656</c:v>
                </c:pt>
                <c:pt idx="1324">
                  <c:v>0.20375099999999999</c:v>
                </c:pt>
                <c:pt idx="1325">
                  <c:v>0.28365200000000002</c:v>
                </c:pt>
                <c:pt idx="1326">
                  <c:v>0.23144000000000001</c:v>
                </c:pt>
                <c:pt idx="1327">
                  <c:v>0.15482099999999999</c:v>
                </c:pt>
                <c:pt idx="1328">
                  <c:v>0.16763900000000001</c:v>
                </c:pt>
                <c:pt idx="1329">
                  <c:v>0.14316000000000001</c:v>
                </c:pt>
                <c:pt idx="1330">
                  <c:v>0.105917</c:v>
                </c:pt>
                <c:pt idx="1331">
                  <c:v>0.118696</c:v>
                </c:pt>
                <c:pt idx="1332">
                  <c:v>9.3079999999999996E-2</c:v>
                </c:pt>
                <c:pt idx="1333">
                  <c:v>5.4677000000000003E-2</c:v>
                </c:pt>
                <c:pt idx="1334">
                  <c:v>7.6960000000000001E-2</c:v>
                </c:pt>
                <c:pt idx="1335">
                  <c:v>0.112044</c:v>
                </c:pt>
                <c:pt idx="1336">
                  <c:v>0.19936400000000001</c:v>
                </c:pt>
                <c:pt idx="1337">
                  <c:v>0.28775899999999999</c:v>
                </c:pt>
                <c:pt idx="1338">
                  <c:v>0.33782400000000001</c:v>
                </c:pt>
                <c:pt idx="1339">
                  <c:v>0.33142199999999999</c:v>
                </c:pt>
                <c:pt idx="1340">
                  <c:v>0.25047000000000003</c:v>
                </c:pt>
                <c:pt idx="1341">
                  <c:v>0.14821000000000001</c:v>
                </c:pt>
                <c:pt idx="1342">
                  <c:v>9.3852000000000005E-2</c:v>
                </c:pt>
                <c:pt idx="1343">
                  <c:v>9.1692999999999997E-2</c:v>
                </c:pt>
                <c:pt idx="1344">
                  <c:v>9.5906000000000005E-2</c:v>
                </c:pt>
                <c:pt idx="1345">
                  <c:v>0.111829</c:v>
                </c:pt>
                <c:pt idx="1346">
                  <c:v>0.14587800000000001</c:v>
                </c:pt>
                <c:pt idx="1347">
                  <c:v>0.196966</c:v>
                </c:pt>
                <c:pt idx="1348">
                  <c:v>0.26190200000000002</c:v>
                </c:pt>
                <c:pt idx="1349">
                  <c:v>0.32474999999999998</c:v>
                </c:pt>
                <c:pt idx="1350">
                  <c:v>0.35456700000000002</c:v>
                </c:pt>
                <c:pt idx="1351">
                  <c:v>0.28107300000000002</c:v>
                </c:pt>
                <c:pt idx="1352">
                  <c:v>0.123389</c:v>
                </c:pt>
                <c:pt idx="1353">
                  <c:v>1.3554E-2</c:v>
                </c:pt>
                <c:pt idx="1354">
                  <c:v>-2.4910000000000002E-3</c:v>
                </c:pt>
                <c:pt idx="1355">
                  <c:v>-2.8070000000000001E-2</c:v>
                </c:pt>
                <c:pt idx="1356">
                  <c:v>-0.187974</c:v>
                </c:pt>
                <c:pt idx="1357">
                  <c:v>-0.418188</c:v>
                </c:pt>
                <c:pt idx="1358">
                  <c:v>-0.58437600000000001</c:v>
                </c:pt>
                <c:pt idx="1359">
                  <c:v>-0.68988899999999997</c:v>
                </c:pt>
                <c:pt idx="1360">
                  <c:v>-0.70805399999999996</c:v>
                </c:pt>
                <c:pt idx="1361">
                  <c:v>-0.66866400000000004</c:v>
                </c:pt>
                <c:pt idx="1362">
                  <c:v>-0.62181399999999998</c:v>
                </c:pt>
                <c:pt idx="1363">
                  <c:v>-0.56109100000000001</c:v>
                </c:pt>
                <c:pt idx="1364">
                  <c:v>-0.52590899999999996</c:v>
                </c:pt>
                <c:pt idx="1365">
                  <c:v>-0.50031099999999995</c:v>
                </c:pt>
                <c:pt idx="1366">
                  <c:v>-0.43419400000000002</c:v>
                </c:pt>
                <c:pt idx="1367">
                  <c:v>-0.34670099999999998</c:v>
                </c:pt>
                <c:pt idx="1368">
                  <c:v>-0.31570500000000001</c:v>
                </c:pt>
                <c:pt idx="1369">
                  <c:v>-0.27937600000000001</c:v>
                </c:pt>
                <c:pt idx="1370">
                  <c:v>-0.26328000000000001</c:v>
                </c:pt>
                <c:pt idx="1371">
                  <c:v>-0.30897200000000002</c:v>
                </c:pt>
                <c:pt idx="1372">
                  <c:v>-0.37171700000000002</c:v>
                </c:pt>
                <c:pt idx="1373">
                  <c:v>-0.401451</c:v>
                </c:pt>
                <c:pt idx="1374">
                  <c:v>-0.36836600000000003</c:v>
                </c:pt>
                <c:pt idx="1375">
                  <c:v>-0.29592000000000002</c:v>
                </c:pt>
                <c:pt idx="1376">
                  <c:v>-0.25656200000000001</c:v>
                </c:pt>
                <c:pt idx="1377">
                  <c:v>-0.21929000000000001</c:v>
                </c:pt>
                <c:pt idx="1378">
                  <c:v>-0.19045899999999999</c:v>
                </c:pt>
                <c:pt idx="1379">
                  <c:v>-0.206321</c:v>
                </c:pt>
                <c:pt idx="1380">
                  <c:v>-0.20192299999999999</c:v>
                </c:pt>
                <c:pt idx="1381">
                  <c:v>-0.121879</c:v>
                </c:pt>
                <c:pt idx="1382">
                  <c:v>-1.7375000000000002E-2</c:v>
                </c:pt>
                <c:pt idx="1383">
                  <c:v>6.8998000000000004E-2</c:v>
                </c:pt>
                <c:pt idx="1384">
                  <c:v>0.11275399999999999</c:v>
                </c:pt>
                <c:pt idx="1385">
                  <c:v>0.101093</c:v>
                </c:pt>
                <c:pt idx="1386">
                  <c:v>7.8768000000000005E-2</c:v>
                </c:pt>
                <c:pt idx="1387">
                  <c:v>7.9855999999999996E-2</c:v>
                </c:pt>
                <c:pt idx="1388">
                  <c:v>9.4781000000000004E-2</c:v>
                </c:pt>
                <c:pt idx="1389">
                  <c:v>0.100138</c:v>
                </c:pt>
                <c:pt idx="1390">
                  <c:v>0.108711</c:v>
                </c:pt>
                <c:pt idx="1391">
                  <c:v>0.170566</c:v>
                </c:pt>
                <c:pt idx="1392">
                  <c:v>0.20471300000000001</c:v>
                </c:pt>
                <c:pt idx="1393">
                  <c:v>0.170685</c:v>
                </c:pt>
                <c:pt idx="1394">
                  <c:v>0.11115899999999999</c:v>
                </c:pt>
                <c:pt idx="1395">
                  <c:v>5.5868000000000001E-2</c:v>
                </c:pt>
                <c:pt idx="1396">
                  <c:v>-5.5900000000000004E-4</c:v>
                </c:pt>
                <c:pt idx="1397">
                  <c:v>-2.5000999999999999E-2</c:v>
                </c:pt>
                <c:pt idx="1398">
                  <c:v>-1.5169999999999999E-3</c:v>
                </c:pt>
                <c:pt idx="1399">
                  <c:v>7.7296000000000004E-2</c:v>
                </c:pt>
                <c:pt idx="1400">
                  <c:v>0.20192299999999999</c:v>
                </c:pt>
                <c:pt idx="1401">
                  <c:v>0.30203000000000002</c:v>
                </c:pt>
                <c:pt idx="1402">
                  <c:v>0.30623299999999998</c:v>
                </c:pt>
                <c:pt idx="1403">
                  <c:v>0.21881400000000001</c:v>
                </c:pt>
                <c:pt idx="1404">
                  <c:v>0.14523900000000001</c:v>
                </c:pt>
                <c:pt idx="1405">
                  <c:v>9.7262000000000001E-2</c:v>
                </c:pt>
                <c:pt idx="1406">
                  <c:v>3.0171E-2</c:v>
                </c:pt>
                <c:pt idx="1407">
                  <c:v>-2.9433000000000001E-2</c:v>
                </c:pt>
                <c:pt idx="1408">
                  <c:v>-3.4702999999999998E-2</c:v>
                </c:pt>
                <c:pt idx="1409">
                  <c:v>-9.11E-3</c:v>
                </c:pt>
                <c:pt idx="1410">
                  <c:v>4.8481000000000003E-2</c:v>
                </c:pt>
                <c:pt idx="1411">
                  <c:v>0.15084400000000001</c:v>
                </c:pt>
                <c:pt idx="1412">
                  <c:v>0.26810200000000001</c:v>
                </c:pt>
                <c:pt idx="1413">
                  <c:v>0.35765599999999997</c:v>
                </c:pt>
                <c:pt idx="1414">
                  <c:v>0.36304500000000001</c:v>
                </c:pt>
                <c:pt idx="1415">
                  <c:v>0.30342200000000003</c:v>
                </c:pt>
                <c:pt idx="1416">
                  <c:v>0.271455</c:v>
                </c:pt>
                <c:pt idx="1417">
                  <c:v>0.28089599999999998</c:v>
                </c:pt>
                <c:pt idx="1418">
                  <c:v>0.25407200000000002</c:v>
                </c:pt>
                <c:pt idx="1419">
                  <c:v>0.16342699999999999</c:v>
                </c:pt>
                <c:pt idx="1420">
                  <c:v>0.12612300000000001</c:v>
                </c:pt>
                <c:pt idx="1421">
                  <c:v>0.18892700000000001</c:v>
                </c:pt>
                <c:pt idx="1422">
                  <c:v>0.31670900000000002</c:v>
                </c:pt>
                <c:pt idx="1423">
                  <c:v>0.40729300000000002</c:v>
                </c:pt>
                <c:pt idx="1424">
                  <c:v>0.32100000000000001</c:v>
                </c:pt>
                <c:pt idx="1425">
                  <c:v>0.17830299999999999</c:v>
                </c:pt>
                <c:pt idx="1426">
                  <c:v>0.12094000000000001</c:v>
                </c:pt>
                <c:pt idx="1427">
                  <c:v>0.123238</c:v>
                </c:pt>
                <c:pt idx="1428">
                  <c:v>0.14461399999999999</c:v>
                </c:pt>
                <c:pt idx="1429">
                  <c:v>0.16389200000000001</c:v>
                </c:pt>
                <c:pt idx="1430">
                  <c:v>0.20658099999999999</c:v>
                </c:pt>
                <c:pt idx="1431">
                  <c:v>0.234289</c:v>
                </c:pt>
                <c:pt idx="1432">
                  <c:v>0.20120299999999999</c:v>
                </c:pt>
                <c:pt idx="1433">
                  <c:v>0.121225</c:v>
                </c:pt>
                <c:pt idx="1434">
                  <c:v>6.0449000000000003E-2</c:v>
                </c:pt>
                <c:pt idx="1435">
                  <c:v>6.3564999999999997E-2</c:v>
                </c:pt>
                <c:pt idx="1436">
                  <c:v>9.2267000000000002E-2</c:v>
                </c:pt>
                <c:pt idx="1437">
                  <c:v>0.14871899999999999</c:v>
                </c:pt>
                <c:pt idx="1438">
                  <c:v>0.23182700000000001</c:v>
                </c:pt>
                <c:pt idx="1439">
                  <c:v>0.301124</c:v>
                </c:pt>
                <c:pt idx="1440">
                  <c:v>0.34063300000000002</c:v>
                </c:pt>
                <c:pt idx="1441">
                  <c:v>0.33432600000000001</c:v>
                </c:pt>
                <c:pt idx="1442">
                  <c:v>0.28427400000000003</c:v>
                </c:pt>
                <c:pt idx="1443">
                  <c:v>0.21713399999999999</c:v>
                </c:pt>
                <c:pt idx="1444">
                  <c:v>0.15104699999999999</c:v>
                </c:pt>
                <c:pt idx="1445">
                  <c:v>0.123309</c:v>
                </c:pt>
                <c:pt idx="1446">
                  <c:v>0.117963</c:v>
                </c:pt>
                <c:pt idx="1447">
                  <c:v>8.7118000000000001E-2</c:v>
                </c:pt>
                <c:pt idx="1448">
                  <c:v>-1.7194000000000001E-2</c:v>
                </c:pt>
                <c:pt idx="1449">
                  <c:v>-0.15667300000000001</c:v>
                </c:pt>
                <c:pt idx="1450">
                  <c:v>-0.23008999999999999</c:v>
                </c:pt>
                <c:pt idx="1451">
                  <c:v>-0.210812</c:v>
                </c:pt>
                <c:pt idx="1452">
                  <c:v>-0.19048499999999999</c:v>
                </c:pt>
                <c:pt idx="1453">
                  <c:v>-0.21495500000000001</c:v>
                </c:pt>
                <c:pt idx="1454">
                  <c:v>-0.250052</c:v>
                </c:pt>
                <c:pt idx="1455">
                  <c:v>-0.319243</c:v>
                </c:pt>
                <c:pt idx="1456">
                  <c:v>-0.405505</c:v>
                </c:pt>
                <c:pt idx="1457">
                  <c:v>-0.43638100000000002</c:v>
                </c:pt>
                <c:pt idx="1458">
                  <c:v>-0.42258499999999999</c:v>
                </c:pt>
                <c:pt idx="1459">
                  <c:v>-0.389627</c:v>
                </c:pt>
                <c:pt idx="1460">
                  <c:v>-0.32362400000000002</c:v>
                </c:pt>
                <c:pt idx="1461">
                  <c:v>-0.245925</c:v>
                </c:pt>
                <c:pt idx="1462">
                  <c:v>-0.15861</c:v>
                </c:pt>
                <c:pt idx="1463">
                  <c:v>-7.9825999999999994E-2</c:v>
                </c:pt>
                <c:pt idx="1464">
                  <c:v>-5.6441999999999999E-2</c:v>
                </c:pt>
                <c:pt idx="1465">
                  <c:v>-0.175792</c:v>
                </c:pt>
                <c:pt idx="1466">
                  <c:v>-0.373975</c:v>
                </c:pt>
                <c:pt idx="1467">
                  <c:v>-0.43047800000000003</c:v>
                </c:pt>
                <c:pt idx="1468">
                  <c:v>-0.34529100000000001</c:v>
                </c:pt>
                <c:pt idx="1469">
                  <c:v>-0.21213000000000001</c:v>
                </c:pt>
                <c:pt idx="1470">
                  <c:v>-5.8696999999999999E-2</c:v>
                </c:pt>
                <c:pt idx="1471">
                  <c:v>8.6223999999999995E-2</c:v>
                </c:pt>
                <c:pt idx="1472">
                  <c:v>0.16295899999999999</c:v>
                </c:pt>
                <c:pt idx="1473">
                  <c:v>0.160804</c:v>
                </c:pt>
                <c:pt idx="1474">
                  <c:v>0.107446</c:v>
                </c:pt>
                <c:pt idx="1475">
                  <c:v>4.3413E-2</c:v>
                </c:pt>
                <c:pt idx="1476">
                  <c:v>-1.7430999999999999E-2</c:v>
                </c:pt>
                <c:pt idx="1477">
                  <c:v>-7.0808999999999997E-2</c:v>
                </c:pt>
                <c:pt idx="1478">
                  <c:v>-0.113526</c:v>
                </c:pt>
                <c:pt idx="1479">
                  <c:v>-0.14025899999999999</c:v>
                </c:pt>
                <c:pt idx="1480">
                  <c:v>-0.11476500000000001</c:v>
                </c:pt>
                <c:pt idx="1481">
                  <c:v>2.392E-3</c:v>
                </c:pt>
                <c:pt idx="1482">
                  <c:v>0.117407</c:v>
                </c:pt>
                <c:pt idx="1483">
                  <c:v>0.103519</c:v>
                </c:pt>
                <c:pt idx="1484">
                  <c:v>1.7121999999999998E-2</c:v>
                </c:pt>
                <c:pt idx="1485">
                  <c:v>-3.8509000000000002E-2</c:v>
                </c:pt>
                <c:pt idx="1486">
                  <c:v>-9.6285999999999997E-2</c:v>
                </c:pt>
                <c:pt idx="1487">
                  <c:v>-0.11458400000000001</c:v>
                </c:pt>
                <c:pt idx="1488">
                  <c:v>-6.8867999999999999E-2</c:v>
                </c:pt>
                <c:pt idx="1489">
                  <c:v>5.7039999999999999E-3</c:v>
                </c:pt>
                <c:pt idx="1490">
                  <c:v>6.9677000000000003E-2</c:v>
                </c:pt>
                <c:pt idx="1491">
                  <c:v>9.7441E-2</c:v>
                </c:pt>
                <c:pt idx="1492">
                  <c:v>8.8982000000000006E-2</c:v>
                </c:pt>
                <c:pt idx="1493">
                  <c:v>5.1722999999999998E-2</c:v>
                </c:pt>
                <c:pt idx="1494">
                  <c:v>-5.2499999999999997E-4</c:v>
                </c:pt>
                <c:pt idx="1495">
                  <c:v>-2.8256E-2</c:v>
                </c:pt>
                <c:pt idx="1496">
                  <c:v>-2.7213999999999999E-2</c:v>
                </c:pt>
                <c:pt idx="1497">
                  <c:v>-1.7656000000000002E-2</c:v>
                </c:pt>
                <c:pt idx="1498">
                  <c:v>1.2147E-2</c:v>
                </c:pt>
              </c:numCache>
            </c:numRef>
          </c:val>
          <c:smooth val="0"/>
          <c:extLst>
            <c:ext xmlns:c16="http://schemas.microsoft.com/office/drawing/2014/chart" uri="{C3380CC4-5D6E-409C-BE32-E72D297353CC}">
              <c16:uniqueId val="{00000001-9515-4ED4-92ED-8510D8D3433A}"/>
            </c:ext>
          </c:extLst>
        </c:ser>
        <c:ser>
          <c:idx val="2"/>
          <c:order val="2"/>
          <c:tx>
            <c:strRef>
              <c:f>Simulate_raci_31_01_2018!$Q$1</c:f>
              <c:strCache>
                <c:ptCount val="1"/>
                <c:pt idx="0">
                  <c:v>Yaw_Axis</c:v>
                </c:pt>
              </c:strCache>
            </c:strRef>
          </c:tx>
          <c:spPr>
            <a:ln w="28575" cap="rnd">
              <a:solidFill>
                <a:schemeClr val="accent3"/>
              </a:solidFill>
              <a:round/>
            </a:ln>
            <a:effectLst/>
          </c:spPr>
          <c:marker>
            <c:symbol val="none"/>
          </c:marker>
          <c:val>
            <c:numRef>
              <c:f>Simulate_raci_31_01_2018!$Q$2:$Q$1500</c:f>
              <c:numCache>
                <c:formatCode>General</c:formatCode>
                <c:ptCount val="1499"/>
                <c:pt idx="0">
                  <c:v>-1.3232000000000001E-2</c:v>
                </c:pt>
                <c:pt idx="1">
                  <c:v>-5.1007999999999998E-2</c:v>
                </c:pt>
                <c:pt idx="2">
                  <c:v>-4.2778999999999998E-2</c:v>
                </c:pt>
                <c:pt idx="3">
                  <c:v>-3.0691E-2</c:v>
                </c:pt>
                <c:pt idx="4">
                  <c:v>-4.2078999999999998E-2</c:v>
                </c:pt>
                <c:pt idx="5">
                  <c:v>-4.1442E-2</c:v>
                </c:pt>
                <c:pt idx="6">
                  <c:v>-4.3866000000000002E-2</c:v>
                </c:pt>
                <c:pt idx="7">
                  <c:v>-4.514E-2</c:v>
                </c:pt>
                <c:pt idx="8">
                  <c:v>-5.1712000000000001E-2</c:v>
                </c:pt>
                <c:pt idx="9">
                  <c:v>-6.9872000000000004E-2</c:v>
                </c:pt>
                <c:pt idx="10">
                  <c:v>-5.1198E-2</c:v>
                </c:pt>
                <c:pt idx="11">
                  <c:v>-1.7496000000000001E-2</c:v>
                </c:pt>
                <c:pt idx="12">
                  <c:v>4.3439999999999998E-3</c:v>
                </c:pt>
                <c:pt idx="13">
                  <c:v>-4.8830000000000002E-3</c:v>
                </c:pt>
                <c:pt idx="14">
                  <c:v>-1.4489999999999999E-2</c:v>
                </c:pt>
                <c:pt idx="15">
                  <c:v>-6.0610000000000004E-3</c:v>
                </c:pt>
                <c:pt idx="16">
                  <c:v>-6.0749999999999997E-3</c:v>
                </c:pt>
                <c:pt idx="17">
                  <c:v>-1.9699000000000001E-2</c:v>
                </c:pt>
                <c:pt idx="18">
                  <c:v>-1.3089E-2</c:v>
                </c:pt>
                <c:pt idx="19">
                  <c:v>-3.5980000000000001E-3</c:v>
                </c:pt>
                <c:pt idx="20">
                  <c:v>3.5599999999999998E-3</c:v>
                </c:pt>
                <c:pt idx="21">
                  <c:v>1.2784999999999999E-2</c:v>
                </c:pt>
                <c:pt idx="22">
                  <c:v>2.7470999999999999E-2</c:v>
                </c:pt>
                <c:pt idx="23">
                  <c:v>3.3937000000000002E-2</c:v>
                </c:pt>
                <c:pt idx="24">
                  <c:v>2.0361000000000001E-2</c:v>
                </c:pt>
                <c:pt idx="25">
                  <c:v>-2.7759999999999998E-3</c:v>
                </c:pt>
                <c:pt idx="26">
                  <c:v>-1.865E-2</c:v>
                </c:pt>
                <c:pt idx="27">
                  <c:v>-3.1709000000000001E-2</c:v>
                </c:pt>
                <c:pt idx="28">
                  <c:v>-4.0543999999999997E-2</c:v>
                </c:pt>
                <c:pt idx="29">
                  <c:v>-3.6506999999999998E-2</c:v>
                </c:pt>
                <c:pt idx="30">
                  <c:v>-1.9449999999999999E-2</c:v>
                </c:pt>
                <c:pt idx="31">
                  <c:v>-2.0950000000000001E-3</c:v>
                </c:pt>
                <c:pt idx="32">
                  <c:v>3.7850000000000002E-3</c:v>
                </c:pt>
                <c:pt idx="33">
                  <c:v>1.1861E-2</c:v>
                </c:pt>
                <c:pt idx="34">
                  <c:v>1.9793999999999999E-2</c:v>
                </c:pt>
                <c:pt idx="35">
                  <c:v>1.9833E-2</c:v>
                </c:pt>
                <c:pt idx="36">
                  <c:v>6.5680000000000001E-3</c:v>
                </c:pt>
                <c:pt idx="37">
                  <c:v>-8.8719999999999997E-3</c:v>
                </c:pt>
                <c:pt idx="38">
                  <c:v>-1.8728999999999999E-2</c:v>
                </c:pt>
                <c:pt idx="39">
                  <c:v>-2.2157E-2</c:v>
                </c:pt>
                <c:pt idx="40">
                  <c:v>-3.2183000000000003E-2</c:v>
                </c:pt>
                <c:pt idx="41">
                  <c:v>-4.3528999999999998E-2</c:v>
                </c:pt>
                <c:pt idx="42">
                  <c:v>-4.4316000000000001E-2</c:v>
                </c:pt>
                <c:pt idx="43">
                  <c:v>-3.1238999999999999E-2</c:v>
                </c:pt>
                <c:pt idx="44">
                  <c:v>-2.1215999999999999E-2</c:v>
                </c:pt>
                <c:pt idx="45">
                  <c:v>-1.8606999999999999E-2</c:v>
                </c:pt>
                <c:pt idx="46">
                  <c:v>-1.1653E-2</c:v>
                </c:pt>
                <c:pt idx="47">
                  <c:v>-1.5424E-2</c:v>
                </c:pt>
                <c:pt idx="48">
                  <c:v>-1.9248000000000001E-2</c:v>
                </c:pt>
                <c:pt idx="49">
                  <c:v>-1.0141000000000001E-2</c:v>
                </c:pt>
                <c:pt idx="50">
                  <c:v>4.5310000000000003E-3</c:v>
                </c:pt>
                <c:pt idx="51">
                  <c:v>1.1698E-2</c:v>
                </c:pt>
                <c:pt idx="52">
                  <c:v>1.4399E-2</c:v>
                </c:pt>
                <c:pt idx="53">
                  <c:v>5.1650000000000003E-3</c:v>
                </c:pt>
                <c:pt idx="54">
                  <c:v>5.6940000000000003E-3</c:v>
                </c:pt>
                <c:pt idx="55">
                  <c:v>5.2579999999999997E-3</c:v>
                </c:pt>
                <c:pt idx="56">
                  <c:v>1.4955E-2</c:v>
                </c:pt>
                <c:pt idx="57">
                  <c:v>3.5659000000000003E-2</c:v>
                </c:pt>
                <c:pt idx="58">
                  <c:v>3.6852999999999997E-2</c:v>
                </c:pt>
                <c:pt idx="59">
                  <c:v>3.0263000000000002E-2</c:v>
                </c:pt>
                <c:pt idx="60">
                  <c:v>2.9669999999999998E-2</c:v>
                </c:pt>
                <c:pt idx="61">
                  <c:v>3.3043000000000003E-2</c:v>
                </c:pt>
                <c:pt idx="62">
                  <c:v>3.7571E-2</c:v>
                </c:pt>
                <c:pt idx="63">
                  <c:v>4.8826000000000001E-2</c:v>
                </c:pt>
                <c:pt idx="64">
                  <c:v>9.3493000000000007E-2</c:v>
                </c:pt>
                <c:pt idx="65">
                  <c:v>0.12868599999999999</c:v>
                </c:pt>
                <c:pt idx="66">
                  <c:v>0.15434999999999999</c:v>
                </c:pt>
                <c:pt idx="67">
                  <c:v>0.14782600000000001</c:v>
                </c:pt>
                <c:pt idx="68">
                  <c:v>0.120862</c:v>
                </c:pt>
                <c:pt idx="69">
                  <c:v>7.2408E-2</c:v>
                </c:pt>
                <c:pt idx="70">
                  <c:v>4.4458999999999999E-2</c:v>
                </c:pt>
                <c:pt idx="71">
                  <c:v>2.8579E-2</c:v>
                </c:pt>
                <c:pt idx="72">
                  <c:v>5.3920000000000001E-3</c:v>
                </c:pt>
                <c:pt idx="73">
                  <c:v>-9.9369999999999997E-3</c:v>
                </c:pt>
                <c:pt idx="74">
                  <c:v>-3.4970000000000001E-2</c:v>
                </c:pt>
                <c:pt idx="75">
                  <c:v>-3.9627999999999997E-2</c:v>
                </c:pt>
                <c:pt idx="76">
                  <c:v>-3.0407E-2</c:v>
                </c:pt>
                <c:pt idx="77">
                  <c:v>-2.2294999999999999E-2</c:v>
                </c:pt>
                <c:pt idx="78">
                  <c:v>-4.3156E-2</c:v>
                </c:pt>
                <c:pt idx="79">
                  <c:v>-7.5902999999999998E-2</c:v>
                </c:pt>
                <c:pt idx="80">
                  <c:v>-0.101183</c:v>
                </c:pt>
                <c:pt idx="81">
                  <c:v>-0.11879099999999999</c:v>
                </c:pt>
                <c:pt idx="82">
                  <c:v>-0.11597200000000001</c:v>
                </c:pt>
                <c:pt idx="83">
                  <c:v>-0.10570599999999999</c:v>
                </c:pt>
                <c:pt idx="84">
                  <c:v>-9.2287999999999995E-2</c:v>
                </c:pt>
                <c:pt idx="85">
                  <c:v>-7.0262000000000005E-2</c:v>
                </c:pt>
                <c:pt idx="86">
                  <c:v>-5.9899000000000001E-2</c:v>
                </c:pt>
                <c:pt idx="87">
                  <c:v>-6.0291999999999998E-2</c:v>
                </c:pt>
                <c:pt idx="88">
                  <c:v>-5.2238E-2</c:v>
                </c:pt>
                <c:pt idx="89">
                  <c:v>-5.0603000000000002E-2</c:v>
                </c:pt>
                <c:pt idx="90">
                  <c:v>-6.5043000000000004E-2</c:v>
                </c:pt>
                <c:pt idx="91">
                  <c:v>-7.8566999999999998E-2</c:v>
                </c:pt>
                <c:pt idx="92">
                  <c:v>-7.8367000000000006E-2</c:v>
                </c:pt>
                <c:pt idx="93">
                  <c:v>-7.2665999999999994E-2</c:v>
                </c:pt>
                <c:pt idx="94">
                  <c:v>-5.5954999999999998E-2</c:v>
                </c:pt>
                <c:pt idx="95">
                  <c:v>-2.4254000000000001E-2</c:v>
                </c:pt>
                <c:pt idx="96">
                  <c:v>8.1650000000000004E-3</c:v>
                </c:pt>
                <c:pt idx="97">
                  <c:v>1.0651000000000001E-2</c:v>
                </c:pt>
                <c:pt idx="98">
                  <c:v>3.7880000000000001E-3</c:v>
                </c:pt>
                <c:pt idx="99">
                  <c:v>1.8381999999999999E-2</c:v>
                </c:pt>
                <c:pt idx="100">
                  <c:v>1.9172999999999999E-2</c:v>
                </c:pt>
                <c:pt idx="101">
                  <c:v>1.1055000000000001E-2</c:v>
                </c:pt>
                <c:pt idx="102">
                  <c:v>1.2269E-2</c:v>
                </c:pt>
                <c:pt idx="103">
                  <c:v>1.7784000000000001E-2</c:v>
                </c:pt>
                <c:pt idx="104">
                  <c:v>3.9543000000000002E-2</c:v>
                </c:pt>
                <c:pt idx="105">
                  <c:v>6.7983000000000002E-2</c:v>
                </c:pt>
                <c:pt idx="106">
                  <c:v>8.9942999999999995E-2</c:v>
                </c:pt>
                <c:pt idx="107">
                  <c:v>9.5538999999999999E-2</c:v>
                </c:pt>
                <c:pt idx="108">
                  <c:v>8.1514000000000003E-2</c:v>
                </c:pt>
                <c:pt idx="109">
                  <c:v>5.9739E-2</c:v>
                </c:pt>
                <c:pt idx="110">
                  <c:v>3.2592999999999997E-2</c:v>
                </c:pt>
                <c:pt idx="111">
                  <c:v>-1.6479999999999999E-3</c:v>
                </c:pt>
                <c:pt idx="112">
                  <c:v>-3.5514999999999998E-2</c:v>
                </c:pt>
                <c:pt idx="113">
                  <c:v>-5.7369999999999997E-2</c:v>
                </c:pt>
                <c:pt idx="114">
                  <c:v>-6.8412000000000001E-2</c:v>
                </c:pt>
                <c:pt idx="115">
                  <c:v>-5.2993999999999999E-2</c:v>
                </c:pt>
                <c:pt idx="116">
                  <c:v>-3.2398999999999997E-2</c:v>
                </c:pt>
                <c:pt idx="117">
                  <c:v>-2.164E-2</c:v>
                </c:pt>
                <c:pt idx="118">
                  <c:v>-2.6855E-2</c:v>
                </c:pt>
                <c:pt idx="119">
                  <c:v>-3.8425000000000001E-2</c:v>
                </c:pt>
                <c:pt idx="120">
                  <c:v>-5.108E-2</c:v>
                </c:pt>
                <c:pt idx="121">
                  <c:v>-6.8828E-2</c:v>
                </c:pt>
                <c:pt idx="122">
                  <c:v>-0.107802</c:v>
                </c:pt>
                <c:pt idx="123">
                  <c:v>-0.15978700000000001</c:v>
                </c:pt>
                <c:pt idx="124">
                  <c:v>-0.213895</c:v>
                </c:pt>
                <c:pt idx="125">
                  <c:v>-0.23020399999999999</c:v>
                </c:pt>
                <c:pt idx="126">
                  <c:v>-0.221382</c:v>
                </c:pt>
                <c:pt idx="127">
                  <c:v>-0.21546000000000001</c:v>
                </c:pt>
                <c:pt idx="128">
                  <c:v>-0.222718</c:v>
                </c:pt>
                <c:pt idx="129">
                  <c:v>-0.21563099999999999</c:v>
                </c:pt>
                <c:pt idx="130">
                  <c:v>-0.193077</c:v>
                </c:pt>
                <c:pt idx="131">
                  <c:v>-0.19314100000000001</c:v>
                </c:pt>
                <c:pt idx="132">
                  <c:v>-0.19095999999999999</c:v>
                </c:pt>
                <c:pt idx="133">
                  <c:v>-0.17721400000000001</c:v>
                </c:pt>
                <c:pt idx="134">
                  <c:v>-0.171985</c:v>
                </c:pt>
                <c:pt idx="135">
                  <c:v>-0.16131499999999999</c:v>
                </c:pt>
                <c:pt idx="136">
                  <c:v>-0.13678499999999999</c:v>
                </c:pt>
                <c:pt idx="137">
                  <c:v>-0.10702100000000001</c:v>
                </c:pt>
                <c:pt idx="138">
                  <c:v>-8.1691E-2</c:v>
                </c:pt>
                <c:pt idx="139">
                  <c:v>-4.9106999999999998E-2</c:v>
                </c:pt>
                <c:pt idx="140">
                  <c:v>-2.1173999999999998E-2</c:v>
                </c:pt>
                <c:pt idx="141">
                  <c:v>-5.2880000000000002E-3</c:v>
                </c:pt>
                <c:pt idx="142">
                  <c:v>-1.12E-4</c:v>
                </c:pt>
                <c:pt idx="143">
                  <c:v>-1.3320000000000001E-3</c:v>
                </c:pt>
                <c:pt idx="144">
                  <c:v>-6.7159999999999997E-3</c:v>
                </c:pt>
                <c:pt idx="145">
                  <c:v>-2.5500000000000002E-4</c:v>
                </c:pt>
                <c:pt idx="146">
                  <c:v>1.1402000000000001E-2</c:v>
                </c:pt>
                <c:pt idx="147">
                  <c:v>1.6441000000000001E-2</c:v>
                </c:pt>
                <c:pt idx="148">
                  <c:v>2.5642999999999999E-2</c:v>
                </c:pt>
                <c:pt idx="149">
                  <c:v>3.4020000000000002E-2</c:v>
                </c:pt>
                <c:pt idx="150">
                  <c:v>3.3966000000000003E-2</c:v>
                </c:pt>
                <c:pt idx="151">
                  <c:v>3.1945000000000001E-2</c:v>
                </c:pt>
                <c:pt idx="152">
                  <c:v>2.3727000000000002E-2</c:v>
                </c:pt>
                <c:pt idx="153">
                  <c:v>4.9969999999999997E-3</c:v>
                </c:pt>
                <c:pt idx="154">
                  <c:v>-1.371E-2</c:v>
                </c:pt>
                <c:pt idx="155">
                  <c:v>-3.0290000000000001E-2</c:v>
                </c:pt>
                <c:pt idx="156">
                  <c:v>-4.2597999999999997E-2</c:v>
                </c:pt>
                <c:pt idx="157">
                  <c:v>-5.1681999999999999E-2</c:v>
                </c:pt>
                <c:pt idx="158">
                  <c:v>-4.6850999999999997E-2</c:v>
                </c:pt>
                <c:pt idx="159">
                  <c:v>-3.456E-2</c:v>
                </c:pt>
                <c:pt idx="160">
                  <c:v>-2.9732000000000001E-2</c:v>
                </c:pt>
                <c:pt idx="161">
                  <c:v>-3.3300999999999997E-2</c:v>
                </c:pt>
                <c:pt idx="162">
                  <c:v>-4.3182999999999999E-2</c:v>
                </c:pt>
                <c:pt idx="163">
                  <c:v>-4.8855000000000003E-2</c:v>
                </c:pt>
                <c:pt idx="164">
                  <c:v>-5.1471000000000003E-2</c:v>
                </c:pt>
                <c:pt idx="165">
                  <c:v>-6.2713000000000005E-2</c:v>
                </c:pt>
                <c:pt idx="166">
                  <c:v>-6.6475000000000006E-2</c:v>
                </c:pt>
                <c:pt idx="167">
                  <c:v>-6.8195000000000006E-2</c:v>
                </c:pt>
                <c:pt idx="168">
                  <c:v>-6.6691E-2</c:v>
                </c:pt>
                <c:pt idx="169">
                  <c:v>-5.7556999999999997E-2</c:v>
                </c:pt>
                <c:pt idx="170">
                  <c:v>-4.1679000000000001E-2</c:v>
                </c:pt>
                <c:pt idx="171">
                  <c:v>-3.091E-2</c:v>
                </c:pt>
                <c:pt idx="172">
                  <c:v>-2.2190999999999999E-2</c:v>
                </c:pt>
                <c:pt idx="173">
                  <c:v>-1.5622E-2</c:v>
                </c:pt>
                <c:pt idx="174">
                  <c:v>-1.7648E-2</c:v>
                </c:pt>
                <c:pt idx="175">
                  <c:v>-1.6549000000000001E-2</c:v>
                </c:pt>
                <c:pt idx="176">
                  <c:v>-2.4265999999999999E-2</c:v>
                </c:pt>
                <c:pt idx="177">
                  <c:v>-4.1614999999999999E-2</c:v>
                </c:pt>
                <c:pt idx="178">
                  <c:v>-5.6805000000000001E-2</c:v>
                </c:pt>
                <c:pt idx="179">
                  <c:v>-5.8125000000000003E-2</c:v>
                </c:pt>
                <c:pt idx="180">
                  <c:v>-3.6924999999999999E-2</c:v>
                </c:pt>
                <c:pt idx="181">
                  <c:v>-1.2555999999999999E-2</c:v>
                </c:pt>
                <c:pt idx="182">
                  <c:v>8.7999999999999998E-5</c:v>
                </c:pt>
                <c:pt idx="183">
                  <c:v>4.1999999999999997E-3</c:v>
                </c:pt>
                <c:pt idx="184">
                  <c:v>1.4744E-2</c:v>
                </c:pt>
                <c:pt idx="185">
                  <c:v>2.4150000000000001E-2</c:v>
                </c:pt>
                <c:pt idx="186">
                  <c:v>2.6901000000000001E-2</c:v>
                </c:pt>
                <c:pt idx="187">
                  <c:v>1.8676999999999999E-2</c:v>
                </c:pt>
                <c:pt idx="188">
                  <c:v>6.0060000000000001E-3</c:v>
                </c:pt>
                <c:pt idx="189">
                  <c:v>-1.214E-3</c:v>
                </c:pt>
                <c:pt idx="190">
                  <c:v>5.7140000000000003E-3</c:v>
                </c:pt>
                <c:pt idx="191">
                  <c:v>1.7165E-2</c:v>
                </c:pt>
                <c:pt idx="192">
                  <c:v>2.0243000000000001E-2</c:v>
                </c:pt>
                <c:pt idx="193">
                  <c:v>2.0282000000000001E-2</c:v>
                </c:pt>
                <c:pt idx="194">
                  <c:v>1.7295999999999999E-2</c:v>
                </c:pt>
                <c:pt idx="195">
                  <c:v>5.5999999999999995E-4</c:v>
                </c:pt>
                <c:pt idx="196">
                  <c:v>-1.7124E-2</c:v>
                </c:pt>
                <c:pt idx="197">
                  <c:v>-2.9326000000000001E-2</c:v>
                </c:pt>
                <c:pt idx="198">
                  <c:v>-3.9293000000000002E-2</c:v>
                </c:pt>
                <c:pt idx="199">
                  <c:v>-4.3880000000000002E-2</c:v>
                </c:pt>
                <c:pt idx="200">
                  <c:v>-4.8460000000000003E-2</c:v>
                </c:pt>
                <c:pt idx="201">
                  <c:v>-6.2651999999999999E-2</c:v>
                </c:pt>
                <c:pt idx="202">
                  <c:v>-6.9375999999999993E-2</c:v>
                </c:pt>
                <c:pt idx="203">
                  <c:v>-7.0738999999999996E-2</c:v>
                </c:pt>
                <c:pt idx="204">
                  <c:v>-7.2012999999999994E-2</c:v>
                </c:pt>
                <c:pt idx="205">
                  <c:v>-6.1461000000000002E-2</c:v>
                </c:pt>
                <c:pt idx="206">
                  <c:v>-5.4177999999999997E-2</c:v>
                </c:pt>
                <c:pt idx="207">
                  <c:v>-4.3782000000000001E-2</c:v>
                </c:pt>
                <c:pt idx="208">
                  <c:v>-1.9618E-2</c:v>
                </c:pt>
                <c:pt idx="209">
                  <c:v>5.5389999999999997E-3</c:v>
                </c:pt>
                <c:pt idx="210">
                  <c:v>3.4867000000000002E-2</c:v>
                </c:pt>
                <c:pt idx="211">
                  <c:v>5.6564999999999997E-2</c:v>
                </c:pt>
                <c:pt idx="212">
                  <c:v>5.8948E-2</c:v>
                </c:pt>
                <c:pt idx="213">
                  <c:v>5.0682999999999999E-2</c:v>
                </c:pt>
                <c:pt idx="214">
                  <c:v>4.2341999999999998E-2</c:v>
                </c:pt>
                <c:pt idx="215">
                  <c:v>4.3565E-2</c:v>
                </c:pt>
                <c:pt idx="216">
                  <c:v>6.4077999999999996E-2</c:v>
                </c:pt>
                <c:pt idx="217">
                  <c:v>8.2572000000000007E-2</c:v>
                </c:pt>
                <c:pt idx="218">
                  <c:v>7.7654000000000001E-2</c:v>
                </c:pt>
                <c:pt idx="219">
                  <c:v>5.5695000000000001E-2</c:v>
                </c:pt>
                <c:pt idx="220">
                  <c:v>2.5229000000000001E-2</c:v>
                </c:pt>
                <c:pt idx="221">
                  <c:v>-1.6924999999999999E-2</c:v>
                </c:pt>
                <c:pt idx="222">
                  <c:v>-6.1126E-2</c:v>
                </c:pt>
                <c:pt idx="223">
                  <c:v>-8.7051000000000003E-2</c:v>
                </c:pt>
                <c:pt idx="224">
                  <c:v>-8.1900000000000001E-2</c:v>
                </c:pt>
                <c:pt idx="225">
                  <c:v>-5.6330999999999999E-2</c:v>
                </c:pt>
                <c:pt idx="226">
                  <c:v>-2.6533000000000001E-2</c:v>
                </c:pt>
                <c:pt idx="227">
                  <c:v>3.124E-3</c:v>
                </c:pt>
                <c:pt idx="228">
                  <c:v>1.038E-2</c:v>
                </c:pt>
                <c:pt idx="229">
                  <c:v>6.0150000000000004E-3</c:v>
                </c:pt>
                <c:pt idx="230">
                  <c:v>-1.5089999999999999E-3</c:v>
                </c:pt>
                <c:pt idx="231">
                  <c:v>7.1180000000000002E-3</c:v>
                </c:pt>
                <c:pt idx="232">
                  <c:v>2.8767999999999998E-2</c:v>
                </c:pt>
                <c:pt idx="233">
                  <c:v>4.1751999999999997E-2</c:v>
                </c:pt>
                <c:pt idx="234">
                  <c:v>4.0564000000000003E-2</c:v>
                </c:pt>
                <c:pt idx="235">
                  <c:v>2.0756E-2</c:v>
                </c:pt>
                <c:pt idx="236">
                  <c:v>-2.9320000000000001E-3</c:v>
                </c:pt>
                <c:pt idx="237">
                  <c:v>-1.0879E-2</c:v>
                </c:pt>
                <c:pt idx="238">
                  <c:v>9.2860000000000009E-3</c:v>
                </c:pt>
                <c:pt idx="239">
                  <c:v>5.1403999999999998E-2</c:v>
                </c:pt>
                <c:pt idx="240">
                  <c:v>9.9060999999999996E-2</c:v>
                </c:pt>
                <c:pt idx="241">
                  <c:v>0.12106699999999999</c:v>
                </c:pt>
                <c:pt idx="242">
                  <c:v>0.122673</c:v>
                </c:pt>
                <c:pt idx="243">
                  <c:v>0.11556900000000001</c:v>
                </c:pt>
                <c:pt idx="244">
                  <c:v>9.1480000000000006E-2</c:v>
                </c:pt>
                <c:pt idx="245">
                  <c:v>2.1500999999999999E-2</c:v>
                </c:pt>
                <c:pt idx="246">
                  <c:v>-2.6195E-2</c:v>
                </c:pt>
                <c:pt idx="247">
                  <c:v>-2.6079000000000001E-2</c:v>
                </c:pt>
                <c:pt idx="248">
                  <c:v>-7.9279999999999993E-3</c:v>
                </c:pt>
                <c:pt idx="249">
                  <c:v>2.8150999999999999E-2</c:v>
                </c:pt>
                <c:pt idx="250">
                  <c:v>4.0613000000000003E-2</c:v>
                </c:pt>
                <c:pt idx="251">
                  <c:v>3.5916999999999998E-2</c:v>
                </c:pt>
                <c:pt idx="252">
                  <c:v>3.5479999999999998E-2</c:v>
                </c:pt>
                <c:pt idx="253">
                  <c:v>2.8464E-2</c:v>
                </c:pt>
                <c:pt idx="254">
                  <c:v>1.8207999999999998E-2</c:v>
                </c:pt>
                <c:pt idx="255">
                  <c:v>1.5497E-2</c:v>
                </c:pt>
                <c:pt idx="256">
                  <c:v>1.7947999999999999E-2</c:v>
                </c:pt>
                <c:pt idx="257">
                  <c:v>2.0063000000000001E-2</c:v>
                </c:pt>
                <c:pt idx="258">
                  <c:v>1.5513000000000001E-2</c:v>
                </c:pt>
                <c:pt idx="259">
                  <c:v>1.7329000000000001E-2</c:v>
                </c:pt>
                <c:pt idx="260">
                  <c:v>2.4551E-2</c:v>
                </c:pt>
                <c:pt idx="261">
                  <c:v>2.7519999999999999E-2</c:v>
                </c:pt>
                <c:pt idx="262">
                  <c:v>2.0806999999999999E-2</c:v>
                </c:pt>
                <c:pt idx="263">
                  <c:v>1.0854000000000001E-2</c:v>
                </c:pt>
                <c:pt idx="264">
                  <c:v>4.0930000000000003E-3</c:v>
                </c:pt>
                <c:pt idx="265">
                  <c:v>-4.2499999999999998E-4</c:v>
                </c:pt>
                <c:pt idx="266">
                  <c:v>-1.1223E-2</c:v>
                </c:pt>
                <c:pt idx="267">
                  <c:v>-1.6551E-2</c:v>
                </c:pt>
                <c:pt idx="268">
                  <c:v>-1.8464000000000001E-2</c:v>
                </c:pt>
                <c:pt idx="269">
                  <c:v>-4.1598000000000003E-2</c:v>
                </c:pt>
                <c:pt idx="270">
                  <c:v>-7.9376000000000002E-2</c:v>
                </c:pt>
                <c:pt idx="271">
                  <c:v>-0.102925</c:v>
                </c:pt>
                <c:pt idx="272">
                  <c:v>-0.10714600000000001</c:v>
                </c:pt>
                <c:pt idx="273">
                  <c:v>-0.101857</c:v>
                </c:pt>
                <c:pt idx="274">
                  <c:v>-0.108497</c:v>
                </c:pt>
                <c:pt idx="275">
                  <c:v>-7.9214999999999994E-2</c:v>
                </c:pt>
                <c:pt idx="276">
                  <c:v>-7.4901999999999996E-2</c:v>
                </c:pt>
                <c:pt idx="277">
                  <c:v>-7.1600999999999998E-2</c:v>
                </c:pt>
                <c:pt idx="278">
                  <c:v>-4.7739999999999998E-2</c:v>
                </c:pt>
                <c:pt idx="279">
                  <c:v>-4.1722000000000002E-2</c:v>
                </c:pt>
                <c:pt idx="280">
                  <c:v>-7.1820999999999996E-2</c:v>
                </c:pt>
                <c:pt idx="281">
                  <c:v>-9.0179999999999996E-2</c:v>
                </c:pt>
                <c:pt idx="282">
                  <c:v>-9.4585000000000002E-2</c:v>
                </c:pt>
                <c:pt idx="283">
                  <c:v>-8.1866999999999995E-2</c:v>
                </c:pt>
                <c:pt idx="284">
                  <c:v>-6.1894999999999999E-2</c:v>
                </c:pt>
                <c:pt idx="285">
                  <c:v>-8.4999000000000005E-2</c:v>
                </c:pt>
                <c:pt idx="286">
                  <c:v>-0.125218</c:v>
                </c:pt>
                <c:pt idx="287">
                  <c:v>-0.137632</c:v>
                </c:pt>
                <c:pt idx="288">
                  <c:v>-0.12771399999999999</c:v>
                </c:pt>
                <c:pt idx="289">
                  <c:v>-9.9481E-2</c:v>
                </c:pt>
                <c:pt idx="290">
                  <c:v>-6.8943000000000004E-2</c:v>
                </c:pt>
                <c:pt idx="291">
                  <c:v>-2.9381999999999998E-2</c:v>
                </c:pt>
                <c:pt idx="292">
                  <c:v>1.5577000000000001E-2</c:v>
                </c:pt>
                <c:pt idx="293">
                  <c:v>4.8769E-2</c:v>
                </c:pt>
                <c:pt idx="294">
                  <c:v>7.4549000000000004E-2</c:v>
                </c:pt>
                <c:pt idx="295">
                  <c:v>6.3627000000000003E-2</c:v>
                </c:pt>
                <c:pt idx="296">
                  <c:v>3.4204999999999999E-2</c:v>
                </c:pt>
                <c:pt idx="297">
                  <c:v>2.5016E-2</c:v>
                </c:pt>
                <c:pt idx="298">
                  <c:v>1.3305000000000001E-2</c:v>
                </c:pt>
                <c:pt idx="299">
                  <c:v>-2.4589999999999998E-3</c:v>
                </c:pt>
                <c:pt idx="300">
                  <c:v>-3.6649999999999999E-3</c:v>
                </c:pt>
                <c:pt idx="301">
                  <c:v>9.4610000000000007E-3</c:v>
                </c:pt>
                <c:pt idx="302">
                  <c:v>3.1199999999999999E-4</c:v>
                </c:pt>
                <c:pt idx="303">
                  <c:v>-2.6172000000000001E-2</c:v>
                </c:pt>
                <c:pt idx="304">
                  <c:v>-3.9095999999999999E-2</c:v>
                </c:pt>
                <c:pt idx="305">
                  <c:v>-4.0548000000000001E-2</c:v>
                </c:pt>
                <c:pt idx="306">
                  <c:v>-4.1071999999999997E-2</c:v>
                </c:pt>
                <c:pt idx="307">
                  <c:v>-4.2795E-2</c:v>
                </c:pt>
                <c:pt idx="308">
                  <c:v>-4.6643999999999998E-2</c:v>
                </c:pt>
                <c:pt idx="309">
                  <c:v>-5.6402000000000001E-2</c:v>
                </c:pt>
                <c:pt idx="310">
                  <c:v>-5.7799999999999997E-2</c:v>
                </c:pt>
                <c:pt idx="311">
                  <c:v>-4.0293000000000002E-2</c:v>
                </c:pt>
                <c:pt idx="312">
                  <c:v>-4.8339999999999998E-3</c:v>
                </c:pt>
                <c:pt idx="313">
                  <c:v>1.5141999999999999E-2</c:v>
                </c:pt>
                <c:pt idx="314">
                  <c:v>2.9564E-2</c:v>
                </c:pt>
                <c:pt idx="315">
                  <c:v>3.7392000000000002E-2</c:v>
                </c:pt>
                <c:pt idx="316">
                  <c:v>4.0862000000000002E-2</c:v>
                </c:pt>
                <c:pt idx="317">
                  <c:v>3.5810000000000002E-2</c:v>
                </c:pt>
                <c:pt idx="318">
                  <c:v>2.5472999999999999E-2</c:v>
                </c:pt>
                <c:pt idx="319">
                  <c:v>1.7389999999999999E-2</c:v>
                </c:pt>
                <c:pt idx="320">
                  <c:v>1.4711E-2</c:v>
                </c:pt>
                <c:pt idx="321">
                  <c:v>1.7305999999999998E-2</c:v>
                </c:pt>
                <c:pt idx="322">
                  <c:v>1.5582E-2</c:v>
                </c:pt>
                <c:pt idx="323">
                  <c:v>5.3020000000000003E-3</c:v>
                </c:pt>
                <c:pt idx="324">
                  <c:v>-1.0248999999999999E-2</c:v>
                </c:pt>
                <c:pt idx="325">
                  <c:v>-2.7923E-2</c:v>
                </c:pt>
                <c:pt idx="326">
                  <c:v>-3.9106000000000002E-2</c:v>
                </c:pt>
                <c:pt idx="327">
                  <c:v>-4.3782000000000001E-2</c:v>
                </c:pt>
                <c:pt idx="328">
                  <c:v>-4.7272000000000002E-2</c:v>
                </c:pt>
                <c:pt idx="329">
                  <c:v>-5.0597999999999997E-2</c:v>
                </c:pt>
                <c:pt idx="330">
                  <c:v>-5.3844000000000003E-2</c:v>
                </c:pt>
                <c:pt idx="331">
                  <c:v>-5.9234000000000002E-2</c:v>
                </c:pt>
                <c:pt idx="332">
                  <c:v>-6.7842E-2</c:v>
                </c:pt>
                <c:pt idx="333">
                  <c:v>-8.4995000000000001E-2</c:v>
                </c:pt>
                <c:pt idx="334">
                  <c:v>-8.4079000000000001E-2</c:v>
                </c:pt>
                <c:pt idx="335">
                  <c:v>-4.8932999999999997E-2</c:v>
                </c:pt>
                <c:pt idx="336">
                  <c:v>-3.4064999999999998E-2</c:v>
                </c:pt>
                <c:pt idx="337">
                  <c:v>-5.5689000000000002E-2</c:v>
                </c:pt>
                <c:pt idx="338">
                  <c:v>-5.8307999999999999E-2</c:v>
                </c:pt>
                <c:pt idx="339">
                  <c:v>-4.3901000000000003E-2</c:v>
                </c:pt>
                <c:pt idx="340">
                  <c:v>-2.9457000000000001E-2</c:v>
                </c:pt>
                <c:pt idx="341">
                  <c:v>-2.6832000000000002E-2</c:v>
                </c:pt>
                <c:pt idx="342">
                  <c:v>-2.4324999999999999E-2</c:v>
                </c:pt>
                <c:pt idx="343">
                  <c:v>-3.8549999999999999E-3</c:v>
                </c:pt>
                <c:pt idx="344">
                  <c:v>2.4819999999999998E-3</c:v>
                </c:pt>
                <c:pt idx="345">
                  <c:v>-2.9390000000000002E-3</c:v>
                </c:pt>
                <c:pt idx="346">
                  <c:v>-1.4833000000000001E-2</c:v>
                </c:pt>
                <c:pt idx="347">
                  <c:v>-3.0928000000000001E-2</c:v>
                </c:pt>
                <c:pt idx="348">
                  <c:v>-4.3688999999999999E-2</c:v>
                </c:pt>
                <c:pt idx="349">
                  <c:v>-4.8794999999999998E-2</c:v>
                </c:pt>
                <c:pt idx="350">
                  <c:v>-5.1674999999999999E-2</c:v>
                </c:pt>
                <c:pt idx="351">
                  <c:v>-5.8844E-2</c:v>
                </c:pt>
                <c:pt idx="352">
                  <c:v>-6.3991000000000006E-2</c:v>
                </c:pt>
                <c:pt idx="353">
                  <c:v>-5.8631999999999997E-2</c:v>
                </c:pt>
                <c:pt idx="354">
                  <c:v>-7.0069999999999993E-2</c:v>
                </c:pt>
                <c:pt idx="355">
                  <c:v>-7.1606000000000003E-2</c:v>
                </c:pt>
                <c:pt idx="356">
                  <c:v>-6.1364000000000002E-2</c:v>
                </c:pt>
                <c:pt idx="357">
                  <c:v>-2.5579999999999999E-2</c:v>
                </c:pt>
                <c:pt idx="358">
                  <c:v>2.8327999999999999E-2</c:v>
                </c:pt>
                <c:pt idx="359">
                  <c:v>4.8000000000000001E-2</c:v>
                </c:pt>
                <c:pt idx="360">
                  <c:v>2.3723999999999999E-2</c:v>
                </c:pt>
                <c:pt idx="361">
                  <c:v>3.5230000000000001E-3</c:v>
                </c:pt>
                <c:pt idx="362">
                  <c:v>-1.0240000000000001E-2</c:v>
                </c:pt>
                <c:pt idx="363">
                  <c:v>-2.4912E-2</c:v>
                </c:pt>
                <c:pt idx="364">
                  <c:v>-3.4122E-2</c:v>
                </c:pt>
                <c:pt idx="365">
                  <c:v>-3.4994999999999998E-2</c:v>
                </c:pt>
                <c:pt idx="366">
                  <c:v>-3.3883000000000003E-2</c:v>
                </c:pt>
                <c:pt idx="367">
                  <c:v>-2.8528999999999999E-2</c:v>
                </c:pt>
                <c:pt idx="368">
                  <c:v>-2.0091000000000001E-2</c:v>
                </c:pt>
                <c:pt idx="369">
                  <c:v>-1.2763999999999999E-2</c:v>
                </c:pt>
                <c:pt idx="370">
                  <c:v>-1.721E-2</c:v>
                </c:pt>
                <c:pt idx="371">
                  <c:v>-2.3729E-2</c:v>
                </c:pt>
                <c:pt idx="372">
                  <c:v>-3.6553000000000002E-2</c:v>
                </c:pt>
                <c:pt idx="373">
                  <c:v>-5.0449000000000001E-2</c:v>
                </c:pt>
                <c:pt idx="374">
                  <c:v>-6.2233999999999998E-2</c:v>
                </c:pt>
                <c:pt idx="375">
                  <c:v>-6.8744E-2</c:v>
                </c:pt>
                <c:pt idx="376">
                  <c:v>-7.1077000000000001E-2</c:v>
                </c:pt>
                <c:pt idx="377">
                  <c:v>-7.2419999999999998E-2</c:v>
                </c:pt>
                <c:pt idx="378">
                  <c:v>-6.9434999999999997E-2</c:v>
                </c:pt>
                <c:pt idx="379">
                  <c:v>-6.5271999999999997E-2</c:v>
                </c:pt>
                <c:pt idx="380">
                  <c:v>-4.9354000000000002E-2</c:v>
                </c:pt>
                <c:pt idx="381">
                  <c:v>-3.6706000000000003E-2</c:v>
                </c:pt>
                <c:pt idx="382">
                  <c:v>-4.0188000000000001E-2</c:v>
                </c:pt>
                <c:pt idx="383">
                  <c:v>-4.4839999999999998E-2</c:v>
                </c:pt>
                <c:pt idx="384">
                  <c:v>-4.4193999999999997E-2</c:v>
                </c:pt>
                <c:pt idx="385">
                  <c:v>-4.0342000000000003E-2</c:v>
                </c:pt>
                <c:pt idx="386">
                  <c:v>-4.7182000000000002E-2</c:v>
                </c:pt>
                <c:pt idx="387">
                  <c:v>-5.7187000000000002E-2</c:v>
                </c:pt>
                <c:pt idx="388">
                  <c:v>-5.9657000000000002E-2</c:v>
                </c:pt>
                <c:pt idx="389">
                  <c:v>-5.3558000000000001E-2</c:v>
                </c:pt>
                <c:pt idx="390">
                  <c:v>-4.5287000000000001E-2</c:v>
                </c:pt>
                <c:pt idx="391">
                  <c:v>-4.3434E-2</c:v>
                </c:pt>
                <c:pt idx="392">
                  <c:v>-4.2637000000000001E-2</c:v>
                </c:pt>
                <c:pt idx="393">
                  <c:v>-4.1714000000000001E-2</c:v>
                </c:pt>
                <c:pt idx="394">
                  <c:v>-3.6492999999999998E-2</c:v>
                </c:pt>
                <c:pt idx="395">
                  <c:v>-2.708E-2</c:v>
                </c:pt>
                <c:pt idx="396">
                  <c:v>-2.1028999999999999E-2</c:v>
                </c:pt>
                <c:pt idx="397">
                  <c:v>-1.1731999999999999E-2</c:v>
                </c:pt>
                <c:pt idx="398">
                  <c:v>-4.5500000000000002E-3</c:v>
                </c:pt>
                <c:pt idx="399">
                  <c:v>4.7899999999999999E-4</c:v>
                </c:pt>
                <c:pt idx="400">
                  <c:v>8.6499999999999997E-3</c:v>
                </c:pt>
                <c:pt idx="401">
                  <c:v>1.6785000000000001E-2</c:v>
                </c:pt>
                <c:pt idx="402">
                  <c:v>1.8467999999999998E-2</c:v>
                </c:pt>
                <c:pt idx="403">
                  <c:v>1.695E-2</c:v>
                </c:pt>
                <c:pt idx="404">
                  <c:v>4.7829999999999999E-3</c:v>
                </c:pt>
                <c:pt idx="405">
                  <c:v>-7.3359999999999996E-3</c:v>
                </c:pt>
                <c:pt idx="406">
                  <c:v>-1.7329000000000001E-2</c:v>
                </c:pt>
                <c:pt idx="407">
                  <c:v>-2.1992000000000001E-2</c:v>
                </c:pt>
                <c:pt idx="408">
                  <c:v>-2.5599E-2</c:v>
                </c:pt>
                <c:pt idx="409">
                  <c:v>-2.3861E-2</c:v>
                </c:pt>
                <c:pt idx="410">
                  <c:v>-2.4272999999999999E-2</c:v>
                </c:pt>
                <c:pt idx="411">
                  <c:v>-2.8927999999999999E-2</c:v>
                </c:pt>
                <c:pt idx="412">
                  <c:v>-3.1452000000000001E-2</c:v>
                </c:pt>
                <c:pt idx="413">
                  <c:v>-3.6110000000000003E-2</c:v>
                </c:pt>
                <c:pt idx="414">
                  <c:v>-4.0755E-2</c:v>
                </c:pt>
                <c:pt idx="415">
                  <c:v>-3.8943999999999999E-2</c:v>
                </c:pt>
                <c:pt idx="416">
                  <c:v>-3.8195E-2</c:v>
                </c:pt>
                <c:pt idx="417">
                  <c:v>-3.4133999999999998E-2</c:v>
                </c:pt>
                <c:pt idx="418">
                  <c:v>-3.2051999999999997E-2</c:v>
                </c:pt>
                <c:pt idx="419">
                  <c:v>-3.5154999999999999E-2</c:v>
                </c:pt>
                <c:pt idx="420">
                  <c:v>-3.5140999999999999E-2</c:v>
                </c:pt>
                <c:pt idx="421">
                  <c:v>-2.896E-2</c:v>
                </c:pt>
                <c:pt idx="422">
                  <c:v>-2.6155000000000001E-2</c:v>
                </c:pt>
                <c:pt idx="423">
                  <c:v>-2.5565999999999998E-2</c:v>
                </c:pt>
                <c:pt idx="424">
                  <c:v>-2.708E-2</c:v>
                </c:pt>
                <c:pt idx="425">
                  <c:v>-2.7456000000000001E-2</c:v>
                </c:pt>
                <c:pt idx="426">
                  <c:v>-3.2030000000000003E-2</c:v>
                </c:pt>
                <c:pt idx="427">
                  <c:v>-3.4384999999999999E-2</c:v>
                </c:pt>
                <c:pt idx="428">
                  <c:v>-4.1061E-2</c:v>
                </c:pt>
                <c:pt idx="429">
                  <c:v>-4.5695E-2</c:v>
                </c:pt>
                <c:pt idx="430">
                  <c:v>-4.9334999999999997E-2</c:v>
                </c:pt>
                <c:pt idx="431">
                  <c:v>-4.7773999999999997E-2</c:v>
                </c:pt>
                <c:pt idx="432">
                  <c:v>-4.8299000000000002E-2</c:v>
                </c:pt>
                <c:pt idx="433">
                  <c:v>-5.9392E-2</c:v>
                </c:pt>
                <c:pt idx="434">
                  <c:v>-6.6157999999999995E-2</c:v>
                </c:pt>
                <c:pt idx="435">
                  <c:v>-6.9746000000000002E-2</c:v>
                </c:pt>
                <c:pt idx="436">
                  <c:v>-7.7534000000000006E-2</c:v>
                </c:pt>
                <c:pt idx="437">
                  <c:v>-8.3193000000000003E-2</c:v>
                </c:pt>
                <c:pt idx="438">
                  <c:v>-8.3590999999999999E-2</c:v>
                </c:pt>
                <c:pt idx="439">
                  <c:v>-8.3979999999999999E-2</c:v>
                </c:pt>
                <c:pt idx="440">
                  <c:v>-8.3177000000000001E-2</c:v>
                </c:pt>
                <c:pt idx="441">
                  <c:v>-7.4800000000000005E-2</c:v>
                </c:pt>
                <c:pt idx="442">
                  <c:v>-6.4211000000000004E-2</c:v>
                </c:pt>
                <c:pt idx="443">
                  <c:v>-5.9970999999999997E-2</c:v>
                </c:pt>
                <c:pt idx="444">
                  <c:v>-4.8204999999999998E-2</c:v>
                </c:pt>
                <c:pt idx="445">
                  <c:v>-3.6462000000000001E-2</c:v>
                </c:pt>
                <c:pt idx="446">
                  <c:v>-1.8391000000000001E-2</c:v>
                </c:pt>
                <c:pt idx="447">
                  <c:v>6.5899999999999997E-4</c:v>
                </c:pt>
                <c:pt idx="448">
                  <c:v>7.9070000000000008E-3</c:v>
                </c:pt>
                <c:pt idx="449">
                  <c:v>2.3709000000000001E-2</c:v>
                </c:pt>
                <c:pt idx="450">
                  <c:v>3.1005000000000001E-2</c:v>
                </c:pt>
                <c:pt idx="451">
                  <c:v>3.5213000000000001E-2</c:v>
                </c:pt>
                <c:pt idx="452">
                  <c:v>3.9327000000000001E-2</c:v>
                </c:pt>
                <c:pt idx="453">
                  <c:v>4.3422000000000002E-2</c:v>
                </c:pt>
                <c:pt idx="454">
                  <c:v>4.9638000000000002E-2</c:v>
                </c:pt>
                <c:pt idx="455">
                  <c:v>5.7974999999999999E-2</c:v>
                </c:pt>
                <c:pt idx="456">
                  <c:v>6.6304000000000002E-2</c:v>
                </c:pt>
                <c:pt idx="457">
                  <c:v>7.3589000000000002E-2</c:v>
                </c:pt>
                <c:pt idx="458">
                  <c:v>8.4034999999999999E-2</c:v>
                </c:pt>
                <c:pt idx="459">
                  <c:v>9.2345999999999998E-2</c:v>
                </c:pt>
                <c:pt idx="460">
                  <c:v>8.6749000000000007E-2</c:v>
                </c:pt>
                <c:pt idx="461">
                  <c:v>7.5882000000000005E-2</c:v>
                </c:pt>
                <c:pt idx="462">
                  <c:v>6.7270999999999997E-2</c:v>
                </c:pt>
                <c:pt idx="463">
                  <c:v>5.8819999999999997E-2</c:v>
                </c:pt>
                <c:pt idx="464">
                  <c:v>4.7441999999999998E-2</c:v>
                </c:pt>
                <c:pt idx="465">
                  <c:v>3.8362E-2</c:v>
                </c:pt>
                <c:pt idx="466">
                  <c:v>2.6075000000000001E-2</c:v>
                </c:pt>
                <c:pt idx="467">
                  <c:v>1.0540000000000001E-2</c:v>
                </c:pt>
                <c:pt idx="468">
                  <c:v>5.6140000000000001E-3</c:v>
                </c:pt>
                <c:pt idx="469">
                  <c:v>3.7759999999999998E-3</c:v>
                </c:pt>
                <c:pt idx="470">
                  <c:v>7.2300000000000001E-4</c:v>
                </c:pt>
                <c:pt idx="471">
                  <c:v>-1.8200000000000001E-4</c:v>
                </c:pt>
                <c:pt idx="472">
                  <c:v>-6.2859999999999999E-3</c:v>
                </c:pt>
                <c:pt idx="473">
                  <c:v>1.1351E-2</c:v>
                </c:pt>
                <c:pt idx="474">
                  <c:v>3.5531E-2</c:v>
                </c:pt>
                <c:pt idx="475">
                  <c:v>2.9659000000000001E-2</c:v>
                </c:pt>
                <c:pt idx="476">
                  <c:v>1.9328999999999999E-2</c:v>
                </c:pt>
                <c:pt idx="477">
                  <c:v>4.5799999999999999E-3</c:v>
                </c:pt>
                <c:pt idx="478">
                  <c:v>-1.0252000000000001E-2</c:v>
                </c:pt>
                <c:pt idx="479">
                  <c:v>-2.2974000000000001E-2</c:v>
                </c:pt>
                <c:pt idx="480">
                  <c:v>-2.7105000000000001E-2</c:v>
                </c:pt>
                <c:pt idx="481">
                  <c:v>-3.0189000000000001E-2</c:v>
                </c:pt>
                <c:pt idx="482">
                  <c:v>-3.5333000000000003E-2</c:v>
                </c:pt>
                <c:pt idx="483">
                  <c:v>-3.0811000000000002E-2</c:v>
                </c:pt>
                <c:pt idx="484">
                  <c:v>-2.0858999999999999E-2</c:v>
                </c:pt>
                <c:pt idx="485">
                  <c:v>-1.6187E-2</c:v>
                </c:pt>
                <c:pt idx="486">
                  <c:v>-1.8998000000000001E-2</c:v>
                </c:pt>
                <c:pt idx="487">
                  <c:v>-2.5019E-2</c:v>
                </c:pt>
                <c:pt idx="488">
                  <c:v>-3.2037999999999997E-2</c:v>
                </c:pt>
                <c:pt idx="489">
                  <c:v>-3.3586999999999999E-2</c:v>
                </c:pt>
                <c:pt idx="490">
                  <c:v>-3.2887E-2</c:v>
                </c:pt>
                <c:pt idx="491">
                  <c:v>-2.9947000000000001E-2</c:v>
                </c:pt>
                <c:pt idx="492">
                  <c:v>-1.9498999999999999E-2</c:v>
                </c:pt>
                <c:pt idx="493">
                  <c:v>-3.7529999999999998E-3</c:v>
                </c:pt>
                <c:pt idx="494">
                  <c:v>1.5072E-2</c:v>
                </c:pt>
                <c:pt idx="495">
                  <c:v>3.2663999999999999E-2</c:v>
                </c:pt>
                <c:pt idx="496">
                  <c:v>4.0448999999999999E-2</c:v>
                </c:pt>
                <c:pt idx="497">
                  <c:v>3.6457000000000003E-2</c:v>
                </c:pt>
                <c:pt idx="498">
                  <c:v>2.401E-2</c:v>
                </c:pt>
                <c:pt idx="499">
                  <c:v>1.0673999999999999E-2</c:v>
                </c:pt>
                <c:pt idx="500">
                  <c:v>6.045E-3</c:v>
                </c:pt>
                <c:pt idx="501">
                  <c:v>9.0039999999999999E-3</c:v>
                </c:pt>
                <c:pt idx="502">
                  <c:v>1.3129999999999999E-3</c:v>
                </c:pt>
                <c:pt idx="503">
                  <c:v>-1.2973E-2</c:v>
                </c:pt>
                <c:pt idx="504">
                  <c:v>-1.6802000000000001E-2</c:v>
                </c:pt>
                <c:pt idx="505">
                  <c:v>-1.7388000000000001E-2</c:v>
                </c:pt>
                <c:pt idx="506">
                  <c:v>-2.4069E-2</c:v>
                </c:pt>
                <c:pt idx="507">
                  <c:v>-2.7355999999999998E-2</c:v>
                </c:pt>
                <c:pt idx="508">
                  <c:v>-2.1131E-2</c:v>
                </c:pt>
                <c:pt idx="509">
                  <c:v>-2.8978E-2</c:v>
                </c:pt>
                <c:pt idx="510">
                  <c:v>-2.6318000000000001E-2</c:v>
                </c:pt>
                <c:pt idx="511">
                  <c:v>-1.6438000000000001E-2</c:v>
                </c:pt>
                <c:pt idx="512">
                  <c:v>-1.9425999999999999E-2</c:v>
                </c:pt>
                <c:pt idx="513">
                  <c:v>-2.2388000000000002E-2</c:v>
                </c:pt>
                <c:pt idx="514">
                  <c:v>-3.1691999999999998E-2</c:v>
                </c:pt>
                <c:pt idx="515">
                  <c:v>-4.4137000000000003E-2</c:v>
                </c:pt>
                <c:pt idx="516">
                  <c:v>-6.0807E-2</c:v>
                </c:pt>
                <c:pt idx="517">
                  <c:v>-7.5310000000000002E-2</c:v>
                </c:pt>
                <c:pt idx="518">
                  <c:v>-8.1350000000000006E-2</c:v>
                </c:pt>
                <c:pt idx="519">
                  <c:v>-6.7127999999999993E-2</c:v>
                </c:pt>
                <c:pt idx="520">
                  <c:v>-4.8451000000000001E-2</c:v>
                </c:pt>
                <c:pt idx="521">
                  <c:v>-4.3715999999999998E-2</c:v>
                </c:pt>
                <c:pt idx="522">
                  <c:v>-4.5685999999999997E-2</c:v>
                </c:pt>
                <c:pt idx="523">
                  <c:v>-5.0973999999999998E-2</c:v>
                </c:pt>
                <c:pt idx="524">
                  <c:v>-5.3052000000000002E-2</c:v>
                </c:pt>
                <c:pt idx="525">
                  <c:v>-6.0486999999999999E-2</c:v>
                </c:pt>
                <c:pt idx="526">
                  <c:v>-6.7849000000000007E-2</c:v>
                </c:pt>
                <c:pt idx="527">
                  <c:v>-6.8658999999999998E-2</c:v>
                </c:pt>
                <c:pt idx="528">
                  <c:v>-6.0852999999999997E-2</c:v>
                </c:pt>
                <c:pt idx="529">
                  <c:v>-3.6853999999999998E-2</c:v>
                </c:pt>
                <c:pt idx="530">
                  <c:v>-1.8317E-2</c:v>
                </c:pt>
                <c:pt idx="531">
                  <c:v>1.1679E-2</c:v>
                </c:pt>
                <c:pt idx="532">
                  <c:v>5.0900000000000001E-2</c:v>
                </c:pt>
                <c:pt idx="533">
                  <c:v>7.8053999999999998E-2</c:v>
                </c:pt>
                <c:pt idx="534">
                  <c:v>8.8089000000000001E-2</c:v>
                </c:pt>
                <c:pt idx="535">
                  <c:v>8.9761999999999995E-2</c:v>
                </c:pt>
                <c:pt idx="536">
                  <c:v>9.4922000000000006E-2</c:v>
                </c:pt>
                <c:pt idx="537">
                  <c:v>9.2757999999999993E-2</c:v>
                </c:pt>
                <c:pt idx="538">
                  <c:v>7.2217000000000003E-2</c:v>
                </c:pt>
                <c:pt idx="539">
                  <c:v>5.1368999999999998E-2</c:v>
                </c:pt>
                <c:pt idx="540">
                  <c:v>3.8908999999999999E-2</c:v>
                </c:pt>
                <c:pt idx="541">
                  <c:v>3.3979000000000002E-2</c:v>
                </c:pt>
                <c:pt idx="542">
                  <c:v>2.4888E-2</c:v>
                </c:pt>
                <c:pt idx="543">
                  <c:v>2.2311999999999999E-2</c:v>
                </c:pt>
                <c:pt idx="544">
                  <c:v>2.8340000000000001E-2</c:v>
                </c:pt>
                <c:pt idx="545">
                  <c:v>2.8004000000000001E-2</c:v>
                </c:pt>
                <c:pt idx="546">
                  <c:v>2.6589000000000002E-2</c:v>
                </c:pt>
                <c:pt idx="547">
                  <c:v>2.4014000000000001E-2</c:v>
                </c:pt>
                <c:pt idx="548">
                  <c:v>2.8701000000000001E-2</c:v>
                </c:pt>
                <c:pt idx="549">
                  <c:v>4.2722999999999997E-2</c:v>
                </c:pt>
                <c:pt idx="550">
                  <c:v>4.5983999999999997E-2</c:v>
                </c:pt>
                <c:pt idx="551">
                  <c:v>4.3927000000000001E-2</c:v>
                </c:pt>
                <c:pt idx="552">
                  <c:v>3.7643000000000003E-2</c:v>
                </c:pt>
                <c:pt idx="553">
                  <c:v>2.7132E-2</c:v>
                </c:pt>
                <c:pt idx="554">
                  <c:v>2.1916999999999999E-2</c:v>
                </c:pt>
                <c:pt idx="555">
                  <c:v>2.1070999999999999E-2</c:v>
                </c:pt>
                <c:pt idx="556">
                  <c:v>2.3569E-2</c:v>
                </c:pt>
                <c:pt idx="557">
                  <c:v>3.2690999999999998E-2</c:v>
                </c:pt>
                <c:pt idx="558">
                  <c:v>1.4309000000000001E-2</c:v>
                </c:pt>
                <c:pt idx="559">
                  <c:v>-2.6464999999999999E-2</c:v>
                </c:pt>
                <c:pt idx="560">
                  <c:v>-5.5773000000000003E-2</c:v>
                </c:pt>
                <c:pt idx="561">
                  <c:v>-7.6773999999999995E-2</c:v>
                </c:pt>
                <c:pt idx="562">
                  <c:v>-8.9330000000000007E-2</c:v>
                </c:pt>
                <c:pt idx="563">
                  <c:v>-0.10190100000000001</c:v>
                </c:pt>
                <c:pt idx="564">
                  <c:v>-0.115496</c:v>
                </c:pt>
                <c:pt idx="565">
                  <c:v>-0.118398</c:v>
                </c:pt>
                <c:pt idx="566">
                  <c:v>-0.10437299999999999</c:v>
                </c:pt>
                <c:pt idx="567">
                  <c:v>-7.8691999999999998E-2</c:v>
                </c:pt>
                <c:pt idx="568">
                  <c:v>-3.9253999999999997E-2</c:v>
                </c:pt>
                <c:pt idx="569">
                  <c:v>-5.1450000000000003E-3</c:v>
                </c:pt>
                <c:pt idx="570">
                  <c:v>1.5228999999999999E-2</c:v>
                </c:pt>
                <c:pt idx="571">
                  <c:v>2.2199E-2</c:v>
                </c:pt>
                <c:pt idx="572">
                  <c:v>-5.692E-3</c:v>
                </c:pt>
                <c:pt idx="573">
                  <c:v>-4.1918999999999998E-2</c:v>
                </c:pt>
                <c:pt idx="574">
                  <c:v>-6.2356000000000002E-2</c:v>
                </c:pt>
                <c:pt idx="575">
                  <c:v>-6.3837000000000005E-2</c:v>
                </c:pt>
                <c:pt idx="576">
                  <c:v>-4.7295999999999998E-2</c:v>
                </c:pt>
                <c:pt idx="577">
                  <c:v>-1.1782000000000001E-2</c:v>
                </c:pt>
                <c:pt idx="578">
                  <c:v>2.6655000000000002E-2</c:v>
                </c:pt>
                <c:pt idx="579">
                  <c:v>6.0859999999999997E-2</c:v>
                </c:pt>
                <c:pt idx="580">
                  <c:v>9.2016000000000001E-2</c:v>
                </c:pt>
                <c:pt idx="581">
                  <c:v>0.11810900000000001</c:v>
                </c:pt>
                <c:pt idx="582">
                  <c:v>0.14147100000000001</c:v>
                </c:pt>
                <c:pt idx="583">
                  <c:v>0.141851</c:v>
                </c:pt>
                <c:pt idx="584">
                  <c:v>0.13187699999999999</c:v>
                </c:pt>
                <c:pt idx="585">
                  <c:v>0.11451699999999999</c:v>
                </c:pt>
                <c:pt idx="586">
                  <c:v>9.4696000000000002E-2</c:v>
                </c:pt>
                <c:pt idx="587">
                  <c:v>9.0551999999999994E-2</c:v>
                </c:pt>
                <c:pt idx="588">
                  <c:v>7.1275000000000005E-2</c:v>
                </c:pt>
                <c:pt idx="589">
                  <c:v>5.4113000000000001E-2</c:v>
                </c:pt>
                <c:pt idx="590">
                  <c:v>6.3700999999999994E-2</c:v>
                </c:pt>
                <c:pt idx="591">
                  <c:v>7.9362000000000002E-2</c:v>
                </c:pt>
                <c:pt idx="592">
                  <c:v>6.2740000000000004E-2</c:v>
                </c:pt>
                <c:pt idx="593">
                  <c:v>4.5543E-2</c:v>
                </c:pt>
                <c:pt idx="594">
                  <c:v>4.5791999999999999E-2</c:v>
                </c:pt>
                <c:pt idx="595">
                  <c:v>5.3547999999999998E-2</c:v>
                </c:pt>
                <c:pt idx="596">
                  <c:v>6.1221999999999999E-2</c:v>
                </c:pt>
                <c:pt idx="597">
                  <c:v>7.0984000000000005E-2</c:v>
                </c:pt>
                <c:pt idx="598">
                  <c:v>7.8602000000000005E-2</c:v>
                </c:pt>
                <c:pt idx="599">
                  <c:v>8.3144999999999997E-2</c:v>
                </c:pt>
                <c:pt idx="600">
                  <c:v>8.4718000000000002E-2</c:v>
                </c:pt>
                <c:pt idx="601">
                  <c:v>8.6415000000000006E-2</c:v>
                </c:pt>
                <c:pt idx="602">
                  <c:v>8.1743999999999997E-2</c:v>
                </c:pt>
                <c:pt idx="603">
                  <c:v>7.4867000000000003E-2</c:v>
                </c:pt>
                <c:pt idx="604">
                  <c:v>6.3688999999999996E-2</c:v>
                </c:pt>
                <c:pt idx="605">
                  <c:v>4.6038000000000003E-2</c:v>
                </c:pt>
                <c:pt idx="606">
                  <c:v>2.8358000000000001E-2</c:v>
                </c:pt>
                <c:pt idx="607">
                  <c:v>1.0598E-2</c:v>
                </c:pt>
                <c:pt idx="608">
                  <c:v>-7.2389999999999998E-3</c:v>
                </c:pt>
                <c:pt idx="609">
                  <c:v>-2.0886999999999999E-2</c:v>
                </c:pt>
                <c:pt idx="610">
                  <c:v>-2.4962999999999999E-2</c:v>
                </c:pt>
                <c:pt idx="611">
                  <c:v>-3.1220999999999999E-2</c:v>
                </c:pt>
                <c:pt idx="612">
                  <c:v>-4.2717999999999999E-2</c:v>
                </c:pt>
                <c:pt idx="613">
                  <c:v>-4.6543000000000001E-2</c:v>
                </c:pt>
                <c:pt idx="614">
                  <c:v>-4.8072999999999998E-2</c:v>
                </c:pt>
                <c:pt idx="615">
                  <c:v>-5.7020000000000001E-2</c:v>
                </c:pt>
                <c:pt idx="616">
                  <c:v>-5.6341000000000002E-2</c:v>
                </c:pt>
                <c:pt idx="617">
                  <c:v>-4.8222000000000001E-2</c:v>
                </c:pt>
                <c:pt idx="618">
                  <c:v>-3.5844000000000001E-2</c:v>
                </c:pt>
                <c:pt idx="619">
                  <c:v>-1.6982000000000001E-2</c:v>
                </c:pt>
                <c:pt idx="620">
                  <c:v>-1.3200000000000001E-4</c:v>
                </c:pt>
                <c:pt idx="621">
                  <c:v>1.4635E-2</c:v>
                </c:pt>
                <c:pt idx="622">
                  <c:v>2.6227E-2</c:v>
                </c:pt>
                <c:pt idx="623">
                  <c:v>3.7759000000000001E-2</c:v>
                </c:pt>
                <c:pt idx="624">
                  <c:v>3.9593000000000003E-2</c:v>
                </c:pt>
                <c:pt idx="625">
                  <c:v>4.0236000000000001E-2</c:v>
                </c:pt>
                <c:pt idx="626">
                  <c:v>3.6519000000000003E-2</c:v>
                </c:pt>
                <c:pt idx="627">
                  <c:v>2.7449000000000001E-2</c:v>
                </c:pt>
                <c:pt idx="628">
                  <c:v>2.5863000000000001E-2</c:v>
                </c:pt>
                <c:pt idx="629">
                  <c:v>2.9659999999999999E-2</c:v>
                </c:pt>
                <c:pt idx="630">
                  <c:v>2.8136000000000001E-2</c:v>
                </c:pt>
                <c:pt idx="631">
                  <c:v>1.9051999999999999E-2</c:v>
                </c:pt>
                <c:pt idx="632">
                  <c:v>9.9369999999999997E-3</c:v>
                </c:pt>
                <c:pt idx="633">
                  <c:v>5.1419999999999999E-3</c:v>
                </c:pt>
                <c:pt idx="634">
                  <c:v>-5.9480000000000002E-3</c:v>
                </c:pt>
                <c:pt idx="635">
                  <c:v>-1.3736999999999999E-2</c:v>
                </c:pt>
                <c:pt idx="636">
                  <c:v>-6.62E-3</c:v>
                </c:pt>
                <c:pt idx="637">
                  <c:v>7.7499999999999999E-3</c:v>
                </c:pt>
                <c:pt idx="638">
                  <c:v>5.1339999999999997E-3</c:v>
                </c:pt>
                <c:pt idx="639">
                  <c:v>-1.0186000000000001E-2</c:v>
                </c:pt>
                <c:pt idx="640">
                  <c:v>-1.9098E-2</c:v>
                </c:pt>
                <c:pt idx="641">
                  <c:v>-1.521E-2</c:v>
                </c:pt>
                <c:pt idx="642">
                  <c:v>-8.3379999999999999E-3</c:v>
                </c:pt>
                <c:pt idx="643">
                  <c:v>-1.2361E-2</c:v>
                </c:pt>
                <c:pt idx="644">
                  <c:v>-2.1690999999999998E-2</c:v>
                </c:pt>
                <c:pt idx="645">
                  <c:v>-3.7291999999999999E-2</c:v>
                </c:pt>
                <c:pt idx="646">
                  <c:v>-5.0694000000000003E-2</c:v>
                </c:pt>
                <c:pt idx="647">
                  <c:v>-5.8625999999999998E-2</c:v>
                </c:pt>
                <c:pt idx="648">
                  <c:v>-6.6483E-2</c:v>
                </c:pt>
                <c:pt idx="649">
                  <c:v>-8.0740000000000006E-2</c:v>
                </c:pt>
                <c:pt idx="650">
                  <c:v>-9.8241999999999996E-2</c:v>
                </c:pt>
                <c:pt idx="651">
                  <c:v>-0.12018</c:v>
                </c:pt>
                <c:pt idx="652">
                  <c:v>-0.14338999999999999</c:v>
                </c:pt>
                <c:pt idx="653">
                  <c:v>-0.145394</c:v>
                </c:pt>
                <c:pt idx="654">
                  <c:v>-0.13581299999999999</c:v>
                </c:pt>
                <c:pt idx="655">
                  <c:v>-0.12959399999999999</c:v>
                </c:pt>
                <c:pt idx="656">
                  <c:v>-0.129834</c:v>
                </c:pt>
                <c:pt idx="657">
                  <c:v>-0.124656</c:v>
                </c:pt>
                <c:pt idx="658">
                  <c:v>-0.120519</c:v>
                </c:pt>
                <c:pt idx="659">
                  <c:v>-0.11429300000000001</c:v>
                </c:pt>
                <c:pt idx="660">
                  <c:v>-8.8872000000000007E-2</c:v>
                </c:pt>
                <c:pt idx="661">
                  <c:v>-6.2600000000000003E-2</c:v>
                </c:pt>
                <c:pt idx="662">
                  <c:v>-4.8293000000000003E-2</c:v>
                </c:pt>
                <c:pt idx="663">
                  <c:v>-3.3170999999999999E-2</c:v>
                </c:pt>
                <c:pt idx="664">
                  <c:v>-1.9238999999999999E-2</c:v>
                </c:pt>
                <c:pt idx="665">
                  <c:v>-6.4149999999999997E-3</c:v>
                </c:pt>
                <c:pt idx="666">
                  <c:v>-9.59E-4</c:v>
                </c:pt>
                <c:pt idx="667">
                  <c:v>-1.7229999999999999E-3</c:v>
                </c:pt>
                <c:pt idx="668">
                  <c:v>6.2389999999999998E-3</c:v>
                </c:pt>
                <c:pt idx="669">
                  <c:v>8.0339999999999995E-3</c:v>
                </c:pt>
                <c:pt idx="670">
                  <c:v>1.5150000000000001E-3</c:v>
                </c:pt>
                <c:pt idx="671">
                  <c:v>-9.8200000000000002E-4</c:v>
                </c:pt>
                <c:pt idx="672">
                  <c:v>3.5980000000000001E-3</c:v>
                </c:pt>
                <c:pt idx="673">
                  <c:v>7.9459999999999999E-3</c:v>
                </c:pt>
                <c:pt idx="674">
                  <c:v>4.6550000000000003E-3</c:v>
                </c:pt>
                <c:pt idx="675">
                  <c:v>2.2499999999999999E-4</c:v>
                </c:pt>
                <c:pt idx="676">
                  <c:v>-6.1890000000000001E-3</c:v>
                </c:pt>
                <c:pt idx="677">
                  <c:v>-1.2336E-2</c:v>
                </c:pt>
                <c:pt idx="678">
                  <c:v>-1.1828E-2</c:v>
                </c:pt>
                <c:pt idx="679">
                  <c:v>4.7299999999999998E-3</c:v>
                </c:pt>
                <c:pt idx="680">
                  <c:v>2.8663000000000001E-2</c:v>
                </c:pt>
                <c:pt idx="681">
                  <c:v>4.2750999999999997E-2</c:v>
                </c:pt>
                <c:pt idx="682">
                  <c:v>5.0161999999999998E-2</c:v>
                </c:pt>
                <c:pt idx="683">
                  <c:v>4.5782999999999997E-2</c:v>
                </c:pt>
                <c:pt idx="684">
                  <c:v>2.7543000000000002E-2</c:v>
                </c:pt>
                <c:pt idx="685">
                  <c:v>1.5632E-2</c:v>
                </c:pt>
                <c:pt idx="686">
                  <c:v>1.9675999999999999E-2</c:v>
                </c:pt>
                <c:pt idx="687">
                  <c:v>2.7078000000000001E-2</c:v>
                </c:pt>
                <c:pt idx="688">
                  <c:v>1.4068000000000001E-2</c:v>
                </c:pt>
                <c:pt idx="689">
                  <c:v>-1.9219E-2</c:v>
                </c:pt>
                <c:pt idx="690">
                  <c:v>-5.0831000000000001E-2</c:v>
                </c:pt>
                <c:pt idx="691">
                  <c:v>-6.8361000000000005E-2</c:v>
                </c:pt>
                <c:pt idx="692">
                  <c:v>-6.8739999999999996E-2</c:v>
                </c:pt>
                <c:pt idx="693">
                  <c:v>-5.6353E-2</c:v>
                </c:pt>
                <c:pt idx="694">
                  <c:v>-3.5654999999999999E-2</c:v>
                </c:pt>
                <c:pt idx="695">
                  <c:v>-2.4553999999999999E-2</c:v>
                </c:pt>
                <c:pt idx="696">
                  <c:v>-2.2620999999999999E-2</c:v>
                </c:pt>
                <c:pt idx="697">
                  <c:v>-1.0567E-2</c:v>
                </c:pt>
                <c:pt idx="698">
                  <c:v>-6.679E-3</c:v>
                </c:pt>
                <c:pt idx="699">
                  <c:v>-9.2820000000000003E-3</c:v>
                </c:pt>
                <c:pt idx="700">
                  <c:v>-1.2219000000000001E-2</c:v>
                </c:pt>
                <c:pt idx="701">
                  <c:v>-1.9658999999999999E-2</c:v>
                </c:pt>
                <c:pt idx="702">
                  <c:v>-2.1919999999999999E-2</c:v>
                </c:pt>
                <c:pt idx="703">
                  <c:v>-1.3679999999999999E-2</c:v>
                </c:pt>
                <c:pt idx="704">
                  <c:v>6.3119999999999999E-3</c:v>
                </c:pt>
                <c:pt idx="705">
                  <c:v>1.2540000000000001E-2</c:v>
                </c:pt>
                <c:pt idx="706">
                  <c:v>-2.2932999999999999E-2</c:v>
                </c:pt>
                <c:pt idx="707">
                  <c:v>-7.7481999999999995E-2</c:v>
                </c:pt>
                <c:pt idx="708">
                  <c:v>-0.103032</c:v>
                </c:pt>
                <c:pt idx="709">
                  <c:v>-0.12027</c:v>
                </c:pt>
                <c:pt idx="710">
                  <c:v>-0.13550100000000001</c:v>
                </c:pt>
                <c:pt idx="711">
                  <c:v>-0.14976100000000001</c:v>
                </c:pt>
                <c:pt idx="712">
                  <c:v>-0.14896300000000001</c:v>
                </c:pt>
                <c:pt idx="713">
                  <c:v>-0.14147399999999999</c:v>
                </c:pt>
                <c:pt idx="714">
                  <c:v>-0.14113000000000001</c:v>
                </c:pt>
                <c:pt idx="715">
                  <c:v>-0.14171300000000001</c:v>
                </c:pt>
                <c:pt idx="716">
                  <c:v>-0.14021500000000001</c:v>
                </c:pt>
                <c:pt idx="717">
                  <c:v>-0.13033</c:v>
                </c:pt>
                <c:pt idx="718">
                  <c:v>-0.10587199999999999</c:v>
                </c:pt>
                <c:pt idx="719">
                  <c:v>-7.4048000000000003E-2</c:v>
                </c:pt>
                <c:pt idx="720">
                  <c:v>-4.3336E-2</c:v>
                </c:pt>
                <c:pt idx="721">
                  <c:v>-1.567E-2</c:v>
                </c:pt>
                <c:pt idx="722">
                  <c:v>5.777E-3</c:v>
                </c:pt>
                <c:pt idx="723">
                  <c:v>2.3005999999999999E-2</c:v>
                </c:pt>
                <c:pt idx="724">
                  <c:v>4.3396999999999998E-2</c:v>
                </c:pt>
                <c:pt idx="725">
                  <c:v>5.5322000000000003E-2</c:v>
                </c:pt>
                <c:pt idx="726">
                  <c:v>5.9991000000000003E-2</c:v>
                </c:pt>
                <c:pt idx="727">
                  <c:v>5.8407000000000001E-2</c:v>
                </c:pt>
                <c:pt idx="728">
                  <c:v>6.1079000000000001E-2</c:v>
                </c:pt>
                <c:pt idx="729">
                  <c:v>7.0035E-2</c:v>
                </c:pt>
                <c:pt idx="730">
                  <c:v>7.4618000000000004E-2</c:v>
                </c:pt>
                <c:pt idx="731">
                  <c:v>6.9591E-2</c:v>
                </c:pt>
                <c:pt idx="732">
                  <c:v>5.7102E-2</c:v>
                </c:pt>
                <c:pt idx="733">
                  <c:v>4.1354000000000002E-2</c:v>
                </c:pt>
                <c:pt idx="734">
                  <c:v>2.8788000000000001E-2</c:v>
                </c:pt>
                <c:pt idx="735">
                  <c:v>1.5262E-2</c:v>
                </c:pt>
                <c:pt idx="736">
                  <c:v>2.9139999999999999E-3</c:v>
                </c:pt>
                <c:pt idx="737">
                  <c:v>-1.781E-3</c:v>
                </c:pt>
                <c:pt idx="738">
                  <c:v>-3.1489999999999999E-3</c:v>
                </c:pt>
                <c:pt idx="739">
                  <c:v>-6.5490000000000001E-3</c:v>
                </c:pt>
                <c:pt idx="740">
                  <c:v>-1.0943E-2</c:v>
                </c:pt>
                <c:pt idx="741">
                  <c:v>-1.5337999999999999E-2</c:v>
                </c:pt>
                <c:pt idx="742">
                  <c:v>-1.9744999999999999E-2</c:v>
                </c:pt>
                <c:pt idx="743">
                  <c:v>-2.5255E-2</c:v>
                </c:pt>
                <c:pt idx="744">
                  <c:v>-3.0786999999999998E-2</c:v>
                </c:pt>
                <c:pt idx="745">
                  <c:v>-2.7788E-2</c:v>
                </c:pt>
                <c:pt idx="746">
                  <c:v>-1.9508000000000001E-2</c:v>
                </c:pt>
                <c:pt idx="747">
                  <c:v>-1.8710000000000001E-2</c:v>
                </c:pt>
                <c:pt idx="748">
                  <c:v>-2.5398E-2</c:v>
                </c:pt>
                <c:pt idx="749">
                  <c:v>-3.3166000000000001E-2</c:v>
                </c:pt>
                <c:pt idx="750">
                  <c:v>-3.3512E-2</c:v>
                </c:pt>
                <c:pt idx="751">
                  <c:v>-3.0731999999999999E-2</c:v>
                </c:pt>
                <c:pt idx="752">
                  <c:v>-2.8105000000000002E-2</c:v>
                </c:pt>
                <c:pt idx="753">
                  <c:v>-2.9978999999999999E-2</c:v>
                </c:pt>
                <c:pt idx="754">
                  <c:v>-4.4880000000000003E-2</c:v>
                </c:pt>
                <c:pt idx="755">
                  <c:v>-6.1907999999999998E-2</c:v>
                </c:pt>
                <c:pt idx="756">
                  <c:v>-7.1321999999999997E-2</c:v>
                </c:pt>
                <c:pt idx="757">
                  <c:v>-7.3071999999999998E-2</c:v>
                </c:pt>
                <c:pt idx="758">
                  <c:v>-6.6137000000000001E-2</c:v>
                </c:pt>
                <c:pt idx="759">
                  <c:v>-6.2283999999999999E-2</c:v>
                </c:pt>
                <c:pt idx="760">
                  <c:v>-6.9119E-2</c:v>
                </c:pt>
                <c:pt idx="761">
                  <c:v>-8.5612999999999995E-2</c:v>
                </c:pt>
                <c:pt idx="762">
                  <c:v>-0.10115</c:v>
                </c:pt>
                <c:pt idx="763">
                  <c:v>-0.11038100000000001</c:v>
                </c:pt>
                <c:pt idx="764">
                  <c:v>-0.11966400000000001</c:v>
                </c:pt>
                <c:pt idx="765">
                  <c:v>-0.12478400000000001</c:v>
                </c:pt>
                <c:pt idx="766">
                  <c:v>-0.118173</c:v>
                </c:pt>
                <c:pt idx="767">
                  <c:v>-0.10811800000000001</c:v>
                </c:pt>
                <c:pt idx="768">
                  <c:v>-9.9963999999999997E-2</c:v>
                </c:pt>
                <c:pt idx="769">
                  <c:v>-9.0701000000000004E-2</c:v>
                </c:pt>
                <c:pt idx="770">
                  <c:v>-7.7247999999999997E-2</c:v>
                </c:pt>
                <c:pt idx="771">
                  <c:v>-5.6668999999999997E-2</c:v>
                </c:pt>
                <c:pt idx="772">
                  <c:v>-4.6077E-2</c:v>
                </c:pt>
                <c:pt idx="773">
                  <c:v>-4.7336999999999997E-2</c:v>
                </c:pt>
                <c:pt idx="774">
                  <c:v>-6.4463999999999994E-2</c:v>
                </c:pt>
                <c:pt idx="775">
                  <c:v>-9.6341999999999997E-2</c:v>
                </c:pt>
                <c:pt idx="776">
                  <c:v>-0.108766</c:v>
                </c:pt>
                <c:pt idx="777">
                  <c:v>-8.1630999999999995E-2</c:v>
                </c:pt>
                <c:pt idx="778">
                  <c:v>-3.5212E-2</c:v>
                </c:pt>
                <c:pt idx="779">
                  <c:v>-1.7371999999999999E-2</c:v>
                </c:pt>
                <c:pt idx="780">
                  <c:v>-3.8903E-2</c:v>
                </c:pt>
                <c:pt idx="781">
                  <c:v>-9.2655000000000001E-2</c:v>
                </c:pt>
                <c:pt idx="782">
                  <c:v>-0.132994</c:v>
                </c:pt>
                <c:pt idx="783">
                  <c:v>-0.14158299999999999</c:v>
                </c:pt>
                <c:pt idx="784">
                  <c:v>-0.14586199999999999</c:v>
                </c:pt>
                <c:pt idx="785">
                  <c:v>-0.14996399999999999</c:v>
                </c:pt>
                <c:pt idx="786">
                  <c:v>-0.15070900000000001</c:v>
                </c:pt>
                <c:pt idx="787">
                  <c:v>-0.154778</c:v>
                </c:pt>
                <c:pt idx="788">
                  <c:v>-0.13991999999999999</c:v>
                </c:pt>
                <c:pt idx="789">
                  <c:v>-0.107393</c:v>
                </c:pt>
                <c:pt idx="790">
                  <c:v>-7.9601000000000005E-2</c:v>
                </c:pt>
                <c:pt idx="791">
                  <c:v>-6.1619E-2</c:v>
                </c:pt>
                <c:pt idx="792">
                  <c:v>-5.4268999999999998E-2</c:v>
                </c:pt>
                <c:pt idx="793">
                  <c:v>-5.3046000000000003E-2</c:v>
                </c:pt>
                <c:pt idx="794">
                  <c:v>-6.5403000000000003E-2</c:v>
                </c:pt>
                <c:pt idx="795">
                  <c:v>-8.1928000000000001E-2</c:v>
                </c:pt>
                <c:pt idx="796">
                  <c:v>-9.3160999999999994E-2</c:v>
                </c:pt>
                <c:pt idx="797">
                  <c:v>-0.101219</c:v>
                </c:pt>
                <c:pt idx="798">
                  <c:v>-0.101756</c:v>
                </c:pt>
                <c:pt idx="799">
                  <c:v>-9.7904000000000005E-2</c:v>
                </c:pt>
                <c:pt idx="800">
                  <c:v>-8.6444999999999994E-2</c:v>
                </c:pt>
                <c:pt idx="801">
                  <c:v>-6.8482000000000001E-2</c:v>
                </c:pt>
                <c:pt idx="802">
                  <c:v>-4.5295000000000002E-2</c:v>
                </c:pt>
                <c:pt idx="803">
                  <c:v>-2.1146999999999999E-2</c:v>
                </c:pt>
                <c:pt idx="804">
                  <c:v>8.2899999999999998E-4</c:v>
                </c:pt>
                <c:pt idx="805">
                  <c:v>1.4192E-2</c:v>
                </c:pt>
                <c:pt idx="806">
                  <c:v>1.5803000000000001E-2</c:v>
                </c:pt>
                <c:pt idx="807">
                  <c:v>1.6352999999999999E-2</c:v>
                </c:pt>
                <c:pt idx="808">
                  <c:v>1.4567999999999999E-2</c:v>
                </c:pt>
                <c:pt idx="809">
                  <c:v>1.6796999999999999E-2</c:v>
                </c:pt>
                <c:pt idx="810">
                  <c:v>2.2103000000000001E-2</c:v>
                </c:pt>
                <c:pt idx="811">
                  <c:v>2.7404000000000001E-2</c:v>
                </c:pt>
                <c:pt idx="812">
                  <c:v>3.0591E-2</c:v>
                </c:pt>
                <c:pt idx="813">
                  <c:v>3.3807999999999998E-2</c:v>
                </c:pt>
                <c:pt idx="814">
                  <c:v>2.6488000000000001E-2</c:v>
                </c:pt>
                <c:pt idx="815">
                  <c:v>1.1879000000000001E-2</c:v>
                </c:pt>
                <c:pt idx="816">
                  <c:v>-3.7499999999999999E-3</c:v>
                </c:pt>
                <c:pt idx="817">
                  <c:v>-2.2693999999999999E-2</c:v>
                </c:pt>
                <c:pt idx="818">
                  <c:v>-4.1593999999999999E-2</c:v>
                </c:pt>
                <c:pt idx="819">
                  <c:v>-5.4142000000000003E-2</c:v>
                </c:pt>
                <c:pt idx="820">
                  <c:v>-5.6044999999999998E-2</c:v>
                </c:pt>
                <c:pt idx="821">
                  <c:v>-5.2540999999999997E-2</c:v>
                </c:pt>
                <c:pt idx="822">
                  <c:v>-5.3350000000000002E-2</c:v>
                </c:pt>
                <c:pt idx="823">
                  <c:v>-5.9406E-2</c:v>
                </c:pt>
                <c:pt idx="824">
                  <c:v>-5.9773E-2</c:v>
                </c:pt>
                <c:pt idx="825">
                  <c:v>-4.7218000000000003E-2</c:v>
                </c:pt>
                <c:pt idx="826">
                  <c:v>-2.4145E-2</c:v>
                </c:pt>
                <c:pt idx="827">
                  <c:v>-1.1529999999999999E-3</c:v>
                </c:pt>
                <c:pt idx="828">
                  <c:v>1.9775000000000001E-2</c:v>
                </c:pt>
                <c:pt idx="829">
                  <c:v>3.2293000000000002E-2</c:v>
                </c:pt>
                <c:pt idx="830">
                  <c:v>4.0646000000000002E-2</c:v>
                </c:pt>
                <c:pt idx="831">
                  <c:v>4.4817000000000003E-2</c:v>
                </c:pt>
                <c:pt idx="832">
                  <c:v>4.4823000000000002E-2</c:v>
                </c:pt>
                <c:pt idx="833">
                  <c:v>5.1423999999999997E-2</c:v>
                </c:pt>
                <c:pt idx="834">
                  <c:v>6.6541000000000003E-2</c:v>
                </c:pt>
                <c:pt idx="835">
                  <c:v>7.4868000000000004E-2</c:v>
                </c:pt>
                <c:pt idx="836">
                  <c:v>8.0731999999999998E-2</c:v>
                </c:pt>
                <c:pt idx="837">
                  <c:v>9.4922000000000006E-2</c:v>
                </c:pt>
                <c:pt idx="838">
                  <c:v>0.12178799999999999</c:v>
                </c:pt>
                <c:pt idx="839">
                  <c:v>0.15281400000000001</c:v>
                </c:pt>
                <c:pt idx="840">
                  <c:v>0.17743</c:v>
                </c:pt>
                <c:pt idx="841">
                  <c:v>0.19162699999999999</c:v>
                </c:pt>
                <c:pt idx="842">
                  <c:v>0.20927799999999999</c:v>
                </c:pt>
                <c:pt idx="843">
                  <c:v>0.22797000000000001</c:v>
                </c:pt>
                <c:pt idx="844">
                  <c:v>0.24354300000000001</c:v>
                </c:pt>
                <c:pt idx="845">
                  <c:v>0.26036599999999999</c:v>
                </c:pt>
                <c:pt idx="846">
                  <c:v>0.273175</c:v>
                </c:pt>
                <c:pt idx="847">
                  <c:v>0.279671</c:v>
                </c:pt>
                <c:pt idx="848">
                  <c:v>0.28604800000000002</c:v>
                </c:pt>
                <c:pt idx="849">
                  <c:v>0.29249599999999998</c:v>
                </c:pt>
                <c:pt idx="850">
                  <c:v>0.29151899999999997</c:v>
                </c:pt>
                <c:pt idx="851">
                  <c:v>0.27458900000000003</c:v>
                </c:pt>
                <c:pt idx="852">
                  <c:v>0.27501900000000001</c:v>
                </c:pt>
                <c:pt idx="853">
                  <c:v>0.259434</c:v>
                </c:pt>
                <c:pt idx="854">
                  <c:v>0.26438</c:v>
                </c:pt>
                <c:pt idx="855">
                  <c:v>0.24687300000000001</c:v>
                </c:pt>
                <c:pt idx="856">
                  <c:v>0.23585700000000001</c:v>
                </c:pt>
                <c:pt idx="857">
                  <c:v>0.222632</c:v>
                </c:pt>
                <c:pt idx="858">
                  <c:v>0.19445599999999999</c:v>
                </c:pt>
                <c:pt idx="859">
                  <c:v>0.16312099999999999</c:v>
                </c:pt>
                <c:pt idx="860">
                  <c:v>0.13289400000000001</c:v>
                </c:pt>
                <c:pt idx="861">
                  <c:v>0.114497</c:v>
                </c:pt>
                <c:pt idx="862">
                  <c:v>0.11004899999999999</c:v>
                </c:pt>
                <c:pt idx="863">
                  <c:v>9.7081000000000001E-2</c:v>
                </c:pt>
                <c:pt idx="864">
                  <c:v>7.2262000000000007E-2</c:v>
                </c:pt>
                <c:pt idx="865">
                  <c:v>5.2613E-2</c:v>
                </c:pt>
                <c:pt idx="866">
                  <c:v>3.2915E-2</c:v>
                </c:pt>
                <c:pt idx="867">
                  <c:v>1.2200000000000001E-2</c:v>
                </c:pt>
                <c:pt idx="868">
                  <c:v>1.3799999999999999E-4</c:v>
                </c:pt>
                <c:pt idx="869">
                  <c:v>4.1130000000000003E-3</c:v>
                </c:pt>
                <c:pt idx="870">
                  <c:v>7.0740000000000004E-3</c:v>
                </c:pt>
                <c:pt idx="871">
                  <c:v>-2.205E-2</c:v>
                </c:pt>
                <c:pt idx="872">
                  <c:v>-4.3899000000000001E-2</c:v>
                </c:pt>
                <c:pt idx="873">
                  <c:v>-4.7628999999999998E-2</c:v>
                </c:pt>
                <c:pt idx="874">
                  <c:v>-3.6117000000000003E-2</c:v>
                </c:pt>
                <c:pt idx="875">
                  <c:v>-3.5111000000000003E-2</c:v>
                </c:pt>
                <c:pt idx="876">
                  <c:v>-5.3409999999999999E-2</c:v>
                </c:pt>
                <c:pt idx="877">
                  <c:v>-6.8678000000000003E-2</c:v>
                </c:pt>
                <c:pt idx="878">
                  <c:v>-6.7977999999999997E-2</c:v>
                </c:pt>
                <c:pt idx="879">
                  <c:v>-5.7598000000000003E-2</c:v>
                </c:pt>
                <c:pt idx="880">
                  <c:v>-3.9870000000000003E-2</c:v>
                </c:pt>
                <c:pt idx="881">
                  <c:v>-4.0458000000000001E-2</c:v>
                </c:pt>
                <c:pt idx="882">
                  <c:v>-5.509E-2</c:v>
                </c:pt>
                <c:pt idx="883">
                  <c:v>-6.7794999999999994E-2</c:v>
                </c:pt>
                <c:pt idx="884">
                  <c:v>-8.2954E-2</c:v>
                </c:pt>
                <c:pt idx="885">
                  <c:v>-0.10242900000000001</c:v>
                </c:pt>
                <c:pt idx="886">
                  <c:v>-0.115261</c:v>
                </c:pt>
                <c:pt idx="887">
                  <c:v>-0.116271</c:v>
                </c:pt>
                <c:pt idx="888">
                  <c:v>-0.119448</c:v>
                </c:pt>
                <c:pt idx="889">
                  <c:v>-0.117494</c:v>
                </c:pt>
                <c:pt idx="890">
                  <c:v>-0.11447599999999999</c:v>
                </c:pt>
                <c:pt idx="891">
                  <c:v>-0.112232</c:v>
                </c:pt>
                <c:pt idx="892">
                  <c:v>-0.116163</c:v>
                </c:pt>
                <c:pt idx="893">
                  <c:v>-0.124123</c:v>
                </c:pt>
                <c:pt idx="894">
                  <c:v>-0.12662399999999999</c:v>
                </c:pt>
                <c:pt idx="895">
                  <c:v>-0.13566400000000001</c:v>
                </c:pt>
                <c:pt idx="896">
                  <c:v>-0.15137400000000001</c:v>
                </c:pt>
                <c:pt idx="897">
                  <c:v>-0.169319</c:v>
                </c:pt>
                <c:pt idx="898">
                  <c:v>-0.18290799999999999</c:v>
                </c:pt>
                <c:pt idx="899">
                  <c:v>-0.20480899999999999</c:v>
                </c:pt>
                <c:pt idx="900">
                  <c:v>-0.247778</c:v>
                </c:pt>
                <c:pt idx="901">
                  <c:v>-0.29696800000000001</c:v>
                </c:pt>
                <c:pt idx="902">
                  <c:v>-0.34189700000000001</c:v>
                </c:pt>
                <c:pt idx="903">
                  <c:v>-0.35498000000000002</c:v>
                </c:pt>
                <c:pt idx="904">
                  <c:v>-0.33414300000000002</c:v>
                </c:pt>
                <c:pt idx="905">
                  <c:v>-0.31458199999999997</c:v>
                </c:pt>
                <c:pt idx="906">
                  <c:v>-0.327096</c:v>
                </c:pt>
                <c:pt idx="907">
                  <c:v>-0.36524299999999998</c:v>
                </c:pt>
                <c:pt idx="908">
                  <c:v>-0.37420999999999999</c:v>
                </c:pt>
                <c:pt idx="909">
                  <c:v>-0.37140699999999999</c:v>
                </c:pt>
                <c:pt idx="910">
                  <c:v>-0.36747000000000002</c:v>
                </c:pt>
                <c:pt idx="911">
                  <c:v>-0.371948</c:v>
                </c:pt>
                <c:pt idx="912">
                  <c:v>-0.37014399999999997</c:v>
                </c:pt>
                <c:pt idx="913">
                  <c:v>-0.36446200000000001</c:v>
                </c:pt>
                <c:pt idx="914">
                  <c:v>-0.35192800000000002</c:v>
                </c:pt>
                <c:pt idx="915">
                  <c:v>-0.32146799999999998</c:v>
                </c:pt>
                <c:pt idx="916">
                  <c:v>-0.28837600000000002</c:v>
                </c:pt>
                <c:pt idx="917">
                  <c:v>-0.28385199999999999</c:v>
                </c:pt>
                <c:pt idx="918">
                  <c:v>-0.32014900000000002</c:v>
                </c:pt>
                <c:pt idx="919">
                  <c:v>-0.32987100000000003</c:v>
                </c:pt>
                <c:pt idx="920">
                  <c:v>-0.325706</c:v>
                </c:pt>
                <c:pt idx="921">
                  <c:v>-0.30094100000000001</c:v>
                </c:pt>
                <c:pt idx="922">
                  <c:v>-0.28450300000000001</c:v>
                </c:pt>
                <c:pt idx="923">
                  <c:v>-0.28001799999999999</c:v>
                </c:pt>
                <c:pt idx="924">
                  <c:v>-0.27382899999999999</c:v>
                </c:pt>
                <c:pt idx="925">
                  <c:v>-0.26365</c:v>
                </c:pt>
                <c:pt idx="926">
                  <c:v>-0.25362699999999999</c:v>
                </c:pt>
                <c:pt idx="927">
                  <c:v>-0.24465200000000001</c:v>
                </c:pt>
                <c:pt idx="928">
                  <c:v>-0.223912</c:v>
                </c:pt>
                <c:pt idx="929">
                  <c:v>-0.189272</c:v>
                </c:pt>
                <c:pt idx="930">
                  <c:v>-0.15137800000000001</c:v>
                </c:pt>
                <c:pt idx="931">
                  <c:v>-0.124098</c:v>
                </c:pt>
                <c:pt idx="932">
                  <c:v>-0.106406</c:v>
                </c:pt>
                <c:pt idx="933">
                  <c:v>-9.3012999999999998E-2</c:v>
                </c:pt>
                <c:pt idx="934">
                  <c:v>-8.2890000000000005E-2</c:v>
                </c:pt>
                <c:pt idx="935">
                  <c:v>-8.0301999999999998E-2</c:v>
                </c:pt>
                <c:pt idx="936">
                  <c:v>-7.6628000000000002E-2</c:v>
                </c:pt>
                <c:pt idx="937">
                  <c:v>-7.5070999999999999E-2</c:v>
                </c:pt>
                <c:pt idx="938">
                  <c:v>-9.4890000000000002E-2</c:v>
                </c:pt>
                <c:pt idx="939">
                  <c:v>-9.8764000000000005E-2</c:v>
                </c:pt>
                <c:pt idx="940">
                  <c:v>-7.4906E-2</c:v>
                </c:pt>
                <c:pt idx="941">
                  <c:v>-7.3608999999999994E-2</c:v>
                </c:pt>
                <c:pt idx="942">
                  <c:v>-8.2100999999999993E-2</c:v>
                </c:pt>
                <c:pt idx="943">
                  <c:v>-7.7814999999999995E-2</c:v>
                </c:pt>
                <c:pt idx="944">
                  <c:v>-6.8149000000000001E-2</c:v>
                </c:pt>
                <c:pt idx="945">
                  <c:v>-6.4821000000000004E-2</c:v>
                </c:pt>
                <c:pt idx="946">
                  <c:v>-6.7807000000000006E-2</c:v>
                </c:pt>
                <c:pt idx="947">
                  <c:v>-7.0753999999999997E-2</c:v>
                </c:pt>
                <c:pt idx="948">
                  <c:v>-7.5900999999999996E-2</c:v>
                </c:pt>
                <c:pt idx="949">
                  <c:v>-7.3603000000000002E-2</c:v>
                </c:pt>
                <c:pt idx="950">
                  <c:v>-6.8145999999999998E-2</c:v>
                </c:pt>
                <c:pt idx="951">
                  <c:v>-7.0224999999999996E-2</c:v>
                </c:pt>
                <c:pt idx="952">
                  <c:v>-7.3371000000000006E-2</c:v>
                </c:pt>
                <c:pt idx="953">
                  <c:v>-7.1253999999999998E-2</c:v>
                </c:pt>
                <c:pt idx="954">
                  <c:v>-6.8046999999999996E-2</c:v>
                </c:pt>
                <c:pt idx="955">
                  <c:v>-6.1411E-2</c:v>
                </c:pt>
                <c:pt idx="956">
                  <c:v>-5.7688000000000003E-2</c:v>
                </c:pt>
                <c:pt idx="957">
                  <c:v>-5.6916000000000001E-2</c:v>
                </c:pt>
                <c:pt idx="958">
                  <c:v>-6.2323000000000003E-2</c:v>
                </c:pt>
                <c:pt idx="959">
                  <c:v>-7.1719000000000005E-2</c:v>
                </c:pt>
                <c:pt idx="960">
                  <c:v>-7.0275000000000004E-2</c:v>
                </c:pt>
                <c:pt idx="961">
                  <c:v>-5.0812999999999997E-2</c:v>
                </c:pt>
                <c:pt idx="962">
                  <c:v>-5.6231000000000003E-2</c:v>
                </c:pt>
                <c:pt idx="963">
                  <c:v>-5.3287000000000001E-2</c:v>
                </c:pt>
                <c:pt idx="964">
                  <c:v>-1.8412999999999999E-2</c:v>
                </c:pt>
                <c:pt idx="965">
                  <c:v>-8.8699999999999998E-4</c:v>
                </c:pt>
                <c:pt idx="966">
                  <c:v>-1.0988E-2</c:v>
                </c:pt>
                <c:pt idx="967">
                  <c:v>1.4580000000000001E-3</c:v>
                </c:pt>
                <c:pt idx="968">
                  <c:v>1.2673E-2</c:v>
                </c:pt>
                <c:pt idx="969">
                  <c:v>7.9970000000000006E-3</c:v>
                </c:pt>
                <c:pt idx="970">
                  <c:v>2.7064999999999999E-2</c:v>
                </c:pt>
                <c:pt idx="971">
                  <c:v>3.3419999999999998E-2</c:v>
                </c:pt>
                <c:pt idx="972">
                  <c:v>1.4397999999999999E-2</c:v>
                </c:pt>
                <c:pt idx="973">
                  <c:v>2.8506E-2</c:v>
                </c:pt>
                <c:pt idx="974">
                  <c:v>5.2728999999999998E-2</c:v>
                </c:pt>
                <c:pt idx="975">
                  <c:v>8.0083000000000001E-2</c:v>
                </c:pt>
                <c:pt idx="976">
                  <c:v>7.4315999999999993E-2</c:v>
                </c:pt>
                <c:pt idx="977">
                  <c:v>6.8644999999999998E-2</c:v>
                </c:pt>
                <c:pt idx="978">
                  <c:v>6.7224999999999993E-2</c:v>
                </c:pt>
                <c:pt idx="979">
                  <c:v>7.8548999999999994E-2</c:v>
                </c:pt>
                <c:pt idx="980">
                  <c:v>8.5579000000000002E-2</c:v>
                </c:pt>
                <c:pt idx="981">
                  <c:v>7.3491000000000001E-2</c:v>
                </c:pt>
                <c:pt idx="982">
                  <c:v>5.7239999999999999E-2</c:v>
                </c:pt>
                <c:pt idx="983">
                  <c:v>7.8331999999999999E-2</c:v>
                </c:pt>
                <c:pt idx="984">
                  <c:v>0.10888100000000001</c:v>
                </c:pt>
                <c:pt idx="985">
                  <c:v>0.13192200000000001</c:v>
                </c:pt>
                <c:pt idx="986">
                  <c:v>0.14222199999999999</c:v>
                </c:pt>
                <c:pt idx="987">
                  <c:v>0.136657</c:v>
                </c:pt>
                <c:pt idx="988">
                  <c:v>0.13234299999999999</c:v>
                </c:pt>
                <c:pt idx="989">
                  <c:v>0.12722600000000001</c:v>
                </c:pt>
                <c:pt idx="990">
                  <c:v>0.118006</c:v>
                </c:pt>
                <c:pt idx="991">
                  <c:v>0.116366</c:v>
                </c:pt>
                <c:pt idx="992">
                  <c:v>0.117839</c:v>
                </c:pt>
                <c:pt idx="993">
                  <c:v>0.106311</c:v>
                </c:pt>
                <c:pt idx="994">
                  <c:v>6.1674E-2</c:v>
                </c:pt>
                <c:pt idx="995">
                  <c:v>2.0174000000000001E-2</c:v>
                </c:pt>
                <c:pt idx="996">
                  <c:v>1.0708000000000001E-2</c:v>
                </c:pt>
                <c:pt idx="997">
                  <c:v>-7.8299999999999995E-4</c:v>
                </c:pt>
                <c:pt idx="998">
                  <c:v>-2.8355999999999999E-2</c:v>
                </c:pt>
                <c:pt idx="999">
                  <c:v>-6.3614000000000004E-2</c:v>
                </c:pt>
                <c:pt idx="1000">
                  <c:v>-9.2453999999999995E-2</c:v>
                </c:pt>
                <c:pt idx="1001">
                  <c:v>-0.137043</c:v>
                </c:pt>
                <c:pt idx="1002">
                  <c:v>-0.17809900000000001</c:v>
                </c:pt>
                <c:pt idx="1003">
                  <c:v>-0.20202200000000001</c:v>
                </c:pt>
                <c:pt idx="1004">
                  <c:v>-0.20485999999999999</c:v>
                </c:pt>
                <c:pt idx="1005">
                  <c:v>-0.19917699999999999</c:v>
                </c:pt>
                <c:pt idx="1006">
                  <c:v>-0.20097400000000001</c:v>
                </c:pt>
                <c:pt idx="1007">
                  <c:v>-0.201824</c:v>
                </c:pt>
                <c:pt idx="1008">
                  <c:v>-0.19936699999999999</c:v>
                </c:pt>
                <c:pt idx="1009">
                  <c:v>-0.195656</c:v>
                </c:pt>
                <c:pt idx="1010">
                  <c:v>-0.189747</c:v>
                </c:pt>
                <c:pt idx="1011">
                  <c:v>-0.16994600000000001</c:v>
                </c:pt>
                <c:pt idx="1012">
                  <c:v>-0.130944</c:v>
                </c:pt>
                <c:pt idx="1013">
                  <c:v>-0.102589</c:v>
                </c:pt>
                <c:pt idx="1014">
                  <c:v>-8.4916000000000005E-2</c:v>
                </c:pt>
                <c:pt idx="1015">
                  <c:v>-8.1312999999999996E-2</c:v>
                </c:pt>
                <c:pt idx="1016">
                  <c:v>-9.8160999999999998E-2</c:v>
                </c:pt>
                <c:pt idx="1017">
                  <c:v>-0.116052</c:v>
                </c:pt>
                <c:pt idx="1018">
                  <c:v>-0.122016</c:v>
                </c:pt>
                <c:pt idx="1019">
                  <c:v>-0.13211400000000001</c:v>
                </c:pt>
                <c:pt idx="1020">
                  <c:v>-0.12526599999999999</c:v>
                </c:pt>
                <c:pt idx="1021">
                  <c:v>-0.10571800000000001</c:v>
                </c:pt>
                <c:pt idx="1022">
                  <c:v>-8.6180000000000007E-2</c:v>
                </c:pt>
                <c:pt idx="1023">
                  <c:v>-7.0944999999999994E-2</c:v>
                </c:pt>
                <c:pt idx="1024">
                  <c:v>-5.8945999999999998E-2</c:v>
                </c:pt>
                <c:pt idx="1025">
                  <c:v>-4.5911E-2</c:v>
                </c:pt>
                <c:pt idx="1026">
                  <c:v>-3.0714000000000002E-2</c:v>
                </c:pt>
                <c:pt idx="1027">
                  <c:v>-2.7108E-2</c:v>
                </c:pt>
                <c:pt idx="1028">
                  <c:v>-2.9826999999999999E-2</c:v>
                </c:pt>
                <c:pt idx="1029">
                  <c:v>-3.5820999999999999E-2</c:v>
                </c:pt>
                <c:pt idx="1030">
                  <c:v>-4.5116999999999997E-2</c:v>
                </c:pt>
                <c:pt idx="1031">
                  <c:v>-4.9085999999999998E-2</c:v>
                </c:pt>
                <c:pt idx="1032">
                  <c:v>-4.6597E-2</c:v>
                </c:pt>
                <c:pt idx="1033">
                  <c:v>-3.8843999999999997E-2</c:v>
                </c:pt>
                <c:pt idx="1034">
                  <c:v>-3.7608999999999997E-2</c:v>
                </c:pt>
                <c:pt idx="1035">
                  <c:v>-5.2319999999999998E-2</c:v>
                </c:pt>
                <c:pt idx="1036">
                  <c:v>-7.2194999999999995E-2</c:v>
                </c:pt>
                <c:pt idx="1037">
                  <c:v>-8.8842000000000004E-2</c:v>
                </c:pt>
                <c:pt idx="1038">
                  <c:v>-0.104504</c:v>
                </c:pt>
                <c:pt idx="1039">
                  <c:v>-0.117161</c:v>
                </c:pt>
                <c:pt idx="1040">
                  <c:v>-0.12246700000000001</c:v>
                </c:pt>
                <c:pt idx="1041">
                  <c:v>-0.11811000000000001</c:v>
                </c:pt>
                <c:pt idx="1042">
                  <c:v>-0.118979</c:v>
                </c:pt>
                <c:pt idx="1043">
                  <c:v>-0.11335099999999999</c:v>
                </c:pt>
                <c:pt idx="1044">
                  <c:v>-9.6038999999999999E-2</c:v>
                </c:pt>
                <c:pt idx="1045">
                  <c:v>-9.0723999999999999E-2</c:v>
                </c:pt>
                <c:pt idx="1046">
                  <c:v>-9.7247E-2</c:v>
                </c:pt>
                <c:pt idx="1047">
                  <c:v>-9.6057000000000003E-2</c:v>
                </c:pt>
                <c:pt idx="1048">
                  <c:v>-6.9860000000000005E-2</c:v>
                </c:pt>
                <c:pt idx="1049">
                  <c:v>-3.5735999999999997E-2</c:v>
                </c:pt>
                <c:pt idx="1050">
                  <c:v>-1.8898000000000002E-2</c:v>
                </c:pt>
                <c:pt idx="1051">
                  <c:v>-2.1683000000000001E-2</c:v>
                </c:pt>
                <c:pt idx="1052">
                  <c:v>-2.8896999999999999E-2</c:v>
                </c:pt>
                <c:pt idx="1053">
                  <c:v>-3.2889000000000002E-2</c:v>
                </c:pt>
                <c:pt idx="1054">
                  <c:v>-3.3729000000000002E-2</c:v>
                </c:pt>
                <c:pt idx="1055">
                  <c:v>-3.0485000000000002E-2</c:v>
                </c:pt>
                <c:pt idx="1056">
                  <c:v>-2.1999000000000001E-2</c:v>
                </c:pt>
                <c:pt idx="1057">
                  <c:v>1.5640000000000001E-3</c:v>
                </c:pt>
                <c:pt idx="1058">
                  <c:v>3.0741999999999998E-2</c:v>
                </c:pt>
                <c:pt idx="1059">
                  <c:v>5.8005000000000001E-2</c:v>
                </c:pt>
                <c:pt idx="1060">
                  <c:v>8.2184999999999994E-2</c:v>
                </c:pt>
                <c:pt idx="1061">
                  <c:v>9.8874000000000004E-2</c:v>
                </c:pt>
                <c:pt idx="1062">
                  <c:v>0.108989</c:v>
                </c:pt>
                <c:pt idx="1063">
                  <c:v>0.10832899999999999</c:v>
                </c:pt>
                <c:pt idx="1064">
                  <c:v>9.8121E-2</c:v>
                </c:pt>
                <c:pt idx="1065">
                  <c:v>8.2738000000000006E-2</c:v>
                </c:pt>
                <c:pt idx="1066">
                  <c:v>6.5230999999999997E-2</c:v>
                </c:pt>
                <c:pt idx="1067">
                  <c:v>3.9042E-2</c:v>
                </c:pt>
                <c:pt idx="1068">
                  <c:v>2.0699999999999998E-3</c:v>
                </c:pt>
                <c:pt idx="1069">
                  <c:v>-3.7057E-2</c:v>
                </c:pt>
                <c:pt idx="1070">
                  <c:v>-6.5403000000000003E-2</c:v>
                </c:pt>
                <c:pt idx="1071">
                  <c:v>-8.8247000000000006E-2</c:v>
                </c:pt>
                <c:pt idx="1072">
                  <c:v>-9.0643000000000001E-2</c:v>
                </c:pt>
                <c:pt idx="1073">
                  <c:v>-8.4607000000000002E-2</c:v>
                </c:pt>
                <c:pt idx="1074">
                  <c:v>-7.2397000000000003E-2</c:v>
                </c:pt>
                <c:pt idx="1075">
                  <c:v>-5.8290000000000002E-2</c:v>
                </c:pt>
                <c:pt idx="1076">
                  <c:v>-5.3969999999999997E-2</c:v>
                </c:pt>
                <c:pt idx="1077">
                  <c:v>-6.5614000000000006E-2</c:v>
                </c:pt>
                <c:pt idx="1078">
                  <c:v>-8.2347000000000004E-2</c:v>
                </c:pt>
                <c:pt idx="1079">
                  <c:v>-9.6652000000000002E-2</c:v>
                </c:pt>
                <c:pt idx="1080">
                  <c:v>-0.102352</c:v>
                </c:pt>
                <c:pt idx="1081">
                  <c:v>-0.101816</c:v>
                </c:pt>
                <c:pt idx="1082">
                  <c:v>-9.2993000000000006E-2</c:v>
                </c:pt>
                <c:pt idx="1083">
                  <c:v>-8.4578E-2</c:v>
                </c:pt>
                <c:pt idx="1084">
                  <c:v>-7.8496999999999997E-2</c:v>
                </c:pt>
                <c:pt idx="1085">
                  <c:v>-6.2769000000000005E-2</c:v>
                </c:pt>
                <c:pt idx="1086">
                  <c:v>-5.3529E-2</c:v>
                </c:pt>
                <c:pt idx="1087">
                  <c:v>-4.1986999999999997E-2</c:v>
                </c:pt>
                <c:pt idx="1088">
                  <c:v>-1.8617000000000002E-2</c:v>
                </c:pt>
                <c:pt idx="1089">
                  <c:v>1.4324E-2</c:v>
                </c:pt>
                <c:pt idx="1090">
                  <c:v>1.8173999999999999E-2</c:v>
                </c:pt>
                <c:pt idx="1091">
                  <c:v>1.7476999999999999E-2</c:v>
                </c:pt>
                <c:pt idx="1092">
                  <c:v>1.8866000000000001E-2</c:v>
                </c:pt>
                <c:pt idx="1093">
                  <c:v>2.3678999999999999E-2</c:v>
                </c:pt>
                <c:pt idx="1094">
                  <c:v>4.3848999999999999E-2</c:v>
                </c:pt>
                <c:pt idx="1095">
                  <c:v>5.3356000000000001E-2</c:v>
                </c:pt>
                <c:pt idx="1096">
                  <c:v>4.4544E-2</c:v>
                </c:pt>
                <c:pt idx="1097">
                  <c:v>3.0204999999999999E-2</c:v>
                </c:pt>
                <c:pt idx="1098">
                  <c:v>2.5295999999999999E-2</c:v>
                </c:pt>
                <c:pt idx="1099">
                  <c:v>2.4528000000000001E-2</c:v>
                </c:pt>
                <c:pt idx="1100">
                  <c:v>2.6943000000000002E-2</c:v>
                </c:pt>
                <c:pt idx="1101">
                  <c:v>1.8676000000000002E-2</c:v>
                </c:pt>
                <c:pt idx="1102">
                  <c:v>3.9659999999999999E-3</c:v>
                </c:pt>
                <c:pt idx="1103">
                  <c:v>-1.2919999999999999E-2</c:v>
                </c:pt>
                <c:pt idx="1104">
                  <c:v>-1.8013999999999999E-2</c:v>
                </c:pt>
                <c:pt idx="1105">
                  <c:v>-1.6749E-2</c:v>
                </c:pt>
                <c:pt idx="1106">
                  <c:v>-6.979E-3</c:v>
                </c:pt>
                <c:pt idx="1107">
                  <c:v>4.9259999999999998E-3</c:v>
                </c:pt>
                <c:pt idx="1108">
                  <c:v>2.3278E-2</c:v>
                </c:pt>
                <c:pt idx="1109">
                  <c:v>3.8510999999999997E-2</c:v>
                </c:pt>
                <c:pt idx="1110">
                  <c:v>4.1124000000000001E-2</c:v>
                </c:pt>
                <c:pt idx="1111">
                  <c:v>3.4361000000000003E-2</c:v>
                </c:pt>
                <c:pt idx="1112">
                  <c:v>2.7691E-2</c:v>
                </c:pt>
                <c:pt idx="1113">
                  <c:v>1.8821999999999998E-2</c:v>
                </c:pt>
                <c:pt idx="1114">
                  <c:v>1.5258000000000001E-2</c:v>
                </c:pt>
                <c:pt idx="1115">
                  <c:v>1.7042999999999999E-2</c:v>
                </c:pt>
                <c:pt idx="1116">
                  <c:v>1.9969000000000001E-2</c:v>
                </c:pt>
                <c:pt idx="1117">
                  <c:v>2.7331999999999999E-2</c:v>
                </c:pt>
                <c:pt idx="1118">
                  <c:v>3.4793999999999999E-2</c:v>
                </c:pt>
                <c:pt idx="1119">
                  <c:v>4.6503999999999997E-2</c:v>
                </c:pt>
                <c:pt idx="1120">
                  <c:v>5.706E-2</c:v>
                </c:pt>
                <c:pt idx="1121">
                  <c:v>6.2288999999999997E-2</c:v>
                </c:pt>
                <c:pt idx="1122">
                  <c:v>5.3564000000000001E-2</c:v>
                </c:pt>
                <c:pt idx="1123">
                  <c:v>2.2100000000000002E-2</c:v>
                </c:pt>
                <c:pt idx="1124">
                  <c:v>-3.0309999999999998E-3</c:v>
                </c:pt>
                <c:pt idx="1125">
                  <c:v>8.0059999999999992E-3</c:v>
                </c:pt>
                <c:pt idx="1126">
                  <c:v>5.858E-2</c:v>
                </c:pt>
                <c:pt idx="1127">
                  <c:v>8.7849999999999998E-2</c:v>
                </c:pt>
                <c:pt idx="1128">
                  <c:v>8.7472999999999995E-2</c:v>
                </c:pt>
                <c:pt idx="1129">
                  <c:v>5.9577999999999999E-2</c:v>
                </c:pt>
                <c:pt idx="1130">
                  <c:v>1.9962000000000001E-2</c:v>
                </c:pt>
                <c:pt idx="1131">
                  <c:v>-4.5543E-2</c:v>
                </c:pt>
                <c:pt idx="1132">
                  <c:v>-0.131665</c:v>
                </c:pt>
                <c:pt idx="1133">
                  <c:v>-0.187801</c:v>
                </c:pt>
                <c:pt idx="1134">
                  <c:v>-0.16828599999999999</c:v>
                </c:pt>
                <c:pt idx="1135">
                  <c:v>-9.8700999999999997E-2</c:v>
                </c:pt>
                <c:pt idx="1136">
                  <c:v>-2.3723000000000001E-2</c:v>
                </c:pt>
                <c:pt idx="1137">
                  <c:v>4.0735E-2</c:v>
                </c:pt>
                <c:pt idx="1138">
                  <c:v>9.7741999999999996E-2</c:v>
                </c:pt>
                <c:pt idx="1139">
                  <c:v>0.15484300000000001</c:v>
                </c:pt>
                <c:pt idx="1140">
                  <c:v>0.19920099999999999</c:v>
                </c:pt>
                <c:pt idx="1141">
                  <c:v>0.21366199999999999</c:v>
                </c:pt>
                <c:pt idx="1142">
                  <c:v>0.210145</c:v>
                </c:pt>
                <c:pt idx="1143">
                  <c:v>0.19172500000000001</c:v>
                </c:pt>
                <c:pt idx="1144">
                  <c:v>0.171122</c:v>
                </c:pt>
                <c:pt idx="1145">
                  <c:v>0.16320399999999999</c:v>
                </c:pt>
                <c:pt idx="1146">
                  <c:v>0.16364000000000001</c:v>
                </c:pt>
                <c:pt idx="1147">
                  <c:v>0.163938</c:v>
                </c:pt>
                <c:pt idx="1148">
                  <c:v>0.16217999999999999</c:v>
                </c:pt>
                <c:pt idx="1149">
                  <c:v>0.17136100000000001</c:v>
                </c:pt>
                <c:pt idx="1150">
                  <c:v>0.18282899999999999</c:v>
                </c:pt>
                <c:pt idx="1151">
                  <c:v>0.16258900000000001</c:v>
                </c:pt>
                <c:pt idx="1152">
                  <c:v>0.14468300000000001</c:v>
                </c:pt>
                <c:pt idx="1153">
                  <c:v>0.14808499999999999</c:v>
                </c:pt>
                <c:pt idx="1154">
                  <c:v>0.15021000000000001</c:v>
                </c:pt>
                <c:pt idx="1155">
                  <c:v>0.15635399999999999</c:v>
                </c:pt>
                <c:pt idx="1156">
                  <c:v>0.17829400000000001</c:v>
                </c:pt>
                <c:pt idx="1157">
                  <c:v>0.20230400000000001</c:v>
                </c:pt>
                <c:pt idx="1158">
                  <c:v>0.21792700000000001</c:v>
                </c:pt>
                <c:pt idx="1159">
                  <c:v>0.21990499999999999</c:v>
                </c:pt>
                <c:pt idx="1160">
                  <c:v>0.21884200000000001</c:v>
                </c:pt>
                <c:pt idx="1161">
                  <c:v>0.226352</c:v>
                </c:pt>
                <c:pt idx="1162">
                  <c:v>0.233766</c:v>
                </c:pt>
                <c:pt idx="1163">
                  <c:v>0.23364199999999999</c:v>
                </c:pt>
                <c:pt idx="1164">
                  <c:v>0.22603899999999999</c:v>
                </c:pt>
                <c:pt idx="1165">
                  <c:v>0.21001700000000001</c:v>
                </c:pt>
                <c:pt idx="1166">
                  <c:v>0.19719800000000001</c:v>
                </c:pt>
                <c:pt idx="1167">
                  <c:v>0.18768399999999999</c:v>
                </c:pt>
                <c:pt idx="1168">
                  <c:v>0.17619399999999999</c:v>
                </c:pt>
                <c:pt idx="1169">
                  <c:v>0.169125</c:v>
                </c:pt>
                <c:pt idx="1170">
                  <c:v>0.16436000000000001</c:v>
                </c:pt>
                <c:pt idx="1171">
                  <c:v>0.16384099999999999</c:v>
                </c:pt>
                <c:pt idx="1172">
                  <c:v>0.16752300000000001</c:v>
                </c:pt>
                <c:pt idx="1173">
                  <c:v>0.168962</c:v>
                </c:pt>
                <c:pt idx="1174">
                  <c:v>0.16384399999999999</c:v>
                </c:pt>
                <c:pt idx="1175">
                  <c:v>0.14690700000000001</c:v>
                </c:pt>
                <c:pt idx="1176">
                  <c:v>0.135326</c:v>
                </c:pt>
                <c:pt idx="1177">
                  <c:v>0.124707</c:v>
                </c:pt>
                <c:pt idx="1178">
                  <c:v>0.12468799999999999</c:v>
                </c:pt>
                <c:pt idx="1179">
                  <c:v>0.12584200000000001</c:v>
                </c:pt>
                <c:pt idx="1180">
                  <c:v>0.13897699999999999</c:v>
                </c:pt>
                <c:pt idx="1181">
                  <c:v>0.16078400000000001</c:v>
                </c:pt>
                <c:pt idx="1182">
                  <c:v>0.153757</c:v>
                </c:pt>
                <c:pt idx="1183">
                  <c:v>0.124086</c:v>
                </c:pt>
                <c:pt idx="1184">
                  <c:v>9.9459000000000006E-2</c:v>
                </c:pt>
                <c:pt idx="1185">
                  <c:v>6.8412000000000001E-2</c:v>
                </c:pt>
                <c:pt idx="1186">
                  <c:v>3.4366000000000001E-2</c:v>
                </c:pt>
                <c:pt idx="1187">
                  <c:v>1.1266E-2</c:v>
                </c:pt>
                <c:pt idx="1188">
                  <c:v>2.0500000000000002E-3</c:v>
                </c:pt>
                <c:pt idx="1189">
                  <c:v>-6.1679999999999999E-3</c:v>
                </c:pt>
                <c:pt idx="1190">
                  <c:v>-9.0349999999999996E-3</c:v>
                </c:pt>
                <c:pt idx="1191">
                  <c:v>-1.1805E-2</c:v>
                </c:pt>
                <c:pt idx="1192">
                  <c:v>-2.2994000000000001E-2</c:v>
                </c:pt>
                <c:pt idx="1193">
                  <c:v>-3.2078000000000002E-2</c:v>
                </c:pt>
                <c:pt idx="1194">
                  <c:v>-3.0620000000000001E-2</c:v>
                </c:pt>
                <c:pt idx="1195">
                  <c:v>-2.6051000000000001E-2</c:v>
                </c:pt>
                <c:pt idx="1196">
                  <c:v>-2.3678000000000001E-2</c:v>
                </c:pt>
                <c:pt idx="1197">
                  <c:v>-2.0183E-2</c:v>
                </c:pt>
                <c:pt idx="1198">
                  <c:v>-9.0840000000000001E-3</c:v>
                </c:pt>
                <c:pt idx="1199">
                  <c:v>4.2900000000000004E-3</c:v>
                </c:pt>
                <c:pt idx="1200">
                  <c:v>8.0319999999999992E-3</c:v>
                </c:pt>
                <c:pt idx="1201">
                  <c:v>-2.2200000000000002E-3</c:v>
                </c:pt>
                <c:pt idx="1202">
                  <c:v>-2.4386999999999999E-2</c:v>
                </c:pt>
                <c:pt idx="1203">
                  <c:v>-4.2376999999999998E-2</c:v>
                </c:pt>
                <c:pt idx="1204">
                  <c:v>-5.7186000000000001E-2</c:v>
                </c:pt>
                <c:pt idx="1205">
                  <c:v>-6.1282000000000003E-2</c:v>
                </c:pt>
                <c:pt idx="1206">
                  <c:v>-5.5642999999999998E-2</c:v>
                </c:pt>
                <c:pt idx="1207">
                  <c:v>-5.2096000000000003E-2</c:v>
                </c:pt>
                <c:pt idx="1208">
                  <c:v>-6.1339999999999999E-2</c:v>
                </c:pt>
                <c:pt idx="1209">
                  <c:v>-7.5897999999999993E-2</c:v>
                </c:pt>
                <c:pt idx="1210">
                  <c:v>-8.7123999999999993E-2</c:v>
                </c:pt>
                <c:pt idx="1211">
                  <c:v>-8.7540999999999994E-2</c:v>
                </c:pt>
                <c:pt idx="1212">
                  <c:v>-6.4308000000000004E-2</c:v>
                </c:pt>
                <c:pt idx="1213">
                  <c:v>-5.9243999999999998E-2</c:v>
                </c:pt>
                <c:pt idx="1214">
                  <c:v>-7.4705999999999995E-2</c:v>
                </c:pt>
                <c:pt idx="1215">
                  <c:v>-8.3868999999999999E-2</c:v>
                </c:pt>
                <c:pt idx="1216">
                  <c:v>-8.2427E-2</c:v>
                </c:pt>
                <c:pt idx="1217">
                  <c:v>-7.6674999999999993E-2</c:v>
                </c:pt>
                <c:pt idx="1218">
                  <c:v>-6.3437999999999994E-2</c:v>
                </c:pt>
                <c:pt idx="1219">
                  <c:v>-2.9968999999999999E-2</c:v>
                </c:pt>
                <c:pt idx="1220">
                  <c:v>-6.1029999999999999E-3</c:v>
                </c:pt>
                <c:pt idx="1221">
                  <c:v>3.2756E-2</c:v>
                </c:pt>
                <c:pt idx="1222">
                  <c:v>6.1995000000000001E-2</c:v>
                </c:pt>
                <c:pt idx="1223">
                  <c:v>6.0096999999999998E-2</c:v>
                </c:pt>
                <c:pt idx="1224">
                  <c:v>4.4968000000000001E-2</c:v>
                </c:pt>
                <c:pt idx="1225">
                  <c:v>1.9014E-2</c:v>
                </c:pt>
                <c:pt idx="1226">
                  <c:v>-5.7120000000000001E-3</c:v>
                </c:pt>
                <c:pt idx="1227">
                  <c:v>-1.7377E-2</c:v>
                </c:pt>
                <c:pt idx="1228">
                  <c:v>-2.1524999999999999E-2</c:v>
                </c:pt>
                <c:pt idx="1229">
                  <c:v>-1.7153000000000002E-2</c:v>
                </c:pt>
                <c:pt idx="1230">
                  <c:v>-1.8006999999999999E-2</c:v>
                </c:pt>
                <c:pt idx="1231">
                  <c:v>-6.0039999999999998E-3</c:v>
                </c:pt>
                <c:pt idx="1232">
                  <c:v>-1.8010000000000001E-3</c:v>
                </c:pt>
                <c:pt idx="1233">
                  <c:v>-1.4982000000000001E-2</c:v>
                </c:pt>
                <c:pt idx="1234">
                  <c:v>-2.1697999999999999E-2</c:v>
                </c:pt>
                <c:pt idx="1235">
                  <c:v>-1.8519999999999998E-2</c:v>
                </c:pt>
                <c:pt idx="1236">
                  <c:v>-6.483E-3</c:v>
                </c:pt>
                <c:pt idx="1237">
                  <c:v>2.32E-4</c:v>
                </c:pt>
                <c:pt idx="1238">
                  <c:v>4.6700000000000002E-4</c:v>
                </c:pt>
                <c:pt idx="1239">
                  <c:v>2.823E-3</c:v>
                </c:pt>
                <c:pt idx="1240">
                  <c:v>7.3489999999999996E-3</c:v>
                </c:pt>
                <c:pt idx="1241">
                  <c:v>7.5360000000000002E-3</c:v>
                </c:pt>
                <c:pt idx="1242">
                  <c:v>9.6609999999999994E-3</c:v>
                </c:pt>
                <c:pt idx="1243">
                  <c:v>2.0372999999999999E-2</c:v>
                </c:pt>
                <c:pt idx="1244">
                  <c:v>2.3869999999999999E-2</c:v>
                </c:pt>
                <c:pt idx="1245">
                  <c:v>3.1020000000000002E-3</c:v>
                </c:pt>
                <c:pt idx="1246">
                  <c:v>-2.6176000000000001E-2</c:v>
                </c:pt>
                <c:pt idx="1247">
                  <c:v>-4.5797999999999998E-2</c:v>
                </c:pt>
                <c:pt idx="1248">
                  <c:v>-6.5395999999999996E-2</c:v>
                </c:pt>
                <c:pt idx="1249">
                  <c:v>-8.7138999999999994E-2</c:v>
                </c:pt>
                <c:pt idx="1250">
                  <c:v>-0.107862</c:v>
                </c:pt>
                <c:pt idx="1251">
                  <c:v>-0.135103</c:v>
                </c:pt>
                <c:pt idx="1252">
                  <c:v>-0.14967</c:v>
                </c:pt>
                <c:pt idx="1253">
                  <c:v>-0.153727</c:v>
                </c:pt>
                <c:pt idx="1254">
                  <c:v>-0.16123299999999999</c:v>
                </c:pt>
                <c:pt idx="1255">
                  <c:v>-0.16556399999999999</c:v>
                </c:pt>
                <c:pt idx="1256">
                  <c:v>-0.15885299999999999</c:v>
                </c:pt>
                <c:pt idx="1257">
                  <c:v>-0.134551</c:v>
                </c:pt>
                <c:pt idx="1258">
                  <c:v>-9.5210000000000003E-2</c:v>
                </c:pt>
                <c:pt idx="1259">
                  <c:v>-6.0796000000000003E-2</c:v>
                </c:pt>
                <c:pt idx="1260">
                  <c:v>-5.0266999999999999E-2</c:v>
                </c:pt>
                <c:pt idx="1261">
                  <c:v>-5.2685999999999997E-2</c:v>
                </c:pt>
                <c:pt idx="1262">
                  <c:v>-6.2341000000000001E-2</c:v>
                </c:pt>
                <c:pt idx="1263">
                  <c:v>-6.8539000000000003E-2</c:v>
                </c:pt>
                <c:pt idx="1264">
                  <c:v>-8.1025E-2</c:v>
                </c:pt>
                <c:pt idx="1265">
                  <c:v>-0.102987</c:v>
                </c:pt>
                <c:pt idx="1266">
                  <c:v>-0.119578</c:v>
                </c:pt>
                <c:pt idx="1267">
                  <c:v>-0.12988</c:v>
                </c:pt>
                <c:pt idx="1268">
                  <c:v>-0.142455</c:v>
                </c:pt>
                <c:pt idx="1269">
                  <c:v>-0.15390899999999999</c:v>
                </c:pt>
                <c:pt idx="1270">
                  <c:v>-0.14707500000000001</c:v>
                </c:pt>
                <c:pt idx="1271">
                  <c:v>-0.12965199999999999</c:v>
                </c:pt>
                <c:pt idx="1272">
                  <c:v>-0.109219</c:v>
                </c:pt>
                <c:pt idx="1273">
                  <c:v>-8.4641999999999995E-2</c:v>
                </c:pt>
                <c:pt idx="1274">
                  <c:v>-5.4698999999999998E-2</c:v>
                </c:pt>
                <c:pt idx="1275">
                  <c:v>-3.8599000000000001E-2</c:v>
                </c:pt>
                <c:pt idx="1276">
                  <c:v>-3.6445999999999999E-2</c:v>
                </c:pt>
                <c:pt idx="1277">
                  <c:v>-4.3006999999999997E-2</c:v>
                </c:pt>
                <c:pt idx="1278">
                  <c:v>-5.6047E-2</c:v>
                </c:pt>
                <c:pt idx="1279">
                  <c:v>-7.3332999999999995E-2</c:v>
                </c:pt>
                <c:pt idx="1280">
                  <c:v>-8.9495000000000005E-2</c:v>
                </c:pt>
                <c:pt idx="1281">
                  <c:v>-9.8112000000000005E-2</c:v>
                </c:pt>
                <c:pt idx="1282">
                  <c:v>-9.3910999999999994E-2</c:v>
                </c:pt>
                <c:pt idx="1283">
                  <c:v>-7.5259999999999994E-2</c:v>
                </c:pt>
                <c:pt idx="1284">
                  <c:v>-3.4596000000000002E-2</c:v>
                </c:pt>
                <c:pt idx="1285">
                  <c:v>1.9826E-2</c:v>
                </c:pt>
                <c:pt idx="1286">
                  <c:v>5.3024000000000002E-2</c:v>
                </c:pt>
                <c:pt idx="1287">
                  <c:v>5.8548000000000003E-2</c:v>
                </c:pt>
                <c:pt idx="1288">
                  <c:v>5.4366999999999999E-2</c:v>
                </c:pt>
                <c:pt idx="1289">
                  <c:v>5.4258000000000001E-2</c:v>
                </c:pt>
                <c:pt idx="1290">
                  <c:v>6.1491999999999998E-2</c:v>
                </c:pt>
                <c:pt idx="1291">
                  <c:v>5.3809999999999997E-2</c:v>
                </c:pt>
                <c:pt idx="1292">
                  <c:v>3.4499000000000002E-2</c:v>
                </c:pt>
                <c:pt idx="1293">
                  <c:v>2.5908E-2</c:v>
                </c:pt>
                <c:pt idx="1294">
                  <c:v>3.3331E-2</c:v>
                </c:pt>
                <c:pt idx="1295">
                  <c:v>5.0282E-2</c:v>
                </c:pt>
                <c:pt idx="1296">
                  <c:v>6.7362000000000005E-2</c:v>
                </c:pt>
                <c:pt idx="1297">
                  <c:v>7.6317999999999997E-2</c:v>
                </c:pt>
                <c:pt idx="1298">
                  <c:v>8.6500999999999995E-2</c:v>
                </c:pt>
                <c:pt idx="1299">
                  <c:v>8.7051000000000003E-2</c:v>
                </c:pt>
                <c:pt idx="1300">
                  <c:v>7.4848999999999999E-2</c:v>
                </c:pt>
                <c:pt idx="1301">
                  <c:v>3.916E-2</c:v>
                </c:pt>
                <c:pt idx="1302">
                  <c:v>-5.1580000000000003E-3</c:v>
                </c:pt>
                <c:pt idx="1303">
                  <c:v>-4.5259000000000001E-2</c:v>
                </c:pt>
                <c:pt idx="1304">
                  <c:v>-7.7872999999999998E-2</c:v>
                </c:pt>
                <c:pt idx="1305">
                  <c:v>-0.127636</c:v>
                </c:pt>
                <c:pt idx="1306">
                  <c:v>-0.182725</c:v>
                </c:pt>
                <c:pt idx="1307">
                  <c:v>-0.224774</c:v>
                </c:pt>
                <c:pt idx="1308">
                  <c:v>-0.25497399999999998</c:v>
                </c:pt>
                <c:pt idx="1309">
                  <c:v>-0.27632899999999999</c:v>
                </c:pt>
                <c:pt idx="1310">
                  <c:v>-0.279339</c:v>
                </c:pt>
                <c:pt idx="1311">
                  <c:v>-0.26966899999999999</c:v>
                </c:pt>
                <c:pt idx="1312">
                  <c:v>-0.26242300000000002</c:v>
                </c:pt>
                <c:pt idx="1313">
                  <c:v>-0.25333600000000001</c:v>
                </c:pt>
                <c:pt idx="1314">
                  <c:v>-0.19284399999999999</c:v>
                </c:pt>
                <c:pt idx="1315">
                  <c:v>-0.117365</c:v>
                </c:pt>
                <c:pt idx="1316">
                  <c:v>-0.113341</c:v>
                </c:pt>
                <c:pt idx="1317">
                  <c:v>-0.103238</c:v>
                </c:pt>
                <c:pt idx="1318">
                  <c:v>-6.6306000000000004E-2</c:v>
                </c:pt>
                <c:pt idx="1319">
                  <c:v>-6.6976999999999995E-2</c:v>
                </c:pt>
                <c:pt idx="1320">
                  <c:v>-6.2380999999999999E-2</c:v>
                </c:pt>
                <c:pt idx="1321">
                  <c:v>-3.0248000000000001E-2</c:v>
                </c:pt>
                <c:pt idx="1322">
                  <c:v>-1.8787999999999999E-2</c:v>
                </c:pt>
                <c:pt idx="1323">
                  <c:v>-4.8279000000000002E-2</c:v>
                </c:pt>
                <c:pt idx="1324">
                  <c:v>-2.9515E-2</c:v>
                </c:pt>
                <c:pt idx="1325">
                  <c:v>-9.8359999999999993E-3</c:v>
                </c:pt>
                <c:pt idx="1326">
                  <c:v>-2.5079999999999998E-3</c:v>
                </c:pt>
                <c:pt idx="1327">
                  <c:v>3.3937000000000002E-2</c:v>
                </c:pt>
                <c:pt idx="1328">
                  <c:v>5.1971999999999997E-2</c:v>
                </c:pt>
                <c:pt idx="1329">
                  <c:v>6.5821000000000005E-2</c:v>
                </c:pt>
                <c:pt idx="1330">
                  <c:v>8.9272000000000004E-2</c:v>
                </c:pt>
                <c:pt idx="1331">
                  <c:v>0.102774</c:v>
                </c:pt>
                <c:pt idx="1332">
                  <c:v>0.103446</c:v>
                </c:pt>
                <c:pt idx="1333">
                  <c:v>0.100983</c:v>
                </c:pt>
                <c:pt idx="1334">
                  <c:v>8.3416000000000004E-2</c:v>
                </c:pt>
                <c:pt idx="1335">
                  <c:v>7.016E-2</c:v>
                </c:pt>
                <c:pt idx="1336">
                  <c:v>6.8592E-2</c:v>
                </c:pt>
                <c:pt idx="1337">
                  <c:v>6.9195000000000007E-2</c:v>
                </c:pt>
                <c:pt idx="1338">
                  <c:v>7.2168999999999997E-2</c:v>
                </c:pt>
                <c:pt idx="1339">
                  <c:v>7.3139999999999997E-2</c:v>
                </c:pt>
                <c:pt idx="1340">
                  <c:v>7.8655000000000003E-2</c:v>
                </c:pt>
                <c:pt idx="1341">
                  <c:v>8.5252999999999995E-2</c:v>
                </c:pt>
                <c:pt idx="1342">
                  <c:v>7.7823000000000003E-2</c:v>
                </c:pt>
                <c:pt idx="1343">
                  <c:v>7.1303000000000005E-2</c:v>
                </c:pt>
                <c:pt idx="1344">
                  <c:v>6.1459E-2</c:v>
                </c:pt>
                <c:pt idx="1345">
                  <c:v>5.1511000000000001E-2</c:v>
                </c:pt>
                <c:pt idx="1346">
                  <c:v>4.7932000000000002E-2</c:v>
                </c:pt>
                <c:pt idx="1347">
                  <c:v>4.6342000000000001E-2</c:v>
                </c:pt>
                <c:pt idx="1348">
                  <c:v>4.5760000000000002E-2</c:v>
                </c:pt>
                <c:pt idx="1349">
                  <c:v>5.4966000000000001E-2</c:v>
                </c:pt>
                <c:pt idx="1350">
                  <c:v>6.1058000000000001E-2</c:v>
                </c:pt>
                <c:pt idx="1351">
                  <c:v>7.7006000000000005E-2</c:v>
                </c:pt>
                <c:pt idx="1352">
                  <c:v>8.1396999999999997E-2</c:v>
                </c:pt>
                <c:pt idx="1353">
                  <c:v>4.9350999999999999E-2</c:v>
                </c:pt>
                <c:pt idx="1354">
                  <c:v>3.2083E-2</c:v>
                </c:pt>
                <c:pt idx="1355">
                  <c:v>3.2038999999999998E-2</c:v>
                </c:pt>
                <c:pt idx="1356">
                  <c:v>-7.1989999999999997E-3</c:v>
                </c:pt>
                <c:pt idx="1357">
                  <c:v>-4.4171000000000002E-2</c:v>
                </c:pt>
                <c:pt idx="1358">
                  <c:v>-4.7952000000000002E-2</c:v>
                </c:pt>
                <c:pt idx="1359">
                  <c:v>-6.9015999999999994E-2</c:v>
                </c:pt>
                <c:pt idx="1360">
                  <c:v>-9.6624000000000002E-2</c:v>
                </c:pt>
                <c:pt idx="1361">
                  <c:v>-0.120976</c:v>
                </c:pt>
                <c:pt idx="1362">
                  <c:v>-0.14219399999999999</c:v>
                </c:pt>
                <c:pt idx="1363">
                  <c:v>-0.15069299999999999</c:v>
                </c:pt>
                <c:pt idx="1364">
                  <c:v>-0.150531</c:v>
                </c:pt>
                <c:pt idx="1365">
                  <c:v>-0.15449399999999999</c:v>
                </c:pt>
                <c:pt idx="1366">
                  <c:v>-0.14255599999999999</c:v>
                </c:pt>
                <c:pt idx="1367">
                  <c:v>-0.107055</c:v>
                </c:pt>
                <c:pt idx="1368">
                  <c:v>-8.4278000000000006E-2</c:v>
                </c:pt>
                <c:pt idx="1369">
                  <c:v>-5.9357E-2</c:v>
                </c:pt>
                <c:pt idx="1370">
                  <c:v>-3.7463999999999997E-2</c:v>
                </c:pt>
                <c:pt idx="1371">
                  <c:v>-1.7502E-2</c:v>
                </c:pt>
                <c:pt idx="1372">
                  <c:v>3.2699999999999998E-4</c:v>
                </c:pt>
                <c:pt idx="1373">
                  <c:v>1.1698E-2</c:v>
                </c:pt>
                <c:pt idx="1374">
                  <c:v>7.9880000000000003E-3</c:v>
                </c:pt>
                <c:pt idx="1375">
                  <c:v>-1.8253999999999999E-2</c:v>
                </c:pt>
                <c:pt idx="1376">
                  <c:v>-6.9009000000000001E-2</c:v>
                </c:pt>
                <c:pt idx="1377">
                  <c:v>-0.101601</c:v>
                </c:pt>
                <c:pt idx="1378">
                  <c:v>-0.10210900000000001</c:v>
                </c:pt>
                <c:pt idx="1379">
                  <c:v>-8.6387000000000005E-2</c:v>
                </c:pt>
                <c:pt idx="1380">
                  <c:v>-7.1587999999999999E-2</c:v>
                </c:pt>
                <c:pt idx="1381">
                  <c:v>-5.5835999999999997E-2</c:v>
                </c:pt>
                <c:pt idx="1382">
                  <c:v>-5.2019000000000003E-2</c:v>
                </c:pt>
                <c:pt idx="1383">
                  <c:v>-5.1478999999999997E-2</c:v>
                </c:pt>
                <c:pt idx="1384">
                  <c:v>-4.7746999999999998E-2</c:v>
                </c:pt>
                <c:pt idx="1385">
                  <c:v>-4.7204000000000003E-2</c:v>
                </c:pt>
                <c:pt idx="1386">
                  <c:v>-4.6732999999999997E-2</c:v>
                </c:pt>
                <c:pt idx="1387">
                  <c:v>-5.2794000000000001E-2</c:v>
                </c:pt>
                <c:pt idx="1388">
                  <c:v>-6.2135000000000003E-2</c:v>
                </c:pt>
                <c:pt idx="1389">
                  <c:v>-6.5003000000000005E-2</c:v>
                </c:pt>
                <c:pt idx="1390">
                  <c:v>-6.3525999999999999E-2</c:v>
                </c:pt>
                <c:pt idx="1391">
                  <c:v>-5.1575999999999997E-2</c:v>
                </c:pt>
                <c:pt idx="1392">
                  <c:v>-3.4438000000000003E-2</c:v>
                </c:pt>
                <c:pt idx="1393">
                  <c:v>-4.5500000000000002E-3</c:v>
                </c:pt>
                <c:pt idx="1394">
                  <c:v>5.8395000000000002E-2</c:v>
                </c:pt>
                <c:pt idx="1395">
                  <c:v>0.111697</c:v>
                </c:pt>
                <c:pt idx="1396">
                  <c:v>0.13303400000000001</c:v>
                </c:pt>
                <c:pt idx="1397">
                  <c:v>0.155561</c:v>
                </c:pt>
                <c:pt idx="1398">
                  <c:v>0.16533500000000001</c:v>
                </c:pt>
                <c:pt idx="1399">
                  <c:v>0.14512</c:v>
                </c:pt>
                <c:pt idx="1400">
                  <c:v>0.126944</c:v>
                </c:pt>
                <c:pt idx="1401">
                  <c:v>0.10134899999999999</c:v>
                </c:pt>
                <c:pt idx="1402">
                  <c:v>6.7391000000000006E-2</c:v>
                </c:pt>
                <c:pt idx="1403">
                  <c:v>3.5693000000000003E-2</c:v>
                </c:pt>
                <c:pt idx="1404">
                  <c:v>3.9129999999999998E-3</c:v>
                </c:pt>
                <c:pt idx="1405">
                  <c:v>-2.0336E-2</c:v>
                </c:pt>
                <c:pt idx="1406">
                  <c:v>-2.6238000000000001E-2</c:v>
                </c:pt>
                <c:pt idx="1407">
                  <c:v>-2.2481000000000001E-2</c:v>
                </c:pt>
                <c:pt idx="1408">
                  <c:v>-1.7781999999999999E-2</c:v>
                </c:pt>
                <c:pt idx="1409">
                  <c:v>-2.3882E-2</c:v>
                </c:pt>
                <c:pt idx="1410">
                  <c:v>-1.5082999999999999E-2</c:v>
                </c:pt>
                <c:pt idx="1411">
                  <c:v>1.181E-3</c:v>
                </c:pt>
                <c:pt idx="1412">
                  <c:v>6.7970000000000001E-3</c:v>
                </c:pt>
                <c:pt idx="1413">
                  <c:v>1.3465E-2</c:v>
                </c:pt>
                <c:pt idx="1414">
                  <c:v>2.1318E-2</c:v>
                </c:pt>
                <c:pt idx="1415">
                  <c:v>3.3264000000000002E-2</c:v>
                </c:pt>
                <c:pt idx="1416">
                  <c:v>3.8492999999999999E-2</c:v>
                </c:pt>
                <c:pt idx="1417">
                  <c:v>-7.7650000000000002E-3</c:v>
                </c:pt>
                <c:pt idx="1418">
                  <c:v>-7.6273999999999995E-2</c:v>
                </c:pt>
                <c:pt idx="1419">
                  <c:v>-0.118677</c:v>
                </c:pt>
                <c:pt idx="1420">
                  <c:v>-0.14068900000000001</c:v>
                </c:pt>
                <c:pt idx="1421">
                  <c:v>-0.17574699999999999</c:v>
                </c:pt>
                <c:pt idx="1422">
                  <c:v>-0.21102000000000001</c:v>
                </c:pt>
                <c:pt idx="1423">
                  <c:v>-0.20257700000000001</c:v>
                </c:pt>
                <c:pt idx="1424">
                  <c:v>-0.199271</c:v>
                </c:pt>
                <c:pt idx="1425">
                  <c:v>-0.16919899999999999</c:v>
                </c:pt>
                <c:pt idx="1426">
                  <c:v>-9.5519000000000007E-2</c:v>
                </c:pt>
                <c:pt idx="1427">
                  <c:v>-3.3439000000000003E-2</c:v>
                </c:pt>
                <c:pt idx="1428">
                  <c:v>-1.1963E-2</c:v>
                </c:pt>
                <c:pt idx="1429">
                  <c:v>1.6067000000000001E-2</c:v>
                </c:pt>
                <c:pt idx="1430">
                  <c:v>3.4408000000000001E-2</c:v>
                </c:pt>
                <c:pt idx="1431">
                  <c:v>3.1306E-2</c:v>
                </c:pt>
                <c:pt idx="1432">
                  <c:v>2.6280000000000001E-3</c:v>
                </c:pt>
                <c:pt idx="1433">
                  <c:v>-3.0282E-2</c:v>
                </c:pt>
                <c:pt idx="1434">
                  <c:v>-5.0458999999999997E-2</c:v>
                </c:pt>
                <c:pt idx="1435">
                  <c:v>-8.0435000000000006E-2</c:v>
                </c:pt>
                <c:pt idx="1436">
                  <c:v>-0.10821500000000001</c:v>
                </c:pt>
                <c:pt idx="1437">
                  <c:v>-0.119922</c:v>
                </c:pt>
                <c:pt idx="1438">
                  <c:v>-0.12521199999999999</c:v>
                </c:pt>
                <c:pt idx="1439">
                  <c:v>-0.11969399999999999</c:v>
                </c:pt>
                <c:pt idx="1440">
                  <c:v>-0.103279</c:v>
                </c:pt>
                <c:pt idx="1441">
                  <c:v>-9.2059000000000002E-2</c:v>
                </c:pt>
                <c:pt idx="1442">
                  <c:v>-9.5964999999999995E-2</c:v>
                </c:pt>
                <c:pt idx="1443">
                  <c:v>-0.112747</c:v>
                </c:pt>
                <c:pt idx="1444">
                  <c:v>-0.13485900000000001</c:v>
                </c:pt>
                <c:pt idx="1445">
                  <c:v>-0.166491</c:v>
                </c:pt>
                <c:pt idx="1446">
                  <c:v>-0.19798399999999999</c:v>
                </c:pt>
                <c:pt idx="1447">
                  <c:v>-0.21209500000000001</c:v>
                </c:pt>
                <c:pt idx="1448">
                  <c:v>-0.21001300000000001</c:v>
                </c:pt>
                <c:pt idx="1449">
                  <c:v>-0.20272299999999999</c:v>
                </c:pt>
                <c:pt idx="1450">
                  <c:v>-0.18190300000000001</c:v>
                </c:pt>
                <c:pt idx="1451">
                  <c:v>-0.148647</c:v>
                </c:pt>
                <c:pt idx="1452">
                  <c:v>-0.11762400000000001</c:v>
                </c:pt>
                <c:pt idx="1453">
                  <c:v>-0.10578899999999999</c:v>
                </c:pt>
                <c:pt idx="1454">
                  <c:v>-8.4293999999999994E-2</c:v>
                </c:pt>
                <c:pt idx="1455">
                  <c:v>-5.9616000000000002E-2</c:v>
                </c:pt>
                <c:pt idx="1456">
                  <c:v>-4.0362000000000002E-2</c:v>
                </c:pt>
                <c:pt idx="1457">
                  <c:v>-2.0278000000000001E-2</c:v>
                </c:pt>
                <c:pt idx="1458">
                  <c:v>-1.8696999999999998E-2</c:v>
                </c:pt>
                <c:pt idx="1459">
                  <c:v>-2.2511E-2</c:v>
                </c:pt>
                <c:pt idx="1460">
                  <c:v>-2.0993999999999999E-2</c:v>
                </c:pt>
                <c:pt idx="1461">
                  <c:v>-2.9104000000000001E-2</c:v>
                </c:pt>
                <c:pt idx="1462">
                  <c:v>-2.9675E-2</c:v>
                </c:pt>
                <c:pt idx="1463">
                  <c:v>-3.6568999999999997E-2</c:v>
                </c:pt>
                <c:pt idx="1464">
                  <c:v>-4.7548E-2</c:v>
                </c:pt>
                <c:pt idx="1465">
                  <c:v>-5.0713000000000001E-2</c:v>
                </c:pt>
                <c:pt idx="1466">
                  <c:v>-4.4297000000000003E-2</c:v>
                </c:pt>
                <c:pt idx="1467">
                  <c:v>-3.0963000000000001E-2</c:v>
                </c:pt>
                <c:pt idx="1468">
                  <c:v>-1.8973E-2</c:v>
                </c:pt>
                <c:pt idx="1469">
                  <c:v>-5.0900000000000001E-4</c:v>
                </c:pt>
                <c:pt idx="1470">
                  <c:v>2.2359E-2</c:v>
                </c:pt>
                <c:pt idx="1471">
                  <c:v>4.4304999999999997E-2</c:v>
                </c:pt>
                <c:pt idx="1472">
                  <c:v>6.2170999999999997E-2</c:v>
                </c:pt>
                <c:pt idx="1473">
                  <c:v>6.5087999999999993E-2</c:v>
                </c:pt>
                <c:pt idx="1474">
                  <c:v>4.8718999999999998E-2</c:v>
                </c:pt>
                <c:pt idx="1475">
                  <c:v>2.4863E-2</c:v>
                </c:pt>
                <c:pt idx="1476">
                  <c:v>-4.2929999999999999E-3</c:v>
                </c:pt>
                <c:pt idx="1477">
                  <c:v>-3.4423000000000002E-2</c:v>
                </c:pt>
                <c:pt idx="1478">
                  <c:v>-6.3463000000000006E-2</c:v>
                </c:pt>
                <c:pt idx="1479">
                  <c:v>-8.8324E-2</c:v>
                </c:pt>
                <c:pt idx="1480">
                  <c:v>-9.6362000000000003E-2</c:v>
                </c:pt>
                <c:pt idx="1481">
                  <c:v>-8.1211000000000005E-2</c:v>
                </c:pt>
                <c:pt idx="1482">
                  <c:v>-6.4075999999999994E-2</c:v>
                </c:pt>
                <c:pt idx="1483">
                  <c:v>-4.4549999999999999E-2</c:v>
                </c:pt>
                <c:pt idx="1484">
                  <c:v>-5.1572E-2</c:v>
                </c:pt>
                <c:pt idx="1485">
                  <c:v>-0.10473</c:v>
                </c:pt>
                <c:pt idx="1486">
                  <c:v>-0.15803400000000001</c:v>
                </c:pt>
                <c:pt idx="1487">
                  <c:v>-0.183702</c:v>
                </c:pt>
                <c:pt idx="1488">
                  <c:v>-0.173153</c:v>
                </c:pt>
                <c:pt idx="1489">
                  <c:v>-0.133634</c:v>
                </c:pt>
                <c:pt idx="1490">
                  <c:v>-8.6290000000000006E-2</c:v>
                </c:pt>
                <c:pt idx="1491">
                  <c:v>-4.8161000000000002E-2</c:v>
                </c:pt>
                <c:pt idx="1492">
                  <c:v>-1.9368E-2</c:v>
                </c:pt>
                <c:pt idx="1493">
                  <c:v>-4.4219999999999997E-3</c:v>
                </c:pt>
                <c:pt idx="1494">
                  <c:v>-1.4125E-2</c:v>
                </c:pt>
                <c:pt idx="1495">
                  <c:v>-1.8537999999999999E-2</c:v>
                </c:pt>
                <c:pt idx="1496">
                  <c:v>-1.5616E-2</c:v>
                </c:pt>
                <c:pt idx="1497">
                  <c:v>-1.2768E-2</c:v>
                </c:pt>
                <c:pt idx="1498">
                  <c:v>-1.2026E-2</c:v>
                </c:pt>
              </c:numCache>
            </c:numRef>
          </c:val>
          <c:smooth val="0"/>
          <c:extLst>
            <c:ext xmlns:c16="http://schemas.microsoft.com/office/drawing/2014/chart" uri="{C3380CC4-5D6E-409C-BE32-E72D297353CC}">
              <c16:uniqueId val="{00000002-9515-4ED4-92ED-8510D8D3433A}"/>
            </c:ext>
          </c:extLst>
        </c:ser>
        <c:dLbls>
          <c:showLegendKey val="0"/>
          <c:showVal val="0"/>
          <c:showCatName val="0"/>
          <c:showSerName val="0"/>
          <c:showPercent val="0"/>
          <c:showBubbleSize val="0"/>
        </c:dLbls>
        <c:smooth val="0"/>
        <c:axId val="674923144"/>
        <c:axId val="674919864"/>
      </c:lineChart>
      <c:catAx>
        <c:axId val="6749231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4919864"/>
        <c:crosses val="autoZero"/>
        <c:auto val="1"/>
        <c:lblAlgn val="ctr"/>
        <c:lblOffset val="100"/>
        <c:noMultiLvlLbl val="0"/>
      </c:catAx>
      <c:valAx>
        <c:axId val="674919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4923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Wil</b:Tag>
    <b:SourceType>InternetSite</b:SourceType>
    <b:Guid>{BB7A8FE0-AC58-429F-AAC5-99CE3F95EAA8}</b:Guid>
    <b:Title>3D Gyroscope.png</b:Title>
    <b:InternetSiteTitle>Wilimedia</b:InternetSiteTitle>
    <b:URL>https://commons.wikimedia.org/wiki/File:3D_Gyroscope.png</b:URL>
    <b:Author>
      <b:Author>
        <b:Corporate>Wilimedia</b:Corporate>
      </b:Author>
    </b:Author>
    <b:Year>2006</b:Year>
    <b:Month>Oct</b:Month>
    <b:Day>4</b:Day>
    <b:LCID>en-US</b:LCID>
    <b:RefOrder>5</b:RefOrder>
  </b:Source>
  <b:Source>
    <b:Tag>Zha08</b:Tag>
    <b:SourceType>DocumentFromInternetSite</b:SourceType>
    <b:Guid>{3D00F494-9407-446B-8084-463CD36671AF}</b:Guid>
    <b:Title>Understanding the Model</b:Title>
    <b:InternetSiteTitle>Analog dialogue</b:InternetSiteTitle>
    <b:Year>2008</b:Year>
    <b:URL>http://www.analog.com/en/analog-dialogue/articles/pedometer-design-3-axis-digital-acceler.html</b:URL>
    <b:Author>
      <b:Author>
        <b:NameList>
          <b:Person>
            <b:Last>Zhao</b:Last>
            <b:First>Neil</b:First>
          </b:Person>
        </b:NameList>
      </b:Author>
    </b:Author>
    <b:LCID>en-US</b:LCID>
    <b:RefOrder>3</b:RefOrder>
  </b:Source>
  <b:Source>
    <b:Tag>And</b:Tag>
    <b:SourceType>DocumentFromInternetSite</b:SourceType>
    <b:Guid>{B654CAE2-1A3B-4F23-845C-E02AAA0D797E}</b:Guid>
    <b:Author>
      <b:Author>
        <b:NameList>
          <b:Person>
            <b:Last>Nisticò</b:Last>
            <b:First>Andrea</b:First>
          </b:Person>
        </b:NameList>
      </b:Author>
    </b:Author>
    <b:Title>Working principle of a capacitive accelerometer</b:Title>
    <b:InternetSiteTitle>Working principle of a capacitive accelerometer</b:InternetSiteTitle>
    <b:URL>http://engineering-sciences.uniroma2.it/MENU/DOC/TESI/2013/2013_tesi%20NISTICO%20Andrea.pdf</b:URL>
    <b:Year>2013</b:Year>
    <b:LCID>en-US</b:LCID>
    <b:RefOrder>1</b:RefOrder>
  </b:Source>
  <b:Source>
    <b:Tag>Yin14</b:Tag>
    <b:SourceType>DocumentFromInternetSite</b:SourceType>
    <b:Guid>{5AEF69AA-59D9-4AFC-8CA4-DAA2839DD2B5}</b:Guid>
    <b:Author>
      <b:Author>
        <b:NameList>
          <b:Person>
            <b:Last>YingWen</b:Last>
            <b:First>Bai</b:First>
          </b:Person>
        </b:NameList>
      </b:Author>
    </b:Author>
    <b:Title>http://ieeexplore.ieee.org/document/6901041/</b:Title>
    <b:InternetSiteTitle>ieeexplore.ieee.org</b:InternetSiteTitle>
    <b:Year>2014</b:Year>
    <b:URL>http://ieeexplore.ieee.org/document/6901041/</b:URL>
    <b:LCID>en-US</b:LCID>
    <b:RefOrder>2</b:RefOrder>
  </b:Source>
  <b:Source>
    <b:Tag>oxf</b:Tag>
    <b:SourceType>InternetSite</b:SourceType>
    <b:Guid>{712805DA-5B11-433D-8FD3-9B8F2F8737DA}</b:Guid>
    <b:Author>
      <b:Author>
        <b:Corporate>Oxforddictionaries</b:Corporate>
      </b:Author>
    </b:Author>
    <b:Title>gyroscope definition</b:Title>
    <b:InternetSiteTitle>oxforddictionaries</b:InternetSiteTitle>
    <b:URL>https://en.oxforddictionaries.com/definition/gyroscope</b:URL>
    <b:Year>Mid 19th century</b:Year>
    <b:LCID>en-US</b:LCID>
    <b:RefOrder>4</b:RefOrder>
  </b:Source>
  <b:Source>
    <b:Tag>ukm18</b:Tag>
    <b:SourceType>InternetSite</b:SourceType>
    <b:Guid>{FA67C0F2-BA06-4FD6-B272-174068F88096}</b:Guid>
    <b:LCID>en-US</b:LCID>
    <b:RefOrder>11</b:RefOrder>
  </b:Source>
  <b:Source>
    <b:Tag>Pig</b:Tag>
    <b:SourceType>InternetSite</b:SourceType>
    <b:Guid>{E1D95D18-85B4-4421-8E24-1EBCB1D3FDBF}</b:Guid>
    <b:LCID>en-US</b:LCID>
    <b:Author>
      <b:Author>
        <b:Corporate>Pigeon's nest</b:Corporate>
      </b:Author>
    </b:Author>
    <b:Title>Gyroscope</b:Title>
    <b:InternetSiteTitle>Pigeonsnest</b:InternetSiteTitle>
    <b:URL>http://pigeonsnest.co.uk/stuff/howards-stuff/gyro/gyro.html</b:URL>
    <b:RefOrder>6</b:RefOrder>
  </b:Source>
  <b:Source>
    <b:Tag>Pie16</b:Tag>
    <b:SourceType>InternetSite</b:SourceType>
    <b:Guid>{38C167AA-E85D-46D7-B76D-42A4C1BD8B15}</b:Guid>
    <b:Author>
      <b:Author>
        <b:NameList>
          <b:Person>
            <b:Last>Pieter-Jan</b:Last>
          </b:Person>
        </b:NameList>
      </b:Author>
    </b:Author>
    <b:Title>Getting the angular position from gyroscope data</b:Title>
    <b:InternetSiteTitle>http://www.pieter-jan.com/node/7</b:InternetSiteTitle>
    <b:Year>2016</b:Year>
    <b:Month>9</b:Month>
    <b:Day>6</b:Day>
    <b:URL>http://www.pieter-jan.com/node/7</b:URL>
    <b:LCID>en-US</b:LCID>
    <b:RefOrder>9</b:RefOrder>
  </b:Source>
  <b:Source>
    <b:Tag>Prz14</b:Tag>
    <b:SourceType>InternetSite</b:SourceType>
    <b:Guid>{BB872D76-ACDC-41D8-9475-69B4523ACA52}</b:Guid>
    <b:Author>
      <b:Author>
        <b:NameList>
          <b:Person>
            <b:Last>Przemek</b:Last>
          </b:Person>
        </b:NameList>
      </b:Author>
    </b:Author>
    <b:Title>Scanning rooms with an iPhone</b:Title>
    <b:InternetSiteTitle>nomtek</b:InternetSiteTitle>
    <b:Year>2014</b:Year>
    <b:Month>11</b:Month>
    <b:Day>27</b:Day>
    <b:URL>https://www.nomtek.com/scanning-rooms-with-an-iphone/</b:URL>
    <b:LCID>en-US</b:LCID>
    <b:RefOrder>12</b:RefOrder>
  </b:Source>
  <b:Source>
    <b:Tag>CSD14</b:Tag>
    <b:SourceType>InternetSite</b:SourceType>
    <b:Guid>{4E891D0C-CEFE-4519-8569-FECA9F7FF44F}</b:Guid>
    <b:Author>
      <b:Author>
        <b:Corporate>CSDN Blogs</b:Corporate>
      </b:Author>
    </b:Author>
    <b:Title>Accelerometer calculting the angles</b:Title>
    <b:InternetSiteTitle>CSDN</b:InternetSiteTitle>
    <b:Year>2014</b:Year>
    <b:Month>08</b:Month>
    <b:Day>13</b:Day>
    <b:URL>https://blog.csdn.net/u010389437/article/details/38541561</b:URL>
    <b:RefOrder>13</b:RefOrder>
  </b:Source>
  <b:Source>
    <b:Tag>Ste14</b:Tag>
    <b:SourceType>InternetSite</b:SourceType>
    <b:Guid>{C29B3241-15E8-4BA2-9CE0-397F596E4B4D}</b:Guid>
    <b:Author>
      <b:Author>
        <b:NameList>
          <b:Person>
            <b:Last>Mraz</b:Last>
            <b:First>Stephen</b:First>
          </b:Person>
        </b:NameList>
      </b:Author>
    </b:Author>
    <b:Title>What’s the Difference Between Pitch, Roll, and Yaw?</b:Title>
    <b:InternetSiteTitle>MachineDesign</b:InternetSiteTitle>
    <b:Year>2014</b:Year>
    <b:Month>06</b:Month>
    <b:Day>12</b:Day>
    <b:URL>http://www.machinedesign.com/engineering-essentials/what-s-difference-between-pitch-roll-and-yaw</b:URL>
    <b:RefOrder>7</b:RefOrder>
  </b:Source>
  <b:Source>
    <b:Tag>Vic10</b:Tag>
    <b:SourceType>InternetSite</b:SourceType>
    <b:Guid>{D1F43034-F54F-4EA5-B24E-520C67087ADE}</b:Guid>
    <b:Author>
      <b:Author>
        <b:NameList>
          <b:Person>
            <b:Last>H</b:Last>
            <b:First>Victor</b:First>
          </b:Person>
        </b:NameList>
      </b:Author>
    </b:Author>
    <b:Title>Gyroscope apps and games</b:Title>
    <b:InternetSiteTitle>Phonearena</b:InternetSiteTitle>
    <b:Year>2010</b:Year>
    <b:Month>12</b:Month>
    <b:Day>14</b:Day>
    <b:URL>https://www.phonearena.com/news/Gyroscope-apps-and-games_id15299</b:URL>
    <b:RefOrder>10</b:RefOrder>
  </b:Source>
  <b:Source>
    <b:Tag>All17</b:Tag>
    <b:SourceType>InternetSite</b:SourceType>
    <b:Guid>{472FDDB6-A351-414D-A187-D80644F75DF0}</b:Guid>
    <b:Author>
      <b:Author>
        <b:NameList>
          <b:Person>
            <b:Last>Kealy</b:Last>
            <b:First>Allison</b:First>
          </b:Person>
        </b:NameList>
      </b:Author>
    </b:Author>
    <b:Title>MEMS and wireless options: User localization in cellular phones</b:Title>
    <b:InternetSiteTitle>GPSworld</b:InternetSiteTitle>
    <b:Year>2017</b:Year>
    <b:Month>7</b:Month>
    <b:Day>28</b:Day>
    <b:URL>http://gpsworld.com/mems-and-wireless-options-user-localization-in-cellular-phones/</b:URL>
    <b:RefOrder>8</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38B2028-0192-40AE-A5F4-46D8E1534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A38C5C4C.dotm</Template>
  <TotalTime>5303</TotalTime>
  <Pages>55</Pages>
  <Words>12397</Words>
  <Characters>70665</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anecto Galway</dc:creator>
  <cp:lastModifiedBy>JIE  SUN</cp:lastModifiedBy>
  <cp:revision>312</cp:revision>
  <dcterms:created xsi:type="dcterms:W3CDTF">2018-04-18T15:36:00Z</dcterms:created>
  <dcterms:modified xsi:type="dcterms:W3CDTF">2018-06-27T21:56:00Z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